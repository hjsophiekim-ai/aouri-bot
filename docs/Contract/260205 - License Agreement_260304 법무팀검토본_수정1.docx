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C8335F" w14:textId="77777777" w:rsidR="00554ED6" w:rsidRPr="00BC7BB2" w:rsidRDefault="00C241D3" w:rsidP="005D67D7">
      <w:pPr>
        <w:spacing w:after="0" w:line="240" w:lineRule="auto"/>
        <w:jc w:val="center"/>
        <w:rPr>
          <w:rFonts w:cs="Calibri"/>
          <w:b/>
          <w:u w:val="single"/>
        </w:rPr>
      </w:pPr>
      <w:r w:rsidRPr="00BC7BB2">
        <w:rPr>
          <w:rFonts w:cs="Calibri"/>
          <w:b/>
          <w:u w:val="single"/>
        </w:rPr>
        <w:t>LICENSE AGREEMENT</w:t>
      </w:r>
    </w:p>
    <w:p w14:paraId="672A6659" w14:textId="77777777" w:rsidR="00554ED6" w:rsidRPr="00BC7BB2" w:rsidRDefault="00554ED6" w:rsidP="00157238">
      <w:pPr>
        <w:spacing w:after="0" w:line="240" w:lineRule="auto"/>
        <w:jc w:val="both"/>
        <w:rPr>
          <w:rFonts w:cs="Calibri"/>
        </w:rPr>
      </w:pPr>
    </w:p>
    <w:p w14:paraId="4B58FC37" w14:textId="021DDDAC" w:rsidR="00554ED6" w:rsidRPr="00BC7BB2" w:rsidRDefault="00554ED6" w:rsidP="00157238">
      <w:pPr>
        <w:spacing w:after="0" w:line="240" w:lineRule="auto"/>
        <w:jc w:val="both"/>
        <w:rPr>
          <w:rFonts w:cs="Calibri"/>
        </w:rPr>
      </w:pPr>
      <w:r w:rsidRPr="00BC7BB2">
        <w:rPr>
          <w:rFonts w:cs="Calibri"/>
          <w:b/>
        </w:rPr>
        <w:t>THIS AGREEMENT</w:t>
      </w:r>
      <w:r w:rsidRPr="00BC7BB2">
        <w:rPr>
          <w:rFonts w:cs="Calibri"/>
        </w:rPr>
        <w:t xml:space="preserve"> </w:t>
      </w:r>
      <w:r w:rsidR="00474E43" w:rsidRPr="00BC7BB2">
        <w:rPr>
          <w:rFonts w:cs="Calibri"/>
        </w:rPr>
        <w:t xml:space="preserve">is </w:t>
      </w:r>
      <w:r w:rsidRPr="00BC7BB2">
        <w:rPr>
          <w:rFonts w:cs="Calibri"/>
        </w:rPr>
        <w:t>made effective this</w:t>
      </w:r>
      <w:r w:rsidR="00F63096">
        <w:rPr>
          <w:rFonts w:cs="Calibri"/>
        </w:rPr>
        <w:t xml:space="preserve"> January 23rd</w:t>
      </w:r>
      <w:r w:rsidR="003600EA" w:rsidRPr="00BC7BB2">
        <w:rPr>
          <w:rFonts w:cs="Calibri"/>
        </w:rPr>
        <w:t>, 20</w:t>
      </w:r>
      <w:r w:rsidR="002938B2">
        <w:rPr>
          <w:rFonts w:cs="Calibri"/>
        </w:rPr>
        <w:t>2</w:t>
      </w:r>
      <w:r w:rsidR="00F63096">
        <w:rPr>
          <w:rFonts w:cs="Calibri"/>
        </w:rPr>
        <w:t>6</w:t>
      </w:r>
      <w:r w:rsidRPr="00BC7BB2">
        <w:rPr>
          <w:rFonts w:cs="Calibri"/>
        </w:rPr>
        <w:t xml:space="preserve"> between:</w:t>
      </w:r>
    </w:p>
    <w:p w14:paraId="0A37501D" w14:textId="77777777" w:rsidR="00554ED6" w:rsidRPr="00BC7BB2" w:rsidRDefault="00554ED6" w:rsidP="00157238">
      <w:pPr>
        <w:spacing w:after="0" w:line="240" w:lineRule="auto"/>
        <w:jc w:val="both"/>
        <w:rPr>
          <w:rFonts w:cs="Calibri"/>
        </w:rPr>
      </w:pPr>
    </w:p>
    <w:tbl>
      <w:tblPr>
        <w:tblW w:w="0" w:type="auto"/>
        <w:tblInd w:w="108" w:type="dxa"/>
        <w:tblLayout w:type="fixed"/>
        <w:tblLook w:val="04A0" w:firstRow="1" w:lastRow="0" w:firstColumn="1" w:lastColumn="0" w:noHBand="0" w:noVBand="1"/>
      </w:tblPr>
      <w:tblGrid>
        <w:gridCol w:w="1134"/>
        <w:gridCol w:w="3544"/>
        <w:gridCol w:w="1276"/>
        <w:gridCol w:w="3388"/>
      </w:tblGrid>
      <w:tr w:rsidR="002B5119" w:rsidRPr="0055197F" w14:paraId="1981E610" w14:textId="77777777">
        <w:tc>
          <w:tcPr>
            <w:tcW w:w="1134" w:type="dxa"/>
          </w:tcPr>
          <w:p w14:paraId="5DAB6C7B" w14:textId="77777777" w:rsidR="00307135" w:rsidRPr="0055197F" w:rsidRDefault="00307135" w:rsidP="00157238">
            <w:pPr>
              <w:spacing w:after="0" w:line="240" w:lineRule="auto"/>
              <w:ind w:left="-2268" w:firstLine="2268"/>
              <w:jc w:val="both"/>
              <w:rPr>
                <w:rFonts w:cs="Calibri"/>
                <w:b/>
              </w:rPr>
            </w:pPr>
          </w:p>
        </w:tc>
        <w:tc>
          <w:tcPr>
            <w:tcW w:w="3544" w:type="dxa"/>
          </w:tcPr>
          <w:p w14:paraId="59440D2C" w14:textId="77777777" w:rsidR="00444335" w:rsidRPr="0055197F" w:rsidRDefault="002938B2" w:rsidP="00157238">
            <w:pPr>
              <w:spacing w:after="0" w:line="240" w:lineRule="auto"/>
              <w:jc w:val="both"/>
              <w:rPr>
                <w:rFonts w:cs="Calibri"/>
              </w:rPr>
            </w:pPr>
            <w:commentRangeStart w:id="0"/>
            <w:r w:rsidRPr="0055197F">
              <w:rPr>
                <w:rFonts w:cs="Calibri"/>
                <w:b/>
              </w:rPr>
              <w:t>FURSYS INC.</w:t>
            </w:r>
            <w:commentRangeEnd w:id="0"/>
            <w:r w:rsidR="00583522">
              <w:rPr>
                <w:rStyle w:val="a7"/>
                <w:lang w:val="x-none" w:eastAsia="x-none"/>
              </w:rPr>
              <w:commentReference w:id="0"/>
            </w:r>
          </w:p>
          <w:p w14:paraId="59C38888" w14:textId="77777777" w:rsidR="002938B2" w:rsidRPr="0055197F" w:rsidRDefault="002938B2" w:rsidP="002938B2">
            <w:pPr>
              <w:spacing w:after="0" w:line="240" w:lineRule="auto"/>
              <w:jc w:val="both"/>
              <w:rPr>
                <w:rFonts w:cs="Calibri"/>
              </w:rPr>
            </w:pPr>
            <w:proofErr w:type="spellStart"/>
            <w:r w:rsidRPr="0055197F">
              <w:rPr>
                <w:rFonts w:cs="Calibri"/>
              </w:rPr>
              <w:t>Fursys</w:t>
            </w:r>
            <w:proofErr w:type="spellEnd"/>
            <w:r w:rsidRPr="0055197F">
              <w:rPr>
                <w:rFonts w:cs="Calibri"/>
              </w:rPr>
              <w:t xml:space="preserve"> Building</w:t>
            </w:r>
          </w:p>
          <w:p w14:paraId="093ACB18" w14:textId="77777777" w:rsidR="002938B2" w:rsidRPr="0055197F" w:rsidRDefault="002938B2" w:rsidP="002938B2">
            <w:pPr>
              <w:spacing w:after="0" w:line="240" w:lineRule="auto"/>
              <w:jc w:val="both"/>
              <w:rPr>
                <w:rFonts w:cs="Calibri"/>
              </w:rPr>
            </w:pPr>
            <w:r w:rsidRPr="0055197F">
              <w:rPr>
                <w:rFonts w:cs="Calibri"/>
              </w:rPr>
              <w:t xml:space="preserve">45-1, </w:t>
            </w:r>
            <w:proofErr w:type="spellStart"/>
            <w:r w:rsidRPr="0055197F">
              <w:rPr>
                <w:rFonts w:cs="Calibri"/>
              </w:rPr>
              <w:t>Ogum</w:t>
            </w:r>
            <w:proofErr w:type="spellEnd"/>
            <w:r w:rsidRPr="0055197F">
              <w:rPr>
                <w:rFonts w:cs="Calibri"/>
              </w:rPr>
              <w:t xml:space="preserve">-dong 311 </w:t>
            </w:r>
            <w:proofErr w:type="spellStart"/>
            <w:r w:rsidRPr="0055197F">
              <w:rPr>
                <w:rFonts w:cs="Calibri"/>
              </w:rPr>
              <w:t>Ogeum-ro</w:t>
            </w:r>
            <w:proofErr w:type="spellEnd"/>
            <w:r w:rsidRPr="0055197F">
              <w:rPr>
                <w:rFonts w:cs="Calibri"/>
              </w:rPr>
              <w:t xml:space="preserve"> </w:t>
            </w:r>
            <w:proofErr w:type="spellStart"/>
            <w:r w:rsidRPr="0055197F">
              <w:rPr>
                <w:rFonts w:cs="Calibri"/>
              </w:rPr>
              <w:t>Songpa-gu</w:t>
            </w:r>
            <w:proofErr w:type="spellEnd"/>
          </w:p>
          <w:p w14:paraId="688222A4" w14:textId="77777777" w:rsidR="002938B2" w:rsidRPr="0055197F" w:rsidRDefault="002938B2" w:rsidP="002938B2">
            <w:pPr>
              <w:spacing w:after="0" w:line="240" w:lineRule="auto"/>
              <w:jc w:val="both"/>
              <w:rPr>
                <w:rFonts w:cs="Calibri"/>
              </w:rPr>
            </w:pPr>
            <w:r w:rsidRPr="0055197F">
              <w:rPr>
                <w:rFonts w:cs="Calibri"/>
              </w:rPr>
              <w:t>Seoul, 100-011</w:t>
            </w:r>
          </w:p>
          <w:p w14:paraId="0CBC0826" w14:textId="77777777" w:rsidR="006B4285" w:rsidRPr="0055197F" w:rsidRDefault="002938B2" w:rsidP="002938B2">
            <w:pPr>
              <w:spacing w:after="0" w:line="240" w:lineRule="auto"/>
              <w:jc w:val="both"/>
              <w:rPr>
                <w:rFonts w:cs="Calibri"/>
              </w:rPr>
            </w:pPr>
            <w:r w:rsidRPr="0055197F">
              <w:rPr>
                <w:rFonts w:cs="Calibri"/>
              </w:rPr>
              <w:t>South Korea</w:t>
            </w:r>
          </w:p>
          <w:p w14:paraId="02EB378F" w14:textId="77777777" w:rsidR="002938B2" w:rsidRPr="0055197F" w:rsidRDefault="002938B2" w:rsidP="002938B2">
            <w:pPr>
              <w:spacing w:after="0" w:line="240" w:lineRule="auto"/>
              <w:jc w:val="both"/>
              <w:rPr>
                <w:rFonts w:cs="Calibri"/>
              </w:rPr>
            </w:pPr>
          </w:p>
          <w:p w14:paraId="6706C104" w14:textId="77777777" w:rsidR="00DB04C3" w:rsidRPr="0055197F" w:rsidRDefault="00DB04C3" w:rsidP="00157238">
            <w:pPr>
              <w:spacing w:after="0" w:line="240" w:lineRule="auto"/>
              <w:jc w:val="both"/>
              <w:rPr>
                <w:rFonts w:cs="Calibri"/>
              </w:rPr>
            </w:pPr>
            <w:r w:rsidRPr="0055197F">
              <w:rPr>
                <w:rFonts w:cs="Calibri"/>
              </w:rPr>
              <w:t>(“Licensor”)</w:t>
            </w:r>
          </w:p>
          <w:p w14:paraId="6A05A809" w14:textId="77777777" w:rsidR="00307135" w:rsidRPr="0055197F" w:rsidRDefault="00307135" w:rsidP="002938B2">
            <w:pPr>
              <w:spacing w:after="0" w:line="240" w:lineRule="auto"/>
              <w:jc w:val="both"/>
              <w:rPr>
                <w:rFonts w:cs="Calibri"/>
                <w:b/>
              </w:rPr>
            </w:pPr>
          </w:p>
        </w:tc>
        <w:tc>
          <w:tcPr>
            <w:tcW w:w="1276" w:type="dxa"/>
          </w:tcPr>
          <w:p w14:paraId="5A39BBE3" w14:textId="77777777" w:rsidR="00DB04C3" w:rsidRPr="0055197F" w:rsidRDefault="00DB04C3" w:rsidP="00157238">
            <w:pPr>
              <w:spacing w:after="0" w:line="240" w:lineRule="auto"/>
              <w:jc w:val="both"/>
              <w:rPr>
                <w:rFonts w:cs="Calibri"/>
              </w:rPr>
            </w:pPr>
          </w:p>
          <w:p w14:paraId="41C8F396" w14:textId="77777777" w:rsidR="00DB04C3" w:rsidRPr="0055197F" w:rsidRDefault="00DB04C3" w:rsidP="00157238">
            <w:pPr>
              <w:spacing w:after="0" w:line="240" w:lineRule="auto"/>
              <w:jc w:val="both"/>
              <w:rPr>
                <w:rFonts w:cs="Calibri"/>
              </w:rPr>
            </w:pPr>
          </w:p>
          <w:p w14:paraId="72A3D3EC" w14:textId="77777777" w:rsidR="00DB04C3" w:rsidRPr="0055197F" w:rsidRDefault="00DB04C3" w:rsidP="00157238">
            <w:pPr>
              <w:spacing w:after="0" w:line="240" w:lineRule="auto"/>
              <w:jc w:val="both"/>
              <w:rPr>
                <w:rFonts w:cs="Calibri"/>
              </w:rPr>
            </w:pPr>
          </w:p>
          <w:p w14:paraId="670D4F1E" w14:textId="77777777" w:rsidR="00307135" w:rsidRPr="0055197F" w:rsidRDefault="00DB04C3" w:rsidP="00157238">
            <w:pPr>
              <w:spacing w:after="0" w:line="240" w:lineRule="auto"/>
              <w:jc w:val="both"/>
              <w:rPr>
                <w:rFonts w:cs="Calibri"/>
              </w:rPr>
            </w:pPr>
            <w:r w:rsidRPr="0055197F">
              <w:rPr>
                <w:rFonts w:cs="Calibri"/>
              </w:rPr>
              <w:t>- and -</w:t>
            </w:r>
          </w:p>
        </w:tc>
        <w:tc>
          <w:tcPr>
            <w:tcW w:w="3388" w:type="dxa"/>
          </w:tcPr>
          <w:p w14:paraId="3D159EE1" w14:textId="77777777" w:rsidR="00DB04C3" w:rsidRPr="0055197F" w:rsidRDefault="00DB04C3" w:rsidP="00157238">
            <w:pPr>
              <w:spacing w:after="0" w:line="240" w:lineRule="auto"/>
              <w:jc w:val="both"/>
              <w:rPr>
                <w:rFonts w:cs="Calibri"/>
              </w:rPr>
            </w:pPr>
            <w:r w:rsidRPr="0055197F">
              <w:rPr>
                <w:rFonts w:cs="Calibri"/>
                <w:b/>
              </w:rPr>
              <w:t>TEKNION LIMITED</w:t>
            </w:r>
          </w:p>
          <w:p w14:paraId="4E81D642" w14:textId="77777777" w:rsidR="00DB04C3" w:rsidRPr="0055197F" w:rsidRDefault="00DB04C3" w:rsidP="00157238">
            <w:pPr>
              <w:spacing w:after="0" w:line="240" w:lineRule="auto"/>
              <w:jc w:val="both"/>
              <w:rPr>
                <w:rFonts w:cs="Calibri"/>
              </w:rPr>
            </w:pPr>
            <w:r w:rsidRPr="0055197F">
              <w:rPr>
                <w:rFonts w:cs="Calibri"/>
              </w:rPr>
              <w:t>1150 Flint Road</w:t>
            </w:r>
          </w:p>
          <w:p w14:paraId="0E93373C" w14:textId="77777777" w:rsidR="00DB04C3" w:rsidRPr="0055197F" w:rsidRDefault="00DB04C3" w:rsidP="00157238">
            <w:pPr>
              <w:spacing w:after="0" w:line="240" w:lineRule="auto"/>
              <w:jc w:val="both"/>
              <w:rPr>
                <w:rFonts w:cs="Calibri"/>
              </w:rPr>
            </w:pPr>
            <w:r w:rsidRPr="0055197F">
              <w:rPr>
                <w:rFonts w:cs="Calibri"/>
              </w:rPr>
              <w:t>Downsview, Ontario</w:t>
            </w:r>
          </w:p>
          <w:p w14:paraId="427AC287" w14:textId="77777777" w:rsidR="00DB04C3" w:rsidRPr="0055197F" w:rsidRDefault="00DB04C3" w:rsidP="00157238">
            <w:pPr>
              <w:spacing w:after="0" w:line="240" w:lineRule="auto"/>
              <w:jc w:val="both"/>
              <w:rPr>
                <w:rFonts w:cs="Calibri"/>
              </w:rPr>
            </w:pPr>
            <w:r w:rsidRPr="0055197F">
              <w:rPr>
                <w:rFonts w:cs="Calibri"/>
              </w:rPr>
              <w:t>M3J 2J5</w:t>
            </w:r>
          </w:p>
          <w:p w14:paraId="0D0B940D" w14:textId="77777777" w:rsidR="00DB04C3" w:rsidRPr="0055197F" w:rsidRDefault="00DB04C3" w:rsidP="00157238">
            <w:pPr>
              <w:spacing w:after="0" w:line="240" w:lineRule="auto"/>
              <w:ind w:left="2268"/>
              <w:jc w:val="both"/>
              <w:rPr>
                <w:rFonts w:cs="Calibri"/>
              </w:rPr>
            </w:pPr>
          </w:p>
          <w:p w14:paraId="12F3379B" w14:textId="77777777" w:rsidR="00DB04C3" w:rsidRPr="0055197F" w:rsidRDefault="00DB04C3" w:rsidP="00157238">
            <w:pPr>
              <w:spacing w:after="0" w:line="240" w:lineRule="auto"/>
              <w:jc w:val="both"/>
              <w:rPr>
                <w:rFonts w:cs="Calibri"/>
              </w:rPr>
            </w:pPr>
            <w:r w:rsidRPr="0055197F">
              <w:rPr>
                <w:rFonts w:cs="Calibri"/>
              </w:rPr>
              <w:t>(“Teknion”)</w:t>
            </w:r>
          </w:p>
          <w:p w14:paraId="0E27B00A" w14:textId="77777777" w:rsidR="00444335" w:rsidRPr="0055197F" w:rsidRDefault="00444335" w:rsidP="00016CE7">
            <w:pPr>
              <w:spacing w:after="0" w:line="240" w:lineRule="auto"/>
              <w:jc w:val="both"/>
              <w:rPr>
                <w:rFonts w:cs="Calibri"/>
              </w:rPr>
            </w:pPr>
          </w:p>
        </w:tc>
      </w:tr>
    </w:tbl>
    <w:p w14:paraId="60061E4C" w14:textId="77777777" w:rsidR="00554ED6" w:rsidRPr="00BC7BB2" w:rsidRDefault="00554ED6" w:rsidP="00157238">
      <w:pPr>
        <w:spacing w:after="0" w:line="240" w:lineRule="auto"/>
        <w:jc w:val="both"/>
        <w:rPr>
          <w:rFonts w:cs="Calibri"/>
        </w:rPr>
      </w:pPr>
    </w:p>
    <w:p w14:paraId="3C3A00BE" w14:textId="77777777" w:rsidR="00016CE7" w:rsidRPr="00BC7BB2" w:rsidRDefault="006E33E7" w:rsidP="00157238">
      <w:pPr>
        <w:spacing w:after="0" w:line="240" w:lineRule="auto"/>
        <w:jc w:val="both"/>
        <w:rPr>
          <w:rFonts w:cs="Calibri"/>
        </w:rPr>
      </w:pPr>
      <w:r w:rsidRPr="00BC7BB2">
        <w:rPr>
          <w:rFonts w:cs="Calibri"/>
          <w:b/>
        </w:rPr>
        <w:t>WHEREAS</w:t>
      </w:r>
      <w:r w:rsidRPr="00BC7BB2">
        <w:rPr>
          <w:rFonts w:cs="Calibri"/>
        </w:rPr>
        <w:t xml:space="preserve"> </w:t>
      </w:r>
      <w:r w:rsidR="00E1465A" w:rsidRPr="00BC7BB2">
        <w:rPr>
          <w:rFonts w:cs="Calibri"/>
        </w:rPr>
        <w:t xml:space="preserve">Licensor is a well-known </w:t>
      </w:r>
      <w:r w:rsidR="003558A3" w:rsidRPr="00BC7BB2">
        <w:rPr>
          <w:rFonts w:cs="Calibri"/>
        </w:rPr>
        <w:t xml:space="preserve">designer </w:t>
      </w:r>
      <w:r w:rsidR="00016CE7" w:rsidRPr="00BC7BB2">
        <w:rPr>
          <w:rFonts w:cs="Calibri"/>
        </w:rPr>
        <w:t xml:space="preserve">and </w:t>
      </w:r>
      <w:r w:rsidR="00791BCB">
        <w:rPr>
          <w:rFonts w:cs="Calibri"/>
        </w:rPr>
        <w:t xml:space="preserve">developer </w:t>
      </w:r>
      <w:r w:rsidR="003558A3" w:rsidRPr="00BC7BB2">
        <w:rPr>
          <w:rFonts w:cs="Calibri"/>
        </w:rPr>
        <w:t xml:space="preserve">of </w:t>
      </w:r>
      <w:r w:rsidR="00FC1E2B" w:rsidRPr="00BC7BB2">
        <w:rPr>
          <w:rFonts w:cs="Calibri"/>
        </w:rPr>
        <w:t xml:space="preserve">quality </w:t>
      </w:r>
      <w:r w:rsidR="002938B2">
        <w:rPr>
          <w:rFonts w:cs="Calibri"/>
        </w:rPr>
        <w:t xml:space="preserve">office and home </w:t>
      </w:r>
      <w:r w:rsidR="00B60FAB" w:rsidRPr="00BC7BB2">
        <w:rPr>
          <w:rFonts w:cs="Calibri"/>
        </w:rPr>
        <w:t>furniture</w:t>
      </w:r>
      <w:r w:rsidR="00FC1E2B" w:rsidRPr="00BC7BB2">
        <w:rPr>
          <w:rFonts w:cs="Calibri"/>
        </w:rPr>
        <w:t xml:space="preserve"> products </w:t>
      </w:r>
      <w:r w:rsidR="00016CE7" w:rsidRPr="00BC7BB2">
        <w:rPr>
          <w:rFonts w:cs="Calibri"/>
        </w:rPr>
        <w:t xml:space="preserve">is </w:t>
      </w:r>
      <w:r w:rsidR="002938B2">
        <w:rPr>
          <w:rFonts w:cs="Calibri"/>
        </w:rPr>
        <w:t xml:space="preserve">the </w:t>
      </w:r>
      <w:r w:rsidR="00016CE7" w:rsidRPr="00BC7BB2">
        <w:rPr>
          <w:rFonts w:cs="Calibri"/>
        </w:rPr>
        <w:t xml:space="preserve">holder of the rights regarding the furniture, through </w:t>
      </w:r>
      <w:r w:rsidR="00DA7B6C" w:rsidRPr="00BC7BB2">
        <w:rPr>
          <w:rFonts w:cs="Calibri"/>
        </w:rPr>
        <w:t>self-design</w:t>
      </w:r>
      <w:r w:rsidR="00016CE7" w:rsidRPr="00BC7BB2">
        <w:rPr>
          <w:rFonts w:cs="Calibri"/>
        </w:rPr>
        <w:t xml:space="preserve"> or licenses;</w:t>
      </w:r>
    </w:p>
    <w:p w14:paraId="44EAFD9C" w14:textId="77777777" w:rsidR="00016CE7" w:rsidRPr="00BC7BB2" w:rsidRDefault="00016CE7" w:rsidP="00157238">
      <w:pPr>
        <w:spacing w:after="0" w:line="240" w:lineRule="auto"/>
        <w:jc w:val="both"/>
        <w:rPr>
          <w:rFonts w:cs="Calibri"/>
        </w:rPr>
      </w:pPr>
    </w:p>
    <w:p w14:paraId="55230E30" w14:textId="77777777" w:rsidR="00FC2462" w:rsidRPr="00BC7BB2" w:rsidRDefault="00FC2462" w:rsidP="00157238">
      <w:pPr>
        <w:spacing w:after="0" w:line="240" w:lineRule="auto"/>
        <w:jc w:val="both"/>
        <w:rPr>
          <w:rFonts w:cs="Calibri"/>
        </w:rPr>
      </w:pPr>
      <w:r w:rsidRPr="00BC7BB2">
        <w:rPr>
          <w:rFonts w:cs="Calibri"/>
          <w:b/>
        </w:rPr>
        <w:t xml:space="preserve">AND WHEREAS </w:t>
      </w:r>
      <w:r w:rsidRPr="00BC7BB2">
        <w:rPr>
          <w:rFonts w:cs="Calibri"/>
        </w:rPr>
        <w:t xml:space="preserve">Teknion is a leading </w:t>
      </w:r>
      <w:r w:rsidR="00E1465A" w:rsidRPr="00BC7BB2">
        <w:rPr>
          <w:rFonts w:cs="Calibri"/>
        </w:rPr>
        <w:t xml:space="preserve">Canadian </w:t>
      </w:r>
      <w:r w:rsidRPr="00BC7BB2">
        <w:rPr>
          <w:rFonts w:cs="Calibri"/>
        </w:rPr>
        <w:t>designer, manufacturer and di</w:t>
      </w:r>
      <w:r w:rsidR="00C241D3" w:rsidRPr="00BC7BB2">
        <w:rPr>
          <w:rFonts w:cs="Calibri"/>
        </w:rPr>
        <w:t xml:space="preserve">stributor of </w:t>
      </w:r>
      <w:r w:rsidR="00A120E2" w:rsidRPr="00BC7BB2">
        <w:rPr>
          <w:rFonts w:cs="Calibri"/>
        </w:rPr>
        <w:t xml:space="preserve">commercial </w:t>
      </w:r>
      <w:r w:rsidR="00C241D3" w:rsidRPr="00BC7BB2">
        <w:rPr>
          <w:rFonts w:cs="Calibri"/>
        </w:rPr>
        <w:t>furniture</w:t>
      </w:r>
      <w:r w:rsidR="00A120E2" w:rsidRPr="00BC7BB2">
        <w:rPr>
          <w:rFonts w:cs="Calibri"/>
        </w:rPr>
        <w:t xml:space="preserve"> to customers around the world</w:t>
      </w:r>
      <w:r w:rsidR="00C241D3" w:rsidRPr="00BC7BB2">
        <w:rPr>
          <w:rFonts w:cs="Calibri"/>
        </w:rPr>
        <w:t xml:space="preserve">; </w:t>
      </w:r>
    </w:p>
    <w:p w14:paraId="4B94D5A5" w14:textId="77777777" w:rsidR="003558A3" w:rsidRPr="00BC7BB2" w:rsidRDefault="003558A3" w:rsidP="00157238">
      <w:pPr>
        <w:spacing w:after="0" w:line="240" w:lineRule="auto"/>
        <w:jc w:val="both"/>
        <w:rPr>
          <w:rFonts w:cs="Calibri"/>
        </w:rPr>
      </w:pPr>
    </w:p>
    <w:p w14:paraId="28948914" w14:textId="77777777" w:rsidR="003558A3" w:rsidRPr="00BC7BB2" w:rsidRDefault="003558A3" w:rsidP="00157238">
      <w:pPr>
        <w:spacing w:after="0" w:line="240" w:lineRule="auto"/>
        <w:jc w:val="both"/>
        <w:rPr>
          <w:rFonts w:cs="Calibri"/>
        </w:rPr>
      </w:pPr>
      <w:r w:rsidRPr="00BC7BB2">
        <w:rPr>
          <w:rFonts w:cs="Calibri"/>
          <w:b/>
        </w:rPr>
        <w:t>AND WHEREAS</w:t>
      </w:r>
      <w:r w:rsidRPr="00BC7BB2">
        <w:rPr>
          <w:rFonts w:cs="Calibri"/>
        </w:rPr>
        <w:t xml:space="preserve"> Licensor would like to grant to Teknion, and Teknion wishes to acquire, a license to</w:t>
      </w:r>
      <w:r w:rsidR="00BC0577" w:rsidRPr="00BC7BB2">
        <w:rPr>
          <w:rFonts w:cs="Calibri"/>
        </w:rPr>
        <w:t xml:space="preserve"> </w:t>
      </w:r>
      <w:r w:rsidR="00202CE6" w:rsidRPr="00BC7BB2">
        <w:rPr>
          <w:rFonts w:cs="Calibri"/>
        </w:rPr>
        <w:t xml:space="preserve">assemble, </w:t>
      </w:r>
      <w:r w:rsidRPr="00BC7BB2">
        <w:rPr>
          <w:rFonts w:cs="Calibri"/>
        </w:rPr>
        <w:t xml:space="preserve">market and distribute </w:t>
      </w:r>
      <w:r w:rsidR="00FC1E2B" w:rsidRPr="00BC7BB2">
        <w:rPr>
          <w:rFonts w:cs="Calibri"/>
        </w:rPr>
        <w:t xml:space="preserve">certain Products (as defined below) </w:t>
      </w:r>
      <w:r w:rsidRPr="00BC7BB2">
        <w:rPr>
          <w:rFonts w:cs="Calibri"/>
        </w:rPr>
        <w:t xml:space="preserve">in the Territory (as defined below); </w:t>
      </w:r>
    </w:p>
    <w:p w14:paraId="3DEEC669" w14:textId="77777777" w:rsidR="003558A3" w:rsidRPr="00BC7BB2" w:rsidRDefault="003558A3" w:rsidP="00157238">
      <w:pPr>
        <w:spacing w:after="0" w:line="240" w:lineRule="auto"/>
        <w:jc w:val="both"/>
        <w:rPr>
          <w:rFonts w:cs="Calibri"/>
        </w:rPr>
      </w:pPr>
    </w:p>
    <w:p w14:paraId="20C042D0" w14:textId="77777777" w:rsidR="003558A3" w:rsidRPr="00BC7BB2" w:rsidRDefault="003558A3" w:rsidP="00157238">
      <w:pPr>
        <w:spacing w:after="0" w:line="240" w:lineRule="auto"/>
        <w:jc w:val="both"/>
        <w:rPr>
          <w:rFonts w:cs="Calibri"/>
        </w:rPr>
      </w:pPr>
      <w:proofErr w:type="gramStart"/>
      <w:r w:rsidRPr="00BC7BB2">
        <w:rPr>
          <w:rFonts w:cs="Calibri"/>
          <w:b/>
        </w:rPr>
        <w:t>THEREFORE</w:t>
      </w:r>
      <w:proofErr w:type="gramEnd"/>
      <w:r w:rsidRPr="00BC7BB2">
        <w:rPr>
          <w:rFonts w:cs="Calibri"/>
        </w:rPr>
        <w:t xml:space="preserve"> in consideration of mutual promises set forth below, it is agreed as follows:</w:t>
      </w:r>
    </w:p>
    <w:p w14:paraId="3656B9AB" w14:textId="77777777" w:rsidR="003558A3" w:rsidRPr="00BC7BB2" w:rsidRDefault="003558A3" w:rsidP="00157238">
      <w:pPr>
        <w:spacing w:after="0" w:line="240" w:lineRule="auto"/>
        <w:jc w:val="both"/>
        <w:rPr>
          <w:rFonts w:cs="Calibri"/>
        </w:rPr>
      </w:pPr>
    </w:p>
    <w:p w14:paraId="2D417AC6" w14:textId="77777777" w:rsidR="003558A3" w:rsidRPr="00BC7BB2" w:rsidRDefault="003558A3" w:rsidP="00157238">
      <w:pPr>
        <w:pStyle w:val="Paragrafoelenco"/>
        <w:numPr>
          <w:ilvl w:val="0"/>
          <w:numId w:val="2"/>
        </w:numPr>
        <w:spacing w:after="0" w:line="240" w:lineRule="auto"/>
        <w:jc w:val="both"/>
        <w:rPr>
          <w:rFonts w:cs="Calibri"/>
        </w:rPr>
      </w:pPr>
      <w:r w:rsidRPr="00BC7BB2">
        <w:rPr>
          <w:rFonts w:cs="Calibri"/>
        </w:rPr>
        <w:t>License</w:t>
      </w:r>
    </w:p>
    <w:p w14:paraId="45FB0818" w14:textId="77777777" w:rsidR="003558A3" w:rsidRPr="00BC7BB2" w:rsidRDefault="003558A3" w:rsidP="00157238">
      <w:pPr>
        <w:pStyle w:val="Paragrafoelenco"/>
        <w:spacing w:after="0" w:line="240" w:lineRule="auto"/>
        <w:ind w:left="360"/>
        <w:jc w:val="both"/>
        <w:rPr>
          <w:rFonts w:cs="Calibri"/>
        </w:rPr>
      </w:pPr>
    </w:p>
    <w:p w14:paraId="7AF8C339" w14:textId="77777777" w:rsidR="00FC1E2B" w:rsidRPr="00BC7BB2" w:rsidRDefault="00FC1E2B" w:rsidP="00157238">
      <w:pPr>
        <w:pStyle w:val="Paragrafoelenco"/>
        <w:numPr>
          <w:ilvl w:val="1"/>
          <w:numId w:val="2"/>
        </w:numPr>
        <w:spacing w:after="0" w:line="240" w:lineRule="auto"/>
        <w:jc w:val="both"/>
        <w:rPr>
          <w:rFonts w:cs="Calibri"/>
        </w:rPr>
      </w:pPr>
      <w:r w:rsidRPr="00BC7BB2">
        <w:rPr>
          <w:rFonts w:cs="Calibri"/>
        </w:rPr>
        <w:t>“Products” means those seating</w:t>
      </w:r>
      <w:r w:rsidR="00B60FAB" w:rsidRPr="00BC7BB2">
        <w:rPr>
          <w:rFonts w:cs="Calibri"/>
        </w:rPr>
        <w:t>, table and accessory furniture</w:t>
      </w:r>
      <w:r w:rsidRPr="00BC7BB2">
        <w:rPr>
          <w:rFonts w:cs="Calibri"/>
        </w:rPr>
        <w:t xml:space="preserve"> products designed, manufactured and marketed by </w:t>
      </w:r>
      <w:r w:rsidR="002938B2">
        <w:rPr>
          <w:rFonts w:cs="Calibri"/>
        </w:rPr>
        <w:t xml:space="preserve">Licensor </w:t>
      </w:r>
      <w:r w:rsidRPr="00BC7BB2">
        <w:rPr>
          <w:rFonts w:cs="Calibri"/>
        </w:rPr>
        <w:t xml:space="preserve">and set out in Attachment A to this Agreement. </w:t>
      </w:r>
      <w:r w:rsidR="00735BFA" w:rsidRPr="00BC7BB2">
        <w:rPr>
          <w:rFonts w:cs="Calibri"/>
        </w:rPr>
        <w:t xml:space="preserve">The parties may mutually agree to amend this list from time to time and shall document such amendments in writing. </w:t>
      </w:r>
    </w:p>
    <w:p w14:paraId="049F31CB" w14:textId="77777777" w:rsidR="00FC1E2B" w:rsidRPr="00BC7BB2" w:rsidRDefault="00FC1E2B" w:rsidP="00157238">
      <w:pPr>
        <w:pStyle w:val="Paragrafoelenco"/>
        <w:spacing w:after="0" w:line="240" w:lineRule="auto"/>
        <w:ind w:left="1080"/>
        <w:jc w:val="both"/>
        <w:rPr>
          <w:rFonts w:cs="Calibri"/>
        </w:rPr>
      </w:pPr>
    </w:p>
    <w:p w14:paraId="0B3129D6" w14:textId="77777777" w:rsidR="00B427C1" w:rsidRDefault="003558A3" w:rsidP="00B427C1">
      <w:pPr>
        <w:pStyle w:val="Paragrafoelenco"/>
        <w:numPr>
          <w:ilvl w:val="1"/>
          <w:numId w:val="2"/>
        </w:numPr>
        <w:spacing w:after="0" w:line="240" w:lineRule="auto"/>
        <w:jc w:val="both"/>
        <w:rPr>
          <w:rFonts w:cs="Calibri"/>
        </w:rPr>
      </w:pPr>
      <w:commentRangeStart w:id="1"/>
      <w:r w:rsidRPr="00BC7BB2">
        <w:rPr>
          <w:rFonts w:cs="Calibri"/>
        </w:rPr>
        <w:t>Licensor grants to Teknion</w:t>
      </w:r>
      <w:r w:rsidR="00B30F04" w:rsidRPr="00BC7BB2">
        <w:rPr>
          <w:rFonts w:cs="Calibri"/>
        </w:rPr>
        <w:t xml:space="preserve"> </w:t>
      </w:r>
      <w:r w:rsidR="004F550A" w:rsidRPr="00BC7BB2">
        <w:rPr>
          <w:rFonts w:cs="Calibri"/>
        </w:rPr>
        <w:t>a</w:t>
      </w:r>
      <w:r w:rsidR="00507BD4" w:rsidRPr="00BC7BB2">
        <w:rPr>
          <w:rFonts w:cs="Calibri"/>
        </w:rPr>
        <w:t>n exclusive</w:t>
      </w:r>
      <w:r w:rsidR="004F550A" w:rsidRPr="00BC7BB2">
        <w:rPr>
          <w:rFonts w:cs="Calibri"/>
        </w:rPr>
        <w:t xml:space="preserve"> </w:t>
      </w:r>
      <w:r w:rsidRPr="00BC7BB2">
        <w:rPr>
          <w:rFonts w:cs="Calibri"/>
        </w:rPr>
        <w:t>license to</w:t>
      </w:r>
      <w:r w:rsidR="00C35F87" w:rsidRPr="00BC7BB2">
        <w:rPr>
          <w:rFonts w:cs="Calibri"/>
        </w:rPr>
        <w:t xml:space="preserve"> </w:t>
      </w:r>
      <w:r w:rsidR="00202CE6" w:rsidRPr="00BC7BB2">
        <w:rPr>
          <w:rFonts w:cs="Calibri"/>
        </w:rPr>
        <w:t xml:space="preserve">assemble, </w:t>
      </w:r>
      <w:r w:rsidR="00BC0577" w:rsidRPr="00BC7BB2">
        <w:rPr>
          <w:rFonts w:cs="Calibri"/>
        </w:rPr>
        <w:t xml:space="preserve">market, distribute and service </w:t>
      </w:r>
      <w:r w:rsidR="004F550A" w:rsidRPr="00BC7BB2">
        <w:rPr>
          <w:rFonts w:cs="Calibri"/>
        </w:rPr>
        <w:t>the Products</w:t>
      </w:r>
      <w:r w:rsidRPr="00BC7BB2">
        <w:rPr>
          <w:rFonts w:cs="Calibri"/>
        </w:rPr>
        <w:t xml:space="preserve"> in the Territory</w:t>
      </w:r>
      <w:r w:rsidR="00B427C1">
        <w:rPr>
          <w:rFonts w:cs="Calibri"/>
        </w:rPr>
        <w:t xml:space="preserve">. </w:t>
      </w:r>
      <w:commentRangeEnd w:id="1"/>
      <w:r w:rsidR="00513F51">
        <w:rPr>
          <w:rStyle w:val="a7"/>
          <w:lang w:val="x-none" w:eastAsia="x-none"/>
        </w:rPr>
        <w:commentReference w:id="1"/>
      </w:r>
    </w:p>
    <w:p w14:paraId="53128261" w14:textId="77777777" w:rsidR="006C1626" w:rsidRPr="00BC7BB2" w:rsidRDefault="006C1626" w:rsidP="002938B2">
      <w:pPr>
        <w:pStyle w:val="Paragrafoelenco"/>
        <w:spacing w:after="0" w:line="240" w:lineRule="auto"/>
        <w:jc w:val="both"/>
        <w:rPr>
          <w:rFonts w:cs="Calibri"/>
        </w:rPr>
      </w:pPr>
    </w:p>
    <w:p w14:paraId="726A2E03" w14:textId="07B5C2EF" w:rsidR="00CD2F26" w:rsidRPr="00CD2F26" w:rsidRDefault="00CD2F26" w:rsidP="00CD2F26">
      <w:pPr>
        <w:pStyle w:val="Paragrafoelenco"/>
        <w:numPr>
          <w:ilvl w:val="2"/>
          <w:numId w:val="2"/>
        </w:numPr>
        <w:spacing w:after="0" w:line="240" w:lineRule="auto"/>
        <w:rPr>
          <w:rFonts w:cs="Calibri"/>
        </w:rPr>
      </w:pPr>
      <w:r w:rsidRPr="00CD2F26">
        <w:rPr>
          <w:rFonts w:cs="Calibri"/>
          <w:highlight w:val="yellow"/>
        </w:rPr>
        <w:t>Licensor shall be the sole and exclusive</w:t>
      </w:r>
      <w:r w:rsidRPr="00CD2F26">
        <w:rPr>
          <w:rFonts w:cs="Calibri" w:hint="eastAsia"/>
          <w:highlight w:val="yellow"/>
          <w:lang w:eastAsia="ko-KR"/>
        </w:rPr>
        <w:t xml:space="preserve"> </w:t>
      </w:r>
      <w:r w:rsidRPr="00CD2F26">
        <w:rPr>
          <w:rFonts w:cs="Calibri"/>
          <w:highlight w:val="yellow"/>
        </w:rPr>
        <w:t xml:space="preserve">manufacturer of the Products and any components thereof during the Term of this Agreement. Teknion shall not appoint or engage any third-party manufacturer </w:t>
      </w:r>
      <w:r w:rsidR="00165F61">
        <w:rPr>
          <w:rFonts w:cs="Calibri"/>
          <w:highlight w:val="yellow"/>
        </w:rPr>
        <w:t xml:space="preserve">for the Product </w:t>
      </w:r>
      <w:r w:rsidRPr="00CD2F26">
        <w:rPr>
          <w:rFonts w:cs="Calibri"/>
          <w:highlight w:val="yellow"/>
        </w:rPr>
        <w:t>without Licensor’s prior written consent.</w:t>
      </w:r>
      <w:r w:rsidRPr="00CD2F26">
        <w:rPr>
          <w:rFonts w:cs="Calibri"/>
        </w:rPr>
        <w:br/>
      </w:r>
    </w:p>
    <w:p w14:paraId="6370EC53" w14:textId="062DA973" w:rsidR="00BC0577" w:rsidRDefault="009C288A" w:rsidP="00157238">
      <w:pPr>
        <w:pStyle w:val="Paragrafoelenco"/>
        <w:numPr>
          <w:ilvl w:val="1"/>
          <w:numId w:val="2"/>
        </w:numPr>
        <w:spacing w:after="0" w:line="240" w:lineRule="auto"/>
        <w:jc w:val="both"/>
        <w:rPr>
          <w:rFonts w:cs="Calibri"/>
        </w:rPr>
      </w:pPr>
      <w:r>
        <w:rPr>
          <w:rFonts w:cs="Calibri"/>
        </w:rPr>
        <w:t xml:space="preserve">Licensor </w:t>
      </w:r>
      <w:r w:rsidR="00BC0577" w:rsidRPr="00BC7BB2">
        <w:rPr>
          <w:rFonts w:cs="Calibri"/>
        </w:rPr>
        <w:t xml:space="preserve">shall supply the </w:t>
      </w:r>
      <w:r w:rsidR="00C35F87" w:rsidRPr="00BC7BB2">
        <w:rPr>
          <w:rFonts w:cs="Calibri"/>
        </w:rPr>
        <w:t xml:space="preserve">Products </w:t>
      </w:r>
      <w:r w:rsidR="00735BFA" w:rsidRPr="00BC7BB2">
        <w:rPr>
          <w:rFonts w:cs="Calibri"/>
        </w:rPr>
        <w:t xml:space="preserve">at the prices set out </w:t>
      </w:r>
      <w:r w:rsidR="00BC0577" w:rsidRPr="00BC7BB2">
        <w:rPr>
          <w:rFonts w:cs="Calibri"/>
        </w:rPr>
        <w:t>in Attachment</w:t>
      </w:r>
      <w:r w:rsidR="00F605CE">
        <w:rPr>
          <w:rFonts w:cs="Calibri"/>
          <w:color w:val="FF0000"/>
        </w:rPr>
        <w:t xml:space="preserve"> </w:t>
      </w:r>
      <w:r w:rsidR="00F605CE" w:rsidRPr="002938B2">
        <w:rPr>
          <w:rFonts w:cs="Calibri"/>
        </w:rPr>
        <w:t xml:space="preserve">A </w:t>
      </w:r>
      <w:r w:rsidR="00BC0577" w:rsidRPr="00791BCB">
        <w:rPr>
          <w:rFonts w:cs="Calibri"/>
        </w:rPr>
        <w:t>t</w:t>
      </w:r>
      <w:r w:rsidR="00BC0577" w:rsidRPr="00BC7BB2">
        <w:rPr>
          <w:rFonts w:cs="Calibri"/>
        </w:rPr>
        <w:t>o this Agreement</w:t>
      </w:r>
      <w:r w:rsidR="00711642" w:rsidRPr="00BC7BB2">
        <w:rPr>
          <w:rFonts w:cs="Calibri"/>
        </w:rPr>
        <w:t xml:space="preserve"> and shall supply </w:t>
      </w:r>
      <w:r w:rsidR="00247E9E" w:rsidRPr="00BC7BB2">
        <w:rPr>
          <w:rFonts w:cs="Calibri"/>
        </w:rPr>
        <w:t xml:space="preserve">Teknion </w:t>
      </w:r>
      <w:r w:rsidR="00711642" w:rsidRPr="00BC7BB2">
        <w:rPr>
          <w:rFonts w:cs="Calibri"/>
        </w:rPr>
        <w:t>with invoices per specific order</w:t>
      </w:r>
      <w:r w:rsidR="00BC0577" w:rsidRPr="00BC7BB2">
        <w:rPr>
          <w:rFonts w:cs="Calibri"/>
        </w:rPr>
        <w:t xml:space="preserve">. </w:t>
      </w:r>
      <w:r w:rsidR="00735BFA" w:rsidRPr="00BC7BB2">
        <w:rPr>
          <w:rFonts w:cs="Calibri"/>
        </w:rPr>
        <w:t xml:space="preserve">All prices listed shall be in </w:t>
      </w:r>
      <w:r>
        <w:rPr>
          <w:rFonts w:cs="Calibri"/>
        </w:rPr>
        <w:t xml:space="preserve">United States Dollars </w:t>
      </w:r>
      <w:r w:rsidR="00960E97" w:rsidRPr="00BC7BB2">
        <w:rPr>
          <w:rFonts w:cs="Calibri"/>
        </w:rPr>
        <w:t>(</w:t>
      </w:r>
      <w:r>
        <w:rPr>
          <w:rFonts w:cs="Calibri"/>
        </w:rPr>
        <w:t>USD</w:t>
      </w:r>
      <w:r w:rsidR="00960E97" w:rsidRPr="00BC7BB2">
        <w:rPr>
          <w:rFonts w:cs="Calibri"/>
        </w:rPr>
        <w:t xml:space="preserve">) </w:t>
      </w:r>
      <w:r w:rsidR="006E3B91" w:rsidRPr="00BC7BB2">
        <w:rPr>
          <w:rFonts w:cs="Calibri"/>
        </w:rPr>
        <w:t xml:space="preserve">for </w:t>
      </w:r>
      <w:r w:rsidR="00444335" w:rsidRPr="00BC7BB2">
        <w:rPr>
          <w:rFonts w:cs="Calibri"/>
        </w:rPr>
        <w:t>P</w:t>
      </w:r>
      <w:r w:rsidR="006E3B91" w:rsidRPr="00BC7BB2">
        <w:rPr>
          <w:rFonts w:cs="Calibri"/>
        </w:rPr>
        <w:t>roducts purchased from</w:t>
      </w:r>
      <w:r w:rsidR="00247E9E" w:rsidRPr="00BC7BB2">
        <w:rPr>
          <w:rFonts w:cs="Calibri"/>
        </w:rPr>
        <w:t xml:space="preserve"> </w:t>
      </w:r>
      <w:r>
        <w:rPr>
          <w:rFonts w:cs="Calibri"/>
        </w:rPr>
        <w:t>Licensor</w:t>
      </w:r>
      <w:r w:rsidR="00735BFA" w:rsidRPr="00BC7BB2">
        <w:rPr>
          <w:rFonts w:cs="Calibri"/>
        </w:rPr>
        <w:t xml:space="preserve">. </w:t>
      </w:r>
      <w:r>
        <w:rPr>
          <w:rFonts w:cs="Calibri"/>
        </w:rPr>
        <w:t xml:space="preserve">Licensor </w:t>
      </w:r>
      <w:r w:rsidR="00BC0577" w:rsidRPr="00BC7BB2">
        <w:rPr>
          <w:rFonts w:cs="Calibri"/>
        </w:rPr>
        <w:t xml:space="preserve">shall be entitled to change its prices for such components once each calendar year, with its first change occurring at the earliest </w:t>
      </w:r>
      <w:r w:rsidR="003E1030">
        <w:rPr>
          <w:rFonts w:cs="Calibri"/>
        </w:rPr>
        <w:t xml:space="preserve">eighteen </w:t>
      </w:r>
      <w:r w:rsidR="00BC0577" w:rsidRPr="00BC7BB2">
        <w:rPr>
          <w:rFonts w:cs="Calibri"/>
        </w:rPr>
        <w:t>(1</w:t>
      </w:r>
      <w:r w:rsidR="003E1030">
        <w:rPr>
          <w:rFonts w:cs="Calibri"/>
        </w:rPr>
        <w:t>8</w:t>
      </w:r>
      <w:r w:rsidR="00BC0577" w:rsidRPr="00BC7BB2">
        <w:rPr>
          <w:rFonts w:cs="Calibri"/>
        </w:rPr>
        <w:t xml:space="preserve">) </w:t>
      </w:r>
      <w:r w:rsidR="003E1030">
        <w:rPr>
          <w:rFonts w:cs="Calibri"/>
        </w:rPr>
        <w:t xml:space="preserve">months </w:t>
      </w:r>
      <w:r w:rsidR="00BC0577" w:rsidRPr="00BC7BB2">
        <w:rPr>
          <w:rFonts w:cs="Calibri"/>
        </w:rPr>
        <w:t xml:space="preserve">from the effective date of this Agreement. </w:t>
      </w:r>
      <w:del w:id="2" w:author="윤현정 (Hyunjeong Yoon)" w:date="2026-03-04T14:36:00Z">
        <w:r w:rsidR="00B71F88" w:rsidDel="00CC4FAE">
          <w:rPr>
            <w:rFonts w:cs="Calibri"/>
          </w:rPr>
          <w:delText xml:space="preserve">Each notice of price increase must be accompanied by documentation supporting such an increase; increases that are unsupported by reasonable documentation may be rejected or adjusted as required.  </w:delText>
        </w:r>
      </w:del>
      <w:r w:rsidR="0060443C" w:rsidRPr="00BC7BB2">
        <w:rPr>
          <w:rFonts w:cs="Calibri"/>
        </w:rPr>
        <w:t xml:space="preserve">Notice of price increases must be provided with ninety (90) days advance written notice to Teknion; orders placed and accepted before the price increase shall be </w:t>
      </w:r>
      <w:proofErr w:type="spellStart"/>
      <w:r w:rsidR="0060443C" w:rsidRPr="00BC7BB2">
        <w:rPr>
          <w:rFonts w:cs="Calibri"/>
        </w:rPr>
        <w:t>honoured</w:t>
      </w:r>
      <w:proofErr w:type="spellEnd"/>
      <w:r w:rsidR="0060443C" w:rsidRPr="00BC7BB2">
        <w:rPr>
          <w:rFonts w:cs="Calibri"/>
        </w:rPr>
        <w:t xml:space="preserve"> at the effective price at the time of order pla</w:t>
      </w:r>
      <w:r w:rsidR="00202CE6" w:rsidRPr="00BC7BB2">
        <w:rPr>
          <w:rFonts w:cs="Calibri"/>
        </w:rPr>
        <w:t>cement.</w:t>
      </w:r>
      <w:r w:rsidR="00CB5C9F" w:rsidRPr="00BC7BB2">
        <w:rPr>
          <w:rFonts w:cs="Calibri"/>
        </w:rPr>
        <w:t xml:space="preserve"> All orders with </w:t>
      </w:r>
      <w:r w:rsidR="00B71F88">
        <w:rPr>
          <w:rFonts w:cs="Calibri"/>
        </w:rPr>
        <w:t>Licensor</w:t>
      </w:r>
      <w:r w:rsidR="00CB5C9F" w:rsidRPr="00BC7BB2">
        <w:rPr>
          <w:rFonts w:cs="Calibri"/>
        </w:rPr>
        <w:t xml:space="preserve"> shall be placed through separate orders and delivery will be ex works.</w:t>
      </w:r>
      <w:ins w:id="3" w:author="윤현정 (Hyunjeong Yoon)" w:date="2026-03-04T14:41:00Z">
        <w:r w:rsidR="00CC4FAE">
          <w:rPr>
            <w:rFonts w:cs="Calibri"/>
          </w:rPr>
          <w:t xml:space="preserve"> </w:t>
        </w:r>
        <w:r w:rsidR="00CC4FAE" w:rsidRPr="00CC4FAE">
          <w:rPr>
            <w:rFonts w:cs="Calibri"/>
          </w:rPr>
          <w:t>Any arrangements contemplated under subparagraphs (</w:t>
        </w:r>
        <w:proofErr w:type="spellStart"/>
        <w:r w:rsidR="00CC4FAE" w:rsidRPr="00CC4FAE">
          <w:rPr>
            <w:rFonts w:cs="Calibri"/>
          </w:rPr>
          <w:t>i</w:t>
        </w:r>
        <w:proofErr w:type="spellEnd"/>
        <w:r w:rsidR="00CC4FAE" w:rsidRPr="00CC4FAE">
          <w:rPr>
            <w:rFonts w:cs="Calibri"/>
          </w:rPr>
          <w:t>) and (ii) below shall only be effective if expressly agreed in writing by the parties.</w:t>
        </w:r>
      </w:ins>
    </w:p>
    <w:p w14:paraId="62486C05" w14:textId="77777777" w:rsidR="00F859F9" w:rsidRDefault="00F859F9" w:rsidP="00F859F9">
      <w:pPr>
        <w:pStyle w:val="Paragrafoelenco"/>
        <w:spacing w:after="0" w:line="240" w:lineRule="auto"/>
        <w:ind w:left="1800"/>
        <w:jc w:val="both"/>
        <w:rPr>
          <w:rFonts w:cs="Calibri"/>
        </w:rPr>
      </w:pPr>
    </w:p>
    <w:p w14:paraId="023283CA" w14:textId="77777777" w:rsidR="00F859F9" w:rsidRDefault="00F859F9" w:rsidP="00F859F9">
      <w:pPr>
        <w:pStyle w:val="Paragrafoelenco"/>
        <w:numPr>
          <w:ilvl w:val="2"/>
          <w:numId w:val="2"/>
        </w:numPr>
        <w:spacing w:after="0" w:line="240" w:lineRule="auto"/>
        <w:jc w:val="both"/>
        <w:rPr>
          <w:rFonts w:cs="Calibri"/>
        </w:rPr>
      </w:pPr>
      <w:r w:rsidRPr="00BC7BB2">
        <w:rPr>
          <w:rFonts w:cs="Calibri"/>
        </w:rPr>
        <w:lastRenderedPageBreak/>
        <w:t xml:space="preserve">Where large volume projects may justify additional discounting or promotional pricing, </w:t>
      </w:r>
      <w:r>
        <w:rPr>
          <w:rFonts w:cs="Calibri"/>
        </w:rPr>
        <w:t>Licensor</w:t>
      </w:r>
      <w:r w:rsidRPr="00BC7BB2">
        <w:rPr>
          <w:rFonts w:cs="Calibri"/>
        </w:rPr>
        <w:t xml:space="preserve"> and Teknion shall discuss and agree upon appropriate terms as required, on a project by project basis.</w:t>
      </w:r>
    </w:p>
    <w:p w14:paraId="4101652C" w14:textId="77777777" w:rsidR="00F859F9" w:rsidRDefault="00F859F9" w:rsidP="00F859F9">
      <w:pPr>
        <w:pStyle w:val="Paragrafoelenco"/>
        <w:spacing w:after="0" w:line="240" w:lineRule="auto"/>
        <w:ind w:left="1800"/>
        <w:jc w:val="both"/>
        <w:rPr>
          <w:rFonts w:cs="Calibri"/>
        </w:rPr>
      </w:pPr>
    </w:p>
    <w:p w14:paraId="1528D465" w14:textId="77777777" w:rsidR="00F859F9" w:rsidRDefault="00F859F9" w:rsidP="00F859F9">
      <w:pPr>
        <w:pStyle w:val="Paragrafoelenco"/>
        <w:numPr>
          <w:ilvl w:val="2"/>
          <w:numId w:val="2"/>
        </w:numPr>
        <w:spacing w:after="0" w:line="240" w:lineRule="auto"/>
        <w:jc w:val="both"/>
        <w:rPr>
          <w:rFonts w:cs="Calibri"/>
        </w:rPr>
      </w:pPr>
      <w:r>
        <w:rPr>
          <w:rFonts w:cs="Calibri"/>
        </w:rPr>
        <w:t xml:space="preserve">In the event of changes in government rules and regulations, the parties mutually agree that </w:t>
      </w:r>
      <w:r w:rsidR="003E1030">
        <w:rPr>
          <w:rFonts w:cs="Calibri"/>
        </w:rPr>
        <w:t>they</w:t>
      </w:r>
      <w:r>
        <w:rPr>
          <w:rFonts w:cs="Calibri"/>
        </w:rPr>
        <w:t xml:space="preserve"> shall use reasonable commercial efforts to minimize impacts of revisions to duties, import surtaxes and tariffs where applicable.  This may include alternate sourcing for components and materials with more </w:t>
      </w:r>
      <w:proofErr w:type="spellStart"/>
      <w:r>
        <w:rPr>
          <w:rFonts w:cs="Calibri"/>
        </w:rPr>
        <w:t>favourable</w:t>
      </w:r>
      <w:proofErr w:type="spellEnd"/>
      <w:r>
        <w:rPr>
          <w:rFonts w:cs="Calibri"/>
        </w:rPr>
        <w:t xml:space="preserve"> import treatment.  This shall be discussed on a case by case basis where necessary.</w:t>
      </w:r>
    </w:p>
    <w:p w14:paraId="4B99056E" w14:textId="77777777" w:rsidR="00886EFD" w:rsidRDefault="00886EFD" w:rsidP="00886EFD">
      <w:pPr>
        <w:pStyle w:val="Paragrafoelenco"/>
        <w:spacing w:after="0" w:line="240" w:lineRule="auto"/>
        <w:ind w:left="1800"/>
        <w:jc w:val="both"/>
        <w:rPr>
          <w:rFonts w:cs="Calibri"/>
        </w:rPr>
      </w:pPr>
    </w:p>
    <w:p w14:paraId="4DDBEF00" w14:textId="5AC8ED60" w:rsidR="00886EFD" w:rsidRDefault="00886EFD" w:rsidP="00886EFD">
      <w:pPr>
        <w:pStyle w:val="Paragrafoelenco"/>
        <w:spacing w:after="0" w:line="240" w:lineRule="auto"/>
        <w:ind w:left="1800"/>
        <w:jc w:val="both"/>
        <w:rPr>
          <w:rFonts w:cs="Calibri"/>
        </w:rPr>
      </w:pPr>
      <w:r w:rsidRPr="00886EFD">
        <w:rPr>
          <w:rFonts w:cs="Calibri"/>
        </w:rPr>
        <w:t xml:space="preserve">Exchange rate review:  the parties agree to </w:t>
      </w:r>
      <w:r w:rsidR="00607FE2">
        <w:rPr>
          <w:rFonts w:cs="Calibri"/>
        </w:rPr>
        <w:t xml:space="preserve">evaluate </w:t>
      </w:r>
      <w:r w:rsidRPr="00886EFD">
        <w:rPr>
          <w:rFonts w:cs="Calibri"/>
        </w:rPr>
        <w:t xml:space="preserve">the component prices per chair </w:t>
      </w:r>
      <w:r w:rsidR="00607FE2">
        <w:rPr>
          <w:rFonts w:cs="Calibri"/>
        </w:rPr>
        <w:t xml:space="preserve">should </w:t>
      </w:r>
      <w:r w:rsidRPr="00886EFD">
        <w:rPr>
          <w:rFonts w:cs="Calibri"/>
        </w:rPr>
        <w:t xml:space="preserve">the applicable exchange rate of the Korean Won and United States dollar </w:t>
      </w:r>
      <w:r w:rsidR="00607FE2">
        <w:rPr>
          <w:rFonts w:cs="Calibri"/>
        </w:rPr>
        <w:t xml:space="preserve">vary by more than ten percent (10%) </w:t>
      </w:r>
      <w:r w:rsidR="005A15A5">
        <w:rPr>
          <w:rFonts w:cs="Calibri"/>
        </w:rPr>
        <w:t>of the baseline exchange rate to be established six (6) months after execution of this Agreement</w:t>
      </w:r>
      <w:r w:rsidR="00003678">
        <w:rPr>
          <w:rFonts w:cs="Calibri"/>
        </w:rPr>
        <w:t xml:space="preserve">.  At that time, the parties shall discuss in good faith possible adjustments to mitigate any impacts on supply. </w:t>
      </w:r>
    </w:p>
    <w:p w14:paraId="3461D779" w14:textId="77777777" w:rsidR="00F859F9" w:rsidRDefault="00F859F9" w:rsidP="00F859F9">
      <w:pPr>
        <w:pStyle w:val="Paragrafoelenco"/>
        <w:spacing w:after="0" w:line="240" w:lineRule="auto"/>
        <w:ind w:left="1800"/>
        <w:jc w:val="both"/>
        <w:rPr>
          <w:rFonts w:cs="Calibri"/>
        </w:rPr>
      </w:pPr>
    </w:p>
    <w:p w14:paraId="6C98809D" w14:textId="0C6D18CE" w:rsidR="00C12CF3" w:rsidRDefault="00C12CF3" w:rsidP="00C12CF3">
      <w:pPr>
        <w:pStyle w:val="Paragrafoelenco"/>
        <w:numPr>
          <w:ilvl w:val="1"/>
          <w:numId w:val="2"/>
        </w:numPr>
        <w:spacing w:after="0" w:line="240" w:lineRule="auto"/>
        <w:jc w:val="both"/>
        <w:rPr>
          <w:ins w:id="4" w:author="김현주 (Hyunjoo Kim)" w:date="2026-03-05T17:00:00Z"/>
          <w:rFonts w:cs="Calibri"/>
          <w:highlight w:val="yellow"/>
        </w:rPr>
      </w:pPr>
      <w:r w:rsidRPr="00C12CF3">
        <w:rPr>
          <w:rFonts w:cs="Calibri"/>
          <w:highlight w:val="yellow"/>
        </w:rPr>
        <w:t>The parties anticipate that a specific component mold will need to be purchased</w:t>
      </w:r>
      <w:r w:rsidR="005A15A5">
        <w:rPr>
          <w:rFonts w:cs="Calibri"/>
          <w:highlight w:val="yellow"/>
        </w:rPr>
        <w:t xml:space="preserve"> by Teknion</w:t>
      </w:r>
      <w:r w:rsidRPr="00C12CF3">
        <w:rPr>
          <w:rFonts w:cs="Calibri"/>
          <w:highlight w:val="yellow"/>
        </w:rPr>
        <w:t xml:space="preserve"> for the supply by Licensor to Teknion. The mold shall be quoted and approved prior to purchase by Teknion, and shall be owned solely by Teknion. All initial costs associated with the manufacture of the mold shall be borne by Teknion</w:t>
      </w:r>
      <w:r w:rsidR="00165F61">
        <w:rPr>
          <w:rFonts w:cs="Calibri"/>
          <w:highlight w:val="yellow"/>
        </w:rPr>
        <w:t>, an estimate of which is set out in Attachment B</w:t>
      </w:r>
      <w:r w:rsidRPr="00C12CF3">
        <w:rPr>
          <w:rFonts w:cs="Calibri"/>
          <w:highlight w:val="yellow"/>
        </w:rPr>
        <w:t xml:space="preserve">. The mold shall be marked “PROPERTY OF TEKNION,” kept separate from other molds owned or used by Licensor, and used solely for the manufacture of components supplied to Teknion. </w:t>
      </w:r>
      <w:del w:id="5" w:author="김현주 (Hyunjoo Kim)" w:date="2026-03-05T17:00:00Z">
        <w:r w:rsidRPr="00C12CF3" w:rsidDel="00FA6519">
          <w:rPr>
            <w:rFonts w:cs="Calibri"/>
            <w:highlight w:val="yellow"/>
          </w:rPr>
          <w:delText xml:space="preserve">Teknion may, at any time, request a spot audit of Licensor’s facilities to ensure compliance with this subsection and/or request the prompt return of the mold. </w:delText>
        </w:r>
      </w:del>
    </w:p>
    <w:p w14:paraId="4F136F34" w14:textId="6651923D" w:rsidR="00FA6519" w:rsidRDefault="00FA6519">
      <w:pPr>
        <w:pStyle w:val="af"/>
        <w:ind w:left="360"/>
        <w:rPr>
          <w:ins w:id="6" w:author="김현주 (Hyunjoo Kim)" w:date="2026-03-06T07:49:00Z"/>
        </w:rPr>
      </w:pPr>
      <w:ins w:id="7" w:author="김현주 (Hyunjoo Kim)" w:date="2026-03-05T17:00:00Z">
        <w:r>
          <w:rPr>
            <w:rStyle w:val="af0"/>
          </w:rPr>
          <w:t>Possession / no return during Term.</w:t>
        </w:r>
        <w:r>
          <w:t xml:space="preserve"> Notwithstanding Teknion’s ownership of the Mold, </w:t>
        </w:r>
        <w:r>
          <w:rPr>
            <w:rStyle w:val="af0"/>
          </w:rPr>
          <w:t>Licensor shall retain exclusive possession, custody and control of the Mold during the Term</w:t>
        </w:r>
        <w:r>
          <w:t xml:space="preserve"> for purposes of manufacturing and supplying the components/Products under this Agreement. </w:t>
        </w:r>
        <w:r>
          <w:rPr>
            <w:rStyle w:val="af0"/>
          </w:rPr>
          <w:t>Teknion shall have no right to request the return, removal, or transfer of physical possession of the Mold during the Term</w:t>
        </w:r>
        <w:r>
          <w:t>, except as may be required by applicable law</w:t>
        </w:r>
      </w:ins>
      <w:ins w:id="8" w:author="김현주 (Hyunjoo Kim)" w:date="2026-03-05T17:17:00Z">
        <w:r w:rsidR="0020725F">
          <w:t>.</w:t>
        </w:r>
      </w:ins>
    </w:p>
    <w:p w14:paraId="62641CE7" w14:textId="0D8E6586" w:rsidR="00001DA4" w:rsidRDefault="00001DA4">
      <w:pPr>
        <w:pStyle w:val="af"/>
        <w:ind w:left="360"/>
        <w:rPr>
          <w:ins w:id="9" w:author="김현주 (Hyunjoo Kim)" w:date="2026-03-05T17:00:00Z"/>
          <w:rFonts w:hint="eastAsia"/>
        </w:rPr>
        <w:pPrChange w:id="10" w:author="김현주 (Hyunjoo Kim)" w:date="2026-03-05T17:00:00Z">
          <w:pPr>
            <w:pStyle w:val="af"/>
            <w:numPr>
              <w:numId w:val="2"/>
            </w:numPr>
            <w:ind w:left="360" w:hanging="360"/>
          </w:pPr>
        </w:pPrChange>
      </w:pPr>
      <w:ins w:id="11" w:author="김현주 (Hyunjoo Kim)" w:date="2026-03-06T07:49:00Z">
        <w:r>
          <w:rPr>
            <w:rStyle w:val="af0"/>
          </w:rPr>
          <w:t>Audit.</w:t>
        </w:r>
        <w:r>
          <w:t xml:space="preserve"> Teknion may, </w:t>
        </w:r>
        <w:r>
          <w:rPr>
            <w:rStyle w:val="af0"/>
          </w:rPr>
          <w:t>subject to Licensor’s prior approval in each instance</w:t>
        </w:r>
        <w:r>
          <w:t xml:space="preserve">, and upon at least ten (10) business days’ prior written notice, conduct a spot audit </w:t>
        </w:r>
        <w:r>
          <w:rPr>
            <w:rStyle w:val="af0"/>
          </w:rPr>
          <w:t>solely to verify the presence, condition, marking, segregation, storage, and permitted use of the Mold(s) owned by Teknion under this Agreement, and to confirm that production using such Mold(s) is being conducted in accordance with the applicable specifications and this subsection</w:t>
        </w:r>
        <w:r>
          <w:t xml:space="preserve"> (and </w:t>
        </w:r>
        <w:r>
          <w:rPr>
            <w:rStyle w:val="af0"/>
          </w:rPr>
          <w:t>for the avoidance of doubt, not for the purpose of auditing Licensor’s general manufacturing processes, facilities, or other production lines unrelated to the Mold(s)</w:t>
        </w:r>
        <w:r>
          <w:t xml:space="preserve">). Any such audit shall be conducted no more than once (1) per calendar year, during normal business hours, </w:t>
        </w:r>
        <w:r>
          <w:rPr>
            <w:rStyle w:val="af0"/>
          </w:rPr>
          <w:t>at a time mutually agreed by the parties</w:t>
        </w:r>
        <w:r>
          <w:t xml:space="preserve">, and in a manner that does not unreasonably interfere with Licensor’s operations, and shall be subject to Licensor’s reasonable safety, security, and confidentiality policies. Teknion’s representatives shall be bound by appropriate confidentiality obligations. </w:t>
        </w:r>
        <w:r>
          <w:rPr>
            <w:rStyle w:val="af0"/>
          </w:rPr>
          <w:t>All costs and expenses of the audit (including travel and professional fees) shall be borne solely by Teknion.</w:t>
        </w:r>
      </w:ins>
    </w:p>
    <w:p w14:paraId="505D59AC" w14:textId="77777777" w:rsidR="00FA6519" w:rsidRDefault="00FA6519" w:rsidP="00C12CF3">
      <w:pPr>
        <w:pStyle w:val="Paragrafoelenco"/>
        <w:numPr>
          <w:ilvl w:val="1"/>
          <w:numId w:val="2"/>
        </w:numPr>
        <w:spacing w:after="0" w:line="240" w:lineRule="auto"/>
        <w:jc w:val="both"/>
        <w:rPr>
          <w:ins w:id="12" w:author="김현주 (Hyunjoo Kim)" w:date="2026-03-05T16:56:00Z"/>
          <w:rFonts w:cs="Calibri"/>
          <w:highlight w:val="yellow"/>
        </w:rPr>
      </w:pPr>
    </w:p>
    <w:p w14:paraId="7B5E7AFC" w14:textId="09E0CD0D" w:rsidR="00FA6519" w:rsidDel="00FA6519" w:rsidRDefault="00FA6519" w:rsidP="00C12CF3">
      <w:pPr>
        <w:pStyle w:val="Paragrafoelenco"/>
        <w:numPr>
          <w:ilvl w:val="1"/>
          <w:numId w:val="2"/>
        </w:numPr>
        <w:spacing w:after="0" w:line="240" w:lineRule="auto"/>
        <w:jc w:val="both"/>
        <w:rPr>
          <w:del w:id="13" w:author="김현주 (Hyunjoo Kim)" w:date="2026-03-05T16:59:00Z"/>
          <w:rFonts w:cs="Calibri"/>
          <w:highlight w:val="yellow"/>
        </w:rPr>
      </w:pPr>
    </w:p>
    <w:p w14:paraId="3742F84F" w14:textId="77777777" w:rsidR="00165F61" w:rsidRPr="00C12CF3" w:rsidRDefault="00165F61" w:rsidP="003E4034">
      <w:pPr>
        <w:pStyle w:val="Paragrafoelenco"/>
        <w:spacing w:after="0" w:line="240" w:lineRule="auto"/>
        <w:ind w:left="1080"/>
        <w:jc w:val="both"/>
        <w:rPr>
          <w:rFonts w:cs="Calibri"/>
          <w:highlight w:val="yellow"/>
        </w:rPr>
      </w:pPr>
    </w:p>
    <w:p w14:paraId="18B25780" w14:textId="3862BE39" w:rsidR="00205570" w:rsidRPr="00165F61" w:rsidRDefault="00C12CF3" w:rsidP="00205570">
      <w:pPr>
        <w:pStyle w:val="Paragrafoelenco"/>
        <w:numPr>
          <w:ilvl w:val="2"/>
          <w:numId w:val="2"/>
        </w:numPr>
        <w:spacing w:after="0" w:line="240" w:lineRule="auto"/>
        <w:jc w:val="both"/>
        <w:rPr>
          <w:rFonts w:cs="Calibri"/>
        </w:rPr>
      </w:pPr>
      <w:r w:rsidRPr="00C12CF3">
        <w:rPr>
          <w:rFonts w:cs="Calibri"/>
          <w:highlight w:val="yellow"/>
        </w:rPr>
        <w:t xml:space="preserve">In the event that Teknion requests any modification, enhancement, or change to the mold, Licensor may invoice Teknion for the reasonable and documented costs incurred in connection with such modification, subject to Teknion’s prior written approval. </w:t>
      </w:r>
      <w:r w:rsidR="00165F61">
        <w:rPr>
          <w:rStyle w:val="a7"/>
          <w:lang w:val="x-none" w:eastAsia="x-none"/>
        </w:rPr>
        <w:commentReference w:id="14"/>
      </w:r>
    </w:p>
    <w:p w14:paraId="384B3A32" w14:textId="77777777" w:rsidR="00165F61" w:rsidRPr="00205570" w:rsidRDefault="00165F61" w:rsidP="003E4034">
      <w:pPr>
        <w:pStyle w:val="Paragrafoelenco"/>
        <w:spacing w:after="0" w:line="240" w:lineRule="auto"/>
        <w:ind w:left="1800"/>
        <w:jc w:val="both"/>
        <w:rPr>
          <w:rFonts w:cs="Calibri"/>
        </w:rPr>
      </w:pPr>
    </w:p>
    <w:p w14:paraId="21C4760F" w14:textId="2A99C87A" w:rsidR="00C12CF3" w:rsidRDefault="00205570" w:rsidP="00205570">
      <w:pPr>
        <w:pStyle w:val="Paragrafoelenco"/>
        <w:numPr>
          <w:ilvl w:val="2"/>
          <w:numId w:val="2"/>
        </w:numPr>
        <w:spacing w:after="0" w:line="240" w:lineRule="auto"/>
        <w:jc w:val="both"/>
        <w:rPr>
          <w:ins w:id="15" w:author="윤현정 (Hyunjeong Yoon)" w:date="2026-03-04T14:54:00Z"/>
          <w:rFonts w:cs="Calibri"/>
          <w:highlight w:val="yellow"/>
        </w:rPr>
      </w:pPr>
      <w:r w:rsidRPr="00205570">
        <w:rPr>
          <w:rFonts w:cs="Calibri"/>
          <w:highlight w:val="yellow"/>
        </w:rPr>
        <w:t xml:space="preserve">Notwithstanding the foregoing, Licensor may perform emergency repairs or maintenance to the mold without prior written approval where reasonably necessary to prevent production disruption, safety risks, or material damage, and shall promptly notify Teknion and provide reasonable documentation of the work performed. </w:t>
      </w:r>
    </w:p>
    <w:p w14:paraId="469B06AA" w14:textId="77777777" w:rsidR="00CC4FAE" w:rsidRDefault="00CC4FAE">
      <w:pPr>
        <w:pStyle w:val="ae"/>
        <w:rPr>
          <w:ins w:id="16" w:author="윤현정 (Hyunjeong Yoon)" w:date="2026-03-04T14:54:00Z"/>
          <w:rFonts w:cs="Calibri"/>
          <w:highlight w:val="yellow"/>
        </w:rPr>
        <w:pPrChange w:id="17" w:author="윤현정 (Hyunjeong Yoon)" w:date="2026-03-04T14:54:00Z">
          <w:pPr>
            <w:pStyle w:val="Paragrafoelenco"/>
            <w:numPr>
              <w:ilvl w:val="2"/>
              <w:numId w:val="2"/>
            </w:numPr>
            <w:spacing w:after="0" w:line="240" w:lineRule="auto"/>
            <w:ind w:left="1800" w:hanging="180"/>
            <w:jc w:val="both"/>
          </w:pPr>
        </w:pPrChange>
      </w:pPr>
    </w:p>
    <w:p w14:paraId="68ACC1FD" w14:textId="1AF7F3B5" w:rsidR="00CC4FAE" w:rsidRPr="00CC4FAE" w:rsidRDefault="00CC4FAE" w:rsidP="00205570">
      <w:pPr>
        <w:pStyle w:val="Paragrafoelenco"/>
        <w:numPr>
          <w:ilvl w:val="2"/>
          <w:numId w:val="2"/>
        </w:numPr>
        <w:spacing w:after="0" w:line="240" w:lineRule="auto"/>
        <w:jc w:val="both"/>
        <w:rPr>
          <w:ins w:id="18" w:author="윤현정 (Hyunjeong Yoon)" w:date="2026-03-04T14:54:00Z"/>
          <w:rFonts w:cs="Calibri"/>
          <w:highlight w:val="yellow"/>
          <w:rPrChange w:id="19" w:author="윤현정 (Hyunjeong Yoon)" w:date="2026-03-04T14:54:00Z">
            <w:rPr>
              <w:ins w:id="20" w:author="윤현정 (Hyunjeong Yoon)" w:date="2026-03-04T14:54:00Z"/>
            </w:rPr>
          </w:rPrChange>
        </w:rPr>
      </w:pPr>
      <w:ins w:id="21" w:author="윤현정 (Hyunjeong Yoon)" w:date="2026-03-04T14:54:00Z">
        <w:r>
          <w:t>Use of Mold. The mold shall be used solely by Licensor for the manufacture of the Products supplied to Teknion under this Agreement, and Teknion shall not manufacture or cause to be manufactured any products using the mold.</w:t>
        </w:r>
      </w:ins>
    </w:p>
    <w:p w14:paraId="6E5AE868" w14:textId="77777777" w:rsidR="00CC4FAE" w:rsidRDefault="00CC4FAE">
      <w:pPr>
        <w:pStyle w:val="ae"/>
        <w:rPr>
          <w:ins w:id="22" w:author="윤현정 (Hyunjeong Yoon)" w:date="2026-03-04T14:54:00Z"/>
          <w:rFonts w:cs="Calibri"/>
          <w:highlight w:val="yellow"/>
        </w:rPr>
        <w:pPrChange w:id="23" w:author="윤현정 (Hyunjeong Yoon)" w:date="2026-03-04T14:54:00Z">
          <w:pPr>
            <w:pStyle w:val="Paragrafoelenco"/>
            <w:numPr>
              <w:ilvl w:val="2"/>
              <w:numId w:val="2"/>
            </w:numPr>
            <w:spacing w:after="0" w:line="240" w:lineRule="auto"/>
            <w:ind w:left="1800" w:hanging="180"/>
            <w:jc w:val="both"/>
          </w:pPr>
        </w:pPrChange>
      </w:pPr>
    </w:p>
    <w:p w14:paraId="354D379A" w14:textId="7F07A583" w:rsidR="00CC4FAE" w:rsidRPr="00AC05BE" w:rsidRDefault="00AC05BE" w:rsidP="00205570">
      <w:pPr>
        <w:pStyle w:val="Paragrafoelenco"/>
        <w:numPr>
          <w:ilvl w:val="2"/>
          <w:numId w:val="2"/>
        </w:numPr>
        <w:spacing w:after="0" w:line="240" w:lineRule="auto"/>
        <w:jc w:val="both"/>
        <w:rPr>
          <w:ins w:id="24" w:author="윤현정 (Hyunjeong Yoon)" w:date="2026-03-04T14:55:00Z"/>
          <w:rFonts w:cs="Calibri"/>
          <w:highlight w:val="yellow"/>
          <w:rPrChange w:id="25" w:author="윤현정 (Hyunjeong Yoon)" w:date="2026-03-04T14:55:00Z">
            <w:rPr>
              <w:ins w:id="26" w:author="윤현정 (Hyunjeong Yoon)" w:date="2026-03-04T14:55:00Z"/>
            </w:rPr>
          </w:rPrChange>
        </w:rPr>
      </w:pPr>
      <w:commentRangeStart w:id="27"/>
      <w:ins w:id="28" w:author="윤현정 (Hyunjeong Yoon)" w:date="2026-03-04T14:55:00Z">
        <w:r>
          <w:t>Termination Due to Licensor’s Fault. In the event that this Agreement is terminated due to the fault or material breach of Licensor, Licensor shall purchase the mold from Teknion by paying the depreciated value of the tooling cost.</w:t>
        </w:r>
        <w:commentRangeEnd w:id="27"/>
        <w:r>
          <w:rPr>
            <w:rStyle w:val="a7"/>
            <w:lang w:val="x-none" w:eastAsia="x-none"/>
          </w:rPr>
          <w:commentReference w:id="27"/>
        </w:r>
      </w:ins>
    </w:p>
    <w:p w14:paraId="4B024464" w14:textId="77777777" w:rsidR="00AC05BE" w:rsidRDefault="00AC05BE">
      <w:pPr>
        <w:pStyle w:val="ae"/>
        <w:rPr>
          <w:ins w:id="29" w:author="윤현정 (Hyunjeong Yoon)" w:date="2026-03-04T14:55:00Z"/>
          <w:rFonts w:cs="Calibri"/>
          <w:highlight w:val="yellow"/>
        </w:rPr>
        <w:pPrChange w:id="30" w:author="윤현정 (Hyunjeong Yoon)" w:date="2026-03-04T14:55:00Z">
          <w:pPr>
            <w:pStyle w:val="Paragrafoelenco"/>
            <w:numPr>
              <w:ilvl w:val="2"/>
              <w:numId w:val="2"/>
            </w:numPr>
            <w:spacing w:after="0" w:line="240" w:lineRule="auto"/>
            <w:ind w:left="1800" w:hanging="180"/>
            <w:jc w:val="both"/>
          </w:pPr>
        </w:pPrChange>
      </w:pPr>
    </w:p>
    <w:p w14:paraId="63659497" w14:textId="561F962A" w:rsidR="00AC05BE" w:rsidRDefault="00AC05BE" w:rsidP="00205570">
      <w:pPr>
        <w:pStyle w:val="Paragrafoelenco"/>
        <w:numPr>
          <w:ilvl w:val="2"/>
          <w:numId w:val="2"/>
        </w:numPr>
        <w:spacing w:after="0" w:line="240" w:lineRule="auto"/>
        <w:jc w:val="both"/>
        <w:rPr>
          <w:rFonts w:cs="Calibri"/>
          <w:highlight w:val="yellow"/>
        </w:rPr>
      </w:pPr>
      <w:ins w:id="31" w:author="윤현정 (Hyunjeong Yoon)" w:date="2026-03-04T14:55:00Z">
        <w:r>
          <w:t>Termination Not Attributable to Licensor. In the event that this Agreement is terminated or expires for reasons not attributable to Licensor, ownership of the mold shall be transferred to Licensor without charge</w:t>
        </w:r>
      </w:ins>
    </w:p>
    <w:p w14:paraId="71BE538B" w14:textId="77777777" w:rsidR="00165F61" w:rsidRDefault="00165F61" w:rsidP="003E4034">
      <w:pPr>
        <w:pStyle w:val="Paragrafoelenco"/>
        <w:spacing w:after="0" w:line="240" w:lineRule="auto"/>
        <w:ind w:left="1800"/>
        <w:jc w:val="both"/>
        <w:rPr>
          <w:rFonts w:cs="Calibri"/>
          <w:highlight w:val="yellow"/>
        </w:rPr>
      </w:pPr>
    </w:p>
    <w:p w14:paraId="46FF9F2C" w14:textId="1E9E5D85" w:rsidR="00165F61" w:rsidRPr="00B64737" w:rsidRDefault="00165F61" w:rsidP="003E4034">
      <w:pPr>
        <w:pStyle w:val="Paragrafoelenco"/>
        <w:spacing w:after="0" w:line="240" w:lineRule="auto"/>
        <w:ind w:left="1800"/>
        <w:jc w:val="both"/>
        <w:rPr>
          <w:rFonts w:cs="Calibri"/>
        </w:rPr>
      </w:pPr>
      <w:r>
        <w:rPr>
          <w:rStyle w:val="a7"/>
          <w:lang w:val="x-none" w:eastAsia="x-none"/>
        </w:rPr>
        <w:commentReference w:id="32"/>
      </w:r>
    </w:p>
    <w:p w14:paraId="03E14835" w14:textId="6364295A" w:rsidR="00202CE6" w:rsidRPr="00F859F9" w:rsidDel="00001DA4" w:rsidRDefault="00F859F9" w:rsidP="00001DA4">
      <w:pPr>
        <w:pStyle w:val="Paragrafoelenco"/>
        <w:numPr>
          <w:ilvl w:val="1"/>
          <w:numId w:val="2"/>
        </w:numPr>
        <w:spacing w:after="0" w:line="240" w:lineRule="auto"/>
        <w:jc w:val="both"/>
        <w:rPr>
          <w:del w:id="33" w:author="김현주 (Hyunjoo Kim)" w:date="2026-03-06T07:54:00Z"/>
          <w:rFonts w:cs="Calibri"/>
        </w:rPr>
      </w:pPr>
      <w:commentRangeStart w:id="34"/>
      <w:r w:rsidRPr="00001DA4">
        <w:rPr>
          <w:rFonts w:cs="Calibri"/>
        </w:rPr>
        <w:t xml:space="preserve">The license granted by Licensor </w:t>
      </w:r>
      <w:ins w:id="35" w:author="김현주 (Hyunjoo Kim)" w:date="2026-03-06T07:53:00Z">
        <w:r w:rsidR="00001DA4">
          <w:t xml:space="preserve">may include, to the extent reasonably necessary for Teknion to market, sell and support the Products under this </w:t>
        </w:r>
        <w:proofErr w:type="spellStart"/>
        <w:r w:rsidR="00001DA4">
          <w:t>Agreement</w:t>
        </w:r>
      </w:ins>
      <w:del w:id="36" w:author="김현주 (Hyunjoo Kim)" w:date="2026-03-06T07:53:00Z">
        <w:r w:rsidRPr="00001DA4" w:rsidDel="00001DA4">
          <w:rPr>
            <w:rFonts w:cs="Calibri"/>
          </w:rPr>
          <w:delText xml:space="preserve">includes </w:delText>
        </w:r>
      </w:del>
      <w:r w:rsidRPr="00001DA4">
        <w:rPr>
          <w:rFonts w:cs="Calibri"/>
        </w:rPr>
        <w:t>access</w:t>
      </w:r>
      <w:proofErr w:type="spellEnd"/>
      <w:r w:rsidRPr="00001DA4">
        <w:rPr>
          <w:rFonts w:cs="Calibri"/>
        </w:rPr>
        <w:t xml:space="preserve"> to the Products’ design documentation, technical and material specifications, electronic drawings </w:t>
      </w:r>
      <w:ins w:id="37" w:author="김현주 (Hyunjoo Kim)" w:date="2026-03-06T07:53:00Z">
        <w:r w:rsidR="00001DA4" w:rsidRPr="00001DA4">
          <w:rPr>
            <w:rStyle w:val="af0"/>
            <w:b w:val="0"/>
            <w:rPrChange w:id="38" w:author="김현주 (Hyunjoo Kim)" w:date="2026-03-06T07:54:00Z">
              <w:rPr>
                <w:rStyle w:val="af0"/>
              </w:rPr>
            </w:rPrChange>
          </w:rPr>
          <w:t>that Licensor, in its sole discretion, elects to provide</w:t>
        </w:r>
        <w:r w:rsidR="00001DA4" w:rsidRPr="00001DA4">
          <w:rPr>
            <w:b/>
            <w:rPrChange w:id="39" w:author="김현주 (Hyunjoo Kim)" w:date="2026-03-06T07:54:00Z">
              <w:rPr/>
            </w:rPrChange>
          </w:rPr>
          <w:t xml:space="preserve"> </w:t>
        </w:r>
      </w:ins>
      <w:ins w:id="40" w:author="김현주 (Hyunjoo Kim)" w:date="2026-03-06T07:54:00Z">
        <w:r w:rsidR="00001DA4" w:rsidRPr="00001DA4">
          <w:rPr>
            <w:rStyle w:val="af0"/>
            <w:b w:val="0"/>
            <w:rPrChange w:id="41" w:author="김현주 (Hyunjoo Kim)" w:date="2026-03-06T07:54:00Z">
              <w:rPr>
                <w:rStyle w:val="af0"/>
              </w:rPr>
            </w:rPrChange>
          </w:rPr>
          <w:t xml:space="preserve">that Licensor, in its sole discretion, elects to </w:t>
        </w:r>
        <w:r w:rsidR="00001DA4" w:rsidRPr="00001DA4">
          <w:rPr>
            <w:rStyle w:val="af0"/>
          </w:rPr>
          <w:t>provide</w:t>
        </w:r>
        <w:r w:rsidR="00001DA4" w:rsidRPr="00001DA4">
          <w:rPr>
            <w:b/>
            <w:rPrChange w:id="42" w:author="김현주 (Hyunjoo Kim)" w:date="2026-03-06T07:54:00Z">
              <w:rPr/>
            </w:rPrChange>
          </w:rPr>
          <w:t xml:space="preserve"> (collectively, the “Technical Materials”). </w:t>
        </w:r>
        <w:r w:rsidR="00001DA4" w:rsidRPr="00001DA4">
          <w:rPr>
            <w:rStyle w:val="af0"/>
            <w:b w:val="0"/>
            <w:rPrChange w:id="43" w:author="김현주 (Hyunjoo Kim)" w:date="2026-03-06T07:54:00Z">
              <w:rPr>
                <w:rStyle w:val="af0"/>
              </w:rPr>
            </w:rPrChange>
          </w:rPr>
          <w:t>Licensor shall provide such Technical Materials and related assistance in a commercially reasonable manner, subject to Licensor’s reasonable confidentiality, security and export-control policies, and provided that</w:t>
        </w:r>
        <w:r w:rsidR="00001DA4" w:rsidRPr="00001DA4">
          <w:rPr>
            <w:b/>
            <w:rPrChange w:id="44" w:author="김현주 (Hyunjoo Kim)" w:date="2026-03-06T07:54:00Z">
              <w:rPr/>
            </w:rPrChange>
          </w:rPr>
          <w:t xml:space="preserve"> (</w:t>
        </w:r>
        <w:proofErr w:type="spellStart"/>
        <w:r w:rsidR="00001DA4" w:rsidRPr="00001DA4">
          <w:rPr>
            <w:b/>
            <w:rPrChange w:id="45" w:author="김현주 (Hyunjoo Kim)" w:date="2026-03-06T07:54:00Z">
              <w:rPr/>
            </w:rPrChange>
          </w:rPr>
          <w:t>i</w:t>
        </w:r>
        <w:proofErr w:type="spellEnd"/>
        <w:r w:rsidR="00001DA4" w:rsidRPr="00001DA4">
          <w:rPr>
            <w:b/>
            <w:rPrChange w:id="46" w:author="김현주 (Hyunjoo Kim)" w:date="2026-03-06T07:54:00Z">
              <w:rPr/>
            </w:rPrChange>
          </w:rPr>
          <w:t xml:space="preserve">) </w:t>
        </w:r>
        <w:r w:rsidR="00001DA4" w:rsidRPr="00001DA4">
          <w:rPr>
            <w:rStyle w:val="af0"/>
            <w:b w:val="0"/>
            <w:rPrChange w:id="47" w:author="김현주 (Hyunjoo Kim)" w:date="2026-03-06T07:54:00Z">
              <w:rPr>
                <w:rStyle w:val="af0"/>
              </w:rPr>
            </w:rPrChange>
          </w:rPr>
          <w:t>no transfer of ownership</w:t>
        </w:r>
        <w:r w:rsidR="00001DA4">
          <w:t xml:space="preserve"> in any intellectual property, know-how or Technical Materials is granted or implied, (ii) the Technical Materials may be used </w:t>
        </w:r>
        <w:r w:rsidR="00001DA4">
          <w:rPr>
            <w:rStyle w:val="af0"/>
          </w:rPr>
          <w:t>solely</w:t>
        </w:r>
        <w:r w:rsidR="00001DA4">
          <w:t xml:space="preserve"> for the purposes of performing this Agreement and </w:t>
        </w:r>
        <w:r w:rsidR="00001DA4">
          <w:rPr>
            <w:rStyle w:val="af0"/>
          </w:rPr>
          <w:t>not</w:t>
        </w:r>
        <w:r w:rsidR="00001DA4">
          <w:t xml:space="preserve"> for any other purpose (including reverse engineering, development of competing products, or manufacture by any third party), (iii) Teknion shall not disclose the Technical Materials to any third party except to its representatives and contractors on a need-to-know basis who are bound by written confidentiality obligations at least as protective as those herein, and (iv) Licensor shall not be required to disclose any information that constitutes Licensor’s trade secrets or proprietary manufacturing processes </w:t>
        </w:r>
        <w:r w:rsidR="00001DA4" w:rsidRPr="00001DA4">
          <w:rPr>
            <w:rStyle w:val="af0"/>
            <w:b w:val="0"/>
            <w:rPrChange w:id="48" w:author="김현주 (Hyunjoo Kim)" w:date="2026-03-06T07:54:00Z">
              <w:rPr>
                <w:rStyle w:val="af0"/>
              </w:rPr>
            </w:rPrChange>
          </w:rPr>
          <w:t>unless otherwise expressly agreed in writing</w:t>
        </w:r>
        <w:r w:rsidR="00001DA4">
          <w:t xml:space="preserve"> by the parties</w:t>
        </w:r>
        <w:commentRangeEnd w:id="34"/>
        <w:r w:rsidR="00001DA4">
          <w:rPr>
            <w:rStyle w:val="a7"/>
            <w:lang w:val="x-none" w:eastAsia="x-none"/>
          </w:rPr>
          <w:commentReference w:id="34"/>
        </w:r>
        <w:r w:rsidR="00001DA4">
          <w:t>.</w:t>
        </w:r>
      </w:ins>
      <w:del w:id="49" w:author="김현주 (Hyunjoo Kim)" w:date="2026-03-06T07:54:00Z">
        <w:r w:rsidRPr="00BC7BB2" w:rsidDel="00001DA4">
          <w:rPr>
            <w:rFonts w:cs="Calibri"/>
          </w:rPr>
          <w:delText>and any necessary understanding of such materials provided by Licensor as required by Teknion from time to time.</w:delText>
        </w:r>
        <w:r w:rsidDel="00001DA4">
          <w:rPr>
            <w:rFonts w:cs="Calibri"/>
          </w:rPr>
          <w:delText xml:space="preserve"> </w:delText>
        </w:r>
        <w:r w:rsidR="00B572C3" w:rsidRPr="00F859F9" w:rsidDel="00001DA4">
          <w:rPr>
            <w:rFonts w:cs="Calibri"/>
          </w:rPr>
          <w:delText>Licensor</w:delText>
        </w:r>
        <w:r w:rsidR="00CB5C9F" w:rsidRPr="00F859F9" w:rsidDel="00001DA4">
          <w:rPr>
            <w:rFonts w:cs="Calibri"/>
          </w:rPr>
          <w:delText xml:space="preserve"> </w:delText>
        </w:r>
        <w:r w:rsidR="00202CE6" w:rsidRPr="00F859F9" w:rsidDel="00001DA4">
          <w:rPr>
            <w:rFonts w:cs="Calibri"/>
          </w:rPr>
          <w:delText>shall provide all assistance and support as required</w:delText>
        </w:r>
        <w:r w:rsidR="00CB5C9F" w:rsidRPr="00F859F9" w:rsidDel="00001DA4">
          <w:rPr>
            <w:rFonts w:cs="Calibri"/>
          </w:rPr>
          <w:delText xml:space="preserve"> for production and testing purposes </w:delText>
        </w:r>
        <w:r w:rsidR="003E1030" w:rsidDel="00001DA4">
          <w:rPr>
            <w:rFonts w:cs="Calibri"/>
          </w:rPr>
          <w:delText>as required</w:delText>
        </w:r>
        <w:r w:rsidR="00202CE6" w:rsidRPr="00F859F9" w:rsidDel="00001DA4">
          <w:rPr>
            <w:rFonts w:cs="Calibri"/>
          </w:rPr>
          <w:delText xml:space="preserve">. This support includes but is not limited to drawings, plans, or assistance by </w:delText>
        </w:r>
        <w:r w:rsidR="00B572C3" w:rsidRPr="00F859F9" w:rsidDel="00001DA4">
          <w:rPr>
            <w:rFonts w:cs="Calibri"/>
          </w:rPr>
          <w:delText xml:space="preserve">Licensor’s </w:delText>
        </w:r>
        <w:r w:rsidR="00202CE6" w:rsidRPr="00F859F9" w:rsidDel="00001DA4">
          <w:rPr>
            <w:rFonts w:cs="Calibri"/>
          </w:rPr>
          <w:delText xml:space="preserve">staff to ensure that such Products meet or exceed the standards set by </w:delText>
        </w:r>
        <w:r w:rsidR="00B572C3" w:rsidRPr="00F859F9" w:rsidDel="00001DA4">
          <w:rPr>
            <w:rFonts w:cs="Calibri"/>
          </w:rPr>
          <w:delText>Licensor</w:delText>
        </w:r>
        <w:r w:rsidR="00CB5C9F" w:rsidRPr="00F859F9" w:rsidDel="00001DA4">
          <w:rPr>
            <w:rFonts w:cs="Calibri"/>
          </w:rPr>
          <w:delText xml:space="preserve"> </w:delText>
        </w:r>
        <w:r w:rsidR="00202CE6" w:rsidRPr="00F859F9" w:rsidDel="00001DA4">
          <w:rPr>
            <w:rFonts w:cs="Calibri"/>
          </w:rPr>
          <w:delText>in its own testing</w:delText>
        </w:r>
        <w:r w:rsidR="00CE299B" w:rsidRPr="00F859F9" w:rsidDel="00001DA4">
          <w:rPr>
            <w:rFonts w:cs="Calibri"/>
          </w:rPr>
          <w:delText xml:space="preserve"> as well as the requirements set out in 1.</w:delText>
        </w:r>
        <w:r w:rsidR="00165F61" w:rsidDel="00001DA4">
          <w:rPr>
            <w:rFonts w:cs="Calibri"/>
          </w:rPr>
          <w:delText>f</w:delText>
        </w:r>
        <w:r w:rsidR="00CE299B" w:rsidRPr="00F859F9" w:rsidDel="00001DA4">
          <w:rPr>
            <w:rFonts w:cs="Calibri"/>
          </w:rPr>
          <w:delText>. below</w:delText>
        </w:r>
        <w:r w:rsidR="00202CE6" w:rsidRPr="00F859F9" w:rsidDel="00001DA4">
          <w:rPr>
            <w:rFonts w:cs="Calibri"/>
          </w:rPr>
          <w:delText xml:space="preserve">.  </w:delText>
        </w:r>
      </w:del>
    </w:p>
    <w:p w14:paraId="3CF2D8B6" w14:textId="77777777" w:rsidR="00202CE6" w:rsidRPr="00001DA4" w:rsidRDefault="00202CE6" w:rsidP="007804D7">
      <w:pPr>
        <w:pStyle w:val="Paragrafoelenco"/>
        <w:numPr>
          <w:ilvl w:val="1"/>
          <w:numId w:val="2"/>
        </w:numPr>
        <w:spacing w:after="0" w:line="240" w:lineRule="auto"/>
        <w:jc w:val="both"/>
        <w:rPr>
          <w:rFonts w:cs="Calibri"/>
        </w:rPr>
        <w:pPrChange w:id="50" w:author="김현주 (Hyunjoo Kim)" w:date="2026-03-06T07:54:00Z">
          <w:pPr>
            <w:pStyle w:val="Paragrafoelenco"/>
            <w:spacing w:after="0" w:line="240" w:lineRule="auto"/>
            <w:ind w:left="1080"/>
            <w:jc w:val="both"/>
          </w:pPr>
        </w:pPrChange>
      </w:pPr>
    </w:p>
    <w:p w14:paraId="32AE9F0F" w14:textId="35E75F91" w:rsidR="00AB7D2F" w:rsidRDefault="00A120E2" w:rsidP="00157238">
      <w:pPr>
        <w:pStyle w:val="Paragrafoelenco"/>
        <w:numPr>
          <w:ilvl w:val="1"/>
          <w:numId w:val="2"/>
        </w:numPr>
        <w:spacing w:after="0" w:line="240" w:lineRule="auto"/>
        <w:jc w:val="both"/>
        <w:rPr>
          <w:ins w:id="51" w:author="윤현정 (Hyunjeong Yoon)" w:date="2026-03-04T15:03:00Z"/>
          <w:rFonts w:cs="Calibri"/>
        </w:rPr>
      </w:pPr>
      <w:r w:rsidRPr="00BC7BB2">
        <w:rPr>
          <w:rFonts w:cs="Calibri"/>
        </w:rPr>
        <w:t xml:space="preserve">The </w:t>
      </w:r>
      <w:r w:rsidR="004F550A" w:rsidRPr="00BC7BB2">
        <w:rPr>
          <w:rFonts w:cs="Calibri"/>
        </w:rPr>
        <w:t>Products</w:t>
      </w:r>
      <w:r w:rsidRPr="00BC7BB2">
        <w:rPr>
          <w:rFonts w:cs="Calibri"/>
        </w:rPr>
        <w:t xml:space="preserve"> will</w:t>
      </w:r>
      <w:r w:rsidR="00B17F33" w:rsidRPr="00BC7BB2">
        <w:rPr>
          <w:rFonts w:cs="Calibri"/>
        </w:rPr>
        <w:t xml:space="preserve"> need</w:t>
      </w:r>
      <w:r w:rsidRPr="00BC7BB2">
        <w:rPr>
          <w:rFonts w:cs="Calibri"/>
        </w:rPr>
        <w:t xml:space="preserve"> </w:t>
      </w:r>
      <w:r w:rsidR="00CB5C9F" w:rsidRPr="00BC7BB2">
        <w:rPr>
          <w:rFonts w:cs="Calibri"/>
        </w:rPr>
        <w:t xml:space="preserve">to </w:t>
      </w:r>
      <w:r w:rsidRPr="00BC7BB2">
        <w:rPr>
          <w:rFonts w:cs="Calibri"/>
        </w:rPr>
        <w:t xml:space="preserve">meet </w:t>
      </w:r>
      <w:r w:rsidR="00CE5450" w:rsidRPr="00BC7BB2">
        <w:rPr>
          <w:rFonts w:cs="Calibri"/>
        </w:rPr>
        <w:t xml:space="preserve">prevailing </w:t>
      </w:r>
      <w:r w:rsidR="0013599A" w:rsidRPr="00BC7BB2">
        <w:rPr>
          <w:rFonts w:cs="Calibri"/>
        </w:rPr>
        <w:t xml:space="preserve">industry </w:t>
      </w:r>
      <w:r w:rsidRPr="00BC7BB2">
        <w:rPr>
          <w:rFonts w:cs="Calibri"/>
        </w:rPr>
        <w:t>standards</w:t>
      </w:r>
      <w:r w:rsidR="00CE5450" w:rsidRPr="00BC7BB2">
        <w:rPr>
          <w:rFonts w:cs="Calibri"/>
        </w:rPr>
        <w:t xml:space="preserve"> in </w:t>
      </w:r>
      <w:r w:rsidR="00B572C3">
        <w:rPr>
          <w:rFonts w:cs="Calibri"/>
        </w:rPr>
        <w:t>Licensor’s</w:t>
      </w:r>
      <w:r w:rsidR="00CB5C9F" w:rsidRPr="00BC7BB2">
        <w:rPr>
          <w:rFonts w:cs="Calibri"/>
        </w:rPr>
        <w:t xml:space="preserve"> </w:t>
      </w:r>
      <w:r w:rsidR="00CE5450" w:rsidRPr="00BC7BB2">
        <w:rPr>
          <w:rFonts w:cs="Calibri"/>
        </w:rPr>
        <w:t>current market</w:t>
      </w:r>
      <w:r w:rsidR="005D2E4E">
        <w:rPr>
          <w:rFonts w:cs="Calibri"/>
        </w:rPr>
        <w:t xml:space="preserve"> which are listed in Attachment </w:t>
      </w:r>
      <w:r w:rsidR="005A15A5">
        <w:rPr>
          <w:rFonts w:cs="Calibri"/>
        </w:rPr>
        <w:t>C</w:t>
      </w:r>
      <w:r w:rsidR="00B57664" w:rsidRPr="00BC7BB2">
        <w:rPr>
          <w:rFonts w:cs="Calibri"/>
        </w:rPr>
        <w:t xml:space="preserve">. If </w:t>
      </w:r>
      <w:r w:rsidR="0036072B" w:rsidRPr="00BC7BB2">
        <w:rPr>
          <w:rFonts w:cs="Calibri"/>
        </w:rPr>
        <w:t>additional</w:t>
      </w:r>
      <w:r w:rsidR="0013599A" w:rsidRPr="00BC7BB2">
        <w:rPr>
          <w:rFonts w:cs="Calibri"/>
        </w:rPr>
        <w:t xml:space="preserve"> </w:t>
      </w:r>
      <w:r w:rsidR="00B57664" w:rsidRPr="00BC7BB2">
        <w:rPr>
          <w:rFonts w:cs="Calibri"/>
        </w:rPr>
        <w:t xml:space="preserve">testing or certification </w:t>
      </w:r>
      <w:r w:rsidR="0013599A" w:rsidRPr="00BC7BB2">
        <w:rPr>
          <w:rFonts w:cs="Calibri"/>
        </w:rPr>
        <w:t xml:space="preserve">in any given market </w:t>
      </w:r>
      <w:r w:rsidR="00CE5450" w:rsidRPr="00BC7BB2">
        <w:rPr>
          <w:rFonts w:cs="Calibri"/>
        </w:rPr>
        <w:t xml:space="preserve">in the Territory </w:t>
      </w:r>
      <w:r w:rsidR="0013599A" w:rsidRPr="00BC7BB2">
        <w:rPr>
          <w:rFonts w:cs="Calibri"/>
        </w:rPr>
        <w:t xml:space="preserve">is required and </w:t>
      </w:r>
      <w:r w:rsidR="00B57664" w:rsidRPr="00BC7BB2">
        <w:rPr>
          <w:rFonts w:cs="Calibri"/>
        </w:rPr>
        <w:t>has not been completed by</w:t>
      </w:r>
      <w:r w:rsidR="00C55182">
        <w:rPr>
          <w:rFonts w:cs="Calibri"/>
        </w:rPr>
        <w:t xml:space="preserve"> </w:t>
      </w:r>
      <w:r w:rsidR="00B572C3">
        <w:rPr>
          <w:rFonts w:cs="Calibri"/>
        </w:rPr>
        <w:t>Licensor</w:t>
      </w:r>
      <w:r w:rsidR="00B57664" w:rsidRPr="00BC7BB2">
        <w:rPr>
          <w:rFonts w:cs="Calibri"/>
        </w:rPr>
        <w:t xml:space="preserve">, Teknion </w:t>
      </w:r>
      <w:r w:rsidR="00B17F33" w:rsidRPr="00BC7BB2">
        <w:rPr>
          <w:rFonts w:cs="Calibri"/>
        </w:rPr>
        <w:t xml:space="preserve">shall conduct testing as required; however, in the event that the Products do not pass, </w:t>
      </w:r>
      <w:r w:rsidR="00B572C3">
        <w:rPr>
          <w:rFonts w:cs="Calibri"/>
        </w:rPr>
        <w:t xml:space="preserve">Licensor </w:t>
      </w:r>
      <w:r w:rsidR="00B17F33" w:rsidRPr="00BC7BB2">
        <w:rPr>
          <w:rFonts w:cs="Calibri"/>
        </w:rPr>
        <w:t>will assist with modifications to ensure that the Products pass subsequent testing.</w:t>
      </w:r>
    </w:p>
    <w:p w14:paraId="1E7D68BB" w14:textId="77777777" w:rsidR="00AC05BE" w:rsidRDefault="00AC05BE">
      <w:pPr>
        <w:pStyle w:val="ae"/>
        <w:rPr>
          <w:ins w:id="52" w:author="윤현정 (Hyunjeong Yoon)" w:date="2026-03-04T15:03:00Z"/>
          <w:rFonts w:cs="Calibri"/>
        </w:rPr>
        <w:pPrChange w:id="53" w:author="윤현정 (Hyunjeong Yoon)" w:date="2026-03-04T15:03:00Z">
          <w:pPr>
            <w:pStyle w:val="Paragrafoelenco"/>
            <w:numPr>
              <w:ilvl w:val="1"/>
              <w:numId w:val="2"/>
            </w:numPr>
            <w:spacing w:after="0" w:line="240" w:lineRule="auto"/>
            <w:ind w:left="1080" w:hanging="360"/>
            <w:jc w:val="both"/>
          </w:pPr>
        </w:pPrChange>
      </w:pPr>
    </w:p>
    <w:p w14:paraId="084A1E69" w14:textId="44E7FC3C" w:rsidR="00AC05BE" w:rsidRPr="00BC7BB2" w:rsidRDefault="00AC05BE" w:rsidP="00157238">
      <w:pPr>
        <w:pStyle w:val="Paragrafoelenco"/>
        <w:numPr>
          <w:ilvl w:val="1"/>
          <w:numId w:val="2"/>
        </w:numPr>
        <w:spacing w:after="0" w:line="240" w:lineRule="auto"/>
        <w:jc w:val="both"/>
        <w:rPr>
          <w:rFonts w:cs="Calibri"/>
        </w:rPr>
      </w:pPr>
      <w:ins w:id="54" w:author="윤현정 (Hyunjeong Yoon)" w:date="2026-03-04T15:03:00Z">
        <w:r>
          <w:t xml:space="preserve">Design Rights and Restrictions. Nothing in this Agreement shall be construed as granting Teknion any ownership interest in or license to use the design rights of Licensor except as strictly necessary for the marketing, distribution, and sale of the Products supplied by Licensor under this Agreement. All design rights relating to the Products, including any improvements, modifications, or derivative designs, shall remain </w:t>
        </w:r>
        <w:r>
          <w:lastRenderedPageBreak/>
          <w:t>exclusively vested in Licensor. Teknion shall not, directly or indirectly, reproduce, manufacture, or cause to be manufactured any products incorporating or substantially similar to Licensor’s designs, whether using the mold or otherwise, except for Products supplied by Licensor under this Agreement. The restrictions set forth in this clause shall survive the termination or expiration of this Agreement for any reason.</w:t>
        </w:r>
      </w:ins>
    </w:p>
    <w:p w14:paraId="0FB78278" w14:textId="77777777" w:rsidR="00902F38" w:rsidRPr="00BC7BB2" w:rsidRDefault="00902F38" w:rsidP="00E31871">
      <w:pPr>
        <w:pStyle w:val="Paragrafoelenco"/>
        <w:spacing w:after="0" w:line="240" w:lineRule="auto"/>
        <w:jc w:val="both"/>
        <w:rPr>
          <w:rFonts w:cs="Calibri"/>
        </w:rPr>
      </w:pPr>
    </w:p>
    <w:p w14:paraId="53665795" w14:textId="77777777" w:rsidR="003558A3" w:rsidRPr="00BC7BB2" w:rsidRDefault="003558A3" w:rsidP="00157238">
      <w:pPr>
        <w:pStyle w:val="Paragrafoelenco"/>
        <w:numPr>
          <w:ilvl w:val="0"/>
          <w:numId w:val="2"/>
        </w:numPr>
        <w:spacing w:after="0" w:line="240" w:lineRule="auto"/>
        <w:jc w:val="both"/>
        <w:rPr>
          <w:rFonts w:cs="Calibri"/>
        </w:rPr>
      </w:pPr>
      <w:r w:rsidRPr="00BC7BB2">
        <w:rPr>
          <w:rFonts w:cs="Calibri"/>
        </w:rPr>
        <w:t>Territory</w:t>
      </w:r>
    </w:p>
    <w:p w14:paraId="1FC39945" w14:textId="77777777" w:rsidR="009C288A" w:rsidRPr="00BC7BB2" w:rsidRDefault="009C288A" w:rsidP="009C288A">
      <w:pPr>
        <w:pStyle w:val="Paragrafoelenco"/>
        <w:spacing w:after="0" w:line="240" w:lineRule="auto"/>
        <w:ind w:left="1800"/>
        <w:jc w:val="both"/>
        <w:rPr>
          <w:rFonts w:cs="Calibri"/>
        </w:rPr>
      </w:pPr>
    </w:p>
    <w:p w14:paraId="5106106B" w14:textId="77777777" w:rsidR="0069639C" w:rsidRPr="00B427C1" w:rsidRDefault="00A8113E" w:rsidP="00157238">
      <w:pPr>
        <w:pStyle w:val="Paragrafoelenco"/>
        <w:numPr>
          <w:ilvl w:val="1"/>
          <w:numId w:val="2"/>
        </w:numPr>
        <w:spacing w:after="0" w:line="240" w:lineRule="auto"/>
        <w:jc w:val="both"/>
        <w:rPr>
          <w:rFonts w:cs="Calibri"/>
        </w:rPr>
      </w:pPr>
      <w:r w:rsidRPr="00791BCB">
        <w:rPr>
          <w:rFonts w:cs="Calibri"/>
        </w:rPr>
        <w:t xml:space="preserve">The “Territory” means, </w:t>
      </w:r>
      <w:r w:rsidR="002D3F7E" w:rsidRPr="00B427C1">
        <w:rPr>
          <w:rFonts w:cs="Calibri"/>
        </w:rPr>
        <w:t xml:space="preserve">collectively, </w:t>
      </w:r>
      <w:r w:rsidR="0069639C" w:rsidRPr="00B427C1">
        <w:rPr>
          <w:rFonts w:cs="Calibri"/>
        </w:rPr>
        <w:t>as follows:</w:t>
      </w:r>
    </w:p>
    <w:p w14:paraId="0562CB0E" w14:textId="77777777" w:rsidR="0069639C" w:rsidRPr="00B427C1" w:rsidRDefault="0069639C" w:rsidP="00157238">
      <w:pPr>
        <w:pStyle w:val="Paragrafoelenco"/>
        <w:spacing w:after="0" w:line="240" w:lineRule="auto"/>
        <w:ind w:left="1080"/>
        <w:jc w:val="both"/>
        <w:rPr>
          <w:rFonts w:cs="Calibri"/>
        </w:rPr>
      </w:pPr>
    </w:p>
    <w:p w14:paraId="219E3F3C" w14:textId="7B44F61F" w:rsidR="00F63096" w:rsidRDefault="00F63096" w:rsidP="00F63096">
      <w:pPr>
        <w:pStyle w:val="Paragrafoelenco"/>
        <w:numPr>
          <w:ilvl w:val="2"/>
          <w:numId w:val="2"/>
        </w:numPr>
        <w:spacing w:after="0" w:line="240" w:lineRule="auto"/>
        <w:jc w:val="both"/>
        <w:rPr>
          <w:rFonts w:cs="Calibri"/>
        </w:rPr>
      </w:pPr>
      <w:r w:rsidRPr="00F63096">
        <w:rPr>
          <w:rFonts w:cs="Calibri"/>
        </w:rPr>
        <w:t xml:space="preserve">with respect to the Products </w:t>
      </w:r>
      <w:proofErr w:type="gramStart"/>
      <w:r w:rsidRPr="00F63096">
        <w:rPr>
          <w:rFonts w:cs="Calibri"/>
        </w:rPr>
        <w:t xml:space="preserve">generally, </w:t>
      </w:r>
      <w:r w:rsidR="00551DFC">
        <w:rPr>
          <w:rFonts w:cs="Calibri"/>
        </w:rPr>
        <w:t xml:space="preserve"> </w:t>
      </w:r>
      <w:r w:rsidRPr="00F63096">
        <w:rPr>
          <w:rFonts w:cs="Calibri"/>
        </w:rPr>
        <w:t>the</w:t>
      </w:r>
      <w:proofErr w:type="gramEnd"/>
      <w:r w:rsidRPr="00F63096">
        <w:rPr>
          <w:rFonts w:cs="Calibri"/>
        </w:rPr>
        <w:t xml:space="preserve"> United States and Canad</w:t>
      </w:r>
      <w:r w:rsidR="00FA6519">
        <w:rPr>
          <w:rFonts w:cs="Calibri"/>
          <w:lang w:eastAsia="ko-KR"/>
        </w:rPr>
        <w:t>a</w:t>
      </w:r>
      <w:r w:rsidRPr="00F63096">
        <w:rPr>
          <w:rFonts w:cs="Calibri"/>
        </w:rPr>
        <w:t xml:space="preserve">; </w:t>
      </w:r>
    </w:p>
    <w:p w14:paraId="2BE75A05" w14:textId="77777777" w:rsidR="00B53975" w:rsidRDefault="00B53975" w:rsidP="003E4034">
      <w:pPr>
        <w:pStyle w:val="Paragrafoelenco"/>
        <w:spacing w:after="0" w:line="240" w:lineRule="auto"/>
        <w:ind w:left="1800"/>
        <w:jc w:val="both"/>
        <w:rPr>
          <w:rFonts w:cs="Calibri"/>
        </w:rPr>
      </w:pPr>
    </w:p>
    <w:p w14:paraId="26BE290F" w14:textId="2A524C62" w:rsidR="00B53975" w:rsidRDefault="00B53975" w:rsidP="00F63096">
      <w:pPr>
        <w:pStyle w:val="Paragrafoelenco"/>
        <w:numPr>
          <w:ilvl w:val="2"/>
          <w:numId w:val="2"/>
        </w:numPr>
        <w:spacing w:after="0" w:line="240" w:lineRule="auto"/>
        <w:jc w:val="both"/>
        <w:rPr>
          <w:rFonts w:cs="Calibri"/>
        </w:rPr>
      </w:pPr>
      <w:r>
        <w:rPr>
          <w:rFonts w:cs="Calibri"/>
        </w:rPr>
        <w:t xml:space="preserve">with respect to the Products generally, </w:t>
      </w:r>
      <w:proofErr w:type="spellStart"/>
      <w:r>
        <w:rPr>
          <w:rFonts w:cs="Calibri"/>
        </w:rPr>
        <w:t>India,</w:t>
      </w:r>
      <w:del w:id="55" w:author="김현주 (Hyunjoo Kim)" w:date="2026-03-05T16:52:00Z">
        <w:r w:rsidDel="00FA6519">
          <w:rPr>
            <w:rFonts w:cs="Calibri"/>
          </w:rPr>
          <w:delText xml:space="preserve"> </w:delText>
        </w:r>
      </w:del>
      <w:commentRangeStart w:id="56"/>
      <w:ins w:id="57" w:author="김현주 (Hyunjoo Kim)" w:date="2026-03-05T16:52:00Z">
        <w:r w:rsidR="00FA6519" w:rsidRPr="00001DA4">
          <w:t>e</w:t>
        </w:r>
        <w:r w:rsidR="00FA6519" w:rsidRPr="00001DA4">
          <w:rPr>
            <w:bCs/>
            <w:rPrChange w:id="58" w:author="김현주 (Hyunjoo Kim)" w:date="2026-03-06T07:57:00Z">
              <w:rPr>
                <w:rStyle w:val="af0"/>
              </w:rPr>
            </w:rPrChange>
          </w:rPr>
          <w:t>xcluding</w:t>
        </w:r>
        <w:proofErr w:type="spellEnd"/>
        <w:r w:rsidR="00FA6519" w:rsidRPr="00001DA4">
          <w:t xml:space="preserve"> (A) </w:t>
        </w:r>
        <w:r w:rsidR="00FA6519" w:rsidRPr="00001DA4">
          <w:rPr>
            <w:bCs/>
            <w:rPrChange w:id="59" w:author="김현주 (Hyunjoo Kim)" w:date="2026-03-06T07:57:00Z">
              <w:rPr>
                <w:rStyle w:val="af0"/>
              </w:rPr>
            </w:rPrChange>
          </w:rPr>
          <w:t>Licensor’s Global Accounts</w:t>
        </w:r>
        <w:r w:rsidR="00FA6519" w:rsidRPr="00001DA4">
          <w:t xml:space="preserve"> (as defined below), and (B) any sales by Licensor to its Global Accounts for delivery into India (whether directly or through Licensor’s authorized channels). For purposes hereof, “</w:t>
        </w:r>
        <w:r w:rsidR="00FA6519" w:rsidRPr="00001DA4">
          <w:rPr>
            <w:bCs/>
            <w:rPrChange w:id="60" w:author="김현주 (Hyunjoo Kim)" w:date="2026-03-06T07:57:00Z">
              <w:rPr>
                <w:rStyle w:val="af0"/>
              </w:rPr>
            </w:rPrChange>
          </w:rPr>
          <w:t>Global Accounts</w:t>
        </w:r>
        <w:r w:rsidR="00FA6519" w:rsidRPr="00001DA4">
          <w:t>” means end-customer accounts that Licensor services on a g</w:t>
        </w:r>
        <w:r w:rsidR="00FA6519" w:rsidRPr="008E64BF">
          <w:t xml:space="preserve">lobal or regional basis pursuant to Licensor’s global account program and that are </w:t>
        </w:r>
        <w:r w:rsidR="00FA6519" w:rsidRPr="00001DA4">
          <w:rPr>
            <w:bCs/>
            <w:rPrChange w:id="61" w:author="김현주 (Hyunjoo Kim)" w:date="2026-03-06T07:57:00Z">
              <w:rPr>
                <w:rStyle w:val="af0"/>
              </w:rPr>
            </w:rPrChange>
          </w:rPr>
          <w:t>identified by Licensor in writing</w:t>
        </w:r>
        <w:r w:rsidR="00FA6519" w:rsidRPr="00001DA4">
          <w:t xml:space="preserve"> from time to time. Licensor shall provide Teknion with an initial list of Global Accounts </w:t>
        </w:r>
        <w:r w:rsidR="00FA6519" w:rsidRPr="00001DA4">
          <w:rPr>
            <w:bCs/>
            <w:rPrChange w:id="62" w:author="김현주 (Hyunjoo Kim)" w:date="2026-03-06T07:57:00Z">
              <w:rPr>
                <w:rStyle w:val="af0"/>
              </w:rPr>
            </w:rPrChange>
          </w:rPr>
          <w:t>as of the Effective Date</w:t>
        </w:r>
        <w:r w:rsidR="00FA6519" w:rsidRPr="00001DA4">
          <w:t xml:space="preserve">, and may update such list </w:t>
        </w:r>
        <w:r w:rsidR="00FA6519" w:rsidRPr="00001DA4">
          <w:rPr>
            <w:bCs/>
            <w:rPrChange w:id="63" w:author="김현주 (Hyunjoo Kim)" w:date="2026-03-06T07:57:00Z">
              <w:rPr>
                <w:rStyle w:val="af0"/>
              </w:rPr>
            </w:rPrChange>
          </w:rPr>
          <w:t>no more than once per calendar quarter</w:t>
        </w:r>
        <w:r w:rsidR="00FA6519" w:rsidRPr="00001DA4">
          <w:t xml:space="preserve"> (and in any event upon Teknion’s reasonable request). </w:t>
        </w:r>
        <w:r w:rsidR="00FA6519" w:rsidRPr="00001DA4">
          <w:rPr>
            <w:bCs/>
            <w:rPrChange w:id="64" w:author="김현주 (Hyunjoo Kim)" w:date="2026-03-06T07:57:00Z">
              <w:rPr>
                <w:rStyle w:val="af0"/>
              </w:rPr>
            </w:rPrChange>
          </w:rPr>
          <w:t>Any account added to the list shall be effective upon written notice to Teknion and shall apply prospectively only</w:t>
        </w:r>
        <w:r w:rsidR="00FA6519" w:rsidRPr="00001DA4">
          <w:t>;</w:t>
        </w:r>
      </w:ins>
      <w:del w:id="65" w:author="김현주 (Hyunjoo Kim)" w:date="2026-03-05T16:52:00Z">
        <w:r w:rsidDel="00FA6519">
          <w:rPr>
            <w:rFonts w:cs="Calibri"/>
          </w:rPr>
          <w:delText>other than Licensor’s global accounts, a list of which will be provided to Teknion on an annual basis and/or upon request</w:delText>
        </w:r>
      </w:del>
      <w:r>
        <w:rPr>
          <w:rFonts w:cs="Calibri"/>
        </w:rPr>
        <w:t>;</w:t>
      </w:r>
    </w:p>
    <w:p w14:paraId="7C68C25F" w14:textId="77777777" w:rsidR="005A15A5" w:rsidRPr="00F63096" w:rsidRDefault="005A15A5" w:rsidP="003E4034">
      <w:pPr>
        <w:pStyle w:val="Paragrafoelenco"/>
        <w:spacing w:after="0" w:line="240" w:lineRule="auto"/>
        <w:ind w:left="1800"/>
        <w:jc w:val="both"/>
        <w:rPr>
          <w:rFonts w:cs="Calibri"/>
        </w:rPr>
      </w:pPr>
    </w:p>
    <w:p w14:paraId="15F9ED36" w14:textId="1DE91413" w:rsidR="00F63096" w:rsidRDefault="00FA6519" w:rsidP="00F63096">
      <w:pPr>
        <w:pStyle w:val="Paragrafoelenco"/>
        <w:numPr>
          <w:ilvl w:val="2"/>
          <w:numId w:val="2"/>
        </w:numPr>
        <w:spacing w:after="0" w:line="240" w:lineRule="auto"/>
        <w:jc w:val="both"/>
        <w:rPr>
          <w:rFonts w:cs="Calibri"/>
        </w:rPr>
      </w:pPr>
      <w:ins w:id="66" w:author="김현주 (Hyunjoo Kim)" w:date="2026-03-05T16:53:00Z">
        <w:r>
          <w:t xml:space="preserve">solely with respect to Products equipped with the </w:t>
        </w:r>
        <w:r w:rsidRPr="00001DA4">
          <w:rPr>
            <w:rStyle w:val="af0"/>
            <w:b w:val="0"/>
            <w:rPrChange w:id="67" w:author="김현주 (Hyunjoo Kim)" w:date="2026-03-06T07:56:00Z">
              <w:rPr>
                <w:rStyle w:val="af0"/>
              </w:rPr>
            </w:rPrChange>
          </w:rPr>
          <w:t>Teknion-exclusive armrest</w:t>
        </w:r>
        <w:r w:rsidRPr="00001DA4">
          <w:rPr>
            <w:b/>
            <w:rPrChange w:id="68" w:author="김현주 (Hyunjoo Kim)" w:date="2026-03-06T07:56:00Z">
              <w:rPr/>
            </w:rPrChange>
          </w:rPr>
          <w:t xml:space="preserve"> (</w:t>
        </w:r>
        <w:r w:rsidRPr="00001DA4">
          <w:t>i.e., an armrest design and specification provided or approved in writing by</w:t>
        </w:r>
        <w:r w:rsidRPr="008E64BF">
          <w:t xml:space="preserve"> Teknion and not offered by Licensor generally), </w:t>
        </w:r>
        <w:r w:rsidRPr="00001DA4">
          <w:rPr>
            <w:rPrChange w:id="69" w:author="김현주 (Hyunjoo Kim)" w:date="2026-03-06T07:57:00Z">
              <w:rPr>
                <w:rStyle w:val="af0"/>
              </w:rPr>
            </w:rPrChange>
          </w:rPr>
          <w:t>Mexico, Central and South America, and the Caribbean</w:t>
        </w:r>
        <w:r w:rsidRPr="00001DA4">
          <w:t xml:space="preserve">, provided that Teknion’s rights in such territories shall be </w:t>
        </w:r>
        <w:r w:rsidRPr="00001DA4">
          <w:rPr>
            <w:rPrChange w:id="70" w:author="김현주 (Hyunjoo Kim)" w:date="2026-03-06T07:57:00Z">
              <w:rPr>
                <w:rStyle w:val="af0"/>
              </w:rPr>
            </w:rPrChange>
          </w:rPr>
          <w:t>non-exclusive</w:t>
        </w:r>
        <w:r w:rsidRPr="00001DA4">
          <w:t xml:space="preserve">, and provided further that </w:t>
        </w:r>
        <w:r w:rsidRPr="00001DA4">
          <w:rPr>
            <w:rPrChange w:id="71" w:author="김현주 (Hyunjoo Kim)" w:date="2026-03-06T07:57:00Z">
              <w:rPr>
                <w:rStyle w:val="af0"/>
              </w:rPr>
            </w:rPrChange>
          </w:rPr>
          <w:t>nothing herein shall restrict Licensor from marketing or selling Products that are not equipped with the Teknion-exclusive armrest in such territories</w:t>
        </w:r>
        <w:commentRangeEnd w:id="56"/>
        <w:r w:rsidRPr="00001DA4">
          <w:rPr>
            <w:rPrChange w:id="72" w:author="김현주 (Hyunjoo Kim)" w:date="2026-03-06T07:57:00Z">
              <w:rPr>
                <w:rStyle w:val="a7"/>
                <w:lang w:val="x-none" w:eastAsia="x-none"/>
              </w:rPr>
            </w:rPrChange>
          </w:rPr>
          <w:commentReference w:id="56"/>
        </w:r>
        <w:r>
          <w:t>.</w:t>
        </w:r>
      </w:ins>
      <w:del w:id="73" w:author="김현주 (Hyunjoo Kim)" w:date="2026-03-05T16:53:00Z">
        <w:r w:rsidR="00F63096" w:rsidRPr="00F63096" w:rsidDel="00FA6519">
          <w:rPr>
            <w:rFonts w:cs="Calibri"/>
          </w:rPr>
          <w:delText xml:space="preserve">solely with respect to Products equipped with the </w:delText>
        </w:r>
        <w:commentRangeStart w:id="74"/>
        <w:r w:rsidR="00F63096" w:rsidRPr="00F63096" w:rsidDel="00FA6519">
          <w:rPr>
            <w:rFonts w:cs="Calibri"/>
          </w:rPr>
          <w:delText>Teknion-exclusive armrest</w:delText>
        </w:r>
        <w:commentRangeEnd w:id="74"/>
        <w:r w:rsidR="0001798F" w:rsidDel="00FA6519">
          <w:rPr>
            <w:rStyle w:val="a7"/>
            <w:lang w:val="x-none" w:eastAsia="x-none"/>
          </w:rPr>
          <w:commentReference w:id="74"/>
        </w:r>
        <w:r w:rsidR="00F63096" w:rsidRPr="00F63096" w:rsidDel="00FA6519">
          <w:rPr>
            <w:rFonts w:cs="Calibri"/>
          </w:rPr>
          <w:delText>,</w:delText>
        </w:r>
        <w:r w:rsidR="00F63096" w:rsidDel="00FA6519">
          <w:rPr>
            <w:rFonts w:cs="Calibri" w:hint="eastAsia"/>
            <w:lang w:eastAsia="ko-KR"/>
          </w:rPr>
          <w:delText xml:space="preserve"> </w:delText>
        </w:r>
        <w:r w:rsidR="00F63096" w:rsidRPr="00F63096" w:rsidDel="00FA6519">
          <w:rPr>
            <w:rFonts w:cs="Calibri"/>
          </w:rPr>
          <w:delText>Mexico, Central and South America, and the Caribbean, provided that</w:delText>
        </w:r>
        <w:r w:rsidR="00F63096" w:rsidDel="00FA6519">
          <w:rPr>
            <w:rFonts w:cs="Calibri" w:hint="eastAsia"/>
            <w:lang w:eastAsia="ko-KR"/>
          </w:rPr>
          <w:delText xml:space="preserve"> </w:delText>
        </w:r>
        <w:r w:rsidR="00F63096" w:rsidRPr="00F63096" w:rsidDel="00FA6519">
          <w:rPr>
            <w:rFonts w:cs="Calibri"/>
          </w:rPr>
          <w:delText>Teknion’s rights in such territories shall be non-exclusive</w:delText>
        </w:r>
      </w:del>
      <w:r w:rsidR="00F63096" w:rsidRPr="00F63096">
        <w:rPr>
          <w:rFonts w:cs="Calibri"/>
        </w:rPr>
        <w:t>.</w:t>
      </w:r>
    </w:p>
    <w:p w14:paraId="17B29214" w14:textId="77777777" w:rsidR="00165F61" w:rsidRDefault="00165F61" w:rsidP="003E4034">
      <w:pPr>
        <w:pStyle w:val="Paragrafoelenco"/>
        <w:spacing w:after="0" w:line="240" w:lineRule="auto"/>
        <w:ind w:left="1800"/>
        <w:jc w:val="both"/>
        <w:rPr>
          <w:rFonts w:cs="Calibri"/>
        </w:rPr>
      </w:pPr>
    </w:p>
    <w:p w14:paraId="66B750A2" w14:textId="52F80ACE" w:rsidR="004E388A" w:rsidRPr="00F63096" w:rsidRDefault="00F63096" w:rsidP="00F63096">
      <w:pPr>
        <w:pStyle w:val="Paragrafoelenco"/>
        <w:numPr>
          <w:ilvl w:val="1"/>
          <w:numId w:val="2"/>
        </w:numPr>
        <w:spacing w:after="0" w:line="240" w:lineRule="auto"/>
        <w:rPr>
          <w:rFonts w:cs="Calibri"/>
        </w:rPr>
      </w:pPr>
      <w:del w:id="75" w:author="윤현정 (Hyunjeong Yoon)" w:date="2026-03-04T16:56:00Z">
        <w:r w:rsidRPr="00F63096" w:rsidDel="008C063C">
          <w:rPr>
            <w:rFonts w:cs="Calibri"/>
          </w:rPr>
          <w:delText xml:space="preserve">The annual sales target shall be determined after the initial eighteen (18) month period, and thereafter shall be mutually agreed in writing by the </w:delText>
        </w:r>
        <w:r w:rsidR="005A15A5" w:rsidDel="008C063C">
          <w:rPr>
            <w:rFonts w:cs="Calibri"/>
          </w:rPr>
          <w:delText>p</w:delText>
        </w:r>
        <w:r w:rsidRPr="00F63096" w:rsidDel="008C063C">
          <w:rPr>
            <w:rFonts w:cs="Calibri"/>
          </w:rPr>
          <w:delText>arties.</w:delText>
        </w:r>
        <w:r w:rsidDel="008C063C">
          <w:rPr>
            <w:rFonts w:cs="Calibri" w:hint="eastAsia"/>
            <w:lang w:eastAsia="ko-KR"/>
          </w:rPr>
          <w:delText xml:space="preserve"> </w:delText>
        </w:r>
        <w:r w:rsidRPr="00F63096" w:rsidDel="008C063C">
          <w:rPr>
            <w:rFonts w:cs="Calibri"/>
          </w:rPr>
          <w:delText xml:space="preserve">The </w:delText>
        </w:r>
        <w:r w:rsidR="005A15A5" w:rsidDel="008C063C">
          <w:rPr>
            <w:rFonts w:cs="Calibri"/>
          </w:rPr>
          <w:delText>p</w:delText>
        </w:r>
        <w:r w:rsidRPr="00F63096" w:rsidDel="008C063C">
          <w:rPr>
            <w:rFonts w:cs="Calibri"/>
          </w:rPr>
          <w:delText>arties acknowledge that, as of the Effective Date, Teknion has shared its internal, non-binding volume expectations for planning purposes</w:delText>
        </w:r>
        <w:r w:rsidR="00165F61" w:rsidDel="008C063C">
          <w:rPr>
            <w:rFonts w:cs="Calibri"/>
          </w:rPr>
          <w:delText xml:space="preserve"> as detailed in Attachment D; such figures</w:delText>
        </w:r>
        <w:r w:rsidRPr="00F63096" w:rsidDel="008C063C">
          <w:rPr>
            <w:rFonts w:cs="Calibri"/>
          </w:rPr>
          <w:delText xml:space="preserve"> shall not constitute a minimum purchase obligation, sales target, or guaranteed volume unless and until expressly agreed in writing by the </w:delText>
        </w:r>
        <w:r w:rsidR="005A15A5" w:rsidDel="008C063C">
          <w:rPr>
            <w:rFonts w:cs="Calibri"/>
          </w:rPr>
          <w:delText>p</w:delText>
        </w:r>
        <w:r w:rsidRPr="00F63096" w:rsidDel="008C063C">
          <w:rPr>
            <w:rFonts w:cs="Calibri"/>
          </w:rPr>
          <w:delText xml:space="preserve">arties. In the event that Teknion does not attain at least seventy percent (70%) of any mutually agreed annual sales target, the </w:delText>
        </w:r>
        <w:r w:rsidR="005A15A5" w:rsidDel="008C063C">
          <w:rPr>
            <w:rFonts w:cs="Calibri"/>
          </w:rPr>
          <w:delText>p</w:delText>
        </w:r>
        <w:r w:rsidRPr="00F63096" w:rsidDel="008C063C">
          <w:rPr>
            <w:rFonts w:cs="Calibri"/>
          </w:rPr>
          <w:delText>arties may, in good faith, discuss the continued exclusivity of the license granted herein.</w:delText>
        </w:r>
      </w:del>
      <w:ins w:id="76" w:author="윤현정 (Hyunjeong Yoon)" w:date="2026-03-04T16:56:00Z">
        <w:r w:rsidR="002A2F28" w:rsidRPr="002A2F28">
          <w:t xml:space="preserve"> </w:t>
        </w:r>
        <w:commentRangeStart w:id="77"/>
        <w:r w:rsidR="002A2F28">
          <w:t>The annual sales targets shall be as set forth in Attachment D. If, following the initial eighteen (18) month period, Teknion fails to achieve at least seventy percent (70%) of the applicable annual sales target for any given year, Licensor may, upon written notice to Teknion, convert the exclusive rights granted in the Territory under this Agreement to non-exclusive rights</w:t>
        </w:r>
      </w:ins>
      <w:commentRangeEnd w:id="77"/>
      <w:ins w:id="78" w:author="윤현정 (Hyunjeong Yoon)" w:date="2026-03-04T16:57:00Z">
        <w:r w:rsidR="002A2F28">
          <w:rPr>
            <w:rStyle w:val="a7"/>
            <w:lang w:val="x-none" w:eastAsia="x-none"/>
          </w:rPr>
          <w:commentReference w:id="77"/>
        </w:r>
      </w:ins>
      <w:ins w:id="79" w:author="윤현정 (Hyunjeong Yoon)" w:date="2026-03-04T16:56:00Z">
        <w:r w:rsidR="002A2F28">
          <w:t>.</w:t>
        </w:r>
      </w:ins>
      <w:r w:rsidR="00BA1096">
        <w:br/>
      </w:r>
    </w:p>
    <w:p w14:paraId="5504AFE9" w14:textId="50E69FBE" w:rsidR="00B572C3" w:rsidDel="00AE7DE5" w:rsidRDefault="00A8113E" w:rsidP="00AE7DE5">
      <w:pPr>
        <w:pStyle w:val="Paragrafoelenco"/>
        <w:numPr>
          <w:ilvl w:val="1"/>
          <w:numId w:val="2"/>
        </w:numPr>
        <w:spacing w:after="0" w:line="240" w:lineRule="auto"/>
        <w:jc w:val="both"/>
        <w:rPr>
          <w:del w:id="80" w:author="윤현정 (Hyunjeong Yoon)" w:date="2026-03-04T17:08:00Z"/>
          <w:rFonts w:cs="Calibri"/>
        </w:rPr>
      </w:pPr>
      <w:r w:rsidRPr="00AE7DE5">
        <w:rPr>
          <w:rFonts w:cs="Calibri"/>
        </w:rPr>
        <w:t xml:space="preserve">Notwithstanding subparagraph a. above, Teknion </w:t>
      </w:r>
      <w:r w:rsidR="00BC7BB2" w:rsidRPr="00AE7DE5">
        <w:rPr>
          <w:rFonts w:cs="Calibri"/>
        </w:rPr>
        <w:t xml:space="preserve">will </w:t>
      </w:r>
      <w:r w:rsidR="00007444" w:rsidRPr="00AE7DE5">
        <w:rPr>
          <w:rFonts w:cs="Calibri"/>
        </w:rPr>
        <w:t xml:space="preserve">also </w:t>
      </w:r>
      <w:r w:rsidR="00BC7BB2" w:rsidRPr="00AE7DE5">
        <w:rPr>
          <w:rFonts w:cs="Calibri"/>
        </w:rPr>
        <w:t xml:space="preserve">be </w:t>
      </w:r>
      <w:r w:rsidR="00007444" w:rsidRPr="00AE7DE5">
        <w:rPr>
          <w:rFonts w:cs="Calibri"/>
        </w:rPr>
        <w:t xml:space="preserve">granted a limited license to </w:t>
      </w:r>
      <w:r w:rsidRPr="00AE7DE5">
        <w:rPr>
          <w:rFonts w:cs="Calibri"/>
        </w:rPr>
        <w:t>market and sell</w:t>
      </w:r>
      <w:r w:rsidR="00C241D3" w:rsidRPr="00AE7DE5">
        <w:rPr>
          <w:rFonts w:cs="Calibri"/>
        </w:rPr>
        <w:t xml:space="preserve"> </w:t>
      </w:r>
      <w:r w:rsidR="00007444" w:rsidRPr="00CF4BA0">
        <w:rPr>
          <w:rFonts w:cs="Calibri"/>
        </w:rPr>
        <w:t xml:space="preserve">the </w:t>
      </w:r>
      <w:r w:rsidR="004F550A" w:rsidRPr="006238B3">
        <w:rPr>
          <w:rFonts w:cs="Calibri"/>
        </w:rPr>
        <w:t>Products</w:t>
      </w:r>
      <w:r w:rsidRPr="006238B3">
        <w:rPr>
          <w:rFonts w:cs="Calibri"/>
        </w:rPr>
        <w:t>, directly or</w:t>
      </w:r>
      <w:r w:rsidR="00170446" w:rsidRPr="006238B3">
        <w:rPr>
          <w:rFonts w:cs="Calibri"/>
        </w:rPr>
        <w:t xml:space="preserve"> through its dealer network, on a project by project, case by case basis </w:t>
      </w:r>
      <w:r w:rsidRPr="006238B3">
        <w:rPr>
          <w:rFonts w:cs="Calibri"/>
        </w:rPr>
        <w:t xml:space="preserve">in locations outside of the Territory. For clarity, </w:t>
      </w:r>
      <w:r w:rsidR="00170446" w:rsidRPr="006238B3">
        <w:rPr>
          <w:rFonts w:cs="Calibri"/>
        </w:rPr>
        <w:t xml:space="preserve">Teknion must provide project information </w:t>
      </w:r>
      <w:r w:rsidR="0069474E" w:rsidRPr="006238B3">
        <w:rPr>
          <w:rFonts w:cs="Calibri"/>
        </w:rPr>
        <w:t xml:space="preserve">in writing </w:t>
      </w:r>
      <w:r w:rsidR="00170446" w:rsidRPr="006238B3">
        <w:rPr>
          <w:rFonts w:cs="Calibri"/>
        </w:rPr>
        <w:t xml:space="preserve">to </w:t>
      </w:r>
      <w:r w:rsidR="00B572C3" w:rsidRPr="006238B3">
        <w:rPr>
          <w:rFonts w:cs="Calibri"/>
        </w:rPr>
        <w:t>Licensor</w:t>
      </w:r>
      <w:r w:rsidR="00963A6D" w:rsidRPr="006238B3">
        <w:rPr>
          <w:rFonts w:cs="Calibri"/>
        </w:rPr>
        <w:t xml:space="preserve"> </w:t>
      </w:r>
      <w:r w:rsidR="001470F2" w:rsidRPr="008966E9">
        <w:rPr>
          <w:rFonts w:cs="Calibri"/>
        </w:rPr>
        <w:t xml:space="preserve">with a request to serve the specific dealer </w:t>
      </w:r>
      <w:r w:rsidR="00702BE2" w:rsidRPr="00C45C31">
        <w:rPr>
          <w:rFonts w:cs="Calibri"/>
        </w:rPr>
        <w:t xml:space="preserve">and/or end customer </w:t>
      </w:r>
      <w:r w:rsidR="001470F2" w:rsidRPr="00C45C31">
        <w:rPr>
          <w:rFonts w:cs="Calibri"/>
        </w:rPr>
        <w:t>outside the Territo</w:t>
      </w:r>
      <w:r w:rsidR="00702BE2" w:rsidRPr="008A71A1">
        <w:rPr>
          <w:rFonts w:cs="Calibri"/>
        </w:rPr>
        <w:t>r</w:t>
      </w:r>
      <w:r w:rsidR="001470F2" w:rsidRPr="00AE7DE5">
        <w:rPr>
          <w:rFonts w:cs="Calibri"/>
        </w:rPr>
        <w:t xml:space="preserve">y. </w:t>
      </w:r>
      <w:ins w:id="81" w:author="윤현정 (Hyunjeong Yoon)" w:date="2026-03-04T17:08:00Z">
        <w:r w:rsidR="00AE7DE5">
          <w:t>Any such project shall be subject to the prior written approval of Licensor, and Licensor shall have the sole discretion to grant or withhold such approval.</w:t>
        </w:r>
      </w:ins>
      <w:del w:id="82" w:author="윤현정 (Hyunjeong Yoon)" w:date="2026-03-04T17:08:00Z">
        <w:r w:rsidR="00B572C3" w:rsidRPr="00AE7DE5" w:rsidDel="00AE7DE5">
          <w:rPr>
            <w:rFonts w:cs="Calibri"/>
          </w:rPr>
          <w:delText>Li</w:delText>
        </w:r>
        <w:r w:rsidR="00B572C3" w:rsidDel="00AE7DE5">
          <w:rPr>
            <w:rFonts w:cs="Calibri"/>
          </w:rPr>
          <w:delText>censor</w:delText>
        </w:r>
        <w:r w:rsidR="001470F2" w:rsidRPr="00BC7BB2" w:rsidDel="00AE7DE5">
          <w:rPr>
            <w:rFonts w:cs="Calibri"/>
          </w:rPr>
          <w:delText xml:space="preserve"> will specifically have to approve such a project </w:delText>
        </w:r>
        <w:r w:rsidR="00BC7BB2" w:rsidRPr="00BC7BB2" w:rsidDel="00AE7DE5">
          <w:rPr>
            <w:rFonts w:cs="Calibri"/>
          </w:rPr>
          <w:delText xml:space="preserve">prior to execution </w:delText>
        </w:r>
        <w:r w:rsidR="001470F2" w:rsidRPr="00BC7BB2" w:rsidDel="00AE7DE5">
          <w:rPr>
            <w:rFonts w:cs="Calibri"/>
          </w:rPr>
          <w:delText xml:space="preserve">in writing </w:delText>
        </w:r>
        <w:r w:rsidR="002C4191" w:rsidRPr="00BC7BB2" w:rsidDel="00AE7DE5">
          <w:rPr>
            <w:rFonts w:cs="Calibri"/>
          </w:rPr>
          <w:delText xml:space="preserve">and such </w:delText>
        </w:r>
        <w:r w:rsidR="001470F2" w:rsidRPr="00BC7BB2" w:rsidDel="00AE7DE5">
          <w:rPr>
            <w:rFonts w:cs="Calibri"/>
          </w:rPr>
          <w:delText xml:space="preserve">approval </w:delText>
        </w:r>
        <w:r w:rsidR="002C4191" w:rsidRPr="00BC7BB2" w:rsidDel="00AE7DE5">
          <w:rPr>
            <w:rFonts w:cs="Calibri"/>
          </w:rPr>
          <w:delText xml:space="preserve">by </w:delText>
        </w:r>
        <w:r w:rsidR="00B572C3" w:rsidDel="00AE7DE5">
          <w:rPr>
            <w:rFonts w:cs="Calibri"/>
          </w:rPr>
          <w:delText xml:space="preserve">Licensor </w:delText>
        </w:r>
        <w:r w:rsidR="001D256A" w:rsidRPr="00BC7BB2" w:rsidDel="00AE7DE5">
          <w:rPr>
            <w:rFonts w:cs="Calibri"/>
          </w:rPr>
          <w:delText>shall not be unreasonabl</w:delText>
        </w:r>
        <w:r w:rsidR="00C55182" w:rsidDel="00AE7DE5">
          <w:rPr>
            <w:rFonts w:cs="Calibri"/>
          </w:rPr>
          <w:delText>y</w:delText>
        </w:r>
        <w:r w:rsidR="001D256A" w:rsidRPr="00BC7BB2" w:rsidDel="00AE7DE5">
          <w:rPr>
            <w:rFonts w:cs="Calibri"/>
          </w:rPr>
          <w:delText xml:space="preserve"> </w:delText>
        </w:r>
        <w:r w:rsidR="002C4191" w:rsidRPr="00BC7BB2" w:rsidDel="00AE7DE5">
          <w:rPr>
            <w:rFonts w:cs="Calibri"/>
          </w:rPr>
          <w:delText>denied</w:delText>
        </w:r>
        <w:r w:rsidR="001470F2" w:rsidRPr="00BC7BB2" w:rsidDel="00AE7DE5">
          <w:rPr>
            <w:rFonts w:cs="Calibri"/>
          </w:rPr>
          <w:delText>.</w:delText>
        </w:r>
        <w:r w:rsidR="003600EA" w:rsidRPr="00BC7BB2" w:rsidDel="00AE7DE5">
          <w:rPr>
            <w:rFonts w:cs="Calibri"/>
          </w:rPr>
          <w:delText xml:space="preserve"> </w:delText>
        </w:r>
      </w:del>
    </w:p>
    <w:p w14:paraId="34CE0A41" w14:textId="77777777" w:rsidR="00B572C3" w:rsidRPr="00AE7DE5" w:rsidRDefault="00B572C3">
      <w:pPr>
        <w:pStyle w:val="Paragrafoelenco"/>
        <w:numPr>
          <w:ilvl w:val="1"/>
          <w:numId w:val="2"/>
        </w:numPr>
        <w:spacing w:after="0" w:line="240" w:lineRule="auto"/>
        <w:jc w:val="both"/>
        <w:rPr>
          <w:rFonts w:cs="Calibri"/>
        </w:rPr>
        <w:pPrChange w:id="83" w:author="윤현정 (Hyunjeong Yoon)" w:date="2026-03-04T17:08:00Z">
          <w:pPr>
            <w:pStyle w:val="Paragrafoelenco"/>
            <w:spacing w:after="0" w:line="240" w:lineRule="auto"/>
            <w:ind w:left="1080"/>
            <w:jc w:val="both"/>
          </w:pPr>
        </w:pPrChange>
      </w:pPr>
    </w:p>
    <w:p w14:paraId="07282A7E" w14:textId="77777777" w:rsidR="000B45C3" w:rsidRPr="00BC7BB2" w:rsidRDefault="0065231B" w:rsidP="007F39EA">
      <w:pPr>
        <w:pStyle w:val="Paragrafoelenco"/>
        <w:numPr>
          <w:ilvl w:val="1"/>
          <w:numId w:val="2"/>
        </w:numPr>
        <w:spacing w:after="0" w:line="240" w:lineRule="auto"/>
        <w:jc w:val="both"/>
        <w:rPr>
          <w:rFonts w:cs="Calibri"/>
        </w:rPr>
      </w:pPr>
      <w:r w:rsidRPr="00BC7BB2">
        <w:rPr>
          <w:rFonts w:cs="Calibri"/>
        </w:rPr>
        <w:lastRenderedPageBreak/>
        <w:t xml:space="preserve">In </w:t>
      </w:r>
      <w:r w:rsidR="007F39EA" w:rsidRPr="00BC7BB2">
        <w:rPr>
          <w:rFonts w:cs="Calibri"/>
        </w:rPr>
        <w:t xml:space="preserve">the event </w:t>
      </w:r>
      <w:r w:rsidRPr="00BC7BB2">
        <w:rPr>
          <w:rFonts w:cs="Calibri"/>
        </w:rPr>
        <w:t xml:space="preserve">of </w:t>
      </w:r>
      <w:r w:rsidR="005E6D1E" w:rsidRPr="00BC7BB2">
        <w:rPr>
          <w:rFonts w:cs="Calibri"/>
        </w:rPr>
        <w:t xml:space="preserve">sales </w:t>
      </w:r>
      <w:r w:rsidR="007F39EA" w:rsidRPr="00BC7BB2">
        <w:rPr>
          <w:rFonts w:cs="Calibri"/>
        </w:rPr>
        <w:t xml:space="preserve">or opportunities </w:t>
      </w:r>
      <w:r w:rsidR="005E6D1E" w:rsidRPr="00BC7BB2">
        <w:rPr>
          <w:rFonts w:cs="Calibri"/>
        </w:rPr>
        <w:t xml:space="preserve">outside of the Territory, </w:t>
      </w:r>
      <w:r w:rsidR="007F39EA" w:rsidRPr="00BC7BB2">
        <w:rPr>
          <w:rFonts w:cs="Calibri"/>
        </w:rPr>
        <w:t xml:space="preserve">the </w:t>
      </w:r>
      <w:r w:rsidR="007D0822" w:rsidRPr="00BC7BB2">
        <w:rPr>
          <w:rFonts w:cs="Calibri"/>
        </w:rPr>
        <w:t xml:space="preserve">terms and conditions of </w:t>
      </w:r>
      <w:r w:rsidR="007F39EA" w:rsidRPr="00BC7BB2">
        <w:rPr>
          <w:rFonts w:cs="Calibri"/>
        </w:rPr>
        <w:t xml:space="preserve">such </w:t>
      </w:r>
      <w:r w:rsidR="007D0822" w:rsidRPr="00BC7BB2">
        <w:rPr>
          <w:rFonts w:cs="Calibri"/>
        </w:rPr>
        <w:t xml:space="preserve">sales will be mutually agreed </w:t>
      </w:r>
      <w:r w:rsidR="00FF4467" w:rsidRPr="00BC7BB2">
        <w:rPr>
          <w:rFonts w:cs="Calibri"/>
        </w:rPr>
        <w:t xml:space="preserve">in advance </w:t>
      </w:r>
      <w:r w:rsidR="007D0822" w:rsidRPr="00BC7BB2">
        <w:rPr>
          <w:rFonts w:cs="Calibri"/>
        </w:rPr>
        <w:t xml:space="preserve">between the </w:t>
      </w:r>
      <w:r w:rsidR="007F39EA" w:rsidRPr="00BC7BB2">
        <w:rPr>
          <w:rFonts w:cs="Calibri"/>
        </w:rPr>
        <w:t>p</w:t>
      </w:r>
      <w:r w:rsidR="007D0822" w:rsidRPr="00BC7BB2">
        <w:rPr>
          <w:rFonts w:cs="Calibri"/>
        </w:rPr>
        <w:t>arties on a case-by-case basis</w:t>
      </w:r>
      <w:r w:rsidR="006F5679" w:rsidRPr="00BC7BB2">
        <w:rPr>
          <w:rFonts w:cs="Calibri"/>
        </w:rPr>
        <w:t>.</w:t>
      </w:r>
      <w:r w:rsidR="005E6D1E" w:rsidRPr="00BC7BB2">
        <w:rPr>
          <w:rFonts w:cs="Calibri"/>
        </w:rPr>
        <w:t xml:space="preserve"> </w:t>
      </w:r>
    </w:p>
    <w:p w14:paraId="62EBF3C5" w14:textId="77777777" w:rsidR="007F39EA" w:rsidRPr="00BC7BB2" w:rsidRDefault="007F39EA" w:rsidP="007F39EA">
      <w:pPr>
        <w:pStyle w:val="Paragrafoelenco"/>
        <w:spacing w:after="0" w:line="240" w:lineRule="auto"/>
        <w:ind w:left="1080"/>
        <w:jc w:val="both"/>
        <w:rPr>
          <w:rFonts w:cs="Calibri"/>
        </w:rPr>
      </w:pPr>
    </w:p>
    <w:p w14:paraId="1A8FF419" w14:textId="77777777" w:rsidR="009C288A" w:rsidRDefault="009C288A" w:rsidP="00157238">
      <w:pPr>
        <w:pStyle w:val="Paragrafoelenco"/>
        <w:numPr>
          <w:ilvl w:val="0"/>
          <w:numId w:val="2"/>
        </w:numPr>
        <w:spacing w:after="0" w:line="240" w:lineRule="auto"/>
        <w:jc w:val="both"/>
        <w:rPr>
          <w:rFonts w:cs="Calibri"/>
        </w:rPr>
      </w:pPr>
      <w:r>
        <w:rPr>
          <w:rFonts w:cs="Calibri"/>
        </w:rPr>
        <w:t>Payment Terms</w:t>
      </w:r>
    </w:p>
    <w:p w14:paraId="6D98A12B" w14:textId="77777777" w:rsidR="009C288A" w:rsidRDefault="009C288A" w:rsidP="009C288A">
      <w:pPr>
        <w:pStyle w:val="Paragrafoelenco"/>
        <w:spacing w:after="0" w:line="240" w:lineRule="auto"/>
        <w:ind w:left="360"/>
        <w:jc w:val="both"/>
        <w:rPr>
          <w:rFonts w:cs="Calibri"/>
        </w:rPr>
      </w:pPr>
    </w:p>
    <w:p w14:paraId="60F09C0E" w14:textId="77777777" w:rsidR="00B572C3" w:rsidRPr="00BC7BB2" w:rsidRDefault="00B572C3" w:rsidP="00B572C3">
      <w:pPr>
        <w:pStyle w:val="Paragrafoelenco"/>
        <w:numPr>
          <w:ilvl w:val="1"/>
          <w:numId w:val="2"/>
        </w:numPr>
        <w:spacing w:after="0" w:line="240" w:lineRule="auto"/>
        <w:jc w:val="both"/>
        <w:rPr>
          <w:rFonts w:cs="Calibri"/>
        </w:rPr>
      </w:pPr>
      <w:r w:rsidRPr="00BC7BB2">
        <w:rPr>
          <w:rFonts w:cs="Calibri"/>
        </w:rPr>
        <w:t xml:space="preserve">The payment terms for invoices issued pursuant to this Agreement are as follows:  </w:t>
      </w:r>
    </w:p>
    <w:p w14:paraId="2946DB82" w14:textId="77777777" w:rsidR="00B572C3" w:rsidRPr="00BC7BB2" w:rsidRDefault="00B572C3" w:rsidP="00B572C3">
      <w:pPr>
        <w:pStyle w:val="Paragrafoelenco"/>
        <w:spacing w:after="0" w:line="240" w:lineRule="auto"/>
        <w:ind w:left="1080"/>
        <w:jc w:val="both"/>
        <w:rPr>
          <w:rFonts w:cs="Calibri"/>
        </w:rPr>
      </w:pPr>
    </w:p>
    <w:p w14:paraId="0BFF4CE0" w14:textId="17DD22C3" w:rsidR="00B572C3" w:rsidRDefault="00B572C3" w:rsidP="00B572C3">
      <w:pPr>
        <w:pStyle w:val="Paragrafoelenco"/>
        <w:numPr>
          <w:ilvl w:val="2"/>
          <w:numId w:val="2"/>
        </w:numPr>
        <w:spacing w:after="0" w:line="240" w:lineRule="auto"/>
        <w:jc w:val="both"/>
        <w:rPr>
          <w:ins w:id="84" w:author="윤현정 (Hyunjeong Yoon)" w:date="2026-03-04T17:16:00Z"/>
          <w:rFonts w:cs="Calibri"/>
        </w:rPr>
      </w:pPr>
      <w:r w:rsidRPr="00BC7BB2">
        <w:rPr>
          <w:rFonts w:cs="Calibri"/>
        </w:rPr>
        <w:t xml:space="preserve">forty-five (45) days from date of invoice by </w:t>
      </w:r>
      <w:r>
        <w:rPr>
          <w:rFonts w:cs="Calibri"/>
        </w:rPr>
        <w:t>Licensor, provided that invoices shall not be issued prior to Products being shipped</w:t>
      </w:r>
      <w:r w:rsidRPr="00BC7BB2">
        <w:rPr>
          <w:rFonts w:cs="Calibri"/>
        </w:rPr>
        <w:t>.</w:t>
      </w:r>
    </w:p>
    <w:p w14:paraId="198B4652" w14:textId="32303B03" w:rsidR="00AE7DE5" w:rsidRDefault="00AE7DE5" w:rsidP="00B572C3">
      <w:pPr>
        <w:pStyle w:val="Paragrafoelenco"/>
        <w:numPr>
          <w:ilvl w:val="2"/>
          <w:numId w:val="2"/>
        </w:numPr>
        <w:spacing w:after="0" w:line="240" w:lineRule="auto"/>
        <w:jc w:val="both"/>
        <w:rPr>
          <w:rFonts w:cs="Calibri"/>
        </w:rPr>
      </w:pPr>
      <w:ins w:id="85" w:author="윤현정 (Hyunjeong Yoon)" w:date="2026-03-04T17:16:00Z">
        <w:r>
          <w:t xml:space="preserve">If Teknion fails to make payment within forty-five (45) days from the date of invoice issued by Licensor, overdue amounts shall accrue interest at the rate of six percent (6%) per annum until paid. </w:t>
        </w:r>
        <w:r>
          <w:rPr>
            <w:rStyle w:val="af0"/>
          </w:rPr>
          <w:t>Licensor shall have the right to suspend delivery of the Products until such overdue amounts, including accrued interest, are paid in full.</w:t>
        </w:r>
      </w:ins>
    </w:p>
    <w:p w14:paraId="5997CC1D" w14:textId="77777777" w:rsidR="00B572C3" w:rsidRDefault="00B572C3" w:rsidP="00B572C3">
      <w:pPr>
        <w:pStyle w:val="Paragrafoelenco"/>
        <w:spacing w:after="0" w:line="240" w:lineRule="auto"/>
        <w:ind w:left="1080"/>
        <w:jc w:val="both"/>
        <w:rPr>
          <w:rFonts w:cs="Calibri"/>
        </w:rPr>
      </w:pPr>
    </w:p>
    <w:p w14:paraId="40BD3E87" w14:textId="640C585B" w:rsidR="009C288A" w:rsidRPr="00BC7BB2" w:rsidRDefault="009C288A" w:rsidP="009C288A">
      <w:pPr>
        <w:pStyle w:val="Paragrafoelenco"/>
        <w:numPr>
          <w:ilvl w:val="1"/>
          <w:numId w:val="2"/>
        </w:numPr>
        <w:spacing w:after="0" w:line="240" w:lineRule="auto"/>
        <w:jc w:val="both"/>
        <w:rPr>
          <w:rFonts w:cs="Calibri"/>
        </w:rPr>
      </w:pPr>
      <w:r w:rsidRPr="00BC7BB2">
        <w:rPr>
          <w:rFonts w:cs="Calibri"/>
        </w:rPr>
        <w:t xml:space="preserve">Teknion shall maintain books and records in sufficient detail to accurately determine and verify the accuracy of payments under this Agreement. </w:t>
      </w:r>
      <w:r w:rsidR="00450626">
        <w:rPr>
          <w:rFonts w:cs="Calibri"/>
        </w:rPr>
        <w:t xml:space="preserve">Licensor </w:t>
      </w:r>
      <w:r w:rsidRPr="00BC7BB2">
        <w:rPr>
          <w:rFonts w:cs="Calibri"/>
        </w:rPr>
        <w:t>will have the right, not more than once per year, upon reasonable notice to Teknion, to audit (or have audited) by a chartered accountant reasonabl</w:t>
      </w:r>
      <w:r>
        <w:rPr>
          <w:rFonts w:cs="Calibri"/>
        </w:rPr>
        <w:t>y</w:t>
      </w:r>
      <w:r w:rsidRPr="00BC7BB2">
        <w:rPr>
          <w:rFonts w:cs="Calibri"/>
        </w:rPr>
        <w:t xml:space="preserve"> acceptable</w:t>
      </w:r>
      <w:r>
        <w:rPr>
          <w:rFonts w:cs="Calibri"/>
        </w:rPr>
        <w:t xml:space="preserve"> to Teknion, </w:t>
      </w:r>
      <w:r w:rsidRPr="002938B2">
        <w:rPr>
          <w:rFonts w:cs="Calibri"/>
        </w:rPr>
        <w:t xml:space="preserve">which </w:t>
      </w:r>
      <w:r>
        <w:rPr>
          <w:rFonts w:cs="Calibri"/>
        </w:rPr>
        <w:t xml:space="preserve">for the purposes of this section, </w:t>
      </w:r>
      <w:r w:rsidRPr="002938B2">
        <w:rPr>
          <w:rFonts w:cs="Calibri"/>
        </w:rPr>
        <w:t>means th</w:t>
      </w:r>
      <w:r>
        <w:rPr>
          <w:rFonts w:cs="Calibri"/>
        </w:rPr>
        <w:t>e</w:t>
      </w:r>
      <w:r w:rsidRPr="002938B2">
        <w:rPr>
          <w:rFonts w:cs="Calibri"/>
        </w:rPr>
        <w:t xml:space="preserve"> accountant </w:t>
      </w:r>
      <w:r>
        <w:rPr>
          <w:rFonts w:cs="Calibri"/>
        </w:rPr>
        <w:t xml:space="preserve">has not performed work on behalf of </w:t>
      </w:r>
      <w:r w:rsidRPr="002938B2">
        <w:rPr>
          <w:rFonts w:cs="Calibri"/>
        </w:rPr>
        <w:t xml:space="preserve">one of the </w:t>
      </w:r>
      <w:r w:rsidR="005A15A5">
        <w:rPr>
          <w:rFonts w:cs="Calibri"/>
        </w:rPr>
        <w:t>p</w:t>
      </w:r>
      <w:r w:rsidRPr="002938B2">
        <w:rPr>
          <w:rFonts w:cs="Calibri"/>
        </w:rPr>
        <w:t>arties,</w:t>
      </w:r>
      <w:r w:rsidRPr="00BC7BB2">
        <w:rPr>
          <w:rFonts w:cs="Calibri"/>
        </w:rPr>
        <w:t xml:space="preserve"> and, during Teknion’s normal business hours, such books and records to the extent they relate to the Products. The costs and expenses of any such audit shall be borne by </w:t>
      </w:r>
      <w:r w:rsidR="00450626">
        <w:rPr>
          <w:rFonts w:cs="Calibri"/>
        </w:rPr>
        <w:t>Licensor</w:t>
      </w:r>
      <w:r w:rsidRPr="00BC7BB2">
        <w:rPr>
          <w:rFonts w:cs="Calibri"/>
        </w:rPr>
        <w:t xml:space="preserve"> unless the inspection discloses that payments are deficient by more than </w:t>
      </w:r>
      <w:r w:rsidR="00450626">
        <w:rPr>
          <w:rFonts w:cs="Calibri"/>
        </w:rPr>
        <w:t>ten</w:t>
      </w:r>
      <w:r w:rsidR="00450626" w:rsidRPr="00BC7BB2">
        <w:rPr>
          <w:rFonts w:cs="Calibri"/>
        </w:rPr>
        <w:t xml:space="preserve"> percent </w:t>
      </w:r>
      <w:r w:rsidRPr="00BC7BB2">
        <w:rPr>
          <w:rFonts w:cs="Calibri"/>
        </w:rPr>
        <w:t>(</w:t>
      </w:r>
      <w:r w:rsidR="00450626">
        <w:rPr>
          <w:rFonts w:cs="Calibri"/>
        </w:rPr>
        <w:t>10</w:t>
      </w:r>
      <w:r w:rsidRPr="00BC7BB2">
        <w:rPr>
          <w:rFonts w:cs="Calibri"/>
        </w:rPr>
        <w:t xml:space="preserve">%), in which case Teknion shall reimburse </w:t>
      </w:r>
      <w:r w:rsidR="00450626">
        <w:rPr>
          <w:rFonts w:cs="Calibri"/>
        </w:rPr>
        <w:t>Licensor</w:t>
      </w:r>
      <w:r w:rsidRPr="00BC7BB2">
        <w:rPr>
          <w:rFonts w:cs="Calibri"/>
        </w:rPr>
        <w:t xml:space="preserve"> its reasonable out-of-pocket expenses incurred in such inspection. Teknion and its affiliates</w:t>
      </w:r>
      <w:r>
        <w:rPr>
          <w:rFonts w:cs="Calibri"/>
        </w:rPr>
        <w:t>, as applicable,</w:t>
      </w:r>
      <w:r w:rsidRPr="00BC7BB2">
        <w:rPr>
          <w:rFonts w:cs="Calibri"/>
        </w:rPr>
        <w:t xml:space="preserve"> shall retain their records relating to payment</w:t>
      </w:r>
      <w:r w:rsidR="00AA55AF">
        <w:rPr>
          <w:rFonts w:cs="Calibri"/>
        </w:rPr>
        <w:t>s</w:t>
      </w:r>
      <w:r w:rsidRPr="00BC7BB2">
        <w:rPr>
          <w:rFonts w:cs="Calibri"/>
        </w:rPr>
        <w:t xml:space="preserve"> for a period of three (3) years after such </w:t>
      </w:r>
      <w:r w:rsidR="00AA55AF">
        <w:rPr>
          <w:rFonts w:cs="Calibri"/>
        </w:rPr>
        <w:t>payment is made</w:t>
      </w:r>
      <w:r w:rsidRPr="00BC7BB2">
        <w:rPr>
          <w:rFonts w:cs="Calibri"/>
        </w:rPr>
        <w:t>.</w:t>
      </w:r>
    </w:p>
    <w:p w14:paraId="110FFD37" w14:textId="77777777" w:rsidR="009C288A" w:rsidRDefault="009C288A" w:rsidP="009C288A">
      <w:pPr>
        <w:pStyle w:val="Paragrafoelenco"/>
        <w:spacing w:after="0" w:line="240" w:lineRule="auto"/>
        <w:ind w:left="360"/>
        <w:jc w:val="both"/>
        <w:rPr>
          <w:rFonts w:cs="Calibri"/>
        </w:rPr>
      </w:pPr>
    </w:p>
    <w:p w14:paraId="78A77420" w14:textId="77777777" w:rsidR="00B57664" w:rsidRPr="00BC7BB2" w:rsidRDefault="00B57664" w:rsidP="00157238">
      <w:pPr>
        <w:pStyle w:val="Paragrafoelenco"/>
        <w:numPr>
          <w:ilvl w:val="0"/>
          <w:numId w:val="2"/>
        </w:numPr>
        <w:spacing w:after="0" w:line="240" w:lineRule="auto"/>
        <w:jc w:val="both"/>
        <w:rPr>
          <w:rFonts w:cs="Calibri"/>
        </w:rPr>
      </w:pPr>
      <w:r w:rsidRPr="00BC7BB2">
        <w:rPr>
          <w:rFonts w:cs="Calibri"/>
        </w:rPr>
        <w:t>Term and Termination</w:t>
      </w:r>
    </w:p>
    <w:p w14:paraId="6B699379" w14:textId="77777777" w:rsidR="00B57664" w:rsidRPr="00BC7BB2" w:rsidRDefault="00B57664" w:rsidP="00157238">
      <w:pPr>
        <w:pStyle w:val="Paragrafoelenco"/>
        <w:spacing w:after="0" w:line="240" w:lineRule="auto"/>
        <w:ind w:left="360"/>
        <w:jc w:val="both"/>
        <w:rPr>
          <w:rFonts w:cs="Calibri"/>
        </w:rPr>
      </w:pPr>
    </w:p>
    <w:p w14:paraId="345734DD" w14:textId="336878E0" w:rsidR="00AB07DC" w:rsidRPr="00BC7BB2" w:rsidRDefault="00B57664" w:rsidP="00157238">
      <w:pPr>
        <w:pStyle w:val="Paragrafoelenco"/>
        <w:numPr>
          <w:ilvl w:val="1"/>
          <w:numId w:val="2"/>
        </w:numPr>
        <w:spacing w:after="0" w:line="240" w:lineRule="auto"/>
        <w:jc w:val="both"/>
        <w:rPr>
          <w:rFonts w:cs="Calibri"/>
        </w:rPr>
      </w:pPr>
      <w:del w:id="86" w:author="윤현정 (Hyunjeong Yoon)" w:date="2026-03-04T17:19:00Z">
        <w:r w:rsidRPr="00BC7BB2" w:rsidDel="00CF4BA0">
          <w:rPr>
            <w:rFonts w:cs="Calibri"/>
          </w:rPr>
          <w:delText xml:space="preserve">The term of this Agreement shall be for </w:delText>
        </w:r>
        <w:r w:rsidR="00742A88" w:rsidRPr="00BC7BB2" w:rsidDel="00CF4BA0">
          <w:rPr>
            <w:rFonts w:cs="Calibri"/>
          </w:rPr>
          <w:delText xml:space="preserve">five </w:delText>
        </w:r>
        <w:r w:rsidR="00C5794E" w:rsidRPr="003E1030" w:rsidDel="00CF4BA0">
          <w:rPr>
            <w:rFonts w:cs="Calibri"/>
            <w:bCs/>
          </w:rPr>
          <w:delText>(5) years</w:delText>
        </w:r>
        <w:r w:rsidR="00C5794E" w:rsidRPr="00BC7BB2" w:rsidDel="00CF4BA0">
          <w:rPr>
            <w:rFonts w:cs="Calibri"/>
            <w:b/>
          </w:rPr>
          <w:delText>,</w:delText>
        </w:r>
        <w:r w:rsidRPr="00BC7BB2" w:rsidDel="00CF4BA0">
          <w:rPr>
            <w:rFonts w:cs="Calibri"/>
          </w:rPr>
          <w:delText xml:space="preserve"> commencing on the date set forth above</w:delText>
        </w:r>
        <w:r w:rsidR="003E1030" w:rsidDel="00CF4BA0">
          <w:rPr>
            <w:rFonts w:cs="Calibri"/>
          </w:rPr>
          <w:delText>, with the initial year to be eighteen (18) months in length</w:delText>
        </w:r>
        <w:r w:rsidRPr="00BC7BB2" w:rsidDel="00CF4BA0">
          <w:rPr>
            <w:rFonts w:cs="Calibri"/>
          </w:rPr>
          <w:delText>, and shall be automatically renewed for two (2) success</w:delText>
        </w:r>
        <w:r w:rsidR="00E810DA" w:rsidRPr="00BC7BB2" w:rsidDel="00CF4BA0">
          <w:rPr>
            <w:rFonts w:cs="Calibri"/>
          </w:rPr>
          <w:delText>ive</w:delText>
        </w:r>
        <w:r w:rsidRPr="00BC7BB2" w:rsidDel="00CF4BA0">
          <w:rPr>
            <w:rFonts w:cs="Calibri"/>
          </w:rPr>
          <w:delText xml:space="preserve"> five (5) year term</w:delText>
        </w:r>
        <w:r w:rsidR="00E810DA" w:rsidRPr="00BC7BB2" w:rsidDel="00CF4BA0">
          <w:rPr>
            <w:rFonts w:cs="Calibri"/>
          </w:rPr>
          <w:delText>s</w:delText>
        </w:r>
        <w:r w:rsidRPr="00BC7BB2" w:rsidDel="00CF4BA0">
          <w:rPr>
            <w:rFonts w:cs="Calibri"/>
          </w:rPr>
          <w:delText>, unless this Agreement is terminated</w:delText>
        </w:r>
        <w:commentRangeStart w:id="87"/>
        <w:r w:rsidRPr="00BC7BB2" w:rsidDel="00CF4BA0">
          <w:rPr>
            <w:rFonts w:cs="Calibri"/>
          </w:rPr>
          <w:delText>.</w:delText>
        </w:r>
      </w:del>
      <w:ins w:id="88" w:author="윤현정 (Hyunjeong Yoon)" w:date="2026-03-04T17:19:00Z">
        <w:r w:rsidR="00CF4BA0">
          <w:t xml:space="preserve">The initial term of this Agreement shall be five (5) years and six (6) months commencing from the date of execution of this Agreement. </w:t>
        </w:r>
        <w:r w:rsidR="00CF4BA0">
          <w:rPr>
            <w:rStyle w:val="af0"/>
          </w:rPr>
          <w:t>Unless either party provides written notice of termination at least thirty (30) days prior to the expiration of the then-current term, this Agreement shall automatically renew for successive one (1) year terms.</w:t>
        </w:r>
        <w:commentRangeEnd w:id="87"/>
        <w:r w:rsidR="00CF4BA0">
          <w:rPr>
            <w:rStyle w:val="a7"/>
            <w:lang w:val="x-none" w:eastAsia="x-none"/>
          </w:rPr>
          <w:commentReference w:id="87"/>
        </w:r>
      </w:ins>
    </w:p>
    <w:p w14:paraId="3FE9F23F" w14:textId="77777777" w:rsidR="00AB07DC" w:rsidRPr="00BC7BB2" w:rsidRDefault="00AB07DC" w:rsidP="00157238">
      <w:pPr>
        <w:pStyle w:val="Paragrafoelenco"/>
        <w:spacing w:after="0" w:line="240" w:lineRule="auto"/>
        <w:ind w:left="1080"/>
        <w:jc w:val="both"/>
        <w:rPr>
          <w:rFonts w:cs="Calibri"/>
        </w:rPr>
      </w:pPr>
    </w:p>
    <w:p w14:paraId="3B54A022" w14:textId="77777777" w:rsidR="00B57664" w:rsidRPr="00BC7BB2" w:rsidRDefault="00B57664" w:rsidP="00157238">
      <w:pPr>
        <w:pStyle w:val="Paragrafoelenco"/>
        <w:numPr>
          <w:ilvl w:val="1"/>
          <w:numId w:val="2"/>
        </w:numPr>
        <w:spacing w:after="0" w:line="240" w:lineRule="auto"/>
        <w:jc w:val="both"/>
        <w:rPr>
          <w:rFonts w:cs="Calibri"/>
        </w:rPr>
      </w:pPr>
      <w:r w:rsidRPr="00BC7BB2">
        <w:rPr>
          <w:rFonts w:cs="Calibri"/>
        </w:rPr>
        <w:t xml:space="preserve">Either party may terminate this Agreement if the other party commits a material breach of this Agreement and does not remedy such breach within </w:t>
      </w:r>
      <w:r w:rsidR="004E388A">
        <w:rPr>
          <w:rFonts w:cs="Calibri"/>
        </w:rPr>
        <w:t>thirty</w:t>
      </w:r>
      <w:r w:rsidRPr="00BC7BB2">
        <w:rPr>
          <w:rFonts w:cs="Calibri"/>
        </w:rPr>
        <w:t xml:space="preserve"> (</w:t>
      </w:r>
      <w:r w:rsidR="004E388A">
        <w:rPr>
          <w:rFonts w:cs="Calibri"/>
        </w:rPr>
        <w:t>3</w:t>
      </w:r>
      <w:r w:rsidRPr="00BC7BB2">
        <w:rPr>
          <w:rFonts w:cs="Calibri"/>
        </w:rPr>
        <w:t xml:space="preserve">0) days after receiving written notice of the breach. </w:t>
      </w:r>
    </w:p>
    <w:p w14:paraId="1F72F646" w14:textId="77777777" w:rsidR="00EF459C" w:rsidRPr="00BC7BB2" w:rsidRDefault="00EF459C" w:rsidP="00157238">
      <w:pPr>
        <w:pStyle w:val="Paragrafoelenco"/>
        <w:ind w:left="1080"/>
        <w:jc w:val="both"/>
        <w:rPr>
          <w:rFonts w:cs="Calibri"/>
        </w:rPr>
      </w:pPr>
    </w:p>
    <w:p w14:paraId="28A9E1EC" w14:textId="24CF8105" w:rsidR="00B57664" w:rsidRDefault="00B57664" w:rsidP="00157238">
      <w:pPr>
        <w:pStyle w:val="Paragrafoelenco"/>
        <w:numPr>
          <w:ilvl w:val="1"/>
          <w:numId w:val="2"/>
        </w:numPr>
        <w:spacing w:after="0" w:line="240" w:lineRule="auto"/>
        <w:jc w:val="both"/>
        <w:rPr>
          <w:ins w:id="89" w:author="김현주 (Hyunjoo Kim)" w:date="2026-03-05T17:05:00Z"/>
          <w:rFonts w:cs="Calibri"/>
        </w:rPr>
      </w:pPr>
      <w:r w:rsidRPr="00BC7BB2">
        <w:rPr>
          <w:rFonts w:cs="Calibri"/>
        </w:rPr>
        <w:t xml:space="preserve">If </w:t>
      </w:r>
      <w:r w:rsidR="008902C7" w:rsidRPr="00BC7BB2">
        <w:rPr>
          <w:rFonts w:cs="Calibri"/>
        </w:rPr>
        <w:t xml:space="preserve">either party is placed in bankruptcy, or becomes insolvent, or makes an assignment for the benefit of creditors, or if its business is placed in the hands of a receiver or a trustee, or it commits any other act of bankruptcy or insolvency, then the other party may immediately terminate this Agreement. </w:t>
      </w:r>
    </w:p>
    <w:p w14:paraId="4A0A52D1" w14:textId="77777777" w:rsidR="00600CD6" w:rsidRDefault="00600CD6">
      <w:pPr>
        <w:pStyle w:val="ae"/>
        <w:rPr>
          <w:ins w:id="90" w:author="김현주 (Hyunjoo Kim)" w:date="2026-03-05T17:05:00Z"/>
          <w:rFonts w:cs="Calibri"/>
        </w:rPr>
        <w:pPrChange w:id="91" w:author="김현주 (Hyunjoo Kim)" w:date="2026-03-05T17:05:00Z">
          <w:pPr>
            <w:pStyle w:val="Paragrafoelenco"/>
            <w:numPr>
              <w:ilvl w:val="1"/>
              <w:numId w:val="2"/>
            </w:numPr>
            <w:spacing w:after="0" w:line="240" w:lineRule="auto"/>
            <w:ind w:left="1080" w:hanging="360"/>
            <w:jc w:val="both"/>
          </w:pPr>
        </w:pPrChange>
      </w:pPr>
    </w:p>
    <w:p w14:paraId="479569D8" w14:textId="71583F55" w:rsidR="00600CD6" w:rsidRPr="008E64BF" w:rsidRDefault="00600CD6" w:rsidP="00157238">
      <w:pPr>
        <w:pStyle w:val="Paragrafoelenco"/>
        <w:numPr>
          <w:ilvl w:val="1"/>
          <w:numId w:val="2"/>
        </w:numPr>
        <w:spacing w:after="0" w:line="240" w:lineRule="auto"/>
        <w:jc w:val="both"/>
        <w:rPr>
          <w:rFonts w:cs="Calibri"/>
          <w:b/>
          <w:rPrChange w:id="92" w:author="김현주 (Hyunjoo Kim)" w:date="2026-03-06T08:01:00Z">
            <w:rPr>
              <w:rFonts w:cs="Calibri"/>
            </w:rPr>
          </w:rPrChange>
        </w:rPr>
      </w:pPr>
      <w:commentRangeStart w:id="93"/>
      <w:ins w:id="94" w:author="김현주 (Hyunjoo Kim)" w:date="2026-03-05T17:05:00Z">
        <w:r w:rsidRPr="008E64BF">
          <w:rPr>
            <w:rStyle w:val="af0"/>
            <w:b w:val="0"/>
            <w:rPrChange w:id="95" w:author="김현주 (Hyunjoo Kim)" w:date="2026-03-06T08:01:00Z">
              <w:rPr>
                <w:rStyle w:val="af0"/>
              </w:rPr>
            </w:rPrChange>
          </w:rPr>
          <w:t>Termination for Convenience.</w:t>
        </w:r>
        <w:r w:rsidRPr="008E64BF">
          <w:rPr>
            <w:b/>
            <w:rPrChange w:id="96" w:author="김현주 (Hyunjoo Kim)" w:date="2026-03-06T08:01:00Z">
              <w:rPr/>
            </w:rPrChange>
          </w:rPr>
          <w:t xml:space="preserve"> </w:t>
        </w:r>
        <w:r w:rsidRPr="008E64BF">
          <w:rPr>
            <w:rStyle w:val="af0"/>
            <w:b w:val="0"/>
            <w:rPrChange w:id="97" w:author="김현주 (Hyunjoo Kim)" w:date="2026-03-06T08:01:00Z">
              <w:rPr>
                <w:rStyle w:val="af0"/>
              </w:rPr>
            </w:rPrChange>
          </w:rPr>
          <w:t>Either party may terminate this Agreement for convenience</w:t>
        </w:r>
        <w:r w:rsidRPr="008E64BF">
          <w:rPr>
            <w:rStyle w:val="af0"/>
            <w:b w:val="0"/>
            <w:rPrChange w:id="98" w:author="김현주 (Hyunjoo Kim)" w:date="2026-03-06T08:01:00Z">
              <w:rPr/>
            </w:rPrChange>
          </w:rPr>
          <w:t xml:space="preserve"> upon not less than </w:t>
        </w:r>
        <w:r w:rsidRPr="008E64BF">
          <w:rPr>
            <w:rStyle w:val="af0"/>
            <w:b w:val="0"/>
            <w:rPrChange w:id="99" w:author="김현주 (Hyunjoo Kim)" w:date="2026-03-06T08:01:00Z">
              <w:rPr>
                <w:rStyle w:val="af0"/>
              </w:rPr>
            </w:rPrChange>
          </w:rPr>
          <w:t>one hundred eighty (180) days’</w:t>
        </w:r>
        <w:r w:rsidRPr="008E64BF">
          <w:rPr>
            <w:rStyle w:val="af0"/>
            <w:b w:val="0"/>
            <w:rPrChange w:id="100" w:author="김현주 (Hyunjoo Kim)" w:date="2026-03-06T08:01:00Z">
              <w:rPr/>
            </w:rPrChange>
          </w:rPr>
          <w:t xml:space="preserve"> prior written notice to the other party.</w:t>
        </w:r>
        <w:r w:rsidRPr="008E64BF">
          <w:rPr>
            <w:b/>
            <w:rPrChange w:id="101" w:author="김현주 (Hyunjoo Kim)" w:date="2026-03-06T08:01:00Z">
              <w:rPr/>
            </w:rPrChange>
          </w:rPr>
          <w:t xml:space="preserve"> </w:t>
        </w:r>
        <w:r w:rsidRPr="008E64BF">
          <w:rPr>
            <w:rStyle w:val="af0"/>
            <w:b w:val="0"/>
            <w:rPrChange w:id="102" w:author="김현주 (Hyunjoo Kim)" w:date="2026-03-06T08:01:00Z">
              <w:rPr>
                <w:rStyle w:val="af0"/>
              </w:rPr>
            </w:rPrChange>
          </w:rPr>
          <w:t>Any termination for convenience by Teknion shall not relieve Teknion of its payment obligations for Products delivered or for purchase orders accepted by Licensor prior to the effective date of termination.</w:t>
        </w:r>
        <w:commentRangeEnd w:id="93"/>
        <w:r w:rsidRPr="008E64BF">
          <w:rPr>
            <w:rStyle w:val="a7"/>
            <w:b/>
            <w:lang w:val="x-none" w:eastAsia="x-none"/>
            <w:rPrChange w:id="103" w:author="김현주 (Hyunjoo Kim)" w:date="2026-03-06T08:01:00Z">
              <w:rPr>
                <w:rStyle w:val="a7"/>
                <w:lang w:val="x-none" w:eastAsia="x-none"/>
              </w:rPr>
            </w:rPrChange>
          </w:rPr>
          <w:commentReference w:id="93"/>
        </w:r>
      </w:ins>
    </w:p>
    <w:p w14:paraId="08CE6F91" w14:textId="77777777" w:rsidR="008902C7" w:rsidRPr="00BC7BB2" w:rsidRDefault="008902C7" w:rsidP="00157238">
      <w:pPr>
        <w:pStyle w:val="Paragrafoelenco"/>
        <w:jc w:val="both"/>
        <w:rPr>
          <w:rFonts w:cs="Calibri"/>
        </w:rPr>
      </w:pPr>
    </w:p>
    <w:p w14:paraId="0B237185" w14:textId="34A6364F" w:rsidR="008902C7" w:rsidRPr="00BC7BB2" w:rsidRDefault="008902C7" w:rsidP="00157238">
      <w:pPr>
        <w:pStyle w:val="Paragrafoelenco"/>
        <w:numPr>
          <w:ilvl w:val="1"/>
          <w:numId w:val="2"/>
        </w:numPr>
        <w:spacing w:after="0" w:line="240" w:lineRule="auto"/>
        <w:jc w:val="both"/>
        <w:rPr>
          <w:rFonts w:cs="Calibri"/>
        </w:rPr>
      </w:pPr>
      <w:r w:rsidRPr="00BC7BB2">
        <w:rPr>
          <w:rFonts w:cs="Calibri"/>
        </w:rPr>
        <w:t xml:space="preserve">In the event of termination of this Agreement, whether by notice or by expiration of its term, all rights and duties granted and assumed hereunder shall terminate. Notwithstanding the foregoing, Teknion </w:t>
      </w:r>
      <w:r w:rsidR="007342F8" w:rsidRPr="00BC7BB2">
        <w:rPr>
          <w:rFonts w:cs="Calibri"/>
        </w:rPr>
        <w:t xml:space="preserve">may </w:t>
      </w:r>
      <w:r w:rsidRPr="00BC7BB2">
        <w:rPr>
          <w:rFonts w:cs="Calibri"/>
        </w:rPr>
        <w:t xml:space="preserve">sell </w:t>
      </w:r>
      <w:r w:rsidR="004A7182" w:rsidRPr="00BC7BB2">
        <w:rPr>
          <w:rFonts w:cs="Calibri"/>
        </w:rPr>
        <w:t>its entire</w:t>
      </w:r>
      <w:r w:rsidR="00D6282E" w:rsidRPr="00BC7BB2">
        <w:rPr>
          <w:rFonts w:cs="Calibri"/>
        </w:rPr>
        <w:t xml:space="preserve"> </w:t>
      </w:r>
      <w:r w:rsidRPr="00BC7BB2">
        <w:rPr>
          <w:rFonts w:cs="Calibri"/>
        </w:rPr>
        <w:t xml:space="preserve">inventory </w:t>
      </w:r>
      <w:r w:rsidR="007342F8" w:rsidRPr="00BC7BB2">
        <w:rPr>
          <w:rFonts w:cs="Calibri"/>
        </w:rPr>
        <w:t xml:space="preserve">of the Products </w:t>
      </w:r>
      <w:r w:rsidRPr="00BC7BB2">
        <w:rPr>
          <w:rFonts w:cs="Calibri"/>
        </w:rPr>
        <w:t xml:space="preserve">which had been </w:t>
      </w:r>
      <w:r w:rsidR="004A7182" w:rsidRPr="00BC7BB2">
        <w:rPr>
          <w:rFonts w:cs="Calibri"/>
        </w:rPr>
        <w:t xml:space="preserve">purchased </w:t>
      </w:r>
      <w:r w:rsidRPr="00BC7BB2">
        <w:rPr>
          <w:rFonts w:cs="Calibri"/>
        </w:rPr>
        <w:t>prior to the date of termination or expiration</w:t>
      </w:r>
      <w:r w:rsidR="002F4397" w:rsidRPr="00BC7BB2">
        <w:rPr>
          <w:rFonts w:cs="Calibri"/>
        </w:rPr>
        <w:t xml:space="preserve"> for a period of one (1) year after the effective date of termination</w:t>
      </w:r>
      <w:r w:rsidRPr="00BC7BB2">
        <w:rPr>
          <w:rFonts w:cs="Calibri"/>
        </w:rPr>
        <w:t xml:space="preserve">. </w:t>
      </w:r>
      <w:r w:rsidR="007342F8" w:rsidRPr="00BC7BB2">
        <w:rPr>
          <w:rFonts w:cs="Calibri"/>
        </w:rPr>
        <w:t xml:space="preserve">Additionally, </w:t>
      </w:r>
      <w:r w:rsidR="004167FB">
        <w:rPr>
          <w:rFonts w:cs="Calibri"/>
        </w:rPr>
        <w:t xml:space="preserve">Licensor </w:t>
      </w:r>
      <w:r w:rsidR="007342F8" w:rsidRPr="00BC7BB2">
        <w:rPr>
          <w:rFonts w:cs="Calibri"/>
        </w:rPr>
        <w:t xml:space="preserve">shall commit to fulfilling any purchase orders issued by </w:t>
      </w:r>
      <w:r w:rsidR="00DE2634" w:rsidRPr="00BC7BB2">
        <w:rPr>
          <w:rFonts w:cs="Calibri"/>
        </w:rPr>
        <w:t>Teknion</w:t>
      </w:r>
      <w:r w:rsidR="006D3EB6" w:rsidRPr="00BC7BB2">
        <w:rPr>
          <w:rFonts w:cs="Calibri"/>
        </w:rPr>
        <w:t xml:space="preserve"> </w:t>
      </w:r>
      <w:r w:rsidR="007342F8" w:rsidRPr="00BC7BB2">
        <w:rPr>
          <w:rFonts w:cs="Calibri"/>
        </w:rPr>
        <w:t xml:space="preserve">prior to the date of termination, as well as fulfilling any quotations for </w:t>
      </w:r>
      <w:r w:rsidR="007342F8" w:rsidRPr="00BC7BB2">
        <w:rPr>
          <w:rFonts w:cs="Calibri"/>
        </w:rPr>
        <w:lastRenderedPageBreak/>
        <w:t xml:space="preserve">the Products issued by </w:t>
      </w:r>
      <w:r w:rsidR="00DE2634" w:rsidRPr="00BC7BB2">
        <w:rPr>
          <w:rFonts w:cs="Calibri"/>
        </w:rPr>
        <w:t>Teknion</w:t>
      </w:r>
      <w:r w:rsidR="0072241E" w:rsidRPr="00BC7BB2">
        <w:rPr>
          <w:rFonts w:cs="Calibri"/>
        </w:rPr>
        <w:t xml:space="preserve"> </w:t>
      </w:r>
      <w:r w:rsidR="007342F8" w:rsidRPr="00BC7BB2">
        <w:rPr>
          <w:rFonts w:cs="Calibri"/>
        </w:rPr>
        <w:t>prior to the date of termination and accepted after such date</w:t>
      </w:r>
      <w:r w:rsidR="006D3EB6" w:rsidRPr="00BC7BB2">
        <w:rPr>
          <w:rFonts w:cs="Calibri"/>
        </w:rPr>
        <w:t>.</w:t>
      </w:r>
      <w:r w:rsidR="004167FB">
        <w:rPr>
          <w:rFonts w:cs="Calibri"/>
        </w:rPr>
        <w:t xml:space="preserve">  </w:t>
      </w:r>
      <w:del w:id="104" w:author="윤현정 (Hyunjeong Yoon)" w:date="2026-03-04T17:24:00Z">
        <w:r w:rsidR="004167FB" w:rsidDel="00826C14">
          <w:rPr>
            <w:rFonts w:cs="Calibri"/>
          </w:rPr>
          <w:delText>Any custom molds paid for by Teknion shall be returned upon termination to Teknion.</w:delText>
        </w:r>
      </w:del>
      <w:ins w:id="105" w:author="윤현정 (Hyunjeong Yoon)" w:date="2026-03-04T17:24:00Z">
        <w:r w:rsidR="00826C14">
          <w:rPr>
            <w:rFonts w:cs="Calibri"/>
          </w:rPr>
          <w:t xml:space="preserve"> </w:t>
        </w:r>
        <w:r w:rsidR="00826C14">
          <w:t>The ownership and disposition of any molds purchased or paid for by Teknion shall be governed by Section 1 (License), subsection d(iii), d(iv), and d(v) of this Agreement.</w:t>
        </w:r>
      </w:ins>
    </w:p>
    <w:p w14:paraId="61CDCEAD" w14:textId="77777777" w:rsidR="00B57664" w:rsidRPr="00BC7BB2" w:rsidRDefault="00B57664" w:rsidP="00157238">
      <w:pPr>
        <w:pStyle w:val="Paragrafoelenco"/>
        <w:spacing w:after="0" w:line="240" w:lineRule="auto"/>
        <w:ind w:left="360"/>
        <w:jc w:val="both"/>
        <w:rPr>
          <w:rFonts w:cs="Calibri"/>
        </w:rPr>
      </w:pPr>
    </w:p>
    <w:p w14:paraId="631A5181" w14:textId="77777777" w:rsidR="00B57664" w:rsidRPr="00BC7BB2" w:rsidRDefault="00755EDE" w:rsidP="00157238">
      <w:pPr>
        <w:pStyle w:val="Paragrafoelenco"/>
        <w:numPr>
          <w:ilvl w:val="0"/>
          <w:numId w:val="2"/>
        </w:numPr>
        <w:spacing w:after="0" w:line="240" w:lineRule="auto"/>
        <w:jc w:val="both"/>
        <w:rPr>
          <w:rFonts w:cs="Calibri"/>
        </w:rPr>
      </w:pPr>
      <w:r>
        <w:rPr>
          <w:rFonts w:cs="Calibri"/>
        </w:rPr>
        <w:t xml:space="preserve">Branding and </w:t>
      </w:r>
      <w:r w:rsidR="00B57664" w:rsidRPr="00BC7BB2">
        <w:rPr>
          <w:rFonts w:cs="Calibri"/>
        </w:rPr>
        <w:t>Marketing</w:t>
      </w:r>
    </w:p>
    <w:p w14:paraId="6BB9E253" w14:textId="77777777" w:rsidR="005E51B5" w:rsidRPr="00BC7BB2" w:rsidRDefault="005E51B5" w:rsidP="00157238">
      <w:pPr>
        <w:pStyle w:val="Paragrafoelenco"/>
        <w:spacing w:after="0" w:line="240" w:lineRule="auto"/>
        <w:ind w:left="1080"/>
        <w:jc w:val="both"/>
        <w:rPr>
          <w:rFonts w:cs="Calibri"/>
        </w:rPr>
      </w:pPr>
    </w:p>
    <w:p w14:paraId="6C1F4FC9" w14:textId="77777777" w:rsidR="00755EDE" w:rsidRDefault="00755EDE" w:rsidP="00157238">
      <w:pPr>
        <w:pStyle w:val="Paragrafoelenco"/>
        <w:numPr>
          <w:ilvl w:val="1"/>
          <w:numId w:val="2"/>
        </w:numPr>
        <w:spacing w:after="0" w:line="240" w:lineRule="auto"/>
        <w:jc w:val="both"/>
        <w:rPr>
          <w:rFonts w:cs="Calibri"/>
        </w:rPr>
      </w:pPr>
      <w:r>
        <w:rPr>
          <w:rFonts w:cs="Calibri"/>
        </w:rPr>
        <w:t xml:space="preserve">The Products shall be branded with Teknion’s mark, including packaging where required.  The direction for such branding shall be provided by Teknion. </w:t>
      </w:r>
    </w:p>
    <w:p w14:paraId="23DE523C" w14:textId="77777777" w:rsidR="00755EDE" w:rsidRDefault="00755EDE" w:rsidP="00755EDE">
      <w:pPr>
        <w:pStyle w:val="Paragrafoelenco"/>
        <w:spacing w:after="0" w:line="240" w:lineRule="auto"/>
        <w:ind w:left="1080"/>
        <w:jc w:val="both"/>
        <w:rPr>
          <w:rFonts w:cs="Calibri"/>
        </w:rPr>
      </w:pPr>
    </w:p>
    <w:p w14:paraId="7AA2E4F6" w14:textId="2DFD9CA4" w:rsidR="00DB1C3F" w:rsidRDefault="00DB1C3F" w:rsidP="00157238">
      <w:pPr>
        <w:pStyle w:val="Paragrafoelenco"/>
        <w:numPr>
          <w:ilvl w:val="1"/>
          <w:numId w:val="2"/>
        </w:numPr>
        <w:spacing w:after="0" w:line="240" w:lineRule="auto"/>
        <w:jc w:val="both"/>
        <w:rPr>
          <w:ins w:id="106" w:author="윤현정 (Hyunjeong Yoon)" w:date="2026-03-04T17:33:00Z"/>
          <w:rFonts w:cs="Calibri"/>
        </w:rPr>
      </w:pPr>
      <w:r w:rsidRPr="00BC7BB2">
        <w:rPr>
          <w:rFonts w:cs="Calibri"/>
        </w:rPr>
        <w:t xml:space="preserve">Teknion shall be responsible for the marketing of </w:t>
      </w:r>
      <w:r w:rsidR="00404F01" w:rsidRPr="00BC7BB2">
        <w:rPr>
          <w:rFonts w:cs="Calibri"/>
        </w:rPr>
        <w:t xml:space="preserve">the </w:t>
      </w:r>
      <w:r w:rsidR="004F550A" w:rsidRPr="00BC7BB2">
        <w:rPr>
          <w:rFonts w:cs="Calibri"/>
        </w:rPr>
        <w:t>Products</w:t>
      </w:r>
      <w:r w:rsidRPr="00BC7BB2">
        <w:rPr>
          <w:rFonts w:cs="Calibri"/>
        </w:rPr>
        <w:t xml:space="preserve"> in the Territory; however, </w:t>
      </w:r>
      <w:r w:rsidR="004167FB">
        <w:rPr>
          <w:rFonts w:cs="Calibri"/>
        </w:rPr>
        <w:t>Licensor</w:t>
      </w:r>
      <w:r w:rsidR="001470F2" w:rsidRPr="00BC7BB2">
        <w:rPr>
          <w:rFonts w:cs="Calibri"/>
        </w:rPr>
        <w:t xml:space="preserve"> </w:t>
      </w:r>
      <w:r w:rsidR="006B4285" w:rsidRPr="00BC7BB2">
        <w:rPr>
          <w:rFonts w:cs="Calibri"/>
        </w:rPr>
        <w:t xml:space="preserve">will assist with </w:t>
      </w:r>
      <w:r w:rsidRPr="00BC7BB2">
        <w:rPr>
          <w:rFonts w:cs="Calibri"/>
        </w:rPr>
        <w:t>marketing by providing Teknion with pre-existing documentation, literature and photography</w:t>
      </w:r>
      <w:r w:rsidR="006D3EB6" w:rsidRPr="00BC7BB2">
        <w:rPr>
          <w:rFonts w:cs="Calibri"/>
        </w:rPr>
        <w:t xml:space="preserve"> as attached in Attachment </w:t>
      </w:r>
      <w:r w:rsidR="00165F61">
        <w:rPr>
          <w:rFonts w:cs="Calibri"/>
        </w:rPr>
        <w:t>E</w:t>
      </w:r>
      <w:r w:rsidRPr="00BC7BB2">
        <w:rPr>
          <w:rFonts w:cs="Calibri"/>
        </w:rPr>
        <w:t xml:space="preserve">. </w:t>
      </w:r>
    </w:p>
    <w:p w14:paraId="756F17D7" w14:textId="111DAEFB" w:rsidR="004249BA" w:rsidRPr="00BC7BB2" w:rsidRDefault="004249BA" w:rsidP="00157238">
      <w:pPr>
        <w:pStyle w:val="Paragrafoelenco"/>
        <w:numPr>
          <w:ilvl w:val="1"/>
          <w:numId w:val="2"/>
        </w:numPr>
        <w:spacing w:after="0" w:line="240" w:lineRule="auto"/>
        <w:jc w:val="both"/>
        <w:rPr>
          <w:rFonts w:cs="Calibri"/>
        </w:rPr>
      </w:pPr>
      <w:ins w:id="107" w:author="윤현정 (Hyunjeong Yoon)" w:date="2026-03-04T17:33:00Z">
        <w:r>
          <w:rPr>
            <w:rFonts w:cs="Calibri" w:hint="eastAsia"/>
            <w:lang w:eastAsia="ko-KR"/>
          </w:rPr>
          <w:t>T</w:t>
        </w:r>
        <w:r>
          <w:t>eknion shall use any materials provided by Licensor solely for the purpose of marketing and promoting the Products under this Agreement and shall not use such materials for any other purpose. Teknion shall not disclose or provide such materials to any third party without the prior written consent of Licensor.</w:t>
        </w:r>
      </w:ins>
    </w:p>
    <w:p w14:paraId="52E56223" w14:textId="77777777" w:rsidR="004167FB" w:rsidRDefault="004167FB" w:rsidP="004167FB">
      <w:pPr>
        <w:pStyle w:val="Paragrafoelenco"/>
        <w:spacing w:after="0" w:line="240" w:lineRule="auto"/>
        <w:ind w:left="360"/>
        <w:jc w:val="both"/>
        <w:rPr>
          <w:rFonts w:cs="Calibri"/>
        </w:rPr>
      </w:pPr>
    </w:p>
    <w:p w14:paraId="2698A8CF" w14:textId="77777777" w:rsidR="00B57664" w:rsidRPr="00BC7BB2" w:rsidRDefault="00E51FDD" w:rsidP="00157238">
      <w:pPr>
        <w:pStyle w:val="Paragrafoelenco"/>
        <w:numPr>
          <w:ilvl w:val="0"/>
          <w:numId w:val="2"/>
        </w:numPr>
        <w:spacing w:after="0" w:line="240" w:lineRule="auto"/>
        <w:jc w:val="both"/>
        <w:rPr>
          <w:rFonts w:cs="Calibri"/>
        </w:rPr>
      </w:pPr>
      <w:r w:rsidRPr="00BC7BB2">
        <w:rPr>
          <w:rFonts w:cs="Calibri"/>
        </w:rPr>
        <w:t>Indemnification,</w:t>
      </w:r>
      <w:r w:rsidR="00B57664" w:rsidRPr="00BC7BB2">
        <w:rPr>
          <w:rFonts w:cs="Calibri"/>
        </w:rPr>
        <w:t xml:space="preserve"> </w:t>
      </w:r>
      <w:r w:rsidR="00404F01" w:rsidRPr="00BC7BB2">
        <w:rPr>
          <w:rFonts w:cs="Calibri"/>
        </w:rPr>
        <w:t>Warranty</w:t>
      </w:r>
      <w:r w:rsidRPr="00BC7BB2">
        <w:rPr>
          <w:rFonts w:cs="Calibri"/>
        </w:rPr>
        <w:t xml:space="preserve"> and Insurance</w:t>
      </w:r>
    </w:p>
    <w:p w14:paraId="07547A01" w14:textId="77777777" w:rsidR="00B57664" w:rsidRPr="00BC7BB2" w:rsidRDefault="00B57664" w:rsidP="00157238">
      <w:pPr>
        <w:pStyle w:val="Paragrafoelenco"/>
        <w:spacing w:after="0" w:line="240" w:lineRule="auto"/>
        <w:ind w:left="360"/>
        <w:jc w:val="both"/>
        <w:rPr>
          <w:rFonts w:cs="Calibri"/>
        </w:rPr>
      </w:pPr>
    </w:p>
    <w:p w14:paraId="67A194E7" w14:textId="77777777" w:rsidR="00E51FDD" w:rsidRPr="00BC7BB2" w:rsidRDefault="004167FB" w:rsidP="00157238">
      <w:pPr>
        <w:pStyle w:val="Paragrafoelenco"/>
        <w:numPr>
          <w:ilvl w:val="1"/>
          <w:numId w:val="2"/>
        </w:numPr>
        <w:spacing w:after="0" w:line="240" w:lineRule="auto"/>
        <w:jc w:val="both"/>
        <w:rPr>
          <w:rFonts w:cs="Calibri"/>
        </w:rPr>
      </w:pPr>
      <w:r>
        <w:rPr>
          <w:rFonts w:cs="Calibri"/>
        </w:rPr>
        <w:t xml:space="preserve">Licensor </w:t>
      </w:r>
      <w:r w:rsidR="00B57664" w:rsidRPr="00BC7BB2">
        <w:rPr>
          <w:rFonts w:cs="Calibri"/>
        </w:rPr>
        <w:t xml:space="preserve">represents and warrants that it is not aware of any deficiencies in the design and construction of </w:t>
      </w:r>
      <w:r w:rsidR="00404F01" w:rsidRPr="00BC7BB2">
        <w:rPr>
          <w:rFonts w:cs="Calibri"/>
        </w:rPr>
        <w:t xml:space="preserve">the </w:t>
      </w:r>
      <w:r w:rsidR="004F550A" w:rsidRPr="00BC7BB2">
        <w:rPr>
          <w:rFonts w:cs="Calibri"/>
        </w:rPr>
        <w:t>Products</w:t>
      </w:r>
      <w:r w:rsidR="00B57664" w:rsidRPr="00BC7BB2">
        <w:rPr>
          <w:rFonts w:cs="Calibri"/>
        </w:rPr>
        <w:t xml:space="preserve"> nor of any infringement by </w:t>
      </w:r>
      <w:r w:rsidR="00404F01" w:rsidRPr="00BC7BB2">
        <w:rPr>
          <w:rFonts w:cs="Calibri"/>
        </w:rPr>
        <w:t xml:space="preserve">the </w:t>
      </w:r>
      <w:r w:rsidR="004F550A" w:rsidRPr="00BC7BB2">
        <w:rPr>
          <w:rFonts w:cs="Calibri"/>
        </w:rPr>
        <w:t>Products</w:t>
      </w:r>
      <w:r w:rsidR="00B57664" w:rsidRPr="00BC7BB2">
        <w:rPr>
          <w:rFonts w:cs="Calibri"/>
        </w:rPr>
        <w:t xml:space="preserve"> upon the rights of any person, nor is it aware of any patents or other intellectual property rights of any person in the Territory which may be infringed by </w:t>
      </w:r>
      <w:r w:rsidR="00404F01" w:rsidRPr="00BC7BB2">
        <w:rPr>
          <w:rFonts w:cs="Calibri"/>
        </w:rPr>
        <w:t xml:space="preserve">the </w:t>
      </w:r>
      <w:r w:rsidR="004F550A" w:rsidRPr="00BC7BB2">
        <w:rPr>
          <w:rFonts w:cs="Calibri"/>
        </w:rPr>
        <w:t>Products</w:t>
      </w:r>
      <w:r w:rsidR="00B57664" w:rsidRPr="00BC7BB2">
        <w:rPr>
          <w:rFonts w:cs="Calibri"/>
        </w:rPr>
        <w:t>, nor has any claim with respect to any of the foregoing being made by a third party in any country against the Licensor.</w:t>
      </w:r>
      <w:r w:rsidR="003E74BF" w:rsidRPr="00BC7BB2">
        <w:rPr>
          <w:rFonts w:cs="Calibri"/>
        </w:rPr>
        <w:t xml:space="preserve"> </w:t>
      </w:r>
      <w:r>
        <w:rPr>
          <w:rFonts w:cs="Calibri"/>
        </w:rPr>
        <w:t xml:space="preserve"> </w:t>
      </w:r>
    </w:p>
    <w:p w14:paraId="5043CB0F" w14:textId="77777777" w:rsidR="00E51FDD" w:rsidRPr="00BC7BB2" w:rsidRDefault="00E51FDD" w:rsidP="00157238">
      <w:pPr>
        <w:pStyle w:val="Paragrafoelenco"/>
        <w:spacing w:after="0" w:line="240" w:lineRule="auto"/>
        <w:ind w:left="1080"/>
        <w:jc w:val="both"/>
        <w:rPr>
          <w:rFonts w:cs="Calibri"/>
        </w:rPr>
      </w:pPr>
    </w:p>
    <w:p w14:paraId="53551A09" w14:textId="53733938" w:rsidR="00E51FDD" w:rsidRPr="008E64BF" w:rsidRDefault="004167FB" w:rsidP="008E64BF">
      <w:pPr>
        <w:pStyle w:val="Paragrafoelenco"/>
        <w:numPr>
          <w:ilvl w:val="1"/>
          <w:numId w:val="2"/>
        </w:numPr>
        <w:spacing w:after="0" w:line="240" w:lineRule="auto"/>
        <w:pPrChange w:id="108" w:author="김현주 (Hyunjoo Kim)" w:date="2026-03-06T08:09:00Z">
          <w:pPr>
            <w:pStyle w:val="Paragrafoelenco"/>
            <w:numPr>
              <w:ilvl w:val="1"/>
              <w:numId w:val="2"/>
            </w:numPr>
            <w:spacing w:after="0" w:line="240" w:lineRule="auto"/>
            <w:ind w:left="1080" w:hanging="360"/>
            <w:jc w:val="both"/>
          </w:pPr>
        </w:pPrChange>
      </w:pPr>
      <w:r>
        <w:rPr>
          <w:rFonts w:cs="Calibri"/>
        </w:rPr>
        <w:t xml:space="preserve">Licensor </w:t>
      </w:r>
      <w:r w:rsidR="00E51FDD" w:rsidRPr="00BC7BB2">
        <w:rPr>
          <w:rFonts w:cs="Calibri"/>
        </w:rPr>
        <w:t>shall defend, indemnify, and hold harmless Teknion and its affiliates and their respective directors, officers, employees, shareholders and agents (collectively "Indemnities") from and against any and all losses, which any Indemnitee may suffer or incur by reason of any third party claim of harm or injury or product recall arising out of, related to, or in connection with the</w:t>
      </w:r>
      <w:r w:rsidR="002F4397" w:rsidRPr="00BC7BB2">
        <w:rPr>
          <w:rFonts w:cs="Calibri"/>
        </w:rPr>
        <w:t xml:space="preserve"> design of the</w:t>
      </w:r>
      <w:r w:rsidR="00E51FDD" w:rsidRPr="00BC7BB2">
        <w:rPr>
          <w:rFonts w:cs="Calibri"/>
        </w:rPr>
        <w:t xml:space="preserve"> Products</w:t>
      </w:r>
      <w:r w:rsidR="00DE690B" w:rsidRPr="00BC7BB2">
        <w:rPr>
          <w:rFonts w:cs="Calibri"/>
        </w:rPr>
        <w:t xml:space="preserve">, </w:t>
      </w:r>
      <w:del w:id="109" w:author="김현주 (Hyunjoo Kim)" w:date="2026-03-05T17:11:00Z">
        <w:r w:rsidR="00DE690B" w:rsidRPr="00BC7BB2" w:rsidDel="00234548">
          <w:rPr>
            <w:rFonts w:cs="Calibri"/>
          </w:rPr>
          <w:delText>provided that such claim was not caused by the gross negligence of Teknion</w:delText>
        </w:r>
        <w:r w:rsidR="00E51FDD" w:rsidRPr="00BC7BB2" w:rsidDel="00234548">
          <w:rPr>
            <w:rFonts w:cs="Calibri"/>
          </w:rPr>
          <w:delText xml:space="preserve">. The above is without prejudice to any other rights or remedies the </w:delText>
        </w:r>
        <w:r w:rsidR="0009098C" w:rsidRPr="00BC7BB2" w:rsidDel="00234548">
          <w:rPr>
            <w:rFonts w:cs="Calibri"/>
          </w:rPr>
          <w:delText>p</w:delText>
        </w:r>
        <w:r w:rsidR="00E51FDD" w:rsidRPr="00BC7BB2" w:rsidDel="00234548">
          <w:rPr>
            <w:rFonts w:cs="Calibri"/>
          </w:rPr>
          <w:delText>arties may have under the applicable laws</w:delText>
        </w:r>
        <w:r w:rsidR="00E51FDD" w:rsidRPr="008E64BF" w:rsidDel="00234548">
          <w:delText xml:space="preserve">. </w:delText>
        </w:r>
      </w:del>
      <w:ins w:id="110" w:author="김현주 (Hyunjoo Kim)" w:date="2026-03-05T17:11:00Z">
        <w:r w:rsidR="00234548" w:rsidRPr="008E64BF">
          <w:rPr>
            <w:rPrChange w:id="111" w:author="김현주 (Hyunjoo Kim)" w:date="2026-03-06T08:09:00Z">
              <w:rPr>
                <w:rStyle w:val="af0"/>
              </w:rPr>
            </w:rPrChange>
          </w:rPr>
          <w:t>except to the extent</w:t>
        </w:r>
        <w:r w:rsidR="00234548">
          <w:t xml:space="preserve"> such claim or recall arises out of, relates to, or results from: </w:t>
        </w:r>
        <w:r w:rsidR="00234548" w:rsidRPr="008E64BF">
          <w:rPr>
            <w:rPrChange w:id="112" w:author="김현주 (Hyunjoo Kim)" w:date="2026-03-06T08:09:00Z">
              <w:rPr>
                <w:rStyle w:val="af0"/>
              </w:rPr>
            </w:rPrChange>
          </w:rPr>
          <w:t>(</w:t>
        </w:r>
        <w:proofErr w:type="spellStart"/>
        <w:r w:rsidR="00234548" w:rsidRPr="008E64BF">
          <w:rPr>
            <w:rPrChange w:id="113" w:author="김현주 (Hyunjoo Kim)" w:date="2026-03-06T08:09:00Z">
              <w:rPr>
                <w:rStyle w:val="af0"/>
              </w:rPr>
            </w:rPrChange>
          </w:rPr>
          <w:t>i</w:t>
        </w:r>
        <w:proofErr w:type="spellEnd"/>
        <w:r w:rsidR="00234548" w:rsidRPr="008E64BF">
          <w:rPr>
            <w:rPrChange w:id="114" w:author="김현주 (Hyunjoo Kim)" w:date="2026-03-06T08:09:00Z">
              <w:rPr>
                <w:rStyle w:val="af0"/>
              </w:rPr>
            </w:rPrChange>
          </w:rPr>
          <w:t>)</w:t>
        </w:r>
        <w:r w:rsidR="00234548">
          <w:t xml:space="preserve"> misuse, abuse, negligent or improper use, or failure to follow instructions, warnings, or maintenance requirements by any dealer, customer, end user, installer, or other third party; </w:t>
        </w:r>
        <w:r w:rsidR="00234548" w:rsidRPr="008E64BF">
          <w:rPr>
            <w:rPrChange w:id="115" w:author="김현주 (Hyunjoo Kim)" w:date="2026-03-06T08:09:00Z">
              <w:rPr>
                <w:rStyle w:val="af0"/>
              </w:rPr>
            </w:rPrChange>
          </w:rPr>
          <w:t>(ii)</w:t>
        </w:r>
        <w:r w:rsidR="00234548">
          <w:t xml:space="preserve"> improper installation, assembly, handling, storage, transportation, or maintenance after delivery to Teknion (or its dealer/customer), other than as expressly directed in writing by Licensor; </w:t>
        </w:r>
        <w:r w:rsidR="00234548" w:rsidRPr="008E64BF">
          <w:rPr>
            <w:rPrChange w:id="116" w:author="김현주 (Hyunjoo Kim)" w:date="2026-03-06T08:09:00Z">
              <w:rPr>
                <w:rStyle w:val="af0"/>
              </w:rPr>
            </w:rPrChange>
          </w:rPr>
          <w:t>(iii)</w:t>
        </w:r>
        <w:r w:rsidR="00234548">
          <w:t xml:space="preserve"> any modification, alteration, repair, or rework not authorized in writing by Licensor; </w:t>
        </w:r>
        <w:r w:rsidR="00234548" w:rsidRPr="008E64BF">
          <w:rPr>
            <w:rPrChange w:id="117" w:author="김현주 (Hyunjoo Kim)" w:date="2026-03-06T08:09:00Z">
              <w:rPr>
                <w:rStyle w:val="af0"/>
              </w:rPr>
            </w:rPrChange>
          </w:rPr>
          <w:t>(iv)</w:t>
        </w:r>
        <w:r w:rsidR="00234548">
          <w:t xml:space="preserve"> combination or use of the Products with non-Licensor components or products where such claim would not have arisen but for such combination or use; or </w:t>
        </w:r>
        <w:r w:rsidR="00234548" w:rsidRPr="008E64BF">
          <w:rPr>
            <w:rPrChange w:id="118" w:author="김현주 (Hyunjoo Kim)" w:date="2026-03-06T08:09:00Z">
              <w:rPr>
                <w:rStyle w:val="af0"/>
              </w:rPr>
            </w:rPrChange>
          </w:rPr>
          <w:t>(v)</w:t>
        </w:r>
        <w:r w:rsidR="00234548">
          <w:t xml:space="preserve"> labeling, marketing claims, instructions for use, or other materials not provided or approved in writing by</w:t>
        </w:r>
      </w:ins>
      <w:ins w:id="119" w:author="김현주 (Hyunjoo Kim)" w:date="2026-03-06T08:08:00Z">
        <w:r w:rsidR="008E64BF">
          <w:t xml:space="preserve"> </w:t>
        </w:r>
      </w:ins>
      <w:ins w:id="120" w:author="김현주 (Hyunjoo Kim)" w:date="2026-03-05T17:11:00Z">
        <w:r w:rsidR="00234548">
          <w:t>Licensor</w:t>
        </w:r>
      </w:ins>
      <w:ins w:id="121" w:author="김현주 (Hyunjoo Kim)" w:date="2026-03-06T08:09:00Z">
        <w:r w:rsidR="008E64BF">
          <w:t>;</w:t>
        </w:r>
        <w:r w:rsidR="008E64BF" w:rsidRPr="008E64BF">
          <w:rPr>
            <w:rPrChange w:id="122" w:author="김현주 (Hyunjoo Kim)" w:date="2026-03-06T08:09:00Z">
              <w:rPr>
                <w:rStyle w:val="af0"/>
              </w:rPr>
            </w:rPrChange>
          </w:rPr>
          <w:t xml:space="preserve"> (vi)</w:t>
        </w:r>
        <w:r w:rsidR="008E64BF">
          <w:t xml:space="preserve"> any defect, non-conformity, damage, loss, or claim arising out of or resulting from </w:t>
        </w:r>
        <w:r w:rsidR="008E64BF" w:rsidRPr="008E64BF">
          <w:rPr>
            <w:rPrChange w:id="123" w:author="김현주 (Hyunjoo Kim)" w:date="2026-03-06T08:09:00Z">
              <w:rPr>
                <w:rStyle w:val="af0"/>
              </w:rPr>
            </w:rPrChange>
          </w:rPr>
          <w:t>final packaging, labeling, repackaging, kitting, warehousing, handling, shipment/distribution, installation, assembly, mounting, or on-site integration</w:t>
        </w:r>
        <w:r w:rsidR="008E64BF">
          <w:t xml:space="preserve"> performed by or on behalf of Teknion, its affiliates, dealers, installers, or other third parties </w:t>
        </w:r>
        <w:r w:rsidR="008E64BF" w:rsidRPr="008E64BF">
          <w:rPr>
            <w:rPrChange w:id="124" w:author="김현주 (Hyunjoo Kim)" w:date="2026-03-06T08:09:00Z">
              <w:rPr>
                <w:rStyle w:val="af0"/>
              </w:rPr>
            </w:rPrChange>
          </w:rPr>
          <w:t>after delivery</w:t>
        </w:r>
        <w:r w:rsidR="008E64BF">
          <w:t xml:space="preserve"> of the Products/components by Licensor, </w:t>
        </w:r>
        <w:r w:rsidR="008E64BF" w:rsidRPr="008E64BF">
          <w:rPr>
            <w:rPrChange w:id="125" w:author="김현주 (Hyunjoo Kim)" w:date="2026-03-06T08:09:00Z">
              <w:rPr>
                <w:rStyle w:val="af0"/>
              </w:rPr>
            </w:rPrChange>
          </w:rPr>
          <w:t>except to the extent</w:t>
        </w:r>
        <w:r w:rsidR="008E64BF">
          <w:t xml:space="preserve"> such claim is directly caused by Licensor’s failure to comply with written packaging specifications expressly agreed by the parties</w:t>
        </w:r>
      </w:ins>
      <w:ins w:id="126" w:author="김현주 (Hyunjoo Kim)" w:date="2026-03-05T17:11:00Z">
        <w:r w:rsidR="00234548">
          <w:br/>
          <w:t xml:space="preserve">For greater certainty, Licensor’s obligations under this subsection apply </w:t>
        </w:r>
        <w:r w:rsidR="00234548" w:rsidRPr="008E64BF">
          <w:rPr>
            <w:rPrChange w:id="127" w:author="김현주 (Hyunjoo Kim)" w:date="2026-03-06T08:09:00Z">
              <w:rPr>
                <w:rStyle w:val="af0"/>
              </w:rPr>
            </w:rPrChange>
          </w:rPr>
          <w:t>only to the extent</w:t>
        </w:r>
        <w:r w:rsidR="00234548">
          <w:t xml:space="preserve"> the claim is caused by a defect in design and/or manufacture attributable to Licensor, and </w:t>
        </w:r>
        <w:r w:rsidR="00234548" w:rsidRPr="008E64BF">
          <w:rPr>
            <w:rPrChange w:id="128" w:author="김현주 (Hyunjoo Kim)" w:date="2026-03-06T08:09:00Z">
              <w:rPr>
                <w:rStyle w:val="af0"/>
              </w:rPr>
            </w:rPrChange>
          </w:rPr>
          <w:t>shall be reduced in proportion</w:t>
        </w:r>
        <w:r w:rsidR="00234548">
          <w:t xml:space="preserve"> to the extent of any contributing acts or omissions described above. The above is without prejudice to any other rights or remedies the parties may have under the applicable laws</w:t>
        </w:r>
      </w:ins>
      <w:ins w:id="129" w:author="김현주 (Hyunjoo Kim)" w:date="2026-03-06T08:09:00Z">
        <w:r w:rsidR="008E64BF">
          <w:t>.</w:t>
        </w:r>
      </w:ins>
    </w:p>
    <w:p w14:paraId="07459315" w14:textId="77777777" w:rsidR="00E51FDD" w:rsidRPr="00B13BFA" w:rsidRDefault="00E51FDD" w:rsidP="00157238">
      <w:pPr>
        <w:pStyle w:val="Paragrafoelenco"/>
        <w:jc w:val="both"/>
      </w:pPr>
    </w:p>
    <w:p w14:paraId="3F017E5E" w14:textId="0727DB57" w:rsidR="004167FB" w:rsidRPr="004167FB" w:rsidDel="00234548" w:rsidRDefault="00E51FDD">
      <w:pPr>
        <w:pStyle w:val="Paragrafoelenco"/>
        <w:numPr>
          <w:ilvl w:val="1"/>
          <w:numId w:val="2"/>
        </w:numPr>
        <w:spacing w:after="0" w:line="240" w:lineRule="auto"/>
        <w:ind w:left="0"/>
        <w:jc w:val="both"/>
        <w:rPr>
          <w:del w:id="130" w:author="김현주 (Hyunjoo Kim)" w:date="2026-03-05T17:12:00Z"/>
          <w:rFonts w:cs="Calibri"/>
        </w:rPr>
        <w:pPrChange w:id="131" w:author="김현주 (Hyunjoo Kim)" w:date="2026-03-05T17:12:00Z">
          <w:pPr>
            <w:pStyle w:val="Paragrafoelenco"/>
            <w:numPr>
              <w:ilvl w:val="1"/>
              <w:numId w:val="2"/>
            </w:numPr>
            <w:spacing w:after="0" w:line="240" w:lineRule="auto"/>
            <w:ind w:left="1080" w:hanging="360"/>
            <w:jc w:val="both"/>
          </w:pPr>
        </w:pPrChange>
      </w:pPr>
      <w:r w:rsidRPr="00234548">
        <w:rPr>
          <w:rFonts w:cs="Calibri"/>
        </w:rPr>
        <w:t xml:space="preserve">The Licensor shall defend, indemnify, and hold harmless the Indemnities from and against any and all losses, which any Indemnitee may suffer or incur by reason of any third party claim of intellectual property infringement, alleged or </w:t>
      </w:r>
      <w:r w:rsidRPr="00234548">
        <w:rPr>
          <w:rFonts w:cs="Calibri"/>
        </w:rPr>
        <w:lastRenderedPageBreak/>
        <w:t>otherwise, arising out of, related to, or in connection with the Products</w:t>
      </w:r>
      <w:del w:id="132" w:author="김현주 (Hyunjoo Kim)" w:date="2026-03-05T17:12:00Z">
        <w:r w:rsidRPr="00BC7BB2" w:rsidDel="00234548">
          <w:rPr>
            <w:rFonts w:cs="Calibri"/>
          </w:rPr>
          <w:delText>.</w:delText>
        </w:r>
      </w:del>
      <w:ins w:id="133" w:author="김현주 (Hyunjoo Kim)" w:date="2026-03-05T17:12:00Z">
        <w:r w:rsidR="00234548">
          <w:rPr>
            <w:rFonts w:cs="Calibri"/>
          </w:rPr>
          <w:t xml:space="preserve">, </w:t>
        </w:r>
        <w:r w:rsidR="00234548" w:rsidRPr="008E64BF">
          <w:rPr>
            <w:rPrChange w:id="134" w:author="김현주 (Hyunjoo Kim)" w:date="2026-03-06T08:10:00Z">
              <w:rPr>
                <w:rStyle w:val="af0"/>
              </w:rPr>
            </w:rPrChange>
          </w:rPr>
          <w:t>except to the extent</w:t>
        </w:r>
        <w:r w:rsidR="00234548">
          <w:t xml:space="preserve"> such claim arises out of or results from: </w:t>
        </w:r>
        <w:r w:rsidR="00234548" w:rsidRPr="008E64BF">
          <w:rPr>
            <w:rPrChange w:id="135" w:author="김현주 (Hyunjoo Kim)" w:date="2026-03-06T08:10:00Z">
              <w:rPr>
                <w:rStyle w:val="af0"/>
              </w:rPr>
            </w:rPrChange>
          </w:rPr>
          <w:t>(</w:t>
        </w:r>
        <w:proofErr w:type="spellStart"/>
        <w:r w:rsidR="00234548" w:rsidRPr="008E64BF">
          <w:rPr>
            <w:rPrChange w:id="136" w:author="김현주 (Hyunjoo Kim)" w:date="2026-03-06T08:10:00Z">
              <w:rPr>
                <w:rStyle w:val="af0"/>
              </w:rPr>
            </w:rPrChange>
          </w:rPr>
          <w:t>i</w:t>
        </w:r>
        <w:proofErr w:type="spellEnd"/>
        <w:r w:rsidR="00234548" w:rsidRPr="008E64BF">
          <w:rPr>
            <w:rPrChange w:id="137" w:author="김현주 (Hyunjoo Kim)" w:date="2026-03-06T08:10:00Z">
              <w:rPr>
                <w:rStyle w:val="af0"/>
              </w:rPr>
            </w:rPrChange>
          </w:rPr>
          <w:t>)</w:t>
        </w:r>
        <w:r w:rsidR="00234548">
          <w:t xml:space="preserve"> any modification or alteration of the Products not authorized in writing by Licensor; </w:t>
        </w:r>
        <w:r w:rsidR="00234548" w:rsidRPr="008E64BF">
          <w:rPr>
            <w:rPrChange w:id="138" w:author="김현주 (Hyunjoo Kim)" w:date="2026-03-06T08:10:00Z">
              <w:rPr>
                <w:rStyle w:val="af0"/>
              </w:rPr>
            </w:rPrChange>
          </w:rPr>
          <w:t>(ii)</w:t>
        </w:r>
        <w:r w:rsidR="00234548">
          <w:t xml:space="preserve"> combination of the Products with any other product, component, software, or system not supplied by Licensor where the claim would not have arisen but for such combination; or </w:t>
        </w:r>
        <w:r w:rsidR="00234548" w:rsidRPr="008E64BF">
          <w:rPr>
            <w:rPrChange w:id="139" w:author="김현주 (Hyunjoo Kim)" w:date="2026-03-06T08:10:00Z">
              <w:rPr>
                <w:rStyle w:val="af0"/>
              </w:rPr>
            </w:rPrChange>
          </w:rPr>
          <w:t>(iii)</w:t>
        </w:r>
        <w:r w:rsidR="00234548">
          <w:t xml:space="preserve"> use of the Products outside the </w:t>
        </w:r>
        <w:r w:rsidR="00234548" w:rsidRPr="008E64BF">
          <w:t>scope of the</w:t>
        </w:r>
        <w:r w:rsidR="00234548">
          <w:t xml:space="preserve"> specifications or instructions provided by Licensor. The above is without prejudice to any other rights or remedies the parties may have under the applicable laws. Teknion shall provide prompt notice to Licensor if they become aware of any potential infringement of the Product’s intellectual property.</w:t>
        </w:r>
      </w:ins>
      <w:del w:id="140" w:author="김현주 (Hyunjoo Kim)" w:date="2026-03-05T17:12:00Z">
        <w:r w:rsidRPr="008E64BF" w:rsidDel="00234548">
          <w:delText xml:space="preserve"> The above is without prejudice to any other rights or remedies</w:delText>
        </w:r>
        <w:r w:rsidRPr="00BC7BB2" w:rsidDel="00234548">
          <w:rPr>
            <w:rFonts w:cs="Calibri"/>
          </w:rPr>
          <w:delText xml:space="preserve"> the </w:delText>
        </w:r>
        <w:r w:rsidR="0033615C" w:rsidRPr="00BC7BB2" w:rsidDel="00234548">
          <w:rPr>
            <w:rFonts w:cs="Calibri"/>
          </w:rPr>
          <w:delText>p</w:delText>
        </w:r>
        <w:r w:rsidRPr="00BC7BB2" w:rsidDel="00234548">
          <w:rPr>
            <w:rFonts w:cs="Calibri"/>
          </w:rPr>
          <w:delText>arties may have under the applicable laws.</w:delText>
        </w:r>
        <w:r w:rsidR="004167FB" w:rsidDel="00234548">
          <w:rPr>
            <w:rFonts w:cs="Calibri"/>
          </w:rPr>
          <w:delText xml:space="preserve">  Teknion shall provide prompt notice to Licensor if they become aware of any potential infringement of the Product’s intellectual property. </w:delText>
        </w:r>
      </w:del>
    </w:p>
    <w:p w14:paraId="6537F28F" w14:textId="77777777" w:rsidR="004167FB" w:rsidRPr="00234548" w:rsidRDefault="004167FB">
      <w:pPr>
        <w:pStyle w:val="Paragrafoelenco"/>
        <w:numPr>
          <w:ilvl w:val="1"/>
          <w:numId w:val="2"/>
        </w:numPr>
        <w:spacing w:after="0" w:line="240" w:lineRule="auto"/>
        <w:ind w:left="0"/>
        <w:jc w:val="both"/>
        <w:rPr>
          <w:rFonts w:cs="Calibri"/>
        </w:rPr>
        <w:pPrChange w:id="141" w:author="김현주 (Hyunjoo Kim)" w:date="2026-03-05T17:12:00Z">
          <w:pPr>
            <w:pStyle w:val="Paragrafoelenco"/>
            <w:spacing w:after="0" w:line="240" w:lineRule="auto"/>
            <w:ind w:left="0"/>
            <w:jc w:val="both"/>
          </w:pPr>
        </w:pPrChange>
      </w:pPr>
    </w:p>
    <w:p w14:paraId="1784FFD5" w14:textId="36B3F826" w:rsidR="00655AB7" w:rsidRPr="004167FB" w:rsidRDefault="00B57664" w:rsidP="004167FB">
      <w:pPr>
        <w:pStyle w:val="Paragrafoelenco"/>
        <w:numPr>
          <w:ilvl w:val="1"/>
          <w:numId w:val="2"/>
        </w:numPr>
        <w:spacing w:after="0" w:line="240" w:lineRule="auto"/>
        <w:jc w:val="both"/>
        <w:rPr>
          <w:rFonts w:cs="Calibri"/>
        </w:rPr>
      </w:pPr>
      <w:r w:rsidRPr="004167FB">
        <w:rPr>
          <w:rFonts w:cs="Calibri"/>
        </w:rPr>
        <w:t xml:space="preserve">The </w:t>
      </w:r>
      <w:r w:rsidR="002F4397" w:rsidRPr="004167FB">
        <w:rPr>
          <w:rFonts w:cs="Calibri"/>
        </w:rPr>
        <w:t xml:space="preserve">components provided by Licensor </w:t>
      </w:r>
      <w:r w:rsidR="00404F01" w:rsidRPr="004167FB">
        <w:rPr>
          <w:rFonts w:cs="Calibri"/>
        </w:rPr>
        <w:t xml:space="preserve">shall bear </w:t>
      </w:r>
      <w:r w:rsidR="002F4397" w:rsidRPr="004167FB">
        <w:rPr>
          <w:rFonts w:cs="Calibri"/>
        </w:rPr>
        <w:t xml:space="preserve">a </w:t>
      </w:r>
      <w:r w:rsidR="00404F01" w:rsidRPr="004167FB">
        <w:rPr>
          <w:rFonts w:cs="Calibri"/>
        </w:rPr>
        <w:t xml:space="preserve">warranty </w:t>
      </w:r>
      <w:r w:rsidR="002F4397" w:rsidRPr="004167FB">
        <w:rPr>
          <w:rFonts w:cs="Calibri"/>
        </w:rPr>
        <w:t xml:space="preserve">as provided in </w:t>
      </w:r>
      <w:commentRangeStart w:id="142"/>
      <w:commentRangeStart w:id="143"/>
      <w:r w:rsidR="001913A3" w:rsidRPr="004167FB">
        <w:rPr>
          <w:rFonts w:cs="Calibri"/>
        </w:rPr>
        <w:t>A</w:t>
      </w:r>
      <w:r w:rsidR="00760556" w:rsidRPr="004167FB">
        <w:rPr>
          <w:rFonts w:cs="Calibri"/>
        </w:rPr>
        <w:t>ttachment</w:t>
      </w:r>
      <w:r w:rsidR="001913A3" w:rsidRPr="004167FB">
        <w:rPr>
          <w:rFonts w:cs="Calibri"/>
        </w:rPr>
        <w:t xml:space="preserve"> </w:t>
      </w:r>
      <w:r w:rsidR="00165F61">
        <w:rPr>
          <w:rFonts w:cs="Calibri"/>
        </w:rPr>
        <w:t>F</w:t>
      </w:r>
      <w:r w:rsidR="00655AB7" w:rsidRPr="004167FB">
        <w:rPr>
          <w:rFonts w:cs="Calibri"/>
        </w:rPr>
        <w:t>.</w:t>
      </w:r>
      <w:r w:rsidR="00995FD0" w:rsidRPr="004167FB">
        <w:rPr>
          <w:rFonts w:cs="Calibri"/>
        </w:rPr>
        <w:t xml:space="preserve"> </w:t>
      </w:r>
      <w:commentRangeEnd w:id="142"/>
      <w:r w:rsidR="004F47FE">
        <w:rPr>
          <w:rStyle w:val="a7"/>
          <w:lang w:val="x-none" w:eastAsia="x-none"/>
        </w:rPr>
        <w:commentReference w:id="142"/>
      </w:r>
      <w:commentRangeEnd w:id="143"/>
      <w:r w:rsidR="008E64BF">
        <w:rPr>
          <w:rStyle w:val="a7"/>
          <w:lang w:val="x-none" w:eastAsia="x-none"/>
        </w:rPr>
        <w:commentReference w:id="143"/>
      </w:r>
    </w:p>
    <w:p w14:paraId="6DFB9E20" w14:textId="77777777" w:rsidR="00760556" w:rsidRPr="00BC7BB2" w:rsidRDefault="00760556" w:rsidP="00760556">
      <w:pPr>
        <w:pStyle w:val="Paragrafoelenco"/>
        <w:spacing w:after="0" w:line="240" w:lineRule="auto"/>
        <w:ind w:left="1080"/>
        <w:jc w:val="both"/>
        <w:rPr>
          <w:rFonts w:cs="Calibri"/>
        </w:rPr>
      </w:pPr>
    </w:p>
    <w:p w14:paraId="7549A500" w14:textId="77777777" w:rsidR="00DE690B" w:rsidRPr="00BC7BB2" w:rsidRDefault="00DE690B" w:rsidP="00157238">
      <w:pPr>
        <w:pStyle w:val="Paragrafoelenco"/>
        <w:numPr>
          <w:ilvl w:val="1"/>
          <w:numId w:val="2"/>
        </w:numPr>
        <w:spacing w:after="0" w:line="240" w:lineRule="auto"/>
        <w:jc w:val="both"/>
        <w:rPr>
          <w:rFonts w:cs="Calibri"/>
        </w:rPr>
      </w:pPr>
      <w:r w:rsidRPr="00BC7BB2">
        <w:rPr>
          <w:rFonts w:cs="Calibri"/>
        </w:rPr>
        <w:t>Within thirty (30) days of the commencement of sales of the Products and until two (2) years after termination of this Agreement for any reason, each party shall:</w:t>
      </w:r>
    </w:p>
    <w:p w14:paraId="70DF9E56" w14:textId="77777777" w:rsidR="00DE690B" w:rsidRPr="00BC7BB2" w:rsidRDefault="00DE690B" w:rsidP="00157238">
      <w:pPr>
        <w:pStyle w:val="Paragrafoelenco"/>
        <w:spacing w:after="0" w:line="240" w:lineRule="auto"/>
        <w:ind w:left="1080"/>
        <w:jc w:val="both"/>
        <w:rPr>
          <w:rFonts w:cs="Calibri"/>
        </w:rPr>
      </w:pPr>
    </w:p>
    <w:p w14:paraId="6930DBBB" w14:textId="77777777" w:rsidR="00DE690B" w:rsidRPr="00BC7BB2" w:rsidRDefault="00DE690B" w:rsidP="00AF78DA">
      <w:pPr>
        <w:pStyle w:val="Paragrafoelenco"/>
        <w:numPr>
          <w:ilvl w:val="2"/>
          <w:numId w:val="2"/>
        </w:numPr>
        <w:spacing w:after="0" w:line="240" w:lineRule="auto"/>
        <w:jc w:val="both"/>
        <w:rPr>
          <w:rFonts w:cs="Calibri"/>
        </w:rPr>
      </w:pPr>
      <w:commentRangeStart w:id="144"/>
      <w:r w:rsidRPr="00BC7BB2">
        <w:rPr>
          <w:rFonts w:cs="Calibri"/>
        </w:rPr>
        <w:t>procure and maintain at its own expense an insurance policy including general liability, errors and omissions in at least up to the amount of one million (1,000,000) United States dollars, or its equivalent, per occurrence; and</w:t>
      </w:r>
      <w:commentRangeEnd w:id="144"/>
      <w:r w:rsidR="004F47FE">
        <w:rPr>
          <w:rStyle w:val="a7"/>
          <w:lang w:val="x-none" w:eastAsia="x-none"/>
        </w:rPr>
        <w:commentReference w:id="144"/>
      </w:r>
    </w:p>
    <w:p w14:paraId="44E871BC" w14:textId="77777777" w:rsidR="00DE690B" w:rsidRPr="00BC7BB2" w:rsidRDefault="00DE690B" w:rsidP="00157238">
      <w:pPr>
        <w:pStyle w:val="Paragrafoelenco"/>
        <w:spacing w:after="0" w:line="240" w:lineRule="auto"/>
        <w:ind w:left="1080"/>
        <w:jc w:val="both"/>
        <w:rPr>
          <w:rFonts w:cs="Calibri"/>
          <w:color w:val="FF0000"/>
        </w:rPr>
      </w:pPr>
    </w:p>
    <w:p w14:paraId="74575868" w14:textId="77777777" w:rsidR="00DE690B" w:rsidRPr="00BC7BB2" w:rsidRDefault="00DE690B" w:rsidP="00157238">
      <w:pPr>
        <w:pStyle w:val="Paragrafoelenco"/>
        <w:numPr>
          <w:ilvl w:val="2"/>
          <w:numId w:val="2"/>
        </w:numPr>
        <w:spacing w:after="0" w:line="240" w:lineRule="auto"/>
        <w:jc w:val="both"/>
        <w:rPr>
          <w:rFonts w:cs="Calibri"/>
        </w:rPr>
      </w:pPr>
      <w:r w:rsidRPr="00BC7BB2">
        <w:rPr>
          <w:rFonts w:cs="Calibri"/>
        </w:rPr>
        <w:t>upon request, a party shall deliver to the other party certificates evidencing such insurance and their status as an additional insured; and</w:t>
      </w:r>
    </w:p>
    <w:p w14:paraId="144A5D23" w14:textId="77777777" w:rsidR="00DE690B" w:rsidRPr="00BC7BB2" w:rsidRDefault="00DE690B" w:rsidP="00157238">
      <w:pPr>
        <w:pStyle w:val="Paragrafoelenco"/>
        <w:spacing w:after="0" w:line="240" w:lineRule="auto"/>
        <w:ind w:left="1080"/>
        <w:jc w:val="both"/>
        <w:rPr>
          <w:rFonts w:cs="Calibri"/>
        </w:rPr>
      </w:pPr>
    </w:p>
    <w:p w14:paraId="662AB996" w14:textId="77777777" w:rsidR="00DE690B" w:rsidRPr="00BC7BB2" w:rsidRDefault="00DE690B" w:rsidP="00157238">
      <w:pPr>
        <w:pStyle w:val="Paragrafoelenco"/>
        <w:numPr>
          <w:ilvl w:val="2"/>
          <w:numId w:val="2"/>
        </w:numPr>
        <w:spacing w:after="0" w:line="240" w:lineRule="auto"/>
        <w:jc w:val="both"/>
        <w:rPr>
          <w:rFonts w:cs="Calibri"/>
        </w:rPr>
      </w:pPr>
      <w:r w:rsidRPr="00BC7BB2">
        <w:rPr>
          <w:rFonts w:cs="Calibri"/>
        </w:rPr>
        <w:t>should a party at any time neglect or refuse to provide the required insurance, or should such insurance be cancelled, the other party shall have the right to procure such insurance and the cost thereof shall be deducted from monies then due to the party that failed to procure such insurance.</w:t>
      </w:r>
    </w:p>
    <w:p w14:paraId="738610EB" w14:textId="77777777" w:rsidR="00760556" w:rsidRPr="00BC7BB2" w:rsidRDefault="00760556" w:rsidP="00760556">
      <w:pPr>
        <w:pStyle w:val="Paragrafoelenco"/>
        <w:spacing w:after="0" w:line="240" w:lineRule="auto"/>
        <w:ind w:left="1080"/>
        <w:jc w:val="both"/>
        <w:rPr>
          <w:rFonts w:cs="Calibri"/>
        </w:rPr>
      </w:pPr>
    </w:p>
    <w:p w14:paraId="3923A8CF" w14:textId="1EA2C1DD" w:rsidR="001F13C5" w:rsidRPr="0021321F" w:rsidRDefault="001F13C5" w:rsidP="001F13C5">
      <w:pPr>
        <w:pStyle w:val="Paragrafoelenco"/>
        <w:numPr>
          <w:ilvl w:val="1"/>
          <w:numId w:val="2"/>
        </w:numPr>
        <w:spacing w:after="0" w:line="240" w:lineRule="auto"/>
        <w:jc w:val="both"/>
        <w:rPr>
          <w:ins w:id="145" w:author="윤현정 (Hyunjeong Yoon)" w:date="2026-03-04T17:48:00Z"/>
          <w:rFonts w:cs="Calibri"/>
        </w:rPr>
      </w:pPr>
      <w:r w:rsidRPr="002938B2">
        <w:rPr>
          <w:rFonts w:cs="Calibri"/>
        </w:rPr>
        <w:t xml:space="preserve">Teknion acknowledges that </w:t>
      </w:r>
      <w:r w:rsidR="002124D5" w:rsidRPr="002938B2">
        <w:rPr>
          <w:rFonts w:cs="Calibri"/>
        </w:rPr>
        <w:t xml:space="preserve">any </w:t>
      </w:r>
      <w:r w:rsidR="004167FB">
        <w:rPr>
          <w:rFonts w:cs="Calibri"/>
        </w:rPr>
        <w:t>i</w:t>
      </w:r>
      <w:r w:rsidR="002124D5" w:rsidRPr="002938B2">
        <w:rPr>
          <w:rFonts w:cs="Calibri"/>
        </w:rPr>
        <w:t xml:space="preserve">ntellectual property right, including copyright and possible design rights, regarding </w:t>
      </w:r>
      <w:r w:rsidRPr="002938B2">
        <w:rPr>
          <w:rFonts w:cs="Calibri"/>
        </w:rPr>
        <w:t xml:space="preserve">the Products </w:t>
      </w:r>
      <w:r w:rsidR="002124D5" w:rsidRPr="002938B2">
        <w:rPr>
          <w:rFonts w:cs="Calibri"/>
        </w:rPr>
        <w:t xml:space="preserve">belong to Licensor or the designers whom Licensor has obtained the necessary licenses from. </w:t>
      </w:r>
      <w:del w:id="146" w:author="윤현정 (Hyunjeong Yoon)" w:date="2026-03-04T17:43:00Z">
        <w:r w:rsidR="004167FB" w:rsidDel="0021321F">
          <w:rPr>
            <w:rFonts w:cs="Calibri"/>
          </w:rPr>
          <w:delText xml:space="preserve">Licensor shall be fully responsible for obtaining or maintaining registrations for the Product, including in the Territory. </w:delText>
        </w:r>
      </w:del>
      <w:r w:rsidR="002124D5" w:rsidRPr="002938B2">
        <w:rPr>
          <w:rFonts w:cs="Calibri"/>
        </w:rPr>
        <w:t>Teknion warrants that it will not, both during the term of this Agreement and after termination of this Agreement produce or sell products that only differ on details and have a</w:t>
      </w:r>
      <w:r w:rsidR="00F61D45" w:rsidRPr="002938B2">
        <w:rPr>
          <w:rFonts w:cs="Calibri"/>
        </w:rPr>
        <w:t xml:space="preserve"> substantially</w:t>
      </w:r>
      <w:r w:rsidR="002124D5" w:rsidRPr="002938B2">
        <w:rPr>
          <w:rFonts w:cs="Calibri"/>
        </w:rPr>
        <w:t xml:space="preserve"> </w:t>
      </w:r>
      <w:r w:rsidR="0072241E" w:rsidRPr="002938B2">
        <w:rPr>
          <w:rFonts w:cs="Calibri"/>
        </w:rPr>
        <w:t>identical</w:t>
      </w:r>
      <w:r w:rsidR="002124D5" w:rsidRPr="002938B2">
        <w:rPr>
          <w:rFonts w:cs="Calibri"/>
        </w:rPr>
        <w:t xml:space="preserve"> design. </w:t>
      </w:r>
      <w:ins w:id="147" w:author="윤현정 (Hyunjeong Yoon)" w:date="2026-03-04T17:43:00Z">
        <w:r w:rsidR="0021321F" w:rsidRPr="0021321F">
          <w:t xml:space="preserve"> </w:t>
        </w:r>
        <w:r w:rsidR="0021321F">
          <w:t>Licensor shall have no obligation to register design rights for the Products. Teknion shall not file or cause to be filed any application for design rights relating to the Products without the prior written consent of Licensor.</w:t>
        </w:r>
      </w:ins>
    </w:p>
    <w:p w14:paraId="64F3FEDE" w14:textId="77777777" w:rsidR="0021321F" w:rsidRPr="0021321F" w:rsidRDefault="0021321F">
      <w:pPr>
        <w:pStyle w:val="Paragrafoelenco"/>
        <w:spacing w:after="0" w:line="240" w:lineRule="auto"/>
        <w:ind w:left="1080"/>
        <w:jc w:val="both"/>
        <w:rPr>
          <w:ins w:id="148" w:author="윤현정 (Hyunjeong Yoon)" w:date="2026-03-04T17:48:00Z"/>
          <w:rFonts w:cs="Calibri"/>
        </w:rPr>
        <w:pPrChange w:id="149" w:author="윤현정 (Hyunjeong Yoon)" w:date="2026-03-04T17:48:00Z">
          <w:pPr>
            <w:pStyle w:val="Paragrafoelenco"/>
            <w:numPr>
              <w:ilvl w:val="1"/>
              <w:numId w:val="2"/>
            </w:numPr>
            <w:spacing w:after="0" w:line="240" w:lineRule="auto"/>
            <w:ind w:left="1080" w:hanging="360"/>
            <w:jc w:val="both"/>
          </w:pPr>
        </w:pPrChange>
      </w:pPr>
    </w:p>
    <w:p w14:paraId="38FD22B7" w14:textId="7F8584B4" w:rsidR="0021321F" w:rsidRPr="0021321F" w:rsidRDefault="0021321F" w:rsidP="0021321F">
      <w:pPr>
        <w:pStyle w:val="Paragrafoelenco"/>
        <w:numPr>
          <w:ilvl w:val="0"/>
          <w:numId w:val="2"/>
        </w:numPr>
        <w:spacing w:after="0" w:line="240" w:lineRule="auto"/>
        <w:jc w:val="both"/>
        <w:rPr>
          <w:ins w:id="150" w:author="윤현정 (Hyunjeong Yoon)" w:date="2026-03-04T17:48:00Z"/>
          <w:rFonts w:cs="Calibri"/>
        </w:rPr>
      </w:pPr>
      <w:ins w:id="151" w:author="윤현정 (Hyunjeong Yoon)" w:date="2026-03-04T17:48:00Z">
        <w:r>
          <w:t>Intellectual Property Rights</w:t>
        </w:r>
      </w:ins>
    </w:p>
    <w:p w14:paraId="4040E979" w14:textId="58C75E89" w:rsidR="0021321F" w:rsidRDefault="0021321F">
      <w:pPr>
        <w:pStyle w:val="Paragrafoelenco"/>
        <w:numPr>
          <w:ilvl w:val="0"/>
          <w:numId w:val="36"/>
        </w:numPr>
        <w:spacing w:after="0" w:line="240" w:lineRule="auto"/>
        <w:rPr>
          <w:ins w:id="152" w:author="윤현정 (Hyunjeong Yoon)" w:date="2026-03-04T17:49:00Z"/>
        </w:rPr>
        <w:pPrChange w:id="153" w:author="윤현정 (Hyunjeong Yoon)" w:date="2026-03-04T17:51:00Z">
          <w:pPr>
            <w:pStyle w:val="Paragrafoelenco"/>
            <w:numPr>
              <w:numId w:val="36"/>
            </w:numPr>
            <w:spacing w:after="0" w:line="240" w:lineRule="auto"/>
            <w:ind w:left="1520" w:hanging="400"/>
            <w:jc w:val="both"/>
          </w:pPr>
        </w:pPrChange>
      </w:pPr>
      <w:ins w:id="154" w:author="윤현정 (Hyunjeong Yoon)" w:date="2026-03-04T17:49:00Z">
        <w:r>
          <w:t xml:space="preserve">Exclusive Ownership of Intellectual Property. </w:t>
        </w:r>
      </w:ins>
      <w:ins w:id="155" w:author="윤현정 (Hyunjeong Yoon)" w:date="2026-03-04T17:51:00Z">
        <w:r w:rsidR="006238B3">
          <w:br/>
        </w:r>
      </w:ins>
      <w:ins w:id="156" w:author="윤현정 (Hyunjeong Yoon)" w:date="2026-03-04T17:49:00Z">
        <w:r>
          <w:t>All intellectual property rights relating to the Products, including but not limited to design rights, copyrights, patents, trademarks, trade dress, technical documentation, drawings, specifications, and any other proprietary rights, are and shall remain the sole, exclusive, and irrevocable property of Licensor. Nothing in this Agreement shall be interpreted or construed as granting Teknion any ownership interest in such intellectual property rights.</w:t>
        </w:r>
      </w:ins>
    </w:p>
    <w:p w14:paraId="23CA8D50" w14:textId="7382A5E0" w:rsidR="0021321F" w:rsidRDefault="006238B3">
      <w:pPr>
        <w:pStyle w:val="Paragrafoelenco"/>
        <w:numPr>
          <w:ilvl w:val="0"/>
          <w:numId w:val="36"/>
        </w:numPr>
        <w:spacing w:after="0" w:line="240" w:lineRule="auto"/>
        <w:rPr>
          <w:ins w:id="157" w:author="윤현정 (Hyunjeong Yoon)" w:date="2026-03-04T17:49:00Z"/>
        </w:rPr>
        <w:pPrChange w:id="158" w:author="윤현정 (Hyunjeong Yoon)" w:date="2026-03-04T17:51:00Z">
          <w:pPr>
            <w:pStyle w:val="Paragrafoelenco"/>
            <w:numPr>
              <w:numId w:val="36"/>
            </w:numPr>
            <w:spacing w:after="0" w:line="240" w:lineRule="auto"/>
            <w:ind w:left="1520" w:hanging="400"/>
            <w:jc w:val="both"/>
          </w:pPr>
        </w:pPrChange>
      </w:pPr>
      <w:ins w:id="159" w:author="윤현정 (Hyunjeong Yoon)" w:date="2026-03-04T17:49:00Z">
        <w:r>
          <w:t xml:space="preserve">No Transfer or Implied License. </w:t>
        </w:r>
      </w:ins>
      <w:ins w:id="160" w:author="윤현정 (Hyunjeong Yoon)" w:date="2026-03-04T17:52:00Z">
        <w:r>
          <w:br/>
        </w:r>
      </w:ins>
      <w:ins w:id="161" w:author="윤현정 (Hyunjeong Yoon)" w:date="2026-03-04T17:49:00Z">
        <w:r>
          <w:t>Except for the limited rights expressly granted under this Agreement, no license, right, title, or interest in or to Licensor’s intellectual property rights is granted to Teknion, whether by implication, estoppel, or otherwise.</w:t>
        </w:r>
      </w:ins>
    </w:p>
    <w:p w14:paraId="43B30031" w14:textId="76228918" w:rsidR="006238B3" w:rsidRDefault="006238B3">
      <w:pPr>
        <w:pStyle w:val="Paragrafoelenco"/>
        <w:numPr>
          <w:ilvl w:val="0"/>
          <w:numId w:val="36"/>
        </w:numPr>
        <w:spacing w:after="0" w:line="240" w:lineRule="auto"/>
        <w:rPr>
          <w:ins w:id="162" w:author="윤현정 (Hyunjeong Yoon)" w:date="2026-03-04T17:50:00Z"/>
        </w:rPr>
        <w:pPrChange w:id="163" w:author="윤현정 (Hyunjeong Yoon)" w:date="2026-03-04T17:51:00Z">
          <w:pPr>
            <w:pStyle w:val="Paragrafoelenco"/>
            <w:numPr>
              <w:numId w:val="36"/>
            </w:numPr>
            <w:spacing w:after="0" w:line="240" w:lineRule="auto"/>
            <w:ind w:left="1520" w:hanging="400"/>
            <w:jc w:val="both"/>
          </w:pPr>
        </w:pPrChange>
      </w:pPr>
      <w:ins w:id="164" w:author="윤현정 (Hyunjeong Yoon)" w:date="2026-03-04T17:50:00Z">
        <w:r>
          <w:t xml:space="preserve">Limited Use for Distribution. </w:t>
        </w:r>
      </w:ins>
      <w:ins w:id="165" w:author="윤현정 (Hyunjeong Yoon)" w:date="2026-03-04T17:52:00Z">
        <w:r>
          <w:br/>
        </w:r>
      </w:ins>
      <w:ins w:id="166" w:author="윤현정 (Hyunjeong Yoon)" w:date="2026-03-04T17:50:00Z">
        <w:r>
          <w:t>Teknion may use Licensor’s intellectual property solely to the extent necessary for the marketing, promotion, distribution, and sale of the Products supplied by Licensor under this Agreement, and for no other purpose.</w:t>
        </w:r>
      </w:ins>
    </w:p>
    <w:p w14:paraId="6B94F427" w14:textId="5BB41361" w:rsidR="006238B3" w:rsidRDefault="006238B3" w:rsidP="006238B3">
      <w:pPr>
        <w:pStyle w:val="Paragrafoelenco"/>
        <w:numPr>
          <w:ilvl w:val="0"/>
          <w:numId w:val="36"/>
        </w:numPr>
        <w:spacing w:after="0" w:line="240" w:lineRule="auto"/>
        <w:rPr>
          <w:ins w:id="167" w:author="윤현정 (Hyunjeong Yoon)" w:date="2026-03-04T17:52:00Z"/>
        </w:rPr>
      </w:pPr>
      <w:ins w:id="168" w:author="윤현정 (Hyunjeong Yoon)" w:date="2026-03-04T17:50:00Z">
        <w:r>
          <w:lastRenderedPageBreak/>
          <w:t xml:space="preserve">Restriction on Reproduction and Manufacturing. </w:t>
        </w:r>
      </w:ins>
      <w:ins w:id="169" w:author="윤현정 (Hyunjeong Yoon)" w:date="2026-03-04T17:51:00Z">
        <w:r>
          <w:br/>
        </w:r>
      </w:ins>
      <w:ins w:id="170" w:author="윤현정 (Hyunjeong Yoon)" w:date="2026-03-04T17:50:00Z">
        <w:r>
          <w:t xml:space="preserve">Teknion shall not, directly or indirectly: </w:t>
        </w:r>
        <w:r>
          <w:br/>
          <w:t>reproduce, copy, adapt, or modify the Products or their designs;</w:t>
        </w:r>
      </w:ins>
      <w:ins w:id="171" w:author="윤현정 (Hyunjeong Yoon)" w:date="2026-03-04T17:51:00Z">
        <w:r>
          <w:br/>
        </w:r>
      </w:ins>
      <w:ins w:id="172" w:author="윤현정 (Hyunjeong Yoon)" w:date="2026-03-04T17:50:00Z">
        <w:r>
          <w:t>manufacture, or cause to be manufactured, any products incorporating or substantially similar to Licensor’s designs;</w:t>
        </w:r>
      </w:ins>
      <w:ins w:id="173" w:author="윤현정 (Hyunjeong Yoon)" w:date="2026-03-04T17:51:00Z">
        <w:r>
          <w:br/>
        </w:r>
      </w:ins>
      <w:ins w:id="174" w:author="윤현정 (Hyunjeong Yoon)" w:date="2026-03-04T17:50:00Z">
        <w:r>
          <w:t>use Licensor’s intellectual property for the development, production, or commercialization of competing products.</w:t>
        </w:r>
      </w:ins>
    </w:p>
    <w:p w14:paraId="26585DC9" w14:textId="6FE18CD9" w:rsidR="006238B3" w:rsidRDefault="006238B3" w:rsidP="006238B3">
      <w:pPr>
        <w:pStyle w:val="Paragrafoelenco"/>
        <w:numPr>
          <w:ilvl w:val="0"/>
          <w:numId w:val="36"/>
        </w:numPr>
        <w:spacing w:after="0" w:line="240" w:lineRule="auto"/>
        <w:rPr>
          <w:ins w:id="175" w:author="윤현정 (Hyunjeong Yoon)" w:date="2026-03-04T17:52:00Z"/>
        </w:rPr>
      </w:pPr>
      <w:ins w:id="176" w:author="윤현정 (Hyunjeong Yoon)" w:date="2026-03-04T17:52:00Z">
        <w:r>
          <w:t xml:space="preserve">Derivative Works and Improvements. </w:t>
        </w:r>
        <w:r>
          <w:br/>
          <w:t>Any improvements, modifications, derivative works, or developments relating to the Products or their designs shall belong exclusively to Licensor.</w:t>
        </w:r>
      </w:ins>
    </w:p>
    <w:p w14:paraId="3AE551D3" w14:textId="03A32A21" w:rsidR="006238B3" w:rsidRDefault="006238B3">
      <w:pPr>
        <w:pStyle w:val="Paragrafoelenco"/>
        <w:numPr>
          <w:ilvl w:val="0"/>
          <w:numId w:val="36"/>
        </w:numPr>
        <w:spacing w:after="0" w:line="240" w:lineRule="auto"/>
        <w:rPr>
          <w:ins w:id="177" w:author="윤현정 (Hyunjeong Yoon)" w:date="2026-03-04T17:49:00Z"/>
        </w:rPr>
        <w:pPrChange w:id="178" w:author="윤현정 (Hyunjeong Yoon)" w:date="2026-03-04T17:51:00Z">
          <w:pPr>
            <w:pStyle w:val="Paragrafoelenco"/>
            <w:spacing w:after="0" w:line="240" w:lineRule="auto"/>
            <w:ind w:left="360"/>
            <w:jc w:val="both"/>
          </w:pPr>
        </w:pPrChange>
      </w:pPr>
      <w:ins w:id="179" w:author="윤현정 (Hyunjeong Yoon)" w:date="2026-03-04T17:52:00Z">
        <w:r>
          <w:t xml:space="preserve">Survival. </w:t>
        </w:r>
        <w:r>
          <w:br/>
          <w:t>The provisions of this Section shall survive the expiration or termination of this Agreement for any reason.</w:t>
        </w:r>
      </w:ins>
    </w:p>
    <w:p w14:paraId="1E780039" w14:textId="03A32A21" w:rsidR="0021321F" w:rsidRPr="006238B3" w:rsidRDefault="0021321F">
      <w:pPr>
        <w:pStyle w:val="Paragrafoelenco"/>
        <w:spacing w:after="0" w:line="240" w:lineRule="auto"/>
        <w:ind w:left="360"/>
        <w:jc w:val="both"/>
        <w:rPr>
          <w:rFonts w:cs="Calibri"/>
          <w:lang w:eastAsia="ko-KR"/>
        </w:rPr>
        <w:pPrChange w:id="180" w:author="윤현정 (Hyunjeong Yoon)" w:date="2026-03-04T17:48:00Z">
          <w:pPr>
            <w:pStyle w:val="Paragrafoelenco"/>
            <w:numPr>
              <w:ilvl w:val="1"/>
              <w:numId w:val="2"/>
            </w:numPr>
            <w:spacing w:after="0" w:line="240" w:lineRule="auto"/>
            <w:ind w:left="1080" w:hanging="360"/>
            <w:jc w:val="both"/>
          </w:pPr>
        </w:pPrChange>
      </w:pPr>
    </w:p>
    <w:p w14:paraId="637805D2" w14:textId="77777777" w:rsidR="001F13C5" w:rsidRPr="00BC7BB2" w:rsidRDefault="001F13C5" w:rsidP="00760556">
      <w:pPr>
        <w:pStyle w:val="Paragrafoelenco"/>
        <w:spacing w:after="0" w:line="240" w:lineRule="auto"/>
        <w:ind w:left="1080"/>
        <w:jc w:val="both"/>
        <w:rPr>
          <w:rFonts w:cs="Calibri"/>
        </w:rPr>
      </w:pPr>
    </w:p>
    <w:p w14:paraId="21AE8D42" w14:textId="77777777" w:rsidR="006238B3" w:rsidRDefault="006238B3" w:rsidP="006238B3">
      <w:pPr>
        <w:pStyle w:val="Paragrafoelenco"/>
        <w:numPr>
          <w:ilvl w:val="0"/>
          <w:numId w:val="2"/>
        </w:numPr>
        <w:spacing w:after="0"/>
        <w:jc w:val="both"/>
        <w:rPr>
          <w:ins w:id="181" w:author="윤현정 (Hyunjeong Yoon)" w:date="2026-03-04T17:56:00Z"/>
          <w:rFonts w:cs="Calibri"/>
        </w:rPr>
      </w:pPr>
      <w:ins w:id="182" w:author="윤현정 (Hyunjeong Yoon)" w:date="2026-03-04T17:55:00Z">
        <w:r>
          <w:rPr>
            <w:rFonts w:cs="Calibri"/>
          </w:rPr>
          <w:t>Confidentiality</w:t>
        </w:r>
        <w:r>
          <w:rPr>
            <w:rFonts w:cs="Calibri"/>
          </w:rPr>
          <w:br/>
        </w:r>
      </w:ins>
    </w:p>
    <w:p w14:paraId="391482B6" w14:textId="77777777" w:rsidR="006238B3" w:rsidRDefault="006238B3" w:rsidP="006238B3">
      <w:pPr>
        <w:pStyle w:val="Paragrafoelenco"/>
        <w:numPr>
          <w:ilvl w:val="0"/>
          <w:numId w:val="37"/>
        </w:numPr>
        <w:spacing w:after="0"/>
        <w:jc w:val="both"/>
        <w:rPr>
          <w:ins w:id="183" w:author="윤현정 (Hyunjeong Yoon)" w:date="2026-03-04T17:56:00Z"/>
          <w:rFonts w:cs="Calibri"/>
        </w:rPr>
      </w:pPr>
      <w:ins w:id="184" w:author="윤현정 (Hyunjeong Yoon)" w:date="2026-03-04T17:55:00Z">
        <w:r w:rsidRPr="006238B3">
          <w:rPr>
            <w:rFonts w:cs="Calibri"/>
          </w:rPr>
          <w:t>Each party shall keep strictly confidential and shall not disclose to any third party any confidential or proprietary information disclosed by the other party in connection with this Agreement. Confidential Information includes, without limitation, any information relating to the Products, designs, technical data, specifications, drawings, business plans, pricing, marketing strategies, customer information, and any other information that is marked as confidential or that should reasonably be understood to be confidential given the nature of the information and the circumstances of disclosure.</w:t>
        </w:r>
      </w:ins>
    </w:p>
    <w:p w14:paraId="59954DCE" w14:textId="77777777" w:rsidR="006238B3" w:rsidRDefault="006238B3" w:rsidP="006238B3">
      <w:pPr>
        <w:pStyle w:val="Paragrafoelenco"/>
        <w:numPr>
          <w:ilvl w:val="0"/>
          <w:numId w:val="37"/>
        </w:numPr>
        <w:spacing w:after="0"/>
        <w:jc w:val="both"/>
        <w:rPr>
          <w:ins w:id="185" w:author="윤현정 (Hyunjeong Yoon)" w:date="2026-03-04T17:56:00Z"/>
          <w:rFonts w:cs="Calibri"/>
        </w:rPr>
      </w:pPr>
      <w:ins w:id="186" w:author="윤현정 (Hyunjeong Yoon)" w:date="2026-03-04T17:55:00Z">
        <w:r w:rsidRPr="006238B3">
          <w:rPr>
            <w:rFonts w:cs="Calibri"/>
          </w:rPr>
          <w:t>Each party shall use such Confidential Information solely for the purpose of performing its obligations under this Agreement and shall not use such information for any other purpose without the prior written consent of the disclosing party.</w:t>
        </w:r>
      </w:ins>
    </w:p>
    <w:p w14:paraId="386E99AE" w14:textId="77777777" w:rsidR="006238B3" w:rsidRDefault="006238B3" w:rsidP="006238B3">
      <w:pPr>
        <w:pStyle w:val="Paragrafoelenco"/>
        <w:numPr>
          <w:ilvl w:val="0"/>
          <w:numId w:val="37"/>
        </w:numPr>
        <w:spacing w:after="0"/>
        <w:jc w:val="both"/>
        <w:rPr>
          <w:ins w:id="187" w:author="윤현정 (Hyunjeong Yoon)" w:date="2026-03-04T17:56:00Z"/>
          <w:rFonts w:cs="Calibri"/>
        </w:rPr>
      </w:pPr>
      <w:ins w:id="188" w:author="윤현정 (Hyunjeong Yoon)" w:date="2026-03-04T17:55:00Z">
        <w:r w:rsidRPr="006238B3">
          <w:rPr>
            <w:rFonts w:cs="Calibri"/>
          </w:rPr>
          <w:t>Each party shall ensure that its employees, affiliates, contractors, and agents who have access to such Confidential Information are bound by confidentiality obligations no less restrictive than those set forth herein, and shall be responsible for any breach of this clause by such persons.</w:t>
        </w:r>
      </w:ins>
    </w:p>
    <w:p w14:paraId="488DDE2B" w14:textId="77777777" w:rsidR="006238B3" w:rsidRDefault="006238B3" w:rsidP="006238B3">
      <w:pPr>
        <w:pStyle w:val="Paragrafoelenco"/>
        <w:numPr>
          <w:ilvl w:val="0"/>
          <w:numId w:val="37"/>
        </w:numPr>
        <w:spacing w:after="0"/>
        <w:jc w:val="both"/>
        <w:rPr>
          <w:ins w:id="189" w:author="윤현정 (Hyunjeong Yoon)" w:date="2026-03-04T17:57:00Z"/>
          <w:rFonts w:cs="Calibri"/>
        </w:rPr>
      </w:pPr>
      <w:ins w:id="190" w:author="윤현정 (Hyunjeong Yoon)" w:date="2026-03-04T17:55:00Z">
        <w:r w:rsidRPr="006238B3">
          <w:rPr>
            <w:rFonts w:cs="Calibri"/>
          </w:rPr>
          <w:t>Upon the termination or expiration of this Agreement for any reason, each party shall promptly return or destroy all Confidential Information of the other party, including all copies thereof, and upon written request shall certify in writing, signed by an authorized officer, that such return or destruction has been completed.</w:t>
        </w:r>
      </w:ins>
    </w:p>
    <w:p w14:paraId="0EA3889B" w14:textId="60416A0A" w:rsidR="006238B3" w:rsidRPr="006238B3" w:rsidRDefault="006238B3">
      <w:pPr>
        <w:pStyle w:val="Paragrafoelenco"/>
        <w:numPr>
          <w:ilvl w:val="0"/>
          <w:numId w:val="37"/>
        </w:numPr>
        <w:spacing w:after="0"/>
        <w:jc w:val="both"/>
        <w:rPr>
          <w:ins w:id="191" w:author="윤현정 (Hyunjeong Yoon)" w:date="2026-03-04T17:55:00Z"/>
          <w:rFonts w:cs="Calibri"/>
        </w:rPr>
        <w:pPrChange w:id="192" w:author="윤현정 (Hyunjeong Yoon)" w:date="2026-03-04T17:57:00Z">
          <w:pPr>
            <w:pStyle w:val="Paragrafoelenco"/>
            <w:numPr>
              <w:numId w:val="2"/>
            </w:numPr>
            <w:spacing w:after="0"/>
            <w:ind w:left="360" w:hanging="360"/>
            <w:jc w:val="both"/>
          </w:pPr>
        </w:pPrChange>
      </w:pPr>
      <w:ins w:id="193" w:author="윤현정 (Hyunjeong Yoon)" w:date="2026-03-04T17:55:00Z">
        <w:r w:rsidRPr="006238B3">
          <w:rPr>
            <w:rFonts w:cs="Calibri"/>
          </w:rPr>
          <w:t>The obligations set forth in this clause shall survive the termination or expiration of this Agreement for any reason.</w:t>
        </w:r>
      </w:ins>
    </w:p>
    <w:p w14:paraId="28F58BF0" w14:textId="20EA67C5" w:rsidR="006238B3" w:rsidRDefault="006238B3">
      <w:pPr>
        <w:pStyle w:val="Paragrafoelenco"/>
        <w:spacing w:after="0" w:line="240" w:lineRule="auto"/>
        <w:ind w:left="0"/>
        <w:jc w:val="both"/>
        <w:rPr>
          <w:ins w:id="194" w:author="윤현정 (Hyunjeong Yoon)" w:date="2026-03-04T17:54:00Z"/>
          <w:rFonts w:cs="Calibri"/>
        </w:rPr>
        <w:pPrChange w:id="195" w:author="윤현정 (Hyunjeong Yoon)" w:date="2026-03-04T17:57:00Z">
          <w:pPr>
            <w:pStyle w:val="Paragrafoelenco"/>
            <w:numPr>
              <w:numId w:val="2"/>
            </w:numPr>
            <w:spacing w:after="0" w:line="240" w:lineRule="auto"/>
            <w:ind w:left="360" w:hanging="360"/>
            <w:jc w:val="both"/>
          </w:pPr>
        </w:pPrChange>
      </w:pPr>
    </w:p>
    <w:p w14:paraId="47216BEB" w14:textId="5A1D1683" w:rsidR="00D91B96" w:rsidRPr="00BC7BB2" w:rsidRDefault="00DB1C3F" w:rsidP="00157238">
      <w:pPr>
        <w:pStyle w:val="Paragrafoelenco"/>
        <w:numPr>
          <w:ilvl w:val="0"/>
          <w:numId w:val="2"/>
        </w:numPr>
        <w:spacing w:after="0" w:line="240" w:lineRule="auto"/>
        <w:jc w:val="both"/>
        <w:rPr>
          <w:rFonts w:cs="Calibri"/>
        </w:rPr>
      </w:pPr>
      <w:r w:rsidRPr="00BC7BB2">
        <w:rPr>
          <w:rFonts w:cs="Calibri"/>
        </w:rPr>
        <w:t>Miscellaneous</w:t>
      </w:r>
    </w:p>
    <w:p w14:paraId="463F29E8" w14:textId="77777777" w:rsidR="00DB1C3F" w:rsidRPr="00BC7BB2" w:rsidRDefault="00DB1C3F" w:rsidP="00157238">
      <w:pPr>
        <w:pStyle w:val="Paragrafoelenco"/>
        <w:spacing w:after="0" w:line="240" w:lineRule="auto"/>
        <w:ind w:left="360"/>
        <w:jc w:val="both"/>
        <w:rPr>
          <w:rFonts w:cs="Calibri"/>
        </w:rPr>
      </w:pPr>
    </w:p>
    <w:p w14:paraId="57F0D627" w14:textId="596598A8" w:rsidR="00742A88" w:rsidRPr="00BC7BB2" w:rsidRDefault="00742A88">
      <w:pPr>
        <w:pStyle w:val="Paragrafoelenco"/>
        <w:spacing w:after="0" w:line="240" w:lineRule="auto"/>
        <w:ind w:left="1080"/>
        <w:jc w:val="both"/>
        <w:rPr>
          <w:rFonts w:cs="Calibri"/>
        </w:rPr>
        <w:pPrChange w:id="196" w:author="윤현정 (Hyunjeong Yoon)" w:date="2026-03-04T17:57:00Z">
          <w:pPr>
            <w:pStyle w:val="Paragrafoelenco"/>
            <w:numPr>
              <w:ilvl w:val="1"/>
              <w:numId w:val="2"/>
            </w:numPr>
            <w:spacing w:after="0" w:line="240" w:lineRule="auto"/>
            <w:ind w:left="1080" w:hanging="360"/>
            <w:jc w:val="both"/>
          </w:pPr>
        </w:pPrChange>
      </w:pPr>
      <w:del w:id="197" w:author="윤현정 (Hyunjeong Yoon)" w:date="2026-03-04T17:57:00Z">
        <w:r w:rsidRPr="00BC7BB2" w:rsidDel="006238B3">
          <w:rPr>
            <w:rFonts w:cs="Calibri"/>
            <w:u w:val="single"/>
          </w:rPr>
          <w:delText>Confidentiality</w:delText>
        </w:r>
        <w:r w:rsidRPr="00BC7BB2" w:rsidDel="006238B3">
          <w:rPr>
            <w:rFonts w:cs="Calibri"/>
          </w:rPr>
          <w:delText>: Each party will keep confidential information disclosed by the other party hereunder in strict confidence. Confidential information includes information that has been marked confidential, or reasonably deemed confidential by the parties</w:delText>
        </w:r>
        <w:r w:rsidR="00D64872" w:rsidRPr="00BC7BB2" w:rsidDel="006238B3">
          <w:rPr>
            <w:rFonts w:cs="Calibri"/>
          </w:rPr>
          <w:delText>.</w:delText>
        </w:r>
        <w:r w:rsidR="004E388A" w:rsidDel="006238B3">
          <w:rPr>
            <w:rFonts w:cs="Calibri"/>
          </w:rPr>
          <w:delText xml:space="preserve">  After the termination of this Agreement for any reason, the parties shall return and/or destroy any confidential information of the other party, with such destruction to be certified by a signing officer of that party upon written request.</w:delText>
        </w:r>
      </w:del>
    </w:p>
    <w:p w14:paraId="3B7B4B86" w14:textId="77777777" w:rsidR="00742A88" w:rsidRPr="00BC7BB2" w:rsidRDefault="00742A88" w:rsidP="00157238">
      <w:pPr>
        <w:pStyle w:val="Paragrafoelenco"/>
        <w:spacing w:after="0" w:line="240" w:lineRule="auto"/>
        <w:ind w:left="1080"/>
        <w:jc w:val="both"/>
        <w:rPr>
          <w:rFonts w:cs="Calibri"/>
        </w:rPr>
      </w:pPr>
    </w:p>
    <w:p w14:paraId="58DA6F5C" w14:textId="77777777" w:rsidR="00DB1C3F" w:rsidRPr="00BC7BB2" w:rsidRDefault="00DB1C3F" w:rsidP="00157238">
      <w:pPr>
        <w:pStyle w:val="Paragrafoelenco"/>
        <w:numPr>
          <w:ilvl w:val="1"/>
          <w:numId w:val="2"/>
        </w:numPr>
        <w:spacing w:after="0" w:line="240" w:lineRule="auto"/>
        <w:jc w:val="both"/>
        <w:rPr>
          <w:rFonts w:cs="Calibri"/>
        </w:rPr>
      </w:pPr>
      <w:r w:rsidRPr="00BC7BB2">
        <w:rPr>
          <w:rFonts w:cs="Calibri"/>
          <w:u w:val="single"/>
        </w:rPr>
        <w:t>No Agency</w:t>
      </w:r>
      <w:r w:rsidRPr="00BC7BB2">
        <w:rPr>
          <w:rFonts w:cs="Calibri"/>
        </w:rPr>
        <w:t>: Each party is an independent contractor. Neither is the agent of the other, and neither</w:t>
      </w:r>
      <w:r w:rsidR="00DF6766" w:rsidRPr="00BC7BB2">
        <w:rPr>
          <w:rFonts w:cs="Calibri"/>
        </w:rPr>
        <w:t xml:space="preserve"> </w:t>
      </w:r>
      <w:r w:rsidRPr="00BC7BB2">
        <w:rPr>
          <w:rFonts w:cs="Calibri"/>
        </w:rPr>
        <w:t>is liable for any debts or obligations of the other nor can either party create any obligation which binds the other.</w:t>
      </w:r>
    </w:p>
    <w:p w14:paraId="3A0FF5F2" w14:textId="77777777" w:rsidR="00385601" w:rsidRPr="00BC7BB2" w:rsidRDefault="00385601" w:rsidP="00157238">
      <w:pPr>
        <w:pStyle w:val="Paragrafoelenco"/>
        <w:spacing w:after="0" w:line="240" w:lineRule="auto"/>
        <w:ind w:left="1080"/>
        <w:jc w:val="both"/>
        <w:rPr>
          <w:rFonts w:cs="Calibri"/>
        </w:rPr>
      </w:pPr>
    </w:p>
    <w:p w14:paraId="61B83AB7" w14:textId="77777777" w:rsidR="00385601" w:rsidRPr="00BC7BB2" w:rsidRDefault="00385601" w:rsidP="00157238">
      <w:pPr>
        <w:pStyle w:val="Paragrafoelenco"/>
        <w:numPr>
          <w:ilvl w:val="1"/>
          <w:numId w:val="2"/>
        </w:numPr>
        <w:spacing w:after="0" w:line="240" w:lineRule="auto"/>
        <w:jc w:val="both"/>
        <w:rPr>
          <w:rFonts w:cs="Calibri"/>
        </w:rPr>
      </w:pPr>
      <w:r w:rsidRPr="00BC7BB2">
        <w:rPr>
          <w:rFonts w:cs="Calibri"/>
          <w:u w:val="single"/>
        </w:rPr>
        <w:t>Severability</w:t>
      </w:r>
      <w:r w:rsidRPr="00BC7BB2">
        <w:rPr>
          <w:rFonts w:cs="Calibri"/>
        </w:rPr>
        <w:t xml:space="preserve">: If any term of this Agreement is held by a court of competent jurisdiction to be invalid or unenforceable or of effect, then the remainder of this Agreement shall in any case continue in force, and the </w:t>
      </w:r>
      <w:r w:rsidRPr="00BC7BB2">
        <w:rPr>
          <w:rFonts w:cs="Calibri"/>
        </w:rPr>
        <w:lastRenderedPageBreak/>
        <w:t>parties shall use their best efforts to replace such term with a term that is valid and as nearly possible achieves the intent of the invalid term.</w:t>
      </w:r>
    </w:p>
    <w:p w14:paraId="5630AD66" w14:textId="77777777" w:rsidR="00385601" w:rsidRPr="00BC7BB2" w:rsidRDefault="00385601" w:rsidP="00157238">
      <w:pPr>
        <w:pStyle w:val="Paragrafoelenco"/>
        <w:jc w:val="both"/>
        <w:rPr>
          <w:rFonts w:cs="Calibri"/>
        </w:rPr>
      </w:pPr>
    </w:p>
    <w:p w14:paraId="4B31FED8" w14:textId="77777777" w:rsidR="00385601" w:rsidRPr="00BC7BB2" w:rsidRDefault="00385601" w:rsidP="00157238">
      <w:pPr>
        <w:pStyle w:val="Paragrafoelenco"/>
        <w:numPr>
          <w:ilvl w:val="1"/>
          <w:numId w:val="2"/>
        </w:numPr>
        <w:spacing w:after="0" w:line="240" w:lineRule="auto"/>
        <w:jc w:val="both"/>
        <w:rPr>
          <w:rFonts w:cs="Calibri"/>
        </w:rPr>
      </w:pPr>
      <w:r w:rsidRPr="00BC7BB2">
        <w:rPr>
          <w:rFonts w:cs="Calibri"/>
          <w:u w:val="single"/>
        </w:rPr>
        <w:t>Waiver</w:t>
      </w:r>
      <w:r w:rsidRPr="00BC7BB2">
        <w:rPr>
          <w:rFonts w:cs="Calibri"/>
        </w:rPr>
        <w:t xml:space="preserve">: A waiver of any breach of any provision of this Agreement shall not be considered as a continuing waiver of other breaches of the same or other provisions of this Agreement. </w:t>
      </w:r>
    </w:p>
    <w:p w14:paraId="61829076" w14:textId="77777777" w:rsidR="00385601" w:rsidRPr="00BC7BB2" w:rsidRDefault="00385601" w:rsidP="00157238">
      <w:pPr>
        <w:pStyle w:val="Paragrafoelenco"/>
        <w:jc w:val="both"/>
        <w:rPr>
          <w:rFonts w:cs="Calibri"/>
        </w:rPr>
      </w:pPr>
    </w:p>
    <w:p w14:paraId="32DC0895" w14:textId="77777777" w:rsidR="00DB1C3F" w:rsidRPr="00BC7BB2" w:rsidRDefault="00385601" w:rsidP="00157238">
      <w:pPr>
        <w:pStyle w:val="Paragrafoelenco"/>
        <w:numPr>
          <w:ilvl w:val="1"/>
          <w:numId w:val="2"/>
        </w:numPr>
        <w:spacing w:after="0" w:line="240" w:lineRule="auto"/>
        <w:jc w:val="both"/>
        <w:rPr>
          <w:rFonts w:cs="Calibri"/>
        </w:rPr>
      </w:pPr>
      <w:r w:rsidRPr="00BC7BB2">
        <w:rPr>
          <w:rFonts w:cs="Calibri"/>
          <w:u w:val="single"/>
        </w:rPr>
        <w:t>Notices</w:t>
      </w:r>
      <w:r w:rsidRPr="00BC7BB2">
        <w:rPr>
          <w:rFonts w:cs="Calibri"/>
        </w:rPr>
        <w:t xml:space="preserve">: All notices and payments required or permitted to be given under this Agreement shall be in writing and shall be considered properly given if sent by registered air mail, courier, or </w:t>
      </w:r>
      <w:r w:rsidR="00D64872" w:rsidRPr="00BC7BB2">
        <w:rPr>
          <w:rFonts w:cs="Calibri"/>
        </w:rPr>
        <w:t>e</w:t>
      </w:r>
      <w:r w:rsidR="00F61D45">
        <w:rPr>
          <w:rFonts w:cs="Calibri"/>
        </w:rPr>
        <w:t>-</w:t>
      </w:r>
      <w:r w:rsidR="00D64872" w:rsidRPr="00BC7BB2">
        <w:rPr>
          <w:rFonts w:cs="Calibri"/>
        </w:rPr>
        <w:t xml:space="preserve">mail </w:t>
      </w:r>
      <w:r w:rsidRPr="00BC7BB2">
        <w:rPr>
          <w:rFonts w:cs="Calibri"/>
        </w:rPr>
        <w:t xml:space="preserve">to the parties at their addresses as set forth above, or at such other addresses as the parties may in writing advise from time to time. Any notices sent by courier or </w:t>
      </w:r>
      <w:r w:rsidR="00D52553" w:rsidRPr="00BC7BB2">
        <w:rPr>
          <w:rFonts w:cs="Calibri"/>
        </w:rPr>
        <w:t xml:space="preserve">email </w:t>
      </w:r>
      <w:r w:rsidRPr="00BC7BB2">
        <w:rPr>
          <w:rFonts w:cs="Calibri"/>
        </w:rPr>
        <w:t>shall be deemed given when received, and notices sent by registered air mail shall be deemed given ten (10) days after being mailed if there is no postal interruption in effect which would delay delivery.</w:t>
      </w:r>
      <w:r w:rsidR="00D52553" w:rsidRPr="00BC7BB2">
        <w:rPr>
          <w:rFonts w:cs="Calibri"/>
        </w:rPr>
        <w:t xml:space="preserve"> The contact email addresses for each party are as follows: </w:t>
      </w:r>
    </w:p>
    <w:tbl>
      <w:tblPr>
        <w:tblW w:w="0" w:type="auto"/>
        <w:tblInd w:w="720" w:type="dxa"/>
        <w:tblLook w:val="04A0" w:firstRow="1" w:lastRow="0" w:firstColumn="1" w:lastColumn="0" w:noHBand="0" w:noVBand="1"/>
      </w:tblPr>
      <w:tblGrid>
        <w:gridCol w:w="3361"/>
        <w:gridCol w:w="3360"/>
        <w:gridCol w:w="3359"/>
      </w:tblGrid>
      <w:tr w:rsidR="00993274" w:rsidRPr="0055197F" w14:paraId="6C2BED54" w14:textId="77777777" w:rsidTr="00440855">
        <w:tc>
          <w:tcPr>
            <w:tcW w:w="3432" w:type="dxa"/>
          </w:tcPr>
          <w:p w14:paraId="2BA226A1" w14:textId="77777777" w:rsidR="00993274" w:rsidRPr="0055197F" w:rsidRDefault="00993274" w:rsidP="00440855">
            <w:pPr>
              <w:pStyle w:val="-11"/>
              <w:ind w:left="0"/>
              <w:rPr>
                <w:rFonts w:cs="Calibri"/>
              </w:rPr>
            </w:pPr>
          </w:p>
        </w:tc>
        <w:tc>
          <w:tcPr>
            <w:tcW w:w="3432" w:type="dxa"/>
          </w:tcPr>
          <w:p w14:paraId="17AD93B2" w14:textId="77777777" w:rsidR="00993274" w:rsidRPr="0055197F" w:rsidRDefault="00993274" w:rsidP="00440855">
            <w:pPr>
              <w:pStyle w:val="-11"/>
              <w:ind w:left="0"/>
              <w:rPr>
                <w:rFonts w:cs="Calibri"/>
              </w:rPr>
            </w:pPr>
          </w:p>
          <w:p w14:paraId="764C7707" w14:textId="77777777" w:rsidR="00993274" w:rsidRPr="0055197F" w:rsidRDefault="00993274" w:rsidP="00440855">
            <w:pPr>
              <w:pStyle w:val="-11"/>
              <w:ind w:left="0"/>
              <w:rPr>
                <w:rFonts w:cs="Calibri"/>
              </w:rPr>
            </w:pPr>
            <w:r w:rsidRPr="0055197F">
              <w:rPr>
                <w:rFonts w:cs="Calibri"/>
              </w:rPr>
              <w:t xml:space="preserve">Licensor </w:t>
            </w:r>
          </w:p>
        </w:tc>
        <w:tc>
          <w:tcPr>
            <w:tcW w:w="3432" w:type="dxa"/>
          </w:tcPr>
          <w:p w14:paraId="0DE4B5B7" w14:textId="77777777" w:rsidR="00993274" w:rsidRPr="0055197F" w:rsidRDefault="00993274" w:rsidP="00440855">
            <w:pPr>
              <w:pStyle w:val="-11"/>
              <w:ind w:left="0"/>
              <w:rPr>
                <w:rFonts w:cs="Calibri"/>
              </w:rPr>
            </w:pPr>
          </w:p>
          <w:p w14:paraId="61859C93" w14:textId="77777777" w:rsidR="00993274" w:rsidRPr="0055197F" w:rsidRDefault="00993274" w:rsidP="00440855">
            <w:pPr>
              <w:pStyle w:val="-11"/>
              <w:ind w:left="0"/>
              <w:rPr>
                <w:rFonts w:cs="Calibri"/>
              </w:rPr>
            </w:pPr>
            <w:r w:rsidRPr="0055197F">
              <w:rPr>
                <w:rFonts w:cs="Calibri"/>
              </w:rPr>
              <w:t>Teknion</w:t>
            </w:r>
          </w:p>
        </w:tc>
      </w:tr>
      <w:tr w:rsidR="00993274" w:rsidRPr="0055197F" w14:paraId="6EB2F0E8" w14:textId="77777777" w:rsidTr="00440855">
        <w:tc>
          <w:tcPr>
            <w:tcW w:w="3432" w:type="dxa"/>
          </w:tcPr>
          <w:p w14:paraId="577E8A78" w14:textId="77777777" w:rsidR="00993274" w:rsidRPr="0055197F" w:rsidRDefault="00993274" w:rsidP="00440855">
            <w:pPr>
              <w:pStyle w:val="-11"/>
              <w:ind w:left="0"/>
              <w:rPr>
                <w:rFonts w:cs="Calibri"/>
              </w:rPr>
            </w:pPr>
            <w:r w:rsidRPr="0055197F">
              <w:rPr>
                <w:rFonts w:cs="Calibri"/>
              </w:rPr>
              <w:t>Main Contact:</w:t>
            </w:r>
          </w:p>
        </w:tc>
        <w:tc>
          <w:tcPr>
            <w:tcW w:w="3432" w:type="dxa"/>
          </w:tcPr>
          <w:p w14:paraId="66204FF1" w14:textId="77777777" w:rsidR="00993274" w:rsidRPr="0055197F" w:rsidRDefault="00993274" w:rsidP="00440855">
            <w:pPr>
              <w:pStyle w:val="-11"/>
              <w:ind w:left="0"/>
              <w:rPr>
                <w:rFonts w:cs="Calibri"/>
              </w:rPr>
            </w:pPr>
          </w:p>
        </w:tc>
        <w:tc>
          <w:tcPr>
            <w:tcW w:w="3432" w:type="dxa"/>
          </w:tcPr>
          <w:p w14:paraId="2DBF0D7D" w14:textId="77777777" w:rsidR="00993274" w:rsidRPr="0055197F" w:rsidRDefault="00993274" w:rsidP="00440855">
            <w:pPr>
              <w:pStyle w:val="-11"/>
              <w:ind w:left="0"/>
              <w:rPr>
                <w:rFonts w:cs="Calibri"/>
              </w:rPr>
            </w:pPr>
          </w:p>
        </w:tc>
      </w:tr>
      <w:tr w:rsidR="00993274" w:rsidRPr="0055197F" w14:paraId="19DFBA6F" w14:textId="77777777" w:rsidTr="00440855">
        <w:tc>
          <w:tcPr>
            <w:tcW w:w="3432" w:type="dxa"/>
          </w:tcPr>
          <w:p w14:paraId="03AF878C" w14:textId="77777777" w:rsidR="00993274" w:rsidRPr="0055197F" w:rsidRDefault="00993274" w:rsidP="00440855">
            <w:pPr>
              <w:pStyle w:val="-11"/>
              <w:ind w:left="0"/>
              <w:rPr>
                <w:rFonts w:cs="Calibri"/>
              </w:rPr>
            </w:pPr>
            <w:r w:rsidRPr="0055197F">
              <w:rPr>
                <w:rFonts w:cs="Calibri"/>
              </w:rPr>
              <w:t>With a copy to:</w:t>
            </w:r>
          </w:p>
        </w:tc>
        <w:tc>
          <w:tcPr>
            <w:tcW w:w="3432" w:type="dxa"/>
          </w:tcPr>
          <w:p w14:paraId="6B62F1B3" w14:textId="77777777" w:rsidR="00993274" w:rsidRPr="0055197F" w:rsidRDefault="00993274" w:rsidP="00440855">
            <w:pPr>
              <w:pStyle w:val="-11"/>
              <w:ind w:left="0"/>
              <w:rPr>
                <w:rFonts w:cs="Calibri"/>
              </w:rPr>
            </w:pPr>
          </w:p>
        </w:tc>
        <w:tc>
          <w:tcPr>
            <w:tcW w:w="3432" w:type="dxa"/>
          </w:tcPr>
          <w:p w14:paraId="02F2C34E" w14:textId="77777777" w:rsidR="00993274" w:rsidRPr="0055197F" w:rsidRDefault="00993274" w:rsidP="00440855">
            <w:pPr>
              <w:pStyle w:val="-11"/>
              <w:ind w:left="0"/>
              <w:rPr>
                <w:rFonts w:cs="Calibri"/>
              </w:rPr>
            </w:pPr>
          </w:p>
        </w:tc>
      </w:tr>
    </w:tbl>
    <w:p w14:paraId="680A4E5D" w14:textId="77777777" w:rsidR="00385601" w:rsidRPr="00BC7BB2" w:rsidRDefault="00385601" w:rsidP="00247335">
      <w:pPr>
        <w:pStyle w:val="Paragrafoelenco"/>
        <w:ind w:left="0"/>
        <w:jc w:val="both"/>
        <w:rPr>
          <w:rFonts w:cs="Calibri"/>
        </w:rPr>
      </w:pPr>
    </w:p>
    <w:p w14:paraId="1ECFB20B" w14:textId="7161A39E" w:rsidR="00B13BFA" w:rsidRPr="00B13BFA" w:rsidRDefault="00331A1A" w:rsidP="00B13BFA">
      <w:pPr>
        <w:pStyle w:val="af"/>
        <w:rPr>
          <w:ins w:id="198" w:author="김현주 (Hyunjoo Kim)" w:date="2026-03-06T08:12:00Z"/>
          <w:rFonts w:ascii="Calibri" w:eastAsia="맑은 고딕" w:hAnsi="Calibri" w:cs="Calibri"/>
          <w:sz w:val="22"/>
          <w:szCs w:val="22"/>
          <w:lang w:eastAsia="en-US"/>
          <w:rPrChange w:id="199" w:author="김현주 (Hyunjoo Kim)" w:date="2026-03-06T08:13:00Z">
            <w:rPr>
              <w:ins w:id="200" w:author="김현주 (Hyunjoo Kim)" w:date="2026-03-06T08:12:00Z"/>
            </w:rPr>
          </w:rPrChange>
        </w:rPr>
      </w:pPr>
      <w:r w:rsidRPr="00BC7BB2">
        <w:rPr>
          <w:rFonts w:cs="Calibri"/>
          <w:u w:val="single"/>
        </w:rPr>
        <w:t>Assignment</w:t>
      </w:r>
      <w:r w:rsidRPr="00BC7BB2">
        <w:rPr>
          <w:rFonts w:cs="Calibri"/>
        </w:rPr>
        <w:t xml:space="preserve">: </w:t>
      </w:r>
      <w:del w:id="201" w:author="윤현정 (Hyunjeong Yoon)" w:date="2026-03-04T18:01:00Z">
        <w:r w:rsidR="00D64872" w:rsidRPr="00BC7BB2" w:rsidDel="006238B3">
          <w:rPr>
            <w:rFonts w:cs="Calibri"/>
          </w:rPr>
          <w:delText>N</w:delText>
        </w:r>
        <w:r w:rsidRPr="00BC7BB2" w:rsidDel="006238B3">
          <w:rPr>
            <w:rFonts w:cs="Calibri"/>
          </w:rPr>
          <w:delText xml:space="preserve">either party may assign this Agreement without the written consent of the other, which consent will not be unreasonably refused; however, Licensor will not grant any rights in respect of </w:delText>
        </w:r>
        <w:r w:rsidR="004F550A" w:rsidRPr="00BC7BB2" w:rsidDel="006238B3">
          <w:rPr>
            <w:rFonts w:cs="Calibri"/>
          </w:rPr>
          <w:delText>Products</w:delText>
        </w:r>
        <w:r w:rsidR="004F75DD" w:rsidRPr="00BC7BB2" w:rsidDel="006238B3">
          <w:rPr>
            <w:rFonts w:cs="Calibri"/>
          </w:rPr>
          <w:delText xml:space="preserve"> to any competitor of Teknion.</w:delText>
        </w:r>
      </w:del>
      <w:ins w:id="202" w:author="윤현정 (Hyunjeong Yoon)" w:date="2026-03-04T18:01:00Z">
        <w:r w:rsidR="006238B3" w:rsidRPr="00B13BFA">
          <w:rPr>
            <w:rFonts w:ascii="Calibri" w:eastAsia="맑은 고딕" w:hAnsi="Calibri" w:cs="Calibri"/>
            <w:sz w:val="22"/>
            <w:szCs w:val="22"/>
            <w:lang w:eastAsia="en-US"/>
            <w:rPrChange w:id="203" w:author="김현주 (Hyunjoo Kim)" w:date="2026-03-06T08:12:00Z">
              <w:rPr/>
            </w:rPrChange>
          </w:rPr>
          <w:t>Neither party may assign or transfer this Agreement, in whole or in part, without the prior written consent of the other party, and such consent may be granted or withheld at the sole discretion of the other party</w:t>
        </w:r>
      </w:ins>
      <w:ins w:id="204" w:author="김현주 (Hyunjoo Kim)" w:date="2026-03-06T08:12:00Z">
        <w:r w:rsidR="00B13BFA" w:rsidRPr="00B13BFA">
          <w:rPr>
            <w:rFonts w:ascii="Calibri" w:eastAsia="맑은 고딕" w:hAnsi="Calibri" w:cs="Calibri"/>
            <w:sz w:val="22"/>
            <w:szCs w:val="22"/>
            <w:lang w:eastAsia="en-US"/>
            <w:rPrChange w:id="205" w:author="김현주 (Hyunjoo Kim)" w:date="2026-03-06T08:12:00Z">
              <w:rPr/>
            </w:rPrChange>
          </w:rPr>
          <w:t xml:space="preserve"> </w:t>
        </w:r>
        <w:commentRangeStart w:id="206"/>
        <w:r w:rsidR="00B13BFA">
          <w:rPr>
            <w:rFonts w:ascii="Calibri" w:eastAsia="맑은 고딕" w:hAnsi="Calibri" w:cs="Calibri"/>
            <w:sz w:val="22"/>
            <w:szCs w:val="22"/>
            <w:lang w:eastAsia="en-US"/>
          </w:rPr>
          <w:t xml:space="preserve">. </w:t>
        </w:r>
        <w:r w:rsidR="00B13BFA" w:rsidRPr="00B13BFA">
          <w:rPr>
            <w:rFonts w:ascii="Calibri" w:eastAsia="맑은 고딕" w:hAnsi="Calibri" w:cs="Calibri"/>
            <w:sz w:val="22"/>
            <w:szCs w:val="22"/>
            <w:lang w:eastAsia="en-US"/>
            <w:rPrChange w:id="207" w:author="김현주 (Hyunjoo Kim)" w:date="2026-03-06T08:12:00Z">
              <w:rPr>
                <w:b/>
                <w:bCs/>
              </w:rPr>
            </w:rPrChange>
          </w:rPr>
          <w:t>For so long as the exclusivity granted under this Agreement remains in effect, and solely within the Territory, Licensor shall not grant to any competitor of Teknion any rights that are inconsistent with such exclusivity with respect to the Products under this Agreement</w:t>
        </w:r>
        <w:r w:rsidR="00B13BFA" w:rsidRPr="00B13BFA">
          <w:rPr>
            <w:rFonts w:ascii="Calibri" w:eastAsia="맑은 고딕" w:hAnsi="Calibri" w:cs="Calibri"/>
            <w:sz w:val="22"/>
            <w:szCs w:val="22"/>
            <w:lang w:eastAsia="en-US"/>
            <w:rPrChange w:id="208" w:author="김현주 (Hyunjoo Kim)" w:date="2026-03-06T08:13:00Z">
              <w:rPr>
                <w:b/>
                <w:bCs/>
              </w:rPr>
            </w:rPrChange>
          </w:rPr>
          <w:t>. For clari</w:t>
        </w:r>
        <w:r w:rsidR="00B13BFA" w:rsidRPr="00B13BFA">
          <w:rPr>
            <w:rFonts w:ascii="Calibri" w:eastAsia="맑은 고딕" w:hAnsi="Calibri" w:cs="Calibri"/>
            <w:sz w:val="22"/>
            <w:szCs w:val="22"/>
            <w:lang w:eastAsia="en-US"/>
            <w:rPrChange w:id="209" w:author="김현주 (Hyunjoo Kim)" w:date="2026-03-06T08:12:00Z">
              <w:rPr>
                <w:b/>
                <w:bCs/>
              </w:rPr>
            </w:rPrChange>
          </w:rPr>
          <w:t>ty, nothing herein shall restrict Licensor from granting rights or selling products outside the Territory or with respect to products that are not the Products covered by this Agreement.</w:t>
        </w:r>
        <w:commentRangeEnd w:id="206"/>
        <w:r w:rsidR="00B13BFA" w:rsidRPr="00B13BFA">
          <w:rPr>
            <w:rFonts w:cs="Calibri"/>
            <w:sz w:val="22"/>
            <w:szCs w:val="22"/>
            <w:lang w:eastAsia="en-US"/>
            <w:rPrChange w:id="210" w:author="김현주 (Hyunjoo Kim)" w:date="2026-03-06T08:13:00Z">
              <w:rPr>
                <w:rStyle w:val="a7"/>
                <w:rFonts w:ascii="Calibri" w:eastAsia="맑은 고딕" w:hAnsi="Calibri" w:cs="Times New Roman"/>
                <w:lang w:val="x-none" w:eastAsia="x-none"/>
              </w:rPr>
            </w:rPrChange>
          </w:rPr>
          <w:commentReference w:id="206"/>
        </w:r>
      </w:ins>
    </w:p>
    <w:p w14:paraId="18FFBB6F" w14:textId="220D4A6D" w:rsidR="004F75DD" w:rsidRPr="00BC7BB2" w:rsidRDefault="006238B3" w:rsidP="00157238">
      <w:pPr>
        <w:pStyle w:val="Paragrafoelenco"/>
        <w:numPr>
          <w:ilvl w:val="1"/>
          <w:numId w:val="2"/>
        </w:numPr>
        <w:spacing w:after="0" w:line="240" w:lineRule="auto"/>
        <w:jc w:val="both"/>
        <w:rPr>
          <w:rFonts w:cs="Calibri"/>
        </w:rPr>
      </w:pPr>
      <w:ins w:id="211" w:author="윤현정 (Hyunjeong Yoon)" w:date="2026-03-04T18:01:00Z">
        <w:del w:id="212" w:author="김현주 (Hyunjoo Kim)" w:date="2026-03-06T08:11:00Z">
          <w:r w:rsidRPr="00B13BFA" w:rsidDel="00B13BFA">
            <w:rPr>
              <w:rFonts w:cs="Calibri"/>
            </w:rPr>
            <w:delText xml:space="preserve">. </w:delText>
          </w:r>
          <w:r w:rsidRPr="00B13BFA" w:rsidDel="00B13BFA">
            <w:rPr>
              <w:rFonts w:cs="Calibri"/>
              <w:b/>
              <w:bCs/>
              <w:rPrChange w:id="213" w:author="김현주 (Hyunjoo Kim)" w:date="2026-03-06T08:13:00Z">
                <w:rPr>
                  <w:rStyle w:val="af0"/>
                </w:rPr>
              </w:rPrChange>
            </w:rPr>
            <w:delText>For so long as the exclusivity granted under this Agreement remains in effect, Licensor shall not grant any rights in respect of the Products to any competitor of Teknion</w:delText>
          </w:r>
        </w:del>
        <w:r w:rsidRPr="00B13BFA">
          <w:rPr>
            <w:rFonts w:cs="Calibri"/>
            <w:b/>
            <w:bCs/>
            <w:rPrChange w:id="214" w:author="김현주 (Hyunjoo Kim)" w:date="2026-03-06T08:13:00Z">
              <w:rPr>
                <w:rStyle w:val="af0"/>
              </w:rPr>
            </w:rPrChange>
          </w:rPr>
          <w:t>.</w:t>
        </w:r>
      </w:ins>
    </w:p>
    <w:p w14:paraId="19219836" w14:textId="77777777" w:rsidR="004F75DD" w:rsidRPr="00B13BFA" w:rsidRDefault="004F75DD" w:rsidP="00157238">
      <w:pPr>
        <w:pStyle w:val="Paragrafoelenco"/>
        <w:jc w:val="both"/>
        <w:rPr>
          <w:rFonts w:cs="Calibri"/>
          <w:rPrChange w:id="215" w:author="김현주 (Hyunjoo Kim)" w:date="2026-03-06T08:13:00Z">
            <w:rPr>
              <w:rFonts w:cs="Calibri"/>
              <w:u w:val="single"/>
            </w:rPr>
          </w:rPrChange>
        </w:rPr>
      </w:pPr>
    </w:p>
    <w:p w14:paraId="39F84E7C" w14:textId="4058EA89" w:rsidR="004F75DD" w:rsidRPr="00BC7BB2" w:rsidRDefault="00331A1A" w:rsidP="00157238">
      <w:pPr>
        <w:pStyle w:val="Paragrafoelenco"/>
        <w:numPr>
          <w:ilvl w:val="1"/>
          <w:numId w:val="2"/>
        </w:numPr>
        <w:spacing w:after="0" w:line="240" w:lineRule="auto"/>
        <w:jc w:val="both"/>
        <w:rPr>
          <w:rFonts w:cs="Calibri"/>
        </w:rPr>
      </w:pPr>
      <w:r w:rsidRPr="00B13BFA">
        <w:rPr>
          <w:rFonts w:cs="Calibri"/>
          <w:rPrChange w:id="216" w:author="김현주 (Hyunjoo Kim)" w:date="2026-03-06T08:13:00Z">
            <w:rPr>
              <w:rFonts w:cs="Calibri"/>
              <w:u w:val="single"/>
            </w:rPr>
          </w:rPrChange>
        </w:rPr>
        <w:t>Governing Law</w:t>
      </w:r>
      <w:r w:rsidRPr="00BC7BB2">
        <w:rPr>
          <w:rFonts w:cs="Calibri"/>
        </w:rPr>
        <w:t xml:space="preserve">: This Agreement shall be governed by the laws of </w:t>
      </w:r>
      <w:commentRangeStart w:id="217"/>
      <w:ins w:id="218" w:author="김현주 (Hyunjoo Kim)" w:date="2026-03-05T17:13:00Z">
        <w:r w:rsidR="00234548" w:rsidRPr="00B13BFA">
          <w:rPr>
            <w:rFonts w:cs="Calibri"/>
            <w:b/>
            <w:bCs/>
            <w:rPrChange w:id="219" w:author="김현주 (Hyunjoo Kim)" w:date="2026-03-06T08:13:00Z">
              <w:rPr>
                <w:rStyle w:val="af0"/>
              </w:rPr>
            </w:rPrChange>
          </w:rPr>
          <w:t>Singapore</w:t>
        </w:r>
        <w:r w:rsidR="00234548" w:rsidRPr="00B13BFA">
          <w:rPr>
            <w:rFonts w:cs="Calibri"/>
          </w:rPr>
          <w:t>, without regard to its conflict of laws principles.</w:t>
        </w:r>
        <w:r w:rsidR="00234548" w:rsidRPr="00B13BFA">
          <w:rPr>
            <w:rFonts w:cs="Calibri"/>
            <w:rPrChange w:id="220" w:author="김현주 (Hyunjoo Kim)" w:date="2026-03-06T08:13:00Z">
              <w:rPr/>
            </w:rPrChange>
          </w:rPr>
          <w:t xml:space="preserve"> Any dispute, controversy, or claim arising out of or in connection with this Agreement, including any question regarding its existence, validity, interpretation, performance, breach, or termination (a “Dispute”), shall be </w:t>
        </w:r>
        <w:r w:rsidR="00234548" w:rsidRPr="00B13BFA">
          <w:rPr>
            <w:rFonts w:cs="Calibri"/>
            <w:b/>
            <w:bCs/>
            <w:rPrChange w:id="221" w:author="김현주 (Hyunjoo Kim)" w:date="2026-03-06T08:13:00Z">
              <w:rPr>
                <w:rStyle w:val="af0"/>
              </w:rPr>
            </w:rPrChange>
          </w:rPr>
          <w:t>finally resolved by arbitration</w:t>
        </w:r>
        <w:r w:rsidR="00234548" w:rsidRPr="00B13BFA">
          <w:rPr>
            <w:rFonts w:cs="Calibri"/>
          </w:rPr>
          <w:t xml:space="preserve"> administered by the </w:t>
        </w:r>
        <w:r w:rsidR="00234548" w:rsidRPr="00B13BFA">
          <w:rPr>
            <w:rFonts w:cs="Calibri"/>
            <w:b/>
            <w:bCs/>
            <w:rPrChange w:id="222" w:author="김현주 (Hyunjoo Kim)" w:date="2026-03-06T08:13:00Z">
              <w:rPr>
                <w:rStyle w:val="af0"/>
              </w:rPr>
            </w:rPrChange>
          </w:rPr>
          <w:t>Singapore International Arbitration Centre (“SIAC”)</w:t>
        </w:r>
        <w:r w:rsidR="00234548" w:rsidRPr="00B13BFA">
          <w:rPr>
            <w:rFonts w:cs="Calibri"/>
          </w:rPr>
          <w:t xml:space="preserve"> in accordance with the SIAC Rules in force when the Notice of Arbitration is submitted. The seat (legal place) of arbitration shall be </w:t>
        </w:r>
        <w:r w:rsidR="00234548" w:rsidRPr="00B13BFA">
          <w:rPr>
            <w:rFonts w:cs="Calibri"/>
            <w:b/>
            <w:bCs/>
            <w:rPrChange w:id="223" w:author="김현주 (Hyunjoo Kim)" w:date="2026-03-06T08:13:00Z">
              <w:rPr>
                <w:rStyle w:val="af0"/>
              </w:rPr>
            </w:rPrChange>
          </w:rPr>
          <w:t>Singapore</w:t>
        </w:r>
        <w:r w:rsidR="00234548" w:rsidRPr="00B13BFA">
          <w:rPr>
            <w:rFonts w:cs="Calibri"/>
          </w:rPr>
          <w:t xml:space="preserve">. The arbitration shall be conducted in </w:t>
        </w:r>
        <w:r w:rsidR="00234548" w:rsidRPr="00B13BFA">
          <w:rPr>
            <w:rFonts w:cs="Calibri"/>
            <w:b/>
            <w:bCs/>
            <w:rPrChange w:id="224" w:author="김현주 (Hyunjoo Kim)" w:date="2026-03-06T08:13:00Z">
              <w:rPr>
                <w:rStyle w:val="af0"/>
              </w:rPr>
            </w:rPrChange>
          </w:rPr>
          <w:t>English</w:t>
        </w:r>
        <w:r w:rsidR="00234548" w:rsidRPr="00B13BFA">
          <w:rPr>
            <w:rFonts w:cs="Calibri"/>
          </w:rPr>
          <w:t xml:space="preserve"> by </w:t>
        </w:r>
        <w:r w:rsidR="00234548" w:rsidRPr="00B13BFA">
          <w:rPr>
            <w:rFonts w:cs="Calibri"/>
            <w:b/>
            <w:bCs/>
            <w:rPrChange w:id="225" w:author="김현주 (Hyunjoo Kim)" w:date="2026-03-06T08:13:00Z">
              <w:rPr>
                <w:rStyle w:val="af0"/>
              </w:rPr>
            </w:rPrChange>
          </w:rPr>
          <w:t>three (3) arbitrators</w:t>
        </w:r>
        <w:r w:rsidR="00234548" w:rsidRPr="00B13BFA">
          <w:rPr>
            <w:rFonts w:cs="Calibri"/>
          </w:rPr>
          <w:t>. The arbitral award shall be final and binding on the parties, and judgment upon the award may be entered in any court of competent jurisdictio</w:t>
        </w:r>
        <w:r w:rsidR="00234548" w:rsidRPr="00B13BFA">
          <w:rPr>
            <w:rFonts w:cs="Calibri"/>
            <w:rPrChange w:id="226" w:author="김현주 (Hyunjoo Kim)" w:date="2026-03-06T08:13:00Z">
              <w:rPr/>
            </w:rPrChange>
          </w:rPr>
          <w:t>n.</w:t>
        </w:r>
      </w:ins>
      <w:del w:id="227" w:author="김현주 (Hyunjoo Kim)" w:date="2026-03-05T17:13:00Z">
        <w:r w:rsidRPr="00BC7BB2" w:rsidDel="00234548">
          <w:rPr>
            <w:rFonts w:cs="Calibri"/>
          </w:rPr>
          <w:delText xml:space="preserve">the </w:delText>
        </w:r>
      </w:del>
      <w:commentRangeEnd w:id="217"/>
      <w:r w:rsidR="00234548" w:rsidRPr="00B13BFA">
        <w:rPr>
          <w:rFonts w:cs="Calibri"/>
          <w:rPrChange w:id="228" w:author="김현주 (Hyunjoo Kim)" w:date="2026-03-06T08:13:00Z">
            <w:rPr>
              <w:rStyle w:val="a7"/>
              <w:lang w:val="x-none" w:eastAsia="x-none"/>
            </w:rPr>
          </w:rPrChange>
        </w:rPr>
        <w:commentReference w:id="217"/>
      </w:r>
      <w:del w:id="229" w:author="김현주 (Hyunjoo Kim)" w:date="2026-03-05T17:13:00Z">
        <w:r w:rsidRPr="00BC7BB2" w:rsidDel="00234548">
          <w:rPr>
            <w:rFonts w:cs="Calibri"/>
          </w:rPr>
          <w:delText>Province of Ontario</w:delText>
        </w:r>
        <w:r w:rsidR="004F75DD" w:rsidRPr="00B13BFA" w:rsidDel="00234548">
          <w:rPr>
            <w:rPrChange w:id="230" w:author="김현주 (Hyunjoo Kim)" w:date="2026-03-06T08:13:00Z">
              <w:rPr>
                <w:rStyle w:val="A40"/>
                <w:rFonts w:ascii="Calibri" w:hAnsi="Calibri" w:cs="Calibri"/>
                <w:spacing w:val="-3"/>
                <w:sz w:val="22"/>
              </w:rPr>
            </w:rPrChange>
          </w:rPr>
          <w:delText xml:space="preserve">. Any disputes arising out of or in relation to this Agreement shall be settled exclusively by the courts </w:delText>
        </w:r>
        <w:r w:rsidR="004167FB" w:rsidRPr="00B13BFA" w:rsidDel="00234548">
          <w:rPr>
            <w:rPrChange w:id="231" w:author="김현주 (Hyunjoo Kim)" w:date="2026-03-06T08:13:00Z">
              <w:rPr>
                <w:rStyle w:val="A40"/>
                <w:rFonts w:ascii="Calibri" w:hAnsi="Calibri" w:cs="Calibri"/>
                <w:spacing w:val="-3"/>
                <w:sz w:val="22"/>
              </w:rPr>
            </w:rPrChange>
          </w:rPr>
          <w:delText>of the Province of Ontario</w:delText>
        </w:r>
        <w:r w:rsidRPr="00BC7BB2" w:rsidDel="00234548">
          <w:rPr>
            <w:rFonts w:cs="Calibri"/>
          </w:rPr>
          <w:delText>.</w:delText>
        </w:r>
      </w:del>
    </w:p>
    <w:p w14:paraId="296FEF7D" w14:textId="77777777" w:rsidR="00201DAF" w:rsidRPr="00B13BFA" w:rsidRDefault="00201DAF" w:rsidP="00201DAF">
      <w:pPr>
        <w:pStyle w:val="Paragrafoelenco"/>
        <w:ind w:left="0"/>
        <w:jc w:val="center"/>
        <w:rPr>
          <w:rFonts w:cs="Calibri"/>
          <w:rPrChange w:id="232" w:author="김현주 (Hyunjoo Kim)" w:date="2026-03-06T08:13:00Z">
            <w:rPr>
              <w:rFonts w:cs="Calibri"/>
              <w:u w:val="single"/>
            </w:rPr>
          </w:rPrChange>
        </w:rPr>
      </w:pPr>
    </w:p>
    <w:p w14:paraId="3C32124C" w14:textId="77777777" w:rsidR="00331A1A" w:rsidRPr="00BC7BB2" w:rsidRDefault="00331A1A" w:rsidP="00157238">
      <w:pPr>
        <w:pStyle w:val="Paragrafoelenco"/>
        <w:numPr>
          <w:ilvl w:val="1"/>
          <w:numId w:val="2"/>
        </w:numPr>
        <w:spacing w:after="0" w:line="240" w:lineRule="auto"/>
        <w:jc w:val="both"/>
        <w:rPr>
          <w:rFonts w:cs="Calibri"/>
        </w:rPr>
      </w:pPr>
      <w:r w:rsidRPr="00B13BFA">
        <w:rPr>
          <w:rFonts w:cs="Calibri"/>
          <w:rPrChange w:id="233" w:author="김현주 (Hyunjoo Kim)" w:date="2026-03-06T08:13:00Z">
            <w:rPr>
              <w:rFonts w:cs="Calibri"/>
              <w:u w:val="single"/>
            </w:rPr>
          </w:rPrChange>
        </w:rPr>
        <w:t>Entire Agreement</w:t>
      </w:r>
      <w:r w:rsidRPr="00BC7BB2">
        <w:rPr>
          <w:rFonts w:cs="Calibri"/>
        </w:rPr>
        <w:t xml:space="preserve">:  This Agreement incorporates the entire understanding of the parties relating to </w:t>
      </w:r>
      <w:r w:rsidR="00773873" w:rsidRPr="00BC7BB2">
        <w:rPr>
          <w:rFonts w:cs="Calibri"/>
        </w:rPr>
        <w:t xml:space="preserve">the </w:t>
      </w:r>
      <w:r w:rsidR="004F550A" w:rsidRPr="00BC7BB2">
        <w:rPr>
          <w:rFonts w:cs="Calibri"/>
        </w:rPr>
        <w:t>Products</w:t>
      </w:r>
      <w:r w:rsidRPr="00BC7BB2">
        <w:rPr>
          <w:rFonts w:cs="Calibri"/>
        </w:rPr>
        <w:t xml:space="preserve">, and can be modified only by written agreement signed by a duly authorized officer of each party. </w:t>
      </w:r>
      <w:r w:rsidR="00E171CC">
        <w:rPr>
          <w:rFonts w:cs="Calibri"/>
        </w:rPr>
        <w:t xml:space="preserve"> In the event of a conflict between this Agreement and any other document, including the terms and conditions supplied by each party, this Agreement will </w:t>
      </w:r>
      <w:proofErr w:type="spellStart"/>
      <w:r w:rsidR="00E171CC">
        <w:rPr>
          <w:rFonts w:cs="Calibri"/>
        </w:rPr>
        <w:t>supercede</w:t>
      </w:r>
      <w:proofErr w:type="spellEnd"/>
      <w:r w:rsidR="00E171CC">
        <w:rPr>
          <w:rFonts w:cs="Calibri"/>
        </w:rPr>
        <w:t xml:space="preserve">. </w:t>
      </w:r>
    </w:p>
    <w:p w14:paraId="7194DBDC" w14:textId="77777777" w:rsidR="00993274" w:rsidRPr="00BC7BB2" w:rsidRDefault="00993274" w:rsidP="00247335">
      <w:pPr>
        <w:pStyle w:val="Paragrafoelenco"/>
        <w:spacing w:after="0" w:line="240" w:lineRule="auto"/>
        <w:ind w:left="360"/>
        <w:jc w:val="both"/>
        <w:rPr>
          <w:rFonts w:cs="Calibri"/>
        </w:rPr>
      </w:pPr>
    </w:p>
    <w:p w14:paraId="769D0D3C" w14:textId="77777777" w:rsidR="00993274" w:rsidRPr="00BC7BB2" w:rsidRDefault="00993274" w:rsidP="00247335">
      <w:pPr>
        <w:pStyle w:val="Paragrafoelenco"/>
        <w:spacing w:after="0" w:line="240" w:lineRule="auto"/>
        <w:ind w:left="360"/>
        <w:jc w:val="both"/>
        <w:rPr>
          <w:rFonts w:cs="Calibri"/>
        </w:rPr>
      </w:pPr>
    </w:p>
    <w:p w14:paraId="54CD245A" w14:textId="77777777" w:rsidR="00993274" w:rsidRPr="00BC7BB2" w:rsidRDefault="00993274" w:rsidP="00157238">
      <w:pPr>
        <w:pStyle w:val="Paragrafoelenco"/>
        <w:jc w:val="both"/>
        <w:rPr>
          <w:rFonts w:cs="Calibri"/>
        </w:rPr>
      </w:pPr>
    </w:p>
    <w:p w14:paraId="1231BE67" w14:textId="77777777" w:rsidR="00993274" w:rsidRPr="00BC7BB2" w:rsidRDefault="00993274" w:rsidP="00157238">
      <w:pPr>
        <w:pStyle w:val="Paragrafoelenco"/>
        <w:jc w:val="both"/>
        <w:rPr>
          <w:rFonts w:cs="Calibri"/>
        </w:rPr>
      </w:pPr>
    </w:p>
    <w:p w14:paraId="36FEB5B0" w14:textId="77777777" w:rsidR="00331A1A" w:rsidRPr="00BC7BB2" w:rsidRDefault="00331A1A" w:rsidP="00157238">
      <w:pPr>
        <w:pStyle w:val="Paragrafoelenco"/>
        <w:jc w:val="both"/>
        <w:rPr>
          <w:rFonts w:cs="Calibri"/>
        </w:rPr>
      </w:pPr>
    </w:p>
    <w:p w14:paraId="2701FC9E" w14:textId="77777777" w:rsidR="00331A1A" w:rsidRPr="00BC7BB2" w:rsidRDefault="00331A1A" w:rsidP="00157238">
      <w:pPr>
        <w:spacing w:after="0" w:line="240" w:lineRule="auto"/>
        <w:jc w:val="both"/>
        <w:rPr>
          <w:rFonts w:cs="Calibri"/>
        </w:rPr>
      </w:pPr>
      <w:r w:rsidRPr="00BC7BB2">
        <w:rPr>
          <w:rFonts w:cs="Calibri"/>
          <w:b/>
        </w:rPr>
        <w:t>IN WITNESS WHEREOF</w:t>
      </w:r>
      <w:r w:rsidRPr="00BC7BB2">
        <w:rPr>
          <w:rFonts w:cs="Calibri"/>
        </w:rPr>
        <w:t xml:space="preserve"> this Agreement has been duly executed by the parties under the hands of their properly authorized officers. </w:t>
      </w:r>
    </w:p>
    <w:p w14:paraId="30D7AA69" w14:textId="77777777" w:rsidR="00331A1A" w:rsidRPr="00BC7BB2" w:rsidRDefault="00331A1A" w:rsidP="00157238">
      <w:pPr>
        <w:spacing w:after="0" w:line="240" w:lineRule="auto"/>
        <w:jc w:val="both"/>
        <w:rPr>
          <w:rFonts w:cs="Calibri"/>
        </w:rPr>
      </w:pPr>
    </w:p>
    <w:tbl>
      <w:tblPr>
        <w:tblW w:w="0" w:type="auto"/>
        <w:tblLook w:val="04A0" w:firstRow="1" w:lastRow="0" w:firstColumn="1" w:lastColumn="0" w:noHBand="0" w:noVBand="1"/>
      </w:tblPr>
      <w:tblGrid>
        <w:gridCol w:w="5338"/>
        <w:gridCol w:w="5462"/>
      </w:tblGrid>
      <w:tr w:rsidR="00331A1A" w:rsidRPr="0055197F" w14:paraId="101DBF37" w14:textId="77777777">
        <w:tc>
          <w:tcPr>
            <w:tcW w:w="5508" w:type="dxa"/>
          </w:tcPr>
          <w:p w14:paraId="67C0AB8B" w14:textId="77777777" w:rsidR="00331A1A" w:rsidRPr="0055197F" w:rsidRDefault="004167FB" w:rsidP="00157238">
            <w:pPr>
              <w:spacing w:after="0" w:line="240" w:lineRule="auto"/>
              <w:jc w:val="both"/>
              <w:rPr>
                <w:rFonts w:cs="Calibri"/>
                <w:b/>
              </w:rPr>
            </w:pPr>
            <w:r w:rsidRPr="0055197F">
              <w:rPr>
                <w:rFonts w:cs="Calibri"/>
                <w:b/>
              </w:rPr>
              <w:t xml:space="preserve">FURSYS INC. </w:t>
            </w:r>
          </w:p>
          <w:p w14:paraId="7196D064" w14:textId="77777777" w:rsidR="00331A1A" w:rsidRPr="0055197F" w:rsidRDefault="00331A1A" w:rsidP="00157238">
            <w:pPr>
              <w:spacing w:after="0" w:line="240" w:lineRule="auto"/>
              <w:jc w:val="both"/>
              <w:rPr>
                <w:rFonts w:cs="Calibri"/>
              </w:rPr>
            </w:pPr>
          </w:p>
          <w:p w14:paraId="34FF1C98" w14:textId="77777777" w:rsidR="00331A1A" w:rsidRPr="0055197F" w:rsidRDefault="00331A1A" w:rsidP="00157238">
            <w:pPr>
              <w:spacing w:after="0" w:line="240" w:lineRule="auto"/>
              <w:jc w:val="both"/>
              <w:rPr>
                <w:rFonts w:cs="Calibri"/>
              </w:rPr>
            </w:pPr>
          </w:p>
          <w:p w14:paraId="47740F58" w14:textId="77777777" w:rsidR="00BB1654" w:rsidRPr="0055197F" w:rsidRDefault="00BB1654" w:rsidP="00157238">
            <w:pPr>
              <w:spacing w:after="0" w:line="240" w:lineRule="auto"/>
              <w:jc w:val="both"/>
              <w:rPr>
                <w:rFonts w:cs="Calibri"/>
                <w:bCs/>
                <w:lang w:val="nl-NL"/>
              </w:rPr>
            </w:pPr>
            <w:r w:rsidRPr="0055197F">
              <w:rPr>
                <w:rFonts w:cs="Calibri"/>
                <w:bCs/>
                <w:lang w:val="nl-NL"/>
              </w:rPr>
              <w:t xml:space="preserve">By: </w:t>
            </w:r>
          </w:p>
          <w:p w14:paraId="53444F9A" w14:textId="77777777" w:rsidR="00331A1A" w:rsidRPr="0055197F" w:rsidRDefault="00331A1A" w:rsidP="00157238">
            <w:pPr>
              <w:spacing w:after="0" w:line="240" w:lineRule="auto"/>
              <w:jc w:val="both"/>
              <w:rPr>
                <w:rFonts w:cs="Calibri"/>
                <w:bCs/>
                <w:lang w:val="nl-NL"/>
              </w:rPr>
            </w:pPr>
            <w:r w:rsidRPr="0055197F">
              <w:rPr>
                <w:rFonts w:cs="Calibri"/>
                <w:bCs/>
                <w:lang w:val="nl-NL"/>
              </w:rPr>
              <w:t>Title:</w:t>
            </w:r>
            <w:r w:rsidR="00BB1654" w:rsidRPr="0055197F">
              <w:rPr>
                <w:rFonts w:cs="Calibri"/>
                <w:bCs/>
                <w:lang w:val="nl-NL"/>
              </w:rPr>
              <w:t xml:space="preserve"> </w:t>
            </w:r>
          </w:p>
          <w:p w14:paraId="73A30454" w14:textId="77777777" w:rsidR="00331A1A" w:rsidRPr="0055197F" w:rsidRDefault="00331A1A" w:rsidP="00157238">
            <w:pPr>
              <w:spacing w:after="0" w:line="240" w:lineRule="auto"/>
              <w:ind w:left="720"/>
              <w:jc w:val="both"/>
              <w:rPr>
                <w:rFonts w:cs="Calibri"/>
                <w:b/>
              </w:rPr>
            </w:pPr>
            <w:r w:rsidRPr="0055197F">
              <w:rPr>
                <w:rFonts w:cs="Calibri"/>
              </w:rPr>
              <w:t>(Authorized Signing Officer)</w:t>
            </w:r>
          </w:p>
        </w:tc>
        <w:tc>
          <w:tcPr>
            <w:tcW w:w="5508" w:type="dxa"/>
          </w:tcPr>
          <w:p w14:paraId="1E12174F" w14:textId="77777777" w:rsidR="00331A1A" w:rsidRPr="0055197F" w:rsidRDefault="00331A1A" w:rsidP="00157238">
            <w:pPr>
              <w:spacing w:after="0" w:line="240" w:lineRule="auto"/>
              <w:jc w:val="both"/>
              <w:rPr>
                <w:rFonts w:cs="Calibri"/>
                <w:b/>
              </w:rPr>
            </w:pPr>
            <w:r w:rsidRPr="0055197F">
              <w:rPr>
                <w:rFonts w:cs="Calibri"/>
                <w:b/>
              </w:rPr>
              <w:t>TEKNION LIMITED</w:t>
            </w:r>
          </w:p>
          <w:p w14:paraId="6D072C0D" w14:textId="77777777" w:rsidR="00331A1A" w:rsidRPr="0055197F" w:rsidRDefault="00331A1A" w:rsidP="00157238">
            <w:pPr>
              <w:spacing w:after="0" w:line="240" w:lineRule="auto"/>
              <w:jc w:val="both"/>
              <w:rPr>
                <w:rFonts w:cs="Calibri"/>
              </w:rPr>
            </w:pPr>
          </w:p>
          <w:p w14:paraId="48A21919" w14:textId="77777777" w:rsidR="00331A1A" w:rsidRPr="0055197F" w:rsidRDefault="00331A1A" w:rsidP="00157238">
            <w:pPr>
              <w:spacing w:after="0" w:line="240" w:lineRule="auto"/>
              <w:jc w:val="both"/>
              <w:rPr>
                <w:rFonts w:cs="Calibri"/>
              </w:rPr>
            </w:pPr>
          </w:p>
          <w:p w14:paraId="07AF40BC" w14:textId="77777777" w:rsidR="00331A1A" w:rsidRPr="0055197F" w:rsidRDefault="00331A1A" w:rsidP="00157238">
            <w:pPr>
              <w:spacing w:after="0" w:line="240" w:lineRule="auto"/>
              <w:jc w:val="both"/>
              <w:rPr>
                <w:rFonts w:cs="Calibri"/>
              </w:rPr>
            </w:pPr>
            <w:proofErr w:type="gramStart"/>
            <w:r w:rsidRPr="0055197F">
              <w:rPr>
                <w:rFonts w:cs="Calibri"/>
              </w:rPr>
              <w:t>By:_</w:t>
            </w:r>
            <w:proofErr w:type="gramEnd"/>
            <w:r w:rsidRPr="0055197F">
              <w:rPr>
                <w:rFonts w:cs="Calibri"/>
              </w:rPr>
              <w:t>____________________________________ c/s</w:t>
            </w:r>
          </w:p>
          <w:p w14:paraId="3728E60B" w14:textId="77777777" w:rsidR="00331A1A" w:rsidRPr="0055197F" w:rsidRDefault="00331A1A" w:rsidP="00157238">
            <w:pPr>
              <w:spacing w:after="0" w:line="240" w:lineRule="auto"/>
              <w:jc w:val="both"/>
              <w:rPr>
                <w:rFonts w:cs="Calibri"/>
              </w:rPr>
            </w:pPr>
            <w:r w:rsidRPr="0055197F">
              <w:rPr>
                <w:rFonts w:cs="Calibri"/>
              </w:rPr>
              <w:t>Title:</w:t>
            </w:r>
          </w:p>
          <w:p w14:paraId="2B785F0B" w14:textId="77777777" w:rsidR="00331A1A" w:rsidRPr="0055197F" w:rsidRDefault="00331A1A" w:rsidP="00157238">
            <w:pPr>
              <w:spacing w:after="0" w:line="240" w:lineRule="auto"/>
              <w:ind w:left="720"/>
              <w:jc w:val="both"/>
              <w:rPr>
                <w:rFonts w:cs="Calibri"/>
              </w:rPr>
            </w:pPr>
            <w:r w:rsidRPr="0055197F">
              <w:rPr>
                <w:rFonts w:cs="Calibri"/>
              </w:rPr>
              <w:t>(Authorized Signing Officer)</w:t>
            </w:r>
          </w:p>
          <w:p w14:paraId="6BD18F9B" w14:textId="77777777" w:rsidR="00BA3D1D" w:rsidRPr="0055197F" w:rsidRDefault="00BA3D1D" w:rsidP="00157238">
            <w:pPr>
              <w:spacing w:after="0" w:line="240" w:lineRule="auto"/>
              <w:ind w:left="-5508"/>
              <w:jc w:val="both"/>
              <w:rPr>
                <w:rFonts w:cs="Calibri"/>
              </w:rPr>
            </w:pPr>
          </w:p>
          <w:p w14:paraId="238601FE" w14:textId="77777777" w:rsidR="00BA3D1D" w:rsidRPr="0055197F" w:rsidRDefault="00BA3D1D" w:rsidP="00157238">
            <w:pPr>
              <w:spacing w:after="0" w:line="240" w:lineRule="auto"/>
              <w:ind w:left="720"/>
              <w:jc w:val="both"/>
              <w:rPr>
                <w:rFonts w:cs="Calibri"/>
              </w:rPr>
            </w:pPr>
          </w:p>
        </w:tc>
      </w:tr>
    </w:tbl>
    <w:p w14:paraId="0F3CABC7" w14:textId="77777777" w:rsidR="001F60F2" w:rsidRPr="00582D3A" w:rsidRDefault="001F60F2" w:rsidP="00157238">
      <w:pPr>
        <w:spacing w:after="0" w:line="240" w:lineRule="auto"/>
        <w:jc w:val="both"/>
        <w:rPr>
          <w:rFonts w:cs="Calibri"/>
        </w:rPr>
      </w:pPr>
      <w:r w:rsidRPr="00BC7BB2">
        <w:rPr>
          <w:rFonts w:cs="Calibri"/>
        </w:rPr>
        <w:br w:type="page"/>
      </w:r>
    </w:p>
    <w:p w14:paraId="507F29BF" w14:textId="77777777" w:rsidR="00DB1C3F" w:rsidRPr="00582D3A" w:rsidRDefault="001F60F2" w:rsidP="005D67D7">
      <w:pPr>
        <w:spacing w:after="0" w:line="240" w:lineRule="auto"/>
        <w:jc w:val="center"/>
        <w:rPr>
          <w:rFonts w:cs="Calibri"/>
        </w:rPr>
      </w:pPr>
      <w:commentRangeStart w:id="234"/>
      <w:r w:rsidRPr="00582D3A">
        <w:rPr>
          <w:rFonts w:cs="Calibri"/>
          <w:b/>
        </w:rPr>
        <w:lastRenderedPageBreak/>
        <w:t>Attachment A</w:t>
      </w:r>
      <w:commentRangeEnd w:id="234"/>
      <w:r w:rsidR="00FE6E29">
        <w:rPr>
          <w:rStyle w:val="a7"/>
          <w:lang w:val="x-none" w:eastAsia="x-none"/>
        </w:rPr>
        <w:commentReference w:id="234"/>
      </w:r>
    </w:p>
    <w:p w14:paraId="5B08B5D1" w14:textId="77777777" w:rsidR="00E1465A" w:rsidRDefault="00E1465A" w:rsidP="007446BC">
      <w:pPr>
        <w:pStyle w:val="Paragrafoelenco"/>
        <w:spacing w:after="0" w:line="240" w:lineRule="auto"/>
        <w:ind w:left="0"/>
        <w:jc w:val="both"/>
        <w:rPr>
          <w:rFonts w:cs="Calibri"/>
        </w:rPr>
      </w:pPr>
    </w:p>
    <w:p w14:paraId="50C2A7EA" w14:textId="77777777" w:rsidR="009C7F73" w:rsidRDefault="007A7331" w:rsidP="007446BC">
      <w:pPr>
        <w:pStyle w:val="Paragrafoelenco"/>
        <w:spacing w:after="0" w:line="240" w:lineRule="auto"/>
        <w:ind w:left="0"/>
        <w:jc w:val="both"/>
        <w:rPr>
          <w:rFonts w:cs="Calibri"/>
        </w:rPr>
      </w:pPr>
      <w:r>
        <w:rPr>
          <w:rFonts w:cs="Calibri"/>
        </w:rPr>
        <w:t>The “Product” shall be</w:t>
      </w:r>
      <w:r w:rsidR="009C7F73">
        <w:rPr>
          <w:rFonts w:cs="Calibri"/>
        </w:rPr>
        <w:t xml:space="preserve"> as follows: </w:t>
      </w:r>
    </w:p>
    <w:p w14:paraId="16DEB4AB" w14:textId="77777777" w:rsidR="009C7F73" w:rsidRDefault="009C7F73" w:rsidP="007446BC">
      <w:pPr>
        <w:pStyle w:val="Paragrafoelenco"/>
        <w:spacing w:after="0" w:line="240" w:lineRule="auto"/>
        <w:ind w:left="0"/>
        <w:jc w:val="both"/>
        <w:rPr>
          <w:rFonts w:cs="Calibri"/>
        </w:rPr>
      </w:pPr>
    </w:p>
    <w:p w14:paraId="7CF74443" w14:textId="77777777" w:rsidR="009C7F73" w:rsidRDefault="009C7F73" w:rsidP="007446BC">
      <w:pPr>
        <w:pStyle w:val="Paragrafoelenco"/>
        <w:spacing w:after="0" w:line="240" w:lineRule="auto"/>
        <w:ind w:left="0"/>
        <w:jc w:val="both"/>
        <w:rPr>
          <w:rFonts w:cs="Calibri"/>
        </w:rPr>
      </w:pPr>
      <w:r>
        <w:rPr>
          <w:rFonts w:cs="Calibri"/>
        </w:rPr>
        <w:t xml:space="preserve">The </w:t>
      </w:r>
      <w:proofErr w:type="spellStart"/>
      <w:r>
        <w:rPr>
          <w:rFonts w:cs="Calibri"/>
        </w:rPr>
        <w:t>Fursys</w:t>
      </w:r>
      <w:proofErr w:type="spellEnd"/>
      <w:r>
        <w:rPr>
          <w:rFonts w:cs="Calibri"/>
        </w:rPr>
        <w:t xml:space="preserve"> T20 chair, which shall have the following: </w:t>
      </w:r>
    </w:p>
    <w:p w14:paraId="00A29EB5" w14:textId="77777777" w:rsidR="009C7F73" w:rsidRDefault="009C7F73" w:rsidP="009C7F73">
      <w:pPr>
        <w:pStyle w:val="Paragrafoelenco"/>
        <w:numPr>
          <w:ilvl w:val="0"/>
          <w:numId w:val="18"/>
        </w:numPr>
        <w:spacing w:after="0" w:line="240" w:lineRule="auto"/>
        <w:jc w:val="both"/>
        <w:rPr>
          <w:rFonts w:cs="Calibri"/>
        </w:rPr>
      </w:pPr>
      <w:r>
        <w:rPr>
          <w:rFonts w:cs="Calibri"/>
        </w:rPr>
        <w:t xml:space="preserve">Existing product; </w:t>
      </w:r>
    </w:p>
    <w:p w14:paraId="6F945DCC" w14:textId="77777777" w:rsidR="009C7F73" w:rsidRDefault="009C7F73" w:rsidP="009C7F73">
      <w:pPr>
        <w:pStyle w:val="Paragrafoelenco"/>
        <w:numPr>
          <w:ilvl w:val="0"/>
          <w:numId w:val="18"/>
        </w:numPr>
        <w:spacing w:after="0" w:line="240" w:lineRule="auto"/>
        <w:jc w:val="both"/>
        <w:rPr>
          <w:rFonts w:cs="Calibri"/>
        </w:rPr>
      </w:pPr>
      <w:r>
        <w:rPr>
          <w:rFonts w:cs="Calibri"/>
        </w:rPr>
        <w:t xml:space="preserve">Target price of $85-$90 USD. </w:t>
      </w:r>
    </w:p>
    <w:p w14:paraId="0AD9C6F4" w14:textId="77777777" w:rsidR="009C7F73" w:rsidRDefault="009C7F73" w:rsidP="009C7F73">
      <w:pPr>
        <w:pStyle w:val="Paragrafoelenco"/>
        <w:spacing w:after="0" w:line="240" w:lineRule="auto"/>
        <w:ind w:left="0"/>
        <w:jc w:val="both"/>
        <w:rPr>
          <w:rFonts w:cs="Calibri"/>
        </w:rPr>
      </w:pPr>
    </w:p>
    <w:p w14:paraId="62CF9064" w14:textId="77777777" w:rsidR="009C7F73" w:rsidRDefault="009C7F73" w:rsidP="009C7F73">
      <w:pPr>
        <w:pStyle w:val="Paragrafoelenco"/>
        <w:spacing w:after="0" w:line="240" w:lineRule="auto"/>
        <w:ind w:left="0"/>
        <w:jc w:val="both"/>
        <w:rPr>
          <w:rFonts w:cs="Calibri"/>
        </w:rPr>
      </w:pPr>
      <w:r>
        <w:rPr>
          <w:rFonts w:cs="Calibri"/>
        </w:rPr>
        <w:t>T20</w:t>
      </w:r>
    </w:p>
    <w:p w14:paraId="4B1F511A" w14:textId="77777777" w:rsidR="009C7F73" w:rsidRDefault="00B15440" w:rsidP="009C7F73">
      <w:pPr>
        <w:pStyle w:val="Paragrafoelenco"/>
        <w:spacing w:after="0" w:line="240" w:lineRule="auto"/>
        <w:ind w:left="0"/>
        <w:jc w:val="both"/>
        <w:rPr>
          <w:rFonts w:cs="Calibri"/>
        </w:rPr>
      </w:pPr>
      <w:r>
        <w:rPr>
          <w:noProof/>
        </w:rPr>
        <w:drawing>
          <wp:inline distT="0" distB="0" distL="0" distR="0" wp14:anchorId="4F867417" wp14:editId="1BB65888">
            <wp:extent cx="3345180" cy="4181475"/>
            <wp:effectExtent l="0" t="0" r="7620" b="9525"/>
            <wp:docPr id="1" name="그림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0198" cy="4187748"/>
                    </a:xfrm>
                    <a:prstGeom prst="rect">
                      <a:avLst/>
                    </a:prstGeom>
                    <a:noFill/>
                    <a:ln>
                      <a:noFill/>
                    </a:ln>
                  </pic:spPr>
                </pic:pic>
              </a:graphicData>
            </a:graphic>
          </wp:inline>
        </w:drawing>
      </w:r>
    </w:p>
    <w:p w14:paraId="65F9C3DC" w14:textId="77777777" w:rsidR="009C7F73" w:rsidRDefault="009C7F73" w:rsidP="007446BC">
      <w:pPr>
        <w:pStyle w:val="Paragrafoelenco"/>
        <w:spacing w:after="0" w:line="240" w:lineRule="auto"/>
        <w:ind w:left="0"/>
        <w:jc w:val="both"/>
        <w:rPr>
          <w:rFonts w:cs="Calibri"/>
        </w:rPr>
      </w:pPr>
    </w:p>
    <w:p w14:paraId="32D5284F" w14:textId="77777777" w:rsidR="009C7F73" w:rsidRDefault="009C7F73" w:rsidP="007446BC">
      <w:pPr>
        <w:pStyle w:val="Paragrafoelenco"/>
        <w:spacing w:after="0" w:line="240" w:lineRule="auto"/>
        <w:ind w:left="0"/>
        <w:jc w:val="both"/>
        <w:rPr>
          <w:rFonts w:cs="Calibri"/>
        </w:rPr>
      </w:pPr>
      <w:r>
        <w:rPr>
          <w:rFonts w:cs="Calibri"/>
        </w:rPr>
        <w:t>T</w:t>
      </w:r>
      <w:r w:rsidR="007A7331">
        <w:rPr>
          <w:rFonts w:cs="Calibri"/>
        </w:rPr>
        <w:t xml:space="preserve">he </w:t>
      </w:r>
      <w:proofErr w:type="spellStart"/>
      <w:r w:rsidR="007446BC">
        <w:rPr>
          <w:rFonts w:cs="Calibri"/>
        </w:rPr>
        <w:t>Fursys</w:t>
      </w:r>
      <w:proofErr w:type="spellEnd"/>
      <w:r w:rsidR="007446BC">
        <w:rPr>
          <w:rFonts w:cs="Calibri"/>
        </w:rPr>
        <w:t xml:space="preserve"> T2</w:t>
      </w:r>
      <w:r w:rsidR="007A7331">
        <w:rPr>
          <w:rFonts w:cs="Calibri"/>
        </w:rPr>
        <w:t>1</w:t>
      </w:r>
      <w:r w:rsidR="007446BC">
        <w:rPr>
          <w:rFonts w:cs="Calibri"/>
        </w:rPr>
        <w:t xml:space="preserve"> </w:t>
      </w:r>
      <w:r w:rsidR="007A7331">
        <w:rPr>
          <w:rFonts w:cs="Calibri"/>
        </w:rPr>
        <w:t xml:space="preserve">chair, which is substantially similar to the </w:t>
      </w:r>
      <w:proofErr w:type="spellStart"/>
      <w:r w:rsidR="007A7331">
        <w:rPr>
          <w:rFonts w:cs="Calibri"/>
        </w:rPr>
        <w:t>Fursys</w:t>
      </w:r>
      <w:proofErr w:type="spellEnd"/>
      <w:r w:rsidR="007A7331">
        <w:rPr>
          <w:rFonts w:cs="Calibri"/>
        </w:rPr>
        <w:t xml:space="preserve"> T20 chair </w:t>
      </w:r>
      <w:r w:rsidR="005D5CC5">
        <w:rPr>
          <w:rFonts w:cs="Calibri"/>
        </w:rPr>
        <w:t xml:space="preserve">pictured below </w:t>
      </w:r>
      <w:r w:rsidR="007A7331">
        <w:rPr>
          <w:rFonts w:cs="Calibri"/>
        </w:rPr>
        <w:t>with the following differences:</w:t>
      </w:r>
    </w:p>
    <w:p w14:paraId="6343EB00" w14:textId="77777777" w:rsidR="007446BC" w:rsidRDefault="009C7F73" w:rsidP="009C7F73">
      <w:pPr>
        <w:pStyle w:val="Paragrafoelenco"/>
        <w:numPr>
          <w:ilvl w:val="0"/>
          <w:numId w:val="19"/>
        </w:numPr>
        <w:spacing w:after="0" w:line="240" w:lineRule="auto"/>
        <w:jc w:val="both"/>
        <w:rPr>
          <w:rFonts w:cs="Calibri"/>
        </w:rPr>
      </w:pPr>
      <w:r>
        <w:rPr>
          <w:rFonts w:cs="Calibri"/>
        </w:rPr>
        <w:t xml:space="preserve">Exclusive subject to this Agreement; </w:t>
      </w:r>
    </w:p>
    <w:p w14:paraId="4FFD975B" w14:textId="77777777" w:rsidR="009C7F73" w:rsidRDefault="009C7F73" w:rsidP="009C7F73">
      <w:pPr>
        <w:pStyle w:val="Paragrafoelenco"/>
        <w:numPr>
          <w:ilvl w:val="0"/>
          <w:numId w:val="19"/>
        </w:numPr>
        <w:spacing w:after="0" w:line="240" w:lineRule="auto"/>
        <w:jc w:val="both"/>
        <w:rPr>
          <w:rFonts w:cs="Calibri"/>
        </w:rPr>
      </w:pPr>
      <w:r>
        <w:rPr>
          <w:rFonts w:cs="Calibri"/>
        </w:rPr>
        <w:t xml:space="preserve">Height adjustable arms; </w:t>
      </w:r>
    </w:p>
    <w:p w14:paraId="4FD613C3" w14:textId="77777777" w:rsidR="009C7F73" w:rsidRDefault="009C7F73" w:rsidP="009C7F73">
      <w:pPr>
        <w:pStyle w:val="Paragrafoelenco"/>
        <w:numPr>
          <w:ilvl w:val="0"/>
          <w:numId w:val="19"/>
        </w:numPr>
        <w:spacing w:after="0" w:line="240" w:lineRule="auto"/>
        <w:jc w:val="both"/>
        <w:rPr>
          <w:rFonts w:cs="Calibri"/>
        </w:rPr>
      </w:pPr>
      <w:r>
        <w:rPr>
          <w:rFonts w:cs="Calibri"/>
        </w:rPr>
        <w:t xml:space="preserve">Seat slider; </w:t>
      </w:r>
    </w:p>
    <w:p w14:paraId="3933C334" w14:textId="77777777" w:rsidR="009C7F73" w:rsidRDefault="009C7F73" w:rsidP="009C7F73">
      <w:pPr>
        <w:pStyle w:val="Paragrafoelenco"/>
        <w:numPr>
          <w:ilvl w:val="0"/>
          <w:numId w:val="19"/>
        </w:numPr>
        <w:spacing w:after="0" w:line="240" w:lineRule="auto"/>
        <w:jc w:val="both"/>
        <w:rPr>
          <w:rFonts w:cs="Calibri"/>
        </w:rPr>
      </w:pPr>
      <w:r>
        <w:rPr>
          <w:rFonts w:cs="Calibri"/>
        </w:rPr>
        <w:t xml:space="preserve">Lumbar support; </w:t>
      </w:r>
    </w:p>
    <w:p w14:paraId="51F54689" w14:textId="77777777" w:rsidR="009C7F73" w:rsidRDefault="009C7F73" w:rsidP="009C7F73">
      <w:pPr>
        <w:pStyle w:val="Paragrafoelenco"/>
        <w:numPr>
          <w:ilvl w:val="0"/>
          <w:numId w:val="19"/>
        </w:numPr>
        <w:spacing w:after="0" w:line="240" w:lineRule="auto"/>
        <w:jc w:val="both"/>
        <w:rPr>
          <w:rFonts w:cs="Calibri"/>
        </w:rPr>
      </w:pPr>
      <w:r>
        <w:rPr>
          <w:rFonts w:cs="Calibri"/>
        </w:rPr>
        <w:t>Target price of $95-$100 USD.</w:t>
      </w:r>
    </w:p>
    <w:p w14:paraId="5023141B" w14:textId="77777777" w:rsidR="007A7331" w:rsidRDefault="007A7331" w:rsidP="007446BC">
      <w:pPr>
        <w:pStyle w:val="Paragrafoelenco"/>
        <w:spacing w:after="0" w:line="240" w:lineRule="auto"/>
        <w:ind w:left="0"/>
        <w:jc w:val="both"/>
        <w:rPr>
          <w:rFonts w:cs="Calibri"/>
        </w:rPr>
      </w:pPr>
    </w:p>
    <w:p w14:paraId="1F3B1409" w14:textId="77777777" w:rsidR="007446BC" w:rsidRPr="00582D3A" w:rsidRDefault="007446BC" w:rsidP="00157238">
      <w:pPr>
        <w:pStyle w:val="Paragrafoelenco"/>
        <w:spacing w:after="0" w:line="240" w:lineRule="auto"/>
        <w:ind w:left="1080"/>
        <w:jc w:val="both"/>
        <w:rPr>
          <w:rFonts w:cs="Calibri"/>
        </w:rPr>
      </w:pPr>
    </w:p>
    <w:p w14:paraId="5C2CE62A" w14:textId="77777777" w:rsidR="009B76B5" w:rsidRDefault="004F550A" w:rsidP="009B76B5">
      <w:pPr>
        <w:spacing w:after="0" w:line="240" w:lineRule="auto"/>
        <w:jc w:val="both"/>
        <w:rPr>
          <w:rFonts w:cs="Calibri"/>
          <w:b/>
        </w:rPr>
      </w:pPr>
      <w:r w:rsidRPr="002938B2">
        <w:rPr>
          <w:rFonts w:cs="Calibri"/>
          <w:b/>
        </w:rPr>
        <w:t>Product</w:t>
      </w:r>
      <w:r w:rsidR="00A86EC2" w:rsidRPr="002938B2">
        <w:rPr>
          <w:rFonts w:cs="Calibri"/>
          <w:b/>
        </w:rPr>
        <w:t xml:space="preserve"> </w:t>
      </w:r>
      <w:r w:rsidR="00E1465A" w:rsidRPr="002938B2">
        <w:rPr>
          <w:rFonts w:cs="Calibri"/>
          <w:b/>
        </w:rPr>
        <w:t>list</w:t>
      </w:r>
      <w:r w:rsidR="009B76B5" w:rsidRPr="002938B2">
        <w:rPr>
          <w:rFonts w:cs="Calibri"/>
          <w:b/>
        </w:rPr>
        <w:t xml:space="preserve"> + Product </w:t>
      </w:r>
      <w:r w:rsidR="00A92685">
        <w:rPr>
          <w:rFonts w:cs="Calibri"/>
          <w:b/>
        </w:rPr>
        <w:t>component price l</w:t>
      </w:r>
      <w:r w:rsidR="009B76B5" w:rsidRPr="002938B2">
        <w:rPr>
          <w:rFonts w:cs="Calibri"/>
          <w:b/>
        </w:rPr>
        <w:t>ist</w:t>
      </w:r>
      <w:r w:rsidR="009C7F73">
        <w:rPr>
          <w:rFonts w:cs="Calibri"/>
          <w:b/>
        </w:rPr>
        <w:t xml:space="preserve"> to be provided</w:t>
      </w:r>
    </w:p>
    <w:p w14:paraId="562C75D1" w14:textId="77777777" w:rsidR="00385796" w:rsidRDefault="00385796" w:rsidP="004167FB">
      <w:pPr>
        <w:pStyle w:val="Paragrafoelenco"/>
        <w:spacing w:after="0" w:line="240" w:lineRule="auto"/>
        <w:ind w:left="0"/>
        <w:jc w:val="both"/>
        <w:rPr>
          <w:rFonts w:cs="Calibri"/>
        </w:rPr>
      </w:pPr>
    </w:p>
    <w:p w14:paraId="56545C19" w14:textId="77777777" w:rsidR="004E388A" w:rsidRDefault="004E388A" w:rsidP="004167FB">
      <w:pPr>
        <w:pStyle w:val="Paragrafoelenco"/>
        <w:spacing w:after="0" w:line="240" w:lineRule="auto"/>
        <w:ind w:left="0"/>
        <w:jc w:val="both"/>
        <w:rPr>
          <w:rFonts w:cs="Calibri"/>
        </w:rPr>
      </w:pPr>
      <w:r>
        <w:rPr>
          <w:rFonts w:cs="Calibri"/>
        </w:rPr>
        <w:t>Minimum order quantity of 400 units.</w:t>
      </w:r>
    </w:p>
    <w:p w14:paraId="664355AD" w14:textId="77777777" w:rsidR="004E388A" w:rsidRDefault="004E388A" w:rsidP="004167FB">
      <w:pPr>
        <w:pStyle w:val="Paragrafoelenco"/>
        <w:spacing w:after="0" w:line="240" w:lineRule="auto"/>
        <w:ind w:left="0"/>
        <w:jc w:val="both"/>
        <w:rPr>
          <w:rFonts w:cs="Calibri"/>
        </w:rPr>
      </w:pPr>
    </w:p>
    <w:p w14:paraId="25AE6A96" w14:textId="77777777" w:rsidR="004E388A" w:rsidRDefault="004E388A" w:rsidP="004167FB">
      <w:pPr>
        <w:pStyle w:val="Paragrafoelenco"/>
        <w:spacing w:after="0" w:line="240" w:lineRule="auto"/>
        <w:ind w:left="0"/>
        <w:jc w:val="both"/>
        <w:rPr>
          <w:rFonts w:cs="Calibri"/>
        </w:rPr>
      </w:pPr>
      <w:r>
        <w:rPr>
          <w:rFonts w:cs="Calibri"/>
        </w:rPr>
        <w:t xml:space="preserve">Lead time to be provided. </w:t>
      </w:r>
    </w:p>
    <w:p w14:paraId="1A965116" w14:textId="77777777" w:rsidR="004E388A" w:rsidRDefault="004E388A" w:rsidP="004167FB">
      <w:pPr>
        <w:pStyle w:val="Paragrafoelenco"/>
        <w:spacing w:after="0" w:line="240" w:lineRule="auto"/>
        <w:ind w:left="0"/>
        <w:jc w:val="both"/>
        <w:rPr>
          <w:rFonts w:cs="Calibri"/>
        </w:rPr>
      </w:pPr>
    </w:p>
    <w:p w14:paraId="37E7CCC8" w14:textId="77777777" w:rsidR="00E1465A" w:rsidRPr="00B64737" w:rsidRDefault="00E1465A" w:rsidP="002573F1">
      <w:pPr>
        <w:jc w:val="center"/>
        <w:rPr>
          <w:rFonts w:cs="Calibri"/>
          <w:b/>
        </w:rPr>
      </w:pPr>
      <w:r w:rsidRPr="00B64737">
        <w:rPr>
          <w:rFonts w:cs="Calibri"/>
          <w:b/>
        </w:rPr>
        <w:br w:type="page"/>
      </w:r>
      <w:r w:rsidR="002573F1" w:rsidRPr="00B64737">
        <w:rPr>
          <w:rFonts w:cs="Calibri"/>
          <w:b/>
        </w:rPr>
        <w:lastRenderedPageBreak/>
        <w:t>Attachment B</w:t>
      </w:r>
    </w:p>
    <w:p w14:paraId="663B0449" w14:textId="38AE8BE8" w:rsidR="00B64737" w:rsidRPr="00B64737" w:rsidRDefault="00B64737" w:rsidP="00B64737">
      <w:pPr>
        <w:jc w:val="center"/>
      </w:pPr>
      <w:r w:rsidRPr="00B64737">
        <w:t>Tooling Investment</w:t>
      </w:r>
    </w:p>
    <w:p w14:paraId="01204003" w14:textId="77777777" w:rsidR="00B64737" w:rsidRPr="00B64737" w:rsidRDefault="00B64737" w:rsidP="00B64737">
      <w:pPr>
        <w:rPr>
          <w:rFonts w:cs="Calibri"/>
        </w:rPr>
      </w:pPr>
    </w:p>
    <w:p w14:paraId="28CEBDE4" w14:textId="64DC6680" w:rsidR="008966E9" w:rsidRDefault="00B64737" w:rsidP="00B64737">
      <w:pPr>
        <w:rPr>
          <w:ins w:id="235" w:author="윤현정 (Hyunjeong Yoon)" w:date="2026-03-04T18:02:00Z"/>
          <w:rFonts w:cs="Calibri"/>
        </w:rPr>
      </w:pPr>
      <w:r w:rsidRPr="00B64737">
        <w:rPr>
          <w:rFonts w:cs="Calibri"/>
        </w:rPr>
        <w:t xml:space="preserve">The </w:t>
      </w:r>
      <w:r w:rsidR="005A15A5">
        <w:rPr>
          <w:rFonts w:cs="Calibri"/>
        </w:rPr>
        <w:t>p</w:t>
      </w:r>
      <w:r w:rsidRPr="00B64737">
        <w:rPr>
          <w:rFonts w:cs="Calibri"/>
        </w:rPr>
        <w:t>arties acknowledge that Teknion will make an upfront investment</w:t>
      </w:r>
      <w:r>
        <w:rPr>
          <w:rFonts w:cs="Calibri" w:hint="eastAsia"/>
          <w:lang w:eastAsia="ko-KR"/>
        </w:rPr>
        <w:t xml:space="preserve"> </w:t>
      </w:r>
      <w:r w:rsidRPr="00B64737">
        <w:rPr>
          <w:rFonts w:cs="Calibri"/>
        </w:rPr>
        <w:t>in connection with the manufacture of molds and related tooling</w:t>
      </w:r>
      <w:r>
        <w:rPr>
          <w:rFonts w:cs="Calibri" w:hint="eastAsia"/>
          <w:lang w:eastAsia="ko-KR"/>
        </w:rPr>
        <w:t xml:space="preserve"> </w:t>
      </w:r>
      <w:r w:rsidRPr="00B64737">
        <w:rPr>
          <w:rFonts w:cs="Calibri" w:hint="eastAsia"/>
        </w:rPr>
        <w:t xml:space="preserve">for the Products, in the approximate amount of </w:t>
      </w:r>
      <w:r w:rsidR="00EB7D52">
        <w:rPr>
          <w:rFonts w:cs="Calibri"/>
        </w:rPr>
        <w:t>$ 224,940</w:t>
      </w:r>
      <w:r w:rsidR="005A15A5">
        <w:rPr>
          <w:rFonts w:cs="Calibri"/>
        </w:rPr>
        <w:t xml:space="preserve"> USD</w:t>
      </w:r>
      <w:r w:rsidRPr="00B64737">
        <w:rPr>
          <w:rFonts w:cs="Calibri" w:hint="eastAsia"/>
        </w:rPr>
        <w:t>.</w:t>
      </w:r>
    </w:p>
    <w:p w14:paraId="452CDB0D" w14:textId="77777777" w:rsidR="008966E9" w:rsidRDefault="008966E9" w:rsidP="008966E9">
      <w:pPr>
        <w:pStyle w:val="af"/>
        <w:rPr>
          <w:ins w:id="236" w:author="윤현정 (Hyunjeong Yoon)" w:date="2026-03-04T18:03:00Z"/>
          <w:rStyle w:val="af0"/>
        </w:rPr>
      </w:pPr>
      <w:ins w:id="237" w:author="윤현정 (Hyunjeong Yoon)" w:date="2026-03-04T18:02:00Z">
        <w:r>
          <w:rPr>
            <w:rStyle w:val="af0"/>
          </w:rPr>
          <w:t xml:space="preserve">Such amount shall be paid by Teknion immediately upon execution of this Agreement. </w:t>
        </w:r>
      </w:ins>
    </w:p>
    <w:p w14:paraId="216DC34A" w14:textId="0AE9C4BA" w:rsidR="008966E9" w:rsidRDefault="008966E9" w:rsidP="008966E9">
      <w:pPr>
        <w:pStyle w:val="af"/>
        <w:rPr>
          <w:ins w:id="238" w:author="윤현정 (Hyunjeong Yoon)" w:date="2026-03-04T18:02:00Z"/>
        </w:rPr>
      </w:pPr>
      <w:ins w:id="239" w:author="윤현정 (Hyunjeong Yoon)" w:date="2026-03-04T18:02:00Z">
        <w:r>
          <w:rPr>
            <w:rStyle w:val="af0"/>
          </w:rPr>
          <w:t>If Teknion fails to make such payment, Licensor shall have the right to terminate this Agreement upon written notice.</w:t>
        </w:r>
      </w:ins>
    </w:p>
    <w:p w14:paraId="21852AB4" w14:textId="77777777" w:rsidR="008966E9" w:rsidRPr="00B64737" w:rsidRDefault="008966E9" w:rsidP="00B64737">
      <w:pPr>
        <w:rPr>
          <w:rFonts w:cs="Calibri"/>
        </w:rPr>
      </w:pPr>
    </w:p>
    <w:p w14:paraId="31C88A24" w14:textId="77777777" w:rsidR="00B64737" w:rsidRPr="00B64737" w:rsidRDefault="00B64737" w:rsidP="00B64737">
      <w:pPr>
        <w:rPr>
          <w:rFonts w:cs="Calibri"/>
        </w:rPr>
      </w:pPr>
    </w:p>
    <w:p w14:paraId="4D0EA9C0" w14:textId="07EA4526" w:rsidR="00213B32" w:rsidRDefault="00B64737" w:rsidP="00B64737">
      <w:pPr>
        <w:rPr>
          <w:rFonts w:cs="Calibri"/>
        </w:rPr>
      </w:pPr>
      <w:r w:rsidRPr="00B64737">
        <w:rPr>
          <w:rFonts w:cs="Calibri"/>
        </w:rPr>
        <w:t>Such investment is made to support product development and</w:t>
      </w:r>
      <w:r>
        <w:rPr>
          <w:rFonts w:cs="Calibri" w:hint="eastAsia"/>
          <w:lang w:eastAsia="ko-KR"/>
        </w:rPr>
        <w:t xml:space="preserve"> </w:t>
      </w:r>
      <w:r w:rsidRPr="00B64737">
        <w:rPr>
          <w:rFonts w:cs="Calibri"/>
        </w:rPr>
        <w:t>commercialization and does not, by itself, create any minimum</w:t>
      </w:r>
      <w:r>
        <w:rPr>
          <w:rFonts w:cs="Calibri" w:hint="eastAsia"/>
          <w:lang w:eastAsia="ko-KR"/>
        </w:rPr>
        <w:t xml:space="preserve"> </w:t>
      </w:r>
      <w:r w:rsidRPr="00B64737">
        <w:rPr>
          <w:rFonts w:cs="Calibri"/>
        </w:rPr>
        <w:t>purchase obligation, guaranteed volume, or sales commitment,</w:t>
      </w:r>
      <w:r>
        <w:rPr>
          <w:rFonts w:cs="Calibri" w:hint="eastAsia"/>
          <w:lang w:eastAsia="ko-KR"/>
        </w:rPr>
        <w:t xml:space="preserve"> </w:t>
      </w:r>
      <w:r w:rsidRPr="00B64737">
        <w:rPr>
          <w:rFonts w:cs="Calibri"/>
        </w:rPr>
        <w:t xml:space="preserve">unless otherwise expressly agreed in writing by the </w:t>
      </w:r>
      <w:r w:rsidR="005A15A5">
        <w:rPr>
          <w:rFonts w:cs="Calibri"/>
        </w:rPr>
        <w:t>p</w:t>
      </w:r>
      <w:r w:rsidRPr="00B64737">
        <w:rPr>
          <w:rFonts w:cs="Calibri"/>
        </w:rPr>
        <w:t>arties.</w:t>
      </w:r>
    </w:p>
    <w:tbl>
      <w:tblPr>
        <w:tblW w:w="6556" w:type="dxa"/>
        <w:tblInd w:w="-5" w:type="dxa"/>
        <w:tblBorders>
          <w:top w:val="single" w:sz="6" w:space="0" w:color="777777"/>
          <w:left w:val="single" w:sz="6" w:space="0" w:color="777777"/>
          <w:bottom w:val="single" w:sz="6" w:space="0" w:color="777777"/>
          <w:right w:val="single" w:sz="6" w:space="0" w:color="777777"/>
        </w:tblBorders>
        <w:tblCellMar>
          <w:left w:w="0" w:type="dxa"/>
          <w:right w:w="0" w:type="dxa"/>
        </w:tblCellMar>
        <w:tblLook w:val="04A0" w:firstRow="1" w:lastRow="0" w:firstColumn="1" w:lastColumn="0" w:noHBand="0" w:noVBand="1"/>
      </w:tblPr>
      <w:tblGrid>
        <w:gridCol w:w="842"/>
        <w:gridCol w:w="3757"/>
        <w:gridCol w:w="1957"/>
      </w:tblGrid>
      <w:tr w:rsidR="00EB7D52" w:rsidRPr="00271EDF" w14:paraId="0C1638F4" w14:textId="77777777" w:rsidTr="00271EDF">
        <w:trPr>
          <w:trHeight w:val="326"/>
        </w:trPr>
        <w:tc>
          <w:tcPr>
            <w:tcW w:w="0" w:type="auto"/>
            <w:tcBorders>
              <w:top w:val="single" w:sz="6" w:space="0" w:color="auto"/>
              <w:left w:val="single" w:sz="6" w:space="0" w:color="auto"/>
              <w:bottom w:val="single" w:sz="6" w:space="0" w:color="auto"/>
              <w:right w:val="single" w:sz="6" w:space="0" w:color="auto"/>
            </w:tcBorders>
            <w:shd w:val="clear" w:color="auto" w:fill="D9D9D9"/>
            <w:tcMar>
              <w:top w:w="0" w:type="dxa"/>
              <w:left w:w="99" w:type="dxa"/>
              <w:bottom w:w="0" w:type="dxa"/>
              <w:right w:w="99" w:type="dxa"/>
            </w:tcMar>
            <w:vAlign w:val="center"/>
            <w:hideMark/>
          </w:tcPr>
          <w:p w14:paraId="54DC87CE" w14:textId="16B12A98" w:rsidR="00271EDF" w:rsidRPr="00271EDF" w:rsidRDefault="00213B32" w:rsidP="00271EDF">
            <w:pPr>
              <w:spacing w:after="0" w:line="240" w:lineRule="auto"/>
              <w:jc w:val="center"/>
              <w:rPr>
                <w:rFonts w:ascii="맑은 고딕" w:hAnsi="맑은 고딕" w:cs="굴림"/>
                <w:b/>
                <w:color w:val="000000"/>
                <w:sz w:val="20"/>
                <w:szCs w:val="20"/>
                <w:lang w:eastAsia="ko-KR"/>
              </w:rPr>
            </w:pPr>
            <w:r w:rsidRPr="00213B32">
              <w:rPr>
                <w:rFonts w:ascii="맑은 고딕" w:hAnsi="맑은 고딕" w:cs="굴림" w:hint="eastAsia"/>
                <w:b/>
                <w:color w:val="000000"/>
                <w:sz w:val="20"/>
                <w:szCs w:val="20"/>
                <w:lang w:eastAsia="ko-KR"/>
              </w:rPr>
              <w:t>N</w:t>
            </w:r>
            <w:r w:rsidRPr="00213B32">
              <w:rPr>
                <w:rFonts w:ascii="맑은 고딕" w:hAnsi="맑은 고딕" w:cs="굴림"/>
                <w:b/>
                <w:color w:val="000000"/>
                <w:sz w:val="20"/>
                <w:szCs w:val="20"/>
                <w:lang w:eastAsia="ko-KR"/>
              </w:rPr>
              <w:t>o.</w:t>
            </w:r>
          </w:p>
        </w:tc>
        <w:tc>
          <w:tcPr>
            <w:tcW w:w="0" w:type="auto"/>
            <w:tcBorders>
              <w:top w:val="single" w:sz="6" w:space="0" w:color="auto"/>
              <w:left w:val="nil"/>
              <w:bottom w:val="single" w:sz="6" w:space="0" w:color="auto"/>
              <w:right w:val="single" w:sz="6" w:space="0" w:color="auto"/>
            </w:tcBorders>
            <w:shd w:val="clear" w:color="auto" w:fill="D9D9D9"/>
            <w:tcMar>
              <w:top w:w="0" w:type="dxa"/>
              <w:left w:w="99" w:type="dxa"/>
              <w:bottom w:w="0" w:type="dxa"/>
              <w:right w:w="99" w:type="dxa"/>
            </w:tcMar>
            <w:vAlign w:val="center"/>
            <w:hideMark/>
          </w:tcPr>
          <w:p w14:paraId="2B52D296" w14:textId="77634DC0" w:rsidR="00271EDF" w:rsidRPr="00271EDF" w:rsidRDefault="00213B32" w:rsidP="00271EDF">
            <w:pPr>
              <w:spacing w:after="0" w:line="240" w:lineRule="auto"/>
              <w:jc w:val="center"/>
              <w:rPr>
                <w:rFonts w:ascii="맑은 고딕" w:hAnsi="맑은 고딕" w:cs="굴림"/>
                <w:b/>
                <w:color w:val="000000"/>
                <w:sz w:val="20"/>
                <w:szCs w:val="20"/>
                <w:lang w:eastAsia="ko-KR"/>
              </w:rPr>
            </w:pPr>
            <w:r w:rsidRPr="00213B32">
              <w:rPr>
                <w:rFonts w:ascii="맑은 고딕" w:hAnsi="맑은 고딕" w:cs="굴림" w:hint="eastAsia"/>
                <w:b/>
                <w:color w:val="000000"/>
                <w:sz w:val="20"/>
                <w:szCs w:val="20"/>
                <w:lang w:eastAsia="ko-KR"/>
              </w:rPr>
              <w:t>D</w:t>
            </w:r>
            <w:r w:rsidRPr="00213B32">
              <w:rPr>
                <w:rFonts w:ascii="맑은 고딕" w:hAnsi="맑은 고딕" w:cs="굴림"/>
                <w:b/>
                <w:color w:val="000000"/>
                <w:sz w:val="20"/>
                <w:szCs w:val="20"/>
                <w:lang w:eastAsia="ko-KR"/>
              </w:rPr>
              <w:t>escription</w:t>
            </w:r>
          </w:p>
        </w:tc>
        <w:tc>
          <w:tcPr>
            <w:tcW w:w="0" w:type="auto"/>
            <w:tcBorders>
              <w:top w:val="single" w:sz="6" w:space="0" w:color="auto"/>
              <w:left w:val="nil"/>
              <w:bottom w:val="single" w:sz="6" w:space="0" w:color="auto"/>
              <w:right w:val="single" w:sz="6" w:space="0" w:color="auto"/>
            </w:tcBorders>
            <w:shd w:val="clear" w:color="auto" w:fill="D9D9D9"/>
            <w:tcMar>
              <w:top w:w="0" w:type="dxa"/>
              <w:left w:w="99" w:type="dxa"/>
              <w:bottom w:w="0" w:type="dxa"/>
              <w:right w:w="99" w:type="dxa"/>
            </w:tcMar>
            <w:vAlign w:val="center"/>
            <w:hideMark/>
          </w:tcPr>
          <w:p w14:paraId="23659BC9" w14:textId="1E7BBBD2" w:rsidR="00271EDF" w:rsidRPr="00271EDF" w:rsidRDefault="00213B32" w:rsidP="00271EDF">
            <w:pPr>
              <w:spacing w:after="0" w:line="240" w:lineRule="auto"/>
              <w:jc w:val="center"/>
              <w:rPr>
                <w:rFonts w:ascii="맑은 고딕" w:hAnsi="맑은 고딕" w:cs="굴림"/>
                <w:b/>
                <w:color w:val="000000"/>
                <w:sz w:val="20"/>
                <w:szCs w:val="20"/>
                <w:lang w:eastAsia="ko-KR"/>
              </w:rPr>
            </w:pPr>
            <w:r w:rsidRPr="00213B32">
              <w:rPr>
                <w:rFonts w:ascii="맑은 고딕" w:hAnsi="맑은 고딕" w:cs="굴림" w:hint="eastAsia"/>
                <w:b/>
                <w:color w:val="000000"/>
                <w:sz w:val="20"/>
                <w:szCs w:val="20"/>
                <w:lang w:eastAsia="ko-KR"/>
              </w:rPr>
              <w:t>C</w:t>
            </w:r>
            <w:r w:rsidRPr="00213B32">
              <w:rPr>
                <w:rFonts w:ascii="맑은 고딕" w:hAnsi="맑은 고딕" w:cs="굴림"/>
                <w:b/>
                <w:color w:val="000000"/>
                <w:sz w:val="20"/>
                <w:szCs w:val="20"/>
                <w:lang w:eastAsia="ko-KR"/>
              </w:rPr>
              <w:t>ost</w:t>
            </w:r>
            <w:r>
              <w:rPr>
                <w:rFonts w:ascii="맑은 고딕" w:hAnsi="맑은 고딕" w:cs="굴림"/>
                <w:b/>
                <w:color w:val="000000"/>
                <w:sz w:val="20"/>
                <w:szCs w:val="20"/>
                <w:lang w:eastAsia="ko-KR"/>
              </w:rPr>
              <w:t xml:space="preserve"> (USD)</w:t>
            </w:r>
          </w:p>
        </w:tc>
      </w:tr>
      <w:tr w:rsidR="00EB7D52" w:rsidRPr="00271EDF" w14:paraId="57E712F3" w14:textId="77777777" w:rsidTr="00271EDF">
        <w:trPr>
          <w:trHeight w:val="326"/>
        </w:trPr>
        <w:tc>
          <w:tcPr>
            <w:tcW w:w="0" w:type="auto"/>
            <w:tcBorders>
              <w:top w:val="nil"/>
              <w:left w:val="single" w:sz="6" w:space="0" w:color="auto"/>
              <w:bottom w:val="single" w:sz="6" w:space="0" w:color="auto"/>
              <w:right w:val="single" w:sz="6" w:space="0" w:color="auto"/>
            </w:tcBorders>
            <w:shd w:val="clear" w:color="auto" w:fill="FFFFFF"/>
            <w:tcMar>
              <w:top w:w="0" w:type="dxa"/>
              <w:left w:w="99" w:type="dxa"/>
              <w:bottom w:w="0" w:type="dxa"/>
              <w:right w:w="99" w:type="dxa"/>
            </w:tcMar>
            <w:vAlign w:val="center"/>
            <w:hideMark/>
          </w:tcPr>
          <w:p w14:paraId="4B938E54" w14:textId="77777777" w:rsidR="00271EDF" w:rsidRPr="00271EDF" w:rsidRDefault="00271EDF" w:rsidP="00271EDF">
            <w:pPr>
              <w:spacing w:after="0" w:line="240" w:lineRule="auto"/>
              <w:jc w:val="center"/>
              <w:rPr>
                <w:rFonts w:ascii="맑은 고딕" w:hAnsi="맑은 고딕" w:cs="굴림"/>
                <w:color w:val="000000"/>
                <w:sz w:val="20"/>
                <w:szCs w:val="20"/>
                <w:lang w:eastAsia="ko-KR"/>
              </w:rPr>
            </w:pPr>
            <w:r w:rsidRPr="00271EDF">
              <w:rPr>
                <w:rFonts w:ascii="Noto Sans KR" w:eastAsia="Noto Sans KR" w:hAnsi="Noto Sans KR" w:cs="굴림" w:hint="eastAsia"/>
                <w:color w:val="000000"/>
                <w:sz w:val="18"/>
                <w:szCs w:val="18"/>
                <w:lang w:eastAsia="ko-KR"/>
              </w:rPr>
              <w:t>1</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hideMark/>
          </w:tcPr>
          <w:p w14:paraId="76C8145D" w14:textId="394989CB" w:rsidR="00271EDF" w:rsidRPr="00271EDF" w:rsidRDefault="00213B32" w:rsidP="00271EDF">
            <w:pPr>
              <w:spacing w:after="0" w:line="240" w:lineRule="auto"/>
              <w:jc w:val="center"/>
              <w:rPr>
                <w:rFonts w:ascii="맑은 고딕" w:hAnsi="맑은 고딕" w:cs="굴림"/>
                <w:color w:val="000000"/>
                <w:sz w:val="20"/>
                <w:szCs w:val="20"/>
                <w:lang w:eastAsia="ko-KR"/>
              </w:rPr>
            </w:pPr>
            <w:r>
              <w:rPr>
                <w:rFonts w:ascii="맑은 고딕" w:hAnsi="맑은 고딕" w:cs="굴림" w:hint="eastAsia"/>
                <w:color w:val="000000"/>
                <w:sz w:val="20"/>
                <w:szCs w:val="20"/>
                <w:lang w:eastAsia="ko-KR"/>
              </w:rPr>
              <w:t>B</w:t>
            </w:r>
            <w:r>
              <w:rPr>
                <w:rFonts w:ascii="맑은 고딕" w:hAnsi="맑은 고딕" w:cs="굴림"/>
                <w:color w:val="000000"/>
                <w:sz w:val="20"/>
                <w:szCs w:val="20"/>
                <w:lang w:eastAsia="ko-KR"/>
              </w:rPr>
              <w:t>ack frame</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hideMark/>
          </w:tcPr>
          <w:p w14:paraId="74C22A8B" w14:textId="398F2E8B"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Noto Sans KR" w:eastAsia="Noto Sans KR" w:hAnsi="Noto Sans KR" w:cs="굴림"/>
                <w:color w:val="000000"/>
                <w:sz w:val="18"/>
                <w:szCs w:val="18"/>
                <w:lang w:eastAsia="ko-KR"/>
              </w:rPr>
              <w:t>92,581</w:t>
            </w:r>
          </w:p>
        </w:tc>
      </w:tr>
      <w:tr w:rsidR="00EB7D52" w:rsidRPr="00271EDF" w14:paraId="7A5444D8" w14:textId="77777777" w:rsidTr="00271EDF">
        <w:trPr>
          <w:trHeight w:val="326"/>
        </w:trPr>
        <w:tc>
          <w:tcPr>
            <w:tcW w:w="0" w:type="auto"/>
            <w:gridSpan w:val="2"/>
            <w:tcBorders>
              <w:top w:val="nil"/>
              <w:left w:val="single" w:sz="6" w:space="0" w:color="auto"/>
              <w:bottom w:val="single" w:sz="6" w:space="0" w:color="auto"/>
              <w:right w:val="single" w:sz="6" w:space="0" w:color="auto"/>
            </w:tcBorders>
            <w:shd w:val="clear" w:color="auto" w:fill="D9D9D9"/>
            <w:tcMar>
              <w:top w:w="0" w:type="dxa"/>
              <w:left w:w="99" w:type="dxa"/>
              <w:bottom w:w="0" w:type="dxa"/>
              <w:right w:w="99" w:type="dxa"/>
            </w:tcMar>
            <w:vAlign w:val="center"/>
            <w:hideMark/>
          </w:tcPr>
          <w:p w14:paraId="56CEE93D" w14:textId="234297C1" w:rsidR="00EB7D52" w:rsidRPr="00271EDF" w:rsidRDefault="00EB7D52" w:rsidP="00EB7D52">
            <w:pPr>
              <w:spacing w:after="0" w:line="240" w:lineRule="auto"/>
              <w:jc w:val="right"/>
              <w:rPr>
                <w:rFonts w:ascii="맑은 고딕" w:hAnsi="맑은 고딕" w:cs="굴림"/>
                <w:color w:val="000000"/>
                <w:sz w:val="20"/>
                <w:szCs w:val="20"/>
                <w:lang w:eastAsia="ko-KR"/>
              </w:rPr>
            </w:pPr>
            <w:r>
              <w:rPr>
                <w:rFonts w:ascii="Noto Sans KR" w:eastAsia="Noto Sans KR" w:hAnsi="Noto Sans KR" w:cs="굴림" w:hint="eastAsia"/>
                <w:b/>
                <w:bCs/>
                <w:color w:val="000000"/>
                <w:sz w:val="18"/>
                <w:szCs w:val="18"/>
                <w:lang w:eastAsia="ko-KR"/>
              </w:rPr>
              <w:t>B</w:t>
            </w:r>
            <w:r>
              <w:rPr>
                <w:rFonts w:ascii="Noto Sans KR" w:eastAsia="Noto Sans KR" w:hAnsi="Noto Sans KR" w:cs="굴림"/>
                <w:b/>
                <w:bCs/>
                <w:color w:val="000000"/>
                <w:sz w:val="18"/>
                <w:szCs w:val="18"/>
                <w:lang w:eastAsia="ko-KR"/>
              </w:rPr>
              <w:t>ack total</w:t>
            </w:r>
            <w:r w:rsidRPr="00271EDF">
              <w:rPr>
                <w:rFonts w:ascii="Noto Sans KR" w:eastAsia="Noto Sans KR" w:hAnsi="Noto Sans KR" w:cs="굴림" w:hint="eastAsia"/>
                <w:b/>
                <w:bCs/>
                <w:color w:val="000000"/>
                <w:sz w:val="18"/>
                <w:szCs w:val="18"/>
                <w:lang w:eastAsia="ko-KR"/>
              </w:rPr>
              <w:t>:</w:t>
            </w:r>
          </w:p>
        </w:tc>
        <w:tc>
          <w:tcPr>
            <w:tcW w:w="0" w:type="auto"/>
            <w:tcBorders>
              <w:top w:val="nil"/>
              <w:left w:val="nil"/>
              <w:bottom w:val="single" w:sz="6" w:space="0" w:color="auto"/>
              <w:right w:val="single" w:sz="6" w:space="0" w:color="auto"/>
            </w:tcBorders>
            <w:shd w:val="clear" w:color="auto" w:fill="D9D9D9"/>
            <w:tcMar>
              <w:top w:w="0" w:type="dxa"/>
              <w:left w:w="99" w:type="dxa"/>
              <w:bottom w:w="0" w:type="dxa"/>
              <w:right w:w="99" w:type="dxa"/>
            </w:tcMar>
            <w:vAlign w:val="center"/>
            <w:hideMark/>
          </w:tcPr>
          <w:p w14:paraId="5AD6B7C1" w14:textId="583C3BE5" w:rsidR="00EB7D52" w:rsidRPr="00271EDF" w:rsidRDefault="00EB7D52" w:rsidP="00EB7D52">
            <w:pPr>
              <w:spacing w:after="0" w:line="240" w:lineRule="auto"/>
              <w:jc w:val="right"/>
              <w:rPr>
                <w:rFonts w:ascii="맑은 고딕" w:hAnsi="맑은 고딕" w:cs="굴림"/>
                <w:b/>
                <w:color w:val="000000"/>
                <w:sz w:val="20"/>
                <w:szCs w:val="20"/>
                <w:lang w:eastAsia="ko-KR"/>
              </w:rPr>
            </w:pPr>
            <w:r w:rsidRPr="00EB7D52">
              <w:rPr>
                <w:rFonts w:ascii="Noto Sans KR" w:eastAsia="Noto Sans KR" w:hAnsi="Noto Sans KR" w:cs="굴림"/>
                <w:b/>
                <w:color w:val="000000"/>
                <w:sz w:val="18"/>
                <w:szCs w:val="18"/>
                <w:lang w:eastAsia="ko-KR"/>
              </w:rPr>
              <w:t>92,581</w:t>
            </w:r>
          </w:p>
        </w:tc>
      </w:tr>
      <w:tr w:rsidR="00EB7D52" w:rsidRPr="00271EDF" w14:paraId="12F814E0" w14:textId="77777777" w:rsidTr="00271EDF">
        <w:trPr>
          <w:trHeight w:val="326"/>
        </w:trPr>
        <w:tc>
          <w:tcPr>
            <w:tcW w:w="0" w:type="auto"/>
            <w:tcBorders>
              <w:top w:val="nil"/>
              <w:left w:val="single" w:sz="6" w:space="0" w:color="auto"/>
              <w:bottom w:val="nil"/>
              <w:right w:val="single" w:sz="6" w:space="0" w:color="auto"/>
            </w:tcBorders>
            <w:shd w:val="clear" w:color="auto" w:fill="FFFFFF"/>
            <w:tcMar>
              <w:top w:w="0" w:type="dxa"/>
              <w:left w:w="99" w:type="dxa"/>
              <w:bottom w:w="0" w:type="dxa"/>
              <w:right w:w="99" w:type="dxa"/>
            </w:tcMar>
            <w:vAlign w:val="center"/>
            <w:hideMark/>
          </w:tcPr>
          <w:p w14:paraId="0DE21B97" w14:textId="77777777" w:rsidR="00271EDF" w:rsidRPr="00271EDF" w:rsidRDefault="00271EDF" w:rsidP="00271EDF">
            <w:pPr>
              <w:spacing w:after="0" w:line="240" w:lineRule="auto"/>
              <w:jc w:val="center"/>
              <w:rPr>
                <w:rFonts w:ascii="맑은 고딕" w:hAnsi="맑은 고딕" w:cs="굴림"/>
                <w:color w:val="000000"/>
                <w:sz w:val="20"/>
                <w:szCs w:val="20"/>
                <w:lang w:eastAsia="ko-KR"/>
              </w:rPr>
            </w:pPr>
            <w:r w:rsidRPr="00271EDF">
              <w:rPr>
                <w:rFonts w:ascii="Noto Sans KR" w:eastAsia="Noto Sans KR" w:hAnsi="Noto Sans KR" w:cs="굴림" w:hint="eastAsia"/>
                <w:color w:val="000000"/>
                <w:sz w:val="18"/>
                <w:szCs w:val="18"/>
                <w:lang w:eastAsia="ko-KR"/>
              </w:rPr>
              <w:t>1</w:t>
            </w:r>
          </w:p>
        </w:tc>
        <w:tc>
          <w:tcPr>
            <w:tcW w:w="0" w:type="auto"/>
            <w:tcBorders>
              <w:top w:val="nil"/>
              <w:left w:val="nil"/>
              <w:bottom w:val="nil"/>
              <w:right w:val="single" w:sz="6" w:space="0" w:color="auto"/>
            </w:tcBorders>
            <w:shd w:val="clear" w:color="auto" w:fill="FFFFFF"/>
            <w:tcMar>
              <w:top w:w="0" w:type="dxa"/>
              <w:left w:w="99" w:type="dxa"/>
              <w:bottom w:w="0" w:type="dxa"/>
              <w:right w:w="99" w:type="dxa"/>
            </w:tcMar>
            <w:vAlign w:val="center"/>
            <w:hideMark/>
          </w:tcPr>
          <w:p w14:paraId="364932EB" w14:textId="17EF31F5" w:rsidR="00271EDF" w:rsidRPr="00271EDF" w:rsidRDefault="00213B32" w:rsidP="00271EDF">
            <w:pPr>
              <w:spacing w:after="0" w:line="240" w:lineRule="auto"/>
              <w:jc w:val="center"/>
              <w:rPr>
                <w:rFonts w:ascii="맑은 고딕" w:hAnsi="맑은 고딕" w:cs="굴림"/>
                <w:color w:val="000000"/>
                <w:sz w:val="20"/>
                <w:szCs w:val="20"/>
                <w:lang w:eastAsia="ko-KR"/>
              </w:rPr>
            </w:pPr>
            <w:r>
              <w:rPr>
                <w:rFonts w:ascii="Noto Sans KR" w:eastAsia="Noto Sans KR" w:hAnsi="Noto Sans KR" w:cs="굴림" w:hint="eastAsia"/>
                <w:color w:val="000000"/>
                <w:sz w:val="18"/>
                <w:szCs w:val="18"/>
                <w:lang w:eastAsia="ko-KR"/>
              </w:rPr>
              <w:t>A</w:t>
            </w:r>
            <w:r>
              <w:rPr>
                <w:rFonts w:ascii="Noto Sans KR" w:eastAsia="Noto Sans KR" w:hAnsi="Noto Sans KR" w:cs="굴림"/>
                <w:color w:val="000000"/>
                <w:sz w:val="18"/>
                <w:szCs w:val="18"/>
                <w:lang w:eastAsia="ko-KR"/>
              </w:rPr>
              <w:t>rm cover</w:t>
            </w:r>
            <w:r w:rsidR="00271EDF" w:rsidRPr="00271EDF">
              <w:rPr>
                <w:rFonts w:ascii="Noto Sans KR" w:eastAsia="Noto Sans KR" w:hAnsi="Noto Sans KR" w:cs="굴림" w:hint="eastAsia"/>
                <w:color w:val="000000"/>
                <w:sz w:val="18"/>
                <w:szCs w:val="18"/>
                <w:lang w:eastAsia="ko-KR"/>
              </w:rPr>
              <w:t> L/R</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hideMark/>
          </w:tcPr>
          <w:p w14:paraId="31332AA7" w14:textId="5FA734DA"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Noto Sans KR" w:eastAsia="Noto Sans KR" w:hAnsi="Noto Sans KR" w:cs="굴림"/>
                <w:color w:val="000000"/>
                <w:sz w:val="18"/>
                <w:szCs w:val="18"/>
                <w:lang w:eastAsia="ko-KR"/>
              </w:rPr>
              <w:t>39,699</w:t>
            </w:r>
          </w:p>
        </w:tc>
      </w:tr>
      <w:tr w:rsidR="00EB7D52" w:rsidRPr="00271EDF" w14:paraId="7DB1ABAC" w14:textId="77777777" w:rsidTr="00EB7D52">
        <w:trPr>
          <w:trHeight w:val="326"/>
        </w:trPr>
        <w:tc>
          <w:tcPr>
            <w:tcW w:w="0" w:type="auto"/>
            <w:tcBorders>
              <w:top w:val="single" w:sz="6" w:space="0" w:color="auto"/>
              <w:left w:val="single" w:sz="6" w:space="0" w:color="auto"/>
              <w:bottom w:val="nil"/>
              <w:right w:val="single" w:sz="6" w:space="0" w:color="auto"/>
            </w:tcBorders>
            <w:shd w:val="clear" w:color="auto" w:fill="FFFFFF"/>
            <w:tcMar>
              <w:top w:w="0" w:type="dxa"/>
              <w:left w:w="99" w:type="dxa"/>
              <w:bottom w:w="0" w:type="dxa"/>
              <w:right w:w="99" w:type="dxa"/>
            </w:tcMar>
            <w:vAlign w:val="center"/>
            <w:hideMark/>
          </w:tcPr>
          <w:p w14:paraId="52457E6F" w14:textId="77777777" w:rsidR="00271EDF" w:rsidRPr="00271EDF" w:rsidRDefault="00271EDF" w:rsidP="00271EDF">
            <w:pPr>
              <w:spacing w:after="0" w:line="240" w:lineRule="auto"/>
              <w:jc w:val="center"/>
              <w:rPr>
                <w:rFonts w:ascii="맑은 고딕" w:hAnsi="맑은 고딕" w:cs="굴림"/>
                <w:color w:val="000000"/>
                <w:sz w:val="20"/>
                <w:szCs w:val="20"/>
                <w:lang w:eastAsia="ko-KR"/>
              </w:rPr>
            </w:pPr>
            <w:r w:rsidRPr="00271EDF">
              <w:rPr>
                <w:rFonts w:ascii="Noto Sans KR" w:eastAsia="Noto Sans KR" w:hAnsi="Noto Sans KR" w:cs="굴림" w:hint="eastAsia"/>
                <w:color w:val="000000"/>
                <w:sz w:val="18"/>
                <w:szCs w:val="18"/>
                <w:lang w:eastAsia="ko-KR"/>
              </w:rPr>
              <w:t>2</w:t>
            </w:r>
          </w:p>
        </w:tc>
        <w:tc>
          <w:tcPr>
            <w:tcW w:w="0" w:type="auto"/>
            <w:tcBorders>
              <w:top w:val="single" w:sz="6" w:space="0" w:color="auto"/>
              <w:left w:val="nil"/>
              <w:bottom w:val="single" w:sz="6" w:space="0" w:color="auto"/>
              <w:right w:val="single" w:sz="6" w:space="0" w:color="auto"/>
            </w:tcBorders>
            <w:shd w:val="clear" w:color="auto" w:fill="FFFFFF"/>
            <w:tcMar>
              <w:top w:w="0" w:type="dxa"/>
              <w:left w:w="99" w:type="dxa"/>
              <w:bottom w:w="0" w:type="dxa"/>
              <w:right w:w="99" w:type="dxa"/>
            </w:tcMar>
            <w:vAlign w:val="center"/>
            <w:hideMark/>
          </w:tcPr>
          <w:p w14:paraId="4F1056D8" w14:textId="23BB60C7" w:rsidR="00271EDF" w:rsidRPr="00271EDF" w:rsidRDefault="00213B32" w:rsidP="00271EDF">
            <w:pPr>
              <w:spacing w:after="0" w:line="240" w:lineRule="auto"/>
              <w:jc w:val="center"/>
              <w:rPr>
                <w:rFonts w:ascii="맑은 고딕" w:hAnsi="맑은 고딕" w:cs="굴림"/>
                <w:color w:val="000000"/>
                <w:sz w:val="20"/>
                <w:szCs w:val="20"/>
                <w:lang w:eastAsia="ko-KR"/>
              </w:rPr>
            </w:pPr>
            <w:r>
              <w:rPr>
                <w:rFonts w:ascii="Noto Sans KR" w:eastAsia="Noto Sans KR" w:hAnsi="Noto Sans KR" w:cs="굴림" w:hint="eastAsia"/>
                <w:color w:val="000000"/>
                <w:sz w:val="18"/>
                <w:szCs w:val="18"/>
                <w:lang w:eastAsia="ko-KR"/>
              </w:rPr>
              <w:t>A</w:t>
            </w:r>
            <w:r>
              <w:rPr>
                <w:rFonts w:ascii="Noto Sans KR" w:eastAsia="Noto Sans KR" w:hAnsi="Noto Sans KR" w:cs="굴림"/>
                <w:color w:val="000000"/>
                <w:sz w:val="18"/>
                <w:szCs w:val="18"/>
                <w:lang w:eastAsia="ko-KR"/>
              </w:rPr>
              <w:t>rm lever</w:t>
            </w:r>
            <w:r w:rsidR="00271EDF" w:rsidRPr="00271EDF">
              <w:rPr>
                <w:rFonts w:ascii="Noto Sans KR" w:eastAsia="Noto Sans KR" w:hAnsi="Noto Sans KR" w:cs="굴림" w:hint="eastAsia"/>
                <w:color w:val="000000"/>
                <w:sz w:val="18"/>
                <w:szCs w:val="18"/>
                <w:lang w:eastAsia="ko-KR"/>
              </w:rPr>
              <w:t> L/R</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tcPr>
          <w:p w14:paraId="40E0733C" w14:textId="4D8D4787"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맑은 고딕" w:hAnsi="맑은 고딕" w:cs="굴림" w:hint="eastAsia"/>
                <w:color w:val="000000"/>
                <w:sz w:val="20"/>
                <w:szCs w:val="20"/>
                <w:lang w:eastAsia="ko-KR"/>
              </w:rPr>
              <w:t>1</w:t>
            </w:r>
            <w:r>
              <w:rPr>
                <w:rFonts w:ascii="맑은 고딕" w:hAnsi="맑은 고딕" w:cs="굴림"/>
                <w:color w:val="000000"/>
                <w:sz w:val="20"/>
                <w:szCs w:val="20"/>
                <w:lang w:eastAsia="ko-KR"/>
              </w:rPr>
              <w:t>8,262</w:t>
            </w:r>
          </w:p>
        </w:tc>
      </w:tr>
      <w:tr w:rsidR="00EB7D52" w:rsidRPr="00271EDF" w14:paraId="245CC8FB" w14:textId="77777777" w:rsidTr="00EB7D52">
        <w:trPr>
          <w:trHeight w:val="326"/>
        </w:trPr>
        <w:tc>
          <w:tcPr>
            <w:tcW w:w="0" w:type="auto"/>
            <w:tcBorders>
              <w:top w:val="single" w:sz="6" w:space="0" w:color="auto"/>
              <w:left w:val="single" w:sz="6" w:space="0" w:color="auto"/>
              <w:bottom w:val="nil"/>
              <w:right w:val="single" w:sz="6" w:space="0" w:color="auto"/>
            </w:tcBorders>
            <w:shd w:val="clear" w:color="auto" w:fill="FFFFFF"/>
            <w:tcMar>
              <w:top w:w="0" w:type="dxa"/>
              <w:left w:w="99" w:type="dxa"/>
              <w:bottom w:w="0" w:type="dxa"/>
              <w:right w:w="99" w:type="dxa"/>
            </w:tcMar>
            <w:vAlign w:val="center"/>
            <w:hideMark/>
          </w:tcPr>
          <w:p w14:paraId="2413CE63" w14:textId="77777777" w:rsidR="00271EDF" w:rsidRPr="00271EDF" w:rsidRDefault="00271EDF" w:rsidP="00271EDF">
            <w:pPr>
              <w:spacing w:after="0" w:line="240" w:lineRule="auto"/>
              <w:jc w:val="center"/>
              <w:rPr>
                <w:rFonts w:ascii="맑은 고딕" w:hAnsi="맑은 고딕" w:cs="굴림"/>
                <w:color w:val="000000"/>
                <w:sz w:val="20"/>
                <w:szCs w:val="20"/>
                <w:lang w:eastAsia="ko-KR"/>
              </w:rPr>
            </w:pPr>
            <w:r w:rsidRPr="00271EDF">
              <w:rPr>
                <w:rFonts w:ascii="Noto Sans KR" w:eastAsia="Noto Sans KR" w:hAnsi="Noto Sans KR" w:cs="굴림" w:hint="eastAsia"/>
                <w:color w:val="000000"/>
                <w:sz w:val="18"/>
                <w:szCs w:val="18"/>
                <w:lang w:eastAsia="ko-KR"/>
              </w:rPr>
              <w:t>3</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hideMark/>
          </w:tcPr>
          <w:p w14:paraId="26E16AD5" w14:textId="4057A0B9" w:rsidR="00271EDF" w:rsidRPr="00271EDF" w:rsidRDefault="00213B32" w:rsidP="00271EDF">
            <w:pPr>
              <w:spacing w:after="0" w:line="240" w:lineRule="auto"/>
              <w:jc w:val="center"/>
              <w:rPr>
                <w:rFonts w:ascii="맑은 고딕" w:hAnsi="맑은 고딕" w:cs="굴림"/>
                <w:color w:val="000000"/>
                <w:sz w:val="20"/>
                <w:szCs w:val="20"/>
                <w:lang w:eastAsia="ko-KR"/>
              </w:rPr>
            </w:pPr>
            <w:r>
              <w:rPr>
                <w:rFonts w:ascii="Noto Sans KR" w:eastAsia="Noto Sans KR" w:hAnsi="Noto Sans KR" w:cs="굴림" w:hint="eastAsia"/>
                <w:color w:val="000000"/>
                <w:sz w:val="18"/>
                <w:szCs w:val="18"/>
                <w:lang w:eastAsia="ko-KR"/>
              </w:rPr>
              <w:t>A</w:t>
            </w:r>
            <w:r>
              <w:rPr>
                <w:rFonts w:ascii="Noto Sans KR" w:eastAsia="Noto Sans KR" w:hAnsi="Noto Sans KR" w:cs="굴림"/>
                <w:color w:val="000000"/>
                <w:sz w:val="18"/>
                <w:szCs w:val="18"/>
                <w:lang w:eastAsia="ko-KR"/>
              </w:rPr>
              <w:t>rm post</w:t>
            </w:r>
            <w:r w:rsidR="00271EDF" w:rsidRPr="00271EDF">
              <w:rPr>
                <w:rFonts w:ascii="Noto Sans KR" w:eastAsia="Noto Sans KR" w:hAnsi="Noto Sans KR" w:cs="굴림" w:hint="eastAsia"/>
                <w:color w:val="000000"/>
                <w:sz w:val="18"/>
                <w:szCs w:val="18"/>
                <w:lang w:eastAsia="ko-KR"/>
              </w:rPr>
              <w:t> L/R</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tcPr>
          <w:p w14:paraId="30CC3011" w14:textId="01C0B7BA"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맑은 고딕" w:hAnsi="맑은 고딕" w:cs="굴림" w:hint="eastAsia"/>
                <w:color w:val="000000"/>
                <w:sz w:val="20"/>
                <w:szCs w:val="20"/>
                <w:lang w:eastAsia="ko-KR"/>
              </w:rPr>
              <w:t>5</w:t>
            </w:r>
            <w:r>
              <w:rPr>
                <w:rFonts w:ascii="맑은 고딕" w:hAnsi="맑은 고딕" w:cs="굴림"/>
                <w:color w:val="000000"/>
                <w:sz w:val="20"/>
                <w:szCs w:val="20"/>
                <w:lang w:eastAsia="ko-KR"/>
              </w:rPr>
              <w:t>1,160</w:t>
            </w:r>
          </w:p>
        </w:tc>
      </w:tr>
      <w:tr w:rsidR="00EB7D52" w:rsidRPr="00271EDF" w14:paraId="4B6841C2" w14:textId="77777777" w:rsidTr="00EB7D52">
        <w:trPr>
          <w:trHeight w:val="326"/>
        </w:trPr>
        <w:tc>
          <w:tcPr>
            <w:tcW w:w="0" w:type="auto"/>
            <w:tcBorders>
              <w:top w:val="single" w:sz="6" w:space="0" w:color="auto"/>
              <w:left w:val="single" w:sz="6" w:space="0" w:color="auto"/>
              <w:bottom w:val="nil"/>
              <w:right w:val="single" w:sz="6" w:space="0" w:color="auto"/>
            </w:tcBorders>
            <w:shd w:val="clear" w:color="auto" w:fill="FFFFFF"/>
            <w:tcMar>
              <w:top w:w="0" w:type="dxa"/>
              <w:left w:w="99" w:type="dxa"/>
              <w:bottom w:w="0" w:type="dxa"/>
              <w:right w:w="99" w:type="dxa"/>
            </w:tcMar>
            <w:vAlign w:val="center"/>
            <w:hideMark/>
          </w:tcPr>
          <w:p w14:paraId="1696FFA1" w14:textId="77777777" w:rsidR="00271EDF" w:rsidRPr="00271EDF" w:rsidRDefault="00271EDF" w:rsidP="00271EDF">
            <w:pPr>
              <w:spacing w:after="0" w:line="240" w:lineRule="auto"/>
              <w:jc w:val="center"/>
              <w:rPr>
                <w:rFonts w:ascii="맑은 고딕" w:hAnsi="맑은 고딕" w:cs="굴림"/>
                <w:color w:val="000000"/>
                <w:sz w:val="20"/>
                <w:szCs w:val="20"/>
                <w:lang w:eastAsia="ko-KR"/>
              </w:rPr>
            </w:pPr>
            <w:r w:rsidRPr="00271EDF">
              <w:rPr>
                <w:rFonts w:ascii="Noto Sans KR" w:eastAsia="Noto Sans KR" w:hAnsi="Noto Sans KR" w:cs="굴림" w:hint="eastAsia"/>
                <w:color w:val="000000"/>
                <w:sz w:val="18"/>
                <w:szCs w:val="18"/>
                <w:lang w:eastAsia="ko-KR"/>
              </w:rPr>
              <w:t>4</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hideMark/>
          </w:tcPr>
          <w:p w14:paraId="39D9910A" w14:textId="52E813C3" w:rsidR="00271EDF" w:rsidRPr="00271EDF" w:rsidRDefault="00213B32" w:rsidP="00271EDF">
            <w:pPr>
              <w:spacing w:after="0" w:line="240" w:lineRule="auto"/>
              <w:jc w:val="center"/>
              <w:rPr>
                <w:rFonts w:ascii="맑은 고딕" w:hAnsi="맑은 고딕" w:cs="굴림"/>
                <w:color w:val="000000"/>
                <w:sz w:val="20"/>
                <w:szCs w:val="20"/>
                <w:lang w:eastAsia="ko-KR"/>
              </w:rPr>
            </w:pPr>
            <w:r>
              <w:rPr>
                <w:rFonts w:ascii="Noto Sans KR" w:eastAsia="Noto Sans KR" w:hAnsi="Noto Sans KR" w:cs="굴림" w:hint="eastAsia"/>
                <w:color w:val="000000"/>
                <w:sz w:val="18"/>
                <w:szCs w:val="18"/>
                <w:lang w:eastAsia="ko-KR"/>
              </w:rPr>
              <w:t>A</w:t>
            </w:r>
            <w:r>
              <w:rPr>
                <w:rFonts w:ascii="Noto Sans KR" w:eastAsia="Noto Sans KR" w:hAnsi="Noto Sans KR" w:cs="굴림"/>
                <w:color w:val="000000"/>
                <w:sz w:val="18"/>
                <w:szCs w:val="18"/>
                <w:lang w:eastAsia="ko-KR"/>
              </w:rPr>
              <w:t>rm</w:t>
            </w:r>
            <w:r w:rsidR="00EB7D52">
              <w:rPr>
                <w:rFonts w:ascii="Noto Sans KR" w:eastAsia="Noto Sans KR" w:hAnsi="Noto Sans KR" w:cs="굴림"/>
                <w:color w:val="000000"/>
                <w:sz w:val="18"/>
                <w:szCs w:val="18"/>
                <w:lang w:eastAsia="ko-KR"/>
              </w:rPr>
              <w:t>rest structural rod</w:t>
            </w:r>
            <w:r w:rsidR="00271EDF" w:rsidRPr="00271EDF">
              <w:rPr>
                <w:rFonts w:ascii="Noto Sans KR" w:eastAsia="Noto Sans KR" w:hAnsi="Noto Sans KR" w:cs="굴림" w:hint="eastAsia"/>
                <w:color w:val="000000"/>
                <w:sz w:val="18"/>
                <w:szCs w:val="18"/>
                <w:lang w:eastAsia="ko-KR"/>
              </w:rPr>
              <w:t> L/R</w:t>
            </w:r>
          </w:p>
        </w:tc>
        <w:tc>
          <w:tcPr>
            <w:tcW w:w="0" w:type="auto"/>
            <w:tcBorders>
              <w:top w:val="nil"/>
              <w:left w:val="nil"/>
              <w:bottom w:val="single" w:sz="6" w:space="0" w:color="auto"/>
              <w:right w:val="single" w:sz="6" w:space="0" w:color="auto"/>
            </w:tcBorders>
            <w:shd w:val="clear" w:color="auto" w:fill="FFFFFF"/>
            <w:tcMar>
              <w:top w:w="0" w:type="dxa"/>
              <w:left w:w="99" w:type="dxa"/>
              <w:bottom w:w="0" w:type="dxa"/>
              <w:right w:w="99" w:type="dxa"/>
            </w:tcMar>
            <w:vAlign w:val="center"/>
          </w:tcPr>
          <w:p w14:paraId="6A9E0665" w14:textId="329417B5"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맑은 고딕" w:hAnsi="맑은 고딕" w:cs="굴림" w:hint="eastAsia"/>
                <w:color w:val="000000"/>
                <w:sz w:val="20"/>
                <w:szCs w:val="20"/>
                <w:lang w:eastAsia="ko-KR"/>
              </w:rPr>
              <w:t>2</w:t>
            </w:r>
            <w:r>
              <w:rPr>
                <w:rFonts w:ascii="맑은 고딕" w:hAnsi="맑은 고딕" w:cs="굴림"/>
                <w:color w:val="000000"/>
                <w:sz w:val="20"/>
                <w:szCs w:val="20"/>
                <w:lang w:eastAsia="ko-KR"/>
              </w:rPr>
              <w:t>3,237</w:t>
            </w:r>
          </w:p>
        </w:tc>
      </w:tr>
      <w:tr w:rsidR="00EB7D52" w:rsidRPr="00271EDF" w14:paraId="1CF16F31" w14:textId="77777777" w:rsidTr="00EB7D52">
        <w:trPr>
          <w:trHeight w:val="326"/>
        </w:trPr>
        <w:tc>
          <w:tcPr>
            <w:tcW w:w="0" w:type="auto"/>
            <w:gridSpan w:val="2"/>
            <w:tcBorders>
              <w:top w:val="single" w:sz="6" w:space="0" w:color="auto"/>
              <w:left w:val="single" w:sz="6" w:space="0" w:color="auto"/>
              <w:bottom w:val="single" w:sz="6" w:space="0" w:color="auto"/>
              <w:right w:val="single" w:sz="6" w:space="0" w:color="auto"/>
            </w:tcBorders>
            <w:shd w:val="clear" w:color="auto" w:fill="D9D9D9"/>
            <w:tcMar>
              <w:top w:w="0" w:type="dxa"/>
              <w:left w:w="99" w:type="dxa"/>
              <w:bottom w:w="0" w:type="dxa"/>
              <w:right w:w="99" w:type="dxa"/>
            </w:tcMar>
            <w:vAlign w:val="center"/>
            <w:hideMark/>
          </w:tcPr>
          <w:p w14:paraId="79AF8CFC" w14:textId="4FEE0043"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Noto Sans KR" w:eastAsia="Noto Sans KR" w:hAnsi="Noto Sans KR" w:cs="굴림"/>
                <w:b/>
                <w:bCs/>
                <w:color w:val="000000"/>
                <w:sz w:val="18"/>
                <w:szCs w:val="18"/>
                <w:lang w:eastAsia="ko-KR"/>
              </w:rPr>
              <w:t>Armrest total</w:t>
            </w:r>
            <w:r w:rsidR="00271EDF" w:rsidRPr="00271EDF">
              <w:rPr>
                <w:rFonts w:ascii="Noto Sans KR" w:eastAsia="Noto Sans KR" w:hAnsi="Noto Sans KR" w:cs="굴림" w:hint="eastAsia"/>
                <w:b/>
                <w:bCs/>
                <w:color w:val="000000"/>
                <w:sz w:val="18"/>
                <w:szCs w:val="18"/>
                <w:lang w:eastAsia="ko-KR"/>
              </w:rPr>
              <w:t>:</w:t>
            </w:r>
          </w:p>
        </w:tc>
        <w:tc>
          <w:tcPr>
            <w:tcW w:w="0" w:type="auto"/>
            <w:tcBorders>
              <w:top w:val="nil"/>
              <w:left w:val="nil"/>
              <w:bottom w:val="single" w:sz="6" w:space="0" w:color="auto"/>
              <w:right w:val="single" w:sz="6" w:space="0" w:color="auto"/>
            </w:tcBorders>
            <w:shd w:val="clear" w:color="auto" w:fill="D9D9D9"/>
            <w:tcMar>
              <w:top w:w="0" w:type="dxa"/>
              <w:left w:w="99" w:type="dxa"/>
              <w:bottom w:w="0" w:type="dxa"/>
              <w:right w:w="99" w:type="dxa"/>
            </w:tcMar>
            <w:vAlign w:val="center"/>
          </w:tcPr>
          <w:p w14:paraId="5EC093C2" w14:textId="081F6200" w:rsidR="00271EDF" w:rsidRPr="00271EDF" w:rsidRDefault="00EB7D52" w:rsidP="00271EDF">
            <w:pPr>
              <w:spacing w:after="0" w:line="240" w:lineRule="auto"/>
              <w:jc w:val="right"/>
              <w:rPr>
                <w:rFonts w:ascii="맑은 고딕" w:hAnsi="맑은 고딕" w:cs="굴림"/>
                <w:b/>
                <w:color w:val="000000"/>
                <w:sz w:val="20"/>
                <w:szCs w:val="20"/>
                <w:lang w:eastAsia="ko-KR"/>
              </w:rPr>
            </w:pPr>
            <w:r w:rsidRPr="00EB7D52">
              <w:rPr>
                <w:rFonts w:ascii="맑은 고딕" w:hAnsi="맑은 고딕" w:cs="굴림" w:hint="eastAsia"/>
                <w:b/>
                <w:color w:val="000000"/>
                <w:sz w:val="20"/>
                <w:szCs w:val="20"/>
                <w:lang w:eastAsia="ko-KR"/>
              </w:rPr>
              <w:t>1</w:t>
            </w:r>
            <w:r w:rsidRPr="00EB7D52">
              <w:rPr>
                <w:rFonts w:ascii="맑은 고딕" w:hAnsi="맑은 고딕" w:cs="굴림"/>
                <w:b/>
                <w:color w:val="000000"/>
                <w:sz w:val="20"/>
                <w:szCs w:val="20"/>
                <w:lang w:eastAsia="ko-KR"/>
              </w:rPr>
              <w:t>32,359</w:t>
            </w:r>
          </w:p>
        </w:tc>
      </w:tr>
      <w:tr w:rsidR="00EB7D52" w:rsidRPr="00271EDF" w14:paraId="32A2AFB0" w14:textId="77777777" w:rsidTr="00EB7D52">
        <w:trPr>
          <w:trHeight w:val="326"/>
        </w:trPr>
        <w:tc>
          <w:tcPr>
            <w:tcW w:w="0" w:type="auto"/>
            <w:gridSpan w:val="2"/>
            <w:tcBorders>
              <w:top w:val="nil"/>
              <w:left w:val="single" w:sz="6" w:space="0" w:color="auto"/>
              <w:bottom w:val="single" w:sz="6" w:space="0" w:color="auto"/>
              <w:right w:val="single" w:sz="6" w:space="0" w:color="auto"/>
            </w:tcBorders>
            <w:shd w:val="clear" w:color="auto" w:fill="ACB9CA"/>
            <w:tcMar>
              <w:top w:w="0" w:type="dxa"/>
              <w:left w:w="99" w:type="dxa"/>
              <w:bottom w:w="0" w:type="dxa"/>
              <w:right w:w="99" w:type="dxa"/>
            </w:tcMar>
            <w:vAlign w:val="center"/>
            <w:hideMark/>
          </w:tcPr>
          <w:p w14:paraId="75436BFC" w14:textId="7A1862B5" w:rsidR="00271EDF" w:rsidRPr="00271EDF" w:rsidRDefault="00EB7D52" w:rsidP="00271EDF">
            <w:pPr>
              <w:spacing w:after="0" w:line="240" w:lineRule="auto"/>
              <w:jc w:val="right"/>
              <w:rPr>
                <w:rFonts w:ascii="맑은 고딕" w:hAnsi="맑은 고딕" w:cs="굴림"/>
                <w:color w:val="000000"/>
                <w:sz w:val="20"/>
                <w:szCs w:val="20"/>
                <w:lang w:eastAsia="ko-KR"/>
              </w:rPr>
            </w:pPr>
            <w:r>
              <w:rPr>
                <w:rFonts w:ascii="Noto Sans KR" w:eastAsia="Noto Sans KR" w:hAnsi="Noto Sans KR" w:cs="굴림"/>
                <w:b/>
                <w:bCs/>
                <w:color w:val="000000"/>
                <w:sz w:val="18"/>
                <w:szCs w:val="18"/>
                <w:lang w:eastAsia="ko-KR"/>
              </w:rPr>
              <w:t>Total</w:t>
            </w:r>
            <w:r w:rsidR="00271EDF" w:rsidRPr="00271EDF">
              <w:rPr>
                <w:rFonts w:ascii="Noto Sans KR" w:eastAsia="Noto Sans KR" w:hAnsi="Noto Sans KR" w:cs="굴림" w:hint="eastAsia"/>
                <w:b/>
                <w:bCs/>
                <w:color w:val="000000"/>
                <w:sz w:val="18"/>
                <w:szCs w:val="18"/>
                <w:lang w:eastAsia="ko-KR"/>
              </w:rPr>
              <w:t>:</w:t>
            </w:r>
          </w:p>
        </w:tc>
        <w:tc>
          <w:tcPr>
            <w:tcW w:w="0" w:type="auto"/>
            <w:tcBorders>
              <w:top w:val="nil"/>
              <w:left w:val="nil"/>
              <w:bottom w:val="single" w:sz="6" w:space="0" w:color="auto"/>
              <w:right w:val="single" w:sz="6" w:space="0" w:color="auto"/>
            </w:tcBorders>
            <w:shd w:val="clear" w:color="auto" w:fill="ACB9CA"/>
            <w:tcMar>
              <w:top w:w="0" w:type="dxa"/>
              <w:left w:w="99" w:type="dxa"/>
              <w:bottom w:w="0" w:type="dxa"/>
              <w:right w:w="99" w:type="dxa"/>
            </w:tcMar>
            <w:vAlign w:val="center"/>
          </w:tcPr>
          <w:p w14:paraId="3692A3CD" w14:textId="6110F1E2" w:rsidR="00271EDF" w:rsidRPr="00271EDF" w:rsidRDefault="00EB7D52" w:rsidP="00271EDF">
            <w:pPr>
              <w:spacing w:after="0" w:line="240" w:lineRule="auto"/>
              <w:jc w:val="right"/>
              <w:rPr>
                <w:rFonts w:ascii="맑은 고딕" w:hAnsi="맑은 고딕" w:cs="굴림"/>
                <w:b/>
                <w:color w:val="000000"/>
                <w:sz w:val="20"/>
                <w:szCs w:val="20"/>
                <w:lang w:eastAsia="ko-KR"/>
              </w:rPr>
            </w:pPr>
            <w:r w:rsidRPr="00EB7D52">
              <w:rPr>
                <w:rFonts w:ascii="맑은 고딕" w:hAnsi="맑은 고딕" w:cs="굴림" w:hint="eastAsia"/>
                <w:b/>
                <w:color w:val="000000"/>
                <w:sz w:val="20"/>
                <w:szCs w:val="20"/>
                <w:lang w:eastAsia="ko-KR"/>
              </w:rPr>
              <w:t>2</w:t>
            </w:r>
            <w:r w:rsidRPr="00EB7D52">
              <w:rPr>
                <w:rFonts w:ascii="맑은 고딕" w:hAnsi="맑은 고딕" w:cs="굴림"/>
                <w:b/>
                <w:color w:val="000000"/>
                <w:sz w:val="20"/>
                <w:szCs w:val="20"/>
                <w:lang w:eastAsia="ko-KR"/>
              </w:rPr>
              <w:t>24,940</w:t>
            </w:r>
          </w:p>
        </w:tc>
      </w:tr>
    </w:tbl>
    <w:p w14:paraId="701A3947" w14:textId="77777777" w:rsidR="00271EDF" w:rsidRDefault="00271EDF" w:rsidP="00B64737">
      <w:pPr>
        <w:rPr>
          <w:rFonts w:cs="Calibri"/>
        </w:rPr>
      </w:pPr>
    </w:p>
    <w:p w14:paraId="3BC7C77C" w14:textId="77777777" w:rsidR="00165F61" w:rsidRDefault="002573F1">
      <w:pPr>
        <w:spacing w:after="0" w:line="240" w:lineRule="auto"/>
        <w:rPr>
          <w:rFonts w:cs="Calibri"/>
          <w:b/>
        </w:rPr>
      </w:pPr>
      <w:r w:rsidRPr="00271EDF">
        <w:rPr>
          <w:rFonts w:cs="Calibri"/>
          <w:b/>
        </w:rPr>
        <w:br w:type="page"/>
      </w:r>
      <w:r w:rsidR="00165F61">
        <w:rPr>
          <w:rFonts w:cs="Calibri"/>
          <w:b/>
        </w:rPr>
        <w:lastRenderedPageBreak/>
        <w:br w:type="page"/>
      </w:r>
    </w:p>
    <w:p w14:paraId="0F5CD5A0" w14:textId="551FB0A0" w:rsidR="00D52553" w:rsidRPr="00271EDF" w:rsidRDefault="004167FB" w:rsidP="00247335">
      <w:pPr>
        <w:jc w:val="center"/>
        <w:rPr>
          <w:rFonts w:cs="Calibri"/>
          <w:b/>
        </w:rPr>
      </w:pPr>
      <w:r w:rsidRPr="00271EDF">
        <w:rPr>
          <w:rFonts w:cs="Calibri"/>
          <w:b/>
        </w:rPr>
        <w:lastRenderedPageBreak/>
        <w:t>A</w:t>
      </w:r>
      <w:r w:rsidR="006C1626" w:rsidRPr="00271EDF">
        <w:rPr>
          <w:rFonts w:cs="Calibri"/>
          <w:b/>
        </w:rPr>
        <w:t xml:space="preserve">ttachment </w:t>
      </w:r>
      <w:r w:rsidR="002573F1" w:rsidRPr="00271EDF">
        <w:rPr>
          <w:rFonts w:cs="Calibri"/>
          <w:b/>
        </w:rPr>
        <w:t>C</w:t>
      </w:r>
    </w:p>
    <w:p w14:paraId="12B82F85" w14:textId="77777777" w:rsidR="00165F61" w:rsidRPr="00582D3A" w:rsidRDefault="00165F61" w:rsidP="00165F61">
      <w:pPr>
        <w:jc w:val="center"/>
        <w:rPr>
          <w:rFonts w:cs="Calibri"/>
        </w:rPr>
      </w:pPr>
      <w:r>
        <w:rPr>
          <w:rFonts w:cs="Calibri"/>
        </w:rPr>
        <w:t>Existing Product Testing Standards</w:t>
      </w:r>
    </w:p>
    <w:p w14:paraId="3F03C461" w14:textId="77777777" w:rsidR="00165F61" w:rsidRDefault="00165F61" w:rsidP="00165F61">
      <w:pPr>
        <w:jc w:val="center"/>
        <w:rPr>
          <w:rFonts w:cs="Calibri"/>
          <w:lang w:eastAsia="ko-KR"/>
        </w:rPr>
      </w:pPr>
    </w:p>
    <w:p w14:paraId="0E918686" w14:textId="77777777" w:rsidR="00165F61" w:rsidRPr="00E7795C" w:rsidRDefault="00165F61" w:rsidP="00165F61">
      <w:pPr>
        <w:pStyle w:val="ae"/>
        <w:numPr>
          <w:ilvl w:val="0"/>
          <w:numId w:val="24"/>
        </w:numPr>
        <w:rPr>
          <w:rFonts w:cs="Calibri"/>
          <w:lang w:eastAsia="ko-KR"/>
        </w:rPr>
      </w:pPr>
      <w:r>
        <w:t>ANSI/BIFMA X5.1</w:t>
      </w:r>
    </w:p>
    <w:p w14:paraId="7FE26884" w14:textId="77777777" w:rsidR="00165F61" w:rsidRPr="00E7795C" w:rsidRDefault="00165F61" w:rsidP="00165F61">
      <w:pPr>
        <w:pStyle w:val="ae"/>
        <w:numPr>
          <w:ilvl w:val="1"/>
          <w:numId w:val="25"/>
        </w:numPr>
        <w:rPr>
          <w:rFonts w:cs="Calibri"/>
          <w:lang w:eastAsia="ko-KR"/>
        </w:rPr>
      </w:pPr>
      <w:r w:rsidRPr="00E7795C">
        <w:rPr>
          <w:rFonts w:cs="Calibri"/>
          <w:lang w:eastAsia="ko-KR"/>
        </w:rPr>
        <w:t xml:space="preserve">#5 Backrest Strength Test – Static (Type I &amp; II) </w:t>
      </w:r>
    </w:p>
    <w:p w14:paraId="2BD085BE" w14:textId="77777777" w:rsidR="00165F61" w:rsidRPr="00E7795C" w:rsidRDefault="00165F61" w:rsidP="00165F61">
      <w:pPr>
        <w:pStyle w:val="ae"/>
        <w:numPr>
          <w:ilvl w:val="1"/>
          <w:numId w:val="25"/>
        </w:numPr>
        <w:rPr>
          <w:rFonts w:cs="Calibri"/>
          <w:lang w:eastAsia="ko-KR"/>
        </w:rPr>
      </w:pPr>
      <w:r w:rsidRPr="00E7795C">
        <w:rPr>
          <w:rFonts w:cs="Calibri"/>
          <w:lang w:eastAsia="ko-KR"/>
        </w:rPr>
        <w:t>#6 Backrest Strength Test – Static (Type III)</w:t>
      </w:r>
    </w:p>
    <w:p w14:paraId="79A7922D" w14:textId="77777777" w:rsidR="00165F61" w:rsidRPr="00E7795C" w:rsidRDefault="00165F61" w:rsidP="00165F61">
      <w:pPr>
        <w:pStyle w:val="ae"/>
        <w:numPr>
          <w:ilvl w:val="1"/>
          <w:numId w:val="25"/>
        </w:numPr>
        <w:rPr>
          <w:rFonts w:cs="Calibri"/>
          <w:lang w:eastAsia="ko-KR"/>
        </w:rPr>
      </w:pPr>
      <w:r w:rsidRPr="00E7795C">
        <w:rPr>
          <w:rFonts w:cs="Calibri"/>
          <w:lang w:eastAsia="ko-KR"/>
        </w:rPr>
        <w:t>#7   Drop Test – Dynamic</w:t>
      </w:r>
    </w:p>
    <w:p w14:paraId="2C9FC57B" w14:textId="77777777" w:rsidR="00165F61" w:rsidRPr="00E7795C" w:rsidRDefault="00165F61" w:rsidP="00165F61">
      <w:pPr>
        <w:pStyle w:val="ae"/>
        <w:numPr>
          <w:ilvl w:val="1"/>
          <w:numId w:val="25"/>
        </w:numPr>
        <w:rPr>
          <w:rFonts w:cs="Calibri"/>
          <w:lang w:eastAsia="ko-KR"/>
        </w:rPr>
      </w:pPr>
      <w:r w:rsidRPr="00E7795C">
        <w:rPr>
          <w:rFonts w:cs="Calibri"/>
          <w:lang w:eastAsia="ko-KR"/>
        </w:rPr>
        <w:t>#9   Tilt Mechanism Test – Cyclic</w:t>
      </w:r>
    </w:p>
    <w:p w14:paraId="0867C05A"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10  Seating</w:t>
      </w:r>
      <w:proofErr w:type="gramEnd"/>
      <w:r w:rsidRPr="00E7795C">
        <w:rPr>
          <w:rFonts w:cs="Calibri"/>
          <w:lang w:eastAsia="ko-KR"/>
        </w:rPr>
        <w:t xml:space="preserve"> Durability Test – Cyclic</w:t>
      </w:r>
    </w:p>
    <w:p w14:paraId="0F4AE6CF"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10  Front</w:t>
      </w:r>
      <w:proofErr w:type="gramEnd"/>
      <w:r w:rsidRPr="00E7795C">
        <w:rPr>
          <w:rFonts w:cs="Calibri"/>
          <w:lang w:eastAsia="ko-KR"/>
        </w:rPr>
        <w:t xml:space="preserve"> Corner Load–Ease Test – Cyclic – off-center</w:t>
      </w:r>
    </w:p>
    <w:p w14:paraId="478549D2"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11  Stability</w:t>
      </w:r>
      <w:proofErr w:type="gramEnd"/>
      <w:r w:rsidRPr="00E7795C">
        <w:rPr>
          <w:rFonts w:cs="Calibri"/>
          <w:lang w:eastAsia="ko-KR"/>
        </w:rPr>
        <w:t xml:space="preserve"> Test</w:t>
      </w:r>
    </w:p>
    <w:p w14:paraId="5F6DE716"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12  Arm</w:t>
      </w:r>
      <w:proofErr w:type="gramEnd"/>
      <w:r w:rsidRPr="00E7795C">
        <w:rPr>
          <w:rFonts w:cs="Calibri"/>
          <w:lang w:eastAsia="ko-KR"/>
        </w:rPr>
        <w:t xml:space="preserve"> Strength Test – Vertical – Static</w:t>
      </w:r>
    </w:p>
    <w:p w14:paraId="1647231E"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13  Arm</w:t>
      </w:r>
      <w:proofErr w:type="gramEnd"/>
      <w:r w:rsidRPr="00E7795C">
        <w:rPr>
          <w:rFonts w:cs="Calibri"/>
          <w:lang w:eastAsia="ko-KR"/>
        </w:rPr>
        <w:t xml:space="preserve"> Strength Test – Horizontal – Static</w:t>
      </w:r>
    </w:p>
    <w:p w14:paraId="421AED7F"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14  Backrest</w:t>
      </w:r>
      <w:proofErr w:type="gramEnd"/>
      <w:r w:rsidRPr="00E7795C">
        <w:rPr>
          <w:rFonts w:cs="Calibri"/>
          <w:lang w:eastAsia="ko-KR"/>
        </w:rPr>
        <w:t xml:space="preserve"> Durability Test – Cyclic (Type I)</w:t>
      </w:r>
    </w:p>
    <w:p w14:paraId="1E15F270"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15  Backrest</w:t>
      </w:r>
      <w:proofErr w:type="gramEnd"/>
      <w:r w:rsidRPr="00E7795C">
        <w:rPr>
          <w:rFonts w:cs="Calibri"/>
          <w:lang w:eastAsia="ko-KR"/>
        </w:rPr>
        <w:t xml:space="preserve"> Durability Test – Cyclic (Type II &amp; III)</w:t>
      </w:r>
    </w:p>
    <w:p w14:paraId="4B02693C" w14:textId="77777777" w:rsidR="00165F61" w:rsidRPr="00E7795C" w:rsidRDefault="00165F61" w:rsidP="00165F61">
      <w:pPr>
        <w:pStyle w:val="ae"/>
        <w:numPr>
          <w:ilvl w:val="1"/>
          <w:numId w:val="25"/>
        </w:numPr>
        <w:rPr>
          <w:rFonts w:cs="Calibri"/>
          <w:lang w:eastAsia="ko-KR"/>
        </w:rPr>
      </w:pPr>
      <w:r w:rsidRPr="00E7795C">
        <w:rPr>
          <w:rFonts w:cs="Calibri"/>
          <w:lang w:eastAsia="ko-KR"/>
        </w:rPr>
        <w:t>#</w:t>
      </w:r>
      <w:proofErr w:type="gramStart"/>
      <w:r w:rsidRPr="00E7795C">
        <w:rPr>
          <w:rFonts w:cs="Calibri"/>
          <w:lang w:eastAsia="ko-KR"/>
        </w:rPr>
        <w:t>20  Arm</w:t>
      </w:r>
      <w:proofErr w:type="gramEnd"/>
      <w:r w:rsidRPr="00E7795C">
        <w:rPr>
          <w:rFonts w:cs="Calibri"/>
          <w:lang w:eastAsia="ko-KR"/>
        </w:rPr>
        <w:t xml:space="preserve"> Durability Test – Cyclic</w:t>
      </w:r>
    </w:p>
    <w:p w14:paraId="7BD0EED7" w14:textId="5EEBAF7D" w:rsidR="00165F61" w:rsidRDefault="00165F61" w:rsidP="00247335">
      <w:pPr>
        <w:jc w:val="center"/>
      </w:pPr>
    </w:p>
    <w:p w14:paraId="3C369125" w14:textId="77777777" w:rsidR="00165F61" w:rsidRDefault="00165F61" w:rsidP="00247335">
      <w:pPr>
        <w:jc w:val="center"/>
      </w:pPr>
    </w:p>
    <w:p w14:paraId="451C2662" w14:textId="77777777" w:rsidR="00165F61" w:rsidRDefault="00165F61">
      <w:pPr>
        <w:spacing w:after="0" w:line="240" w:lineRule="auto"/>
      </w:pPr>
      <w:r>
        <w:br w:type="page"/>
      </w:r>
    </w:p>
    <w:p w14:paraId="40F30B8A" w14:textId="77777777" w:rsidR="00165F61" w:rsidRDefault="00165F61" w:rsidP="00247335">
      <w:pPr>
        <w:jc w:val="center"/>
      </w:pPr>
    </w:p>
    <w:p w14:paraId="615A9EBE" w14:textId="771F9908" w:rsidR="00165F61" w:rsidRPr="003E4034" w:rsidRDefault="00165F61" w:rsidP="00247335">
      <w:pPr>
        <w:jc w:val="center"/>
        <w:rPr>
          <w:b/>
          <w:bCs/>
        </w:rPr>
      </w:pPr>
      <w:commentRangeStart w:id="240"/>
      <w:r>
        <w:rPr>
          <w:b/>
          <w:bCs/>
        </w:rPr>
        <w:t>Attachment D</w:t>
      </w:r>
      <w:commentRangeEnd w:id="240"/>
      <w:r w:rsidR="008A71A1">
        <w:rPr>
          <w:rStyle w:val="a7"/>
          <w:lang w:val="x-none" w:eastAsia="x-none"/>
        </w:rPr>
        <w:commentReference w:id="240"/>
      </w:r>
    </w:p>
    <w:p w14:paraId="7D5B5A50" w14:textId="4763F92A" w:rsidR="006C1626" w:rsidRDefault="00B64737" w:rsidP="00247335">
      <w:pPr>
        <w:jc w:val="center"/>
        <w:rPr>
          <w:rFonts w:cs="Calibri"/>
        </w:rPr>
      </w:pPr>
      <w:r>
        <w:t>Commercial Planning Assumptions (MOQ / Volume Outlook)</w:t>
      </w:r>
      <w:r w:rsidR="002573F1">
        <w:rPr>
          <w:rFonts w:cs="Calibri"/>
        </w:rPr>
        <w:t xml:space="preserve"> </w:t>
      </w:r>
    </w:p>
    <w:p w14:paraId="169FC8FC" w14:textId="77777777" w:rsidR="00271EDF" w:rsidRPr="00271EDF" w:rsidRDefault="00271EDF" w:rsidP="00271EDF">
      <w:pPr>
        <w:jc w:val="center"/>
        <w:rPr>
          <w:rFonts w:cs="Calibri"/>
        </w:rPr>
      </w:pPr>
    </w:p>
    <w:p w14:paraId="539C2A2C" w14:textId="1922A54A" w:rsidR="00DE73F2" w:rsidRPr="00DE73F2" w:rsidDel="00C45C31" w:rsidRDefault="00DE73F2" w:rsidP="00DE73F2">
      <w:pPr>
        <w:rPr>
          <w:del w:id="241" w:author="윤현정 (Hyunjeong Yoon)" w:date="2026-03-04T18:12:00Z"/>
          <w:rFonts w:cs="Calibri"/>
        </w:rPr>
      </w:pPr>
      <w:del w:id="242" w:author="윤현정 (Hyunjeong Yoon)" w:date="2026-03-04T18:12:00Z">
        <w:r w:rsidRPr="00DE73F2" w:rsidDel="00C45C31">
          <w:rPr>
            <w:rFonts w:cs="Calibri"/>
          </w:rPr>
          <w:delText xml:space="preserve">The </w:delText>
        </w:r>
        <w:r w:rsidR="005A15A5" w:rsidDel="00C45C31">
          <w:rPr>
            <w:rFonts w:cs="Calibri"/>
          </w:rPr>
          <w:delText>p</w:delText>
        </w:r>
        <w:r w:rsidRPr="00DE73F2" w:rsidDel="00C45C31">
          <w:rPr>
            <w:rFonts w:cs="Calibri"/>
          </w:rPr>
          <w:delText>arties acknowledge that, for purposes of commercial planning,</w:delText>
        </w:r>
        <w:r w:rsidDel="00C45C31">
          <w:rPr>
            <w:rFonts w:cs="Calibri" w:hint="eastAsia"/>
            <w:lang w:eastAsia="ko-KR"/>
          </w:rPr>
          <w:delText xml:space="preserve"> </w:delText>
        </w:r>
        <w:r w:rsidRPr="00DE73F2" w:rsidDel="00C45C31">
          <w:rPr>
            <w:rFonts w:cs="Calibri"/>
          </w:rPr>
          <w:delText>production planning, and capacity considerations,</w:delText>
        </w:r>
        <w:r w:rsidDel="00C45C31">
          <w:rPr>
            <w:rFonts w:cs="Calibri" w:hint="eastAsia"/>
            <w:lang w:eastAsia="ko-KR"/>
          </w:rPr>
          <w:delText xml:space="preserve"> </w:delText>
        </w:r>
        <w:r w:rsidRPr="00DE73F2" w:rsidDel="00C45C31">
          <w:rPr>
            <w:rFonts w:cs="Calibri"/>
          </w:rPr>
          <w:delText>Teknion has shared the following indicative annual volume expectations.</w:delText>
        </w:r>
      </w:del>
    </w:p>
    <w:p w14:paraId="77C8A865" w14:textId="51FB8862" w:rsidR="00DE73F2" w:rsidRPr="00DE73F2" w:rsidDel="00C45C31" w:rsidRDefault="00DE73F2" w:rsidP="00DE73F2">
      <w:pPr>
        <w:rPr>
          <w:del w:id="243" w:author="윤현정 (Hyunjeong Yoon)" w:date="2026-03-04T18:12:00Z"/>
          <w:rFonts w:cs="Calibri"/>
        </w:rPr>
      </w:pPr>
      <w:del w:id="244" w:author="윤현정 (Hyunjeong Yoon)" w:date="2026-03-04T18:12:00Z">
        <w:r w:rsidRPr="00DE73F2" w:rsidDel="00C45C31">
          <w:rPr>
            <w:rFonts w:cs="Calibri"/>
          </w:rPr>
          <w:delText>Such volumes are non-binding and are not intended to constitute</w:delText>
        </w:r>
        <w:r w:rsidDel="00C45C31">
          <w:rPr>
            <w:rFonts w:cs="Calibri" w:hint="eastAsia"/>
            <w:lang w:eastAsia="ko-KR"/>
          </w:rPr>
          <w:delText xml:space="preserve"> </w:delText>
        </w:r>
        <w:r w:rsidRPr="00DE73F2" w:rsidDel="00C45C31">
          <w:rPr>
            <w:rFonts w:cs="Calibri"/>
          </w:rPr>
          <w:delText>a minimum purchase obligation, guaranteed volume, or binding sales target</w:delText>
        </w:r>
        <w:r w:rsidR="00165F61" w:rsidDel="00C45C31">
          <w:rPr>
            <w:rFonts w:cs="Calibri"/>
          </w:rPr>
          <w:delText>;</w:delText>
        </w:r>
        <w:r w:rsidR="00165F61" w:rsidDel="00C45C31">
          <w:rPr>
            <w:rFonts w:cs="Calibri"/>
            <w:lang w:eastAsia="ko-KR"/>
          </w:rPr>
          <w:delText xml:space="preserve"> </w:delText>
        </w:r>
        <w:r w:rsidR="00165F61" w:rsidDel="00C45C31">
          <w:rPr>
            <w:rFonts w:cs="Calibri"/>
          </w:rPr>
          <w:delText>h</w:delText>
        </w:r>
        <w:r w:rsidRPr="00DE73F2" w:rsidDel="00C45C31">
          <w:rPr>
            <w:rFonts w:cs="Calibri"/>
          </w:rPr>
          <w:delText xml:space="preserve">owever, the </w:delText>
        </w:r>
        <w:r w:rsidR="005A15A5" w:rsidDel="00C45C31">
          <w:rPr>
            <w:rFonts w:cs="Calibri"/>
          </w:rPr>
          <w:delText>p</w:delText>
        </w:r>
        <w:r w:rsidRPr="00DE73F2" w:rsidDel="00C45C31">
          <w:rPr>
            <w:rFonts w:cs="Calibri"/>
          </w:rPr>
          <w:delText>arties agree that these indicative quantities shall be</w:delText>
        </w:r>
        <w:r w:rsidDel="00C45C31">
          <w:rPr>
            <w:rFonts w:cs="Calibri" w:hint="eastAsia"/>
            <w:lang w:eastAsia="ko-KR"/>
          </w:rPr>
          <w:delText xml:space="preserve"> </w:delText>
        </w:r>
        <w:r w:rsidRPr="00DE73F2" w:rsidDel="00C45C31">
          <w:rPr>
            <w:rFonts w:cs="Calibri"/>
          </w:rPr>
          <w:delText xml:space="preserve">used as a </w:delText>
        </w:r>
        <w:r w:rsidR="00165F61" w:rsidDel="00C45C31">
          <w:rPr>
            <w:rFonts w:cs="Calibri"/>
          </w:rPr>
          <w:delText xml:space="preserve">preliminary </w:delText>
        </w:r>
        <w:r w:rsidRPr="00DE73F2" w:rsidDel="00C45C31">
          <w:rPr>
            <w:rFonts w:cs="Calibri"/>
          </w:rPr>
          <w:delText>basis for ongoing commercial management, planning discussions,</w:delText>
        </w:r>
        <w:r w:rsidDel="00C45C31">
          <w:rPr>
            <w:rFonts w:cs="Calibri" w:hint="eastAsia"/>
            <w:lang w:eastAsia="ko-KR"/>
          </w:rPr>
          <w:delText xml:space="preserve"> </w:delText>
        </w:r>
        <w:r w:rsidRPr="00DE73F2" w:rsidDel="00C45C31">
          <w:rPr>
            <w:rFonts w:cs="Calibri"/>
          </w:rPr>
          <w:delText>and operational alignment.</w:delText>
        </w:r>
      </w:del>
    </w:p>
    <w:p w14:paraId="67CDB53C" w14:textId="77777777" w:rsidR="00C45C31" w:rsidRDefault="00DE73F2" w:rsidP="00DE73F2">
      <w:pPr>
        <w:rPr>
          <w:ins w:id="245" w:author="윤현정 (Hyunjeong Yoon)" w:date="2026-03-04T18:12:00Z"/>
        </w:rPr>
      </w:pPr>
      <w:del w:id="246" w:author="윤현정 (Hyunjeong Yoon)" w:date="2026-03-04T18:12:00Z">
        <w:r w:rsidRPr="00DE73F2" w:rsidDel="00C45C31">
          <w:rPr>
            <w:rFonts w:cs="Calibri"/>
          </w:rPr>
          <w:delText xml:space="preserve">The </w:delText>
        </w:r>
        <w:r w:rsidR="005A15A5" w:rsidDel="00C45C31">
          <w:rPr>
            <w:rFonts w:cs="Calibri"/>
          </w:rPr>
          <w:delText>p</w:delText>
        </w:r>
        <w:r w:rsidRPr="00DE73F2" w:rsidDel="00C45C31">
          <w:rPr>
            <w:rFonts w:cs="Calibri"/>
          </w:rPr>
          <w:delText>arties further acknowledge and agree that binding annual sales</w:delText>
        </w:r>
        <w:r w:rsidDel="00C45C31">
          <w:rPr>
            <w:rFonts w:cs="Calibri" w:hint="eastAsia"/>
            <w:lang w:eastAsia="ko-KR"/>
          </w:rPr>
          <w:delText xml:space="preserve"> </w:delText>
        </w:r>
        <w:r w:rsidRPr="00DE73F2" w:rsidDel="00C45C31">
          <w:rPr>
            <w:rFonts w:cs="Calibri"/>
          </w:rPr>
          <w:delText>targets (including any minimum order quantities, if applicable)</w:delText>
        </w:r>
        <w:r w:rsidDel="00C45C31">
          <w:rPr>
            <w:rFonts w:cs="Calibri" w:hint="eastAsia"/>
            <w:lang w:eastAsia="ko-KR"/>
          </w:rPr>
          <w:delText xml:space="preserve"> </w:delText>
        </w:r>
        <w:r w:rsidRPr="00DE73F2" w:rsidDel="00C45C31">
          <w:rPr>
            <w:rFonts w:cs="Calibri"/>
          </w:rPr>
          <w:delText>shall be reviewed and determined in accordance with Section 2</w:delText>
        </w:r>
        <w:r w:rsidR="00165F61" w:rsidDel="00C45C31">
          <w:rPr>
            <w:rFonts w:cs="Calibri"/>
          </w:rPr>
          <w:delText xml:space="preserve"> </w:delText>
        </w:r>
        <w:r w:rsidRPr="00DE73F2" w:rsidDel="00C45C31">
          <w:rPr>
            <w:rFonts w:cs="Calibri"/>
          </w:rPr>
          <w:delText>b</w:delText>
        </w:r>
        <w:r w:rsidR="00165F61" w:rsidDel="00C45C31">
          <w:rPr>
            <w:rFonts w:cs="Calibri"/>
          </w:rPr>
          <w:delText>.</w:delText>
        </w:r>
        <w:r w:rsidDel="00C45C31">
          <w:rPr>
            <w:rFonts w:cs="Calibri" w:hint="eastAsia"/>
            <w:lang w:eastAsia="ko-KR"/>
          </w:rPr>
          <w:delText xml:space="preserve"> </w:delText>
        </w:r>
        <w:r w:rsidRPr="00DE73F2" w:rsidDel="00C45C31">
          <w:rPr>
            <w:rFonts w:cs="Calibri"/>
          </w:rPr>
          <w:delText>of this Agreement following the initial eighteen (18) month period</w:delText>
        </w:r>
        <w:r w:rsidDel="00C45C31">
          <w:rPr>
            <w:rFonts w:cs="Calibri" w:hint="eastAsia"/>
            <w:lang w:eastAsia="ko-KR"/>
          </w:rPr>
          <w:delText xml:space="preserve"> </w:delText>
        </w:r>
        <w:r w:rsidRPr="00DE73F2" w:rsidDel="00C45C31">
          <w:rPr>
            <w:rFonts w:cs="Calibri"/>
          </w:rPr>
          <w:delText>from the Effective Date.</w:delText>
        </w:r>
      </w:del>
      <w:r w:rsidR="00A37720">
        <w:rPr>
          <w:rFonts w:cs="Calibri"/>
        </w:rPr>
        <w:br/>
      </w:r>
    </w:p>
    <w:p w14:paraId="66D5DEB7" w14:textId="0CC7CB44" w:rsidR="00DE73F2" w:rsidRDefault="00C45C31" w:rsidP="00DE73F2">
      <w:pPr>
        <w:rPr>
          <w:ins w:id="247" w:author="윤현정 (Hyunjeong Yoon)" w:date="2026-03-04T18:12:00Z"/>
          <w:rFonts w:cs="Calibri"/>
        </w:rPr>
      </w:pPr>
      <w:ins w:id="248" w:author="윤현정 (Hyunjeong Yoon)" w:date="2026-03-04T18:12:00Z">
        <w:r>
          <w:t>The parties acknowledge that, for purposes of commercial planning, production planning, and capacity considerations, Teknion has provided the following estimated volume outlook for the Products.</w:t>
        </w:r>
      </w:ins>
    </w:p>
    <w:p w14:paraId="71A3CAB2" w14:textId="0FA185B1" w:rsidR="00C45C31" w:rsidRDefault="00C45C31" w:rsidP="00DE73F2">
      <w:pPr>
        <w:rPr>
          <w:ins w:id="249" w:author="윤현정 (Hyunjeong Yoon)" w:date="2026-03-04T18:12:00Z"/>
          <w:rFonts w:cs="Calibri"/>
        </w:rPr>
      </w:pPr>
      <w:ins w:id="250" w:author="윤현정 (Hyunjeong Yoon)" w:date="2026-03-04T18:12:00Z">
        <w:r>
          <w:t xml:space="preserve">1. Initial Period (Non-Binding) </w:t>
        </w:r>
      </w:ins>
      <w:ins w:id="251" w:author="윤현정 (Hyunjeong Yoon)" w:date="2026-03-04T18:13:00Z">
        <w:r>
          <w:br/>
        </w:r>
      </w:ins>
      <w:ins w:id="252" w:author="윤현정 (Hyunjeong Yoon)" w:date="2026-03-04T18:12:00Z">
        <w:r>
          <w:t>The volume indicated for the initial eighteen (18) month period following the Effective Date is for planning purposes only and shall not constitute a minimum purchase obligation, guaranteed volume, or binding sales target.</w:t>
        </w:r>
      </w:ins>
    </w:p>
    <w:p w14:paraId="1F178DD4" w14:textId="1CBB1C31" w:rsidR="00C45C31" w:rsidRDefault="00C45C31" w:rsidP="00DE73F2">
      <w:pPr>
        <w:rPr>
          <w:ins w:id="253" w:author="윤현정 (Hyunjeong Yoon)" w:date="2026-03-04T18:13:00Z"/>
        </w:rPr>
      </w:pPr>
      <w:ins w:id="254" w:author="윤현정 (Hyunjeong Yoon)" w:date="2026-03-04T18:13:00Z">
        <w:r>
          <w:t xml:space="preserve">2. Binding Annual Volume Targets </w:t>
        </w:r>
        <w:r>
          <w:br/>
          <w:t>Following the initial eighteen (18) month period, the annual volume levels set forth below shall constitute the annual sales targets for the purposes of evaluating the continuation of the exclusivity granted under this Agreement.</w:t>
        </w:r>
        <w:r>
          <w:br/>
          <w:t>If Teknion fails to achieve at least seventy percent (70%) of the applicable annual volume target for any given year after the initial eighteen (18) month period, Licensor shall have the right, upon written notice to Teknion, to convert the exclusive rights granted under this Agreement into non-exclusive rights.</w:t>
        </w:r>
      </w:ins>
    </w:p>
    <w:p w14:paraId="176E1541" w14:textId="3A44C0E9" w:rsidR="00C45C31" w:rsidRDefault="00C45C31" w:rsidP="00DE73F2">
      <w:pPr>
        <w:rPr>
          <w:ins w:id="255" w:author="김현주 (Hyunjoo Kim)" w:date="2026-03-05T17:08:00Z"/>
        </w:rPr>
      </w:pPr>
      <w:ins w:id="256" w:author="윤현정 (Hyunjeong Yoon)" w:date="2026-03-04T18:13:00Z">
        <w:r>
          <w:t xml:space="preserve">3. Adjustment of Volume Targets </w:t>
        </w:r>
        <w:r>
          <w:br/>
          <w:t xml:space="preserve">The parties may, by prior written agreement entered into after the expiration of the initial eighteen (18) month period, review and adjust the binding annual volume targets set forth in this Attachment. </w:t>
        </w:r>
        <w:r w:rsidR="008A71A1">
          <w:br/>
        </w:r>
        <w:r>
          <w:t xml:space="preserve">Any such adjustment shall be made in good faith </w:t>
        </w:r>
        <w:proofErr w:type="gramStart"/>
        <w:r>
          <w:t>taking into account</w:t>
        </w:r>
        <w:proofErr w:type="gramEnd"/>
        <w:r>
          <w:t xml:space="preserve"> market conditions, production capacity, and commercial performance.</w:t>
        </w:r>
      </w:ins>
    </w:p>
    <w:p w14:paraId="7AA97DA9" w14:textId="77777777" w:rsidR="00600CD6" w:rsidRPr="008A71A1" w:rsidRDefault="00600CD6" w:rsidP="00DE73F2">
      <w:pPr>
        <w:rPr>
          <w:ins w:id="257" w:author="윤현정 (Hyunjeong Yoon)" w:date="2026-03-04T18:12:00Z"/>
        </w:rPr>
      </w:pPr>
      <w:bookmarkStart w:id="258" w:name="_GoBack"/>
      <w:bookmarkEnd w:id="258"/>
    </w:p>
    <w:p w14:paraId="366B3CF3" w14:textId="77777777" w:rsidR="00C45C31" w:rsidRPr="00DE73F2" w:rsidRDefault="00C45C31" w:rsidP="00DE73F2">
      <w:pPr>
        <w:rPr>
          <w:rFonts w:cs="Calibri"/>
        </w:rPr>
      </w:pPr>
    </w:p>
    <w:p w14:paraId="35CE0D70" w14:textId="77777777" w:rsidR="00DE73F2" w:rsidRPr="00DE73F2" w:rsidRDefault="00DE73F2" w:rsidP="00DE73F2">
      <w:pPr>
        <w:rPr>
          <w:rFonts w:cs="Calibri"/>
          <w:b/>
        </w:rPr>
      </w:pPr>
      <w:r w:rsidRPr="00DE73F2">
        <w:rPr>
          <w:rFonts w:cs="Calibri"/>
          <w:b/>
        </w:rPr>
        <w:t>Indicative Volume Outlook:</w:t>
      </w:r>
    </w:p>
    <w:p w14:paraId="3CE65E4D" w14:textId="5866BD53" w:rsidR="00DE73F2" w:rsidRPr="00DE73F2" w:rsidRDefault="00DE73F2" w:rsidP="00DE73F2">
      <w:pPr>
        <w:rPr>
          <w:rFonts w:cs="Calibri"/>
        </w:rPr>
      </w:pPr>
      <w:r w:rsidRPr="00DE73F2">
        <w:rPr>
          <w:rFonts w:cs="Calibri"/>
        </w:rPr>
        <w:t>- Initial 18-month period:</w:t>
      </w:r>
      <w:del w:id="259" w:author="윤현정 (Hyunjeong Yoon)" w:date="2026-03-04T18:14:00Z">
        <w:r w:rsidRPr="00DE73F2" w:rsidDel="008A71A1">
          <w:rPr>
            <w:rFonts w:cs="Calibri"/>
          </w:rPr>
          <w:delText xml:space="preserve"> approximately</w:delText>
        </w:r>
      </w:del>
      <w:r w:rsidRPr="00DE73F2">
        <w:rPr>
          <w:rFonts w:cs="Calibri"/>
        </w:rPr>
        <w:t xml:space="preserve"> 7,000 units</w:t>
      </w:r>
      <w:ins w:id="260" w:author="윤현정 (Hyunjeong Yoon)" w:date="2026-03-04T18:13:00Z">
        <w:r w:rsidR="008A71A1" w:rsidRPr="008A71A1">
          <w:t xml:space="preserve"> </w:t>
        </w:r>
        <w:r w:rsidR="008A71A1">
          <w:t>(non-binding)</w:t>
        </w:r>
      </w:ins>
    </w:p>
    <w:p w14:paraId="6CBC76ED" w14:textId="69D38A95" w:rsidR="00DE73F2" w:rsidRPr="00DE73F2" w:rsidRDefault="00DE73F2" w:rsidP="00DE73F2">
      <w:pPr>
        <w:rPr>
          <w:rFonts w:cs="Calibri"/>
        </w:rPr>
      </w:pPr>
      <w:r w:rsidRPr="00DE73F2">
        <w:rPr>
          <w:rFonts w:cs="Calibri"/>
        </w:rPr>
        <w:t xml:space="preserve">- Year 2: </w:t>
      </w:r>
      <w:del w:id="261" w:author="윤현정 (Hyunjeong Yoon)" w:date="2026-03-04T18:14:00Z">
        <w:r w:rsidRPr="00DE73F2" w:rsidDel="008A71A1">
          <w:rPr>
            <w:rFonts w:cs="Calibri"/>
          </w:rPr>
          <w:delText xml:space="preserve">approximately </w:delText>
        </w:r>
      </w:del>
      <w:r w:rsidRPr="00DE73F2">
        <w:rPr>
          <w:rFonts w:cs="Calibri"/>
        </w:rPr>
        <w:t>10,000 units</w:t>
      </w:r>
    </w:p>
    <w:p w14:paraId="152B62D4" w14:textId="73787428" w:rsidR="00DE73F2" w:rsidRPr="00DE73F2" w:rsidRDefault="00DE73F2" w:rsidP="00DE73F2">
      <w:pPr>
        <w:rPr>
          <w:rFonts w:cs="Calibri"/>
        </w:rPr>
      </w:pPr>
      <w:r w:rsidRPr="00DE73F2">
        <w:rPr>
          <w:rFonts w:cs="Calibri"/>
        </w:rPr>
        <w:lastRenderedPageBreak/>
        <w:t xml:space="preserve">- Year 3: </w:t>
      </w:r>
      <w:del w:id="262" w:author="윤현정 (Hyunjeong Yoon)" w:date="2026-03-04T18:14:00Z">
        <w:r w:rsidRPr="00DE73F2" w:rsidDel="008A71A1">
          <w:rPr>
            <w:rFonts w:cs="Calibri"/>
          </w:rPr>
          <w:delText xml:space="preserve">approximately </w:delText>
        </w:r>
      </w:del>
      <w:r w:rsidRPr="00DE73F2">
        <w:rPr>
          <w:rFonts w:cs="Calibri"/>
        </w:rPr>
        <w:t>15,000 units</w:t>
      </w:r>
    </w:p>
    <w:p w14:paraId="3C7B14E4" w14:textId="6F0D104C" w:rsidR="00DE73F2" w:rsidRPr="00DE73F2" w:rsidRDefault="00DE73F2" w:rsidP="00DE73F2">
      <w:pPr>
        <w:rPr>
          <w:rFonts w:cs="Calibri"/>
        </w:rPr>
      </w:pPr>
      <w:r w:rsidRPr="00DE73F2">
        <w:rPr>
          <w:rFonts w:cs="Calibri"/>
        </w:rPr>
        <w:t xml:space="preserve">- Year 4: </w:t>
      </w:r>
      <w:del w:id="263" w:author="윤현정 (Hyunjeong Yoon)" w:date="2026-03-04T18:14:00Z">
        <w:r w:rsidRPr="00DE73F2" w:rsidDel="008A71A1">
          <w:rPr>
            <w:rFonts w:cs="Calibri"/>
          </w:rPr>
          <w:delText xml:space="preserve">approximately </w:delText>
        </w:r>
      </w:del>
      <w:r w:rsidRPr="00DE73F2">
        <w:rPr>
          <w:rFonts w:cs="Calibri"/>
        </w:rPr>
        <w:t>20,000 units</w:t>
      </w:r>
    </w:p>
    <w:p w14:paraId="6E1831B3" w14:textId="633737DB" w:rsidR="009B76B5" w:rsidRDefault="00DE73F2" w:rsidP="00A37720">
      <w:pPr>
        <w:rPr>
          <w:rFonts w:cs="Calibri"/>
        </w:rPr>
      </w:pPr>
      <w:r w:rsidRPr="00DE73F2">
        <w:rPr>
          <w:rFonts w:cs="Calibri"/>
        </w:rPr>
        <w:t xml:space="preserve">- Year 5: </w:t>
      </w:r>
      <w:del w:id="264" w:author="윤현정 (Hyunjeong Yoon)" w:date="2026-03-04T18:14:00Z">
        <w:r w:rsidRPr="00DE73F2" w:rsidDel="008A71A1">
          <w:rPr>
            <w:rFonts w:cs="Calibri"/>
          </w:rPr>
          <w:delText xml:space="preserve">approximately </w:delText>
        </w:r>
      </w:del>
      <w:r w:rsidRPr="00DE73F2">
        <w:rPr>
          <w:rFonts w:cs="Calibri"/>
        </w:rPr>
        <w:t>25,000 units</w:t>
      </w:r>
    </w:p>
    <w:p w14:paraId="54E11D2A" w14:textId="77777777" w:rsidR="009B76B5" w:rsidRDefault="009B76B5" w:rsidP="00247335">
      <w:pPr>
        <w:jc w:val="center"/>
        <w:rPr>
          <w:rFonts w:cs="Calibri"/>
        </w:rPr>
      </w:pPr>
    </w:p>
    <w:p w14:paraId="31126E5D" w14:textId="77777777" w:rsidR="009B76B5" w:rsidRDefault="009B76B5" w:rsidP="00247335">
      <w:pPr>
        <w:jc w:val="center"/>
        <w:rPr>
          <w:rFonts w:cs="Calibri"/>
        </w:rPr>
      </w:pPr>
    </w:p>
    <w:p w14:paraId="2DE403A5" w14:textId="77777777" w:rsidR="009B76B5" w:rsidRDefault="009B76B5" w:rsidP="00247335">
      <w:pPr>
        <w:jc w:val="center"/>
        <w:rPr>
          <w:rFonts w:cs="Calibri"/>
        </w:rPr>
      </w:pPr>
    </w:p>
    <w:p w14:paraId="62431CDC" w14:textId="77777777" w:rsidR="009B76B5" w:rsidRDefault="009B76B5" w:rsidP="00247335">
      <w:pPr>
        <w:jc w:val="center"/>
        <w:rPr>
          <w:rFonts w:cs="Calibri"/>
        </w:rPr>
      </w:pPr>
    </w:p>
    <w:p w14:paraId="49E398E2" w14:textId="77777777" w:rsidR="009B76B5" w:rsidRDefault="009B76B5" w:rsidP="00247335">
      <w:pPr>
        <w:jc w:val="center"/>
        <w:rPr>
          <w:rFonts w:cs="Calibri"/>
        </w:rPr>
      </w:pPr>
    </w:p>
    <w:p w14:paraId="16287F21" w14:textId="77777777" w:rsidR="009B76B5" w:rsidRDefault="009B76B5" w:rsidP="00247335">
      <w:pPr>
        <w:jc w:val="center"/>
        <w:rPr>
          <w:rFonts w:cs="Calibri"/>
        </w:rPr>
      </w:pPr>
    </w:p>
    <w:p w14:paraId="5BE93A62" w14:textId="77777777" w:rsidR="009B76B5" w:rsidRDefault="009B76B5" w:rsidP="00247335">
      <w:pPr>
        <w:jc w:val="center"/>
        <w:rPr>
          <w:rFonts w:cs="Calibri"/>
        </w:rPr>
      </w:pPr>
    </w:p>
    <w:p w14:paraId="4FF5AF0F" w14:textId="002133F4" w:rsidR="009B76B5" w:rsidRPr="00A37720" w:rsidRDefault="002573F1" w:rsidP="00A37720">
      <w:pPr>
        <w:jc w:val="center"/>
        <w:rPr>
          <w:rFonts w:cs="Calibri"/>
          <w:b/>
        </w:rPr>
      </w:pPr>
      <w:r w:rsidRPr="00A37720">
        <w:rPr>
          <w:rFonts w:cs="Calibri"/>
          <w:b/>
        </w:rPr>
        <w:br w:type="page"/>
      </w:r>
      <w:r w:rsidR="009B76B5" w:rsidRPr="00A37720">
        <w:rPr>
          <w:rFonts w:cs="Calibri"/>
          <w:b/>
        </w:rPr>
        <w:lastRenderedPageBreak/>
        <w:t xml:space="preserve">Attachment </w:t>
      </w:r>
      <w:r w:rsidR="00165F61">
        <w:rPr>
          <w:rFonts w:cs="Calibri"/>
          <w:b/>
        </w:rPr>
        <w:t>E</w:t>
      </w:r>
    </w:p>
    <w:p w14:paraId="0E478CCA" w14:textId="77777777" w:rsidR="00B64737" w:rsidRDefault="00B64737" w:rsidP="00B64737">
      <w:pPr>
        <w:jc w:val="center"/>
        <w:rPr>
          <w:rFonts w:cs="Calibri"/>
        </w:rPr>
      </w:pPr>
      <w:proofErr w:type="spellStart"/>
      <w:r>
        <w:rPr>
          <w:rFonts w:cs="Calibri"/>
        </w:rPr>
        <w:t>Fursys</w:t>
      </w:r>
      <w:proofErr w:type="spellEnd"/>
      <w:r>
        <w:rPr>
          <w:rFonts w:cs="Calibri"/>
        </w:rPr>
        <w:t xml:space="preserve"> Marketing Materials </w:t>
      </w:r>
    </w:p>
    <w:p w14:paraId="5F96A722" w14:textId="77777777" w:rsidR="002573F1" w:rsidRDefault="002573F1" w:rsidP="009B76B5">
      <w:pPr>
        <w:jc w:val="center"/>
        <w:rPr>
          <w:rFonts w:cs="Calibri"/>
        </w:rPr>
      </w:pPr>
    </w:p>
    <w:p w14:paraId="7F824C2C" w14:textId="54133446" w:rsidR="00D10847" w:rsidRPr="00D10847" w:rsidRDefault="00D10847" w:rsidP="00D10847">
      <w:pPr>
        <w:jc w:val="center"/>
        <w:rPr>
          <w:rFonts w:cs="Calibri"/>
        </w:rPr>
      </w:pPr>
      <w:r w:rsidRPr="00D10847">
        <w:rPr>
          <w:rFonts w:cs="Calibri"/>
        </w:rPr>
        <w:t>Licensor shall make available to Teknion certain marketing materials</w:t>
      </w:r>
      <w:r>
        <w:rPr>
          <w:rFonts w:cs="Calibri" w:hint="eastAsia"/>
          <w:lang w:eastAsia="ko-KR"/>
        </w:rPr>
        <w:t xml:space="preserve"> </w:t>
      </w:r>
      <w:r w:rsidRPr="00D10847">
        <w:rPr>
          <w:rFonts w:cs="Calibri"/>
        </w:rPr>
        <w:t>relating to the Products, which may include, without limitation:</w:t>
      </w:r>
    </w:p>
    <w:p w14:paraId="44B1439F" w14:textId="77777777" w:rsidR="00D10847" w:rsidRPr="00D10847" w:rsidRDefault="00D10847" w:rsidP="00D10847">
      <w:pPr>
        <w:rPr>
          <w:rFonts w:cs="Calibri"/>
        </w:rPr>
      </w:pPr>
      <w:r w:rsidRPr="00D10847">
        <w:rPr>
          <w:rFonts w:cs="Calibri"/>
        </w:rPr>
        <w:t>(</w:t>
      </w:r>
      <w:proofErr w:type="spellStart"/>
      <w:r w:rsidRPr="00D10847">
        <w:rPr>
          <w:rFonts w:cs="Calibri"/>
        </w:rPr>
        <w:t>i</w:t>
      </w:r>
      <w:proofErr w:type="spellEnd"/>
      <w:r w:rsidRPr="00D10847">
        <w:rPr>
          <w:rFonts w:cs="Calibri"/>
        </w:rPr>
        <w:t>) product images (including cut images and lifestyle images),</w:t>
      </w:r>
    </w:p>
    <w:p w14:paraId="5F7C0C8B" w14:textId="77777777" w:rsidR="00D10847" w:rsidRPr="00D10847" w:rsidRDefault="00D10847" w:rsidP="001F67F2">
      <w:pPr>
        <w:rPr>
          <w:rFonts w:cs="Calibri"/>
        </w:rPr>
      </w:pPr>
      <w:r w:rsidRPr="00D10847">
        <w:rPr>
          <w:rFonts w:cs="Calibri"/>
        </w:rPr>
        <w:t>(ii) product description materials such as specification sheets and brochures,</w:t>
      </w:r>
    </w:p>
    <w:p w14:paraId="34FA0BE9" w14:textId="77777777" w:rsidR="00D10847" w:rsidRPr="00D10847" w:rsidRDefault="00D10847" w:rsidP="001F67F2">
      <w:pPr>
        <w:rPr>
          <w:rFonts w:cs="Calibri"/>
        </w:rPr>
      </w:pPr>
      <w:r w:rsidRPr="00D10847">
        <w:rPr>
          <w:rFonts w:cs="Calibri"/>
        </w:rPr>
        <w:t>(iii) rendering files,</w:t>
      </w:r>
    </w:p>
    <w:p w14:paraId="77A7B432" w14:textId="77777777" w:rsidR="00D10847" w:rsidRPr="00D10847" w:rsidRDefault="00D10847" w:rsidP="001F67F2">
      <w:pPr>
        <w:rPr>
          <w:rFonts w:cs="Calibri"/>
        </w:rPr>
      </w:pPr>
      <w:r w:rsidRPr="00D10847">
        <w:rPr>
          <w:rFonts w:cs="Calibri"/>
        </w:rPr>
        <w:t>(iv) excerpts from existing marketing catalogs,</w:t>
      </w:r>
    </w:p>
    <w:p w14:paraId="77B8D819" w14:textId="77777777" w:rsidR="00D10847" w:rsidRPr="00D10847" w:rsidRDefault="00D10847" w:rsidP="001F67F2">
      <w:pPr>
        <w:rPr>
          <w:rFonts w:cs="Calibri"/>
        </w:rPr>
      </w:pPr>
      <w:r w:rsidRPr="00D10847">
        <w:rPr>
          <w:rFonts w:cs="Calibri"/>
        </w:rPr>
        <w:t>(v) product stories and design concept summaries, and</w:t>
      </w:r>
    </w:p>
    <w:p w14:paraId="094733B1" w14:textId="77777777" w:rsidR="00D10847" w:rsidRPr="00D10847" w:rsidRDefault="00D10847" w:rsidP="001F67F2">
      <w:pPr>
        <w:rPr>
          <w:rFonts w:cs="Calibri"/>
        </w:rPr>
      </w:pPr>
      <w:r w:rsidRPr="00D10847">
        <w:rPr>
          <w:rFonts w:cs="Calibri"/>
        </w:rPr>
        <w:t>(vi) technical feature descriptions.</w:t>
      </w:r>
    </w:p>
    <w:p w14:paraId="0B96C37A" w14:textId="77777777" w:rsidR="00D10847" w:rsidRPr="00D10847" w:rsidRDefault="00D10847" w:rsidP="00D10847">
      <w:pPr>
        <w:jc w:val="center"/>
        <w:rPr>
          <w:rFonts w:cs="Calibri"/>
        </w:rPr>
      </w:pPr>
    </w:p>
    <w:p w14:paraId="057ABECA" w14:textId="7117BCCD" w:rsidR="00D10847" w:rsidRPr="00D10847" w:rsidRDefault="00D10847" w:rsidP="001F67F2">
      <w:pPr>
        <w:rPr>
          <w:rFonts w:cs="Calibri"/>
        </w:rPr>
      </w:pPr>
      <w:r w:rsidRPr="00D10847">
        <w:rPr>
          <w:rFonts w:cs="Calibri"/>
        </w:rPr>
        <w:t>Teknion shall be permitted to adapt, edit, translate, and otherwise</w:t>
      </w:r>
      <w:r w:rsidR="001F67F2">
        <w:rPr>
          <w:rFonts w:cs="Calibri" w:hint="eastAsia"/>
          <w:lang w:eastAsia="ko-KR"/>
        </w:rPr>
        <w:t xml:space="preserve"> </w:t>
      </w:r>
      <w:r w:rsidRPr="00D10847">
        <w:rPr>
          <w:rFonts w:cs="Calibri"/>
        </w:rPr>
        <w:t>modify such marketing materials solely for the purpose of marketing</w:t>
      </w:r>
      <w:r w:rsidR="001F67F2">
        <w:rPr>
          <w:rFonts w:cs="Calibri" w:hint="eastAsia"/>
          <w:lang w:eastAsia="ko-KR"/>
        </w:rPr>
        <w:t xml:space="preserve"> </w:t>
      </w:r>
      <w:r w:rsidRPr="00D10847">
        <w:rPr>
          <w:rFonts w:cs="Calibri"/>
        </w:rPr>
        <w:t>and promoting the Products within the scope of this Agreement.</w:t>
      </w:r>
    </w:p>
    <w:p w14:paraId="5B95CD12" w14:textId="40525540" w:rsidR="002573F1" w:rsidRDefault="00D10847" w:rsidP="001F67F2">
      <w:pPr>
        <w:rPr>
          <w:rFonts w:cs="Calibri"/>
        </w:rPr>
      </w:pPr>
      <w:r w:rsidRPr="00D10847">
        <w:rPr>
          <w:rFonts w:cs="Calibri"/>
        </w:rPr>
        <w:t>All marketing materials provided by Licensor shall remain the property</w:t>
      </w:r>
      <w:r w:rsidR="001F67F2">
        <w:rPr>
          <w:rFonts w:cs="Calibri" w:hint="eastAsia"/>
          <w:lang w:eastAsia="ko-KR"/>
        </w:rPr>
        <w:t xml:space="preserve"> </w:t>
      </w:r>
      <w:r w:rsidRPr="00D10847">
        <w:rPr>
          <w:rFonts w:cs="Calibri"/>
        </w:rPr>
        <w:t>of Licensor. Upon expiration or termination of this Agreement for any reason,</w:t>
      </w:r>
      <w:r w:rsidR="001F67F2">
        <w:rPr>
          <w:rFonts w:cs="Calibri" w:hint="eastAsia"/>
          <w:lang w:eastAsia="ko-KR"/>
        </w:rPr>
        <w:t xml:space="preserve"> </w:t>
      </w:r>
      <w:r w:rsidRPr="00D10847">
        <w:rPr>
          <w:rFonts w:cs="Calibri"/>
        </w:rPr>
        <w:t>Teknion shall cease all use of such marketing materials and, upon Licensor’s</w:t>
      </w:r>
      <w:r w:rsidR="001F67F2">
        <w:rPr>
          <w:rFonts w:cs="Calibri" w:hint="eastAsia"/>
          <w:lang w:eastAsia="ko-KR"/>
        </w:rPr>
        <w:t xml:space="preserve"> </w:t>
      </w:r>
      <w:r w:rsidRPr="00D10847">
        <w:rPr>
          <w:rFonts w:cs="Calibri"/>
        </w:rPr>
        <w:t>reasonable request, promptly remove or destroy any copies thereof,</w:t>
      </w:r>
      <w:r w:rsidR="001F67F2">
        <w:rPr>
          <w:rFonts w:cs="Calibri" w:hint="eastAsia"/>
          <w:lang w:eastAsia="ko-KR"/>
        </w:rPr>
        <w:t xml:space="preserve"> </w:t>
      </w:r>
      <w:r w:rsidRPr="00D10847">
        <w:rPr>
          <w:rFonts w:cs="Calibri"/>
        </w:rPr>
        <w:t>except to the extent required to be retained by applicable law.</w:t>
      </w:r>
    </w:p>
    <w:p w14:paraId="38BB02A5" w14:textId="7961349A" w:rsidR="00B64737" w:rsidRDefault="00B64737" w:rsidP="009B76B5">
      <w:pPr>
        <w:jc w:val="center"/>
        <w:rPr>
          <w:rFonts w:cs="Calibri"/>
        </w:rPr>
      </w:pPr>
    </w:p>
    <w:p w14:paraId="212BEEC9" w14:textId="2D744BCB" w:rsidR="00B64737" w:rsidRDefault="00B64737" w:rsidP="009B76B5">
      <w:pPr>
        <w:jc w:val="center"/>
        <w:rPr>
          <w:rFonts w:cs="Calibri"/>
        </w:rPr>
      </w:pPr>
    </w:p>
    <w:p w14:paraId="618C7C1E" w14:textId="65826EC7" w:rsidR="00B64737" w:rsidRDefault="00B64737" w:rsidP="009B76B5">
      <w:pPr>
        <w:jc w:val="center"/>
        <w:rPr>
          <w:rFonts w:cs="Calibri"/>
        </w:rPr>
      </w:pPr>
    </w:p>
    <w:p w14:paraId="57E0A700" w14:textId="60739B9E" w:rsidR="00B64737" w:rsidRDefault="00B64737" w:rsidP="009B76B5">
      <w:pPr>
        <w:jc w:val="center"/>
        <w:rPr>
          <w:rFonts w:cs="Calibri"/>
        </w:rPr>
      </w:pPr>
    </w:p>
    <w:p w14:paraId="4E25D676" w14:textId="1CA15372" w:rsidR="00B64737" w:rsidRDefault="00B64737" w:rsidP="009B76B5">
      <w:pPr>
        <w:jc w:val="center"/>
        <w:rPr>
          <w:rFonts w:cs="Calibri"/>
        </w:rPr>
      </w:pPr>
    </w:p>
    <w:p w14:paraId="740B0970" w14:textId="66760366" w:rsidR="00B64737" w:rsidRDefault="00B64737" w:rsidP="009B76B5">
      <w:pPr>
        <w:jc w:val="center"/>
        <w:rPr>
          <w:rFonts w:cs="Calibri"/>
        </w:rPr>
      </w:pPr>
    </w:p>
    <w:p w14:paraId="586D47AE" w14:textId="7363C011" w:rsidR="00B64737" w:rsidRDefault="00B64737" w:rsidP="009B76B5">
      <w:pPr>
        <w:jc w:val="center"/>
        <w:rPr>
          <w:rFonts w:cs="Calibri"/>
        </w:rPr>
      </w:pPr>
    </w:p>
    <w:p w14:paraId="54CC2E8E" w14:textId="3822EA75" w:rsidR="00B64737" w:rsidRDefault="00B64737" w:rsidP="009B76B5">
      <w:pPr>
        <w:jc w:val="center"/>
        <w:rPr>
          <w:rFonts w:cs="Calibri"/>
        </w:rPr>
      </w:pPr>
    </w:p>
    <w:p w14:paraId="2E89616C" w14:textId="676B3AAF" w:rsidR="00B64737" w:rsidRDefault="00B64737" w:rsidP="009B76B5">
      <w:pPr>
        <w:jc w:val="center"/>
        <w:rPr>
          <w:rFonts w:cs="Calibri"/>
        </w:rPr>
      </w:pPr>
    </w:p>
    <w:p w14:paraId="17B72C3C" w14:textId="6928B969" w:rsidR="00B64737" w:rsidRDefault="00B64737" w:rsidP="009B76B5">
      <w:pPr>
        <w:jc w:val="center"/>
        <w:rPr>
          <w:rFonts w:cs="Calibri"/>
        </w:rPr>
      </w:pPr>
    </w:p>
    <w:p w14:paraId="5A5DD326" w14:textId="5C7A491F" w:rsidR="00B64737" w:rsidRDefault="00B64737" w:rsidP="009B76B5">
      <w:pPr>
        <w:jc w:val="center"/>
        <w:rPr>
          <w:rFonts w:cs="Calibri"/>
        </w:rPr>
      </w:pPr>
    </w:p>
    <w:p w14:paraId="636E3CB3" w14:textId="78DC4B1F" w:rsidR="00B64737" w:rsidRDefault="00B64737" w:rsidP="001F67F2">
      <w:pPr>
        <w:rPr>
          <w:rFonts w:cs="Calibri"/>
        </w:rPr>
      </w:pPr>
    </w:p>
    <w:p w14:paraId="121ED278" w14:textId="14D2B970" w:rsidR="00B64737" w:rsidRPr="00A37720" w:rsidRDefault="00B64737" w:rsidP="00B64737">
      <w:pPr>
        <w:jc w:val="center"/>
        <w:rPr>
          <w:rFonts w:cs="Calibri"/>
          <w:b/>
        </w:rPr>
      </w:pPr>
      <w:r w:rsidRPr="00A37720">
        <w:rPr>
          <w:rFonts w:cs="Calibri"/>
          <w:b/>
        </w:rPr>
        <w:lastRenderedPageBreak/>
        <w:t xml:space="preserve">Attachment </w:t>
      </w:r>
      <w:r w:rsidR="00165F61">
        <w:rPr>
          <w:rFonts w:cs="Calibri"/>
          <w:b/>
        </w:rPr>
        <w:t>F</w:t>
      </w:r>
    </w:p>
    <w:p w14:paraId="7122FED7" w14:textId="77777777" w:rsidR="00B64737" w:rsidRDefault="00B64737" w:rsidP="00B64737">
      <w:pPr>
        <w:jc w:val="center"/>
        <w:rPr>
          <w:rFonts w:cs="Calibri"/>
        </w:rPr>
      </w:pPr>
      <w:r>
        <w:rPr>
          <w:rFonts w:cs="Calibri"/>
        </w:rPr>
        <w:t>Component Warranty</w:t>
      </w:r>
    </w:p>
    <w:p w14:paraId="22A2F84C" w14:textId="171B921F" w:rsidR="00B64737" w:rsidRDefault="00B64737" w:rsidP="009B76B5">
      <w:pPr>
        <w:jc w:val="center"/>
        <w:rPr>
          <w:rFonts w:cs="Calibri"/>
        </w:rPr>
      </w:pPr>
      <w:commentRangeStart w:id="265"/>
    </w:p>
    <w:p w14:paraId="17C162BE" w14:textId="47C39D99" w:rsidR="00B64737" w:rsidRDefault="00213B32" w:rsidP="00213B32">
      <w:pPr>
        <w:rPr>
          <w:rFonts w:cs="Calibri"/>
        </w:rPr>
      </w:pPr>
      <w:r w:rsidRPr="00213B32">
        <w:rPr>
          <w:rFonts w:cs="Calibri"/>
        </w:rPr>
        <w:t>The warranty applicable to the Products and components supplied</w:t>
      </w:r>
      <w:r>
        <w:rPr>
          <w:rFonts w:cs="Calibri" w:hint="eastAsia"/>
          <w:lang w:eastAsia="ko-KR"/>
        </w:rPr>
        <w:t xml:space="preserve"> </w:t>
      </w:r>
      <w:r w:rsidRPr="00213B32">
        <w:rPr>
          <w:rFonts w:cs="Calibri"/>
        </w:rPr>
        <w:t>under this Agreement shall be consistent with Teknion’s standard</w:t>
      </w:r>
      <w:r>
        <w:rPr>
          <w:rFonts w:cs="Calibri" w:hint="eastAsia"/>
          <w:lang w:eastAsia="ko-KR"/>
        </w:rPr>
        <w:t xml:space="preserve"> </w:t>
      </w:r>
      <w:r w:rsidRPr="00213B32">
        <w:rPr>
          <w:rFonts w:cs="Calibri"/>
        </w:rPr>
        <w:t>product warranty, currently ten (10) years, subject to the terms,</w:t>
      </w:r>
      <w:r>
        <w:rPr>
          <w:rFonts w:cs="Calibri" w:hint="eastAsia"/>
          <w:lang w:eastAsia="ko-KR"/>
        </w:rPr>
        <w:t xml:space="preserve"> </w:t>
      </w:r>
      <w:r w:rsidRPr="00213B32">
        <w:rPr>
          <w:rFonts w:cs="Calibri"/>
        </w:rPr>
        <w:t>conditions, and limitations to be mutually agreed in writing</w:t>
      </w:r>
      <w:r>
        <w:rPr>
          <w:rFonts w:cs="Calibri" w:hint="eastAsia"/>
          <w:lang w:eastAsia="ko-KR"/>
        </w:rPr>
        <w:t xml:space="preserve"> </w:t>
      </w:r>
      <w:r w:rsidRPr="00213B32">
        <w:rPr>
          <w:rFonts w:cs="Calibri"/>
        </w:rPr>
        <w:t xml:space="preserve">by the </w:t>
      </w:r>
      <w:r w:rsidR="005A15A5">
        <w:rPr>
          <w:rFonts w:cs="Calibri"/>
        </w:rPr>
        <w:t>p</w:t>
      </w:r>
      <w:r w:rsidRPr="00213B32">
        <w:rPr>
          <w:rFonts w:cs="Calibri"/>
        </w:rPr>
        <w:t>arties prior to the commencement of commercial sales.</w:t>
      </w:r>
      <w:commentRangeEnd w:id="265"/>
      <w:r w:rsidR="00851405">
        <w:rPr>
          <w:rStyle w:val="a7"/>
          <w:lang w:val="x-none" w:eastAsia="x-none"/>
        </w:rPr>
        <w:commentReference w:id="265"/>
      </w:r>
    </w:p>
    <w:p w14:paraId="77DE0582" w14:textId="3508E0AB" w:rsidR="00B53975" w:rsidRDefault="00B53975" w:rsidP="00213B32">
      <w:pPr>
        <w:rPr>
          <w:rFonts w:cs="Calibri"/>
        </w:rPr>
      </w:pPr>
      <w:r>
        <w:rPr>
          <w:rFonts w:cs="Calibri"/>
        </w:rPr>
        <w:t xml:space="preserve">As a condition of supply to Teknion, Licensor must execute and comply with Teknion’s Supplier Quality Manual, which will be provided under separate cover. </w:t>
      </w:r>
    </w:p>
    <w:p w14:paraId="1E939C45" w14:textId="1FDED15E" w:rsidR="00B64737" w:rsidRDefault="00B64737" w:rsidP="009B76B5">
      <w:pPr>
        <w:jc w:val="center"/>
        <w:rPr>
          <w:rFonts w:cs="Calibri"/>
        </w:rPr>
      </w:pPr>
    </w:p>
    <w:p w14:paraId="4212D5DF" w14:textId="67A393DE" w:rsidR="00B64737" w:rsidRDefault="00B64737" w:rsidP="009B76B5">
      <w:pPr>
        <w:jc w:val="center"/>
        <w:rPr>
          <w:rFonts w:cs="Calibri"/>
        </w:rPr>
      </w:pPr>
    </w:p>
    <w:p w14:paraId="096C8CE9" w14:textId="24667148" w:rsidR="00B64737" w:rsidRDefault="00B64737" w:rsidP="009B76B5">
      <w:pPr>
        <w:jc w:val="center"/>
        <w:rPr>
          <w:rFonts w:cs="Calibri"/>
        </w:rPr>
      </w:pPr>
    </w:p>
    <w:p w14:paraId="09149833" w14:textId="761F831D" w:rsidR="00B64737" w:rsidRDefault="00B64737" w:rsidP="009B76B5">
      <w:pPr>
        <w:jc w:val="center"/>
        <w:rPr>
          <w:rFonts w:cs="Calibri"/>
        </w:rPr>
      </w:pPr>
    </w:p>
    <w:p w14:paraId="31F5DE48" w14:textId="405D359D" w:rsidR="00B64737" w:rsidRDefault="00B64737" w:rsidP="009B76B5">
      <w:pPr>
        <w:jc w:val="center"/>
        <w:rPr>
          <w:rFonts w:cs="Calibri"/>
        </w:rPr>
      </w:pPr>
    </w:p>
    <w:p w14:paraId="52DEB07C" w14:textId="442566D4" w:rsidR="00B64737" w:rsidRDefault="00B64737" w:rsidP="009B76B5">
      <w:pPr>
        <w:jc w:val="center"/>
        <w:rPr>
          <w:rFonts w:cs="Calibri"/>
        </w:rPr>
      </w:pPr>
    </w:p>
    <w:p w14:paraId="69E6AE6D" w14:textId="51BE7C84" w:rsidR="00B64737" w:rsidRDefault="00B64737" w:rsidP="009B76B5">
      <w:pPr>
        <w:jc w:val="center"/>
        <w:rPr>
          <w:rFonts w:cs="Calibri"/>
        </w:rPr>
      </w:pPr>
    </w:p>
    <w:p w14:paraId="13BBA388" w14:textId="207D4823" w:rsidR="00B64737" w:rsidRDefault="00B64737" w:rsidP="009B76B5">
      <w:pPr>
        <w:jc w:val="center"/>
        <w:rPr>
          <w:rFonts w:cs="Calibri"/>
        </w:rPr>
      </w:pPr>
    </w:p>
    <w:p w14:paraId="0145353E" w14:textId="57184CC9" w:rsidR="00B64737" w:rsidRDefault="00B64737" w:rsidP="009B76B5">
      <w:pPr>
        <w:jc w:val="center"/>
        <w:rPr>
          <w:rFonts w:cs="Calibri"/>
        </w:rPr>
      </w:pPr>
    </w:p>
    <w:p w14:paraId="5A469CE0" w14:textId="61FD2B38" w:rsidR="00B64737" w:rsidRDefault="00B64737" w:rsidP="009B76B5">
      <w:pPr>
        <w:jc w:val="center"/>
        <w:rPr>
          <w:rFonts w:cs="Calibri"/>
        </w:rPr>
      </w:pPr>
    </w:p>
    <w:p w14:paraId="486FE81F" w14:textId="0828D2DE" w:rsidR="00B64737" w:rsidRDefault="00B64737" w:rsidP="009B76B5">
      <w:pPr>
        <w:jc w:val="center"/>
        <w:rPr>
          <w:rFonts w:cs="Calibri"/>
        </w:rPr>
      </w:pPr>
    </w:p>
    <w:p w14:paraId="212E4DD1" w14:textId="086C0320" w:rsidR="00B64737" w:rsidRDefault="00B64737" w:rsidP="009B76B5">
      <w:pPr>
        <w:jc w:val="center"/>
        <w:rPr>
          <w:rFonts w:cs="Calibri"/>
        </w:rPr>
      </w:pPr>
    </w:p>
    <w:p w14:paraId="32C09EF2" w14:textId="229E65DC" w:rsidR="00B64737" w:rsidRDefault="00B64737" w:rsidP="009B76B5">
      <w:pPr>
        <w:jc w:val="center"/>
        <w:rPr>
          <w:rFonts w:cs="Calibri"/>
        </w:rPr>
      </w:pPr>
    </w:p>
    <w:p w14:paraId="31B66863" w14:textId="3DCF7209" w:rsidR="00B64737" w:rsidRDefault="00B64737" w:rsidP="009B76B5">
      <w:pPr>
        <w:jc w:val="center"/>
        <w:rPr>
          <w:rFonts w:cs="Calibri"/>
        </w:rPr>
      </w:pPr>
    </w:p>
    <w:p w14:paraId="5A569577" w14:textId="46B0DA09" w:rsidR="00B64737" w:rsidRDefault="00B64737" w:rsidP="009B76B5">
      <w:pPr>
        <w:jc w:val="center"/>
        <w:rPr>
          <w:rFonts w:cs="Calibri"/>
        </w:rPr>
      </w:pPr>
    </w:p>
    <w:p w14:paraId="09A96304" w14:textId="42483877" w:rsidR="00B64737" w:rsidRDefault="00B64737" w:rsidP="009B76B5">
      <w:pPr>
        <w:jc w:val="center"/>
        <w:rPr>
          <w:rFonts w:cs="Calibri"/>
        </w:rPr>
      </w:pPr>
    </w:p>
    <w:p w14:paraId="67AB06EB" w14:textId="27354F79" w:rsidR="00B64737" w:rsidRDefault="00B64737" w:rsidP="009B76B5">
      <w:pPr>
        <w:jc w:val="center"/>
        <w:rPr>
          <w:rFonts w:cs="Calibri"/>
        </w:rPr>
      </w:pPr>
    </w:p>
    <w:p w14:paraId="4336903A" w14:textId="1F47CE8C" w:rsidR="00B64737" w:rsidRDefault="00B64737" w:rsidP="009B76B5">
      <w:pPr>
        <w:jc w:val="center"/>
        <w:rPr>
          <w:rFonts w:cs="Calibri"/>
        </w:rPr>
      </w:pPr>
    </w:p>
    <w:p w14:paraId="20CBA3A8" w14:textId="3F5232DB" w:rsidR="00B64737" w:rsidRDefault="00B64737" w:rsidP="009B76B5">
      <w:pPr>
        <w:jc w:val="center"/>
        <w:rPr>
          <w:rFonts w:cs="Calibri"/>
        </w:rPr>
      </w:pPr>
    </w:p>
    <w:p w14:paraId="4F75D8B2" w14:textId="7706F608" w:rsidR="00B64737" w:rsidRDefault="00B64737" w:rsidP="009B76B5">
      <w:pPr>
        <w:jc w:val="center"/>
        <w:rPr>
          <w:rFonts w:cs="Calibri"/>
        </w:rPr>
      </w:pPr>
    </w:p>
    <w:p w14:paraId="7BCB7513" w14:textId="14D2CBA0" w:rsidR="00B64737" w:rsidRPr="00A37720" w:rsidRDefault="00B64737" w:rsidP="00A37720">
      <w:pPr>
        <w:rPr>
          <w:rFonts w:cs="Calibri"/>
          <w:b/>
          <w:lang w:eastAsia="ko-KR"/>
        </w:rPr>
      </w:pPr>
    </w:p>
    <w:p w14:paraId="3B8075D3" w14:textId="4C9DED61" w:rsidR="007446FB" w:rsidRPr="00E7795C" w:rsidRDefault="007446FB" w:rsidP="00E7795C">
      <w:pPr>
        <w:pStyle w:val="ae"/>
        <w:numPr>
          <w:ilvl w:val="1"/>
          <w:numId w:val="25"/>
        </w:numPr>
        <w:rPr>
          <w:rFonts w:cs="Calibri"/>
          <w:lang w:eastAsia="ko-KR"/>
        </w:rPr>
      </w:pPr>
    </w:p>
    <w:sectPr w:rsidR="007446FB" w:rsidRPr="00E7795C" w:rsidSect="00887253">
      <w:footerReference w:type="default" r:id="rId12"/>
      <w:pgSz w:w="12240" w:h="15840"/>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윤현정 (Hyunjeong Yoon)" w:date="2026-03-04T10:37:00Z" w:initials="윤(Y">
    <w:p w14:paraId="4942B5B8" w14:textId="5ACAB915" w:rsidR="00791123" w:rsidRDefault="00791123">
      <w:pPr>
        <w:pStyle w:val="a8"/>
        <w:rPr>
          <w:lang w:eastAsia="ko-KR"/>
        </w:rPr>
      </w:pPr>
      <w:r>
        <w:rPr>
          <w:rStyle w:val="a7"/>
        </w:rPr>
        <w:annotationRef/>
      </w:r>
      <w:r w:rsidR="00505529">
        <w:rPr>
          <w:rFonts w:hint="eastAsia"/>
          <w:lang w:eastAsia="ko-KR"/>
        </w:rPr>
        <w:t>계약자인</w:t>
      </w:r>
      <w:r w:rsidR="00505529">
        <w:rPr>
          <w:rFonts w:hint="eastAsia"/>
          <w:lang w:eastAsia="ko-KR"/>
        </w:rPr>
        <w:t xml:space="preserve"> </w:t>
      </w:r>
      <w:proofErr w:type="spellStart"/>
      <w:r w:rsidR="00505529">
        <w:rPr>
          <w:rFonts w:hint="eastAsia"/>
          <w:lang w:eastAsia="ko-KR"/>
        </w:rPr>
        <w:t>시디즈로</w:t>
      </w:r>
      <w:proofErr w:type="spellEnd"/>
      <w:r w:rsidR="00505529">
        <w:rPr>
          <w:rFonts w:hint="eastAsia"/>
          <w:lang w:eastAsia="ko-KR"/>
        </w:rPr>
        <w:t xml:space="preserve"> </w:t>
      </w:r>
      <w:r w:rsidR="00505529">
        <w:rPr>
          <w:rFonts w:hint="eastAsia"/>
          <w:lang w:eastAsia="ko-KR"/>
        </w:rPr>
        <w:t>수정하여</w:t>
      </w:r>
      <w:r w:rsidR="00505529">
        <w:rPr>
          <w:rFonts w:hint="eastAsia"/>
          <w:lang w:eastAsia="ko-KR"/>
        </w:rPr>
        <w:t xml:space="preserve"> </w:t>
      </w:r>
      <w:r w:rsidR="00505529">
        <w:rPr>
          <w:rFonts w:hint="eastAsia"/>
          <w:lang w:eastAsia="ko-KR"/>
        </w:rPr>
        <w:t>주시기</w:t>
      </w:r>
      <w:r w:rsidR="00505529">
        <w:rPr>
          <w:rFonts w:hint="eastAsia"/>
          <w:lang w:eastAsia="ko-KR"/>
        </w:rPr>
        <w:t xml:space="preserve"> </w:t>
      </w:r>
      <w:r w:rsidR="00505529">
        <w:rPr>
          <w:rFonts w:hint="eastAsia"/>
          <w:lang w:eastAsia="ko-KR"/>
        </w:rPr>
        <w:t>바랍니다</w:t>
      </w:r>
      <w:r w:rsidR="00505529">
        <w:rPr>
          <w:rFonts w:hint="eastAsia"/>
          <w:lang w:eastAsia="ko-KR"/>
        </w:rPr>
        <w:t>.</w:t>
      </w:r>
    </w:p>
  </w:comment>
  <w:comment w:id="1" w:author="윤현정 (Hyunjeong Yoon)" w:date="2026-03-04T09:28:00Z" w:initials="윤(Y">
    <w:p w14:paraId="57E29C3B" w14:textId="67526103" w:rsidR="00791123" w:rsidRDefault="00791123">
      <w:pPr>
        <w:pStyle w:val="a8"/>
        <w:rPr>
          <w:lang w:eastAsia="ko-KR"/>
        </w:rPr>
      </w:pPr>
      <w:r>
        <w:rPr>
          <w:rStyle w:val="a7"/>
        </w:rPr>
        <w:annotationRef/>
      </w:r>
      <w:r>
        <w:t xml:space="preserve">Territory) </w:t>
      </w:r>
      <w:proofErr w:type="spellStart"/>
      <w:r>
        <w:t>내에서</w:t>
      </w:r>
      <w:proofErr w:type="spellEnd"/>
      <w:r>
        <w:t xml:space="preserve"> </w:t>
      </w:r>
      <w:r w:rsidR="00CC4FAE">
        <w:rPr>
          <w:rFonts w:hint="eastAsia"/>
          <w:lang w:eastAsia="ko-KR"/>
        </w:rPr>
        <w:t>독점</w:t>
      </w:r>
      <w:r w:rsidR="00CC4FAE">
        <w:rPr>
          <w:rFonts w:hint="eastAsia"/>
          <w:lang w:eastAsia="ko-KR"/>
        </w:rPr>
        <w:t xml:space="preserve"> </w:t>
      </w:r>
      <w:r w:rsidR="00CC4FAE">
        <w:rPr>
          <w:rFonts w:hint="eastAsia"/>
          <w:lang w:eastAsia="ko-KR"/>
        </w:rPr>
        <w:t>라이선스를</w:t>
      </w:r>
      <w:r w:rsidR="00CC4FAE">
        <w:rPr>
          <w:rFonts w:hint="eastAsia"/>
          <w:lang w:eastAsia="ko-KR"/>
        </w:rPr>
        <w:t xml:space="preserve"> </w:t>
      </w:r>
      <w:r w:rsidR="00CC4FAE">
        <w:rPr>
          <w:rFonts w:hint="eastAsia"/>
          <w:lang w:eastAsia="ko-KR"/>
        </w:rPr>
        <w:t>부여하고</w:t>
      </w:r>
      <w:r w:rsidR="00CC4FAE">
        <w:rPr>
          <w:rFonts w:hint="eastAsia"/>
          <w:lang w:eastAsia="ko-KR"/>
        </w:rPr>
        <w:t xml:space="preserve"> </w:t>
      </w:r>
      <w:r w:rsidR="00CC4FAE">
        <w:rPr>
          <w:rFonts w:hint="eastAsia"/>
          <w:lang w:eastAsia="ko-KR"/>
        </w:rPr>
        <w:t>있습니다</w:t>
      </w:r>
      <w:r w:rsidR="00CC4FAE">
        <w:rPr>
          <w:rFonts w:hint="eastAsia"/>
          <w:lang w:eastAsia="ko-KR"/>
        </w:rPr>
        <w:t>.</w:t>
      </w:r>
      <w:r w:rsidR="00CC4FAE">
        <w:rPr>
          <w:lang w:eastAsia="ko-KR"/>
        </w:rPr>
        <w:t xml:space="preserve"> </w:t>
      </w:r>
      <w:r w:rsidR="00CC4FAE">
        <w:rPr>
          <w:rFonts w:hint="eastAsia"/>
          <w:lang w:eastAsia="ko-KR"/>
        </w:rPr>
        <w:t>만약</w:t>
      </w:r>
      <w:r w:rsidR="00CC4FAE">
        <w:rPr>
          <w:rFonts w:hint="eastAsia"/>
          <w:lang w:eastAsia="ko-KR"/>
        </w:rPr>
        <w:t xml:space="preserve"> </w:t>
      </w:r>
      <w:r w:rsidR="00CC4FAE">
        <w:rPr>
          <w:rFonts w:hint="eastAsia"/>
          <w:lang w:eastAsia="ko-KR"/>
        </w:rPr>
        <w:t>비독점적</w:t>
      </w:r>
      <w:r w:rsidR="00CC4FAE">
        <w:rPr>
          <w:rFonts w:hint="eastAsia"/>
          <w:lang w:eastAsia="ko-KR"/>
        </w:rPr>
        <w:t xml:space="preserve"> </w:t>
      </w:r>
      <w:r w:rsidR="00CC4FAE">
        <w:rPr>
          <w:rFonts w:hint="eastAsia"/>
          <w:lang w:eastAsia="ko-KR"/>
        </w:rPr>
        <w:t>라이선스를</w:t>
      </w:r>
      <w:r w:rsidR="00CC4FAE">
        <w:rPr>
          <w:rFonts w:hint="eastAsia"/>
          <w:lang w:eastAsia="ko-KR"/>
        </w:rPr>
        <w:t xml:space="preserve"> </w:t>
      </w:r>
      <w:r w:rsidR="00CC4FAE">
        <w:rPr>
          <w:rFonts w:hint="eastAsia"/>
          <w:lang w:eastAsia="ko-KR"/>
        </w:rPr>
        <w:t>부여할</w:t>
      </w:r>
      <w:r w:rsidR="00CC4FAE">
        <w:rPr>
          <w:rFonts w:hint="eastAsia"/>
          <w:lang w:eastAsia="ko-KR"/>
        </w:rPr>
        <w:t xml:space="preserve"> </w:t>
      </w:r>
      <w:r w:rsidR="00CC4FAE">
        <w:rPr>
          <w:rFonts w:hint="eastAsia"/>
          <w:lang w:eastAsia="ko-KR"/>
        </w:rPr>
        <w:t>예정이라면</w:t>
      </w:r>
      <w:r w:rsidR="00CC4FAE">
        <w:rPr>
          <w:rFonts w:hint="eastAsia"/>
          <w:lang w:eastAsia="ko-KR"/>
        </w:rPr>
        <w:t xml:space="preserve"> </w:t>
      </w:r>
      <w:r w:rsidR="00CC4FAE">
        <w:rPr>
          <w:rFonts w:hint="eastAsia"/>
          <w:lang w:eastAsia="ko-KR"/>
        </w:rPr>
        <w:t>수정하여</w:t>
      </w:r>
      <w:r w:rsidR="00CC4FAE">
        <w:rPr>
          <w:rFonts w:hint="eastAsia"/>
          <w:lang w:eastAsia="ko-KR"/>
        </w:rPr>
        <w:t xml:space="preserve"> </w:t>
      </w:r>
      <w:r w:rsidR="00CC4FAE">
        <w:rPr>
          <w:rFonts w:hint="eastAsia"/>
          <w:lang w:eastAsia="ko-KR"/>
        </w:rPr>
        <w:t>주시기</w:t>
      </w:r>
      <w:r w:rsidR="00CC4FAE">
        <w:rPr>
          <w:rFonts w:hint="eastAsia"/>
          <w:lang w:eastAsia="ko-KR"/>
        </w:rPr>
        <w:t xml:space="preserve"> </w:t>
      </w:r>
      <w:r w:rsidR="00CC4FAE">
        <w:rPr>
          <w:rFonts w:hint="eastAsia"/>
          <w:lang w:eastAsia="ko-KR"/>
        </w:rPr>
        <w:t>바랍니다</w:t>
      </w:r>
      <w:r w:rsidR="00CC4FAE">
        <w:rPr>
          <w:rFonts w:hint="eastAsia"/>
          <w:lang w:eastAsia="ko-KR"/>
        </w:rPr>
        <w:t>.</w:t>
      </w:r>
      <w:r w:rsidR="00CC4FAE">
        <w:rPr>
          <w:lang w:eastAsia="ko-KR"/>
        </w:rPr>
        <w:t xml:space="preserve"> </w:t>
      </w:r>
    </w:p>
  </w:comment>
  <w:comment w:id="14" w:author="Beatrice Yu" w:date="2026-01-20T13:18:00Z" w:initials="BY">
    <w:p w14:paraId="728FDD24" w14:textId="77777777" w:rsidR="00791123" w:rsidRDefault="00791123" w:rsidP="00165F61">
      <w:pPr>
        <w:pStyle w:val="a8"/>
      </w:pPr>
      <w:r>
        <w:rPr>
          <w:rStyle w:val="a7"/>
        </w:rPr>
        <w:annotationRef/>
      </w:r>
      <w:r>
        <w:rPr>
          <w:lang w:val="en-CA"/>
        </w:rPr>
        <w:t>This is stated below in ii.</w:t>
      </w:r>
    </w:p>
  </w:comment>
  <w:comment w:id="27" w:author="윤현정 (Hyunjeong Yoon)" w:date="2026-03-04T14:55:00Z" w:initials="윤(Y">
    <w:p w14:paraId="14D09B02" w14:textId="2571FDCF" w:rsidR="00AC05BE" w:rsidRDefault="00AC05BE">
      <w:pPr>
        <w:pStyle w:val="a8"/>
        <w:rPr>
          <w:lang w:eastAsia="ko-KR"/>
        </w:rPr>
      </w:pPr>
      <w:r>
        <w:rPr>
          <w:rStyle w:val="a7"/>
        </w:rPr>
        <w:annotationRef/>
      </w:r>
      <w:r>
        <w:rPr>
          <w:rFonts w:hint="eastAsia"/>
          <w:lang w:eastAsia="ko-KR"/>
        </w:rPr>
        <w:t>당사의</w:t>
      </w:r>
      <w:r>
        <w:rPr>
          <w:rFonts w:hint="eastAsia"/>
          <w:lang w:eastAsia="ko-KR"/>
        </w:rPr>
        <w:t xml:space="preserve"> </w:t>
      </w:r>
      <w:r>
        <w:rPr>
          <w:rFonts w:hint="eastAsia"/>
          <w:lang w:eastAsia="ko-KR"/>
        </w:rPr>
        <w:t>금형을</w:t>
      </w:r>
      <w:r>
        <w:rPr>
          <w:rFonts w:hint="eastAsia"/>
          <w:lang w:eastAsia="ko-KR"/>
        </w:rPr>
        <w:t xml:space="preserve"> </w:t>
      </w:r>
      <w:r>
        <w:rPr>
          <w:rFonts w:hint="eastAsia"/>
          <w:lang w:eastAsia="ko-KR"/>
        </w:rPr>
        <w:t>이용하여</w:t>
      </w:r>
      <w:r>
        <w:rPr>
          <w:rFonts w:hint="eastAsia"/>
          <w:lang w:eastAsia="ko-KR"/>
        </w:rPr>
        <w:t xml:space="preserve"> </w:t>
      </w:r>
      <w:proofErr w:type="spellStart"/>
      <w:r>
        <w:t>Teknion</w:t>
      </w:r>
      <w:r>
        <w:rPr>
          <w:rFonts w:hint="eastAsia"/>
          <w:lang w:eastAsia="ko-KR"/>
        </w:rPr>
        <w:t>이</w:t>
      </w:r>
      <w:proofErr w:type="spellEnd"/>
      <w:r>
        <w:rPr>
          <w:rFonts w:hint="eastAsia"/>
          <w:lang w:eastAsia="ko-KR"/>
        </w:rPr>
        <w:t xml:space="preserve"> </w:t>
      </w:r>
      <w:r>
        <w:rPr>
          <w:rFonts w:hint="eastAsia"/>
          <w:lang w:eastAsia="ko-KR"/>
        </w:rPr>
        <w:t>물품을</w:t>
      </w:r>
      <w:r>
        <w:rPr>
          <w:rFonts w:hint="eastAsia"/>
          <w:lang w:eastAsia="ko-KR"/>
        </w:rPr>
        <w:t xml:space="preserve"> </w:t>
      </w:r>
      <w:r>
        <w:rPr>
          <w:rFonts w:hint="eastAsia"/>
          <w:lang w:eastAsia="ko-KR"/>
        </w:rPr>
        <w:t>제조하도록</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수는</w:t>
      </w:r>
      <w:r>
        <w:rPr>
          <w:rFonts w:hint="eastAsia"/>
          <w:lang w:eastAsia="ko-KR"/>
        </w:rPr>
        <w:t xml:space="preserve"> </w:t>
      </w:r>
      <w:r>
        <w:rPr>
          <w:rFonts w:hint="eastAsia"/>
          <w:lang w:eastAsia="ko-KR"/>
        </w:rPr>
        <w:t>없습니다</w:t>
      </w:r>
      <w:r>
        <w:rPr>
          <w:rFonts w:hint="eastAsia"/>
          <w:lang w:eastAsia="ko-KR"/>
        </w:rPr>
        <w:t>.</w:t>
      </w:r>
      <w:r>
        <w:rPr>
          <w:lang w:eastAsia="ko-KR"/>
        </w:rPr>
        <w:t xml:space="preserve"> </w:t>
      </w:r>
      <w:r>
        <w:rPr>
          <w:lang w:eastAsia="ko-KR"/>
        </w:rPr>
        <w:br/>
      </w:r>
      <w:r>
        <w:rPr>
          <w:rFonts w:hint="eastAsia"/>
          <w:lang w:eastAsia="ko-KR"/>
        </w:rPr>
        <w:t>당사의</w:t>
      </w:r>
      <w:r>
        <w:rPr>
          <w:rFonts w:hint="eastAsia"/>
          <w:lang w:eastAsia="ko-KR"/>
        </w:rPr>
        <w:t xml:space="preserve"> </w:t>
      </w:r>
      <w:r>
        <w:rPr>
          <w:rFonts w:hint="eastAsia"/>
          <w:lang w:eastAsia="ko-KR"/>
        </w:rPr>
        <w:t>귀책사유로</w:t>
      </w:r>
      <w:r>
        <w:rPr>
          <w:rFonts w:hint="eastAsia"/>
          <w:lang w:eastAsia="ko-KR"/>
        </w:rPr>
        <w:t xml:space="preserve"> </w:t>
      </w:r>
      <w:r>
        <w:rPr>
          <w:rFonts w:hint="eastAsia"/>
          <w:lang w:eastAsia="ko-KR"/>
        </w:rPr>
        <w:t>계약이</w:t>
      </w:r>
      <w:r>
        <w:rPr>
          <w:rFonts w:hint="eastAsia"/>
          <w:lang w:eastAsia="ko-KR"/>
        </w:rPr>
        <w:t xml:space="preserve"> </w:t>
      </w:r>
      <w:r>
        <w:rPr>
          <w:rFonts w:hint="eastAsia"/>
          <w:lang w:eastAsia="ko-KR"/>
        </w:rPr>
        <w:t>해지되는</w:t>
      </w:r>
      <w:r>
        <w:rPr>
          <w:rFonts w:hint="eastAsia"/>
          <w:lang w:eastAsia="ko-KR"/>
        </w:rPr>
        <w:t xml:space="preserve"> </w:t>
      </w:r>
      <w:r>
        <w:rPr>
          <w:rFonts w:hint="eastAsia"/>
          <w:lang w:eastAsia="ko-KR"/>
        </w:rPr>
        <w:t>경우</w:t>
      </w:r>
      <w:r>
        <w:rPr>
          <w:rFonts w:hint="eastAsia"/>
          <w:lang w:eastAsia="ko-KR"/>
        </w:rPr>
        <w:t xml:space="preserve"> </w:t>
      </w:r>
      <w:proofErr w:type="spellStart"/>
      <w:r>
        <w:rPr>
          <w:rFonts w:hint="eastAsia"/>
          <w:lang w:eastAsia="ko-KR"/>
        </w:rPr>
        <w:t>감가된</w:t>
      </w:r>
      <w:proofErr w:type="spellEnd"/>
      <w:r>
        <w:rPr>
          <w:rFonts w:hint="eastAsia"/>
          <w:lang w:eastAsia="ko-KR"/>
        </w:rPr>
        <w:t xml:space="preserve"> </w:t>
      </w:r>
      <w:proofErr w:type="spellStart"/>
      <w:r>
        <w:rPr>
          <w:rFonts w:hint="eastAsia"/>
          <w:lang w:eastAsia="ko-KR"/>
        </w:rPr>
        <w:t>금형비를</w:t>
      </w:r>
      <w:proofErr w:type="spellEnd"/>
      <w:r>
        <w:rPr>
          <w:rFonts w:hint="eastAsia"/>
          <w:lang w:eastAsia="ko-KR"/>
        </w:rPr>
        <w:t xml:space="preserve"> </w:t>
      </w:r>
      <w:r>
        <w:rPr>
          <w:rFonts w:hint="eastAsia"/>
          <w:lang w:eastAsia="ko-KR"/>
        </w:rPr>
        <w:t>지급하고</w:t>
      </w:r>
      <w:r>
        <w:rPr>
          <w:rFonts w:hint="eastAsia"/>
          <w:lang w:eastAsia="ko-KR"/>
        </w:rPr>
        <w:t xml:space="preserve"> </w:t>
      </w:r>
      <w:r>
        <w:rPr>
          <w:rFonts w:hint="eastAsia"/>
          <w:lang w:eastAsia="ko-KR"/>
        </w:rPr>
        <w:t>금형을</w:t>
      </w:r>
      <w:r>
        <w:rPr>
          <w:rFonts w:hint="eastAsia"/>
          <w:lang w:eastAsia="ko-KR"/>
        </w:rPr>
        <w:t xml:space="preserve"> </w:t>
      </w:r>
      <w:r>
        <w:rPr>
          <w:rFonts w:hint="eastAsia"/>
          <w:lang w:eastAsia="ko-KR"/>
        </w:rPr>
        <w:t>매입하도록</w:t>
      </w:r>
      <w:r>
        <w:rPr>
          <w:rFonts w:hint="eastAsia"/>
          <w:lang w:eastAsia="ko-KR"/>
        </w:rPr>
        <w:t xml:space="preserve"> </w:t>
      </w:r>
      <w:r>
        <w:rPr>
          <w:rFonts w:hint="eastAsia"/>
          <w:lang w:eastAsia="ko-KR"/>
        </w:rPr>
        <w:t>조항</w:t>
      </w:r>
      <w:r>
        <w:rPr>
          <w:rFonts w:hint="eastAsia"/>
          <w:lang w:eastAsia="ko-KR"/>
        </w:rPr>
        <w:t xml:space="preserve"> </w:t>
      </w:r>
      <w:r>
        <w:rPr>
          <w:rFonts w:hint="eastAsia"/>
          <w:lang w:eastAsia="ko-KR"/>
        </w:rPr>
        <w:t>추가하였습니다</w:t>
      </w:r>
      <w:r>
        <w:rPr>
          <w:rFonts w:hint="eastAsia"/>
          <w:lang w:eastAsia="ko-KR"/>
        </w:rPr>
        <w:t>.</w:t>
      </w:r>
      <w:r>
        <w:rPr>
          <w:lang w:eastAsia="ko-KR"/>
        </w:rPr>
        <w:t xml:space="preserve"> </w:t>
      </w:r>
    </w:p>
  </w:comment>
  <w:comment w:id="32" w:author="Beatrice Yu" w:date="2026-01-20T13:18:00Z" w:initials="BY">
    <w:p w14:paraId="25B09C2E" w14:textId="77777777" w:rsidR="00791123" w:rsidRDefault="00791123" w:rsidP="00165F61">
      <w:pPr>
        <w:pStyle w:val="a8"/>
      </w:pPr>
      <w:r>
        <w:rPr>
          <w:rStyle w:val="a7"/>
        </w:rPr>
        <w:annotationRef/>
      </w:r>
      <w:r>
        <w:rPr>
          <w:lang w:val="en-CA"/>
        </w:rPr>
        <w:t>This is stated above in d.</w:t>
      </w:r>
    </w:p>
  </w:comment>
  <w:comment w:id="34" w:author="김현주 (Hyunjoo Kim)" w:date="2026-03-06T07:54:00Z" w:initials="김(K">
    <w:p w14:paraId="14935A7C" w14:textId="37A6475C" w:rsidR="00001DA4" w:rsidRDefault="00001DA4">
      <w:pPr>
        <w:pStyle w:val="a8"/>
      </w:pPr>
      <w:r>
        <w:rPr>
          <w:rStyle w:val="a7"/>
        </w:rPr>
        <w:annotationRef/>
      </w:r>
      <w:r>
        <w:rPr>
          <w:rFonts w:hint="eastAsia"/>
          <w:lang w:eastAsia="ko-KR"/>
        </w:rPr>
        <w:t>지식재산권</w:t>
      </w:r>
      <w:r>
        <w:rPr>
          <w:rFonts w:hint="eastAsia"/>
          <w:lang w:eastAsia="ko-KR"/>
        </w:rPr>
        <w:t xml:space="preserve"> </w:t>
      </w:r>
      <w:r>
        <w:rPr>
          <w:rFonts w:hint="eastAsia"/>
          <w:lang w:eastAsia="ko-KR"/>
        </w:rPr>
        <w:t>제공의무가</w:t>
      </w:r>
      <w:r>
        <w:rPr>
          <w:rFonts w:hint="eastAsia"/>
          <w:lang w:eastAsia="ko-KR"/>
        </w:rPr>
        <w:t>,</w:t>
      </w:r>
      <w:r>
        <w:rPr>
          <w:lang w:eastAsia="ko-KR"/>
        </w:rPr>
        <w:t xml:space="preserve"> </w:t>
      </w:r>
      <w:proofErr w:type="spellStart"/>
      <w:r>
        <w:rPr>
          <w:rFonts w:hint="eastAsia"/>
          <w:lang w:eastAsia="ko-KR"/>
        </w:rPr>
        <w:t>아무때나</w:t>
      </w:r>
      <w:proofErr w:type="spellEnd"/>
      <w:r>
        <w:rPr>
          <w:rFonts w:hint="eastAsia"/>
          <w:lang w:eastAsia="ko-KR"/>
        </w:rPr>
        <w:t xml:space="preserve"> </w:t>
      </w:r>
      <w:proofErr w:type="spellStart"/>
      <w:r>
        <w:rPr>
          <w:rFonts w:hint="eastAsia"/>
          <w:lang w:eastAsia="ko-KR"/>
        </w:rPr>
        <w:t>테크니온에게</w:t>
      </w:r>
      <w:proofErr w:type="spellEnd"/>
      <w:r>
        <w:rPr>
          <w:rFonts w:hint="eastAsia"/>
          <w:lang w:eastAsia="ko-KR"/>
        </w:rPr>
        <w:t xml:space="preserve"> </w:t>
      </w:r>
      <w:r>
        <w:rPr>
          <w:rFonts w:hint="eastAsia"/>
          <w:lang w:eastAsia="ko-KR"/>
        </w:rPr>
        <w:t>유리하게</w:t>
      </w:r>
      <w:r>
        <w:rPr>
          <w:rFonts w:hint="eastAsia"/>
          <w:lang w:eastAsia="ko-KR"/>
        </w:rPr>
        <w:t xml:space="preserve"> </w:t>
      </w:r>
      <w:r>
        <w:rPr>
          <w:rFonts w:hint="eastAsia"/>
          <w:lang w:eastAsia="ko-KR"/>
        </w:rPr>
        <w:t>되어</w:t>
      </w:r>
      <w:r>
        <w:rPr>
          <w:rFonts w:hint="eastAsia"/>
          <w:lang w:eastAsia="ko-KR"/>
        </w:rPr>
        <w:t xml:space="preserve"> </w:t>
      </w:r>
      <w:r>
        <w:rPr>
          <w:rFonts w:hint="eastAsia"/>
          <w:lang w:eastAsia="ko-KR"/>
        </w:rPr>
        <w:t>있어서</w:t>
      </w:r>
      <w:r>
        <w:rPr>
          <w:rFonts w:hint="eastAsia"/>
          <w:lang w:eastAsia="ko-KR"/>
        </w:rPr>
        <w:t xml:space="preserve"> </w:t>
      </w:r>
      <w:r>
        <w:rPr>
          <w:rFonts w:hint="eastAsia"/>
          <w:lang w:eastAsia="ko-KR"/>
        </w:rPr>
        <w:t>범위를</w:t>
      </w:r>
      <w:r>
        <w:rPr>
          <w:rFonts w:hint="eastAsia"/>
          <w:lang w:eastAsia="ko-KR"/>
        </w:rPr>
        <w:t xml:space="preserve"> </w:t>
      </w:r>
      <w:r>
        <w:rPr>
          <w:rFonts w:hint="eastAsia"/>
          <w:lang w:eastAsia="ko-KR"/>
        </w:rPr>
        <w:t>일부</w:t>
      </w:r>
      <w:r>
        <w:rPr>
          <w:rFonts w:hint="eastAsia"/>
          <w:lang w:eastAsia="ko-KR"/>
        </w:rPr>
        <w:t xml:space="preserve"> </w:t>
      </w:r>
      <w:r>
        <w:rPr>
          <w:rFonts w:hint="eastAsia"/>
          <w:lang w:eastAsia="ko-KR"/>
        </w:rPr>
        <w:t>좁히는</w:t>
      </w:r>
      <w:r>
        <w:rPr>
          <w:rFonts w:hint="eastAsia"/>
          <w:lang w:eastAsia="ko-KR"/>
        </w:rPr>
        <w:t xml:space="preserve"> </w:t>
      </w:r>
      <w:r>
        <w:rPr>
          <w:rFonts w:hint="eastAsia"/>
          <w:lang w:eastAsia="ko-KR"/>
        </w:rPr>
        <w:t>방향으로</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 w:id="56" w:author="김현주 (Hyunjoo Kim)" w:date="2026-03-05T16:53:00Z" w:initials="김(K">
    <w:p w14:paraId="11B3F073" w14:textId="41D164ED" w:rsidR="00FA6519" w:rsidRDefault="00FA6519">
      <w:pPr>
        <w:pStyle w:val="a8"/>
        <w:rPr>
          <w:lang w:eastAsia="ko-KR"/>
        </w:rPr>
      </w:pPr>
      <w:r>
        <w:rPr>
          <w:rStyle w:val="a7"/>
        </w:rPr>
        <w:annotationRef/>
      </w:r>
      <w:proofErr w:type="spellStart"/>
      <w:r>
        <w:rPr>
          <w:rFonts w:hint="eastAsia"/>
          <w:lang w:eastAsia="ko-KR"/>
        </w:rPr>
        <w:t>T</w:t>
      </w:r>
      <w:r>
        <w:rPr>
          <w:lang w:eastAsia="ko-KR"/>
        </w:rPr>
        <w:t>erritory</w:t>
      </w:r>
      <w:r>
        <w:rPr>
          <w:rFonts w:hint="eastAsia"/>
          <w:lang w:eastAsia="ko-KR"/>
        </w:rPr>
        <w:t>의</w:t>
      </w:r>
      <w:proofErr w:type="spellEnd"/>
      <w:r>
        <w:rPr>
          <w:rFonts w:hint="eastAsia"/>
          <w:lang w:eastAsia="ko-KR"/>
        </w:rPr>
        <w:t xml:space="preserve"> </w:t>
      </w:r>
      <w:r>
        <w:rPr>
          <w:rFonts w:hint="eastAsia"/>
          <w:lang w:eastAsia="ko-KR"/>
        </w:rPr>
        <w:t>범위가</w:t>
      </w:r>
      <w:r>
        <w:rPr>
          <w:rFonts w:hint="eastAsia"/>
          <w:lang w:eastAsia="ko-KR"/>
        </w:rPr>
        <w:t xml:space="preserve"> </w:t>
      </w:r>
      <w:r>
        <w:rPr>
          <w:rFonts w:hint="eastAsia"/>
          <w:lang w:eastAsia="ko-KR"/>
        </w:rPr>
        <w:t>과도히</w:t>
      </w:r>
      <w:r>
        <w:rPr>
          <w:rFonts w:hint="eastAsia"/>
          <w:lang w:eastAsia="ko-KR"/>
        </w:rPr>
        <w:t xml:space="preserve"> </w:t>
      </w:r>
      <w:r>
        <w:rPr>
          <w:rFonts w:hint="eastAsia"/>
          <w:lang w:eastAsia="ko-KR"/>
        </w:rPr>
        <w:t>넓은</w:t>
      </w:r>
      <w:r>
        <w:rPr>
          <w:rFonts w:hint="eastAsia"/>
          <w:lang w:eastAsia="ko-KR"/>
        </w:rPr>
        <w:t xml:space="preserve"> </w:t>
      </w:r>
      <w:r>
        <w:rPr>
          <w:rFonts w:hint="eastAsia"/>
          <w:lang w:eastAsia="ko-KR"/>
        </w:rPr>
        <w:t>것</w:t>
      </w:r>
      <w:r>
        <w:rPr>
          <w:rFonts w:hint="eastAsia"/>
          <w:lang w:eastAsia="ko-KR"/>
        </w:rPr>
        <w:t xml:space="preserve"> </w:t>
      </w:r>
      <w:r>
        <w:rPr>
          <w:rFonts w:hint="eastAsia"/>
          <w:lang w:eastAsia="ko-KR"/>
        </w:rPr>
        <w:t>같아</w:t>
      </w:r>
      <w:r>
        <w:rPr>
          <w:rFonts w:hint="eastAsia"/>
          <w:lang w:eastAsia="ko-KR"/>
        </w:rPr>
        <w:t>,</w:t>
      </w:r>
      <w:r>
        <w:rPr>
          <w:lang w:eastAsia="ko-KR"/>
        </w:rPr>
        <w:t xml:space="preserve"> </w:t>
      </w:r>
      <w:r w:rsidR="00001DA4">
        <w:rPr>
          <w:rFonts w:hint="eastAsia"/>
          <w:lang w:eastAsia="ko-KR"/>
        </w:rPr>
        <w:t>우리의</w:t>
      </w:r>
      <w:r w:rsidR="00001DA4">
        <w:rPr>
          <w:rFonts w:hint="eastAsia"/>
          <w:lang w:eastAsia="ko-KR"/>
        </w:rPr>
        <w:t xml:space="preserve"> </w:t>
      </w:r>
      <w:r w:rsidR="00001DA4">
        <w:rPr>
          <w:lang w:eastAsia="ko-KR"/>
        </w:rPr>
        <w:t xml:space="preserve">global </w:t>
      </w:r>
      <w:proofErr w:type="spellStart"/>
      <w:r w:rsidR="00001DA4">
        <w:rPr>
          <w:lang w:eastAsia="ko-KR"/>
        </w:rPr>
        <w:t>accounts</w:t>
      </w:r>
      <w:proofErr w:type="spellEnd"/>
      <w:r w:rsidR="00001DA4">
        <w:rPr>
          <w:rFonts w:hint="eastAsia"/>
          <w:lang w:eastAsia="ko-KR"/>
        </w:rPr>
        <w:t>는</w:t>
      </w:r>
      <w:r w:rsidR="00001DA4">
        <w:rPr>
          <w:rFonts w:hint="eastAsia"/>
          <w:lang w:eastAsia="ko-KR"/>
        </w:rPr>
        <w:t xml:space="preserve"> </w:t>
      </w:r>
      <w:r w:rsidR="00001DA4">
        <w:rPr>
          <w:rFonts w:hint="eastAsia"/>
          <w:lang w:eastAsia="ko-KR"/>
        </w:rPr>
        <w:t>포함하는</w:t>
      </w:r>
      <w:r w:rsidR="00001DA4">
        <w:rPr>
          <w:rFonts w:hint="eastAsia"/>
          <w:lang w:eastAsia="ko-KR"/>
        </w:rPr>
        <w:t xml:space="preserve"> </w:t>
      </w:r>
      <w:r w:rsidR="00001DA4">
        <w:rPr>
          <w:rFonts w:hint="eastAsia"/>
          <w:lang w:eastAsia="ko-KR"/>
        </w:rPr>
        <w:t>방향으로</w:t>
      </w:r>
      <w:r w:rsidR="00001DA4">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 w:id="74" w:author="윤현정 (Hyunjeong Yoon)" w:date="2026-03-04T15:09:00Z" w:initials="윤(Y">
    <w:p w14:paraId="62BADF46" w14:textId="28A90E81" w:rsidR="0001798F" w:rsidRDefault="0001798F">
      <w:pPr>
        <w:pStyle w:val="a8"/>
        <w:rPr>
          <w:lang w:eastAsia="ko-KR"/>
        </w:rPr>
      </w:pPr>
      <w:r>
        <w:rPr>
          <w:rStyle w:val="a7"/>
        </w:rPr>
        <w:annotationRef/>
      </w:r>
      <w:r>
        <w:rPr>
          <w:rFonts w:hint="eastAsia"/>
          <w:lang w:eastAsia="ko-KR"/>
        </w:rPr>
        <w:t>제품명으로</w:t>
      </w:r>
      <w:r>
        <w:rPr>
          <w:rFonts w:hint="eastAsia"/>
          <w:lang w:eastAsia="ko-KR"/>
        </w:rPr>
        <w:t xml:space="preserve"> </w:t>
      </w:r>
      <w:r>
        <w:rPr>
          <w:rFonts w:hint="eastAsia"/>
          <w:lang w:eastAsia="ko-KR"/>
        </w:rPr>
        <w:t>작성하여</w:t>
      </w:r>
      <w:r>
        <w:rPr>
          <w:rFonts w:hint="eastAsia"/>
          <w:lang w:eastAsia="ko-KR"/>
        </w:rPr>
        <w:t xml:space="preserve"> </w:t>
      </w:r>
      <w:r>
        <w:rPr>
          <w:rFonts w:hint="eastAsia"/>
          <w:lang w:eastAsia="ko-KR"/>
        </w:rPr>
        <w:t>주시기</w:t>
      </w:r>
      <w:r>
        <w:rPr>
          <w:rFonts w:hint="eastAsia"/>
          <w:lang w:eastAsia="ko-KR"/>
        </w:rPr>
        <w:t xml:space="preserve"> </w:t>
      </w:r>
      <w:r>
        <w:rPr>
          <w:rFonts w:hint="eastAsia"/>
          <w:lang w:eastAsia="ko-KR"/>
        </w:rPr>
        <w:t>바랍니다</w:t>
      </w:r>
      <w:r>
        <w:rPr>
          <w:rFonts w:hint="eastAsia"/>
          <w:lang w:eastAsia="ko-KR"/>
        </w:rPr>
        <w:t>.</w:t>
      </w:r>
      <w:r>
        <w:rPr>
          <w:lang w:eastAsia="ko-KR"/>
        </w:rPr>
        <w:t xml:space="preserve"> </w:t>
      </w:r>
      <w:r w:rsidR="00A11B71">
        <w:rPr>
          <w:lang w:eastAsia="ko-KR"/>
        </w:rPr>
        <w:t xml:space="preserve">(Attachment </w:t>
      </w:r>
      <w:r w:rsidR="006F427B">
        <w:rPr>
          <w:lang w:eastAsia="ko-KR"/>
        </w:rPr>
        <w:t xml:space="preserve">1 </w:t>
      </w:r>
      <w:r w:rsidR="006F427B">
        <w:rPr>
          <w:rFonts w:hint="eastAsia"/>
          <w:lang w:eastAsia="ko-KR"/>
        </w:rPr>
        <w:t>기준</w:t>
      </w:r>
      <w:r w:rsidR="006F427B">
        <w:rPr>
          <w:lang w:eastAsia="ko-KR"/>
        </w:rPr>
        <w:t>)</w:t>
      </w:r>
    </w:p>
  </w:comment>
  <w:comment w:id="77" w:author="윤현정 (Hyunjeong Yoon)" w:date="2026-03-04T16:57:00Z" w:initials="윤(Y">
    <w:p w14:paraId="10C36F5C" w14:textId="14424803" w:rsidR="002A2F28" w:rsidRDefault="002A2F28">
      <w:pPr>
        <w:pStyle w:val="a8"/>
        <w:rPr>
          <w:lang w:eastAsia="ko-KR"/>
        </w:rPr>
      </w:pPr>
      <w:r>
        <w:rPr>
          <w:rStyle w:val="a7"/>
        </w:rPr>
        <w:annotationRef/>
      </w:r>
      <w:r>
        <w:rPr>
          <w:rFonts w:hint="eastAsia"/>
          <w:lang w:eastAsia="ko-KR"/>
        </w:rPr>
        <w:t>1</w:t>
      </w:r>
      <w:r>
        <w:rPr>
          <w:lang w:eastAsia="ko-KR"/>
        </w:rPr>
        <w:t>8</w:t>
      </w:r>
      <w:r>
        <w:rPr>
          <w:rFonts w:hint="eastAsia"/>
          <w:lang w:eastAsia="ko-KR"/>
        </w:rPr>
        <w:t>개월</w:t>
      </w:r>
      <w:r>
        <w:rPr>
          <w:rFonts w:hint="eastAsia"/>
          <w:lang w:eastAsia="ko-KR"/>
        </w:rPr>
        <w:t xml:space="preserve"> </w:t>
      </w:r>
      <w:r>
        <w:rPr>
          <w:rFonts w:hint="eastAsia"/>
          <w:lang w:eastAsia="ko-KR"/>
        </w:rPr>
        <w:t>이후</w:t>
      </w:r>
      <w:r>
        <w:rPr>
          <w:rFonts w:hint="eastAsia"/>
          <w:lang w:eastAsia="ko-KR"/>
        </w:rPr>
        <w:t xml:space="preserve"> </w:t>
      </w:r>
      <w:r>
        <w:rPr>
          <w:rFonts w:hint="eastAsia"/>
          <w:lang w:eastAsia="ko-KR"/>
        </w:rPr>
        <w:t>판매목표의</w:t>
      </w:r>
      <w:r>
        <w:rPr>
          <w:rFonts w:hint="eastAsia"/>
          <w:lang w:eastAsia="ko-KR"/>
        </w:rPr>
        <w:t xml:space="preserve"> </w:t>
      </w:r>
      <w:r>
        <w:rPr>
          <w:lang w:eastAsia="ko-KR"/>
        </w:rPr>
        <w:t>70%</w:t>
      </w:r>
      <w:r>
        <w:rPr>
          <w:rFonts w:hint="eastAsia"/>
          <w:lang w:eastAsia="ko-KR"/>
        </w:rPr>
        <w:t>를</w:t>
      </w:r>
      <w:r>
        <w:rPr>
          <w:rFonts w:hint="eastAsia"/>
          <w:lang w:eastAsia="ko-KR"/>
        </w:rPr>
        <w:t xml:space="preserve"> </w:t>
      </w:r>
      <w:r>
        <w:rPr>
          <w:rFonts w:hint="eastAsia"/>
          <w:lang w:eastAsia="ko-KR"/>
        </w:rPr>
        <w:t>달성하지</w:t>
      </w:r>
      <w:r>
        <w:rPr>
          <w:rFonts w:hint="eastAsia"/>
          <w:lang w:eastAsia="ko-KR"/>
        </w:rPr>
        <w:t xml:space="preserve"> </w:t>
      </w:r>
      <w:r>
        <w:rPr>
          <w:rFonts w:hint="eastAsia"/>
          <w:lang w:eastAsia="ko-KR"/>
        </w:rPr>
        <w:t>못하는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독점적</w:t>
      </w:r>
      <w:r>
        <w:rPr>
          <w:rFonts w:hint="eastAsia"/>
          <w:lang w:eastAsia="ko-KR"/>
        </w:rPr>
        <w:t xml:space="preserve"> </w:t>
      </w:r>
      <w:r>
        <w:rPr>
          <w:rFonts w:hint="eastAsia"/>
          <w:lang w:eastAsia="ko-KR"/>
        </w:rPr>
        <w:t>권리를</w:t>
      </w:r>
      <w:r>
        <w:rPr>
          <w:rFonts w:hint="eastAsia"/>
          <w:lang w:eastAsia="ko-KR"/>
        </w:rPr>
        <w:t xml:space="preserve"> </w:t>
      </w:r>
      <w:r>
        <w:rPr>
          <w:rFonts w:hint="eastAsia"/>
          <w:lang w:eastAsia="ko-KR"/>
        </w:rPr>
        <w:t>회수할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있도록</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r>
        <w:rPr>
          <w:rFonts w:hint="eastAsia"/>
          <w:lang w:eastAsia="ko-KR"/>
        </w:rPr>
        <w:t>내용확인</w:t>
      </w:r>
      <w:r>
        <w:rPr>
          <w:rFonts w:hint="eastAsia"/>
          <w:lang w:eastAsia="ko-KR"/>
        </w:rPr>
        <w:t xml:space="preserve"> </w:t>
      </w:r>
      <w:proofErr w:type="spellStart"/>
      <w:r>
        <w:rPr>
          <w:rFonts w:hint="eastAsia"/>
          <w:lang w:eastAsia="ko-KR"/>
        </w:rPr>
        <w:t>하여주시기</w:t>
      </w:r>
      <w:proofErr w:type="spellEnd"/>
      <w:r>
        <w:rPr>
          <w:rFonts w:hint="eastAsia"/>
          <w:lang w:eastAsia="ko-KR"/>
        </w:rPr>
        <w:t xml:space="preserve"> </w:t>
      </w:r>
      <w:r>
        <w:rPr>
          <w:rFonts w:hint="eastAsia"/>
          <w:lang w:eastAsia="ko-KR"/>
        </w:rPr>
        <w:t>바랍니다</w:t>
      </w:r>
      <w:r>
        <w:rPr>
          <w:rFonts w:hint="eastAsia"/>
          <w:lang w:eastAsia="ko-KR"/>
        </w:rPr>
        <w:t>.</w:t>
      </w:r>
      <w:r>
        <w:rPr>
          <w:lang w:eastAsia="ko-KR"/>
        </w:rPr>
        <w:t xml:space="preserve"> </w:t>
      </w:r>
    </w:p>
  </w:comment>
  <w:comment w:id="87" w:author="윤현정 (Hyunjeong Yoon)" w:date="2026-03-04T17:19:00Z" w:initials="윤(Y">
    <w:p w14:paraId="49F20709" w14:textId="0A3386EF" w:rsidR="00CF4BA0" w:rsidRDefault="00CF4BA0">
      <w:pPr>
        <w:pStyle w:val="a8"/>
        <w:rPr>
          <w:lang w:eastAsia="ko-KR"/>
        </w:rPr>
      </w:pPr>
      <w:r>
        <w:rPr>
          <w:rStyle w:val="a7"/>
        </w:rPr>
        <w:annotationRef/>
      </w:r>
      <w:r>
        <w:rPr>
          <w:rFonts w:hint="eastAsia"/>
          <w:lang w:eastAsia="ko-KR"/>
        </w:rPr>
        <w:t>판매목표</w:t>
      </w:r>
      <w:r>
        <w:rPr>
          <w:rFonts w:hint="eastAsia"/>
          <w:lang w:eastAsia="ko-KR"/>
        </w:rPr>
        <w:t xml:space="preserve"> </w:t>
      </w:r>
      <w:r>
        <w:rPr>
          <w:rFonts w:hint="eastAsia"/>
          <w:lang w:eastAsia="ko-KR"/>
        </w:rPr>
        <w:t>설정기간을</w:t>
      </w:r>
      <w:r>
        <w:rPr>
          <w:rFonts w:hint="eastAsia"/>
          <w:lang w:eastAsia="ko-KR"/>
        </w:rPr>
        <w:t xml:space="preserve"> </w:t>
      </w:r>
      <w:r>
        <w:rPr>
          <w:rFonts w:hint="eastAsia"/>
          <w:lang w:eastAsia="ko-KR"/>
        </w:rPr>
        <w:t>반영하여</w:t>
      </w:r>
      <w:r>
        <w:rPr>
          <w:rFonts w:hint="eastAsia"/>
          <w:lang w:eastAsia="ko-KR"/>
        </w:rPr>
        <w:t xml:space="preserve"> </w:t>
      </w:r>
      <w:r>
        <w:rPr>
          <w:rFonts w:hint="eastAsia"/>
          <w:lang w:eastAsia="ko-KR"/>
        </w:rPr>
        <w:t>계약기간을</w:t>
      </w:r>
      <w:r>
        <w:rPr>
          <w:rFonts w:hint="eastAsia"/>
          <w:lang w:eastAsia="ko-KR"/>
        </w:rPr>
        <w:t xml:space="preserve"> </w:t>
      </w:r>
      <w:r>
        <w:rPr>
          <w:lang w:eastAsia="ko-KR"/>
        </w:rPr>
        <w:t>5</w:t>
      </w:r>
      <w:r>
        <w:rPr>
          <w:rFonts w:hint="eastAsia"/>
          <w:lang w:eastAsia="ko-KR"/>
        </w:rPr>
        <w:t>년</w:t>
      </w:r>
      <w:r>
        <w:rPr>
          <w:lang w:eastAsia="ko-KR"/>
        </w:rPr>
        <w:t>6</w:t>
      </w:r>
      <w:r>
        <w:rPr>
          <w:rFonts w:hint="eastAsia"/>
          <w:lang w:eastAsia="ko-KR"/>
        </w:rPr>
        <w:t>개월로</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r>
        <w:rPr>
          <w:lang w:eastAsia="ko-KR"/>
        </w:rPr>
        <w:br/>
      </w:r>
      <w:r>
        <w:rPr>
          <w:rFonts w:hint="eastAsia"/>
          <w:lang w:eastAsia="ko-KR"/>
        </w:rPr>
        <w:t>또한</w:t>
      </w:r>
      <w:r>
        <w:rPr>
          <w:rFonts w:hint="eastAsia"/>
          <w:lang w:eastAsia="ko-KR"/>
        </w:rPr>
        <w:t xml:space="preserve"> </w:t>
      </w:r>
      <w:proofErr w:type="spellStart"/>
      <w:r>
        <w:rPr>
          <w:rFonts w:hint="eastAsia"/>
          <w:lang w:eastAsia="ko-KR"/>
        </w:rPr>
        <w:t>서면미통지시</w:t>
      </w:r>
      <w:proofErr w:type="spellEnd"/>
      <w:r>
        <w:rPr>
          <w:rFonts w:hint="eastAsia"/>
          <w:lang w:eastAsia="ko-KR"/>
        </w:rPr>
        <w:t xml:space="preserve"> </w:t>
      </w:r>
      <w:r>
        <w:rPr>
          <w:rFonts w:hint="eastAsia"/>
          <w:lang w:eastAsia="ko-KR"/>
        </w:rPr>
        <w:t>계약기간은</w:t>
      </w:r>
      <w:r>
        <w:rPr>
          <w:rFonts w:hint="eastAsia"/>
          <w:lang w:eastAsia="ko-KR"/>
        </w:rPr>
        <w:t xml:space="preserve"> </w:t>
      </w:r>
      <w:r>
        <w:rPr>
          <w:lang w:eastAsia="ko-KR"/>
        </w:rPr>
        <w:t>1</w:t>
      </w:r>
      <w:r>
        <w:rPr>
          <w:rFonts w:hint="eastAsia"/>
          <w:lang w:eastAsia="ko-KR"/>
        </w:rPr>
        <w:t>년단위로</w:t>
      </w:r>
      <w:r>
        <w:rPr>
          <w:rFonts w:hint="eastAsia"/>
          <w:lang w:eastAsia="ko-KR"/>
        </w:rPr>
        <w:t xml:space="preserve"> </w:t>
      </w:r>
      <w:r>
        <w:rPr>
          <w:rFonts w:hint="eastAsia"/>
          <w:lang w:eastAsia="ko-KR"/>
        </w:rPr>
        <w:t>연장되도록</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 w:id="93" w:author="김현주 (Hyunjoo Kim)" w:date="2026-03-05T17:05:00Z" w:initials="김(K">
    <w:p w14:paraId="6182A4A6" w14:textId="346DAFB5" w:rsidR="00600CD6" w:rsidRDefault="00600CD6">
      <w:pPr>
        <w:pStyle w:val="a8"/>
        <w:rPr>
          <w:lang w:eastAsia="ko-KR"/>
        </w:rPr>
      </w:pPr>
      <w:r>
        <w:rPr>
          <w:rStyle w:val="a7"/>
        </w:rPr>
        <w:annotationRef/>
      </w:r>
      <w:r>
        <w:rPr>
          <w:rFonts w:hint="eastAsia"/>
          <w:lang w:eastAsia="ko-KR"/>
        </w:rPr>
        <w:t>양사간</w:t>
      </w:r>
      <w:r>
        <w:rPr>
          <w:rFonts w:hint="eastAsia"/>
          <w:lang w:eastAsia="ko-KR"/>
        </w:rPr>
        <w:t xml:space="preserve"> </w:t>
      </w:r>
      <w:r>
        <w:rPr>
          <w:rFonts w:hint="eastAsia"/>
          <w:lang w:eastAsia="ko-KR"/>
        </w:rPr>
        <w:t>임의해지</w:t>
      </w:r>
      <w:r>
        <w:rPr>
          <w:rFonts w:hint="eastAsia"/>
          <w:lang w:eastAsia="ko-KR"/>
        </w:rPr>
        <w:t xml:space="preserve"> </w:t>
      </w:r>
      <w:r>
        <w:rPr>
          <w:rFonts w:hint="eastAsia"/>
          <w:lang w:eastAsia="ko-KR"/>
        </w:rPr>
        <w:t>내용추가</w:t>
      </w:r>
      <w:r>
        <w:rPr>
          <w:rFonts w:hint="eastAsia"/>
          <w:lang w:eastAsia="ko-KR"/>
        </w:rPr>
        <w:t>.</w:t>
      </w:r>
      <w:r>
        <w:rPr>
          <w:lang w:eastAsia="ko-KR"/>
        </w:rPr>
        <w:t xml:space="preserve"> </w:t>
      </w:r>
    </w:p>
  </w:comment>
  <w:comment w:id="142" w:author="윤현정 (Hyunjeong Yoon)" w:date="2026-03-04T11:33:00Z" w:initials="윤(Y">
    <w:p w14:paraId="2FDEA272" w14:textId="4BD22277" w:rsidR="004F47FE" w:rsidRDefault="004F47FE">
      <w:pPr>
        <w:pStyle w:val="a8"/>
        <w:rPr>
          <w:lang w:eastAsia="ko-KR"/>
        </w:rPr>
      </w:pPr>
      <w:r>
        <w:rPr>
          <w:rStyle w:val="a7"/>
        </w:rPr>
        <w:annotationRef/>
      </w:r>
      <w:r w:rsidR="0021321F">
        <w:t>본</w:t>
      </w:r>
      <w:r w:rsidR="0021321F">
        <w:t xml:space="preserve"> </w:t>
      </w:r>
      <w:proofErr w:type="spellStart"/>
      <w:r w:rsidR="0021321F">
        <w:t>계약에</w:t>
      </w:r>
      <w:proofErr w:type="spellEnd"/>
      <w:r w:rsidR="0021321F">
        <w:t xml:space="preserve"> </w:t>
      </w:r>
      <w:proofErr w:type="spellStart"/>
      <w:r w:rsidR="0021321F">
        <w:t>따라</w:t>
      </w:r>
      <w:proofErr w:type="spellEnd"/>
      <w:r w:rsidR="0021321F">
        <w:t xml:space="preserve"> </w:t>
      </w:r>
      <w:proofErr w:type="spellStart"/>
      <w:r w:rsidR="0021321F">
        <w:t>공급되는</w:t>
      </w:r>
      <w:proofErr w:type="spellEnd"/>
      <w:r w:rsidR="0021321F">
        <w:t xml:space="preserve"> </w:t>
      </w:r>
      <w:proofErr w:type="spellStart"/>
      <w:r w:rsidR="0021321F">
        <w:t>제품</w:t>
      </w:r>
      <w:proofErr w:type="spellEnd"/>
      <w:r w:rsidR="0021321F">
        <w:t xml:space="preserve"> </w:t>
      </w:r>
      <w:r w:rsidR="0021321F">
        <w:t>및</w:t>
      </w:r>
      <w:r w:rsidR="0021321F">
        <w:t xml:space="preserve"> </w:t>
      </w:r>
      <w:proofErr w:type="spellStart"/>
      <w:r w:rsidR="0021321F">
        <w:t>부품에</w:t>
      </w:r>
      <w:proofErr w:type="spellEnd"/>
      <w:r w:rsidR="0021321F">
        <w:t xml:space="preserve"> </w:t>
      </w:r>
      <w:proofErr w:type="spellStart"/>
      <w:r w:rsidR="0021321F">
        <w:t>적용되는</w:t>
      </w:r>
      <w:proofErr w:type="spellEnd"/>
      <w:r w:rsidR="0021321F">
        <w:t xml:space="preserve"> </w:t>
      </w:r>
      <w:proofErr w:type="spellStart"/>
      <w:r w:rsidR="0021321F">
        <w:t>보증은</w:t>
      </w:r>
      <w:proofErr w:type="spellEnd"/>
      <w:r w:rsidR="0021321F">
        <w:t xml:space="preserve"> </w:t>
      </w:r>
      <w:proofErr w:type="spellStart"/>
      <w:r w:rsidR="0021321F">
        <w:rPr>
          <w:rStyle w:val="af0"/>
        </w:rPr>
        <w:t>Teknion</w:t>
      </w:r>
      <w:r w:rsidR="0021321F">
        <w:rPr>
          <w:rStyle w:val="af0"/>
        </w:rPr>
        <w:t>의</w:t>
      </w:r>
      <w:proofErr w:type="spellEnd"/>
      <w:r w:rsidR="0021321F">
        <w:rPr>
          <w:rStyle w:val="af0"/>
        </w:rPr>
        <w:t xml:space="preserve"> </w:t>
      </w:r>
      <w:proofErr w:type="spellStart"/>
      <w:r w:rsidR="0021321F">
        <w:rPr>
          <w:rStyle w:val="af0"/>
        </w:rPr>
        <w:t>표준</w:t>
      </w:r>
      <w:proofErr w:type="spellEnd"/>
      <w:r w:rsidR="0021321F">
        <w:rPr>
          <w:rStyle w:val="af0"/>
        </w:rPr>
        <w:t xml:space="preserve"> </w:t>
      </w:r>
      <w:proofErr w:type="spellStart"/>
      <w:r w:rsidR="0021321F">
        <w:rPr>
          <w:rStyle w:val="af0"/>
        </w:rPr>
        <w:t>제품</w:t>
      </w:r>
      <w:proofErr w:type="spellEnd"/>
      <w:r w:rsidR="0021321F">
        <w:rPr>
          <w:rStyle w:val="af0"/>
        </w:rPr>
        <w:t xml:space="preserve"> </w:t>
      </w:r>
      <w:proofErr w:type="spellStart"/>
      <w:r w:rsidR="0021321F">
        <w:rPr>
          <w:rStyle w:val="af0"/>
        </w:rPr>
        <w:t>보증</w:t>
      </w:r>
      <w:r w:rsidR="0021321F">
        <w:t>과</w:t>
      </w:r>
      <w:proofErr w:type="spellEnd"/>
      <w:r w:rsidR="0021321F">
        <w:t xml:space="preserve"> </w:t>
      </w:r>
      <w:proofErr w:type="spellStart"/>
      <w:r w:rsidR="0021321F">
        <w:t>일치하여야</w:t>
      </w:r>
      <w:r w:rsidR="0021321F">
        <w:rPr>
          <w:rFonts w:hint="eastAsia"/>
          <w:lang w:eastAsia="ko-KR"/>
        </w:rPr>
        <w:t>하는</w:t>
      </w:r>
      <w:proofErr w:type="spellEnd"/>
      <w:r w:rsidR="0021321F">
        <w:rPr>
          <w:lang w:eastAsia="ko-KR"/>
        </w:rPr>
        <w:t xml:space="preserve"> </w:t>
      </w:r>
      <w:r w:rsidR="0021321F">
        <w:rPr>
          <w:rFonts w:hint="eastAsia"/>
          <w:lang w:eastAsia="ko-KR"/>
        </w:rPr>
        <w:t>바</w:t>
      </w:r>
      <w:r w:rsidR="0021321F">
        <w:rPr>
          <w:rFonts w:hint="eastAsia"/>
          <w:lang w:eastAsia="ko-KR"/>
        </w:rPr>
        <w:t xml:space="preserve"> </w:t>
      </w:r>
      <w:r w:rsidR="0021321F">
        <w:rPr>
          <w:rFonts w:hint="eastAsia"/>
          <w:lang w:eastAsia="ko-KR"/>
        </w:rPr>
        <w:t>사전에</w:t>
      </w:r>
      <w:r w:rsidR="0021321F">
        <w:rPr>
          <w:rFonts w:hint="eastAsia"/>
          <w:lang w:eastAsia="ko-KR"/>
        </w:rPr>
        <w:t xml:space="preserve"> </w:t>
      </w:r>
      <w:proofErr w:type="gramStart"/>
      <w:r w:rsidR="0021321F">
        <w:rPr>
          <w:lang w:eastAsia="ko-KR"/>
        </w:rPr>
        <w:t>“</w:t>
      </w:r>
      <w:r w:rsidR="0021321F" w:rsidRPr="0021321F">
        <w:rPr>
          <w:rStyle w:val="af0"/>
        </w:rPr>
        <w:t xml:space="preserve"> </w:t>
      </w:r>
      <w:proofErr w:type="spellStart"/>
      <w:r w:rsidR="0021321F">
        <w:rPr>
          <w:rStyle w:val="af0"/>
        </w:rPr>
        <w:t>Teknion</w:t>
      </w:r>
      <w:proofErr w:type="gramEnd"/>
      <w:r w:rsidR="0021321F">
        <w:rPr>
          <w:rStyle w:val="af0"/>
        </w:rPr>
        <w:t>의</w:t>
      </w:r>
      <w:proofErr w:type="spellEnd"/>
      <w:r w:rsidR="0021321F">
        <w:rPr>
          <w:rStyle w:val="af0"/>
        </w:rPr>
        <w:t xml:space="preserve"> </w:t>
      </w:r>
      <w:proofErr w:type="spellStart"/>
      <w:r w:rsidR="0021321F">
        <w:rPr>
          <w:rStyle w:val="af0"/>
        </w:rPr>
        <w:t>표준</w:t>
      </w:r>
      <w:proofErr w:type="spellEnd"/>
      <w:r w:rsidR="0021321F">
        <w:rPr>
          <w:rStyle w:val="af0"/>
        </w:rPr>
        <w:t xml:space="preserve"> </w:t>
      </w:r>
      <w:proofErr w:type="spellStart"/>
      <w:r w:rsidR="0021321F">
        <w:rPr>
          <w:rStyle w:val="af0"/>
        </w:rPr>
        <w:t>제품</w:t>
      </w:r>
      <w:proofErr w:type="spellEnd"/>
      <w:r w:rsidR="0021321F">
        <w:rPr>
          <w:rStyle w:val="af0"/>
        </w:rPr>
        <w:t xml:space="preserve"> </w:t>
      </w:r>
      <w:proofErr w:type="spellStart"/>
      <w:r w:rsidR="0021321F">
        <w:rPr>
          <w:rStyle w:val="af0"/>
        </w:rPr>
        <w:t>보증</w:t>
      </w:r>
      <w:proofErr w:type="spellEnd"/>
      <w:r w:rsidR="0021321F">
        <w:rPr>
          <w:lang w:eastAsia="ko-KR"/>
        </w:rPr>
        <w:t xml:space="preserve">” </w:t>
      </w:r>
      <w:r w:rsidR="0021321F">
        <w:rPr>
          <w:rFonts w:hint="eastAsia"/>
          <w:lang w:eastAsia="ko-KR"/>
        </w:rPr>
        <w:t>관련</w:t>
      </w:r>
      <w:r w:rsidR="0021321F">
        <w:rPr>
          <w:rFonts w:hint="eastAsia"/>
          <w:lang w:eastAsia="ko-KR"/>
        </w:rPr>
        <w:t xml:space="preserve"> </w:t>
      </w:r>
      <w:r w:rsidR="0021321F">
        <w:rPr>
          <w:rFonts w:hint="eastAsia"/>
          <w:lang w:eastAsia="ko-KR"/>
        </w:rPr>
        <w:t>서류를</w:t>
      </w:r>
      <w:r w:rsidR="0021321F">
        <w:rPr>
          <w:rFonts w:hint="eastAsia"/>
          <w:lang w:eastAsia="ko-KR"/>
        </w:rPr>
        <w:t xml:space="preserve"> </w:t>
      </w:r>
      <w:r w:rsidR="0021321F">
        <w:rPr>
          <w:rFonts w:hint="eastAsia"/>
          <w:lang w:eastAsia="ko-KR"/>
        </w:rPr>
        <w:t>제공받고</w:t>
      </w:r>
      <w:r w:rsidR="0021321F">
        <w:rPr>
          <w:rFonts w:hint="eastAsia"/>
          <w:lang w:eastAsia="ko-KR"/>
        </w:rPr>
        <w:t xml:space="preserve"> </w:t>
      </w:r>
      <w:r w:rsidR="0021321F">
        <w:rPr>
          <w:rFonts w:hint="eastAsia"/>
          <w:lang w:eastAsia="ko-KR"/>
        </w:rPr>
        <w:t>우리</w:t>
      </w:r>
      <w:r w:rsidR="0021321F">
        <w:rPr>
          <w:rFonts w:hint="eastAsia"/>
          <w:lang w:eastAsia="ko-KR"/>
        </w:rPr>
        <w:t xml:space="preserve"> </w:t>
      </w:r>
      <w:r w:rsidR="0021321F">
        <w:rPr>
          <w:rFonts w:hint="eastAsia"/>
          <w:lang w:eastAsia="ko-KR"/>
        </w:rPr>
        <w:t>제품과</w:t>
      </w:r>
      <w:r w:rsidR="0021321F">
        <w:rPr>
          <w:rFonts w:hint="eastAsia"/>
          <w:lang w:eastAsia="ko-KR"/>
        </w:rPr>
        <w:t xml:space="preserve"> </w:t>
      </w:r>
      <w:r w:rsidR="0021321F">
        <w:rPr>
          <w:rFonts w:hint="eastAsia"/>
          <w:lang w:eastAsia="ko-KR"/>
        </w:rPr>
        <w:t>부품의</w:t>
      </w:r>
      <w:r w:rsidR="0021321F">
        <w:rPr>
          <w:rFonts w:hint="eastAsia"/>
          <w:lang w:eastAsia="ko-KR"/>
        </w:rPr>
        <w:t xml:space="preserve"> </w:t>
      </w:r>
      <w:r w:rsidR="0021321F">
        <w:rPr>
          <w:rFonts w:hint="eastAsia"/>
          <w:lang w:eastAsia="ko-KR"/>
        </w:rPr>
        <w:t>부합여부를</w:t>
      </w:r>
      <w:r w:rsidR="0021321F">
        <w:rPr>
          <w:rFonts w:hint="eastAsia"/>
          <w:lang w:eastAsia="ko-KR"/>
        </w:rPr>
        <w:t xml:space="preserve"> </w:t>
      </w:r>
      <w:r w:rsidR="0021321F">
        <w:rPr>
          <w:rFonts w:hint="eastAsia"/>
          <w:lang w:eastAsia="ko-KR"/>
        </w:rPr>
        <w:t>확인하여</w:t>
      </w:r>
      <w:r w:rsidR="0021321F">
        <w:rPr>
          <w:rFonts w:hint="eastAsia"/>
          <w:lang w:eastAsia="ko-KR"/>
        </w:rPr>
        <w:t xml:space="preserve"> </w:t>
      </w:r>
      <w:r w:rsidR="0021321F">
        <w:rPr>
          <w:rFonts w:hint="eastAsia"/>
          <w:lang w:eastAsia="ko-KR"/>
        </w:rPr>
        <w:t>주시기</w:t>
      </w:r>
      <w:r w:rsidR="0021321F">
        <w:rPr>
          <w:rFonts w:hint="eastAsia"/>
          <w:lang w:eastAsia="ko-KR"/>
        </w:rPr>
        <w:t xml:space="preserve"> </w:t>
      </w:r>
      <w:r w:rsidR="0021321F">
        <w:rPr>
          <w:rFonts w:hint="eastAsia"/>
          <w:lang w:eastAsia="ko-KR"/>
        </w:rPr>
        <w:t>바랍니다</w:t>
      </w:r>
      <w:r w:rsidR="0021321F">
        <w:rPr>
          <w:rFonts w:hint="eastAsia"/>
          <w:lang w:eastAsia="ko-KR"/>
        </w:rPr>
        <w:t>.</w:t>
      </w:r>
      <w:r w:rsidR="0021321F">
        <w:rPr>
          <w:lang w:eastAsia="ko-KR"/>
        </w:rPr>
        <w:t xml:space="preserve"> </w:t>
      </w:r>
    </w:p>
  </w:comment>
  <w:comment w:id="143" w:author="김현주 (Hyunjoo Kim)" w:date="2026-03-06T08:05:00Z" w:initials="김(K">
    <w:p w14:paraId="665DE9C7" w14:textId="37AAB593" w:rsidR="008E64BF" w:rsidRDefault="008E64BF">
      <w:pPr>
        <w:pStyle w:val="a8"/>
        <w:rPr>
          <w:rFonts w:hint="eastAsia"/>
          <w:lang w:eastAsia="ko-KR"/>
        </w:rPr>
      </w:pPr>
      <w:r>
        <w:rPr>
          <w:rStyle w:val="a7"/>
        </w:rPr>
        <w:annotationRef/>
      </w:r>
      <w:r>
        <w:rPr>
          <w:rFonts w:hint="eastAsia"/>
          <w:lang w:eastAsia="ko-KR"/>
        </w:rPr>
        <w:t>A</w:t>
      </w:r>
      <w:r>
        <w:rPr>
          <w:lang w:eastAsia="ko-KR"/>
        </w:rPr>
        <w:t xml:space="preserve">ttachment </w:t>
      </w:r>
      <w:r>
        <w:rPr>
          <w:rFonts w:hint="eastAsia"/>
          <w:lang w:eastAsia="ko-KR"/>
        </w:rPr>
        <w:t>내용을</w:t>
      </w:r>
      <w:r>
        <w:rPr>
          <w:rFonts w:hint="eastAsia"/>
          <w:lang w:eastAsia="ko-KR"/>
        </w:rPr>
        <w:t xml:space="preserve"> </w:t>
      </w:r>
      <w:r>
        <w:rPr>
          <w:rFonts w:hint="eastAsia"/>
          <w:lang w:eastAsia="ko-KR"/>
        </w:rPr>
        <w:t>꼼꼼히</w:t>
      </w:r>
      <w:r>
        <w:rPr>
          <w:rFonts w:hint="eastAsia"/>
          <w:lang w:eastAsia="ko-KR"/>
        </w:rPr>
        <w:t xml:space="preserve"> </w:t>
      </w:r>
      <w:r>
        <w:rPr>
          <w:rFonts w:hint="eastAsia"/>
          <w:lang w:eastAsia="ko-KR"/>
        </w:rPr>
        <w:t>살펴보시고</w:t>
      </w:r>
      <w:r>
        <w:rPr>
          <w:rFonts w:hint="eastAsia"/>
          <w:lang w:eastAsia="ko-KR"/>
        </w:rPr>
        <w:t>,</w:t>
      </w:r>
      <w:r>
        <w:rPr>
          <w:lang w:eastAsia="ko-KR"/>
        </w:rPr>
        <w:t xml:space="preserve"> </w:t>
      </w:r>
      <w:r>
        <w:rPr>
          <w:rFonts w:hint="eastAsia"/>
          <w:lang w:eastAsia="ko-KR"/>
        </w:rPr>
        <w:t>국내</w:t>
      </w:r>
      <w:r>
        <w:rPr>
          <w:rFonts w:hint="eastAsia"/>
          <w:lang w:eastAsia="ko-KR"/>
        </w:rPr>
        <w:t xml:space="preserve"> </w:t>
      </w:r>
      <w:r>
        <w:rPr>
          <w:rFonts w:hint="eastAsia"/>
          <w:lang w:eastAsia="ko-KR"/>
        </w:rPr>
        <w:t>품질기준</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안전</w:t>
      </w:r>
      <w:r>
        <w:rPr>
          <w:rFonts w:hint="eastAsia"/>
          <w:lang w:eastAsia="ko-KR"/>
        </w:rPr>
        <w:t xml:space="preserve"> </w:t>
      </w:r>
      <w:r>
        <w:rPr>
          <w:rFonts w:hint="eastAsia"/>
          <w:lang w:eastAsia="ko-KR"/>
        </w:rPr>
        <w:t>기준을</w:t>
      </w:r>
      <w:r>
        <w:rPr>
          <w:rFonts w:hint="eastAsia"/>
          <w:lang w:eastAsia="ko-KR"/>
        </w:rPr>
        <w:t xml:space="preserve"> </w:t>
      </w:r>
      <w:r>
        <w:rPr>
          <w:rFonts w:hint="eastAsia"/>
          <w:lang w:eastAsia="ko-KR"/>
        </w:rPr>
        <w:t>넘어서는</w:t>
      </w:r>
      <w:r>
        <w:rPr>
          <w:rFonts w:hint="eastAsia"/>
          <w:lang w:eastAsia="ko-KR"/>
        </w:rPr>
        <w:t xml:space="preserve"> </w:t>
      </w:r>
      <w:r>
        <w:rPr>
          <w:rFonts w:hint="eastAsia"/>
          <w:lang w:eastAsia="ko-KR"/>
        </w:rPr>
        <w:t>부분에</w:t>
      </w:r>
      <w:r>
        <w:rPr>
          <w:rFonts w:hint="eastAsia"/>
          <w:lang w:eastAsia="ko-KR"/>
        </w:rPr>
        <w:t xml:space="preserve"> </w:t>
      </w:r>
      <w:r>
        <w:rPr>
          <w:rFonts w:hint="eastAsia"/>
          <w:lang w:eastAsia="ko-KR"/>
        </w:rPr>
        <w:t>대해서는</w:t>
      </w:r>
      <w:r>
        <w:rPr>
          <w:rFonts w:hint="eastAsia"/>
          <w:lang w:eastAsia="ko-KR"/>
        </w:rPr>
        <w:t xml:space="preserve"> </w:t>
      </w:r>
      <w:r>
        <w:rPr>
          <w:rFonts w:hint="eastAsia"/>
          <w:lang w:eastAsia="ko-KR"/>
        </w:rPr>
        <w:t>수정하시기</w:t>
      </w:r>
      <w:r>
        <w:rPr>
          <w:rFonts w:hint="eastAsia"/>
          <w:lang w:eastAsia="ko-KR"/>
        </w:rPr>
        <w:t xml:space="preserve"> </w:t>
      </w:r>
      <w:r>
        <w:rPr>
          <w:rFonts w:hint="eastAsia"/>
          <w:lang w:eastAsia="ko-KR"/>
        </w:rPr>
        <w:t>바랍니다</w:t>
      </w:r>
      <w:r>
        <w:rPr>
          <w:rFonts w:hint="eastAsia"/>
          <w:lang w:eastAsia="ko-KR"/>
        </w:rPr>
        <w:t>.</w:t>
      </w:r>
      <w:r>
        <w:rPr>
          <w:lang w:eastAsia="ko-KR"/>
        </w:rPr>
        <w:t xml:space="preserve"> </w:t>
      </w:r>
    </w:p>
  </w:comment>
  <w:comment w:id="144" w:author="윤현정 (Hyunjeong Yoon)" w:date="2026-03-04T11:36:00Z" w:initials="윤(Y">
    <w:p w14:paraId="2B40D8EE" w14:textId="727B7BDB" w:rsidR="004F47FE" w:rsidRDefault="004F47FE">
      <w:pPr>
        <w:pStyle w:val="a8"/>
        <w:rPr>
          <w:lang w:eastAsia="ko-KR"/>
        </w:rPr>
      </w:pPr>
      <w:r>
        <w:rPr>
          <w:rStyle w:val="a7"/>
        </w:rPr>
        <w:annotationRef/>
      </w:r>
      <w:r w:rsidR="0021321F">
        <w:rPr>
          <w:rFonts w:hint="eastAsia"/>
          <w:lang w:eastAsia="ko-KR"/>
        </w:rPr>
        <w:t>당사가</w:t>
      </w:r>
      <w:r w:rsidR="0021321F">
        <w:rPr>
          <w:rFonts w:hint="eastAsia"/>
          <w:lang w:eastAsia="ko-KR"/>
        </w:rPr>
        <w:t xml:space="preserve"> </w:t>
      </w:r>
      <w:r w:rsidR="0021321F">
        <w:rPr>
          <w:rFonts w:hint="eastAsia"/>
          <w:lang w:eastAsia="ko-KR"/>
        </w:rPr>
        <w:t>가입한</w:t>
      </w:r>
      <w:r w:rsidR="0021321F">
        <w:rPr>
          <w:rFonts w:hint="eastAsia"/>
          <w:lang w:eastAsia="ko-KR"/>
        </w:rPr>
        <w:t xml:space="preserve"> </w:t>
      </w:r>
      <w:r w:rsidR="0021321F">
        <w:rPr>
          <w:rFonts w:hint="eastAsia"/>
          <w:lang w:eastAsia="ko-KR"/>
        </w:rPr>
        <w:t>보험이</w:t>
      </w:r>
      <w:r w:rsidR="0021321F">
        <w:rPr>
          <w:lang w:eastAsia="ko-KR"/>
        </w:rPr>
        <w:t xml:space="preserve"> </w:t>
      </w:r>
      <w:r w:rsidR="0021321F">
        <w:rPr>
          <w:rFonts w:hint="eastAsia"/>
          <w:lang w:eastAsia="ko-KR"/>
        </w:rPr>
        <w:t>본조항에서</w:t>
      </w:r>
      <w:r w:rsidR="0021321F">
        <w:rPr>
          <w:rFonts w:hint="eastAsia"/>
          <w:lang w:eastAsia="ko-KR"/>
        </w:rPr>
        <w:t xml:space="preserve"> </w:t>
      </w:r>
      <w:r w:rsidR="0021321F">
        <w:rPr>
          <w:rFonts w:hint="eastAsia"/>
          <w:lang w:eastAsia="ko-KR"/>
        </w:rPr>
        <w:t>정한</w:t>
      </w:r>
      <w:r w:rsidR="0021321F">
        <w:rPr>
          <w:rFonts w:hint="eastAsia"/>
          <w:lang w:eastAsia="ko-KR"/>
        </w:rPr>
        <w:t xml:space="preserve"> </w:t>
      </w:r>
      <w:r w:rsidR="0021321F">
        <w:rPr>
          <w:rFonts w:hint="eastAsia"/>
          <w:lang w:eastAsia="ko-KR"/>
        </w:rPr>
        <w:t>조건을</w:t>
      </w:r>
      <w:r w:rsidR="0021321F">
        <w:rPr>
          <w:rFonts w:hint="eastAsia"/>
          <w:lang w:eastAsia="ko-KR"/>
        </w:rPr>
        <w:t xml:space="preserve"> </w:t>
      </w:r>
      <w:r w:rsidR="0021321F">
        <w:rPr>
          <w:rFonts w:hint="eastAsia"/>
          <w:lang w:eastAsia="ko-KR"/>
        </w:rPr>
        <w:t>만족하는지</w:t>
      </w:r>
      <w:r w:rsidR="0021321F">
        <w:rPr>
          <w:rFonts w:hint="eastAsia"/>
          <w:lang w:eastAsia="ko-KR"/>
        </w:rPr>
        <w:t xml:space="preserve"> </w:t>
      </w:r>
      <w:r w:rsidR="0021321F">
        <w:rPr>
          <w:rFonts w:hint="eastAsia"/>
          <w:lang w:eastAsia="ko-KR"/>
        </w:rPr>
        <w:t>확인하여</w:t>
      </w:r>
      <w:r w:rsidR="0021321F">
        <w:rPr>
          <w:rFonts w:hint="eastAsia"/>
          <w:lang w:eastAsia="ko-KR"/>
        </w:rPr>
        <w:t xml:space="preserve"> </w:t>
      </w:r>
      <w:r w:rsidR="0021321F">
        <w:rPr>
          <w:rFonts w:hint="eastAsia"/>
          <w:lang w:eastAsia="ko-KR"/>
        </w:rPr>
        <w:t>주시기</w:t>
      </w:r>
      <w:r w:rsidR="0021321F">
        <w:rPr>
          <w:rFonts w:hint="eastAsia"/>
          <w:lang w:eastAsia="ko-KR"/>
        </w:rPr>
        <w:t xml:space="preserve"> </w:t>
      </w:r>
      <w:r w:rsidR="0021321F">
        <w:rPr>
          <w:rFonts w:hint="eastAsia"/>
          <w:lang w:eastAsia="ko-KR"/>
        </w:rPr>
        <w:t>바랍니다</w:t>
      </w:r>
      <w:r w:rsidR="0021321F">
        <w:rPr>
          <w:rFonts w:hint="eastAsia"/>
          <w:lang w:eastAsia="ko-KR"/>
        </w:rPr>
        <w:t xml:space="preserve"> </w:t>
      </w:r>
    </w:p>
  </w:comment>
  <w:comment w:id="206" w:author="김현주 (Hyunjoo Kim)" w:date="2026-03-06T08:12:00Z" w:initials="김(K">
    <w:p w14:paraId="49CEC894" w14:textId="3D0617DB" w:rsidR="00B13BFA" w:rsidRDefault="00B13BFA">
      <w:pPr>
        <w:pStyle w:val="a8"/>
        <w:rPr>
          <w:rFonts w:hint="eastAsia"/>
          <w:lang w:eastAsia="ko-KR"/>
        </w:rPr>
      </w:pPr>
      <w:r>
        <w:rPr>
          <w:rStyle w:val="a7"/>
        </w:rPr>
        <w:annotationRef/>
      </w:r>
      <w:proofErr w:type="spellStart"/>
      <w:r>
        <w:rPr>
          <w:rFonts w:hint="eastAsia"/>
          <w:lang w:eastAsia="ko-KR"/>
        </w:rPr>
        <w:t>T</w:t>
      </w:r>
      <w:r>
        <w:rPr>
          <w:lang w:eastAsia="ko-KR"/>
        </w:rPr>
        <w:t>erritory</w:t>
      </w:r>
      <w:r>
        <w:rPr>
          <w:rFonts w:hint="eastAsia"/>
          <w:lang w:eastAsia="ko-KR"/>
        </w:rPr>
        <w:t>밖에서는</w:t>
      </w:r>
      <w:proofErr w:type="spellEnd"/>
      <w:r>
        <w:rPr>
          <w:rFonts w:hint="eastAsia"/>
          <w:lang w:eastAsia="ko-KR"/>
        </w:rPr>
        <w:t xml:space="preserve"> </w:t>
      </w:r>
      <w:r>
        <w:rPr>
          <w:rFonts w:hint="eastAsia"/>
          <w:lang w:eastAsia="ko-KR"/>
        </w:rPr>
        <w:t>타사에</w:t>
      </w:r>
      <w:r>
        <w:rPr>
          <w:rFonts w:hint="eastAsia"/>
          <w:lang w:eastAsia="ko-KR"/>
        </w:rPr>
        <w:t xml:space="preserve"> </w:t>
      </w:r>
      <w:r>
        <w:rPr>
          <w:rFonts w:hint="eastAsia"/>
          <w:lang w:eastAsia="ko-KR"/>
        </w:rPr>
        <w:t>권한을</w:t>
      </w:r>
      <w:r>
        <w:rPr>
          <w:rFonts w:hint="eastAsia"/>
          <w:lang w:eastAsia="ko-KR"/>
        </w:rPr>
        <w:t xml:space="preserve"> </w:t>
      </w:r>
      <w:r>
        <w:rPr>
          <w:rFonts w:hint="eastAsia"/>
          <w:lang w:eastAsia="ko-KR"/>
        </w:rPr>
        <w:t>부여하는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허용하는</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변경하였습니다</w:t>
      </w:r>
      <w:r>
        <w:rPr>
          <w:rFonts w:hint="eastAsia"/>
          <w:lang w:eastAsia="ko-KR"/>
        </w:rPr>
        <w:t>.</w:t>
      </w:r>
      <w:r>
        <w:rPr>
          <w:lang w:eastAsia="ko-KR"/>
        </w:rPr>
        <w:t xml:space="preserve"> </w:t>
      </w:r>
    </w:p>
  </w:comment>
  <w:comment w:id="217" w:author="김현주 (Hyunjoo Kim)" w:date="2026-03-05T17:13:00Z" w:initials="김(K">
    <w:p w14:paraId="2E2A7179" w14:textId="564959D3" w:rsidR="00234548" w:rsidRDefault="00234548">
      <w:pPr>
        <w:pStyle w:val="a8"/>
        <w:rPr>
          <w:lang w:eastAsia="ko-KR"/>
        </w:rPr>
      </w:pPr>
      <w:r>
        <w:rPr>
          <w:rStyle w:val="a7"/>
        </w:rPr>
        <w:annotationRef/>
      </w:r>
      <w:r>
        <w:rPr>
          <w:rFonts w:hint="eastAsia"/>
          <w:lang w:eastAsia="ko-KR"/>
        </w:rPr>
        <w:t>싱가포르</w:t>
      </w:r>
      <w:r>
        <w:rPr>
          <w:rFonts w:hint="eastAsia"/>
          <w:lang w:eastAsia="ko-KR"/>
        </w:rPr>
        <w:t xml:space="preserve"> </w:t>
      </w:r>
      <w:r>
        <w:rPr>
          <w:rFonts w:hint="eastAsia"/>
          <w:lang w:eastAsia="ko-KR"/>
        </w:rPr>
        <w:t>국제중재조항으로</w:t>
      </w:r>
      <w:r>
        <w:rPr>
          <w:rFonts w:hint="eastAsia"/>
          <w:lang w:eastAsia="ko-KR"/>
        </w:rPr>
        <w:t xml:space="preserve"> </w:t>
      </w:r>
      <w:r>
        <w:rPr>
          <w:rFonts w:hint="eastAsia"/>
          <w:lang w:eastAsia="ko-KR"/>
        </w:rPr>
        <w:t>변경</w:t>
      </w:r>
      <w:r>
        <w:rPr>
          <w:rFonts w:hint="eastAsia"/>
          <w:lang w:eastAsia="ko-KR"/>
        </w:rPr>
        <w:t>.</w:t>
      </w:r>
      <w:r>
        <w:rPr>
          <w:lang w:eastAsia="ko-KR"/>
        </w:rPr>
        <w:t xml:space="preserve"> </w:t>
      </w:r>
    </w:p>
  </w:comment>
  <w:comment w:id="234" w:author="윤현정 (Hyunjeong Yoon)" w:date="2026-03-05T17:22:00Z" w:initials="윤(Y">
    <w:p w14:paraId="789E3C62" w14:textId="1C755407" w:rsidR="00FE6E29" w:rsidRDefault="00FE6E29">
      <w:pPr>
        <w:pStyle w:val="a8"/>
        <w:rPr>
          <w:lang w:eastAsia="ko-KR"/>
        </w:rPr>
      </w:pPr>
      <w:r>
        <w:rPr>
          <w:rStyle w:val="a7"/>
        </w:rPr>
        <w:annotationRef/>
      </w:r>
      <w:r>
        <w:rPr>
          <w:rFonts w:hint="eastAsia"/>
          <w:lang w:eastAsia="ko-KR"/>
        </w:rPr>
        <w:t>당사제품</w:t>
      </w:r>
      <w:r>
        <w:rPr>
          <w:rFonts w:hint="eastAsia"/>
          <w:lang w:eastAsia="ko-KR"/>
        </w:rPr>
        <w:t xml:space="preserve"> </w:t>
      </w:r>
      <w:r>
        <w:rPr>
          <w:lang w:eastAsia="ko-KR"/>
        </w:rPr>
        <w:t xml:space="preserve">T20 </w:t>
      </w:r>
      <w:r>
        <w:rPr>
          <w:rFonts w:hint="eastAsia"/>
          <w:lang w:eastAsia="ko-KR"/>
        </w:rPr>
        <w:t>및</w:t>
      </w:r>
      <w:r>
        <w:rPr>
          <w:rFonts w:hint="eastAsia"/>
          <w:lang w:eastAsia="ko-KR"/>
        </w:rPr>
        <w:t xml:space="preserve"> </w:t>
      </w:r>
      <w:r>
        <w:rPr>
          <w:lang w:eastAsia="ko-KR"/>
        </w:rPr>
        <w:t>T21</w:t>
      </w:r>
      <w:r>
        <w:rPr>
          <w:rFonts w:hint="eastAsia"/>
          <w:lang w:eastAsia="ko-KR"/>
        </w:rPr>
        <w:t>과는</w:t>
      </w:r>
      <w:r>
        <w:rPr>
          <w:rFonts w:hint="eastAsia"/>
          <w:lang w:eastAsia="ko-KR"/>
        </w:rPr>
        <w:t xml:space="preserve"> </w:t>
      </w:r>
      <w:r>
        <w:rPr>
          <w:rFonts w:hint="eastAsia"/>
          <w:lang w:eastAsia="ko-KR"/>
        </w:rPr>
        <w:t>다른</w:t>
      </w:r>
      <w:r>
        <w:rPr>
          <w:rFonts w:hint="eastAsia"/>
          <w:lang w:eastAsia="ko-KR"/>
        </w:rPr>
        <w:t xml:space="preserve"> </w:t>
      </w:r>
      <w:r>
        <w:rPr>
          <w:rFonts w:hint="eastAsia"/>
          <w:lang w:eastAsia="ko-KR"/>
        </w:rPr>
        <w:t>제품을</w:t>
      </w:r>
      <w:r>
        <w:rPr>
          <w:rFonts w:hint="eastAsia"/>
          <w:lang w:eastAsia="ko-KR"/>
        </w:rPr>
        <w:t xml:space="preserve"> </w:t>
      </w:r>
      <w:r>
        <w:rPr>
          <w:rFonts w:hint="eastAsia"/>
          <w:lang w:eastAsia="ko-KR"/>
        </w:rPr>
        <w:t>공급하는</w:t>
      </w:r>
      <w:r>
        <w:rPr>
          <w:rFonts w:hint="eastAsia"/>
          <w:lang w:eastAsia="ko-KR"/>
        </w:rPr>
        <w:t xml:space="preserve"> </w:t>
      </w:r>
      <w:r>
        <w:rPr>
          <w:rFonts w:hint="eastAsia"/>
          <w:lang w:eastAsia="ko-KR"/>
        </w:rPr>
        <w:t>바</w:t>
      </w:r>
      <w:r>
        <w:rPr>
          <w:rFonts w:hint="eastAsia"/>
          <w:lang w:eastAsia="ko-KR"/>
        </w:rPr>
        <w:t xml:space="preserve"> </w:t>
      </w:r>
      <w:r>
        <w:rPr>
          <w:rFonts w:hint="eastAsia"/>
          <w:lang w:eastAsia="ko-KR"/>
        </w:rPr>
        <w:t>오인이</w:t>
      </w:r>
      <w:r>
        <w:rPr>
          <w:rFonts w:hint="eastAsia"/>
          <w:lang w:eastAsia="ko-KR"/>
        </w:rPr>
        <w:t xml:space="preserve"> </w:t>
      </w:r>
      <w:r>
        <w:rPr>
          <w:rFonts w:hint="eastAsia"/>
          <w:lang w:eastAsia="ko-KR"/>
        </w:rPr>
        <w:t>없도록</w:t>
      </w:r>
      <w:r>
        <w:rPr>
          <w:rFonts w:hint="eastAsia"/>
          <w:lang w:eastAsia="ko-KR"/>
        </w:rPr>
        <w:t xml:space="preserve"> </w:t>
      </w:r>
      <w:proofErr w:type="spellStart"/>
      <w:r>
        <w:rPr>
          <w:rFonts w:hint="eastAsia"/>
          <w:lang w:eastAsia="ko-KR"/>
        </w:rPr>
        <w:t>다른제품명을</w:t>
      </w:r>
      <w:proofErr w:type="spellEnd"/>
      <w:r>
        <w:rPr>
          <w:rFonts w:hint="eastAsia"/>
          <w:lang w:eastAsia="ko-KR"/>
        </w:rPr>
        <w:t xml:space="preserve"> </w:t>
      </w:r>
      <w:r>
        <w:rPr>
          <w:rFonts w:hint="eastAsia"/>
          <w:lang w:eastAsia="ko-KR"/>
        </w:rPr>
        <w:t>사용하여</w:t>
      </w:r>
      <w:r>
        <w:rPr>
          <w:rFonts w:hint="eastAsia"/>
          <w:lang w:eastAsia="ko-KR"/>
        </w:rPr>
        <w:t xml:space="preserve"> </w:t>
      </w:r>
      <w:r>
        <w:rPr>
          <w:rFonts w:hint="eastAsia"/>
          <w:lang w:eastAsia="ko-KR"/>
        </w:rPr>
        <w:t>주시기</w:t>
      </w:r>
      <w:r>
        <w:rPr>
          <w:rFonts w:hint="eastAsia"/>
          <w:lang w:eastAsia="ko-KR"/>
        </w:rPr>
        <w:t xml:space="preserve"> </w:t>
      </w:r>
      <w:r>
        <w:rPr>
          <w:rFonts w:hint="eastAsia"/>
          <w:lang w:eastAsia="ko-KR"/>
        </w:rPr>
        <w:t>바랍니다</w:t>
      </w:r>
      <w:r>
        <w:rPr>
          <w:rFonts w:hint="eastAsia"/>
          <w:lang w:eastAsia="ko-KR"/>
        </w:rPr>
        <w:t>.</w:t>
      </w:r>
      <w:r>
        <w:rPr>
          <w:lang w:eastAsia="ko-KR"/>
        </w:rPr>
        <w:t xml:space="preserve"> </w:t>
      </w:r>
    </w:p>
  </w:comment>
  <w:comment w:id="240" w:author="윤현정 (Hyunjeong Yoon)" w:date="2026-03-04T18:14:00Z" w:initials="윤(Y">
    <w:p w14:paraId="787A0126" w14:textId="529A1635" w:rsidR="008A71A1" w:rsidRDefault="008A71A1">
      <w:pPr>
        <w:pStyle w:val="a8"/>
        <w:rPr>
          <w:lang w:eastAsia="ko-KR"/>
        </w:rPr>
      </w:pPr>
      <w:r>
        <w:rPr>
          <w:rStyle w:val="a7"/>
        </w:rPr>
        <w:annotationRef/>
      </w:r>
      <w:r>
        <w:rPr>
          <w:lang w:eastAsia="ko-KR"/>
        </w:rPr>
        <w:t>18</w:t>
      </w:r>
      <w:r>
        <w:rPr>
          <w:rFonts w:hint="eastAsia"/>
          <w:lang w:eastAsia="ko-KR"/>
        </w:rPr>
        <w:t>개월이후는</w:t>
      </w:r>
      <w:r>
        <w:rPr>
          <w:rFonts w:hint="eastAsia"/>
          <w:lang w:eastAsia="ko-KR"/>
        </w:rPr>
        <w:t xml:space="preserve"> </w:t>
      </w:r>
      <w:r>
        <w:rPr>
          <w:rFonts w:hint="eastAsia"/>
          <w:lang w:eastAsia="ko-KR"/>
        </w:rPr>
        <w:t>목표물량의</w:t>
      </w:r>
      <w:r>
        <w:rPr>
          <w:rFonts w:hint="eastAsia"/>
          <w:lang w:eastAsia="ko-KR"/>
        </w:rPr>
        <w:t xml:space="preserve"> </w:t>
      </w:r>
      <w:r>
        <w:rPr>
          <w:lang w:eastAsia="ko-KR"/>
        </w:rPr>
        <w:t>70%</w:t>
      </w:r>
      <w:r>
        <w:rPr>
          <w:rFonts w:hint="eastAsia"/>
          <w:lang w:eastAsia="ko-KR"/>
        </w:rPr>
        <w:t>를</w:t>
      </w:r>
      <w:r>
        <w:rPr>
          <w:rFonts w:hint="eastAsia"/>
          <w:lang w:eastAsia="ko-KR"/>
        </w:rPr>
        <w:t xml:space="preserve"> </w:t>
      </w:r>
      <w:r>
        <w:rPr>
          <w:rFonts w:hint="eastAsia"/>
          <w:lang w:eastAsia="ko-KR"/>
        </w:rPr>
        <w:t>달성하지</w:t>
      </w:r>
      <w:r>
        <w:rPr>
          <w:rFonts w:hint="eastAsia"/>
          <w:lang w:eastAsia="ko-KR"/>
        </w:rPr>
        <w:t xml:space="preserve"> </w:t>
      </w:r>
      <w:r>
        <w:rPr>
          <w:rFonts w:hint="eastAsia"/>
          <w:lang w:eastAsia="ko-KR"/>
        </w:rPr>
        <w:t>못한</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독점권을</w:t>
      </w:r>
      <w:r>
        <w:rPr>
          <w:rFonts w:hint="eastAsia"/>
          <w:lang w:eastAsia="ko-KR"/>
        </w:rPr>
        <w:t xml:space="preserve"> </w:t>
      </w:r>
      <w:r>
        <w:rPr>
          <w:rFonts w:hint="eastAsia"/>
          <w:lang w:eastAsia="ko-KR"/>
        </w:rPr>
        <w:t>비독점권으로</w:t>
      </w:r>
      <w:r>
        <w:rPr>
          <w:rFonts w:hint="eastAsia"/>
          <w:lang w:eastAsia="ko-KR"/>
        </w:rPr>
        <w:t xml:space="preserve"> </w:t>
      </w:r>
      <w:r>
        <w:rPr>
          <w:rFonts w:hint="eastAsia"/>
          <w:lang w:eastAsia="ko-KR"/>
        </w:rPr>
        <w:t>변경할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있도록</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 w:id="265" w:author="윤현정 (Hyunjeong Yoon)" w:date="2026-03-04T12:02:00Z" w:initials="윤(Y">
    <w:p w14:paraId="7C500CDD" w14:textId="77777777" w:rsidR="008966E9" w:rsidRDefault="00851405" w:rsidP="008966E9">
      <w:pPr>
        <w:pStyle w:val="a8"/>
        <w:rPr>
          <w:lang w:eastAsia="ko-KR"/>
        </w:rPr>
      </w:pPr>
      <w:r>
        <w:rPr>
          <w:rStyle w:val="a7"/>
        </w:rPr>
        <w:annotationRef/>
      </w:r>
      <w:r w:rsidR="008966E9">
        <w:t>본</w:t>
      </w:r>
      <w:r w:rsidR="008966E9">
        <w:t xml:space="preserve"> </w:t>
      </w:r>
      <w:proofErr w:type="spellStart"/>
      <w:r w:rsidR="008966E9">
        <w:t>계약에</w:t>
      </w:r>
      <w:proofErr w:type="spellEnd"/>
      <w:r w:rsidR="008966E9">
        <w:t xml:space="preserve"> </w:t>
      </w:r>
      <w:proofErr w:type="spellStart"/>
      <w:r w:rsidR="008966E9">
        <w:t>따라</w:t>
      </w:r>
      <w:proofErr w:type="spellEnd"/>
      <w:r w:rsidR="008966E9">
        <w:t xml:space="preserve"> </w:t>
      </w:r>
      <w:proofErr w:type="spellStart"/>
      <w:r w:rsidR="008966E9">
        <w:t>공급되는</w:t>
      </w:r>
      <w:proofErr w:type="spellEnd"/>
      <w:r w:rsidR="008966E9">
        <w:t xml:space="preserve"> </w:t>
      </w:r>
      <w:proofErr w:type="spellStart"/>
      <w:r w:rsidR="008966E9">
        <w:t>제품</w:t>
      </w:r>
      <w:proofErr w:type="spellEnd"/>
      <w:r w:rsidR="008966E9">
        <w:t xml:space="preserve"> </w:t>
      </w:r>
      <w:r w:rsidR="008966E9">
        <w:t>및</w:t>
      </w:r>
      <w:r w:rsidR="008966E9">
        <w:t xml:space="preserve"> </w:t>
      </w:r>
      <w:proofErr w:type="spellStart"/>
      <w:r w:rsidR="008966E9">
        <w:t>부품에</w:t>
      </w:r>
      <w:proofErr w:type="spellEnd"/>
      <w:r w:rsidR="008966E9">
        <w:t xml:space="preserve"> </w:t>
      </w:r>
      <w:proofErr w:type="spellStart"/>
      <w:r w:rsidR="008966E9">
        <w:t>적용되는</w:t>
      </w:r>
      <w:proofErr w:type="spellEnd"/>
      <w:r w:rsidR="008966E9">
        <w:t xml:space="preserve"> </w:t>
      </w:r>
      <w:proofErr w:type="spellStart"/>
      <w:r w:rsidR="008966E9">
        <w:t>보증은</w:t>
      </w:r>
      <w:proofErr w:type="spellEnd"/>
      <w:r w:rsidR="008966E9">
        <w:t xml:space="preserve"> </w:t>
      </w:r>
      <w:proofErr w:type="spellStart"/>
      <w:r w:rsidR="008966E9">
        <w:rPr>
          <w:rStyle w:val="af0"/>
        </w:rPr>
        <w:t>Teknion</w:t>
      </w:r>
      <w:r w:rsidR="008966E9">
        <w:rPr>
          <w:rStyle w:val="af0"/>
        </w:rPr>
        <w:t>의</w:t>
      </w:r>
      <w:proofErr w:type="spellEnd"/>
      <w:r w:rsidR="008966E9">
        <w:rPr>
          <w:rStyle w:val="af0"/>
        </w:rPr>
        <w:t xml:space="preserve"> </w:t>
      </w:r>
      <w:proofErr w:type="spellStart"/>
      <w:r w:rsidR="008966E9">
        <w:rPr>
          <w:rStyle w:val="af0"/>
        </w:rPr>
        <w:t>표준</w:t>
      </w:r>
      <w:proofErr w:type="spellEnd"/>
      <w:r w:rsidR="008966E9">
        <w:rPr>
          <w:rStyle w:val="af0"/>
        </w:rPr>
        <w:t xml:space="preserve"> </w:t>
      </w:r>
      <w:proofErr w:type="spellStart"/>
      <w:r w:rsidR="008966E9">
        <w:rPr>
          <w:rStyle w:val="af0"/>
        </w:rPr>
        <w:t>제품</w:t>
      </w:r>
      <w:proofErr w:type="spellEnd"/>
      <w:r w:rsidR="008966E9">
        <w:rPr>
          <w:rStyle w:val="af0"/>
        </w:rPr>
        <w:t xml:space="preserve"> </w:t>
      </w:r>
      <w:proofErr w:type="spellStart"/>
      <w:r w:rsidR="008966E9">
        <w:rPr>
          <w:rStyle w:val="af0"/>
        </w:rPr>
        <w:t>보증</w:t>
      </w:r>
      <w:r w:rsidR="008966E9">
        <w:t>과</w:t>
      </w:r>
      <w:proofErr w:type="spellEnd"/>
      <w:r w:rsidR="008966E9">
        <w:t xml:space="preserve"> </w:t>
      </w:r>
      <w:proofErr w:type="spellStart"/>
      <w:r w:rsidR="008966E9">
        <w:t>일치하여야</w:t>
      </w:r>
      <w:r w:rsidR="008966E9">
        <w:rPr>
          <w:rFonts w:hint="eastAsia"/>
          <w:lang w:eastAsia="ko-KR"/>
        </w:rPr>
        <w:t>하는</w:t>
      </w:r>
      <w:proofErr w:type="spellEnd"/>
      <w:r w:rsidR="008966E9">
        <w:rPr>
          <w:lang w:eastAsia="ko-KR"/>
        </w:rPr>
        <w:t xml:space="preserve"> </w:t>
      </w:r>
      <w:r w:rsidR="008966E9">
        <w:rPr>
          <w:rFonts w:hint="eastAsia"/>
          <w:lang w:eastAsia="ko-KR"/>
        </w:rPr>
        <w:t>바</w:t>
      </w:r>
      <w:r w:rsidR="008966E9">
        <w:rPr>
          <w:rFonts w:hint="eastAsia"/>
          <w:lang w:eastAsia="ko-KR"/>
        </w:rPr>
        <w:t xml:space="preserve"> </w:t>
      </w:r>
      <w:r w:rsidR="008966E9">
        <w:rPr>
          <w:rFonts w:hint="eastAsia"/>
          <w:lang w:eastAsia="ko-KR"/>
        </w:rPr>
        <w:t>사전에</w:t>
      </w:r>
      <w:r w:rsidR="008966E9">
        <w:rPr>
          <w:rFonts w:hint="eastAsia"/>
          <w:lang w:eastAsia="ko-KR"/>
        </w:rPr>
        <w:t xml:space="preserve"> </w:t>
      </w:r>
      <w:proofErr w:type="gramStart"/>
      <w:r w:rsidR="008966E9">
        <w:rPr>
          <w:lang w:eastAsia="ko-KR"/>
        </w:rPr>
        <w:t>“</w:t>
      </w:r>
      <w:r w:rsidR="008966E9" w:rsidRPr="0021321F">
        <w:rPr>
          <w:rStyle w:val="af0"/>
        </w:rPr>
        <w:t xml:space="preserve"> </w:t>
      </w:r>
      <w:proofErr w:type="spellStart"/>
      <w:r w:rsidR="008966E9">
        <w:rPr>
          <w:rStyle w:val="af0"/>
        </w:rPr>
        <w:t>Teknion</w:t>
      </w:r>
      <w:proofErr w:type="gramEnd"/>
      <w:r w:rsidR="008966E9">
        <w:rPr>
          <w:rStyle w:val="af0"/>
        </w:rPr>
        <w:t>의</w:t>
      </w:r>
      <w:proofErr w:type="spellEnd"/>
      <w:r w:rsidR="008966E9">
        <w:rPr>
          <w:rStyle w:val="af0"/>
        </w:rPr>
        <w:t xml:space="preserve"> </w:t>
      </w:r>
      <w:proofErr w:type="spellStart"/>
      <w:r w:rsidR="008966E9">
        <w:rPr>
          <w:rStyle w:val="af0"/>
        </w:rPr>
        <w:t>표준</w:t>
      </w:r>
      <w:proofErr w:type="spellEnd"/>
      <w:r w:rsidR="008966E9">
        <w:rPr>
          <w:rStyle w:val="af0"/>
        </w:rPr>
        <w:t xml:space="preserve"> </w:t>
      </w:r>
      <w:proofErr w:type="spellStart"/>
      <w:r w:rsidR="008966E9">
        <w:rPr>
          <w:rStyle w:val="af0"/>
        </w:rPr>
        <w:t>제품</w:t>
      </w:r>
      <w:proofErr w:type="spellEnd"/>
      <w:r w:rsidR="008966E9">
        <w:rPr>
          <w:rStyle w:val="af0"/>
        </w:rPr>
        <w:t xml:space="preserve"> </w:t>
      </w:r>
      <w:proofErr w:type="spellStart"/>
      <w:r w:rsidR="008966E9">
        <w:rPr>
          <w:rStyle w:val="af0"/>
        </w:rPr>
        <w:t>보증</w:t>
      </w:r>
      <w:proofErr w:type="spellEnd"/>
      <w:r w:rsidR="008966E9">
        <w:rPr>
          <w:lang w:eastAsia="ko-KR"/>
        </w:rPr>
        <w:t xml:space="preserve">” </w:t>
      </w:r>
      <w:r w:rsidR="008966E9">
        <w:rPr>
          <w:rFonts w:hint="eastAsia"/>
          <w:lang w:eastAsia="ko-KR"/>
        </w:rPr>
        <w:t>관련</w:t>
      </w:r>
      <w:r w:rsidR="008966E9">
        <w:rPr>
          <w:rFonts w:hint="eastAsia"/>
          <w:lang w:eastAsia="ko-KR"/>
        </w:rPr>
        <w:t xml:space="preserve"> </w:t>
      </w:r>
      <w:r w:rsidR="008966E9">
        <w:rPr>
          <w:rFonts w:hint="eastAsia"/>
          <w:lang w:eastAsia="ko-KR"/>
        </w:rPr>
        <w:t>서류를</w:t>
      </w:r>
      <w:r w:rsidR="008966E9">
        <w:rPr>
          <w:rFonts w:hint="eastAsia"/>
          <w:lang w:eastAsia="ko-KR"/>
        </w:rPr>
        <w:t xml:space="preserve"> </w:t>
      </w:r>
      <w:r w:rsidR="008966E9">
        <w:rPr>
          <w:rFonts w:hint="eastAsia"/>
          <w:lang w:eastAsia="ko-KR"/>
        </w:rPr>
        <w:t>제공받고</w:t>
      </w:r>
      <w:r w:rsidR="008966E9">
        <w:rPr>
          <w:rFonts w:hint="eastAsia"/>
          <w:lang w:eastAsia="ko-KR"/>
        </w:rPr>
        <w:t xml:space="preserve"> </w:t>
      </w:r>
      <w:r w:rsidR="008966E9">
        <w:rPr>
          <w:rFonts w:hint="eastAsia"/>
          <w:lang w:eastAsia="ko-KR"/>
        </w:rPr>
        <w:t>우리</w:t>
      </w:r>
      <w:r w:rsidR="008966E9">
        <w:rPr>
          <w:rFonts w:hint="eastAsia"/>
          <w:lang w:eastAsia="ko-KR"/>
        </w:rPr>
        <w:t xml:space="preserve"> </w:t>
      </w:r>
      <w:r w:rsidR="008966E9">
        <w:rPr>
          <w:rFonts w:hint="eastAsia"/>
          <w:lang w:eastAsia="ko-KR"/>
        </w:rPr>
        <w:t>제품과</w:t>
      </w:r>
      <w:r w:rsidR="008966E9">
        <w:rPr>
          <w:rFonts w:hint="eastAsia"/>
          <w:lang w:eastAsia="ko-KR"/>
        </w:rPr>
        <w:t xml:space="preserve"> </w:t>
      </w:r>
      <w:r w:rsidR="008966E9">
        <w:rPr>
          <w:rFonts w:hint="eastAsia"/>
          <w:lang w:eastAsia="ko-KR"/>
        </w:rPr>
        <w:t>부품의</w:t>
      </w:r>
      <w:r w:rsidR="008966E9">
        <w:rPr>
          <w:rFonts w:hint="eastAsia"/>
          <w:lang w:eastAsia="ko-KR"/>
        </w:rPr>
        <w:t xml:space="preserve"> </w:t>
      </w:r>
      <w:r w:rsidR="008966E9">
        <w:rPr>
          <w:rFonts w:hint="eastAsia"/>
          <w:lang w:eastAsia="ko-KR"/>
        </w:rPr>
        <w:t>부합여부를</w:t>
      </w:r>
      <w:r w:rsidR="008966E9">
        <w:rPr>
          <w:rFonts w:hint="eastAsia"/>
          <w:lang w:eastAsia="ko-KR"/>
        </w:rPr>
        <w:t xml:space="preserve"> </w:t>
      </w:r>
      <w:r w:rsidR="008966E9">
        <w:rPr>
          <w:rFonts w:hint="eastAsia"/>
          <w:lang w:eastAsia="ko-KR"/>
        </w:rPr>
        <w:t>확인하여</w:t>
      </w:r>
      <w:r w:rsidR="008966E9">
        <w:rPr>
          <w:rFonts w:hint="eastAsia"/>
          <w:lang w:eastAsia="ko-KR"/>
        </w:rPr>
        <w:t xml:space="preserve"> </w:t>
      </w:r>
      <w:r w:rsidR="008966E9">
        <w:rPr>
          <w:rFonts w:hint="eastAsia"/>
          <w:lang w:eastAsia="ko-KR"/>
        </w:rPr>
        <w:t>주시기</w:t>
      </w:r>
      <w:r w:rsidR="008966E9">
        <w:rPr>
          <w:rFonts w:hint="eastAsia"/>
          <w:lang w:eastAsia="ko-KR"/>
        </w:rPr>
        <w:t xml:space="preserve"> </w:t>
      </w:r>
      <w:r w:rsidR="008966E9">
        <w:rPr>
          <w:rFonts w:hint="eastAsia"/>
          <w:lang w:eastAsia="ko-KR"/>
        </w:rPr>
        <w:t>바랍니다</w:t>
      </w:r>
      <w:r w:rsidR="008966E9">
        <w:rPr>
          <w:rFonts w:hint="eastAsia"/>
          <w:lang w:eastAsia="ko-KR"/>
        </w:rPr>
        <w:t>.</w:t>
      </w:r>
      <w:r w:rsidR="008966E9">
        <w:rPr>
          <w:lang w:eastAsia="ko-KR"/>
        </w:rPr>
        <w:t xml:space="preserve"> </w:t>
      </w:r>
    </w:p>
    <w:p w14:paraId="361CFB22" w14:textId="542A7825" w:rsidR="00851405" w:rsidRPr="008966E9" w:rsidRDefault="00851405" w:rsidP="008966E9">
      <w:pPr>
        <w:pStyle w:val="a8"/>
        <w:rPr>
          <w:lang w:eastAsia="ko-KR"/>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942B5B8" w15:done="0"/>
  <w15:commentEx w15:paraId="57E29C3B" w15:done="0"/>
  <w15:commentEx w15:paraId="728FDD24" w15:done="0"/>
  <w15:commentEx w15:paraId="14D09B02" w15:done="0"/>
  <w15:commentEx w15:paraId="25B09C2E" w15:done="0"/>
  <w15:commentEx w15:paraId="14935A7C" w15:done="0"/>
  <w15:commentEx w15:paraId="11B3F073" w15:done="0"/>
  <w15:commentEx w15:paraId="62BADF46" w15:done="0"/>
  <w15:commentEx w15:paraId="10C36F5C" w15:done="0"/>
  <w15:commentEx w15:paraId="49F20709" w15:done="0"/>
  <w15:commentEx w15:paraId="6182A4A6" w15:done="0"/>
  <w15:commentEx w15:paraId="2FDEA272" w15:done="0"/>
  <w15:commentEx w15:paraId="665DE9C7" w15:paraIdParent="2FDEA272" w15:done="0"/>
  <w15:commentEx w15:paraId="2B40D8EE" w15:done="0"/>
  <w15:commentEx w15:paraId="49CEC894" w15:done="0"/>
  <w15:commentEx w15:paraId="2E2A7179" w15:done="0"/>
  <w15:commentEx w15:paraId="789E3C62" w15:done="0"/>
  <w15:commentEx w15:paraId="787A0126" w15:done="0"/>
  <w15:commentEx w15:paraId="361CFB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EAFDAF" w16cex:dateUtc="2026-01-20T18:18:00Z"/>
  <w16cex:commentExtensible w16cex:durableId="5AB3AD00" w16cex:dateUtc="2026-01-20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942B5B8" w16cid:durableId="2D5289FC"/>
  <w16cid:commentId w16cid:paraId="57E29C3B" w16cid:durableId="2D5279BB"/>
  <w16cid:commentId w16cid:paraId="14D09B02" w16cid:durableId="2D52C65A"/>
  <w16cid:commentId w16cid:paraId="14935A7C" w16cid:durableId="2D5506C5"/>
  <w16cid:commentId w16cid:paraId="11B3F073" w16cid:durableId="2D543395"/>
  <w16cid:commentId w16cid:paraId="62BADF46" w16cid:durableId="2D52C98D"/>
  <w16cid:commentId w16cid:paraId="10C36F5C" w16cid:durableId="2D52E2DD"/>
  <w16cid:commentId w16cid:paraId="49F20709" w16cid:durableId="2D52E822"/>
  <w16cid:commentId w16cid:paraId="6182A4A6" w16cid:durableId="2D54364D"/>
  <w16cid:commentId w16cid:paraId="2FDEA272" w16cid:durableId="2D529706"/>
  <w16cid:commentId w16cid:paraId="665DE9C7" w16cid:durableId="2D550945"/>
  <w16cid:commentId w16cid:paraId="2B40D8EE" w16cid:durableId="2D5297CB"/>
  <w16cid:commentId w16cid:paraId="49CEC894" w16cid:durableId="2D550AFF"/>
  <w16cid:commentId w16cid:paraId="2E2A7179" w16cid:durableId="2D543855"/>
  <w16cid:commentId w16cid:paraId="789E3C62" w16cid:durableId="2D543A4B"/>
  <w16cid:commentId w16cid:paraId="787A0126" w16cid:durableId="2D52F502"/>
  <w16cid:commentId w16cid:paraId="361CFB22" w16cid:durableId="2D529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D9C728" w14:textId="77777777" w:rsidR="0069409D" w:rsidRDefault="0069409D" w:rsidP="003E74BF">
      <w:pPr>
        <w:spacing w:after="0" w:line="240" w:lineRule="auto"/>
      </w:pPr>
      <w:r>
        <w:separator/>
      </w:r>
    </w:p>
  </w:endnote>
  <w:endnote w:type="continuationSeparator" w:id="0">
    <w:p w14:paraId="31000FCA" w14:textId="77777777" w:rsidR="0069409D" w:rsidRDefault="0069409D" w:rsidP="003E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NeueLTStd-Bd">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Noto Sans KR">
    <w:altName w:val="Malgun Gothic"/>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EB3DE" w14:textId="77777777" w:rsidR="00791123" w:rsidRDefault="00791123">
    <w:pPr>
      <w:pStyle w:val="a6"/>
      <w:jc w:val="center"/>
    </w:pPr>
    <w:r>
      <w:t xml:space="preserve">Page </w:t>
    </w:r>
    <w:r>
      <w:rPr>
        <w:b/>
        <w:sz w:val="24"/>
        <w:szCs w:val="24"/>
      </w:rPr>
      <w:fldChar w:fldCharType="begin"/>
    </w:r>
    <w:r>
      <w:rPr>
        <w:b/>
      </w:rPr>
      <w:instrText xml:space="preserve"> PAGE </w:instrText>
    </w:r>
    <w:r>
      <w:rPr>
        <w:b/>
        <w:sz w:val="24"/>
        <w:szCs w:val="24"/>
      </w:rPr>
      <w:fldChar w:fldCharType="separate"/>
    </w:r>
    <w:r>
      <w:rPr>
        <w:b/>
        <w:noProof/>
      </w:rPr>
      <w:t>16</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16</w:t>
    </w:r>
    <w:r>
      <w:rPr>
        <w:b/>
        <w:sz w:val="24"/>
        <w:szCs w:val="24"/>
      </w:rPr>
      <w:fldChar w:fldCharType="end"/>
    </w:r>
  </w:p>
  <w:p w14:paraId="2FC17F8B" w14:textId="77777777" w:rsidR="00791123" w:rsidRDefault="0079112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D5FAEA" w14:textId="77777777" w:rsidR="0069409D" w:rsidRDefault="0069409D" w:rsidP="003E74BF">
      <w:pPr>
        <w:spacing w:after="0" w:line="240" w:lineRule="auto"/>
      </w:pPr>
      <w:r>
        <w:separator/>
      </w:r>
    </w:p>
  </w:footnote>
  <w:footnote w:type="continuationSeparator" w:id="0">
    <w:p w14:paraId="04D9D111" w14:textId="77777777" w:rsidR="0069409D" w:rsidRDefault="0069409D" w:rsidP="003E7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8DA202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8B2122"/>
    <w:multiLevelType w:val="hybridMultilevel"/>
    <w:tmpl w:val="85FA5FEC"/>
    <w:lvl w:ilvl="0" w:tplc="04090001">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E5914BA"/>
    <w:multiLevelType w:val="hybridMultilevel"/>
    <w:tmpl w:val="4066E63A"/>
    <w:lvl w:ilvl="0" w:tplc="1FA08936">
      <w:start w:val="1"/>
      <w:numFmt w:val="low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FE5743F"/>
    <w:multiLevelType w:val="hybridMultilevel"/>
    <w:tmpl w:val="D0CE182E"/>
    <w:lvl w:ilvl="0" w:tplc="50AEB1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0CF1472"/>
    <w:multiLevelType w:val="hybridMultilevel"/>
    <w:tmpl w:val="DBAE4FE4"/>
    <w:lvl w:ilvl="0" w:tplc="04090005">
      <w:start w:val="1"/>
      <w:numFmt w:val="bullet"/>
      <w:lvlText w:val=""/>
      <w:lvlJc w:val="left"/>
      <w:pPr>
        <w:ind w:left="720" w:hanging="360"/>
      </w:pPr>
      <w:rPr>
        <w:rFonts w:ascii="Wingdings" w:hAnsi="Wingdings" w:hint="default"/>
      </w:rPr>
    </w:lvl>
    <w:lvl w:ilvl="1" w:tplc="39500030">
      <w:numFmt w:val="bullet"/>
      <w:lvlText w:val="-"/>
      <w:lvlJc w:val="left"/>
      <w:pPr>
        <w:ind w:left="1440" w:hanging="360"/>
      </w:pPr>
      <w:rPr>
        <w:rFonts w:ascii="Calibri" w:eastAsia="Calibri" w:hAnsi="Calibri" w:cs="Calibri"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792262"/>
    <w:multiLevelType w:val="hybridMultilevel"/>
    <w:tmpl w:val="2A847C52"/>
    <w:lvl w:ilvl="0" w:tplc="44A87864">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C9402AF"/>
    <w:multiLevelType w:val="hybridMultilevel"/>
    <w:tmpl w:val="BB7AEF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3343D46">
      <w:start w:val="1"/>
      <w:numFmt w:val="decimal"/>
      <w:lvlText w:val="%4."/>
      <w:lvlJc w:val="left"/>
      <w:pPr>
        <w:ind w:left="2520" w:hanging="360"/>
      </w:pPr>
      <w:rPr>
        <w:b w:val="0"/>
        <w:bCs w:val="0"/>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8D2A2E"/>
    <w:multiLevelType w:val="hybridMultilevel"/>
    <w:tmpl w:val="CBBEED22"/>
    <w:lvl w:ilvl="0" w:tplc="04090005">
      <w:start w:val="1"/>
      <w:numFmt w:val="bullet"/>
      <w:lvlText w:val=""/>
      <w:lvlJc w:val="left"/>
      <w:pPr>
        <w:ind w:left="800" w:hanging="400"/>
      </w:pPr>
      <w:rPr>
        <w:rFonts w:ascii="Wingdings" w:hAnsi="Wingdings" w:hint="default"/>
      </w:rPr>
    </w:lvl>
    <w:lvl w:ilvl="1" w:tplc="2B7EDA32">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22A5BAC"/>
    <w:multiLevelType w:val="hybridMultilevel"/>
    <w:tmpl w:val="20688D18"/>
    <w:lvl w:ilvl="0" w:tplc="61DCA838">
      <w:start w:val="1"/>
      <w:numFmt w:val="bullet"/>
      <w:lvlText w:val="-"/>
      <w:lvlJc w:val="left"/>
      <w:pPr>
        <w:ind w:left="760" w:hanging="360"/>
      </w:pPr>
      <w:rPr>
        <w:rFonts w:ascii="Calibri" w:eastAsia="맑은 고딕"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5A30615"/>
    <w:multiLevelType w:val="hybridMultilevel"/>
    <w:tmpl w:val="2DF2FFAA"/>
    <w:lvl w:ilvl="0" w:tplc="C43014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67D384A"/>
    <w:multiLevelType w:val="hybridMultilevel"/>
    <w:tmpl w:val="7B829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3073F"/>
    <w:multiLevelType w:val="hybridMultilevel"/>
    <w:tmpl w:val="6434921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2B2679F3"/>
    <w:multiLevelType w:val="hybridMultilevel"/>
    <w:tmpl w:val="7E8C4C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C4510"/>
    <w:multiLevelType w:val="singleLevel"/>
    <w:tmpl w:val="D0F84654"/>
    <w:lvl w:ilvl="0">
      <w:start w:val="1"/>
      <w:numFmt w:val="bullet"/>
      <w:lvlText w:val="-"/>
      <w:lvlJc w:val="left"/>
      <w:pPr>
        <w:tabs>
          <w:tab w:val="num" w:pos="360"/>
        </w:tabs>
        <w:ind w:left="360" w:hanging="360"/>
      </w:pPr>
      <w:rPr>
        <w:rFonts w:hint="default"/>
      </w:rPr>
    </w:lvl>
  </w:abstractNum>
  <w:abstractNum w:abstractNumId="14" w15:restartNumberingAfterBreak="0">
    <w:nsid w:val="393B3BDD"/>
    <w:multiLevelType w:val="hybridMultilevel"/>
    <w:tmpl w:val="798C9356"/>
    <w:lvl w:ilvl="0" w:tplc="04090019">
      <w:start w:val="1"/>
      <w:numFmt w:val="lowerLetter"/>
      <w:lvlText w:val="%1."/>
      <w:lvlJc w:val="left"/>
      <w:pPr>
        <w:ind w:left="1160" w:hanging="400"/>
      </w:pPr>
    </w:lvl>
    <w:lvl w:ilvl="1" w:tplc="04090019">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5" w15:restartNumberingAfterBreak="0">
    <w:nsid w:val="3B363F57"/>
    <w:multiLevelType w:val="hybridMultilevel"/>
    <w:tmpl w:val="1264CB7C"/>
    <w:lvl w:ilvl="0" w:tplc="A26812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8203A9A"/>
    <w:multiLevelType w:val="hybridMultilevel"/>
    <w:tmpl w:val="B9C8D058"/>
    <w:lvl w:ilvl="0" w:tplc="04090005">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A845BE1"/>
    <w:multiLevelType w:val="hybridMultilevel"/>
    <w:tmpl w:val="92EA9CAC"/>
    <w:lvl w:ilvl="0" w:tplc="DAF8F33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E6316"/>
    <w:multiLevelType w:val="hybridMultilevel"/>
    <w:tmpl w:val="43B28102"/>
    <w:lvl w:ilvl="0" w:tplc="10090005">
      <w:start w:val="1"/>
      <w:numFmt w:val="bullet"/>
      <w:lvlText w:val=""/>
      <w:lvlJc w:val="left"/>
      <w:pPr>
        <w:ind w:left="770" w:hanging="360"/>
      </w:pPr>
      <w:rPr>
        <w:rFonts w:ascii="Wingdings" w:hAnsi="Wingdings"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9" w15:restartNumberingAfterBreak="0">
    <w:nsid w:val="555B4126"/>
    <w:multiLevelType w:val="hybridMultilevel"/>
    <w:tmpl w:val="47C23AA8"/>
    <w:lvl w:ilvl="0" w:tplc="9FCCEC34">
      <w:start w:val="2"/>
      <w:numFmt w:val="bullet"/>
      <w:lvlText w:val="-"/>
      <w:lvlJc w:val="left"/>
      <w:pPr>
        <w:ind w:left="760" w:hanging="360"/>
      </w:pPr>
      <w:rPr>
        <w:rFonts w:ascii="Calibri" w:eastAsia="맑은 고딕"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5D811F9"/>
    <w:multiLevelType w:val="hybridMultilevel"/>
    <w:tmpl w:val="77BAAA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220EEF"/>
    <w:multiLevelType w:val="hybridMultilevel"/>
    <w:tmpl w:val="36526EA6"/>
    <w:lvl w:ilvl="0" w:tplc="04090019">
      <w:start w:val="1"/>
      <w:numFmt w:val="lowerLetter"/>
      <w:lvlText w:val="%1."/>
      <w:lvlJc w:val="left"/>
      <w:pPr>
        <w:ind w:left="1520" w:hanging="400"/>
      </w:p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2" w15:restartNumberingAfterBreak="0">
    <w:nsid w:val="624825A1"/>
    <w:multiLevelType w:val="hybridMultilevel"/>
    <w:tmpl w:val="9A2ACA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D30F09"/>
    <w:multiLevelType w:val="hybridMultilevel"/>
    <w:tmpl w:val="3468CD62"/>
    <w:lvl w:ilvl="0" w:tplc="6240A01E">
      <w:start w:val="1"/>
      <w:numFmt w:val="bullet"/>
      <w:lvlText w:val="-"/>
      <w:lvlJc w:val="left"/>
      <w:pPr>
        <w:ind w:left="760" w:hanging="360"/>
      </w:pPr>
      <w:rPr>
        <w:rFonts w:ascii="Calibri" w:eastAsia="맑은 고딕"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568103E"/>
    <w:multiLevelType w:val="hybridMultilevel"/>
    <w:tmpl w:val="0D361868"/>
    <w:lvl w:ilvl="0" w:tplc="E924CC1C">
      <w:numFmt w:val="bullet"/>
      <w:lvlText w:val="•"/>
      <w:lvlJc w:val="left"/>
      <w:pPr>
        <w:ind w:left="720" w:hanging="360"/>
      </w:pPr>
      <w:rPr>
        <w:rFonts w:ascii="Calibri" w:eastAsia="Calibr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6E939DB"/>
    <w:multiLevelType w:val="hybridMultilevel"/>
    <w:tmpl w:val="69DC829C"/>
    <w:lvl w:ilvl="0" w:tplc="04090005">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686121F2"/>
    <w:multiLevelType w:val="hybridMultilevel"/>
    <w:tmpl w:val="5EF68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647E23"/>
    <w:multiLevelType w:val="hybridMultilevel"/>
    <w:tmpl w:val="C338D0F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9E8316E"/>
    <w:multiLevelType w:val="hybridMultilevel"/>
    <w:tmpl w:val="07DCC74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AD072A2"/>
    <w:multiLevelType w:val="hybridMultilevel"/>
    <w:tmpl w:val="1D92E63A"/>
    <w:lvl w:ilvl="0" w:tplc="09B84DFC">
      <w:numFmt w:val="bullet"/>
      <w:lvlText w:val="-"/>
      <w:lvlJc w:val="left"/>
      <w:pPr>
        <w:ind w:left="390" w:hanging="360"/>
      </w:pPr>
      <w:rPr>
        <w:rFonts w:ascii="Calibri" w:eastAsia="Calibri"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30" w15:restartNumberingAfterBreak="0">
    <w:nsid w:val="6B060CD5"/>
    <w:multiLevelType w:val="hybridMultilevel"/>
    <w:tmpl w:val="D0A87442"/>
    <w:lvl w:ilvl="0" w:tplc="04090019">
      <w:start w:val="1"/>
      <w:numFmt w:val="lowerLetter"/>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1" w15:restartNumberingAfterBreak="0">
    <w:nsid w:val="6BF4361F"/>
    <w:multiLevelType w:val="hybridMultilevel"/>
    <w:tmpl w:val="193C56A0"/>
    <w:lvl w:ilvl="0" w:tplc="169CB7C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6D423E57"/>
    <w:multiLevelType w:val="hybridMultilevel"/>
    <w:tmpl w:val="2398F262"/>
    <w:lvl w:ilvl="0" w:tplc="224625B6">
      <w:start w:val="1"/>
      <w:numFmt w:val="low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716D40F0"/>
    <w:multiLevelType w:val="hybridMultilevel"/>
    <w:tmpl w:val="1180D7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24B04E0"/>
    <w:multiLevelType w:val="hybridMultilevel"/>
    <w:tmpl w:val="82D49624"/>
    <w:lvl w:ilvl="0" w:tplc="04090019">
      <w:start w:val="1"/>
      <w:numFmt w:val="lowerLetter"/>
      <w:lvlText w:val="%1."/>
      <w:lvlJc w:val="left"/>
      <w:pPr>
        <w:ind w:left="108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D2B1DBA"/>
    <w:multiLevelType w:val="hybridMultilevel"/>
    <w:tmpl w:val="4ECC76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E0726"/>
    <w:multiLevelType w:val="hybridMultilevel"/>
    <w:tmpl w:val="FC60B2F8"/>
    <w:lvl w:ilvl="0" w:tplc="6ED2F3EA">
      <w:start w:val="11"/>
      <w:numFmt w:val="bullet"/>
      <w:lvlText w:val="-"/>
      <w:lvlJc w:val="left"/>
      <w:pPr>
        <w:ind w:left="720" w:hanging="360"/>
      </w:pPr>
      <w:rPr>
        <w:rFonts w:ascii="HelveticaNeueLTStd-Bd" w:eastAsia="Calibri" w:hAnsi="HelveticaNeueLTStd-Bd" w:cs="HelveticaNeueLTStd-Bd"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num w:numId="1">
    <w:abstractNumId w:val="17"/>
  </w:num>
  <w:num w:numId="2">
    <w:abstractNumId w:val="6"/>
  </w:num>
  <w:num w:numId="3">
    <w:abstractNumId w:val="29"/>
  </w:num>
  <w:num w:numId="4">
    <w:abstractNumId w:val="10"/>
  </w:num>
  <w:num w:numId="5">
    <w:abstractNumId w:val="20"/>
  </w:num>
  <w:num w:numId="6">
    <w:abstractNumId w:val="12"/>
  </w:num>
  <w:num w:numId="7">
    <w:abstractNumId w:val="22"/>
  </w:num>
  <w:num w:numId="8">
    <w:abstractNumId w:val="13"/>
  </w:num>
  <w:num w:numId="9">
    <w:abstractNumId w:val="34"/>
  </w:num>
  <w:num w:numId="10">
    <w:abstractNumId w:val="26"/>
  </w:num>
  <w:num w:numId="11">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35"/>
  </w:num>
  <w:num w:numId="14">
    <w:abstractNumId w:val="0"/>
  </w:num>
  <w:num w:numId="15">
    <w:abstractNumId w:val="33"/>
  </w:num>
  <w:num w:numId="16">
    <w:abstractNumId w:val="24"/>
  </w:num>
  <w:num w:numId="17">
    <w:abstractNumId w:val="28"/>
  </w:num>
  <w:num w:numId="18">
    <w:abstractNumId w:val="27"/>
  </w:num>
  <w:num w:numId="19">
    <w:abstractNumId w:val="18"/>
  </w:num>
  <w:num w:numId="20">
    <w:abstractNumId w:val="11"/>
  </w:num>
  <w:num w:numId="21">
    <w:abstractNumId w:val="19"/>
  </w:num>
  <w:num w:numId="22">
    <w:abstractNumId w:val="1"/>
  </w:num>
  <w:num w:numId="23">
    <w:abstractNumId w:val="16"/>
  </w:num>
  <w:num w:numId="24">
    <w:abstractNumId w:val="25"/>
  </w:num>
  <w:num w:numId="25">
    <w:abstractNumId w:val="7"/>
  </w:num>
  <w:num w:numId="26">
    <w:abstractNumId w:val="2"/>
  </w:num>
  <w:num w:numId="27">
    <w:abstractNumId w:val="3"/>
  </w:num>
  <w:num w:numId="28">
    <w:abstractNumId w:val="32"/>
  </w:num>
  <w:num w:numId="29">
    <w:abstractNumId w:val="31"/>
  </w:num>
  <w:num w:numId="30">
    <w:abstractNumId w:val="23"/>
  </w:num>
  <w:num w:numId="31">
    <w:abstractNumId w:val="15"/>
  </w:num>
  <w:num w:numId="32">
    <w:abstractNumId w:val="8"/>
  </w:num>
  <w:num w:numId="33">
    <w:abstractNumId w:val="5"/>
  </w:num>
  <w:num w:numId="34">
    <w:abstractNumId w:val="9"/>
  </w:num>
  <w:num w:numId="35">
    <w:abstractNumId w:val="14"/>
  </w:num>
  <w:num w:numId="36">
    <w:abstractNumId w:val="21"/>
  </w:num>
  <w:num w:numId="37">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윤현정 (Hyunjeong Yoon)">
    <w15:presenceInfo w15:providerId="None" w15:userId=" 윤현정 (Hyunjeong Yoon)"/>
  </w15:person>
  <w15:person w15:author="김현주 (Hyunjoo Kim)">
    <w15:presenceInfo w15:providerId="AD" w15:userId="S-1-5-21-2158528993-3912262144-1649455121-1000"/>
  </w15:person>
  <w15:person w15:author="Beatrice Yu">
    <w15:presenceInfo w15:providerId="AD" w15:userId="S::Beatrice.Yu@TEKNION.COM::f6847e56-0ae5-4a56-bf7d-cd6ce4f9cc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trackRevisions/>
  <w:defaultTabStop w:val="720"/>
  <w:hyphenationZone w:val="283"/>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D6"/>
    <w:rsid w:val="00001DA4"/>
    <w:rsid w:val="000025B6"/>
    <w:rsid w:val="00003678"/>
    <w:rsid w:val="00007444"/>
    <w:rsid w:val="00016CE7"/>
    <w:rsid w:val="0001798F"/>
    <w:rsid w:val="000221B6"/>
    <w:rsid w:val="00035F86"/>
    <w:rsid w:val="00060848"/>
    <w:rsid w:val="0006193E"/>
    <w:rsid w:val="0006243D"/>
    <w:rsid w:val="00072F7F"/>
    <w:rsid w:val="00081CDC"/>
    <w:rsid w:val="0009098C"/>
    <w:rsid w:val="000930E9"/>
    <w:rsid w:val="000A28F8"/>
    <w:rsid w:val="000A62B8"/>
    <w:rsid w:val="000B05CB"/>
    <w:rsid w:val="000B45C3"/>
    <w:rsid w:val="000C0815"/>
    <w:rsid w:val="000C6ED8"/>
    <w:rsid w:val="000D0F65"/>
    <w:rsid w:val="000F3FA5"/>
    <w:rsid w:val="000F6956"/>
    <w:rsid w:val="00104B1F"/>
    <w:rsid w:val="00115268"/>
    <w:rsid w:val="00116B64"/>
    <w:rsid w:val="00125DA9"/>
    <w:rsid w:val="0013599A"/>
    <w:rsid w:val="001470F2"/>
    <w:rsid w:val="001474C9"/>
    <w:rsid w:val="00147647"/>
    <w:rsid w:val="001521CB"/>
    <w:rsid w:val="00156D15"/>
    <w:rsid w:val="00157238"/>
    <w:rsid w:val="001620AC"/>
    <w:rsid w:val="001631DF"/>
    <w:rsid w:val="00165837"/>
    <w:rsid w:val="00165D25"/>
    <w:rsid w:val="00165F61"/>
    <w:rsid w:val="00170446"/>
    <w:rsid w:val="001733B7"/>
    <w:rsid w:val="001839FB"/>
    <w:rsid w:val="00186A5E"/>
    <w:rsid w:val="00187AF0"/>
    <w:rsid w:val="001913A3"/>
    <w:rsid w:val="001A10E6"/>
    <w:rsid w:val="001A2CCA"/>
    <w:rsid w:val="001A316E"/>
    <w:rsid w:val="001A5A05"/>
    <w:rsid w:val="001A5F06"/>
    <w:rsid w:val="001A710F"/>
    <w:rsid w:val="001B532D"/>
    <w:rsid w:val="001C759F"/>
    <w:rsid w:val="001D13A6"/>
    <w:rsid w:val="001D256A"/>
    <w:rsid w:val="001D5150"/>
    <w:rsid w:val="001F042F"/>
    <w:rsid w:val="001F13C5"/>
    <w:rsid w:val="001F2D02"/>
    <w:rsid w:val="001F568A"/>
    <w:rsid w:val="001F60F2"/>
    <w:rsid w:val="001F67F2"/>
    <w:rsid w:val="001F75A3"/>
    <w:rsid w:val="00201DAF"/>
    <w:rsid w:val="00202CE6"/>
    <w:rsid w:val="00205570"/>
    <w:rsid w:val="0020725F"/>
    <w:rsid w:val="002124D5"/>
    <w:rsid w:val="0021321F"/>
    <w:rsid w:val="00213B32"/>
    <w:rsid w:val="0022716E"/>
    <w:rsid w:val="00234548"/>
    <w:rsid w:val="002352A1"/>
    <w:rsid w:val="00245808"/>
    <w:rsid w:val="00247335"/>
    <w:rsid w:val="00247E9E"/>
    <w:rsid w:val="00250BF4"/>
    <w:rsid w:val="00252738"/>
    <w:rsid w:val="00253B1C"/>
    <w:rsid w:val="002555D0"/>
    <w:rsid w:val="002573F1"/>
    <w:rsid w:val="0026464E"/>
    <w:rsid w:val="00266FC2"/>
    <w:rsid w:val="002678F1"/>
    <w:rsid w:val="00267CFF"/>
    <w:rsid w:val="00271EDF"/>
    <w:rsid w:val="002772C6"/>
    <w:rsid w:val="00284CF8"/>
    <w:rsid w:val="00293535"/>
    <w:rsid w:val="002938B2"/>
    <w:rsid w:val="002A2F28"/>
    <w:rsid w:val="002A3B3E"/>
    <w:rsid w:val="002B3E82"/>
    <w:rsid w:val="002B5119"/>
    <w:rsid w:val="002C4191"/>
    <w:rsid w:val="002C4C66"/>
    <w:rsid w:val="002D3F7E"/>
    <w:rsid w:val="002F1092"/>
    <w:rsid w:val="002F4397"/>
    <w:rsid w:val="002F5904"/>
    <w:rsid w:val="0030034A"/>
    <w:rsid w:val="00307135"/>
    <w:rsid w:val="003074E3"/>
    <w:rsid w:val="00312EA2"/>
    <w:rsid w:val="00313D0E"/>
    <w:rsid w:val="00313F11"/>
    <w:rsid w:val="00314CE2"/>
    <w:rsid w:val="0031566D"/>
    <w:rsid w:val="00321A5D"/>
    <w:rsid w:val="00331A1A"/>
    <w:rsid w:val="003344A1"/>
    <w:rsid w:val="0033615C"/>
    <w:rsid w:val="003372BE"/>
    <w:rsid w:val="00350ACD"/>
    <w:rsid w:val="00354B67"/>
    <w:rsid w:val="003558A3"/>
    <w:rsid w:val="00357BFB"/>
    <w:rsid w:val="003600EA"/>
    <w:rsid w:val="0036072B"/>
    <w:rsid w:val="00363216"/>
    <w:rsid w:val="0036585F"/>
    <w:rsid w:val="0036732B"/>
    <w:rsid w:val="00385601"/>
    <w:rsid w:val="00385796"/>
    <w:rsid w:val="00385BB5"/>
    <w:rsid w:val="00392268"/>
    <w:rsid w:val="00393DEC"/>
    <w:rsid w:val="00394D65"/>
    <w:rsid w:val="00395C95"/>
    <w:rsid w:val="00396B34"/>
    <w:rsid w:val="003A0ECB"/>
    <w:rsid w:val="003B0D42"/>
    <w:rsid w:val="003D2B59"/>
    <w:rsid w:val="003D5689"/>
    <w:rsid w:val="003E1030"/>
    <w:rsid w:val="003E4034"/>
    <w:rsid w:val="003E74BF"/>
    <w:rsid w:val="003F1413"/>
    <w:rsid w:val="003F3F4F"/>
    <w:rsid w:val="004003AD"/>
    <w:rsid w:val="004042AE"/>
    <w:rsid w:val="00404F01"/>
    <w:rsid w:val="0041102B"/>
    <w:rsid w:val="004128F4"/>
    <w:rsid w:val="004167FB"/>
    <w:rsid w:val="0042304A"/>
    <w:rsid w:val="004249BA"/>
    <w:rsid w:val="004379FC"/>
    <w:rsid w:val="00440855"/>
    <w:rsid w:val="00444335"/>
    <w:rsid w:val="00450626"/>
    <w:rsid w:val="00450CD1"/>
    <w:rsid w:val="00454B51"/>
    <w:rsid w:val="00461746"/>
    <w:rsid w:val="004745DE"/>
    <w:rsid w:val="00474E43"/>
    <w:rsid w:val="004857C8"/>
    <w:rsid w:val="004903B3"/>
    <w:rsid w:val="004A1504"/>
    <w:rsid w:val="004A398E"/>
    <w:rsid w:val="004A7182"/>
    <w:rsid w:val="004B46C4"/>
    <w:rsid w:val="004E2AE6"/>
    <w:rsid w:val="004E388A"/>
    <w:rsid w:val="004F47FE"/>
    <w:rsid w:val="004F550A"/>
    <w:rsid w:val="004F73BF"/>
    <w:rsid w:val="004F75DD"/>
    <w:rsid w:val="00505529"/>
    <w:rsid w:val="00507BD4"/>
    <w:rsid w:val="005122E5"/>
    <w:rsid w:val="00513F51"/>
    <w:rsid w:val="00514EB4"/>
    <w:rsid w:val="00523249"/>
    <w:rsid w:val="00523A8D"/>
    <w:rsid w:val="00525CF1"/>
    <w:rsid w:val="00536F29"/>
    <w:rsid w:val="00541E8F"/>
    <w:rsid w:val="0054634F"/>
    <w:rsid w:val="00546C00"/>
    <w:rsid w:val="0055197F"/>
    <w:rsid w:val="00551DFC"/>
    <w:rsid w:val="005524B1"/>
    <w:rsid w:val="00554ED6"/>
    <w:rsid w:val="005570D4"/>
    <w:rsid w:val="0058062E"/>
    <w:rsid w:val="00582D3A"/>
    <w:rsid w:val="00583522"/>
    <w:rsid w:val="00585BBA"/>
    <w:rsid w:val="0059012B"/>
    <w:rsid w:val="00593CCE"/>
    <w:rsid w:val="005A0084"/>
    <w:rsid w:val="005A15A5"/>
    <w:rsid w:val="005A63DA"/>
    <w:rsid w:val="005B0A2D"/>
    <w:rsid w:val="005B1379"/>
    <w:rsid w:val="005C5AC8"/>
    <w:rsid w:val="005C7088"/>
    <w:rsid w:val="005D1B12"/>
    <w:rsid w:val="005D2E4E"/>
    <w:rsid w:val="005D546B"/>
    <w:rsid w:val="005D5CC5"/>
    <w:rsid w:val="005D607B"/>
    <w:rsid w:val="005D67D7"/>
    <w:rsid w:val="005E32CB"/>
    <w:rsid w:val="005E3374"/>
    <w:rsid w:val="005E503D"/>
    <w:rsid w:val="005E5119"/>
    <w:rsid w:val="005E51B5"/>
    <w:rsid w:val="005E64F6"/>
    <w:rsid w:val="005E6D1E"/>
    <w:rsid w:val="00600CD6"/>
    <w:rsid w:val="0060443C"/>
    <w:rsid w:val="00604EDB"/>
    <w:rsid w:val="00607FE2"/>
    <w:rsid w:val="006238B3"/>
    <w:rsid w:val="00637B12"/>
    <w:rsid w:val="0064094F"/>
    <w:rsid w:val="0064293E"/>
    <w:rsid w:val="00644F19"/>
    <w:rsid w:val="00645628"/>
    <w:rsid w:val="0065231B"/>
    <w:rsid w:val="00655AB7"/>
    <w:rsid w:val="00657EAA"/>
    <w:rsid w:val="006624D1"/>
    <w:rsid w:val="006667B8"/>
    <w:rsid w:val="006668BD"/>
    <w:rsid w:val="0067697E"/>
    <w:rsid w:val="00690D35"/>
    <w:rsid w:val="0069409D"/>
    <w:rsid w:val="0069474E"/>
    <w:rsid w:val="0069639C"/>
    <w:rsid w:val="006964F5"/>
    <w:rsid w:val="006A6350"/>
    <w:rsid w:val="006B4285"/>
    <w:rsid w:val="006B4C11"/>
    <w:rsid w:val="006B7E4E"/>
    <w:rsid w:val="006C1626"/>
    <w:rsid w:val="006C5B15"/>
    <w:rsid w:val="006D3EB6"/>
    <w:rsid w:val="006E33E7"/>
    <w:rsid w:val="006E3B91"/>
    <w:rsid w:val="006E6A95"/>
    <w:rsid w:val="006E7D44"/>
    <w:rsid w:val="006F427B"/>
    <w:rsid w:val="006F5679"/>
    <w:rsid w:val="00701E08"/>
    <w:rsid w:val="00702BE2"/>
    <w:rsid w:val="00706267"/>
    <w:rsid w:val="00707814"/>
    <w:rsid w:val="00711642"/>
    <w:rsid w:val="0072241E"/>
    <w:rsid w:val="007273C9"/>
    <w:rsid w:val="007342F8"/>
    <w:rsid w:val="00735BFA"/>
    <w:rsid w:val="00735C19"/>
    <w:rsid w:val="00742A88"/>
    <w:rsid w:val="0074374C"/>
    <w:rsid w:val="007446BC"/>
    <w:rsid w:val="007446FB"/>
    <w:rsid w:val="0074534C"/>
    <w:rsid w:val="00755EDE"/>
    <w:rsid w:val="00756167"/>
    <w:rsid w:val="00760556"/>
    <w:rsid w:val="00763B1C"/>
    <w:rsid w:val="007647EF"/>
    <w:rsid w:val="00767C95"/>
    <w:rsid w:val="00772390"/>
    <w:rsid w:val="00773873"/>
    <w:rsid w:val="0078250E"/>
    <w:rsid w:val="00784C0A"/>
    <w:rsid w:val="00785064"/>
    <w:rsid w:val="00785488"/>
    <w:rsid w:val="00790ACF"/>
    <w:rsid w:val="00791123"/>
    <w:rsid w:val="00791BCB"/>
    <w:rsid w:val="00795857"/>
    <w:rsid w:val="007A0516"/>
    <w:rsid w:val="007A7331"/>
    <w:rsid w:val="007C4C56"/>
    <w:rsid w:val="007D0822"/>
    <w:rsid w:val="007D483A"/>
    <w:rsid w:val="007E5441"/>
    <w:rsid w:val="007E61CE"/>
    <w:rsid w:val="007F10C0"/>
    <w:rsid w:val="007F1368"/>
    <w:rsid w:val="007F2D56"/>
    <w:rsid w:val="007F39EA"/>
    <w:rsid w:val="007F68E0"/>
    <w:rsid w:val="007F7CDA"/>
    <w:rsid w:val="00803FFC"/>
    <w:rsid w:val="00804FAD"/>
    <w:rsid w:val="00812DB3"/>
    <w:rsid w:val="00813420"/>
    <w:rsid w:val="00826C14"/>
    <w:rsid w:val="00827520"/>
    <w:rsid w:val="0083351A"/>
    <w:rsid w:val="0084434A"/>
    <w:rsid w:val="00851405"/>
    <w:rsid w:val="00857F70"/>
    <w:rsid w:val="00863F09"/>
    <w:rsid w:val="0086637B"/>
    <w:rsid w:val="00870038"/>
    <w:rsid w:val="00872571"/>
    <w:rsid w:val="00881CFD"/>
    <w:rsid w:val="00886EFD"/>
    <w:rsid w:val="00887253"/>
    <w:rsid w:val="00887BBB"/>
    <w:rsid w:val="008902C7"/>
    <w:rsid w:val="008910BD"/>
    <w:rsid w:val="008966E9"/>
    <w:rsid w:val="008A0E69"/>
    <w:rsid w:val="008A3CBF"/>
    <w:rsid w:val="008A71A1"/>
    <w:rsid w:val="008C063C"/>
    <w:rsid w:val="008C5AF8"/>
    <w:rsid w:val="008D2920"/>
    <w:rsid w:val="008D6D08"/>
    <w:rsid w:val="008E64BF"/>
    <w:rsid w:val="00902F38"/>
    <w:rsid w:val="0091370D"/>
    <w:rsid w:val="009306E9"/>
    <w:rsid w:val="00930DB1"/>
    <w:rsid w:val="00933EBB"/>
    <w:rsid w:val="0094271C"/>
    <w:rsid w:val="00954042"/>
    <w:rsid w:val="00960E97"/>
    <w:rsid w:val="00962226"/>
    <w:rsid w:val="00963A6D"/>
    <w:rsid w:val="009672DF"/>
    <w:rsid w:val="00970B1D"/>
    <w:rsid w:val="00976261"/>
    <w:rsid w:val="00982554"/>
    <w:rsid w:val="00984D7E"/>
    <w:rsid w:val="00993274"/>
    <w:rsid w:val="0099461C"/>
    <w:rsid w:val="00995FD0"/>
    <w:rsid w:val="009A0197"/>
    <w:rsid w:val="009A0680"/>
    <w:rsid w:val="009A266D"/>
    <w:rsid w:val="009B24FA"/>
    <w:rsid w:val="009B6225"/>
    <w:rsid w:val="009B76B5"/>
    <w:rsid w:val="009C288A"/>
    <w:rsid w:val="009C5E59"/>
    <w:rsid w:val="009C7F73"/>
    <w:rsid w:val="009D1DE7"/>
    <w:rsid w:val="009D47C7"/>
    <w:rsid w:val="009E21D3"/>
    <w:rsid w:val="009F2131"/>
    <w:rsid w:val="009F43CF"/>
    <w:rsid w:val="009F7A11"/>
    <w:rsid w:val="00A036AD"/>
    <w:rsid w:val="00A10FAF"/>
    <w:rsid w:val="00A11B71"/>
    <w:rsid w:val="00A120E2"/>
    <w:rsid w:val="00A1494A"/>
    <w:rsid w:val="00A26A6D"/>
    <w:rsid w:val="00A26F0D"/>
    <w:rsid w:val="00A37720"/>
    <w:rsid w:val="00A5401E"/>
    <w:rsid w:val="00A67E66"/>
    <w:rsid w:val="00A8113E"/>
    <w:rsid w:val="00A83FEE"/>
    <w:rsid w:val="00A86EC2"/>
    <w:rsid w:val="00A90EBF"/>
    <w:rsid w:val="00A92685"/>
    <w:rsid w:val="00A95B51"/>
    <w:rsid w:val="00AA2241"/>
    <w:rsid w:val="00AA55AF"/>
    <w:rsid w:val="00AA75A7"/>
    <w:rsid w:val="00AB07DC"/>
    <w:rsid w:val="00AB5280"/>
    <w:rsid w:val="00AB7D2F"/>
    <w:rsid w:val="00AC05BE"/>
    <w:rsid w:val="00AC2612"/>
    <w:rsid w:val="00AD1640"/>
    <w:rsid w:val="00AE1448"/>
    <w:rsid w:val="00AE3561"/>
    <w:rsid w:val="00AE7DE5"/>
    <w:rsid w:val="00AF78DA"/>
    <w:rsid w:val="00B00231"/>
    <w:rsid w:val="00B02218"/>
    <w:rsid w:val="00B05DC9"/>
    <w:rsid w:val="00B13BFA"/>
    <w:rsid w:val="00B15440"/>
    <w:rsid w:val="00B17F33"/>
    <w:rsid w:val="00B17F9E"/>
    <w:rsid w:val="00B20722"/>
    <w:rsid w:val="00B24BE0"/>
    <w:rsid w:val="00B30F04"/>
    <w:rsid w:val="00B427C1"/>
    <w:rsid w:val="00B45063"/>
    <w:rsid w:val="00B53975"/>
    <w:rsid w:val="00B572C3"/>
    <w:rsid w:val="00B57664"/>
    <w:rsid w:val="00B60FAB"/>
    <w:rsid w:val="00B63DB9"/>
    <w:rsid w:val="00B64737"/>
    <w:rsid w:val="00B71F88"/>
    <w:rsid w:val="00BA1096"/>
    <w:rsid w:val="00BA3D1D"/>
    <w:rsid w:val="00BA468E"/>
    <w:rsid w:val="00BB1654"/>
    <w:rsid w:val="00BB41EE"/>
    <w:rsid w:val="00BB4ED7"/>
    <w:rsid w:val="00BB76A8"/>
    <w:rsid w:val="00BC0577"/>
    <w:rsid w:val="00BC305A"/>
    <w:rsid w:val="00BC5029"/>
    <w:rsid w:val="00BC7BB2"/>
    <w:rsid w:val="00BD396F"/>
    <w:rsid w:val="00BE5787"/>
    <w:rsid w:val="00BE7DE9"/>
    <w:rsid w:val="00C12CF3"/>
    <w:rsid w:val="00C13851"/>
    <w:rsid w:val="00C13B7E"/>
    <w:rsid w:val="00C20502"/>
    <w:rsid w:val="00C241D3"/>
    <w:rsid w:val="00C32E90"/>
    <w:rsid w:val="00C35F87"/>
    <w:rsid w:val="00C45C31"/>
    <w:rsid w:val="00C46C6B"/>
    <w:rsid w:val="00C530BA"/>
    <w:rsid w:val="00C533DD"/>
    <w:rsid w:val="00C55182"/>
    <w:rsid w:val="00C56B57"/>
    <w:rsid w:val="00C5794E"/>
    <w:rsid w:val="00C60AB2"/>
    <w:rsid w:val="00C6789C"/>
    <w:rsid w:val="00C71AC9"/>
    <w:rsid w:val="00C73CBA"/>
    <w:rsid w:val="00C81768"/>
    <w:rsid w:val="00C84E90"/>
    <w:rsid w:val="00C8784B"/>
    <w:rsid w:val="00C94E0C"/>
    <w:rsid w:val="00C95372"/>
    <w:rsid w:val="00CA6894"/>
    <w:rsid w:val="00CA711D"/>
    <w:rsid w:val="00CB0AB3"/>
    <w:rsid w:val="00CB4CB4"/>
    <w:rsid w:val="00CB5C9F"/>
    <w:rsid w:val="00CC22D1"/>
    <w:rsid w:val="00CC4FAE"/>
    <w:rsid w:val="00CC6E11"/>
    <w:rsid w:val="00CD2F26"/>
    <w:rsid w:val="00CE299B"/>
    <w:rsid w:val="00CE5450"/>
    <w:rsid w:val="00CE6AF3"/>
    <w:rsid w:val="00CF20B9"/>
    <w:rsid w:val="00CF4BA0"/>
    <w:rsid w:val="00CF6B27"/>
    <w:rsid w:val="00D0187F"/>
    <w:rsid w:val="00D0563C"/>
    <w:rsid w:val="00D06E93"/>
    <w:rsid w:val="00D10847"/>
    <w:rsid w:val="00D1605F"/>
    <w:rsid w:val="00D2385C"/>
    <w:rsid w:val="00D25EEA"/>
    <w:rsid w:val="00D2671D"/>
    <w:rsid w:val="00D40F49"/>
    <w:rsid w:val="00D52553"/>
    <w:rsid w:val="00D6282E"/>
    <w:rsid w:val="00D64872"/>
    <w:rsid w:val="00D74863"/>
    <w:rsid w:val="00D7701A"/>
    <w:rsid w:val="00D91B96"/>
    <w:rsid w:val="00D950D9"/>
    <w:rsid w:val="00D958ED"/>
    <w:rsid w:val="00DA7B6C"/>
    <w:rsid w:val="00DB02C8"/>
    <w:rsid w:val="00DB04C3"/>
    <w:rsid w:val="00DB1C3F"/>
    <w:rsid w:val="00DC12B0"/>
    <w:rsid w:val="00DC1724"/>
    <w:rsid w:val="00DC2A7F"/>
    <w:rsid w:val="00DC7CED"/>
    <w:rsid w:val="00DD0943"/>
    <w:rsid w:val="00DD7AC8"/>
    <w:rsid w:val="00DE24F2"/>
    <w:rsid w:val="00DE2634"/>
    <w:rsid w:val="00DE428D"/>
    <w:rsid w:val="00DE57C6"/>
    <w:rsid w:val="00DE690B"/>
    <w:rsid w:val="00DE73F2"/>
    <w:rsid w:val="00DF2B43"/>
    <w:rsid w:val="00DF36C5"/>
    <w:rsid w:val="00DF6766"/>
    <w:rsid w:val="00E055A2"/>
    <w:rsid w:val="00E1465A"/>
    <w:rsid w:val="00E171CC"/>
    <w:rsid w:val="00E20C17"/>
    <w:rsid w:val="00E31871"/>
    <w:rsid w:val="00E4247E"/>
    <w:rsid w:val="00E51FDD"/>
    <w:rsid w:val="00E56EB1"/>
    <w:rsid w:val="00E57C84"/>
    <w:rsid w:val="00E6262D"/>
    <w:rsid w:val="00E63DC2"/>
    <w:rsid w:val="00E64550"/>
    <w:rsid w:val="00E66E38"/>
    <w:rsid w:val="00E71EC0"/>
    <w:rsid w:val="00E772C7"/>
    <w:rsid w:val="00E7795C"/>
    <w:rsid w:val="00E810DA"/>
    <w:rsid w:val="00E84155"/>
    <w:rsid w:val="00E97102"/>
    <w:rsid w:val="00E97E95"/>
    <w:rsid w:val="00EA66FF"/>
    <w:rsid w:val="00EB29A5"/>
    <w:rsid w:val="00EB7D52"/>
    <w:rsid w:val="00EE538A"/>
    <w:rsid w:val="00EE605E"/>
    <w:rsid w:val="00EF459C"/>
    <w:rsid w:val="00EF5B0F"/>
    <w:rsid w:val="00EF63E2"/>
    <w:rsid w:val="00F01CC9"/>
    <w:rsid w:val="00F12D9C"/>
    <w:rsid w:val="00F15BAD"/>
    <w:rsid w:val="00F202AF"/>
    <w:rsid w:val="00F26EDE"/>
    <w:rsid w:val="00F335E7"/>
    <w:rsid w:val="00F41AD7"/>
    <w:rsid w:val="00F52FA6"/>
    <w:rsid w:val="00F54A7D"/>
    <w:rsid w:val="00F5756D"/>
    <w:rsid w:val="00F605CE"/>
    <w:rsid w:val="00F60D2F"/>
    <w:rsid w:val="00F61D45"/>
    <w:rsid w:val="00F628B4"/>
    <w:rsid w:val="00F63096"/>
    <w:rsid w:val="00F631A7"/>
    <w:rsid w:val="00F713A7"/>
    <w:rsid w:val="00F859F9"/>
    <w:rsid w:val="00F93BE7"/>
    <w:rsid w:val="00F972AE"/>
    <w:rsid w:val="00FA6519"/>
    <w:rsid w:val="00FB772C"/>
    <w:rsid w:val="00FC1E2B"/>
    <w:rsid w:val="00FC2462"/>
    <w:rsid w:val="00FD5F01"/>
    <w:rsid w:val="00FE20E5"/>
    <w:rsid w:val="00FE6E29"/>
    <w:rsid w:val="00FF1951"/>
    <w:rsid w:val="00FF1D02"/>
    <w:rsid w:val="00FF4467"/>
    <w:rsid w:val="13E9715B"/>
    <w:rsid w:val="19DF9C9E"/>
    <w:rsid w:val="6940B566"/>
    <w:rsid w:val="6DF7187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7C2645"/>
  <w15:chartTrackingRefBased/>
  <w15:docId w15:val="{1475CC64-166A-49CA-AB42-46E3439F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맑은 고딕" w:hAnsi="Calibri"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64737"/>
    <w:pPr>
      <w:spacing w:after="200" w:line="276" w:lineRule="auto"/>
    </w:pPr>
    <w:rPr>
      <w:sz w:val="22"/>
      <w:szCs w:val="22"/>
      <w:lang w:eastAsia="en-US"/>
    </w:rPr>
  </w:style>
  <w:style w:type="paragraph" w:styleId="3">
    <w:name w:val="heading 3"/>
    <w:basedOn w:val="a"/>
    <w:link w:val="3Char"/>
    <w:uiPriority w:val="9"/>
    <w:qFormat/>
    <w:rsid w:val="00600CD6"/>
    <w:pPr>
      <w:spacing w:before="100" w:beforeAutospacing="1" w:after="100" w:afterAutospacing="1" w:line="240" w:lineRule="auto"/>
      <w:outlineLvl w:val="2"/>
    </w:pPr>
    <w:rPr>
      <w:rFonts w:ascii="굴림" w:eastAsia="굴림" w:hAnsi="굴림" w:cs="굴림"/>
      <w:b/>
      <w:bCs/>
      <w:sz w:val="27"/>
      <w:szCs w:val="27"/>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foelenco">
    <w:name w:val="Paragrafo elenco"/>
    <w:basedOn w:val="a"/>
    <w:uiPriority w:val="34"/>
    <w:qFormat/>
    <w:rsid w:val="00554ED6"/>
    <w:pPr>
      <w:ind w:left="720"/>
      <w:contextualSpacing/>
    </w:pPr>
  </w:style>
  <w:style w:type="table" w:styleId="a3">
    <w:name w:val="Table Grid"/>
    <w:basedOn w:val="a1"/>
    <w:uiPriority w:val="59"/>
    <w:rsid w:val="00331A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Balloon Text"/>
    <w:basedOn w:val="a"/>
    <w:link w:val="Char"/>
    <w:uiPriority w:val="99"/>
    <w:semiHidden/>
    <w:unhideWhenUsed/>
    <w:rsid w:val="003E74BF"/>
    <w:pPr>
      <w:spacing w:after="0" w:line="240" w:lineRule="auto"/>
    </w:pPr>
    <w:rPr>
      <w:rFonts w:ascii="Tahoma" w:hAnsi="Tahoma"/>
      <w:sz w:val="16"/>
      <w:szCs w:val="16"/>
      <w:lang w:val="x-none" w:eastAsia="x-none"/>
    </w:rPr>
  </w:style>
  <w:style w:type="character" w:customStyle="1" w:styleId="Char">
    <w:name w:val="풍선 도움말 텍스트 Char"/>
    <w:link w:val="a4"/>
    <w:uiPriority w:val="99"/>
    <w:semiHidden/>
    <w:rsid w:val="003E74BF"/>
    <w:rPr>
      <w:rFonts w:ascii="Tahoma" w:hAnsi="Tahoma" w:cs="Tahoma"/>
      <w:sz w:val="16"/>
      <w:szCs w:val="16"/>
    </w:rPr>
  </w:style>
  <w:style w:type="paragraph" w:styleId="a5">
    <w:name w:val="header"/>
    <w:basedOn w:val="a"/>
    <w:link w:val="Char0"/>
    <w:uiPriority w:val="99"/>
    <w:semiHidden/>
    <w:unhideWhenUsed/>
    <w:rsid w:val="003E74BF"/>
    <w:pPr>
      <w:tabs>
        <w:tab w:val="center" w:pos="4680"/>
        <w:tab w:val="right" w:pos="9360"/>
      </w:tabs>
      <w:spacing w:after="0" w:line="240" w:lineRule="auto"/>
    </w:pPr>
  </w:style>
  <w:style w:type="character" w:customStyle="1" w:styleId="Char0">
    <w:name w:val="머리글 Char"/>
    <w:basedOn w:val="a0"/>
    <w:link w:val="a5"/>
    <w:uiPriority w:val="99"/>
    <w:semiHidden/>
    <w:rsid w:val="003E74BF"/>
  </w:style>
  <w:style w:type="paragraph" w:styleId="a6">
    <w:name w:val="footer"/>
    <w:basedOn w:val="a"/>
    <w:link w:val="Char1"/>
    <w:uiPriority w:val="99"/>
    <w:unhideWhenUsed/>
    <w:rsid w:val="003E74BF"/>
    <w:pPr>
      <w:tabs>
        <w:tab w:val="center" w:pos="4680"/>
        <w:tab w:val="right" w:pos="9360"/>
      </w:tabs>
      <w:spacing w:after="0" w:line="240" w:lineRule="auto"/>
    </w:pPr>
  </w:style>
  <w:style w:type="character" w:customStyle="1" w:styleId="Char1">
    <w:name w:val="바닥글 Char"/>
    <w:basedOn w:val="a0"/>
    <w:link w:val="a6"/>
    <w:uiPriority w:val="99"/>
    <w:rsid w:val="003E74BF"/>
  </w:style>
  <w:style w:type="character" w:styleId="a7">
    <w:name w:val="annotation reference"/>
    <w:uiPriority w:val="99"/>
    <w:semiHidden/>
    <w:unhideWhenUsed/>
    <w:rsid w:val="00DC1724"/>
    <w:rPr>
      <w:sz w:val="16"/>
      <w:szCs w:val="16"/>
    </w:rPr>
  </w:style>
  <w:style w:type="paragraph" w:styleId="a8">
    <w:name w:val="annotation text"/>
    <w:basedOn w:val="a"/>
    <w:link w:val="Char2"/>
    <w:uiPriority w:val="99"/>
    <w:unhideWhenUsed/>
    <w:rsid w:val="00DC1724"/>
    <w:pPr>
      <w:spacing w:line="240" w:lineRule="auto"/>
    </w:pPr>
    <w:rPr>
      <w:sz w:val="20"/>
      <w:szCs w:val="20"/>
      <w:lang w:val="x-none" w:eastAsia="x-none"/>
    </w:rPr>
  </w:style>
  <w:style w:type="character" w:customStyle="1" w:styleId="Char2">
    <w:name w:val="메모 텍스트 Char"/>
    <w:link w:val="a8"/>
    <w:uiPriority w:val="99"/>
    <w:rsid w:val="00DC1724"/>
    <w:rPr>
      <w:sz w:val="20"/>
      <w:szCs w:val="20"/>
    </w:rPr>
  </w:style>
  <w:style w:type="paragraph" w:styleId="a9">
    <w:name w:val="annotation subject"/>
    <w:basedOn w:val="a8"/>
    <w:next w:val="a8"/>
    <w:link w:val="Char3"/>
    <w:uiPriority w:val="99"/>
    <w:semiHidden/>
    <w:unhideWhenUsed/>
    <w:rsid w:val="00DC1724"/>
    <w:rPr>
      <w:b/>
      <w:bCs/>
    </w:rPr>
  </w:style>
  <w:style w:type="character" w:customStyle="1" w:styleId="Char3">
    <w:name w:val="메모 주제 Char"/>
    <w:link w:val="a9"/>
    <w:uiPriority w:val="99"/>
    <w:semiHidden/>
    <w:rsid w:val="00DC1724"/>
    <w:rPr>
      <w:b/>
      <w:bCs/>
      <w:sz w:val="20"/>
      <w:szCs w:val="20"/>
    </w:rPr>
  </w:style>
  <w:style w:type="character" w:customStyle="1" w:styleId="A40">
    <w:name w:val="A4"/>
    <w:rsid w:val="00253B1C"/>
    <w:rPr>
      <w:rFonts w:ascii="Courier New" w:hAnsi="Courier New" w:cs="Courier New" w:hint="default"/>
      <w:noProof w:val="0"/>
      <w:sz w:val="24"/>
      <w:lang w:val="en-US"/>
    </w:rPr>
  </w:style>
  <w:style w:type="paragraph" w:customStyle="1" w:styleId="TxBrp1">
    <w:name w:val="TxBr_p1"/>
    <w:basedOn w:val="a"/>
    <w:rsid w:val="004F75DD"/>
    <w:pPr>
      <w:widowControl w:val="0"/>
      <w:tabs>
        <w:tab w:val="left" w:pos="204"/>
      </w:tabs>
      <w:spacing w:after="0" w:line="240" w:lineRule="atLeast"/>
    </w:pPr>
    <w:rPr>
      <w:rFonts w:ascii="Times New Roman" w:eastAsia="Times New Roman" w:hAnsi="Times New Roman"/>
      <w:sz w:val="24"/>
      <w:szCs w:val="20"/>
      <w:lang w:val="it-IT" w:eastAsia="it-IT"/>
    </w:rPr>
  </w:style>
  <w:style w:type="paragraph" w:customStyle="1" w:styleId="-11">
    <w:name w:val="색상형 목록 - 강조색 11"/>
    <w:basedOn w:val="a"/>
    <w:uiPriority w:val="34"/>
    <w:qFormat/>
    <w:rsid w:val="00AB7D2F"/>
    <w:pPr>
      <w:ind w:left="720"/>
    </w:pPr>
  </w:style>
  <w:style w:type="character" w:styleId="aa">
    <w:name w:val="Hyperlink"/>
    <w:uiPriority w:val="99"/>
    <w:unhideWhenUsed/>
    <w:rsid w:val="00993274"/>
    <w:rPr>
      <w:color w:val="0563C1"/>
      <w:u w:val="single"/>
    </w:rPr>
  </w:style>
  <w:style w:type="character" w:styleId="ab">
    <w:name w:val="Unresolved Mention"/>
    <w:uiPriority w:val="99"/>
    <w:semiHidden/>
    <w:unhideWhenUsed/>
    <w:rsid w:val="00993274"/>
    <w:rPr>
      <w:color w:val="808080"/>
      <w:shd w:val="clear" w:color="auto" w:fill="E6E6E6"/>
    </w:rPr>
  </w:style>
  <w:style w:type="paragraph" w:customStyle="1" w:styleId="-110">
    <w:name w:val="색상형 음영 - 강조색 11"/>
    <w:hidden/>
    <w:uiPriority w:val="99"/>
    <w:semiHidden/>
    <w:rsid w:val="00DE2634"/>
    <w:rPr>
      <w:sz w:val="22"/>
      <w:szCs w:val="22"/>
      <w:lang w:eastAsia="en-US"/>
    </w:rPr>
  </w:style>
  <w:style w:type="paragraph" w:styleId="ac">
    <w:name w:val="Revision"/>
    <w:hidden/>
    <w:uiPriority w:val="99"/>
    <w:semiHidden/>
    <w:rsid w:val="00BC7BB2"/>
    <w:rPr>
      <w:sz w:val="22"/>
      <w:szCs w:val="22"/>
      <w:lang w:eastAsia="en-US"/>
    </w:rPr>
  </w:style>
  <w:style w:type="paragraph" w:styleId="ad">
    <w:name w:val="No Spacing"/>
    <w:uiPriority w:val="1"/>
    <w:qFormat/>
    <w:rsid w:val="00E6262D"/>
    <w:rPr>
      <w:sz w:val="22"/>
      <w:szCs w:val="22"/>
      <w:lang w:eastAsia="en-US"/>
    </w:rPr>
  </w:style>
  <w:style w:type="paragraph" w:styleId="ae">
    <w:name w:val="List Paragraph"/>
    <w:basedOn w:val="a"/>
    <w:uiPriority w:val="34"/>
    <w:qFormat/>
    <w:rsid w:val="00BE7DE9"/>
    <w:pPr>
      <w:ind w:left="720"/>
    </w:pPr>
  </w:style>
  <w:style w:type="paragraph" w:styleId="af">
    <w:name w:val="Normal (Web)"/>
    <w:basedOn w:val="a"/>
    <w:uiPriority w:val="99"/>
    <w:semiHidden/>
    <w:unhideWhenUsed/>
    <w:rsid w:val="00976261"/>
    <w:pPr>
      <w:spacing w:before="100" w:beforeAutospacing="1" w:after="100" w:afterAutospacing="1" w:line="240" w:lineRule="auto"/>
    </w:pPr>
    <w:rPr>
      <w:rFonts w:ascii="굴림" w:eastAsia="굴림" w:hAnsi="굴림" w:cs="굴림"/>
      <w:sz w:val="24"/>
      <w:szCs w:val="24"/>
      <w:lang w:eastAsia="ko-KR"/>
    </w:rPr>
  </w:style>
  <w:style w:type="character" w:styleId="af0">
    <w:name w:val="Strong"/>
    <w:basedOn w:val="a0"/>
    <w:uiPriority w:val="22"/>
    <w:qFormat/>
    <w:rsid w:val="00851405"/>
    <w:rPr>
      <w:b/>
      <w:bCs/>
    </w:rPr>
  </w:style>
  <w:style w:type="character" w:customStyle="1" w:styleId="3Char">
    <w:name w:val="제목 3 Char"/>
    <w:basedOn w:val="a0"/>
    <w:link w:val="3"/>
    <w:uiPriority w:val="9"/>
    <w:rsid w:val="00600CD6"/>
    <w:rPr>
      <w:rFonts w:ascii="굴림" w:eastAsia="굴림" w:hAnsi="굴림" w:cs="굴림"/>
      <w:b/>
      <w:bCs/>
      <w:sz w:val="27"/>
      <w:szCs w:val="27"/>
    </w:rPr>
  </w:style>
  <w:style w:type="character" w:styleId="af1">
    <w:name w:val="Emphasis"/>
    <w:basedOn w:val="a0"/>
    <w:uiPriority w:val="20"/>
    <w:qFormat/>
    <w:rsid w:val="00600C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4247">
      <w:bodyDiv w:val="1"/>
      <w:marLeft w:val="0"/>
      <w:marRight w:val="0"/>
      <w:marTop w:val="0"/>
      <w:marBottom w:val="0"/>
      <w:divBdr>
        <w:top w:val="none" w:sz="0" w:space="0" w:color="auto"/>
        <w:left w:val="none" w:sz="0" w:space="0" w:color="auto"/>
        <w:bottom w:val="none" w:sz="0" w:space="0" w:color="auto"/>
        <w:right w:val="none" w:sz="0" w:space="0" w:color="auto"/>
      </w:divBdr>
    </w:div>
    <w:div w:id="17241282">
      <w:bodyDiv w:val="1"/>
      <w:marLeft w:val="0"/>
      <w:marRight w:val="0"/>
      <w:marTop w:val="0"/>
      <w:marBottom w:val="0"/>
      <w:divBdr>
        <w:top w:val="none" w:sz="0" w:space="0" w:color="auto"/>
        <w:left w:val="none" w:sz="0" w:space="0" w:color="auto"/>
        <w:bottom w:val="none" w:sz="0" w:space="0" w:color="auto"/>
        <w:right w:val="none" w:sz="0" w:space="0" w:color="auto"/>
      </w:divBdr>
    </w:div>
    <w:div w:id="18119073">
      <w:bodyDiv w:val="1"/>
      <w:marLeft w:val="0"/>
      <w:marRight w:val="0"/>
      <w:marTop w:val="0"/>
      <w:marBottom w:val="0"/>
      <w:divBdr>
        <w:top w:val="none" w:sz="0" w:space="0" w:color="auto"/>
        <w:left w:val="none" w:sz="0" w:space="0" w:color="auto"/>
        <w:bottom w:val="none" w:sz="0" w:space="0" w:color="auto"/>
        <w:right w:val="none" w:sz="0" w:space="0" w:color="auto"/>
      </w:divBdr>
    </w:div>
    <w:div w:id="104350383">
      <w:bodyDiv w:val="1"/>
      <w:marLeft w:val="0"/>
      <w:marRight w:val="0"/>
      <w:marTop w:val="0"/>
      <w:marBottom w:val="0"/>
      <w:divBdr>
        <w:top w:val="none" w:sz="0" w:space="0" w:color="auto"/>
        <w:left w:val="none" w:sz="0" w:space="0" w:color="auto"/>
        <w:bottom w:val="none" w:sz="0" w:space="0" w:color="auto"/>
        <w:right w:val="none" w:sz="0" w:space="0" w:color="auto"/>
      </w:divBdr>
    </w:div>
    <w:div w:id="112331272">
      <w:bodyDiv w:val="1"/>
      <w:marLeft w:val="0"/>
      <w:marRight w:val="0"/>
      <w:marTop w:val="0"/>
      <w:marBottom w:val="0"/>
      <w:divBdr>
        <w:top w:val="none" w:sz="0" w:space="0" w:color="auto"/>
        <w:left w:val="none" w:sz="0" w:space="0" w:color="auto"/>
        <w:bottom w:val="none" w:sz="0" w:space="0" w:color="auto"/>
        <w:right w:val="none" w:sz="0" w:space="0" w:color="auto"/>
      </w:divBdr>
    </w:div>
    <w:div w:id="324015677">
      <w:bodyDiv w:val="1"/>
      <w:marLeft w:val="0"/>
      <w:marRight w:val="0"/>
      <w:marTop w:val="0"/>
      <w:marBottom w:val="0"/>
      <w:divBdr>
        <w:top w:val="none" w:sz="0" w:space="0" w:color="auto"/>
        <w:left w:val="none" w:sz="0" w:space="0" w:color="auto"/>
        <w:bottom w:val="none" w:sz="0" w:space="0" w:color="auto"/>
        <w:right w:val="none" w:sz="0" w:space="0" w:color="auto"/>
      </w:divBdr>
    </w:div>
    <w:div w:id="345905918">
      <w:bodyDiv w:val="1"/>
      <w:marLeft w:val="0"/>
      <w:marRight w:val="0"/>
      <w:marTop w:val="0"/>
      <w:marBottom w:val="0"/>
      <w:divBdr>
        <w:top w:val="none" w:sz="0" w:space="0" w:color="auto"/>
        <w:left w:val="none" w:sz="0" w:space="0" w:color="auto"/>
        <w:bottom w:val="none" w:sz="0" w:space="0" w:color="auto"/>
        <w:right w:val="none" w:sz="0" w:space="0" w:color="auto"/>
      </w:divBdr>
      <w:divsChild>
        <w:div w:id="10879473">
          <w:marLeft w:val="0"/>
          <w:marRight w:val="0"/>
          <w:marTop w:val="0"/>
          <w:marBottom w:val="0"/>
          <w:divBdr>
            <w:top w:val="none" w:sz="0" w:space="0" w:color="auto"/>
            <w:left w:val="none" w:sz="0" w:space="0" w:color="auto"/>
            <w:bottom w:val="none" w:sz="0" w:space="0" w:color="auto"/>
            <w:right w:val="none" w:sz="0" w:space="0" w:color="auto"/>
          </w:divBdr>
        </w:div>
        <w:div w:id="28334283">
          <w:marLeft w:val="0"/>
          <w:marRight w:val="760"/>
          <w:marTop w:val="0"/>
          <w:marBottom w:val="0"/>
          <w:divBdr>
            <w:top w:val="none" w:sz="0" w:space="0" w:color="auto"/>
            <w:left w:val="none" w:sz="0" w:space="0" w:color="auto"/>
            <w:bottom w:val="none" w:sz="0" w:space="0" w:color="auto"/>
            <w:right w:val="none" w:sz="0" w:space="0" w:color="auto"/>
          </w:divBdr>
          <w:divsChild>
            <w:div w:id="287931333">
              <w:marLeft w:val="0"/>
              <w:marRight w:val="0"/>
              <w:marTop w:val="0"/>
              <w:marBottom w:val="0"/>
              <w:divBdr>
                <w:top w:val="none" w:sz="0" w:space="0" w:color="auto"/>
                <w:left w:val="none" w:sz="0" w:space="0" w:color="auto"/>
                <w:bottom w:val="none" w:sz="0" w:space="0" w:color="auto"/>
                <w:right w:val="none" w:sz="0" w:space="0" w:color="auto"/>
              </w:divBdr>
            </w:div>
            <w:div w:id="1421675961">
              <w:marLeft w:val="0"/>
              <w:marRight w:val="0"/>
              <w:marTop w:val="0"/>
              <w:marBottom w:val="0"/>
              <w:divBdr>
                <w:top w:val="none" w:sz="0" w:space="0" w:color="auto"/>
                <w:left w:val="none" w:sz="0" w:space="0" w:color="auto"/>
                <w:bottom w:val="none" w:sz="0" w:space="0" w:color="auto"/>
                <w:right w:val="none" w:sz="0" w:space="0" w:color="auto"/>
              </w:divBdr>
            </w:div>
          </w:divsChild>
        </w:div>
        <w:div w:id="29428279">
          <w:marLeft w:val="0"/>
          <w:marRight w:val="0"/>
          <w:marTop w:val="0"/>
          <w:marBottom w:val="0"/>
          <w:divBdr>
            <w:top w:val="none" w:sz="0" w:space="0" w:color="auto"/>
            <w:left w:val="none" w:sz="0" w:space="0" w:color="auto"/>
            <w:bottom w:val="none" w:sz="0" w:space="0" w:color="auto"/>
            <w:right w:val="none" w:sz="0" w:space="0" w:color="auto"/>
          </w:divBdr>
        </w:div>
        <w:div w:id="282082792">
          <w:marLeft w:val="0"/>
          <w:marRight w:val="0"/>
          <w:marTop w:val="0"/>
          <w:marBottom w:val="0"/>
          <w:divBdr>
            <w:top w:val="none" w:sz="0" w:space="0" w:color="auto"/>
            <w:left w:val="none" w:sz="0" w:space="0" w:color="auto"/>
            <w:bottom w:val="none" w:sz="0" w:space="0" w:color="auto"/>
            <w:right w:val="none" w:sz="0" w:space="0" w:color="auto"/>
          </w:divBdr>
          <w:divsChild>
            <w:div w:id="1692413832">
              <w:marLeft w:val="0"/>
              <w:marRight w:val="0"/>
              <w:marTop w:val="0"/>
              <w:marBottom w:val="0"/>
              <w:divBdr>
                <w:top w:val="none" w:sz="0" w:space="0" w:color="auto"/>
                <w:left w:val="none" w:sz="0" w:space="0" w:color="auto"/>
                <w:bottom w:val="none" w:sz="0" w:space="0" w:color="auto"/>
                <w:right w:val="none" w:sz="0" w:space="0" w:color="auto"/>
              </w:divBdr>
              <w:divsChild>
                <w:div w:id="6400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3167">
          <w:marLeft w:val="0"/>
          <w:marRight w:val="841"/>
          <w:marTop w:val="0"/>
          <w:marBottom w:val="0"/>
          <w:divBdr>
            <w:top w:val="none" w:sz="0" w:space="0" w:color="auto"/>
            <w:left w:val="none" w:sz="0" w:space="0" w:color="auto"/>
            <w:bottom w:val="none" w:sz="0" w:space="0" w:color="auto"/>
            <w:right w:val="none" w:sz="0" w:space="0" w:color="auto"/>
          </w:divBdr>
          <w:divsChild>
            <w:div w:id="477261639">
              <w:marLeft w:val="0"/>
              <w:marRight w:val="0"/>
              <w:marTop w:val="0"/>
              <w:marBottom w:val="0"/>
              <w:divBdr>
                <w:top w:val="none" w:sz="0" w:space="0" w:color="auto"/>
                <w:left w:val="none" w:sz="0" w:space="0" w:color="auto"/>
                <w:bottom w:val="none" w:sz="0" w:space="0" w:color="auto"/>
                <w:right w:val="none" w:sz="0" w:space="0" w:color="auto"/>
              </w:divBdr>
            </w:div>
            <w:div w:id="1765225973">
              <w:marLeft w:val="0"/>
              <w:marRight w:val="0"/>
              <w:marTop w:val="0"/>
              <w:marBottom w:val="0"/>
              <w:divBdr>
                <w:top w:val="none" w:sz="0" w:space="0" w:color="auto"/>
                <w:left w:val="none" w:sz="0" w:space="0" w:color="auto"/>
                <w:bottom w:val="none" w:sz="0" w:space="0" w:color="auto"/>
                <w:right w:val="none" w:sz="0" w:space="0" w:color="auto"/>
              </w:divBdr>
            </w:div>
          </w:divsChild>
        </w:div>
        <w:div w:id="317609877">
          <w:marLeft w:val="0"/>
          <w:marRight w:val="0"/>
          <w:marTop w:val="0"/>
          <w:marBottom w:val="0"/>
          <w:divBdr>
            <w:top w:val="none" w:sz="0" w:space="0" w:color="auto"/>
            <w:left w:val="none" w:sz="0" w:space="0" w:color="auto"/>
            <w:bottom w:val="none" w:sz="0" w:space="0" w:color="auto"/>
            <w:right w:val="none" w:sz="0" w:space="0" w:color="auto"/>
          </w:divBdr>
        </w:div>
        <w:div w:id="319240396">
          <w:marLeft w:val="0"/>
          <w:marRight w:val="841"/>
          <w:marTop w:val="0"/>
          <w:marBottom w:val="0"/>
          <w:divBdr>
            <w:top w:val="none" w:sz="0" w:space="0" w:color="auto"/>
            <w:left w:val="none" w:sz="0" w:space="0" w:color="auto"/>
            <w:bottom w:val="none" w:sz="0" w:space="0" w:color="auto"/>
            <w:right w:val="none" w:sz="0" w:space="0" w:color="auto"/>
          </w:divBdr>
          <w:divsChild>
            <w:div w:id="1141775903">
              <w:marLeft w:val="0"/>
              <w:marRight w:val="0"/>
              <w:marTop w:val="0"/>
              <w:marBottom w:val="0"/>
              <w:divBdr>
                <w:top w:val="none" w:sz="0" w:space="0" w:color="auto"/>
                <w:left w:val="none" w:sz="0" w:space="0" w:color="auto"/>
                <w:bottom w:val="none" w:sz="0" w:space="0" w:color="auto"/>
                <w:right w:val="none" w:sz="0" w:space="0" w:color="auto"/>
              </w:divBdr>
            </w:div>
            <w:div w:id="1544363876">
              <w:marLeft w:val="0"/>
              <w:marRight w:val="0"/>
              <w:marTop w:val="0"/>
              <w:marBottom w:val="0"/>
              <w:divBdr>
                <w:top w:val="none" w:sz="0" w:space="0" w:color="auto"/>
                <w:left w:val="none" w:sz="0" w:space="0" w:color="auto"/>
                <w:bottom w:val="none" w:sz="0" w:space="0" w:color="auto"/>
                <w:right w:val="none" w:sz="0" w:space="0" w:color="auto"/>
              </w:divBdr>
            </w:div>
          </w:divsChild>
        </w:div>
        <w:div w:id="323096828">
          <w:marLeft w:val="0"/>
          <w:marRight w:val="760"/>
          <w:marTop w:val="0"/>
          <w:marBottom w:val="0"/>
          <w:divBdr>
            <w:top w:val="none" w:sz="0" w:space="0" w:color="auto"/>
            <w:left w:val="none" w:sz="0" w:space="0" w:color="auto"/>
            <w:bottom w:val="none" w:sz="0" w:space="0" w:color="auto"/>
            <w:right w:val="none" w:sz="0" w:space="0" w:color="auto"/>
          </w:divBdr>
          <w:divsChild>
            <w:div w:id="306056630">
              <w:marLeft w:val="0"/>
              <w:marRight w:val="0"/>
              <w:marTop w:val="0"/>
              <w:marBottom w:val="0"/>
              <w:divBdr>
                <w:top w:val="none" w:sz="0" w:space="0" w:color="auto"/>
                <w:left w:val="none" w:sz="0" w:space="0" w:color="auto"/>
                <w:bottom w:val="none" w:sz="0" w:space="0" w:color="auto"/>
                <w:right w:val="none" w:sz="0" w:space="0" w:color="auto"/>
              </w:divBdr>
            </w:div>
            <w:div w:id="1286351335">
              <w:marLeft w:val="0"/>
              <w:marRight w:val="0"/>
              <w:marTop w:val="0"/>
              <w:marBottom w:val="0"/>
              <w:divBdr>
                <w:top w:val="none" w:sz="0" w:space="0" w:color="auto"/>
                <w:left w:val="none" w:sz="0" w:space="0" w:color="auto"/>
                <w:bottom w:val="none" w:sz="0" w:space="0" w:color="auto"/>
                <w:right w:val="none" w:sz="0" w:space="0" w:color="auto"/>
              </w:divBdr>
            </w:div>
          </w:divsChild>
        </w:div>
        <w:div w:id="366414271">
          <w:marLeft w:val="0"/>
          <w:marRight w:val="0"/>
          <w:marTop w:val="0"/>
          <w:marBottom w:val="0"/>
          <w:divBdr>
            <w:top w:val="none" w:sz="0" w:space="0" w:color="auto"/>
            <w:left w:val="none" w:sz="0" w:space="0" w:color="auto"/>
            <w:bottom w:val="none" w:sz="0" w:space="0" w:color="auto"/>
            <w:right w:val="none" w:sz="0" w:space="0" w:color="auto"/>
          </w:divBdr>
        </w:div>
        <w:div w:id="377165729">
          <w:marLeft w:val="0"/>
          <w:marRight w:val="0"/>
          <w:marTop w:val="0"/>
          <w:marBottom w:val="0"/>
          <w:divBdr>
            <w:top w:val="none" w:sz="0" w:space="0" w:color="auto"/>
            <w:left w:val="none" w:sz="0" w:space="0" w:color="auto"/>
            <w:bottom w:val="none" w:sz="0" w:space="0" w:color="auto"/>
            <w:right w:val="none" w:sz="0" w:space="0" w:color="auto"/>
          </w:divBdr>
        </w:div>
        <w:div w:id="391781809">
          <w:marLeft w:val="0"/>
          <w:marRight w:val="0"/>
          <w:marTop w:val="0"/>
          <w:marBottom w:val="0"/>
          <w:divBdr>
            <w:top w:val="none" w:sz="0" w:space="0" w:color="auto"/>
            <w:left w:val="none" w:sz="0" w:space="0" w:color="auto"/>
            <w:bottom w:val="none" w:sz="0" w:space="0" w:color="auto"/>
            <w:right w:val="none" w:sz="0" w:space="0" w:color="auto"/>
          </w:divBdr>
        </w:div>
        <w:div w:id="453792141">
          <w:marLeft w:val="0"/>
          <w:marRight w:val="760"/>
          <w:marTop w:val="0"/>
          <w:marBottom w:val="0"/>
          <w:divBdr>
            <w:top w:val="none" w:sz="0" w:space="0" w:color="auto"/>
            <w:left w:val="none" w:sz="0" w:space="0" w:color="auto"/>
            <w:bottom w:val="none" w:sz="0" w:space="0" w:color="auto"/>
            <w:right w:val="none" w:sz="0" w:space="0" w:color="auto"/>
          </w:divBdr>
          <w:divsChild>
            <w:div w:id="25177177">
              <w:marLeft w:val="0"/>
              <w:marRight w:val="0"/>
              <w:marTop w:val="0"/>
              <w:marBottom w:val="0"/>
              <w:divBdr>
                <w:top w:val="none" w:sz="0" w:space="0" w:color="auto"/>
                <w:left w:val="none" w:sz="0" w:space="0" w:color="auto"/>
                <w:bottom w:val="none" w:sz="0" w:space="0" w:color="auto"/>
                <w:right w:val="none" w:sz="0" w:space="0" w:color="auto"/>
              </w:divBdr>
            </w:div>
            <w:div w:id="1585607212">
              <w:marLeft w:val="0"/>
              <w:marRight w:val="0"/>
              <w:marTop w:val="0"/>
              <w:marBottom w:val="0"/>
              <w:divBdr>
                <w:top w:val="none" w:sz="0" w:space="0" w:color="auto"/>
                <w:left w:val="none" w:sz="0" w:space="0" w:color="auto"/>
                <w:bottom w:val="none" w:sz="0" w:space="0" w:color="auto"/>
                <w:right w:val="none" w:sz="0" w:space="0" w:color="auto"/>
              </w:divBdr>
            </w:div>
          </w:divsChild>
        </w:div>
        <w:div w:id="469904483">
          <w:marLeft w:val="0"/>
          <w:marRight w:val="760"/>
          <w:marTop w:val="0"/>
          <w:marBottom w:val="0"/>
          <w:divBdr>
            <w:top w:val="none" w:sz="0" w:space="0" w:color="auto"/>
            <w:left w:val="none" w:sz="0" w:space="0" w:color="auto"/>
            <w:bottom w:val="none" w:sz="0" w:space="0" w:color="auto"/>
            <w:right w:val="none" w:sz="0" w:space="0" w:color="auto"/>
          </w:divBdr>
          <w:divsChild>
            <w:div w:id="250243524">
              <w:marLeft w:val="0"/>
              <w:marRight w:val="0"/>
              <w:marTop w:val="0"/>
              <w:marBottom w:val="0"/>
              <w:divBdr>
                <w:top w:val="none" w:sz="0" w:space="0" w:color="auto"/>
                <w:left w:val="none" w:sz="0" w:space="0" w:color="auto"/>
                <w:bottom w:val="none" w:sz="0" w:space="0" w:color="auto"/>
                <w:right w:val="none" w:sz="0" w:space="0" w:color="auto"/>
              </w:divBdr>
            </w:div>
            <w:div w:id="1016227774">
              <w:marLeft w:val="0"/>
              <w:marRight w:val="0"/>
              <w:marTop w:val="0"/>
              <w:marBottom w:val="0"/>
              <w:divBdr>
                <w:top w:val="none" w:sz="0" w:space="0" w:color="auto"/>
                <w:left w:val="none" w:sz="0" w:space="0" w:color="auto"/>
                <w:bottom w:val="none" w:sz="0" w:space="0" w:color="auto"/>
                <w:right w:val="none" w:sz="0" w:space="0" w:color="auto"/>
              </w:divBdr>
            </w:div>
          </w:divsChild>
        </w:div>
        <w:div w:id="481697982">
          <w:marLeft w:val="0"/>
          <w:marRight w:val="0"/>
          <w:marTop w:val="0"/>
          <w:marBottom w:val="0"/>
          <w:divBdr>
            <w:top w:val="none" w:sz="0" w:space="0" w:color="auto"/>
            <w:left w:val="none" w:sz="0" w:space="0" w:color="auto"/>
            <w:bottom w:val="none" w:sz="0" w:space="0" w:color="auto"/>
            <w:right w:val="none" w:sz="0" w:space="0" w:color="auto"/>
          </w:divBdr>
        </w:div>
        <w:div w:id="485903201">
          <w:marLeft w:val="0"/>
          <w:marRight w:val="76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
            <w:div w:id="1670018350">
              <w:marLeft w:val="0"/>
              <w:marRight w:val="0"/>
              <w:marTop w:val="0"/>
              <w:marBottom w:val="0"/>
              <w:divBdr>
                <w:top w:val="none" w:sz="0" w:space="0" w:color="auto"/>
                <w:left w:val="none" w:sz="0" w:space="0" w:color="auto"/>
                <w:bottom w:val="none" w:sz="0" w:space="0" w:color="auto"/>
                <w:right w:val="none" w:sz="0" w:space="0" w:color="auto"/>
              </w:divBdr>
            </w:div>
          </w:divsChild>
        </w:div>
        <w:div w:id="574165288">
          <w:marLeft w:val="0"/>
          <w:marRight w:val="0"/>
          <w:marTop w:val="0"/>
          <w:marBottom w:val="0"/>
          <w:divBdr>
            <w:top w:val="none" w:sz="0" w:space="0" w:color="auto"/>
            <w:left w:val="none" w:sz="0" w:space="0" w:color="auto"/>
            <w:bottom w:val="none" w:sz="0" w:space="0" w:color="auto"/>
            <w:right w:val="none" w:sz="0" w:space="0" w:color="auto"/>
          </w:divBdr>
        </w:div>
        <w:div w:id="580721912">
          <w:marLeft w:val="0"/>
          <w:marRight w:val="0"/>
          <w:marTop w:val="0"/>
          <w:marBottom w:val="0"/>
          <w:divBdr>
            <w:top w:val="none" w:sz="0" w:space="0" w:color="auto"/>
            <w:left w:val="none" w:sz="0" w:space="0" w:color="auto"/>
            <w:bottom w:val="none" w:sz="0" w:space="0" w:color="auto"/>
            <w:right w:val="none" w:sz="0" w:space="0" w:color="auto"/>
          </w:divBdr>
        </w:div>
        <w:div w:id="612595235">
          <w:marLeft w:val="0"/>
          <w:marRight w:val="0"/>
          <w:marTop w:val="0"/>
          <w:marBottom w:val="0"/>
          <w:divBdr>
            <w:top w:val="none" w:sz="0" w:space="0" w:color="auto"/>
            <w:left w:val="none" w:sz="0" w:space="0" w:color="auto"/>
            <w:bottom w:val="none" w:sz="0" w:space="0" w:color="auto"/>
            <w:right w:val="none" w:sz="0" w:space="0" w:color="auto"/>
          </w:divBdr>
        </w:div>
        <w:div w:id="619649547">
          <w:marLeft w:val="0"/>
          <w:marRight w:val="0"/>
          <w:marTop w:val="0"/>
          <w:marBottom w:val="0"/>
          <w:divBdr>
            <w:top w:val="none" w:sz="0" w:space="0" w:color="auto"/>
            <w:left w:val="none" w:sz="0" w:space="0" w:color="auto"/>
            <w:bottom w:val="none" w:sz="0" w:space="0" w:color="auto"/>
            <w:right w:val="none" w:sz="0" w:space="0" w:color="auto"/>
          </w:divBdr>
        </w:div>
        <w:div w:id="627131779">
          <w:marLeft w:val="0"/>
          <w:marRight w:val="841"/>
          <w:marTop w:val="0"/>
          <w:marBottom w:val="0"/>
          <w:divBdr>
            <w:top w:val="none" w:sz="0" w:space="0" w:color="auto"/>
            <w:left w:val="none" w:sz="0" w:space="0" w:color="auto"/>
            <w:bottom w:val="none" w:sz="0" w:space="0" w:color="auto"/>
            <w:right w:val="none" w:sz="0" w:space="0" w:color="auto"/>
          </w:divBdr>
          <w:divsChild>
            <w:div w:id="884416657">
              <w:marLeft w:val="0"/>
              <w:marRight w:val="0"/>
              <w:marTop w:val="0"/>
              <w:marBottom w:val="0"/>
              <w:divBdr>
                <w:top w:val="none" w:sz="0" w:space="0" w:color="auto"/>
                <w:left w:val="none" w:sz="0" w:space="0" w:color="auto"/>
                <w:bottom w:val="none" w:sz="0" w:space="0" w:color="auto"/>
                <w:right w:val="none" w:sz="0" w:space="0" w:color="auto"/>
              </w:divBdr>
            </w:div>
            <w:div w:id="1918126266">
              <w:marLeft w:val="0"/>
              <w:marRight w:val="0"/>
              <w:marTop w:val="0"/>
              <w:marBottom w:val="0"/>
              <w:divBdr>
                <w:top w:val="none" w:sz="0" w:space="0" w:color="auto"/>
                <w:left w:val="none" w:sz="0" w:space="0" w:color="auto"/>
                <w:bottom w:val="none" w:sz="0" w:space="0" w:color="auto"/>
                <w:right w:val="none" w:sz="0" w:space="0" w:color="auto"/>
              </w:divBdr>
            </w:div>
          </w:divsChild>
        </w:div>
        <w:div w:id="649289474">
          <w:marLeft w:val="0"/>
          <w:marRight w:val="841"/>
          <w:marTop w:val="0"/>
          <w:marBottom w:val="0"/>
          <w:divBdr>
            <w:top w:val="none" w:sz="0" w:space="0" w:color="auto"/>
            <w:left w:val="none" w:sz="0" w:space="0" w:color="auto"/>
            <w:bottom w:val="none" w:sz="0" w:space="0" w:color="auto"/>
            <w:right w:val="none" w:sz="0" w:space="0" w:color="auto"/>
          </w:divBdr>
          <w:divsChild>
            <w:div w:id="365761068">
              <w:marLeft w:val="0"/>
              <w:marRight w:val="0"/>
              <w:marTop w:val="0"/>
              <w:marBottom w:val="0"/>
              <w:divBdr>
                <w:top w:val="none" w:sz="0" w:space="0" w:color="auto"/>
                <w:left w:val="none" w:sz="0" w:space="0" w:color="auto"/>
                <w:bottom w:val="none" w:sz="0" w:space="0" w:color="auto"/>
                <w:right w:val="none" w:sz="0" w:space="0" w:color="auto"/>
              </w:divBdr>
            </w:div>
            <w:div w:id="610474450">
              <w:marLeft w:val="0"/>
              <w:marRight w:val="0"/>
              <w:marTop w:val="0"/>
              <w:marBottom w:val="0"/>
              <w:divBdr>
                <w:top w:val="none" w:sz="0" w:space="0" w:color="auto"/>
                <w:left w:val="none" w:sz="0" w:space="0" w:color="auto"/>
                <w:bottom w:val="none" w:sz="0" w:space="0" w:color="auto"/>
                <w:right w:val="none" w:sz="0" w:space="0" w:color="auto"/>
              </w:divBdr>
            </w:div>
          </w:divsChild>
        </w:div>
        <w:div w:id="700206218">
          <w:marLeft w:val="0"/>
          <w:marRight w:val="0"/>
          <w:marTop w:val="0"/>
          <w:marBottom w:val="0"/>
          <w:divBdr>
            <w:top w:val="none" w:sz="0" w:space="0" w:color="auto"/>
            <w:left w:val="none" w:sz="0" w:space="0" w:color="auto"/>
            <w:bottom w:val="none" w:sz="0" w:space="0" w:color="auto"/>
            <w:right w:val="none" w:sz="0" w:space="0" w:color="auto"/>
          </w:divBdr>
        </w:div>
        <w:div w:id="788277749">
          <w:marLeft w:val="0"/>
          <w:marRight w:val="841"/>
          <w:marTop w:val="0"/>
          <w:marBottom w:val="0"/>
          <w:divBdr>
            <w:top w:val="none" w:sz="0" w:space="0" w:color="auto"/>
            <w:left w:val="none" w:sz="0" w:space="0" w:color="auto"/>
            <w:bottom w:val="none" w:sz="0" w:space="0" w:color="auto"/>
            <w:right w:val="none" w:sz="0" w:space="0" w:color="auto"/>
          </w:divBdr>
          <w:divsChild>
            <w:div w:id="572667660">
              <w:marLeft w:val="0"/>
              <w:marRight w:val="0"/>
              <w:marTop w:val="0"/>
              <w:marBottom w:val="0"/>
              <w:divBdr>
                <w:top w:val="none" w:sz="0" w:space="0" w:color="auto"/>
                <w:left w:val="none" w:sz="0" w:space="0" w:color="auto"/>
                <w:bottom w:val="none" w:sz="0" w:space="0" w:color="auto"/>
                <w:right w:val="none" w:sz="0" w:space="0" w:color="auto"/>
              </w:divBdr>
            </w:div>
            <w:div w:id="1600914283">
              <w:marLeft w:val="0"/>
              <w:marRight w:val="0"/>
              <w:marTop w:val="0"/>
              <w:marBottom w:val="0"/>
              <w:divBdr>
                <w:top w:val="none" w:sz="0" w:space="0" w:color="auto"/>
                <w:left w:val="none" w:sz="0" w:space="0" w:color="auto"/>
                <w:bottom w:val="none" w:sz="0" w:space="0" w:color="auto"/>
                <w:right w:val="none" w:sz="0" w:space="0" w:color="auto"/>
              </w:divBdr>
            </w:div>
          </w:divsChild>
        </w:div>
        <w:div w:id="849104048">
          <w:marLeft w:val="0"/>
          <w:marRight w:val="0"/>
          <w:marTop w:val="0"/>
          <w:marBottom w:val="0"/>
          <w:divBdr>
            <w:top w:val="none" w:sz="0" w:space="0" w:color="auto"/>
            <w:left w:val="none" w:sz="0" w:space="0" w:color="auto"/>
            <w:bottom w:val="none" w:sz="0" w:space="0" w:color="auto"/>
            <w:right w:val="none" w:sz="0" w:space="0" w:color="auto"/>
          </w:divBdr>
        </w:div>
        <w:div w:id="1032145050">
          <w:marLeft w:val="0"/>
          <w:marRight w:val="0"/>
          <w:marTop w:val="0"/>
          <w:marBottom w:val="0"/>
          <w:divBdr>
            <w:top w:val="none" w:sz="0" w:space="0" w:color="auto"/>
            <w:left w:val="none" w:sz="0" w:space="0" w:color="auto"/>
            <w:bottom w:val="none" w:sz="0" w:space="0" w:color="auto"/>
            <w:right w:val="none" w:sz="0" w:space="0" w:color="auto"/>
          </w:divBdr>
        </w:div>
        <w:div w:id="1032421133">
          <w:marLeft w:val="0"/>
          <w:marRight w:val="0"/>
          <w:marTop w:val="0"/>
          <w:marBottom w:val="0"/>
          <w:divBdr>
            <w:top w:val="none" w:sz="0" w:space="0" w:color="auto"/>
            <w:left w:val="none" w:sz="0" w:space="0" w:color="auto"/>
            <w:bottom w:val="none" w:sz="0" w:space="0" w:color="auto"/>
            <w:right w:val="none" w:sz="0" w:space="0" w:color="auto"/>
          </w:divBdr>
        </w:div>
        <w:div w:id="1037048632">
          <w:marLeft w:val="0"/>
          <w:marRight w:val="0"/>
          <w:marTop w:val="0"/>
          <w:marBottom w:val="0"/>
          <w:divBdr>
            <w:top w:val="none" w:sz="0" w:space="0" w:color="auto"/>
            <w:left w:val="none" w:sz="0" w:space="0" w:color="auto"/>
            <w:bottom w:val="none" w:sz="0" w:space="0" w:color="auto"/>
            <w:right w:val="none" w:sz="0" w:space="0" w:color="auto"/>
          </w:divBdr>
        </w:div>
        <w:div w:id="1141920104">
          <w:marLeft w:val="0"/>
          <w:marRight w:val="841"/>
          <w:marTop w:val="0"/>
          <w:marBottom w:val="0"/>
          <w:divBdr>
            <w:top w:val="none" w:sz="0" w:space="0" w:color="auto"/>
            <w:left w:val="none" w:sz="0" w:space="0" w:color="auto"/>
            <w:bottom w:val="none" w:sz="0" w:space="0" w:color="auto"/>
            <w:right w:val="none" w:sz="0" w:space="0" w:color="auto"/>
          </w:divBdr>
          <w:divsChild>
            <w:div w:id="679358380">
              <w:marLeft w:val="0"/>
              <w:marRight w:val="0"/>
              <w:marTop w:val="0"/>
              <w:marBottom w:val="0"/>
              <w:divBdr>
                <w:top w:val="none" w:sz="0" w:space="0" w:color="auto"/>
                <w:left w:val="none" w:sz="0" w:space="0" w:color="auto"/>
                <w:bottom w:val="none" w:sz="0" w:space="0" w:color="auto"/>
                <w:right w:val="none" w:sz="0" w:space="0" w:color="auto"/>
              </w:divBdr>
            </w:div>
            <w:div w:id="1981307068">
              <w:marLeft w:val="0"/>
              <w:marRight w:val="0"/>
              <w:marTop w:val="0"/>
              <w:marBottom w:val="0"/>
              <w:divBdr>
                <w:top w:val="none" w:sz="0" w:space="0" w:color="auto"/>
                <w:left w:val="none" w:sz="0" w:space="0" w:color="auto"/>
                <w:bottom w:val="none" w:sz="0" w:space="0" w:color="auto"/>
                <w:right w:val="none" w:sz="0" w:space="0" w:color="auto"/>
              </w:divBdr>
            </w:div>
          </w:divsChild>
        </w:div>
        <w:div w:id="1155992489">
          <w:marLeft w:val="0"/>
          <w:marRight w:val="760"/>
          <w:marTop w:val="0"/>
          <w:marBottom w:val="0"/>
          <w:divBdr>
            <w:top w:val="none" w:sz="0" w:space="0" w:color="auto"/>
            <w:left w:val="none" w:sz="0" w:space="0" w:color="auto"/>
            <w:bottom w:val="none" w:sz="0" w:space="0" w:color="auto"/>
            <w:right w:val="none" w:sz="0" w:space="0" w:color="auto"/>
          </w:divBdr>
          <w:divsChild>
            <w:div w:id="186214836">
              <w:marLeft w:val="0"/>
              <w:marRight w:val="0"/>
              <w:marTop w:val="0"/>
              <w:marBottom w:val="0"/>
              <w:divBdr>
                <w:top w:val="none" w:sz="0" w:space="0" w:color="auto"/>
                <w:left w:val="none" w:sz="0" w:space="0" w:color="auto"/>
                <w:bottom w:val="none" w:sz="0" w:space="0" w:color="auto"/>
                <w:right w:val="none" w:sz="0" w:space="0" w:color="auto"/>
              </w:divBdr>
            </w:div>
            <w:div w:id="2021733870">
              <w:marLeft w:val="0"/>
              <w:marRight w:val="0"/>
              <w:marTop w:val="0"/>
              <w:marBottom w:val="0"/>
              <w:divBdr>
                <w:top w:val="none" w:sz="0" w:space="0" w:color="auto"/>
                <w:left w:val="none" w:sz="0" w:space="0" w:color="auto"/>
                <w:bottom w:val="none" w:sz="0" w:space="0" w:color="auto"/>
                <w:right w:val="none" w:sz="0" w:space="0" w:color="auto"/>
              </w:divBdr>
            </w:div>
          </w:divsChild>
        </w:div>
        <w:div w:id="1171525718">
          <w:marLeft w:val="0"/>
          <w:marRight w:val="841"/>
          <w:marTop w:val="0"/>
          <w:marBottom w:val="0"/>
          <w:divBdr>
            <w:top w:val="none" w:sz="0" w:space="0" w:color="auto"/>
            <w:left w:val="none" w:sz="0" w:space="0" w:color="auto"/>
            <w:bottom w:val="none" w:sz="0" w:space="0" w:color="auto"/>
            <w:right w:val="none" w:sz="0" w:space="0" w:color="auto"/>
          </w:divBdr>
          <w:divsChild>
            <w:div w:id="492382435">
              <w:marLeft w:val="0"/>
              <w:marRight w:val="0"/>
              <w:marTop w:val="0"/>
              <w:marBottom w:val="0"/>
              <w:divBdr>
                <w:top w:val="none" w:sz="0" w:space="0" w:color="auto"/>
                <w:left w:val="none" w:sz="0" w:space="0" w:color="auto"/>
                <w:bottom w:val="none" w:sz="0" w:space="0" w:color="auto"/>
                <w:right w:val="none" w:sz="0" w:space="0" w:color="auto"/>
              </w:divBdr>
            </w:div>
            <w:div w:id="540367617">
              <w:marLeft w:val="0"/>
              <w:marRight w:val="0"/>
              <w:marTop w:val="0"/>
              <w:marBottom w:val="0"/>
              <w:divBdr>
                <w:top w:val="none" w:sz="0" w:space="0" w:color="auto"/>
                <w:left w:val="none" w:sz="0" w:space="0" w:color="auto"/>
                <w:bottom w:val="none" w:sz="0" w:space="0" w:color="auto"/>
                <w:right w:val="none" w:sz="0" w:space="0" w:color="auto"/>
              </w:divBdr>
            </w:div>
          </w:divsChild>
        </w:div>
        <w:div w:id="1190682784">
          <w:marLeft w:val="0"/>
          <w:marRight w:val="0"/>
          <w:marTop w:val="0"/>
          <w:marBottom w:val="0"/>
          <w:divBdr>
            <w:top w:val="none" w:sz="0" w:space="0" w:color="auto"/>
            <w:left w:val="none" w:sz="0" w:space="0" w:color="auto"/>
            <w:bottom w:val="none" w:sz="0" w:space="0" w:color="auto"/>
            <w:right w:val="none" w:sz="0" w:space="0" w:color="auto"/>
          </w:divBdr>
        </w:div>
        <w:div w:id="1216551353">
          <w:marLeft w:val="0"/>
          <w:marRight w:val="841"/>
          <w:marTop w:val="0"/>
          <w:marBottom w:val="0"/>
          <w:divBdr>
            <w:top w:val="none" w:sz="0" w:space="0" w:color="auto"/>
            <w:left w:val="none" w:sz="0" w:space="0" w:color="auto"/>
            <w:bottom w:val="none" w:sz="0" w:space="0" w:color="auto"/>
            <w:right w:val="none" w:sz="0" w:space="0" w:color="auto"/>
          </w:divBdr>
          <w:divsChild>
            <w:div w:id="1159810949">
              <w:marLeft w:val="0"/>
              <w:marRight w:val="0"/>
              <w:marTop w:val="0"/>
              <w:marBottom w:val="0"/>
              <w:divBdr>
                <w:top w:val="none" w:sz="0" w:space="0" w:color="auto"/>
                <w:left w:val="none" w:sz="0" w:space="0" w:color="auto"/>
                <w:bottom w:val="none" w:sz="0" w:space="0" w:color="auto"/>
                <w:right w:val="none" w:sz="0" w:space="0" w:color="auto"/>
              </w:divBdr>
            </w:div>
            <w:div w:id="1520849103">
              <w:marLeft w:val="0"/>
              <w:marRight w:val="0"/>
              <w:marTop w:val="0"/>
              <w:marBottom w:val="0"/>
              <w:divBdr>
                <w:top w:val="none" w:sz="0" w:space="0" w:color="auto"/>
                <w:left w:val="none" w:sz="0" w:space="0" w:color="auto"/>
                <w:bottom w:val="none" w:sz="0" w:space="0" w:color="auto"/>
                <w:right w:val="none" w:sz="0" w:space="0" w:color="auto"/>
              </w:divBdr>
            </w:div>
          </w:divsChild>
        </w:div>
        <w:div w:id="1276256949">
          <w:marLeft w:val="0"/>
          <w:marRight w:val="0"/>
          <w:marTop w:val="0"/>
          <w:marBottom w:val="0"/>
          <w:divBdr>
            <w:top w:val="none" w:sz="0" w:space="0" w:color="auto"/>
            <w:left w:val="none" w:sz="0" w:space="0" w:color="auto"/>
            <w:bottom w:val="none" w:sz="0" w:space="0" w:color="auto"/>
            <w:right w:val="none" w:sz="0" w:space="0" w:color="auto"/>
          </w:divBdr>
        </w:div>
        <w:div w:id="1374311535">
          <w:marLeft w:val="0"/>
          <w:marRight w:val="0"/>
          <w:marTop w:val="0"/>
          <w:marBottom w:val="0"/>
          <w:divBdr>
            <w:top w:val="none" w:sz="0" w:space="0" w:color="auto"/>
            <w:left w:val="none" w:sz="0" w:space="0" w:color="auto"/>
            <w:bottom w:val="none" w:sz="0" w:space="0" w:color="auto"/>
            <w:right w:val="none" w:sz="0" w:space="0" w:color="auto"/>
          </w:divBdr>
        </w:div>
        <w:div w:id="1389649033">
          <w:marLeft w:val="0"/>
          <w:marRight w:val="841"/>
          <w:marTop w:val="0"/>
          <w:marBottom w:val="0"/>
          <w:divBdr>
            <w:top w:val="none" w:sz="0" w:space="0" w:color="auto"/>
            <w:left w:val="none" w:sz="0" w:space="0" w:color="auto"/>
            <w:bottom w:val="none" w:sz="0" w:space="0" w:color="auto"/>
            <w:right w:val="none" w:sz="0" w:space="0" w:color="auto"/>
          </w:divBdr>
          <w:divsChild>
            <w:div w:id="56323748">
              <w:marLeft w:val="0"/>
              <w:marRight w:val="0"/>
              <w:marTop w:val="0"/>
              <w:marBottom w:val="0"/>
              <w:divBdr>
                <w:top w:val="none" w:sz="0" w:space="0" w:color="auto"/>
                <w:left w:val="none" w:sz="0" w:space="0" w:color="auto"/>
                <w:bottom w:val="none" w:sz="0" w:space="0" w:color="auto"/>
                <w:right w:val="none" w:sz="0" w:space="0" w:color="auto"/>
              </w:divBdr>
            </w:div>
            <w:div w:id="1016076869">
              <w:marLeft w:val="0"/>
              <w:marRight w:val="0"/>
              <w:marTop w:val="0"/>
              <w:marBottom w:val="0"/>
              <w:divBdr>
                <w:top w:val="none" w:sz="0" w:space="0" w:color="auto"/>
                <w:left w:val="none" w:sz="0" w:space="0" w:color="auto"/>
                <w:bottom w:val="none" w:sz="0" w:space="0" w:color="auto"/>
                <w:right w:val="none" w:sz="0" w:space="0" w:color="auto"/>
              </w:divBdr>
            </w:div>
          </w:divsChild>
        </w:div>
        <w:div w:id="1472285929">
          <w:marLeft w:val="0"/>
          <w:marRight w:val="841"/>
          <w:marTop w:val="0"/>
          <w:marBottom w:val="0"/>
          <w:divBdr>
            <w:top w:val="none" w:sz="0" w:space="0" w:color="auto"/>
            <w:left w:val="none" w:sz="0" w:space="0" w:color="auto"/>
            <w:bottom w:val="none" w:sz="0" w:space="0" w:color="auto"/>
            <w:right w:val="none" w:sz="0" w:space="0" w:color="auto"/>
          </w:divBdr>
          <w:divsChild>
            <w:div w:id="1553888207">
              <w:marLeft w:val="0"/>
              <w:marRight w:val="0"/>
              <w:marTop w:val="0"/>
              <w:marBottom w:val="0"/>
              <w:divBdr>
                <w:top w:val="none" w:sz="0" w:space="0" w:color="auto"/>
                <w:left w:val="none" w:sz="0" w:space="0" w:color="auto"/>
                <w:bottom w:val="none" w:sz="0" w:space="0" w:color="auto"/>
                <w:right w:val="none" w:sz="0" w:space="0" w:color="auto"/>
              </w:divBdr>
            </w:div>
            <w:div w:id="2083679782">
              <w:marLeft w:val="0"/>
              <w:marRight w:val="0"/>
              <w:marTop w:val="0"/>
              <w:marBottom w:val="0"/>
              <w:divBdr>
                <w:top w:val="none" w:sz="0" w:space="0" w:color="auto"/>
                <w:left w:val="none" w:sz="0" w:space="0" w:color="auto"/>
                <w:bottom w:val="none" w:sz="0" w:space="0" w:color="auto"/>
                <w:right w:val="none" w:sz="0" w:space="0" w:color="auto"/>
              </w:divBdr>
            </w:div>
          </w:divsChild>
        </w:div>
        <w:div w:id="1553955709">
          <w:marLeft w:val="0"/>
          <w:marRight w:val="841"/>
          <w:marTop w:val="0"/>
          <w:marBottom w:val="0"/>
          <w:divBdr>
            <w:top w:val="none" w:sz="0" w:space="0" w:color="auto"/>
            <w:left w:val="none" w:sz="0" w:space="0" w:color="auto"/>
            <w:bottom w:val="none" w:sz="0" w:space="0" w:color="auto"/>
            <w:right w:val="none" w:sz="0" w:space="0" w:color="auto"/>
          </w:divBdr>
          <w:divsChild>
            <w:div w:id="1107311599">
              <w:marLeft w:val="0"/>
              <w:marRight w:val="0"/>
              <w:marTop w:val="0"/>
              <w:marBottom w:val="0"/>
              <w:divBdr>
                <w:top w:val="none" w:sz="0" w:space="0" w:color="auto"/>
                <w:left w:val="none" w:sz="0" w:space="0" w:color="auto"/>
                <w:bottom w:val="none" w:sz="0" w:space="0" w:color="auto"/>
                <w:right w:val="none" w:sz="0" w:space="0" w:color="auto"/>
              </w:divBdr>
            </w:div>
            <w:div w:id="1345788234">
              <w:marLeft w:val="0"/>
              <w:marRight w:val="0"/>
              <w:marTop w:val="0"/>
              <w:marBottom w:val="0"/>
              <w:divBdr>
                <w:top w:val="none" w:sz="0" w:space="0" w:color="auto"/>
                <w:left w:val="none" w:sz="0" w:space="0" w:color="auto"/>
                <w:bottom w:val="none" w:sz="0" w:space="0" w:color="auto"/>
                <w:right w:val="none" w:sz="0" w:space="0" w:color="auto"/>
              </w:divBdr>
            </w:div>
          </w:divsChild>
        </w:div>
        <w:div w:id="1576816208">
          <w:marLeft w:val="0"/>
          <w:marRight w:val="0"/>
          <w:marTop w:val="0"/>
          <w:marBottom w:val="0"/>
          <w:divBdr>
            <w:top w:val="none" w:sz="0" w:space="0" w:color="auto"/>
            <w:left w:val="none" w:sz="0" w:space="0" w:color="auto"/>
            <w:bottom w:val="none" w:sz="0" w:space="0" w:color="auto"/>
            <w:right w:val="none" w:sz="0" w:space="0" w:color="auto"/>
          </w:divBdr>
        </w:div>
        <w:div w:id="1628076559">
          <w:marLeft w:val="0"/>
          <w:marRight w:val="0"/>
          <w:marTop w:val="0"/>
          <w:marBottom w:val="0"/>
          <w:divBdr>
            <w:top w:val="none" w:sz="0" w:space="0" w:color="auto"/>
            <w:left w:val="none" w:sz="0" w:space="0" w:color="auto"/>
            <w:bottom w:val="none" w:sz="0" w:space="0" w:color="auto"/>
            <w:right w:val="none" w:sz="0" w:space="0" w:color="auto"/>
          </w:divBdr>
        </w:div>
        <w:div w:id="1737585899">
          <w:marLeft w:val="0"/>
          <w:marRight w:val="0"/>
          <w:marTop w:val="0"/>
          <w:marBottom w:val="0"/>
          <w:divBdr>
            <w:top w:val="none" w:sz="0" w:space="0" w:color="auto"/>
            <w:left w:val="none" w:sz="0" w:space="0" w:color="auto"/>
            <w:bottom w:val="none" w:sz="0" w:space="0" w:color="auto"/>
            <w:right w:val="none" w:sz="0" w:space="0" w:color="auto"/>
          </w:divBdr>
        </w:div>
        <w:div w:id="1838840713">
          <w:marLeft w:val="0"/>
          <w:marRight w:val="0"/>
          <w:marTop w:val="0"/>
          <w:marBottom w:val="0"/>
          <w:divBdr>
            <w:top w:val="none" w:sz="0" w:space="0" w:color="auto"/>
            <w:left w:val="none" w:sz="0" w:space="0" w:color="auto"/>
            <w:bottom w:val="none" w:sz="0" w:space="0" w:color="auto"/>
            <w:right w:val="none" w:sz="0" w:space="0" w:color="auto"/>
          </w:divBdr>
        </w:div>
        <w:div w:id="1894804542">
          <w:marLeft w:val="0"/>
          <w:marRight w:val="841"/>
          <w:marTop w:val="0"/>
          <w:marBottom w:val="0"/>
          <w:divBdr>
            <w:top w:val="none" w:sz="0" w:space="0" w:color="auto"/>
            <w:left w:val="none" w:sz="0" w:space="0" w:color="auto"/>
            <w:bottom w:val="none" w:sz="0" w:space="0" w:color="auto"/>
            <w:right w:val="none" w:sz="0" w:space="0" w:color="auto"/>
          </w:divBdr>
          <w:divsChild>
            <w:div w:id="1618486214">
              <w:marLeft w:val="0"/>
              <w:marRight w:val="0"/>
              <w:marTop w:val="0"/>
              <w:marBottom w:val="0"/>
              <w:divBdr>
                <w:top w:val="none" w:sz="0" w:space="0" w:color="auto"/>
                <w:left w:val="none" w:sz="0" w:space="0" w:color="auto"/>
                <w:bottom w:val="none" w:sz="0" w:space="0" w:color="auto"/>
                <w:right w:val="none" w:sz="0" w:space="0" w:color="auto"/>
              </w:divBdr>
            </w:div>
            <w:div w:id="1848985174">
              <w:marLeft w:val="0"/>
              <w:marRight w:val="0"/>
              <w:marTop w:val="0"/>
              <w:marBottom w:val="0"/>
              <w:divBdr>
                <w:top w:val="none" w:sz="0" w:space="0" w:color="auto"/>
                <w:left w:val="none" w:sz="0" w:space="0" w:color="auto"/>
                <w:bottom w:val="none" w:sz="0" w:space="0" w:color="auto"/>
                <w:right w:val="none" w:sz="0" w:space="0" w:color="auto"/>
              </w:divBdr>
            </w:div>
          </w:divsChild>
        </w:div>
        <w:div w:id="1965379439">
          <w:marLeft w:val="0"/>
          <w:marRight w:val="841"/>
          <w:marTop w:val="0"/>
          <w:marBottom w:val="0"/>
          <w:divBdr>
            <w:top w:val="none" w:sz="0" w:space="0" w:color="auto"/>
            <w:left w:val="none" w:sz="0" w:space="0" w:color="auto"/>
            <w:bottom w:val="none" w:sz="0" w:space="0" w:color="auto"/>
            <w:right w:val="none" w:sz="0" w:space="0" w:color="auto"/>
          </w:divBdr>
          <w:divsChild>
            <w:div w:id="453063283">
              <w:marLeft w:val="0"/>
              <w:marRight w:val="0"/>
              <w:marTop w:val="0"/>
              <w:marBottom w:val="0"/>
              <w:divBdr>
                <w:top w:val="none" w:sz="0" w:space="0" w:color="auto"/>
                <w:left w:val="none" w:sz="0" w:space="0" w:color="auto"/>
                <w:bottom w:val="none" w:sz="0" w:space="0" w:color="auto"/>
                <w:right w:val="none" w:sz="0" w:space="0" w:color="auto"/>
              </w:divBdr>
            </w:div>
            <w:div w:id="1270577298">
              <w:marLeft w:val="0"/>
              <w:marRight w:val="0"/>
              <w:marTop w:val="0"/>
              <w:marBottom w:val="0"/>
              <w:divBdr>
                <w:top w:val="none" w:sz="0" w:space="0" w:color="auto"/>
                <w:left w:val="none" w:sz="0" w:space="0" w:color="auto"/>
                <w:bottom w:val="none" w:sz="0" w:space="0" w:color="auto"/>
                <w:right w:val="none" w:sz="0" w:space="0" w:color="auto"/>
              </w:divBdr>
            </w:div>
          </w:divsChild>
        </w:div>
        <w:div w:id="1988699390">
          <w:marLeft w:val="0"/>
          <w:marRight w:val="841"/>
          <w:marTop w:val="0"/>
          <w:marBottom w:val="0"/>
          <w:divBdr>
            <w:top w:val="none" w:sz="0" w:space="0" w:color="auto"/>
            <w:left w:val="none" w:sz="0" w:space="0" w:color="auto"/>
            <w:bottom w:val="none" w:sz="0" w:space="0" w:color="auto"/>
            <w:right w:val="none" w:sz="0" w:space="0" w:color="auto"/>
          </w:divBdr>
          <w:divsChild>
            <w:div w:id="534192552">
              <w:marLeft w:val="0"/>
              <w:marRight w:val="0"/>
              <w:marTop w:val="0"/>
              <w:marBottom w:val="0"/>
              <w:divBdr>
                <w:top w:val="none" w:sz="0" w:space="0" w:color="auto"/>
                <w:left w:val="none" w:sz="0" w:space="0" w:color="auto"/>
                <w:bottom w:val="none" w:sz="0" w:space="0" w:color="auto"/>
                <w:right w:val="none" w:sz="0" w:space="0" w:color="auto"/>
              </w:divBdr>
            </w:div>
            <w:div w:id="955527641">
              <w:marLeft w:val="0"/>
              <w:marRight w:val="0"/>
              <w:marTop w:val="0"/>
              <w:marBottom w:val="0"/>
              <w:divBdr>
                <w:top w:val="none" w:sz="0" w:space="0" w:color="auto"/>
                <w:left w:val="none" w:sz="0" w:space="0" w:color="auto"/>
                <w:bottom w:val="none" w:sz="0" w:space="0" w:color="auto"/>
                <w:right w:val="none" w:sz="0" w:space="0" w:color="auto"/>
              </w:divBdr>
            </w:div>
          </w:divsChild>
        </w:div>
        <w:div w:id="2035694575">
          <w:marLeft w:val="0"/>
          <w:marRight w:val="0"/>
          <w:marTop w:val="0"/>
          <w:marBottom w:val="0"/>
          <w:divBdr>
            <w:top w:val="none" w:sz="0" w:space="0" w:color="auto"/>
            <w:left w:val="none" w:sz="0" w:space="0" w:color="auto"/>
            <w:bottom w:val="none" w:sz="0" w:space="0" w:color="auto"/>
            <w:right w:val="none" w:sz="0" w:space="0" w:color="auto"/>
          </w:divBdr>
        </w:div>
        <w:div w:id="2106925247">
          <w:marLeft w:val="0"/>
          <w:marRight w:val="760"/>
          <w:marTop w:val="0"/>
          <w:marBottom w:val="0"/>
          <w:divBdr>
            <w:top w:val="none" w:sz="0" w:space="0" w:color="auto"/>
            <w:left w:val="none" w:sz="0" w:space="0" w:color="auto"/>
            <w:bottom w:val="none" w:sz="0" w:space="0" w:color="auto"/>
            <w:right w:val="none" w:sz="0" w:space="0" w:color="auto"/>
          </w:divBdr>
          <w:divsChild>
            <w:div w:id="703871398">
              <w:marLeft w:val="0"/>
              <w:marRight w:val="0"/>
              <w:marTop w:val="0"/>
              <w:marBottom w:val="0"/>
              <w:divBdr>
                <w:top w:val="none" w:sz="0" w:space="0" w:color="auto"/>
                <w:left w:val="none" w:sz="0" w:space="0" w:color="auto"/>
                <w:bottom w:val="none" w:sz="0" w:space="0" w:color="auto"/>
                <w:right w:val="none" w:sz="0" w:space="0" w:color="auto"/>
              </w:divBdr>
            </w:div>
            <w:div w:id="788627225">
              <w:marLeft w:val="0"/>
              <w:marRight w:val="0"/>
              <w:marTop w:val="0"/>
              <w:marBottom w:val="0"/>
              <w:divBdr>
                <w:top w:val="none" w:sz="0" w:space="0" w:color="auto"/>
                <w:left w:val="none" w:sz="0" w:space="0" w:color="auto"/>
                <w:bottom w:val="none" w:sz="0" w:space="0" w:color="auto"/>
                <w:right w:val="none" w:sz="0" w:space="0" w:color="auto"/>
              </w:divBdr>
            </w:div>
          </w:divsChild>
        </w:div>
        <w:div w:id="2138066683">
          <w:marLeft w:val="0"/>
          <w:marRight w:val="0"/>
          <w:marTop w:val="0"/>
          <w:marBottom w:val="0"/>
          <w:divBdr>
            <w:top w:val="none" w:sz="0" w:space="0" w:color="auto"/>
            <w:left w:val="none" w:sz="0" w:space="0" w:color="auto"/>
            <w:bottom w:val="none" w:sz="0" w:space="0" w:color="auto"/>
            <w:right w:val="none" w:sz="0" w:space="0" w:color="auto"/>
          </w:divBdr>
        </w:div>
      </w:divsChild>
    </w:div>
    <w:div w:id="450049550">
      <w:bodyDiv w:val="1"/>
      <w:marLeft w:val="0"/>
      <w:marRight w:val="0"/>
      <w:marTop w:val="0"/>
      <w:marBottom w:val="0"/>
      <w:divBdr>
        <w:top w:val="none" w:sz="0" w:space="0" w:color="auto"/>
        <w:left w:val="none" w:sz="0" w:space="0" w:color="auto"/>
        <w:bottom w:val="none" w:sz="0" w:space="0" w:color="auto"/>
        <w:right w:val="none" w:sz="0" w:space="0" w:color="auto"/>
      </w:divBdr>
    </w:div>
    <w:div w:id="463885443">
      <w:bodyDiv w:val="1"/>
      <w:marLeft w:val="0"/>
      <w:marRight w:val="0"/>
      <w:marTop w:val="0"/>
      <w:marBottom w:val="0"/>
      <w:divBdr>
        <w:top w:val="none" w:sz="0" w:space="0" w:color="auto"/>
        <w:left w:val="none" w:sz="0" w:space="0" w:color="auto"/>
        <w:bottom w:val="none" w:sz="0" w:space="0" w:color="auto"/>
        <w:right w:val="none" w:sz="0" w:space="0" w:color="auto"/>
      </w:divBdr>
    </w:div>
    <w:div w:id="495192062">
      <w:bodyDiv w:val="1"/>
      <w:marLeft w:val="0"/>
      <w:marRight w:val="0"/>
      <w:marTop w:val="0"/>
      <w:marBottom w:val="0"/>
      <w:divBdr>
        <w:top w:val="none" w:sz="0" w:space="0" w:color="auto"/>
        <w:left w:val="none" w:sz="0" w:space="0" w:color="auto"/>
        <w:bottom w:val="none" w:sz="0" w:space="0" w:color="auto"/>
        <w:right w:val="none" w:sz="0" w:space="0" w:color="auto"/>
      </w:divBdr>
    </w:div>
    <w:div w:id="650139068">
      <w:bodyDiv w:val="1"/>
      <w:marLeft w:val="0"/>
      <w:marRight w:val="0"/>
      <w:marTop w:val="0"/>
      <w:marBottom w:val="0"/>
      <w:divBdr>
        <w:top w:val="none" w:sz="0" w:space="0" w:color="auto"/>
        <w:left w:val="none" w:sz="0" w:space="0" w:color="auto"/>
        <w:bottom w:val="none" w:sz="0" w:space="0" w:color="auto"/>
        <w:right w:val="none" w:sz="0" w:space="0" w:color="auto"/>
      </w:divBdr>
    </w:div>
    <w:div w:id="675576868">
      <w:bodyDiv w:val="1"/>
      <w:marLeft w:val="0"/>
      <w:marRight w:val="0"/>
      <w:marTop w:val="0"/>
      <w:marBottom w:val="0"/>
      <w:divBdr>
        <w:top w:val="none" w:sz="0" w:space="0" w:color="auto"/>
        <w:left w:val="none" w:sz="0" w:space="0" w:color="auto"/>
        <w:bottom w:val="none" w:sz="0" w:space="0" w:color="auto"/>
        <w:right w:val="none" w:sz="0" w:space="0" w:color="auto"/>
      </w:divBdr>
    </w:div>
    <w:div w:id="806169162">
      <w:bodyDiv w:val="1"/>
      <w:marLeft w:val="0"/>
      <w:marRight w:val="0"/>
      <w:marTop w:val="0"/>
      <w:marBottom w:val="0"/>
      <w:divBdr>
        <w:top w:val="none" w:sz="0" w:space="0" w:color="auto"/>
        <w:left w:val="none" w:sz="0" w:space="0" w:color="auto"/>
        <w:bottom w:val="none" w:sz="0" w:space="0" w:color="auto"/>
        <w:right w:val="none" w:sz="0" w:space="0" w:color="auto"/>
      </w:divBdr>
    </w:div>
    <w:div w:id="1036154360">
      <w:bodyDiv w:val="1"/>
      <w:marLeft w:val="0"/>
      <w:marRight w:val="0"/>
      <w:marTop w:val="0"/>
      <w:marBottom w:val="0"/>
      <w:divBdr>
        <w:top w:val="none" w:sz="0" w:space="0" w:color="auto"/>
        <w:left w:val="none" w:sz="0" w:space="0" w:color="auto"/>
        <w:bottom w:val="none" w:sz="0" w:space="0" w:color="auto"/>
        <w:right w:val="none" w:sz="0" w:space="0" w:color="auto"/>
      </w:divBdr>
    </w:div>
    <w:div w:id="1130365040">
      <w:bodyDiv w:val="1"/>
      <w:marLeft w:val="0"/>
      <w:marRight w:val="0"/>
      <w:marTop w:val="0"/>
      <w:marBottom w:val="0"/>
      <w:divBdr>
        <w:top w:val="none" w:sz="0" w:space="0" w:color="auto"/>
        <w:left w:val="none" w:sz="0" w:space="0" w:color="auto"/>
        <w:bottom w:val="none" w:sz="0" w:space="0" w:color="auto"/>
        <w:right w:val="none" w:sz="0" w:space="0" w:color="auto"/>
      </w:divBdr>
    </w:div>
    <w:div w:id="1178887282">
      <w:bodyDiv w:val="1"/>
      <w:marLeft w:val="0"/>
      <w:marRight w:val="0"/>
      <w:marTop w:val="0"/>
      <w:marBottom w:val="0"/>
      <w:divBdr>
        <w:top w:val="none" w:sz="0" w:space="0" w:color="auto"/>
        <w:left w:val="none" w:sz="0" w:space="0" w:color="auto"/>
        <w:bottom w:val="none" w:sz="0" w:space="0" w:color="auto"/>
        <w:right w:val="none" w:sz="0" w:space="0" w:color="auto"/>
      </w:divBdr>
    </w:div>
    <w:div w:id="1234580164">
      <w:bodyDiv w:val="1"/>
      <w:marLeft w:val="0"/>
      <w:marRight w:val="0"/>
      <w:marTop w:val="0"/>
      <w:marBottom w:val="0"/>
      <w:divBdr>
        <w:top w:val="none" w:sz="0" w:space="0" w:color="auto"/>
        <w:left w:val="none" w:sz="0" w:space="0" w:color="auto"/>
        <w:bottom w:val="none" w:sz="0" w:space="0" w:color="auto"/>
        <w:right w:val="none" w:sz="0" w:space="0" w:color="auto"/>
      </w:divBdr>
    </w:div>
    <w:div w:id="1322663298">
      <w:bodyDiv w:val="1"/>
      <w:marLeft w:val="0"/>
      <w:marRight w:val="0"/>
      <w:marTop w:val="0"/>
      <w:marBottom w:val="0"/>
      <w:divBdr>
        <w:top w:val="none" w:sz="0" w:space="0" w:color="auto"/>
        <w:left w:val="none" w:sz="0" w:space="0" w:color="auto"/>
        <w:bottom w:val="none" w:sz="0" w:space="0" w:color="auto"/>
        <w:right w:val="none" w:sz="0" w:space="0" w:color="auto"/>
      </w:divBdr>
    </w:div>
    <w:div w:id="1359158511">
      <w:bodyDiv w:val="1"/>
      <w:marLeft w:val="0"/>
      <w:marRight w:val="0"/>
      <w:marTop w:val="0"/>
      <w:marBottom w:val="0"/>
      <w:divBdr>
        <w:top w:val="none" w:sz="0" w:space="0" w:color="auto"/>
        <w:left w:val="none" w:sz="0" w:space="0" w:color="auto"/>
        <w:bottom w:val="none" w:sz="0" w:space="0" w:color="auto"/>
        <w:right w:val="none" w:sz="0" w:space="0" w:color="auto"/>
      </w:divBdr>
    </w:div>
    <w:div w:id="1454325237">
      <w:bodyDiv w:val="1"/>
      <w:marLeft w:val="0"/>
      <w:marRight w:val="0"/>
      <w:marTop w:val="0"/>
      <w:marBottom w:val="0"/>
      <w:divBdr>
        <w:top w:val="none" w:sz="0" w:space="0" w:color="auto"/>
        <w:left w:val="none" w:sz="0" w:space="0" w:color="auto"/>
        <w:bottom w:val="none" w:sz="0" w:space="0" w:color="auto"/>
        <w:right w:val="none" w:sz="0" w:space="0" w:color="auto"/>
      </w:divBdr>
    </w:div>
    <w:div w:id="1598519138">
      <w:bodyDiv w:val="1"/>
      <w:marLeft w:val="0"/>
      <w:marRight w:val="0"/>
      <w:marTop w:val="0"/>
      <w:marBottom w:val="0"/>
      <w:divBdr>
        <w:top w:val="none" w:sz="0" w:space="0" w:color="auto"/>
        <w:left w:val="none" w:sz="0" w:space="0" w:color="auto"/>
        <w:bottom w:val="none" w:sz="0" w:space="0" w:color="auto"/>
        <w:right w:val="none" w:sz="0" w:space="0" w:color="auto"/>
      </w:divBdr>
    </w:div>
    <w:div w:id="1637443630">
      <w:bodyDiv w:val="1"/>
      <w:marLeft w:val="0"/>
      <w:marRight w:val="0"/>
      <w:marTop w:val="0"/>
      <w:marBottom w:val="0"/>
      <w:divBdr>
        <w:top w:val="none" w:sz="0" w:space="0" w:color="auto"/>
        <w:left w:val="none" w:sz="0" w:space="0" w:color="auto"/>
        <w:bottom w:val="none" w:sz="0" w:space="0" w:color="auto"/>
        <w:right w:val="none" w:sz="0" w:space="0" w:color="auto"/>
      </w:divBdr>
    </w:div>
    <w:div w:id="1791165782">
      <w:bodyDiv w:val="1"/>
      <w:marLeft w:val="0"/>
      <w:marRight w:val="0"/>
      <w:marTop w:val="0"/>
      <w:marBottom w:val="0"/>
      <w:divBdr>
        <w:top w:val="none" w:sz="0" w:space="0" w:color="auto"/>
        <w:left w:val="none" w:sz="0" w:space="0" w:color="auto"/>
        <w:bottom w:val="none" w:sz="0" w:space="0" w:color="auto"/>
        <w:right w:val="none" w:sz="0" w:space="0" w:color="auto"/>
      </w:divBdr>
    </w:div>
    <w:div w:id="1833258388">
      <w:bodyDiv w:val="1"/>
      <w:marLeft w:val="0"/>
      <w:marRight w:val="0"/>
      <w:marTop w:val="0"/>
      <w:marBottom w:val="0"/>
      <w:divBdr>
        <w:top w:val="none" w:sz="0" w:space="0" w:color="auto"/>
        <w:left w:val="none" w:sz="0" w:space="0" w:color="auto"/>
        <w:bottom w:val="none" w:sz="0" w:space="0" w:color="auto"/>
        <w:right w:val="none" w:sz="0" w:space="0" w:color="auto"/>
      </w:divBdr>
    </w:div>
    <w:div w:id="1847133745">
      <w:bodyDiv w:val="1"/>
      <w:marLeft w:val="0"/>
      <w:marRight w:val="0"/>
      <w:marTop w:val="0"/>
      <w:marBottom w:val="0"/>
      <w:divBdr>
        <w:top w:val="none" w:sz="0" w:space="0" w:color="auto"/>
        <w:left w:val="none" w:sz="0" w:space="0" w:color="auto"/>
        <w:bottom w:val="none" w:sz="0" w:space="0" w:color="auto"/>
        <w:right w:val="none" w:sz="0" w:space="0" w:color="auto"/>
      </w:divBdr>
    </w:div>
    <w:div w:id="1990867448">
      <w:bodyDiv w:val="1"/>
      <w:marLeft w:val="0"/>
      <w:marRight w:val="0"/>
      <w:marTop w:val="0"/>
      <w:marBottom w:val="0"/>
      <w:divBdr>
        <w:top w:val="none" w:sz="0" w:space="0" w:color="auto"/>
        <w:left w:val="none" w:sz="0" w:space="0" w:color="auto"/>
        <w:bottom w:val="none" w:sz="0" w:space="0" w:color="auto"/>
        <w:right w:val="none" w:sz="0" w:space="0" w:color="auto"/>
      </w:divBdr>
      <w:divsChild>
        <w:div w:id="24409193">
          <w:marLeft w:val="0"/>
          <w:marRight w:val="0"/>
          <w:marTop w:val="0"/>
          <w:marBottom w:val="0"/>
          <w:divBdr>
            <w:top w:val="none" w:sz="0" w:space="0" w:color="auto"/>
            <w:left w:val="none" w:sz="0" w:space="0" w:color="auto"/>
            <w:bottom w:val="none" w:sz="0" w:space="0" w:color="auto"/>
            <w:right w:val="none" w:sz="0" w:space="0" w:color="auto"/>
          </w:divBdr>
        </w:div>
        <w:div w:id="39717738">
          <w:marLeft w:val="0"/>
          <w:marRight w:val="841"/>
          <w:marTop w:val="0"/>
          <w:marBottom w:val="0"/>
          <w:divBdr>
            <w:top w:val="none" w:sz="0" w:space="0" w:color="auto"/>
            <w:left w:val="none" w:sz="0" w:space="0" w:color="auto"/>
            <w:bottom w:val="none" w:sz="0" w:space="0" w:color="auto"/>
            <w:right w:val="none" w:sz="0" w:space="0" w:color="auto"/>
          </w:divBdr>
          <w:divsChild>
            <w:div w:id="317732651">
              <w:marLeft w:val="0"/>
              <w:marRight w:val="0"/>
              <w:marTop w:val="0"/>
              <w:marBottom w:val="0"/>
              <w:divBdr>
                <w:top w:val="none" w:sz="0" w:space="0" w:color="auto"/>
                <w:left w:val="none" w:sz="0" w:space="0" w:color="auto"/>
                <w:bottom w:val="none" w:sz="0" w:space="0" w:color="auto"/>
                <w:right w:val="none" w:sz="0" w:space="0" w:color="auto"/>
              </w:divBdr>
            </w:div>
            <w:div w:id="1683583098">
              <w:marLeft w:val="0"/>
              <w:marRight w:val="0"/>
              <w:marTop w:val="0"/>
              <w:marBottom w:val="0"/>
              <w:divBdr>
                <w:top w:val="none" w:sz="0" w:space="0" w:color="auto"/>
                <w:left w:val="none" w:sz="0" w:space="0" w:color="auto"/>
                <w:bottom w:val="none" w:sz="0" w:space="0" w:color="auto"/>
                <w:right w:val="none" w:sz="0" w:space="0" w:color="auto"/>
              </w:divBdr>
            </w:div>
          </w:divsChild>
        </w:div>
        <w:div w:id="132603860">
          <w:marLeft w:val="0"/>
          <w:marRight w:val="841"/>
          <w:marTop w:val="0"/>
          <w:marBottom w:val="0"/>
          <w:divBdr>
            <w:top w:val="none" w:sz="0" w:space="0" w:color="auto"/>
            <w:left w:val="none" w:sz="0" w:space="0" w:color="auto"/>
            <w:bottom w:val="none" w:sz="0" w:space="0" w:color="auto"/>
            <w:right w:val="none" w:sz="0" w:space="0" w:color="auto"/>
          </w:divBdr>
          <w:divsChild>
            <w:div w:id="270012794">
              <w:marLeft w:val="0"/>
              <w:marRight w:val="0"/>
              <w:marTop w:val="0"/>
              <w:marBottom w:val="0"/>
              <w:divBdr>
                <w:top w:val="none" w:sz="0" w:space="0" w:color="auto"/>
                <w:left w:val="none" w:sz="0" w:space="0" w:color="auto"/>
                <w:bottom w:val="none" w:sz="0" w:space="0" w:color="auto"/>
                <w:right w:val="none" w:sz="0" w:space="0" w:color="auto"/>
              </w:divBdr>
            </w:div>
            <w:div w:id="773523467">
              <w:marLeft w:val="0"/>
              <w:marRight w:val="0"/>
              <w:marTop w:val="0"/>
              <w:marBottom w:val="0"/>
              <w:divBdr>
                <w:top w:val="none" w:sz="0" w:space="0" w:color="auto"/>
                <w:left w:val="none" w:sz="0" w:space="0" w:color="auto"/>
                <w:bottom w:val="none" w:sz="0" w:space="0" w:color="auto"/>
                <w:right w:val="none" w:sz="0" w:space="0" w:color="auto"/>
              </w:divBdr>
            </w:div>
          </w:divsChild>
        </w:div>
        <w:div w:id="212736251">
          <w:marLeft w:val="0"/>
          <w:marRight w:val="0"/>
          <w:marTop w:val="0"/>
          <w:marBottom w:val="0"/>
          <w:divBdr>
            <w:top w:val="none" w:sz="0" w:space="0" w:color="auto"/>
            <w:left w:val="none" w:sz="0" w:space="0" w:color="auto"/>
            <w:bottom w:val="none" w:sz="0" w:space="0" w:color="auto"/>
            <w:right w:val="none" w:sz="0" w:space="0" w:color="auto"/>
          </w:divBdr>
        </w:div>
        <w:div w:id="254017551">
          <w:marLeft w:val="0"/>
          <w:marRight w:val="841"/>
          <w:marTop w:val="0"/>
          <w:marBottom w:val="0"/>
          <w:divBdr>
            <w:top w:val="none" w:sz="0" w:space="0" w:color="auto"/>
            <w:left w:val="none" w:sz="0" w:space="0" w:color="auto"/>
            <w:bottom w:val="none" w:sz="0" w:space="0" w:color="auto"/>
            <w:right w:val="none" w:sz="0" w:space="0" w:color="auto"/>
          </w:divBdr>
          <w:divsChild>
            <w:div w:id="1781684009">
              <w:marLeft w:val="0"/>
              <w:marRight w:val="0"/>
              <w:marTop w:val="0"/>
              <w:marBottom w:val="0"/>
              <w:divBdr>
                <w:top w:val="none" w:sz="0" w:space="0" w:color="auto"/>
                <w:left w:val="none" w:sz="0" w:space="0" w:color="auto"/>
                <w:bottom w:val="none" w:sz="0" w:space="0" w:color="auto"/>
                <w:right w:val="none" w:sz="0" w:space="0" w:color="auto"/>
              </w:divBdr>
            </w:div>
            <w:div w:id="1880429490">
              <w:marLeft w:val="0"/>
              <w:marRight w:val="0"/>
              <w:marTop w:val="0"/>
              <w:marBottom w:val="0"/>
              <w:divBdr>
                <w:top w:val="none" w:sz="0" w:space="0" w:color="auto"/>
                <w:left w:val="none" w:sz="0" w:space="0" w:color="auto"/>
                <w:bottom w:val="none" w:sz="0" w:space="0" w:color="auto"/>
                <w:right w:val="none" w:sz="0" w:space="0" w:color="auto"/>
              </w:divBdr>
            </w:div>
          </w:divsChild>
        </w:div>
        <w:div w:id="295835135">
          <w:marLeft w:val="0"/>
          <w:marRight w:val="0"/>
          <w:marTop w:val="0"/>
          <w:marBottom w:val="0"/>
          <w:divBdr>
            <w:top w:val="none" w:sz="0" w:space="0" w:color="auto"/>
            <w:left w:val="none" w:sz="0" w:space="0" w:color="auto"/>
            <w:bottom w:val="none" w:sz="0" w:space="0" w:color="auto"/>
            <w:right w:val="none" w:sz="0" w:space="0" w:color="auto"/>
          </w:divBdr>
        </w:div>
        <w:div w:id="297346925">
          <w:marLeft w:val="0"/>
          <w:marRight w:val="0"/>
          <w:marTop w:val="0"/>
          <w:marBottom w:val="0"/>
          <w:divBdr>
            <w:top w:val="none" w:sz="0" w:space="0" w:color="auto"/>
            <w:left w:val="none" w:sz="0" w:space="0" w:color="auto"/>
            <w:bottom w:val="none" w:sz="0" w:space="0" w:color="auto"/>
            <w:right w:val="none" w:sz="0" w:space="0" w:color="auto"/>
          </w:divBdr>
        </w:div>
        <w:div w:id="332999883">
          <w:marLeft w:val="0"/>
          <w:marRight w:val="0"/>
          <w:marTop w:val="0"/>
          <w:marBottom w:val="0"/>
          <w:divBdr>
            <w:top w:val="none" w:sz="0" w:space="0" w:color="auto"/>
            <w:left w:val="none" w:sz="0" w:space="0" w:color="auto"/>
            <w:bottom w:val="none" w:sz="0" w:space="0" w:color="auto"/>
            <w:right w:val="none" w:sz="0" w:space="0" w:color="auto"/>
          </w:divBdr>
        </w:div>
        <w:div w:id="349527993">
          <w:marLeft w:val="0"/>
          <w:marRight w:val="841"/>
          <w:marTop w:val="0"/>
          <w:marBottom w:val="0"/>
          <w:divBdr>
            <w:top w:val="none" w:sz="0" w:space="0" w:color="auto"/>
            <w:left w:val="none" w:sz="0" w:space="0" w:color="auto"/>
            <w:bottom w:val="none" w:sz="0" w:space="0" w:color="auto"/>
            <w:right w:val="none" w:sz="0" w:space="0" w:color="auto"/>
          </w:divBdr>
          <w:divsChild>
            <w:div w:id="31619985">
              <w:marLeft w:val="0"/>
              <w:marRight w:val="0"/>
              <w:marTop w:val="0"/>
              <w:marBottom w:val="0"/>
              <w:divBdr>
                <w:top w:val="none" w:sz="0" w:space="0" w:color="auto"/>
                <w:left w:val="none" w:sz="0" w:space="0" w:color="auto"/>
                <w:bottom w:val="none" w:sz="0" w:space="0" w:color="auto"/>
                <w:right w:val="none" w:sz="0" w:space="0" w:color="auto"/>
              </w:divBdr>
            </w:div>
            <w:div w:id="324091104">
              <w:marLeft w:val="0"/>
              <w:marRight w:val="0"/>
              <w:marTop w:val="0"/>
              <w:marBottom w:val="0"/>
              <w:divBdr>
                <w:top w:val="none" w:sz="0" w:space="0" w:color="auto"/>
                <w:left w:val="none" w:sz="0" w:space="0" w:color="auto"/>
                <w:bottom w:val="none" w:sz="0" w:space="0" w:color="auto"/>
                <w:right w:val="none" w:sz="0" w:space="0" w:color="auto"/>
              </w:divBdr>
            </w:div>
          </w:divsChild>
        </w:div>
        <w:div w:id="368846293">
          <w:marLeft w:val="0"/>
          <w:marRight w:val="0"/>
          <w:marTop w:val="0"/>
          <w:marBottom w:val="0"/>
          <w:divBdr>
            <w:top w:val="none" w:sz="0" w:space="0" w:color="auto"/>
            <w:left w:val="none" w:sz="0" w:space="0" w:color="auto"/>
            <w:bottom w:val="none" w:sz="0" w:space="0" w:color="auto"/>
            <w:right w:val="none" w:sz="0" w:space="0" w:color="auto"/>
          </w:divBdr>
        </w:div>
        <w:div w:id="477499193">
          <w:marLeft w:val="0"/>
          <w:marRight w:val="760"/>
          <w:marTop w:val="0"/>
          <w:marBottom w:val="0"/>
          <w:divBdr>
            <w:top w:val="none" w:sz="0" w:space="0" w:color="auto"/>
            <w:left w:val="none" w:sz="0" w:space="0" w:color="auto"/>
            <w:bottom w:val="none" w:sz="0" w:space="0" w:color="auto"/>
            <w:right w:val="none" w:sz="0" w:space="0" w:color="auto"/>
          </w:divBdr>
          <w:divsChild>
            <w:div w:id="364410096">
              <w:marLeft w:val="0"/>
              <w:marRight w:val="0"/>
              <w:marTop w:val="0"/>
              <w:marBottom w:val="0"/>
              <w:divBdr>
                <w:top w:val="none" w:sz="0" w:space="0" w:color="auto"/>
                <w:left w:val="none" w:sz="0" w:space="0" w:color="auto"/>
                <w:bottom w:val="none" w:sz="0" w:space="0" w:color="auto"/>
                <w:right w:val="none" w:sz="0" w:space="0" w:color="auto"/>
              </w:divBdr>
            </w:div>
            <w:div w:id="1315262333">
              <w:marLeft w:val="0"/>
              <w:marRight w:val="0"/>
              <w:marTop w:val="0"/>
              <w:marBottom w:val="0"/>
              <w:divBdr>
                <w:top w:val="none" w:sz="0" w:space="0" w:color="auto"/>
                <w:left w:val="none" w:sz="0" w:space="0" w:color="auto"/>
                <w:bottom w:val="none" w:sz="0" w:space="0" w:color="auto"/>
                <w:right w:val="none" w:sz="0" w:space="0" w:color="auto"/>
              </w:divBdr>
            </w:div>
          </w:divsChild>
        </w:div>
        <w:div w:id="523446836">
          <w:marLeft w:val="0"/>
          <w:marRight w:val="760"/>
          <w:marTop w:val="0"/>
          <w:marBottom w:val="0"/>
          <w:divBdr>
            <w:top w:val="none" w:sz="0" w:space="0" w:color="auto"/>
            <w:left w:val="none" w:sz="0" w:space="0" w:color="auto"/>
            <w:bottom w:val="none" w:sz="0" w:space="0" w:color="auto"/>
            <w:right w:val="none" w:sz="0" w:space="0" w:color="auto"/>
          </w:divBdr>
          <w:divsChild>
            <w:div w:id="2064600464">
              <w:marLeft w:val="0"/>
              <w:marRight w:val="0"/>
              <w:marTop w:val="0"/>
              <w:marBottom w:val="0"/>
              <w:divBdr>
                <w:top w:val="none" w:sz="0" w:space="0" w:color="auto"/>
                <w:left w:val="none" w:sz="0" w:space="0" w:color="auto"/>
                <w:bottom w:val="none" w:sz="0" w:space="0" w:color="auto"/>
                <w:right w:val="none" w:sz="0" w:space="0" w:color="auto"/>
              </w:divBdr>
            </w:div>
            <w:div w:id="2127657155">
              <w:marLeft w:val="0"/>
              <w:marRight w:val="0"/>
              <w:marTop w:val="0"/>
              <w:marBottom w:val="0"/>
              <w:divBdr>
                <w:top w:val="none" w:sz="0" w:space="0" w:color="auto"/>
                <w:left w:val="none" w:sz="0" w:space="0" w:color="auto"/>
                <w:bottom w:val="none" w:sz="0" w:space="0" w:color="auto"/>
                <w:right w:val="none" w:sz="0" w:space="0" w:color="auto"/>
              </w:divBdr>
            </w:div>
          </w:divsChild>
        </w:div>
        <w:div w:id="530457296">
          <w:marLeft w:val="0"/>
          <w:marRight w:val="0"/>
          <w:marTop w:val="0"/>
          <w:marBottom w:val="0"/>
          <w:divBdr>
            <w:top w:val="none" w:sz="0" w:space="0" w:color="auto"/>
            <w:left w:val="none" w:sz="0" w:space="0" w:color="auto"/>
            <w:bottom w:val="none" w:sz="0" w:space="0" w:color="auto"/>
            <w:right w:val="none" w:sz="0" w:space="0" w:color="auto"/>
          </w:divBdr>
        </w:div>
        <w:div w:id="653876959">
          <w:marLeft w:val="0"/>
          <w:marRight w:val="841"/>
          <w:marTop w:val="0"/>
          <w:marBottom w:val="0"/>
          <w:divBdr>
            <w:top w:val="none" w:sz="0" w:space="0" w:color="auto"/>
            <w:left w:val="none" w:sz="0" w:space="0" w:color="auto"/>
            <w:bottom w:val="none" w:sz="0" w:space="0" w:color="auto"/>
            <w:right w:val="none" w:sz="0" w:space="0" w:color="auto"/>
          </w:divBdr>
          <w:divsChild>
            <w:div w:id="267464955">
              <w:marLeft w:val="0"/>
              <w:marRight w:val="0"/>
              <w:marTop w:val="0"/>
              <w:marBottom w:val="0"/>
              <w:divBdr>
                <w:top w:val="none" w:sz="0" w:space="0" w:color="auto"/>
                <w:left w:val="none" w:sz="0" w:space="0" w:color="auto"/>
                <w:bottom w:val="none" w:sz="0" w:space="0" w:color="auto"/>
                <w:right w:val="none" w:sz="0" w:space="0" w:color="auto"/>
              </w:divBdr>
            </w:div>
            <w:div w:id="1082333890">
              <w:marLeft w:val="0"/>
              <w:marRight w:val="0"/>
              <w:marTop w:val="0"/>
              <w:marBottom w:val="0"/>
              <w:divBdr>
                <w:top w:val="none" w:sz="0" w:space="0" w:color="auto"/>
                <w:left w:val="none" w:sz="0" w:space="0" w:color="auto"/>
                <w:bottom w:val="none" w:sz="0" w:space="0" w:color="auto"/>
                <w:right w:val="none" w:sz="0" w:space="0" w:color="auto"/>
              </w:divBdr>
            </w:div>
          </w:divsChild>
        </w:div>
        <w:div w:id="662590858">
          <w:marLeft w:val="0"/>
          <w:marRight w:val="760"/>
          <w:marTop w:val="0"/>
          <w:marBottom w:val="0"/>
          <w:divBdr>
            <w:top w:val="none" w:sz="0" w:space="0" w:color="auto"/>
            <w:left w:val="none" w:sz="0" w:space="0" w:color="auto"/>
            <w:bottom w:val="none" w:sz="0" w:space="0" w:color="auto"/>
            <w:right w:val="none" w:sz="0" w:space="0" w:color="auto"/>
          </w:divBdr>
          <w:divsChild>
            <w:div w:id="1562669959">
              <w:marLeft w:val="0"/>
              <w:marRight w:val="0"/>
              <w:marTop w:val="0"/>
              <w:marBottom w:val="0"/>
              <w:divBdr>
                <w:top w:val="none" w:sz="0" w:space="0" w:color="auto"/>
                <w:left w:val="none" w:sz="0" w:space="0" w:color="auto"/>
                <w:bottom w:val="none" w:sz="0" w:space="0" w:color="auto"/>
                <w:right w:val="none" w:sz="0" w:space="0" w:color="auto"/>
              </w:divBdr>
            </w:div>
            <w:div w:id="1717657979">
              <w:marLeft w:val="0"/>
              <w:marRight w:val="0"/>
              <w:marTop w:val="0"/>
              <w:marBottom w:val="0"/>
              <w:divBdr>
                <w:top w:val="none" w:sz="0" w:space="0" w:color="auto"/>
                <w:left w:val="none" w:sz="0" w:space="0" w:color="auto"/>
                <w:bottom w:val="none" w:sz="0" w:space="0" w:color="auto"/>
                <w:right w:val="none" w:sz="0" w:space="0" w:color="auto"/>
              </w:divBdr>
            </w:div>
          </w:divsChild>
        </w:div>
        <w:div w:id="696586568">
          <w:marLeft w:val="0"/>
          <w:marRight w:val="0"/>
          <w:marTop w:val="0"/>
          <w:marBottom w:val="0"/>
          <w:divBdr>
            <w:top w:val="none" w:sz="0" w:space="0" w:color="auto"/>
            <w:left w:val="none" w:sz="0" w:space="0" w:color="auto"/>
            <w:bottom w:val="none" w:sz="0" w:space="0" w:color="auto"/>
            <w:right w:val="none" w:sz="0" w:space="0" w:color="auto"/>
          </w:divBdr>
          <w:divsChild>
            <w:div w:id="1609969838">
              <w:marLeft w:val="0"/>
              <w:marRight w:val="0"/>
              <w:marTop w:val="0"/>
              <w:marBottom w:val="0"/>
              <w:divBdr>
                <w:top w:val="none" w:sz="0" w:space="0" w:color="auto"/>
                <w:left w:val="none" w:sz="0" w:space="0" w:color="auto"/>
                <w:bottom w:val="none" w:sz="0" w:space="0" w:color="auto"/>
                <w:right w:val="none" w:sz="0" w:space="0" w:color="auto"/>
              </w:divBdr>
              <w:divsChild>
                <w:div w:id="10804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8972">
          <w:marLeft w:val="0"/>
          <w:marRight w:val="841"/>
          <w:marTop w:val="0"/>
          <w:marBottom w:val="0"/>
          <w:divBdr>
            <w:top w:val="none" w:sz="0" w:space="0" w:color="auto"/>
            <w:left w:val="none" w:sz="0" w:space="0" w:color="auto"/>
            <w:bottom w:val="none" w:sz="0" w:space="0" w:color="auto"/>
            <w:right w:val="none" w:sz="0" w:space="0" w:color="auto"/>
          </w:divBdr>
          <w:divsChild>
            <w:div w:id="443615277">
              <w:marLeft w:val="0"/>
              <w:marRight w:val="0"/>
              <w:marTop w:val="0"/>
              <w:marBottom w:val="0"/>
              <w:divBdr>
                <w:top w:val="none" w:sz="0" w:space="0" w:color="auto"/>
                <w:left w:val="none" w:sz="0" w:space="0" w:color="auto"/>
                <w:bottom w:val="none" w:sz="0" w:space="0" w:color="auto"/>
                <w:right w:val="none" w:sz="0" w:space="0" w:color="auto"/>
              </w:divBdr>
            </w:div>
            <w:div w:id="1239242535">
              <w:marLeft w:val="0"/>
              <w:marRight w:val="0"/>
              <w:marTop w:val="0"/>
              <w:marBottom w:val="0"/>
              <w:divBdr>
                <w:top w:val="none" w:sz="0" w:space="0" w:color="auto"/>
                <w:left w:val="none" w:sz="0" w:space="0" w:color="auto"/>
                <w:bottom w:val="none" w:sz="0" w:space="0" w:color="auto"/>
                <w:right w:val="none" w:sz="0" w:space="0" w:color="auto"/>
              </w:divBdr>
            </w:div>
          </w:divsChild>
        </w:div>
        <w:div w:id="848132138">
          <w:marLeft w:val="0"/>
          <w:marRight w:val="841"/>
          <w:marTop w:val="0"/>
          <w:marBottom w:val="0"/>
          <w:divBdr>
            <w:top w:val="none" w:sz="0" w:space="0" w:color="auto"/>
            <w:left w:val="none" w:sz="0" w:space="0" w:color="auto"/>
            <w:bottom w:val="none" w:sz="0" w:space="0" w:color="auto"/>
            <w:right w:val="none" w:sz="0" w:space="0" w:color="auto"/>
          </w:divBdr>
          <w:divsChild>
            <w:div w:id="152599592">
              <w:marLeft w:val="0"/>
              <w:marRight w:val="0"/>
              <w:marTop w:val="0"/>
              <w:marBottom w:val="0"/>
              <w:divBdr>
                <w:top w:val="none" w:sz="0" w:space="0" w:color="auto"/>
                <w:left w:val="none" w:sz="0" w:space="0" w:color="auto"/>
                <w:bottom w:val="none" w:sz="0" w:space="0" w:color="auto"/>
                <w:right w:val="none" w:sz="0" w:space="0" w:color="auto"/>
              </w:divBdr>
            </w:div>
            <w:div w:id="389306858">
              <w:marLeft w:val="0"/>
              <w:marRight w:val="0"/>
              <w:marTop w:val="0"/>
              <w:marBottom w:val="0"/>
              <w:divBdr>
                <w:top w:val="none" w:sz="0" w:space="0" w:color="auto"/>
                <w:left w:val="none" w:sz="0" w:space="0" w:color="auto"/>
                <w:bottom w:val="none" w:sz="0" w:space="0" w:color="auto"/>
                <w:right w:val="none" w:sz="0" w:space="0" w:color="auto"/>
              </w:divBdr>
            </w:div>
          </w:divsChild>
        </w:div>
        <w:div w:id="927687669">
          <w:marLeft w:val="0"/>
          <w:marRight w:val="0"/>
          <w:marTop w:val="0"/>
          <w:marBottom w:val="0"/>
          <w:divBdr>
            <w:top w:val="none" w:sz="0" w:space="0" w:color="auto"/>
            <w:left w:val="none" w:sz="0" w:space="0" w:color="auto"/>
            <w:bottom w:val="none" w:sz="0" w:space="0" w:color="auto"/>
            <w:right w:val="none" w:sz="0" w:space="0" w:color="auto"/>
          </w:divBdr>
        </w:div>
        <w:div w:id="1036537684">
          <w:marLeft w:val="0"/>
          <w:marRight w:val="0"/>
          <w:marTop w:val="0"/>
          <w:marBottom w:val="0"/>
          <w:divBdr>
            <w:top w:val="none" w:sz="0" w:space="0" w:color="auto"/>
            <w:left w:val="none" w:sz="0" w:space="0" w:color="auto"/>
            <w:bottom w:val="none" w:sz="0" w:space="0" w:color="auto"/>
            <w:right w:val="none" w:sz="0" w:space="0" w:color="auto"/>
          </w:divBdr>
        </w:div>
        <w:div w:id="1046835059">
          <w:marLeft w:val="0"/>
          <w:marRight w:val="841"/>
          <w:marTop w:val="0"/>
          <w:marBottom w:val="0"/>
          <w:divBdr>
            <w:top w:val="none" w:sz="0" w:space="0" w:color="auto"/>
            <w:left w:val="none" w:sz="0" w:space="0" w:color="auto"/>
            <w:bottom w:val="none" w:sz="0" w:space="0" w:color="auto"/>
            <w:right w:val="none" w:sz="0" w:space="0" w:color="auto"/>
          </w:divBdr>
          <w:divsChild>
            <w:div w:id="1298949809">
              <w:marLeft w:val="0"/>
              <w:marRight w:val="0"/>
              <w:marTop w:val="0"/>
              <w:marBottom w:val="0"/>
              <w:divBdr>
                <w:top w:val="none" w:sz="0" w:space="0" w:color="auto"/>
                <w:left w:val="none" w:sz="0" w:space="0" w:color="auto"/>
                <w:bottom w:val="none" w:sz="0" w:space="0" w:color="auto"/>
                <w:right w:val="none" w:sz="0" w:space="0" w:color="auto"/>
              </w:divBdr>
            </w:div>
            <w:div w:id="1790972341">
              <w:marLeft w:val="0"/>
              <w:marRight w:val="0"/>
              <w:marTop w:val="0"/>
              <w:marBottom w:val="0"/>
              <w:divBdr>
                <w:top w:val="none" w:sz="0" w:space="0" w:color="auto"/>
                <w:left w:val="none" w:sz="0" w:space="0" w:color="auto"/>
                <w:bottom w:val="none" w:sz="0" w:space="0" w:color="auto"/>
                <w:right w:val="none" w:sz="0" w:space="0" w:color="auto"/>
              </w:divBdr>
            </w:div>
          </w:divsChild>
        </w:div>
        <w:div w:id="1102073122">
          <w:marLeft w:val="0"/>
          <w:marRight w:val="760"/>
          <w:marTop w:val="0"/>
          <w:marBottom w:val="0"/>
          <w:divBdr>
            <w:top w:val="none" w:sz="0" w:space="0" w:color="auto"/>
            <w:left w:val="none" w:sz="0" w:space="0" w:color="auto"/>
            <w:bottom w:val="none" w:sz="0" w:space="0" w:color="auto"/>
            <w:right w:val="none" w:sz="0" w:space="0" w:color="auto"/>
          </w:divBdr>
          <w:divsChild>
            <w:div w:id="908922909">
              <w:marLeft w:val="0"/>
              <w:marRight w:val="0"/>
              <w:marTop w:val="0"/>
              <w:marBottom w:val="0"/>
              <w:divBdr>
                <w:top w:val="none" w:sz="0" w:space="0" w:color="auto"/>
                <w:left w:val="none" w:sz="0" w:space="0" w:color="auto"/>
                <w:bottom w:val="none" w:sz="0" w:space="0" w:color="auto"/>
                <w:right w:val="none" w:sz="0" w:space="0" w:color="auto"/>
              </w:divBdr>
            </w:div>
            <w:div w:id="1096053673">
              <w:marLeft w:val="0"/>
              <w:marRight w:val="0"/>
              <w:marTop w:val="0"/>
              <w:marBottom w:val="0"/>
              <w:divBdr>
                <w:top w:val="none" w:sz="0" w:space="0" w:color="auto"/>
                <w:left w:val="none" w:sz="0" w:space="0" w:color="auto"/>
                <w:bottom w:val="none" w:sz="0" w:space="0" w:color="auto"/>
                <w:right w:val="none" w:sz="0" w:space="0" w:color="auto"/>
              </w:divBdr>
            </w:div>
          </w:divsChild>
        </w:div>
        <w:div w:id="1104499327">
          <w:marLeft w:val="0"/>
          <w:marRight w:val="0"/>
          <w:marTop w:val="0"/>
          <w:marBottom w:val="0"/>
          <w:divBdr>
            <w:top w:val="none" w:sz="0" w:space="0" w:color="auto"/>
            <w:left w:val="none" w:sz="0" w:space="0" w:color="auto"/>
            <w:bottom w:val="none" w:sz="0" w:space="0" w:color="auto"/>
            <w:right w:val="none" w:sz="0" w:space="0" w:color="auto"/>
          </w:divBdr>
        </w:div>
        <w:div w:id="1137452598">
          <w:marLeft w:val="0"/>
          <w:marRight w:val="841"/>
          <w:marTop w:val="0"/>
          <w:marBottom w:val="0"/>
          <w:divBdr>
            <w:top w:val="none" w:sz="0" w:space="0" w:color="auto"/>
            <w:left w:val="none" w:sz="0" w:space="0" w:color="auto"/>
            <w:bottom w:val="none" w:sz="0" w:space="0" w:color="auto"/>
            <w:right w:val="none" w:sz="0" w:space="0" w:color="auto"/>
          </w:divBdr>
          <w:divsChild>
            <w:div w:id="278268637">
              <w:marLeft w:val="0"/>
              <w:marRight w:val="0"/>
              <w:marTop w:val="0"/>
              <w:marBottom w:val="0"/>
              <w:divBdr>
                <w:top w:val="none" w:sz="0" w:space="0" w:color="auto"/>
                <w:left w:val="none" w:sz="0" w:space="0" w:color="auto"/>
                <w:bottom w:val="none" w:sz="0" w:space="0" w:color="auto"/>
                <w:right w:val="none" w:sz="0" w:space="0" w:color="auto"/>
              </w:divBdr>
            </w:div>
            <w:div w:id="840698804">
              <w:marLeft w:val="0"/>
              <w:marRight w:val="0"/>
              <w:marTop w:val="0"/>
              <w:marBottom w:val="0"/>
              <w:divBdr>
                <w:top w:val="none" w:sz="0" w:space="0" w:color="auto"/>
                <w:left w:val="none" w:sz="0" w:space="0" w:color="auto"/>
                <w:bottom w:val="none" w:sz="0" w:space="0" w:color="auto"/>
                <w:right w:val="none" w:sz="0" w:space="0" w:color="auto"/>
              </w:divBdr>
            </w:div>
          </w:divsChild>
        </w:div>
        <w:div w:id="1152913078">
          <w:marLeft w:val="0"/>
          <w:marRight w:val="841"/>
          <w:marTop w:val="0"/>
          <w:marBottom w:val="0"/>
          <w:divBdr>
            <w:top w:val="none" w:sz="0" w:space="0" w:color="auto"/>
            <w:left w:val="none" w:sz="0" w:space="0" w:color="auto"/>
            <w:bottom w:val="none" w:sz="0" w:space="0" w:color="auto"/>
            <w:right w:val="none" w:sz="0" w:space="0" w:color="auto"/>
          </w:divBdr>
          <w:divsChild>
            <w:div w:id="1145657188">
              <w:marLeft w:val="0"/>
              <w:marRight w:val="0"/>
              <w:marTop w:val="0"/>
              <w:marBottom w:val="0"/>
              <w:divBdr>
                <w:top w:val="none" w:sz="0" w:space="0" w:color="auto"/>
                <w:left w:val="none" w:sz="0" w:space="0" w:color="auto"/>
                <w:bottom w:val="none" w:sz="0" w:space="0" w:color="auto"/>
                <w:right w:val="none" w:sz="0" w:space="0" w:color="auto"/>
              </w:divBdr>
            </w:div>
            <w:div w:id="1514607422">
              <w:marLeft w:val="0"/>
              <w:marRight w:val="0"/>
              <w:marTop w:val="0"/>
              <w:marBottom w:val="0"/>
              <w:divBdr>
                <w:top w:val="none" w:sz="0" w:space="0" w:color="auto"/>
                <w:left w:val="none" w:sz="0" w:space="0" w:color="auto"/>
                <w:bottom w:val="none" w:sz="0" w:space="0" w:color="auto"/>
                <w:right w:val="none" w:sz="0" w:space="0" w:color="auto"/>
              </w:divBdr>
            </w:div>
          </w:divsChild>
        </w:div>
        <w:div w:id="1158839304">
          <w:marLeft w:val="0"/>
          <w:marRight w:val="841"/>
          <w:marTop w:val="0"/>
          <w:marBottom w:val="0"/>
          <w:divBdr>
            <w:top w:val="none" w:sz="0" w:space="0" w:color="auto"/>
            <w:left w:val="none" w:sz="0" w:space="0" w:color="auto"/>
            <w:bottom w:val="none" w:sz="0" w:space="0" w:color="auto"/>
            <w:right w:val="none" w:sz="0" w:space="0" w:color="auto"/>
          </w:divBdr>
          <w:divsChild>
            <w:div w:id="2080515541">
              <w:marLeft w:val="0"/>
              <w:marRight w:val="0"/>
              <w:marTop w:val="0"/>
              <w:marBottom w:val="0"/>
              <w:divBdr>
                <w:top w:val="none" w:sz="0" w:space="0" w:color="auto"/>
                <w:left w:val="none" w:sz="0" w:space="0" w:color="auto"/>
                <w:bottom w:val="none" w:sz="0" w:space="0" w:color="auto"/>
                <w:right w:val="none" w:sz="0" w:space="0" w:color="auto"/>
              </w:divBdr>
            </w:div>
            <w:div w:id="2102485935">
              <w:marLeft w:val="0"/>
              <w:marRight w:val="0"/>
              <w:marTop w:val="0"/>
              <w:marBottom w:val="0"/>
              <w:divBdr>
                <w:top w:val="none" w:sz="0" w:space="0" w:color="auto"/>
                <w:left w:val="none" w:sz="0" w:space="0" w:color="auto"/>
                <w:bottom w:val="none" w:sz="0" w:space="0" w:color="auto"/>
                <w:right w:val="none" w:sz="0" w:space="0" w:color="auto"/>
              </w:divBdr>
            </w:div>
          </w:divsChild>
        </w:div>
        <w:div w:id="1177428039">
          <w:marLeft w:val="0"/>
          <w:marRight w:val="0"/>
          <w:marTop w:val="0"/>
          <w:marBottom w:val="0"/>
          <w:divBdr>
            <w:top w:val="none" w:sz="0" w:space="0" w:color="auto"/>
            <w:left w:val="none" w:sz="0" w:space="0" w:color="auto"/>
            <w:bottom w:val="none" w:sz="0" w:space="0" w:color="auto"/>
            <w:right w:val="none" w:sz="0" w:space="0" w:color="auto"/>
          </w:divBdr>
        </w:div>
        <w:div w:id="1201625150">
          <w:marLeft w:val="0"/>
          <w:marRight w:val="0"/>
          <w:marTop w:val="0"/>
          <w:marBottom w:val="0"/>
          <w:divBdr>
            <w:top w:val="none" w:sz="0" w:space="0" w:color="auto"/>
            <w:left w:val="none" w:sz="0" w:space="0" w:color="auto"/>
            <w:bottom w:val="none" w:sz="0" w:space="0" w:color="auto"/>
            <w:right w:val="none" w:sz="0" w:space="0" w:color="auto"/>
          </w:divBdr>
        </w:div>
        <w:div w:id="1214807990">
          <w:marLeft w:val="0"/>
          <w:marRight w:val="0"/>
          <w:marTop w:val="0"/>
          <w:marBottom w:val="0"/>
          <w:divBdr>
            <w:top w:val="none" w:sz="0" w:space="0" w:color="auto"/>
            <w:left w:val="none" w:sz="0" w:space="0" w:color="auto"/>
            <w:bottom w:val="none" w:sz="0" w:space="0" w:color="auto"/>
            <w:right w:val="none" w:sz="0" w:space="0" w:color="auto"/>
          </w:divBdr>
        </w:div>
        <w:div w:id="1295597033">
          <w:marLeft w:val="0"/>
          <w:marRight w:val="760"/>
          <w:marTop w:val="0"/>
          <w:marBottom w:val="0"/>
          <w:divBdr>
            <w:top w:val="none" w:sz="0" w:space="0" w:color="auto"/>
            <w:left w:val="none" w:sz="0" w:space="0" w:color="auto"/>
            <w:bottom w:val="none" w:sz="0" w:space="0" w:color="auto"/>
            <w:right w:val="none" w:sz="0" w:space="0" w:color="auto"/>
          </w:divBdr>
          <w:divsChild>
            <w:div w:id="515273499">
              <w:marLeft w:val="0"/>
              <w:marRight w:val="0"/>
              <w:marTop w:val="0"/>
              <w:marBottom w:val="0"/>
              <w:divBdr>
                <w:top w:val="none" w:sz="0" w:space="0" w:color="auto"/>
                <w:left w:val="none" w:sz="0" w:space="0" w:color="auto"/>
                <w:bottom w:val="none" w:sz="0" w:space="0" w:color="auto"/>
                <w:right w:val="none" w:sz="0" w:space="0" w:color="auto"/>
              </w:divBdr>
            </w:div>
            <w:div w:id="1808233986">
              <w:marLeft w:val="0"/>
              <w:marRight w:val="0"/>
              <w:marTop w:val="0"/>
              <w:marBottom w:val="0"/>
              <w:divBdr>
                <w:top w:val="none" w:sz="0" w:space="0" w:color="auto"/>
                <w:left w:val="none" w:sz="0" w:space="0" w:color="auto"/>
                <w:bottom w:val="none" w:sz="0" w:space="0" w:color="auto"/>
                <w:right w:val="none" w:sz="0" w:space="0" w:color="auto"/>
              </w:divBdr>
            </w:div>
          </w:divsChild>
        </w:div>
        <w:div w:id="1328286767">
          <w:marLeft w:val="0"/>
          <w:marRight w:val="760"/>
          <w:marTop w:val="0"/>
          <w:marBottom w:val="0"/>
          <w:divBdr>
            <w:top w:val="none" w:sz="0" w:space="0" w:color="auto"/>
            <w:left w:val="none" w:sz="0" w:space="0" w:color="auto"/>
            <w:bottom w:val="none" w:sz="0" w:space="0" w:color="auto"/>
            <w:right w:val="none" w:sz="0" w:space="0" w:color="auto"/>
          </w:divBdr>
          <w:divsChild>
            <w:div w:id="58138754">
              <w:marLeft w:val="0"/>
              <w:marRight w:val="0"/>
              <w:marTop w:val="0"/>
              <w:marBottom w:val="0"/>
              <w:divBdr>
                <w:top w:val="none" w:sz="0" w:space="0" w:color="auto"/>
                <w:left w:val="none" w:sz="0" w:space="0" w:color="auto"/>
                <w:bottom w:val="none" w:sz="0" w:space="0" w:color="auto"/>
                <w:right w:val="none" w:sz="0" w:space="0" w:color="auto"/>
              </w:divBdr>
            </w:div>
            <w:div w:id="704409900">
              <w:marLeft w:val="0"/>
              <w:marRight w:val="0"/>
              <w:marTop w:val="0"/>
              <w:marBottom w:val="0"/>
              <w:divBdr>
                <w:top w:val="none" w:sz="0" w:space="0" w:color="auto"/>
                <w:left w:val="none" w:sz="0" w:space="0" w:color="auto"/>
                <w:bottom w:val="none" w:sz="0" w:space="0" w:color="auto"/>
                <w:right w:val="none" w:sz="0" w:space="0" w:color="auto"/>
              </w:divBdr>
            </w:div>
          </w:divsChild>
        </w:div>
        <w:div w:id="1329213686">
          <w:marLeft w:val="0"/>
          <w:marRight w:val="0"/>
          <w:marTop w:val="0"/>
          <w:marBottom w:val="0"/>
          <w:divBdr>
            <w:top w:val="none" w:sz="0" w:space="0" w:color="auto"/>
            <w:left w:val="none" w:sz="0" w:space="0" w:color="auto"/>
            <w:bottom w:val="none" w:sz="0" w:space="0" w:color="auto"/>
            <w:right w:val="none" w:sz="0" w:space="0" w:color="auto"/>
          </w:divBdr>
        </w:div>
        <w:div w:id="1367948861">
          <w:marLeft w:val="0"/>
          <w:marRight w:val="0"/>
          <w:marTop w:val="0"/>
          <w:marBottom w:val="0"/>
          <w:divBdr>
            <w:top w:val="none" w:sz="0" w:space="0" w:color="auto"/>
            <w:left w:val="none" w:sz="0" w:space="0" w:color="auto"/>
            <w:bottom w:val="none" w:sz="0" w:space="0" w:color="auto"/>
            <w:right w:val="none" w:sz="0" w:space="0" w:color="auto"/>
          </w:divBdr>
        </w:div>
        <w:div w:id="1377701550">
          <w:marLeft w:val="0"/>
          <w:marRight w:val="0"/>
          <w:marTop w:val="0"/>
          <w:marBottom w:val="0"/>
          <w:divBdr>
            <w:top w:val="none" w:sz="0" w:space="0" w:color="auto"/>
            <w:left w:val="none" w:sz="0" w:space="0" w:color="auto"/>
            <w:bottom w:val="none" w:sz="0" w:space="0" w:color="auto"/>
            <w:right w:val="none" w:sz="0" w:space="0" w:color="auto"/>
          </w:divBdr>
        </w:div>
        <w:div w:id="1463187125">
          <w:marLeft w:val="0"/>
          <w:marRight w:val="0"/>
          <w:marTop w:val="0"/>
          <w:marBottom w:val="0"/>
          <w:divBdr>
            <w:top w:val="none" w:sz="0" w:space="0" w:color="auto"/>
            <w:left w:val="none" w:sz="0" w:space="0" w:color="auto"/>
            <w:bottom w:val="none" w:sz="0" w:space="0" w:color="auto"/>
            <w:right w:val="none" w:sz="0" w:space="0" w:color="auto"/>
          </w:divBdr>
        </w:div>
        <w:div w:id="1467428743">
          <w:marLeft w:val="0"/>
          <w:marRight w:val="0"/>
          <w:marTop w:val="0"/>
          <w:marBottom w:val="0"/>
          <w:divBdr>
            <w:top w:val="none" w:sz="0" w:space="0" w:color="auto"/>
            <w:left w:val="none" w:sz="0" w:space="0" w:color="auto"/>
            <w:bottom w:val="none" w:sz="0" w:space="0" w:color="auto"/>
            <w:right w:val="none" w:sz="0" w:space="0" w:color="auto"/>
          </w:divBdr>
        </w:div>
        <w:div w:id="1492795629">
          <w:marLeft w:val="0"/>
          <w:marRight w:val="841"/>
          <w:marTop w:val="0"/>
          <w:marBottom w:val="0"/>
          <w:divBdr>
            <w:top w:val="none" w:sz="0" w:space="0" w:color="auto"/>
            <w:left w:val="none" w:sz="0" w:space="0" w:color="auto"/>
            <w:bottom w:val="none" w:sz="0" w:space="0" w:color="auto"/>
            <w:right w:val="none" w:sz="0" w:space="0" w:color="auto"/>
          </w:divBdr>
          <w:divsChild>
            <w:div w:id="688528765">
              <w:marLeft w:val="0"/>
              <w:marRight w:val="0"/>
              <w:marTop w:val="0"/>
              <w:marBottom w:val="0"/>
              <w:divBdr>
                <w:top w:val="none" w:sz="0" w:space="0" w:color="auto"/>
                <w:left w:val="none" w:sz="0" w:space="0" w:color="auto"/>
                <w:bottom w:val="none" w:sz="0" w:space="0" w:color="auto"/>
                <w:right w:val="none" w:sz="0" w:space="0" w:color="auto"/>
              </w:divBdr>
            </w:div>
            <w:div w:id="1886868370">
              <w:marLeft w:val="0"/>
              <w:marRight w:val="0"/>
              <w:marTop w:val="0"/>
              <w:marBottom w:val="0"/>
              <w:divBdr>
                <w:top w:val="none" w:sz="0" w:space="0" w:color="auto"/>
                <w:left w:val="none" w:sz="0" w:space="0" w:color="auto"/>
                <w:bottom w:val="none" w:sz="0" w:space="0" w:color="auto"/>
                <w:right w:val="none" w:sz="0" w:space="0" w:color="auto"/>
              </w:divBdr>
            </w:div>
          </w:divsChild>
        </w:div>
        <w:div w:id="1530756770">
          <w:marLeft w:val="0"/>
          <w:marRight w:val="841"/>
          <w:marTop w:val="0"/>
          <w:marBottom w:val="0"/>
          <w:divBdr>
            <w:top w:val="none" w:sz="0" w:space="0" w:color="auto"/>
            <w:left w:val="none" w:sz="0" w:space="0" w:color="auto"/>
            <w:bottom w:val="none" w:sz="0" w:space="0" w:color="auto"/>
            <w:right w:val="none" w:sz="0" w:space="0" w:color="auto"/>
          </w:divBdr>
          <w:divsChild>
            <w:div w:id="60519721">
              <w:marLeft w:val="0"/>
              <w:marRight w:val="0"/>
              <w:marTop w:val="0"/>
              <w:marBottom w:val="0"/>
              <w:divBdr>
                <w:top w:val="none" w:sz="0" w:space="0" w:color="auto"/>
                <w:left w:val="none" w:sz="0" w:space="0" w:color="auto"/>
                <w:bottom w:val="none" w:sz="0" w:space="0" w:color="auto"/>
                <w:right w:val="none" w:sz="0" w:space="0" w:color="auto"/>
              </w:divBdr>
            </w:div>
            <w:div w:id="760566266">
              <w:marLeft w:val="0"/>
              <w:marRight w:val="0"/>
              <w:marTop w:val="0"/>
              <w:marBottom w:val="0"/>
              <w:divBdr>
                <w:top w:val="none" w:sz="0" w:space="0" w:color="auto"/>
                <w:left w:val="none" w:sz="0" w:space="0" w:color="auto"/>
                <w:bottom w:val="none" w:sz="0" w:space="0" w:color="auto"/>
                <w:right w:val="none" w:sz="0" w:space="0" w:color="auto"/>
              </w:divBdr>
            </w:div>
          </w:divsChild>
        </w:div>
        <w:div w:id="1608808320">
          <w:marLeft w:val="0"/>
          <w:marRight w:val="0"/>
          <w:marTop w:val="0"/>
          <w:marBottom w:val="0"/>
          <w:divBdr>
            <w:top w:val="none" w:sz="0" w:space="0" w:color="auto"/>
            <w:left w:val="none" w:sz="0" w:space="0" w:color="auto"/>
            <w:bottom w:val="none" w:sz="0" w:space="0" w:color="auto"/>
            <w:right w:val="none" w:sz="0" w:space="0" w:color="auto"/>
          </w:divBdr>
        </w:div>
        <w:div w:id="1670282921">
          <w:marLeft w:val="0"/>
          <w:marRight w:val="0"/>
          <w:marTop w:val="0"/>
          <w:marBottom w:val="0"/>
          <w:divBdr>
            <w:top w:val="none" w:sz="0" w:space="0" w:color="auto"/>
            <w:left w:val="none" w:sz="0" w:space="0" w:color="auto"/>
            <w:bottom w:val="none" w:sz="0" w:space="0" w:color="auto"/>
            <w:right w:val="none" w:sz="0" w:space="0" w:color="auto"/>
          </w:divBdr>
        </w:div>
        <w:div w:id="1714649500">
          <w:marLeft w:val="0"/>
          <w:marRight w:val="0"/>
          <w:marTop w:val="0"/>
          <w:marBottom w:val="0"/>
          <w:divBdr>
            <w:top w:val="none" w:sz="0" w:space="0" w:color="auto"/>
            <w:left w:val="none" w:sz="0" w:space="0" w:color="auto"/>
            <w:bottom w:val="none" w:sz="0" w:space="0" w:color="auto"/>
            <w:right w:val="none" w:sz="0" w:space="0" w:color="auto"/>
          </w:divBdr>
        </w:div>
        <w:div w:id="1785728436">
          <w:marLeft w:val="0"/>
          <w:marRight w:val="0"/>
          <w:marTop w:val="0"/>
          <w:marBottom w:val="0"/>
          <w:divBdr>
            <w:top w:val="none" w:sz="0" w:space="0" w:color="auto"/>
            <w:left w:val="none" w:sz="0" w:space="0" w:color="auto"/>
            <w:bottom w:val="none" w:sz="0" w:space="0" w:color="auto"/>
            <w:right w:val="none" w:sz="0" w:space="0" w:color="auto"/>
          </w:divBdr>
        </w:div>
        <w:div w:id="1785732764">
          <w:marLeft w:val="0"/>
          <w:marRight w:val="0"/>
          <w:marTop w:val="0"/>
          <w:marBottom w:val="0"/>
          <w:divBdr>
            <w:top w:val="none" w:sz="0" w:space="0" w:color="auto"/>
            <w:left w:val="none" w:sz="0" w:space="0" w:color="auto"/>
            <w:bottom w:val="none" w:sz="0" w:space="0" w:color="auto"/>
            <w:right w:val="none" w:sz="0" w:space="0" w:color="auto"/>
          </w:divBdr>
        </w:div>
        <w:div w:id="1872914536">
          <w:marLeft w:val="0"/>
          <w:marRight w:val="0"/>
          <w:marTop w:val="0"/>
          <w:marBottom w:val="0"/>
          <w:divBdr>
            <w:top w:val="none" w:sz="0" w:space="0" w:color="auto"/>
            <w:left w:val="none" w:sz="0" w:space="0" w:color="auto"/>
            <w:bottom w:val="none" w:sz="0" w:space="0" w:color="auto"/>
            <w:right w:val="none" w:sz="0" w:space="0" w:color="auto"/>
          </w:divBdr>
        </w:div>
        <w:div w:id="1890265369">
          <w:marLeft w:val="0"/>
          <w:marRight w:val="0"/>
          <w:marTop w:val="0"/>
          <w:marBottom w:val="0"/>
          <w:divBdr>
            <w:top w:val="none" w:sz="0" w:space="0" w:color="auto"/>
            <w:left w:val="none" w:sz="0" w:space="0" w:color="auto"/>
            <w:bottom w:val="none" w:sz="0" w:space="0" w:color="auto"/>
            <w:right w:val="none" w:sz="0" w:space="0" w:color="auto"/>
          </w:divBdr>
        </w:div>
        <w:div w:id="1895046189">
          <w:marLeft w:val="0"/>
          <w:marRight w:val="760"/>
          <w:marTop w:val="0"/>
          <w:marBottom w:val="0"/>
          <w:divBdr>
            <w:top w:val="none" w:sz="0" w:space="0" w:color="auto"/>
            <w:left w:val="none" w:sz="0" w:space="0" w:color="auto"/>
            <w:bottom w:val="none" w:sz="0" w:space="0" w:color="auto"/>
            <w:right w:val="none" w:sz="0" w:space="0" w:color="auto"/>
          </w:divBdr>
          <w:divsChild>
            <w:div w:id="254096464">
              <w:marLeft w:val="0"/>
              <w:marRight w:val="0"/>
              <w:marTop w:val="0"/>
              <w:marBottom w:val="0"/>
              <w:divBdr>
                <w:top w:val="none" w:sz="0" w:space="0" w:color="auto"/>
                <w:left w:val="none" w:sz="0" w:space="0" w:color="auto"/>
                <w:bottom w:val="none" w:sz="0" w:space="0" w:color="auto"/>
                <w:right w:val="none" w:sz="0" w:space="0" w:color="auto"/>
              </w:divBdr>
            </w:div>
            <w:div w:id="1759056844">
              <w:marLeft w:val="0"/>
              <w:marRight w:val="0"/>
              <w:marTop w:val="0"/>
              <w:marBottom w:val="0"/>
              <w:divBdr>
                <w:top w:val="none" w:sz="0" w:space="0" w:color="auto"/>
                <w:left w:val="none" w:sz="0" w:space="0" w:color="auto"/>
                <w:bottom w:val="none" w:sz="0" w:space="0" w:color="auto"/>
                <w:right w:val="none" w:sz="0" w:space="0" w:color="auto"/>
              </w:divBdr>
            </w:div>
          </w:divsChild>
        </w:div>
        <w:div w:id="2071078435">
          <w:marLeft w:val="0"/>
          <w:marRight w:val="841"/>
          <w:marTop w:val="0"/>
          <w:marBottom w:val="0"/>
          <w:divBdr>
            <w:top w:val="none" w:sz="0" w:space="0" w:color="auto"/>
            <w:left w:val="none" w:sz="0" w:space="0" w:color="auto"/>
            <w:bottom w:val="none" w:sz="0" w:space="0" w:color="auto"/>
            <w:right w:val="none" w:sz="0" w:space="0" w:color="auto"/>
          </w:divBdr>
          <w:divsChild>
            <w:div w:id="913928890">
              <w:marLeft w:val="0"/>
              <w:marRight w:val="0"/>
              <w:marTop w:val="0"/>
              <w:marBottom w:val="0"/>
              <w:divBdr>
                <w:top w:val="none" w:sz="0" w:space="0" w:color="auto"/>
                <w:left w:val="none" w:sz="0" w:space="0" w:color="auto"/>
                <w:bottom w:val="none" w:sz="0" w:space="0" w:color="auto"/>
                <w:right w:val="none" w:sz="0" w:space="0" w:color="auto"/>
              </w:divBdr>
            </w:div>
            <w:div w:id="10363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8271">
      <w:bodyDiv w:val="1"/>
      <w:marLeft w:val="0"/>
      <w:marRight w:val="0"/>
      <w:marTop w:val="0"/>
      <w:marBottom w:val="0"/>
      <w:divBdr>
        <w:top w:val="none" w:sz="0" w:space="0" w:color="auto"/>
        <w:left w:val="none" w:sz="0" w:space="0" w:color="auto"/>
        <w:bottom w:val="none" w:sz="0" w:space="0" w:color="auto"/>
        <w:right w:val="none" w:sz="0" w:space="0" w:color="auto"/>
      </w:divBdr>
    </w:div>
    <w:div w:id="2044667677">
      <w:bodyDiv w:val="1"/>
      <w:marLeft w:val="0"/>
      <w:marRight w:val="0"/>
      <w:marTop w:val="0"/>
      <w:marBottom w:val="0"/>
      <w:divBdr>
        <w:top w:val="none" w:sz="0" w:space="0" w:color="auto"/>
        <w:left w:val="none" w:sz="0" w:space="0" w:color="auto"/>
        <w:bottom w:val="none" w:sz="0" w:space="0" w:color="auto"/>
        <w:right w:val="none" w:sz="0" w:space="0" w:color="auto"/>
      </w:divBdr>
    </w:div>
    <w:div w:id="214585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80649-A6C8-456D-B75D-31D0A2649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19</Pages>
  <Words>5805</Words>
  <Characters>33093</Characters>
  <Application>Microsoft Office Word</Application>
  <DocSecurity>0</DocSecurity>
  <Lines>275</Lines>
  <Paragraphs>77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LICENSE AGREEMENT</vt:lpstr>
      <vt:lpstr>LICENSE AGREEMENT</vt:lpstr>
    </vt:vector>
  </TitlesOfParts>
  <Company>Teknion</Company>
  <LinksUpToDate>false</LinksUpToDate>
  <CharactersWithSpaces>38821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 AGREEMENT</dc:title>
  <dc:subject/>
  <dc:creator>Teknion</dc:creator>
  <cp:keywords/>
  <cp:lastModifiedBy>김현주 (Hyunjoo Kim)</cp:lastModifiedBy>
  <cp:revision>3</cp:revision>
  <cp:lastPrinted>2018-02-14T23:13:00Z</cp:lastPrinted>
  <dcterms:created xsi:type="dcterms:W3CDTF">2026-03-05T22:49:00Z</dcterms:created>
  <dcterms:modified xsi:type="dcterms:W3CDTF">2026-03-05T23:25:00Z</dcterms:modified>
</cp:coreProperties>
</file>