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A6336" w14:textId="77777777" w:rsidR="0059128D" w:rsidRPr="00796BFE" w:rsidRDefault="0059128D" w:rsidP="0059128D">
      <w:pPr>
        <w:pStyle w:val="a3"/>
        <w:wordWrap/>
        <w:jc w:val="center"/>
        <w:rPr>
          <w:rFonts w:ascii="맑은 고딕" w:eastAsia="맑은 고딕" w:cs="맑은 고딕"/>
          <w:b/>
          <w:bCs/>
          <w:color w:val="auto"/>
          <w:sz w:val="36"/>
          <w:szCs w:val="36"/>
        </w:rPr>
      </w:pPr>
      <w:r>
        <w:rPr>
          <w:rFonts w:ascii="맑은 고딕" w:eastAsia="맑은 고딕" w:cs="맑은 고딕" w:hint="eastAsia"/>
          <w:b/>
          <w:bCs/>
          <w:color w:val="auto"/>
          <w:sz w:val="36"/>
          <w:szCs w:val="36"/>
        </w:rPr>
        <w:t xml:space="preserve">위탁수수료 </w:t>
      </w:r>
      <w:r w:rsidR="00456CD2">
        <w:rPr>
          <w:rFonts w:ascii="맑은 고딕" w:eastAsia="맑은 고딕" w:cs="맑은 고딕" w:hint="eastAsia"/>
          <w:b/>
          <w:bCs/>
          <w:color w:val="auto"/>
          <w:sz w:val="36"/>
          <w:szCs w:val="36"/>
        </w:rPr>
        <w:t>지급</w:t>
      </w:r>
      <w:r>
        <w:rPr>
          <w:rFonts w:ascii="맑은 고딕" w:eastAsia="맑은 고딕" w:cs="맑은 고딕" w:hint="eastAsia"/>
          <w:b/>
          <w:bCs/>
          <w:color w:val="auto"/>
          <w:sz w:val="36"/>
          <w:szCs w:val="36"/>
        </w:rPr>
        <w:t xml:space="preserve"> </w:t>
      </w:r>
      <w:r w:rsidRPr="00796BFE">
        <w:rPr>
          <w:rFonts w:ascii="맑은 고딕" w:eastAsia="맑은 고딕" w:cs="맑은 고딕"/>
          <w:b/>
          <w:bCs/>
          <w:color w:val="auto"/>
          <w:sz w:val="36"/>
          <w:szCs w:val="36"/>
        </w:rPr>
        <w:t>합의서</w:t>
      </w:r>
    </w:p>
    <w:p w14:paraId="551CB641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4988B8D3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  <w:sz w:val="10"/>
          <w:szCs w:val="1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"/>
        <w:gridCol w:w="690"/>
        <w:gridCol w:w="8992"/>
      </w:tblGrid>
      <w:tr w:rsidR="0059128D" w:rsidRPr="00796BFE" w14:paraId="1553E908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275A76" w14:textId="77777777" w:rsidR="0059128D" w:rsidRPr="00796BFE" w:rsidRDefault="0059128D" w:rsidP="00796BFE">
            <w:pPr>
              <w:pStyle w:val="a3"/>
              <w:wordWrap/>
              <w:ind w:left="200" w:right="200"/>
              <w:jc w:val="right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9C61240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b/>
                <w:bCs/>
                <w:color w:val="auto"/>
              </w:rPr>
            </w:pPr>
            <w:r w:rsidRPr="00796BFE">
              <w:rPr>
                <w:rFonts w:ascii="맑은 고딕" w:eastAsia="맑은 고딕" w:cs="맑은 고딕" w:hint="eastAsia"/>
                <w:b/>
                <w:bCs/>
                <w:color w:val="auto"/>
              </w:rPr>
              <w:t>갑</w:t>
            </w: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B6C944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상호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  <w:proofErr w:type="spellStart"/>
            <w:r w:rsidRPr="00796BFE">
              <w:rPr>
                <w:rFonts w:ascii="맑은 고딕" w:eastAsia="맑은 고딕" w:cs="맑은 고딕" w:hint="eastAsia"/>
                <w:color w:val="auto"/>
              </w:rPr>
              <w:t>퍼시스</w:t>
            </w:r>
            <w:proofErr w:type="spellEnd"/>
          </w:p>
        </w:tc>
      </w:tr>
      <w:tr w:rsidR="0059128D" w:rsidRPr="00796BFE" w14:paraId="4C258084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F1F9BA4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A2C437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4E1918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전화번호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02-443-9999</w:t>
            </w:r>
          </w:p>
        </w:tc>
      </w:tr>
      <w:tr w:rsidR="0059128D" w:rsidRPr="00796BFE" w14:paraId="16D36EC3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C016C7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36AD6E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A82655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/>
                <w:color w:val="auto"/>
              </w:rPr>
              <w:t xml:space="preserve">주    </w:t>
            </w:r>
            <w:proofErr w:type="gramStart"/>
            <w:r w:rsidRPr="00796BFE">
              <w:rPr>
                <w:rFonts w:ascii="맑은 고딕" w:eastAsia="맑은 고딕" w:cs="맑은 고딕"/>
                <w:color w:val="auto"/>
              </w:rPr>
              <w:t>소 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서울시 송파구 </w:t>
            </w:r>
            <w:proofErr w:type="spellStart"/>
            <w:r w:rsidRPr="00796BFE">
              <w:rPr>
                <w:rFonts w:ascii="맑은 고딕" w:eastAsia="맑은 고딕" w:cs="맑은 고딕" w:hint="eastAsia"/>
                <w:color w:val="auto"/>
              </w:rPr>
              <w:t>오금로</w:t>
            </w:r>
            <w:proofErr w:type="spellEnd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 </w:t>
            </w:r>
            <w:r w:rsidRPr="00796BFE">
              <w:rPr>
                <w:rFonts w:ascii="맑은 고딕" w:eastAsia="맑은 고딕" w:cs="맑은 고딕"/>
                <w:color w:val="auto"/>
              </w:rPr>
              <w:t>311</w:t>
            </w:r>
          </w:p>
        </w:tc>
      </w:tr>
      <w:tr w:rsidR="0059128D" w:rsidRPr="00796BFE" w14:paraId="7BA04C5C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4CE730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94DE6B1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97EE5D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대표자 </w:t>
            </w: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성명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  <w:r w:rsidRPr="00796BFE">
              <w:rPr>
                <w:rFonts w:ascii="맑은 고딕" w:eastAsia="맑은 고딕" w:cs="맑은 고딕" w:hint="eastAsia"/>
                <w:color w:val="auto"/>
              </w:rPr>
              <w:t>박광호</w:t>
            </w:r>
          </w:p>
        </w:tc>
      </w:tr>
      <w:tr w:rsidR="0059128D" w:rsidRPr="00796BFE" w14:paraId="3290A50E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F9E58D0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C1F2EA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90BC33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 w:hint="eastAsia"/>
                <w:color w:val="auto"/>
              </w:rPr>
              <w:t>사업자(법인)</w:t>
            </w: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>번호 :</w:t>
            </w:r>
            <w:proofErr w:type="gramEnd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 215-81-20534</w:t>
            </w:r>
          </w:p>
        </w:tc>
      </w:tr>
      <w:tr w:rsidR="0059128D" w:rsidRPr="00796BFE" w14:paraId="3C12D921" w14:textId="77777777" w:rsidTr="00796BFE">
        <w:trPr>
          <w:trHeight w:val="446"/>
        </w:trPr>
        <w:tc>
          <w:tcPr>
            <w:tcW w:w="9804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18CA39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</w:tr>
      <w:tr w:rsidR="0059128D" w:rsidRPr="00796BFE" w14:paraId="6027AEB5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A209A89" w14:textId="77777777" w:rsidR="0059128D" w:rsidRPr="00796BFE" w:rsidRDefault="0059128D" w:rsidP="00796BFE">
            <w:pPr>
              <w:pStyle w:val="a3"/>
              <w:wordWrap/>
              <w:ind w:left="200" w:right="200"/>
              <w:jc w:val="right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FD5418E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b/>
                <w:bCs/>
                <w:color w:val="auto"/>
              </w:rPr>
            </w:pPr>
            <w:r w:rsidRPr="00796BFE">
              <w:rPr>
                <w:rFonts w:ascii="맑은 고딕" w:eastAsia="맑은 고딕" w:cs="맑은 고딕"/>
                <w:b/>
                <w:bCs/>
                <w:color w:val="auto"/>
              </w:rPr>
              <w:t>을</w:t>
            </w: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3409884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상호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  <w:tr w:rsidR="0059128D" w:rsidRPr="00796BFE" w14:paraId="2B8DE990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D663CC8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36AC23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766858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명칭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  <w:tr w:rsidR="0059128D" w:rsidRPr="00796BFE" w14:paraId="7D175167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E45FADF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B63ABD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2F85D12" w14:textId="77777777" w:rsidR="0059128D" w:rsidRPr="00796BFE" w:rsidRDefault="0059128D" w:rsidP="00796BFE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전화번호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  <w:tr w:rsidR="0059128D" w:rsidRPr="00796BFE" w14:paraId="2754F438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9AE2C5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FA46E8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E7EF39F" w14:textId="77777777" w:rsidR="0059128D" w:rsidRPr="00796BFE" w:rsidRDefault="0059128D" w:rsidP="0059128D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/>
                <w:color w:val="auto"/>
              </w:rPr>
              <w:t xml:space="preserve">주    </w:t>
            </w:r>
            <w:proofErr w:type="gramStart"/>
            <w:r w:rsidRPr="00796BFE">
              <w:rPr>
                <w:rFonts w:ascii="맑은 고딕" w:eastAsia="맑은 고딕" w:cs="맑은 고딕"/>
                <w:color w:val="auto"/>
              </w:rPr>
              <w:t>소 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  <w:tr w:rsidR="0059128D" w:rsidRPr="00796BFE" w14:paraId="4825140C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29CE42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DA5926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29ACFDC" w14:textId="77777777" w:rsidR="0059128D" w:rsidRPr="00796BFE" w:rsidRDefault="0059128D" w:rsidP="0059128D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대표자 </w:t>
            </w: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성명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  <w:tr w:rsidR="0059128D" w:rsidRPr="00796BFE" w14:paraId="7583462B" w14:textId="77777777" w:rsidTr="00796BFE">
        <w:trPr>
          <w:trHeight w:val="446"/>
        </w:trPr>
        <w:tc>
          <w:tcPr>
            <w:tcW w:w="1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7EE421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C02A2AE" w14:textId="77777777" w:rsidR="0059128D" w:rsidRPr="00796BFE" w:rsidRDefault="0059128D" w:rsidP="00796BFE">
            <w:pPr>
              <w:pStyle w:val="a3"/>
              <w:rPr>
                <w:b/>
                <w:bCs/>
                <w:color w:val="auto"/>
              </w:rPr>
            </w:pPr>
          </w:p>
        </w:tc>
        <w:tc>
          <w:tcPr>
            <w:tcW w:w="89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C2794C6" w14:textId="77777777" w:rsidR="0059128D" w:rsidRPr="00796BFE" w:rsidRDefault="0059128D" w:rsidP="0059128D">
            <w:pPr>
              <w:pStyle w:val="a3"/>
              <w:rPr>
                <w:rFonts w:ascii="맑은 고딕" w:eastAsia="맑은 고딕" w:cs="맑은 고딕"/>
                <w:color w:val="auto"/>
              </w:rPr>
            </w:pPr>
            <w:r w:rsidRPr="00796BFE">
              <w:rPr>
                <w:rFonts w:ascii="맑은 고딕" w:eastAsia="맑은 고딕" w:cs="맑은 고딕" w:hint="eastAsia"/>
                <w:color w:val="auto"/>
              </w:rPr>
              <w:t>사업자(법인)</w:t>
            </w:r>
            <w:proofErr w:type="gramStart"/>
            <w:r w:rsidRPr="00796BFE">
              <w:rPr>
                <w:rFonts w:ascii="맑은 고딕" w:eastAsia="맑은 고딕" w:cs="맑은 고딕" w:hint="eastAsia"/>
                <w:color w:val="auto"/>
              </w:rPr>
              <w:t xml:space="preserve">번호 </w:t>
            </w:r>
            <w:r w:rsidRPr="00796BFE">
              <w:rPr>
                <w:rFonts w:ascii="맑은 고딕" w:eastAsia="맑은 고딕" w:cs="맑은 고딕"/>
                <w:color w:val="auto"/>
              </w:rPr>
              <w:t>:</w:t>
            </w:r>
            <w:proofErr w:type="gramEnd"/>
            <w:r w:rsidRPr="00796BFE">
              <w:rPr>
                <w:rFonts w:ascii="맑은 고딕" w:eastAsia="맑은 고딕" w:cs="맑은 고딕"/>
                <w:color w:val="auto"/>
              </w:rPr>
              <w:t xml:space="preserve"> </w:t>
            </w:r>
          </w:p>
        </w:tc>
      </w:tr>
    </w:tbl>
    <w:p w14:paraId="4827E272" w14:textId="77777777" w:rsidR="0059128D" w:rsidRPr="00796BFE" w:rsidRDefault="0059128D" w:rsidP="0059128D">
      <w:pPr>
        <w:rPr>
          <w:rFonts w:cs="맑은 고딕"/>
        </w:rPr>
      </w:pPr>
    </w:p>
    <w:p w14:paraId="3D270EF3" w14:textId="77777777" w:rsidR="0059128D" w:rsidRPr="00796BFE" w:rsidRDefault="0059128D" w:rsidP="0059128D">
      <w:pPr>
        <w:pStyle w:val="a3"/>
        <w:ind w:left="200" w:right="200"/>
        <w:rPr>
          <w:rFonts w:ascii="맑은 고딕" w:eastAsia="맑은 고딕" w:cs="맑은 고딕"/>
          <w:color w:val="auto"/>
          <w:sz w:val="14"/>
          <w:szCs w:val="14"/>
        </w:rPr>
      </w:pPr>
    </w:p>
    <w:p w14:paraId="1E754A75" w14:textId="77777777" w:rsidR="0059128D" w:rsidRPr="00796BFE" w:rsidRDefault="0059128D" w:rsidP="0059128D">
      <w:pPr>
        <w:pStyle w:val="a3"/>
        <w:wordWrap/>
        <w:ind w:left="200" w:right="200"/>
        <w:jc w:val="center"/>
        <w:rPr>
          <w:rFonts w:ascii="맑은 고딕" w:eastAsia="맑은 고딕" w:cs="맑은 고딕"/>
          <w:color w:val="auto"/>
        </w:rPr>
      </w:pPr>
      <w:r w:rsidRPr="00796BFE">
        <w:rPr>
          <w:rFonts w:ascii="맑은 고딕" w:eastAsia="맑은 고딕" w:cs="맑은 고딕"/>
          <w:color w:val="auto"/>
        </w:rPr>
        <w:t xml:space="preserve">상기 </w:t>
      </w:r>
      <w:r w:rsidRPr="00796BFE">
        <w:rPr>
          <w:rFonts w:ascii="맑은 고딕" w:eastAsia="맑은 고딕" w:cs="맑은 고딕"/>
          <w:color w:val="auto"/>
        </w:rPr>
        <w:t>“</w:t>
      </w:r>
      <w:r w:rsidRPr="00796BFE">
        <w:rPr>
          <w:rFonts w:ascii="맑은 고딕" w:eastAsia="맑은 고딕" w:cs="맑은 고딕"/>
          <w:color w:val="auto"/>
        </w:rPr>
        <w:t>갑</w:t>
      </w:r>
      <w:r w:rsidRPr="00796BFE">
        <w:rPr>
          <w:rFonts w:ascii="맑은 고딕" w:eastAsia="맑은 고딕" w:cs="맑은 고딕"/>
          <w:color w:val="auto"/>
        </w:rPr>
        <w:t>”</w:t>
      </w:r>
      <w:r w:rsidRPr="00796BFE">
        <w:rPr>
          <w:rFonts w:ascii="맑은 고딕" w:eastAsia="맑은 고딕" w:cs="맑은 고딕"/>
          <w:color w:val="auto"/>
        </w:rPr>
        <w:t xml:space="preserve">과 </w:t>
      </w:r>
      <w:r w:rsidRPr="00796BFE">
        <w:rPr>
          <w:rFonts w:ascii="맑은 고딕" w:eastAsia="맑은 고딕" w:cs="맑은 고딕"/>
          <w:color w:val="auto"/>
        </w:rPr>
        <w:t>“</w:t>
      </w:r>
      <w:r w:rsidRPr="00796BFE">
        <w:rPr>
          <w:rFonts w:ascii="맑은 고딕" w:eastAsia="맑은 고딕" w:cs="맑은 고딕"/>
          <w:color w:val="auto"/>
        </w:rPr>
        <w:t>을</w:t>
      </w:r>
      <w:r w:rsidRPr="00796BFE">
        <w:rPr>
          <w:rFonts w:ascii="맑은 고딕" w:eastAsia="맑은 고딕" w:cs="맑은 고딕"/>
          <w:color w:val="auto"/>
        </w:rPr>
        <w:t>”</w:t>
      </w:r>
      <w:r w:rsidRPr="00796BFE">
        <w:rPr>
          <w:rFonts w:ascii="맑은 고딕" w:eastAsia="맑은 고딕" w:cs="맑은 고딕"/>
          <w:color w:val="auto"/>
        </w:rPr>
        <w:t>은 다음과 같이 합의한다.</w:t>
      </w:r>
    </w:p>
    <w:p w14:paraId="14B63D9A" w14:textId="77777777" w:rsidR="0059128D" w:rsidRPr="00796BFE" w:rsidRDefault="0059128D" w:rsidP="0059128D">
      <w:pPr>
        <w:pStyle w:val="a3"/>
        <w:ind w:left="200" w:right="200"/>
        <w:rPr>
          <w:rFonts w:ascii="맑은 고딕" w:eastAsia="맑은 고딕" w:cs="맑은 고딕"/>
          <w:color w:val="auto"/>
        </w:rPr>
      </w:pPr>
    </w:p>
    <w:p w14:paraId="2E660148" w14:textId="77777777" w:rsidR="0059128D" w:rsidRPr="00796BFE" w:rsidRDefault="0059128D" w:rsidP="0059128D">
      <w:pPr>
        <w:pStyle w:val="a3"/>
        <w:wordWrap/>
        <w:jc w:val="center"/>
        <w:rPr>
          <w:rFonts w:ascii="맑은 고딕" w:eastAsia="맑은 고딕" w:cs="맑은 고딕"/>
          <w:b/>
          <w:bCs/>
          <w:color w:val="auto"/>
          <w:sz w:val="18"/>
          <w:szCs w:val="18"/>
        </w:rPr>
      </w:pPr>
    </w:p>
    <w:p w14:paraId="1A4BF3CF" w14:textId="77777777" w:rsidR="0059128D" w:rsidRPr="00796BFE" w:rsidRDefault="0059128D" w:rsidP="0059128D">
      <w:pPr>
        <w:pStyle w:val="a3"/>
        <w:wordWrap/>
        <w:jc w:val="center"/>
        <w:rPr>
          <w:rFonts w:ascii="맑은 고딕" w:eastAsia="맑은 고딕" w:cs="맑은 고딕"/>
          <w:b/>
          <w:bCs/>
          <w:color w:val="auto"/>
          <w:sz w:val="26"/>
          <w:szCs w:val="26"/>
        </w:rPr>
      </w:pPr>
      <w:r w:rsidRPr="00796BFE">
        <w:rPr>
          <w:rFonts w:ascii="맑은 고딕" w:eastAsia="맑은 고딕" w:cs="맑은 고딕"/>
          <w:b/>
          <w:bCs/>
          <w:color w:val="auto"/>
          <w:sz w:val="26"/>
          <w:szCs w:val="26"/>
        </w:rPr>
        <w:t>-  다    음  -</w:t>
      </w:r>
    </w:p>
    <w:p w14:paraId="6ED51F11" w14:textId="77777777" w:rsidR="0059128D" w:rsidRPr="00796BFE" w:rsidRDefault="0059128D" w:rsidP="0059128D">
      <w:pPr>
        <w:pStyle w:val="a3"/>
        <w:ind w:left="200" w:right="200"/>
        <w:rPr>
          <w:rFonts w:ascii="맑은 고딕" w:eastAsia="맑은 고딕" w:cs="맑은 고딕"/>
          <w:color w:val="auto"/>
          <w:sz w:val="36"/>
          <w:szCs w:val="36"/>
        </w:rPr>
      </w:pPr>
    </w:p>
    <w:p w14:paraId="0115CB56" w14:textId="77777777" w:rsidR="00456CD2" w:rsidRDefault="005F3039" w:rsidP="0059128D">
      <w:pPr>
        <w:widowControl/>
        <w:wordWrap/>
        <w:autoSpaceDE/>
        <w:autoSpaceDN/>
        <w:spacing w:before="100" w:beforeAutospacing="1" w:after="100" w:afterAutospacing="1"/>
        <w:jc w:val="both"/>
      </w:pPr>
      <w:r>
        <w:rPr>
          <w:rFonts w:hint="eastAsia"/>
        </w:rPr>
        <w:t xml:space="preserve">공급자 </w:t>
      </w:r>
      <w:proofErr w:type="spellStart"/>
      <w:r>
        <w:rPr>
          <w:rFonts w:hint="eastAsia"/>
        </w:rPr>
        <w:t>퍼시스</w:t>
      </w:r>
      <w:proofErr w:type="spellEnd"/>
      <w:r>
        <w:rPr>
          <w:rFonts w:hint="eastAsia"/>
        </w:rPr>
        <w:t xml:space="preserve">(이하 </w:t>
      </w:r>
      <w:r>
        <w:t>“</w:t>
      </w:r>
      <w:r>
        <w:rPr>
          <w:rFonts w:hint="eastAsia"/>
        </w:rPr>
        <w:t>갑</w:t>
      </w:r>
      <w:r>
        <w:t>”)</w:t>
      </w:r>
      <w:r>
        <w:rPr>
          <w:rFonts w:hint="eastAsia"/>
        </w:rPr>
        <w:t>와 대리점</w:t>
      </w:r>
      <w:r>
        <w:t xml:space="preserve"> [XXX] 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을</w:t>
      </w:r>
      <w:r>
        <w:t>”)</w:t>
      </w:r>
      <w:r>
        <w:rPr>
          <w:rFonts w:hint="eastAsia"/>
        </w:rPr>
        <w:t xml:space="preserve">은 아래와 같이 개별 영업 건에 대한 위탁 수수료 지급에 대해 </w:t>
      </w:r>
      <w:ins w:id="0" w:author="김현주 (Hyunjoo Kim)" w:date="2025-07-17T15:46:00Z">
        <w:r w:rsidR="003D45CF">
          <w:rPr>
            <w:rFonts w:hint="eastAsia"/>
          </w:rPr>
          <w:t xml:space="preserve">양 당사자의 자유로운 의사에 의하여 아래와 같이 </w:t>
        </w:r>
      </w:ins>
      <w:r>
        <w:rPr>
          <w:rFonts w:hint="eastAsia"/>
        </w:rPr>
        <w:t>합의한다.</w:t>
      </w:r>
    </w:p>
    <w:p w14:paraId="3C2654F8" w14:textId="77777777" w:rsidR="005F3039" w:rsidRPr="005F3039" w:rsidRDefault="005F3039" w:rsidP="0059128D">
      <w:pPr>
        <w:widowControl/>
        <w:wordWrap/>
        <w:autoSpaceDE/>
        <w:autoSpaceDN/>
        <w:spacing w:before="100" w:beforeAutospacing="1" w:after="100" w:afterAutospacing="1"/>
        <w:jc w:val="both"/>
      </w:pPr>
    </w:p>
    <w:p w14:paraId="259686D0" w14:textId="77777777" w:rsidR="0059128D" w:rsidRPr="0059128D" w:rsidRDefault="0059128D" w:rsidP="0059128D">
      <w:pPr>
        <w:widowControl/>
        <w:wordWrap/>
        <w:autoSpaceDE/>
        <w:autoSpaceDN/>
        <w:spacing w:before="100" w:beforeAutospacing="1" w:after="100" w:afterAutospacing="1"/>
        <w:jc w:val="both"/>
        <w:outlineLvl w:val="3"/>
        <w:rPr>
          <w:rFonts w:asciiTheme="minorHAnsi" w:eastAsiaTheme="minorHAnsi" w:hAnsiTheme="minorHAnsi" w:cs="굴림"/>
          <w:b/>
          <w:bCs/>
          <w:kern w:val="0"/>
          <w:szCs w:val="20"/>
        </w:rPr>
      </w:pPr>
      <w:r w:rsidRPr="0059128D">
        <w:rPr>
          <w:rFonts w:asciiTheme="minorHAnsi" w:eastAsiaTheme="minorHAnsi" w:hAnsiTheme="minorHAnsi" w:cs="굴림"/>
          <w:b/>
          <w:bCs/>
          <w:kern w:val="0"/>
          <w:szCs w:val="20"/>
        </w:rPr>
        <w:t>제1조(목적)</w:t>
      </w:r>
    </w:p>
    <w:p w14:paraId="1ABE9AE7" w14:textId="77777777" w:rsidR="003A5858" w:rsidRDefault="003A5858" w:rsidP="00D000EE">
      <w:pPr>
        <w:widowControl/>
        <w:wordWrap/>
        <w:autoSpaceDE/>
        <w:autoSpaceDN/>
        <w:spacing w:before="100" w:beforeAutospacing="1" w:after="100" w:afterAutospacing="1"/>
        <w:jc w:val="both"/>
        <w:outlineLvl w:val="3"/>
      </w:pPr>
      <w:r>
        <w:t>본 합의서는</w:t>
      </w:r>
      <w:r w:rsidR="005F3039">
        <w:rPr>
          <w:rFonts w:hint="eastAsia"/>
        </w:rPr>
        <w:t xml:space="preserve"> </w:t>
      </w:r>
      <w:r w:rsidR="005F3039">
        <w:t>XX</w:t>
      </w:r>
      <w:r w:rsidR="005F3039">
        <w:rPr>
          <w:rFonts w:hint="eastAsia"/>
        </w:rPr>
        <w:t>X</w:t>
      </w:r>
      <w:r w:rsidR="005F3039">
        <w:t xml:space="preserve">XX </w:t>
      </w:r>
      <w:r w:rsidR="005F3039">
        <w:rPr>
          <w:rFonts w:hint="eastAsia"/>
        </w:rPr>
        <w:t>납품 건(검수마스터 번호:</w:t>
      </w:r>
      <w:r w:rsidR="005F3039">
        <w:t xml:space="preserve"> </w:t>
      </w:r>
      <w:r w:rsidR="005F3039">
        <w:rPr>
          <w:rFonts w:hint="eastAsia"/>
        </w:rPr>
        <w:t>X</w:t>
      </w:r>
      <w:r w:rsidR="005F3039">
        <w:t>XX)</w:t>
      </w:r>
      <w:r w:rsidR="005F3039">
        <w:rPr>
          <w:rFonts w:hint="eastAsia"/>
        </w:rPr>
        <w:t>에 대해</w:t>
      </w:r>
      <w:ins w:id="1" w:author="김현주 (Hyunjoo Kim)" w:date="2025-07-17T15:47:00Z">
        <w:r w:rsidR="003D45CF">
          <w:t>,</w:t>
        </w:r>
      </w:ins>
      <w:del w:id="2" w:author="김현주 (Hyunjoo Kim)" w:date="2025-07-17T15:47:00Z">
        <w:r w:rsidR="005F3039" w:rsidDel="003D45CF">
          <w:rPr>
            <w:rFonts w:hint="eastAsia"/>
          </w:rPr>
          <w:delText xml:space="preserve"> </w:delText>
        </w:r>
      </w:del>
      <w:proofErr w:type="spellStart"/>
      <w:r w:rsidR="004F6BE6">
        <w:rPr>
          <w:rFonts w:hint="eastAsia"/>
        </w:rPr>
        <w:t>퍼시스</w:t>
      </w:r>
      <w:proofErr w:type="spellEnd"/>
      <w:r w:rsidR="004F6BE6">
        <w:rPr>
          <w:rFonts w:hint="eastAsia"/>
        </w:rPr>
        <w:t xml:space="preserve"> </w:t>
      </w:r>
      <w:r w:rsidR="005F3039">
        <w:rPr>
          <w:rFonts w:hint="eastAsia"/>
        </w:rPr>
        <w:t>위탁판매대리점 계약서</w:t>
      </w:r>
      <w:r w:rsidR="004F6BE6">
        <w:t xml:space="preserve"> </w:t>
      </w:r>
      <w:proofErr w:type="gramStart"/>
      <w:r w:rsidR="005F3039">
        <w:rPr>
          <w:rFonts w:hint="eastAsia"/>
        </w:rPr>
        <w:t xml:space="preserve">제 </w:t>
      </w:r>
      <w:r w:rsidR="005F3039">
        <w:t>12</w:t>
      </w:r>
      <w:proofErr w:type="gramEnd"/>
      <w:r w:rsidR="005F3039">
        <w:rPr>
          <w:rFonts w:hint="eastAsia"/>
        </w:rPr>
        <w:t xml:space="preserve">조 제 </w:t>
      </w:r>
      <w:r w:rsidR="005F3039">
        <w:t>1</w:t>
      </w:r>
      <w:r w:rsidR="005F3039">
        <w:rPr>
          <w:rFonts w:hint="eastAsia"/>
        </w:rPr>
        <w:t>항에서 정한 수수료</w:t>
      </w:r>
      <w:r w:rsidR="00412994">
        <w:rPr>
          <w:rFonts w:hint="eastAsia"/>
        </w:rPr>
        <w:t xml:space="preserve"> 구조 및 제 </w:t>
      </w:r>
      <w:r w:rsidR="00412994">
        <w:t>3</w:t>
      </w:r>
      <w:r w:rsidR="00412994">
        <w:rPr>
          <w:rFonts w:hint="eastAsia"/>
        </w:rPr>
        <w:t>항에</w:t>
      </w:r>
      <w:r w:rsidR="005F3039">
        <w:rPr>
          <w:rFonts w:hint="eastAsia"/>
        </w:rPr>
        <w:t xml:space="preserve"> 따라 </w:t>
      </w:r>
      <w:r w:rsidR="00412994">
        <w:rPr>
          <w:rFonts w:hint="eastAsia"/>
        </w:rPr>
        <w:t>별도</w:t>
      </w:r>
      <w:r w:rsidR="005F3039">
        <w:rPr>
          <w:rFonts w:hint="eastAsia"/>
        </w:rPr>
        <w:t>수수료를 조정 지급하기 위한 기준 및 조건을 명확히 함에 있다.</w:t>
      </w:r>
      <w:r w:rsidR="005F3039">
        <w:t xml:space="preserve"> </w:t>
      </w:r>
    </w:p>
    <w:p w14:paraId="1D495262" w14:textId="77777777" w:rsidR="00412994" w:rsidRPr="00412994" w:rsidRDefault="003A5858" w:rsidP="003A5858">
      <w:pPr>
        <w:widowControl/>
        <w:wordWrap/>
        <w:autoSpaceDE/>
        <w:autoSpaceDN/>
        <w:spacing w:before="100" w:beforeAutospacing="1" w:after="100" w:afterAutospacing="1"/>
        <w:jc w:val="both"/>
        <w:outlineLvl w:val="3"/>
        <w:rPr>
          <w:rFonts w:asciiTheme="minorHAnsi" w:eastAsiaTheme="minorHAnsi" w:hAnsiTheme="minorHAnsi"/>
          <w:b/>
        </w:rPr>
      </w:pPr>
      <w:r w:rsidRPr="003A5858">
        <w:rPr>
          <w:rFonts w:asciiTheme="minorHAnsi" w:eastAsiaTheme="minorHAnsi" w:hAnsiTheme="minorHAnsi"/>
          <w:b/>
        </w:rPr>
        <w:lastRenderedPageBreak/>
        <w:t>제2조(</w:t>
      </w:r>
      <w:r w:rsidR="005F3039">
        <w:rPr>
          <w:rFonts w:asciiTheme="minorHAnsi" w:eastAsiaTheme="minorHAnsi" w:hAnsiTheme="minorHAnsi" w:hint="eastAsia"/>
          <w:b/>
        </w:rPr>
        <w:t>별도 수수료 내역)</w:t>
      </w:r>
    </w:p>
    <w:p w14:paraId="20EA3180" w14:textId="77777777" w:rsidR="00412994" w:rsidRDefault="00412994" w:rsidP="00412994">
      <w:pPr>
        <w:pStyle w:val="a7"/>
        <w:numPr>
          <w:ilvl w:val="0"/>
          <w:numId w:val="5"/>
        </w:numPr>
        <w:ind w:left="1160"/>
        <w:rPr>
          <w:rFonts w:asciiTheme="minorHAnsi" w:eastAsiaTheme="minorHAnsi" w:hAnsiTheme="minorHAnsi"/>
          <w:sz w:val="20"/>
          <w:szCs w:val="20"/>
        </w:rPr>
      </w:pPr>
      <w:r w:rsidRPr="00412994">
        <w:rPr>
          <w:rFonts w:asciiTheme="minorHAnsi" w:eastAsiaTheme="minorHAnsi" w:hAnsiTheme="minorHAnsi" w:hint="eastAsia"/>
          <w:sz w:val="20"/>
          <w:szCs w:val="20"/>
        </w:rPr>
        <w:t>대상 고객사 및 검수마스터 번호:</w:t>
      </w:r>
      <w:r w:rsidRPr="00412994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5379C24E" w14:textId="77777777" w:rsidR="00412994" w:rsidRPr="004F6BE6" w:rsidRDefault="00412994" w:rsidP="004F6BE6">
      <w:pPr>
        <w:pStyle w:val="a7"/>
        <w:numPr>
          <w:ilvl w:val="0"/>
          <w:numId w:val="5"/>
        </w:numPr>
        <w:ind w:left="1160"/>
        <w:rPr>
          <w:rFonts w:asciiTheme="minorHAnsi" w:eastAsiaTheme="minorHAnsi" w:hAnsiTheme="minorHAnsi"/>
          <w:sz w:val="20"/>
          <w:szCs w:val="20"/>
        </w:rPr>
      </w:pPr>
      <w:r w:rsidRPr="00412994">
        <w:rPr>
          <w:rFonts w:asciiTheme="minorHAnsi" w:eastAsiaTheme="minorHAnsi" w:hAnsiTheme="minorHAnsi" w:hint="eastAsia"/>
          <w:sz w:val="20"/>
          <w:szCs w:val="20"/>
        </w:rPr>
        <w:t>계약</w:t>
      </w:r>
      <w:r w:rsidR="00E650B6">
        <w:rPr>
          <w:rFonts w:asciiTheme="minorHAnsi" w:eastAsiaTheme="minorHAnsi" w:hAnsiTheme="minorHAnsi" w:hint="eastAsia"/>
          <w:sz w:val="20"/>
          <w:szCs w:val="20"/>
        </w:rPr>
        <w:t>금액</w:t>
      </w:r>
      <w:r w:rsidRPr="00412994">
        <w:rPr>
          <w:rFonts w:asciiTheme="minorHAnsi" w:eastAsiaTheme="minorHAnsi" w:hAnsiTheme="minorHAnsi" w:hint="eastAsia"/>
          <w:sz w:val="20"/>
          <w:szCs w:val="20"/>
        </w:rPr>
        <w:t>:</w:t>
      </w:r>
      <w:r w:rsidRPr="00412994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01201D21" w14:textId="77777777" w:rsidR="003A5858" w:rsidRDefault="00412994" w:rsidP="00412994">
      <w:pPr>
        <w:pStyle w:val="a7"/>
        <w:numPr>
          <w:ilvl w:val="0"/>
          <w:numId w:val="5"/>
        </w:numPr>
        <w:ind w:left="1160"/>
        <w:rPr>
          <w:rFonts w:asciiTheme="minorHAnsi" w:eastAsiaTheme="minorHAnsi" w:hAnsiTheme="minorHAnsi"/>
          <w:sz w:val="20"/>
          <w:szCs w:val="20"/>
        </w:rPr>
      </w:pPr>
      <w:r w:rsidRPr="00412994">
        <w:rPr>
          <w:rFonts w:asciiTheme="minorHAnsi" w:eastAsiaTheme="minorHAnsi" w:hAnsiTheme="minorHAnsi" w:hint="eastAsia"/>
          <w:sz w:val="20"/>
          <w:szCs w:val="20"/>
        </w:rPr>
        <w:t>별도 수수료율</w:t>
      </w:r>
      <w:r w:rsidR="00E650B6">
        <w:rPr>
          <w:rFonts w:asciiTheme="minorHAnsi" w:eastAsiaTheme="minorHAnsi" w:hAnsiTheme="minorHAnsi" w:hint="eastAsia"/>
          <w:sz w:val="20"/>
          <w:szCs w:val="20"/>
        </w:rPr>
        <w:t>(위탁판매가 대비)</w:t>
      </w:r>
      <w:r w:rsidRPr="00412994">
        <w:rPr>
          <w:rFonts w:asciiTheme="minorHAnsi" w:eastAsiaTheme="minorHAnsi" w:hAnsiTheme="minorHAnsi" w:hint="eastAsia"/>
          <w:sz w:val="20"/>
          <w:szCs w:val="20"/>
        </w:rPr>
        <w:t>:</w:t>
      </w:r>
      <w:r w:rsidR="00E650B6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480A38F4" w14:textId="77777777" w:rsidR="00666FDF" w:rsidRDefault="00666FDF" w:rsidP="00412994">
      <w:pPr>
        <w:pStyle w:val="a7"/>
        <w:numPr>
          <w:ilvl w:val="0"/>
          <w:numId w:val="5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별도 수수료 확정 지급액:</w:t>
      </w:r>
    </w:p>
    <w:p w14:paraId="4B37CACC" w14:textId="77777777" w:rsidR="00412994" w:rsidRPr="00412994" w:rsidRDefault="00412994" w:rsidP="00412994">
      <w:pPr>
        <w:pStyle w:val="a7"/>
        <w:numPr>
          <w:ilvl w:val="0"/>
          <w:numId w:val="5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지급 조건: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전 단계 업무 완료 및 검수마스터 마감 후 익월 말 지급</w:t>
      </w:r>
    </w:p>
    <w:p w14:paraId="366BD777" w14:textId="77777777" w:rsidR="003A5858" w:rsidRDefault="003A5858" w:rsidP="00C36895">
      <w:pPr>
        <w:pStyle w:val="4"/>
        <w:jc w:val="both"/>
        <w:rPr>
          <w:rFonts w:asciiTheme="minorHAnsi" w:eastAsiaTheme="minorHAnsi" w:hAnsiTheme="minorHAnsi"/>
          <w:sz w:val="20"/>
          <w:szCs w:val="20"/>
        </w:rPr>
      </w:pPr>
      <w:r w:rsidRPr="003A5858">
        <w:rPr>
          <w:rFonts w:asciiTheme="minorHAnsi" w:eastAsiaTheme="minorHAnsi" w:hAnsiTheme="minorHAnsi"/>
          <w:sz w:val="20"/>
          <w:szCs w:val="20"/>
        </w:rPr>
        <w:t>제3조(</w:t>
      </w:r>
      <w:r w:rsidR="00E650B6">
        <w:rPr>
          <w:rFonts w:asciiTheme="minorHAnsi" w:eastAsiaTheme="minorHAnsi" w:hAnsiTheme="minorHAnsi" w:hint="eastAsia"/>
          <w:sz w:val="20"/>
          <w:szCs w:val="20"/>
        </w:rPr>
        <w:t>사유)</w:t>
      </w:r>
    </w:p>
    <w:p w14:paraId="6235C486" w14:textId="77777777" w:rsidR="00E650B6" w:rsidRDefault="00E650B6" w:rsidP="00C36895">
      <w:pPr>
        <w:pStyle w:val="a7"/>
        <w:numPr>
          <w:ilvl w:val="0"/>
          <w:numId w:val="9"/>
        </w:numPr>
        <w:jc w:val="both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본 건은 </w:t>
      </w:r>
      <w:commentRangeStart w:id="3"/>
      <w:ins w:id="4" w:author="김현주 (Hyunjoo Kim)" w:date="2025-07-17T15:47:00Z">
        <w:r w:rsidR="003D45CF">
          <w:rPr>
            <w:rFonts w:asciiTheme="minorHAnsi" w:eastAsiaTheme="minorHAnsi" w:hAnsiTheme="minorHAnsi" w:hint="eastAsia"/>
            <w:sz w:val="20"/>
            <w:szCs w:val="20"/>
          </w:rPr>
          <w:t>공급자</w:t>
        </w:r>
      </w:ins>
      <w:ins w:id="5" w:author="김현주 (Hyunjoo Kim)" w:date="2025-07-17T15:48:00Z"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로부터 직접 </w:t>
        </w:r>
        <w:proofErr w:type="spellStart"/>
        <w:r w:rsidR="003D45CF">
          <w:rPr>
            <w:rFonts w:asciiTheme="minorHAnsi" w:eastAsiaTheme="minorHAnsi" w:hAnsiTheme="minorHAnsi" w:hint="eastAsia"/>
            <w:sz w:val="20"/>
            <w:szCs w:val="20"/>
          </w:rPr>
          <w:t>영업건이</w:t>
        </w:r>
        <w:proofErr w:type="spellEnd"/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 발굴된 건으로서</w:t>
        </w:r>
        <w:commentRangeEnd w:id="3"/>
        <w:r w:rsidR="003D45CF">
          <w:rPr>
            <w:rStyle w:val="a5"/>
            <w:rFonts w:ascii="맑은 고딕" w:eastAsia="맑은 고딕" w:hAnsi="맑은 고딕" w:cs="Times New Roman"/>
            <w:kern w:val="2"/>
          </w:rPr>
          <w:commentReference w:id="3"/>
        </w:r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 </w:t>
        </w:r>
      </w:ins>
      <w:r>
        <w:rPr>
          <w:rFonts w:asciiTheme="minorHAnsi" w:eastAsiaTheme="minorHAnsi" w:hAnsiTheme="minorHAnsi" w:hint="eastAsia"/>
          <w:sz w:val="20"/>
          <w:szCs w:val="20"/>
        </w:rPr>
        <w:t>공급자가 중심이 되어 고객</w:t>
      </w:r>
      <w:r w:rsidR="00D41AFA">
        <w:rPr>
          <w:rFonts w:asciiTheme="minorHAnsi" w:eastAsiaTheme="minorHAnsi" w:hAnsiTheme="minorHAnsi" w:hint="eastAsia"/>
          <w:sz w:val="20"/>
          <w:szCs w:val="20"/>
        </w:rPr>
        <w:t xml:space="preserve"> 및 영업 건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발굴,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커넥트플러스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및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세일즈포스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시스템 내 고객 정보 등록,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견적 및 제안 및 수주 등록 제반 업무 등 초기 업무를 공급자가 </w:t>
      </w:r>
      <w:ins w:id="6" w:author="김현주 (Hyunjoo Kim)" w:date="2025-07-17T15:48:00Z">
        <w:r w:rsidR="003D45CF">
          <w:rPr>
            <w:rFonts w:asciiTheme="minorHAnsi" w:eastAsiaTheme="minorHAnsi" w:hAnsiTheme="minorHAnsi" w:hint="eastAsia"/>
            <w:sz w:val="20"/>
            <w:szCs w:val="20"/>
          </w:rPr>
          <w:t>모두 수행함</w:t>
        </w:r>
      </w:ins>
      <w:del w:id="7" w:author="김현주 (Hyunjoo Kim)" w:date="2025-07-17T15:48:00Z">
        <w:r w:rsidDel="003D45CF">
          <w:rPr>
            <w:rFonts w:asciiTheme="minorHAnsi" w:eastAsiaTheme="minorHAnsi" w:hAnsiTheme="minorHAnsi" w:hint="eastAsia"/>
            <w:sz w:val="20"/>
            <w:szCs w:val="20"/>
          </w:rPr>
          <w:delText>주도적으로 수행함</w:delText>
        </w:r>
      </w:del>
    </w:p>
    <w:p w14:paraId="43C12FC8" w14:textId="77777777" w:rsidR="00E650B6" w:rsidRDefault="00C36895" w:rsidP="00C36895">
      <w:pPr>
        <w:pStyle w:val="a7"/>
        <w:numPr>
          <w:ilvl w:val="0"/>
          <w:numId w:val="9"/>
        </w:numPr>
        <w:jc w:val="both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대리점은 </w:t>
      </w:r>
      <w:ins w:id="8" w:author="김현주 (Hyunjoo Kim)" w:date="2025-07-17T15:48:00Z"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공급자로부터 위 </w:t>
        </w:r>
        <w:proofErr w:type="spellStart"/>
        <w:r w:rsidR="003D45CF">
          <w:rPr>
            <w:rFonts w:asciiTheme="minorHAnsi" w:eastAsiaTheme="minorHAnsi" w:hAnsiTheme="minorHAnsi" w:hint="eastAsia"/>
            <w:sz w:val="20"/>
            <w:szCs w:val="20"/>
          </w:rPr>
          <w:t>영업건에</w:t>
        </w:r>
        <w:proofErr w:type="spellEnd"/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 대한 정보를 듣고 위 </w:t>
        </w:r>
        <w:proofErr w:type="spellStart"/>
        <w:r w:rsidR="003D45CF">
          <w:rPr>
            <w:rFonts w:asciiTheme="minorHAnsi" w:eastAsiaTheme="minorHAnsi" w:hAnsiTheme="minorHAnsi" w:hint="eastAsia"/>
            <w:sz w:val="20"/>
            <w:szCs w:val="20"/>
          </w:rPr>
          <w:t>영업건에</w:t>
        </w:r>
        <w:proofErr w:type="spellEnd"/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 대한 납품관리 </w:t>
        </w:r>
      </w:ins>
      <w:ins w:id="9" w:author="김현주 (Hyunjoo Kim)" w:date="2025-07-17T15:49:00Z">
        <w:r w:rsidR="003D45CF">
          <w:rPr>
            <w:rFonts w:asciiTheme="minorHAnsi" w:eastAsiaTheme="minorHAnsi" w:hAnsiTheme="minorHAnsi" w:hint="eastAsia"/>
            <w:sz w:val="20"/>
            <w:szCs w:val="20"/>
          </w:rPr>
          <w:t>업무 일부를 하고자 자발적으로 신청하였음.</w:t>
        </w:r>
        <w:r w:rsidR="003D45CF">
          <w:rPr>
            <w:rFonts w:asciiTheme="minorHAnsi" w:eastAsiaTheme="minorHAnsi" w:hAnsiTheme="minorHAnsi"/>
            <w:sz w:val="20"/>
            <w:szCs w:val="20"/>
          </w:rPr>
          <w:t xml:space="preserve"> </w:t>
        </w:r>
        <w:r w:rsidR="003D45CF">
          <w:rPr>
            <w:rFonts w:asciiTheme="minorHAnsi" w:eastAsiaTheme="minorHAnsi" w:hAnsiTheme="minorHAnsi" w:hint="eastAsia"/>
            <w:sz w:val="20"/>
            <w:szCs w:val="20"/>
          </w:rPr>
          <w:t xml:space="preserve">대리점은 </w:t>
        </w:r>
      </w:ins>
      <w:r>
        <w:rPr>
          <w:rFonts w:asciiTheme="minorHAnsi" w:eastAsiaTheme="minorHAnsi" w:hAnsiTheme="minorHAnsi" w:hint="eastAsia"/>
          <w:sz w:val="20"/>
          <w:szCs w:val="20"/>
        </w:rPr>
        <w:t>납품 관리 과정 일부를 중심으로 역할을 분담하였으며,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대리점 업무의 일부</w:t>
      </w:r>
      <w:bookmarkStart w:id="10" w:name="_GoBack"/>
      <w:bookmarkEnd w:id="10"/>
      <w:r>
        <w:rPr>
          <w:rFonts w:asciiTheme="minorHAnsi" w:eastAsiaTheme="minorHAnsi" w:hAnsiTheme="minorHAnsi" w:hint="eastAsia"/>
          <w:sz w:val="20"/>
          <w:szCs w:val="20"/>
        </w:rPr>
        <w:t xml:space="preserve"> 항목은 공급자가 직접 수행함.</w:t>
      </w:r>
    </w:p>
    <w:p w14:paraId="6552E318" w14:textId="77777777" w:rsidR="00E650B6" w:rsidRPr="00E650B6" w:rsidRDefault="00C36895" w:rsidP="00C36895">
      <w:pPr>
        <w:pStyle w:val="a7"/>
        <w:numPr>
          <w:ilvl w:val="0"/>
          <w:numId w:val="9"/>
        </w:numPr>
        <w:jc w:val="both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위와 같은 실제 업무 이행 정도를 고려하여 단계별 별도 수수료율을 책정함.</w:t>
      </w:r>
    </w:p>
    <w:p w14:paraId="37DF0EF3" w14:textId="77777777" w:rsidR="003A5858" w:rsidRPr="003A5858" w:rsidRDefault="003A5858" w:rsidP="003A5858">
      <w:pPr>
        <w:pStyle w:val="4"/>
        <w:rPr>
          <w:rFonts w:asciiTheme="minorHAnsi" w:eastAsiaTheme="minorHAnsi" w:hAnsiTheme="minorHAnsi"/>
          <w:sz w:val="20"/>
          <w:szCs w:val="20"/>
        </w:rPr>
      </w:pPr>
      <w:r w:rsidRPr="003A5858">
        <w:rPr>
          <w:rFonts w:asciiTheme="minorHAnsi" w:eastAsiaTheme="minorHAnsi" w:hAnsiTheme="minorHAnsi"/>
          <w:sz w:val="20"/>
          <w:szCs w:val="20"/>
        </w:rPr>
        <w:t>제4조(기타)</w:t>
      </w:r>
    </w:p>
    <w:p w14:paraId="034D4417" w14:textId="77777777" w:rsidR="003A5858" w:rsidRDefault="00E650B6" w:rsidP="003A5858">
      <w:pPr>
        <w:pStyle w:val="a7"/>
        <w:numPr>
          <w:ilvl w:val="0"/>
          <w:numId w:val="7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본 합의는 본 건에 한하여 적용되며,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향후 타 거래에</w:t>
      </w:r>
      <w:r w:rsidR="00C36895">
        <w:rPr>
          <w:rFonts w:asciiTheme="minorHAnsi" w:eastAsiaTheme="minorHAnsi" w:hAnsiTheme="minorHAnsi" w:hint="eastAsia"/>
          <w:sz w:val="20"/>
          <w:szCs w:val="20"/>
        </w:rPr>
        <w:t xml:space="preserve"> 영향을 미치지 않음.</w:t>
      </w:r>
    </w:p>
    <w:p w14:paraId="4639E898" w14:textId="77777777" w:rsidR="00C36895" w:rsidRDefault="00C36895" w:rsidP="003A5858">
      <w:pPr>
        <w:pStyle w:val="a7"/>
        <w:numPr>
          <w:ilvl w:val="0"/>
          <w:numId w:val="7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본 합의는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퍼시스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위탁판매 대리점 계약서 제 </w:t>
      </w:r>
      <w:r>
        <w:rPr>
          <w:rFonts w:asciiTheme="minorHAnsi" w:eastAsiaTheme="minorHAnsi" w:hAnsiTheme="minorHAnsi"/>
          <w:sz w:val="20"/>
          <w:szCs w:val="20"/>
        </w:rPr>
        <w:t>12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조 </w:t>
      </w:r>
      <w:r>
        <w:rPr>
          <w:rFonts w:asciiTheme="minorHAnsi" w:eastAsiaTheme="minorHAnsi" w:hAnsiTheme="minorHAnsi"/>
          <w:sz w:val="20"/>
          <w:szCs w:val="20"/>
        </w:rPr>
        <w:t>3</w:t>
      </w:r>
      <w:r>
        <w:rPr>
          <w:rFonts w:asciiTheme="minorHAnsi" w:eastAsiaTheme="minorHAnsi" w:hAnsiTheme="minorHAnsi" w:hint="eastAsia"/>
          <w:sz w:val="20"/>
          <w:szCs w:val="20"/>
        </w:rPr>
        <w:t>항에 따라 상호 합의하에 체결된 것으로,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이에 대한 별도의 이의 제기를 하지 않기로 한다.</w:t>
      </w:r>
    </w:p>
    <w:p w14:paraId="369CD894" w14:textId="77777777" w:rsidR="00C36895" w:rsidRDefault="00C36895" w:rsidP="003A5858">
      <w:pPr>
        <w:pStyle w:val="a7"/>
        <w:numPr>
          <w:ilvl w:val="0"/>
          <w:numId w:val="7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본 합의서에 명시되지 않은 사항은 기존 대리점 계약서 및 관련 법령에 따르기로 한다.</w:t>
      </w:r>
    </w:p>
    <w:p w14:paraId="3A2D6994" w14:textId="77777777" w:rsidR="00C36895" w:rsidRPr="003A5858" w:rsidRDefault="00C36895" w:rsidP="003A5858">
      <w:pPr>
        <w:pStyle w:val="a7"/>
        <w:numPr>
          <w:ilvl w:val="0"/>
          <w:numId w:val="7"/>
        </w:numPr>
        <w:ind w:left="1160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본 합의서는 양 당사자가 서명 날인한 날로부터 효력이 발생하며,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각각 </w:t>
      </w:r>
      <w:r>
        <w:rPr>
          <w:rFonts w:asciiTheme="minorHAnsi" w:eastAsiaTheme="minorHAnsi" w:hAnsiTheme="minorHAnsi"/>
          <w:sz w:val="20"/>
          <w:szCs w:val="20"/>
        </w:rPr>
        <w:t>1</w:t>
      </w:r>
      <w:r>
        <w:rPr>
          <w:rFonts w:asciiTheme="minorHAnsi" w:eastAsiaTheme="minorHAnsi" w:hAnsiTheme="minorHAnsi" w:hint="eastAsia"/>
          <w:sz w:val="20"/>
          <w:szCs w:val="20"/>
        </w:rPr>
        <w:t>부씩 보관함</w:t>
      </w:r>
    </w:p>
    <w:p w14:paraId="7B381500" w14:textId="77777777" w:rsidR="0059128D" w:rsidRPr="003A5858" w:rsidRDefault="0059128D" w:rsidP="003A5858">
      <w:pPr>
        <w:pStyle w:val="a3"/>
        <w:ind w:right="880"/>
        <w:rPr>
          <w:rFonts w:ascii="맑은 고딕" w:eastAsia="맑은 고딕" w:cs="맑은 고딕"/>
          <w:color w:val="auto"/>
        </w:rPr>
      </w:pPr>
    </w:p>
    <w:p w14:paraId="318A90B8" w14:textId="77777777" w:rsidR="0059128D" w:rsidRDefault="0059128D" w:rsidP="0059128D">
      <w:pPr>
        <w:pStyle w:val="a3"/>
        <w:jc w:val="right"/>
        <w:rPr>
          <w:rFonts w:ascii="맑은 고딕" w:eastAsia="맑은 고딕" w:cs="맑은 고딕"/>
          <w:color w:val="auto"/>
        </w:rPr>
      </w:pPr>
      <w:r w:rsidRPr="00796BFE">
        <w:rPr>
          <w:rFonts w:ascii="맑은 고딕" w:eastAsia="맑은 고딕" w:cs="맑은 고딕" w:hint="eastAsia"/>
          <w:b/>
          <w:color w:val="auto"/>
        </w:rPr>
        <w:t>갑</w:t>
      </w:r>
      <w:r>
        <w:rPr>
          <w:rFonts w:ascii="맑은 고딕" w:eastAsia="맑은 고딕" w:cs="맑은 고딕" w:hint="eastAsia"/>
          <w:color w:val="auto"/>
        </w:rPr>
        <w:t xml:space="preserve"> 대표자 </w:t>
      </w:r>
      <w:proofErr w:type="gramStart"/>
      <w:r>
        <w:rPr>
          <w:rFonts w:ascii="맑은 고딕" w:eastAsia="맑은 고딕" w:cs="맑은 고딕" w:hint="eastAsia"/>
          <w:color w:val="auto"/>
        </w:rPr>
        <w:t xml:space="preserve">성명 </w:t>
      </w:r>
      <w:r>
        <w:rPr>
          <w:rFonts w:ascii="맑은 고딕" w:eastAsia="맑은 고딕" w:cs="맑은 고딕"/>
          <w:color w:val="auto"/>
        </w:rPr>
        <w:t>:</w:t>
      </w:r>
      <w:proofErr w:type="gramEnd"/>
      <w:r>
        <w:rPr>
          <w:rFonts w:ascii="맑은 고딕" w:eastAsia="맑은 고딕" w:cs="맑은 고딕" w:hint="eastAsia"/>
          <w:color w:val="auto"/>
        </w:rPr>
        <w:t xml:space="preserve"> </w:t>
      </w:r>
      <w:r>
        <w:rPr>
          <w:rFonts w:ascii="맑은 고딕" w:eastAsia="맑은 고딕" w:cs="맑은 고딕"/>
          <w:color w:val="auto"/>
        </w:rPr>
        <w:t xml:space="preserve">       (</w:t>
      </w:r>
      <w:r>
        <w:rPr>
          <w:rFonts w:ascii="맑은 고딕" w:eastAsia="맑은 고딕" w:cs="맑은 고딕" w:hint="eastAsia"/>
          <w:color w:val="auto"/>
        </w:rPr>
        <w:t>인)</w:t>
      </w:r>
    </w:p>
    <w:p w14:paraId="2BDEB617" w14:textId="77777777" w:rsidR="0059128D" w:rsidRPr="00796BFE" w:rsidRDefault="0059128D" w:rsidP="0059128D">
      <w:pPr>
        <w:pStyle w:val="a3"/>
        <w:jc w:val="right"/>
        <w:rPr>
          <w:rFonts w:ascii="맑은 고딕" w:eastAsia="맑은 고딕" w:cs="맑은 고딕"/>
          <w:color w:val="auto"/>
        </w:rPr>
      </w:pPr>
      <w:r w:rsidRPr="00796BFE">
        <w:rPr>
          <w:rFonts w:ascii="맑은 고딕" w:eastAsia="맑은 고딕" w:cs="맑은 고딕" w:hint="eastAsia"/>
          <w:b/>
          <w:color w:val="auto"/>
        </w:rPr>
        <w:t>을</w:t>
      </w:r>
      <w:r>
        <w:rPr>
          <w:rFonts w:ascii="맑은 고딕" w:eastAsia="맑은 고딕" w:cs="맑은 고딕" w:hint="eastAsia"/>
          <w:color w:val="auto"/>
        </w:rPr>
        <w:t xml:space="preserve"> 대표자 </w:t>
      </w:r>
      <w:proofErr w:type="gramStart"/>
      <w:r>
        <w:rPr>
          <w:rFonts w:ascii="맑은 고딕" w:eastAsia="맑은 고딕" w:cs="맑은 고딕" w:hint="eastAsia"/>
          <w:color w:val="auto"/>
        </w:rPr>
        <w:t xml:space="preserve">성명 </w:t>
      </w:r>
      <w:r>
        <w:rPr>
          <w:rFonts w:ascii="맑은 고딕" w:eastAsia="맑은 고딕" w:cs="맑은 고딕"/>
          <w:color w:val="auto"/>
        </w:rPr>
        <w:t>:</w:t>
      </w:r>
      <w:proofErr w:type="gramEnd"/>
      <w:r>
        <w:rPr>
          <w:rFonts w:ascii="맑은 고딕" w:eastAsia="맑은 고딕" w:cs="맑은 고딕" w:hint="eastAsia"/>
          <w:color w:val="auto"/>
        </w:rPr>
        <w:t xml:space="preserve"> </w:t>
      </w:r>
      <w:r>
        <w:rPr>
          <w:rFonts w:ascii="맑은 고딕" w:eastAsia="맑은 고딕" w:cs="맑은 고딕"/>
          <w:color w:val="auto"/>
        </w:rPr>
        <w:t xml:space="preserve">       (</w:t>
      </w:r>
      <w:r>
        <w:rPr>
          <w:rFonts w:ascii="맑은 고딕" w:eastAsia="맑은 고딕" w:cs="맑은 고딕" w:hint="eastAsia"/>
          <w:color w:val="auto"/>
        </w:rPr>
        <w:t>인)</w:t>
      </w:r>
    </w:p>
    <w:p w14:paraId="19FC62A1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02607EE7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4AF1112D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1D2CBA1A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57EC3E40" w14:textId="77777777" w:rsidR="0059128D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1D1D100B" w14:textId="77777777" w:rsidR="0059128D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7EFD33F5" w14:textId="77777777" w:rsidR="0059128D" w:rsidRPr="00796BFE" w:rsidRDefault="0059128D" w:rsidP="0059128D">
      <w:pPr>
        <w:pStyle w:val="a3"/>
        <w:rPr>
          <w:rFonts w:ascii="맑은 고딕" w:eastAsia="맑은 고딕" w:cs="맑은 고딕"/>
          <w:color w:val="auto"/>
        </w:rPr>
      </w:pPr>
    </w:p>
    <w:p w14:paraId="52BF4686" w14:textId="77777777" w:rsidR="00C36895" w:rsidRDefault="00C36895"/>
    <w:sectPr w:rsidR="00C368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김현주 (Hyunjoo Kim)" w:date="2025-07-17T15:48:00Z" w:initials="김(K">
    <w:p w14:paraId="68D574EC" w14:textId="77777777" w:rsidR="003D45CF" w:rsidRDefault="003D45CF">
      <w:pPr>
        <w:pStyle w:val="a6"/>
      </w:pPr>
      <w:r>
        <w:rPr>
          <w:rStyle w:val="a5"/>
        </w:rPr>
        <w:annotationRef/>
      </w:r>
      <w:r>
        <w:rPr>
          <w:rFonts w:hint="eastAsia"/>
        </w:rPr>
        <w:t xml:space="preserve">최대한 사유를 자세히 </w:t>
      </w:r>
      <w:proofErr w:type="spellStart"/>
      <w:r>
        <w:rPr>
          <w:rFonts w:hint="eastAsia"/>
        </w:rPr>
        <w:t>적어주시기</w:t>
      </w:r>
      <w:proofErr w:type="spellEnd"/>
      <w:r>
        <w:rPr>
          <w:rFonts w:hint="eastAsia"/>
        </w:rPr>
        <w:t xml:space="preserve">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D574E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D574EC" w16cid:durableId="2C2399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altName w:val="돋움"/>
    <w:panose1 w:val="020B0604020202020204"/>
    <w:charset w:val="81"/>
    <w:family w:val="modern"/>
    <w:pitch w:val="variable"/>
    <w:sig w:usb0="00000000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77938"/>
    <w:multiLevelType w:val="hybridMultilevel"/>
    <w:tmpl w:val="6DB40BAE"/>
    <w:lvl w:ilvl="0" w:tplc="04090001">
      <w:start w:val="1"/>
      <w:numFmt w:val="bullet"/>
      <w:lvlText w:val=""/>
      <w:lvlJc w:val="left"/>
      <w:pPr>
        <w:ind w:left="16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00"/>
      </w:pPr>
      <w:rPr>
        <w:rFonts w:ascii="Wingdings" w:hAnsi="Wingdings" w:hint="default"/>
      </w:rPr>
    </w:lvl>
  </w:abstractNum>
  <w:abstractNum w:abstractNumId="1" w15:restartNumberingAfterBreak="0">
    <w:nsid w:val="0F4E5ACB"/>
    <w:multiLevelType w:val="multilevel"/>
    <w:tmpl w:val="D842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87FF4"/>
    <w:multiLevelType w:val="multilevel"/>
    <w:tmpl w:val="FADA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26FAD"/>
    <w:multiLevelType w:val="multilevel"/>
    <w:tmpl w:val="FADA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0737F"/>
    <w:multiLevelType w:val="multilevel"/>
    <w:tmpl w:val="22B0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F281E"/>
    <w:multiLevelType w:val="multilevel"/>
    <w:tmpl w:val="732A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65210"/>
    <w:multiLevelType w:val="multilevel"/>
    <w:tmpl w:val="EF22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F1F17"/>
    <w:multiLevelType w:val="multilevel"/>
    <w:tmpl w:val="F696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8760A"/>
    <w:multiLevelType w:val="hybridMultilevel"/>
    <w:tmpl w:val="918ABDC2"/>
    <w:lvl w:ilvl="0" w:tplc="31587360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 w:numId="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8D"/>
    <w:rsid w:val="003A5858"/>
    <w:rsid w:val="003A6C11"/>
    <w:rsid w:val="003D45CF"/>
    <w:rsid w:val="00412994"/>
    <w:rsid w:val="00456CD2"/>
    <w:rsid w:val="004F6BE6"/>
    <w:rsid w:val="0059128D"/>
    <w:rsid w:val="005F3039"/>
    <w:rsid w:val="00666FDF"/>
    <w:rsid w:val="00C36895"/>
    <w:rsid w:val="00D000EE"/>
    <w:rsid w:val="00D41AFA"/>
    <w:rsid w:val="00E650B6"/>
    <w:rsid w:val="00F5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0262"/>
  <w15:chartTrackingRefBased/>
  <w15:docId w15:val="{F2509DD9-FB03-4825-9246-48F628F2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128D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="맑은 고딕" w:eastAsia="맑은 고딕" w:hAnsi="맑은 고딕" w:cs="Times New Roman"/>
    </w:rPr>
  </w:style>
  <w:style w:type="paragraph" w:styleId="4">
    <w:name w:val="heading 4"/>
    <w:basedOn w:val="a"/>
    <w:link w:val="4Char"/>
    <w:uiPriority w:val="9"/>
    <w:qFormat/>
    <w:rsid w:val="0059128D"/>
    <w:pPr>
      <w:widowControl/>
      <w:wordWrap/>
      <w:autoSpaceDE/>
      <w:autoSpaceDN/>
      <w:spacing w:before="100" w:beforeAutospacing="1" w:after="100" w:afterAutospacing="1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비즈폼"/>
    <w:qFormat/>
    <w:rsid w:val="0059128D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HY신명조" w:eastAsia="HY신명조" w:hAnsi="Arial Unicode MS" w:cs="HY신명조"/>
      <w:color w:val="000000"/>
      <w:sz w:val="22"/>
    </w:rPr>
  </w:style>
  <w:style w:type="paragraph" w:styleId="a4">
    <w:name w:val="List Paragraph"/>
    <w:basedOn w:val="a"/>
    <w:uiPriority w:val="99"/>
    <w:rsid w:val="0059128D"/>
    <w:pPr>
      <w:ind w:leftChars="400" w:left="800"/>
    </w:pPr>
  </w:style>
  <w:style w:type="character" w:styleId="a5">
    <w:name w:val="annotation reference"/>
    <w:uiPriority w:val="99"/>
    <w:semiHidden/>
    <w:unhideWhenUsed/>
    <w:rsid w:val="0059128D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59128D"/>
  </w:style>
  <w:style w:type="character" w:customStyle="1" w:styleId="Char">
    <w:name w:val="메모 텍스트 Char"/>
    <w:basedOn w:val="a0"/>
    <w:link w:val="a6"/>
    <w:uiPriority w:val="99"/>
    <w:semiHidden/>
    <w:rsid w:val="0059128D"/>
    <w:rPr>
      <w:rFonts w:ascii="맑은 고딕" w:eastAsia="맑은 고딕" w:hAnsi="맑은 고딕" w:cs="Times New Roman"/>
    </w:rPr>
  </w:style>
  <w:style w:type="character" w:customStyle="1" w:styleId="4Char">
    <w:name w:val="제목 4 Char"/>
    <w:basedOn w:val="a0"/>
    <w:link w:val="4"/>
    <w:uiPriority w:val="9"/>
    <w:rsid w:val="0059128D"/>
    <w:rPr>
      <w:rFonts w:ascii="굴림" w:eastAsia="굴림" w:hAnsi="굴림" w:cs="굴림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59128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9128D"/>
    <w:rPr>
      <w:b/>
      <w:bCs/>
    </w:rPr>
  </w:style>
  <w:style w:type="paragraph" w:styleId="a9">
    <w:name w:val="annotation subject"/>
    <w:basedOn w:val="a6"/>
    <w:next w:val="a6"/>
    <w:link w:val="Char0"/>
    <w:uiPriority w:val="99"/>
    <w:semiHidden/>
    <w:unhideWhenUsed/>
    <w:rsid w:val="003D45CF"/>
    <w:rPr>
      <w:b/>
      <w:bCs/>
    </w:rPr>
  </w:style>
  <w:style w:type="character" w:customStyle="1" w:styleId="Char0">
    <w:name w:val="메모 주제 Char"/>
    <w:basedOn w:val="Char"/>
    <w:link w:val="a9"/>
    <w:uiPriority w:val="99"/>
    <w:semiHidden/>
    <w:rsid w:val="003D45CF"/>
    <w:rPr>
      <w:rFonts w:ascii="맑은 고딕" w:eastAsia="맑은 고딕" w:hAnsi="맑은 고딕" w:cs="Times New Roman"/>
      <w:b/>
      <w:bCs/>
    </w:rPr>
  </w:style>
  <w:style w:type="paragraph" w:styleId="aa">
    <w:name w:val="Balloon Text"/>
    <w:basedOn w:val="a"/>
    <w:link w:val="Char1"/>
    <w:uiPriority w:val="99"/>
    <w:semiHidden/>
    <w:unhideWhenUsed/>
    <w:rsid w:val="003D45C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3D45C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8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김미소 (Miso Kim)</dc:creator>
  <cp:keywords/>
  <dc:description/>
  <cp:lastModifiedBy>김현주 (Hyunjoo Kim)</cp:lastModifiedBy>
  <cp:revision>2</cp:revision>
  <dcterms:created xsi:type="dcterms:W3CDTF">2025-07-17T06:50:00Z</dcterms:created>
  <dcterms:modified xsi:type="dcterms:W3CDTF">2025-07-17T06:50:00Z</dcterms:modified>
</cp:coreProperties>
</file>