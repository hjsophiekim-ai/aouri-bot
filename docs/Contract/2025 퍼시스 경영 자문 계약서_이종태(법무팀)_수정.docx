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</w:tblGrid>
      <w:tr w:rsidR="00BA61B8" w:rsidRPr="00BA61B8" w14:paraId="5DDF5397" w14:textId="77777777" w:rsidTr="0046229C">
        <w:trPr>
          <w:trHeight w:val="539"/>
          <w:jc w:val="center"/>
        </w:trPr>
        <w:tc>
          <w:tcPr>
            <w:tcW w:w="4111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67F53" w14:textId="3E0D9B64" w:rsidR="00BA61B8" w:rsidRPr="00BA61B8" w:rsidRDefault="00693D32" w:rsidP="00BA61B8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6"/>
                <w:szCs w:val="36"/>
              </w:rPr>
              <w:t>경영</w:t>
            </w:r>
            <w:r w:rsidR="00BA61B8" w:rsidRPr="00BA61B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자문</w:t>
            </w:r>
            <w:r w:rsidR="00F543A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위촉 </w:t>
            </w:r>
            <w:r w:rsidR="00BA61B8" w:rsidRPr="00BA61B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36"/>
                <w:szCs w:val="36"/>
              </w:rPr>
              <w:t>계약서</w:t>
            </w:r>
          </w:p>
        </w:tc>
      </w:tr>
    </w:tbl>
    <w:p w14:paraId="3DFC6D5F" w14:textId="77121BB7" w:rsidR="00BA61B8" w:rsidRDefault="00BA61B8" w:rsidP="00BA61B8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본 계약서는 ㈜</w:t>
      </w:r>
      <w:proofErr w:type="spellStart"/>
      <w:r w:rsidR="00221BA4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퍼시스</w:t>
      </w:r>
      <w:r w:rsidR="00315909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홀딩스</w:t>
      </w:r>
      <w:proofErr w:type="spellEnd"/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이하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”)</w:t>
      </w:r>
      <w:r w:rsidR="00317BE6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의 </w:t>
      </w:r>
      <w:r w:rsidR="00693D32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경영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과 관련하여 아래 조건에 따라 </w:t>
      </w:r>
      <w:r w:rsidR="00315909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이종태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(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이하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="00317BE6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”)</w:t>
      </w:r>
      <w:r w:rsidR="00315909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를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693D32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경영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자문</w:t>
      </w:r>
      <w:r w:rsidR="00F543AE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업무로 위촉하는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계약서이다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</w:p>
    <w:p w14:paraId="5AB606FD" w14:textId="77777777" w:rsidR="00515123" w:rsidRPr="00315909" w:rsidRDefault="00515123" w:rsidP="00BA61B8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6A0657C" w14:textId="1CF326D7" w:rsidR="00693D32" w:rsidRPr="00812F57" w:rsidRDefault="00693D32" w:rsidP="00BA61B8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제1조 [계약의 목적]</w:t>
      </w:r>
    </w:p>
    <w:p w14:paraId="505949FA" w14:textId="54211B1E" w:rsidR="00BA61B8" w:rsidRDefault="00693D32" w:rsidP="00BA61B8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본 계약의 목적은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이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에게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㈜</w:t>
      </w:r>
      <w:proofErr w:type="spellStart"/>
      <w:r w:rsidR="00221BA4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퍼시스</w:t>
      </w:r>
      <w:r w:rsidR="00315909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홀딩스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의</w:t>
      </w:r>
      <w:proofErr w:type="spellEnd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경영</w:t>
      </w:r>
      <w:r w:rsidR="007D1E4E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제반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 대한 자문</w:t>
      </w:r>
      <w:r w:rsidR="007D1E4E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 의뢰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하고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이 이를 수행함에 필요한 제반사항과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과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간의 권리의무 및 협력사항을 분명히 정함으로써 상호 신뢰를 바탕으로 자문을 수행하는 데에 있다.</w:t>
      </w:r>
    </w:p>
    <w:p w14:paraId="1A94A80C" w14:textId="1EF52824" w:rsidR="00515123" w:rsidRPr="00812F57" w:rsidRDefault="00515123" w:rsidP="00BA61B8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48C47284" w14:textId="5FBBFBD3" w:rsidR="00693D32" w:rsidRPr="00812F57" w:rsidRDefault="00693D32" w:rsidP="00693D32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제</w:t>
      </w:r>
      <w:r w:rsidRPr="00812F57">
        <w:rPr>
          <w:rFonts w:asciiTheme="majorHAnsi" w:eastAsiaTheme="majorHAnsi" w:hAnsiTheme="majorHAnsi" w:cs="굴림"/>
          <w:b/>
          <w:color w:val="000000"/>
          <w:kern w:val="0"/>
          <w:szCs w:val="20"/>
        </w:rPr>
        <w:t>2</w:t>
      </w: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조 [자문의 대상 및 범위]</w:t>
      </w:r>
    </w:p>
    <w:p w14:paraId="7AD01CF0" w14:textId="7EE68E7B" w:rsidR="00693D32" w:rsidRPr="00812F57" w:rsidRDefault="00693D32" w:rsidP="00BA61B8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의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 대한 자문 대상 및 범위는 다음과 같이 한다.</w:t>
      </w:r>
    </w:p>
    <w:p w14:paraId="531EF597" w14:textId="75B5FC48" w:rsidR="00693D32" w:rsidRPr="00812F57" w:rsidRDefault="00693D32" w:rsidP="00693D32">
      <w:pPr>
        <w:pStyle w:val="a6"/>
        <w:numPr>
          <w:ilvl w:val="0"/>
          <w:numId w:val="1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의 </w:t>
      </w:r>
      <w:r w:rsidR="00F543AE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영업 및 경영전반 활동에 관한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조언 및 </w:t>
      </w:r>
      <w:r w:rsidR="00F543AE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자문</w:t>
      </w:r>
    </w:p>
    <w:p w14:paraId="72B0F683" w14:textId="64753DBF" w:rsidR="00693D32" w:rsidRDefault="00693D32" w:rsidP="00693D32">
      <w:pPr>
        <w:pStyle w:val="a6"/>
        <w:numPr>
          <w:ilvl w:val="0"/>
          <w:numId w:val="1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기타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특별히 위임한 사항</w:t>
      </w:r>
    </w:p>
    <w:p w14:paraId="0D052EAD" w14:textId="632BDBF8" w:rsidR="00515123" w:rsidRPr="00812F57" w:rsidRDefault="00515123" w:rsidP="00945471">
      <w:pPr>
        <w:pStyle w:val="a6"/>
        <w:snapToGrid w:val="0"/>
        <w:spacing w:after="0" w:line="384" w:lineRule="auto"/>
        <w:ind w:leftChars="0" w:left="76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D4F43F0" w14:textId="61A0D3EA" w:rsidR="00FD22B6" w:rsidRPr="00812F57" w:rsidRDefault="00FD22B6" w:rsidP="00FD22B6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 xml:space="preserve">제3조 </w:t>
      </w:r>
      <w:r w:rsidRPr="00812F57">
        <w:rPr>
          <w:rFonts w:asciiTheme="majorHAnsi" w:eastAsiaTheme="majorHAnsi" w:hAnsiTheme="majorHAnsi" w:cs="굴림"/>
          <w:b/>
          <w:color w:val="000000"/>
          <w:kern w:val="0"/>
          <w:szCs w:val="20"/>
        </w:rPr>
        <w:t>[</w:t>
      </w: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계약기간]</w:t>
      </w:r>
    </w:p>
    <w:p w14:paraId="1A3AB5DD" w14:textId="39C3035A" w:rsidR="00FD22B6" w:rsidRDefault="00FD22B6" w:rsidP="00FD22B6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spacing w:val="-8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spacing w:val="-8"/>
          <w:kern w:val="0"/>
          <w:szCs w:val="20"/>
        </w:rPr>
        <w:t xml:space="preserve">본 자문계약의 </w:t>
      </w:r>
      <w:proofErr w:type="gramStart"/>
      <w:r w:rsidRPr="00812F57">
        <w:rPr>
          <w:rFonts w:asciiTheme="majorHAnsi" w:eastAsiaTheme="majorHAnsi" w:hAnsiTheme="majorHAnsi" w:cs="굴림" w:hint="eastAsia"/>
          <w:color w:val="000000"/>
          <w:spacing w:val="-8"/>
          <w:kern w:val="0"/>
          <w:szCs w:val="20"/>
        </w:rPr>
        <w:t xml:space="preserve">계약기간은 </w:t>
      </w:r>
      <w:r w:rsidR="00EC25A7">
        <w:rPr>
          <w:rFonts w:asciiTheme="majorHAnsi" w:eastAsiaTheme="majorHAnsi" w:hAnsiTheme="majorHAnsi" w:cs="굴림"/>
          <w:color w:val="000000"/>
          <w:spacing w:val="-8"/>
          <w:kern w:val="0"/>
          <w:szCs w:val="20"/>
        </w:rPr>
        <w:t xml:space="preserve"> </w:t>
      </w:r>
      <w:proofErr w:type="spellStart"/>
      <w:r w:rsidRPr="00812F57">
        <w:rPr>
          <w:rFonts w:asciiTheme="majorHAnsi" w:eastAsiaTheme="majorHAnsi" w:hAnsiTheme="majorHAnsi" w:cs="굴림" w:hint="eastAsia"/>
          <w:color w:val="000000"/>
          <w:spacing w:val="-8"/>
          <w:kern w:val="0"/>
          <w:szCs w:val="20"/>
        </w:rPr>
        <w:t>으로</w:t>
      </w:r>
      <w:proofErr w:type="spellEnd"/>
      <w:proofErr w:type="gramEnd"/>
      <w:r w:rsidRPr="00812F57">
        <w:rPr>
          <w:rFonts w:asciiTheme="majorHAnsi" w:eastAsiaTheme="majorHAnsi" w:hAnsiTheme="majorHAnsi" w:cs="굴림" w:hint="eastAsia"/>
          <w:color w:val="000000"/>
          <w:spacing w:val="-8"/>
          <w:kern w:val="0"/>
          <w:szCs w:val="20"/>
        </w:rPr>
        <w:t xml:space="preserve"> 한다</w:t>
      </w:r>
      <w:r w:rsidRPr="00812F57">
        <w:rPr>
          <w:rFonts w:asciiTheme="majorHAnsi" w:eastAsiaTheme="majorHAnsi" w:hAnsiTheme="majorHAnsi" w:cs="굴림"/>
          <w:color w:val="000000"/>
          <w:spacing w:val="-8"/>
          <w:kern w:val="0"/>
          <w:szCs w:val="20"/>
        </w:rPr>
        <w:t>.</w:t>
      </w:r>
    </w:p>
    <w:p w14:paraId="13137261" w14:textId="62B0C764" w:rsidR="00515123" w:rsidRPr="00812F57" w:rsidRDefault="00515123" w:rsidP="00FD22B6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0075C4C" w14:textId="32D03B6D" w:rsidR="00693D32" w:rsidRPr="00812F57" w:rsidRDefault="00693D32" w:rsidP="00693D32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제</w:t>
      </w:r>
      <w:r w:rsidR="00FD22B6"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4</w:t>
      </w: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 xml:space="preserve">조 </w:t>
      </w:r>
      <w:r w:rsidRPr="00812F57">
        <w:rPr>
          <w:rFonts w:asciiTheme="majorHAnsi" w:eastAsiaTheme="majorHAnsi" w:hAnsiTheme="majorHAnsi" w:cs="굴림"/>
          <w:b/>
          <w:color w:val="000000"/>
          <w:kern w:val="0"/>
          <w:szCs w:val="20"/>
        </w:rPr>
        <w:t>[</w:t>
      </w: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보수]</w:t>
      </w:r>
    </w:p>
    <w:p w14:paraId="064A826B" w14:textId="09645CFB" w:rsidR="00693D32" w:rsidRDefault="00693D32" w:rsidP="00693D32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자문의 보수는 매월 금 </w:t>
      </w:r>
      <w:proofErr w:type="spellStart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으로</w:t>
      </w:r>
      <w:proofErr w:type="spellEnd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하며,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은 매월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5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일까지 직전 달의 자문보수를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지정하는 예금</w:t>
      </w:r>
      <w:r w:rsidR="000741A1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계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좌에 입금하여야 한다.</w:t>
      </w:r>
    </w:p>
    <w:p w14:paraId="6155584F" w14:textId="452C2F77" w:rsidR="00515123" w:rsidRPr="00315909" w:rsidRDefault="00515123" w:rsidP="00693D32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04920EC3" w14:textId="7CDE14A9" w:rsidR="00BA61B8" w:rsidRPr="00812F57" w:rsidRDefault="00FD22B6" w:rsidP="00BA61B8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 xml:space="preserve">제5조 </w:t>
      </w:r>
      <w:r w:rsidRPr="00812F57">
        <w:rPr>
          <w:rFonts w:asciiTheme="majorHAnsi" w:eastAsiaTheme="majorHAnsi" w:hAnsiTheme="majorHAnsi" w:cs="굴림"/>
          <w:b/>
          <w:color w:val="000000"/>
          <w:kern w:val="0"/>
          <w:szCs w:val="20"/>
        </w:rPr>
        <w:t>[</w:t>
      </w: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계약자의 상호 의무</w:t>
      </w:r>
      <w:r w:rsidR="001E6DE5"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 xml:space="preserve"> 및 금지사항</w:t>
      </w: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]</w:t>
      </w:r>
    </w:p>
    <w:p w14:paraId="10B79F95" w14:textId="508A7257" w:rsidR="00BA61B8" w:rsidRPr="00812F57" w:rsidRDefault="00FD22B6" w:rsidP="00FD22B6">
      <w:pPr>
        <w:pStyle w:val="a6"/>
        <w:numPr>
          <w:ilvl w:val="0"/>
          <w:numId w:val="4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은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의 자문</w:t>
      </w:r>
      <w:r w:rsidR="00F543AE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 대해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신의와 성실에 입각하여 자문업무를 수행한다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</w:p>
    <w:p w14:paraId="6B4AE5AE" w14:textId="03FFBF3C" w:rsidR="00FD22B6" w:rsidRPr="00812F57" w:rsidRDefault="00FD22B6" w:rsidP="00FD22B6">
      <w:pPr>
        <w:pStyle w:val="a6"/>
        <w:numPr>
          <w:ilvl w:val="0"/>
          <w:numId w:val="4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은 경영자문 업무의 성공적 수행을 위하여 본 업무와 관련된 정확한 정보를 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에게 제공하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>도록 노력하여야 한다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</w:p>
    <w:p w14:paraId="16346E82" w14:textId="237AF798" w:rsidR="00BA61B8" w:rsidRPr="00812F57" w:rsidRDefault="00BA61B8" w:rsidP="00FD22B6">
      <w:pPr>
        <w:pStyle w:val="a6"/>
        <w:numPr>
          <w:ilvl w:val="0"/>
          <w:numId w:val="4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="00317BE6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은 본 </w:t>
      </w:r>
      <w:r w:rsidR="00FD22B6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경영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자문업무와 관련하여 상호 교환된 모든 정보를 </w:t>
      </w:r>
      <w:r w:rsidR="00FD22B6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경영 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자문업</w:t>
      </w:r>
      <w:r w:rsidRPr="00812F57">
        <w:rPr>
          <w:rFonts w:asciiTheme="majorHAnsi" w:eastAsiaTheme="majorHAnsi" w:hAnsiTheme="majorHAnsi" w:cs="굴림" w:hint="eastAsia"/>
          <w:color w:val="000000"/>
          <w:spacing w:val="-8"/>
          <w:kern w:val="0"/>
          <w:szCs w:val="20"/>
        </w:rPr>
        <w:t>무를 위</w:t>
      </w:r>
      <w:r w:rsidR="00820C78" w:rsidRPr="00812F57">
        <w:rPr>
          <w:rFonts w:asciiTheme="majorHAnsi" w:eastAsiaTheme="majorHAnsi" w:hAnsiTheme="majorHAnsi" w:cs="굴림" w:hint="eastAsia"/>
          <w:color w:val="000000"/>
          <w:spacing w:val="-8"/>
          <w:kern w:val="0"/>
          <w:szCs w:val="20"/>
        </w:rPr>
        <w:t>해서</w:t>
      </w:r>
      <w:r w:rsidRPr="00812F57">
        <w:rPr>
          <w:rFonts w:asciiTheme="majorHAnsi" w:eastAsiaTheme="majorHAnsi" w:hAnsiTheme="majorHAnsi" w:cs="굴림" w:hint="eastAsia"/>
          <w:color w:val="000000"/>
          <w:spacing w:val="-8"/>
          <w:kern w:val="0"/>
          <w:szCs w:val="20"/>
        </w:rPr>
        <w:t xml:space="preserve">만 사용하고 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이를 제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3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자에게 제공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·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누설하거나 타인과 공동으로 활용할 수 없다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  <w:r w:rsidR="00FD22B6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이는 본 계약의 체결이 종료되거나 해제 또는 해지된 경우에도 마찬가지로 한다.</w:t>
      </w:r>
    </w:p>
    <w:p w14:paraId="13BB430F" w14:textId="737922D6" w:rsidR="001E6DE5" w:rsidRPr="00812F57" w:rsidRDefault="00085C1B" w:rsidP="001E6DE5">
      <w:pPr>
        <w:pStyle w:val="a6"/>
        <w:numPr>
          <w:ilvl w:val="0"/>
          <w:numId w:val="4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아래의 </w:t>
      </w:r>
      <w:r w:rsidR="00124B4A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금지사항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 위반한 경우,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0167A0"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="000167A0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 w:rsidR="000167A0"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="000167A0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의 결정으로 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본 계약</w:t>
      </w:r>
      <w:r w:rsidR="000167A0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상호 합의 없이 종료할 수 있다.</w:t>
      </w:r>
    </w:p>
    <w:p w14:paraId="3BE4ED56" w14:textId="09986400" w:rsidR="001E6DE5" w:rsidRPr="00812F57" w:rsidRDefault="00BE5BC5" w:rsidP="00085C1B">
      <w:pPr>
        <w:pStyle w:val="a6"/>
        <w:numPr>
          <w:ilvl w:val="1"/>
          <w:numId w:val="4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ins w:id="0" w:author="김현주 (Hyunjoo Kim)" w:date="2025-12-24T08:43:00Z">
        <w:r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t>양 당사자 중 하나에게 본 용역을 수행할 수 없는 객관적인 상황이 발생한 경우</w:t>
        </w:r>
      </w:ins>
      <w:bookmarkStart w:id="1" w:name="_GoBack"/>
      <w:bookmarkEnd w:id="1"/>
      <w:del w:id="2" w:author="김현주 (Hyunjoo Kim)" w:date="2025-12-24T08:42:00Z">
        <w:r w:rsidR="00085C1B" w:rsidRPr="00812F57" w:rsidDel="00BE5BC5"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delText xml:space="preserve">본 계약기간 동안 </w:delText>
        </w:r>
        <w:r w:rsidR="000741A1" w:rsidRPr="00812F57" w:rsidDel="00BE5BC5"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delText xml:space="preserve">계약 당사자 중 하나인 </w:delText>
        </w:r>
        <w:r w:rsidR="000741A1" w:rsidRPr="00812F57" w:rsidDel="00BE5BC5">
          <w:rPr>
            <w:rFonts w:asciiTheme="majorHAnsi" w:eastAsiaTheme="majorHAnsi" w:hAnsiTheme="majorHAnsi" w:cs="굴림"/>
            <w:color w:val="000000"/>
            <w:kern w:val="0"/>
            <w:szCs w:val="20"/>
          </w:rPr>
          <w:delText>“</w:delText>
        </w:r>
        <w:r w:rsidR="000741A1" w:rsidRPr="00812F57" w:rsidDel="00BE5BC5"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delText>을</w:delText>
        </w:r>
        <w:r w:rsidR="000741A1" w:rsidRPr="00812F57" w:rsidDel="00BE5BC5">
          <w:rPr>
            <w:rFonts w:asciiTheme="majorHAnsi" w:eastAsiaTheme="majorHAnsi" w:hAnsiTheme="majorHAnsi" w:cs="굴림"/>
            <w:color w:val="000000"/>
            <w:kern w:val="0"/>
            <w:szCs w:val="20"/>
          </w:rPr>
          <w:delText>”</w:delText>
        </w:r>
        <w:r w:rsidR="006C3488" w:rsidRPr="00812F57" w:rsidDel="00BE5BC5"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delText>이</w:delText>
        </w:r>
        <w:r w:rsidR="000741A1" w:rsidRPr="00812F57" w:rsidDel="00BE5BC5"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delText xml:space="preserve"> 변경</w:delText>
        </w:r>
        <w:r w:rsidR="00085C1B" w:rsidRPr="00812F57" w:rsidDel="00BE5BC5"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delText>되는</w:delText>
        </w:r>
        <w:r w:rsidR="000741A1" w:rsidRPr="00812F57" w:rsidDel="00BE5BC5">
          <w:rPr>
            <w:rFonts w:asciiTheme="majorHAnsi" w:eastAsiaTheme="majorHAnsi" w:hAnsiTheme="majorHAnsi" w:cs="굴림" w:hint="eastAsia"/>
            <w:color w:val="000000"/>
            <w:kern w:val="0"/>
            <w:szCs w:val="20"/>
          </w:rPr>
          <w:delText xml:space="preserve"> 경우</w:delText>
        </w:r>
      </w:del>
    </w:p>
    <w:p w14:paraId="7861C335" w14:textId="2229ABD6" w:rsidR="00124B4A" w:rsidRDefault="001E6DE5" w:rsidP="00E85CF6">
      <w:pPr>
        <w:pStyle w:val="a6"/>
        <w:numPr>
          <w:ilvl w:val="1"/>
          <w:numId w:val="4"/>
        </w:numPr>
        <w:snapToGrid w:val="0"/>
        <w:spacing w:after="0" w:line="384" w:lineRule="auto"/>
        <w:ind w:leftChars="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본 계약기간 동안 </w:t>
      </w:r>
      <w:r w:rsidR="000167A0"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계약 당사자 중 하나인 </w:t>
      </w:r>
      <w:r w:rsidR="000167A0" w:rsidRPr="00515123"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 w:rsidR="000167A0"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 w:rsidR="000167A0" w:rsidRPr="00515123"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 w:rsidR="006C3488"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</w:t>
      </w:r>
      <w:r w:rsidR="00085C1B"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“</w:t>
      </w:r>
      <w:proofErr w:type="spellStart"/>
      <w:r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갑”</w:t>
      </w:r>
      <w:r w:rsidR="000167A0"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과</w:t>
      </w:r>
      <w:proofErr w:type="spellEnd"/>
      <w:r w:rsidR="000167A0"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동종 사업을 수행하는 해당 분야 및 업종의 </w:t>
      </w:r>
      <w:r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회사의 자문에 응하거나 고문, 취업, 대표취임 등 어떠한 형태로든 “</w:t>
      </w:r>
      <w:proofErr w:type="spellStart"/>
      <w:r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갑”의</w:t>
      </w:r>
      <w:proofErr w:type="spellEnd"/>
      <w:r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이익을 해치는 행위를 </w:t>
      </w:r>
      <w:r w:rsidR="00085C1B" w:rsidRPr="00515123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하는 경우</w:t>
      </w:r>
    </w:p>
    <w:p w14:paraId="33B2021E" w14:textId="77777777" w:rsidR="00515123" w:rsidRPr="00515123" w:rsidRDefault="00515123" w:rsidP="00193FEF">
      <w:pPr>
        <w:pStyle w:val="a6"/>
        <w:snapToGrid w:val="0"/>
        <w:spacing w:after="0" w:line="384" w:lineRule="auto"/>
        <w:ind w:leftChars="0" w:left="120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1A9C50E7" w14:textId="1FB51C06" w:rsidR="00FD22B6" w:rsidRPr="00812F57" w:rsidRDefault="00FD22B6" w:rsidP="00FD22B6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 xml:space="preserve">제6조 </w:t>
      </w:r>
      <w:r w:rsidRPr="00812F57">
        <w:rPr>
          <w:rFonts w:asciiTheme="majorHAnsi" w:eastAsiaTheme="majorHAnsi" w:hAnsiTheme="majorHAnsi" w:cs="굴림"/>
          <w:b/>
          <w:color w:val="000000"/>
          <w:kern w:val="0"/>
          <w:szCs w:val="20"/>
        </w:rPr>
        <w:t>[</w:t>
      </w:r>
      <w:r w:rsidR="001E6DE5"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 xml:space="preserve">계약의 </w:t>
      </w:r>
      <w:r w:rsidRPr="00812F57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해지]</w:t>
      </w:r>
    </w:p>
    <w:p w14:paraId="737DF95C" w14:textId="7620E7DE" w:rsidR="00BA61B8" w:rsidRPr="00812F57" w:rsidRDefault="001E6DE5" w:rsidP="00FD22B6">
      <w:pPr>
        <w:snapToGrid w:val="0"/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“</w:t>
      </w:r>
      <w:proofErr w:type="spellStart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갑”은</w:t>
      </w:r>
      <w:proofErr w:type="spellEnd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분기별로 “</w:t>
      </w:r>
      <w:proofErr w:type="spellStart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을”의</w:t>
      </w:r>
      <w:proofErr w:type="spellEnd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계약규정 준수여부를 점검할 수 있으며, ”</w:t>
      </w:r>
      <w:proofErr w:type="spellStart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갑”은</w:t>
      </w:r>
      <w:proofErr w:type="spellEnd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“</w:t>
      </w:r>
      <w:proofErr w:type="spellStart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을”이</w:t>
      </w:r>
      <w:proofErr w:type="spellEnd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본 계약의 규정을 위반한 경우 또는 “</w:t>
      </w:r>
      <w:proofErr w:type="spellStart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갑”의</w:t>
      </w:r>
      <w:proofErr w:type="spellEnd"/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결정으로 언제든지 본 계약은 중도 해지될 수 있고, 이 경우 고문보수 지급은 즉시 중지된다. </w:t>
      </w:r>
      <w:r w:rsidR="00BA61B8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다만 </w:t>
      </w:r>
      <w:r w:rsidR="00820C78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제</w:t>
      </w:r>
      <w:r w:rsidR="00FD22B6"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5</w:t>
      </w:r>
      <w:r w:rsidR="00820C78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조 </w:t>
      </w:r>
      <w:r w:rsidR="00BA61B8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제</w:t>
      </w:r>
      <w:r w:rsidR="00BA61B8"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3</w:t>
      </w:r>
      <w:r w:rsidR="00820C78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항</w:t>
      </w:r>
      <w:r w:rsidR="00BA61B8"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은 계속하여 효력을 가진다</w:t>
      </w:r>
      <w:r w:rsidR="00BA61B8"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. </w:t>
      </w:r>
    </w:p>
    <w:p w14:paraId="42D43B41" w14:textId="77777777" w:rsidR="00BA61B8" w:rsidRPr="00812F57" w:rsidRDefault="00BA61B8" w:rsidP="00BA61B8">
      <w:pPr>
        <w:snapToGrid w:val="0"/>
        <w:spacing w:after="0" w:line="384" w:lineRule="auto"/>
        <w:ind w:left="690" w:firstLine="10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7BAFB28" w14:textId="0E6459A6" w:rsidR="00BA61B8" w:rsidRPr="00812F57" w:rsidRDefault="00BA61B8" w:rsidP="00FD22B6">
      <w:pPr>
        <w:snapToGrid w:val="0"/>
        <w:spacing w:after="0" w:line="384" w:lineRule="auto"/>
        <w:ind w:left="690" w:firstLine="10"/>
        <w:jc w:val="center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812F57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본 계약서의 효력은 기명날인 즉시 발생한다</w:t>
      </w:r>
      <w:r w:rsidRPr="00812F57"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</w:p>
    <w:p w14:paraId="5B422F61" w14:textId="77777777" w:rsidR="00BA61B8" w:rsidRPr="00812F57" w:rsidRDefault="00BA61B8" w:rsidP="00BA61B8">
      <w:pPr>
        <w:pStyle w:val="a3"/>
        <w:wordWrap/>
        <w:jc w:val="center"/>
        <w:rPr>
          <w:rFonts w:asciiTheme="majorHAnsi" w:eastAsiaTheme="majorHAnsi" w:hAnsiTheme="majorHAnsi"/>
          <w:sz w:val="20"/>
          <w:szCs w:val="20"/>
        </w:rPr>
      </w:pPr>
    </w:p>
    <w:p w14:paraId="15209434" w14:textId="7D68CB83" w:rsidR="00BA61B8" w:rsidRPr="00812F57" w:rsidRDefault="004A3904" w:rsidP="00945471">
      <w:pPr>
        <w:pStyle w:val="a3"/>
        <w:wordWrap/>
        <w:ind w:firstLineChars="1950" w:firstLine="3900"/>
        <w:rPr>
          <w:rFonts w:asciiTheme="majorHAnsi" w:eastAsiaTheme="majorHAnsi" w:hAnsiTheme="majorHAnsi"/>
          <w:sz w:val="20"/>
          <w:szCs w:val="20"/>
        </w:rPr>
      </w:pPr>
      <w:r w:rsidRPr="00812F57">
        <w:rPr>
          <w:rFonts w:asciiTheme="majorHAnsi" w:eastAsiaTheme="majorHAnsi" w:hAnsiTheme="majorHAnsi" w:hint="eastAsia"/>
          <w:sz w:val="20"/>
          <w:szCs w:val="20"/>
        </w:rPr>
        <w:t>2</w:t>
      </w:r>
      <w:r w:rsidRPr="00812F57">
        <w:rPr>
          <w:rFonts w:asciiTheme="majorHAnsi" w:eastAsiaTheme="majorHAnsi" w:hAnsiTheme="majorHAnsi"/>
          <w:sz w:val="20"/>
          <w:szCs w:val="20"/>
        </w:rPr>
        <w:t>02</w:t>
      </w:r>
      <w:r w:rsidR="00315909">
        <w:rPr>
          <w:rFonts w:asciiTheme="majorHAnsi" w:eastAsiaTheme="majorHAnsi" w:hAnsiTheme="majorHAnsi"/>
          <w:sz w:val="20"/>
          <w:szCs w:val="20"/>
        </w:rPr>
        <w:t>6</w:t>
      </w:r>
      <w:r w:rsidR="00BA61B8" w:rsidRPr="00812F57">
        <w:rPr>
          <w:rFonts w:asciiTheme="majorHAnsi" w:eastAsiaTheme="majorHAnsi" w:hAnsiTheme="majorHAnsi" w:hint="eastAsia"/>
          <w:sz w:val="20"/>
          <w:szCs w:val="20"/>
        </w:rPr>
        <w:t xml:space="preserve">년 </w:t>
      </w:r>
      <w:r w:rsidR="00BA61B8" w:rsidRPr="00812F57">
        <w:rPr>
          <w:rFonts w:asciiTheme="majorHAnsi" w:eastAsiaTheme="majorHAnsi" w:hAnsiTheme="majorHAnsi"/>
          <w:sz w:val="20"/>
          <w:szCs w:val="20"/>
        </w:rPr>
        <w:t xml:space="preserve">  </w:t>
      </w:r>
      <w:r w:rsidR="00315909">
        <w:rPr>
          <w:rFonts w:asciiTheme="majorHAnsi" w:eastAsiaTheme="majorHAnsi" w:hAnsiTheme="majorHAnsi"/>
          <w:sz w:val="20"/>
          <w:szCs w:val="20"/>
        </w:rPr>
        <w:t>1</w:t>
      </w:r>
      <w:r w:rsidR="00BA61B8" w:rsidRPr="00812F57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gramStart"/>
      <w:r w:rsidR="00BA61B8" w:rsidRPr="00812F57">
        <w:rPr>
          <w:rFonts w:asciiTheme="majorHAnsi" w:eastAsiaTheme="majorHAnsi" w:hAnsiTheme="majorHAnsi" w:hint="eastAsia"/>
          <w:sz w:val="20"/>
          <w:szCs w:val="20"/>
        </w:rPr>
        <w:t xml:space="preserve">월 </w:t>
      </w:r>
      <w:r w:rsidR="00BA61B8" w:rsidRPr="00812F57">
        <w:rPr>
          <w:rFonts w:asciiTheme="majorHAnsi" w:eastAsiaTheme="majorHAnsi" w:hAnsiTheme="majorHAnsi"/>
          <w:sz w:val="20"/>
          <w:szCs w:val="20"/>
        </w:rPr>
        <w:t xml:space="preserve"> </w:t>
      </w:r>
      <w:r w:rsidR="00106AF8" w:rsidRPr="00812F57">
        <w:rPr>
          <w:rFonts w:asciiTheme="majorHAnsi" w:eastAsiaTheme="majorHAnsi" w:hAnsiTheme="majorHAnsi"/>
          <w:sz w:val="20"/>
          <w:szCs w:val="20"/>
        </w:rPr>
        <w:t>1</w:t>
      </w:r>
      <w:proofErr w:type="gramEnd"/>
      <w:r w:rsidR="00BA61B8" w:rsidRPr="00812F57">
        <w:rPr>
          <w:rFonts w:asciiTheme="majorHAnsi" w:eastAsiaTheme="majorHAnsi" w:hAnsiTheme="majorHAnsi"/>
          <w:sz w:val="20"/>
          <w:szCs w:val="20"/>
        </w:rPr>
        <w:t xml:space="preserve">  </w:t>
      </w:r>
      <w:r w:rsidR="00BA61B8" w:rsidRPr="00812F57">
        <w:rPr>
          <w:rFonts w:asciiTheme="majorHAnsi" w:eastAsiaTheme="majorHAnsi" w:hAnsiTheme="majorHAnsi" w:hint="eastAsia"/>
          <w:sz w:val="20"/>
          <w:szCs w:val="20"/>
        </w:rPr>
        <w:t>일</w:t>
      </w:r>
    </w:p>
    <w:p w14:paraId="0AFC4EA1" w14:textId="77777777" w:rsidR="00BA61B8" w:rsidRPr="00812F57" w:rsidRDefault="00BA61B8" w:rsidP="00BA61B8">
      <w:pPr>
        <w:pStyle w:val="a3"/>
        <w:wordWrap/>
        <w:jc w:val="center"/>
        <w:rPr>
          <w:rFonts w:asciiTheme="majorHAnsi" w:eastAsiaTheme="majorHAnsi" w:hAnsiTheme="majorHAnsi"/>
          <w:sz w:val="20"/>
          <w:szCs w:val="20"/>
        </w:rPr>
      </w:pPr>
    </w:p>
    <w:p w14:paraId="0468F35E" w14:textId="0517DD35" w:rsidR="00BA61B8" w:rsidRPr="00812F57" w:rsidRDefault="00BA61B8" w:rsidP="00BA61B8">
      <w:pPr>
        <w:pStyle w:val="a3"/>
        <w:rPr>
          <w:rFonts w:asciiTheme="majorHAnsi" w:eastAsiaTheme="majorHAnsi" w:hAnsiTheme="majorHAnsi"/>
          <w:sz w:val="20"/>
          <w:szCs w:val="20"/>
        </w:rPr>
      </w:pPr>
      <w:r w:rsidRPr="00812F57">
        <w:rPr>
          <w:rFonts w:asciiTheme="majorHAnsi" w:eastAsiaTheme="majorHAnsi" w:hAnsiTheme="majorHAnsi"/>
          <w:sz w:val="20"/>
          <w:szCs w:val="20"/>
        </w:rPr>
        <w:t>“</w:t>
      </w:r>
      <w:r w:rsidRPr="00812F57">
        <w:rPr>
          <w:rFonts w:asciiTheme="majorHAnsi" w:eastAsiaTheme="majorHAnsi" w:hAnsiTheme="majorHAnsi" w:hint="eastAsia"/>
          <w:sz w:val="20"/>
          <w:szCs w:val="20"/>
        </w:rPr>
        <w:t>갑</w:t>
      </w:r>
      <w:r w:rsidRPr="00812F57">
        <w:rPr>
          <w:rFonts w:asciiTheme="majorHAnsi" w:eastAsiaTheme="majorHAnsi" w:hAnsiTheme="majorHAnsi"/>
          <w:sz w:val="20"/>
          <w:szCs w:val="20"/>
        </w:rPr>
        <w:t xml:space="preserve">” </w:t>
      </w:r>
      <w:r w:rsidR="00666689">
        <w:rPr>
          <w:rFonts w:asciiTheme="majorHAnsi" w:eastAsiaTheme="majorHAnsi" w:hAnsiTheme="majorHAnsi"/>
          <w:sz w:val="20"/>
          <w:szCs w:val="20"/>
        </w:rPr>
        <w:t xml:space="preserve">  </w:t>
      </w:r>
      <w:r w:rsidRPr="00812F57">
        <w:rPr>
          <w:rFonts w:asciiTheme="majorHAnsi" w:eastAsiaTheme="majorHAnsi" w:hAnsiTheme="majorHAnsi" w:hint="eastAsia"/>
          <w:sz w:val="20"/>
          <w:szCs w:val="20"/>
        </w:rPr>
        <w:t xml:space="preserve">주 </w:t>
      </w:r>
      <w:proofErr w:type="gramStart"/>
      <w:r w:rsidRPr="00812F57">
        <w:rPr>
          <w:rFonts w:asciiTheme="majorHAnsi" w:eastAsiaTheme="majorHAnsi" w:hAnsiTheme="majorHAnsi" w:hint="eastAsia"/>
          <w:sz w:val="20"/>
          <w:szCs w:val="20"/>
        </w:rPr>
        <w:t xml:space="preserve">소 </w:t>
      </w:r>
      <w:r w:rsidRPr="00812F57">
        <w:rPr>
          <w:rFonts w:asciiTheme="majorHAnsi" w:eastAsiaTheme="majorHAnsi" w:hAnsiTheme="majorHAnsi"/>
          <w:sz w:val="20"/>
          <w:szCs w:val="20"/>
        </w:rPr>
        <w:t>:</w:t>
      </w:r>
      <w:proofErr w:type="gramEnd"/>
      <w:r w:rsidR="00995F8B" w:rsidRPr="00812F57">
        <w:rPr>
          <w:rFonts w:asciiTheme="majorHAnsi" w:eastAsiaTheme="majorHAnsi" w:hAnsiTheme="majorHAnsi"/>
          <w:sz w:val="20"/>
          <w:szCs w:val="20"/>
        </w:rPr>
        <w:t xml:space="preserve"> </w:t>
      </w:r>
      <w:r w:rsidR="00377DEE" w:rsidRPr="00812F57">
        <w:rPr>
          <w:rFonts w:asciiTheme="majorHAnsi" w:eastAsiaTheme="majorHAnsi" w:hAnsiTheme="majorHAnsi" w:hint="eastAsia"/>
          <w:sz w:val="20"/>
          <w:szCs w:val="20"/>
        </w:rPr>
        <w:t xml:space="preserve">서울특별시 송파구 </w:t>
      </w:r>
      <w:proofErr w:type="spellStart"/>
      <w:r w:rsidR="00377DEE" w:rsidRPr="00812F57">
        <w:rPr>
          <w:rFonts w:asciiTheme="majorHAnsi" w:eastAsiaTheme="majorHAnsi" w:hAnsiTheme="majorHAnsi" w:hint="eastAsia"/>
          <w:sz w:val="20"/>
          <w:szCs w:val="20"/>
        </w:rPr>
        <w:t>오금로</w:t>
      </w:r>
      <w:proofErr w:type="spellEnd"/>
      <w:r w:rsidR="00377DEE" w:rsidRPr="00812F5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377DEE" w:rsidRPr="00812F57">
        <w:rPr>
          <w:rFonts w:asciiTheme="majorHAnsi" w:eastAsiaTheme="majorHAnsi" w:hAnsiTheme="majorHAnsi"/>
          <w:sz w:val="20"/>
          <w:szCs w:val="20"/>
        </w:rPr>
        <w:t>311</w:t>
      </w:r>
    </w:p>
    <w:p w14:paraId="494D05E9" w14:textId="5D830165" w:rsidR="00BA61B8" w:rsidRPr="00812F57" w:rsidRDefault="00BA61B8" w:rsidP="00BA61B8">
      <w:pPr>
        <w:pStyle w:val="a3"/>
        <w:ind w:firstLine="600"/>
        <w:rPr>
          <w:rFonts w:asciiTheme="majorHAnsi" w:eastAsiaTheme="majorHAnsi" w:hAnsiTheme="majorHAnsi"/>
          <w:sz w:val="20"/>
          <w:szCs w:val="20"/>
        </w:rPr>
      </w:pPr>
      <w:r w:rsidRPr="00812F57">
        <w:rPr>
          <w:rFonts w:asciiTheme="majorHAnsi" w:eastAsiaTheme="majorHAnsi" w:hAnsiTheme="majorHAnsi" w:hint="eastAsia"/>
          <w:sz w:val="20"/>
          <w:szCs w:val="20"/>
        </w:rPr>
        <w:t xml:space="preserve">상 </w:t>
      </w:r>
      <w:proofErr w:type="gramStart"/>
      <w:r w:rsidRPr="00812F57">
        <w:rPr>
          <w:rFonts w:asciiTheme="majorHAnsi" w:eastAsiaTheme="majorHAnsi" w:hAnsiTheme="majorHAnsi" w:hint="eastAsia"/>
          <w:sz w:val="20"/>
          <w:szCs w:val="20"/>
        </w:rPr>
        <w:t xml:space="preserve">호 </w:t>
      </w:r>
      <w:r w:rsidRPr="00812F57">
        <w:rPr>
          <w:rFonts w:asciiTheme="majorHAnsi" w:eastAsiaTheme="majorHAnsi" w:hAnsiTheme="majorHAnsi"/>
          <w:sz w:val="20"/>
          <w:szCs w:val="20"/>
        </w:rPr>
        <w:t>:</w:t>
      </w:r>
      <w:proofErr w:type="gramEnd"/>
      <w:r w:rsidR="00995F8B" w:rsidRPr="00812F57">
        <w:rPr>
          <w:rFonts w:asciiTheme="majorHAnsi" w:eastAsiaTheme="majorHAnsi" w:hAnsiTheme="majorHAnsi"/>
          <w:sz w:val="20"/>
          <w:szCs w:val="20"/>
        </w:rPr>
        <w:t xml:space="preserve"> ㈜</w:t>
      </w:r>
      <w:r w:rsidR="00995F8B" w:rsidRPr="00812F5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proofErr w:type="spellStart"/>
      <w:r w:rsidR="000360CE" w:rsidRPr="00812F57">
        <w:rPr>
          <w:rFonts w:asciiTheme="majorHAnsi" w:eastAsiaTheme="majorHAnsi" w:hAnsiTheme="majorHAnsi" w:hint="eastAsia"/>
          <w:sz w:val="20"/>
          <w:szCs w:val="20"/>
        </w:rPr>
        <w:t>퍼시스</w:t>
      </w:r>
      <w:r w:rsidR="00315909">
        <w:rPr>
          <w:rFonts w:asciiTheme="majorHAnsi" w:eastAsiaTheme="majorHAnsi" w:hAnsiTheme="majorHAnsi" w:hint="eastAsia"/>
          <w:sz w:val="20"/>
          <w:szCs w:val="20"/>
        </w:rPr>
        <w:t>홀딩스</w:t>
      </w:r>
      <w:proofErr w:type="spellEnd"/>
    </w:p>
    <w:p w14:paraId="2AE88E4B" w14:textId="753E29CB" w:rsidR="00BA61B8" w:rsidRPr="00812F57" w:rsidRDefault="00BA61B8" w:rsidP="00666689">
      <w:pPr>
        <w:pStyle w:val="a3"/>
        <w:ind w:firstLineChars="300" w:firstLine="600"/>
        <w:rPr>
          <w:rFonts w:asciiTheme="majorHAnsi" w:eastAsiaTheme="majorHAnsi" w:hAnsiTheme="majorHAnsi"/>
          <w:sz w:val="20"/>
          <w:szCs w:val="20"/>
        </w:rPr>
      </w:pPr>
      <w:proofErr w:type="gramStart"/>
      <w:r w:rsidRPr="00812F57">
        <w:rPr>
          <w:rFonts w:asciiTheme="majorHAnsi" w:eastAsiaTheme="majorHAnsi" w:hAnsiTheme="majorHAnsi" w:hint="eastAsia"/>
          <w:sz w:val="20"/>
          <w:szCs w:val="20"/>
        </w:rPr>
        <w:t xml:space="preserve">대표자 </w:t>
      </w:r>
      <w:r w:rsidRPr="00812F57">
        <w:rPr>
          <w:rFonts w:asciiTheme="majorHAnsi" w:eastAsiaTheme="majorHAnsi" w:hAnsiTheme="majorHAnsi"/>
          <w:sz w:val="20"/>
          <w:szCs w:val="20"/>
        </w:rPr>
        <w:t>:</w:t>
      </w:r>
      <w:proofErr w:type="gramEnd"/>
      <w:r w:rsidR="00995F8B" w:rsidRPr="00812F57">
        <w:rPr>
          <w:rFonts w:asciiTheme="majorHAnsi" w:eastAsiaTheme="majorHAnsi" w:hAnsiTheme="majorHAnsi"/>
          <w:sz w:val="20"/>
          <w:szCs w:val="20"/>
        </w:rPr>
        <w:t xml:space="preserve"> </w:t>
      </w:r>
      <w:r w:rsidR="00315909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315909">
        <w:rPr>
          <w:rFonts w:asciiTheme="majorHAnsi" w:eastAsiaTheme="majorHAnsi" w:hAnsiTheme="majorHAnsi"/>
          <w:sz w:val="20"/>
          <w:szCs w:val="20"/>
        </w:rPr>
        <w:t xml:space="preserve">       </w:t>
      </w:r>
      <w:r w:rsidR="00C91368" w:rsidRPr="00812F5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C91368" w:rsidRPr="00812F57">
        <w:rPr>
          <w:rFonts w:asciiTheme="majorHAnsi" w:eastAsiaTheme="majorHAnsi" w:hAnsiTheme="majorHAnsi"/>
          <w:sz w:val="20"/>
          <w:szCs w:val="20"/>
        </w:rPr>
        <w:t xml:space="preserve">    (</w:t>
      </w:r>
      <w:r w:rsidR="00C91368" w:rsidRPr="00812F57">
        <w:rPr>
          <w:rFonts w:asciiTheme="majorHAnsi" w:eastAsiaTheme="majorHAnsi" w:hAnsiTheme="majorHAnsi" w:hint="eastAsia"/>
          <w:sz w:val="20"/>
          <w:szCs w:val="20"/>
        </w:rPr>
        <w:t>서명)</w:t>
      </w:r>
    </w:p>
    <w:p w14:paraId="0BE5B6F4" w14:textId="484EC28F" w:rsidR="00317BE6" w:rsidRPr="00812F57" w:rsidRDefault="00317BE6" w:rsidP="00BA61B8">
      <w:pPr>
        <w:pStyle w:val="a3"/>
        <w:ind w:firstLine="600"/>
        <w:rPr>
          <w:rFonts w:asciiTheme="majorHAnsi" w:eastAsiaTheme="majorHAnsi" w:hAnsiTheme="majorHAnsi"/>
          <w:sz w:val="20"/>
          <w:szCs w:val="20"/>
        </w:rPr>
      </w:pPr>
    </w:p>
    <w:p w14:paraId="55EAC1BB" w14:textId="6A4FAF05" w:rsidR="00BA61B8" w:rsidRPr="00812F57" w:rsidRDefault="00BA61B8" w:rsidP="004B6975">
      <w:pPr>
        <w:pStyle w:val="a3"/>
        <w:rPr>
          <w:rFonts w:asciiTheme="majorHAnsi" w:eastAsiaTheme="majorHAnsi" w:hAnsiTheme="majorHAnsi"/>
          <w:sz w:val="20"/>
          <w:szCs w:val="20"/>
        </w:rPr>
      </w:pPr>
      <w:r w:rsidRPr="00812F57">
        <w:rPr>
          <w:rFonts w:asciiTheme="majorHAnsi" w:eastAsiaTheme="majorHAnsi" w:hAnsiTheme="majorHAnsi"/>
          <w:sz w:val="20"/>
          <w:szCs w:val="20"/>
        </w:rPr>
        <w:t>“</w:t>
      </w:r>
      <w:r w:rsidRPr="00812F57">
        <w:rPr>
          <w:rFonts w:asciiTheme="majorHAnsi" w:eastAsiaTheme="majorHAnsi" w:hAnsiTheme="majorHAnsi" w:hint="eastAsia"/>
          <w:sz w:val="20"/>
          <w:szCs w:val="20"/>
        </w:rPr>
        <w:t>을</w:t>
      </w:r>
      <w:r w:rsidRPr="00812F57">
        <w:rPr>
          <w:rFonts w:asciiTheme="majorHAnsi" w:eastAsiaTheme="majorHAnsi" w:hAnsiTheme="majorHAnsi"/>
          <w:sz w:val="20"/>
          <w:szCs w:val="20"/>
        </w:rPr>
        <w:t xml:space="preserve">” </w:t>
      </w:r>
      <w:r w:rsidR="00666689">
        <w:rPr>
          <w:rFonts w:asciiTheme="majorHAnsi" w:eastAsiaTheme="majorHAnsi" w:hAnsiTheme="majorHAnsi"/>
          <w:sz w:val="20"/>
          <w:szCs w:val="20"/>
        </w:rPr>
        <w:t xml:space="preserve">  </w:t>
      </w:r>
      <w:r w:rsidRPr="00812F57">
        <w:rPr>
          <w:rFonts w:asciiTheme="majorHAnsi" w:eastAsiaTheme="majorHAnsi" w:hAnsiTheme="majorHAnsi" w:hint="eastAsia"/>
          <w:sz w:val="20"/>
          <w:szCs w:val="20"/>
        </w:rPr>
        <w:t xml:space="preserve">주 소 </w:t>
      </w:r>
      <w:r w:rsidRPr="00812F57">
        <w:rPr>
          <w:rFonts w:asciiTheme="majorHAnsi" w:eastAsiaTheme="majorHAnsi" w:hAnsiTheme="majorHAnsi"/>
          <w:sz w:val="20"/>
          <w:szCs w:val="20"/>
        </w:rPr>
        <w:t>:</w:t>
      </w:r>
      <w:r w:rsidR="009E6567" w:rsidRPr="00812F57">
        <w:rPr>
          <w:rFonts w:asciiTheme="majorHAnsi" w:eastAsiaTheme="majorHAnsi" w:hAnsiTheme="majorHAnsi"/>
          <w:sz w:val="20"/>
          <w:szCs w:val="20"/>
        </w:rPr>
        <w:t xml:space="preserve"> </w:t>
      </w:r>
    </w:p>
    <w:p w14:paraId="1B1C7938" w14:textId="3D291440" w:rsidR="004B6975" w:rsidRPr="00812F57" w:rsidRDefault="004B6975" w:rsidP="00666689">
      <w:pPr>
        <w:pStyle w:val="a3"/>
        <w:ind w:firstLineChars="300" w:firstLine="600"/>
        <w:rPr>
          <w:rFonts w:asciiTheme="majorHAnsi" w:eastAsiaTheme="majorHAnsi" w:hAnsiTheme="majorHAnsi"/>
          <w:sz w:val="20"/>
          <w:szCs w:val="20"/>
        </w:rPr>
      </w:pPr>
      <w:r w:rsidRPr="00812F57">
        <w:rPr>
          <w:rFonts w:asciiTheme="majorHAnsi" w:eastAsiaTheme="majorHAnsi" w:hAnsiTheme="majorHAnsi" w:hint="eastAsia"/>
          <w:sz w:val="20"/>
          <w:szCs w:val="20"/>
        </w:rPr>
        <w:lastRenderedPageBreak/>
        <w:t xml:space="preserve">성 </w:t>
      </w:r>
      <w:proofErr w:type="gramStart"/>
      <w:r w:rsidRPr="00812F57">
        <w:rPr>
          <w:rFonts w:asciiTheme="majorHAnsi" w:eastAsiaTheme="majorHAnsi" w:hAnsiTheme="majorHAnsi" w:hint="eastAsia"/>
          <w:sz w:val="20"/>
          <w:szCs w:val="20"/>
        </w:rPr>
        <w:t>명</w:t>
      </w:r>
      <w:r w:rsidR="00BA61B8" w:rsidRPr="00812F5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BA61B8" w:rsidRPr="00812F57">
        <w:rPr>
          <w:rFonts w:asciiTheme="majorHAnsi" w:eastAsiaTheme="majorHAnsi" w:hAnsiTheme="majorHAnsi"/>
          <w:sz w:val="20"/>
          <w:szCs w:val="20"/>
        </w:rPr>
        <w:t>:</w:t>
      </w:r>
      <w:proofErr w:type="gramEnd"/>
      <w:r w:rsidR="00BA61B8" w:rsidRPr="00812F57">
        <w:rPr>
          <w:rFonts w:asciiTheme="majorHAnsi" w:eastAsiaTheme="majorHAnsi" w:hAnsiTheme="majorHAnsi"/>
          <w:sz w:val="20"/>
          <w:szCs w:val="20"/>
        </w:rPr>
        <w:t xml:space="preserve"> </w:t>
      </w:r>
      <w:r w:rsidR="00666689">
        <w:rPr>
          <w:rFonts w:asciiTheme="majorHAnsi" w:eastAsiaTheme="majorHAnsi" w:hAnsiTheme="majorHAnsi" w:hint="eastAsia"/>
          <w:sz w:val="20"/>
          <w:szCs w:val="20"/>
        </w:rPr>
        <w:t>이</w:t>
      </w:r>
      <w:r w:rsidR="000360CE" w:rsidRPr="00812F5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666689">
        <w:rPr>
          <w:rFonts w:asciiTheme="majorHAnsi" w:eastAsiaTheme="majorHAnsi" w:hAnsiTheme="majorHAnsi" w:hint="eastAsia"/>
          <w:sz w:val="20"/>
          <w:szCs w:val="20"/>
        </w:rPr>
        <w:t>종</w:t>
      </w:r>
      <w:r w:rsidR="000360CE" w:rsidRPr="00812F5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666689">
        <w:rPr>
          <w:rFonts w:asciiTheme="majorHAnsi" w:eastAsiaTheme="majorHAnsi" w:hAnsiTheme="majorHAnsi" w:hint="eastAsia"/>
          <w:sz w:val="20"/>
          <w:szCs w:val="20"/>
        </w:rPr>
        <w:t>태</w:t>
      </w:r>
      <w:r w:rsidR="00C91368" w:rsidRPr="00812F5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C91368" w:rsidRPr="00812F57">
        <w:rPr>
          <w:rFonts w:asciiTheme="majorHAnsi" w:eastAsiaTheme="majorHAnsi" w:hAnsiTheme="majorHAnsi"/>
          <w:sz w:val="20"/>
          <w:szCs w:val="20"/>
        </w:rPr>
        <w:t xml:space="preserve">    (</w:t>
      </w:r>
      <w:r w:rsidR="00C91368" w:rsidRPr="00812F57">
        <w:rPr>
          <w:rFonts w:asciiTheme="majorHAnsi" w:eastAsiaTheme="majorHAnsi" w:hAnsiTheme="majorHAnsi" w:hint="eastAsia"/>
          <w:sz w:val="20"/>
          <w:szCs w:val="20"/>
        </w:rPr>
        <w:t>서명)</w:t>
      </w:r>
    </w:p>
    <w:sectPr w:rsidR="004B6975" w:rsidRPr="00812F57" w:rsidSect="004C404D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836B67" w14:textId="77777777" w:rsidR="00407E3C" w:rsidRDefault="00407E3C" w:rsidP="008E02AE">
      <w:pPr>
        <w:spacing w:after="0" w:line="240" w:lineRule="auto"/>
      </w:pPr>
      <w:r>
        <w:separator/>
      </w:r>
    </w:p>
  </w:endnote>
  <w:endnote w:type="continuationSeparator" w:id="0">
    <w:p w14:paraId="7FDA23B9" w14:textId="77777777" w:rsidR="00407E3C" w:rsidRDefault="00407E3C" w:rsidP="008E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D3675" w14:textId="77777777" w:rsidR="00407E3C" w:rsidRDefault="00407E3C" w:rsidP="008E02AE">
      <w:pPr>
        <w:spacing w:after="0" w:line="240" w:lineRule="auto"/>
      </w:pPr>
      <w:r>
        <w:separator/>
      </w:r>
    </w:p>
  </w:footnote>
  <w:footnote w:type="continuationSeparator" w:id="0">
    <w:p w14:paraId="7A575EC1" w14:textId="77777777" w:rsidR="00407E3C" w:rsidRDefault="00407E3C" w:rsidP="008E0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5CAE"/>
    <w:multiLevelType w:val="hybridMultilevel"/>
    <w:tmpl w:val="A806A1E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7B560F5"/>
    <w:multiLevelType w:val="hybridMultilevel"/>
    <w:tmpl w:val="9DE4DF46"/>
    <w:lvl w:ilvl="0" w:tplc="481EF3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DCB564E"/>
    <w:multiLevelType w:val="hybridMultilevel"/>
    <w:tmpl w:val="7088A8B0"/>
    <w:lvl w:ilvl="0" w:tplc="481EF3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19B7B03"/>
    <w:multiLevelType w:val="hybridMultilevel"/>
    <w:tmpl w:val="FDA2B6DE"/>
    <w:lvl w:ilvl="0" w:tplc="481EF3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6207CBE"/>
    <w:multiLevelType w:val="hybridMultilevel"/>
    <w:tmpl w:val="9BEC1980"/>
    <w:lvl w:ilvl="0" w:tplc="481EF3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B8"/>
    <w:rsid w:val="000167A0"/>
    <w:rsid w:val="000360CE"/>
    <w:rsid w:val="00073B6D"/>
    <w:rsid w:val="000741A1"/>
    <w:rsid w:val="00085C1B"/>
    <w:rsid w:val="000B0408"/>
    <w:rsid w:val="000C5913"/>
    <w:rsid w:val="000D5D97"/>
    <w:rsid w:val="00106AF8"/>
    <w:rsid w:val="00124B4A"/>
    <w:rsid w:val="00144EE7"/>
    <w:rsid w:val="00193FEF"/>
    <w:rsid w:val="001C5436"/>
    <w:rsid w:val="001C64FD"/>
    <w:rsid w:val="001E6DE5"/>
    <w:rsid w:val="0021043F"/>
    <w:rsid w:val="00221BA4"/>
    <w:rsid w:val="002421BD"/>
    <w:rsid w:val="002450F0"/>
    <w:rsid w:val="00290802"/>
    <w:rsid w:val="002D72D3"/>
    <w:rsid w:val="00315909"/>
    <w:rsid w:val="00317BE6"/>
    <w:rsid w:val="00377DEE"/>
    <w:rsid w:val="00380B6F"/>
    <w:rsid w:val="004019A1"/>
    <w:rsid w:val="00407E3C"/>
    <w:rsid w:val="00434918"/>
    <w:rsid w:val="0045733C"/>
    <w:rsid w:val="0046229C"/>
    <w:rsid w:val="00467A58"/>
    <w:rsid w:val="00474C10"/>
    <w:rsid w:val="00481CD2"/>
    <w:rsid w:val="00481CDE"/>
    <w:rsid w:val="004934F5"/>
    <w:rsid w:val="004A3904"/>
    <w:rsid w:val="004B6975"/>
    <w:rsid w:val="004C404D"/>
    <w:rsid w:val="0051146E"/>
    <w:rsid w:val="00515123"/>
    <w:rsid w:val="00523303"/>
    <w:rsid w:val="005D3774"/>
    <w:rsid w:val="005E6EE6"/>
    <w:rsid w:val="005F3ABC"/>
    <w:rsid w:val="00637061"/>
    <w:rsid w:val="0065542B"/>
    <w:rsid w:val="00666689"/>
    <w:rsid w:val="00680D5D"/>
    <w:rsid w:val="00693D32"/>
    <w:rsid w:val="006A754A"/>
    <w:rsid w:val="006B1344"/>
    <w:rsid w:val="006C3488"/>
    <w:rsid w:val="007D1E4E"/>
    <w:rsid w:val="007E269B"/>
    <w:rsid w:val="007F6DE5"/>
    <w:rsid w:val="00812F57"/>
    <w:rsid w:val="00820C78"/>
    <w:rsid w:val="008324AD"/>
    <w:rsid w:val="00864D35"/>
    <w:rsid w:val="00886A2C"/>
    <w:rsid w:val="008E02AE"/>
    <w:rsid w:val="008E6AF8"/>
    <w:rsid w:val="009311DB"/>
    <w:rsid w:val="00945471"/>
    <w:rsid w:val="00995F8B"/>
    <w:rsid w:val="009B3C00"/>
    <w:rsid w:val="009C2E7E"/>
    <w:rsid w:val="009E6567"/>
    <w:rsid w:val="00A27695"/>
    <w:rsid w:val="00A530BF"/>
    <w:rsid w:val="00A71F79"/>
    <w:rsid w:val="00AF31C9"/>
    <w:rsid w:val="00B52D4D"/>
    <w:rsid w:val="00BA61B8"/>
    <w:rsid w:val="00BB7CEE"/>
    <w:rsid w:val="00BE5BC5"/>
    <w:rsid w:val="00BE6306"/>
    <w:rsid w:val="00BF3874"/>
    <w:rsid w:val="00C91368"/>
    <w:rsid w:val="00CA7BA8"/>
    <w:rsid w:val="00CB3058"/>
    <w:rsid w:val="00CD1A62"/>
    <w:rsid w:val="00CE26F2"/>
    <w:rsid w:val="00D401F5"/>
    <w:rsid w:val="00E035FC"/>
    <w:rsid w:val="00E05006"/>
    <w:rsid w:val="00E338DE"/>
    <w:rsid w:val="00E405F2"/>
    <w:rsid w:val="00E73B37"/>
    <w:rsid w:val="00EB3666"/>
    <w:rsid w:val="00EC25A7"/>
    <w:rsid w:val="00ED2F1E"/>
    <w:rsid w:val="00F0688F"/>
    <w:rsid w:val="00F543AE"/>
    <w:rsid w:val="00F86345"/>
    <w:rsid w:val="00F949D7"/>
    <w:rsid w:val="00FD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7CDA5A"/>
  <w15:chartTrackingRefBased/>
  <w15:docId w15:val="{AF15E60B-0D16-4ADB-811D-A65D9C1E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비즈폼"/>
    <w:basedOn w:val="a"/>
    <w:rsid w:val="00BA61B8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8E02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E02AE"/>
  </w:style>
  <w:style w:type="paragraph" w:styleId="a5">
    <w:name w:val="footer"/>
    <w:basedOn w:val="a"/>
    <w:link w:val="Char0"/>
    <w:uiPriority w:val="99"/>
    <w:unhideWhenUsed/>
    <w:rsid w:val="008E02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E02AE"/>
  </w:style>
  <w:style w:type="paragraph" w:styleId="a6">
    <w:name w:val="List Paragraph"/>
    <w:basedOn w:val="a"/>
    <w:uiPriority w:val="34"/>
    <w:qFormat/>
    <w:rsid w:val="00693D32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46229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46229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people" Target="people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93fb3ff-615e-4fbe-8e45-d821c2196829">
      <UserInfo>
        <DisplayName>📌HR부문 구성원</DisplayName>
        <AccountId>10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369525508ECC4C8A3D9E8266F1C9D1" ma:contentTypeVersion="6" ma:contentTypeDescription="새 문서를 만듭니다." ma:contentTypeScope="" ma:versionID="eb5b6d9f853b19246ce9982b1e93886a">
  <xsd:schema xmlns:xsd="http://www.w3.org/2001/XMLSchema" xmlns:xs="http://www.w3.org/2001/XMLSchema" xmlns:p="http://schemas.microsoft.com/office/2006/metadata/properties" xmlns:ns2="593fb3ff-615e-4fbe-8e45-d821c2196829" xmlns:ns3="f6c5d145-c81f-44b3-9786-c8adde060f93" targetNamespace="http://schemas.microsoft.com/office/2006/metadata/properties" ma:root="true" ma:fieldsID="7a34c02d3f8d8a2eb32df6f44140a2b4" ns2:_="" ns3:_="">
    <xsd:import namespace="593fb3ff-615e-4fbe-8e45-d821c2196829"/>
    <xsd:import namespace="f6c5d145-c81f-44b3-9786-c8adde060f93"/>
    <xsd:element name="properties">
      <xsd:complexType>
        <xsd:sequence>
          <xsd:element name="documentManagement">
            <xsd:complexType>
              <xsd:all>
                <xsd:element ref="ns2:SharedWithDetails" minOccurs="0"/>
                <xsd:element ref="ns2:SharedWithUser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fb3ff-615e-4fbe-8e45-d821c2196829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9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5d145-c81f-44b3-9786-c8adde060f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D80599-4B80-43DB-9139-AC8205B2CE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663C24-0571-48BF-B66F-F312BEC371FA}">
  <ds:schemaRefs>
    <ds:schemaRef ds:uri="http://schemas.microsoft.com/office/2006/metadata/properties"/>
    <ds:schemaRef ds:uri="http://schemas.microsoft.com/office/infopath/2007/PartnerControls"/>
    <ds:schemaRef ds:uri="593fb3ff-615e-4fbe-8e45-d821c2196829"/>
  </ds:schemaRefs>
</ds:datastoreItem>
</file>

<file path=customXml/itemProps3.xml><?xml version="1.0" encoding="utf-8"?>
<ds:datastoreItem xmlns:ds="http://schemas.openxmlformats.org/officeDocument/2006/customXml" ds:itemID="{B0452BE3-E9A3-4D0C-AD90-0744CDCB8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3fb3ff-615e-4fbe-8e45-d821c2196829"/>
    <ds:schemaRef ds:uri="f6c5d145-c81f-44b3-9786-c8adde060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</dc:creator>
  <cp:keywords/>
  <dc:description/>
  <cp:lastModifiedBy>김현주 (Hyunjoo Kim)</cp:lastModifiedBy>
  <cp:revision>2</cp:revision>
  <cp:lastPrinted>2025-12-23T09:41:00Z</cp:lastPrinted>
  <dcterms:created xsi:type="dcterms:W3CDTF">2025-12-23T23:47:00Z</dcterms:created>
  <dcterms:modified xsi:type="dcterms:W3CDTF">2025-12-23T23:47:00Z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0x010100B7369525508ECC4C8A3D9E8266F1C9D1</vt:lpwstr>
  </property>
</Properties>
</file>