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2328891" w14:textId="3170F212" w:rsidR="00367FD7" w:rsidRPr="00124595" w:rsidRDefault="00C82718" w:rsidP="003529E4">
      <w:pPr>
        <w:pStyle w:val="ab"/>
        <w:spacing w:before="240" w:after="240"/>
        <w:ind w:leftChars="0" w:left="0"/>
        <w:jc w:val="center"/>
        <w:rPr>
          <w:rFonts w:ascii="Noto Sans CJK KR Regular" w:eastAsia="Noto Sans CJK KR Regular" w:hAnsi="Noto Sans CJK KR Regular" w:cs="Arial Unicode MS"/>
          <w:sz w:val="24"/>
          <w:szCs w:val="24"/>
        </w:rPr>
      </w:pPr>
      <w:r w:rsidRPr="00124595">
        <w:rPr>
          <w:rFonts w:ascii="Noto Sans CJK KR Regular" w:eastAsia="Noto Sans CJK KR Regular" w:hAnsi="Noto Sans CJK KR Regular" w:cs="Arial Unicode MS"/>
          <w:sz w:val="24"/>
          <w:szCs w:val="24"/>
        </w:rPr>
        <w:t>(주)</w:t>
      </w:r>
      <w:proofErr w:type="spellStart"/>
      <w:r w:rsidR="00DC508B" w:rsidRPr="00124595">
        <w:rPr>
          <w:rFonts w:ascii="Noto Sans CJK KR Regular" w:eastAsia="Noto Sans CJK KR Regular" w:hAnsi="Noto Sans CJK KR Regular" w:cs="Arial Unicode MS" w:hint="eastAsia"/>
          <w:sz w:val="24"/>
          <w:szCs w:val="24"/>
        </w:rPr>
        <w:t>일룸</w:t>
      </w:r>
      <w:r w:rsidRPr="00124595">
        <w:rPr>
          <w:rFonts w:ascii="Noto Sans CJK KR Regular" w:eastAsia="Noto Sans CJK KR Regular" w:hAnsi="Noto Sans CJK KR Regular" w:cs="Arial Unicode MS"/>
          <w:sz w:val="24"/>
          <w:szCs w:val="24"/>
        </w:rPr>
        <w:t>-</w:t>
      </w:r>
      <w:r w:rsidR="003E238F" w:rsidRPr="00124595">
        <w:rPr>
          <w:rFonts w:ascii="Noto Sans CJK KR Regular" w:eastAsia="Noto Sans CJK KR Regular" w:hAnsi="Noto Sans CJK KR Regular" w:cs="Arial Unicode MS" w:hint="eastAsia"/>
          <w:sz w:val="24"/>
          <w:szCs w:val="24"/>
        </w:rPr>
        <w:t>데스커</w:t>
      </w:r>
      <w:proofErr w:type="spellEnd"/>
      <w:r w:rsidR="003E238F" w:rsidRPr="00124595">
        <w:rPr>
          <w:rFonts w:ascii="Noto Sans CJK KR Regular" w:eastAsia="Noto Sans CJK KR Regular" w:hAnsi="Noto Sans CJK KR Regular" w:cs="Arial Unicode MS"/>
          <w:sz w:val="24"/>
          <w:szCs w:val="24"/>
        </w:rPr>
        <w:t xml:space="preserve"> </w:t>
      </w:r>
      <w:r w:rsidR="00FE5954" w:rsidRPr="00124595">
        <w:rPr>
          <w:rFonts w:ascii="Noto Sans CJK KR Regular" w:eastAsia="Noto Sans CJK KR Regular" w:hAnsi="Noto Sans CJK KR Regular" w:cs="Arial Unicode MS"/>
          <w:sz w:val="24"/>
          <w:szCs w:val="24"/>
        </w:rPr>
        <w:t xml:space="preserve">DESKER MATE </w:t>
      </w:r>
      <w:r w:rsidR="00FE5954" w:rsidRPr="00124595">
        <w:rPr>
          <w:rFonts w:ascii="Noto Sans CJK KR Regular" w:eastAsia="Noto Sans CJK KR Regular" w:hAnsi="Noto Sans CJK KR Regular" w:cs="Arial Unicode MS" w:hint="eastAsia"/>
          <w:sz w:val="24"/>
          <w:szCs w:val="24"/>
        </w:rPr>
        <w:t>위탁거래</w:t>
      </w:r>
      <w:r w:rsidR="003E238F" w:rsidRPr="00124595">
        <w:rPr>
          <w:rFonts w:ascii="Noto Sans CJK KR Regular" w:eastAsia="Noto Sans CJK KR Regular" w:hAnsi="Noto Sans CJK KR Regular" w:cs="Arial Unicode MS"/>
          <w:sz w:val="24"/>
          <w:szCs w:val="24"/>
        </w:rPr>
        <w:t xml:space="preserve"> </w:t>
      </w:r>
      <w:r w:rsidR="003E238F" w:rsidRPr="00124595">
        <w:rPr>
          <w:rFonts w:ascii="Noto Sans CJK KR Regular" w:eastAsia="Noto Sans CJK KR Regular" w:hAnsi="Noto Sans CJK KR Regular" w:cs="Arial Unicode MS" w:hint="eastAsia"/>
          <w:sz w:val="24"/>
          <w:szCs w:val="24"/>
        </w:rPr>
        <w:t>계약</w:t>
      </w:r>
    </w:p>
    <w:p w14:paraId="00000001" w14:textId="0173D252" w:rsidR="00D238D8" w:rsidRPr="00124595" w:rsidRDefault="00CA03E4">
      <w:pPr>
        <w:spacing w:before="240" w:after="240"/>
        <w:rPr>
          <w:rFonts w:ascii="Noto Sans CJK KR Regular" w:eastAsia="Noto Sans CJK KR Regular" w:hAnsi="Noto Sans CJK KR Regular"/>
          <w:sz w:val="18"/>
          <w:szCs w:val="18"/>
        </w:rPr>
      </w:pPr>
      <w:proofErr w:type="gramStart"/>
      <w:r w:rsidRPr="00124595">
        <w:rPr>
          <w:rFonts w:ascii="Noto Sans CJK KR Regular" w:eastAsia="Noto Sans CJK KR Regular" w:hAnsi="Noto Sans CJK KR Regular" w:cs="Arial Unicode MS" w:hint="eastAsia"/>
          <w:sz w:val="18"/>
          <w:szCs w:val="18"/>
        </w:rPr>
        <w:t>제</w:t>
      </w:r>
      <w:r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 xml:space="preserve"> 1</w:t>
      </w:r>
      <w:proofErr w:type="gramEnd"/>
      <w:r w:rsidRPr="00124595">
        <w:rPr>
          <w:rFonts w:ascii="Noto Sans CJK KR Regular" w:eastAsia="Noto Sans CJK KR Regular" w:hAnsi="Noto Sans CJK KR Regular" w:cs="Arial Unicode MS" w:hint="eastAsia"/>
          <w:sz w:val="18"/>
          <w:szCs w:val="18"/>
        </w:rPr>
        <w:t>조</w:t>
      </w:r>
      <w:r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 xml:space="preserve"> </w:t>
      </w:r>
      <w:r w:rsidR="005761CA"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>(</w:t>
      </w:r>
      <w:r w:rsidR="00DC508B" w:rsidRPr="00124595">
        <w:rPr>
          <w:rFonts w:ascii="Noto Sans CJK KR Regular" w:eastAsia="Noto Sans CJK KR Regular" w:hAnsi="Noto Sans CJK KR Regular" w:cs="Arial Unicode MS" w:hint="eastAsia"/>
          <w:sz w:val="18"/>
          <w:szCs w:val="18"/>
        </w:rPr>
        <w:t>용어</w:t>
      </w:r>
      <w:r w:rsidR="005761CA"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>의 정의)</w:t>
      </w:r>
    </w:p>
    <w:p w14:paraId="00000002" w14:textId="6375CD13" w:rsidR="00D238D8" w:rsidRPr="00124595" w:rsidRDefault="005761CA" w:rsidP="003529E4">
      <w:pPr>
        <w:numPr>
          <w:ilvl w:val="0"/>
          <w:numId w:val="2"/>
        </w:numPr>
        <w:rPr>
          <w:rFonts w:ascii="Noto Sans CJK KR Regular" w:eastAsia="Noto Sans CJK KR Regular" w:hAnsi="Noto Sans CJK KR Regular" w:cs="Times New Roman"/>
          <w:sz w:val="18"/>
          <w:szCs w:val="18"/>
        </w:rPr>
      </w:pPr>
      <w:r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 xml:space="preserve"> “</w:t>
      </w:r>
      <w:r w:rsidR="00FE5954"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>DESKER MATE</w:t>
      </w:r>
      <w:proofErr w:type="gramStart"/>
      <w:r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>” :</w:t>
      </w:r>
      <w:proofErr w:type="gramEnd"/>
      <w:r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 xml:space="preserve"> (주)</w:t>
      </w:r>
      <w:proofErr w:type="spellStart"/>
      <w:r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>일룸</w:t>
      </w:r>
      <w:proofErr w:type="spellEnd"/>
      <w:r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 xml:space="preserve"> </w:t>
      </w:r>
      <w:proofErr w:type="spellStart"/>
      <w:r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>데스커와</w:t>
      </w:r>
      <w:proofErr w:type="spellEnd"/>
      <w:r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 xml:space="preserve">  </w:t>
      </w:r>
      <w:r w:rsidR="002E2F2E" w:rsidRPr="00124595">
        <w:rPr>
          <w:rFonts w:ascii="Noto Sans CJK KR Regular" w:eastAsia="Noto Sans CJK KR Regular" w:hAnsi="Noto Sans CJK KR Regular" w:cs="Times New Roman" w:hint="eastAsia"/>
          <w:sz w:val="18"/>
          <w:szCs w:val="18"/>
        </w:rPr>
        <w:t>본</w:t>
      </w:r>
      <w:r w:rsidR="002E2F2E"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 xml:space="preserve"> </w:t>
      </w:r>
      <w:r w:rsidR="00FE5954"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 xml:space="preserve">DESKER </w:t>
      </w:r>
      <w:proofErr w:type="spellStart"/>
      <w:r w:rsidR="00FE5954"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>MATE</w:t>
      </w:r>
      <w:r w:rsidR="002E2F2E" w:rsidRPr="00124595">
        <w:rPr>
          <w:rFonts w:ascii="Noto Sans CJK KR Regular" w:eastAsia="Noto Sans CJK KR Regular" w:hAnsi="Noto Sans CJK KR Regular" w:cs="Times New Roman" w:hint="eastAsia"/>
          <w:sz w:val="18"/>
          <w:szCs w:val="18"/>
        </w:rPr>
        <w:t>위탁거래</w:t>
      </w:r>
      <w:proofErr w:type="spellEnd"/>
      <w:r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 xml:space="preserve"> 계약을 맺어 </w:t>
      </w:r>
      <w:proofErr w:type="spellStart"/>
      <w:r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>데스커</w:t>
      </w:r>
      <w:proofErr w:type="spellEnd"/>
      <w:r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 xml:space="preserve"> 회원</w:t>
      </w:r>
      <w:r w:rsidR="00FE5954"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>(</w:t>
      </w:r>
      <w:proofErr w:type="spellStart"/>
      <w:r w:rsidR="00FE5954"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>Biz</w:t>
      </w:r>
      <w:proofErr w:type="spellEnd"/>
      <w:r w:rsidR="00FE5954"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 xml:space="preserve"> DESKERS) </w:t>
      </w:r>
      <w:r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>에게 용역 서비스를 제공하고 이를 대가로 (주)</w:t>
      </w:r>
      <w:proofErr w:type="spellStart"/>
      <w:r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>일룸-DESKER에게</w:t>
      </w:r>
      <w:proofErr w:type="spellEnd"/>
      <w:r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 xml:space="preserve"> 용역수수료를 지급받는 자</w:t>
      </w:r>
    </w:p>
    <w:p w14:paraId="00000003" w14:textId="41497307" w:rsidR="00D238D8" w:rsidRPr="00124595" w:rsidRDefault="002217B4" w:rsidP="003529E4">
      <w:pPr>
        <w:numPr>
          <w:ilvl w:val="0"/>
          <w:numId w:val="2"/>
        </w:numPr>
        <w:rPr>
          <w:rFonts w:ascii="Noto Sans CJK KR Regular" w:eastAsia="Noto Sans CJK KR Regular" w:hAnsi="Noto Sans CJK KR Regular" w:cs="Times New Roman"/>
          <w:sz w:val="18"/>
          <w:szCs w:val="18"/>
        </w:rPr>
      </w:pPr>
      <w:r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>"</w:t>
      </w:r>
      <w:proofErr w:type="spellStart"/>
      <w:r w:rsidR="00FE5954"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>Biz</w:t>
      </w:r>
      <w:proofErr w:type="spellEnd"/>
      <w:r w:rsidR="00FE5954"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 xml:space="preserve"> DESKERS</w:t>
      </w:r>
      <w:r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>"</w:t>
      </w:r>
      <w:r w:rsidR="005761CA"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 xml:space="preserve">: </w:t>
      </w:r>
      <w:proofErr w:type="spellStart"/>
      <w:r w:rsidR="005761CA"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>데스커</w:t>
      </w:r>
      <w:proofErr w:type="spellEnd"/>
      <w:r w:rsidR="005761CA"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 xml:space="preserve"> 홈페이지</w:t>
      </w:r>
      <w:r w:rsidR="00B5569E"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>(</w:t>
      </w:r>
      <w:r w:rsidR="00F12CEB"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>https://www.desker.co.kr</w:t>
      </w:r>
      <w:r w:rsidR="001640B2"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>)</w:t>
      </w:r>
      <w:proofErr w:type="gramStart"/>
      <w:r w:rsidR="005761CA"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>에</w:t>
      </w:r>
      <w:r w:rsidR="00FE5954" w:rsidRPr="00124595">
        <w:rPr>
          <w:rFonts w:ascii="Noto Sans CJK KR Regular" w:eastAsia="Noto Sans CJK KR Regular" w:hAnsi="Noto Sans CJK KR Regular" w:cs="Times New Roman" w:hint="eastAsia"/>
          <w:sz w:val="18"/>
          <w:szCs w:val="18"/>
        </w:rPr>
        <w:t>서</w:t>
      </w:r>
      <w:r w:rsidR="00FE5954"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 xml:space="preserve"> </w:t>
      </w:r>
      <w:r w:rsidR="005761CA"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 xml:space="preserve"> </w:t>
      </w:r>
      <w:proofErr w:type="spellStart"/>
      <w:r w:rsidR="00FE5954"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>Biz</w:t>
      </w:r>
      <w:proofErr w:type="spellEnd"/>
      <w:proofErr w:type="gramEnd"/>
      <w:r w:rsidR="00FE5954"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 xml:space="preserve"> DESEKRS(기업전용) 회원유형을 선택하여 </w:t>
      </w:r>
      <w:r w:rsidR="005761CA"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>가입</w:t>
      </w:r>
      <w:ins w:id="0" w:author="정영재 (Youngjae Jeong)" w:date="2026-01-06T12:29:00Z">
        <w:r w:rsidR="00127311">
          <w:rPr>
            <w:rFonts w:ascii="Noto Sans CJK KR Regular" w:eastAsia="Noto Sans CJK KR Regular" w:hAnsi="Noto Sans CJK KR Regular" w:cs="Times New Roman" w:hint="eastAsia"/>
            <w:sz w:val="18"/>
            <w:szCs w:val="18"/>
          </w:rPr>
          <w:t>한 회원</w:t>
        </w:r>
      </w:ins>
      <w:r w:rsidR="00FE5954"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 xml:space="preserve"> </w:t>
      </w:r>
      <w:del w:id="1" w:author="정영재 (Youngjae Jeong)" w:date="2026-01-06T12:29:00Z">
        <w:r w:rsidR="00FE5954" w:rsidRPr="00124595" w:rsidDel="00127311">
          <w:rPr>
            <w:rFonts w:ascii="Noto Sans CJK KR Regular" w:eastAsia="Noto Sans CJK KR Regular" w:hAnsi="Noto Sans CJK KR Regular" w:cs="Times New Roman"/>
            <w:sz w:val="18"/>
            <w:szCs w:val="18"/>
          </w:rPr>
          <w:delText xml:space="preserve">후, PLANNING SERVICE Pro </w:delText>
        </w:r>
        <w:r w:rsidR="005761CA" w:rsidRPr="00124595" w:rsidDel="00127311">
          <w:rPr>
            <w:rFonts w:ascii="Noto Sans CJK KR Regular" w:eastAsia="Noto Sans CJK KR Regular" w:hAnsi="Noto Sans CJK KR Regular" w:cs="Times New Roman"/>
            <w:sz w:val="18"/>
            <w:szCs w:val="18"/>
          </w:rPr>
          <w:delText xml:space="preserve">서비스를 제공받는 </w:delText>
        </w:r>
        <w:r w:rsidR="00FE5954" w:rsidRPr="00124595" w:rsidDel="00127311">
          <w:rPr>
            <w:rFonts w:ascii="Noto Sans CJK KR Regular" w:eastAsia="Noto Sans CJK KR Regular" w:hAnsi="Noto Sans CJK KR Regular" w:cs="Times New Roman" w:hint="eastAsia"/>
            <w:sz w:val="18"/>
            <w:szCs w:val="18"/>
          </w:rPr>
          <w:delText>기업전용</w:delText>
        </w:r>
        <w:r w:rsidR="00FE5954" w:rsidRPr="00124595" w:rsidDel="00127311">
          <w:rPr>
            <w:rFonts w:ascii="Noto Sans CJK KR Regular" w:eastAsia="Noto Sans CJK KR Regular" w:hAnsi="Noto Sans CJK KR Regular" w:cs="Times New Roman"/>
            <w:sz w:val="18"/>
            <w:szCs w:val="18"/>
          </w:rPr>
          <w:delText xml:space="preserve"> 서비스 </w:delText>
        </w:r>
        <w:r w:rsidR="00FE5954" w:rsidRPr="00124595" w:rsidDel="00127311">
          <w:rPr>
            <w:rFonts w:ascii="Noto Sans CJK KR Regular" w:eastAsia="Noto Sans CJK KR Regular" w:hAnsi="Noto Sans CJK KR Regular" w:cs="Times New Roman" w:hint="eastAsia"/>
            <w:sz w:val="18"/>
            <w:szCs w:val="18"/>
          </w:rPr>
          <w:delText>회원</w:delText>
        </w:r>
        <w:r w:rsidR="00FE5954" w:rsidRPr="00124595" w:rsidDel="00127311">
          <w:rPr>
            <w:rFonts w:ascii="Noto Sans CJK KR Regular" w:eastAsia="Noto Sans CJK KR Regular" w:hAnsi="Noto Sans CJK KR Regular" w:cs="Times New Roman"/>
            <w:sz w:val="18"/>
            <w:szCs w:val="18"/>
          </w:rPr>
          <w:delText xml:space="preserve"> </w:delText>
        </w:r>
      </w:del>
      <w:r w:rsidR="00FE5954"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 xml:space="preserve">(이하 계약서에서 BIZ DESKERS 또는 회원이라 </w:t>
      </w:r>
      <w:proofErr w:type="spellStart"/>
      <w:r w:rsidR="00FE5954" w:rsidRPr="00124595">
        <w:rPr>
          <w:rFonts w:ascii="Noto Sans CJK KR Regular" w:eastAsia="Noto Sans CJK KR Regular" w:hAnsi="Noto Sans CJK KR Regular" w:cs="Times New Roman" w:hint="eastAsia"/>
          <w:sz w:val="18"/>
          <w:szCs w:val="18"/>
        </w:rPr>
        <w:t>명칭함</w:t>
      </w:r>
      <w:proofErr w:type="spellEnd"/>
      <w:r w:rsidR="00FE5954"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>)</w:t>
      </w:r>
    </w:p>
    <w:p w14:paraId="197FA210" w14:textId="412845C2" w:rsidR="001C7215" w:rsidRDefault="00650C80" w:rsidP="003529E4">
      <w:pPr>
        <w:numPr>
          <w:ilvl w:val="0"/>
          <w:numId w:val="2"/>
        </w:numPr>
        <w:rPr>
          <w:ins w:id="2" w:author="윤현정 (Hyunjeong Yoon)" w:date="2026-02-26T10:30:00Z"/>
          <w:rFonts w:ascii="Noto Sans CJK KR Regular" w:eastAsia="Noto Sans CJK KR Regular" w:hAnsi="Noto Sans CJK KR Regular" w:cs="Times New Roman"/>
          <w:sz w:val="18"/>
          <w:szCs w:val="18"/>
        </w:rPr>
      </w:pPr>
      <w:r w:rsidRPr="00124595">
        <w:rPr>
          <w:rFonts w:ascii="Noto Sans CJK KR Regular" w:eastAsia="Noto Sans CJK KR Regular" w:hAnsi="Noto Sans CJK KR Regular" w:cs="Times New Roman" w:hint="eastAsia"/>
          <w:sz w:val="18"/>
          <w:szCs w:val="18"/>
        </w:rPr>
        <w:t>㈜</w:t>
      </w:r>
      <w:proofErr w:type="spellStart"/>
      <w:r w:rsidR="001C7215" w:rsidRPr="00124595">
        <w:rPr>
          <w:rFonts w:ascii="Noto Sans CJK KR Regular" w:eastAsia="Noto Sans CJK KR Regular" w:hAnsi="Noto Sans CJK KR Regular" w:cs="Times New Roman" w:hint="eastAsia"/>
          <w:sz w:val="18"/>
          <w:szCs w:val="18"/>
        </w:rPr>
        <w:t>일룸</w:t>
      </w:r>
      <w:proofErr w:type="spellEnd"/>
      <w:r w:rsidR="001C7215"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>-</w:t>
      </w:r>
      <w:proofErr w:type="gramStart"/>
      <w:r w:rsidR="001C7215"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>DESKER :</w:t>
      </w:r>
      <w:proofErr w:type="gramEnd"/>
      <w:r w:rsidR="001C7215"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 xml:space="preserve"> </w:t>
      </w:r>
      <w:r w:rsidR="00AA0E15" w:rsidRPr="00124595">
        <w:rPr>
          <w:rFonts w:ascii="Noto Sans CJK KR Regular" w:eastAsia="Noto Sans CJK KR Regular" w:hAnsi="Noto Sans CJK KR Regular" w:cs="Times New Roman" w:hint="eastAsia"/>
          <w:sz w:val="18"/>
          <w:szCs w:val="18"/>
        </w:rPr>
        <w:t>회원</w:t>
      </w:r>
      <w:r w:rsidR="001C7215" w:rsidRPr="00124595">
        <w:rPr>
          <w:rFonts w:ascii="Noto Sans CJK KR Regular" w:eastAsia="Noto Sans CJK KR Regular" w:hAnsi="Noto Sans CJK KR Regular" w:cs="Times New Roman" w:hint="eastAsia"/>
          <w:sz w:val="18"/>
          <w:szCs w:val="18"/>
        </w:rPr>
        <w:t>이</w:t>
      </w:r>
      <w:r w:rsidR="001C7215"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 xml:space="preserve"> </w:t>
      </w:r>
      <w:r w:rsidR="001C7215" w:rsidRPr="00124595">
        <w:rPr>
          <w:rFonts w:ascii="Noto Sans CJK KR Regular" w:eastAsia="Noto Sans CJK KR Regular" w:hAnsi="Noto Sans CJK KR Regular" w:cs="Times New Roman" w:hint="eastAsia"/>
          <w:sz w:val="18"/>
          <w:szCs w:val="18"/>
        </w:rPr>
        <w:t>제품을</w:t>
      </w:r>
      <w:r w:rsidR="001C7215"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 xml:space="preserve"> </w:t>
      </w:r>
      <w:r w:rsidR="00293BED" w:rsidRPr="00124595">
        <w:rPr>
          <w:rFonts w:ascii="Noto Sans CJK KR Regular" w:eastAsia="Noto Sans CJK KR Regular" w:hAnsi="Noto Sans CJK KR Regular" w:cs="Times New Roman" w:hint="eastAsia"/>
          <w:sz w:val="18"/>
          <w:szCs w:val="18"/>
        </w:rPr>
        <w:t>직접</w:t>
      </w:r>
      <w:r w:rsidR="00293BED"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 xml:space="preserve"> </w:t>
      </w:r>
      <w:r w:rsidR="001C7215" w:rsidRPr="00124595">
        <w:rPr>
          <w:rFonts w:ascii="Noto Sans CJK KR Regular" w:eastAsia="Noto Sans CJK KR Regular" w:hAnsi="Noto Sans CJK KR Regular" w:cs="Times New Roman" w:hint="eastAsia"/>
          <w:sz w:val="18"/>
          <w:szCs w:val="18"/>
        </w:rPr>
        <w:t>주문</w:t>
      </w:r>
      <w:r w:rsidR="00293BED" w:rsidRPr="00124595">
        <w:rPr>
          <w:rFonts w:ascii="Noto Sans CJK KR Regular" w:eastAsia="Noto Sans CJK KR Regular" w:hAnsi="Noto Sans CJK KR Regular" w:cs="Times New Roman" w:hint="eastAsia"/>
          <w:sz w:val="18"/>
          <w:szCs w:val="18"/>
        </w:rPr>
        <w:t>하거나</w:t>
      </w:r>
      <w:r w:rsidR="00293BED"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 xml:space="preserve"> DESKER </w:t>
      </w:r>
      <w:proofErr w:type="spellStart"/>
      <w:r w:rsidR="00293BED"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>MATE를</w:t>
      </w:r>
      <w:proofErr w:type="spellEnd"/>
      <w:r w:rsidR="00293BED"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 xml:space="preserve"> 통해 제품상담을 </w:t>
      </w:r>
      <w:r w:rsidR="00293BED" w:rsidRPr="00124595">
        <w:rPr>
          <w:rFonts w:ascii="Noto Sans CJK KR Regular" w:eastAsia="Noto Sans CJK KR Regular" w:hAnsi="Noto Sans CJK KR Regular" w:cs="Times New Roman" w:hint="eastAsia"/>
          <w:sz w:val="18"/>
          <w:szCs w:val="18"/>
        </w:rPr>
        <w:t>할</w:t>
      </w:r>
      <w:r w:rsidR="00293BED"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 xml:space="preserve"> 수 있는 </w:t>
      </w:r>
      <w:r w:rsidR="001C7215"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 xml:space="preserve"> </w:t>
      </w:r>
      <w:proofErr w:type="spellStart"/>
      <w:r w:rsidR="001640B2" w:rsidRPr="00124595">
        <w:rPr>
          <w:rFonts w:ascii="Noto Sans CJK KR Regular" w:eastAsia="Noto Sans CJK KR Regular" w:hAnsi="Noto Sans CJK KR Regular" w:cs="Times New Roman" w:hint="eastAsia"/>
          <w:sz w:val="18"/>
          <w:szCs w:val="18"/>
        </w:rPr>
        <w:t>데스커</w:t>
      </w:r>
      <w:proofErr w:type="spellEnd"/>
      <w:r w:rsidR="00293BED"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 xml:space="preserve"> </w:t>
      </w:r>
      <w:r w:rsidR="001C7215" w:rsidRPr="00124595">
        <w:rPr>
          <w:rFonts w:ascii="Noto Sans CJK KR Regular" w:eastAsia="Noto Sans CJK KR Regular" w:hAnsi="Noto Sans CJK KR Regular" w:cs="Times New Roman" w:hint="eastAsia"/>
          <w:sz w:val="18"/>
          <w:szCs w:val="18"/>
        </w:rPr>
        <w:t>홈페이지를</w:t>
      </w:r>
      <w:r w:rsidR="001C7215"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 xml:space="preserve"> </w:t>
      </w:r>
      <w:r w:rsidR="001C7215" w:rsidRPr="00124595">
        <w:rPr>
          <w:rFonts w:ascii="Noto Sans CJK KR Regular" w:eastAsia="Noto Sans CJK KR Regular" w:hAnsi="Noto Sans CJK KR Regular" w:cs="Times New Roman" w:hint="eastAsia"/>
          <w:sz w:val="18"/>
          <w:szCs w:val="18"/>
        </w:rPr>
        <w:t>운영하고</w:t>
      </w:r>
      <w:r w:rsidR="001C7215"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 xml:space="preserve"> </w:t>
      </w:r>
      <w:r w:rsidR="001C7215" w:rsidRPr="00124595">
        <w:rPr>
          <w:rFonts w:ascii="Noto Sans CJK KR Regular" w:eastAsia="Noto Sans CJK KR Regular" w:hAnsi="Noto Sans CJK KR Regular" w:cs="Times New Roman" w:hint="eastAsia"/>
          <w:sz w:val="18"/>
          <w:szCs w:val="18"/>
        </w:rPr>
        <w:t>해당</w:t>
      </w:r>
      <w:r w:rsidR="001C7215"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 xml:space="preserve"> </w:t>
      </w:r>
      <w:r w:rsidR="001C7215" w:rsidRPr="00124595">
        <w:rPr>
          <w:rFonts w:ascii="Noto Sans CJK KR Regular" w:eastAsia="Noto Sans CJK KR Regular" w:hAnsi="Noto Sans CJK KR Regular" w:cs="Times New Roman" w:hint="eastAsia"/>
          <w:sz w:val="18"/>
          <w:szCs w:val="18"/>
        </w:rPr>
        <w:t>홈페이지의</w:t>
      </w:r>
      <w:r w:rsidR="001C7215"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 xml:space="preserve"> </w:t>
      </w:r>
      <w:r w:rsidR="001C7215" w:rsidRPr="00124595">
        <w:rPr>
          <w:rFonts w:ascii="Noto Sans CJK KR Regular" w:eastAsia="Noto Sans CJK KR Regular" w:hAnsi="Noto Sans CJK KR Regular" w:cs="Times New Roman" w:hint="eastAsia"/>
          <w:sz w:val="18"/>
          <w:szCs w:val="18"/>
        </w:rPr>
        <w:t>제품을</w:t>
      </w:r>
      <w:r w:rsidR="001C7215"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 xml:space="preserve"> </w:t>
      </w:r>
      <w:r w:rsidR="001C7215" w:rsidRPr="00124595">
        <w:rPr>
          <w:rFonts w:ascii="Noto Sans CJK KR Regular" w:eastAsia="Noto Sans CJK KR Regular" w:hAnsi="Noto Sans CJK KR Regular" w:cs="Times New Roman" w:hint="eastAsia"/>
          <w:sz w:val="18"/>
          <w:szCs w:val="18"/>
        </w:rPr>
        <w:t>판매</w:t>
      </w:r>
      <w:r w:rsidR="001C7215"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 xml:space="preserve">, </w:t>
      </w:r>
      <w:r w:rsidR="001C7215" w:rsidRPr="00124595">
        <w:rPr>
          <w:rFonts w:ascii="Noto Sans CJK KR Regular" w:eastAsia="Noto Sans CJK KR Regular" w:hAnsi="Noto Sans CJK KR Regular" w:cs="Times New Roman" w:hint="eastAsia"/>
          <w:sz w:val="18"/>
          <w:szCs w:val="18"/>
        </w:rPr>
        <w:t>공급하는</w:t>
      </w:r>
      <w:r w:rsidR="001C7215"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 xml:space="preserve"> 주체</w:t>
      </w:r>
      <w:r w:rsidR="00BB42FC" w:rsidRPr="00124595">
        <w:rPr>
          <w:rFonts w:ascii="Noto Sans CJK KR Regular" w:eastAsia="Noto Sans CJK KR Regular" w:hAnsi="Noto Sans CJK KR Regular" w:cs="Times New Roman" w:hint="eastAsia"/>
          <w:sz w:val="18"/>
          <w:szCs w:val="18"/>
        </w:rPr>
        <w:t>로</w:t>
      </w:r>
      <w:r w:rsidR="0094255F"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 xml:space="preserve"> 서비스와 상품 제공을 위한 인터넷 상거래 사이트 또는,  웹사이트, </w:t>
      </w:r>
      <w:proofErr w:type="spellStart"/>
      <w:r w:rsidR="00A23160" w:rsidRPr="00124595">
        <w:rPr>
          <w:rFonts w:ascii="Noto Sans CJK KR Regular" w:eastAsia="Noto Sans CJK KR Regular" w:hAnsi="Noto Sans CJK KR Regular" w:cs="Times New Roman" w:hint="eastAsia"/>
          <w:sz w:val="18"/>
          <w:szCs w:val="18"/>
        </w:rPr>
        <w:t>데스커</w:t>
      </w:r>
      <w:proofErr w:type="spellEnd"/>
      <w:r w:rsidR="00A23160"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 xml:space="preserve"> </w:t>
      </w:r>
      <w:proofErr w:type="spellStart"/>
      <w:r w:rsidR="00A23160" w:rsidRPr="00124595">
        <w:rPr>
          <w:rFonts w:ascii="Noto Sans CJK KR Regular" w:eastAsia="Noto Sans CJK KR Regular" w:hAnsi="Noto Sans CJK KR Regular" w:cs="Times New Roman" w:hint="eastAsia"/>
          <w:sz w:val="18"/>
          <w:szCs w:val="18"/>
        </w:rPr>
        <w:t>커넥트플러스</w:t>
      </w:r>
      <w:proofErr w:type="spellEnd"/>
      <w:r w:rsidR="00A23160"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 xml:space="preserve"> </w:t>
      </w:r>
      <w:r w:rsidR="00BB42FC" w:rsidRPr="00124595">
        <w:rPr>
          <w:rFonts w:ascii="Noto Sans CJK KR Regular" w:eastAsia="Noto Sans CJK KR Regular" w:hAnsi="Noto Sans CJK KR Regular" w:cs="Times New Roman" w:hint="eastAsia"/>
          <w:sz w:val="18"/>
          <w:szCs w:val="18"/>
        </w:rPr>
        <w:t>등을</w:t>
      </w:r>
      <w:r w:rsidR="0094255F"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 xml:space="preserve"> 운영하는 사업자</w:t>
      </w:r>
    </w:p>
    <w:p w14:paraId="4108F2C0" w14:textId="44F587CC" w:rsidR="00F53652" w:rsidRDefault="00AF1460" w:rsidP="003529E4">
      <w:pPr>
        <w:numPr>
          <w:ilvl w:val="0"/>
          <w:numId w:val="2"/>
        </w:numPr>
        <w:rPr>
          <w:ins w:id="3" w:author="윤현정 (Hyunjeong Yoon)" w:date="2026-02-26T10:34:00Z"/>
          <w:rFonts w:ascii="Noto Sans CJK KR Regular" w:eastAsia="Noto Sans CJK KR Regular" w:hAnsi="Noto Sans CJK KR Regular" w:cs="Times New Roman"/>
          <w:sz w:val="18"/>
          <w:szCs w:val="18"/>
        </w:rPr>
      </w:pPr>
      <w:ins w:id="4" w:author="윤현정 (Hyunjeong Yoon)" w:date="2026-02-26T10:30:00Z">
        <w:r>
          <w:rPr>
            <w:rFonts w:ascii="Noto Sans CJK KR Regular" w:eastAsia="Noto Sans CJK KR Regular" w:hAnsi="Noto Sans CJK KR Regular" w:cs="Times New Roman" w:hint="eastAsia"/>
            <w:sz w:val="18"/>
            <w:szCs w:val="18"/>
          </w:rPr>
          <w:t>[</w:t>
        </w:r>
      </w:ins>
      <w:commentRangeStart w:id="5"/>
      <w:ins w:id="6" w:author="윤현정 (Hyunjeong Yoon)" w:date="2026-02-26T10:31:00Z">
        <w:r>
          <w:rPr>
            <w:rFonts w:ascii="Noto Sans CJK KR Regular" w:eastAsia="Noto Sans CJK KR Regular" w:hAnsi="Noto Sans CJK KR Regular" w:cs="Times New Roman" w:hint="eastAsia"/>
            <w:sz w:val="18"/>
            <w:szCs w:val="18"/>
          </w:rPr>
          <w:t>__________________</w:t>
        </w:r>
      </w:ins>
      <w:commentRangeEnd w:id="5"/>
      <w:r>
        <w:rPr>
          <w:rStyle w:val="a9"/>
        </w:rPr>
        <w:commentReference w:id="5"/>
      </w:r>
      <w:ins w:id="7" w:author="윤현정 (Hyunjeong Yoon)" w:date="2026-02-26T10:31:00Z">
        <w:r>
          <w:rPr>
            <w:rFonts w:ascii="Noto Sans CJK KR Regular" w:eastAsia="Noto Sans CJK KR Regular" w:hAnsi="Noto Sans CJK KR Regular" w:cs="Times New Roman" w:hint="eastAsia"/>
            <w:sz w:val="18"/>
            <w:szCs w:val="18"/>
          </w:rPr>
          <w:t>_</w:t>
        </w:r>
      </w:ins>
      <w:proofErr w:type="gramStart"/>
      <w:ins w:id="8" w:author="윤현정 (Hyunjeong Yoon)" w:date="2026-02-26T10:30:00Z">
        <w:r>
          <w:rPr>
            <w:rFonts w:ascii="Noto Sans CJK KR Regular" w:eastAsia="Noto Sans CJK KR Regular" w:hAnsi="Noto Sans CJK KR Regular" w:cs="Times New Roman" w:hint="eastAsia"/>
            <w:sz w:val="18"/>
            <w:szCs w:val="18"/>
          </w:rPr>
          <w:t>]</w:t>
        </w:r>
      </w:ins>
      <w:ins w:id="9" w:author="윤현정 (Hyunjeong Yoon)" w:date="2026-02-26T10:31:00Z">
        <w:r>
          <w:rPr>
            <w:rFonts w:ascii="Noto Sans CJK KR Regular" w:eastAsia="Noto Sans CJK KR Regular" w:hAnsi="Noto Sans CJK KR Regular" w:cs="Times New Roman" w:hint="eastAsia"/>
            <w:sz w:val="18"/>
            <w:szCs w:val="18"/>
          </w:rPr>
          <w:t xml:space="preserve"> :</w:t>
        </w:r>
        <w:proofErr w:type="gramEnd"/>
        <w:r>
          <w:rPr>
            <w:rFonts w:ascii="Noto Sans CJK KR Regular" w:eastAsia="Noto Sans CJK KR Regular" w:hAnsi="Noto Sans CJK KR Regular" w:cs="Times New Roman" w:hint="eastAsia"/>
            <w:sz w:val="18"/>
            <w:szCs w:val="18"/>
          </w:rPr>
          <w:t xml:space="preserve"> “DESKER </w:t>
        </w:r>
        <w:proofErr w:type="spellStart"/>
        <w:r>
          <w:rPr>
            <w:rFonts w:ascii="Noto Sans CJK KR Regular" w:eastAsia="Noto Sans CJK KR Regular" w:hAnsi="Noto Sans CJK KR Regular" w:cs="Times New Roman" w:hint="eastAsia"/>
            <w:sz w:val="18"/>
            <w:szCs w:val="18"/>
          </w:rPr>
          <w:t>MATE”가</w:t>
        </w:r>
        <w:proofErr w:type="spellEnd"/>
        <w:r>
          <w:rPr>
            <w:rFonts w:ascii="Noto Sans CJK KR Regular" w:eastAsia="Noto Sans CJK KR Regular" w:hAnsi="Noto Sans CJK KR Regular" w:cs="Times New Roman" w:hint="eastAsia"/>
            <w:sz w:val="18"/>
            <w:szCs w:val="18"/>
          </w:rPr>
          <w:t xml:space="preserve"> 발송한 코드번호를 </w:t>
        </w:r>
      </w:ins>
      <w:ins w:id="10" w:author="윤현정 (Hyunjeong Yoon)" w:date="2026-02-26T10:32:00Z">
        <w:r>
          <w:rPr>
            <w:rFonts w:ascii="Noto Sans CJK KR Regular" w:eastAsia="Noto Sans CJK KR Regular" w:hAnsi="Noto Sans CJK KR Regular" w:cs="Times New Roman" w:hint="eastAsia"/>
            <w:sz w:val="18"/>
            <w:szCs w:val="18"/>
          </w:rPr>
          <w:t xml:space="preserve">통해 가입한 </w:t>
        </w:r>
        <w:proofErr w:type="spellStart"/>
        <w:r>
          <w:rPr>
            <w:rFonts w:ascii="Noto Sans CJK KR Regular" w:eastAsia="Noto Sans CJK KR Regular" w:hAnsi="Noto Sans CJK KR Regular" w:cs="Times New Roman" w:hint="eastAsia"/>
            <w:sz w:val="18"/>
            <w:szCs w:val="18"/>
          </w:rPr>
          <w:t>Biz</w:t>
        </w:r>
        <w:proofErr w:type="spellEnd"/>
        <w:r>
          <w:rPr>
            <w:rFonts w:ascii="Noto Sans CJK KR Regular" w:eastAsia="Noto Sans CJK KR Regular" w:hAnsi="Noto Sans CJK KR Regular" w:cs="Times New Roman" w:hint="eastAsia"/>
            <w:sz w:val="18"/>
            <w:szCs w:val="18"/>
          </w:rPr>
          <w:t xml:space="preserve"> </w:t>
        </w:r>
        <w:proofErr w:type="spellStart"/>
        <w:r>
          <w:rPr>
            <w:rFonts w:ascii="Noto Sans CJK KR Regular" w:eastAsia="Noto Sans CJK KR Regular" w:hAnsi="Noto Sans CJK KR Regular" w:cs="Times New Roman" w:hint="eastAsia"/>
            <w:sz w:val="18"/>
            <w:szCs w:val="18"/>
          </w:rPr>
          <w:t>DESKER</w:t>
        </w:r>
      </w:ins>
      <w:ins w:id="11" w:author="윤현정 (Hyunjeong Yoon)" w:date="2026-02-26T10:33:00Z">
        <w:r>
          <w:rPr>
            <w:rFonts w:ascii="Noto Sans CJK KR Regular" w:eastAsia="Noto Sans CJK KR Regular" w:hAnsi="Noto Sans CJK KR Regular" w:cs="Times New Roman" w:hint="eastAsia"/>
            <w:sz w:val="18"/>
            <w:szCs w:val="18"/>
          </w:rPr>
          <w:t>가</w:t>
        </w:r>
        <w:proofErr w:type="spellEnd"/>
        <w:r>
          <w:rPr>
            <w:rFonts w:ascii="Noto Sans CJK KR Regular" w:eastAsia="Noto Sans CJK KR Regular" w:hAnsi="Noto Sans CJK KR Regular" w:cs="Times New Roman" w:hint="eastAsia"/>
            <w:sz w:val="18"/>
            <w:szCs w:val="18"/>
          </w:rPr>
          <w:t xml:space="preserve"> 해당 “DESKER MATE”에게 </w:t>
        </w:r>
        <w:r w:rsidRPr="00124595">
          <w:rPr>
            <w:rFonts w:ascii="Noto Sans CJK KR Regular" w:eastAsia="Noto Sans CJK KR Regular" w:hAnsi="Noto Sans CJK KR Regular" w:cs="Times New Roman"/>
            <w:sz w:val="18"/>
            <w:szCs w:val="18"/>
          </w:rPr>
          <w:t>(</w:t>
        </w:r>
        <w:r w:rsidRPr="00124595">
          <w:rPr>
            <w:rFonts w:ascii="Noto Sans CJK KR Regular" w:eastAsia="Noto Sans CJK KR Regular" w:hAnsi="Noto Sans CJK KR Regular" w:cs="Times New Roman" w:hint="eastAsia"/>
            <w:sz w:val="18"/>
            <w:szCs w:val="18"/>
          </w:rPr>
          <w:t>주</w:t>
        </w:r>
        <w:r w:rsidRPr="00124595">
          <w:rPr>
            <w:rFonts w:ascii="Noto Sans CJK KR Regular" w:eastAsia="Noto Sans CJK KR Regular" w:hAnsi="Noto Sans CJK KR Regular" w:cs="Times New Roman"/>
            <w:sz w:val="18"/>
            <w:szCs w:val="18"/>
          </w:rPr>
          <w:t>)</w:t>
        </w:r>
        <w:proofErr w:type="spellStart"/>
        <w:r w:rsidRPr="00124595">
          <w:rPr>
            <w:rFonts w:ascii="Noto Sans CJK KR Regular" w:eastAsia="Noto Sans CJK KR Regular" w:hAnsi="Noto Sans CJK KR Regular" w:cs="Times New Roman" w:hint="eastAsia"/>
            <w:sz w:val="18"/>
            <w:szCs w:val="18"/>
          </w:rPr>
          <w:t>일룸</w:t>
        </w:r>
        <w:r w:rsidRPr="00124595">
          <w:rPr>
            <w:rFonts w:ascii="Noto Sans CJK KR Regular" w:eastAsia="Noto Sans CJK KR Regular" w:hAnsi="Noto Sans CJK KR Regular" w:cs="Times New Roman"/>
            <w:sz w:val="18"/>
            <w:szCs w:val="18"/>
          </w:rPr>
          <w:t>-DESKER</w:t>
        </w:r>
        <w:r>
          <w:rPr>
            <w:rFonts w:ascii="Noto Sans CJK KR Regular" w:eastAsia="Noto Sans CJK KR Regular" w:hAnsi="Noto Sans CJK KR Regular" w:cs="Times New Roman" w:hint="eastAsia"/>
            <w:sz w:val="18"/>
            <w:szCs w:val="18"/>
          </w:rPr>
          <w:t>의</w:t>
        </w:r>
        <w:proofErr w:type="spellEnd"/>
        <w:r>
          <w:rPr>
            <w:rFonts w:ascii="Noto Sans CJK KR Regular" w:eastAsia="Noto Sans CJK KR Regular" w:hAnsi="Noto Sans CJK KR Regular" w:cs="Times New Roman" w:hint="eastAsia"/>
            <w:sz w:val="18"/>
            <w:szCs w:val="18"/>
          </w:rPr>
          <w:t xml:space="preserve"> 물품을 구매하는 거래 </w:t>
        </w:r>
      </w:ins>
    </w:p>
    <w:p w14:paraId="1A677B39" w14:textId="3DCBBAE0" w:rsidR="00AF1460" w:rsidRPr="00124595" w:rsidRDefault="00AF1460" w:rsidP="003529E4">
      <w:pPr>
        <w:numPr>
          <w:ilvl w:val="0"/>
          <w:numId w:val="2"/>
        </w:numPr>
        <w:rPr>
          <w:rFonts w:ascii="Noto Sans CJK KR Regular" w:eastAsia="Noto Sans CJK KR Regular" w:hAnsi="Noto Sans CJK KR Regular" w:cs="Times New Roman"/>
          <w:sz w:val="18"/>
          <w:szCs w:val="18"/>
        </w:rPr>
      </w:pPr>
      <w:proofErr w:type="spellStart"/>
      <w:ins w:id="12" w:author="윤현정 (Hyunjeong Yoon)" w:date="2026-02-26T10:34:00Z">
        <w:r>
          <w:rPr>
            <w:rFonts w:ascii="Noto Sans CJK KR Regular" w:eastAsia="Noto Sans CJK KR Regular" w:hAnsi="Noto Sans CJK KR Regular" w:cs="Times New Roman" w:hint="eastAsia"/>
            <w:sz w:val="18"/>
            <w:szCs w:val="18"/>
          </w:rPr>
          <w:t>공간플래닝</w:t>
        </w:r>
        <w:proofErr w:type="spellEnd"/>
        <w:r>
          <w:rPr>
            <w:rFonts w:ascii="Noto Sans CJK KR Regular" w:eastAsia="Noto Sans CJK KR Regular" w:hAnsi="Noto Sans CJK KR Regular" w:cs="Times New Roman" w:hint="eastAsia"/>
            <w:sz w:val="18"/>
            <w:szCs w:val="18"/>
          </w:rPr>
          <w:t xml:space="preserve"> 찾아가는 상담 </w:t>
        </w:r>
        <w:proofErr w:type="gramStart"/>
        <w:r>
          <w:rPr>
            <w:rFonts w:ascii="Noto Sans CJK KR Regular" w:eastAsia="Noto Sans CJK KR Regular" w:hAnsi="Noto Sans CJK KR Regular" w:cs="Times New Roman" w:hint="eastAsia"/>
            <w:sz w:val="18"/>
            <w:szCs w:val="18"/>
          </w:rPr>
          <w:t>서비스 :</w:t>
        </w:r>
        <w:proofErr w:type="gramEnd"/>
        <w:r>
          <w:rPr>
            <w:rFonts w:ascii="Noto Sans CJK KR Regular" w:eastAsia="Noto Sans CJK KR Regular" w:hAnsi="Noto Sans CJK KR Regular" w:cs="Times New Roman" w:hint="eastAsia"/>
            <w:sz w:val="18"/>
            <w:szCs w:val="18"/>
          </w:rPr>
          <w:t xml:space="preserve"> </w:t>
        </w:r>
        <w:r w:rsidRPr="00124595">
          <w:rPr>
            <w:rFonts w:ascii="Noto Sans CJK KR Regular" w:eastAsia="Noto Sans CJK KR Regular" w:hAnsi="Noto Sans CJK KR Regular" w:cs="Times New Roman"/>
            <w:sz w:val="18"/>
            <w:szCs w:val="18"/>
          </w:rPr>
          <w:t>(</w:t>
        </w:r>
        <w:r w:rsidRPr="00124595">
          <w:rPr>
            <w:rFonts w:ascii="Noto Sans CJK KR Regular" w:eastAsia="Noto Sans CJK KR Regular" w:hAnsi="Noto Sans CJK KR Regular" w:cs="Times New Roman" w:hint="eastAsia"/>
            <w:sz w:val="18"/>
            <w:szCs w:val="18"/>
          </w:rPr>
          <w:t>주</w:t>
        </w:r>
        <w:r w:rsidRPr="00124595">
          <w:rPr>
            <w:rFonts w:ascii="Noto Sans CJK KR Regular" w:eastAsia="Noto Sans CJK KR Regular" w:hAnsi="Noto Sans CJK KR Regular" w:cs="Times New Roman"/>
            <w:sz w:val="18"/>
            <w:szCs w:val="18"/>
          </w:rPr>
          <w:t>)</w:t>
        </w:r>
        <w:proofErr w:type="spellStart"/>
        <w:r w:rsidRPr="00124595">
          <w:rPr>
            <w:rFonts w:ascii="Noto Sans CJK KR Regular" w:eastAsia="Noto Sans CJK KR Regular" w:hAnsi="Noto Sans CJK KR Regular" w:cs="Times New Roman" w:hint="eastAsia"/>
            <w:sz w:val="18"/>
            <w:szCs w:val="18"/>
          </w:rPr>
          <w:t>일룸</w:t>
        </w:r>
        <w:r w:rsidRPr="00124595">
          <w:rPr>
            <w:rFonts w:ascii="Noto Sans CJK KR Regular" w:eastAsia="Noto Sans CJK KR Regular" w:hAnsi="Noto Sans CJK KR Regular" w:cs="Times New Roman"/>
            <w:sz w:val="18"/>
            <w:szCs w:val="18"/>
          </w:rPr>
          <w:t>-DESKER</w:t>
        </w:r>
        <w:r>
          <w:rPr>
            <w:rFonts w:ascii="Noto Sans CJK KR Regular" w:eastAsia="Noto Sans CJK KR Regular" w:hAnsi="Noto Sans CJK KR Regular" w:cs="Times New Roman" w:hint="eastAsia"/>
            <w:sz w:val="18"/>
            <w:szCs w:val="18"/>
          </w:rPr>
          <w:t>가</w:t>
        </w:r>
      </w:ins>
      <w:proofErr w:type="spellEnd"/>
      <w:ins w:id="13" w:author="윤현정 (Hyunjeong Yoon)" w:date="2026-02-26T10:37:00Z">
        <w:r>
          <w:rPr>
            <w:rFonts w:ascii="Noto Sans CJK KR Regular" w:eastAsia="Noto Sans CJK KR Regular" w:hAnsi="Noto Sans CJK KR Regular" w:cs="Times New Roman" w:hint="eastAsia"/>
            <w:sz w:val="18"/>
            <w:szCs w:val="18"/>
          </w:rPr>
          <w:t xml:space="preserve"> </w:t>
        </w:r>
      </w:ins>
      <w:ins w:id="14" w:author="윤현정 (Hyunjeong Yoon)" w:date="2026-02-26T10:34:00Z">
        <w:r>
          <w:rPr>
            <w:rFonts w:ascii="Noto Sans CJK KR Regular" w:eastAsia="Noto Sans CJK KR Regular" w:hAnsi="Noto Sans CJK KR Regular" w:cs="Times New Roman" w:hint="eastAsia"/>
            <w:sz w:val="18"/>
            <w:szCs w:val="18"/>
          </w:rPr>
          <w:t>“</w:t>
        </w:r>
      </w:ins>
      <w:ins w:id="15" w:author="윤현정 (Hyunjeong Yoon)" w:date="2026-02-26T10:35:00Z">
        <w:r>
          <w:rPr>
            <w:rFonts w:ascii="Noto Sans CJK KR Regular" w:eastAsia="Noto Sans CJK KR Regular" w:hAnsi="Noto Sans CJK KR Regular" w:cs="Times New Roman" w:hint="eastAsia"/>
            <w:sz w:val="18"/>
            <w:szCs w:val="18"/>
          </w:rPr>
          <w:t xml:space="preserve">DESKER </w:t>
        </w:r>
        <w:proofErr w:type="spellStart"/>
        <w:r>
          <w:rPr>
            <w:rFonts w:ascii="Noto Sans CJK KR Regular" w:eastAsia="Noto Sans CJK KR Regular" w:hAnsi="Noto Sans CJK KR Regular" w:cs="Times New Roman" w:hint="eastAsia"/>
            <w:sz w:val="18"/>
            <w:szCs w:val="18"/>
          </w:rPr>
          <w:t>MATE”</w:t>
        </w:r>
      </w:ins>
      <w:ins w:id="16" w:author="윤현정 (Hyunjeong Yoon)" w:date="2026-02-26T10:37:00Z">
        <w:r>
          <w:rPr>
            <w:rFonts w:ascii="Noto Sans CJK KR Regular" w:eastAsia="Noto Sans CJK KR Regular" w:hAnsi="Noto Sans CJK KR Regular" w:cs="Times New Roman" w:hint="eastAsia"/>
            <w:sz w:val="18"/>
            <w:szCs w:val="18"/>
          </w:rPr>
          <w:t>에게</w:t>
        </w:r>
        <w:proofErr w:type="spellEnd"/>
        <w:r>
          <w:rPr>
            <w:rFonts w:ascii="Noto Sans CJK KR Regular" w:eastAsia="Noto Sans CJK KR Regular" w:hAnsi="Noto Sans CJK KR Regular" w:cs="Times New Roman" w:hint="eastAsia"/>
            <w:sz w:val="18"/>
            <w:szCs w:val="18"/>
          </w:rPr>
          <w:t xml:space="preserve"> 제품판매 위탁을 하기 위하여</w:t>
        </w:r>
      </w:ins>
      <w:ins w:id="17" w:author="윤현정 (Hyunjeong Yoon)" w:date="2026-02-26T10:35:00Z">
        <w:r>
          <w:rPr>
            <w:rFonts w:ascii="Noto Sans CJK KR Regular" w:eastAsia="Noto Sans CJK KR Regular" w:hAnsi="Noto Sans CJK KR Regular" w:cs="Times New Roman" w:hint="eastAsia"/>
            <w:sz w:val="18"/>
            <w:szCs w:val="18"/>
          </w:rPr>
          <w:t xml:space="preserve"> “</w:t>
        </w:r>
        <w:proofErr w:type="spellStart"/>
        <w:r>
          <w:rPr>
            <w:rFonts w:ascii="Noto Sans CJK KR Regular" w:eastAsia="Noto Sans CJK KR Regular" w:hAnsi="Noto Sans CJK KR Regular" w:cs="Times New Roman" w:hint="eastAsia"/>
            <w:sz w:val="18"/>
            <w:szCs w:val="18"/>
          </w:rPr>
          <w:t>Biz</w:t>
        </w:r>
        <w:proofErr w:type="spellEnd"/>
        <w:r>
          <w:rPr>
            <w:rFonts w:ascii="Noto Sans CJK KR Regular" w:eastAsia="Noto Sans CJK KR Regular" w:hAnsi="Noto Sans CJK KR Regular" w:cs="Times New Roman" w:hint="eastAsia"/>
            <w:sz w:val="18"/>
            <w:szCs w:val="18"/>
          </w:rPr>
          <w:t xml:space="preserve"> </w:t>
        </w:r>
        <w:proofErr w:type="spellStart"/>
        <w:r>
          <w:rPr>
            <w:rFonts w:ascii="Noto Sans CJK KR Regular" w:eastAsia="Noto Sans CJK KR Regular" w:hAnsi="Noto Sans CJK KR Regular" w:cs="Times New Roman" w:hint="eastAsia"/>
            <w:sz w:val="18"/>
            <w:szCs w:val="18"/>
          </w:rPr>
          <w:t>DESKER”를</w:t>
        </w:r>
        <w:proofErr w:type="spellEnd"/>
        <w:r>
          <w:rPr>
            <w:rFonts w:ascii="Noto Sans CJK KR Regular" w:eastAsia="Noto Sans CJK KR Regular" w:hAnsi="Noto Sans CJK KR Regular" w:cs="Times New Roman" w:hint="eastAsia"/>
            <w:sz w:val="18"/>
            <w:szCs w:val="18"/>
          </w:rPr>
          <w:t xml:space="preserve"> 매칭시</w:t>
        </w:r>
      </w:ins>
      <w:ins w:id="18" w:author="윤현정 (Hyunjeong Yoon)" w:date="2026-02-26T10:36:00Z">
        <w:r>
          <w:rPr>
            <w:rFonts w:ascii="Noto Sans CJK KR Regular" w:eastAsia="Noto Sans CJK KR Regular" w:hAnsi="Noto Sans CJK KR Regular" w:cs="Times New Roman" w:hint="eastAsia"/>
            <w:sz w:val="18"/>
            <w:szCs w:val="18"/>
          </w:rPr>
          <w:t>켜주는 서비스</w:t>
        </w:r>
      </w:ins>
    </w:p>
    <w:p w14:paraId="00000004" w14:textId="77777777" w:rsidR="00D238D8" w:rsidRPr="00124595" w:rsidRDefault="00D238D8">
      <w:pPr>
        <w:spacing w:before="240" w:after="240"/>
        <w:ind w:left="720"/>
        <w:rPr>
          <w:rFonts w:ascii="Noto Sans CJK KR Regular" w:eastAsia="Noto Sans CJK KR Regular" w:hAnsi="Noto Sans CJK KR Regular"/>
          <w:sz w:val="18"/>
          <w:szCs w:val="18"/>
        </w:rPr>
      </w:pPr>
    </w:p>
    <w:p w14:paraId="46982581" w14:textId="44163622" w:rsidR="00FA6552" w:rsidRPr="00124595" w:rsidRDefault="000052A7">
      <w:pPr>
        <w:spacing w:before="240" w:after="240"/>
        <w:rPr>
          <w:rFonts w:ascii="Noto Sans CJK KR Regular" w:eastAsia="Noto Sans CJK KR Regular" w:hAnsi="Noto Sans CJK KR Regular" w:cs="Times New Roman"/>
          <w:sz w:val="18"/>
          <w:szCs w:val="18"/>
        </w:rPr>
      </w:pPr>
      <w:proofErr w:type="gramStart"/>
      <w:r w:rsidRPr="00124595">
        <w:rPr>
          <w:rFonts w:ascii="Noto Sans CJK KR Regular" w:eastAsia="Noto Sans CJK KR Regular" w:hAnsi="Noto Sans CJK KR Regular" w:cs="Times New Roman" w:hint="eastAsia"/>
          <w:sz w:val="18"/>
          <w:szCs w:val="18"/>
        </w:rPr>
        <w:t>제</w:t>
      </w:r>
      <w:r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 xml:space="preserve"> 2</w:t>
      </w:r>
      <w:proofErr w:type="gramEnd"/>
      <w:r w:rsidRPr="00124595">
        <w:rPr>
          <w:rFonts w:ascii="Noto Sans CJK KR Regular" w:eastAsia="Noto Sans CJK KR Regular" w:hAnsi="Noto Sans CJK KR Regular" w:cs="Times New Roman" w:hint="eastAsia"/>
          <w:sz w:val="18"/>
          <w:szCs w:val="18"/>
        </w:rPr>
        <w:t>조</w:t>
      </w:r>
      <w:r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 xml:space="preserve"> </w:t>
      </w:r>
      <w:r w:rsidR="00FA6552"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>(거래형태)</w:t>
      </w:r>
    </w:p>
    <w:p w14:paraId="5E75ADEA" w14:textId="66891BF0" w:rsidR="00FA6552" w:rsidRPr="00124595" w:rsidRDefault="005E42E2" w:rsidP="003529E4">
      <w:pPr>
        <w:pStyle w:val="ab"/>
        <w:numPr>
          <w:ilvl w:val="0"/>
          <w:numId w:val="34"/>
        </w:numPr>
        <w:ind w:leftChars="0"/>
        <w:rPr>
          <w:rFonts w:ascii="Noto Sans CJK KR Regular" w:eastAsia="Noto Sans CJK KR Regular" w:hAnsi="Noto Sans CJK KR Regular" w:cs="Times New Roman"/>
          <w:sz w:val="18"/>
          <w:szCs w:val="18"/>
        </w:rPr>
      </w:pPr>
      <w:r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>"</w:t>
      </w:r>
      <w:r w:rsidR="00FE5954"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>DESKER MATE</w:t>
      </w:r>
      <w:proofErr w:type="gramStart"/>
      <w:r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>"</w:t>
      </w:r>
      <w:r w:rsidR="00FE5954"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 xml:space="preserve"> </w:t>
      </w:r>
      <w:r w:rsidR="00FE5954" w:rsidRPr="00124595">
        <w:rPr>
          <w:rFonts w:ascii="Noto Sans CJK KR Regular" w:eastAsia="Noto Sans CJK KR Regular" w:hAnsi="Noto Sans CJK KR Regular" w:cs="Times New Roman" w:hint="eastAsia"/>
          <w:sz w:val="18"/>
          <w:szCs w:val="18"/>
        </w:rPr>
        <w:t>는</w:t>
      </w:r>
      <w:proofErr w:type="gramEnd"/>
      <w:r w:rsidR="00FE5954"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 xml:space="preserve"> </w:t>
      </w:r>
      <w:proofErr w:type="spellStart"/>
      <w:r w:rsidR="00DA3ECF" w:rsidRPr="00124595">
        <w:rPr>
          <w:rFonts w:ascii="Noto Sans CJK KR Regular" w:eastAsia="Noto Sans CJK KR Regular" w:hAnsi="Noto Sans CJK KR Regular" w:cs="Times New Roman" w:hint="eastAsia"/>
          <w:sz w:val="18"/>
          <w:szCs w:val="18"/>
        </w:rPr>
        <w:t>데스커</w:t>
      </w:r>
      <w:proofErr w:type="spellEnd"/>
      <w:r w:rsidR="00DA3ECF"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 xml:space="preserve"> </w:t>
      </w:r>
      <w:r w:rsidR="00DA3ECF" w:rsidRPr="00124595">
        <w:rPr>
          <w:rFonts w:ascii="Noto Sans CJK KR Regular" w:eastAsia="Noto Sans CJK KR Regular" w:hAnsi="Noto Sans CJK KR Regular" w:cs="Times New Roman" w:hint="eastAsia"/>
          <w:sz w:val="18"/>
          <w:szCs w:val="18"/>
        </w:rPr>
        <w:t>홈페이지를</w:t>
      </w:r>
      <w:r w:rsidR="00FA6552"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 xml:space="preserve"> </w:t>
      </w:r>
      <w:r w:rsidR="00FA6552" w:rsidRPr="00124595">
        <w:rPr>
          <w:rFonts w:ascii="Noto Sans CJK KR Regular" w:eastAsia="Noto Sans CJK KR Regular" w:hAnsi="Noto Sans CJK KR Regular" w:cs="Times New Roman" w:hint="eastAsia"/>
          <w:sz w:val="18"/>
          <w:szCs w:val="18"/>
        </w:rPr>
        <w:t>통해</w:t>
      </w:r>
      <w:r w:rsidR="00FE172C"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 xml:space="preserve"> </w:t>
      </w:r>
      <w:r w:rsidR="00FE172C" w:rsidRPr="00124595">
        <w:rPr>
          <w:rFonts w:ascii="Noto Sans CJK KR Regular" w:eastAsia="Noto Sans CJK KR Regular" w:hAnsi="Noto Sans CJK KR Regular" w:cs="Times New Roman" w:hint="eastAsia"/>
          <w:sz w:val="18"/>
          <w:szCs w:val="18"/>
        </w:rPr>
        <w:t>매칭된</w:t>
      </w:r>
      <w:r w:rsidR="00FA6552"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 xml:space="preserve"> </w:t>
      </w:r>
      <w:r w:rsidR="00FA6552" w:rsidRPr="00124595">
        <w:rPr>
          <w:rFonts w:ascii="Noto Sans CJK KR Regular" w:eastAsia="Noto Sans CJK KR Regular" w:hAnsi="Noto Sans CJK KR Regular" w:cs="Times New Roman" w:hint="eastAsia"/>
          <w:sz w:val="18"/>
          <w:szCs w:val="18"/>
        </w:rPr>
        <w:t>회원</w:t>
      </w:r>
      <w:r w:rsidR="00E72E2C"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 xml:space="preserve"> 또는 “DESKER MATE”가 직접 회원가입을 유도하여 회원가입을 한 </w:t>
      </w:r>
      <w:r w:rsidR="00C617BE" w:rsidRPr="00124595">
        <w:rPr>
          <w:rFonts w:ascii="Noto Sans CJK KR Regular" w:eastAsia="Noto Sans CJK KR Regular" w:hAnsi="Noto Sans CJK KR Regular" w:cs="Times New Roman" w:hint="eastAsia"/>
          <w:sz w:val="18"/>
          <w:szCs w:val="18"/>
        </w:rPr>
        <w:t>고객</w:t>
      </w:r>
      <w:r w:rsidR="00FA6552" w:rsidRPr="00124595">
        <w:rPr>
          <w:rFonts w:ascii="Noto Sans CJK KR Regular" w:eastAsia="Noto Sans CJK KR Regular" w:hAnsi="Noto Sans CJK KR Regular" w:cs="Times New Roman" w:hint="eastAsia"/>
          <w:sz w:val="18"/>
          <w:szCs w:val="18"/>
        </w:rPr>
        <w:t>에게</w:t>
      </w:r>
      <w:r w:rsidR="00FA6552"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 xml:space="preserve"> </w:t>
      </w:r>
      <w:r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>"(</w:t>
      </w:r>
      <w:r w:rsidRPr="00124595">
        <w:rPr>
          <w:rFonts w:ascii="Noto Sans CJK KR Regular" w:eastAsia="Noto Sans CJK KR Regular" w:hAnsi="Noto Sans CJK KR Regular" w:cs="Times New Roman" w:hint="eastAsia"/>
          <w:sz w:val="18"/>
          <w:szCs w:val="18"/>
        </w:rPr>
        <w:t>주</w:t>
      </w:r>
      <w:r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>)</w:t>
      </w:r>
      <w:proofErr w:type="spellStart"/>
      <w:r w:rsidR="00FA6552" w:rsidRPr="00124595">
        <w:rPr>
          <w:rFonts w:ascii="Noto Sans CJK KR Regular" w:eastAsia="Noto Sans CJK KR Regular" w:hAnsi="Noto Sans CJK KR Regular" w:cs="Times New Roman" w:hint="eastAsia"/>
          <w:sz w:val="18"/>
          <w:szCs w:val="18"/>
        </w:rPr>
        <w:t>일룸</w:t>
      </w:r>
      <w:r w:rsidR="00FA6552"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>-DESKER</w:t>
      </w:r>
      <w:r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>"</w:t>
      </w:r>
      <w:r w:rsidR="00FA6552" w:rsidRPr="00124595">
        <w:rPr>
          <w:rFonts w:ascii="Noto Sans CJK KR Regular" w:eastAsia="Noto Sans CJK KR Regular" w:hAnsi="Noto Sans CJK KR Regular" w:cs="Times New Roman" w:hint="eastAsia"/>
          <w:sz w:val="18"/>
          <w:szCs w:val="18"/>
        </w:rPr>
        <w:t>의</w:t>
      </w:r>
      <w:proofErr w:type="spellEnd"/>
      <w:r w:rsidR="00FA6552"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 xml:space="preserve"> </w:t>
      </w:r>
      <w:r w:rsidR="00FA6552" w:rsidRPr="00124595">
        <w:rPr>
          <w:rFonts w:ascii="Noto Sans CJK KR Regular" w:eastAsia="Noto Sans CJK KR Regular" w:hAnsi="Noto Sans CJK KR Regular" w:cs="Times New Roman" w:hint="eastAsia"/>
          <w:sz w:val="18"/>
          <w:szCs w:val="18"/>
        </w:rPr>
        <w:t>제품</w:t>
      </w:r>
      <w:r w:rsidR="00034CAC" w:rsidRPr="00124595">
        <w:rPr>
          <w:rFonts w:ascii="Noto Sans CJK KR Regular" w:eastAsia="Noto Sans CJK KR Regular" w:hAnsi="Noto Sans CJK KR Regular" w:cs="Times New Roman" w:hint="eastAsia"/>
          <w:sz w:val="18"/>
          <w:szCs w:val="18"/>
        </w:rPr>
        <w:t>에</w:t>
      </w:r>
      <w:r w:rsidR="00034CAC"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 xml:space="preserve"> </w:t>
      </w:r>
      <w:r w:rsidR="00034CAC" w:rsidRPr="00124595">
        <w:rPr>
          <w:rFonts w:ascii="Noto Sans CJK KR Regular" w:eastAsia="Noto Sans CJK KR Regular" w:hAnsi="Noto Sans CJK KR Regular" w:cs="Times New Roman" w:hint="eastAsia"/>
          <w:sz w:val="18"/>
          <w:szCs w:val="18"/>
        </w:rPr>
        <w:t>대한</w:t>
      </w:r>
      <w:r w:rsidR="00034CAC"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 xml:space="preserve"> </w:t>
      </w:r>
      <w:r w:rsidR="00034CAC" w:rsidRPr="00124595">
        <w:rPr>
          <w:rFonts w:ascii="Noto Sans CJK KR Regular" w:eastAsia="Noto Sans CJK KR Regular" w:hAnsi="Noto Sans CJK KR Regular" w:cs="Times New Roman" w:hint="eastAsia"/>
          <w:sz w:val="18"/>
          <w:szCs w:val="18"/>
        </w:rPr>
        <w:t>컨설팅</w:t>
      </w:r>
      <w:r w:rsidR="00034CAC"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 xml:space="preserve"> </w:t>
      </w:r>
      <w:r w:rsidR="00034CAC" w:rsidRPr="00124595">
        <w:rPr>
          <w:rFonts w:ascii="Noto Sans CJK KR Regular" w:eastAsia="Noto Sans CJK KR Regular" w:hAnsi="Noto Sans CJK KR Regular" w:cs="Times New Roman" w:hint="eastAsia"/>
          <w:sz w:val="18"/>
          <w:szCs w:val="18"/>
        </w:rPr>
        <w:t>서비스</w:t>
      </w:r>
      <w:r w:rsidR="00034CAC"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 xml:space="preserve">, </w:t>
      </w:r>
      <w:r w:rsidR="00034CAC" w:rsidRPr="00124595">
        <w:rPr>
          <w:rFonts w:ascii="Noto Sans CJK KR Regular" w:eastAsia="Noto Sans CJK KR Regular" w:hAnsi="Noto Sans CJK KR Regular" w:cs="Times New Roman" w:hint="eastAsia"/>
          <w:sz w:val="18"/>
          <w:szCs w:val="18"/>
        </w:rPr>
        <w:t>판매대행</w:t>
      </w:r>
      <w:r w:rsidR="00814DB1"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>(</w:t>
      </w:r>
      <w:r w:rsidR="00814DB1" w:rsidRPr="00124595">
        <w:rPr>
          <w:rFonts w:ascii="Noto Sans CJK KR Regular" w:eastAsia="Noto Sans CJK KR Regular" w:hAnsi="Noto Sans CJK KR Regular" w:cs="Times New Roman" w:hint="eastAsia"/>
          <w:sz w:val="18"/>
          <w:szCs w:val="18"/>
        </w:rPr>
        <w:t>위탁판매</w:t>
      </w:r>
      <w:r w:rsidR="00814DB1"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>)</w:t>
      </w:r>
      <w:r w:rsidR="00034CAC"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 xml:space="preserve"> </w:t>
      </w:r>
      <w:r w:rsidR="00034CAC" w:rsidRPr="00124595">
        <w:rPr>
          <w:rFonts w:ascii="Noto Sans CJK KR Regular" w:eastAsia="Noto Sans CJK KR Regular" w:hAnsi="Noto Sans CJK KR Regular" w:cs="Times New Roman" w:hint="eastAsia"/>
          <w:sz w:val="18"/>
          <w:szCs w:val="18"/>
        </w:rPr>
        <w:t>서비스를</w:t>
      </w:r>
      <w:r w:rsidR="00034CAC"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 xml:space="preserve"> </w:t>
      </w:r>
      <w:r w:rsidR="00034CAC" w:rsidRPr="00124595">
        <w:rPr>
          <w:rFonts w:ascii="Noto Sans CJK KR Regular" w:eastAsia="Noto Sans CJK KR Regular" w:hAnsi="Noto Sans CJK KR Regular" w:cs="Times New Roman" w:hint="eastAsia"/>
          <w:sz w:val="18"/>
          <w:szCs w:val="18"/>
        </w:rPr>
        <w:t>제공하고</w:t>
      </w:r>
      <w:r w:rsidR="00FA6552"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 xml:space="preserve"> </w:t>
      </w:r>
      <w:r w:rsidR="00ED7DC9" w:rsidRPr="00124595">
        <w:rPr>
          <w:rFonts w:ascii="Noto Sans CJK KR Regular" w:eastAsia="Noto Sans CJK KR Regular" w:hAnsi="Noto Sans CJK KR Regular" w:cs="Times New Roman" w:hint="eastAsia"/>
          <w:sz w:val="18"/>
          <w:szCs w:val="18"/>
        </w:rPr>
        <w:t>위</w:t>
      </w:r>
      <w:r w:rsidR="00FA6552"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 xml:space="preserve"> </w:t>
      </w:r>
      <w:r w:rsidR="00034CAC" w:rsidRPr="00124595">
        <w:rPr>
          <w:rFonts w:ascii="Noto Sans CJK KR Regular" w:eastAsia="Noto Sans CJK KR Regular" w:hAnsi="Noto Sans CJK KR Regular" w:cs="Times New Roman" w:hint="eastAsia"/>
          <w:sz w:val="18"/>
          <w:szCs w:val="18"/>
        </w:rPr>
        <w:t>서비스에</w:t>
      </w:r>
      <w:r w:rsidR="00FA6552"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 xml:space="preserve"> </w:t>
      </w:r>
      <w:r w:rsidR="00FA6552" w:rsidRPr="00124595">
        <w:rPr>
          <w:rFonts w:ascii="Noto Sans CJK KR Regular" w:eastAsia="Noto Sans CJK KR Regular" w:hAnsi="Noto Sans CJK KR Regular" w:cs="Times New Roman" w:hint="eastAsia"/>
          <w:sz w:val="18"/>
          <w:szCs w:val="18"/>
        </w:rPr>
        <w:t>대한</w:t>
      </w:r>
      <w:r w:rsidR="00FA6552"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 xml:space="preserve"> </w:t>
      </w:r>
      <w:r w:rsidR="00FE5954" w:rsidRPr="00124595">
        <w:rPr>
          <w:rFonts w:ascii="Noto Sans CJK KR Regular" w:eastAsia="Noto Sans CJK KR Regular" w:hAnsi="Noto Sans CJK KR Regular" w:cs="Times New Roman" w:hint="eastAsia"/>
          <w:sz w:val="18"/>
          <w:szCs w:val="18"/>
        </w:rPr>
        <w:t>판매</w:t>
      </w:r>
      <w:r w:rsidR="00FA6552" w:rsidRPr="00124595">
        <w:rPr>
          <w:rFonts w:ascii="Noto Sans CJK KR Regular" w:eastAsia="Noto Sans CJK KR Regular" w:hAnsi="Noto Sans CJK KR Regular" w:cs="Times New Roman" w:hint="eastAsia"/>
          <w:sz w:val="18"/>
          <w:szCs w:val="18"/>
        </w:rPr>
        <w:t>수수료를</w:t>
      </w:r>
      <w:r w:rsidR="00FA6552"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 xml:space="preserve"> </w:t>
      </w:r>
      <w:r w:rsidR="00FA6552" w:rsidRPr="00124595">
        <w:rPr>
          <w:rFonts w:ascii="Noto Sans CJK KR Regular" w:eastAsia="Noto Sans CJK KR Regular" w:hAnsi="Noto Sans CJK KR Regular" w:cs="Times New Roman" w:hint="eastAsia"/>
          <w:sz w:val="18"/>
          <w:szCs w:val="18"/>
        </w:rPr>
        <w:t>지급받</w:t>
      </w:r>
      <w:r w:rsidR="0033370F" w:rsidRPr="00124595">
        <w:rPr>
          <w:rFonts w:ascii="Noto Sans CJK KR Regular" w:eastAsia="Noto Sans CJK KR Regular" w:hAnsi="Noto Sans CJK KR Regular" w:cs="Times New Roman" w:hint="eastAsia"/>
          <w:sz w:val="18"/>
          <w:szCs w:val="18"/>
        </w:rPr>
        <w:t>습니</w:t>
      </w:r>
      <w:r w:rsidR="00FA6552" w:rsidRPr="00124595">
        <w:rPr>
          <w:rFonts w:ascii="Noto Sans CJK KR Regular" w:eastAsia="Noto Sans CJK KR Regular" w:hAnsi="Noto Sans CJK KR Regular" w:cs="Times New Roman" w:hint="eastAsia"/>
          <w:sz w:val="18"/>
          <w:szCs w:val="18"/>
        </w:rPr>
        <w:t>다</w:t>
      </w:r>
      <w:r w:rsidR="00FA6552"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>.</w:t>
      </w:r>
    </w:p>
    <w:p w14:paraId="22F639EA" w14:textId="6E48A191" w:rsidR="00B51D10" w:rsidRPr="00124595" w:rsidRDefault="00B51D10" w:rsidP="003529E4">
      <w:pPr>
        <w:pStyle w:val="ab"/>
        <w:numPr>
          <w:ilvl w:val="0"/>
          <w:numId w:val="34"/>
        </w:numPr>
        <w:ind w:leftChars="0"/>
        <w:rPr>
          <w:rFonts w:ascii="Noto Sans CJK KR Regular" w:eastAsia="Noto Sans CJK KR Regular" w:hAnsi="Noto Sans CJK KR Regular" w:cs="Times New Roman"/>
          <w:sz w:val="18"/>
          <w:szCs w:val="18"/>
        </w:rPr>
      </w:pPr>
      <w:r w:rsidRPr="00124595">
        <w:rPr>
          <w:rFonts w:ascii="Noto Sans CJK KR Regular" w:eastAsia="Noto Sans CJK KR Regular" w:hAnsi="Noto Sans CJK KR Regular" w:cs="Times New Roman" w:hint="eastAsia"/>
          <w:sz w:val="18"/>
          <w:szCs w:val="18"/>
        </w:rPr>
        <w:t>제품에</w:t>
      </w:r>
      <w:r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 xml:space="preserve"> </w:t>
      </w:r>
      <w:r w:rsidRPr="00124595">
        <w:rPr>
          <w:rFonts w:ascii="Noto Sans CJK KR Regular" w:eastAsia="Noto Sans CJK KR Regular" w:hAnsi="Noto Sans CJK KR Regular" w:cs="Times New Roman" w:hint="eastAsia"/>
          <w:sz w:val="18"/>
          <w:szCs w:val="18"/>
        </w:rPr>
        <w:t>대한</w:t>
      </w:r>
      <w:r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 xml:space="preserve"> </w:t>
      </w:r>
      <w:r w:rsidRPr="00124595">
        <w:rPr>
          <w:rFonts w:ascii="Noto Sans CJK KR Regular" w:eastAsia="Noto Sans CJK KR Regular" w:hAnsi="Noto Sans CJK KR Regular" w:cs="Times New Roman" w:hint="eastAsia"/>
          <w:sz w:val="18"/>
          <w:szCs w:val="18"/>
        </w:rPr>
        <w:t>가격</w:t>
      </w:r>
      <w:r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 xml:space="preserve"> </w:t>
      </w:r>
      <w:r w:rsidRPr="00124595">
        <w:rPr>
          <w:rFonts w:ascii="Noto Sans CJK KR Regular" w:eastAsia="Noto Sans CJK KR Regular" w:hAnsi="Noto Sans CJK KR Regular" w:cs="Times New Roman" w:hint="eastAsia"/>
          <w:sz w:val="18"/>
          <w:szCs w:val="18"/>
        </w:rPr>
        <w:t>결정권한은</w:t>
      </w:r>
      <w:r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 xml:space="preserve"> </w:t>
      </w:r>
      <w:r w:rsidR="005E42E2"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>"(</w:t>
      </w:r>
      <w:r w:rsidR="005E42E2" w:rsidRPr="00124595">
        <w:rPr>
          <w:rFonts w:ascii="Noto Sans CJK KR Regular" w:eastAsia="Noto Sans CJK KR Regular" w:hAnsi="Noto Sans CJK KR Regular" w:cs="Times New Roman" w:hint="eastAsia"/>
          <w:sz w:val="18"/>
          <w:szCs w:val="18"/>
        </w:rPr>
        <w:t>주</w:t>
      </w:r>
      <w:r w:rsidR="005E42E2"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>)</w:t>
      </w:r>
      <w:proofErr w:type="spellStart"/>
      <w:r w:rsidRPr="00124595">
        <w:rPr>
          <w:rFonts w:ascii="Noto Sans CJK KR Regular" w:eastAsia="Noto Sans CJK KR Regular" w:hAnsi="Noto Sans CJK KR Regular" w:cs="Times New Roman" w:hint="eastAsia"/>
          <w:sz w:val="18"/>
          <w:szCs w:val="18"/>
        </w:rPr>
        <w:t>일룸</w:t>
      </w:r>
      <w:r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>-DESKER</w:t>
      </w:r>
      <w:r w:rsidR="005E42E2"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>"</w:t>
      </w:r>
      <w:r w:rsidRPr="00124595">
        <w:rPr>
          <w:rFonts w:ascii="Noto Sans CJK KR Regular" w:eastAsia="Noto Sans CJK KR Regular" w:hAnsi="Noto Sans CJK KR Regular" w:cs="Times New Roman" w:hint="eastAsia"/>
          <w:sz w:val="18"/>
          <w:szCs w:val="18"/>
        </w:rPr>
        <w:t>에게</w:t>
      </w:r>
      <w:proofErr w:type="spellEnd"/>
      <w:r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 xml:space="preserve"> </w:t>
      </w:r>
      <w:r w:rsidRPr="00124595">
        <w:rPr>
          <w:rFonts w:ascii="Noto Sans CJK KR Regular" w:eastAsia="Noto Sans CJK KR Regular" w:hAnsi="Noto Sans CJK KR Regular" w:cs="Times New Roman" w:hint="eastAsia"/>
          <w:sz w:val="18"/>
          <w:szCs w:val="18"/>
        </w:rPr>
        <w:t>있습니다</w:t>
      </w:r>
      <w:r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 xml:space="preserve">. </w:t>
      </w:r>
      <w:r w:rsidR="005E42E2"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>"(</w:t>
      </w:r>
      <w:r w:rsidR="005E42E2" w:rsidRPr="00124595">
        <w:rPr>
          <w:rFonts w:ascii="Noto Sans CJK KR Regular" w:eastAsia="Noto Sans CJK KR Regular" w:hAnsi="Noto Sans CJK KR Regular" w:cs="Times New Roman" w:hint="eastAsia"/>
          <w:sz w:val="18"/>
          <w:szCs w:val="18"/>
        </w:rPr>
        <w:t>주</w:t>
      </w:r>
      <w:r w:rsidR="005E42E2"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>)</w:t>
      </w:r>
      <w:proofErr w:type="spellStart"/>
      <w:r w:rsidR="007C1328" w:rsidRPr="00124595">
        <w:rPr>
          <w:rFonts w:ascii="Noto Sans CJK KR Regular" w:eastAsia="Noto Sans CJK KR Regular" w:hAnsi="Noto Sans CJK KR Regular" w:cs="Times New Roman" w:hint="eastAsia"/>
          <w:sz w:val="18"/>
          <w:szCs w:val="18"/>
        </w:rPr>
        <w:t>일룸</w:t>
      </w:r>
      <w:r w:rsidR="007C1328"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>-DESKER</w:t>
      </w:r>
      <w:r w:rsidR="005E42E2"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>"</w:t>
      </w:r>
      <w:r w:rsidR="007C1328" w:rsidRPr="00124595">
        <w:rPr>
          <w:rFonts w:ascii="Noto Sans CJK KR Regular" w:eastAsia="Noto Sans CJK KR Regular" w:hAnsi="Noto Sans CJK KR Regular" w:cs="Times New Roman" w:hint="eastAsia"/>
          <w:sz w:val="18"/>
          <w:szCs w:val="18"/>
        </w:rPr>
        <w:t>는</w:t>
      </w:r>
      <w:proofErr w:type="spellEnd"/>
      <w:r w:rsidR="007C1328"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 xml:space="preserve"> </w:t>
      </w:r>
      <w:proofErr w:type="spellStart"/>
      <w:r w:rsidR="007C1328" w:rsidRPr="00124595">
        <w:rPr>
          <w:rFonts w:ascii="Noto Sans CJK KR Regular" w:eastAsia="Noto Sans CJK KR Regular" w:hAnsi="Noto Sans CJK KR Regular" w:cs="Times New Roman" w:hint="eastAsia"/>
          <w:sz w:val="18"/>
          <w:szCs w:val="18"/>
        </w:rPr>
        <w:t>커넥트플러스를</w:t>
      </w:r>
      <w:proofErr w:type="spellEnd"/>
      <w:r w:rsidR="007C1328"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 xml:space="preserve"> </w:t>
      </w:r>
      <w:r w:rsidR="007C1328" w:rsidRPr="00124595">
        <w:rPr>
          <w:rFonts w:ascii="Noto Sans CJK KR Regular" w:eastAsia="Noto Sans CJK KR Regular" w:hAnsi="Noto Sans CJK KR Regular" w:cs="Times New Roman" w:hint="eastAsia"/>
          <w:sz w:val="18"/>
          <w:szCs w:val="18"/>
        </w:rPr>
        <w:t>통해</w:t>
      </w:r>
      <w:r w:rsidR="007C1328"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 xml:space="preserve"> </w:t>
      </w:r>
      <w:r w:rsidR="005E42E2"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>"</w:t>
      </w:r>
      <w:r w:rsidR="007C1328"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 xml:space="preserve">DESKER </w:t>
      </w:r>
      <w:proofErr w:type="spellStart"/>
      <w:r w:rsidR="007C1328"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>MATE</w:t>
      </w:r>
      <w:r w:rsidR="005E42E2"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>"</w:t>
      </w:r>
      <w:r w:rsidR="007C1328" w:rsidRPr="00124595">
        <w:rPr>
          <w:rFonts w:ascii="Noto Sans CJK KR Regular" w:eastAsia="Noto Sans CJK KR Regular" w:hAnsi="Noto Sans CJK KR Regular" w:cs="Times New Roman" w:hint="eastAsia"/>
          <w:sz w:val="18"/>
          <w:szCs w:val="18"/>
        </w:rPr>
        <w:t>에게</w:t>
      </w:r>
      <w:proofErr w:type="spellEnd"/>
      <w:r w:rsidR="007C1328"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 xml:space="preserve"> </w:t>
      </w:r>
      <w:r w:rsidR="007C1328" w:rsidRPr="00124595">
        <w:rPr>
          <w:rFonts w:ascii="Noto Sans CJK KR Regular" w:eastAsia="Noto Sans CJK KR Regular" w:hAnsi="Noto Sans CJK KR Regular" w:cs="Times New Roman" w:hint="eastAsia"/>
          <w:sz w:val="18"/>
          <w:szCs w:val="18"/>
        </w:rPr>
        <w:t>지정가액을</w:t>
      </w:r>
      <w:r w:rsidR="007C1328"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 xml:space="preserve"> </w:t>
      </w:r>
      <w:proofErr w:type="spellStart"/>
      <w:r w:rsidR="007C1328" w:rsidRPr="00124595">
        <w:rPr>
          <w:rFonts w:ascii="Noto Sans CJK KR Regular" w:eastAsia="Noto Sans CJK KR Regular" w:hAnsi="Noto Sans CJK KR Regular" w:cs="Times New Roman" w:hint="eastAsia"/>
          <w:sz w:val="18"/>
          <w:szCs w:val="18"/>
        </w:rPr>
        <w:t>공지해야하며</w:t>
      </w:r>
      <w:proofErr w:type="spellEnd"/>
      <w:r w:rsidR="007C1328"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 xml:space="preserve"> </w:t>
      </w:r>
      <w:r w:rsidR="005E42E2"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>"</w:t>
      </w:r>
      <w:r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 xml:space="preserve">DESKER </w:t>
      </w:r>
      <w:proofErr w:type="spellStart"/>
      <w:r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>MATE</w:t>
      </w:r>
      <w:r w:rsidR="005E42E2"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>"</w:t>
      </w:r>
      <w:r w:rsidRPr="00124595">
        <w:rPr>
          <w:rFonts w:ascii="Noto Sans CJK KR Regular" w:eastAsia="Noto Sans CJK KR Regular" w:hAnsi="Noto Sans CJK KR Regular" w:cs="Times New Roman" w:hint="eastAsia"/>
          <w:sz w:val="18"/>
          <w:szCs w:val="18"/>
        </w:rPr>
        <w:t>는</w:t>
      </w:r>
      <w:proofErr w:type="spellEnd"/>
      <w:r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 xml:space="preserve"> </w:t>
      </w:r>
      <w:r w:rsidR="005E42E2"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>"(</w:t>
      </w:r>
      <w:r w:rsidR="005E42E2" w:rsidRPr="00124595">
        <w:rPr>
          <w:rFonts w:ascii="Noto Sans CJK KR Regular" w:eastAsia="Noto Sans CJK KR Regular" w:hAnsi="Noto Sans CJK KR Regular" w:cs="Times New Roman" w:hint="eastAsia"/>
          <w:sz w:val="18"/>
          <w:szCs w:val="18"/>
        </w:rPr>
        <w:t>주</w:t>
      </w:r>
      <w:r w:rsidR="005E42E2"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>)</w:t>
      </w:r>
      <w:proofErr w:type="spellStart"/>
      <w:r w:rsidR="003432F4" w:rsidRPr="00124595">
        <w:rPr>
          <w:rFonts w:ascii="Noto Sans CJK KR Regular" w:eastAsia="Noto Sans CJK KR Regular" w:hAnsi="Noto Sans CJK KR Regular" w:cs="Times New Roman" w:hint="eastAsia"/>
          <w:sz w:val="18"/>
          <w:szCs w:val="18"/>
        </w:rPr>
        <w:t>일룸</w:t>
      </w:r>
      <w:r w:rsidR="003432F4"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>-DESKER</w:t>
      </w:r>
      <w:r w:rsidR="005E42E2"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>"</w:t>
      </w:r>
      <w:r w:rsidR="007C1328" w:rsidRPr="00124595">
        <w:rPr>
          <w:rFonts w:ascii="Noto Sans CJK KR Regular" w:eastAsia="Noto Sans CJK KR Regular" w:hAnsi="Noto Sans CJK KR Regular" w:cs="Times New Roman" w:hint="eastAsia"/>
          <w:sz w:val="18"/>
          <w:szCs w:val="18"/>
        </w:rPr>
        <w:t>가</w:t>
      </w:r>
      <w:proofErr w:type="spellEnd"/>
      <w:r w:rsidR="007C1328"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 xml:space="preserve"> </w:t>
      </w:r>
      <w:r w:rsidR="007C1328" w:rsidRPr="00124595">
        <w:rPr>
          <w:rFonts w:ascii="Noto Sans CJK KR Regular" w:eastAsia="Noto Sans CJK KR Regular" w:hAnsi="Noto Sans CJK KR Regular" w:cs="Times New Roman" w:hint="eastAsia"/>
          <w:sz w:val="18"/>
          <w:szCs w:val="18"/>
        </w:rPr>
        <w:t>정한</w:t>
      </w:r>
      <w:r w:rsidR="003432F4"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 xml:space="preserve"> </w:t>
      </w:r>
      <w:r w:rsidRPr="00124595">
        <w:rPr>
          <w:rFonts w:ascii="Noto Sans CJK KR Regular" w:eastAsia="Noto Sans CJK KR Regular" w:hAnsi="Noto Sans CJK KR Regular" w:cs="Times New Roman" w:hint="eastAsia"/>
          <w:sz w:val="18"/>
          <w:szCs w:val="18"/>
        </w:rPr>
        <w:t>지정가격을</w:t>
      </w:r>
      <w:r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 xml:space="preserve"> </w:t>
      </w:r>
      <w:r w:rsidRPr="00124595">
        <w:rPr>
          <w:rFonts w:ascii="Noto Sans CJK KR Regular" w:eastAsia="Noto Sans CJK KR Regular" w:hAnsi="Noto Sans CJK KR Regular" w:cs="Times New Roman" w:hint="eastAsia"/>
          <w:sz w:val="18"/>
          <w:szCs w:val="18"/>
        </w:rPr>
        <w:t>준수하여야</w:t>
      </w:r>
      <w:r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 xml:space="preserve"> </w:t>
      </w:r>
      <w:r w:rsidRPr="00124595">
        <w:rPr>
          <w:rFonts w:ascii="Noto Sans CJK KR Regular" w:eastAsia="Noto Sans CJK KR Regular" w:hAnsi="Noto Sans CJK KR Regular" w:cs="Times New Roman" w:hint="eastAsia"/>
          <w:sz w:val="18"/>
          <w:szCs w:val="18"/>
        </w:rPr>
        <w:t>합니다</w:t>
      </w:r>
      <w:r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 xml:space="preserve">. </w:t>
      </w:r>
    </w:p>
    <w:p w14:paraId="65727493" w14:textId="77777777" w:rsidR="00650C80" w:rsidRPr="00124595" w:rsidRDefault="00650C80" w:rsidP="003529E4">
      <w:pPr>
        <w:rPr>
          <w:rFonts w:ascii="Noto Sans CJK KR Regular" w:eastAsia="Noto Sans CJK KR Regular" w:hAnsi="Noto Sans CJK KR Regular"/>
          <w:sz w:val="18"/>
          <w:szCs w:val="18"/>
        </w:rPr>
      </w:pPr>
    </w:p>
    <w:p w14:paraId="732CE855" w14:textId="61541135" w:rsidR="00484D36" w:rsidRPr="00124595" w:rsidRDefault="000052A7">
      <w:pPr>
        <w:spacing w:before="240" w:after="240"/>
        <w:rPr>
          <w:rFonts w:ascii="Noto Sans CJK KR Regular" w:eastAsia="Noto Sans CJK KR Regular" w:hAnsi="Noto Sans CJK KR Regular" w:cs="Times New Roman"/>
          <w:sz w:val="18"/>
          <w:szCs w:val="18"/>
        </w:rPr>
      </w:pPr>
      <w:proofErr w:type="gramStart"/>
      <w:r w:rsidRPr="00124595">
        <w:rPr>
          <w:rFonts w:ascii="Noto Sans CJK KR Regular" w:eastAsia="Noto Sans CJK KR Regular" w:hAnsi="Noto Sans CJK KR Regular" w:cs="Times New Roman" w:hint="eastAsia"/>
          <w:sz w:val="18"/>
          <w:szCs w:val="18"/>
        </w:rPr>
        <w:t>제</w:t>
      </w:r>
      <w:r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 xml:space="preserve"> 3</w:t>
      </w:r>
      <w:proofErr w:type="gramEnd"/>
      <w:r w:rsidRPr="00124595">
        <w:rPr>
          <w:rFonts w:ascii="Noto Sans CJK KR Regular" w:eastAsia="Noto Sans CJK KR Regular" w:hAnsi="Noto Sans CJK KR Regular" w:cs="Times New Roman" w:hint="eastAsia"/>
          <w:sz w:val="18"/>
          <w:szCs w:val="18"/>
        </w:rPr>
        <w:t>조</w:t>
      </w:r>
      <w:r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 xml:space="preserve"> </w:t>
      </w:r>
      <w:r w:rsidR="00484D36"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 xml:space="preserve">(공정거래 </w:t>
      </w:r>
      <w:r w:rsidR="00484D36" w:rsidRPr="00124595">
        <w:rPr>
          <w:rFonts w:ascii="Noto Sans CJK KR Regular" w:eastAsia="Noto Sans CJK KR Regular" w:hAnsi="Noto Sans CJK KR Regular" w:cs="Times New Roman" w:hint="eastAsia"/>
          <w:sz w:val="18"/>
          <w:szCs w:val="18"/>
        </w:rPr>
        <w:t>준수</w:t>
      </w:r>
      <w:r w:rsidR="00484D36"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 xml:space="preserve"> </w:t>
      </w:r>
      <w:r w:rsidR="00484D36" w:rsidRPr="00124595">
        <w:rPr>
          <w:rFonts w:ascii="Noto Sans CJK KR Regular" w:eastAsia="Noto Sans CJK KR Regular" w:hAnsi="Noto Sans CJK KR Regular" w:cs="Times New Roman" w:hint="eastAsia"/>
          <w:sz w:val="18"/>
          <w:szCs w:val="18"/>
        </w:rPr>
        <w:t>및</w:t>
      </w:r>
      <w:r w:rsidR="00484D36"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 xml:space="preserve"> </w:t>
      </w:r>
      <w:r w:rsidR="00484D36" w:rsidRPr="00124595">
        <w:rPr>
          <w:rFonts w:ascii="Noto Sans CJK KR Regular" w:eastAsia="Noto Sans CJK KR Regular" w:hAnsi="Noto Sans CJK KR Regular" w:cs="Times New Roman" w:hint="eastAsia"/>
          <w:sz w:val="18"/>
          <w:szCs w:val="18"/>
        </w:rPr>
        <w:t>동반성장</w:t>
      </w:r>
      <w:r w:rsidR="00484D36"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 xml:space="preserve"> </w:t>
      </w:r>
      <w:r w:rsidR="00484D36" w:rsidRPr="00124595">
        <w:rPr>
          <w:rFonts w:ascii="Noto Sans CJK KR Regular" w:eastAsia="Noto Sans CJK KR Regular" w:hAnsi="Noto Sans CJK KR Regular" w:cs="Times New Roman" w:hint="eastAsia"/>
          <w:sz w:val="18"/>
          <w:szCs w:val="18"/>
        </w:rPr>
        <w:t>지원</w:t>
      </w:r>
      <w:r w:rsidR="00484D36"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>)</w:t>
      </w:r>
    </w:p>
    <w:p w14:paraId="0E674B87" w14:textId="5E59FD94" w:rsidR="000052A7" w:rsidRPr="00124595" w:rsidRDefault="005E42E2">
      <w:pPr>
        <w:pStyle w:val="ac"/>
        <w:numPr>
          <w:ilvl w:val="0"/>
          <w:numId w:val="7"/>
        </w:numPr>
        <w:wordWrap/>
        <w:snapToGrid w:val="0"/>
        <w:spacing w:line="276" w:lineRule="auto"/>
        <w:ind w:right="100"/>
        <w:jc w:val="left"/>
        <w:rPr>
          <w:rFonts w:ascii="Noto Sans CJK KR Regular" w:eastAsia="Noto Sans CJK KR Regular" w:hAnsi="Noto Sans CJK KR Regular"/>
          <w:sz w:val="18"/>
          <w:szCs w:val="18"/>
        </w:rPr>
      </w:pPr>
      <w:r w:rsidRPr="00124595">
        <w:rPr>
          <w:rFonts w:ascii="Noto Sans CJK KR Regular" w:eastAsia="Noto Sans CJK KR Regular" w:hAnsi="Noto Sans CJK KR Regular"/>
          <w:sz w:val="18"/>
          <w:szCs w:val="18"/>
        </w:rPr>
        <w:t>"(주)</w:t>
      </w:r>
      <w:proofErr w:type="spellStart"/>
      <w:r w:rsidR="000052A7" w:rsidRPr="00124595">
        <w:rPr>
          <w:rFonts w:ascii="Noto Sans CJK KR Regular" w:eastAsia="Noto Sans CJK KR Regular" w:hAnsi="Noto Sans CJK KR Regular" w:hint="eastAsia"/>
          <w:sz w:val="18"/>
          <w:szCs w:val="18"/>
        </w:rPr>
        <w:t>일룸</w:t>
      </w:r>
      <w:r w:rsidR="000052A7" w:rsidRPr="00124595">
        <w:rPr>
          <w:rFonts w:ascii="Noto Sans CJK KR Regular" w:eastAsia="Noto Sans CJK KR Regular" w:hAnsi="Noto Sans CJK KR Regular"/>
          <w:sz w:val="18"/>
          <w:szCs w:val="18"/>
        </w:rPr>
        <w:t>-DESKER</w:t>
      </w:r>
      <w:r w:rsidRPr="00124595">
        <w:rPr>
          <w:rFonts w:ascii="Noto Sans CJK KR Regular" w:eastAsia="Noto Sans CJK KR Regular" w:hAnsi="Noto Sans CJK KR Regular"/>
          <w:sz w:val="18"/>
          <w:szCs w:val="18"/>
        </w:rPr>
        <w:t>"</w:t>
      </w:r>
      <w:r w:rsidR="000052A7" w:rsidRPr="00124595">
        <w:rPr>
          <w:rFonts w:ascii="Noto Sans CJK KR Regular" w:eastAsia="Noto Sans CJK KR Regular" w:hAnsi="Noto Sans CJK KR Regular"/>
          <w:sz w:val="18"/>
          <w:szCs w:val="18"/>
        </w:rPr>
        <w:t>와</w:t>
      </w:r>
      <w:proofErr w:type="spellEnd"/>
      <w:r w:rsidR="000052A7" w:rsidRPr="00124595">
        <w:rPr>
          <w:rFonts w:ascii="Noto Sans CJK KR Regular" w:eastAsia="Noto Sans CJK KR Regular" w:hAnsi="Noto Sans CJK KR Regular"/>
          <w:sz w:val="18"/>
          <w:szCs w:val="18"/>
        </w:rPr>
        <w:t xml:space="preserve"> </w:t>
      </w:r>
      <w:r w:rsidRPr="00124595">
        <w:rPr>
          <w:rFonts w:ascii="Noto Sans CJK KR Regular" w:eastAsia="Noto Sans CJK KR Regular" w:hAnsi="Noto Sans CJK KR Regular"/>
          <w:sz w:val="18"/>
          <w:szCs w:val="18"/>
        </w:rPr>
        <w:t>"</w:t>
      </w:r>
      <w:r w:rsidR="000052A7" w:rsidRPr="00124595">
        <w:rPr>
          <w:rFonts w:ascii="Noto Sans CJK KR Regular" w:eastAsia="Noto Sans CJK KR Regular" w:hAnsi="Noto Sans CJK KR Regular"/>
          <w:sz w:val="18"/>
          <w:szCs w:val="18"/>
        </w:rPr>
        <w:t xml:space="preserve">DESKER </w:t>
      </w:r>
      <w:proofErr w:type="spellStart"/>
      <w:r w:rsidR="000052A7" w:rsidRPr="00124595">
        <w:rPr>
          <w:rFonts w:ascii="Noto Sans CJK KR Regular" w:eastAsia="Noto Sans CJK KR Regular" w:hAnsi="Noto Sans CJK KR Regular"/>
          <w:sz w:val="18"/>
          <w:szCs w:val="18"/>
        </w:rPr>
        <w:t>MATE</w:t>
      </w:r>
      <w:r w:rsidRPr="00124595">
        <w:rPr>
          <w:rFonts w:ascii="Noto Sans CJK KR Regular" w:eastAsia="Noto Sans CJK KR Regular" w:hAnsi="Noto Sans CJK KR Regular"/>
          <w:sz w:val="18"/>
          <w:szCs w:val="18"/>
        </w:rPr>
        <w:t>"</w:t>
      </w:r>
      <w:r w:rsidR="000052A7" w:rsidRPr="00124595">
        <w:rPr>
          <w:rFonts w:ascii="Noto Sans CJK KR Regular" w:eastAsia="Noto Sans CJK KR Regular" w:hAnsi="Noto Sans CJK KR Regular" w:hint="eastAsia"/>
          <w:sz w:val="18"/>
          <w:szCs w:val="18"/>
        </w:rPr>
        <w:t>는</w:t>
      </w:r>
      <w:proofErr w:type="spellEnd"/>
      <w:r w:rsidR="000052A7" w:rsidRPr="00124595">
        <w:rPr>
          <w:rFonts w:ascii="Noto Sans CJK KR Regular" w:eastAsia="Noto Sans CJK KR Regular" w:hAnsi="Noto Sans CJK KR Regular"/>
          <w:sz w:val="18"/>
          <w:szCs w:val="18"/>
        </w:rPr>
        <w:t xml:space="preserve"> 대등한 지위에서 이 계약상의 의무를 신의에 따라 성실히 이행함으로써 상호 공정한 거래관계와 동반성장을 추구</w:t>
      </w:r>
      <w:r w:rsidR="000052A7" w:rsidRPr="00124595">
        <w:rPr>
          <w:rFonts w:ascii="Noto Sans CJK KR Regular" w:eastAsia="Noto Sans CJK KR Regular" w:hAnsi="Noto Sans CJK KR Regular" w:hint="eastAsia"/>
          <w:sz w:val="18"/>
          <w:szCs w:val="18"/>
        </w:rPr>
        <w:t>합니다</w:t>
      </w:r>
      <w:r w:rsidR="000052A7" w:rsidRPr="00124595">
        <w:rPr>
          <w:rFonts w:ascii="Noto Sans CJK KR Regular" w:eastAsia="Noto Sans CJK KR Regular" w:hAnsi="Noto Sans CJK KR Regular"/>
          <w:sz w:val="18"/>
          <w:szCs w:val="18"/>
        </w:rPr>
        <w:t>.</w:t>
      </w:r>
    </w:p>
    <w:p w14:paraId="25816373" w14:textId="51BFE643" w:rsidR="00484D36" w:rsidRPr="00124595" w:rsidRDefault="005E42E2" w:rsidP="003529E4">
      <w:pPr>
        <w:pStyle w:val="ac"/>
        <w:numPr>
          <w:ilvl w:val="0"/>
          <w:numId w:val="7"/>
        </w:numPr>
        <w:wordWrap/>
        <w:snapToGrid w:val="0"/>
        <w:spacing w:line="276" w:lineRule="auto"/>
        <w:ind w:right="100"/>
        <w:jc w:val="left"/>
        <w:rPr>
          <w:rFonts w:ascii="Noto Sans CJK KR Regular" w:eastAsia="Noto Sans CJK KR Regular" w:hAnsi="Noto Sans CJK KR Regular"/>
          <w:sz w:val="18"/>
          <w:szCs w:val="18"/>
        </w:rPr>
      </w:pPr>
      <w:r w:rsidRPr="00124595">
        <w:rPr>
          <w:rFonts w:ascii="Noto Sans CJK KR Regular" w:eastAsia="Noto Sans CJK KR Regular" w:hAnsi="Noto Sans CJK KR Regular"/>
          <w:sz w:val="18"/>
          <w:szCs w:val="18"/>
        </w:rPr>
        <w:t>"(</w:t>
      </w:r>
      <w:r w:rsidRPr="00124595">
        <w:rPr>
          <w:rFonts w:ascii="Noto Sans CJK KR Regular" w:eastAsia="Noto Sans CJK KR Regular" w:hAnsi="Noto Sans CJK KR Regular" w:hint="eastAsia"/>
          <w:sz w:val="18"/>
          <w:szCs w:val="18"/>
        </w:rPr>
        <w:t>주</w:t>
      </w:r>
      <w:r w:rsidRPr="00124595">
        <w:rPr>
          <w:rFonts w:ascii="Noto Sans CJK KR Regular" w:eastAsia="Noto Sans CJK KR Regular" w:hAnsi="Noto Sans CJK KR Regular"/>
          <w:sz w:val="18"/>
          <w:szCs w:val="18"/>
        </w:rPr>
        <w:t>)</w:t>
      </w:r>
      <w:proofErr w:type="spellStart"/>
      <w:r w:rsidR="001C7215" w:rsidRPr="00124595">
        <w:rPr>
          <w:rFonts w:ascii="Noto Sans CJK KR Regular" w:eastAsia="Noto Sans CJK KR Regular" w:hAnsi="Noto Sans CJK KR Regular"/>
          <w:sz w:val="18"/>
          <w:szCs w:val="18"/>
        </w:rPr>
        <w:t>일룸-DESKER</w:t>
      </w:r>
      <w:r w:rsidRPr="00124595">
        <w:rPr>
          <w:rFonts w:ascii="Noto Sans CJK KR Regular" w:eastAsia="Noto Sans CJK KR Regular" w:hAnsi="Noto Sans CJK KR Regular"/>
          <w:sz w:val="18"/>
          <w:szCs w:val="18"/>
        </w:rPr>
        <w:t>"</w:t>
      </w:r>
      <w:r w:rsidR="00484D36" w:rsidRPr="00124595">
        <w:rPr>
          <w:rFonts w:ascii="Noto Sans CJK KR Regular" w:eastAsia="Noto Sans CJK KR Regular" w:hAnsi="Noto Sans CJK KR Regular"/>
          <w:sz w:val="18"/>
          <w:szCs w:val="18"/>
        </w:rPr>
        <w:t>와</w:t>
      </w:r>
      <w:proofErr w:type="spellEnd"/>
      <w:r w:rsidR="00484D36" w:rsidRPr="00124595">
        <w:rPr>
          <w:rFonts w:ascii="Noto Sans CJK KR Regular" w:eastAsia="Noto Sans CJK KR Regular" w:hAnsi="Noto Sans CJK KR Regular"/>
          <w:sz w:val="18"/>
          <w:szCs w:val="18"/>
        </w:rPr>
        <w:t xml:space="preserve"> </w:t>
      </w:r>
      <w:r w:rsidRPr="00124595">
        <w:rPr>
          <w:rFonts w:ascii="Noto Sans CJK KR Regular" w:eastAsia="Noto Sans CJK KR Regular" w:hAnsi="Noto Sans CJK KR Regular"/>
          <w:sz w:val="18"/>
          <w:szCs w:val="18"/>
        </w:rPr>
        <w:t>"</w:t>
      </w:r>
      <w:r w:rsidR="00FE5954" w:rsidRPr="00124595">
        <w:rPr>
          <w:rFonts w:ascii="Noto Sans CJK KR Regular" w:eastAsia="Noto Sans CJK KR Regular" w:hAnsi="Noto Sans CJK KR Regular"/>
          <w:sz w:val="18"/>
          <w:szCs w:val="18"/>
        </w:rPr>
        <w:t xml:space="preserve">DESKER </w:t>
      </w:r>
      <w:proofErr w:type="spellStart"/>
      <w:r w:rsidR="00FE5954" w:rsidRPr="00124595">
        <w:rPr>
          <w:rFonts w:ascii="Noto Sans CJK KR Regular" w:eastAsia="Noto Sans CJK KR Regular" w:hAnsi="Noto Sans CJK KR Regular"/>
          <w:sz w:val="18"/>
          <w:szCs w:val="18"/>
        </w:rPr>
        <w:t>MATE</w:t>
      </w:r>
      <w:r w:rsidRPr="00124595">
        <w:rPr>
          <w:rFonts w:ascii="Noto Sans CJK KR Regular" w:eastAsia="Noto Sans CJK KR Regular" w:hAnsi="Noto Sans CJK KR Regular"/>
          <w:sz w:val="18"/>
          <w:szCs w:val="18"/>
        </w:rPr>
        <w:t>"</w:t>
      </w:r>
      <w:r w:rsidR="00484D36" w:rsidRPr="00124595">
        <w:rPr>
          <w:rFonts w:ascii="Noto Sans CJK KR Regular" w:eastAsia="Noto Sans CJK KR Regular" w:hAnsi="Noto Sans CJK KR Regular"/>
          <w:sz w:val="18"/>
          <w:szCs w:val="18"/>
        </w:rPr>
        <w:t>는</w:t>
      </w:r>
      <w:proofErr w:type="spellEnd"/>
      <w:r w:rsidR="00484D36" w:rsidRPr="00124595">
        <w:rPr>
          <w:rFonts w:ascii="Noto Sans CJK KR Regular" w:eastAsia="Noto Sans CJK KR Regular" w:hAnsi="Noto Sans CJK KR Regular"/>
          <w:sz w:val="18"/>
          <w:szCs w:val="18"/>
        </w:rPr>
        <w:t xml:space="preserve"> 공정하고 투명한 거래를 위하여 다음 각 호의 내용을 준수</w:t>
      </w:r>
      <w:r w:rsidR="0081754B" w:rsidRPr="00124595">
        <w:rPr>
          <w:rFonts w:ascii="Noto Sans CJK KR Regular" w:eastAsia="Noto Sans CJK KR Regular" w:hAnsi="Noto Sans CJK KR Regular" w:hint="eastAsia"/>
          <w:sz w:val="18"/>
          <w:szCs w:val="18"/>
        </w:rPr>
        <w:t>합니다</w:t>
      </w:r>
      <w:r w:rsidR="0081754B" w:rsidRPr="00124595">
        <w:rPr>
          <w:rFonts w:ascii="Noto Sans CJK KR Regular" w:eastAsia="Noto Sans CJK KR Regular" w:hAnsi="Noto Sans CJK KR Regular"/>
          <w:sz w:val="18"/>
          <w:szCs w:val="18"/>
        </w:rPr>
        <w:t>.</w:t>
      </w:r>
    </w:p>
    <w:p w14:paraId="3E5D036C" w14:textId="7F643B67" w:rsidR="00484D36" w:rsidRPr="00124595" w:rsidRDefault="00484D36" w:rsidP="003529E4">
      <w:pPr>
        <w:pStyle w:val="ad"/>
        <w:numPr>
          <w:ilvl w:val="0"/>
          <w:numId w:val="8"/>
        </w:numPr>
        <w:wordWrap/>
        <w:spacing w:line="276" w:lineRule="auto"/>
        <w:ind w:right="100"/>
        <w:rPr>
          <w:rFonts w:ascii="Noto Sans CJK KR Regular" w:eastAsia="Noto Sans CJK KR Regular" w:hAnsi="Noto Sans CJK KR Regular"/>
          <w:b w:val="0"/>
          <w:bCs w:val="0"/>
          <w:sz w:val="18"/>
          <w:szCs w:val="18"/>
        </w:rPr>
      </w:pPr>
      <w:r w:rsidRPr="00124595">
        <w:rPr>
          <w:rFonts w:ascii="Noto Sans CJK KR Regular" w:eastAsia="Noto Sans CJK KR Regular" w:hAnsi="Noto Sans CJK KR Regular"/>
          <w:b w:val="0"/>
          <w:bCs w:val="0"/>
          <w:sz w:val="18"/>
          <w:szCs w:val="18"/>
        </w:rPr>
        <w:t xml:space="preserve">상대방에게 금품, 향응, 편의 또는 접대를 요구하거나 제공해서는 아니되며, 위법하거나   </w:t>
      </w:r>
      <w:proofErr w:type="gramStart"/>
      <w:r w:rsidRPr="00124595">
        <w:rPr>
          <w:rFonts w:ascii="Noto Sans CJK KR Regular" w:eastAsia="Noto Sans CJK KR Regular" w:hAnsi="Noto Sans CJK KR Regular"/>
          <w:b w:val="0"/>
          <w:bCs w:val="0"/>
          <w:sz w:val="18"/>
          <w:szCs w:val="18"/>
        </w:rPr>
        <w:t>부당한  행위를</w:t>
      </w:r>
      <w:proofErr w:type="gramEnd"/>
      <w:r w:rsidRPr="00124595">
        <w:rPr>
          <w:rFonts w:ascii="Noto Sans CJK KR Regular" w:eastAsia="Noto Sans CJK KR Regular" w:hAnsi="Noto Sans CJK KR Regular"/>
          <w:b w:val="0"/>
          <w:bCs w:val="0"/>
          <w:sz w:val="18"/>
          <w:szCs w:val="18"/>
        </w:rPr>
        <w:t xml:space="preserve"> 하지 아니</w:t>
      </w:r>
      <w:r w:rsidR="0081754B" w:rsidRPr="00124595">
        <w:rPr>
          <w:rFonts w:ascii="Noto Sans CJK KR Regular" w:eastAsia="Noto Sans CJK KR Regular" w:hAnsi="Noto Sans CJK KR Regular" w:hint="eastAsia"/>
          <w:b w:val="0"/>
          <w:bCs w:val="0"/>
          <w:sz w:val="18"/>
          <w:szCs w:val="18"/>
        </w:rPr>
        <w:t>합니다</w:t>
      </w:r>
      <w:r w:rsidR="0081754B" w:rsidRPr="00124595">
        <w:rPr>
          <w:rFonts w:ascii="Noto Sans CJK KR Regular" w:eastAsia="Noto Sans CJK KR Regular" w:hAnsi="Noto Sans CJK KR Regular"/>
          <w:b w:val="0"/>
          <w:bCs w:val="0"/>
          <w:sz w:val="18"/>
          <w:szCs w:val="18"/>
        </w:rPr>
        <w:t>.</w:t>
      </w:r>
      <w:r w:rsidRPr="00124595">
        <w:rPr>
          <w:rFonts w:ascii="Noto Sans CJK KR Regular" w:eastAsia="Noto Sans CJK KR Regular" w:hAnsi="Noto Sans CJK KR Regular"/>
          <w:b w:val="0"/>
          <w:bCs w:val="0"/>
          <w:sz w:val="18"/>
          <w:szCs w:val="18"/>
        </w:rPr>
        <w:t>.</w:t>
      </w:r>
    </w:p>
    <w:p w14:paraId="237834E5" w14:textId="6D1114BF" w:rsidR="00BA5B3D" w:rsidRPr="00124595" w:rsidRDefault="00484D36" w:rsidP="003529E4">
      <w:pPr>
        <w:pStyle w:val="ad"/>
        <w:numPr>
          <w:ilvl w:val="0"/>
          <w:numId w:val="8"/>
        </w:numPr>
        <w:wordWrap/>
        <w:spacing w:line="276" w:lineRule="auto"/>
        <w:ind w:right="100"/>
        <w:rPr>
          <w:rFonts w:ascii="Noto Sans CJK KR Regular" w:eastAsia="Noto Sans CJK KR Regular" w:hAnsi="Noto Sans CJK KR Regular"/>
          <w:b w:val="0"/>
          <w:bCs w:val="0"/>
          <w:sz w:val="18"/>
          <w:szCs w:val="18"/>
        </w:rPr>
      </w:pPr>
      <w:r w:rsidRPr="00124595">
        <w:rPr>
          <w:rFonts w:ascii="Noto Sans CJK KR Regular" w:eastAsia="Noto Sans CJK KR Regular" w:hAnsi="Noto Sans CJK KR Regular"/>
          <w:b w:val="0"/>
          <w:bCs w:val="0"/>
          <w:sz w:val="18"/>
          <w:szCs w:val="18"/>
        </w:rPr>
        <w:t>거래상 우월적 지위를 남용하여 공정한 거래질서에 반하는 행위를 요구하지 아니한다.</w:t>
      </w:r>
    </w:p>
    <w:p w14:paraId="69D7C7AC" w14:textId="7D4DCCFC" w:rsidR="001C7215" w:rsidRPr="00124595" w:rsidRDefault="005E42E2" w:rsidP="003529E4">
      <w:pPr>
        <w:pStyle w:val="ac"/>
        <w:numPr>
          <w:ilvl w:val="0"/>
          <w:numId w:val="7"/>
        </w:numPr>
        <w:wordWrap/>
        <w:snapToGrid w:val="0"/>
        <w:spacing w:line="276" w:lineRule="auto"/>
        <w:ind w:right="100"/>
        <w:jc w:val="left"/>
        <w:rPr>
          <w:rFonts w:ascii="Noto Sans CJK KR Regular" w:eastAsia="Noto Sans CJK KR Regular" w:hAnsi="Noto Sans CJK KR Regular"/>
          <w:b/>
          <w:sz w:val="18"/>
          <w:szCs w:val="18"/>
        </w:rPr>
      </w:pPr>
      <w:r w:rsidRPr="00124595">
        <w:rPr>
          <w:rFonts w:ascii="Noto Sans CJK KR Regular" w:eastAsia="Noto Sans CJK KR Regular" w:hAnsi="Noto Sans CJK KR Regular"/>
          <w:sz w:val="18"/>
          <w:szCs w:val="18"/>
        </w:rPr>
        <w:t>"(</w:t>
      </w:r>
      <w:r w:rsidRPr="00124595">
        <w:rPr>
          <w:rFonts w:ascii="Noto Sans CJK KR Regular" w:eastAsia="Noto Sans CJK KR Regular" w:hAnsi="Noto Sans CJK KR Regular" w:hint="eastAsia"/>
          <w:sz w:val="18"/>
          <w:szCs w:val="18"/>
        </w:rPr>
        <w:t>주</w:t>
      </w:r>
      <w:r w:rsidRPr="00124595">
        <w:rPr>
          <w:rFonts w:ascii="Noto Sans CJK KR Regular" w:eastAsia="Noto Sans CJK KR Regular" w:hAnsi="Noto Sans CJK KR Regular"/>
          <w:sz w:val="18"/>
          <w:szCs w:val="18"/>
        </w:rPr>
        <w:t>)</w:t>
      </w:r>
      <w:proofErr w:type="spellStart"/>
      <w:r w:rsidR="00FA6552" w:rsidRPr="00124595">
        <w:rPr>
          <w:rFonts w:ascii="Noto Sans CJK KR Regular" w:eastAsia="Noto Sans CJK KR Regular" w:hAnsi="Noto Sans CJK KR Regular" w:hint="eastAsia"/>
          <w:sz w:val="18"/>
          <w:szCs w:val="18"/>
        </w:rPr>
        <w:t>일룸</w:t>
      </w:r>
      <w:r w:rsidR="00FA6552" w:rsidRPr="00124595">
        <w:rPr>
          <w:rFonts w:ascii="Noto Sans CJK KR Regular" w:eastAsia="Noto Sans CJK KR Regular" w:hAnsi="Noto Sans CJK KR Regular"/>
          <w:sz w:val="18"/>
          <w:szCs w:val="18"/>
        </w:rPr>
        <w:t>-DESKER</w:t>
      </w:r>
      <w:r w:rsidRPr="00124595">
        <w:rPr>
          <w:rFonts w:ascii="Noto Sans CJK KR Regular" w:eastAsia="Noto Sans CJK KR Regular" w:hAnsi="Noto Sans CJK KR Regular"/>
          <w:sz w:val="18"/>
          <w:szCs w:val="18"/>
        </w:rPr>
        <w:t>"</w:t>
      </w:r>
      <w:r w:rsidR="00FA6552" w:rsidRPr="00124595">
        <w:rPr>
          <w:rFonts w:ascii="Noto Sans CJK KR Regular" w:eastAsia="Noto Sans CJK KR Regular" w:hAnsi="Noto Sans CJK KR Regular"/>
          <w:sz w:val="18"/>
          <w:szCs w:val="18"/>
        </w:rPr>
        <w:t>와</w:t>
      </w:r>
      <w:proofErr w:type="spellEnd"/>
      <w:r w:rsidR="00FA6552" w:rsidRPr="00124595">
        <w:rPr>
          <w:rFonts w:ascii="Noto Sans CJK KR Regular" w:eastAsia="Noto Sans CJK KR Regular" w:hAnsi="Noto Sans CJK KR Regular"/>
          <w:sz w:val="18"/>
          <w:szCs w:val="18"/>
        </w:rPr>
        <w:t xml:space="preserve"> </w:t>
      </w:r>
      <w:r w:rsidRPr="00124595">
        <w:rPr>
          <w:rFonts w:ascii="Noto Sans CJK KR Regular" w:eastAsia="Noto Sans CJK KR Regular" w:hAnsi="Noto Sans CJK KR Regular"/>
          <w:sz w:val="18"/>
          <w:szCs w:val="18"/>
        </w:rPr>
        <w:t>"</w:t>
      </w:r>
      <w:r w:rsidR="00FE5954" w:rsidRPr="00124595">
        <w:rPr>
          <w:rFonts w:ascii="Noto Sans CJK KR Regular" w:eastAsia="Noto Sans CJK KR Regular" w:hAnsi="Noto Sans CJK KR Regular"/>
          <w:sz w:val="18"/>
          <w:szCs w:val="18"/>
        </w:rPr>
        <w:t xml:space="preserve">DESKER </w:t>
      </w:r>
      <w:proofErr w:type="spellStart"/>
      <w:r w:rsidR="00FE5954" w:rsidRPr="00124595">
        <w:rPr>
          <w:rFonts w:ascii="Noto Sans CJK KR Regular" w:eastAsia="Noto Sans CJK KR Regular" w:hAnsi="Noto Sans CJK KR Regular"/>
          <w:sz w:val="18"/>
          <w:szCs w:val="18"/>
        </w:rPr>
        <w:t>MATE</w:t>
      </w:r>
      <w:r w:rsidRPr="00124595">
        <w:rPr>
          <w:rFonts w:ascii="Noto Sans CJK KR Regular" w:eastAsia="Noto Sans CJK KR Regular" w:hAnsi="Noto Sans CJK KR Regular"/>
          <w:sz w:val="18"/>
          <w:szCs w:val="18"/>
        </w:rPr>
        <w:t>"</w:t>
      </w:r>
      <w:r w:rsidR="00271C69" w:rsidRPr="00124595">
        <w:rPr>
          <w:rFonts w:ascii="Noto Sans CJK KR Regular" w:eastAsia="Noto Sans CJK KR Regular" w:hAnsi="Noto Sans CJK KR Regular" w:hint="eastAsia"/>
          <w:sz w:val="18"/>
          <w:szCs w:val="18"/>
        </w:rPr>
        <w:t>는</w:t>
      </w:r>
      <w:proofErr w:type="spellEnd"/>
      <w:r w:rsidR="00271C69" w:rsidRPr="00124595">
        <w:rPr>
          <w:rFonts w:ascii="Noto Sans CJK KR Regular" w:eastAsia="Noto Sans CJK KR Regular" w:hAnsi="Noto Sans CJK KR Regular"/>
          <w:sz w:val="18"/>
          <w:szCs w:val="18"/>
        </w:rPr>
        <w:t xml:space="preserve"> </w:t>
      </w:r>
      <w:r w:rsidR="0094757A" w:rsidRPr="00124595">
        <w:rPr>
          <w:rFonts w:ascii="Noto Sans CJK KR Regular" w:eastAsia="Noto Sans CJK KR Regular" w:hAnsi="Noto Sans CJK KR Regular" w:hint="eastAsia"/>
          <w:sz w:val="18"/>
          <w:szCs w:val="18"/>
        </w:rPr>
        <w:t>이</w:t>
      </w:r>
      <w:r w:rsidR="0094757A" w:rsidRPr="00124595">
        <w:rPr>
          <w:rFonts w:ascii="Noto Sans CJK KR Regular" w:eastAsia="Noto Sans CJK KR Regular" w:hAnsi="Noto Sans CJK KR Regular"/>
          <w:sz w:val="18"/>
          <w:szCs w:val="18"/>
        </w:rPr>
        <w:t xml:space="preserve"> </w:t>
      </w:r>
      <w:r w:rsidR="0094757A" w:rsidRPr="00124595">
        <w:rPr>
          <w:rFonts w:ascii="Noto Sans CJK KR Regular" w:eastAsia="Noto Sans CJK KR Regular" w:hAnsi="Noto Sans CJK KR Regular" w:hint="eastAsia"/>
          <w:sz w:val="18"/>
          <w:szCs w:val="18"/>
        </w:rPr>
        <w:t>계약의</w:t>
      </w:r>
      <w:r w:rsidR="0094757A" w:rsidRPr="00124595">
        <w:rPr>
          <w:rFonts w:ascii="Noto Sans CJK KR Regular" w:eastAsia="Noto Sans CJK KR Regular" w:hAnsi="Noto Sans CJK KR Regular"/>
          <w:sz w:val="18"/>
          <w:szCs w:val="18"/>
        </w:rPr>
        <w:t xml:space="preserve"> 체결 및 이행과 관련하여 「독점규제 및 공정거래에 관한 법률」, 「약관의 규제에 관한 법률」, </w:t>
      </w:r>
      <w:r w:rsidR="0094757A" w:rsidRPr="00124595">
        <w:rPr>
          <w:rFonts w:ascii="Noto Sans CJK KR Regular" w:eastAsia="Noto Sans CJK KR Regular" w:hAnsi="Noto Sans CJK KR Regular" w:hint="eastAsia"/>
          <w:sz w:val="18"/>
          <w:szCs w:val="18"/>
        </w:rPr>
        <w:t>「대리점거래의</w:t>
      </w:r>
      <w:r w:rsidR="0094757A" w:rsidRPr="00124595">
        <w:rPr>
          <w:rFonts w:ascii="Noto Sans CJK KR Regular" w:eastAsia="Noto Sans CJK KR Regular" w:hAnsi="Noto Sans CJK KR Regular"/>
          <w:sz w:val="18"/>
          <w:szCs w:val="18"/>
        </w:rPr>
        <w:t xml:space="preserve"> </w:t>
      </w:r>
      <w:r w:rsidR="0094757A" w:rsidRPr="00124595">
        <w:rPr>
          <w:rFonts w:ascii="Noto Sans CJK KR Regular" w:eastAsia="Noto Sans CJK KR Regular" w:hAnsi="Noto Sans CJK KR Regular" w:hint="eastAsia"/>
          <w:sz w:val="18"/>
          <w:szCs w:val="18"/>
        </w:rPr>
        <w:t>공정화에</w:t>
      </w:r>
      <w:r w:rsidR="0094757A" w:rsidRPr="00124595">
        <w:rPr>
          <w:rFonts w:ascii="Noto Sans CJK KR Regular" w:eastAsia="Noto Sans CJK KR Regular" w:hAnsi="Noto Sans CJK KR Regular"/>
          <w:sz w:val="18"/>
          <w:szCs w:val="18"/>
        </w:rPr>
        <w:t xml:space="preserve"> </w:t>
      </w:r>
      <w:r w:rsidR="0094757A" w:rsidRPr="00124595">
        <w:rPr>
          <w:rFonts w:ascii="Noto Sans CJK KR Regular" w:eastAsia="Noto Sans CJK KR Regular" w:hAnsi="Noto Sans CJK KR Regular" w:hint="eastAsia"/>
          <w:sz w:val="18"/>
          <w:szCs w:val="18"/>
        </w:rPr>
        <w:t>관한</w:t>
      </w:r>
      <w:r w:rsidR="0094757A" w:rsidRPr="00124595">
        <w:rPr>
          <w:rFonts w:ascii="Noto Sans CJK KR Regular" w:eastAsia="Noto Sans CJK KR Regular" w:hAnsi="Noto Sans CJK KR Regular"/>
          <w:sz w:val="18"/>
          <w:szCs w:val="18"/>
        </w:rPr>
        <w:t xml:space="preserve"> </w:t>
      </w:r>
      <w:r w:rsidR="0094757A" w:rsidRPr="00124595">
        <w:rPr>
          <w:rFonts w:ascii="Noto Sans CJK KR Regular" w:eastAsia="Noto Sans CJK KR Regular" w:hAnsi="Noto Sans CJK KR Regular" w:hint="eastAsia"/>
          <w:sz w:val="18"/>
          <w:szCs w:val="18"/>
        </w:rPr>
        <w:t>법률」</w:t>
      </w:r>
      <w:r w:rsidR="0094757A" w:rsidRPr="00124595">
        <w:rPr>
          <w:rFonts w:ascii="Noto Sans CJK KR Regular" w:eastAsia="Noto Sans CJK KR Regular" w:hAnsi="Noto Sans CJK KR Regular"/>
          <w:sz w:val="18"/>
          <w:szCs w:val="18"/>
        </w:rPr>
        <w:t xml:space="preserve"> 등의 관</w:t>
      </w:r>
      <w:r w:rsidR="00034CAC" w:rsidRPr="00124595">
        <w:rPr>
          <w:rFonts w:ascii="Noto Sans CJK KR Regular" w:eastAsia="Noto Sans CJK KR Regular" w:hAnsi="Noto Sans CJK KR Regular" w:hint="eastAsia"/>
          <w:sz w:val="18"/>
          <w:szCs w:val="18"/>
        </w:rPr>
        <w:t>련</w:t>
      </w:r>
      <w:r w:rsidR="0094757A" w:rsidRPr="00124595">
        <w:rPr>
          <w:rFonts w:ascii="Noto Sans CJK KR Regular" w:eastAsia="Noto Sans CJK KR Regular" w:hAnsi="Noto Sans CJK KR Regular"/>
          <w:sz w:val="18"/>
          <w:szCs w:val="18"/>
        </w:rPr>
        <w:t xml:space="preserve"> </w:t>
      </w:r>
      <w:r w:rsidR="0094757A" w:rsidRPr="00124595">
        <w:rPr>
          <w:rFonts w:ascii="Noto Sans CJK KR Regular" w:eastAsia="Noto Sans CJK KR Regular" w:hAnsi="Noto Sans CJK KR Regular"/>
          <w:sz w:val="18"/>
          <w:szCs w:val="18"/>
        </w:rPr>
        <w:lastRenderedPageBreak/>
        <w:t>법령을 준수</w:t>
      </w:r>
      <w:r w:rsidR="0081754B" w:rsidRPr="00124595">
        <w:rPr>
          <w:rFonts w:ascii="Noto Sans CJK KR Regular" w:eastAsia="Noto Sans CJK KR Regular" w:hAnsi="Noto Sans CJK KR Regular" w:hint="eastAsia"/>
          <w:sz w:val="18"/>
          <w:szCs w:val="18"/>
        </w:rPr>
        <w:t>합니다</w:t>
      </w:r>
      <w:r w:rsidR="0081754B" w:rsidRPr="00124595">
        <w:rPr>
          <w:rFonts w:ascii="Noto Sans CJK KR Regular" w:eastAsia="Noto Sans CJK KR Regular" w:hAnsi="Noto Sans CJK KR Regular"/>
          <w:sz w:val="18"/>
          <w:szCs w:val="18"/>
        </w:rPr>
        <w:t>.</w:t>
      </w:r>
    </w:p>
    <w:p w14:paraId="3FDDEF20" w14:textId="4170BA02" w:rsidR="00866A8B" w:rsidRPr="00124595" w:rsidRDefault="005E42E2" w:rsidP="003529E4">
      <w:pPr>
        <w:pStyle w:val="ac"/>
        <w:numPr>
          <w:ilvl w:val="0"/>
          <w:numId w:val="7"/>
        </w:numPr>
        <w:wordWrap/>
        <w:snapToGrid w:val="0"/>
        <w:spacing w:line="276" w:lineRule="auto"/>
        <w:ind w:right="100"/>
        <w:jc w:val="left"/>
        <w:rPr>
          <w:rFonts w:ascii="Noto Sans CJK KR Regular" w:eastAsia="Noto Sans CJK KR Regular" w:hAnsi="Noto Sans CJK KR Regular"/>
          <w:sz w:val="18"/>
          <w:szCs w:val="18"/>
        </w:rPr>
      </w:pPr>
      <w:r w:rsidRPr="00124595">
        <w:rPr>
          <w:rFonts w:ascii="Noto Sans CJK KR Regular" w:eastAsia="Noto Sans CJK KR Regular" w:hAnsi="Noto Sans CJK KR Regular"/>
          <w:sz w:val="18"/>
          <w:szCs w:val="18"/>
        </w:rPr>
        <w:t>"(</w:t>
      </w:r>
      <w:r w:rsidRPr="00124595">
        <w:rPr>
          <w:rFonts w:ascii="Noto Sans CJK KR Regular" w:eastAsia="Noto Sans CJK KR Regular" w:hAnsi="Noto Sans CJK KR Regular" w:hint="eastAsia"/>
          <w:sz w:val="18"/>
          <w:szCs w:val="18"/>
        </w:rPr>
        <w:t>주</w:t>
      </w:r>
      <w:r w:rsidRPr="00124595">
        <w:rPr>
          <w:rFonts w:ascii="Noto Sans CJK KR Regular" w:eastAsia="Noto Sans CJK KR Regular" w:hAnsi="Noto Sans CJK KR Regular"/>
          <w:sz w:val="18"/>
          <w:szCs w:val="18"/>
        </w:rPr>
        <w:t>)</w:t>
      </w:r>
      <w:proofErr w:type="spellStart"/>
      <w:r w:rsidR="00866A8B" w:rsidRPr="00124595">
        <w:rPr>
          <w:rFonts w:ascii="Noto Sans CJK KR Regular" w:eastAsia="Noto Sans CJK KR Regular" w:hAnsi="Noto Sans CJK KR Regular" w:hint="eastAsia"/>
          <w:sz w:val="18"/>
          <w:szCs w:val="18"/>
        </w:rPr>
        <w:t>일룸</w:t>
      </w:r>
      <w:r w:rsidR="00866A8B" w:rsidRPr="00124595">
        <w:rPr>
          <w:rFonts w:ascii="Noto Sans CJK KR Regular" w:eastAsia="Noto Sans CJK KR Regular" w:hAnsi="Noto Sans CJK KR Regular"/>
          <w:sz w:val="18"/>
          <w:szCs w:val="18"/>
        </w:rPr>
        <w:t>-DESKER</w:t>
      </w:r>
      <w:r w:rsidRPr="00124595">
        <w:rPr>
          <w:rFonts w:ascii="Noto Sans CJK KR Regular" w:eastAsia="Noto Sans CJK KR Regular" w:hAnsi="Noto Sans CJK KR Regular"/>
          <w:sz w:val="18"/>
          <w:szCs w:val="18"/>
        </w:rPr>
        <w:t>"</w:t>
      </w:r>
      <w:r w:rsidR="00866A8B" w:rsidRPr="00124595">
        <w:rPr>
          <w:rFonts w:ascii="Noto Sans CJK KR Regular" w:eastAsia="Noto Sans CJK KR Regular" w:hAnsi="Noto Sans CJK KR Regular" w:hint="eastAsia"/>
          <w:sz w:val="18"/>
          <w:szCs w:val="18"/>
        </w:rPr>
        <w:t>와</w:t>
      </w:r>
      <w:proofErr w:type="spellEnd"/>
      <w:r w:rsidR="00866A8B" w:rsidRPr="00124595">
        <w:rPr>
          <w:rFonts w:ascii="Noto Sans CJK KR Regular" w:eastAsia="Noto Sans CJK KR Regular" w:hAnsi="Noto Sans CJK KR Regular"/>
          <w:sz w:val="18"/>
          <w:szCs w:val="18"/>
        </w:rPr>
        <w:t xml:space="preserve"> </w:t>
      </w:r>
      <w:r w:rsidRPr="00124595">
        <w:rPr>
          <w:rFonts w:ascii="Noto Sans CJK KR Regular" w:eastAsia="Noto Sans CJK KR Regular" w:hAnsi="Noto Sans CJK KR Regular"/>
          <w:sz w:val="18"/>
          <w:szCs w:val="18"/>
        </w:rPr>
        <w:t>"</w:t>
      </w:r>
      <w:r w:rsidR="00FE5954" w:rsidRPr="00124595">
        <w:rPr>
          <w:rFonts w:ascii="Noto Sans CJK KR Regular" w:eastAsia="Noto Sans CJK KR Regular" w:hAnsi="Noto Sans CJK KR Regular"/>
          <w:sz w:val="18"/>
          <w:szCs w:val="18"/>
        </w:rPr>
        <w:t xml:space="preserve">DESKER </w:t>
      </w:r>
      <w:proofErr w:type="spellStart"/>
      <w:r w:rsidR="00FE5954" w:rsidRPr="00124595">
        <w:rPr>
          <w:rFonts w:ascii="Noto Sans CJK KR Regular" w:eastAsia="Noto Sans CJK KR Regular" w:hAnsi="Noto Sans CJK KR Regular"/>
          <w:sz w:val="18"/>
          <w:szCs w:val="18"/>
        </w:rPr>
        <w:t>MATE</w:t>
      </w:r>
      <w:r w:rsidRPr="00124595">
        <w:rPr>
          <w:rFonts w:ascii="Noto Sans CJK KR Regular" w:eastAsia="Noto Sans CJK KR Regular" w:hAnsi="Noto Sans CJK KR Regular"/>
          <w:sz w:val="18"/>
          <w:szCs w:val="18"/>
        </w:rPr>
        <w:t>"</w:t>
      </w:r>
      <w:r w:rsidR="00866A8B" w:rsidRPr="00124595">
        <w:rPr>
          <w:rFonts w:ascii="Noto Sans CJK KR Regular" w:eastAsia="Noto Sans CJK KR Regular" w:hAnsi="Noto Sans CJK KR Regular" w:hint="eastAsia"/>
          <w:sz w:val="18"/>
          <w:szCs w:val="18"/>
        </w:rPr>
        <w:t>는</w:t>
      </w:r>
      <w:proofErr w:type="spellEnd"/>
      <w:r w:rsidR="00866A8B" w:rsidRPr="00124595">
        <w:rPr>
          <w:rFonts w:ascii="Noto Sans CJK KR Regular" w:eastAsia="Noto Sans CJK KR Regular" w:hAnsi="Noto Sans CJK KR Regular"/>
          <w:sz w:val="18"/>
          <w:szCs w:val="18"/>
        </w:rPr>
        <w:t xml:space="preserve"> </w:t>
      </w:r>
      <w:r w:rsidR="00866A8B" w:rsidRPr="00124595">
        <w:rPr>
          <w:rFonts w:ascii="Noto Sans CJK KR Regular" w:eastAsia="Noto Sans CJK KR Regular" w:hAnsi="Noto Sans CJK KR Regular" w:hint="eastAsia"/>
          <w:sz w:val="18"/>
          <w:szCs w:val="18"/>
        </w:rPr>
        <w:t>공정하고</w:t>
      </w:r>
      <w:r w:rsidR="00866A8B" w:rsidRPr="00124595">
        <w:rPr>
          <w:rFonts w:ascii="Noto Sans CJK KR Regular" w:eastAsia="Noto Sans CJK KR Regular" w:hAnsi="Noto Sans CJK KR Regular"/>
          <w:sz w:val="18"/>
          <w:szCs w:val="18"/>
        </w:rPr>
        <w:t xml:space="preserve"> </w:t>
      </w:r>
      <w:r w:rsidR="00866A8B" w:rsidRPr="00124595">
        <w:rPr>
          <w:rFonts w:ascii="Noto Sans CJK KR Regular" w:eastAsia="Noto Sans CJK KR Regular" w:hAnsi="Noto Sans CJK KR Regular" w:hint="eastAsia"/>
          <w:sz w:val="18"/>
          <w:szCs w:val="18"/>
        </w:rPr>
        <w:t>투명한</w:t>
      </w:r>
      <w:r w:rsidR="00866A8B" w:rsidRPr="00124595">
        <w:rPr>
          <w:rFonts w:ascii="Noto Sans CJK KR Regular" w:eastAsia="Noto Sans CJK KR Regular" w:hAnsi="Noto Sans CJK KR Regular"/>
          <w:sz w:val="18"/>
          <w:szCs w:val="18"/>
        </w:rPr>
        <w:t xml:space="preserve"> </w:t>
      </w:r>
      <w:r w:rsidR="00866A8B" w:rsidRPr="00124595">
        <w:rPr>
          <w:rFonts w:ascii="Noto Sans CJK KR Regular" w:eastAsia="Noto Sans CJK KR Regular" w:hAnsi="Noto Sans CJK KR Regular" w:hint="eastAsia"/>
          <w:sz w:val="18"/>
          <w:szCs w:val="18"/>
        </w:rPr>
        <w:t>거래를</w:t>
      </w:r>
      <w:r w:rsidR="00866A8B" w:rsidRPr="00124595">
        <w:rPr>
          <w:rFonts w:ascii="Noto Sans CJK KR Regular" w:eastAsia="Noto Sans CJK KR Regular" w:hAnsi="Noto Sans CJK KR Regular"/>
          <w:sz w:val="18"/>
          <w:szCs w:val="18"/>
        </w:rPr>
        <w:t xml:space="preserve"> </w:t>
      </w:r>
      <w:r w:rsidR="00866A8B" w:rsidRPr="00124595">
        <w:rPr>
          <w:rFonts w:ascii="Noto Sans CJK KR Regular" w:eastAsia="Noto Sans CJK KR Regular" w:hAnsi="Noto Sans CJK KR Regular" w:hint="eastAsia"/>
          <w:sz w:val="18"/>
          <w:szCs w:val="18"/>
        </w:rPr>
        <w:t>위하여</w:t>
      </w:r>
      <w:r w:rsidR="00866A8B" w:rsidRPr="00124595">
        <w:rPr>
          <w:rFonts w:ascii="Noto Sans CJK KR Regular" w:eastAsia="Noto Sans CJK KR Regular" w:hAnsi="Noto Sans CJK KR Regular"/>
          <w:sz w:val="18"/>
          <w:szCs w:val="18"/>
        </w:rPr>
        <w:t xml:space="preserve"> </w:t>
      </w:r>
      <w:r w:rsidR="00866A8B" w:rsidRPr="00124595">
        <w:rPr>
          <w:rFonts w:ascii="Noto Sans CJK KR Regular" w:eastAsia="Noto Sans CJK KR Regular" w:hAnsi="Noto Sans CJK KR Regular" w:hint="eastAsia"/>
          <w:sz w:val="18"/>
          <w:szCs w:val="18"/>
        </w:rPr>
        <w:t>다음</w:t>
      </w:r>
      <w:r w:rsidR="00866A8B" w:rsidRPr="00124595">
        <w:rPr>
          <w:rFonts w:ascii="Noto Sans CJK KR Regular" w:eastAsia="Noto Sans CJK KR Regular" w:hAnsi="Noto Sans CJK KR Regular"/>
          <w:sz w:val="18"/>
          <w:szCs w:val="18"/>
        </w:rPr>
        <w:t xml:space="preserve"> </w:t>
      </w:r>
      <w:r w:rsidR="00866A8B" w:rsidRPr="00124595">
        <w:rPr>
          <w:rFonts w:ascii="Noto Sans CJK KR Regular" w:eastAsia="Noto Sans CJK KR Regular" w:hAnsi="Noto Sans CJK KR Regular" w:hint="eastAsia"/>
          <w:sz w:val="18"/>
          <w:szCs w:val="18"/>
        </w:rPr>
        <w:t>각</w:t>
      </w:r>
      <w:r w:rsidR="00866A8B" w:rsidRPr="00124595">
        <w:rPr>
          <w:rFonts w:ascii="Noto Sans CJK KR Regular" w:eastAsia="Noto Sans CJK KR Regular" w:hAnsi="Noto Sans CJK KR Regular"/>
          <w:sz w:val="18"/>
          <w:szCs w:val="18"/>
        </w:rPr>
        <w:t xml:space="preserve"> </w:t>
      </w:r>
      <w:r w:rsidR="00866A8B" w:rsidRPr="00124595">
        <w:rPr>
          <w:rFonts w:ascii="Noto Sans CJK KR Regular" w:eastAsia="Noto Sans CJK KR Regular" w:hAnsi="Noto Sans CJK KR Regular" w:hint="eastAsia"/>
          <w:sz w:val="18"/>
          <w:szCs w:val="18"/>
        </w:rPr>
        <w:t>호의</w:t>
      </w:r>
      <w:r w:rsidR="00866A8B" w:rsidRPr="00124595">
        <w:rPr>
          <w:rFonts w:ascii="Noto Sans CJK KR Regular" w:eastAsia="Noto Sans CJK KR Regular" w:hAnsi="Noto Sans CJK KR Regular"/>
          <w:sz w:val="18"/>
          <w:szCs w:val="18"/>
        </w:rPr>
        <w:t xml:space="preserve"> </w:t>
      </w:r>
      <w:r w:rsidR="00866A8B" w:rsidRPr="00124595">
        <w:rPr>
          <w:rFonts w:ascii="Noto Sans CJK KR Regular" w:eastAsia="Noto Sans CJK KR Regular" w:hAnsi="Noto Sans CJK KR Regular" w:hint="eastAsia"/>
          <w:sz w:val="18"/>
          <w:szCs w:val="18"/>
        </w:rPr>
        <w:t>내용을</w:t>
      </w:r>
      <w:r w:rsidR="00866A8B" w:rsidRPr="00124595">
        <w:rPr>
          <w:rFonts w:ascii="Noto Sans CJK KR Regular" w:eastAsia="Noto Sans CJK KR Regular" w:hAnsi="Noto Sans CJK KR Regular"/>
          <w:sz w:val="18"/>
          <w:szCs w:val="18"/>
        </w:rPr>
        <w:t xml:space="preserve"> </w:t>
      </w:r>
      <w:r w:rsidR="00866A8B" w:rsidRPr="00124595">
        <w:rPr>
          <w:rFonts w:ascii="Noto Sans CJK KR Regular" w:eastAsia="Noto Sans CJK KR Regular" w:hAnsi="Noto Sans CJK KR Regular" w:hint="eastAsia"/>
          <w:sz w:val="18"/>
          <w:szCs w:val="18"/>
        </w:rPr>
        <w:t>준수</w:t>
      </w:r>
      <w:r w:rsidR="0081754B" w:rsidRPr="00124595">
        <w:rPr>
          <w:rFonts w:ascii="Noto Sans CJK KR Regular" w:eastAsia="Noto Sans CJK KR Regular" w:hAnsi="Noto Sans CJK KR Regular" w:hint="eastAsia"/>
          <w:sz w:val="18"/>
          <w:szCs w:val="18"/>
        </w:rPr>
        <w:t>합니다</w:t>
      </w:r>
      <w:r w:rsidR="0081754B" w:rsidRPr="00124595">
        <w:rPr>
          <w:rFonts w:ascii="Noto Sans CJK KR Regular" w:eastAsia="Noto Sans CJK KR Regular" w:hAnsi="Noto Sans CJK KR Regular"/>
          <w:sz w:val="18"/>
          <w:szCs w:val="18"/>
        </w:rPr>
        <w:t>.</w:t>
      </w:r>
    </w:p>
    <w:p w14:paraId="402B8188" w14:textId="3FFCBA7A" w:rsidR="00866A8B" w:rsidRPr="00124595" w:rsidRDefault="00866A8B" w:rsidP="003529E4">
      <w:pPr>
        <w:pStyle w:val="af3"/>
        <w:numPr>
          <w:ilvl w:val="0"/>
          <w:numId w:val="38"/>
        </w:numPr>
        <w:spacing w:line="276" w:lineRule="auto"/>
        <w:ind w:right="0"/>
        <w:rPr>
          <w:rFonts w:ascii="Noto Sans CJK KR Regular" w:eastAsia="Noto Sans CJK KR Regular" w:hAnsi="Noto Sans CJK KR Regular" w:cs="휴먼명조"/>
          <w:kern w:val="2"/>
          <w:sz w:val="18"/>
          <w:szCs w:val="18"/>
        </w:rPr>
      </w:pPr>
      <w:r w:rsidRPr="00124595">
        <w:rPr>
          <w:rFonts w:ascii="Noto Sans CJK KR Regular" w:eastAsia="Noto Sans CJK KR Regular" w:hAnsi="Noto Sans CJK KR Regular" w:cs="휴먼명조" w:hint="eastAsia"/>
          <w:kern w:val="2"/>
          <w:sz w:val="18"/>
          <w:szCs w:val="18"/>
        </w:rPr>
        <w:t>상대방에게</w:t>
      </w:r>
      <w:r w:rsidRPr="00124595">
        <w:rPr>
          <w:rFonts w:ascii="Noto Sans CJK KR Regular" w:eastAsia="Noto Sans CJK KR Regular" w:hAnsi="Noto Sans CJK KR Regular" w:cs="휴먼명조"/>
          <w:kern w:val="2"/>
          <w:sz w:val="18"/>
          <w:szCs w:val="18"/>
        </w:rPr>
        <w:t xml:space="preserve"> </w:t>
      </w:r>
      <w:r w:rsidRPr="00124595">
        <w:rPr>
          <w:rFonts w:ascii="Noto Sans CJK KR Regular" w:eastAsia="Noto Sans CJK KR Regular" w:hAnsi="Noto Sans CJK KR Regular" w:cs="휴먼명조" w:hint="eastAsia"/>
          <w:kern w:val="2"/>
          <w:sz w:val="18"/>
          <w:szCs w:val="18"/>
        </w:rPr>
        <w:t>금품</w:t>
      </w:r>
      <w:r w:rsidRPr="00124595">
        <w:rPr>
          <w:rFonts w:ascii="Noto Sans CJK KR Regular" w:eastAsia="Noto Sans CJK KR Regular" w:hAnsi="Noto Sans CJK KR Regular" w:cs="휴먼명조"/>
          <w:kern w:val="2"/>
          <w:sz w:val="18"/>
          <w:szCs w:val="18"/>
        </w:rPr>
        <w:t xml:space="preserve">, </w:t>
      </w:r>
      <w:r w:rsidRPr="00124595">
        <w:rPr>
          <w:rFonts w:ascii="Noto Sans CJK KR Regular" w:eastAsia="Noto Sans CJK KR Regular" w:hAnsi="Noto Sans CJK KR Regular" w:cs="휴먼명조" w:hint="eastAsia"/>
          <w:kern w:val="2"/>
          <w:sz w:val="18"/>
          <w:szCs w:val="18"/>
        </w:rPr>
        <w:t>향응</w:t>
      </w:r>
      <w:r w:rsidRPr="00124595">
        <w:rPr>
          <w:rFonts w:ascii="Noto Sans CJK KR Regular" w:eastAsia="Noto Sans CJK KR Regular" w:hAnsi="Noto Sans CJK KR Regular" w:cs="휴먼명조"/>
          <w:kern w:val="2"/>
          <w:sz w:val="18"/>
          <w:szCs w:val="18"/>
        </w:rPr>
        <w:t xml:space="preserve">, </w:t>
      </w:r>
      <w:r w:rsidRPr="00124595">
        <w:rPr>
          <w:rFonts w:ascii="Noto Sans CJK KR Regular" w:eastAsia="Noto Sans CJK KR Regular" w:hAnsi="Noto Sans CJK KR Regular" w:cs="휴먼명조" w:hint="eastAsia"/>
          <w:kern w:val="2"/>
          <w:sz w:val="18"/>
          <w:szCs w:val="18"/>
        </w:rPr>
        <w:t>편의</w:t>
      </w:r>
      <w:r w:rsidRPr="00124595">
        <w:rPr>
          <w:rFonts w:ascii="Noto Sans CJK KR Regular" w:eastAsia="Noto Sans CJK KR Regular" w:hAnsi="Noto Sans CJK KR Regular" w:cs="휴먼명조"/>
          <w:kern w:val="2"/>
          <w:sz w:val="18"/>
          <w:szCs w:val="18"/>
        </w:rPr>
        <w:t xml:space="preserve"> </w:t>
      </w:r>
      <w:r w:rsidRPr="00124595">
        <w:rPr>
          <w:rFonts w:ascii="Noto Sans CJK KR Regular" w:eastAsia="Noto Sans CJK KR Regular" w:hAnsi="Noto Sans CJK KR Regular" w:cs="휴먼명조" w:hint="eastAsia"/>
          <w:kern w:val="2"/>
          <w:sz w:val="18"/>
          <w:szCs w:val="18"/>
        </w:rPr>
        <w:t>또는</w:t>
      </w:r>
      <w:r w:rsidRPr="00124595">
        <w:rPr>
          <w:rFonts w:ascii="Noto Sans CJK KR Regular" w:eastAsia="Noto Sans CJK KR Regular" w:hAnsi="Noto Sans CJK KR Regular" w:cs="휴먼명조"/>
          <w:kern w:val="2"/>
          <w:sz w:val="18"/>
          <w:szCs w:val="18"/>
        </w:rPr>
        <w:t xml:space="preserve"> </w:t>
      </w:r>
      <w:r w:rsidRPr="00124595">
        <w:rPr>
          <w:rFonts w:ascii="Noto Sans CJK KR Regular" w:eastAsia="Noto Sans CJK KR Regular" w:hAnsi="Noto Sans CJK KR Regular" w:cs="휴먼명조" w:hint="eastAsia"/>
          <w:kern w:val="2"/>
          <w:sz w:val="18"/>
          <w:szCs w:val="18"/>
        </w:rPr>
        <w:t>접대를</w:t>
      </w:r>
      <w:r w:rsidRPr="00124595">
        <w:rPr>
          <w:rFonts w:ascii="Noto Sans CJK KR Regular" w:eastAsia="Noto Sans CJK KR Regular" w:hAnsi="Noto Sans CJK KR Regular" w:cs="휴먼명조"/>
          <w:kern w:val="2"/>
          <w:sz w:val="18"/>
          <w:szCs w:val="18"/>
        </w:rPr>
        <w:t xml:space="preserve"> </w:t>
      </w:r>
      <w:r w:rsidRPr="00124595">
        <w:rPr>
          <w:rFonts w:ascii="Noto Sans CJK KR Regular" w:eastAsia="Noto Sans CJK KR Regular" w:hAnsi="Noto Sans CJK KR Regular" w:cs="휴먼명조" w:hint="eastAsia"/>
          <w:kern w:val="2"/>
          <w:sz w:val="18"/>
          <w:szCs w:val="18"/>
        </w:rPr>
        <w:t>요구하거나</w:t>
      </w:r>
      <w:r w:rsidRPr="00124595">
        <w:rPr>
          <w:rFonts w:ascii="Noto Sans CJK KR Regular" w:eastAsia="Noto Sans CJK KR Regular" w:hAnsi="Noto Sans CJK KR Regular" w:cs="휴먼명조"/>
          <w:kern w:val="2"/>
          <w:sz w:val="18"/>
          <w:szCs w:val="18"/>
        </w:rPr>
        <w:t xml:space="preserve"> </w:t>
      </w:r>
      <w:r w:rsidRPr="00124595">
        <w:rPr>
          <w:rFonts w:ascii="Noto Sans CJK KR Regular" w:eastAsia="Noto Sans CJK KR Regular" w:hAnsi="Noto Sans CJK KR Regular" w:cs="휴먼명조" w:hint="eastAsia"/>
          <w:kern w:val="2"/>
          <w:sz w:val="18"/>
          <w:szCs w:val="18"/>
        </w:rPr>
        <w:t>제공해서는</w:t>
      </w:r>
      <w:r w:rsidRPr="00124595">
        <w:rPr>
          <w:rFonts w:ascii="Noto Sans CJK KR Regular" w:eastAsia="Noto Sans CJK KR Regular" w:hAnsi="Noto Sans CJK KR Regular" w:cs="휴먼명조"/>
          <w:kern w:val="2"/>
          <w:sz w:val="18"/>
          <w:szCs w:val="18"/>
        </w:rPr>
        <w:t xml:space="preserve"> </w:t>
      </w:r>
      <w:r w:rsidRPr="00124595">
        <w:rPr>
          <w:rFonts w:ascii="Noto Sans CJK KR Regular" w:eastAsia="Noto Sans CJK KR Regular" w:hAnsi="Noto Sans CJK KR Regular" w:cs="휴먼명조" w:hint="eastAsia"/>
          <w:kern w:val="2"/>
          <w:sz w:val="18"/>
          <w:szCs w:val="18"/>
        </w:rPr>
        <w:t>아니</w:t>
      </w:r>
      <w:r w:rsidRPr="00124595">
        <w:rPr>
          <w:rFonts w:ascii="Noto Sans CJK KR Regular" w:eastAsia="Noto Sans CJK KR Regular" w:hAnsi="Noto Sans CJK KR Regular" w:cs="휴먼명조"/>
          <w:kern w:val="2"/>
          <w:sz w:val="18"/>
          <w:szCs w:val="18"/>
        </w:rPr>
        <w:t xml:space="preserve"> </w:t>
      </w:r>
      <w:r w:rsidRPr="00124595">
        <w:rPr>
          <w:rFonts w:ascii="Noto Sans CJK KR Regular" w:eastAsia="Noto Sans CJK KR Regular" w:hAnsi="Noto Sans CJK KR Regular" w:cs="휴먼명조" w:hint="eastAsia"/>
          <w:kern w:val="2"/>
          <w:sz w:val="18"/>
          <w:szCs w:val="18"/>
        </w:rPr>
        <w:t>되며</w:t>
      </w:r>
      <w:r w:rsidRPr="00124595">
        <w:rPr>
          <w:rFonts w:ascii="Noto Sans CJK KR Regular" w:eastAsia="Noto Sans CJK KR Regular" w:hAnsi="Noto Sans CJK KR Regular" w:cs="휴먼명조"/>
          <w:kern w:val="2"/>
          <w:sz w:val="18"/>
          <w:szCs w:val="18"/>
        </w:rPr>
        <w:t xml:space="preserve">, </w:t>
      </w:r>
      <w:r w:rsidRPr="00124595">
        <w:rPr>
          <w:rFonts w:ascii="Noto Sans CJK KR Regular" w:eastAsia="Noto Sans CJK KR Regular" w:hAnsi="Noto Sans CJK KR Regular" w:cs="휴먼명조" w:hint="eastAsia"/>
          <w:kern w:val="2"/>
          <w:sz w:val="18"/>
          <w:szCs w:val="18"/>
        </w:rPr>
        <w:t>위법하거나</w:t>
      </w:r>
      <w:r w:rsidRPr="00124595">
        <w:rPr>
          <w:rFonts w:ascii="Noto Sans CJK KR Regular" w:eastAsia="Noto Sans CJK KR Regular" w:hAnsi="Noto Sans CJK KR Regular" w:cs="휴먼명조"/>
          <w:kern w:val="2"/>
          <w:sz w:val="18"/>
          <w:szCs w:val="18"/>
        </w:rPr>
        <w:t xml:space="preserve"> </w:t>
      </w:r>
      <w:r w:rsidRPr="00124595">
        <w:rPr>
          <w:rFonts w:ascii="Noto Sans CJK KR Regular" w:eastAsia="Noto Sans CJK KR Regular" w:hAnsi="Noto Sans CJK KR Regular" w:cs="휴먼명조" w:hint="eastAsia"/>
          <w:kern w:val="2"/>
          <w:sz w:val="18"/>
          <w:szCs w:val="18"/>
        </w:rPr>
        <w:t>부당한</w:t>
      </w:r>
      <w:r w:rsidRPr="00124595">
        <w:rPr>
          <w:rFonts w:ascii="Noto Sans CJK KR Regular" w:eastAsia="Noto Sans CJK KR Regular" w:hAnsi="Noto Sans CJK KR Regular" w:cs="휴먼명조"/>
          <w:kern w:val="2"/>
          <w:sz w:val="18"/>
          <w:szCs w:val="18"/>
        </w:rPr>
        <w:t xml:space="preserve"> </w:t>
      </w:r>
      <w:r w:rsidRPr="00124595">
        <w:rPr>
          <w:rFonts w:ascii="Noto Sans CJK KR Regular" w:eastAsia="Noto Sans CJK KR Regular" w:hAnsi="Noto Sans CJK KR Regular" w:cs="휴먼명조" w:hint="eastAsia"/>
          <w:kern w:val="2"/>
          <w:sz w:val="18"/>
          <w:szCs w:val="18"/>
        </w:rPr>
        <w:t>행위를</w:t>
      </w:r>
      <w:r w:rsidRPr="00124595">
        <w:rPr>
          <w:rFonts w:ascii="Noto Sans CJK KR Regular" w:eastAsia="Noto Sans CJK KR Regular" w:hAnsi="Noto Sans CJK KR Regular" w:cs="휴먼명조"/>
          <w:kern w:val="2"/>
          <w:sz w:val="18"/>
          <w:szCs w:val="18"/>
        </w:rPr>
        <w:t xml:space="preserve"> </w:t>
      </w:r>
      <w:r w:rsidRPr="00124595">
        <w:rPr>
          <w:rFonts w:ascii="Noto Sans CJK KR Regular" w:eastAsia="Noto Sans CJK KR Regular" w:hAnsi="Noto Sans CJK KR Regular" w:cs="휴먼명조" w:hint="eastAsia"/>
          <w:kern w:val="2"/>
          <w:sz w:val="18"/>
          <w:szCs w:val="18"/>
        </w:rPr>
        <w:t>하지</w:t>
      </w:r>
      <w:r w:rsidRPr="00124595">
        <w:rPr>
          <w:rFonts w:ascii="Noto Sans CJK KR Regular" w:eastAsia="Noto Sans CJK KR Regular" w:hAnsi="Noto Sans CJK KR Regular" w:cs="휴먼명조"/>
          <w:kern w:val="2"/>
          <w:sz w:val="18"/>
          <w:szCs w:val="18"/>
        </w:rPr>
        <w:t xml:space="preserve"> </w:t>
      </w:r>
      <w:r w:rsidRPr="00124595">
        <w:rPr>
          <w:rFonts w:ascii="Noto Sans CJK KR Regular" w:eastAsia="Noto Sans CJK KR Regular" w:hAnsi="Noto Sans CJK KR Regular" w:cs="휴먼명조" w:hint="eastAsia"/>
          <w:kern w:val="2"/>
          <w:sz w:val="18"/>
          <w:szCs w:val="18"/>
        </w:rPr>
        <w:t>아니</w:t>
      </w:r>
      <w:r w:rsidR="0081754B" w:rsidRPr="00124595">
        <w:rPr>
          <w:rFonts w:ascii="Noto Sans CJK KR Regular" w:eastAsia="Noto Sans CJK KR Regular" w:hAnsi="Noto Sans CJK KR Regular" w:cs="휴먼명조" w:hint="eastAsia"/>
          <w:kern w:val="2"/>
          <w:sz w:val="18"/>
          <w:szCs w:val="18"/>
        </w:rPr>
        <w:t>합니다</w:t>
      </w:r>
      <w:r w:rsidR="0081754B" w:rsidRPr="00124595">
        <w:rPr>
          <w:rFonts w:ascii="Noto Sans CJK KR Regular" w:eastAsia="Noto Sans CJK KR Regular" w:hAnsi="Noto Sans CJK KR Regular" w:cs="휴먼명조"/>
          <w:kern w:val="2"/>
          <w:sz w:val="18"/>
          <w:szCs w:val="18"/>
        </w:rPr>
        <w:t>.</w:t>
      </w:r>
    </w:p>
    <w:p w14:paraId="78579553" w14:textId="7AFF1C5B" w:rsidR="004762F0" w:rsidRPr="00A54B64" w:rsidRDefault="00400CA1" w:rsidP="00A54B64">
      <w:pPr>
        <w:pStyle w:val="af3"/>
        <w:numPr>
          <w:ilvl w:val="0"/>
          <w:numId w:val="38"/>
        </w:numPr>
        <w:spacing w:line="276" w:lineRule="auto"/>
        <w:ind w:right="0"/>
        <w:rPr>
          <w:ins w:id="19" w:author="윤현정 (Hyunjeong Yoon)" w:date="2026-02-26T11:31:00Z"/>
          <w:rFonts w:ascii="Noto Sans CJK KR Regular" w:eastAsia="Noto Sans CJK KR Regular" w:hAnsi="Noto Sans CJK KR Regular"/>
          <w:sz w:val="18"/>
          <w:szCs w:val="18"/>
        </w:rPr>
      </w:pPr>
      <w:r w:rsidRPr="00124595">
        <w:rPr>
          <w:rFonts w:ascii="Noto Sans CJK KR Regular" w:eastAsia="Noto Sans CJK KR Regular" w:hAnsi="Noto Sans CJK KR Regular" w:cs="휴먼명조" w:hint="eastAsia"/>
          <w:kern w:val="2"/>
          <w:sz w:val="18"/>
          <w:szCs w:val="18"/>
        </w:rPr>
        <w:t>거래상</w:t>
      </w:r>
      <w:r w:rsidRPr="00124595">
        <w:rPr>
          <w:rFonts w:ascii="Noto Sans CJK KR Regular" w:eastAsia="Noto Sans CJK KR Regular" w:hAnsi="Noto Sans CJK KR Regular" w:cs="휴먼명조"/>
          <w:kern w:val="2"/>
          <w:sz w:val="18"/>
          <w:szCs w:val="18"/>
        </w:rPr>
        <w:t xml:space="preserve"> </w:t>
      </w:r>
      <w:r w:rsidRPr="00124595">
        <w:rPr>
          <w:rFonts w:ascii="Noto Sans CJK KR Regular" w:eastAsia="Noto Sans CJK KR Regular" w:hAnsi="Noto Sans CJK KR Regular" w:cs="휴먼명조" w:hint="eastAsia"/>
          <w:kern w:val="2"/>
          <w:sz w:val="18"/>
          <w:szCs w:val="18"/>
        </w:rPr>
        <w:t>우월적</w:t>
      </w:r>
      <w:r w:rsidRPr="00124595">
        <w:rPr>
          <w:rFonts w:ascii="Noto Sans CJK KR Regular" w:eastAsia="Noto Sans CJK KR Regular" w:hAnsi="Noto Sans CJK KR Regular" w:cs="휴먼명조"/>
          <w:kern w:val="2"/>
          <w:sz w:val="18"/>
          <w:szCs w:val="18"/>
        </w:rPr>
        <w:t xml:space="preserve"> </w:t>
      </w:r>
      <w:r w:rsidRPr="00124595">
        <w:rPr>
          <w:rFonts w:ascii="Noto Sans CJK KR Regular" w:eastAsia="Noto Sans CJK KR Regular" w:hAnsi="Noto Sans CJK KR Regular" w:cs="휴먼명조" w:hint="eastAsia"/>
          <w:kern w:val="2"/>
          <w:sz w:val="18"/>
          <w:szCs w:val="18"/>
        </w:rPr>
        <w:t>지위를</w:t>
      </w:r>
      <w:r w:rsidRPr="00124595">
        <w:rPr>
          <w:rFonts w:ascii="Noto Sans CJK KR Regular" w:eastAsia="Noto Sans CJK KR Regular" w:hAnsi="Noto Sans CJK KR Regular" w:cs="휴먼명조"/>
          <w:kern w:val="2"/>
          <w:sz w:val="18"/>
          <w:szCs w:val="18"/>
        </w:rPr>
        <w:t xml:space="preserve"> </w:t>
      </w:r>
      <w:r w:rsidRPr="00124595">
        <w:rPr>
          <w:rFonts w:ascii="Noto Sans CJK KR Regular" w:eastAsia="Noto Sans CJK KR Regular" w:hAnsi="Noto Sans CJK KR Regular" w:cs="휴먼명조" w:hint="eastAsia"/>
          <w:kern w:val="2"/>
          <w:sz w:val="18"/>
          <w:szCs w:val="18"/>
        </w:rPr>
        <w:t>남용하여</w:t>
      </w:r>
      <w:r w:rsidRPr="00124595">
        <w:rPr>
          <w:rFonts w:ascii="Noto Sans CJK KR Regular" w:eastAsia="Noto Sans CJK KR Regular" w:hAnsi="Noto Sans CJK KR Regular" w:cs="휴먼명조"/>
          <w:kern w:val="2"/>
          <w:sz w:val="18"/>
          <w:szCs w:val="18"/>
        </w:rPr>
        <w:t xml:space="preserve"> </w:t>
      </w:r>
      <w:r w:rsidRPr="00124595">
        <w:rPr>
          <w:rFonts w:ascii="Noto Sans CJK KR Regular" w:eastAsia="Noto Sans CJK KR Regular" w:hAnsi="Noto Sans CJK KR Regular" w:cs="휴먼명조" w:hint="eastAsia"/>
          <w:kern w:val="2"/>
          <w:sz w:val="18"/>
          <w:szCs w:val="18"/>
        </w:rPr>
        <w:t>공정한</w:t>
      </w:r>
      <w:r w:rsidRPr="00124595">
        <w:rPr>
          <w:rFonts w:ascii="Noto Sans CJK KR Regular" w:eastAsia="Noto Sans CJK KR Regular" w:hAnsi="Noto Sans CJK KR Regular" w:cs="휴먼명조"/>
          <w:kern w:val="2"/>
          <w:sz w:val="18"/>
          <w:szCs w:val="18"/>
        </w:rPr>
        <w:t xml:space="preserve"> </w:t>
      </w:r>
      <w:r w:rsidRPr="00124595">
        <w:rPr>
          <w:rFonts w:ascii="Noto Sans CJK KR Regular" w:eastAsia="Noto Sans CJK KR Regular" w:hAnsi="Noto Sans CJK KR Regular" w:cs="휴먼명조" w:hint="eastAsia"/>
          <w:kern w:val="2"/>
          <w:sz w:val="18"/>
          <w:szCs w:val="18"/>
        </w:rPr>
        <w:t>거래질서에</w:t>
      </w:r>
      <w:r w:rsidRPr="00124595">
        <w:rPr>
          <w:rFonts w:ascii="Noto Sans CJK KR Regular" w:eastAsia="Noto Sans CJK KR Regular" w:hAnsi="Noto Sans CJK KR Regular" w:cs="휴먼명조"/>
          <w:kern w:val="2"/>
          <w:sz w:val="18"/>
          <w:szCs w:val="18"/>
        </w:rPr>
        <w:t xml:space="preserve"> </w:t>
      </w:r>
      <w:r w:rsidRPr="00124595">
        <w:rPr>
          <w:rFonts w:ascii="Noto Sans CJK KR Regular" w:eastAsia="Noto Sans CJK KR Regular" w:hAnsi="Noto Sans CJK KR Regular" w:cs="휴먼명조" w:hint="eastAsia"/>
          <w:kern w:val="2"/>
          <w:sz w:val="18"/>
          <w:szCs w:val="18"/>
        </w:rPr>
        <w:t>반하는</w:t>
      </w:r>
      <w:r w:rsidRPr="00124595">
        <w:rPr>
          <w:rFonts w:ascii="Noto Sans CJK KR Regular" w:eastAsia="Noto Sans CJK KR Regular" w:hAnsi="Noto Sans CJK KR Regular" w:cs="휴먼명조"/>
          <w:kern w:val="2"/>
          <w:sz w:val="18"/>
          <w:szCs w:val="18"/>
        </w:rPr>
        <w:t xml:space="preserve"> </w:t>
      </w:r>
      <w:r w:rsidRPr="00124595">
        <w:rPr>
          <w:rFonts w:ascii="Noto Sans CJK KR Regular" w:eastAsia="Noto Sans CJK KR Regular" w:hAnsi="Noto Sans CJK KR Regular" w:cs="휴먼명조" w:hint="eastAsia"/>
          <w:kern w:val="2"/>
          <w:sz w:val="18"/>
          <w:szCs w:val="18"/>
        </w:rPr>
        <w:t>행위를</w:t>
      </w:r>
      <w:r w:rsidRPr="00124595">
        <w:rPr>
          <w:rFonts w:ascii="Noto Sans CJK KR Regular" w:eastAsia="Noto Sans CJK KR Regular" w:hAnsi="Noto Sans CJK KR Regular" w:cs="휴먼명조"/>
          <w:kern w:val="2"/>
          <w:sz w:val="18"/>
          <w:szCs w:val="18"/>
        </w:rPr>
        <w:t xml:space="preserve"> </w:t>
      </w:r>
      <w:r w:rsidRPr="00124595">
        <w:rPr>
          <w:rFonts w:ascii="Noto Sans CJK KR Regular" w:eastAsia="Noto Sans CJK KR Regular" w:hAnsi="Noto Sans CJK KR Regular" w:cs="휴먼명조" w:hint="eastAsia"/>
          <w:kern w:val="2"/>
          <w:sz w:val="18"/>
          <w:szCs w:val="18"/>
        </w:rPr>
        <w:t>요구하지</w:t>
      </w:r>
      <w:r w:rsidRPr="00124595">
        <w:rPr>
          <w:rFonts w:ascii="Noto Sans CJK KR Regular" w:eastAsia="Noto Sans CJK KR Regular" w:hAnsi="Noto Sans CJK KR Regular" w:cs="휴먼명조"/>
          <w:kern w:val="2"/>
          <w:sz w:val="18"/>
          <w:szCs w:val="18"/>
        </w:rPr>
        <w:t xml:space="preserve"> </w:t>
      </w:r>
      <w:r w:rsidRPr="00124595">
        <w:rPr>
          <w:rFonts w:ascii="Noto Sans CJK KR Regular" w:eastAsia="Noto Sans CJK KR Regular" w:hAnsi="Noto Sans CJK KR Regular" w:cs="휴먼명조" w:hint="eastAsia"/>
          <w:kern w:val="2"/>
          <w:sz w:val="18"/>
          <w:szCs w:val="18"/>
        </w:rPr>
        <w:t>아니합니다</w:t>
      </w:r>
      <w:r w:rsidRPr="00124595">
        <w:rPr>
          <w:rFonts w:ascii="Noto Sans CJK KR Regular" w:eastAsia="Noto Sans CJK KR Regular" w:hAnsi="Noto Sans CJK KR Regular" w:cs="휴먼명조"/>
          <w:kern w:val="2"/>
          <w:sz w:val="18"/>
          <w:szCs w:val="18"/>
        </w:rPr>
        <w:t xml:space="preserve">. </w:t>
      </w:r>
      <w:r w:rsidR="005E42E2" w:rsidRPr="00124595">
        <w:rPr>
          <w:rFonts w:ascii="Noto Sans CJK KR Regular" w:eastAsia="Noto Sans CJK KR Regular" w:hAnsi="Noto Sans CJK KR Regular" w:cs="휴먼명조"/>
          <w:kern w:val="2"/>
          <w:sz w:val="18"/>
          <w:szCs w:val="18"/>
        </w:rPr>
        <w:t>"(</w:t>
      </w:r>
      <w:r w:rsidR="005E42E2" w:rsidRPr="00124595">
        <w:rPr>
          <w:rFonts w:ascii="Noto Sans CJK KR Regular" w:eastAsia="Noto Sans CJK KR Regular" w:hAnsi="Noto Sans CJK KR Regular" w:cs="휴먼명조" w:hint="eastAsia"/>
          <w:kern w:val="2"/>
          <w:sz w:val="18"/>
          <w:szCs w:val="18"/>
        </w:rPr>
        <w:t>주</w:t>
      </w:r>
      <w:r w:rsidR="005E42E2" w:rsidRPr="00124595">
        <w:rPr>
          <w:rFonts w:ascii="Noto Sans CJK KR Regular" w:eastAsia="Noto Sans CJK KR Regular" w:hAnsi="Noto Sans CJK KR Regular" w:cs="휴먼명조"/>
          <w:kern w:val="2"/>
          <w:sz w:val="18"/>
          <w:szCs w:val="18"/>
        </w:rPr>
        <w:t>)</w:t>
      </w:r>
      <w:proofErr w:type="spellStart"/>
      <w:r w:rsidRPr="00124595">
        <w:rPr>
          <w:rFonts w:ascii="Noto Sans CJK KR Regular" w:eastAsia="Noto Sans CJK KR Regular" w:hAnsi="Noto Sans CJK KR Regular" w:cs="Times New Roman" w:hint="eastAsia"/>
          <w:sz w:val="18"/>
          <w:szCs w:val="18"/>
        </w:rPr>
        <w:t>일룸</w:t>
      </w:r>
      <w:r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>-DESKER</w:t>
      </w:r>
      <w:r w:rsidR="005E42E2"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>"</w:t>
      </w:r>
      <w:r w:rsidRPr="00124595">
        <w:rPr>
          <w:rFonts w:ascii="Noto Sans CJK KR Regular" w:eastAsia="Noto Sans CJK KR Regular" w:hAnsi="Noto Sans CJK KR Regular" w:cs="휴먼명조" w:hint="eastAsia"/>
          <w:kern w:val="2"/>
          <w:sz w:val="18"/>
          <w:szCs w:val="18"/>
        </w:rPr>
        <w:t>는</w:t>
      </w:r>
      <w:proofErr w:type="spellEnd"/>
      <w:r w:rsidRPr="00124595">
        <w:rPr>
          <w:rFonts w:ascii="Noto Sans CJK KR Regular" w:eastAsia="Noto Sans CJK KR Regular" w:hAnsi="Noto Sans CJK KR Regular" w:cs="휴먼명조"/>
          <w:kern w:val="2"/>
          <w:sz w:val="18"/>
          <w:szCs w:val="18"/>
        </w:rPr>
        <w:t xml:space="preserve"> </w:t>
      </w:r>
      <w:r w:rsidR="005E42E2" w:rsidRPr="00124595">
        <w:rPr>
          <w:rFonts w:ascii="Noto Sans CJK KR Regular" w:eastAsia="Noto Sans CJK KR Regular" w:hAnsi="Noto Sans CJK KR Regular" w:cs="휴먼명조"/>
          <w:kern w:val="2"/>
          <w:sz w:val="18"/>
          <w:szCs w:val="18"/>
        </w:rPr>
        <w:t>"</w:t>
      </w:r>
      <w:r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>DESKER MATE</w:t>
      </w:r>
      <w:r w:rsidR="005E42E2"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>"</w:t>
      </w:r>
      <w:r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 xml:space="preserve"> </w:t>
      </w:r>
      <w:proofErr w:type="spellStart"/>
      <w:r w:rsidRPr="00124595">
        <w:rPr>
          <w:rFonts w:ascii="Noto Sans CJK KR Regular" w:eastAsia="Noto Sans CJK KR Regular" w:hAnsi="Noto Sans CJK KR Regular" w:cs="Times New Roman" w:hint="eastAsia"/>
          <w:sz w:val="18"/>
          <w:szCs w:val="18"/>
        </w:rPr>
        <w:t>와</w:t>
      </w:r>
      <w:r w:rsidRPr="00124595">
        <w:rPr>
          <w:rFonts w:ascii="Noto Sans CJK KR Regular" w:eastAsia="Noto Sans CJK KR Regular" w:hAnsi="Noto Sans CJK KR Regular" w:cs="휴먼명조" w:hint="eastAsia"/>
          <w:kern w:val="2"/>
          <w:sz w:val="18"/>
          <w:szCs w:val="18"/>
        </w:rPr>
        <w:t>의</w:t>
      </w:r>
      <w:proofErr w:type="spellEnd"/>
      <w:r w:rsidRPr="00124595">
        <w:rPr>
          <w:rFonts w:ascii="Noto Sans CJK KR Regular" w:eastAsia="Noto Sans CJK KR Regular" w:hAnsi="Noto Sans CJK KR Regular" w:cs="휴먼명조"/>
          <w:kern w:val="2"/>
          <w:sz w:val="18"/>
          <w:szCs w:val="18"/>
        </w:rPr>
        <w:t xml:space="preserve"> 동반성장을 위하여 </w:t>
      </w:r>
      <w:r w:rsidR="005E42E2" w:rsidRPr="00124595">
        <w:rPr>
          <w:rFonts w:ascii="Noto Sans CJK KR Regular" w:eastAsia="Noto Sans CJK KR Regular" w:hAnsi="Noto Sans CJK KR Regular" w:cs="휴먼명조"/>
          <w:kern w:val="2"/>
          <w:sz w:val="18"/>
          <w:szCs w:val="18"/>
        </w:rPr>
        <w:t>"</w:t>
      </w:r>
      <w:r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>DESKER MATE</w:t>
      </w:r>
      <w:r w:rsidR="005E42E2"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>"</w:t>
      </w:r>
      <w:r w:rsidRPr="00124595">
        <w:rPr>
          <w:rFonts w:ascii="Noto Sans CJK KR Regular" w:eastAsia="Noto Sans CJK KR Regular" w:hAnsi="Noto Sans CJK KR Regular" w:cs="Times New Roman" w:hint="eastAsia"/>
          <w:sz w:val="18"/>
          <w:szCs w:val="18"/>
        </w:rPr>
        <w:t>의</w:t>
      </w:r>
      <w:r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 xml:space="preserve"> </w:t>
      </w:r>
      <w:r w:rsidRPr="00124595">
        <w:rPr>
          <w:rFonts w:ascii="Noto Sans CJK KR Regular" w:eastAsia="Noto Sans CJK KR Regular" w:hAnsi="Noto Sans CJK KR Regular" w:cs="휴먼명조" w:hint="eastAsia"/>
          <w:kern w:val="2"/>
          <w:sz w:val="18"/>
          <w:szCs w:val="18"/>
        </w:rPr>
        <w:t>근무환경개선</w:t>
      </w:r>
      <w:r w:rsidRPr="00124595">
        <w:rPr>
          <w:rFonts w:ascii="Noto Sans CJK KR Regular" w:eastAsia="Noto Sans CJK KR Regular" w:hAnsi="Noto Sans CJK KR Regular" w:cs="휴먼명조"/>
          <w:kern w:val="2"/>
          <w:sz w:val="18"/>
          <w:szCs w:val="18"/>
        </w:rPr>
        <w:t xml:space="preserve">, </w:t>
      </w:r>
      <w:r w:rsidRPr="00124595">
        <w:rPr>
          <w:rFonts w:ascii="Noto Sans CJK KR Regular" w:eastAsia="Noto Sans CJK KR Regular" w:hAnsi="Noto Sans CJK KR Regular" w:cs="휴먼명조" w:hint="eastAsia"/>
          <w:kern w:val="2"/>
          <w:sz w:val="18"/>
          <w:szCs w:val="18"/>
        </w:rPr>
        <w:t>수익개선화</w:t>
      </w:r>
      <w:r w:rsidRPr="00124595">
        <w:rPr>
          <w:rFonts w:ascii="Noto Sans CJK KR Regular" w:eastAsia="Noto Sans CJK KR Regular" w:hAnsi="Noto Sans CJK KR Regular" w:cs="휴먼명조"/>
          <w:kern w:val="2"/>
          <w:sz w:val="18"/>
          <w:szCs w:val="18"/>
        </w:rPr>
        <w:t xml:space="preserve"> 등 </w:t>
      </w:r>
      <w:r w:rsidR="005E42E2" w:rsidRPr="00124595">
        <w:rPr>
          <w:rFonts w:ascii="Noto Sans CJK KR Regular" w:eastAsia="Noto Sans CJK KR Regular" w:hAnsi="Noto Sans CJK KR Regular" w:cs="휴먼명조"/>
          <w:kern w:val="2"/>
          <w:sz w:val="18"/>
          <w:szCs w:val="18"/>
        </w:rPr>
        <w:t>"</w:t>
      </w:r>
      <w:r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>DESKER MATE</w:t>
      </w:r>
      <w:r w:rsidR="005E42E2"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>"</w:t>
      </w:r>
      <w:r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 xml:space="preserve"> </w:t>
      </w:r>
      <w:r w:rsidRPr="00124595">
        <w:rPr>
          <w:rFonts w:ascii="Noto Sans CJK KR Regular" w:eastAsia="Noto Sans CJK KR Regular" w:hAnsi="Noto Sans CJK KR Regular" w:cs="Times New Roman" w:hint="eastAsia"/>
          <w:sz w:val="18"/>
          <w:szCs w:val="18"/>
        </w:rPr>
        <w:t>를</w:t>
      </w:r>
      <w:r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 xml:space="preserve"> </w:t>
      </w:r>
      <w:r w:rsidRPr="00124595">
        <w:rPr>
          <w:rFonts w:ascii="Noto Sans CJK KR Regular" w:eastAsia="Noto Sans CJK KR Regular" w:hAnsi="Noto Sans CJK KR Regular" w:cs="휴먼명조" w:hint="eastAsia"/>
          <w:kern w:val="2"/>
          <w:sz w:val="18"/>
          <w:szCs w:val="18"/>
        </w:rPr>
        <w:t>위한</w:t>
      </w:r>
      <w:r w:rsidRPr="00124595">
        <w:rPr>
          <w:rFonts w:ascii="Noto Sans CJK KR Regular" w:eastAsia="Noto Sans CJK KR Regular" w:hAnsi="Noto Sans CJK KR Regular" w:cs="휴먼명조"/>
          <w:kern w:val="2"/>
          <w:sz w:val="18"/>
          <w:szCs w:val="18"/>
        </w:rPr>
        <w:t xml:space="preserve"> 다양한 </w:t>
      </w:r>
      <w:r w:rsidRPr="00124595">
        <w:rPr>
          <w:rFonts w:ascii="Noto Sans CJK KR Regular" w:eastAsia="Noto Sans CJK KR Regular" w:hAnsi="Noto Sans CJK KR Regular" w:cs="휴먼명조" w:hint="eastAsia"/>
          <w:kern w:val="2"/>
          <w:sz w:val="18"/>
          <w:szCs w:val="18"/>
        </w:rPr>
        <w:t>교육</w:t>
      </w:r>
      <w:r w:rsidRPr="00124595">
        <w:rPr>
          <w:rFonts w:ascii="Noto Sans CJK KR Regular" w:eastAsia="Noto Sans CJK KR Regular" w:hAnsi="Noto Sans CJK KR Regular" w:cs="휴먼명조"/>
          <w:kern w:val="2"/>
          <w:sz w:val="18"/>
          <w:szCs w:val="18"/>
        </w:rPr>
        <w:t xml:space="preserve"> 및 </w:t>
      </w:r>
      <w:r w:rsidRPr="00124595">
        <w:rPr>
          <w:rFonts w:ascii="Noto Sans CJK KR Regular" w:eastAsia="Noto Sans CJK KR Regular" w:hAnsi="Noto Sans CJK KR Regular" w:cs="휴먼명조" w:hint="eastAsia"/>
          <w:kern w:val="2"/>
          <w:sz w:val="18"/>
          <w:szCs w:val="18"/>
        </w:rPr>
        <w:t>지원프로그램을</w:t>
      </w:r>
      <w:r w:rsidRPr="00124595">
        <w:rPr>
          <w:rFonts w:ascii="Noto Sans CJK KR Regular" w:eastAsia="Noto Sans CJK KR Regular" w:hAnsi="Noto Sans CJK KR Regular" w:cs="휴먼명조"/>
          <w:kern w:val="2"/>
          <w:sz w:val="18"/>
          <w:szCs w:val="18"/>
        </w:rPr>
        <w:t xml:space="preserve"> </w:t>
      </w:r>
      <w:r w:rsidRPr="00124595">
        <w:rPr>
          <w:rFonts w:ascii="Noto Sans CJK KR Regular" w:eastAsia="Noto Sans CJK KR Regular" w:hAnsi="Noto Sans CJK KR Regular" w:cs="휴먼명조" w:hint="eastAsia"/>
          <w:kern w:val="2"/>
          <w:sz w:val="18"/>
          <w:szCs w:val="18"/>
        </w:rPr>
        <w:t>마련하여</w:t>
      </w:r>
      <w:r w:rsidRPr="00124595">
        <w:rPr>
          <w:rFonts w:ascii="Noto Sans CJK KR Regular" w:eastAsia="Noto Sans CJK KR Regular" w:hAnsi="Noto Sans CJK KR Regular" w:cs="휴먼명조"/>
          <w:kern w:val="2"/>
          <w:sz w:val="18"/>
          <w:szCs w:val="18"/>
        </w:rPr>
        <w:t xml:space="preserve"> </w:t>
      </w:r>
      <w:r w:rsidRPr="00124595">
        <w:rPr>
          <w:rFonts w:ascii="Noto Sans CJK KR Regular" w:eastAsia="Noto Sans CJK KR Regular" w:hAnsi="Noto Sans CJK KR Regular" w:cs="휴먼명조" w:hint="eastAsia"/>
          <w:kern w:val="2"/>
          <w:sz w:val="18"/>
          <w:szCs w:val="18"/>
        </w:rPr>
        <w:t>지원할</w:t>
      </w:r>
      <w:r w:rsidRPr="00124595">
        <w:rPr>
          <w:rFonts w:ascii="Noto Sans CJK KR Regular" w:eastAsia="Noto Sans CJK KR Regular" w:hAnsi="Noto Sans CJK KR Regular" w:cs="휴먼명조"/>
          <w:kern w:val="2"/>
          <w:sz w:val="18"/>
          <w:szCs w:val="18"/>
        </w:rPr>
        <w:t xml:space="preserve"> </w:t>
      </w:r>
      <w:r w:rsidRPr="00124595">
        <w:rPr>
          <w:rFonts w:ascii="Noto Sans CJK KR Regular" w:eastAsia="Noto Sans CJK KR Regular" w:hAnsi="Noto Sans CJK KR Regular" w:cs="휴먼명조" w:hint="eastAsia"/>
          <w:kern w:val="2"/>
          <w:sz w:val="18"/>
          <w:szCs w:val="18"/>
        </w:rPr>
        <w:t>수</w:t>
      </w:r>
      <w:r w:rsidRPr="00124595">
        <w:rPr>
          <w:rFonts w:ascii="Noto Sans CJK KR Regular" w:eastAsia="Noto Sans CJK KR Regular" w:hAnsi="Noto Sans CJK KR Regular" w:cs="휴먼명조"/>
          <w:kern w:val="2"/>
          <w:sz w:val="18"/>
          <w:szCs w:val="18"/>
        </w:rPr>
        <w:t xml:space="preserve"> </w:t>
      </w:r>
      <w:r w:rsidRPr="00124595">
        <w:rPr>
          <w:rFonts w:ascii="Noto Sans CJK KR Regular" w:eastAsia="Noto Sans CJK KR Regular" w:hAnsi="Noto Sans CJK KR Regular" w:cs="휴먼명조" w:hint="eastAsia"/>
          <w:kern w:val="2"/>
          <w:sz w:val="18"/>
          <w:szCs w:val="18"/>
        </w:rPr>
        <w:t>있습니다</w:t>
      </w:r>
      <w:r w:rsidRPr="00124595">
        <w:rPr>
          <w:rFonts w:ascii="Noto Sans CJK KR Regular" w:eastAsia="Noto Sans CJK KR Regular" w:hAnsi="Noto Sans CJK KR Regular" w:cs="휴먼명조"/>
          <w:kern w:val="2"/>
          <w:sz w:val="18"/>
          <w:szCs w:val="18"/>
        </w:rPr>
        <w:t>.</w:t>
      </w:r>
    </w:p>
    <w:p w14:paraId="0A8C4415" w14:textId="77777777" w:rsidR="004762F0" w:rsidRDefault="004762F0" w:rsidP="003529E4">
      <w:pPr>
        <w:spacing w:before="240" w:after="240"/>
        <w:rPr>
          <w:ins w:id="20" w:author="윤현정 (Hyunjeong Yoon)" w:date="2026-02-26T11:31:00Z"/>
          <w:rFonts w:ascii="Noto Sans CJK KR Regular" w:eastAsia="Noto Sans CJK KR Regular" w:hAnsi="Noto Sans CJK KR Regular" w:cs="Times New Roman"/>
          <w:sz w:val="18"/>
          <w:szCs w:val="18"/>
        </w:rPr>
      </w:pPr>
    </w:p>
    <w:p w14:paraId="481DDCCF" w14:textId="53089014" w:rsidR="00BA5B3D" w:rsidRPr="00124595" w:rsidRDefault="000052A7" w:rsidP="003529E4">
      <w:pPr>
        <w:spacing w:before="240" w:after="240"/>
        <w:rPr>
          <w:rFonts w:ascii="Noto Sans CJK KR Regular" w:eastAsia="Noto Sans CJK KR Regular" w:hAnsi="Noto Sans CJK KR Regular" w:cs="Times New Roman"/>
          <w:sz w:val="18"/>
          <w:szCs w:val="18"/>
        </w:rPr>
      </w:pPr>
      <w:proofErr w:type="gramStart"/>
      <w:r w:rsidRPr="00124595">
        <w:rPr>
          <w:rFonts w:ascii="Noto Sans CJK KR Regular" w:eastAsia="Noto Sans CJK KR Regular" w:hAnsi="Noto Sans CJK KR Regular" w:cs="Times New Roman" w:hint="eastAsia"/>
          <w:sz w:val="18"/>
          <w:szCs w:val="18"/>
        </w:rPr>
        <w:t>제</w:t>
      </w:r>
      <w:r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 xml:space="preserve"> 4</w:t>
      </w:r>
      <w:proofErr w:type="gramEnd"/>
      <w:r w:rsidRPr="00124595">
        <w:rPr>
          <w:rFonts w:ascii="Noto Sans CJK KR Regular" w:eastAsia="Noto Sans CJK KR Regular" w:hAnsi="Noto Sans CJK KR Regular" w:cs="Times New Roman" w:hint="eastAsia"/>
          <w:sz w:val="18"/>
          <w:szCs w:val="18"/>
        </w:rPr>
        <w:t>조</w:t>
      </w:r>
      <w:r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 xml:space="preserve"> </w:t>
      </w:r>
      <w:r w:rsidR="001C7215"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>(</w:t>
      </w:r>
      <w:r w:rsidR="001C7215" w:rsidRPr="00124595">
        <w:rPr>
          <w:rFonts w:ascii="Noto Sans CJK KR Regular" w:eastAsia="Noto Sans CJK KR Regular" w:hAnsi="Noto Sans CJK KR Regular" w:cs="Times New Roman" w:hint="eastAsia"/>
          <w:sz w:val="18"/>
          <w:szCs w:val="18"/>
        </w:rPr>
        <w:t>계약기간</w:t>
      </w:r>
      <w:r w:rsidR="001C7215"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>)</w:t>
      </w:r>
    </w:p>
    <w:p w14:paraId="2EC64C8B" w14:textId="4C72593F" w:rsidR="00BA5B3D" w:rsidRPr="00124595" w:rsidRDefault="001C7215" w:rsidP="003529E4">
      <w:pPr>
        <w:pStyle w:val="ab"/>
        <w:numPr>
          <w:ilvl w:val="0"/>
          <w:numId w:val="31"/>
        </w:numPr>
        <w:ind w:leftChars="0" w:left="806" w:hanging="403"/>
        <w:rPr>
          <w:rFonts w:ascii="Noto Sans CJK KR Regular" w:eastAsia="Noto Sans CJK KR Regular" w:hAnsi="Noto Sans CJK KR Regular" w:cs="Times New Roman"/>
          <w:sz w:val="18"/>
          <w:szCs w:val="18"/>
        </w:rPr>
      </w:pPr>
      <w:r w:rsidRPr="00124595">
        <w:rPr>
          <w:rFonts w:ascii="Noto Sans CJK KR Regular" w:eastAsia="Noto Sans CJK KR Regular" w:hAnsi="Noto Sans CJK KR Regular" w:cs="Times New Roman" w:hint="eastAsia"/>
          <w:sz w:val="18"/>
          <w:szCs w:val="18"/>
        </w:rPr>
        <w:t>이</w:t>
      </w:r>
      <w:r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 xml:space="preserve"> </w:t>
      </w:r>
      <w:r w:rsidRPr="00124595">
        <w:rPr>
          <w:rFonts w:ascii="Noto Sans CJK KR Regular" w:eastAsia="Noto Sans CJK KR Regular" w:hAnsi="Noto Sans CJK KR Regular" w:cs="Times New Roman" w:hint="eastAsia"/>
          <w:sz w:val="18"/>
          <w:szCs w:val="18"/>
        </w:rPr>
        <w:t>계약의</w:t>
      </w:r>
      <w:r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 xml:space="preserve"> </w:t>
      </w:r>
      <w:r w:rsidRPr="00124595">
        <w:rPr>
          <w:rFonts w:ascii="Noto Sans CJK KR Regular" w:eastAsia="Noto Sans CJK KR Regular" w:hAnsi="Noto Sans CJK KR Regular" w:cs="Times New Roman" w:hint="eastAsia"/>
          <w:sz w:val="18"/>
          <w:szCs w:val="18"/>
        </w:rPr>
        <w:t>존속기간은</w:t>
      </w:r>
      <w:r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 xml:space="preserve"> </w:t>
      </w:r>
      <w:r w:rsidRPr="00124595">
        <w:rPr>
          <w:rFonts w:ascii="Noto Sans CJK KR Regular" w:eastAsia="Noto Sans CJK KR Regular" w:hAnsi="Noto Sans CJK KR Regular" w:cs="Times New Roman" w:hint="eastAsia"/>
          <w:sz w:val="18"/>
          <w:szCs w:val="18"/>
        </w:rPr>
        <w:t>계약체결일</w:t>
      </w:r>
      <w:r w:rsidR="00FE5954" w:rsidRPr="00124595">
        <w:rPr>
          <w:rFonts w:ascii="Noto Sans CJK KR Regular" w:eastAsia="Noto Sans CJK KR Regular" w:hAnsi="Noto Sans CJK KR Regular" w:cs="Times New Roman" w:hint="eastAsia"/>
          <w:sz w:val="18"/>
          <w:szCs w:val="18"/>
        </w:rPr>
        <w:t>인</w:t>
      </w:r>
      <w:r w:rsidR="00FE5954"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 xml:space="preserve"> 202</w:t>
      </w:r>
      <w:del w:id="21" w:author="정영재 (Youngjae Jeong)" w:date="2026-01-06T12:30:00Z">
        <w:r w:rsidR="000E22F6" w:rsidRPr="00124595" w:rsidDel="00127311">
          <w:rPr>
            <w:rFonts w:ascii="Noto Sans CJK KR Regular" w:eastAsia="Noto Sans CJK KR Regular" w:hAnsi="Noto Sans CJK KR Regular" w:cs="Times New Roman"/>
            <w:sz w:val="18"/>
            <w:szCs w:val="18"/>
          </w:rPr>
          <w:delText>5</w:delText>
        </w:r>
      </w:del>
      <w:ins w:id="22" w:author="정영재 (Youngjae Jeong)" w:date="2026-01-06T12:30:00Z">
        <w:r w:rsidR="00127311">
          <w:rPr>
            <w:rFonts w:ascii="Noto Sans CJK KR Regular" w:eastAsia="Noto Sans CJK KR Regular" w:hAnsi="Noto Sans CJK KR Regular" w:cs="Times New Roman" w:hint="eastAsia"/>
            <w:sz w:val="18"/>
            <w:szCs w:val="18"/>
          </w:rPr>
          <w:t>6</w:t>
        </w:r>
      </w:ins>
      <w:r w:rsidR="00FE5954"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>년</w:t>
      </w:r>
      <w:r w:rsidR="008661C1"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 xml:space="preserve"> </w:t>
      </w:r>
      <w:del w:id="23" w:author="정영재 (Youngjae Jeong)" w:date="2026-01-06T12:30:00Z">
        <w:r w:rsidR="00015CDD" w:rsidDel="00127311">
          <w:rPr>
            <w:rFonts w:ascii="Noto Sans CJK KR Regular" w:eastAsia="Noto Sans CJK KR Regular" w:hAnsi="Noto Sans CJK KR Regular" w:cs="Times New Roman" w:hint="eastAsia"/>
            <w:sz w:val="18"/>
            <w:szCs w:val="18"/>
          </w:rPr>
          <w:delText>8</w:delText>
        </w:r>
      </w:del>
      <w:ins w:id="24" w:author="정영재 (Youngjae Jeong)" w:date="2026-01-06T12:30:00Z">
        <w:r w:rsidR="00127311">
          <w:rPr>
            <w:rFonts w:ascii="Noto Sans CJK KR Regular" w:eastAsia="Noto Sans CJK KR Regular" w:hAnsi="Noto Sans CJK KR Regular" w:cs="Times New Roman" w:hint="eastAsia"/>
            <w:sz w:val="18"/>
            <w:szCs w:val="18"/>
          </w:rPr>
          <w:t>4</w:t>
        </w:r>
      </w:ins>
      <w:r w:rsidR="00FE5954"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 xml:space="preserve">월 </w:t>
      </w:r>
      <w:del w:id="25" w:author="정영재 (Youngjae Jeong)" w:date="2026-01-06T12:30:00Z">
        <w:r w:rsidR="00015CDD" w:rsidDel="00127311">
          <w:rPr>
            <w:rFonts w:ascii="Noto Sans CJK KR Regular" w:eastAsia="Noto Sans CJK KR Regular" w:hAnsi="Noto Sans CJK KR Regular" w:cs="Times New Roman" w:hint="eastAsia"/>
            <w:sz w:val="18"/>
            <w:szCs w:val="18"/>
          </w:rPr>
          <w:delText>22</w:delText>
        </w:r>
      </w:del>
      <w:ins w:id="26" w:author="정영재 (Youngjae Jeong)" w:date="2026-01-06T12:30:00Z">
        <w:r w:rsidR="00127311">
          <w:rPr>
            <w:rFonts w:ascii="Noto Sans CJK KR Regular" w:eastAsia="Noto Sans CJK KR Regular" w:hAnsi="Noto Sans CJK KR Regular" w:cs="Times New Roman" w:hint="eastAsia"/>
            <w:sz w:val="18"/>
            <w:szCs w:val="18"/>
          </w:rPr>
          <w:t>01</w:t>
        </w:r>
      </w:ins>
      <w:r w:rsidR="00015CDD">
        <w:rPr>
          <w:rFonts w:ascii="Noto Sans CJK KR Regular" w:eastAsia="Noto Sans CJK KR Regular" w:hAnsi="Noto Sans CJK KR Regular" w:cs="Times New Roman" w:hint="eastAsia"/>
          <w:sz w:val="18"/>
          <w:szCs w:val="18"/>
        </w:rPr>
        <w:t>일</w:t>
      </w:r>
      <w:r w:rsidRPr="00124595">
        <w:rPr>
          <w:rFonts w:ascii="Noto Sans CJK KR Regular" w:eastAsia="Noto Sans CJK KR Regular" w:hAnsi="Noto Sans CJK KR Regular" w:cs="Times New Roman" w:hint="eastAsia"/>
          <w:sz w:val="18"/>
          <w:szCs w:val="18"/>
        </w:rPr>
        <w:t>부터</w:t>
      </w:r>
      <w:r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 xml:space="preserve"> </w:t>
      </w:r>
      <w:r w:rsidR="00FE5954"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>202</w:t>
      </w:r>
      <w:del w:id="27" w:author="정영재 (Youngjae Jeong)" w:date="2026-01-06T12:30:00Z">
        <w:r w:rsidR="000E22F6" w:rsidRPr="00124595" w:rsidDel="00127311">
          <w:rPr>
            <w:rFonts w:ascii="Noto Sans CJK KR Regular" w:eastAsia="Noto Sans CJK KR Regular" w:hAnsi="Noto Sans CJK KR Regular" w:cs="Times New Roman"/>
            <w:sz w:val="18"/>
            <w:szCs w:val="18"/>
          </w:rPr>
          <w:delText>6</w:delText>
        </w:r>
      </w:del>
      <w:ins w:id="28" w:author="정영재 (Youngjae Jeong)" w:date="2026-01-06T12:30:00Z">
        <w:r w:rsidR="00127311">
          <w:rPr>
            <w:rFonts w:ascii="Noto Sans CJK KR Regular" w:eastAsia="Noto Sans CJK KR Regular" w:hAnsi="Noto Sans CJK KR Regular" w:cs="Times New Roman" w:hint="eastAsia"/>
            <w:sz w:val="18"/>
            <w:szCs w:val="18"/>
          </w:rPr>
          <w:t>7</w:t>
        </w:r>
      </w:ins>
      <w:r w:rsidR="00FE5954"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 xml:space="preserve">년 </w:t>
      </w:r>
      <w:r w:rsidR="00C550CB"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>03</w:t>
      </w:r>
      <w:r w:rsidR="00FE5954"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 xml:space="preserve">월 </w:t>
      </w:r>
      <w:r w:rsidR="00786091"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>31</w:t>
      </w:r>
      <w:proofErr w:type="gramStart"/>
      <w:r w:rsidR="00FE5954"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>일</w:t>
      </w:r>
      <w:r w:rsidR="00F940E2" w:rsidRPr="00124595">
        <w:rPr>
          <w:rFonts w:ascii="Noto Sans CJK KR Regular" w:eastAsia="Noto Sans CJK KR Regular" w:hAnsi="Noto Sans CJK KR Regular" w:cs="Times New Roman" w:hint="eastAsia"/>
          <w:sz w:val="18"/>
          <w:szCs w:val="18"/>
        </w:rPr>
        <w:t>까지</w:t>
      </w:r>
      <w:r w:rsidR="00FE5954"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 xml:space="preserve"> </w:t>
      </w:r>
      <w:r w:rsidR="00FE5954" w:rsidRPr="00124595">
        <w:rPr>
          <w:rFonts w:ascii="Noto Sans CJK KR Regular" w:eastAsia="Noto Sans CJK KR Regular" w:hAnsi="Noto Sans CJK KR Regular" w:cs="Times New Roman" w:hint="eastAsia"/>
          <w:sz w:val="18"/>
          <w:szCs w:val="18"/>
        </w:rPr>
        <w:t>입니다</w:t>
      </w:r>
      <w:proofErr w:type="gramEnd"/>
      <w:r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>.</w:t>
      </w:r>
    </w:p>
    <w:p w14:paraId="756542B7" w14:textId="2D5FF70E" w:rsidR="001B537F" w:rsidRPr="00124595" w:rsidRDefault="001C7215" w:rsidP="003529E4">
      <w:pPr>
        <w:pStyle w:val="ab"/>
        <w:numPr>
          <w:ilvl w:val="0"/>
          <w:numId w:val="31"/>
        </w:numPr>
        <w:ind w:leftChars="0" w:left="806" w:hanging="403"/>
        <w:rPr>
          <w:rFonts w:ascii="Noto Sans CJK KR Regular" w:eastAsia="Noto Sans CJK KR Regular" w:hAnsi="Noto Sans CJK KR Regular" w:cs="Times New Roman"/>
          <w:b/>
          <w:bCs/>
          <w:sz w:val="18"/>
          <w:szCs w:val="18"/>
        </w:rPr>
      </w:pPr>
      <w:commentRangeStart w:id="29"/>
      <w:r w:rsidRPr="00124595">
        <w:rPr>
          <w:rFonts w:ascii="Noto Sans CJK KR Regular" w:eastAsia="Noto Sans CJK KR Regular" w:hAnsi="Noto Sans CJK KR Regular" w:cs="Times New Roman" w:hint="eastAsia"/>
          <w:sz w:val="18"/>
          <w:szCs w:val="18"/>
        </w:rPr>
        <w:t>본</w:t>
      </w:r>
      <w:r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 xml:space="preserve"> 계약은 계약기간 </w:t>
      </w:r>
      <w:proofErr w:type="spellStart"/>
      <w:r w:rsidRPr="00124595">
        <w:rPr>
          <w:rFonts w:ascii="Noto Sans CJK KR Regular" w:eastAsia="Noto Sans CJK KR Regular" w:hAnsi="Noto Sans CJK KR Regular" w:cs="Times New Roman" w:hint="eastAsia"/>
          <w:sz w:val="18"/>
          <w:szCs w:val="18"/>
        </w:rPr>
        <w:t>만료시</w:t>
      </w:r>
      <w:proofErr w:type="spellEnd"/>
      <w:r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 xml:space="preserve"> 자동 </w:t>
      </w:r>
      <w:proofErr w:type="gramStart"/>
      <w:r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>종료됩니다.</w:t>
      </w:r>
      <w:r w:rsidR="001B537F"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>.</w:t>
      </w:r>
      <w:proofErr w:type="gramEnd"/>
      <w:r w:rsidR="001B537F"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 xml:space="preserve"> </w:t>
      </w:r>
      <w:commentRangeEnd w:id="29"/>
      <w:r w:rsidR="004762F0">
        <w:rPr>
          <w:rStyle w:val="a9"/>
        </w:rPr>
        <w:commentReference w:id="29"/>
      </w:r>
    </w:p>
    <w:p w14:paraId="36B0D9BE" w14:textId="1F40659A" w:rsidR="00BB6145" w:rsidRDefault="00BB6145" w:rsidP="003529E4">
      <w:pPr>
        <w:pStyle w:val="ad"/>
        <w:wordWrap/>
        <w:spacing w:line="276" w:lineRule="auto"/>
        <w:ind w:left="800" w:right="100" w:firstLine="0"/>
        <w:rPr>
          <w:ins w:id="30" w:author="윤현정 (Hyunjeong Yoon)" w:date="2026-02-26T14:04:00Z"/>
          <w:rFonts w:ascii="Noto Sans CJK KR Regular" w:eastAsia="Noto Sans CJK KR Regular" w:hAnsi="Noto Sans CJK KR Regular"/>
          <w:b w:val="0"/>
          <w:bCs w:val="0"/>
          <w:sz w:val="18"/>
          <w:szCs w:val="18"/>
        </w:rPr>
      </w:pPr>
    </w:p>
    <w:p w14:paraId="04868ADB" w14:textId="77777777" w:rsidR="003C5AA2" w:rsidRPr="00124595" w:rsidRDefault="003C5AA2" w:rsidP="003529E4">
      <w:pPr>
        <w:pStyle w:val="ad"/>
        <w:wordWrap/>
        <w:spacing w:line="276" w:lineRule="auto"/>
        <w:ind w:left="800" w:right="100" w:firstLine="0"/>
        <w:rPr>
          <w:rFonts w:ascii="Noto Sans CJK KR Regular" w:eastAsia="Noto Sans CJK KR Regular" w:hAnsi="Noto Sans CJK KR Regular"/>
          <w:b w:val="0"/>
          <w:bCs w:val="0"/>
          <w:sz w:val="18"/>
          <w:szCs w:val="18"/>
        </w:rPr>
      </w:pPr>
    </w:p>
    <w:p w14:paraId="270F1E05" w14:textId="405E93DC" w:rsidR="003C5AA2" w:rsidRDefault="003C5AA2">
      <w:pPr>
        <w:spacing w:before="240" w:after="240"/>
        <w:rPr>
          <w:ins w:id="31" w:author="윤현정 (Hyunjeong Yoon)" w:date="2026-02-26T14:05:00Z"/>
          <w:rFonts w:ascii="Noto Sans CJK KR Regular" w:eastAsia="Noto Sans CJK KR Regular" w:hAnsi="Noto Sans CJK KR Regular" w:cs="Times New Roman"/>
          <w:sz w:val="18"/>
          <w:szCs w:val="18"/>
        </w:rPr>
      </w:pPr>
      <w:commentRangeStart w:id="32"/>
      <w:ins w:id="33" w:author="윤현정 (Hyunjeong Yoon)" w:date="2026-02-26T14:05:00Z">
        <w:r>
          <w:rPr>
            <w:rFonts w:ascii="Noto Sans CJK KR Regular" w:eastAsia="Noto Sans CJK KR Regular" w:hAnsi="Noto Sans CJK KR Regular" w:cs="Times New Roman" w:hint="eastAsia"/>
            <w:sz w:val="18"/>
            <w:szCs w:val="18"/>
          </w:rPr>
          <w:t>표준계약서</w:t>
        </w:r>
        <w:r>
          <w:rPr>
            <w:rFonts w:ascii="Noto Sans CJK KR Regular" w:eastAsia="Noto Sans CJK KR Regular" w:hAnsi="Noto Sans CJK KR Regular" w:cs="Times New Roman"/>
            <w:sz w:val="18"/>
            <w:szCs w:val="18"/>
          </w:rPr>
          <w:t xml:space="preserve"> </w:t>
        </w:r>
        <w:r>
          <w:rPr>
            <w:rFonts w:ascii="Noto Sans CJK KR Regular" w:eastAsia="Noto Sans CJK KR Regular" w:hAnsi="Noto Sans CJK KR Regular" w:cs="Times New Roman" w:hint="eastAsia"/>
            <w:sz w:val="18"/>
            <w:szCs w:val="18"/>
          </w:rPr>
          <w:t xml:space="preserve">내용추가 </w:t>
        </w:r>
        <w:commentRangeEnd w:id="32"/>
        <w:r>
          <w:rPr>
            <w:rStyle w:val="a9"/>
          </w:rPr>
          <w:commentReference w:id="32"/>
        </w:r>
      </w:ins>
    </w:p>
    <w:p w14:paraId="284193AE" w14:textId="77777777" w:rsidR="003C5AA2" w:rsidRDefault="003C5AA2">
      <w:pPr>
        <w:spacing w:before="240" w:after="240"/>
        <w:rPr>
          <w:ins w:id="34" w:author="윤현정 (Hyunjeong Yoon)" w:date="2026-02-26T14:05:00Z"/>
          <w:rFonts w:ascii="Noto Sans CJK KR Regular" w:eastAsia="Noto Sans CJK KR Regular" w:hAnsi="Noto Sans CJK KR Regular" w:cs="Times New Roman"/>
          <w:sz w:val="18"/>
          <w:szCs w:val="18"/>
        </w:rPr>
      </w:pPr>
    </w:p>
    <w:p w14:paraId="76343C8F" w14:textId="09FF753E" w:rsidR="0087095E" w:rsidRPr="00124595" w:rsidRDefault="000052A7">
      <w:pPr>
        <w:spacing w:before="240" w:after="240"/>
        <w:rPr>
          <w:rFonts w:ascii="Noto Sans CJK KR Regular" w:eastAsia="Noto Sans CJK KR Regular" w:hAnsi="Noto Sans CJK KR Regular" w:cs="Times New Roman"/>
          <w:sz w:val="18"/>
          <w:szCs w:val="18"/>
        </w:rPr>
      </w:pPr>
      <w:commentRangeStart w:id="35"/>
      <w:proofErr w:type="gramStart"/>
      <w:r w:rsidRPr="00124595">
        <w:rPr>
          <w:rFonts w:ascii="Noto Sans CJK KR Regular" w:eastAsia="Noto Sans CJK KR Regular" w:hAnsi="Noto Sans CJK KR Regular" w:cs="Times New Roman" w:hint="eastAsia"/>
          <w:sz w:val="18"/>
          <w:szCs w:val="18"/>
        </w:rPr>
        <w:t>제</w:t>
      </w:r>
      <w:r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 xml:space="preserve"> 5</w:t>
      </w:r>
      <w:proofErr w:type="gramEnd"/>
      <w:r w:rsidRPr="00124595">
        <w:rPr>
          <w:rFonts w:ascii="Noto Sans CJK KR Regular" w:eastAsia="Noto Sans CJK KR Regular" w:hAnsi="Noto Sans CJK KR Regular" w:cs="Times New Roman" w:hint="eastAsia"/>
          <w:sz w:val="18"/>
          <w:szCs w:val="18"/>
        </w:rPr>
        <w:t>조</w:t>
      </w:r>
      <w:r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 xml:space="preserve"> </w:t>
      </w:r>
      <w:r w:rsidR="0087095E"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>(</w:t>
      </w:r>
      <w:proofErr w:type="spellStart"/>
      <w:del w:id="36" w:author="정영재 (Youngjae Jeong)" w:date="2026-01-06T12:34:00Z">
        <w:r w:rsidR="007A7778" w:rsidRPr="00124595" w:rsidDel="00127311">
          <w:rPr>
            <w:rFonts w:ascii="Noto Sans CJK KR Regular" w:eastAsia="Noto Sans CJK KR Regular" w:hAnsi="Noto Sans CJK KR Regular" w:cs="Times New Roman" w:hint="eastAsia"/>
            <w:sz w:val="18"/>
            <w:szCs w:val="18"/>
          </w:rPr>
          <w:delText xml:space="preserve">PLANNING SERVICE PRO </w:delText>
        </w:r>
      </w:del>
      <w:ins w:id="37" w:author="정영재 (Youngjae Jeong)" w:date="2026-01-06T12:34:00Z">
        <w:r w:rsidR="00127311">
          <w:rPr>
            <w:rFonts w:ascii="Noto Sans CJK KR Regular" w:eastAsia="Noto Sans CJK KR Regular" w:hAnsi="Noto Sans CJK KR Regular" w:cs="Times New Roman" w:hint="eastAsia"/>
            <w:sz w:val="18"/>
            <w:szCs w:val="18"/>
          </w:rPr>
          <w:t>공간플래닝</w:t>
        </w:r>
        <w:proofErr w:type="spellEnd"/>
        <w:r w:rsidR="00127311">
          <w:rPr>
            <w:rFonts w:ascii="Noto Sans CJK KR Regular" w:eastAsia="Noto Sans CJK KR Regular" w:hAnsi="Noto Sans CJK KR Regular" w:cs="Times New Roman" w:hint="eastAsia"/>
            <w:sz w:val="18"/>
            <w:szCs w:val="18"/>
          </w:rPr>
          <w:t xml:space="preserve"> 찾아가는</w:t>
        </w:r>
      </w:ins>
      <w:ins w:id="38" w:author="정영재 (Youngjae Jeong)" w:date="2026-01-06T12:35:00Z">
        <w:r w:rsidR="00127311">
          <w:rPr>
            <w:rFonts w:ascii="Noto Sans CJK KR Regular" w:eastAsia="Noto Sans CJK KR Regular" w:hAnsi="Noto Sans CJK KR Regular" w:cs="Times New Roman" w:hint="eastAsia"/>
            <w:sz w:val="18"/>
            <w:szCs w:val="18"/>
          </w:rPr>
          <w:t xml:space="preserve"> 상담 </w:t>
        </w:r>
      </w:ins>
      <w:r w:rsidR="007A7778" w:rsidRPr="00124595">
        <w:rPr>
          <w:rFonts w:ascii="Noto Sans CJK KR Regular" w:eastAsia="Noto Sans CJK KR Regular" w:hAnsi="Noto Sans CJK KR Regular" w:cs="Times New Roman" w:hint="eastAsia"/>
          <w:sz w:val="18"/>
          <w:szCs w:val="18"/>
        </w:rPr>
        <w:t>서비스</w:t>
      </w:r>
      <w:r w:rsidR="007A7778"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>)</w:t>
      </w:r>
      <w:commentRangeEnd w:id="35"/>
      <w:r w:rsidR="0087042B">
        <w:rPr>
          <w:rStyle w:val="a9"/>
        </w:rPr>
        <w:commentReference w:id="35"/>
      </w:r>
    </w:p>
    <w:p w14:paraId="1384C4C8" w14:textId="124E3220" w:rsidR="00E72E2C" w:rsidRPr="00124595" w:rsidRDefault="00E72E2C" w:rsidP="003529E4">
      <w:pPr>
        <w:pStyle w:val="ab"/>
        <w:numPr>
          <w:ilvl w:val="0"/>
          <w:numId w:val="32"/>
        </w:numPr>
        <w:ind w:leftChars="0" w:left="806" w:hanging="403"/>
        <w:rPr>
          <w:rFonts w:ascii="Noto Sans CJK KR Regular" w:eastAsia="Noto Sans CJK KR Regular" w:hAnsi="Noto Sans CJK KR Regular" w:cs="Times New Roman"/>
          <w:sz w:val="18"/>
          <w:szCs w:val="18"/>
        </w:rPr>
      </w:pPr>
      <w:del w:id="39" w:author="정영재 (Youngjae Jeong)" w:date="2026-01-06T12:35:00Z">
        <w:r w:rsidRPr="00124595" w:rsidDel="00127311">
          <w:rPr>
            <w:rFonts w:ascii="Noto Sans CJK KR Regular" w:eastAsia="Noto Sans CJK KR Regular" w:hAnsi="Noto Sans CJK KR Regular" w:cs="Times New Roman" w:hint="eastAsia"/>
            <w:sz w:val="18"/>
            <w:szCs w:val="18"/>
          </w:rPr>
          <w:delText xml:space="preserve">PLANNING SERVICE PRO </w:delText>
        </w:r>
      </w:del>
      <w:proofErr w:type="spellStart"/>
      <w:ins w:id="40" w:author="정영재 (Youngjae Jeong)" w:date="2026-01-06T12:35:00Z">
        <w:r w:rsidR="00127311">
          <w:rPr>
            <w:rFonts w:ascii="Noto Sans CJK KR Regular" w:eastAsia="Noto Sans CJK KR Regular" w:hAnsi="Noto Sans CJK KR Regular" w:cs="Times New Roman" w:hint="eastAsia"/>
            <w:sz w:val="18"/>
            <w:szCs w:val="18"/>
          </w:rPr>
          <w:t>공간플래닝</w:t>
        </w:r>
        <w:proofErr w:type="spellEnd"/>
        <w:r w:rsidR="00127311">
          <w:rPr>
            <w:rFonts w:ascii="Noto Sans CJK KR Regular" w:eastAsia="Noto Sans CJK KR Regular" w:hAnsi="Noto Sans CJK KR Regular" w:cs="Times New Roman" w:hint="eastAsia"/>
            <w:sz w:val="18"/>
            <w:szCs w:val="18"/>
          </w:rPr>
          <w:t xml:space="preserve"> 찾아가는 상담 </w:t>
        </w:r>
      </w:ins>
      <w:r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 xml:space="preserve">서비스란 회원이 </w:t>
      </w:r>
      <w:proofErr w:type="spellStart"/>
      <w:r w:rsidRPr="00124595">
        <w:rPr>
          <w:rFonts w:ascii="Noto Sans CJK KR Regular" w:eastAsia="Noto Sans CJK KR Regular" w:hAnsi="Noto Sans CJK KR Regular" w:cs="Times New Roman" w:hint="eastAsia"/>
          <w:sz w:val="18"/>
          <w:szCs w:val="18"/>
        </w:rPr>
        <w:t>데스커</w:t>
      </w:r>
      <w:proofErr w:type="spellEnd"/>
      <w:r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 xml:space="preserve"> 홈페이지에서 “DESKER </w:t>
      </w:r>
      <w:proofErr w:type="spellStart"/>
      <w:r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>MATE”</w:t>
      </w:r>
      <w:r w:rsidRPr="00124595">
        <w:rPr>
          <w:rFonts w:ascii="Noto Sans CJK KR Regular" w:eastAsia="Noto Sans CJK KR Regular" w:hAnsi="Noto Sans CJK KR Regular" w:cs="Times New Roman" w:hint="eastAsia"/>
          <w:sz w:val="18"/>
          <w:szCs w:val="18"/>
        </w:rPr>
        <w:t>와의</w:t>
      </w:r>
      <w:proofErr w:type="spellEnd"/>
      <w:r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 xml:space="preserve"> </w:t>
      </w:r>
      <w:proofErr w:type="spellStart"/>
      <w:r w:rsidRPr="00124595">
        <w:rPr>
          <w:rFonts w:ascii="Noto Sans CJK KR Regular" w:eastAsia="Noto Sans CJK KR Regular" w:hAnsi="Noto Sans CJK KR Regular" w:cs="Times New Roman" w:hint="eastAsia"/>
          <w:sz w:val="18"/>
          <w:szCs w:val="18"/>
        </w:rPr>
        <w:t>매칭을</w:t>
      </w:r>
      <w:proofErr w:type="spellEnd"/>
      <w:r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 xml:space="preserve"> 요구하고</w:t>
      </w:r>
      <w:r w:rsidR="003B505D"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 xml:space="preserve"> 이 경우</w:t>
      </w:r>
      <w:r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 xml:space="preserve"> “㈜</w:t>
      </w:r>
      <w:proofErr w:type="spellStart"/>
      <w:r w:rsidRPr="00124595">
        <w:rPr>
          <w:rFonts w:ascii="Noto Sans CJK KR Regular" w:eastAsia="Noto Sans CJK KR Regular" w:hAnsi="Noto Sans CJK KR Regular" w:cs="Times New Roman" w:hint="eastAsia"/>
          <w:sz w:val="18"/>
          <w:szCs w:val="18"/>
        </w:rPr>
        <w:t>일룸</w:t>
      </w:r>
      <w:r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>-DESKER</w:t>
      </w:r>
      <w:r w:rsidR="003B505D" w:rsidRPr="00124595">
        <w:rPr>
          <w:rFonts w:ascii="Noto Sans CJK KR Regular" w:eastAsia="Noto Sans CJK KR Regular" w:hAnsi="Noto Sans CJK KR Regular" w:cs="Times New Roman" w:hint="eastAsia"/>
          <w:sz w:val="18"/>
          <w:szCs w:val="18"/>
        </w:rPr>
        <w:t>”가</w:t>
      </w:r>
      <w:proofErr w:type="spellEnd"/>
      <w:r w:rsidR="003B505D"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 xml:space="preserve"> </w:t>
      </w:r>
      <w:r w:rsidR="003B505D" w:rsidRPr="00124595">
        <w:rPr>
          <w:rFonts w:ascii="Noto Sans CJK KR Regular" w:eastAsia="Noto Sans CJK KR Regular" w:hAnsi="Noto Sans CJK KR Regular" w:cs="Times New Roman" w:hint="eastAsia"/>
          <w:sz w:val="18"/>
          <w:szCs w:val="18"/>
        </w:rPr>
        <w:t>회원과</w:t>
      </w:r>
      <w:r w:rsidR="003B505D"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 xml:space="preserve"> </w:t>
      </w:r>
      <w:r w:rsidR="003B505D" w:rsidRPr="00124595">
        <w:rPr>
          <w:rFonts w:ascii="Noto Sans CJK KR Regular" w:eastAsia="Noto Sans CJK KR Regular" w:hAnsi="Noto Sans CJK KR Regular" w:cs="Times New Roman" w:hint="eastAsia"/>
          <w:sz w:val="18"/>
          <w:szCs w:val="18"/>
        </w:rPr>
        <w:t>“</w:t>
      </w:r>
      <w:r w:rsidR="003B505D"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 xml:space="preserve">DESKER </w:t>
      </w:r>
      <w:proofErr w:type="spellStart"/>
      <w:r w:rsidR="003B505D"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>MATE”</w:t>
      </w:r>
      <w:r w:rsidR="003B505D" w:rsidRPr="00124595">
        <w:rPr>
          <w:rFonts w:ascii="Noto Sans CJK KR Regular" w:eastAsia="Noto Sans CJK KR Regular" w:hAnsi="Noto Sans CJK KR Regular" w:cs="Times New Roman" w:hint="eastAsia"/>
          <w:sz w:val="18"/>
          <w:szCs w:val="18"/>
        </w:rPr>
        <w:t>를</w:t>
      </w:r>
      <w:proofErr w:type="spellEnd"/>
      <w:r w:rsidR="003B505D"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 xml:space="preserve"> 매칭해주는 서비스를 말한다.</w:t>
      </w:r>
    </w:p>
    <w:p w14:paraId="6D76D1E4" w14:textId="15E122EA" w:rsidR="00BA5B3D" w:rsidRPr="00124595" w:rsidRDefault="005E42E2" w:rsidP="003529E4">
      <w:pPr>
        <w:pStyle w:val="ab"/>
        <w:numPr>
          <w:ilvl w:val="0"/>
          <w:numId w:val="32"/>
        </w:numPr>
        <w:ind w:leftChars="0" w:left="806" w:hanging="403"/>
        <w:rPr>
          <w:rFonts w:ascii="Noto Sans CJK KR Regular" w:eastAsia="Noto Sans CJK KR Regular" w:hAnsi="Noto Sans CJK KR Regular" w:cs="Times New Roman"/>
          <w:sz w:val="18"/>
          <w:szCs w:val="18"/>
        </w:rPr>
      </w:pPr>
      <w:r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>"</w:t>
      </w:r>
      <w:r w:rsidR="00881E38"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>(주)</w:t>
      </w:r>
      <w:proofErr w:type="spellStart"/>
      <w:r w:rsidR="00881E38"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>일룸-DESKER</w:t>
      </w:r>
      <w:r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>"</w:t>
      </w:r>
      <w:r w:rsidR="007A7778" w:rsidRPr="00124595">
        <w:rPr>
          <w:rFonts w:ascii="Noto Sans CJK KR Regular" w:eastAsia="Noto Sans CJK KR Regular" w:hAnsi="Noto Sans CJK KR Regular" w:cs="Times New Roman" w:hint="eastAsia"/>
          <w:sz w:val="18"/>
          <w:szCs w:val="18"/>
        </w:rPr>
        <w:t>는</w:t>
      </w:r>
      <w:proofErr w:type="spellEnd"/>
      <w:r w:rsidR="007A7778"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 xml:space="preserve"> </w:t>
      </w:r>
      <w:r w:rsidR="007A7778" w:rsidRPr="00124595">
        <w:rPr>
          <w:rFonts w:ascii="Noto Sans CJK KR Regular" w:eastAsia="Noto Sans CJK KR Regular" w:hAnsi="Noto Sans CJK KR Regular" w:cs="Times New Roman" w:hint="eastAsia"/>
          <w:sz w:val="18"/>
          <w:szCs w:val="18"/>
        </w:rPr>
        <w:t>신규</w:t>
      </w:r>
      <w:r w:rsidR="007A7778"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 xml:space="preserve"> </w:t>
      </w:r>
      <w:r w:rsidR="007A7778" w:rsidRPr="00124595">
        <w:rPr>
          <w:rFonts w:ascii="Noto Sans CJK KR Regular" w:eastAsia="Noto Sans CJK KR Regular" w:hAnsi="Noto Sans CJK KR Regular" w:cs="Times New Roman" w:hint="eastAsia"/>
          <w:sz w:val="18"/>
          <w:szCs w:val="18"/>
        </w:rPr>
        <w:t>회원이</w:t>
      </w:r>
      <w:r w:rsidR="007A7778"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 xml:space="preserve"> </w:t>
      </w:r>
      <w:proofErr w:type="spellStart"/>
      <w:r w:rsidR="007A7778" w:rsidRPr="00124595">
        <w:rPr>
          <w:rFonts w:ascii="Noto Sans CJK KR Regular" w:eastAsia="Noto Sans CJK KR Regular" w:hAnsi="Noto Sans CJK KR Regular" w:cs="Times New Roman" w:hint="eastAsia"/>
          <w:sz w:val="18"/>
          <w:szCs w:val="18"/>
        </w:rPr>
        <w:t>데스커</w:t>
      </w:r>
      <w:proofErr w:type="spellEnd"/>
      <w:r w:rsidR="007A7778"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 xml:space="preserve"> </w:t>
      </w:r>
      <w:r w:rsidR="007A7778" w:rsidRPr="00124595">
        <w:rPr>
          <w:rFonts w:ascii="Noto Sans CJK KR Regular" w:eastAsia="Noto Sans CJK KR Regular" w:hAnsi="Noto Sans CJK KR Regular" w:cs="Times New Roman" w:hint="eastAsia"/>
          <w:sz w:val="18"/>
          <w:szCs w:val="18"/>
        </w:rPr>
        <w:t>홈페이지에</w:t>
      </w:r>
      <w:r w:rsidR="007A7778"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 xml:space="preserve"> </w:t>
      </w:r>
      <w:r w:rsidR="007A7778" w:rsidRPr="00124595">
        <w:rPr>
          <w:rFonts w:ascii="Noto Sans CJK KR Regular" w:eastAsia="Noto Sans CJK KR Regular" w:hAnsi="Noto Sans CJK KR Regular" w:cs="Times New Roman" w:hint="eastAsia"/>
          <w:sz w:val="18"/>
          <w:szCs w:val="18"/>
        </w:rPr>
        <w:t>회원</w:t>
      </w:r>
      <w:r w:rsidR="007A7778"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 xml:space="preserve"> </w:t>
      </w:r>
      <w:r w:rsidR="007A7778" w:rsidRPr="00124595">
        <w:rPr>
          <w:rFonts w:ascii="Noto Sans CJK KR Regular" w:eastAsia="Noto Sans CJK KR Regular" w:hAnsi="Noto Sans CJK KR Regular" w:cs="Times New Roman" w:hint="eastAsia"/>
          <w:sz w:val="18"/>
          <w:szCs w:val="18"/>
        </w:rPr>
        <w:t>가입하여</w:t>
      </w:r>
      <w:r w:rsidR="007A7778"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 xml:space="preserve"> </w:t>
      </w:r>
      <w:proofErr w:type="spellStart"/>
      <w:ins w:id="41" w:author="정영재 (Youngjae Jeong)" w:date="2026-01-06T12:35:00Z">
        <w:r w:rsidR="00127311">
          <w:rPr>
            <w:rFonts w:ascii="Noto Sans CJK KR Regular" w:eastAsia="Noto Sans CJK KR Regular" w:hAnsi="Noto Sans CJK KR Regular" w:cs="Times New Roman" w:hint="eastAsia"/>
            <w:sz w:val="18"/>
            <w:szCs w:val="18"/>
          </w:rPr>
          <w:t>공간플래닝</w:t>
        </w:r>
        <w:proofErr w:type="spellEnd"/>
        <w:r w:rsidR="00127311">
          <w:rPr>
            <w:rFonts w:ascii="Noto Sans CJK KR Regular" w:eastAsia="Noto Sans CJK KR Regular" w:hAnsi="Noto Sans CJK KR Regular" w:cs="Times New Roman" w:hint="eastAsia"/>
            <w:sz w:val="18"/>
            <w:szCs w:val="18"/>
          </w:rPr>
          <w:t xml:space="preserve"> 찾아가는 상담 </w:t>
        </w:r>
      </w:ins>
      <w:del w:id="42" w:author="정영재 (Youngjae Jeong)" w:date="2026-01-06T12:35:00Z">
        <w:r w:rsidR="007A7778" w:rsidRPr="00124595" w:rsidDel="00127311">
          <w:rPr>
            <w:rFonts w:ascii="Noto Sans CJK KR Regular" w:eastAsia="Noto Sans CJK KR Regular" w:hAnsi="Noto Sans CJK KR Regular" w:cs="Times New Roman"/>
            <w:sz w:val="18"/>
            <w:szCs w:val="18"/>
          </w:rPr>
          <w:delText xml:space="preserve">PLANNING SERVICE PRO </w:delText>
        </w:r>
      </w:del>
      <w:r w:rsidR="007A7778" w:rsidRPr="00124595">
        <w:rPr>
          <w:rFonts w:ascii="Noto Sans CJK KR Regular" w:eastAsia="Noto Sans CJK KR Regular" w:hAnsi="Noto Sans CJK KR Regular" w:cs="Times New Roman" w:hint="eastAsia"/>
          <w:sz w:val="18"/>
          <w:szCs w:val="18"/>
        </w:rPr>
        <w:t>서비스를</w:t>
      </w:r>
      <w:r w:rsidR="007A7778"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 xml:space="preserve"> </w:t>
      </w:r>
      <w:r w:rsidR="007A7778" w:rsidRPr="00124595">
        <w:rPr>
          <w:rFonts w:ascii="Noto Sans CJK KR Regular" w:eastAsia="Noto Sans CJK KR Regular" w:hAnsi="Noto Sans CJK KR Regular" w:cs="Times New Roman" w:hint="eastAsia"/>
          <w:sz w:val="18"/>
          <w:szCs w:val="18"/>
        </w:rPr>
        <w:t>신청하는</w:t>
      </w:r>
      <w:r w:rsidR="007A7778"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 xml:space="preserve"> </w:t>
      </w:r>
      <w:r w:rsidR="007A7778" w:rsidRPr="00124595">
        <w:rPr>
          <w:rFonts w:ascii="Noto Sans CJK KR Regular" w:eastAsia="Noto Sans CJK KR Regular" w:hAnsi="Noto Sans CJK KR Regular" w:cs="Times New Roman" w:hint="eastAsia"/>
          <w:sz w:val="18"/>
          <w:szCs w:val="18"/>
        </w:rPr>
        <w:t>경우</w:t>
      </w:r>
      <w:r w:rsidR="007A7778"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 xml:space="preserve"> </w:t>
      </w:r>
      <w:r w:rsidR="007A7778" w:rsidRPr="00124595">
        <w:rPr>
          <w:rFonts w:ascii="Noto Sans CJK KR Regular" w:eastAsia="Noto Sans CJK KR Regular" w:hAnsi="Noto Sans CJK KR Regular" w:cs="Times New Roman" w:hint="eastAsia"/>
          <w:sz w:val="18"/>
          <w:szCs w:val="18"/>
        </w:rPr>
        <w:t>회원과</w:t>
      </w:r>
      <w:r w:rsidR="007A7778"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 xml:space="preserve"> </w:t>
      </w:r>
      <w:r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>"</w:t>
      </w:r>
      <w:r w:rsidR="007A7778"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 xml:space="preserve">DESKER </w:t>
      </w:r>
      <w:proofErr w:type="spellStart"/>
      <w:r w:rsidR="007A7778"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>MATE</w:t>
      </w:r>
      <w:r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>"</w:t>
      </w:r>
      <w:r w:rsidR="007A7778" w:rsidRPr="00124595">
        <w:rPr>
          <w:rFonts w:ascii="Noto Sans CJK KR Regular" w:eastAsia="Noto Sans CJK KR Regular" w:hAnsi="Noto Sans CJK KR Regular" w:cs="Times New Roman" w:hint="eastAsia"/>
          <w:sz w:val="18"/>
          <w:szCs w:val="18"/>
        </w:rPr>
        <w:t>를</w:t>
      </w:r>
      <w:proofErr w:type="spellEnd"/>
      <w:r w:rsidR="007A7778"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 xml:space="preserve"> </w:t>
      </w:r>
      <w:r w:rsidR="007A7778" w:rsidRPr="00124595">
        <w:rPr>
          <w:rFonts w:ascii="Noto Sans CJK KR Regular" w:eastAsia="Noto Sans CJK KR Regular" w:hAnsi="Noto Sans CJK KR Regular" w:cs="Times New Roman" w:hint="eastAsia"/>
          <w:sz w:val="18"/>
          <w:szCs w:val="18"/>
        </w:rPr>
        <w:t>매칭하여</w:t>
      </w:r>
      <w:r w:rsidR="007A7778"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 xml:space="preserve"> DESKER </w:t>
      </w:r>
      <w:r w:rsidR="007A7778" w:rsidRPr="00124595">
        <w:rPr>
          <w:rFonts w:ascii="Noto Sans CJK KR Regular" w:eastAsia="Noto Sans CJK KR Regular" w:hAnsi="Noto Sans CJK KR Regular" w:cs="Times New Roman" w:hint="eastAsia"/>
          <w:sz w:val="18"/>
          <w:szCs w:val="18"/>
        </w:rPr>
        <w:t>제품의</w:t>
      </w:r>
      <w:r w:rsidR="007A7778"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 xml:space="preserve"> </w:t>
      </w:r>
      <w:r w:rsidR="007A7778" w:rsidRPr="00124595">
        <w:rPr>
          <w:rFonts w:ascii="Noto Sans CJK KR Regular" w:eastAsia="Noto Sans CJK KR Regular" w:hAnsi="Noto Sans CJK KR Regular" w:cs="Times New Roman" w:hint="eastAsia"/>
          <w:sz w:val="18"/>
          <w:szCs w:val="18"/>
        </w:rPr>
        <w:t>구매에</w:t>
      </w:r>
      <w:r w:rsidR="007A7778"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 xml:space="preserve"> </w:t>
      </w:r>
      <w:r w:rsidR="007A7778" w:rsidRPr="00124595">
        <w:rPr>
          <w:rFonts w:ascii="Noto Sans CJK KR Regular" w:eastAsia="Noto Sans CJK KR Regular" w:hAnsi="Noto Sans CJK KR Regular" w:cs="Times New Roman" w:hint="eastAsia"/>
          <w:sz w:val="18"/>
          <w:szCs w:val="18"/>
        </w:rPr>
        <w:t>대한</w:t>
      </w:r>
      <w:r w:rsidR="007A7778"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 xml:space="preserve"> </w:t>
      </w:r>
      <w:r w:rsidR="007A7778" w:rsidRPr="00124595">
        <w:rPr>
          <w:rFonts w:ascii="Noto Sans CJK KR Regular" w:eastAsia="Noto Sans CJK KR Regular" w:hAnsi="Noto Sans CJK KR Regular" w:cs="Times New Roman" w:hint="eastAsia"/>
          <w:sz w:val="18"/>
          <w:szCs w:val="18"/>
        </w:rPr>
        <w:t>상담을</w:t>
      </w:r>
      <w:r w:rsidR="007A7778"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 xml:space="preserve"> </w:t>
      </w:r>
      <w:r w:rsidR="007A7778" w:rsidRPr="00124595">
        <w:rPr>
          <w:rFonts w:ascii="Noto Sans CJK KR Regular" w:eastAsia="Noto Sans CJK KR Regular" w:hAnsi="Noto Sans CJK KR Regular" w:cs="Times New Roman" w:hint="eastAsia"/>
          <w:sz w:val="18"/>
          <w:szCs w:val="18"/>
        </w:rPr>
        <w:t>할</w:t>
      </w:r>
      <w:r w:rsidR="007A7778"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 xml:space="preserve"> </w:t>
      </w:r>
      <w:r w:rsidR="007A7778" w:rsidRPr="00124595">
        <w:rPr>
          <w:rFonts w:ascii="Noto Sans CJK KR Regular" w:eastAsia="Noto Sans CJK KR Regular" w:hAnsi="Noto Sans CJK KR Regular" w:cs="Times New Roman" w:hint="eastAsia"/>
          <w:sz w:val="18"/>
          <w:szCs w:val="18"/>
        </w:rPr>
        <w:t>수</w:t>
      </w:r>
      <w:r w:rsidR="007A7778"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 xml:space="preserve"> </w:t>
      </w:r>
      <w:r w:rsidR="007A7778" w:rsidRPr="00124595">
        <w:rPr>
          <w:rFonts w:ascii="Noto Sans CJK KR Regular" w:eastAsia="Noto Sans CJK KR Regular" w:hAnsi="Noto Sans CJK KR Regular" w:cs="Times New Roman" w:hint="eastAsia"/>
          <w:sz w:val="18"/>
          <w:szCs w:val="18"/>
        </w:rPr>
        <w:t>있도록</w:t>
      </w:r>
      <w:r w:rsidR="007A7778"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 xml:space="preserve"> </w:t>
      </w:r>
      <w:r w:rsidR="007A7778" w:rsidRPr="00124595">
        <w:rPr>
          <w:rFonts w:ascii="Noto Sans CJK KR Regular" w:eastAsia="Noto Sans CJK KR Regular" w:hAnsi="Noto Sans CJK KR Regular" w:cs="Times New Roman" w:hint="eastAsia"/>
          <w:sz w:val="18"/>
          <w:szCs w:val="18"/>
        </w:rPr>
        <w:t>합니다</w:t>
      </w:r>
      <w:r w:rsidR="007A7778"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>.</w:t>
      </w:r>
      <w:r w:rsidR="00431EFF"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 xml:space="preserve"> </w:t>
      </w:r>
    </w:p>
    <w:p w14:paraId="06C94B9C" w14:textId="28DCC861" w:rsidR="00B87B4E" w:rsidRPr="00124595" w:rsidRDefault="00C00326" w:rsidP="003529E4">
      <w:pPr>
        <w:pStyle w:val="ab"/>
        <w:numPr>
          <w:ilvl w:val="0"/>
          <w:numId w:val="32"/>
        </w:numPr>
        <w:ind w:leftChars="0" w:left="806" w:hanging="403"/>
        <w:rPr>
          <w:rFonts w:ascii="Noto Sans CJK KR Regular" w:eastAsia="Noto Sans CJK KR Regular" w:hAnsi="Noto Sans CJK KR Regular" w:cs="Times New Roman"/>
          <w:sz w:val="18"/>
          <w:szCs w:val="18"/>
        </w:rPr>
      </w:pPr>
      <w:proofErr w:type="spellStart"/>
      <w:r w:rsidRPr="00124595">
        <w:rPr>
          <w:rFonts w:ascii="Noto Sans CJK KR Regular" w:eastAsia="Noto Sans CJK KR Regular" w:hAnsi="Noto Sans CJK KR Regular" w:cs="Times New Roman" w:hint="eastAsia"/>
          <w:sz w:val="18"/>
          <w:szCs w:val="18"/>
        </w:rPr>
        <w:t>신규매칭은</w:t>
      </w:r>
      <w:proofErr w:type="spellEnd"/>
      <w:r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 xml:space="preserve"> </w:t>
      </w:r>
      <w:r w:rsidR="005E42E2"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>"</w:t>
      </w:r>
      <w:r w:rsidR="00881E38"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>(주)</w:t>
      </w:r>
      <w:proofErr w:type="spellStart"/>
      <w:r w:rsidR="00881E38"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>일룸-DESKER</w:t>
      </w:r>
      <w:r w:rsidR="005E42E2"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>"</w:t>
      </w:r>
      <w:r w:rsidRPr="00124595">
        <w:rPr>
          <w:rFonts w:ascii="Noto Sans CJK KR Regular" w:eastAsia="Noto Sans CJK KR Regular" w:hAnsi="Noto Sans CJK KR Regular" w:cs="Times New Roman" w:hint="eastAsia"/>
          <w:sz w:val="18"/>
          <w:szCs w:val="18"/>
        </w:rPr>
        <w:t>가</w:t>
      </w:r>
      <w:proofErr w:type="spellEnd"/>
      <w:r w:rsidR="007A7778"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 xml:space="preserve"> </w:t>
      </w:r>
      <w:proofErr w:type="spellStart"/>
      <w:ins w:id="43" w:author="정영재 (Youngjae Jeong)" w:date="2026-01-06T12:35:00Z">
        <w:r w:rsidR="00127311">
          <w:rPr>
            <w:rFonts w:ascii="Noto Sans CJK KR Regular" w:eastAsia="Noto Sans CJK KR Regular" w:hAnsi="Noto Sans CJK KR Regular" w:cs="Times New Roman" w:hint="eastAsia"/>
            <w:sz w:val="18"/>
            <w:szCs w:val="18"/>
          </w:rPr>
          <w:t>공간플래닝</w:t>
        </w:r>
        <w:proofErr w:type="spellEnd"/>
        <w:r w:rsidR="00127311">
          <w:rPr>
            <w:rFonts w:ascii="Noto Sans CJK KR Regular" w:eastAsia="Noto Sans CJK KR Regular" w:hAnsi="Noto Sans CJK KR Regular" w:cs="Times New Roman" w:hint="eastAsia"/>
            <w:sz w:val="18"/>
            <w:szCs w:val="18"/>
          </w:rPr>
          <w:t xml:space="preserve"> 찾아가는 상담</w:t>
        </w:r>
      </w:ins>
      <w:ins w:id="44" w:author="정영재 (Youngjae Jeong)" w:date="2026-01-06T14:33:00Z">
        <w:r w:rsidR="00C01A09">
          <w:rPr>
            <w:rFonts w:ascii="Noto Sans CJK KR Regular" w:eastAsia="Noto Sans CJK KR Regular" w:hAnsi="Noto Sans CJK KR Regular" w:cs="Times New Roman" w:hint="eastAsia"/>
            <w:sz w:val="18"/>
            <w:szCs w:val="18"/>
          </w:rPr>
          <w:t>서비스를</w:t>
        </w:r>
      </w:ins>
      <w:ins w:id="45" w:author="정영재 (Youngjae Jeong)" w:date="2026-01-06T12:35:00Z">
        <w:r w:rsidR="00127311">
          <w:rPr>
            <w:rFonts w:ascii="Noto Sans CJK KR Regular" w:eastAsia="Noto Sans CJK KR Regular" w:hAnsi="Noto Sans CJK KR Regular" w:cs="Times New Roman" w:hint="eastAsia"/>
            <w:sz w:val="18"/>
            <w:szCs w:val="18"/>
          </w:rPr>
          <w:t xml:space="preserve"> </w:t>
        </w:r>
      </w:ins>
      <w:del w:id="46" w:author="정영재 (Youngjae Jeong)" w:date="2026-01-06T12:35:00Z">
        <w:r w:rsidR="007A7778" w:rsidRPr="00124595" w:rsidDel="00127311">
          <w:rPr>
            <w:rFonts w:ascii="Noto Sans CJK KR Regular" w:eastAsia="Noto Sans CJK KR Regular" w:hAnsi="Noto Sans CJK KR Regular" w:cs="Times New Roman"/>
            <w:sz w:val="18"/>
            <w:szCs w:val="18"/>
          </w:rPr>
          <w:delText xml:space="preserve">PLANNING SERVICE PRO </w:delText>
        </w:r>
      </w:del>
      <w:r w:rsidR="007A7778" w:rsidRPr="00124595">
        <w:rPr>
          <w:rFonts w:ascii="Noto Sans CJK KR Regular" w:eastAsia="Noto Sans CJK KR Regular" w:hAnsi="Noto Sans CJK KR Regular" w:cs="Times New Roman" w:hint="eastAsia"/>
          <w:sz w:val="18"/>
          <w:szCs w:val="18"/>
        </w:rPr>
        <w:t>서비스를</w:t>
      </w:r>
      <w:r w:rsidR="007A7778"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 xml:space="preserve"> </w:t>
      </w:r>
      <w:r w:rsidR="007A7778" w:rsidRPr="00124595">
        <w:rPr>
          <w:rFonts w:ascii="Noto Sans CJK KR Regular" w:eastAsia="Noto Sans CJK KR Regular" w:hAnsi="Noto Sans CJK KR Regular" w:cs="Times New Roman" w:hint="eastAsia"/>
          <w:sz w:val="18"/>
          <w:szCs w:val="18"/>
        </w:rPr>
        <w:t>제공받고자</w:t>
      </w:r>
      <w:r w:rsidR="007A7778"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 xml:space="preserve"> </w:t>
      </w:r>
      <w:r w:rsidR="007A7778" w:rsidRPr="00124595">
        <w:rPr>
          <w:rFonts w:ascii="Noto Sans CJK KR Regular" w:eastAsia="Noto Sans CJK KR Regular" w:hAnsi="Noto Sans CJK KR Regular" w:cs="Times New Roman" w:hint="eastAsia"/>
          <w:sz w:val="18"/>
          <w:szCs w:val="18"/>
        </w:rPr>
        <w:t>하는</w:t>
      </w:r>
      <w:r w:rsidR="007A7778"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 xml:space="preserve"> </w:t>
      </w:r>
      <w:r w:rsidR="007A7778" w:rsidRPr="00124595">
        <w:rPr>
          <w:rFonts w:ascii="Noto Sans CJK KR Regular" w:eastAsia="Noto Sans CJK KR Regular" w:hAnsi="Noto Sans CJK KR Regular" w:cs="Times New Roman" w:hint="eastAsia"/>
          <w:sz w:val="18"/>
          <w:szCs w:val="18"/>
        </w:rPr>
        <w:t>회원의</w:t>
      </w:r>
      <w:r w:rsidR="007A7778"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 xml:space="preserve"> </w:t>
      </w:r>
      <w:r w:rsidR="007A7778" w:rsidRPr="00124595">
        <w:rPr>
          <w:rFonts w:ascii="Noto Sans CJK KR Regular" w:eastAsia="Noto Sans CJK KR Regular" w:hAnsi="Noto Sans CJK KR Regular" w:cs="Times New Roman" w:hint="eastAsia"/>
          <w:sz w:val="18"/>
          <w:szCs w:val="18"/>
        </w:rPr>
        <w:t>정보</w:t>
      </w:r>
      <w:r w:rsidR="00903993" w:rsidRPr="00124595">
        <w:rPr>
          <w:rFonts w:ascii="Noto Sans CJK KR Regular" w:eastAsia="Noto Sans CJK KR Regular" w:hAnsi="Noto Sans CJK KR Regular" w:cs="Times New Roman" w:hint="eastAsia"/>
          <w:sz w:val="18"/>
          <w:szCs w:val="18"/>
        </w:rPr>
        <w:t>와</w:t>
      </w:r>
      <w:r w:rsidR="00903993"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 xml:space="preserve"> </w:t>
      </w:r>
      <w:r w:rsidR="00903993" w:rsidRPr="00124595">
        <w:rPr>
          <w:rFonts w:ascii="Noto Sans CJK KR Regular" w:eastAsia="Noto Sans CJK KR Regular" w:hAnsi="Noto Sans CJK KR Regular" w:cs="Times New Roman" w:hint="eastAsia"/>
          <w:sz w:val="18"/>
          <w:szCs w:val="18"/>
        </w:rPr>
        <w:t>회원의</w:t>
      </w:r>
      <w:r w:rsidR="00903993"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 xml:space="preserve"> </w:t>
      </w:r>
      <w:r w:rsidR="00903993" w:rsidRPr="00124595">
        <w:rPr>
          <w:rFonts w:ascii="Noto Sans CJK KR Regular" w:eastAsia="Noto Sans CJK KR Regular" w:hAnsi="Noto Sans CJK KR Regular" w:cs="Times New Roman" w:hint="eastAsia"/>
          <w:sz w:val="18"/>
          <w:szCs w:val="18"/>
        </w:rPr>
        <w:t>요청사항을</w:t>
      </w:r>
      <w:r w:rsidR="007A7778"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 xml:space="preserve"> </w:t>
      </w:r>
      <w:proofErr w:type="spellStart"/>
      <w:r w:rsidR="007A7778" w:rsidRPr="00124595">
        <w:rPr>
          <w:rFonts w:ascii="Noto Sans CJK KR Regular" w:eastAsia="Noto Sans CJK KR Regular" w:hAnsi="Noto Sans CJK KR Regular" w:cs="Times New Roman" w:hint="eastAsia"/>
          <w:sz w:val="18"/>
          <w:szCs w:val="18"/>
        </w:rPr>
        <w:t>커넥트플러스에</w:t>
      </w:r>
      <w:proofErr w:type="spellEnd"/>
      <w:r w:rsidR="007A7778"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 xml:space="preserve"> </w:t>
      </w:r>
      <w:r w:rsidR="007A7778" w:rsidRPr="00124595">
        <w:rPr>
          <w:rFonts w:ascii="Noto Sans CJK KR Regular" w:eastAsia="Noto Sans CJK KR Regular" w:hAnsi="Noto Sans CJK KR Regular" w:cs="Times New Roman" w:hint="eastAsia"/>
          <w:sz w:val="18"/>
          <w:szCs w:val="18"/>
        </w:rPr>
        <w:t>게시하고</w:t>
      </w:r>
      <w:r w:rsidR="007A7778"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 xml:space="preserve"> </w:t>
      </w:r>
      <w:r w:rsidR="007A7778" w:rsidRPr="00124595">
        <w:rPr>
          <w:rFonts w:ascii="Noto Sans CJK KR Regular" w:eastAsia="Noto Sans CJK KR Regular" w:hAnsi="Noto Sans CJK KR Regular" w:cs="Times New Roman" w:hint="eastAsia"/>
          <w:sz w:val="18"/>
          <w:szCs w:val="18"/>
        </w:rPr>
        <w:t>가장</w:t>
      </w:r>
      <w:r w:rsidR="007A7778"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 xml:space="preserve"> </w:t>
      </w:r>
      <w:r w:rsidR="007A7778" w:rsidRPr="00124595">
        <w:rPr>
          <w:rFonts w:ascii="Noto Sans CJK KR Regular" w:eastAsia="Noto Sans CJK KR Regular" w:hAnsi="Noto Sans CJK KR Regular" w:cs="Times New Roman" w:hint="eastAsia"/>
          <w:sz w:val="18"/>
          <w:szCs w:val="18"/>
        </w:rPr>
        <w:t>먼저</w:t>
      </w:r>
      <w:r w:rsidR="007A7778"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 xml:space="preserve"> </w:t>
      </w:r>
      <w:r w:rsidR="005E42E2"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>"</w:t>
      </w:r>
      <w:r w:rsidR="00881E38"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>(주)</w:t>
      </w:r>
      <w:proofErr w:type="spellStart"/>
      <w:r w:rsidR="00881E38"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>일룸-DESKER</w:t>
      </w:r>
      <w:r w:rsidR="005E42E2"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>"</w:t>
      </w:r>
      <w:r w:rsidR="007A7778" w:rsidRPr="00124595">
        <w:rPr>
          <w:rFonts w:ascii="Noto Sans CJK KR Regular" w:eastAsia="Noto Sans CJK KR Regular" w:hAnsi="Noto Sans CJK KR Regular" w:cs="Times New Roman" w:hint="eastAsia"/>
          <w:sz w:val="18"/>
          <w:szCs w:val="18"/>
        </w:rPr>
        <w:t>에</w:t>
      </w:r>
      <w:proofErr w:type="spellEnd"/>
      <w:r w:rsidR="007A7778"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 xml:space="preserve"> </w:t>
      </w:r>
      <w:r w:rsidR="007A7778" w:rsidRPr="00124595">
        <w:rPr>
          <w:rFonts w:ascii="Noto Sans CJK KR Regular" w:eastAsia="Noto Sans CJK KR Regular" w:hAnsi="Noto Sans CJK KR Regular" w:cs="Times New Roman" w:hint="eastAsia"/>
          <w:sz w:val="18"/>
          <w:szCs w:val="18"/>
        </w:rPr>
        <w:t>매칭</w:t>
      </w:r>
      <w:r w:rsidR="007A7778"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 xml:space="preserve"> </w:t>
      </w:r>
      <w:r w:rsidR="007A7778" w:rsidRPr="00124595">
        <w:rPr>
          <w:rFonts w:ascii="Noto Sans CJK KR Regular" w:eastAsia="Noto Sans CJK KR Regular" w:hAnsi="Noto Sans CJK KR Regular" w:cs="Times New Roman" w:hint="eastAsia"/>
          <w:sz w:val="18"/>
          <w:szCs w:val="18"/>
        </w:rPr>
        <w:t>배정신청을</w:t>
      </w:r>
      <w:r w:rsidR="007A7778"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 xml:space="preserve"> </w:t>
      </w:r>
      <w:r w:rsidR="007A7778" w:rsidRPr="00124595">
        <w:rPr>
          <w:rFonts w:ascii="Noto Sans CJK KR Regular" w:eastAsia="Noto Sans CJK KR Regular" w:hAnsi="Noto Sans CJK KR Regular" w:cs="Times New Roman" w:hint="eastAsia"/>
          <w:sz w:val="18"/>
          <w:szCs w:val="18"/>
        </w:rPr>
        <w:t>한</w:t>
      </w:r>
      <w:r w:rsidR="007A7778"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 xml:space="preserve"> </w:t>
      </w:r>
      <w:r w:rsidR="005E42E2"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>"</w:t>
      </w:r>
      <w:r w:rsidR="007A7778"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>DESKER MATE</w:t>
      </w:r>
      <w:r w:rsidR="005E42E2"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>"</w:t>
      </w:r>
      <w:r w:rsidR="007A7778" w:rsidRPr="00124595">
        <w:rPr>
          <w:rFonts w:ascii="Noto Sans CJK KR Regular" w:eastAsia="Noto Sans CJK KR Regular" w:hAnsi="Noto Sans CJK KR Regular" w:cs="Times New Roman" w:hint="eastAsia"/>
          <w:sz w:val="18"/>
          <w:szCs w:val="18"/>
        </w:rPr>
        <w:t>와</w:t>
      </w:r>
      <w:r w:rsidR="007A7778"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 xml:space="preserve"> </w:t>
      </w:r>
      <w:r w:rsidR="007A7778" w:rsidRPr="00124595">
        <w:rPr>
          <w:rFonts w:ascii="Noto Sans CJK KR Regular" w:eastAsia="Noto Sans CJK KR Regular" w:hAnsi="Noto Sans CJK KR Regular" w:cs="Times New Roman" w:hint="eastAsia"/>
          <w:sz w:val="18"/>
          <w:szCs w:val="18"/>
        </w:rPr>
        <w:t>회원을</w:t>
      </w:r>
      <w:r w:rsidR="007A7778"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 xml:space="preserve"> </w:t>
      </w:r>
      <w:r w:rsidR="007A7778" w:rsidRPr="00124595">
        <w:rPr>
          <w:rFonts w:ascii="Noto Sans CJK KR Regular" w:eastAsia="Noto Sans CJK KR Regular" w:hAnsi="Noto Sans CJK KR Regular" w:cs="Times New Roman" w:hint="eastAsia"/>
          <w:sz w:val="18"/>
          <w:szCs w:val="18"/>
        </w:rPr>
        <w:t>매칭</w:t>
      </w:r>
      <w:r w:rsidRPr="00124595">
        <w:rPr>
          <w:rFonts w:ascii="Noto Sans CJK KR Regular" w:eastAsia="Noto Sans CJK KR Regular" w:hAnsi="Noto Sans CJK KR Regular" w:cs="Times New Roman" w:hint="eastAsia"/>
          <w:sz w:val="18"/>
          <w:szCs w:val="18"/>
        </w:rPr>
        <w:t>하는</w:t>
      </w:r>
      <w:r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 xml:space="preserve"> </w:t>
      </w:r>
      <w:r w:rsidRPr="00124595">
        <w:rPr>
          <w:rFonts w:ascii="Noto Sans CJK KR Regular" w:eastAsia="Noto Sans CJK KR Regular" w:hAnsi="Noto Sans CJK KR Regular" w:cs="Times New Roman" w:hint="eastAsia"/>
          <w:sz w:val="18"/>
          <w:szCs w:val="18"/>
        </w:rPr>
        <w:t>방법으로</w:t>
      </w:r>
      <w:r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 xml:space="preserve"> </w:t>
      </w:r>
      <w:r w:rsidRPr="00124595">
        <w:rPr>
          <w:rFonts w:ascii="Noto Sans CJK KR Regular" w:eastAsia="Noto Sans CJK KR Regular" w:hAnsi="Noto Sans CJK KR Regular" w:cs="Times New Roman" w:hint="eastAsia"/>
          <w:sz w:val="18"/>
          <w:szCs w:val="18"/>
        </w:rPr>
        <w:t>이루어집니다</w:t>
      </w:r>
      <w:r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>.</w:t>
      </w:r>
    </w:p>
    <w:p w14:paraId="45D4EE10" w14:textId="30A4E46C" w:rsidR="00E06652" w:rsidRPr="00124595" w:rsidRDefault="005E42E2" w:rsidP="003529E4">
      <w:pPr>
        <w:pStyle w:val="ab"/>
        <w:numPr>
          <w:ilvl w:val="0"/>
          <w:numId w:val="32"/>
        </w:numPr>
        <w:ind w:leftChars="0" w:left="806" w:hanging="403"/>
        <w:rPr>
          <w:rFonts w:ascii="Noto Sans CJK KR Regular" w:eastAsia="Noto Sans CJK KR Regular" w:hAnsi="Noto Sans CJK KR Regular" w:cs="Times New Roman"/>
          <w:sz w:val="18"/>
          <w:szCs w:val="18"/>
        </w:rPr>
      </w:pPr>
      <w:r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>"</w:t>
      </w:r>
      <w:r w:rsidR="00881E38"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>(주)</w:t>
      </w:r>
      <w:proofErr w:type="spellStart"/>
      <w:r w:rsidR="00881E38"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>일룸-DESKER</w:t>
      </w:r>
      <w:r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>"</w:t>
      </w:r>
      <w:r w:rsidR="007A7778" w:rsidRPr="00124595">
        <w:rPr>
          <w:rFonts w:ascii="Noto Sans CJK KR Regular" w:eastAsia="Noto Sans CJK KR Regular" w:hAnsi="Noto Sans CJK KR Regular" w:cs="Times New Roman" w:hint="eastAsia"/>
          <w:sz w:val="18"/>
          <w:szCs w:val="18"/>
        </w:rPr>
        <w:t>는</w:t>
      </w:r>
      <w:proofErr w:type="spellEnd"/>
      <w:r w:rsidR="007A7778"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 xml:space="preserve"> </w:t>
      </w:r>
      <w:r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>"</w:t>
      </w:r>
      <w:r w:rsidR="007A7778"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 xml:space="preserve">DESKER </w:t>
      </w:r>
      <w:proofErr w:type="spellStart"/>
      <w:r w:rsidR="007A7778"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>MATE</w:t>
      </w:r>
      <w:r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>"</w:t>
      </w:r>
      <w:r w:rsidR="007A7778" w:rsidRPr="00124595">
        <w:rPr>
          <w:rFonts w:ascii="Noto Sans CJK KR Regular" w:eastAsia="Noto Sans CJK KR Regular" w:hAnsi="Noto Sans CJK KR Regular" w:cs="Times New Roman" w:hint="eastAsia"/>
          <w:sz w:val="18"/>
          <w:szCs w:val="18"/>
        </w:rPr>
        <w:t>가</w:t>
      </w:r>
      <w:proofErr w:type="spellEnd"/>
      <w:r w:rsidR="007A7778"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 xml:space="preserve"> </w:t>
      </w:r>
      <w:r w:rsidR="007A7778" w:rsidRPr="00124595">
        <w:rPr>
          <w:rFonts w:ascii="Noto Sans CJK KR Regular" w:eastAsia="Noto Sans CJK KR Regular" w:hAnsi="Noto Sans CJK KR Regular" w:cs="Times New Roman" w:hint="eastAsia"/>
          <w:sz w:val="18"/>
          <w:szCs w:val="18"/>
        </w:rPr>
        <w:t>이미</w:t>
      </w:r>
      <w:r w:rsidR="007A7778"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 xml:space="preserve"> </w:t>
      </w:r>
      <w:proofErr w:type="spellStart"/>
      <w:r w:rsidR="007A7778" w:rsidRPr="00124595">
        <w:rPr>
          <w:rFonts w:ascii="Noto Sans CJK KR Regular" w:eastAsia="Noto Sans CJK KR Regular" w:hAnsi="Noto Sans CJK KR Regular" w:cs="Times New Roman" w:hint="eastAsia"/>
          <w:sz w:val="18"/>
          <w:szCs w:val="18"/>
        </w:rPr>
        <w:t>여러건의</w:t>
      </w:r>
      <w:proofErr w:type="spellEnd"/>
      <w:r w:rsidR="007A7778"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 xml:space="preserve"> </w:t>
      </w:r>
      <w:proofErr w:type="spellStart"/>
      <w:r w:rsidR="007A7778" w:rsidRPr="00124595">
        <w:rPr>
          <w:rFonts w:ascii="Noto Sans CJK KR Regular" w:eastAsia="Noto Sans CJK KR Regular" w:hAnsi="Noto Sans CJK KR Regular" w:cs="Times New Roman" w:hint="eastAsia"/>
          <w:sz w:val="18"/>
          <w:szCs w:val="18"/>
        </w:rPr>
        <w:t>매칭</w:t>
      </w:r>
      <w:r w:rsidR="00FE50E9" w:rsidRPr="00124595">
        <w:rPr>
          <w:rFonts w:ascii="Noto Sans CJK KR Regular" w:eastAsia="Noto Sans CJK KR Regular" w:hAnsi="Noto Sans CJK KR Regular" w:cs="Times New Roman" w:hint="eastAsia"/>
          <w:sz w:val="18"/>
          <w:szCs w:val="18"/>
        </w:rPr>
        <w:t>을</w:t>
      </w:r>
      <w:proofErr w:type="spellEnd"/>
      <w:r w:rsidR="007A7778"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 xml:space="preserve"> </w:t>
      </w:r>
      <w:r w:rsidR="007A7778" w:rsidRPr="00124595">
        <w:rPr>
          <w:rFonts w:ascii="Noto Sans CJK KR Regular" w:eastAsia="Noto Sans CJK KR Regular" w:hAnsi="Noto Sans CJK KR Regular" w:cs="Times New Roman" w:hint="eastAsia"/>
          <w:sz w:val="18"/>
          <w:szCs w:val="18"/>
        </w:rPr>
        <w:t>진행하고</w:t>
      </w:r>
      <w:r w:rsidR="007A7778"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 xml:space="preserve"> </w:t>
      </w:r>
      <w:r w:rsidR="007A7778" w:rsidRPr="00124595">
        <w:rPr>
          <w:rFonts w:ascii="Noto Sans CJK KR Regular" w:eastAsia="Noto Sans CJK KR Regular" w:hAnsi="Noto Sans CJK KR Regular" w:cs="Times New Roman" w:hint="eastAsia"/>
          <w:sz w:val="18"/>
          <w:szCs w:val="18"/>
        </w:rPr>
        <w:t>있어</w:t>
      </w:r>
      <w:r w:rsidR="007A7778"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 xml:space="preserve"> </w:t>
      </w:r>
      <w:proofErr w:type="spellStart"/>
      <w:r w:rsidR="007A7778" w:rsidRPr="00124595">
        <w:rPr>
          <w:rFonts w:ascii="Noto Sans CJK KR Regular" w:eastAsia="Noto Sans CJK KR Regular" w:hAnsi="Noto Sans CJK KR Regular" w:cs="Times New Roman" w:hint="eastAsia"/>
          <w:sz w:val="18"/>
          <w:szCs w:val="18"/>
        </w:rPr>
        <w:t>신규매칭을</w:t>
      </w:r>
      <w:proofErr w:type="spellEnd"/>
      <w:r w:rsidR="007A7778"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 xml:space="preserve"> </w:t>
      </w:r>
      <w:r w:rsidR="007A7778" w:rsidRPr="00124595">
        <w:rPr>
          <w:rFonts w:ascii="Noto Sans CJK KR Regular" w:eastAsia="Noto Sans CJK KR Regular" w:hAnsi="Noto Sans CJK KR Regular" w:cs="Times New Roman" w:hint="eastAsia"/>
          <w:sz w:val="18"/>
          <w:szCs w:val="18"/>
        </w:rPr>
        <w:t>진행하는</w:t>
      </w:r>
      <w:r w:rsidR="007A7778"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 xml:space="preserve"> </w:t>
      </w:r>
      <w:r w:rsidR="007A7778" w:rsidRPr="00124595">
        <w:rPr>
          <w:rFonts w:ascii="Noto Sans CJK KR Regular" w:eastAsia="Noto Sans CJK KR Regular" w:hAnsi="Noto Sans CJK KR Regular" w:cs="Times New Roman" w:hint="eastAsia"/>
          <w:sz w:val="18"/>
          <w:szCs w:val="18"/>
        </w:rPr>
        <w:t>것이</w:t>
      </w:r>
      <w:r w:rsidR="007A7778"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 xml:space="preserve"> </w:t>
      </w:r>
      <w:r w:rsidR="007A7778" w:rsidRPr="00124595">
        <w:rPr>
          <w:rFonts w:ascii="Noto Sans CJK KR Regular" w:eastAsia="Noto Sans CJK KR Regular" w:hAnsi="Noto Sans CJK KR Regular" w:cs="Times New Roman" w:hint="eastAsia"/>
          <w:sz w:val="18"/>
          <w:szCs w:val="18"/>
        </w:rPr>
        <w:t>어렵다고</w:t>
      </w:r>
      <w:r w:rsidR="007A7778"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 xml:space="preserve"> </w:t>
      </w:r>
      <w:r w:rsidR="007A7778" w:rsidRPr="00124595">
        <w:rPr>
          <w:rFonts w:ascii="Noto Sans CJK KR Regular" w:eastAsia="Noto Sans CJK KR Regular" w:hAnsi="Noto Sans CJK KR Regular" w:cs="Times New Roman" w:hint="eastAsia"/>
          <w:sz w:val="18"/>
          <w:szCs w:val="18"/>
        </w:rPr>
        <w:t>판단되는</w:t>
      </w:r>
      <w:r w:rsidR="007A7778"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 xml:space="preserve"> </w:t>
      </w:r>
      <w:r w:rsidR="007A7778" w:rsidRPr="00124595">
        <w:rPr>
          <w:rFonts w:ascii="Noto Sans CJK KR Regular" w:eastAsia="Noto Sans CJK KR Regular" w:hAnsi="Noto Sans CJK KR Regular" w:cs="Times New Roman" w:hint="eastAsia"/>
          <w:sz w:val="18"/>
          <w:szCs w:val="18"/>
        </w:rPr>
        <w:t>경우</w:t>
      </w:r>
      <w:r w:rsidR="007A7778"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 xml:space="preserve"> </w:t>
      </w:r>
      <w:proofErr w:type="spellStart"/>
      <w:r w:rsidR="007A7778" w:rsidRPr="00124595">
        <w:rPr>
          <w:rFonts w:ascii="Noto Sans CJK KR Regular" w:eastAsia="Noto Sans CJK KR Regular" w:hAnsi="Noto Sans CJK KR Regular" w:cs="Times New Roman" w:hint="eastAsia"/>
          <w:sz w:val="18"/>
          <w:szCs w:val="18"/>
        </w:rPr>
        <w:t>신규매칭을</w:t>
      </w:r>
      <w:proofErr w:type="spellEnd"/>
      <w:r w:rsidR="007A7778"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 xml:space="preserve"> </w:t>
      </w:r>
      <w:r w:rsidR="007A7778" w:rsidRPr="00124595">
        <w:rPr>
          <w:rFonts w:ascii="Noto Sans CJK KR Regular" w:eastAsia="Noto Sans CJK KR Regular" w:hAnsi="Noto Sans CJK KR Regular" w:cs="Times New Roman" w:hint="eastAsia"/>
          <w:sz w:val="18"/>
          <w:szCs w:val="18"/>
        </w:rPr>
        <w:t>제한할</w:t>
      </w:r>
      <w:r w:rsidR="007A7778"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 xml:space="preserve"> </w:t>
      </w:r>
      <w:r w:rsidR="007A7778" w:rsidRPr="00124595">
        <w:rPr>
          <w:rFonts w:ascii="Noto Sans CJK KR Regular" w:eastAsia="Noto Sans CJK KR Regular" w:hAnsi="Noto Sans CJK KR Regular" w:cs="Times New Roman" w:hint="eastAsia"/>
          <w:sz w:val="18"/>
          <w:szCs w:val="18"/>
        </w:rPr>
        <w:t>수</w:t>
      </w:r>
      <w:r w:rsidR="007A7778"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 xml:space="preserve"> </w:t>
      </w:r>
      <w:r w:rsidR="007A7778" w:rsidRPr="00124595">
        <w:rPr>
          <w:rFonts w:ascii="Noto Sans CJK KR Regular" w:eastAsia="Noto Sans CJK KR Regular" w:hAnsi="Noto Sans CJK KR Regular" w:cs="Times New Roman" w:hint="eastAsia"/>
          <w:sz w:val="18"/>
          <w:szCs w:val="18"/>
        </w:rPr>
        <w:t>있습니다</w:t>
      </w:r>
      <w:r w:rsidR="007A7778"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>.</w:t>
      </w:r>
    </w:p>
    <w:p w14:paraId="0018763C" w14:textId="6F4FA92F" w:rsidR="00B87B4E" w:rsidRPr="00124595" w:rsidRDefault="00E06652" w:rsidP="003529E4">
      <w:pPr>
        <w:pStyle w:val="ab"/>
        <w:numPr>
          <w:ilvl w:val="0"/>
          <w:numId w:val="32"/>
        </w:numPr>
        <w:ind w:leftChars="0" w:left="806" w:hanging="403"/>
        <w:rPr>
          <w:rFonts w:ascii="Noto Sans CJK KR Regular" w:eastAsia="Noto Sans CJK KR Regular" w:hAnsi="Noto Sans CJK KR Regular" w:cs="Times New Roman"/>
          <w:sz w:val="18"/>
          <w:szCs w:val="18"/>
        </w:rPr>
      </w:pPr>
      <w:r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>"</w:t>
      </w:r>
      <w:r w:rsidR="00881E38"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>(주)</w:t>
      </w:r>
      <w:proofErr w:type="spellStart"/>
      <w:r w:rsidR="00881E38" w:rsidRPr="00124595">
        <w:rPr>
          <w:rFonts w:ascii="Noto Sans CJK KR Regular" w:eastAsia="Noto Sans CJK KR Regular" w:hAnsi="Noto Sans CJK KR Regular" w:cs="Times New Roman" w:hint="eastAsia"/>
          <w:sz w:val="18"/>
          <w:szCs w:val="18"/>
        </w:rPr>
        <w:t>일룸</w:t>
      </w:r>
      <w:r w:rsidR="00881E38"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>-DESKER</w:t>
      </w:r>
      <w:r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>"는</w:t>
      </w:r>
      <w:proofErr w:type="spellEnd"/>
      <w:r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 xml:space="preserve"> </w:t>
      </w:r>
      <w:proofErr w:type="spellStart"/>
      <w:ins w:id="47" w:author="정영재 (Youngjae Jeong)" w:date="2026-01-06T12:35:00Z">
        <w:r w:rsidR="00127311">
          <w:rPr>
            <w:rFonts w:ascii="Noto Sans CJK KR Regular" w:eastAsia="Noto Sans CJK KR Regular" w:hAnsi="Noto Sans CJK KR Regular" w:cs="Times New Roman" w:hint="eastAsia"/>
            <w:sz w:val="18"/>
            <w:szCs w:val="18"/>
          </w:rPr>
          <w:t>공간플래닝</w:t>
        </w:r>
        <w:proofErr w:type="spellEnd"/>
        <w:r w:rsidR="00127311">
          <w:rPr>
            <w:rFonts w:ascii="Noto Sans CJK KR Regular" w:eastAsia="Noto Sans CJK KR Regular" w:hAnsi="Noto Sans CJK KR Regular" w:cs="Times New Roman" w:hint="eastAsia"/>
            <w:sz w:val="18"/>
            <w:szCs w:val="18"/>
          </w:rPr>
          <w:t xml:space="preserve"> 찾아가는 상담 </w:t>
        </w:r>
      </w:ins>
      <w:ins w:id="48" w:author="정영재 (Youngjae Jeong)" w:date="2026-01-06T12:36:00Z">
        <w:r w:rsidR="00127311">
          <w:rPr>
            <w:rFonts w:ascii="Noto Sans CJK KR Regular" w:eastAsia="Noto Sans CJK KR Regular" w:hAnsi="Noto Sans CJK KR Regular" w:cs="Times New Roman" w:hint="eastAsia"/>
            <w:sz w:val="18"/>
            <w:szCs w:val="18"/>
          </w:rPr>
          <w:t>서비스</w:t>
        </w:r>
      </w:ins>
      <w:del w:id="49" w:author="정영재 (Youngjae Jeong)" w:date="2026-01-06T12:35:00Z">
        <w:r w:rsidRPr="00124595" w:rsidDel="00127311">
          <w:rPr>
            <w:rFonts w:ascii="Noto Sans CJK KR Regular" w:eastAsia="Noto Sans CJK KR Regular" w:hAnsi="Noto Sans CJK KR Regular" w:cs="Times New Roman"/>
            <w:sz w:val="18"/>
            <w:szCs w:val="18"/>
          </w:rPr>
          <w:delText>PLANNING SERVICE PRO</w:delText>
        </w:r>
      </w:del>
      <w:r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 xml:space="preserve">가 특정 "DESKER </w:t>
      </w:r>
      <w:proofErr w:type="spellStart"/>
      <w:r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>MATE"에게</w:t>
      </w:r>
      <w:proofErr w:type="spellEnd"/>
      <w:r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 xml:space="preserve"> </w:t>
      </w:r>
      <w:proofErr w:type="spellStart"/>
      <w:r w:rsidRPr="00124595">
        <w:rPr>
          <w:rFonts w:ascii="Noto Sans CJK KR Regular" w:eastAsia="Noto Sans CJK KR Regular" w:hAnsi="Noto Sans CJK KR Regular" w:cs="Times New Roman" w:hint="eastAsia"/>
          <w:sz w:val="18"/>
          <w:szCs w:val="18"/>
        </w:rPr>
        <w:t>과배정되는</w:t>
      </w:r>
      <w:proofErr w:type="spellEnd"/>
      <w:r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 xml:space="preserve"> 것을 방지하고자, "DESKER </w:t>
      </w:r>
      <w:proofErr w:type="spellStart"/>
      <w:r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>MATE"별</w:t>
      </w:r>
      <w:proofErr w:type="spellEnd"/>
      <w:r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 xml:space="preserve"> </w:t>
      </w:r>
      <w:r w:rsidR="003C1E9C" w:rsidRPr="00124595">
        <w:rPr>
          <w:rFonts w:ascii="Noto Sans CJK KR Regular" w:eastAsia="Noto Sans CJK KR Regular" w:hAnsi="Noto Sans CJK KR Regular" w:cs="Times New Roman" w:hint="eastAsia"/>
          <w:sz w:val="18"/>
          <w:szCs w:val="18"/>
        </w:rPr>
        <w:t>최대</w:t>
      </w:r>
      <w:r w:rsidR="003C1E9C"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 xml:space="preserve"> </w:t>
      </w:r>
      <w:r w:rsidRPr="00124595">
        <w:rPr>
          <w:rFonts w:ascii="Noto Sans CJK KR Regular" w:eastAsia="Noto Sans CJK KR Regular" w:hAnsi="Noto Sans CJK KR Regular" w:cs="Times New Roman" w:hint="eastAsia"/>
          <w:sz w:val="18"/>
          <w:szCs w:val="18"/>
        </w:rPr>
        <w:t>배정</w:t>
      </w:r>
      <w:r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 xml:space="preserve"> </w:t>
      </w:r>
      <w:proofErr w:type="spellStart"/>
      <w:r w:rsidRPr="00124595">
        <w:rPr>
          <w:rFonts w:ascii="Noto Sans CJK KR Regular" w:eastAsia="Noto Sans CJK KR Regular" w:hAnsi="Noto Sans CJK KR Regular" w:cs="Times New Roman" w:hint="eastAsia"/>
          <w:sz w:val="18"/>
          <w:szCs w:val="18"/>
        </w:rPr>
        <w:t>횟</w:t>
      </w:r>
      <w:proofErr w:type="spellEnd"/>
      <w:r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 xml:space="preserve"> 수를 제한할 수 있습니다. </w:t>
      </w:r>
    </w:p>
    <w:p w14:paraId="4DA6D19A" w14:textId="4CA36B17" w:rsidR="00B87B4E" w:rsidRPr="00124595" w:rsidRDefault="0086061D" w:rsidP="003529E4">
      <w:pPr>
        <w:pStyle w:val="ab"/>
        <w:numPr>
          <w:ilvl w:val="0"/>
          <w:numId w:val="32"/>
        </w:numPr>
        <w:ind w:leftChars="0" w:left="806" w:hanging="403"/>
        <w:rPr>
          <w:rFonts w:ascii="Noto Sans CJK KR Regular" w:eastAsia="Noto Sans CJK KR Regular" w:hAnsi="Noto Sans CJK KR Regular" w:cs="Times New Roman"/>
          <w:sz w:val="18"/>
          <w:szCs w:val="18"/>
        </w:rPr>
      </w:pPr>
      <w:r w:rsidRPr="00124595">
        <w:rPr>
          <w:rFonts w:ascii="Noto Sans CJK KR Regular" w:eastAsia="Noto Sans CJK KR Regular" w:hAnsi="Noto Sans CJK KR Regular" w:cs="Times New Roman" w:hint="eastAsia"/>
          <w:sz w:val="18"/>
          <w:szCs w:val="18"/>
        </w:rPr>
        <w:t>회원이</w:t>
      </w:r>
      <w:r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 xml:space="preserve"> </w:t>
      </w:r>
      <w:r w:rsidR="005E42E2"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>"</w:t>
      </w:r>
      <w:r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>DESKER MATE</w:t>
      </w:r>
      <w:r w:rsidR="005E42E2"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>"</w:t>
      </w:r>
      <w:r w:rsidRPr="00124595">
        <w:rPr>
          <w:rFonts w:ascii="Noto Sans CJK KR Regular" w:eastAsia="Noto Sans CJK KR Regular" w:hAnsi="Noto Sans CJK KR Regular" w:cs="Times New Roman" w:hint="eastAsia"/>
          <w:sz w:val="18"/>
          <w:szCs w:val="18"/>
        </w:rPr>
        <w:t>의</w:t>
      </w:r>
      <w:r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 xml:space="preserve"> </w:t>
      </w:r>
      <w:r w:rsidRPr="00124595">
        <w:rPr>
          <w:rFonts w:ascii="Noto Sans CJK KR Regular" w:eastAsia="Noto Sans CJK KR Regular" w:hAnsi="Noto Sans CJK KR Regular" w:cs="Times New Roman" w:hint="eastAsia"/>
          <w:sz w:val="18"/>
          <w:szCs w:val="18"/>
        </w:rPr>
        <w:t>변경을</w:t>
      </w:r>
      <w:r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 xml:space="preserve"> </w:t>
      </w:r>
      <w:r w:rsidRPr="00124595">
        <w:rPr>
          <w:rFonts w:ascii="Noto Sans CJK KR Regular" w:eastAsia="Noto Sans CJK KR Regular" w:hAnsi="Noto Sans CJK KR Regular" w:cs="Times New Roman" w:hint="eastAsia"/>
          <w:sz w:val="18"/>
          <w:szCs w:val="18"/>
        </w:rPr>
        <w:t>요청하는</w:t>
      </w:r>
      <w:r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 xml:space="preserve"> </w:t>
      </w:r>
      <w:r w:rsidRPr="00124595">
        <w:rPr>
          <w:rFonts w:ascii="Noto Sans CJK KR Regular" w:eastAsia="Noto Sans CJK KR Regular" w:hAnsi="Noto Sans CJK KR Regular" w:cs="Times New Roman" w:hint="eastAsia"/>
          <w:sz w:val="18"/>
          <w:szCs w:val="18"/>
        </w:rPr>
        <w:t>경우</w:t>
      </w:r>
      <w:r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 xml:space="preserve"> </w:t>
      </w:r>
      <w:r w:rsidR="005E42E2"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>"</w:t>
      </w:r>
      <w:r w:rsidR="00881E38"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>(주)</w:t>
      </w:r>
      <w:proofErr w:type="spellStart"/>
      <w:r w:rsidR="00881E38"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>일룸-DESKER</w:t>
      </w:r>
      <w:r w:rsidR="005E42E2"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>"</w:t>
      </w:r>
      <w:r w:rsidRPr="00124595">
        <w:rPr>
          <w:rFonts w:ascii="Noto Sans CJK KR Regular" w:eastAsia="Noto Sans CJK KR Regular" w:hAnsi="Noto Sans CJK KR Regular" w:cs="Times New Roman" w:hint="eastAsia"/>
          <w:sz w:val="18"/>
          <w:szCs w:val="18"/>
        </w:rPr>
        <w:t>는</w:t>
      </w:r>
      <w:proofErr w:type="spellEnd"/>
      <w:r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 xml:space="preserve"> </w:t>
      </w:r>
      <w:r w:rsidR="005E42E2"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>"</w:t>
      </w:r>
      <w:r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 xml:space="preserve">DESKER </w:t>
      </w:r>
      <w:proofErr w:type="spellStart"/>
      <w:r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>MATE</w:t>
      </w:r>
      <w:r w:rsidR="005E42E2"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>"</w:t>
      </w:r>
      <w:r w:rsidRPr="00124595">
        <w:rPr>
          <w:rFonts w:ascii="Noto Sans CJK KR Regular" w:eastAsia="Noto Sans CJK KR Regular" w:hAnsi="Noto Sans CJK KR Regular" w:cs="Times New Roman" w:hint="eastAsia"/>
          <w:sz w:val="18"/>
          <w:szCs w:val="18"/>
        </w:rPr>
        <w:t>와</w:t>
      </w:r>
      <w:proofErr w:type="spellEnd"/>
      <w:r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 xml:space="preserve"> </w:t>
      </w:r>
      <w:r w:rsidRPr="00124595">
        <w:rPr>
          <w:rFonts w:ascii="Noto Sans CJK KR Regular" w:eastAsia="Noto Sans CJK KR Regular" w:hAnsi="Noto Sans CJK KR Regular" w:cs="Times New Roman" w:hint="eastAsia"/>
          <w:sz w:val="18"/>
          <w:szCs w:val="18"/>
        </w:rPr>
        <w:t>협의하여</w:t>
      </w:r>
      <w:r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 xml:space="preserve"> </w:t>
      </w:r>
      <w:r w:rsidRPr="00124595">
        <w:rPr>
          <w:rFonts w:ascii="Noto Sans CJK KR Regular" w:eastAsia="Noto Sans CJK KR Regular" w:hAnsi="Noto Sans CJK KR Regular" w:cs="Times New Roman" w:hint="eastAsia"/>
          <w:sz w:val="18"/>
          <w:szCs w:val="18"/>
        </w:rPr>
        <w:t>매칭</w:t>
      </w:r>
      <w:r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 xml:space="preserve"> </w:t>
      </w:r>
      <w:r w:rsidR="005E42E2"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>"</w:t>
      </w:r>
      <w:r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 xml:space="preserve">DESKER </w:t>
      </w:r>
      <w:proofErr w:type="spellStart"/>
      <w:r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>MATE</w:t>
      </w:r>
      <w:r w:rsidR="005E42E2"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>"</w:t>
      </w:r>
      <w:r w:rsidRPr="00124595">
        <w:rPr>
          <w:rFonts w:ascii="Noto Sans CJK KR Regular" w:eastAsia="Noto Sans CJK KR Regular" w:hAnsi="Noto Sans CJK KR Regular" w:cs="Times New Roman" w:hint="eastAsia"/>
          <w:sz w:val="18"/>
          <w:szCs w:val="18"/>
        </w:rPr>
        <w:t>를</w:t>
      </w:r>
      <w:proofErr w:type="spellEnd"/>
      <w:r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 xml:space="preserve"> </w:t>
      </w:r>
      <w:r w:rsidRPr="00124595">
        <w:rPr>
          <w:rFonts w:ascii="Noto Sans CJK KR Regular" w:eastAsia="Noto Sans CJK KR Regular" w:hAnsi="Noto Sans CJK KR Regular" w:cs="Times New Roman" w:hint="eastAsia"/>
          <w:sz w:val="18"/>
          <w:szCs w:val="18"/>
        </w:rPr>
        <w:t>변경할</w:t>
      </w:r>
      <w:r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 xml:space="preserve"> </w:t>
      </w:r>
      <w:r w:rsidRPr="00124595">
        <w:rPr>
          <w:rFonts w:ascii="Noto Sans CJK KR Regular" w:eastAsia="Noto Sans CJK KR Regular" w:hAnsi="Noto Sans CJK KR Regular" w:cs="Times New Roman" w:hint="eastAsia"/>
          <w:sz w:val="18"/>
          <w:szCs w:val="18"/>
        </w:rPr>
        <w:t>수</w:t>
      </w:r>
      <w:r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 xml:space="preserve"> </w:t>
      </w:r>
      <w:r w:rsidRPr="00124595">
        <w:rPr>
          <w:rFonts w:ascii="Noto Sans CJK KR Regular" w:eastAsia="Noto Sans CJK KR Regular" w:hAnsi="Noto Sans CJK KR Regular" w:cs="Times New Roman" w:hint="eastAsia"/>
          <w:sz w:val="18"/>
          <w:szCs w:val="18"/>
        </w:rPr>
        <w:t>있습니다</w:t>
      </w:r>
      <w:r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>.</w:t>
      </w:r>
    </w:p>
    <w:p w14:paraId="367F9F53" w14:textId="2A981A62" w:rsidR="00DF176E" w:rsidRPr="00124595" w:rsidRDefault="00DF176E" w:rsidP="003529E4">
      <w:pPr>
        <w:pStyle w:val="ab"/>
        <w:numPr>
          <w:ilvl w:val="0"/>
          <w:numId w:val="32"/>
        </w:numPr>
        <w:ind w:leftChars="0" w:left="806" w:hanging="403"/>
        <w:rPr>
          <w:rFonts w:ascii="Noto Sans CJK KR Regular" w:eastAsia="Noto Sans CJK KR Regular" w:hAnsi="Noto Sans CJK KR Regular" w:cs="Arial Unicode MS"/>
          <w:sz w:val="18"/>
          <w:szCs w:val="18"/>
        </w:rPr>
      </w:pPr>
      <w:r w:rsidRPr="00124595">
        <w:rPr>
          <w:rFonts w:ascii="Noto Sans CJK KR Regular" w:eastAsia="Noto Sans CJK KR Regular" w:hAnsi="Noto Sans CJK KR Regular" w:cs="Arial Unicode MS" w:hint="eastAsia"/>
          <w:sz w:val="18"/>
          <w:szCs w:val="18"/>
        </w:rPr>
        <w:lastRenderedPageBreak/>
        <w:t>회원이</w:t>
      </w:r>
      <w:r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 xml:space="preserve"> </w:t>
      </w:r>
      <w:r w:rsidRPr="00124595">
        <w:rPr>
          <w:rFonts w:ascii="Noto Sans CJK KR Regular" w:eastAsia="Noto Sans CJK KR Regular" w:hAnsi="Noto Sans CJK KR Regular" w:cs="Arial Unicode MS" w:hint="eastAsia"/>
          <w:sz w:val="18"/>
          <w:szCs w:val="18"/>
        </w:rPr>
        <w:t>추천인코드를</w:t>
      </w:r>
      <w:r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 xml:space="preserve"> </w:t>
      </w:r>
      <w:r w:rsidRPr="00124595">
        <w:rPr>
          <w:rFonts w:ascii="Noto Sans CJK KR Regular" w:eastAsia="Noto Sans CJK KR Regular" w:hAnsi="Noto Sans CJK KR Regular" w:cs="Arial Unicode MS" w:hint="eastAsia"/>
          <w:sz w:val="18"/>
          <w:szCs w:val="18"/>
        </w:rPr>
        <w:t>입력하거나</w:t>
      </w:r>
      <w:r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 xml:space="preserve"> </w:t>
      </w:r>
      <w:r w:rsidRPr="00124595">
        <w:rPr>
          <w:rFonts w:ascii="Noto Sans CJK KR Regular" w:eastAsia="Noto Sans CJK KR Regular" w:hAnsi="Noto Sans CJK KR Regular" w:cs="Arial Unicode MS" w:hint="eastAsia"/>
          <w:sz w:val="18"/>
          <w:szCs w:val="18"/>
        </w:rPr>
        <w:t>특정</w:t>
      </w:r>
      <w:r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 xml:space="preserve"> </w:t>
      </w:r>
      <w:r w:rsidR="005E42E2"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>"</w:t>
      </w:r>
      <w:r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 xml:space="preserve">DESKER </w:t>
      </w:r>
      <w:proofErr w:type="spellStart"/>
      <w:r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>MATE</w:t>
      </w:r>
      <w:r w:rsidR="005E42E2"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>"</w:t>
      </w:r>
      <w:r w:rsidRPr="00124595">
        <w:rPr>
          <w:rFonts w:ascii="Noto Sans CJK KR Regular" w:eastAsia="Noto Sans CJK KR Regular" w:hAnsi="Noto Sans CJK KR Regular" w:cs="Arial Unicode MS" w:hint="eastAsia"/>
          <w:sz w:val="18"/>
          <w:szCs w:val="18"/>
        </w:rPr>
        <w:t>와</w:t>
      </w:r>
      <w:proofErr w:type="spellEnd"/>
      <w:r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 xml:space="preserve"> </w:t>
      </w:r>
      <w:proofErr w:type="spellStart"/>
      <w:r w:rsidRPr="00124595">
        <w:rPr>
          <w:rFonts w:ascii="Noto Sans CJK KR Regular" w:eastAsia="Noto Sans CJK KR Regular" w:hAnsi="Noto Sans CJK KR Regular" w:cs="Arial Unicode MS" w:hint="eastAsia"/>
          <w:sz w:val="18"/>
          <w:szCs w:val="18"/>
        </w:rPr>
        <w:t>매칭을</w:t>
      </w:r>
      <w:proofErr w:type="spellEnd"/>
      <w:r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 xml:space="preserve"> </w:t>
      </w:r>
      <w:r w:rsidRPr="00124595">
        <w:rPr>
          <w:rFonts w:ascii="Noto Sans CJK KR Regular" w:eastAsia="Noto Sans CJK KR Regular" w:hAnsi="Noto Sans CJK KR Regular" w:cs="Arial Unicode MS" w:hint="eastAsia"/>
          <w:sz w:val="18"/>
          <w:szCs w:val="18"/>
        </w:rPr>
        <w:t>원할</w:t>
      </w:r>
      <w:r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 xml:space="preserve"> </w:t>
      </w:r>
      <w:r w:rsidRPr="00124595">
        <w:rPr>
          <w:rFonts w:ascii="Noto Sans CJK KR Regular" w:eastAsia="Noto Sans CJK KR Regular" w:hAnsi="Noto Sans CJK KR Regular" w:cs="Arial Unicode MS" w:hint="eastAsia"/>
          <w:sz w:val="18"/>
          <w:szCs w:val="18"/>
        </w:rPr>
        <w:t>경우</w:t>
      </w:r>
      <w:r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 xml:space="preserve"> </w:t>
      </w:r>
      <w:r w:rsidR="005E42E2"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>"(</w:t>
      </w:r>
      <w:r w:rsidR="005E42E2" w:rsidRPr="00124595">
        <w:rPr>
          <w:rFonts w:ascii="Noto Sans CJK KR Regular" w:eastAsia="Noto Sans CJK KR Regular" w:hAnsi="Noto Sans CJK KR Regular" w:cs="Arial Unicode MS" w:hint="eastAsia"/>
          <w:sz w:val="18"/>
          <w:szCs w:val="18"/>
        </w:rPr>
        <w:t>주</w:t>
      </w:r>
      <w:r w:rsidR="005E42E2"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>)</w:t>
      </w:r>
      <w:proofErr w:type="spellStart"/>
      <w:r w:rsidRPr="00124595">
        <w:rPr>
          <w:rFonts w:ascii="Noto Sans CJK KR Regular" w:eastAsia="Noto Sans CJK KR Regular" w:hAnsi="Noto Sans CJK KR Regular" w:cs="Arial Unicode MS" w:hint="eastAsia"/>
          <w:sz w:val="18"/>
          <w:szCs w:val="18"/>
        </w:rPr>
        <w:t>일룸</w:t>
      </w:r>
      <w:r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>-DESKER</w:t>
      </w:r>
      <w:r w:rsidR="005E42E2"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>"</w:t>
      </w:r>
      <w:r w:rsidRPr="00124595">
        <w:rPr>
          <w:rFonts w:ascii="Noto Sans CJK KR Regular" w:eastAsia="Noto Sans CJK KR Regular" w:hAnsi="Noto Sans CJK KR Regular" w:cs="Arial Unicode MS" w:hint="eastAsia"/>
          <w:sz w:val="18"/>
          <w:szCs w:val="18"/>
        </w:rPr>
        <w:t>는</w:t>
      </w:r>
      <w:proofErr w:type="spellEnd"/>
      <w:r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 xml:space="preserve"> </w:t>
      </w:r>
      <w:r w:rsidRPr="00124595">
        <w:rPr>
          <w:rFonts w:ascii="Noto Sans CJK KR Regular" w:eastAsia="Noto Sans CJK KR Regular" w:hAnsi="Noto Sans CJK KR Regular" w:cs="Arial Unicode MS" w:hint="eastAsia"/>
          <w:sz w:val="18"/>
          <w:szCs w:val="18"/>
        </w:rPr>
        <w:t>특정</w:t>
      </w:r>
      <w:r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 xml:space="preserve"> </w:t>
      </w:r>
      <w:r w:rsidR="005E42E2"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>"</w:t>
      </w:r>
      <w:r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 xml:space="preserve">DESKER </w:t>
      </w:r>
      <w:proofErr w:type="spellStart"/>
      <w:r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>MATE</w:t>
      </w:r>
      <w:r w:rsidR="005E42E2"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>"</w:t>
      </w:r>
      <w:r w:rsidRPr="00124595">
        <w:rPr>
          <w:rFonts w:ascii="Noto Sans CJK KR Regular" w:eastAsia="Noto Sans CJK KR Regular" w:hAnsi="Noto Sans CJK KR Regular" w:cs="Arial Unicode MS" w:hint="eastAsia"/>
          <w:sz w:val="18"/>
          <w:szCs w:val="18"/>
        </w:rPr>
        <w:t>를</w:t>
      </w:r>
      <w:proofErr w:type="spellEnd"/>
      <w:r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 xml:space="preserve"> </w:t>
      </w:r>
      <w:r w:rsidRPr="00124595">
        <w:rPr>
          <w:rFonts w:ascii="Noto Sans CJK KR Regular" w:eastAsia="Noto Sans CJK KR Regular" w:hAnsi="Noto Sans CJK KR Regular" w:cs="Arial Unicode MS" w:hint="eastAsia"/>
          <w:sz w:val="18"/>
          <w:szCs w:val="18"/>
        </w:rPr>
        <w:t>회원과</w:t>
      </w:r>
      <w:r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 xml:space="preserve"> </w:t>
      </w:r>
      <w:r w:rsidRPr="00124595">
        <w:rPr>
          <w:rFonts w:ascii="Noto Sans CJK KR Regular" w:eastAsia="Noto Sans CJK KR Regular" w:hAnsi="Noto Sans CJK KR Regular" w:cs="Arial Unicode MS" w:hint="eastAsia"/>
          <w:sz w:val="18"/>
          <w:szCs w:val="18"/>
        </w:rPr>
        <w:t>매칭할</w:t>
      </w:r>
      <w:r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 xml:space="preserve"> </w:t>
      </w:r>
      <w:r w:rsidRPr="00124595">
        <w:rPr>
          <w:rFonts w:ascii="Noto Sans CJK KR Regular" w:eastAsia="Noto Sans CJK KR Regular" w:hAnsi="Noto Sans CJK KR Regular" w:cs="Arial Unicode MS" w:hint="eastAsia"/>
          <w:sz w:val="18"/>
          <w:szCs w:val="18"/>
        </w:rPr>
        <w:t>수</w:t>
      </w:r>
      <w:r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 xml:space="preserve"> </w:t>
      </w:r>
      <w:r w:rsidRPr="00124595">
        <w:rPr>
          <w:rFonts w:ascii="Noto Sans CJK KR Regular" w:eastAsia="Noto Sans CJK KR Regular" w:hAnsi="Noto Sans CJK KR Regular" w:cs="Arial Unicode MS" w:hint="eastAsia"/>
          <w:sz w:val="18"/>
          <w:szCs w:val="18"/>
        </w:rPr>
        <w:t>있습니다</w:t>
      </w:r>
      <w:r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>.</w:t>
      </w:r>
    </w:p>
    <w:p w14:paraId="2838FC7E" w14:textId="400416B2" w:rsidR="00CD474D" w:rsidRPr="00124595" w:rsidRDefault="00CD474D" w:rsidP="003529E4">
      <w:pPr>
        <w:pStyle w:val="ab"/>
        <w:numPr>
          <w:ilvl w:val="0"/>
          <w:numId w:val="32"/>
        </w:numPr>
        <w:ind w:leftChars="0" w:left="806" w:hanging="403"/>
        <w:rPr>
          <w:rFonts w:ascii="Noto Sans CJK KR Regular" w:eastAsia="Noto Sans CJK KR Regular" w:hAnsi="Noto Sans CJK KR Regular" w:cs="Arial Unicode MS"/>
          <w:sz w:val="18"/>
          <w:szCs w:val="18"/>
        </w:rPr>
      </w:pPr>
      <w:r w:rsidRPr="00124595">
        <w:rPr>
          <w:rFonts w:ascii="Noto Sans CJK KR Regular" w:eastAsia="Noto Sans CJK KR Regular" w:hAnsi="Noto Sans CJK KR Regular" w:cs="Arial Unicode MS" w:hint="eastAsia"/>
          <w:sz w:val="18"/>
          <w:szCs w:val="18"/>
        </w:rPr>
        <w:t>회원이</w:t>
      </w:r>
      <w:r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 xml:space="preserve"> </w:t>
      </w:r>
      <w:proofErr w:type="spellStart"/>
      <w:ins w:id="50" w:author="정영재 (Youngjae Jeong)" w:date="2026-01-06T12:36:00Z">
        <w:r w:rsidR="00127311">
          <w:rPr>
            <w:rFonts w:ascii="Noto Sans CJK KR Regular" w:eastAsia="Noto Sans CJK KR Regular" w:hAnsi="Noto Sans CJK KR Regular" w:cs="Times New Roman" w:hint="eastAsia"/>
            <w:sz w:val="18"/>
            <w:szCs w:val="18"/>
          </w:rPr>
          <w:t>공간플래닝</w:t>
        </w:r>
        <w:proofErr w:type="spellEnd"/>
        <w:r w:rsidR="00127311">
          <w:rPr>
            <w:rFonts w:ascii="Noto Sans CJK KR Regular" w:eastAsia="Noto Sans CJK KR Regular" w:hAnsi="Noto Sans CJK KR Regular" w:cs="Times New Roman" w:hint="eastAsia"/>
            <w:sz w:val="18"/>
            <w:szCs w:val="18"/>
          </w:rPr>
          <w:t xml:space="preserve"> 찾아가는 상담</w:t>
        </w:r>
      </w:ins>
      <w:ins w:id="51" w:author="정영재 (Youngjae Jeong)" w:date="2026-01-06T14:33:00Z">
        <w:r w:rsidR="00C01A09">
          <w:rPr>
            <w:rFonts w:ascii="Noto Sans CJK KR Regular" w:eastAsia="Noto Sans CJK KR Regular" w:hAnsi="Noto Sans CJK KR Regular" w:cs="Times New Roman" w:hint="eastAsia"/>
            <w:sz w:val="18"/>
            <w:szCs w:val="18"/>
          </w:rPr>
          <w:t>서비스를</w:t>
        </w:r>
      </w:ins>
      <w:ins w:id="52" w:author="정영재 (Youngjae Jeong)" w:date="2026-01-06T12:36:00Z">
        <w:r w:rsidR="00127311">
          <w:rPr>
            <w:rFonts w:ascii="Noto Sans CJK KR Regular" w:eastAsia="Noto Sans CJK KR Regular" w:hAnsi="Noto Sans CJK KR Regular" w:cs="Times New Roman" w:hint="eastAsia"/>
            <w:sz w:val="18"/>
            <w:szCs w:val="18"/>
          </w:rPr>
          <w:t xml:space="preserve"> </w:t>
        </w:r>
      </w:ins>
      <w:del w:id="53" w:author="정영재 (Youngjae Jeong)" w:date="2026-01-06T12:36:00Z">
        <w:r w:rsidRPr="00124595" w:rsidDel="00127311">
          <w:rPr>
            <w:rFonts w:ascii="Noto Sans CJK KR Regular" w:eastAsia="Noto Sans CJK KR Regular" w:hAnsi="Noto Sans CJK KR Regular" w:cs="Times New Roman"/>
            <w:sz w:val="18"/>
            <w:szCs w:val="18"/>
          </w:rPr>
          <w:delText xml:space="preserve">PLANNING SERVICE PRO </w:delText>
        </w:r>
      </w:del>
      <w:r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 xml:space="preserve">서비스 </w:t>
      </w:r>
      <w:proofErr w:type="spellStart"/>
      <w:r w:rsidRPr="00124595">
        <w:rPr>
          <w:rFonts w:ascii="Noto Sans CJK KR Regular" w:eastAsia="Noto Sans CJK KR Regular" w:hAnsi="Noto Sans CJK KR Regular" w:cs="Times New Roman" w:hint="eastAsia"/>
          <w:sz w:val="18"/>
          <w:szCs w:val="18"/>
        </w:rPr>
        <w:t>매칭을</w:t>
      </w:r>
      <w:proofErr w:type="spellEnd"/>
      <w:r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 xml:space="preserve"> 통해 “DESKER </w:t>
      </w:r>
      <w:proofErr w:type="spellStart"/>
      <w:r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>MATE”에게</w:t>
      </w:r>
      <w:proofErr w:type="spellEnd"/>
      <w:r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 xml:space="preserve"> </w:t>
      </w:r>
      <w:r w:rsidRPr="00124595">
        <w:rPr>
          <w:rFonts w:ascii="Noto Sans CJK KR Regular" w:eastAsia="Noto Sans CJK KR Regular" w:hAnsi="Noto Sans CJK KR Regular" w:cs="Times New Roman" w:hint="eastAsia"/>
          <w:sz w:val="18"/>
          <w:szCs w:val="18"/>
        </w:rPr>
        <w:t>제품을</w:t>
      </w:r>
      <w:r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 xml:space="preserve"> 구매하는 경우 “DESKER </w:t>
      </w:r>
      <w:proofErr w:type="spellStart"/>
      <w:r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>MATE”</w:t>
      </w:r>
      <w:r w:rsidRPr="00124595">
        <w:rPr>
          <w:rFonts w:ascii="Noto Sans CJK KR Regular" w:eastAsia="Noto Sans CJK KR Regular" w:hAnsi="Noto Sans CJK KR Regular" w:cs="Times New Roman" w:hint="eastAsia"/>
          <w:sz w:val="18"/>
          <w:szCs w:val="18"/>
        </w:rPr>
        <w:t>는</w:t>
      </w:r>
      <w:proofErr w:type="spellEnd"/>
      <w:r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 xml:space="preserve"> </w:t>
      </w:r>
      <w:proofErr w:type="gramStart"/>
      <w:r w:rsidRPr="00124595">
        <w:rPr>
          <w:rFonts w:ascii="Noto Sans CJK KR Regular" w:eastAsia="Noto Sans CJK KR Regular" w:hAnsi="Noto Sans CJK KR Regular" w:cs="Times New Roman" w:hint="eastAsia"/>
          <w:sz w:val="18"/>
          <w:szCs w:val="18"/>
        </w:rPr>
        <w:t>제</w:t>
      </w:r>
      <w:r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 xml:space="preserve"> 1</w:t>
      </w:r>
      <w:r w:rsidR="003908E0"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>5</w:t>
      </w:r>
      <w:proofErr w:type="gramEnd"/>
      <w:r w:rsidRPr="00124595">
        <w:rPr>
          <w:rFonts w:ascii="Noto Sans CJK KR Regular" w:eastAsia="Noto Sans CJK KR Regular" w:hAnsi="Noto Sans CJK KR Regular" w:cs="Times New Roman" w:hint="eastAsia"/>
          <w:sz w:val="18"/>
          <w:szCs w:val="18"/>
        </w:rPr>
        <w:t>조</w:t>
      </w:r>
      <w:r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 xml:space="preserve"> 2</w:t>
      </w:r>
      <w:r w:rsidRPr="00124595">
        <w:rPr>
          <w:rFonts w:ascii="Noto Sans CJK KR Regular" w:eastAsia="Noto Sans CJK KR Regular" w:hAnsi="Noto Sans CJK KR Regular" w:cs="Times New Roman" w:hint="eastAsia"/>
          <w:sz w:val="18"/>
          <w:szCs w:val="18"/>
        </w:rPr>
        <w:t>항의</w:t>
      </w:r>
      <w:r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 xml:space="preserve"> </w:t>
      </w:r>
      <w:proofErr w:type="spellStart"/>
      <w:r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>A</w:t>
      </w:r>
      <w:r w:rsidRPr="00124595">
        <w:rPr>
          <w:rFonts w:ascii="Noto Sans CJK KR Regular" w:eastAsia="Noto Sans CJK KR Regular" w:hAnsi="Noto Sans CJK KR Regular" w:cs="Times New Roman" w:hint="eastAsia"/>
          <w:sz w:val="18"/>
          <w:szCs w:val="18"/>
        </w:rPr>
        <w:t>수수료를</w:t>
      </w:r>
      <w:proofErr w:type="spellEnd"/>
      <w:r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 xml:space="preserve"> </w:t>
      </w:r>
      <w:r w:rsidRPr="00124595">
        <w:rPr>
          <w:rFonts w:ascii="Noto Sans CJK KR Regular" w:eastAsia="Noto Sans CJK KR Regular" w:hAnsi="Noto Sans CJK KR Regular" w:cs="Times New Roman" w:hint="eastAsia"/>
          <w:sz w:val="18"/>
          <w:szCs w:val="18"/>
        </w:rPr>
        <w:t>적용</w:t>
      </w:r>
      <w:r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 xml:space="preserve"> </w:t>
      </w:r>
      <w:r w:rsidRPr="00124595">
        <w:rPr>
          <w:rFonts w:ascii="Noto Sans CJK KR Regular" w:eastAsia="Noto Sans CJK KR Regular" w:hAnsi="Noto Sans CJK KR Regular" w:cs="Times New Roman" w:hint="eastAsia"/>
          <w:sz w:val="18"/>
          <w:szCs w:val="18"/>
        </w:rPr>
        <w:t>받습니다</w:t>
      </w:r>
      <w:r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 xml:space="preserve">. </w:t>
      </w:r>
      <w:r w:rsidR="00E802D7" w:rsidRPr="00124595">
        <w:rPr>
          <w:rFonts w:ascii="Noto Sans CJK KR Regular" w:eastAsia="Noto Sans CJK KR Regular" w:hAnsi="Noto Sans CJK KR Regular" w:cs="Arial Unicode MS" w:hint="eastAsia"/>
          <w:sz w:val="18"/>
          <w:szCs w:val="18"/>
        </w:rPr>
        <w:t>단</w:t>
      </w:r>
      <w:r w:rsidR="00E802D7"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>, "DESKER MATE"</w:t>
      </w:r>
      <w:r w:rsidR="00E802D7" w:rsidRPr="00124595">
        <w:rPr>
          <w:rFonts w:ascii="Noto Sans CJK KR Regular" w:eastAsia="Noto Sans CJK KR Regular" w:hAnsi="Noto Sans CJK KR Regular" w:cs="Arial Unicode MS" w:hint="eastAsia"/>
          <w:sz w:val="18"/>
          <w:szCs w:val="18"/>
        </w:rPr>
        <w:t>가</w:t>
      </w:r>
      <w:r w:rsidR="00E802D7"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 xml:space="preserve"> </w:t>
      </w:r>
      <w:r w:rsidR="00E802D7" w:rsidRPr="00124595">
        <w:rPr>
          <w:rFonts w:ascii="Noto Sans CJK KR Regular" w:eastAsia="Noto Sans CJK KR Regular" w:hAnsi="Noto Sans CJK KR Regular" w:cs="Arial Unicode MS" w:hint="eastAsia"/>
          <w:sz w:val="18"/>
          <w:szCs w:val="18"/>
        </w:rPr>
        <w:t>최초</w:t>
      </w:r>
      <w:r w:rsidR="00E802D7"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 xml:space="preserve"> </w:t>
      </w:r>
      <w:r w:rsidR="00E802D7" w:rsidRPr="00124595">
        <w:rPr>
          <w:rFonts w:ascii="Noto Sans CJK KR Regular" w:eastAsia="Noto Sans CJK KR Regular" w:hAnsi="Noto Sans CJK KR Regular" w:cs="Arial Unicode MS" w:hint="eastAsia"/>
          <w:sz w:val="18"/>
          <w:szCs w:val="18"/>
        </w:rPr>
        <w:t>가입시킨</w:t>
      </w:r>
      <w:r w:rsidR="00E802D7"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 xml:space="preserve"> </w:t>
      </w:r>
      <w:r w:rsidR="00E802D7" w:rsidRPr="00124595">
        <w:rPr>
          <w:rFonts w:ascii="Noto Sans CJK KR Regular" w:eastAsia="Noto Sans CJK KR Regular" w:hAnsi="Noto Sans CJK KR Regular" w:cs="Arial Unicode MS" w:hint="eastAsia"/>
          <w:sz w:val="18"/>
          <w:szCs w:val="18"/>
        </w:rPr>
        <w:t>법인이</w:t>
      </w:r>
      <w:r w:rsidR="00E802D7"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 xml:space="preserve"> </w:t>
      </w:r>
      <w:proofErr w:type="spellStart"/>
      <w:ins w:id="54" w:author="정영재 (Youngjae Jeong)" w:date="2026-01-06T12:36:00Z">
        <w:r w:rsidR="00127311">
          <w:rPr>
            <w:rFonts w:ascii="Noto Sans CJK KR Regular" w:eastAsia="Noto Sans CJK KR Regular" w:hAnsi="Noto Sans CJK KR Regular" w:cs="Times New Roman" w:hint="eastAsia"/>
            <w:sz w:val="18"/>
            <w:szCs w:val="18"/>
          </w:rPr>
          <w:t>공간플래닝</w:t>
        </w:r>
        <w:proofErr w:type="spellEnd"/>
        <w:r w:rsidR="00127311">
          <w:rPr>
            <w:rFonts w:ascii="Noto Sans CJK KR Regular" w:eastAsia="Noto Sans CJK KR Regular" w:hAnsi="Noto Sans CJK KR Regular" w:cs="Times New Roman" w:hint="eastAsia"/>
            <w:sz w:val="18"/>
            <w:szCs w:val="18"/>
          </w:rPr>
          <w:t xml:space="preserve"> 찾아가는 상담</w:t>
        </w:r>
      </w:ins>
      <w:ins w:id="55" w:author="정영재 (Youngjae Jeong)" w:date="2026-01-06T14:33:00Z">
        <w:r w:rsidR="00C01A09">
          <w:rPr>
            <w:rFonts w:ascii="Noto Sans CJK KR Regular" w:eastAsia="Noto Sans CJK KR Regular" w:hAnsi="Noto Sans CJK KR Regular" w:cs="Times New Roman" w:hint="eastAsia"/>
            <w:sz w:val="18"/>
            <w:szCs w:val="18"/>
          </w:rPr>
          <w:t xml:space="preserve"> 서비스를</w:t>
        </w:r>
      </w:ins>
      <w:ins w:id="56" w:author="정영재 (Youngjae Jeong)" w:date="2026-01-06T12:36:00Z">
        <w:r w:rsidR="00127311">
          <w:rPr>
            <w:rFonts w:ascii="Noto Sans CJK KR Regular" w:eastAsia="Noto Sans CJK KR Regular" w:hAnsi="Noto Sans CJK KR Regular" w:cs="Times New Roman" w:hint="eastAsia"/>
            <w:sz w:val="18"/>
            <w:szCs w:val="18"/>
          </w:rPr>
          <w:t xml:space="preserve"> </w:t>
        </w:r>
      </w:ins>
      <w:del w:id="57" w:author="정영재 (Youngjae Jeong)" w:date="2026-01-06T12:36:00Z">
        <w:r w:rsidR="00E802D7" w:rsidRPr="00124595" w:rsidDel="00127311">
          <w:rPr>
            <w:rFonts w:ascii="Noto Sans CJK KR Regular" w:eastAsia="Noto Sans CJK KR Regular" w:hAnsi="Noto Sans CJK KR Regular" w:cs="Arial Unicode MS"/>
            <w:sz w:val="18"/>
            <w:szCs w:val="18"/>
          </w:rPr>
          <w:delText>PLRANNING SERVICE PRO</w:delText>
        </w:r>
      </w:del>
      <w:proofErr w:type="spellStart"/>
      <w:r w:rsidR="00E802D7" w:rsidRPr="00124595">
        <w:rPr>
          <w:rFonts w:ascii="Noto Sans CJK KR Regular" w:eastAsia="Noto Sans CJK KR Regular" w:hAnsi="Noto Sans CJK KR Regular" w:cs="Arial Unicode MS" w:hint="eastAsia"/>
          <w:sz w:val="18"/>
          <w:szCs w:val="18"/>
        </w:rPr>
        <w:t>를</w:t>
      </w:r>
      <w:proofErr w:type="spellEnd"/>
      <w:r w:rsidR="00E802D7"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 xml:space="preserve"> </w:t>
      </w:r>
      <w:r w:rsidR="00E802D7" w:rsidRPr="00124595">
        <w:rPr>
          <w:rFonts w:ascii="Noto Sans CJK KR Regular" w:eastAsia="Noto Sans CJK KR Regular" w:hAnsi="Noto Sans CJK KR Regular" w:cs="Arial Unicode MS" w:hint="eastAsia"/>
          <w:sz w:val="18"/>
          <w:szCs w:val="18"/>
        </w:rPr>
        <w:t>신청하고</w:t>
      </w:r>
      <w:r w:rsidR="00E802D7"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 xml:space="preserve"> </w:t>
      </w:r>
      <w:r w:rsidR="00E802D7" w:rsidRPr="00124595">
        <w:rPr>
          <w:rFonts w:ascii="Noto Sans CJK KR Regular" w:eastAsia="Noto Sans CJK KR Regular" w:hAnsi="Noto Sans CJK KR Regular" w:cs="Arial Unicode MS" w:hint="eastAsia"/>
          <w:sz w:val="18"/>
          <w:szCs w:val="18"/>
        </w:rPr>
        <w:t>해당</w:t>
      </w:r>
      <w:r w:rsidR="00E802D7"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 xml:space="preserve"> "DESKER MATE"</w:t>
      </w:r>
      <w:r w:rsidR="00E802D7" w:rsidRPr="00124595">
        <w:rPr>
          <w:rFonts w:ascii="Noto Sans CJK KR Regular" w:eastAsia="Noto Sans CJK KR Regular" w:hAnsi="Noto Sans CJK KR Regular" w:cs="Arial Unicode MS" w:hint="eastAsia"/>
          <w:sz w:val="18"/>
          <w:szCs w:val="18"/>
        </w:rPr>
        <w:t>와</w:t>
      </w:r>
      <w:r w:rsidR="00E802D7"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 xml:space="preserve"> </w:t>
      </w:r>
      <w:r w:rsidR="00E802D7" w:rsidRPr="00124595">
        <w:rPr>
          <w:rFonts w:ascii="Noto Sans CJK KR Regular" w:eastAsia="Noto Sans CJK KR Regular" w:hAnsi="Noto Sans CJK KR Regular" w:cs="Arial Unicode MS" w:hint="eastAsia"/>
          <w:sz w:val="18"/>
          <w:szCs w:val="18"/>
        </w:rPr>
        <w:t>매칭</w:t>
      </w:r>
      <w:r w:rsidR="00E802D7"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 xml:space="preserve"> </w:t>
      </w:r>
      <w:r w:rsidR="00E802D7" w:rsidRPr="00124595">
        <w:rPr>
          <w:rFonts w:ascii="Noto Sans CJK KR Regular" w:eastAsia="Noto Sans CJK KR Regular" w:hAnsi="Noto Sans CJK KR Regular" w:cs="Arial Unicode MS" w:hint="eastAsia"/>
          <w:sz w:val="18"/>
          <w:szCs w:val="18"/>
        </w:rPr>
        <w:t>되어</w:t>
      </w:r>
      <w:r w:rsidR="00E802D7"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 xml:space="preserve"> </w:t>
      </w:r>
      <w:r w:rsidR="00E802D7" w:rsidRPr="00124595">
        <w:rPr>
          <w:rFonts w:ascii="Noto Sans CJK KR Regular" w:eastAsia="Noto Sans CJK KR Regular" w:hAnsi="Noto Sans CJK KR Regular" w:cs="Arial Unicode MS" w:hint="eastAsia"/>
          <w:sz w:val="18"/>
          <w:szCs w:val="18"/>
        </w:rPr>
        <w:t>제품을</w:t>
      </w:r>
      <w:r w:rsidR="00E802D7"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 xml:space="preserve"> </w:t>
      </w:r>
      <w:r w:rsidR="00E802D7" w:rsidRPr="00124595">
        <w:rPr>
          <w:rFonts w:ascii="Noto Sans CJK KR Regular" w:eastAsia="Noto Sans CJK KR Regular" w:hAnsi="Noto Sans CJK KR Regular" w:cs="Arial Unicode MS" w:hint="eastAsia"/>
          <w:sz w:val="18"/>
          <w:szCs w:val="18"/>
        </w:rPr>
        <w:t>구매하는</w:t>
      </w:r>
      <w:r w:rsidR="00E802D7"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 xml:space="preserve"> </w:t>
      </w:r>
      <w:r w:rsidR="00E802D7" w:rsidRPr="00124595">
        <w:rPr>
          <w:rFonts w:ascii="Noto Sans CJK KR Regular" w:eastAsia="Noto Sans CJK KR Regular" w:hAnsi="Noto Sans CJK KR Regular" w:cs="Arial Unicode MS" w:hint="eastAsia"/>
          <w:sz w:val="18"/>
          <w:szCs w:val="18"/>
        </w:rPr>
        <w:t>경우</w:t>
      </w:r>
      <w:r w:rsidR="00E802D7"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 xml:space="preserve"> </w:t>
      </w:r>
      <w:proofErr w:type="gramStart"/>
      <w:r w:rsidR="00E802D7" w:rsidRPr="00124595">
        <w:rPr>
          <w:rFonts w:ascii="Noto Sans CJK KR Regular" w:eastAsia="Noto Sans CJK KR Regular" w:hAnsi="Noto Sans CJK KR Regular" w:cs="Arial Unicode MS" w:hint="eastAsia"/>
          <w:sz w:val="18"/>
          <w:szCs w:val="18"/>
        </w:rPr>
        <w:t>제</w:t>
      </w:r>
      <w:r w:rsidR="00E802D7"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 xml:space="preserve"> 1</w:t>
      </w:r>
      <w:r w:rsidR="003908E0"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>5</w:t>
      </w:r>
      <w:proofErr w:type="gramEnd"/>
      <w:r w:rsidR="00E802D7" w:rsidRPr="00124595">
        <w:rPr>
          <w:rFonts w:ascii="Noto Sans CJK KR Regular" w:eastAsia="Noto Sans CJK KR Regular" w:hAnsi="Noto Sans CJK KR Regular" w:cs="Arial Unicode MS" w:hint="eastAsia"/>
          <w:sz w:val="18"/>
          <w:szCs w:val="18"/>
        </w:rPr>
        <w:t>조</w:t>
      </w:r>
      <w:r w:rsidR="00E802D7"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 xml:space="preserve"> 2</w:t>
      </w:r>
      <w:r w:rsidR="00E802D7" w:rsidRPr="00124595">
        <w:rPr>
          <w:rFonts w:ascii="Noto Sans CJK KR Regular" w:eastAsia="Noto Sans CJK KR Regular" w:hAnsi="Noto Sans CJK KR Regular" w:cs="Arial Unicode MS" w:hint="eastAsia"/>
          <w:sz w:val="18"/>
          <w:szCs w:val="18"/>
        </w:rPr>
        <w:t>항</w:t>
      </w:r>
      <w:r w:rsidR="00E802D7"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 xml:space="preserve"> </w:t>
      </w:r>
      <w:proofErr w:type="spellStart"/>
      <w:r w:rsidR="00E802D7"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>B</w:t>
      </w:r>
      <w:r w:rsidR="00E802D7" w:rsidRPr="00124595">
        <w:rPr>
          <w:rFonts w:ascii="Noto Sans CJK KR Regular" w:eastAsia="Noto Sans CJK KR Regular" w:hAnsi="Noto Sans CJK KR Regular" w:cs="Arial Unicode MS" w:hint="eastAsia"/>
          <w:sz w:val="18"/>
          <w:szCs w:val="18"/>
        </w:rPr>
        <w:t>수수료를</w:t>
      </w:r>
      <w:proofErr w:type="spellEnd"/>
      <w:r w:rsidR="00E802D7"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 xml:space="preserve"> </w:t>
      </w:r>
      <w:r w:rsidR="00E802D7" w:rsidRPr="00124595">
        <w:rPr>
          <w:rFonts w:ascii="Noto Sans CJK KR Regular" w:eastAsia="Noto Sans CJK KR Regular" w:hAnsi="Noto Sans CJK KR Regular" w:cs="Arial Unicode MS" w:hint="eastAsia"/>
          <w:sz w:val="18"/>
          <w:szCs w:val="18"/>
        </w:rPr>
        <w:t>적용</w:t>
      </w:r>
      <w:r w:rsidR="00E802D7"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 xml:space="preserve"> </w:t>
      </w:r>
      <w:r w:rsidR="00E802D7" w:rsidRPr="00124595">
        <w:rPr>
          <w:rFonts w:ascii="Noto Sans CJK KR Regular" w:eastAsia="Noto Sans CJK KR Regular" w:hAnsi="Noto Sans CJK KR Regular" w:cs="Arial Unicode MS" w:hint="eastAsia"/>
          <w:sz w:val="18"/>
          <w:szCs w:val="18"/>
        </w:rPr>
        <w:t>받습니다</w:t>
      </w:r>
      <w:r w:rsidR="00E802D7"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>.</w:t>
      </w:r>
      <w:r w:rsidR="00E802D7" w:rsidRPr="00124595">
        <w:rPr>
          <w:rFonts w:ascii="Noto Sans CJK KR Regular" w:eastAsia="Noto Sans CJK KR Regular" w:hAnsi="Noto Sans CJK KR Regular"/>
          <w:sz w:val="18"/>
          <w:szCs w:val="18"/>
        </w:rPr>
        <w:t> </w:t>
      </w:r>
    </w:p>
    <w:p w14:paraId="7B965B03" w14:textId="77777777" w:rsidR="0087095E" w:rsidRPr="00124595" w:rsidRDefault="0087095E">
      <w:pPr>
        <w:spacing w:before="240" w:after="240"/>
        <w:rPr>
          <w:rFonts w:ascii="Noto Sans CJK KR Regular" w:eastAsia="Noto Sans CJK KR Regular" w:hAnsi="Noto Sans CJK KR Regular" w:cs="Times New Roman"/>
          <w:sz w:val="18"/>
          <w:szCs w:val="18"/>
        </w:rPr>
      </w:pPr>
    </w:p>
    <w:p w14:paraId="00000008" w14:textId="066147A6" w:rsidR="00D238D8" w:rsidRPr="00124595" w:rsidDel="00E436B7" w:rsidRDefault="00C00326">
      <w:pPr>
        <w:spacing w:before="240" w:after="240"/>
        <w:rPr>
          <w:del w:id="58" w:author="윤현정 (Hyunjeong Yoon)" w:date="2026-02-26T10:49:00Z"/>
          <w:rFonts w:ascii="Noto Sans CJK KR Regular" w:eastAsia="Noto Sans CJK KR Regular" w:hAnsi="Noto Sans CJK KR Regular" w:cs="Times New Roman"/>
          <w:sz w:val="18"/>
          <w:szCs w:val="18"/>
        </w:rPr>
      </w:pPr>
      <w:del w:id="59" w:author="윤현정 (Hyunjeong Yoon)" w:date="2026-02-26T10:49:00Z">
        <w:r w:rsidRPr="00124595" w:rsidDel="00E436B7">
          <w:rPr>
            <w:rFonts w:ascii="Noto Sans CJK KR Regular" w:eastAsia="Noto Sans CJK KR Regular" w:hAnsi="Noto Sans CJK KR Regular" w:cs="Times New Roman" w:hint="eastAsia"/>
            <w:sz w:val="18"/>
            <w:szCs w:val="18"/>
          </w:rPr>
          <w:delText>제</w:delText>
        </w:r>
        <w:r w:rsidRPr="00124595" w:rsidDel="00E436B7">
          <w:rPr>
            <w:rFonts w:ascii="Noto Sans CJK KR Regular" w:eastAsia="Noto Sans CJK KR Regular" w:hAnsi="Noto Sans CJK KR Regular" w:cs="Times New Roman"/>
            <w:sz w:val="18"/>
            <w:szCs w:val="18"/>
          </w:rPr>
          <w:delText xml:space="preserve"> 6조 </w:delText>
        </w:r>
        <w:r w:rsidR="005761CA" w:rsidRPr="00124595" w:rsidDel="00E436B7">
          <w:rPr>
            <w:rFonts w:ascii="Noto Sans CJK KR Regular" w:eastAsia="Noto Sans CJK KR Regular" w:hAnsi="Noto Sans CJK KR Regular" w:cs="Times New Roman"/>
            <w:sz w:val="18"/>
            <w:szCs w:val="18"/>
          </w:rPr>
          <w:delText xml:space="preserve">( </w:delText>
        </w:r>
        <w:r w:rsidR="005761CA" w:rsidRPr="00124595" w:rsidDel="00E436B7">
          <w:rPr>
            <w:rFonts w:ascii="Noto Sans CJK KR Regular" w:eastAsia="Noto Sans CJK KR Regular" w:hAnsi="Noto Sans CJK KR Regular" w:cs="Arial Unicode MS"/>
            <w:sz w:val="18"/>
            <w:szCs w:val="18"/>
          </w:rPr>
          <w:delText>“</w:delText>
        </w:r>
        <w:r w:rsidR="00FE5954" w:rsidRPr="00124595" w:rsidDel="00E436B7">
          <w:rPr>
            <w:rFonts w:ascii="Noto Sans CJK KR Regular" w:eastAsia="Noto Sans CJK KR Regular" w:hAnsi="Noto Sans CJK KR Regular" w:cs="Arial Unicode MS"/>
            <w:sz w:val="18"/>
            <w:szCs w:val="18"/>
          </w:rPr>
          <w:delText>DESKER MATE</w:delText>
        </w:r>
        <w:r w:rsidR="005761CA" w:rsidRPr="00124595" w:rsidDel="00E436B7">
          <w:rPr>
            <w:rFonts w:ascii="Noto Sans CJK KR Regular" w:eastAsia="Noto Sans CJK KR Regular" w:hAnsi="Noto Sans CJK KR Regular" w:cs="Arial Unicode MS"/>
            <w:sz w:val="18"/>
            <w:szCs w:val="18"/>
          </w:rPr>
          <w:delText>”</w:delText>
        </w:r>
        <w:r w:rsidR="00597718" w:rsidRPr="00124595" w:rsidDel="00E436B7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delText>의</w:delText>
        </w:r>
        <w:r w:rsidR="00597718" w:rsidRPr="00124595" w:rsidDel="00E436B7">
          <w:rPr>
            <w:rFonts w:ascii="Noto Sans CJK KR Regular" w:eastAsia="Noto Sans CJK KR Regular" w:hAnsi="Noto Sans CJK KR Regular" w:cs="Arial Unicode MS"/>
            <w:sz w:val="18"/>
            <w:szCs w:val="18"/>
          </w:rPr>
          <w:delText xml:space="preserve"> </w:delText>
        </w:r>
        <w:r w:rsidR="005761CA" w:rsidRPr="00124595" w:rsidDel="00E436B7">
          <w:rPr>
            <w:rFonts w:ascii="Noto Sans CJK KR Regular" w:eastAsia="Noto Sans CJK KR Regular" w:hAnsi="Noto Sans CJK KR Regular" w:cs="Arial Unicode MS"/>
            <w:sz w:val="18"/>
            <w:szCs w:val="18"/>
          </w:rPr>
          <w:delText>의무)</w:delText>
        </w:r>
      </w:del>
    </w:p>
    <w:p w14:paraId="00000009" w14:textId="73AD5970" w:rsidR="00D238D8" w:rsidRPr="00124595" w:rsidDel="00E436B7" w:rsidRDefault="005761CA" w:rsidP="003529E4">
      <w:pPr>
        <w:pStyle w:val="ab"/>
        <w:numPr>
          <w:ilvl w:val="0"/>
          <w:numId w:val="39"/>
        </w:numPr>
        <w:spacing w:before="240"/>
        <w:ind w:leftChars="0"/>
        <w:rPr>
          <w:del w:id="60" w:author="윤현정 (Hyunjeong Yoon)" w:date="2026-02-26T10:49:00Z"/>
          <w:rFonts w:ascii="Noto Sans CJK KR Regular" w:eastAsia="Noto Sans CJK KR Regular" w:hAnsi="Noto Sans CJK KR Regular"/>
          <w:sz w:val="18"/>
          <w:szCs w:val="18"/>
        </w:rPr>
      </w:pPr>
      <w:commentRangeStart w:id="61"/>
      <w:del w:id="62" w:author="윤현정 (Hyunjeong Yoon)" w:date="2026-02-26T10:49:00Z">
        <w:r w:rsidRPr="00124595" w:rsidDel="00E436B7">
          <w:rPr>
            <w:rFonts w:ascii="Noto Sans CJK KR Regular" w:eastAsia="Noto Sans CJK KR Regular" w:hAnsi="Noto Sans CJK KR Regular" w:cs="Arial Unicode MS"/>
            <w:sz w:val="18"/>
            <w:szCs w:val="18"/>
          </w:rPr>
          <w:delText>“</w:delText>
        </w:r>
        <w:r w:rsidR="00FE5954" w:rsidRPr="00124595" w:rsidDel="00E436B7">
          <w:rPr>
            <w:rFonts w:ascii="Noto Sans CJK KR Regular" w:eastAsia="Noto Sans CJK KR Regular" w:hAnsi="Noto Sans CJK KR Regular" w:cs="Arial Unicode MS"/>
            <w:sz w:val="18"/>
            <w:szCs w:val="18"/>
          </w:rPr>
          <w:delText>DESKER MATE</w:delText>
        </w:r>
        <w:r w:rsidRPr="00124595" w:rsidDel="00E436B7">
          <w:rPr>
            <w:rFonts w:ascii="Noto Sans CJK KR Regular" w:eastAsia="Noto Sans CJK KR Regular" w:hAnsi="Noto Sans CJK KR Regular" w:cs="Arial Unicode MS"/>
            <w:sz w:val="18"/>
            <w:szCs w:val="18"/>
          </w:rPr>
          <w:delText xml:space="preserve">” </w:delText>
        </w:r>
        <w:r w:rsidRPr="00124595" w:rsidDel="00E436B7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delText>는</w:delText>
        </w:r>
        <w:r w:rsidRPr="00124595" w:rsidDel="00E436B7">
          <w:rPr>
            <w:rFonts w:ascii="Noto Sans CJK KR Regular" w:eastAsia="Noto Sans CJK KR Regular" w:hAnsi="Noto Sans CJK KR Regular" w:cs="Arial Unicode MS"/>
            <w:sz w:val="18"/>
            <w:szCs w:val="18"/>
          </w:rPr>
          <w:delText xml:space="preserve"> </w:delText>
        </w:r>
      </w:del>
      <w:ins w:id="63" w:author="정영재 (Youngjae Jeong)" w:date="2026-01-06T14:42:00Z">
        <w:del w:id="64" w:author="윤현정 (Hyunjeong Yoon)" w:date="2026-02-26T10:49:00Z">
          <w:r w:rsidR="00C01A09" w:rsidRPr="00C01A09" w:rsidDel="00E436B7">
            <w:rPr>
              <w:rFonts w:ascii="Noto Sans CJK KR Regular" w:eastAsia="Noto Sans CJK KR Regular" w:hAnsi="Noto Sans CJK KR Regular" w:cs="Arial Unicode MS" w:hint="eastAsia"/>
              <w:sz w:val="18"/>
              <w:szCs w:val="18"/>
              <w:rPrChange w:id="65" w:author="정영재 (Youngjae Jeong)" w:date="2026-01-06T14:42:00Z">
                <w:rPr>
                  <w:rFonts w:hint="eastAsia"/>
                </w:rPr>
              </w:rPrChange>
            </w:rPr>
            <w:delText>회원이</w:delText>
          </w:r>
          <w:r w:rsidR="00C01A09" w:rsidRPr="00C01A09" w:rsidDel="00E436B7">
            <w:rPr>
              <w:rFonts w:ascii="Noto Sans CJK KR Regular" w:eastAsia="Noto Sans CJK KR Regular" w:hAnsi="Noto Sans CJK KR Regular" w:cs="Arial Unicode MS"/>
              <w:sz w:val="18"/>
              <w:szCs w:val="18"/>
              <w:rPrChange w:id="66" w:author="정영재 (Youngjae Jeong)" w:date="2026-01-06T14:42:00Z">
                <w:rPr/>
              </w:rPrChange>
            </w:rPr>
            <w:delText xml:space="preserve"> </w:delText>
          </w:r>
          <w:r w:rsidR="00C01A09" w:rsidRPr="00C01A09" w:rsidDel="00E436B7">
            <w:rPr>
              <w:rFonts w:ascii="Noto Sans CJK KR Regular" w:eastAsia="Noto Sans CJK KR Regular" w:hAnsi="Noto Sans CJK KR Regular" w:cs="Arial Unicode MS" w:hint="eastAsia"/>
              <w:sz w:val="18"/>
              <w:szCs w:val="18"/>
              <w:rPrChange w:id="67" w:author="정영재 (Youngjae Jeong)" w:date="2026-01-06T14:42:00Z">
                <w:rPr>
                  <w:rFonts w:hint="eastAsia"/>
                </w:rPr>
              </w:rPrChange>
            </w:rPr>
            <w:delText>요청한</w:delText>
          </w:r>
          <w:r w:rsidR="00C01A09" w:rsidRPr="00C01A09" w:rsidDel="00E436B7">
            <w:rPr>
              <w:rFonts w:ascii="Noto Sans CJK KR Regular" w:eastAsia="Noto Sans CJK KR Regular" w:hAnsi="Noto Sans CJK KR Regular" w:cs="Arial Unicode MS"/>
              <w:sz w:val="18"/>
              <w:szCs w:val="18"/>
              <w:rPrChange w:id="68" w:author="정영재 (Youngjae Jeong)" w:date="2026-01-06T14:42:00Z">
                <w:rPr/>
              </w:rPrChange>
            </w:rPr>
            <w:delText xml:space="preserve"> </w:delText>
          </w:r>
          <w:r w:rsidR="00C01A09" w:rsidRPr="00C01A09" w:rsidDel="00E436B7">
            <w:rPr>
              <w:rFonts w:ascii="Noto Sans CJK KR Regular" w:eastAsia="Noto Sans CJK KR Regular" w:hAnsi="Noto Sans CJK KR Regular" w:cs="Arial Unicode MS" w:hint="eastAsia"/>
              <w:sz w:val="18"/>
              <w:szCs w:val="18"/>
              <w:rPrChange w:id="69" w:author="정영재 (Youngjae Jeong)" w:date="2026-01-06T14:42:00Z">
                <w:rPr>
                  <w:rFonts w:hint="eastAsia"/>
                </w:rPr>
              </w:rPrChange>
            </w:rPr>
            <w:delText>영업건에</w:delText>
          </w:r>
          <w:r w:rsidR="00C01A09" w:rsidRPr="00C01A09" w:rsidDel="00E436B7">
            <w:rPr>
              <w:rFonts w:ascii="Noto Sans CJK KR Regular" w:eastAsia="Noto Sans CJK KR Regular" w:hAnsi="Noto Sans CJK KR Regular" w:cs="Arial Unicode MS"/>
              <w:sz w:val="18"/>
              <w:szCs w:val="18"/>
              <w:rPrChange w:id="70" w:author="정영재 (Youngjae Jeong)" w:date="2026-01-06T14:42:00Z">
                <w:rPr/>
              </w:rPrChange>
            </w:rPr>
            <w:delText xml:space="preserve"> </w:delText>
          </w:r>
          <w:r w:rsidR="00C01A09" w:rsidRPr="00C01A09" w:rsidDel="00E436B7">
            <w:rPr>
              <w:rFonts w:ascii="Noto Sans CJK KR Regular" w:eastAsia="Noto Sans CJK KR Regular" w:hAnsi="Noto Sans CJK KR Regular" w:cs="Arial Unicode MS" w:hint="eastAsia"/>
              <w:sz w:val="18"/>
              <w:szCs w:val="18"/>
              <w:rPrChange w:id="71" w:author="정영재 (Youngjae Jeong)" w:date="2026-01-06T14:42:00Z">
                <w:rPr>
                  <w:rFonts w:hint="eastAsia"/>
                </w:rPr>
              </w:rPrChange>
            </w:rPr>
            <w:delText>대하여</w:delText>
          </w:r>
          <w:r w:rsidR="00C01A09" w:rsidRPr="00C01A09" w:rsidDel="00E436B7">
            <w:rPr>
              <w:rFonts w:ascii="Noto Sans CJK KR Regular" w:eastAsia="Noto Sans CJK KR Regular" w:hAnsi="Noto Sans CJK KR Regular" w:cs="Arial Unicode MS"/>
              <w:sz w:val="18"/>
              <w:szCs w:val="18"/>
              <w:rPrChange w:id="72" w:author="정영재 (Youngjae Jeong)" w:date="2026-01-06T14:42:00Z">
                <w:rPr/>
              </w:rPrChange>
            </w:rPr>
            <w:delText xml:space="preserve"> </w:delText>
          </w:r>
          <w:r w:rsidR="00C01A09" w:rsidRPr="00C01A09" w:rsidDel="00E436B7">
            <w:rPr>
              <w:rFonts w:ascii="Noto Sans CJK KR Regular" w:eastAsia="Noto Sans CJK KR Regular" w:hAnsi="Noto Sans CJK KR Regular" w:cs="Arial Unicode MS" w:hint="eastAsia"/>
              <w:sz w:val="18"/>
              <w:szCs w:val="18"/>
              <w:rPrChange w:id="73" w:author="정영재 (Youngjae Jeong)" w:date="2026-01-06T14:42:00Z">
                <w:rPr>
                  <w:rFonts w:hint="eastAsia"/>
                </w:rPr>
              </w:rPrChange>
            </w:rPr>
            <w:delText>성실하고</w:delText>
          </w:r>
          <w:r w:rsidR="00C01A09" w:rsidRPr="00C01A09" w:rsidDel="00E436B7">
            <w:rPr>
              <w:rFonts w:ascii="Noto Sans CJK KR Regular" w:eastAsia="Noto Sans CJK KR Regular" w:hAnsi="Noto Sans CJK KR Regular" w:cs="Arial Unicode MS"/>
              <w:sz w:val="18"/>
              <w:szCs w:val="18"/>
              <w:rPrChange w:id="74" w:author="정영재 (Youngjae Jeong)" w:date="2026-01-06T14:42:00Z">
                <w:rPr/>
              </w:rPrChange>
            </w:rPr>
            <w:delText xml:space="preserve"> </w:delText>
          </w:r>
          <w:r w:rsidR="00C01A09" w:rsidRPr="00C01A09" w:rsidDel="00E436B7">
            <w:rPr>
              <w:rFonts w:ascii="Noto Sans CJK KR Regular" w:eastAsia="Noto Sans CJK KR Regular" w:hAnsi="Noto Sans CJK KR Regular" w:cs="Arial Unicode MS" w:hint="eastAsia"/>
              <w:sz w:val="18"/>
              <w:szCs w:val="18"/>
              <w:rPrChange w:id="75" w:author="정영재 (Youngjae Jeong)" w:date="2026-01-06T14:42:00Z">
                <w:rPr>
                  <w:rFonts w:hint="eastAsia"/>
                </w:rPr>
              </w:rPrChange>
            </w:rPr>
            <w:delText>전문적인</w:delText>
          </w:r>
          <w:r w:rsidR="00C01A09" w:rsidRPr="00C01A09" w:rsidDel="00E436B7">
            <w:rPr>
              <w:rFonts w:ascii="Noto Sans CJK KR Regular" w:eastAsia="Noto Sans CJK KR Regular" w:hAnsi="Noto Sans CJK KR Regular" w:cs="Arial Unicode MS"/>
              <w:sz w:val="18"/>
              <w:szCs w:val="18"/>
              <w:rPrChange w:id="76" w:author="정영재 (Youngjae Jeong)" w:date="2026-01-06T14:42:00Z">
                <w:rPr/>
              </w:rPrChange>
            </w:rPr>
            <w:delText xml:space="preserve"> </w:delText>
          </w:r>
          <w:r w:rsidR="00C01A09" w:rsidRPr="00C01A09" w:rsidDel="00E436B7">
            <w:rPr>
              <w:rFonts w:ascii="Noto Sans CJK KR Regular" w:eastAsia="Noto Sans CJK KR Regular" w:hAnsi="Noto Sans CJK KR Regular" w:cs="Arial Unicode MS" w:hint="eastAsia"/>
              <w:sz w:val="18"/>
              <w:szCs w:val="18"/>
              <w:rPrChange w:id="77" w:author="정영재 (Youngjae Jeong)" w:date="2026-01-06T14:42:00Z">
                <w:rPr>
                  <w:rFonts w:hint="eastAsia"/>
                </w:rPr>
              </w:rPrChange>
            </w:rPr>
            <w:delText>컨설팅</w:delText>
          </w:r>
          <w:r w:rsidR="00C01A09" w:rsidRPr="00C01A09" w:rsidDel="00E436B7">
            <w:rPr>
              <w:rFonts w:ascii="Noto Sans CJK KR Regular" w:eastAsia="Noto Sans CJK KR Regular" w:hAnsi="Noto Sans CJK KR Regular" w:cs="Arial Unicode MS"/>
              <w:sz w:val="18"/>
              <w:szCs w:val="18"/>
              <w:rPrChange w:id="78" w:author="정영재 (Youngjae Jeong)" w:date="2026-01-06T14:42:00Z">
                <w:rPr/>
              </w:rPrChange>
            </w:rPr>
            <w:delText xml:space="preserve"> </w:delText>
          </w:r>
          <w:r w:rsidR="00C01A09" w:rsidRPr="00C01A09" w:rsidDel="00E436B7">
            <w:rPr>
              <w:rFonts w:ascii="Noto Sans CJK KR Regular" w:eastAsia="Noto Sans CJK KR Regular" w:hAnsi="Noto Sans CJK KR Regular" w:cs="Arial Unicode MS" w:hint="eastAsia"/>
              <w:sz w:val="18"/>
              <w:szCs w:val="18"/>
              <w:rPrChange w:id="79" w:author="정영재 (Youngjae Jeong)" w:date="2026-01-06T14:42:00Z">
                <w:rPr>
                  <w:rFonts w:hint="eastAsia"/>
                </w:rPr>
              </w:rPrChange>
            </w:rPr>
            <w:delText>및</w:delText>
          </w:r>
          <w:r w:rsidR="00C01A09" w:rsidRPr="00C01A09" w:rsidDel="00E436B7">
            <w:rPr>
              <w:rFonts w:ascii="Noto Sans CJK KR Regular" w:eastAsia="Noto Sans CJK KR Regular" w:hAnsi="Noto Sans CJK KR Regular" w:cs="Arial Unicode MS"/>
              <w:sz w:val="18"/>
              <w:szCs w:val="18"/>
              <w:rPrChange w:id="80" w:author="정영재 (Youngjae Jeong)" w:date="2026-01-06T14:42:00Z">
                <w:rPr/>
              </w:rPrChange>
            </w:rPr>
            <w:delText xml:space="preserve"> </w:delText>
          </w:r>
          <w:r w:rsidR="00C01A09" w:rsidRPr="00C01A09" w:rsidDel="00E436B7">
            <w:rPr>
              <w:rFonts w:ascii="Noto Sans CJK KR Regular" w:eastAsia="Noto Sans CJK KR Regular" w:hAnsi="Noto Sans CJK KR Regular" w:cs="Arial Unicode MS" w:hint="eastAsia"/>
              <w:sz w:val="18"/>
              <w:szCs w:val="18"/>
              <w:rPrChange w:id="81" w:author="정영재 (Youngjae Jeong)" w:date="2026-01-06T14:42:00Z">
                <w:rPr>
                  <w:rFonts w:hint="eastAsia"/>
                </w:rPr>
              </w:rPrChange>
            </w:rPr>
            <w:delText>응대</w:delText>
          </w:r>
          <w:r w:rsidR="00C01A09" w:rsidRPr="00C01A09" w:rsidDel="00E436B7">
            <w:rPr>
              <w:rFonts w:ascii="Noto Sans CJK KR Regular" w:eastAsia="Noto Sans CJK KR Regular" w:hAnsi="Noto Sans CJK KR Regular" w:cs="Arial Unicode MS"/>
              <w:sz w:val="18"/>
              <w:szCs w:val="18"/>
              <w:rPrChange w:id="82" w:author="정영재 (Youngjae Jeong)" w:date="2026-01-06T14:42:00Z">
                <w:rPr/>
              </w:rPrChange>
            </w:rPr>
            <w:delText xml:space="preserve"> </w:delText>
          </w:r>
          <w:r w:rsidR="00C01A09" w:rsidRPr="00C01A09" w:rsidDel="00E436B7">
            <w:rPr>
              <w:rFonts w:ascii="Noto Sans CJK KR Regular" w:eastAsia="Noto Sans CJK KR Regular" w:hAnsi="Noto Sans CJK KR Regular" w:cs="Arial Unicode MS" w:hint="eastAsia"/>
              <w:sz w:val="18"/>
              <w:szCs w:val="18"/>
              <w:rPrChange w:id="83" w:author="정영재 (Youngjae Jeong)" w:date="2026-01-06T14:42:00Z">
                <w:rPr>
                  <w:rFonts w:hint="eastAsia"/>
                </w:rPr>
              </w:rPrChange>
            </w:rPr>
            <w:delText>서비스를</w:delText>
          </w:r>
          <w:r w:rsidR="00C01A09" w:rsidRPr="00C01A09" w:rsidDel="00E436B7">
            <w:rPr>
              <w:rFonts w:ascii="Noto Sans CJK KR Regular" w:eastAsia="Noto Sans CJK KR Regular" w:hAnsi="Noto Sans CJK KR Regular" w:cs="Arial Unicode MS"/>
              <w:sz w:val="18"/>
              <w:szCs w:val="18"/>
              <w:rPrChange w:id="84" w:author="정영재 (Youngjae Jeong)" w:date="2026-01-06T14:42:00Z">
                <w:rPr/>
              </w:rPrChange>
            </w:rPr>
            <w:delText xml:space="preserve"> </w:delText>
          </w:r>
          <w:r w:rsidR="00C01A09" w:rsidRPr="00C01A09" w:rsidDel="00E436B7">
            <w:rPr>
              <w:rFonts w:ascii="Noto Sans CJK KR Regular" w:eastAsia="Noto Sans CJK KR Regular" w:hAnsi="Noto Sans CJK KR Regular" w:cs="Arial Unicode MS" w:hint="eastAsia"/>
              <w:sz w:val="18"/>
              <w:szCs w:val="18"/>
              <w:rPrChange w:id="85" w:author="정영재 (Youngjae Jeong)" w:date="2026-01-06T14:42:00Z">
                <w:rPr>
                  <w:rFonts w:hint="eastAsia"/>
                </w:rPr>
              </w:rPrChange>
            </w:rPr>
            <w:delText>제공하여야</w:delText>
          </w:r>
          <w:r w:rsidR="00C01A09" w:rsidRPr="00C01A09" w:rsidDel="00E436B7">
            <w:rPr>
              <w:rFonts w:ascii="Noto Sans CJK KR Regular" w:eastAsia="Noto Sans CJK KR Regular" w:hAnsi="Noto Sans CJK KR Regular" w:cs="Arial Unicode MS"/>
              <w:sz w:val="18"/>
              <w:szCs w:val="18"/>
              <w:rPrChange w:id="86" w:author="정영재 (Youngjae Jeong)" w:date="2026-01-06T14:42:00Z">
                <w:rPr/>
              </w:rPrChange>
            </w:rPr>
            <w:delText xml:space="preserve"> </w:delText>
          </w:r>
          <w:r w:rsidR="00C01A09" w:rsidRPr="00C01A09" w:rsidDel="00E436B7">
            <w:rPr>
              <w:rFonts w:ascii="Noto Sans CJK KR Regular" w:eastAsia="Noto Sans CJK KR Regular" w:hAnsi="Noto Sans CJK KR Regular" w:cs="Arial Unicode MS" w:hint="eastAsia"/>
              <w:sz w:val="18"/>
              <w:szCs w:val="18"/>
              <w:rPrChange w:id="87" w:author="정영재 (Youngjae Jeong)" w:date="2026-01-06T14:42:00Z">
                <w:rPr>
                  <w:rFonts w:hint="eastAsia"/>
                </w:rPr>
              </w:rPrChange>
            </w:rPr>
            <w:delText>하며</w:delText>
          </w:r>
          <w:r w:rsidR="00C01A09" w:rsidRPr="00C01A09" w:rsidDel="00E436B7">
            <w:rPr>
              <w:rFonts w:ascii="Noto Sans CJK KR Regular" w:eastAsia="Noto Sans CJK KR Regular" w:hAnsi="Noto Sans CJK KR Regular" w:cs="Arial Unicode MS"/>
              <w:sz w:val="18"/>
              <w:szCs w:val="18"/>
              <w:rPrChange w:id="88" w:author="정영재 (Youngjae Jeong)" w:date="2026-01-06T14:42:00Z">
                <w:rPr/>
              </w:rPrChange>
            </w:rPr>
            <w:delText xml:space="preserve">, </w:delText>
          </w:r>
          <w:r w:rsidR="00C01A09" w:rsidRPr="00C01A09" w:rsidDel="00E436B7">
            <w:rPr>
              <w:rFonts w:ascii="Noto Sans CJK KR Regular" w:eastAsia="Noto Sans CJK KR Regular" w:hAnsi="Noto Sans CJK KR Regular" w:cs="Arial Unicode MS" w:hint="eastAsia"/>
              <w:sz w:val="18"/>
              <w:szCs w:val="18"/>
              <w:rPrChange w:id="89" w:author="정영재 (Youngjae Jeong)" w:date="2026-01-06T14:42:00Z">
                <w:rPr>
                  <w:rFonts w:hint="eastAsia"/>
                </w:rPr>
              </w:rPrChange>
            </w:rPr>
            <w:delText>회원의</w:delText>
          </w:r>
          <w:r w:rsidR="00C01A09" w:rsidRPr="00C01A09" w:rsidDel="00E436B7">
            <w:rPr>
              <w:rFonts w:ascii="Noto Sans CJK KR Regular" w:eastAsia="Noto Sans CJK KR Regular" w:hAnsi="Noto Sans CJK KR Regular" w:cs="Arial Unicode MS"/>
              <w:sz w:val="18"/>
              <w:szCs w:val="18"/>
              <w:rPrChange w:id="90" w:author="정영재 (Youngjae Jeong)" w:date="2026-01-06T14:42:00Z">
                <w:rPr/>
              </w:rPrChange>
            </w:rPr>
            <w:delText xml:space="preserve"> </w:delText>
          </w:r>
          <w:r w:rsidR="00C01A09" w:rsidRPr="00C01A09" w:rsidDel="00E436B7">
            <w:rPr>
              <w:rFonts w:ascii="Noto Sans CJK KR Regular" w:eastAsia="Noto Sans CJK KR Regular" w:hAnsi="Noto Sans CJK KR Regular" w:cs="Arial Unicode MS" w:hint="eastAsia"/>
              <w:sz w:val="18"/>
              <w:szCs w:val="18"/>
              <w:rPrChange w:id="91" w:author="정영재 (Youngjae Jeong)" w:date="2026-01-06T14:42:00Z">
                <w:rPr>
                  <w:rFonts w:hint="eastAsia"/>
                </w:rPr>
              </w:rPrChange>
            </w:rPr>
            <w:delText>문의</w:delText>
          </w:r>
          <w:r w:rsidR="00C01A09" w:rsidRPr="00C01A09" w:rsidDel="00E436B7">
            <w:rPr>
              <w:rFonts w:ascii="Noto Sans CJK KR Regular" w:eastAsia="Noto Sans CJK KR Regular" w:hAnsi="Noto Sans CJK KR Regular" w:cs="Arial Unicode MS"/>
              <w:sz w:val="18"/>
              <w:szCs w:val="18"/>
              <w:rPrChange w:id="92" w:author="정영재 (Youngjae Jeong)" w:date="2026-01-06T14:42:00Z">
                <w:rPr/>
              </w:rPrChange>
            </w:rPr>
            <w:delText xml:space="preserve"> </w:delText>
          </w:r>
          <w:r w:rsidR="00C01A09" w:rsidRPr="00C01A09" w:rsidDel="00E436B7">
            <w:rPr>
              <w:rFonts w:ascii="Noto Sans CJK KR Regular" w:eastAsia="Noto Sans CJK KR Regular" w:hAnsi="Noto Sans CJK KR Regular" w:cs="Arial Unicode MS" w:hint="eastAsia"/>
              <w:sz w:val="18"/>
              <w:szCs w:val="18"/>
              <w:rPrChange w:id="93" w:author="정영재 (Youngjae Jeong)" w:date="2026-01-06T14:42:00Z">
                <w:rPr>
                  <w:rFonts w:hint="eastAsia"/>
                </w:rPr>
              </w:rPrChange>
            </w:rPr>
            <w:delText>및</w:delText>
          </w:r>
          <w:r w:rsidR="00C01A09" w:rsidRPr="00C01A09" w:rsidDel="00E436B7">
            <w:rPr>
              <w:rFonts w:ascii="Noto Sans CJK KR Regular" w:eastAsia="Noto Sans CJK KR Regular" w:hAnsi="Noto Sans CJK KR Regular" w:cs="Arial Unicode MS"/>
              <w:sz w:val="18"/>
              <w:szCs w:val="18"/>
              <w:rPrChange w:id="94" w:author="정영재 (Youngjae Jeong)" w:date="2026-01-06T14:42:00Z">
                <w:rPr/>
              </w:rPrChange>
            </w:rPr>
            <w:delText xml:space="preserve"> </w:delText>
          </w:r>
          <w:r w:rsidR="00C01A09" w:rsidRPr="00C01A09" w:rsidDel="00E436B7">
            <w:rPr>
              <w:rFonts w:ascii="Noto Sans CJK KR Regular" w:eastAsia="Noto Sans CJK KR Regular" w:hAnsi="Noto Sans CJK KR Regular" w:cs="Arial Unicode MS" w:hint="eastAsia"/>
              <w:sz w:val="18"/>
              <w:szCs w:val="18"/>
              <w:rPrChange w:id="95" w:author="정영재 (Youngjae Jeong)" w:date="2026-01-06T14:42:00Z">
                <w:rPr>
                  <w:rFonts w:hint="eastAsia"/>
                </w:rPr>
              </w:rPrChange>
            </w:rPr>
            <w:delText>요청사항에</w:delText>
          </w:r>
          <w:r w:rsidR="00C01A09" w:rsidRPr="00C01A09" w:rsidDel="00E436B7">
            <w:rPr>
              <w:rFonts w:ascii="Noto Sans CJK KR Regular" w:eastAsia="Noto Sans CJK KR Regular" w:hAnsi="Noto Sans CJK KR Regular" w:cs="Arial Unicode MS"/>
              <w:sz w:val="18"/>
              <w:szCs w:val="18"/>
              <w:rPrChange w:id="96" w:author="정영재 (Youngjae Jeong)" w:date="2026-01-06T14:42:00Z">
                <w:rPr/>
              </w:rPrChange>
            </w:rPr>
            <w:delText xml:space="preserve"> </w:delText>
          </w:r>
          <w:r w:rsidR="00C01A09" w:rsidRPr="00C01A09" w:rsidDel="00E436B7">
            <w:rPr>
              <w:rFonts w:ascii="Noto Sans CJK KR Regular" w:eastAsia="Noto Sans CJK KR Regular" w:hAnsi="Noto Sans CJK KR Regular" w:cs="Arial Unicode MS" w:hint="eastAsia"/>
              <w:sz w:val="18"/>
              <w:szCs w:val="18"/>
              <w:rPrChange w:id="97" w:author="정영재 (Youngjae Jeong)" w:date="2026-01-06T14:42:00Z">
                <w:rPr>
                  <w:rFonts w:hint="eastAsia"/>
                </w:rPr>
              </w:rPrChange>
            </w:rPr>
            <w:delText>대한</w:delText>
          </w:r>
          <w:r w:rsidR="00C01A09" w:rsidRPr="00C01A09" w:rsidDel="00E436B7">
            <w:rPr>
              <w:rFonts w:ascii="Noto Sans CJK KR Regular" w:eastAsia="Noto Sans CJK KR Regular" w:hAnsi="Noto Sans CJK KR Regular" w:cs="Arial Unicode MS"/>
              <w:sz w:val="18"/>
              <w:szCs w:val="18"/>
              <w:rPrChange w:id="98" w:author="정영재 (Youngjae Jeong)" w:date="2026-01-06T14:42:00Z">
                <w:rPr/>
              </w:rPrChange>
            </w:rPr>
            <w:delText xml:space="preserve"> </w:delText>
          </w:r>
          <w:r w:rsidR="00C01A09" w:rsidRPr="00C01A09" w:rsidDel="00E436B7">
            <w:rPr>
              <w:rFonts w:ascii="Noto Sans CJK KR Regular" w:eastAsia="Noto Sans CJK KR Regular" w:hAnsi="Noto Sans CJK KR Regular" w:cs="Arial Unicode MS" w:hint="eastAsia"/>
              <w:sz w:val="18"/>
              <w:szCs w:val="18"/>
              <w:rPrChange w:id="99" w:author="정영재 (Youngjae Jeong)" w:date="2026-01-06T14:42:00Z">
                <w:rPr>
                  <w:rFonts w:hint="eastAsia"/>
                </w:rPr>
              </w:rPrChange>
            </w:rPr>
            <w:delText>답변을</w:delText>
          </w:r>
          <w:r w:rsidR="00C01A09" w:rsidRPr="00C01A09" w:rsidDel="00E436B7">
            <w:rPr>
              <w:rFonts w:ascii="Noto Sans CJK KR Regular" w:eastAsia="Noto Sans CJK KR Regular" w:hAnsi="Noto Sans CJK KR Regular" w:cs="Arial Unicode MS"/>
              <w:sz w:val="18"/>
              <w:szCs w:val="18"/>
              <w:rPrChange w:id="100" w:author="정영재 (Youngjae Jeong)" w:date="2026-01-06T14:42:00Z">
                <w:rPr/>
              </w:rPrChange>
            </w:rPr>
            <w:delText xml:space="preserve"> </w:delText>
          </w:r>
          <w:r w:rsidR="00C01A09" w:rsidRPr="00C01A09" w:rsidDel="00E436B7">
            <w:rPr>
              <w:rFonts w:ascii="Noto Sans CJK KR Regular" w:eastAsia="Noto Sans CJK KR Regular" w:hAnsi="Noto Sans CJK KR Regular" w:cs="Arial Unicode MS" w:hint="eastAsia"/>
              <w:sz w:val="18"/>
              <w:szCs w:val="18"/>
              <w:rPrChange w:id="101" w:author="정영재 (Youngjae Jeong)" w:date="2026-01-06T14:42:00Z">
                <w:rPr>
                  <w:rFonts w:hint="eastAsia"/>
                </w:rPr>
              </w:rPrChange>
            </w:rPr>
            <w:delText>포함하여</w:delText>
          </w:r>
          <w:r w:rsidR="00C01A09" w:rsidRPr="00C01A09" w:rsidDel="00E436B7">
            <w:rPr>
              <w:rFonts w:ascii="Noto Sans CJK KR Regular" w:eastAsia="Noto Sans CJK KR Regular" w:hAnsi="Noto Sans CJK KR Regular" w:cs="Arial Unicode MS"/>
              <w:sz w:val="18"/>
              <w:szCs w:val="18"/>
              <w:rPrChange w:id="102" w:author="정영재 (Youngjae Jeong)" w:date="2026-01-06T14:42:00Z">
                <w:rPr/>
              </w:rPrChange>
            </w:rPr>
            <w:delText xml:space="preserve"> </w:delText>
          </w:r>
          <w:r w:rsidR="00C01A09" w:rsidRPr="00C01A09" w:rsidDel="00E436B7">
            <w:rPr>
              <w:rFonts w:ascii="Noto Sans CJK KR Regular" w:eastAsia="Noto Sans CJK KR Regular" w:hAnsi="Noto Sans CJK KR Regular" w:cs="Arial Unicode MS" w:hint="eastAsia"/>
              <w:sz w:val="18"/>
              <w:szCs w:val="18"/>
              <w:rPrChange w:id="103" w:author="정영재 (Youngjae Jeong)" w:date="2026-01-06T14:42:00Z">
                <w:rPr>
                  <w:rFonts w:hint="eastAsia"/>
                </w:rPr>
              </w:rPrChange>
            </w:rPr>
            <w:delText>제안서</w:delText>
          </w:r>
          <w:r w:rsidR="00C01A09" w:rsidRPr="00C01A09" w:rsidDel="00E436B7">
            <w:rPr>
              <w:rFonts w:ascii="Noto Sans CJK KR Regular" w:eastAsia="Noto Sans CJK KR Regular" w:hAnsi="Noto Sans CJK KR Regular" w:cs="Arial Unicode MS"/>
              <w:sz w:val="18"/>
              <w:szCs w:val="18"/>
              <w:rPrChange w:id="104" w:author="정영재 (Youngjae Jeong)" w:date="2026-01-06T14:42:00Z">
                <w:rPr/>
              </w:rPrChange>
            </w:rPr>
            <w:delText xml:space="preserve">, </w:delText>
          </w:r>
          <w:r w:rsidR="00C01A09" w:rsidRPr="00C01A09" w:rsidDel="00E436B7">
            <w:rPr>
              <w:rFonts w:ascii="Noto Sans CJK KR Regular" w:eastAsia="Noto Sans CJK KR Regular" w:hAnsi="Noto Sans CJK KR Regular" w:cs="Arial Unicode MS" w:hint="eastAsia"/>
              <w:sz w:val="18"/>
              <w:szCs w:val="18"/>
              <w:rPrChange w:id="105" w:author="정영재 (Youngjae Jeong)" w:date="2026-01-06T14:42:00Z">
                <w:rPr>
                  <w:rFonts w:hint="eastAsia"/>
                </w:rPr>
              </w:rPrChange>
            </w:rPr>
            <w:delText>도면</w:delText>
          </w:r>
          <w:r w:rsidR="00C01A09" w:rsidRPr="00C01A09" w:rsidDel="00E436B7">
            <w:rPr>
              <w:rFonts w:ascii="Noto Sans CJK KR Regular" w:eastAsia="Noto Sans CJK KR Regular" w:hAnsi="Noto Sans CJK KR Regular" w:cs="Arial Unicode MS"/>
              <w:sz w:val="18"/>
              <w:szCs w:val="18"/>
              <w:rPrChange w:id="106" w:author="정영재 (Youngjae Jeong)" w:date="2026-01-06T14:42:00Z">
                <w:rPr/>
              </w:rPrChange>
            </w:rPr>
            <w:delText xml:space="preserve">, 3D </w:delText>
          </w:r>
          <w:r w:rsidR="00C01A09" w:rsidRPr="00C01A09" w:rsidDel="00E436B7">
            <w:rPr>
              <w:rFonts w:ascii="Noto Sans CJK KR Regular" w:eastAsia="Noto Sans CJK KR Regular" w:hAnsi="Noto Sans CJK KR Regular" w:cs="Arial Unicode MS" w:hint="eastAsia"/>
              <w:sz w:val="18"/>
              <w:szCs w:val="18"/>
              <w:rPrChange w:id="107" w:author="정영재 (Youngjae Jeong)" w:date="2026-01-06T14:42:00Z">
                <w:rPr>
                  <w:rFonts w:hint="eastAsia"/>
                </w:rPr>
              </w:rPrChange>
            </w:rPr>
            <w:delText>렌더링</w:delText>
          </w:r>
          <w:r w:rsidR="00C01A09" w:rsidRPr="00C01A09" w:rsidDel="00E436B7">
            <w:rPr>
              <w:rFonts w:ascii="Noto Sans CJK KR Regular" w:eastAsia="Noto Sans CJK KR Regular" w:hAnsi="Noto Sans CJK KR Regular" w:cs="Arial Unicode MS"/>
              <w:sz w:val="18"/>
              <w:szCs w:val="18"/>
              <w:rPrChange w:id="108" w:author="정영재 (Youngjae Jeong)" w:date="2026-01-06T14:42:00Z">
                <w:rPr/>
              </w:rPrChange>
            </w:rPr>
            <w:delText xml:space="preserve"> </w:delText>
          </w:r>
          <w:r w:rsidR="00C01A09" w:rsidRPr="00C01A09" w:rsidDel="00E436B7">
            <w:rPr>
              <w:rFonts w:ascii="Noto Sans CJK KR Regular" w:eastAsia="Noto Sans CJK KR Regular" w:hAnsi="Noto Sans CJK KR Regular" w:cs="Arial Unicode MS" w:hint="eastAsia"/>
              <w:sz w:val="18"/>
              <w:szCs w:val="18"/>
              <w:rPrChange w:id="109" w:author="정영재 (Youngjae Jeong)" w:date="2026-01-06T14:42:00Z">
                <w:rPr>
                  <w:rFonts w:hint="eastAsia"/>
                </w:rPr>
              </w:rPrChange>
            </w:rPr>
            <w:delText>등</w:delText>
          </w:r>
          <w:r w:rsidR="00C01A09" w:rsidRPr="00C01A09" w:rsidDel="00E436B7">
            <w:rPr>
              <w:rFonts w:ascii="Noto Sans CJK KR Regular" w:eastAsia="Noto Sans CJK KR Regular" w:hAnsi="Noto Sans CJK KR Regular" w:cs="Arial Unicode MS"/>
              <w:sz w:val="18"/>
              <w:szCs w:val="18"/>
              <w:rPrChange w:id="110" w:author="정영재 (Youngjae Jeong)" w:date="2026-01-06T14:42:00Z">
                <w:rPr/>
              </w:rPrChange>
            </w:rPr>
            <w:delText xml:space="preserve"> </w:delText>
          </w:r>
          <w:r w:rsidR="00C01A09" w:rsidRPr="00C01A09" w:rsidDel="00E436B7">
            <w:rPr>
              <w:rFonts w:ascii="Noto Sans CJK KR Regular" w:eastAsia="Noto Sans CJK KR Regular" w:hAnsi="Noto Sans CJK KR Regular" w:cs="Arial Unicode MS" w:hint="eastAsia"/>
              <w:sz w:val="18"/>
              <w:szCs w:val="18"/>
              <w:rPrChange w:id="111" w:author="정영재 (Youngjae Jeong)" w:date="2026-01-06T14:42:00Z">
                <w:rPr>
                  <w:rFonts w:hint="eastAsia"/>
                </w:rPr>
              </w:rPrChange>
            </w:rPr>
            <w:delText>회원의</w:delText>
          </w:r>
          <w:r w:rsidR="00C01A09" w:rsidRPr="00C01A09" w:rsidDel="00E436B7">
            <w:rPr>
              <w:rFonts w:ascii="Noto Sans CJK KR Regular" w:eastAsia="Noto Sans CJK KR Regular" w:hAnsi="Noto Sans CJK KR Regular" w:cs="Arial Unicode MS"/>
              <w:sz w:val="18"/>
              <w:szCs w:val="18"/>
              <w:rPrChange w:id="112" w:author="정영재 (Youngjae Jeong)" w:date="2026-01-06T14:42:00Z">
                <w:rPr/>
              </w:rPrChange>
            </w:rPr>
            <w:delText xml:space="preserve"> </w:delText>
          </w:r>
          <w:r w:rsidR="00C01A09" w:rsidRPr="00C01A09" w:rsidDel="00E436B7">
            <w:rPr>
              <w:rFonts w:ascii="Noto Sans CJK KR Regular" w:eastAsia="Noto Sans CJK KR Regular" w:hAnsi="Noto Sans CJK KR Regular" w:cs="Arial Unicode MS" w:hint="eastAsia"/>
              <w:sz w:val="18"/>
              <w:szCs w:val="18"/>
              <w:rPrChange w:id="113" w:author="정영재 (Youngjae Jeong)" w:date="2026-01-06T14:42:00Z">
                <w:rPr>
                  <w:rFonts w:hint="eastAsia"/>
                </w:rPr>
              </w:rPrChange>
            </w:rPr>
            <w:delText>이해를</w:delText>
          </w:r>
          <w:r w:rsidR="00C01A09" w:rsidRPr="00C01A09" w:rsidDel="00E436B7">
            <w:rPr>
              <w:rFonts w:ascii="Noto Sans CJK KR Regular" w:eastAsia="Noto Sans CJK KR Regular" w:hAnsi="Noto Sans CJK KR Regular" w:cs="Arial Unicode MS"/>
              <w:sz w:val="18"/>
              <w:szCs w:val="18"/>
              <w:rPrChange w:id="114" w:author="정영재 (Youngjae Jeong)" w:date="2026-01-06T14:42:00Z">
                <w:rPr/>
              </w:rPrChange>
            </w:rPr>
            <w:delText xml:space="preserve"> </w:delText>
          </w:r>
          <w:r w:rsidR="00C01A09" w:rsidRPr="00C01A09" w:rsidDel="00E436B7">
            <w:rPr>
              <w:rFonts w:ascii="Noto Sans CJK KR Regular" w:eastAsia="Noto Sans CJK KR Regular" w:hAnsi="Noto Sans CJK KR Regular" w:cs="Arial Unicode MS" w:hint="eastAsia"/>
              <w:sz w:val="18"/>
              <w:szCs w:val="18"/>
              <w:rPrChange w:id="115" w:author="정영재 (Youngjae Jeong)" w:date="2026-01-06T14:42:00Z">
                <w:rPr>
                  <w:rFonts w:hint="eastAsia"/>
                </w:rPr>
              </w:rPrChange>
            </w:rPr>
            <w:delText>돕기</w:delText>
          </w:r>
          <w:r w:rsidR="00C01A09" w:rsidRPr="00C01A09" w:rsidDel="00E436B7">
            <w:rPr>
              <w:rFonts w:ascii="Noto Sans CJK KR Regular" w:eastAsia="Noto Sans CJK KR Regular" w:hAnsi="Noto Sans CJK KR Regular" w:cs="Arial Unicode MS"/>
              <w:sz w:val="18"/>
              <w:szCs w:val="18"/>
              <w:rPrChange w:id="116" w:author="정영재 (Youngjae Jeong)" w:date="2026-01-06T14:42:00Z">
                <w:rPr/>
              </w:rPrChange>
            </w:rPr>
            <w:delText xml:space="preserve"> </w:delText>
          </w:r>
          <w:r w:rsidR="00C01A09" w:rsidRPr="00C01A09" w:rsidDel="00E436B7">
            <w:rPr>
              <w:rFonts w:ascii="Noto Sans CJK KR Regular" w:eastAsia="Noto Sans CJK KR Regular" w:hAnsi="Noto Sans CJK KR Regular" w:cs="Arial Unicode MS" w:hint="eastAsia"/>
              <w:sz w:val="18"/>
              <w:szCs w:val="18"/>
              <w:rPrChange w:id="117" w:author="정영재 (Youngjae Jeong)" w:date="2026-01-06T14:42:00Z">
                <w:rPr>
                  <w:rFonts w:hint="eastAsia"/>
                </w:rPr>
              </w:rPrChange>
            </w:rPr>
            <w:delText>위하여</w:delText>
          </w:r>
          <w:r w:rsidR="00C01A09" w:rsidRPr="00C01A09" w:rsidDel="00E436B7">
            <w:rPr>
              <w:rFonts w:ascii="Noto Sans CJK KR Regular" w:eastAsia="Noto Sans CJK KR Regular" w:hAnsi="Noto Sans CJK KR Regular" w:cs="Arial Unicode MS"/>
              <w:sz w:val="18"/>
              <w:szCs w:val="18"/>
              <w:rPrChange w:id="118" w:author="정영재 (Youngjae Jeong)" w:date="2026-01-06T14:42:00Z">
                <w:rPr/>
              </w:rPrChange>
            </w:rPr>
            <w:delText xml:space="preserve"> </w:delText>
          </w:r>
          <w:r w:rsidR="00C01A09" w:rsidRPr="00C01A09" w:rsidDel="00E436B7">
            <w:rPr>
              <w:rFonts w:ascii="Noto Sans CJK KR Regular" w:eastAsia="Noto Sans CJK KR Regular" w:hAnsi="Noto Sans CJK KR Regular" w:cs="Arial Unicode MS" w:hint="eastAsia"/>
              <w:sz w:val="18"/>
              <w:szCs w:val="18"/>
              <w:rPrChange w:id="119" w:author="정영재 (Youngjae Jeong)" w:date="2026-01-06T14:42:00Z">
                <w:rPr>
                  <w:rFonts w:hint="eastAsia"/>
                </w:rPr>
              </w:rPrChange>
            </w:rPr>
            <w:delText>제공되는</w:delText>
          </w:r>
          <w:r w:rsidR="00C01A09" w:rsidRPr="00C01A09" w:rsidDel="00E436B7">
            <w:rPr>
              <w:rFonts w:ascii="Noto Sans CJK KR Regular" w:eastAsia="Noto Sans CJK KR Regular" w:hAnsi="Noto Sans CJK KR Regular" w:cs="Arial Unicode MS"/>
              <w:sz w:val="18"/>
              <w:szCs w:val="18"/>
              <w:rPrChange w:id="120" w:author="정영재 (Youngjae Jeong)" w:date="2026-01-06T14:42:00Z">
                <w:rPr/>
              </w:rPrChange>
            </w:rPr>
            <w:delText xml:space="preserve"> </w:delText>
          </w:r>
          <w:r w:rsidR="00C01A09" w:rsidRPr="00C01A09" w:rsidDel="00E436B7">
            <w:rPr>
              <w:rFonts w:ascii="Noto Sans CJK KR Regular" w:eastAsia="Noto Sans CJK KR Regular" w:hAnsi="Noto Sans CJK KR Regular" w:cs="Arial Unicode MS" w:hint="eastAsia"/>
              <w:sz w:val="18"/>
              <w:szCs w:val="18"/>
              <w:rPrChange w:id="121" w:author="정영재 (Youngjae Jeong)" w:date="2026-01-06T14:42:00Z">
                <w:rPr>
                  <w:rFonts w:hint="eastAsia"/>
                </w:rPr>
              </w:rPrChange>
            </w:rPr>
            <w:delText>모든</w:delText>
          </w:r>
          <w:r w:rsidR="00C01A09" w:rsidRPr="00C01A09" w:rsidDel="00E436B7">
            <w:rPr>
              <w:rFonts w:ascii="Noto Sans CJK KR Regular" w:eastAsia="Noto Sans CJK KR Regular" w:hAnsi="Noto Sans CJK KR Regular" w:cs="Arial Unicode MS"/>
              <w:sz w:val="18"/>
              <w:szCs w:val="18"/>
              <w:rPrChange w:id="122" w:author="정영재 (Youngjae Jeong)" w:date="2026-01-06T14:42:00Z">
                <w:rPr/>
              </w:rPrChange>
            </w:rPr>
            <w:delText xml:space="preserve"> </w:delText>
          </w:r>
          <w:r w:rsidR="00C01A09" w:rsidRPr="00C01A09" w:rsidDel="00E436B7">
            <w:rPr>
              <w:rFonts w:ascii="Noto Sans CJK KR Regular" w:eastAsia="Noto Sans CJK KR Regular" w:hAnsi="Noto Sans CJK KR Regular" w:cs="Arial Unicode MS" w:hint="eastAsia"/>
              <w:sz w:val="18"/>
              <w:szCs w:val="18"/>
              <w:rPrChange w:id="123" w:author="정영재 (Youngjae Jeong)" w:date="2026-01-06T14:42:00Z">
                <w:rPr>
                  <w:rFonts w:hint="eastAsia"/>
                </w:rPr>
              </w:rPrChange>
            </w:rPr>
            <w:delText>관련</w:delText>
          </w:r>
          <w:r w:rsidR="00C01A09" w:rsidRPr="00C01A09" w:rsidDel="00E436B7">
            <w:rPr>
              <w:rFonts w:ascii="Noto Sans CJK KR Regular" w:eastAsia="Noto Sans CJK KR Regular" w:hAnsi="Noto Sans CJK KR Regular" w:cs="Arial Unicode MS"/>
              <w:sz w:val="18"/>
              <w:szCs w:val="18"/>
              <w:rPrChange w:id="124" w:author="정영재 (Youngjae Jeong)" w:date="2026-01-06T14:42:00Z">
                <w:rPr/>
              </w:rPrChange>
            </w:rPr>
            <w:delText xml:space="preserve"> </w:delText>
          </w:r>
          <w:r w:rsidR="00C01A09" w:rsidRPr="00C01A09" w:rsidDel="00E436B7">
            <w:rPr>
              <w:rFonts w:ascii="Noto Sans CJK KR Regular" w:eastAsia="Noto Sans CJK KR Regular" w:hAnsi="Noto Sans CJK KR Regular" w:cs="Arial Unicode MS" w:hint="eastAsia"/>
              <w:sz w:val="18"/>
              <w:szCs w:val="18"/>
              <w:rPrChange w:id="125" w:author="정영재 (Youngjae Jeong)" w:date="2026-01-06T14:42:00Z">
                <w:rPr>
                  <w:rFonts w:hint="eastAsia"/>
                </w:rPr>
              </w:rPrChange>
            </w:rPr>
            <w:delText>용역의</w:delText>
          </w:r>
          <w:r w:rsidR="00C01A09" w:rsidRPr="00C01A09" w:rsidDel="00E436B7">
            <w:rPr>
              <w:rFonts w:ascii="Noto Sans CJK KR Regular" w:eastAsia="Noto Sans CJK KR Regular" w:hAnsi="Noto Sans CJK KR Regular" w:cs="Arial Unicode MS"/>
              <w:sz w:val="18"/>
              <w:szCs w:val="18"/>
              <w:rPrChange w:id="126" w:author="정영재 (Youngjae Jeong)" w:date="2026-01-06T14:42:00Z">
                <w:rPr/>
              </w:rPrChange>
            </w:rPr>
            <w:delText xml:space="preserve"> </w:delText>
          </w:r>
          <w:r w:rsidR="00C01A09" w:rsidRPr="00C01A09" w:rsidDel="00E436B7">
            <w:rPr>
              <w:rFonts w:ascii="Noto Sans CJK KR Regular" w:eastAsia="Noto Sans CJK KR Regular" w:hAnsi="Noto Sans CJK KR Regular" w:cs="Arial Unicode MS" w:hint="eastAsia"/>
              <w:sz w:val="18"/>
              <w:szCs w:val="18"/>
              <w:rPrChange w:id="127" w:author="정영재 (Youngjae Jeong)" w:date="2026-01-06T14:42:00Z">
                <w:rPr>
                  <w:rFonts w:hint="eastAsia"/>
                </w:rPr>
              </w:rPrChange>
            </w:rPr>
            <w:delText>결과물을</w:delText>
          </w:r>
          <w:r w:rsidR="00C01A09" w:rsidRPr="00C01A09" w:rsidDel="00E436B7">
            <w:rPr>
              <w:rFonts w:ascii="Noto Sans CJK KR Regular" w:eastAsia="Noto Sans CJK KR Regular" w:hAnsi="Noto Sans CJK KR Regular" w:cs="Arial Unicode MS"/>
              <w:sz w:val="18"/>
              <w:szCs w:val="18"/>
              <w:rPrChange w:id="128" w:author="정영재 (Youngjae Jeong)" w:date="2026-01-06T14:42:00Z">
                <w:rPr/>
              </w:rPrChange>
            </w:rPr>
            <w:delText xml:space="preserve"> </w:delText>
          </w:r>
          <w:r w:rsidR="00C01A09" w:rsidRPr="00C01A09" w:rsidDel="00E436B7">
            <w:rPr>
              <w:rFonts w:ascii="Noto Sans CJK KR Regular" w:eastAsia="Noto Sans CJK KR Regular" w:hAnsi="Noto Sans CJK KR Regular" w:cs="Arial Unicode MS" w:hint="eastAsia"/>
              <w:sz w:val="18"/>
              <w:szCs w:val="18"/>
              <w:rPrChange w:id="129" w:author="정영재 (Youngjae Jeong)" w:date="2026-01-06T14:42:00Z">
                <w:rPr>
                  <w:rFonts w:hint="eastAsia"/>
                </w:rPr>
              </w:rPrChange>
            </w:rPr>
            <w:delText>충실히</w:delText>
          </w:r>
          <w:r w:rsidR="00C01A09" w:rsidRPr="00C01A09" w:rsidDel="00E436B7">
            <w:rPr>
              <w:rFonts w:ascii="Noto Sans CJK KR Regular" w:eastAsia="Noto Sans CJK KR Regular" w:hAnsi="Noto Sans CJK KR Regular" w:cs="Arial Unicode MS"/>
              <w:sz w:val="18"/>
              <w:szCs w:val="18"/>
              <w:rPrChange w:id="130" w:author="정영재 (Youngjae Jeong)" w:date="2026-01-06T14:42:00Z">
                <w:rPr/>
              </w:rPrChange>
            </w:rPr>
            <w:delText xml:space="preserve"> </w:delText>
          </w:r>
          <w:r w:rsidR="00C01A09" w:rsidRPr="00C01A09" w:rsidDel="00E436B7">
            <w:rPr>
              <w:rFonts w:ascii="Noto Sans CJK KR Regular" w:eastAsia="Noto Sans CJK KR Regular" w:hAnsi="Noto Sans CJK KR Regular" w:cs="Arial Unicode MS" w:hint="eastAsia"/>
              <w:sz w:val="18"/>
              <w:szCs w:val="18"/>
              <w:rPrChange w:id="131" w:author="정영재 (Youngjae Jeong)" w:date="2026-01-06T14:42:00Z">
                <w:rPr>
                  <w:rFonts w:hint="eastAsia"/>
                </w:rPr>
              </w:rPrChange>
            </w:rPr>
            <w:delText>제공하여야</w:delText>
          </w:r>
          <w:r w:rsidR="00C01A09" w:rsidRPr="00C01A09" w:rsidDel="00E436B7">
            <w:rPr>
              <w:rFonts w:ascii="Noto Sans CJK KR Regular" w:eastAsia="Noto Sans CJK KR Regular" w:hAnsi="Noto Sans CJK KR Regular" w:cs="Arial Unicode MS"/>
              <w:sz w:val="18"/>
              <w:szCs w:val="18"/>
              <w:rPrChange w:id="132" w:author="정영재 (Youngjae Jeong)" w:date="2026-01-06T14:42:00Z">
                <w:rPr/>
              </w:rPrChange>
            </w:rPr>
            <w:delText xml:space="preserve"> </w:delText>
          </w:r>
          <w:r w:rsidR="00C01A09" w:rsidRPr="00C01A09" w:rsidDel="00E436B7">
            <w:rPr>
              <w:rFonts w:ascii="Noto Sans CJK KR Regular" w:eastAsia="Noto Sans CJK KR Regular" w:hAnsi="Noto Sans CJK KR Regular" w:cs="Arial Unicode MS" w:hint="eastAsia"/>
              <w:sz w:val="18"/>
              <w:szCs w:val="18"/>
              <w:rPrChange w:id="133" w:author="정영재 (Youngjae Jeong)" w:date="2026-01-06T14:42:00Z">
                <w:rPr>
                  <w:rFonts w:hint="eastAsia"/>
                </w:rPr>
              </w:rPrChange>
            </w:rPr>
            <w:delText>한다</w:delText>
          </w:r>
          <w:r w:rsidR="00C01A09" w:rsidDel="00E436B7">
            <w:rPr>
              <w:rFonts w:ascii="Noto Sans CJK KR Regular" w:eastAsia="Noto Sans CJK KR Regular" w:hAnsi="Noto Sans CJK KR Regular" w:cs="Arial Unicode MS" w:hint="eastAsia"/>
              <w:sz w:val="18"/>
              <w:szCs w:val="18"/>
            </w:rPr>
            <w:delText>.</w:delText>
          </w:r>
        </w:del>
      </w:ins>
      <w:del w:id="134" w:author="윤현정 (Hyunjeong Yoon)" w:date="2026-02-26T10:49:00Z">
        <w:r w:rsidRPr="00124595" w:rsidDel="00E436B7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delText>회원이</w:delText>
        </w:r>
        <w:r w:rsidRPr="00124595" w:rsidDel="00E436B7">
          <w:rPr>
            <w:rFonts w:ascii="Noto Sans CJK KR Regular" w:eastAsia="Noto Sans CJK KR Regular" w:hAnsi="Noto Sans CJK KR Regular" w:cs="Arial Unicode MS"/>
            <w:sz w:val="18"/>
            <w:szCs w:val="18"/>
          </w:rPr>
          <w:delText xml:space="preserve"> </w:delText>
        </w:r>
        <w:r w:rsidRPr="00124595" w:rsidDel="00E436B7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delText>요청한</w:delText>
        </w:r>
        <w:r w:rsidRPr="00124595" w:rsidDel="00E436B7">
          <w:rPr>
            <w:rFonts w:ascii="Noto Sans CJK KR Regular" w:eastAsia="Noto Sans CJK KR Regular" w:hAnsi="Noto Sans CJK KR Regular" w:cs="Arial Unicode MS"/>
            <w:sz w:val="18"/>
            <w:szCs w:val="18"/>
          </w:rPr>
          <w:delText xml:space="preserve"> </w:delText>
        </w:r>
        <w:r w:rsidR="00FE5954" w:rsidRPr="00124595" w:rsidDel="00E436B7">
          <w:rPr>
            <w:rFonts w:ascii="Noto Sans CJK KR Regular" w:eastAsia="Noto Sans CJK KR Regular" w:hAnsi="Noto Sans CJK KR Regular" w:cs="Arial Unicode MS"/>
            <w:sz w:val="18"/>
            <w:szCs w:val="18"/>
          </w:rPr>
          <w:delText>PLANNING SERVICE PRO</w:delText>
        </w:r>
        <w:r w:rsidR="0033370F" w:rsidRPr="00124595" w:rsidDel="00E436B7">
          <w:rPr>
            <w:rFonts w:ascii="Noto Sans CJK KR Regular" w:eastAsia="Noto Sans CJK KR Regular" w:hAnsi="Noto Sans CJK KR Regular" w:cs="Arial Unicode MS"/>
            <w:sz w:val="18"/>
            <w:szCs w:val="18"/>
          </w:rPr>
          <w:delText xml:space="preserve"> (</w:delText>
        </w:r>
        <w:r w:rsidR="0033370F" w:rsidRPr="00124595" w:rsidDel="00E436B7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delText>해당</w:delText>
        </w:r>
        <w:r w:rsidR="0033370F" w:rsidRPr="00124595" w:rsidDel="00E436B7">
          <w:rPr>
            <w:rFonts w:ascii="Noto Sans CJK KR Regular" w:eastAsia="Noto Sans CJK KR Regular" w:hAnsi="Noto Sans CJK KR Regular" w:cs="Arial Unicode MS"/>
            <w:sz w:val="18"/>
            <w:szCs w:val="18"/>
          </w:rPr>
          <w:delText xml:space="preserve"> </w:delText>
        </w:r>
        <w:r w:rsidR="0033370F" w:rsidRPr="00124595" w:rsidDel="00E436B7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delText>서비스명은</w:delText>
        </w:r>
        <w:r w:rsidR="0033370F" w:rsidRPr="00124595" w:rsidDel="00E436B7">
          <w:rPr>
            <w:rFonts w:ascii="Noto Sans CJK KR Regular" w:eastAsia="Noto Sans CJK KR Regular" w:hAnsi="Noto Sans CJK KR Regular" w:cs="Arial Unicode MS"/>
            <w:sz w:val="18"/>
            <w:szCs w:val="18"/>
          </w:rPr>
          <w:delText xml:space="preserve"> </w:delText>
        </w:r>
        <w:r w:rsidR="0033370F" w:rsidRPr="00124595" w:rsidDel="00E436B7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delText>변경될</w:delText>
        </w:r>
        <w:r w:rsidR="0033370F" w:rsidRPr="00124595" w:rsidDel="00E436B7">
          <w:rPr>
            <w:rFonts w:ascii="Noto Sans CJK KR Regular" w:eastAsia="Noto Sans CJK KR Regular" w:hAnsi="Noto Sans CJK KR Regular" w:cs="Arial Unicode MS"/>
            <w:sz w:val="18"/>
            <w:szCs w:val="18"/>
          </w:rPr>
          <w:delText xml:space="preserve"> </w:delText>
        </w:r>
        <w:r w:rsidR="0033370F" w:rsidRPr="00124595" w:rsidDel="00E436B7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delText>수</w:delText>
        </w:r>
        <w:r w:rsidR="0033370F" w:rsidRPr="00124595" w:rsidDel="00E436B7">
          <w:rPr>
            <w:rFonts w:ascii="Noto Sans CJK KR Regular" w:eastAsia="Noto Sans CJK KR Regular" w:hAnsi="Noto Sans CJK KR Regular" w:cs="Arial Unicode MS"/>
            <w:sz w:val="18"/>
            <w:szCs w:val="18"/>
          </w:rPr>
          <w:delText xml:space="preserve"> </w:delText>
        </w:r>
        <w:r w:rsidR="0033370F" w:rsidRPr="00124595" w:rsidDel="00E436B7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delText>있으며</w:delText>
        </w:r>
        <w:r w:rsidR="0033370F" w:rsidRPr="00124595" w:rsidDel="00E436B7">
          <w:rPr>
            <w:rFonts w:ascii="Noto Sans CJK KR Regular" w:eastAsia="Noto Sans CJK KR Regular" w:hAnsi="Noto Sans CJK KR Regular" w:cs="Arial Unicode MS"/>
            <w:sz w:val="18"/>
            <w:szCs w:val="18"/>
          </w:rPr>
          <w:delText xml:space="preserve">, </w:delText>
        </w:r>
        <w:r w:rsidR="0033370F" w:rsidRPr="00124595" w:rsidDel="00E436B7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delText>서비스명</w:delText>
        </w:r>
        <w:r w:rsidR="0033370F" w:rsidRPr="00124595" w:rsidDel="00E436B7">
          <w:rPr>
            <w:rFonts w:ascii="Noto Sans CJK KR Regular" w:eastAsia="Noto Sans CJK KR Regular" w:hAnsi="Noto Sans CJK KR Regular" w:cs="Arial Unicode MS"/>
            <w:sz w:val="18"/>
            <w:szCs w:val="18"/>
          </w:rPr>
          <w:delText xml:space="preserve"> </w:delText>
        </w:r>
        <w:r w:rsidR="0033370F" w:rsidRPr="00124595" w:rsidDel="00E436B7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delText>변경의</w:delText>
        </w:r>
        <w:r w:rsidR="0033370F" w:rsidRPr="00124595" w:rsidDel="00E436B7">
          <w:rPr>
            <w:rFonts w:ascii="Noto Sans CJK KR Regular" w:eastAsia="Noto Sans CJK KR Regular" w:hAnsi="Noto Sans CJK KR Regular" w:cs="Arial Unicode MS"/>
            <w:sz w:val="18"/>
            <w:szCs w:val="18"/>
          </w:rPr>
          <w:delText xml:space="preserve"> </w:delText>
        </w:r>
        <w:r w:rsidR="0033370F" w:rsidRPr="00124595" w:rsidDel="00E436B7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delText>경우</w:delText>
        </w:r>
        <w:r w:rsidR="0033370F" w:rsidRPr="00124595" w:rsidDel="00E436B7">
          <w:rPr>
            <w:rFonts w:ascii="Noto Sans CJK KR Regular" w:eastAsia="Noto Sans CJK KR Regular" w:hAnsi="Noto Sans CJK KR Regular" w:cs="Arial Unicode MS"/>
            <w:sz w:val="18"/>
            <w:szCs w:val="18"/>
          </w:rPr>
          <w:delText xml:space="preserve"> </w:delText>
        </w:r>
        <w:r w:rsidR="0033370F" w:rsidRPr="00124595" w:rsidDel="00E436B7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delText>데스커</w:delText>
        </w:r>
        <w:r w:rsidR="0033370F" w:rsidRPr="00124595" w:rsidDel="00E436B7">
          <w:rPr>
            <w:rFonts w:ascii="Noto Sans CJK KR Regular" w:eastAsia="Noto Sans CJK KR Regular" w:hAnsi="Noto Sans CJK KR Regular" w:cs="Arial Unicode MS"/>
            <w:sz w:val="18"/>
            <w:szCs w:val="18"/>
          </w:rPr>
          <w:delText xml:space="preserve"> </w:delText>
        </w:r>
        <w:r w:rsidR="0033370F" w:rsidRPr="00124595" w:rsidDel="00E436B7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delText>홈페이지</w:delText>
        </w:r>
        <w:r w:rsidR="0033370F" w:rsidRPr="00124595" w:rsidDel="00E436B7">
          <w:rPr>
            <w:rFonts w:ascii="Noto Sans CJK KR Regular" w:eastAsia="Noto Sans CJK KR Regular" w:hAnsi="Noto Sans CJK KR Regular" w:cs="Arial Unicode MS"/>
            <w:sz w:val="18"/>
            <w:szCs w:val="18"/>
          </w:rPr>
          <w:delText>(</w:delText>
        </w:r>
        <w:r w:rsidR="004774A5" w:rsidRPr="00124595" w:rsidDel="00E436B7">
          <w:rPr>
            <w:rFonts w:ascii="Noto Sans CJK KR Regular" w:eastAsia="Noto Sans CJK KR Regular" w:hAnsi="Noto Sans CJK KR Regular"/>
            <w:sz w:val="18"/>
            <w:szCs w:val="18"/>
          </w:rPr>
          <w:delText>www.desker.co.kr</w:delText>
        </w:r>
        <w:r w:rsidR="0033370F" w:rsidRPr="00124595" w:rsidDel="00E436B7">
          <w:rPr>
            <w:rFonts w:ascii="Noto Sans CJK KR Regular" w:eastAsia="Noto Sans CJK KR Regular" w:hAnsi="Noto Sans CJK KR Regular" w:cs="Arial Unicode MS"/>
            <w:sz w:val="18"/>
            <w:szCs w:val="18"/>
          </w:rPr>
          <w:delText xml:space="preserve">) </w:delText>
        </w:r>
        <w:r w:rsidR="0033370F" w:rsidRPr="00124595" w:rsidDel="00E436B7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delText>에</w:delText>
        </w:r>
        <w:r w:rsidR="0033370F" w:rsidRPr="00124595" w:rsidDel="00E436B7">
          <w:rPr>
            <w:rFonts w:ascii="Noto Sans CJK KR Regular" w:eastAsia="Noto Sans CJK KR Regular" w:hAnsi="Noto Sans CJK KR Regular" w:cs="Arial Unicode MS"/>
            <w:sz w:val="18"/>
            <w:szCs w:val="18"/>
          </w:rPr>
          <w:delText xml:space="preserve"> </w:delText>
        </w:r>
        <w:r w:rsidR="0033370F" w:rsidRPr="00124595" w:rsidDel="00E436B7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delText>기재됩니다</w:delText>
        </w:r>
        <w:r w:rsidR="0033370F" w:rsidRPr="00124595" w:rsidDel="00E436B7">
          <w:rPr>
            <w:rFonts w:ascii="Noto Sans CJK KR Regular" w:eastAsia="Noto Sans CJK KR Regular" w:hAnsi="Noto Sans CJK KR Regular" w:cs="Arial Unicode MS"/>
            <w:sz w:val="18"/>
            <w:szCs w:val="18"/>
          </w:rPr>
          <w:delText>)</w:delText>
        </w:r>
        <w:r w:rsidR="00FE5954" w:rsidRPr="00124595" w:rsidDel="00E436B7">
          <w:rPr>
            <w:rFonts w:ascii="Noto Sans CJK KR Regular" w:eastAsia="Noto Sans CJK KR Regular" w:hAnsi="Noto Sans CJK KR Regular" w:cs="Arial Unicode MS"/>
            <w:sz w:val="18"/>
            <w:szCs w:val="18"/>
          </w:rPr>
          <w:delText xml:space="preserve"> </w:delText>
        </w:r>
        <w:r w:rsidR="00FE5954" w:rsidRPr="00124595" w:rsidDel="00E436B7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delText>서비스</w:delText>
        </w:r>
        <w:r w:rsidR="009D2FE5" w:rsidRPr="00124595" w:rsidDel="00E436B7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delText>건에</w:delText>
        </w:r>
        <w:r w:rsidR="009D2FE5" w:rsidRPr="00124595" w:rsidDel="00E436B7">
          <w:rPr>
            <w:rFonts w:ascii="Noto Sans CJK KR Regular" w:eastAsia="Noto Sans CJK KR Regular" w:hAnsi="Noto Sans CJK KR Regular" w:cs="Arial Unicode MS"/>
            <w:sz w:val="18"/>
            <w:szCs w:val="18"/>
          </w:rPr>
          <w:delText xml:space="preserve"> </w:delText>
        </w:r>
        <w:r w:rsidR="009D2FE5" w:rsidRPr="00124595" w:rsidDel="00E436B7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delText>대하여</w:delText>
        </w:r>
        <w:r w:rsidR="009D2FE5" w:rsidRPr="00124595" w:rsidDel="00E436B7">
          <w:rPr>
            <w:rFonts w:ascii="Noto Sans CJK KR Regular" w:eastAsia="Noto Sans CJK KR Regular" w:hAnsi="Noto Sans CJK KR Regular" w:cs="Arial Unicode MS"/>
            <w:sz w:val="18"/>
            <w:szCs w:val="18"/>
          </w:rPr>
          <w:delText xml:space="preserve"> </w:delText>
        </w:r>
        <w:r w:rsidR="000A605A" w:rsidRPr="00124595" w:rsidDel="00E436B7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delText>성실한</w:delText>
        </w:r>
        <w:r w:rsidR="000A605A" w:rsidRPr="00124595" w:rsidDel="00E436B7">
          <w:rPr>
            <w:rFonts w:ascii="Noto Sans CJK KR Regular" w:eastAsia="Noto Sans CJK KR Regular" w:hAnsi="Noto Sans CJK KR Regular" w:cs="Arial Unicode MS"/>
            <w:sz w:val="18"/>
            <w:szCs w:val="18"/>
          </w:rPr>
          <w:delText xml:space="preserve"> </w:delText>
        </w:r>
        <w:r w:rsidR="00440467" w:rsidRPr="00124595" w:rsidDel="00E436B7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delText>컨설팅</w:delText>
        </w:r>
        <w:r w:rsidRPr="00124595" w:rsidDel="00E436B7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delText>서비스를</w:delText>
        </w:r>
        <w:r w:rsidRPr="00124595" w:rsidDel="00E436B7">
          <w:rPr>
            <w:rFonts w:ascii="Noto Sans CJK KR Regular" w:eastAsia="Noto Sans CJK KR Regular" w:hAnsi="Noto Sans CJK KR Regular" w:cs="Arial Unicode MS"/>
            <w:sz w:val="18"/>
            <w:szCs w:val="18"/>
          </w:rPr>
          <w:delText xml:space="preserve"> </w:delText>
        </w:r>
        <w:r w:rsidRPr="00124595" w:rsidDel="00E436B7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delText>제공</w:delText>
        </w:r>
        <w:r w:rsidR="000A605A" w:rsidRPr="00124595" w:rsidDel="00E436B7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delText>합니다</w:delText>
        </w:r>
        <w:r w:rsidR="000A605A" w:rsidRPr="00124595" w:rsidDel="00E436B7">
          <w:rPr>
            <w:rFonts w:ascii="Noto Sans CJK KR Regular" w:eastAsia="Noto Sans CJK KR Regular" w:hAnsi="Noto Sans CJK KR Regular" w:cs="Arial Unicode MS"/>
            <w:sz w:val="18"/>
            <w:szCs w:val="18"/>
          </w:rPr>
          <w:delText>.</w:delText>
        </w:r>
      </w:del>
    </w:p>
    <w:p w14:paraId="734FBFCA" w14:textId="2F81AD66" w:rsidR="001F2CDC" w:rsidRPr="00124595" w:rsidDel="00E436B7" w:rsidRDefault="00FE5954" w:rsidP="003529E4">
      <w:pPr>
        <w:pStyle w:val="ab"/>
        <w:numPr>
          <w:ilvl w:val="0"/>
          <w:numId w:val="39"/>
        </w:numPr>
        <w:ind w:leftChars="0"/>
        <w:rPr>
          <w:del w:id="135" w:author="윤현정 (Hyunjeong Yoon)" w:date="2026-02-26T10:49:00Z"/>
          <w:rFonts w:ascii="Noto Sans CJK KR Regular" w:eastAsia="Noto Sans CJK KR Regular" w:hAnsi="Noto Sans CJK KR Regular"/>
          <w:sz w:val="18"/>
          <w:szCs w:val="18"/>
        </w:rPr>
      </w:pPr>
      <w:del w:id="136" w:author="윤현정 (Hyunjeong Yoon)" w:date="2026-02-26T10:49:00Z">
        <w:r w:rsidRPr="00124595" w:rsidDel="00E436B7">
          <w:rPr>
            <w:rFonts w:ascii="Noto Sans CJK KR Regular" w:eastAsia="Noto Sans CJK KR Regular" w:hAnsi="Noto Sans CJK KR Regular" w:cs="Arial Unicode MS"/>
            <w:sz w:val="18"/>
            <w:szCs w:val="18"/>
          </w:rPr>
          <w:delText xml:space="preserve">PLANNING SERVICE PRO </w:delText>
        </w:r>
        <w:r w:rsidR="000A605A" w:rsidRPr="00124595" w:rsidDel="00E436B7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delText>란</w:delText>
        </w:r>
        <w:r w:rsidR="005761CA" w:rsidRPr="00124595" w:rsidDel="00E436B7">
          <w:rPr>
            <w:rFonts w:ascii="Noto Sans CJK KR Regular" w:eastAsia="Noto Sans CJK KR Regular" w:hAnsi="Noto Sans CJK KR Regular" w:cs="Arial Unicode MS"/>
            <w:sz w:val="18"/>
            <w:szCs w:val="18"/>
          </w:rPr>
          <w:delText xml:space="preserve"> </w:delText>
        </w:r>
        <w:r w:rsidR="005761CA" w:rsidRPr="00124595" w:rsidDel="00E436B7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delText>회원</w:delText>
        </w:r>
        <w:r w:rsidR="00440467" w:rsidRPr="00124595" w:rsidDel="00E436B7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delText>의</w:delText>
        </w:r>
        <w:r w:rsidR="005761CA" w:rsidRPr="00124595" w:rsidDel="00E436B7">
          <w:rPr>
            <w:rFonts w:ascii="Noto Sans CJK KR Regular" w:eastAsia="Noto Sans CJK KR Regular" w:hAnsi="Noto Sans CJK KR Regular" w:cs="Arial Unicode MS"/>
            <w:sz w:val="18"/>
            <w:szCs w:val="18"/>
          </w:rPr>
          <w:delText xml:space="preserve"> </w:delText>
        </w:r>
        <w:r w:rsidR="005761CA" w:rsidRPr="00124595" w:rsidDel="00E436B7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delText>문의</w:delText>
        </w:r>
        <w:r w:rsidR="003F3609" w:rsidRPr="00124595" w:rsidDel="00E436B7">
          <w:rPr>
            <w:rFonts w:ascii="Noto Sans CJK KR Regular" w:eastAsia="Noto Sans CJK KR Regular" w:hAnsi="Noto Sans CJK KR Regular" w:cs="Arial Unicode MS"/>
            <w:sz w:val="18"/>
            <w:szCs w:val="18"/>
          </w:rPr>
          <w:delText xml:space="preserve"> </w:delText>
        </w:r>
        <w:r w:rsidR="003F3609" w:rsidRPr="00124595" w:rsidDel="00E436B7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delText>및</w:delText>
        </w:r>
        <w:r w:rsidR="003F3609" w:rsidRPr="00124595" w:rsidDel="00E436B7">
          <w:rPr>
            <w:rFonts w:ascii="Noto Sans CJK KR Regular" w:eastAsia="Noto Sans CJK KR Regular" w:hAnsi="Noto Sans CJK KR Regular" w:cs="Arial Unicode MS"/>
            <w:sz w:val="18"/>
            <w:szCs w:val="18"/>
          </w:rPr>
          <w:delText xml:space="preserve"> </w:delText>
        </w:r>
        <w:r w:rsidR="003F3609" w:rsidRPr="00124595" w:rsidDel="00E436B7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delText>요청</w:delText>
        </w:r>
        <w:r w:rsidR="000A605A" w:rsidRPr="00124595" w:rsidDel="00E436B7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delText>사항에</w:delText>
        </w:r>
        <w:r w:rsidR="000A605A" w:rsidRPr="00124595" w:rsidDel="00E436B7">
          <w:rPr>
            <w:rFonts w:ascii="Noto Sans CJK KR Regular" w:eastAsia="Noto Sans CJK KR Regular" w:hAnsi="Noto Sans CJK KR Regular" w:cs="Arial Unicode MS"/>
            <w:sz w:val="18"/>
            <w:szCs w:val="18"/>
          </w:rPr>
          <w:delText xml:space="preserve"> </w:delText>
        </w:r>
        <w:r w:rsidR="000A605A" w:rsidRPr="00124595" w:rsidDel="00E436B7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delText>대</w:delText>
        </w:r>
        <w:r w:rsidR="00440467" w:rsidRPr="00124595" w:rsidDel="00E436B7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delText>하여</w:delText>
        </w:r>
        <w:r w:rsidR="00440467" w:rsidRPr="00124595" w:rsidDel="00E436B7">
          <w:rPr>
            <w:rFonts w:ascii="Noto Sans CJK KR Regular" w:eastAsia="Noto Sans CJK KR Regular" w:hAnsi="Noto Sans CJK KR Regular" w:cs="Arial Unicode MS"/>
            <w:sz w:val="18"/>
            <w:szCs w:val="18"/>
          </w:rPr>
          <w:delText xml:space="preserve"> DESKER MATE</w:delText>
        </w:r>
        <w:r w:rsidR="00440467" w:rsidRPr="00124595" w:rsidDel="00E436B7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delText>가</w:delText>
        </w:r>
        <w:r w:rsidR="000A605A" w:rsidRPr="00124595" w:rsidDel="00E436B7">
          <w:rPr>
            <w:rFonts w:ascii="Noto Sans CJK KR Regular" w:eastAsia="Noto Sans CJK KR Regular" w:hAnsi="Noto Sans CJK KR Regular" w:cs="Arial Unicode MS"/>
            <w:sz w:val="18"/>
            <w:szCs w:val="18"/>
          </w:rPr>
          <w:delText xml:space="preserve"> </w:delText>
        </w:r>
        <w:r w:rsidR="000A605A" w:rsidRPr="00124595" w:rsidDel="00E436B7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delText>답변</w:delText>
        </w:r>
        <w:r w:rsidR="000A605A" w:rsidRPr="00124595" w:rsidDel="00E436B7">
          <w:rPr>
            <w:rFonts w:ascii="Noto Sans CJK KR Regular" w:eastAsia="Noto Sans CJK KR Regular" w:hAnsi="Noto Sans CJK KR Regular" w:cs="Arial Unicode MS"/>
            <w:sz w:val="18"/>
            <w:szCs w:val="18"/>
          </w:rPr>
          <w:delText xml:space="preserve"> </w:delText>
        </w:r>
        <w:r w:rsidR="000A605A" w:rsidRPr="00124595" w:rsidDel="00E436B7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delText>및</w:delText>
        </w:r>
        <w:r w:rsidR="000A605A" w:rsidRPr="00124595" w:rsidDel="00E436B7">
          <w:rPr>
            <w:rFonts w:ascii="Noto Sans CJK KR Regular" w:eastAsia="Noto Sans CJK KR Regular" w:hAnsi="Noto Sans CJK KR Regular" w:cs="Arial Unicode MS"/>
            <w:sz w:val="18"/>
            <w:szCs w:val="18"/>
          </w:rPr>
          <w:delText xml:space="preserve"> </w:delText>
        </w:r>
        <w:r w:rsidR="003F3609" w:rsidRPr="00124595" w:rsidDel="00E436B7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delText>서비스를</w:delText>
        </w:r>
        <w:r w:rsidR="003F3609" w:rsidRPr="00124595" w:rsidDel="00E436B7">
          <w:rPr>
            <w:rFonts w:ascii="Noto Sans CJK KR Regular" w:eastAsia="Noto Sans CJK KR Regular" w:hAnsi="Noto Sans CJK KR Regular" w:cs="Arial Unicode MS"/>
            <w:sz w:val="18"/>
            <w:szCs w:val="18"/>
          </w:rPr>
          <w:delText xml:space="preserve"> </w:delText>
        </w:r>
        <w:r w:rsidR="000A605A" w:rsidRPr="00124595" w:rsidDel="00E436B7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delText>제공하는</w:delText>
        </w:r>
        <w:r w:rsidR="000A605A" w:rsidRPr="00124595" w:rsidDel="00E436B7">
          <w:rPr>
            <w:rFonts w:ascii="Noto Sans CJK KR Regular" w:eastAsia="Noto Sans CJK KR Regular" w:hAnsi="Noto Sans CJK KR Regular" w:cs="Arial Unicode MS"/>
            <w:sz w:val="18"/>
            <w:szCs w:val="18"/>
          </w:rPr>
          <w:delText xml:space="preserve"> </w:delText>
        </w:r>
        <w:r w:rsidR="000A605A" w:rsidRPr="00124595" w:rsidDel="00E436B7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delText>것을</w:delText>
        </w:r>
        <w:r w:rsidR="000A605A" w:rsidRPr="00124595" w:rsidDel="00E436B7">
          <w:rPr>
            <w:rFonts w:ascii="Noto Sans CJK KR Regular" w:eastAsia="Noto Sans CJK KR Regular" w:hAnsi="Noto Sans CJK KR Regular" w:cs="Arial Unicode MS"/>
            <w:sz w:val="18"/>
            <w:szCs w:val="18"/>
          </w:rPr>
          <w:delText xml:space="preserve"> </w:delText>
        </w:r>
        <w:r w:rsidR="000A605A" w:rsidRPr="00124595" w:rsidDel="00E436B7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delText>의미하며</w:delText>
        </w:r>
        <w:r w:rsidR="000A605A" w:rsidRPr="00124595" w:rsidDel="00E436B7">
          <w:rPr>
            <w:rFonts w:ascii="Noto Sans CJK KR Regular" w:eastAsia="Noto Sans CJK KR Regular" w:hAnsi="Noto Sans CJK KR Regular" w:cs="Arial Unicode MS"/>
            <w:sz w:val="18"/>
            <w:szCs w:val="18"/>
          </w:rPr>
          <w:delText xml:space="preserve"> </w:delText>
        </w:r>
        <w:r w:rsidR="000A605A" w:rsidRPr="00124595" w:rsidDel="00E436B7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delText>그</w:delText>
        </w:r>
        <w:r w:rsidR="005761CA" w:rsidRPr="00124595" w:rsidDel="00E436B7">
          <w:rPr>
            <w:rFonts w:ascii="Noto Sans CJK KR Regular" w:eastAsia="Noto Sans CJK KR Regular" w:hAnsi="Noto Sans CJK KR Regular" w:cs="Arial Unicode MS"/>
            <w:sz w:val="18"/>
            <w:szCs w:val="18"/>
          </w:rPr>
          <w:delText xml:space="preserve"> </w:delText>
        </w:r>
        <w:r w:rsidR="005761CA" w:rsidRPr="00124595" w:rsidDel="00E436B7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delText>외</w:delText>
        </w:r>
        <w:r w:rsidR="005761CA" w:rsidRPr="00124595" w:rsidDel="00E436B7">
          <w:rPr>
            <w:rFonts w:ascii="Noto Sans CJK KR Regular" w:eastAsia="Noto Sans CJK KR Regular" w:hAnsi="Noto Sans CJK KR Regular" w:cs="Arial Unicode MS"/>
            <w:sz w:val="18"/>
            <w:szCs w:val="18"/>
          </w:rPr>
          <w:delText xml:space="preserve"> </w:delText>
        </w:r>
        <w:r w:rsidR="005761CA" w:rsidRPr="00124595" w:rsidDel="00E436B7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delText>제안서</w:delText>
        </w:r>
        <w:r w:rsidR="005761CA" w:rsidRPr="00124595" w:rsidDel="00E436B7">
          <w:rPr>
            <w:rFonts w:ascii="Noto Sans CJK KR Regular" w:eastAsia="Noto Sans CJK KR Regular" w:hAnsi="Noto Sans CJK KR Regular" w:cs="Arial Unicode MS"/>
            <w:sz w:val="18"/>
            <w:szCs w:val="18"/>
          </w:rPr>
          <w:delText xml:space="preserve">, </w:delText>
        </w:r>
        <w:r w:rsidR="005761CA" w:rsidRPr="00124595" w:rsidDel="00E436B7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delText>도면</w:delText>
        </w:r>
        <w:r w:rsidR="005761CA" w:rsidRPr="00124595" w:rsidDel="00E436B7">
          <w:rPr>
            <w:rFonts w:ascii="Noto Sans CJK KR Regular" w:eastAsia="Noto Sans CJK KR Regular" w:hAnsi="Noto Sans CJK KR Regular" w:cs="Arial Unicode MS"/>
            <w:sz w:val="18"/>
            <w:szCs w:val="18"/>
          </w:rPr>
          <w:delText>, 3D</w:delText>
        </w:r>
        <w:r w:rsidR="005761CA" w:rsidRPr="00124595" w:rsidDel="00E436B7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delText>렌더링</w:delText>
        </w:r>
        <w:r w:rsidR="005761CA" w:rsidRPr="00124595" w:rsidDel="00E436B7">
          <w:rPr>
            <w:rFonts w:ascii="Noto Sans CJK KR Regular" w:eastAsia="Noto Sans CJK KR Regular" w:hAnsi="Noto Sans CJK KR Regular" w:cs="Arial Unicode MS"/>
            <w:sz w:val="18"/>
            <w:szCs w:val="18"/>
          </w:rPr>
          <w:delText xml:space="preserve"> </w:delText>
        </w:r>
        <w:r w:rsidR="005761CA" w:rsidRPr="00124595" w:rsidDel="00E436B7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delText>등</w:delText>
        </w:r>
        <w:r w:rsidR="005761CA" w:rsidRPr="00124595" w:rsidDel="00E436B7">
          <w:rPr>
            <w:rFonts w:ascii="Noto Sans CJK KR Regular" w:eastAsia="Noto Sans CJK KR Regular" w:hAnsi="Noto Sans CJK KR Regular" w:cs="Arial Unicode MS"/>
            <w:sz w:val="18"/>
            <w:szCs w:val="18"/>
          </w:rPr>
          <w:delText xml:space="preserve"> </w:delText>
        </w:r>
        <w:r w:rsidR="00322F04" w:rsidRPr="00124595" w:rsidDel="00E436B7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delText>회원</w:delText>
        </w:r>
        <w:r w:rsidR="005761CA" w:rsidRPr="00124595" w:rsidDel="00E436B7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delText>의</w:delText>
        </w:r>
        <w:r w:rsidR="005761CA" w:rsidRPr="00124595" w:rsidDel="00E436B7">
          <w:rPr>
            <w:rFonts w:ascii="Noto Sans CJK KR Regular" w:eastAsia="Noto Sans CJK KR Regular" w:hAnsi="Noto Sans CJK KR Regular" w:cs="Arial Unicode MS"/>
            <w:sz w:val="18"/>
            <w:szCs w:val="18"/>
          </w:rPr>
          <w:delText xml:space="preserve"> </w:delText>
        </w:r>
        <w:r w:rsidR="005761CA" w:rsidRPr="00124595" w:rsidDel="00E436B7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delText>이해를</w:delText>
        </w:r>
        <w:r w:rsidR="005761CA" w:rsidRPr="00124595" w:rsidDel="00E436B7">
          <w:rPr>
            <w:rFonts w:ascii="Noto Sans CJK KR Regular" w:eastAsia="Noto Sans CJK KR Regular" w:hAnsi="Noto Sans CJK KR Regular" w:cs="Arial Unicode MS"/>
            <w:sz w:val="18"/>
            <w:szCs w:val="18"/>
          </w:rPr>
          <w:delText xml:space="preserve"> </w:delText>
        </w:r>
        <w:r w:rsidR="005761CA" w:rsidRPr="00124595" w:rsidDel="00E436B7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delText>돕기</w:delText>
        </w:r>
        <w:r w:rsidR="005761CA" w:rsidRPr="00124595" w:rsidDel="00E436B7">
          <w:rPr>
            <w:rFonts w:ascii="Noto Sans CJK KR Regular" w:eastAsia="Noto Sans CJK KR Regular" w:hAnsi="Noto Sans CJK KR Regular" w:cs="Arial Unicode MS"/>
            <w:sz w:val="18"/>
            <w:szCs w:val="18"/>
          </w:rPr>
          <w:delText xml:space="preserve"> </w:delText>
        </w:r>
        <w:r w:rsidR="005761CA" w:rsidRPr="00124595" w:rsidDel="00E436B7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delText>위해</w:delText>
        </w:r>
        <w:r w:rsidR="005761CA" w:rsidRPr="00124595" w:rsidDel="00E436B7">
          <w:rPr>
            <w:rFonts w:ascii="Noto Sans CJK KR Regular" w:eastAsia="Noto Sans CJK KR Regular" w:hAnsi="Noto Sans CJK KR Regular" w:cs="Arial Unicode MS"/>
            <w:sz w:val="18"/>
            <w:szCs w:val="18"/>
          </w:rPr>
          <w:delText xml:space="preserve"> </w:delText>
        </w:r>
        <w:r w:rsidR="005761CA" w:rsidRPr="00124595" w:rsidDel="00E436B7">
          <w:rPr>
            <w:rFonts w:ascii="Noto Sans CJK KR Regular" w:eastAsia="Noto Sans CJK KR Regular" w:hAnsi="Noto Sans CJK KR Regular" w:cs="Times New Roman"/>
            <w:sz w:val="18"/>
            <w:szCs w:val="18"/>
          </w:rPr>
          <w:delText xml:space="preserve"> </w:delText>
        </w:r>
        <w:r w:rsidR="005761CA" w:rsidRPr="00124595" w:rsidDel="00E436B7">
          <w:rPr>
            <w:rFonts w:ascii="Noto Sans CJK KR Regular" w:eastAsia="Noto Sans CJK KR Regular" w:hAnsi="Noto Sans CJK KR Regular" w:cs="Arial Unicode MS"/>
            <w:sz w:val="18"/>
            <w:szCs w:val="18"/>
          </w:rPr>
          <w:delText>“</w:delText>
        </w:r>
        <w:r w:rsidRPr="00124595" w:rsidDel="00E436B7">
          <w:rPr>
            <w:rFonts w:ascii="Noto Sans CJK KR Regular" w:eastAsia="Noto Sans CJK KR Regular" w:hAnsi="Noto Sans CJK KR Regular" w:cs="Arial Unicode MS"/>
            <w:sz w:val="18"/>
            <w:szCs w:val="18"/>
          </w:rPr>
          <w:delText>DESKER MATE</w:delText>
        </w:r>
        <w:r w:rsidR="005761CA" w:rsidRPr="00124595" w:rsidDel="00E436B7">
          <w:rPr>
            <w:rFonts w:ascii="Noto Sans CJK KR Regular" w:eastAsia="Noto Sans CJK KR Regular" w:hAnsi="Noto Sans CJK KR Regular" w:cs="Arial Unicode MS"/>
            <w:sz w:val="18"/>
            <w:szCs w:val="18"/>
          </w:rPr>
          <w:delText xml:space="preserve">” </w:delText>
        </w:r>
        <w:r w:rsidR="005761CA" w:rsidRPr="00124595" w:rsidDel="00E436B7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delText>가</w:delText>
        </w:r>
        <w:r w:rsidR="005761CA" w:rsidRPr="00124595" w:rsidDel="00E436B7">
          <w:rPr>
            <w:rFonts w:ascii="Noto Sans CJK KR Regular" w:eastAsia="Noto Sans CJK KR Regular" w:hAnsi="Noto Sans CJK KR Regular" w:cs="Arial Unicode MS"/>
            <w:sz w:val="18"/>
            <w:szCs w:val="18"/>
          </w:rPr>
          <w:delText xml:space="preserve"> </w:delText>
        </w:r>
        <w:r w:rsidR="005761CA" w:rsidRPr="00124595" w:rsidDel="00E436B7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delText>제공하는</w:delText>
        </w:r>
        <w:r w:rsidR="005761CA" w:rsidRPr="00124595" w:rsidDel="00E436B7">
          <w:rPr>
            <w:rFonts w:ascii="Noto Sans CJK KR Regular" w:eastAsia="Noto Sans CJK KR Regular" w:hAnsi="Noto Sans CJK KR Regular" w:cs="Arial Unicode MS"/>
            <w:sz w:val="18"/>
            <w:szCs w:val="18"/>
          </w:rPr>
          <w:delText xml:space="preserve"> </w:delText>
        </w:r>
        <w:r w:rsidR="000A605A" w:rsidRPr="00124595" w:rsidDel="00E436B7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delText>모든</w:delText>
        </w:r>
        <w:r w:rsidR="000A605A" w:rsidRPr="00124595" w:rsidDel="00E436B7">
          <w:rPr>
            <w:rFonts w:ascii="Noto Sans CJK KR Regular" w:eastAsia="Noto Sans CJK KR Regular" w:hAnsi="Noto Sans CJK KR Regular" w:cs="Arial Unicode MS"/>
            <w:sz w:val="18"/>
            <w:szCs w:val="18"/>
          </w:rPr>
          <w:delText xml:space="preserve"> </w:delText>
        </w:r>
        <w:r w:rsidR="005761CA" w:rsidRPr="00124595" w:rsidDel="00E436B7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delText>용역의</w:delText>
        </w:r>
        <w:r w:rsidR="005761CA" w:rsidRPr="00124595" w:rsidDel="00E436B7">
          <w:rPr>
            <w:rFonts w:ascii="Noto Sans CJK KR Regular" w:eastAsia="Noto Sans CJK KR Regular" w:hAnsi="Noto Sans CJK KR Regular" w:cs="Arial Unicode MS"/>
            <w:sz w:val="18"/>
            <w:szCs w:val="18"/>
          </w:rPr>
          <w:delText xml:space="preserve"> </w:delText>
        </w:r>
        <w:r w:rsidR="005761CA" w:rsidRPr="00124595" w:rsidDel="00E436B7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delText>결과물을</w:delText>
        </w:r>
        <w:r w:rsidR="005761CA" w:rsidRPr="00124595" w:rsidDel="00E436B7">
          <w:rPr>
            <w:rFonts w:ascii="Noto Sans CJK KR Regular" w:eastAsia="Noto Sans CJK KR Regular" w:hAnsi="Noto Sans CJK KR Regular" w:cs="Arial Unicode MS"/>
            <w:sz w:val="18"/>
            <w:szCs w:val="18"/>
          </w:rPr>
          <w:delText xml:space="preserve"> </w:delText>
        </w:r>
        <w:r w:rsidR="005761CA" w:rsidRPr="00124595" w:rsidDel="00E436B7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delText>포함합니다</w:delText>
        </w:r>
        <w:r w:rsidR="005761CA" w:rsidRPr="00124595" w:rsidDel="00E436B7">
          <w:rPr>
            <w:rFonts w:ascii="Noto Sans CJK KR Regular" w:eastAsia="Noto Sans CJK KR Regular" w:hAnsi="Noto Sans CJK KR Regular" w:cs="Arial Unicode MS"/>
            <w:sz w:val="18"/>
            <w:szCs w:val="18"/>
          </w:rPr>
          <w:delText xml:space="preserve">. </w:delText>
        </w:r>
        <w:commentRangeEnd w:id="61"/>
        <w:r w:rsidR="00C01A09" w:rsidDel="00E436B7">
          <w:rPr>
            <w:rStyle w:val="a9"/>
          </w:rPr>
          <w:commentReference w:id="61"/>
        </w:r>
      </w:del>
    </w:p>
    <w:p w14:paraId="652E1BFA" w14:textId="46181634" w:rsidR="001F2CDC" w:rsidRPr="00124595" w:rsidDel="00E436B7" w:rsidRDefault="005761CA" w:rsidP="003529E4">
      <w:pPr>
        <w:pStyle w:val="ab"/>
        <w:numPr>
          <w:ilvl w:val="0"/>
          <w:numId w:val="39"/>
        </w:numPr>
        <w:ind w:leftChars="0"/>
        <w:rPr>
          <w:del w:id="137" w:author="윤현정 (Hyunjeong Yoon)" w:date="2026-02-26T10:49:00Z"/>
          <w:rFonts w:ascii="Noto Sans CJK KR Regular" w:eastAsia="Noto Sans CJK KR Regular" w:hAnsi="Noto Sans CJK KR Regular"/>
          <w:sz w:val="18"/>
          <w:szCs w:val="18"/>
        </w:rPr>
      </w:pPr>
      <w:del w:id="138" w:author="윤현정 (Hyunjeong Yoon)" w:date="2026-02-26T10:49:00Z">
        <w:r w:rsidRPr="00124595" w:rsidDel="00E436B7">
          <w:rPr>
            <w:rFonts w:ascii="Noto Sans CJK KR Regular" w:eastAsia="Noto Sans CJK KR Regular" w:hAnsi="Noto Sans CJK KR Regular" w:cs="Arial Unicode MS"/>
            <w:sz w:val="18"/>
            <w:szCs w:val="18"/>
          </w:rPr>
          <w:delText>“</w:delText>
        </w:r>
        <w:r w:rsidR="00FE5954" w:rsidRPr="00124595" w:rsidDel="00E436B7">
          <w:rPr>
            <w:rFonts w:ascii="Noto Sans CJK KR Regular" w:eastAsia="Noto Sans CJK KR Regular" w:hAnsi="Noto Sans CJK KR Regular" w:cs="Arial Unicode MS"/>
            <w:sz w:val="18"/>
            <w:szCs w:val="18"/>
          </w:rPr>
          <w:delText>DESKER MATE</w:delText>
        </w:r>
        <w:r w:rsidRPr="00124595" w:rsidDel="00E436B7">
          <w:rPr>
            <w:rFonts w:ascii="Noto Sans CJK KR Regular" w:eastAsia="Noto Sans CJK KR Regular" w:hAnsi="Noto Sans CJK KR Regular" w:cs="Arial Unicode MS"/>
            <w:sz w:val="18"/>
            <w:szCs w:val="18"/>
          </w:rPr>
          <w:delText xml:space="preserve">” </w:delText>
        </w:r>
        <w:r w:rsidRPr="00124595" w:rsidDel="00E436B7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delText>는</w:delText>
        </w:r>
        <w:r w:rsidRPr="00124595" w:rsidDel="00E436B7">
          <w:rPr>
            <w:rFonts w:ascii="Noto Sans CJK KR Regular" w:eastAsia="Noto Sans CJK KR Regular" w:hAnsi="Noto Sans CJK KR Regular" w:cs="Arial Unicode MS"/>
            <w:sz w:val="18"/>
            <w:szCs w:val="18"/>
          </w:rPr>
          <w:delText xml:space="preserve"> (</w:delText>
        </w:r>
        <w:r w:rsidRPr="00124595" w:rsidDel="00E436B7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delText>주</w:delText>
        </w:r>
        <w:r w:rsidRPr="00124595" w:rsidDel="00E436B7">
          <w:rPr>
            <w:rFonts w:ascii="Noto Sans CJK KR Regular" w:eastAsia="Noto Sans CJK KR Regular" w:hAnsi="Noto Sans CJK KR Regular" w:cs="Arial Unicode MS"/>
            <w:sz w:val="18"/>
            <w:szCs w:val="18"/>
          </w:rPr>
          <w:delText>)</w:delText>
        </w:r>
        <w:r w:rsidRPr="00124595" w:rsidDel="00E436B7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delText>일룸</w:delText>
        </w:r>
        <w:r w:rsidRPr="00124595" w:rsidDel="00E436B7">
          <w:rPr>
            <w:rFonts w:ascii="Noto Sans CJK KR Regular" w:eastAsia="Noto Sans CJK KR Regular" w:hAnsi="Noto Sans CJK KR Regular" w:cs="Arial Unicode MS"/>
            <w:sz w:val="18"/>
            <w:szCs w:val="18"/>
          </w:rPr>
          <w:delText>-DESKER</w:delText>
        </w:r>
        <w:r w:rsidRPr="00124595" w:rsidDel="00E436B7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delText>가</w:delText>
        </w:r>
        <w:r w:rsidRPr="00124595" w:rsidDel="00E436B7">
          <w:rPr>
            <w:rFonts w:ascii="Noto Sans CJK KR Regular" w:eastAsia="Noto Sans CJK KR Regular" w:hAnsi="Noto Sans CJK KR Regular" w:cs="Arial Unicode MS"/>
            <w:sz w:val="18"/>
            <w:szCs w:val="18"/>
          </w:rPr>
          <w:delText xml:space="preserve"> </w:delText>
        </w:r>
        <w:r w:rsidRPr="00124595" w:rsidDel="00E436B7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delText>제공하는</w:delText>
        </w:r>
        <w:r w:rsidRPr="00124595" w:rsidDel="00E436B7">
          <w:rPr>
            <w:rFonts w:ascii="Noto Sans CJK KR Regular" w:eastAsia="Noto Sans CJK KR Regular" w:hAnsi="Noto Sans CJK KR Regular" w:cs="Arial Unicode MS"/>
            <w:sz w:val="18"/>
            <w:szCs w:val="18"/>
          </w:rPr>
          <w:delText xml:space="preserve"> </w:delText>
        </w:r>
      </w:del>
      <w:commentRangeStart w:id="139"/>
      <w:commentRangeStart w:id="140"/>
      <w:ins w:id="141" w:author="정영재 (Youngjae Jeong)" w:date="2026-01-06T15:16:00Z">
        <w:del w:id="142" w:author="윤현정 (Hyunjeong Yoon)" w:date="2026-02-26T10:49:00Z">
          <w:r w:rsidR="00397C01" w:rsidDel="00E436B7">
            <w:rPr>
              <w:rFonts w:ascii="Noto Sans CJK KR Regular" w:eastAsia="Noto Sans CJK KR Regular" w:hAnsi="Noto Sans CJK KR Regular" w:cs="Arial Unicode MS" w:hint="eastAsia"/>
              <w:sz w:val="18"/>
              <w:szCs w:val="18"/>
            </w:rPr>
            <w:delText xml:space="preserve">공간플래닝 </w:delText>
          </w:r>
          <w:r w:rsidR="00C56705" w:rsidDel="00E436B7">
            <w:rPr>
              <w:rFonts w:ascii="Noto Sans CJK KR Regular" w:eastAsia="Noto Sans CJK KR Regular" w:hAnsi="Noto Sans CJK KR Regular" w:cs="Arial Unicode MS" w:hint="eastAsia"/>
              <w:sz w:val="18"/>
              <w:szCs w:val="18"/>
            </w:rPr>
            <w:delText>상담</w:delText>
          </w:r>
        </w:del>
      </w:ins>
      <w:ins w:id="143" w:author="정영재 (Youngjae Jeong)" w:date="2026-01-06T15:17:00Z">
        <w:del w:id="144" w:author="윤현정 (Hyunjeong Yoon)" w:date="2026-02-26T10:49:00Z">
          <w:r w:rsidR="00C56705" w:rsidDel="00E436B7">
            <w:rPr>
              <w:rFonts w:ascii="Noto Sans CJK KR Regular" w:eastAsia="Noto Sans CJK KR Regular" w:hAnsi="Noto Sans CJK KR Regular" w:cs="Arial Unicode MS" w:hint="eastAsia"/>
              <w:sz w:val="18"/>
              <w:szCs w:val="18"/>
            </w:rPr>
            <w:delText>서비스</w:delText>
          </w:r>
        </w:del>
      </w:ins>
      <w:del w:id="145" w:author="윤현정 (Hyunjeong Yoon)" w:date="2026-02-26T10:49:00Z">
        <w:r w:rsidR="00A23160" w:rsidRPr="00124595" w:rsidDel="00E436B7">
          <w:rPr>
            <w:rFonts w:ascii="Noto Sans CJK KR Regular" w:eastAsia="Noto Sans CJK KR Regular" w:hAnsi="Noto Sans CJK KR Regular" w:cs="Arial Unicode MS"/>
            <w:sz w:val="18"/>
            <w:szCs w:val="18"/>
          </w:rPr>
          <w:delText>PLANNING SERVICE PRO</w:delText>
        </w:r>
        <w:commentRangeEnd w:id="139"/>
        <w:r w:rsidR="00C56705" w:rsidDel="00E436B7">
          <w:rPr>
            <w:rStyle w:val="a9"/>
          </w:rPr>
          <w:commentReference w:id="139"/>
        </w:r>
        <w:commentRangeEnd w:id="140"/>
        <w:r w:rsidR="00E436B7" w:rsidDel="00E436B7">
          <w:rPr>
            <w:rStyle w:val="a9"/>
          </w:rPr>
          <w:commentReference w:id="140"/>
        </w:r>
        <w:r w:rsidRPr="00124595" w:rsidDel="00E436B7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delText>에</w:delText>
        </w:r>
        <w:r w:rsidRPr="00124595" w:rsidDel="00E436B7">
          <w:rPr>
            <w:rFonts w:ascii="Noto Sans CJK KR Regular" w:eastAsia="Noto Sans CJK KR Regular" w:hAnsi="Noto Sans CJK KR Regular" w:cs="Arial Unicode MS"/>
            <w:sz w:val="18"/>
            <w:szCs w:val="18"/>
          </w:rPr>
          <w:delText xml:space="preserve"> </w:delText>
        </w:r>
        <w:r w:rsidRPr="00124595" w:rsidDel="00E436B7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delText>따라</w:delText>
        </w:r>
        <w:r w:rsidRPr="00124595" w:rsidDel="00E436B7">
          <w:rPr>
            <w:rFonts w:ascii="Noto Sans CJK KR Regular" w:eastAsia="Noto Sans CJK KR Regular" w:hAnsi="Noto Sans CJK KR Regular" w:cs="Arial Unicode MS"/>
            <w:sz w:val="18"/>
            <w:szCs w:val="18"/>
          </w:rPr>
          <w:delText xml:space="preserve"> </w:delText>
        </w:r>
        <w:r w:rsidRPr="00124595" w:rsidDel="00E436B7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delText>회원의</w:delText>
        </w:r>
        <w:r w:rsidRPr="00124595" w:rsidDel="00E436B7">
          <w:rPr>
            <w:rFonts w:ascii="Noto Sans CJK KR Regular" w:eastAsia="Noto Sans CJK KR Regular" w:hAnsi="Noto Sans CJK KR Regular" w:cs="Arial Unicode MS"/>
            <w:sz w:val="18"/>
            <w:szCs w:val="18"/>
          </w:rPr>
          <w:delText xml:space="preserve"> </w:delText>
        </w:r>
        <w:r w:rsidRPr="00124595" w:rsidDel="00E436B7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delText>문의에</w:delText>
        </w:r>
        <w:r w:rsidRPr="00124595" w:rsidDel="00E436B7">
          <w:rPr>
            <w:rFonts w:ascii="Noto Sans CJK KR Regular" w:eastAsia="Noto Sans CJK KR Regular" w:hAnsi="Noto Sans CJK KR Regular" w:cs="Arial Unicode MS"/>
            <w:sz w:val="18"/>
            <w:szCs w:val="18"/>
          </w:rPr>
          <w:delText xml:space="preserve"> </w:delText>
        </w:r>
        <w:r w:rsidRPr="00124595" w:rsidDel="00E436B7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delText>답변</w:delText>
        </w:r>
        <w:r w:rsidR="003F3609" w:rsidRPr="00124595" w:rsidDel="00E436B7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delText>하며</w:delText>
        </w:r>
        <w:r w:rsidRPr="00124595" w:rsidDel="00E436B7">
          <w:rPr>
            <w:rFonts w:ascii="Noto Sans CJK KR Regular" w:eastAsia="Noto Sans CJK KR Regular" w:hAnsi="Noto Sans CJK KR Regular" w:cs="Arial Unicode MS"/>
            <w:sz w:val="18"/>
            <w:szCs w:val="18"/>
          </w:rPr>
          <w:delText xml:space="preserve">, </w:delText>
        </w:r>
        <w:r w:rsidRPr="00124595" w:rsidDel="00E436B7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delText>허위</w:delText>
        </w:r>
        <w:r w:rsidR="003F3609" w:rsidRPr="00124595" w:rsidDel="00E436B7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delText>·과장</w:delText>
        </w:r>
        <w:r w:rsidRPr="00124595" w:rsidDel="00E436B7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delText>정보</w:delText>
        </w:r>
        <w:r w:rsidRPr="00124595" w:rsidDel="00E436B7">
          <w:rPr>
            <w:rFonts w:ascii="Noto Sans CJK KR Regular" w:eastAsia="Noto Sans CJK KR Regular" w:hAnsi="Noto Sans CJK KR Regular" w:cs="Arial Unicode MS"/>
            <w:sz w:val="18"/>
            <w:szCs w:val="18"/>
          </w:rPr>
          <w:delText xml:space="preserve"> </w:delText>
        </w:r>
        <w:r w:rsidRPr="00124595" w:rsidDel="00E436B7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delText>또는</w:delText>
        </w:r>
        <w:r w:rsidRPr="00124595" w:rsidDel="00E436B7">
          <w:rPr>
            <w:rFonts w:ascii="Noto Sans CJK KR Regular" w:eastAsia="Noto Sans CJK KR Regular" w:hAnsi="Noto Sans CJK KR Regular" w:cs="Arial Unicode MS"/>
            <w:sz w:val="18"/>
            <w:szCs w:val="18"/>
          </w:rPr>
          <w:delText xml:space="preserve"> </w:delText>
        </w:r>
        <w:r w:rsidRPr="00124595" w:rsidDel="00E436B7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delText>지식재산권</w:delText>
        </w:r>
        <w:r w:rsidRPr="00124595" w:rsidDel="00E436B7">
          <w:rPr>
            <w:rFonts w:ascii="Noto Sans CJK KR Regular" w:eastAsia="Noto Sans CJK KR Regular" w:hAnsi="Noto Sans CJK KR Regular" w:cs="Arial Unicode MS"/>
            <w:sz w:val="18"/>
            <w:szCs w:val="18"/>
          </w:rPr>
          <w:delText>(</w:delText>
        </w:r>
        <w:r w:rsidRPr="00124595" w:rsidDel="00E436B7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delText>상표권</w:delText>
        </w:r>
        <w:r w:rsidRPr="00124595" w:rsidDel="00E436B7">
          <w:rPr>
            <w:rFonts w:ascii="Noto Sans CJK KR Regular" w:eastAsia="Noto Sans CJK KR Regular" w:hAnsi="Noto Sans CJK KR Regular" w:cs="Arial Unicode MS"/>
            <w:sz w:val="18"/>
            <w:szCs w:val="18"/>
          </w:rPr>
          <w:delText>,</w:delText>
        </w:r>
        <w:r w:rsidRPr="00124595" w:rsidDel="00E436B7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delText>저작권</w:delText>
        </w:r>
        <w:r w:rsidRPr="00124595" w:rsidDel="00E436B7">
          <w:rPr>
            <w:rFonts w:ascii="Noto Sans CJK KR Regular" w:eastAsia="Noto Sans CJK KR Regular" w:hAnsi="Noto Sans CJK KR Regular" w:cs="Arial Unicode MS"/>
            <w:sz w:val="18"/>
            <w:szCs w:val="18"/>
          </w:rPr>
          <w:delText xml:space="preserve">) </w:delText>
        </w:r>
        <w:r w:rsidRPr="00124595" w:rsidDel="00E436B7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delText>등</w:delText>
        </w:r>
        <w:r w:rsidRPr="00124595" w:rsidDel="00E436B7">
          <w:rPr>
            <w:rFonts w:ascii="Noto Sans CJK KR Regular" w:eastAsia="Noto Sans CJK KR Regular" w:hAnsi="Noto Sans CJK KR Regular" w:cs="Arial Unicode MS"/>
            <w:sz w:val="18"/>
            <w:szCs w:val="18"/>
          </w:rPr>
          <w:delText xml:space="preserve"> </w:delText>
        </w:r>
        <w:r w:rsidRPr="00124595" w:rsidDel="00E436B7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delText>타인의</w:delText>
        </w:r>
        <w:r w:rsidRPr="00124595" w:rsidDel="00E436B7">
          <w:rPr>
            <w:rFonts w:ascii="Noto Sans CJK KR Regular" w:eastAsia="Noto Sans CJK KR Regular" w:hAnsi="Noto Sans CJK KR Regular" w:cs="Arial Unicode MS"/>
            <w:sz w:val="18"/>
            <w:szCs w:val="18"/>
          </w:rPr>
          <w:delText xml:space="preserve"> </w:delText>
        </w:r>
        <w:r w:rsidRPr="00124595" w:rsidDel="00E436B7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delText>권리를</w:delText>
        </w:r>
        <w:r w:rsidRPr="00124595" w:rsidDel="00E436B7">
          <w:rPr>
            <w:rFonts w:ascii="Noto Sans CJK KR Regular" w:eastAsia="Noto Sans CJK KR Regular" w:hAnsi="Noto Sans CJK KR Regular" w:cs="Arial Unicode MS"/>
            <w:sz w:val="18"/>
            <w:szCs w:val="18"/>
          </w:rPr>
          <w:delText xml:space="preserve"> </w:delText>
        </w:r>
        <w:r w:rsidRPr="00124595" w:rsidDel="00E436B7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delText>침해하는</w:delText>
        </w:r>
        <w:r w:rsidRPr="00124595" w:rsidDel="00E436B7">
          <w:rPr>
            <w:rFonts w:ascii="Noto Sans CJK KR Regular" w:eastAsia="Noto Sans CJK KR Regular" w:hAnsi="Noto Sans CJK KR Regular" w:cs="Arial Unicode MS"/>
            <w:sz w:val="18"/>
            <w:szCs w:val="18"/>
          </w:rPr>
          <w:delText xml:space="preserve"> </w:delText>
        </w:r>
        <w:r w:rsidRPr="00124595" w:rsidDel="00E436B7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delText>정보를</w:delText>
        </w:r>
        <w:r w:rsidR="00BE0D14" w:rsidRPr="00124595" w:rsidDel="00E436B7">
          <w:rPr>
            <w:rFonts w:ascii="Noto Sans CJK KR Regular" w:eastAsia="Noto Sans CJK KR Regular" w:hAnsi="Noto Sans CJK KR Regular" w:cs="Arial Unicode MS"/>
            <w:sz w:val="18"/>
            <w:szCs w:val="18"/>
          </w:rPr>
          <w:delText xml:space="preserve"> </w:delText>
        </w:r>
        <w:r w:rsidR="003F3609" w:rsidRPr="00124595" w:rsidDel="00E436B7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delText>제공하지</w:delText>
        </w:r>
        <w:r w:rsidR="003F3609" w:rsidRPr="00124595" w:rsidDel="00E436B7">
          <w:rPr>
            <w:rFonts w:ascii="Noto Sans CJK KR Regular" w:eastAsia="Noto Sans CJK KR Regular" w:hAnsi="Noto Sans CJK KR Regular" w:cs="Arial Unicode MS"/>
            <w:sz w:val="18"/>
            <w:szCs w:val="18"/>
          </w:rPr>
          <w:delText xml:space="preserve"> </w:delText>
        </w:r>
        <w:r w:rsidR="003F3609" w:rsidRPr="00124595" w:rsidDel="00E436B7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delText>않습니다</w:delText>
        </w:r>
        <w:r w:rsidR="003F3609" w:rsidRPr="00124595" w:rsidDel="00E436B7">
          <w:rPr>
            <w:rFonts w:ascii="Noto Sans CJK KR Regular" w:eastAsia="Noto Sans CJK KR Regular" w:hAnsi="Noto Sans CJK KR Regular" w:cs="Arial Unicode MS"/>
            <w:sz w:val="18"/>
            <w:szCs w:val="18"/>
          </w:rPr>
          <w:delText>.</w:delText>
        </w:r>
        <w:r w:rsidRPr="00124595" w:rsidDel="00E436B7">
          <w:rPr>
            <w:rFonts w:ascii="Noto Sans CJK KR Regular" w:eastAsia="Noto Sans CJK KR Regular" w:hAnsi="Noto Sans CJK KR Regular" w:cs="Arial Unicode MS"/>
            <w:sz w:val="18"/>
            <w:szCs w:val="18"/>
          </w:rPr>
          <w:delText xml:space="preserve"> </w:delText>
        </w:r>
        <w:r w:rsidRPr="00124595" w:rsidDel="00E436B7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delText>이를</w:delText>
        </w:r>
        <w:r w:rsidRPr="00124595" w:rsidDel="00E436B7">
          <w:rPr>
            <w:rFonts w:ascii="Noto Sans CJK KR Regular" w:eastAsia="Noto Sans CJK KR Regular" w:hAnsi="Noto Sans CJK KR Regular" w:cs="Arial Unicode MS"/>
            <w:sz w:val="18"/>
            <w:szCs w:val="18"/>
          </w:rPr>
          <w:delText xml:space="preserve"> </w:delText>
        </w:r>
        <w:r w:rsidRPr="00124595" w:rsidDel="00E436B7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delText>위반하는</w:delText>
        </w:r>
        <w:r w:rsidRPr="00124595" w:rsidDel="00E436B7">
          <w:rPr>
            <w:rFonts w:ascii="Noto Sans CJK KR Regular" w:eastAsia="Noto Sans CJK KR Regular" w:hAnsi="Noto Sans CJK KR Regular" w:cs="Arial Unicode MS"/>
            <w:sz w:val="18"/>
            <w:szCs w:val="18"/>
          </w:rPr>
          <w:delText xml:space="preserve"> </w:delText>
        </w:r>
        <w:r w:rsidRPr="00124595" w:rsidDel="00E436B7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delText>경우</w:delText>
        </w:r>
        <w:r w:rsidRPr="00124595" w:rsidDel="00E436B7">
          <w:rPr>
            <w:rFonts w:ascii="Noto Sans CJK KR Regular" w:eastAsia="Noto Sans CJK KR Regular" w:hAnsi="Noto Sans CJK KR Regular" w:cs="Arial Unicode MS"/>
            <w:sz w:val="18"/>
            <w:szCs w:val="18"/>
          </w:rPr>
          <w:delText xml:space="preserve"> </w:delText>
        </w:r>
        <w:r w:rsidRPr="00124595" w:rsidDel="00E436B7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delText>발생하는</w:delText>
        </w:r>
        <w:r w:rsidRPr="00124595" w:rsidDel="00E436B7">
          <w:rPr>
            <w:rFonts w:ascii="Noto Sans CJK KR Regular" w:eastAsia="Noto Sans CJK KR Regular" w:hAnsi="Noto Sans CJK KR Regular" w:cs="Arial Unicode MS"/>
            <w:sz w:val="18"/>
            <w:szCs w:val="18"/>
          </w:rPr>
          <w:delText xml:space="preserve"> </w:delText>
        </w:r>
        <w:r w:rsidRPr="00124595" w:rsidDel="00E436B7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delText>불이익</w:delText>
        </w:r>
        <w:r w:rsidRPr="00124595" w:rsidDel="00E436B7">
          <w:rPr>
            <w:rFonts w:ascii="Noto Sans CJK KR Regular" w:eastAsia="Noto Sans CJK KR Regular" w:hAnsi="Noto Sans CJK KR Regular" w:cs="Arial Unicode MS"/>
            <w:sz w:val="18"/>
            <w:szCs w:val="18"/>
          </w:rPr>
          <w:delText xml:space="preserve"> </w:delText>
        </w:r>
        <w:r w:rsidRPr="00124595" w:rsidDel="00E436B7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delText>또는</w:delText>
        </w:r>
        <w:r w:rsidRPr="00124595" w:rsidDel="00E436B7">
          <w:rPr>
            <w:rFonts w:ascii="Noto Sans CJK KR Regular" w:eastAsia="Noto Sans CJK KR Regular" w:hAnsi="Noto Sans CJK KR Regular" w:cs="Arial Unicode MS"/>
            <w:sz w:val="18"/>
            <w:szCs w:val="18"/>
          </w:rPr>
          <w:delText xml:space="preserve"> </w:delText>
        </w:r>
        <w:r w:rsidRPr="00124595" w:rsidDel="00E436B7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delText>법적</w:delText>
        </w:r>
        <w:r w:rsidRPr="00124595" w:rsidDel="00E436B7">
          <w:rPr>
            <w:rFonts w:ascii="Noto Sans CJK KR Regular" w:eastAsia="Noto Sans CJK KR Regular" w:hAnsi="Noto Sans CJK KR Regular" w:cs="Arial Unicode MS"/>
            <w:sz w:val="18"/>
            <w:szCs w:val="18"/>
          </w:rPr>
          <w:delText xml:space="preserve"> </w:delText>
        </w:r>
        <w:r w:rsidRPr="00124595" w:rsidDel="00E436B7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delText>책임은</w:delText>
        </w:r>
        <w:r w:rsidRPr="00124595" w:rsidDel="00E436B7">
          <w:rPr>
            <w:rFonts w:ascii="Noto Sans CJK KR Regular" w:eastAsia="Noto Sans CJK KR Regular" w:hAnsi="Noto Sans CJK KR Regular" w:cs="Arial Unicode MS"/>
            <w:sz w:val="18"/>
            <w:szCs w:val="18"/>
          </w:rPr>
          <w:delText xml:space="preserve"> “</w:delText>
        </w:r>
        <w:r w:rsidR="00FE5954" w:rsidRPr="00124595" w:rsidDel="00E436B7">
          <w:rPr>
            <w:rFonts w:ascii="Noto Sans CJK KR Regular" w:eastAsia="Noto Sans CJK KR Regular" w:hAnsi="Noto Sans CJK KR Regular" w:cs="Arial Unicode MS"/>
            <w:sz w:val="18"/>
            <w:szCs w:val="18"/>
          </w:rPr>
          <w:delText>DESKER MATE</w:delText>
        </w:r>
        <w:r w:rsidRPr="00124595" w:rsidDel="00E436B7">
          <w:rPr>
            <w:rFonts w:ascii="Noto Sans CJK KR Regular" w:eastAsia="Noto Sans CJK KR Regular" w:hAnsi="Noto Sans CJK KR Regular" w:cs="Arial Unicode MS"/>
            <w:sz w:val="18"/>
            <w:szCs w:val="18"/>
          </w:rPr>
          <w:delText xml:space="preserve">” </w:delText>
        </w:r>
        <w:r w:rsidRPr="00124595" w:rsidDel="00E436B7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delText>본인에게</w:delText>
        </w:r>
        <w:r w:rsidRPr="00124595" w:rsidDel="00E436B7">
          <w:rPr>
            <w:rFonts w:ascii="Noto Sans CJK KR Regular" w:eastAsia="Noto Sans CJK KR Regular" w:hAnsi="Noto Sans CJK KR Regular" w:cs="Arial Unicode MS"/>
            <w:sz w:val="18"/>
            <w:szCs w:val="18"/>
          </w:rPr>
          <w:delText xml:space="preserve"> </w:delText>
        </w:r>
        <w:r w:rsidRPr="00124595" w:rsidDel="00E436B7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delText>있습니다</w:delText>
        </w:r>
        <w:r w:rsidRPr="00124595" w:rsidDel="00E436B7">
          <w:rPr>
            <w:rFonts w:ascii="Noto Sans CJK KR Regular" w:eastAsia="Noto Sans CJK KR Regular" w:hAnsi="Noto Sans CJK KR Regular" w:cs="Arial Unicode MS"/>
            <w:sz w:val="18"/>
            <w:szCs w:val="18"/>
          </w:rPr>
          <w:delText xml:space="preserve">. </w:delText>
        </w:r>
      </w:del>
    </w:p>
    <w:p w14:paraId="4ADC380F" w14:textId="0F812FBB" w:rsidR="007A3FC1" w:rsidRPr="00124595" w:rsidDel="00E436B7" w:rsidRDefault="00661E03" w:rsidP="00124595">
      <w:pPr>
        <w:pStyle w:val="ab"/>
        <w:numPr>
          <w:ilvl w:val="0"/>
          <w:numId w:val="39"/>
        </w:numPr>
        <w:ind w:leftChars="0"/>
        <w:rPr>
          <w:del w:id="146" w:author="윤현정 (Hyunjeong Yoon)" w:date="2026-02-26T10:49:00Z"/>
          <w:rFonts w:ascii="Noto Sans CJK KR Regular" w:eastAsia="Noto Sans CJK KR Regular" w:hAnsi="Noto Sans CJK KR Regular"/>
          <w:sz w:val="18"/>
          <w:szCs w:val="18"/>
          <w:lang w:val="en-US"/>
        </w:rPr>
      </w:pPr>
      <w:del w:id="147" w:author="윤현정 (Hyunjeong Yoon)" w:date="2026-02-26T10:49:00Z">
        <w:r w:rsidRPr="00124595" w:rsidDel="00E436B7">
          <w:rPr>
            <w:rFonts w:ascii="Noto Sans CJK KR Regular" w:eastAsia="Noto Sans CJK KR Regular" w:hAnsi="Noto Sans CJK KR Regular" w:hint="eastAsia"/>
            <w:sz w:val="18"/>
            <w:szCs w:val="18"/>
            <w:lang w:val="en-US"/>
          </w:rPr>
          <w:delText>“</w:delText>
        </w:r>
        <w:r w:rsidRPr="00124595" w:rsidDel="00E436B7">
          <w:rPr>
            <w:rFonts w:ascii="Noto Sans CJK KR Regular" w:eastAsia="Noto Sans CJK KR Regular" w:hAnsi="Noto Sans CJK KR Regular"/>
            <w:sz w:val="18"/>
            <w:szCs w:val="18"/>
            <w:lang w:val="en-US"/>
          </w:rPr>
          <w:delText>DEKSER MATE”</w:delText>
        </w:r>
        <w:r w:rsidRPr="00124595" w:rsidDel="00E436B7">
          <w:rPr>
            <w:rFonts w:ascii="Noto Sans CJK KR Regular" w:eastAsia="Noto Sans CJK KR Regular" w:hAnsi="Noto Sans CJK KR Regular" w:hint="eastAsia"/>
            <w:sz w:val="18"/>
            <w:szCs w:val="18"/>
            <w:lang w:val="en-US"/>
          </w:rPr>
          <w:delText>는</w:delText>
        </w:r>
        <w:r w:rsidRPr="00124595" w:rsidDel="00E436B7">
          <w:rPr>
            <w:rFonts w:ascii="Noto Sans CJK KR Regular" w:eastAsia="Noto Sans CJK KR Regular" w:hAnsi="Noto Sans CJK KR Regular"/>
            <w:sz w:val="18"/>
            <w:szCs w:val="18"/>
            <w:lang w:val="en-US"/>
          </w:rPr>
          <w:delText xml:space="preserve"> </w:delText>
        </w:r>
        <w:r w:rsidRPr="00124595" w:rsidDel="00E436B7">
          <w:rPr>
            <w:rFonts w:ascii="Noto Sans CJK KR Regular" w:eastAsia="Noto Sans CJK KR Regular" w:hAnsi="Noto Sans CJK KR Regular" w:hint="eastAsia"/>
            <w:sz w:val="18"/>
            <w:szCs w:val="18"/>
            <w:lang w:val="en-US"/>
          </w:rPr>
          <w:delText>㈜일룸</w:delText>
        </w:r>
        <w:r w:rsidRPr="00124595" w:rsidDel="00E436B7">
          <w:rPr>
            <w:rFonts w:ascii="Noto Sans CJK KR Regular" w:eastAsia="Noto Sans CJK KR Regular" w:hAnsi="Noto Sans CJK KR Regular"/>
            <w:sz w:val="18"/>
            <w:szCs w:val="18"/>
            <w:lang w:val="en-US"/>
          </w:rPr>
          <w:delText xml:space="preserve">-DESKER </w:delText>
        </w:r>
        <w:r w:rsidRPr="00124595" w:rsidDel="00E436B7">
          <w:rPr>
            <w:rFonts w:ascii="Noto Sans CJK KR Regular" w:eastAsia="Noto Sans CJK KR Regular" w:hAnsi="Noto Sans CJK KR Regular" w:hint="eastAsia"/>
            <w:sz w:val="18"/>
            <w:szCs w:val="18"/>
            <w:lang w:val="en-US"/>
          </w:rPr>
          <w:delText>상품을</w:delText>
        </w:r>
        <w:r w:rsidRPr="00124595" w:rsidDel="00E436B7">
          <w:rPr>
            <w:rFonts w:ascii="Noto Sans CJK KR Regular" w:eastAsia="Noto Sans CJK KR Regular" w:hAnsi="Noto Sans CJK KR Regular"/>
            <w:sz w:val="18"/>
            <w:szCs w:val="18"/>
            <w:lang w:val="en-US"/>
          </w:rPr>
          <w:delText xml:space="preserve"> </w:delText>
        </w:r>
        <w:r w:rsidRPr="00124595" w:rsidDel="00E436B7">
          <w:rPr>
            <w:rFonts w:ascii="Noto Sans CJK KR Regular" w:eastAsia="Noto Sans CJK KR Regular" w:hAnsi="Noto Sans CJK KR Regular" w:hint="eastAsia"/>
            <w:sz w:val="18"/>
            <w:szCs w:val="18"/>
            <w:lang w:val="en-US"/>
          </w:rPr>
          <w:delText>최종</w:delText>
        </w:r>
        <w:r w:rsidRPr="00124595" w:rsidDel="00E436B7">
          <w:rPr>
            <w:rFonts w:ascii="Noto Sans CJK KR Regular" w:eastAsia="Noto Sans CJK KR Regular" w:hAnsi="Noto Sans CJK KR Regular"/>
            <w:sz w:val="18"/>
            <w:szCs w:val="18"/>
            <w:lang w:val="en-US"/>
          </w:rPr>
          <w:delText xml:space="preserve"> </w:delText>
        </w:r>
        <w:r w:rsidRPr="00124595" w:rsidDel="00E436B7">
          <w:rPr>
            <w:rFonts w:ascii="Noto Sans CJK KR Regular" w:eastAsia="Noto Sans CJK KR Regular" w:hAnsi="Noto Sans CJK KR Regular" w:hint="eastAsia"/>
            <w:sz w:val="18"/>
            <w:szCs w:val="18"/>
            <w:lang w:val="en-US"/>
          </w:rPr>
          <w:delText>소비자에게</w:delText>
        </w:r>
        <w:r w:rsidRPr="00124595" w:rsidDel="00E436B7">
          <w:rPr>
            <w:rFonts w:ascii="Noto Sans CJK KR Regular" w:eastAsia="Noto Sans CJK KR Regular" w:hAnsi="Noto Sans CJK KR Regular"/>
            <w:sz w:val="18"/>
            <w:szCs w:val="18"/>
            <w:lang w:val="en-US"/>
          </w:rPr>
          <w:delText xml:space="preserve"> </w:delText>
        </w:r>
        <w:r w:rsidRPr="00124595" w:rsidDel="00E436B7">
          <w:rPr>
            <w:rFonts w:ascii="Noto Sans CJK KR Regular" w:eastAsia="Noto Sans CJK KR Regular" w:hAnsi="Noto Sans CJK KR Regular" w:hint="eastAsia"/>
            <w:sz w:val="18"/>
            <w:szCs w:val="18"/>
            <w:lang w:val="en-US"/>
          </w:rPr>
          <w:delText>판매하여야</w:delText>
        </w:r>
        <w:r w:rsidRPr="00124595" w:rsidDel="00E436B7">
          <w:rPr>
            <w:rFonts w:ascii="Noto Sans CJK KR Regular" w:eastAsia="Noto Sans CJK KR Regular" w:hAnsi="Noto Sans CJK KR Regular"/>
            <w:sz w:val="18"/>
            <w:szCs w:val="18"/>
            <w:lang w:val="en-US"/>
          </w:rPr>
          <w:delText xml:space="preserve"> </w:delText>
        </w:r>
        <w:r w:rsidRPr="00124595" w:rsidDel="00E436B7">
          <w:rPr>
            <w:rFonts w:ascii="Noto Sans CJK KR Regular" w:eastAsia="Noto Sans CJK KR Regular" w:hAnsi="Noto Sans CJK KR Regular" w:hint="eastAsia"/>
            <w:sz w:val="18"/>
            <w:szCs w:val="18"/>
            <w:lang w:val="en-US"/>
          </w:rPr>
          <w:delText>하며</w:delText>
        </w:r>
        <w:r w:rsidRPr="00124595" w:rsidDel="00E436B7">
          <w:rPr>
            <w:rFonts w:ascii="Noto Sans CJK KR Regular" w:eastAsia="Noto Sans CJK KR Regular" w:hAnsi="Noto Sans CJK KR Regular"/>
            <w:sz w:val="18"/>
            <w:szCs w:val="18"/>
            <w:lang w:val="en-US"/>
          </w:rPr>
          <w:delText xml:space="preserve">, </w:delText>
        </w:r>
        <w:r w:rsidRPr="00124595" w:rsidDel="00E436B7">
          <w:rPr>
            <w:rFonts w:ascii="Noto Sans CJK KR Regular" w:eastAsia="Noto Sans CJK KR Regular" w:hAnsi="Noto Sans CJK KR Regular" w:hint="eastAsia"/>
            <w:sz w:val="18"/>
            <w:szCs w:val="18"/>
            <w:lang w:val="en-US"/>
          </w:rPr>
          <w:delText>최종</w:delText>
        </w:r>
        <w:r w:rsidRPr="00124595" w:rsidDel="00E436B7">
          <w:rPr>
            <w:rFonts w:ascii="Noto Sans CJK KR Regular" w:eastAsia="Noto Sans CJK KR Regular" w:hAnsi="Noto Sans CJK KR Regular"/>
            <w:sz w:val="18"/>
            <w:szCs w:val="18"/>
            <w:lang w:val="en-US"/>
          </w:rPr>
          <w:delText xml:space="preserve"> </w:delText>
        </w:r>
        <w:r w:rsidRPr="00124595" w:rsidDel="00E436B7">
          <w:rPr>
            <w:rFonts w:ascii="Noto Sans CJK KR Regular" w:eastAsia="Noto Sans CJK KR Regular" w:hAnsi="Noto Sans CJK KR Regular" w:hint="eastAsia"/>
            <w:sz w:val="18"/>
            <w:szCs w:val="18"/>
            <w:lang w:val="en-US"/>
          </w:rPr>
          <w:delText>소비자는</w:delText>
        </w:r>
        <w:r w:rsidRPr="00124595" w:rsidDel="00E436B7">
          <w:rPr>
            <w:rFonts w:ascii="Noto Sans CJK KR Regular" w:eastAsia="Noto Sans CJK KR Regular" w:hAnsi="Noto Sans CJK KR Regular"/>
            <w:sz w:val="18"/>
            <w:szCs w:val="18"/>
            <w:lang w:val="en-US"/>
          </w:rPr>
          <w:delText xml:space="preserve"> </w:delText>
        </w:r>
        <w:r w:rsidRPr="00124595" w:rsidDel="00E436B7">
          <w:rPr>
            <w:rFonts w:ascii="Noto Sans CJK KR Regular" w:eastAsia="Noto Sans CJK KR Regular" w:hAnsi="Noto Sans CJK KR Regular" w:hint="eastAsia"/>
            <w:sz w:val="18"/>
            <w:szCs w:val="18"/>
            <w:lang w:val="en-US"/>
          </w:rPr>
          <w:delText>㈜일룸</w:delText>
        </w:r>
        <w:r w:rsidRPr="00124595" w:rsidDel="00E436B7">
          <w:rPr>
            <w:rFonts w:ascii="Noto Sans CJK KR Regular" w:eastAsia="Noto Sans CJK KR Regular" w:hAnsi="Noto Sans CJK KR Regular"/>
            <w:sz w:val="18"/>
            <w:szCs w:val="18"/>
            <w:lang w:val="en-US"/>
          </w:rPr>
          <w:delText>-DEKSER</w:delText>
        </w:r>
        <w:r w:rsidR="00690AB1" w:rsidRPr="00124595" w:rsidDel="00E436B7">
          <w:rPr>
            <w:rFonts w:ascii="Noto Sans CJK KR Regular" w:eastAsia="Noto Sans CJK KR Regular" w:hAnsi="Noto Sans CJK KR Regular"/>
            <w:sz w:val="18"/>
            <w:szCs w:val="18"/>
            <w:lang w:val="en-US"/>
          </w:rPr>
          <w:delText xml:space="preserve"> 상품을 다수의 고객에게 전매 또는 판매하는 목적으로 구매하는 자가 아닌 소비</w:delText>
        </w:r>
        <w:r w:rsidR="00750395" w:rsidRPr="00124595" w:rsidDel="00E436B7">
          <w:rPr>
            <w:rFonts w:ascii="Noto Sans CJK KR Regular" w:eastAsia="Noto Sans CJK KR Regular" w:hAnsi="Noto Sans CJK KR Regular"/>
            <w:sz w:val="18"/>
            <w:szCs w:val="18"/>
            <w:lang w:val="en-US"/>
          </w:rPr>
          <w:delText xml:space="preserve"> </w:delText>
        </w:r>
        <w:r w:rsidR="00690AB1" w:rsidRPr="00124595" w:rsidDel="00E436B7">
          <w:rPr>
            <w:rFonts w:ascii="Noto Sans CJK KR Regular" w:eastAsia="Noto Sans CJK KR Regular" w:hAnsi="Noto Sans CJK KR Regular" w:hint="eastAsia"/>
            <w:sz w:val="18"/>
            <w:szCs w:val="18"/>
            <w:lang w:val="en-US"/>
          </w:rPr>
          <w:delText>생활을</w:delText>
        </w:r>
        <w:r w:rsidR="00690AB1" w:rsidRPr="00124595" w:rsidDel="00E436B7">
          <w:rPr>
            <w:rFonts w:ascii="Noto Sans CJK KR Regular" w:eastAsia="Noto Sans CJK KR Regular" w:hAnsi="Noto Sans CJK KR Regular"/>
            <w:sz w:val="18"/>
            <w:szCs w:val="18"/>
            <w:lang w:val="en-US"/>
          </w:rPr>
          <w:delText xml:space="preserve"> </w:delText>
        </w:r>
        <w:r w:rsidR="00690AB1" w:rsidRPr="00124595" w:rsidDel="00E436B7">
          <w:rPr>
            <w:rFonts w:ascii="Noto Sans CJK KR Regular" w:eastAsia="Noto Sans CJK KR Regular" w:hAnsi="Noto Sans CJK KR Regular" w:hint="eastAsia"/>
            <w:sz w:val="18"/>
            <w:szCs w:val="18"/>
            <w:lang w:val="en-US"/>
          </w:rPr>
          <w:delText>위해</w:delText>
        </w:r>
        <w:r w:rsidR="00690AB1" w:rsidRPr="00124595" w:rsidDel="00E436B7">
          <w:rPr>
            <w:rFonts w:ascii="Noto Sans CJK KR Regular" w:eastAsia="Noto Sans CJK KR Regular" w:hAnsi="Noto Sans CJK KR Regular"/>
            <w:sz w:val="18"/>
            <w:szCs w:val="18"/>
            <w:lang w:val="en-US"/>
          </w:rPr>
          <w:delText xml:space="preserve"> </w:delText>
        </w:r>
        <w:r w:rsidR="00690AB1" w:rsidRPr="00124595" w:rsidDel="00E436B7">
          <w:rPr>
            <w:rFonts w:ascii="Noto Sans CJK KR Regular" w:eastAsia="Noto Sans CJK KR Regular" w:hAnsi="Noto Sans CJK KR Regular" w:hint="eastAsia"/>
            <w:sz w:val="18"/>
            <w:szCs w:val="18"/>
            <w:lang w:val="en-US"/>
          </w:rPr>
          <w:delText>사용하거나</w:delText>
        </w:r>
        <w:r w:rsidR="00690AB1" w:rsidRPr="00124595" w:rsidDel="00E436B7">
          <w:rPr>
            <w:rFonts w:ascii="Noto Sans CJK KR Regular" w:eastAsia="Noto Sans CJK KR Regular" w:hAnsi="Noto Sans CJK KR Regular"/>
            <w:sz w:val="18"/>
            <w:szCs w:val="18"/>
            <w:lang w:val="en-US"/>
          </w:rPr>
          <w:delText xml:space="preserve"> </w:delText>
        </w:r>
        <w:r w:rsidR="00690AB1" w:rsidRPr="00124595" w:rsidDel="00E436B7">
          <w:rPr>
            <w:rFonts w:ascii="Noto Sans CJK KR Regular" w:eastAsia="Noto Sans CJK KR Regular" w:hAnsi="Noto Sans CJK KR Regular" w:hint="eastAsia"/>
            <w:sz w:val="18"/>
            <w:szCs w:val="18"/>
            <w:lang w:val="en-US"/>
          </w:rPr>
          <w:delText>이용하는</w:delText>
        </w:r>
        <w:r w:rsidR="00690AB1" w:rsidRPr="00124595" w:rsidDel="00E436B7">
          <w:rPr>
            <w:rFonts w:ascii="Noto Sans CJK KR Regular" w:eastAsia="Noto Sans CJK KR Regular" w:hAnsi="Noto Sans CJK KR Regular"/>
            <w:sz w:val="18"/>
            <w:szCs w:val="18"/>
            <w:lang w:val="en-US"/>
          </w:rPr>
          <w:delText xml:space="preserve"> </w:delText>
        </w:r>
        <w:r w:rsidR="00690AB1" w:rsidRPr="00124595" w:rsidDel="00E436B7">
          <w:rPr>
            <w:rFonts w:ascii="Noto Sans CJK KR Regular" w:eastAsia="Noto Sans CJK KR Regular" w:hAnsi="Noto Sans CJK KR Regular" w:hint="eastAsia"/>
            <w:sz w:val="18"/>
            <w:szCs w:val="18"/>
            <w:lang w:val="en-US"/>
          </w:rPr>
          <w:delText>자를</w:delText>
        </w:r>
        <w:r w:rsidR="00690AB1" w:rsidRPr="00124595" w:rsidDel="00E436B7">
          <w:rPr>
            <w:rFonts w:ascii="Noto Sans CJK KR Regular" w:eastAsia="Noto Sans CJK KR Regular" w:hAnsi="Noto Sans CJK KR Regular"/>
            <w:sz w:val="18"/>
            <w:szCs w:val="18"/>
            <w:lang w:val="en-US"/>
          </w:rPr>
          <w:delText xml:space="preserve"> </w:delText>
        </w:r>
        <w:r w:rsidR="00690AB1" w:rsidRPr="00124595" w:rsidDel="00E436B7">
          <w:rPr>
            <w:rFonts w:ascii="Noto Sans CJK KR Regular" w:eastAsia="Noto Sans CJK KR Regular" w:hAnsi="Noto Sans CJK KR Regular" w:hint="eastAsia"/>
            <w:sz w:val="18"/>
            <w:szCs w:val="18"/>
            <w:lang w:val="en-US"/>
          </w:rPr>
          <w:delText>말한다</w:delText>
        </w:r>
        <w:r w:rsidR="00690AB1" w:rsidRPr="00124595" w:rsidDel="00E436B7">
          <w:rPr>
            <w:rFonts w:ascii="Noto Sans CJK KR Regular" w:eastAsia="Noto Sans CJK KR Regular" w:hAnsi="Noto Sans CJK KR Regular"/>
            <w:sz w:val="18"/>
            <w:szCs w:val="18"/>
            <w:lang w:val="en-US"/>
          </w:rPr>
          <w:delText>.</w:delText>
        </w:r>
      </w:del>
    </w:p>
    <w:p w14:paraId="163646F4" w14:textId="24948473" w:rsidR="00BE3248" w:rsidRPr="00124595" w:rsidDel="00E436B7" w:rsidRDefault="005761CA" w:rsidP="00BE3248">
      <w:pPr>
        <w:pStyle w:val="ab"/>
        <w:numPr>
          <w:ilvl w:val="0"/>
          <w:numId w:val="39"/>
        </w:numPr>
        <w:ind w:leftChars="0"/>
        <w:rPr>
          <w:del w:id="148" w:author="윤현정 (Hyunjeong Yoon)" w:date="2026-02-26T10:49:00Z"/>
          <w:rFonts w:ascii="Noto Sans CJK KR Regular" w:eastAsia="Noto Sans CJK KR Regular" w:hAnsi="Noto Sans CJK KR Regular"/>
          <w:sz w:val="18"/>
          <w:szCs w:val="18"/>
        </w:rPr>
      </w:pPr>
      <w:del w:id="149" w:author="윤현정 (Hyunjeong Yoon)" w:date="2026-02-26T10:49:00Z">
        <w:r w:rsidRPr="00124595" w:rsidDel="00E436B7">
          <w:rPr>
            <w:rFonts w:ascii="Noto Sans CJK KR Regular" w:eastAsia="Noto Sans CJK KR Regular" w:hAnsi="Noto Sans CJK KR Regular" w:cs="Arial Unicode MS"/>
            <w:sz w:val="18"/>
            <w:szCs w:val="18"/>
          </w:rPr>
          <w:delText>“</w:delText>
        </w:r>
        <w:r w:rsidR="00FE5954" w:rsidRPr="00124595" w:rsidDel="00E436B7">
          <w:rPr>
            <w:rFonts w:ascii="Noto Sans CJK KR Regular" w:eastAsia="Noto Sans CJK KR Regular" w:hAnsi="Noto Sans CJK KR Regular" w:cs="Arial Unicode MS"/>
            <w:sz w:val="18"/>
            <w:szCs w:val="18"/>
          </w:rPr>
          <w:delText>DESKER MATE</w:delText>
        </w:r>
        <w:r w:rsidRPr="00124595" w:rsidDel="00E436B7">
          <w:rPr>
            <w:rFonts w:ascii="Noto Sans CJK KR Regular" w:eastAsia="Noto Sans CJK KR Regular" w:hAnsi="Noto Sans CJK KR Regular" w:cs="Arial Unicode MS"/>
            <w:sz w:val="18"/>
            <w:szCs w:val="18"/>
          </w:rPr>
          <w:delText xml:space="preserve">” </w:delText>
        </w:r>
        <w:r w:rsidRPr="00124595" w:rsidDel="00E436B7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delText>는</w:delText>
        </w:r>
        <w:r w:rsidRPr="00124595" w:rsidDel="00E436B7">
          <w:rPr>
            <w:rFonts w:ascii="Noto Sans CJK KR Regular" w:eastAsia="Noto Sans CJK KR Regular" w:hAnsi="Noto Sans CJK KR Regular" w:cs="Arial Unicode MS"/>
            <w:sz w:val="18"/>
            <w:szCs w:val="18"/>
          </w:rPr>
          <w:delText xml:space="preserve"> DESKER </w:delText>
        </w:r>
        <w:r w:rsidRPr="00124595" w:rsidDel="00E436B7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delText>홈페이지를</w:delText>
        </w:r>
        <w:r w:rsidRPr="00124595" w:rsidDel="00E436B7">
          <w:rPr>
            <w:rFonts w:ascii="Noto Sans CJK KR Regular" w:eastAsia="Noto Sans CJK KR Regular" w:hAnsi="Noto Sans CJK KR Regular" w:cs="Arial Unicode MS"/>
            <w:sz w:val="18"/>
            <w:szCs w:val="18"/>
          </w:rPr>
          <w:delText xml:space="preserve"> </w:delText>
        </w:r>
        <w:r w:rsidRPr="00124595" w:rsidDel="00E436B7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delText>이용하는</w:delText>
        </w:r>
        <w:r w:rsidRPr="00124595" w:rsidDel="00E436B7">
          <w:rPr>
            <w:rFonts w:ascii="Noto Sans CJK KR Regular" w:eastAsia="Noto Sans CJK KR Regular" w:hAnsi="Noto Sans CJK KR Regular" w:cs="Arial Unicode MS"/>
            <w:sz w:val="18"/>
            <w:szCs w:val="18"/>
          </w:rPr>
          <w:delText xml:space="preserve"> </w:delText>
        </w:r>
        <w:r w:rsidRPr="00124595" w:rsidDel="00E436B7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delText>회원에게</w:delText>
        </w:r>
        <w:r w:rsidRPr="00124595" w:rsidDel="00E436B7">
          <w:rPr>
            <w:rFonts w:ascii="Noto Sans CJK KR Regular" w:eastAsia="Noto Sans CJK KR Regular" w:hAnsi="Noto Sans CJK KR Regular" w:cs="Arial Unicode MS"/>
            <w:sz w:val="18"/>
            <w:szCs w:val="18"/>
          </w:rPr>
          <w:delText xml:space="preserve"> </w:delText>
        </w:r>
        <w:r w:rsidRPr="00124595" w:rsidDel="00E436B7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delText>홈페이지를</w:delText>
        </w:r>
        <w:r w:rsidRPr="00124595" w:rsidDel="00E436B7">
          <w:rPr>
            <w:rFonts w:ascii="Noto Sans CJK KR Regular" w:eastAsia="Noto Sans CJK KR Regular" w:hAnsi="Noto Sans CJK KR Regular" w:cs="Arial Unicode MS"/>
            <w:sz w:val="18"/>
            <w:szCs w:val="18"/>
          </w:rPr>
          <w:delText xml:space="preserve"> </w:delText>
        </w:r>
        <w:r w:rsidRPr="00124595" w:rsidDel="00E436B7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delText>통해서가</w:delText>
        </w:r>
        <w:r w:rsidRPr="00124595" w:rsidDel="00E436B7">
          <w:rPr>
            <w:rFonts w:ascii="Noto Sans CJK KR Regular" w:eastAsia="Noto Sans CJK KR Regular" w:hAnsi="Noto Sans CJK KR Regular" w:cs="Arial Unicode MS"/>
            <w:sz w:val="18"/>
            <w:szCs w:val="18"/>
          </w:rPr>
          <w:delText xml:space="preserve"> </w:delText>
        </w:r>
        <w:r w:rsidRPr="00124595" w:rsidDel="00E436B7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delText>아닌</w:delText>
        </w:r>
        <w:r w:rsidR="00BD0376" w:rsidRPr="00124595" w:rsidDel="00E436B7">
          <w:rPr>
            <w:rFonts w:ascii="Noto Sans CJK KR Regular" w:eastAsia="Noto Sans CJK KR Regular" w:hAnsi="Noto Sans CJK KR Regular" w:cs="Arial Unicode MS"/>
            <w:sz w:val="18"/>
            <w:szCs w:val="18"/>
          </w:rPr>
          <w:delText xml:space="preserve"> </w:delText>
        </w:r>
        <w:r w:rsidRPr="00124595" w:rsidDel="00E436B7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delText>직접</w:delText>
        </w:r>
        <w:r w:rsidRPr="00124595" w:rsidDel="00E436B7">
          <w:rPr>
            <w:rFonts w:ascii="Noto Sans CJK KR Regular" w:eastAsia="Noto Sans CJK KR Regular" w:hAnsi="Noto Sans CJK KR Regular" w:cs="Arial Unicode MS"/>
            <w:sz w:val="18"/>
            <w:szCs w:val="18"/>
          </w:rPr>
          <w:delText xml:space="preserve"> </w:delText>
        </w:r>
        <w:r w:rsidRPr="00124595" w:rsidDel="00E436B7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delText>결제를</w:delText>
        </w:r>
        <w:r w:rsidRPr="00124595" w:rsidDel="00E436B7">
          <w:rPr>
            <w:rFonts w:ascii="Noto Sans CJK KR Regular" w:eastAsia="Noto Sans CJK KR Regular" w:hAnsi="Noto Sans CJK KR Regular" w:cs="Arial Unicode MS"/>
            <w:sz w:val="18"/>
            <w:szCs w:val="18"/>
          </w:rPr>
          <w:delText xml:space="preserve"> </w:delText>
        </w:r>
        <w:r w:rsidRPr="00124595" w:rsidDel="00E436B7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delText>요청</w:delText>
        </w:r>
        <w:r w:rsidR="003F3609" w:rsidRPr="00124595" w:rsidDel="00E436B7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delText>하거나</w:delText>
        </w:r>
        <w:r w:rsidR="003F3609" w:rsidRPr="00124595" w:rsidDel="00E436B7">
          <w:rPr>
            <w:rFonts w:ascii="Noto Sans CJK KR Regular" w:eastAsia="Noto Sans CJK KR Regular" w:hAnsi="Noto Sans CJK KR Regular" w:cs="Arial Unicode MS"/>
            <w:sz w:val="18"/>
            <w:szCs w:val="18"/>
          </w:rPr>
          <w:delText xml:space="preserve"> </w:delText>
        </w:r>
        <w:r w:rsidR="003F3609" w:rsidRPr="00124595" w:rsidDel="00E436B7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delText>이를</w:delText>
        </w:r>
        <w:r w:rsidR="003F3609" w:rsidRPr="00124595" w:rsidDel="00E436B7">
          <w:rPr>
            <w:rFonts w:ascii="Noto Sans CJK KR Regular" w:eastAsia="Noto Sans CJK KR Regular" w:hAnsi="Noto Sans CJK KR Regular" w:cs="Arial Unicode MS"/>
            <w:sz w:val="18"/>
            <w:szCs w:val="18"/>
          </w:rPr>
          <w:delText xml:space="preserve"> </w:delText>
        </w:r>
        <w:r w:rsidR="003F3609" w:rsidRPr="00124595" w:rsidDel="00E436B7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delText>유도하는</w:delText>
        </w:r>
        <w:r w:rsidR="003F3609" w:rsidRPr="00124595" w:rsidDel="00E436B7">
          <w:rPr>
            <w:rFonts w:ascii="Noto Sans CJK KR Regular" w:eastAsia="Noto Sans CJK KR Regular" w:hAnsi="Noto Sans CJK KR Regular" w:cs="Arial Unicode MS"/>
            <w:sz w:val="18"/>
            <w:szCs w:val="18"/>
          </w:rPr>
          <w:delText xml:space="preserve"> </w:delText>
        </w:r>
        <w:r w:rsidR="003F3609" w:rsidRPr="00124595" w:rsidDel="00E436B7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delText>행위를</w:delText>
        </w:r>
        <w:r w:rsidR="003F3609" w:rsidRPr="00124595" w:rsidDel="00E436B7">
          <w:rPr>
            <w:rFonts w:ascii="Noto Sans CJK KR Regular" w:eastAsia="Noto Sans CJK KR Regular" w:hAnsi="Noto Sans CJK KR Regular" w:cs="Arial Unicode MS"/>
            <w:sz w:val="18"/>
            <w:szCs w:val="18"/>
          </w:rPr>
          <w:delText xml:space="preserve"> </w:delText>
        </w:r>
        <w:r w:rsidR="003F3609" w:rsidRPr="00124595" w:rsidDel="00E436B7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delText>하여서는</w:delText>
        </w:r>
        <w:r w:rsidR="003F3609" w:rsidRPr="00124595" w:rsidDel="00E436B7">
          <w:rPr>
            <w:rFonts w:ascii="Noto Sans CJK KR Regular" w:eastAsia="Noto Sans CJK KR Regular" w:hAnsi="Noto Sans CJK KR Regular" w:cs="Arial Unicode MS"/>
            <w:sz w:val="18"/>
            <w:szCs w:val="18"/>
          </w:rPr>
          <w:delText xml:space="preserve"> </w:delText>
        </w:r>
        <w:r w:rsidR="003F3609" w:rsidRPr="00124595" w:rsidDel="00E436B7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delText>안됩니다</w:delText>
        </w:r>
        <w:r w:rsidR="003F3609" w:rsidRPr="00124595" w:rsidDel="00E436B7">
          <w:rPr>
            <w:rFonts w:ascii="Noto Sans CJK KR Regular" w:eastAsia="Noto Sans CJK KR Regular" w:hAnsi="Noto Sans CJK KR Regular" w:cs="Arial Unicode MS"/>
            <w:sz w:val="18"/>
            <w:szCs w:val="18"/>
          </w:rPr>
          <w:delText>.</w:delText>
        </w:r>
        <w:r w:rsidRPr="00124595" w:rsidDel="00E436B7">
          <w:rPr>
            <w:rFonts w:ascii="Noto Sans CJK KR Regular" w:eastAsia="Noto Sans CJK KR Regular" w:hAnsi="Noto Sans CJK KR Regular" w:cs="Arial Unicode MS"/>
            <w:sz w:val="18"/>
            <w:szCs w:val="18"/>
          </w:rPr>
          <w:delText xml:space="preserve"> (</w:delText>
        </w:r>
        <w:r w:rsidRPr="00124595" w:rsidDel="00E436B7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delText>단</w:delText>
        </w:r>
        <w:r w:rsidR="00A73099" w:rsidRPr="00124595" w:rsidDel="00E436B7">
          <w:rPr>
            <w:rFonts w:ascii="Noto Sans CJK KR Regular" w:eastAsia="Noto Sans CJK KR Regular" w:hAnsi="Noto Sans CJK KR Regular" w:cs="Arial Unicode MS"/>
            <w:sz w:val="18"/>
            <w:szCs w:val="18"/>
          </w:rPr>
          <w:delText>,</w:delText>
        </w:r>
        <w:r w:rsidRPr="00124595" w:rsidDel="00E436B7">
          <w:rPr>
            <w:rFonts w:ascii="Noto Sans CJK KR Regular" w:eastAsia="Noto Sans CJK KR Regular" w:hAnsi="Noto Sans CJK KR Regular" w:cs="Arial Unicode MS"/>
            <w:sz w:val="18"/>
            <w:szCs w:val="18"/>
          </w:rPr>
          <w:delText xml:space="preserve"> </w:delText>
        </w:r>
        <w:r w:rsidRPr="00124595" w:rsidDel="00E436B7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delText>물품</w:delText>
        </w:r>
        <w:r w:rsidRPr="00124595" w:rsidDel="00E436B7">
          <w:rPr>
            <w:rFonts w:ascii="Noto Sans CJK KR Regular" w:eastAsia="Noto Sans CJK KR Regular" w:hAnsi="Noto Sans CJK KR Regular" w:cs="Arial Unicode MS"/>
            <w:sz w:val="18"/>
            <w:szCs w:val="18"/>
          </w:rPr>
          <w:delText xml:space="preserve"> </w:delText>
        </w:r>
        <w:r w:rsidRPr="00124595" w:rsidDel="00E436B7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delText>공급</w:delText>
        </w:r>
        <w:r w:rsidRPr="00124595" w:rsidDel="00E436B7">
          <w:rPr>
            <w:rFonts w:ascii="Noto Sans CJK KR Regular" w:eastAsia="Noto Sans CJK KR Regular" w:hAnsi="Noto Sans CJK KR Regular" w:cs="Arial Unicode MS"/>
            <w:sz w:val="18"/>
            <w:szCs w:val="18"/>
          </w:rPr>
          <w:delText xml:space="preserve"> </w:delText>
        </w:r>
        <w:r w:rsidRPr="00124595" w:rsidDel="00E436B7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delText>외</w:delText>
        </w:r>
        <w:r w:rsidRPr="00124595" w:rsidDel="00E436B7">
          <w:rPr>
            <w:rFonts w:ascii="Noto Sans CJK KR Regular" w:eastAsia="Noto Sans CJK KR Regular" w:hAnsi="Noto Sans CJK KR Regular" w:cs="Arial Unicode MS"/>
            <w:sz w:val="18"/>
            <w:szCs w:val="18"/>
          </w:rPr>
          <w:delText xml:space="preserve"> </w:delText>
        </w:r>
        <w:r w:rsidRPr="00124595" w:rsidDel="00E436B7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delText>사전에</w:delText>
        </w:r>
        <w:r w:rsidRPr="00124595" w:rsidDel="00E436B7">
          <w:rPr>
            <w:rFonts w:ascii="Noto Sans CJK KR Regular" w:eastAsia="Noto Sans CJK KR Regular" w:hAnsi="Noto Sans CJK KR Regular" w:cs="Arial Unicode MS"/>
            <w:sz w:val="18"/>
            <w:szCs w:val="18"/>
          </w:rPr>
          <w:delText xml:space="preserve"> </w:delText>
        </w:r>
        <w:r w:rsidR="00C4358E" w:rsidRPr="00124595" w:rsidDel="00E436B7">
          <w:rPr>
            <w:rFonts w:ascii="Noto Sans CJK KR Regular" w:eastAsia="Noto Sans CJK KR Regular" w:hAnsi="Noto Sans CJK KR Regular" w:cs="Arial Unicode MS"/>
            <w:sz w:val="18"/>
            <w:szCs w:val="18"/>
          </w:rPr>
          <w:delText>"</w:delText>
        </w:r>
        <w:r w:rsidRPr="00124595" w:rsidDel="00E436B7">
          <w:rPr>
            <w:rFonts w:ascii="Noto Sans CJK KR Regular" w:eastAsia="Noto Sans CJK KR Regular" w:hAnsi="Noto Sans CJK KR Regular" w:cs="Arial Unicode MS"/>
            <w:sz w:val="18"/>
            <w:szCs w:val="18"/>
          </w:rPr>
          <w:delText>(</w:delText>
        </w:r>
        <w:r w:rsidRPr="00124595" w:rsidDel="00E436B7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delText>주</w:delText>
        </w:r>
        <w:r w:rsidRPr="00124595" w:rsidDel="00E436B7">
          <w:rPr>
            <w:rFonts w:ascii="Noto Sans CJK KR Regular" w:eastAsia="Noto Sans CJK KR Regular" w:hAnsi="Noto Sans CJK KR Regular" w:cs="Arial Unicode MS"/>
            <w:sz w:val="18"/>
            <w:szCs w:val="18"/>
          </w:rPr>
          <w:delText>)</w:delText>
        </w:r>
        <w:r w:rsidRPr="00124595" w:rsidDel="00E436B7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delText>일룸</w:delText>
        </w:r>
        <w:r w:rsidRPr="00124595" w:rsidDel="00E436B7">
          <w:rPr>
            <w:rFonts w:ascii="Noto Sans CJK KR Regular" w:eastAsia="Noto Sans CJK KR Regular" w:hAnsi="Noto Sans CJK KR Regular" w:cs="Arial Unicode MS"/>
            <w:sz w:val="18"/>
            <w:szCs w:val="18"/>
          </w:rPr>
          <w:delText>-DESKER</w:delText>
        </w:r>
        <w:r w:rsidR="00C4358E" w:rsidRPr="00124595" w:rsidDel="00E436B7">
          <w:rPr>
            <w:rFonts w:ascii="Noto Sans CJK KR Regular" w:eastAsia="Noto Sans CJK KR Regular" w:hAnsi="Noto Sans CJK KR Regular" w:cs="Arial Unicode MS"/>
            <w:sz w:val="18"/>
            <w:szCs w:val="18"/>
          </w:rPr>
          <w:delText>"</w:delText>
        </w:r>
        <w:r w:rsidRPr="00124595" w:rsidDel="00E436B7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delText>와</w:delText>
        </w:r>
        <w:r w:rsidRPr="00124595" w:rsidDel="00E436B7">
          <w:rPr>
            <w:rFonts w:ascii="Noto Sans CJK KR Regular" w:eastAsia="Noto Sans CJK KR Regular" w:hAnsi="Noto Sans CJK KR Regular" w:cs="Arial Unicode MS"/>
            <w:sz w:val="18"/>
            <w:szCs w:val="18"/>
          </w:rPr>
          <w:delText xml:space="preserve"> </w:delText>
        </w:r>
        <w:r w:rsidRPr="00124595" w:rsidDel="00E436B7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delText>협의가</w:delText>
        </w:r>
        <w:r w:rsidRPr="00124595" w:rsidDel="00E436B7">
          <w:rPr>
            <w:rFonts w:ascii="Noto Sans CJK KR Regular" w:eastAsia="Noto Sans CJK KR Regular" w:hAnsi="Noto Sans CJK KR Regular" w:cs="Arial Unicode MS"/>
            <w:sz w:val="18"/>
            <w:szCs w:val="18"/>
          </w:rPr>
          <w:delText xml:space="preserve"> </w:delText>
        </w:r>
        <w:r w:rsidRPr="00124595" w:rsidDel="00E436B7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delText>완료된</w:delText>
        </w:r>
        <w:r w:rsidRPr="00124595" w:rsidDel="00E436B7">
          <w:rPr>
            <w:rFonts w:ascii="Noto Sans CJK KR Regular" w:eastAsia="Noto Sans CJK KR Regular" w:hAnsi="Noto Sans CJK KR Regular" w:cs="Arial Unicode MS"/>
            <w:sz w:val="18"/>
            <w:szCs w:val="18"/>
          </w:rPr>
          <w:delText xml:space="preserve"> </w:delText>
        </w:r>
        <w:r w:rsidRPr="00124595" w:rsidDel="00E436B7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delText>건에</w:delText>
        </w:r>
        <w:r w:rsidRPr="00124595" w:rsidDel="00E436B7">
          <w:rPr>
            <w:rFonts w:ascii="Noto Sans CJK KR Regular" w:eastAsia="Noto Sans CJK KR Regular" w:hAnsi="Noto Sans CJK KR Regular" w:cs="Arial Unicode MS"/>
            <w:sz w:val="18"/>
            <w:szCs w:val="18"/>
          </w:rPr>
          <w:delText xml:space="preserve"> </w:delText>
        </w:r>
        <w:r w:rsidRPr="00124595" w:rsidDel="00E436B7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delText>대해서는</w:delText>
        </w:r>
        <w:r w:rsidRPr="00124595" w:rsidDel="00E436B7">
          <w:rPr>
            <w:rFonts w:ascii="Noto Sans CJK KR Regular" w:eastAsia="Noto Sans CJK KR Regular" w:hAnsi="Noto Sans CJK KR Regular" w:cs="Arial Unicode MS"/>
            <w:sz w:val="18"/>
            <w:szCs w:val="18"/>
          </w:rPr>
          <w:delText xml:space="preserve"> </w:delText>
        </w:r>
        <w:r w:rsidRPr="00124595" w:rsidDel="00E436B7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delText>예외</w:delText>
        </w:r>
        <w:r w:rsidRPr="00124595" w:rsidDel="00E436B7">
          <w:rPr>
            <w:rFonts w:ascii="Noto Sans CJK KR Regular" w:eastAsia="Noto Sans CJK KR Regular" w:hAnsi="Noto Sans CJK KR Regular" w:cs="Arial Unicode MS"/>
            <w:sz w:val="18"/>
            <w:szCs w:val="18"/>
          </w:rPr>
          <w:delText xml:space="preserve"> </w:delText>
        </w:r>
        <w:r w:rsidRPr="00124595" w:rsidDel="00E436B7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delText>적용</w:delText>
        </w:r>
        <w:r w:rsidRPr="00124595" w:rsidDel="00E436B7">
          <w:rPr>
            <w:rFonts w:ascii="Noto Sans CJK KR Regular" w:eastAsia="Noto Sans CJK KR Regular" w:hAnsi="Noto Sans CJK KR Regular" w:cs="Arial Unicode MS"/>
            <w:sz w:val="18"/>
            <w:szCs w:val="18"/>
          </w:rPr>
          <w:delText xml:space="preserve">) </w:delText>
        </w:r>
        <w:r w:rsidRPr="00124595" w:rsidDel="00E436B7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delText>이를</w:delText>
        </w:r>
        <w:r w:rsidRPr="00124595" w:rsidDel="00E436B7">
          <w:rPr>
            <w:rFonts w:ascii="Noto Sans CJK KR Regular" w:eastAsia="Noto Sans CJK KR Regular" w:hAnsi="Noto Sans CJK KR Regular" w:cs="Arial Unicode MS"/>
            <w:sz w:val="18"/>
            <w:szCs w:val="18"/>
          </w:rPr>
          <w:delText xml:space="preserve"> </w:delText>
        </w:r>
        <w:r w:rsidRPr="00124595" w:rsidDel="00E436B7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delText>위반하는</w:delText>
        </w:r>
        <w:r w:rsidRPr="00124595" w:rsidDel="00E436B7">
          <w:rPr>
            <w:rFonts w:ascii="Noto Sans CJK KR Regular" w:eastAsia="Noto Sans CJK KR Regular" w:hAnsi="Noto Sans CJK KR Regular" w:cs="Arial Unicode MS"/>
            <w:sz w:val="18"/>
            <w:szCs w:val="18"/>
          </w:rPr>
          <w:delText xml:space="preserve"> </w:delText>
        </w:r>
        <w:r w:rsidRPr="00124595" w:rsidDel="00E436B7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delText>경우</w:delText>
        </w:r>
        <w:r w:rsidRPr="00124595" w:rsidDel="00E436B7">
          <w:rPr>
            <w:rFonts w:ascii="Noto Sans CJK KR Regular" w:eastAsia="Noto Sans CJK KR Regular" w:hAnsi="Noto Sans CJK KR Regular" w:cs="Arial Unicode MS"/>
            <w:sz w:val="18"/>
            <w:szCs w:val="18"/>
          </w:rPr>
          <w:delText xml:space="preserve"> </w:delText>
        </w:r>
        <w:r w:rsidRPr="00124595" w:rsidDel="00E436B7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delText>직접</w:delText>
        </w:r>
        <w:r w:rsidRPr="00124595" w:rsidDel="00E436B7">
          <w:rPr>
            <w:rFonts w:ascii="Noto Sans CJK KR Regular" w:eastAsia="Noto Sans CJK KR Regular" w:hAnsi="Noto Sans CJK KR Regular" w:cs="Arial Unicode MS"/>
            <w:sz w:val="18"/>
            <w:szCs w:val="18"/>
          </w:rPr>
          <w:delText xml:space="preserve"> </w:delText>
        </w:r>
        <w:r w:rsidRPr="00124595" w:rsidDel="00E436B7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delText>결제</w:delText>
        </w:r>
        <w:r w:rsidRPr="00124595" w:rsidDel="00E436B7">
          <w:rPr>
            <w:rFonts w:ascii="Noto Sans CJK KR Regular" w:eastAsia="Noto Sans CJK KR Regular" w:hAnsi="Noto Sans CJK KR Regular" w:cs="Arial Unicode MS"/>
            <w:sz w:val="18"/>
            <w:szCs w:val="18"/>
          </w:rPr>
          <w:delText xml:space="preserve"> </w:delText>
        </w:r>
        <w:r w:rsidRPr="00124595" w:rsidDel="00E436B7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delText>유도</w:delText>
        </w:r>
        <w:r w:rsidRPr="00124595" w:rsidDel="00E436B7">
          <w:rPr>
            <w:rFonts w:ascii="Noto Sans CJK KR Regular" w:eastAsia="Noto Sans CJK KR Regular" w:hAnsi="Noto Sans CJK KR Regular" w:cs="Arial Unicode MS"/>
            <w:sz w:val="18"/>
            <w:szCs w:val="18"/>
          </w:rPr>
          <w:delText xml:space="preserve"> </w:delText>
        </w:r>
        <w:r w:rsidRPr="00124595" w:rsidDel="00E436B7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delText>행위</w:delText>
        </w:r>
        <w:r w:rsidRPr="00124595" w:rsidDel="00E436B7">
          <w:rPr>
            <w:rFonts w:ascii="Noto Sans CJK KR Regular" w:eastAsia="Noto Sans CJK KR Regular" w:hAnsi="Noto Sans CJK KR Regular" w:cs="Arial Unicode MS"/>
            <w:sz w:val="18"/>
            <w:szCs w:val="18"/>
          </w:rPr>
          <w:delText xml:space="preserve"> </w:delText>
        </w:r>
        <w:r w:rsidRPr="00124595" w:rsidDel="00E436B7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delText>또는</w:delText>
        </w:r>
        <w:r w:rsidRPr="00124595" w:rsidDel="00E436B7">
          <w:rPr>
            <w:rFonts w:ascii="Noto Sans CJK KR Regular" w:eastAsia="Noto Sans CJK KR Regular" w:hAnsi="Noto Sans CJK KR Regular" w:cs="Arial Unicode MS"/>
            <w:sz w:val="18"/>
            <w:szCs w:val="18"/>
          </w:rPr>
          <w:delText xml:space="preserve"> </w:delText>
        </w:r>
        <w:r w:rsidRPr="00124595" w:rsidDel="00E436B7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delText>잘못된</w:delText>
        </w:r>
        <w:r w:rsidRPr="00124595" w:rsidDel="00E436B7">
          <w:rPr>
            <w:rFonts w:ascii="Noto Sans CJK KR Regular" w:eastAsia="Noto Sans CJK KR Regular" w:hAnsi="Noto Sans CJK KR Regular" w:cs="Arial Unicode MS"/>
            <w:sz w:val="18"/>
            <w:szCs w:val="18"/>
          </w:rPr>
          <w:delText xml:space="preserve"> </w:delText>
        </w:r>
        <w:r w:rsidRPr="00124595" w:rsidDel="00E436B7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delText>견적</w:delText>
        </w:r>
        <w:r w:rsidRPr="00124595" w:rsidDel="00E436B7">
          <w:rPr>
            <w:rFonts w:ascii="Noto Sans CJK KR Regular" w:eastAsia="Noto Sans CJK KR Regular" w:hAnsi="Noto Sans CJK KR Regular" w:cs="Arial Unicode MS"/>
            <w:sz w:val="18"/>
            <w:szCs w:val="18"/>
          </w:rPr>
          <w:delText xml:space="preserve"> </w:delText>
        </w:r>
        <w:r w:rsidRPr="00124595" w:rsidDel="00E436B7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delText>요청</w:delText>
        </w:r>
        <w:r w:rsidRPr="00124595" w:rsidDel="00E436B7">
          <w:rPr>
            <w:rFonts w:ascii="Noto Sans CJK KR Regular" w:eastAsia="Noto Sans CJK KR Regular" w:hAnsi="Noto Sans CJK KR Regular" w:cs="Arial Unicode MS"/>
            <w:sz w:val="18"/>
            <w:szCs w:val="18"/>
          </w:rPr>
          <w:delText xml:space="preserve"> </w:delText>
        </w:r>
        <w:r w:rsidRPr="00124595" w:rsidDel="00E436B7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delText>등으로</w:delText>
        </w:r>
        <w:r w:rsidRPr="00124595" w:rsidDel="00E436B7">
          <w:rPr>
            <w:rFonts w:ascii="Noto Sans CJK KR Regular" w:eastAsia="Noto Sans CJK KR Regular" w:hAnsi="Noto Sans CJK KR Regular" w:cs="Arial Unicode MS"/>
            <w:sz w:val="18"/>
            <w:szCs w:val="18"/>
          </w:rPr>
          <w:delText xml:space="preserve"> </w:delText>
        </w:r>
        <w:r w:rsidRPr="00124595" w:rsidDel="00E436B7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delText>간주되며</w:delText>
        </w:r>
        <w:r w:rsidRPr="00124595" w:rsidDel="00E436B7">
          <w:rPr>
            <w:rFonts w:ascii="Noto Sans CJK KR Regular" w:eastAsia="Noto Sans CJK KR Regular" w:hAnsi="Noto Sans CJK KR Regular" w:cs="Arial Unicode MS"/>
            <w:sz w:val="18"/>
            <w:szCs w:val="18"/>
          </w:rPr>
          <w:delText xml:space="preserve">, </w:delText>
        </w:r>
        <w:r w:rsidRPr="00124595" w:rsidDel="00E436B7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delText>이의</w:delText>
        </w:r>
        <w:r w:rsidRPr="00124595" w:rsidDel="00E436B7">
          <w:rPr>
            <w:rFonts w:ascii="Noto Sans CJK KR Regular" w:eastAsia="Noto Sans CJK KR Regular" w:hAnsi="Noto Sans CJK KR Regular" w:cs="Arial Unicode MS"/>
            <w:sz w:val="18"/>
            <w:szCs w:val="18"/>
          </w:rPr>
          <w:delText xml:space="preserve"> </w:delText>
        </w:r>
        <w:r w:rsidRPr="00124595" w:rsidDel="00E436B7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delText>경우</w:delText>
        </w:r>
        <w:r w:rsidRPr="00124595" w:rsidDel="00E436B7">
          <w:rPr>
            <w:rFonts w:ascii="Noto Sans CJK KR Regular" w:eastAsia="Noto Sans CJK KR Regular" w:hAnsi="Noto Sans CJK KR Regular" w:cs="Arial Unicode MS"/>
            <w:sz w:val="18"/>
            <w:szCs w:val="18"/>
          </w:rPr>
          <w:delText xml:space="preserve"> </w:delText>
        </w:r>
        <w:r w:rsidRPr="00124595" w:rsidDel="00E436B7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delText>경고정책에</w:delText>
        </w:r>
        <w:r w:rsidRPr="00124595" w:rsidDel="00E436B7">
          <w:rPr>
            <w:rFonts w:ascii="Noto Sans CJK KR Regular" w:eastAsia="Noto Sans CJK KR Regular" w:hAnsi="Noto Sans CJK KR Regular" w:cs="Arial Unicode MS"/>
            <w:sz w:val="18"/>
            <w:szCs w:val="18"/>
          </w:rPr>
          <w:delText xml:space="preserve"> </w:delText>
        </w:r>
        <w:r w:rsidRPr="00124595" w:rsidDel="00E436B7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delText>의거하여</w:delText>
        </w:r>
        <w:r w:rsidRPr="00124595" w:rsidDel="00E436B7">
          <w:rPr>
            <w:rFonts w:ascii="Noto Sans CJK KR Regular" w:eastAsia="Noto Sans CJK KR Regular" w:hAnsi="Noto Sans CJK KR Regular" w:cs="Arial Unicode MS"/>
            <w:sz w:val="18"/>
            <w:szCs w:val="18"/>
          </w:rPr>
          <w:delText xml:space="preserve"> </w:delText>
        </w:r>
        <w:r w:rsidRPr="00124595" w:rsidDel="00E436B7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delText>처리됩니다</w:delText>
        </w:r>
        <w:r w:rsidRPr="00124595" w:rsidDel="00E436B7">
          <w:rPr>
            <w:rFonts w:ascii="Noto Sans CJK KR Regular" w:eastAsia="Noto Sans CJK KR Regular" w:hAnsi="Noto Sans CJK KR Regular" w:cs="Arial Unicode MS"/>
            <w:sz w:val="18"/>
            <w:szCs w:val="18"/>
          </w:rPr>
          <w:delText xml:space="preserve">. </w:delText>
        </w:r>
      </w:del>
    </w:p>
    <w:p w14:paraId="3A6577C7" w14:textId="2CC57FEA" w:rsidR="001F2CDC" w:rsidRPr="009A7284" w:rsidDel="00E436B7" w:rsidRDefault="005761CA" w:rsidP="003529E4">
      <w:pPr>
        <w:pStyle w:val="ab"/>
        <w:numPr>
          <w:ilvl w:val="0"/>
          <w:numId w:val="39"/>
        </w:numPr>
        <w:ind w:leftChars="0"/>
        <w:rPr>
          <w:ins w:id="150" w:author="정영재 (Youngjae Jeong)" w:date="2026-01-06T15:31:00Z"/>
          <w:del w:id="151" w:author="윤현정 (Hyunjeong Yoon)" w:date="2026-02-26T10:49:00Z"/>
          <w:rFonts w:ascii="Noto Sans CJK KR Regular" w:eastAsia="Noto Sans CJK KR Regular" w:hAnsi="Noto Sans CJK KR Regular"/>
          <w:sz w:val="18"/>
          <w:szCs w:val="18"/>
        </w:rPr>
      </w:pPr>
      <w:del w:id="152" w:author="윤현정 (Hyunjeong Yoon)" w:date="2026-02-26T10:49:00Z">
        <w:r w:rsidRPr="00124595" w:rsidDel="00E436B7">
          <w:rPr>
            <w:rFonts w:ascii="Noto Sans CJK KR Regular" w:eastAsia="Noto Sans CJK KR Regular" w:hAnsi="Noto Sans CJK KR Regular" w:cs="Arial Unicode MS"/>
            <w:sz w:val="18"/>
            <w:szCs w:val="18"/>
          </w:rPr>
          <w:delText>“</w:delText>
        </w:r>
        <w:r w:rsidR="00FE5954" w:rsidRPr="00124595" w:rsidDel="00E436B7">
          <w:rPr>
            <w:rFonts w:ascii="Noto Sans CJK KR Regular" w:eastAsia="Noto Sans CJK KR Regular" w:hAnsi="Noto Sans CJK KR Regular" w:cs="Arial Unicode MS"/>
            <w:sz w:val="18"/>
            <w:szCs w:val="18"/>
          </w:rPr>
          <w:delText>DESKER MATE</w:delText>
        </w:r>
        <w:r w:rsidRPr="00124595" w:rsidDel="00E436B7">
          <w:rPr>
            <w:rFonts w:ascii="Noto Sans CJK KR Regular" w:eastAsia="Noto Sans CJK KR Regular" w:hAnsi="Noto Sans CJK KR Regular" w:cs="Arial Unicode MS"/>
            <w:sz w:val="18"/>
            <w:szCs w:val="18"/>
          </w:rPr>
          <w:delText xml:space="preserve">” </w:delText>
        </w:r>
        <w:r w:rsidR="00AA0E15" w:rsidRPr="00124595" w:rsidDel="00E436B7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delText>는</w:delText>
        </w:r>
        <w:r w:rsidR="00AA0E15" w:rsidRPr="00124595" w:rsidDel="00E436B7">
          <w:rPr>
            <w:rFonts w:ascii="Noto Sans CJK KR Regular" w:eastAsia="Noto Sans CJK KR Regular" w:hAnsi="Noto Sans CJK KR Regular" w:cs="Arial Unicode MS"/>
            <w:sz w:val="18"/>
            <w:szCs w:val="18"/>
          </w:rPr>
          <w:delText xml:space="preserve"> </w:delText>
        </w:r>
        <w:r w:rsidR="00AA0E15" w:rsidRPr="00124595" w:rsidDel="00E436B7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delText>PLANNING SERVICE PRO</w:delText>
        </w:r>
        <w:r w:rsidRPr="00124595" w:rsidDel="00E436B7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delText xml:space="preserve"> </w:delText>
        </w:r>
      </w:del>
      <w:ins w:id="153" w:author="정영재 (Youngjae Jeong)" w:date="2026-01-06T15:17:00Z">
        <w:del w:id="154" w:author="윤현정 (Hyunjeong Yoon)" w:date="2026-02-26T10:49:00Z">
          <w:r w:rsidR="00C56705" w:rsidDel="00E436B7">
            <w:rPr>
              <w:rFonts w:ascii="Noto Sans CJK KR Regular" w:eastAsia="Noto Sans CJK KR Regular" w:hAnsi="Noto Sans CJK KR Regular" w:cs="Arial Unicode MS" w:hint="eastAsia"/>
              <w:sz w:val="18"/>
              <w:szCs w:val="18"/>
            </w:rPr>
            <w:delText>공간플래</w:delText>
          </w:r>
        </w:del>
      </w:ins>
      <w:ins w:id="155" w:author="윤현정 (Hyunjeong Yoon)" w:date="2026-02-23T15:55:00Z">
        <w:del w:id="156" w:author="윤현정 (Hyunjeong Yoon)" w:date="2026-02-26T10:49:00Z">
          <w:r w:rsidR="00FA0CCA" w:rsidDel="00E436B7">
            <w:rPr>
              <w:rFonts w:ascii="Noto Sans CJK KR Regular" w:eastAsia="Noto Sans CJK KR Regular" w:hAnsi="Noto Sans CJK KR Regular" w:cs="Arial Unicode MS" w:hint="eastAsia"/>
              <w:sz w:val="18"/>
              <w:szCs w:val="18"/>
            </w:rPr>
            <w:delText>닝</w:delText>
          </w:r>
        </w:del>
      </w:ins>
      <w:ins w:id="157" w:author="정영재 (Youngjae Jeong)" w:date="2026-01-06T15:17:00Z">
        <w:del w:id="158" w:author="윤현정 (Hyunjeong Yoon)" w:date="2026-02-26T10:49:00Z">
          <w:r w:rsidR="00C56705" w:rsidDel="00E436B7">
            <w:rPr>
              <w:rFonts w:ascii="Noto Sans CJK KR Regular" w:eastAsia="Noto Sans CJK KR Regular" w:hAnsi="Noto Sans CJK KR Regular" w:cs="Arial Unicode MS" w:hint="eastAsia"/>
              <w:sz w:val="18"/>
              <w:szCs w:val="18"/>
            </w:rPr>
            <w:delText xml:space="preserve">낭 </w:delText>
          </w:r>
        </w:del>
      </w:ins>
      <w:ins w:id="159" w:author="정영재 (Youngjae Jeong)" w:date="2026-01-06T15:20:00Z">
        <w:del w:id="160" w:author="윤현정 (Hyunjeong Yoon)" w:date="2026-02-26T10:49:00Z">
          <w:r w:rsidR="00C56705" w:rsidDel="00E436B7">
            <w:rPr>
              <w:rFonts w:ascii="Noto Sans CJK KR Regular" w:eastAsia="Noto Sans CJK KR Regular" w:hAnsi="Noto Sans CJK KR Regular" w:cs="Arial Unicode MS" w:hint="eastAsia"/>
              <w:sz w:val="18"/>
              <w:szCs w:val="18"/>
            </w:rPr>
            <w:delText xml:space="preserve"> </w:delText>
          </w:r>
        </w:del>
      </w:ins>
      <w:ins w:id="161" w:author="정영재 (Youngjae Jeong)" w:date="2026-01-06T15:17:00Z">
        <w:del w:id="162" w:author="윤현정 (Hyunjeong Yoon)" w:date="2026-02-26T10:49:00Z">
          <w:r w:rsidR="00C56705" w:rsidDel="00E436B7">
            <w:rPr>
              <w:rFonts w:ascii="Noto Sans CJK KR Regular" w:eastAsia="Noto Sans CJK KR Regular" w:hAnsi="Noto Sans CJK KR Regular" w:cs="Arial Unicode MS" w:hint="eastAsia"/>
              <w:sz w:val="18"/>
              <w:szCs w:val="18"/>
            </w:rPr>
            <w:delText xml:space="preserve">상담 </w:delText>
          </w:r>
        </w:del>
      </w:ins>
      <w:del w:id="163" w:author="윤현정 (Hyunjeong Yoon)" w:date="2026-02-26T10:49:00Z">
        <w:r w:rsidRPr="00124595" w:rsidDel="00E436B7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delText>서비스가</w:delText>
        </w:r>
        <w:r w:rsidRPr="00124595" w:rsidDel="00E436B7">
          <w:rPr>
            <w:rFonts w:ascii="Noto Sans CJK KR Regular" w:eastAsia="Noto Sans CJK KR Regular" w:hAnsi="Noto Sans CJK KR Regular" w:cs="Arial Unicode MS"/>
            <w:sz w:val="18"/>
            <w:szCs w:val="18"/>
          </w:rPr>
          <w:delText xml:space="preserve"> </w:delText>
        </w:r>
        <w:r w:rsidRPr="00124595" w:rsidDel="00E436B7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delText>매칭된</w:delText>
        </w:r>
        <w:r w:rsidRPr="00124595" w:rsidDel="00E436B7">
          <w:rPr>
            <w:rFonts w:ascii="Noto Sans CJK KR Regular" w:eastAsia="Noto Sans CJK KR Regular" w:hAnsi="Noto Sans CJK KR Regular" w:cs="Arial Unicode MS"/>
            <w:sz w:val="18"/>
            <w:szCs w:val="18"/>
          </w:rPr>
          <w:delText xml:space="preserve"> </w:delText>
        </w:r>
        <w:r w:rsidRPr="00124595" w:rsidDel="00E436B7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delText>시점부터</w:delText>
        </w:r>
        <w:r w:rsidRPr="00124595" w:rsidDel="00E436B7">
          <w:rPr>
            <w:rFonts w:ascii="Noto Sans CJK KR Regular" w:eastAsia="Noto Sans CJK KR Regular" w:hAnsi="Noto Sans CJK KR Regular" w:cs="Arial Unicode MS"/>
            <w:sz w:val="18"/>
            <w:szCs w:val="18"/>
          </w:rPr>
          <w:delText xml:space="preserve"> </w:delText>
        </w:r>
        <w:r w:rsidR="00322F04" w:rsidRPr="00124595" w:rsidDel="00E436B7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delText>회원</w:delText>
        </w:r>
        <w:r w:rsidRPr="00124595" w:rsidDel="00E436B7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delText>과의</w:delText>
        </w:r>
        <w:r w:rsidRPr="00124595" w:rsidDel="00E436B7">
          <w:rPr>
            <w:rFonts w:ascii="Noto Sans CJK KR Regular" w:eastAsia="Noto Sans CJK KR Regular" w:hAnsi="Noto Sans CJK KR Regular" w:cs="Arial Unicode MS"/>
            <w:sz w:val="18"/>
            <w:szCs w:val="18"/>
          </w:rPr>
          <w:delText xml:space="preserve"> </w:delText>
        </w:r>
        <w:r w:rsidRPr="00124595" w:rsidDel="00E436B7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delText>연락</w:delText>
        </w:r>
        <w:r w:rsidRPr="00124595" w:rsidDel="00E436B7">
          <w:rPr>
            <w:rFonts w:ascii="Noto Sans CJK KR Regular" w:eastAsia="Noto Sans CJK KR Regular" w:hAnsi="Noto Sans CJK KR Regular" w:cs="Arial Unicode MS"/>
            <w:sz w:val="18"/>
            <w:szCs w:val="18"/>
          </w:rPr>
          <w:delText xml:space="preserve"> </w:delText>
        </w:r>
        <w:r w:rsidRPr="00124595" w:rsidDel="00E436B7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delText>및</w:delText>
        </w:r>
        <w:r w:rsidRPr="00124595" w:rsidDel="00E436B7">
          <w:rPr>
            <w:rFonts w:ascii="Noto Sans CJK KR Regular" w:eastAsia="Noto Sans CJK KR Regular" w:hAnsi="Noto Sans CJK KR Regular" w:cs="Arial Unicode MS"/>
            <w:sz w:val="18"/>
            <w:szCs w:val="18"/>
          </w:rPr>
          <w:delText xml:space="preserve"> </w:delText>
        </w:r>
        <w:r w:rsidRPr="00124595" w:rsidDel="00E436B7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delText>상담</w:delText>
        </w:r>
        <w:r w:rsidRPr="00124595" w:rsidDel="00E436B7">
          <w:rPr>
            <w:rFonts w:ascii="Noto Sans CJK KR Regular" w:eastAsia="Noto Sans CJK KR Regular" w:hAnsi="Noto Sans CJK KR Regular" w:cs="Arial Unicode MS"/>
            <w:sz w:val="18"/>
            <w:szCs w:val="18"/>
          </w:rPr>
          <w:delText xml:space="preserve">, </w:delText>
        </w:r>
        <w:r w:rsidR="00322F04" w:rsidRPr="00124595" w:rsidDel="00E436B7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delText>회원</w:delText>
        </w:r>
        <w:r w:rsidRPr="00124595" w:rsidDel="00E436B7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delText>과의</w:delText>
        </w:r>
        <w:r w:rsidRPr="00124595" w:rsidDel="00E436B7">
          <w:rPr>
            <w:rFonts w:ascii="Noto Sans CJK KR Regular" w:eastAsia="Noto Sans CJK KR Regular" w:hAnsi="Noto Sans CJK KR Regular" w:cs="Arial Unicode MS"/>
            <w:sz w:val="18"/>
            <w:szCs w:val="18"/>
          </w:rPr>
          <w:delText xml:space="preserve"> </w:delText>
        </w:r>
        <w:r w:rsidRPr="00124595" w:rsidDel="00E436B7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delText>거래</w:delText>
        </w:r>
        <w:r w:rsidRPr="00124595" w:rsidDel="00E436B7">
          <w:rPr>
            <w:rFonts w:ascii="Noto Sans CJK KR Regular" w:eastAsia="Noto Sans CJK KR Regular" w:hAnsi="Noto Sans CJK KR Regular" w:cs="Arial Unicode MS"/>
            <w:sz w:val="18"/>
            <w:szCs w:val="18"/>
          </w:rPr>
          <w:delText xml:space="preserve"> </w:delText>
        </w:r>
        <w:r w:rsidRPr="00124595" w:rsidDel="00E436B7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delText>이행</w:delText>
        </w:r>
        <w:r w:rsidRPr="00124595" w:rsidDel="00E436B7">
          <w:rPr>
            <w:rFonts w:ascii="Noto Sans CJK KR Regular" w:eastAsia="Noto Sans CJK KR Regular" w:hAnsi="Noto Sans CJK KR Regular" w:cs="Arial Unicode MS"/>
            <w:sz w:val="18"/>
            <w:szCs w:val="18"/>
          </w:rPr>
          <w:delText xml:space="preserve"> </w:delText>
        </w:r>
        <w:r w:rsidRPr="00124595" w:rsidDel="00E436B7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delText>및</w:delText>
        </w:r>
        <w:r w:rsidRPr="00124595" w:rsidDel="00E436B7">
          <w:rPr>
            <w:rFonts w:ascii="Noto Sans CJK KR Regular" w:eastAsia="Noto Sans CJK KR Regular" w:hAnsi="Noto Sans CJK KR Regular" w:cs="Arial Unicode MS"/>
            <w:sz w:val="18"/>
            <w:szCs w:val="18"/>
          </w:rPr>
          <w:delText xml:space="preserve"> </w:delText>
        </w:r>
        <w:r w:rsidRPr="00124595" w:rsidDel="00E436B7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delText>결과</w:delText>
        </w:r>
        <w:r w:rsidRPr="00124595" w:rsidDel="00E436B7">
          <w:rPr>
            <w:rFonts w:ascii="Noto Sans CJK KR Regular" w:eastAsia="Noto Sans CJK KR Regular" w:hAnsi="Noto Sans CJK KR Regular" w:cs="Arial Unicode MS"/>
            <w:sz w:val="18"/>
            <w:szCs w:val="18"/>
          </w:rPr>
          <w:delText xml:space="preserve"> </w:delText>
        </w:r>
        <w:r w:rsidRPr="00124595" w:rsidDel="00E436B7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delText>제공을</w:delText>
        </w:r>
        <w:r w:rsidRPr="00124595" w:rsidDel="00E436B7">
          <w:rPr>
            <w:rFonts w:ascii="Noto Sans CJK KR Regular" w:eastAsia="Noto Sans CJK KR Regular" w:hAnsi="Noto Sans CJK KR Regular" w:cs="Arial Unicode MS"/>
            <w:sz w:val="18"/>
            <w:szCs w:val="18"/>
          </w:rPr>
          <w:delText xml:space="preserve"> </w:delText>
        </w:r>
        <w:r w:rsidRPr="00124595" w:rsidDel="00E436B7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delText>성실하게</w:delText>
        </w:r>
        <w:r w:rsidRPr="00124595" w:rsidDel="00E436B7">
          <w:rPr>
            <w:rFonts w:ascii="Noto Sans CJK KR Regular" w:eastAsia="Noto Sans CJK KR Regular" w:hAnsi="Noto Sans CJK KR Regular" w:cs="Arial Unicode MS"/>
            <w:sz w:val="18"/>
            <w:szCs w:val="18"/>
          </w:rPr>
          <w:delText xml:space="preserve"> </w:delText>
        </w:r>
        <w:r w:rsidRPr="00124595" w:rsidDel="00E436B7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delText>수행하여야</w:delText>
        </w:r>
        <w:r w:rsidRPr="00124595" w:rsidDel="00E436B7">
          <w:rPr>
            <w:rFonts w:ascii="Noto Sans CJK KR Regular" w:eastAsia="Noto Sans CJK KR Regular" w:hAnsi="Noto Sans CJK KR Regular" w:cs="Arial Unicode MS"/>
            <w:sz w:val="18"/>
            <w:szCs w:val="18"/>
          </w:rPr>
          <w:delText xml:space="preserve"> </w:delText>
        </w:r>
        <w:r w:rsidRPr="00124595" w:rsidDel="00E436B7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delText>합니다</w:delText>
        </w:r>
        <w:r w:rsidRPr="00124595" w:rsidDel="00E436B7">
          <w:rPr>
            <w:rFonts w:ascii="Noto Sans CJK KR Regular" w:eastAsia="Noto Sans CJK KR Regular" w:hAnsi="Noto Sans CJK KR Regular" w:cs="Arial Unicode MS"/>
            <w:sz w:val="18"/>
            <w:szCs w:val="18"/>
          </w:rPr>
          <w:delText xml:space="preserve">. </w:delText>
        </w:r>
      </w:del>
    </w:p>
    <w:p w14:paraId="51EA0C59" w14:textId="4FD7A38F" w:rsidR="009A7284" w:rsidRPr="009A7284" w:rsidDel="00E436B7" w:rsidRDefault="009A7284" w:rsidP="003529E4">
      <w:pPr>
        <w:pStyle w:val="ab"/>
        <w:numPr>
          <w:ilvl w:val="0"/>
          <w:numId w:val="39"/>
        </w:numPr>
        <w:ind w:leftChars="0"/>
        <w:rPr>
          <w:del w:id="164" w:author="윤현정 (Hyunjeong Yoon)" w:date="2026-02-26T10:49:00Z"/>
          <w:rFonts w:ascii="Noto Sans CJK KR Regular" w:eastAsia="Noto Sans CJK KR Regular" w:hAnsi="Noto Sans CJK KR Regular"/>
          <w:sz w:val="18"/>
          <w:szCs w:val="18"/>
          <w:lang w:val="en-US"/>
          <w:rPrChange w:id="165" w:author="정영재 (Youngjae Jeong)" w:date="2026-01-06T15:31:00Z">
            <w:rPr>
              <w:del w:id="166" w:author="윤현정 (Hyunjeong Yoon)" w:date="2026-02-26T10:49:00Z"/>
              <w:rFonts w:ascii="Noto Sans CJK KR Regular" w:eastAsia="Noto Sans CJK KR Regular" w:hAnsi="Noto Sans CJK KR Regular"/>
              <w:sz w:val="18"/>
              <w:szCs w:val="18"/>
            </w:rPr>
          </w:rPrChange>
        </w:rPr>
      </w:pPr>
      <w:commentRangeStart w:id="167"/>
      <w:commentRangeStart w:id="168"/>
      <w:ins w:id="169" w:author="정영재 (Youngjae Jeong)" w:date="2026-01-06T15:31:00Z">
        <w:del w:id="170" w:author="윤현정 (Hyunjeong Yoon)" w:date="2026-02-26T10:49:00Z">
          <w:r w:rsidRPr="009A7284" w:rsidDel="00E436B7">
            <w:rPr>
              <w:rFonts w:ascii="Noto Sans CJK KR Regular" w:eastAsia="Noto Sans CJK KR Regular" w:hAnsi="Noto Sans CJK KR Regular" w:cs="Arial Unicode MS"/>
              <w:sz w:val="18"/>
              <w:szCs w:val="18"/>
              <w:lang w:val="en-US"/>
              <w:rPrChange w:id="171" w:author="정영재 (Youngjae Jeong)" w:date="2026-01-06T15:31:00Z">
                <w:rPr>
                  <w:rFonts w:ascii="Noto Sans CJK KR Regular" w:eastAsia="Noto Sans CJK KR Regular" w:hAnsi="Noto Sans CJK KR Regular" w:cs="Arial Unicode MS"/>
                  <w:sz w:val="18"/>
                  <w:szCs w:val="18"/>
                </w:rPr>
              </w:rPrChange>
            </w:rPr>
            <w:delText>“DESKER MATE”</w:delText>
          </w:r>
          <w:r w:rsidDel="00E436B7">
            <w:rPr>
              <w:rFonts w:ascii="Noto Sans CJK KR Regular" w:eastAsia="Noto Sans CJK KR Regular" w:hAnsi="Noto Sans CJK KR Regular" w:cs="Arial Unicode MS" w:hint="eastAsia"/>
              <w:sz w:val="18"/>
              <w:szCs w:val="18"/>
              <w:lang w:val="en-US"/>
            </w:rPr>
            <w:delText xml:space="preserve">는 </w:delText>
          </w:r>
        </w:del>
      </w:ins>
      <w:ins w:id="172" w:author="정영재 (Youngjae Jeong)" w:date="2026-01-06T15:32:00Z">
        <w:del w:id="173" w:author="윤현정 (Hyunjeong Yoon)" w:date="2026-02-26T10:49:00Z">
          <w:r w:rsidRPr="00124595" w:rsidDel="00E436B7">
            <w:rPr>
              <w:rFonts w:ascii="Noto Sans CJK KR Regular" w:eastAsia="Noto Sans CJK KR Regular" w:hAnsi="Noto Sans CJK KR Regular" w:cs="Times New Roman"/>
              <w:sz w:val="18"/>
              <w:szCs w:val="18"/>
            </w:rPr>
            <w:delText>데스커 홈페이지(</w:delText>
          </w:r>
          <w:r w:rsidDel="00E436B7">
            <w:rPr>
              <w:rFonts w:ascii="Noto Sans CJK KR Regular" w:eastAsia="Noto Sans CJK KR Regular" w:hAnsi="Noto Sans CJK KR Regular" w:cs="Times New Roman"/>
              <w:sz w:val="18"/>
              <w:szCs w:val="18"/>
            </w:rPr>
            <w:fldChar w:fldCharType="begin"/>
          </w:r>
          <w:r w:rsidDel="00E436B7">
            <w:rPr>
              <w:rFonts w:ascii="Noto Sans CJK KR Regular" w:eastAsia="Noto Sans CJK KR Regular" w:hAnsi="Noto Sans CJK KR Regular" w:cs="Times New Roman"/>
              <w:sz w:val="18"/>
              <w:szCs w:val="18"/>
            </w:rPr>
            <w:delInstrText xml:space="preserve"> HYPERLINK "</w:delInstrText>
          </w:r>
          <w:r w:rsidRPr="00124595" w:rsidDel="00E436B7">
            <w:rPr>
              <w:rFonts w:ascii="Noto Sans CJK KR Regular" w:eastAsia="Noto Sans CJK KR Regular" w:hAnsi="Noto Sans CJK KR Regular" w:cs="Times New Roman"/>
              <w:sz w:val="18"/>
              <w:szCs w:val="18"/>
            </w:rPr>
            <w:delInstrText>https://www.desker.co.kr</w:delInstrText>
          </w:r>
          <w:r w:rsidDel="00E436B7">
            <w:rPr>
              <w:rFonts w:ascii="Noto Sans CJK KR Regular" w:eastAsia="Noto Sans CJK KR Regular" w:hAnsi="Noto Sans CJK KR Regular" w:cs="Times New Roman"/>
              <w:sz w:val="18"/>
              <w:szCs w:val="18"/>
            </w:rPr>
            <w:delInstrText xml:space="preserve">" </w:delInstrText>
          </w:r>
          <w:r w:rsidDel="00E436B7">
            <w:rPr>
              <w:rFonts w:ascii="Noto Sans CJK KR Regular" w:eastAsia="Noto Sans CJK KR Regular" w:hAnsi="Noto Sans CJK KR Regular" w:cs="Times New Roman"/>
              <w:sz w:val="18"/>
              <w:szCs w:val="18"/>
            </w:rPr>
            <w:fldChar w:fldCharType="separate"/>
          </w:r>
          <w:r w:rsidRPr="00515479" w:rsidDel="00E436B7">
            <w:rPr>
              <w:rStyle w:val="af4"/>
              <w:rFonts w:ascii="Noto Sans CJK KR Regular" w:eastAsia="Noto Sans CJK KR Regular" w:hAnsi="Noto Sans CJK KR Regular" w:cs="Times New Roman"/>
              <w:sz w:val="18"/>
              <w:szCs w:val="18"/>
            </w:rPr>
            <w:delText>https://www.desker.co.kr</w:delText>
          </w:r>
          <w:r w:rsidDel="00E436B7">
            <w:rPr>
              <w:rFonts w:ascii="Noto Sans CJK KR Regular" w:eastAsia="Noto Sans CJK KR Regular" w:hAnsi="Noto Sans CJK KR Regular" w:cs="Times New Roman"/>
              <w:sz w:val="18"/>
              <w:szCs w:val="18"/>
            </w:rPr>
            <w:fldChar w:fldCharType="end"/>
          </w:r>
          <w:r w:rsidRPr="00124595" w:rsidDel="00E436B7">
            <w:rPr>
              <w:rFonts w:ascii="Noto Sans CJK KR Regular" w:eastAsia="Noto Sans CJK KR Regular" w:hAnsi="Noto Sans CJK KR Regular" w:cs="Times New Roman"/>
              <w:sz w:val="18"/>
              <w:szCs w:val="18"/>
            </w:rPr>
            <w:delText>)</w:delText>
          </w:r>
          <w:r w:rsidDel="00E436B7">
            <w:rPr>
              <w:rFonts w:ascii="Noto Sans CJK KR Regular" w:eastAsia="Noto Sans CJK KR Regular" w:hAnsi="Noto Sans CJK KR Regular" w:cs="Times New Roman" w:hint="eastAsia"/>
              <w:sz w:val="18"/>
              <w:szCs w:val="18"/>
            </w:rPr>
            <w:delText>를 통해 매칭된 공간플래닝 상담 건에 대해</w:delText>
          </w:r>
        </w:del>
      </w:ins>
      <w:ins w:id="174" w:author="정영재 (Youngjae Jeong)" w:date="2026-01-06T15:33:00Z">
        <w:del w:id="175" w:author="윤현정 (Hyunjeong Yoon)" w:date="2026-02-26T10:49:00Z">
          <w:r w:rsidDel="00E436B7">
            <w:rPr>
              <w:rFonts w:ascii="Noto Sans CJK KR Regular" w:eastAsia="Noto Sans CJK KR Regular" w:hAnsi="Noto Sans CJK KR Regular" w:cs="Times New Roman" w:hint="eastAsia"/>
              <w:sz w:val="18"/>
              <w:szCs w:val="18"/>
            </w:rPr>
            <w:delText xml:space="preserve"> </w:delText>
          </w:r>
        </w:del>
      </w:ins>
      <w:ins w:id="176" w:author="정영재 (Youngjae Jeong)" w:date="2026-01-06T16:47:00Z">
        <w:del w:id="177" w:author="윤현정 (Hyunjeong Yoon)" w:date="2026-02-26T10:49:00Z">
          <w:r w:rsidR="00003CF3" w:rsidDel="00E436B7">
            <w:rPr>
              <w:rFonts w:ascii="Noto Sans CJK KR Regular" w:eastAsia="Noto Sans CJK KR Regular" w:hAnsi="Noto Sans CJK KR Regular" w:cs="Times New Roman" w:hint="eastAsia"/>
              <w:sz w:val="18"/>
              <w:szCs w:val="18"/>
            </w:rPr>
            <w:delText xml:space="preserve"> 데스커 제품을 우선적으로 제안,판매하여야 하며, 해당 영업</w:delText>
          </w:r>
        </w:del>
      </w:ins>
      <w:ins w:id="178" w:author="정영재 (Youngjae Jeong)" w:date="2026-01-06T16:48:00Z">
        <w:del w:id="179" w:author="윤현정 (Hyunjeong Yoon)" w:date="2026-02-26T10:49:00Z">
          <w:r w:rsidR="00003CF3" w:rsidDel="00E436B7">
            <w:rPr>
              <w:rFonts w:ascii="Noto Sans CJK KR Regular" w:eastAsia="Noto Sans CJK KR Regular" w:hAnsi="Noto Sans CJK KR Regular" w:cs="Times New Roman" w:hint="eastAsia"/>
              <w:sz w:val="18"/>
              <w:szCs w:val="18"/>
            </w:rPr>
            <w:delText xml:space="preserve"> 건과 관련하여 본사의 사전 승인 없이 타사의 제품을 판매하거나 중개하</w:delText>
          </w:r>
          <w:r w:rsidR="00CD3495" w:rsidDel="00E436B7">
            <w:rPr>
              <w:rFonts w:ascii="Noto Sans CJK KR Regular" w:eastAsia="Noto Sans CJK KR Regular" w:hAnsi="Noto Sans CJK KR Regular" w:cs="Times New Roman" w:hint="eastAsia"/>
              <w:sz w:val="18"/>
              <w:szCs w:val="18"/>
            </w:rPr>
            <w:delText xml:space="preserve">여는 아니 된다. </w:delText>
          </w:r>
        </w:del>
      </w:ins>
      <w:commentRangeEnd w:id="167"/>
      <w:ins w:id="180" w:author="정영재 (Youngjae Jeong)" w:date="2026-01-06T16:56:00Z">
        <w:del w:id="181" w:author="윤현정 (Hyunjeong Yoon)" w:date="2026-02-26T10:49:00Z">
          <w:r w:rsidR="00CD3495" w:rsidDel="00E436B7">
            <w:rPr>
              <w:rStyle w:val="a9"/>
            </w:rPr>
            <w:commentReference w:id="167"/>
          </w:r>
        </w:del>
      </w:ins>
      <w:commentRangeEnd w:id="168"/>
      <w:del w:id="182" w:author="윤현정 (Hyunjeong Yoon)" w:date="2026-02-26T10:49:00Z">
        <w:r w:rsidR="00FA0CCA" w:rsidDel="00E436B7">
          <w:rPr>
            <w:rStyle w:val="a9"/>
          </w:rPr>
          <w:commentReference w:id="168"/>
        </w:r>
      </w:del>
    </w:p>
    <w:p w14:paraId="44AD1978" w14:textId="7C3B51E2" w:rsidR="001F2CDC" w:rsidRPr="00124595" w:rsidDel="00E436B7" w:rsidRDefault="005761CA" w:rsidP="003529E4">
      <w:pPr>
        <w:pStyle w:val="ab"/>
        <w:numPr>
          <w:ilvl w:val="0"/>
          <w:numId w:val="39"/>
        </w:numPr>
        <w:ind w:leftChars="0"/>
        <w:rPr>
          <w:del w:id="183" w:author="윤현정 (Hyunjeong Yoon)" w:date="2026-02-26T10:49:00Z"/>
          <w:rFonts w:ascii="Noto Sans CJK KR Regular" w:eastAsia="Noto Sans CJK KR Regular" w:hAnsi="Noto Sans CJK KR Regular"/>
          <w:sz w:val="18"/>
          <w:szCs w:val="18"/>
        </w:rPr>
      </w:pPr>
      <w:del w:id="184" w:author="윤현정 (Hyunjeong Yoon)" w:date="2026-02-26T10:49:00Z">
        <w:r w:rsidRPr="009A7284" w:rsidDel="00E436B7">
          <w:rPr>
            <w:rFonts w:ascii="Noto Sans CJK KR Regular" w:eastAsia="Noto Sans CJK KR Regular" w:hAnsi="Noto Sans CJK KR Regular" w:cs="Times New Roman"/>
            <w:sz w:val="18"/>
            <w:szCs w:val="18"/>
            <w:lang w:val="en-US"/>
            <w:rPrChange w:id="185" w:author="정영재 (Youngjae Jeong)" w:date="2026-01-06T15:31:00Z">
              <w:rPr>
                <w:rFonts w:ascii="Noto Sans CJK KR Regular" w:eastAsia="Noto Sans CJK KR Regular" w:hAnsi="Noto Sans CJK KR Regular" w:cs="Times New Roman"/>
                <w:sz w:val="18"/>
                <w:szCs w:val="18"/>
              </w:rPr>
            </w:rPrChange>
          </w:rPr>
          <w:delText xml:space="preserve"> </w:delText>
        </w:r>
        <w:r w:rsidRPr="00124595" w:rsidDel="00E436B7">
          <w:rPr>
            <w:rFonts w:ascii="Noto Sans CJK KR Regular" w:eastAsia="Noto Sans CJK KR Regular" w:hAnsi="Noto Sans CJK KR Regular" w:cs="Arial Unicode MS"/>
            <w:sz w:val="18"/>
            <w:szCs w:val="18"/>
          </w:rPr>
          <w:delText>“</w:delText>
        </w:r>
        <w:r w:rsidR="00FE5954" w:rsidRPr="00124595" w:rsidDel="00E436B7">
          <w:rPr>
            <w:rFonts w:ascii="Noto Sans CJK KR Regular" w:eastAsia="Noto Sans CJK KR Regular" w:hAnsi="Noto Sans CJK KR Regular" w:cs="Arial Unicode MS"/>
            <w:sz w:val="18"/>
            <w:szCs w:val="18"/>
          </w:rPr>
          <w:delText>DESKER MATE</w:delText>
        </w:r>
        <w:r w:rsidRPr="00124595" w:rsidDel="00E436B7">
          <w:rPr>
            <w:rFonts w:ascii="Noto Sans CJK KR Regular" w:eastAsia="Noto Sans CJK KR Regular" w:hAnsi="Noto Sans CJK KR Regular" w:cs="Arial Unicode MS"/>
            <w:sz w:val="18"/>
            <w:szCs w:val="18"/>
          </w:rPr>
          <w:delText xml:space="preserve">” 는 용역의 제공 및 </w:delText>
        </w:r>
        <w:r w:rsidR="00322F04" w:rsidRPr="00124595" w:rsidDel="00E436B7">
          <w:rPr>
            <w:rFonts w:ascii="Noto Sans CJK KR Regular" w:eastAsia="Noto Sans CJK KR Regular" w:hAnsi="Noto Sans CJK KR Regular" w:cs="Arial Unicode MS"/>
            <w:sz w:val="18"/>
            <w:szCs w:val="18"/>
          </w:rPr>
          <w:delText>회원</w:delText>
        </w:r>
        <w:r w:rsidRPr="00124595" w:rsidDel="00E436B7">
          <w:rPr>
            <w:rFonts w:ascii="Noto Sans CJK KR Regular" w:eastAsia="Noto Sans CJK KR Regular" w:hAnsi="Noto Sans CJK KR Regular" w:cs="Arial Unicode MS"/>
            <w:sz w:val="18"/>
            <w:szCs w:val="18"/>
          </w:rPr>
          <w:delText xml:space="preserve"> 결제의 </w:delText>
        </w:r>
        <w:r w:rsidR="003432F4" w:rsidRPr="00124595" w:rsidDel="00E436B7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delText>채권회수를</w:delText>
        </w:r>
        <w:r w:rsidRPr="00124595" w:rsidDel="00E436B7">
          <w:rPr>
            <w:rFonts w:ascii="Noto Sans CJK KR Regular" w:eastAsia="Noto Sans CJK KR Regular" w:hAnsi="Noto Sans CJK KR Regular" w:cs="Arial Unicode MS"/>
            <w:sz w:val="18"/>
            <w:szCs w:val="18"/>
          </w:rPr>
          <w:delText xml:space="preserve"> 위한 일체의 업무를 처리하며 이를 신의성실하게 이행하여야 할 의무가 있습니다.</w:delText>
        </w:r>
        <w:r w:rsidR="00745016" w:rsidRPr="00124595" w:rsidDel="00E436B7">
          <w:rPr>
            <w:rFonts w:ascii="Noto Sans CJK KR Regular" w:eastAsia="Noto Sans CJK KR Regular" w:hAnsi="Noto Sans CJK KR Regular" w:cs="Arial Unicode MS"/>
            <w:sz w:val="18"/>
            <w:szCs w:val="18"/>
          </w:rPr>
          <w:delText xml:space="preserve"> </w:delText>
        </w:r>
        <w:r w:rsidR="00745016" w:rsidRPr="00124595" w:rsidDel="00E436B7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delText>회원의</w:delText>
        </w:r>
        <w:r w:rsidR="00745016" w:rsidRPr="00124595" w:rsidDel="00E436B7">
          <w:rPr>
            <w:rFonts w:ascii="Noto Sans CJK KR Regular" w:eastAsia="Noto Sans CJK KR Regular" w:hAnsi="Noto Sans CJK KR Regular" w:cs="Arial Unicode MS"/>
            <w:sz w:val="18"/>
            <w:szCs w:val="18"/>
          </w:rPr>
          <w:delText xml:space="preserve"> </w:delText>
        </w:r>
        <w:r w:rsidR="00745016" w:rsidRPr="00124595" w:rsidDel="00E436B7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delText>대금지급예정일까지</w:delText>
        </w:r>
        <w:r w:rsidR="00745016" w:rsidRPr="00124595" w:rsidDel="00E436B7">
          <w:rPr>
            <w:rFonts w:ascii="Noto Sans CJK KR Regular" w:eastAsia="Noto Sans CJK KR Regular" w:hAnsi="Noto Sans CJK KR Regular" w:cs="Arial Unicode MS"/>
            <w:sz w:val="18"/>
            <w:szCs w:val="18"/>
          </w:rPr>
          <w:delText xml:space="preserve"> </w:delText>
        </w:r>
        <w:r w:rsidR="00745016" w:rsidRPr="00124595" w:rsidDel="00E436B7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delText>대금지급이</w:delText>
        </w:r>
        <w:r w:rsidR="00745016" w:rsidRPr="00124595" w:rsidDel="00E436B7">
          <w:rPr>
            <w:rFonts w:ascii="Noto Sans CJK KR Regular" w:eastAsia="Noto Sans CJK KR Regular" w:hAnsi="Noto Sans CJK KR Regular" w:cs="Arial Unicode MS"/>
            <w:sz w:val="18"/>
            <w:szCs w:val="18"/>
          </w:rPr>
          <w:delText xml:space="preserve"> </w:delText>
        </w:r>
        <w:r w:rsidR="00745016" w:rsidRPr="00124595" w:rsidDel="00E436B7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delText>이루어지지</w:delText>
        </w:r>
        <w:r w:rsidR="00745016" w:rsidRPr="00124595" w:rsidDel="00E436B7">
          <w:rPr>
            <w:rFonts w:ascii="Noto Sans CJK KR Regular" w:eastAsia="Noto Sans CJK KR Regular" w:hAnsi="Noto Sans CJK KR Regular" w:cs="Arial Unicode MS"/>
            <w:sz w:val="18"/>
            <w:szCs w:val="18"/>
          </w:rPr>
          <w:delText xml:space="preserve"> </w:delText>
        </w:r>
        <w:r w:rsidR="00745016" w:rsidRPr="00124595" w:rsidDel="00E436B7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delText>않는</w:delText>
        </w:r>
        <w:r w:rsidR="00745016" w:rsidRPr="00124595" w:rsidDel="00E436B7">
          <w:rPr>
            <w:rFonts w:ascii="Noto Sans CJK KR Regular" w:eastAsia="Noto Sans CJK KR Regular" w:hAnsi="Noto Sans CJK KR Regular" w:cs="Arial Unicode MS"/>
            <w:sz w:val="18"/>
            <w:szCs w:val="18"/>
          </w:rPr>
          <w:delText xml:space="preserve"> </w:delText>
        </w:r>
        <w:r w:rsidR="00745016" w:rsidRPr="00124595" w:rsidDel="00E436B7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delText>경우</w:delText>
        </w:r>
        <w:r w:rsidR="00745016" w:rsidRPr="00124595" w:rsidDel="00E436B7">
          <w:rPr>
            <w:rFonts w:ascii="Noto Sans CJK KR Regular" w:eastAsia="Noto Sans CJK KR Regular" w:hAnsi="Noto Sans CJK KR Regular" w:cs="Arial Unicode MS"/>
            <w:sz w:val="18"/>
            <w:szCs w:val="18"/>
          </w:rPr>
          <w:delText xml:space="preserve"> </w:delText>
        </w:r>
        <w:r w:rsidR="00C4358E" w:rsidRPr="00124595" w:rsidDel="00E436B7">
          <w:rPr>
            <w:rFonts w:ascii="Noto Sans CJK KR Regular" w:eastAsia="Noto Sans CJK KR Regular" w:hAnsi="Noto Sans CJK KR Regular" w:cs="Arial Unicode MS"/>
            <w:sz w:val="18"/>
            <w:szCs w:val="18"/>
          </w:rPr>
          <w:delText>"</w:delText>
        </w:r>
        <w:r w:rsidR="00745016" w:rsidRPr="00124595" w:rsidDel="00E436B7">
          <w:rPr>
            <w:rFonts w:ascii="Noto Sans CJK KR Regular" w:eastAsia="Noto Sans CJK KR Regular" w:hAnsi="Noto Sans CJK KR Regular" w:cs="Arial Unicode MS"/>
            <w:sz w:val="18"/>
            <w:szCs w:val="18"/>
          </w:rPr>
          <w:delText>DESKER MATE</w:delText>
        </w:r>
        <w:r w:rsidR="00C4358E" w:rsidRPr="00124595" w:rsidDel="00E436B7">
          <w:rPr>
            <w:rFonts w:ascii="Noto Sans CJK KR Regular" w:eastAsia="Noto Sans CJK KR Regular" w:hAnsi="Noto Sans CJK KR Regular" w:cs="Arial Unicode MS"/>
            <w:sz w:val="18"/>
            <w:szCs w:val="18"/>
          </w:rPr>
          <w:delText>"</w:delText>
        </w:r>
        <w:r w:rsidR="00745016" w:rsidRPr="00124595" w:rsidDel="00E436B7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delText>는</w:delText>
        </w:r>
        <w:r w:rsidR="00745016" w:rsidRPr="00124595" w:rsidDel="00E436B7">
          <w:rPr>
            <w:rFonts w:ascii="Noto Sans CJK KR Regular" w:eastAsia="Noto Sans CJK KR Regular" w:hAnsi="Noto Sans CJK KR Regular" w:cs="Arial Unicode MS"/>
            <w:sz w:val="18"/>
            <w:szCs w:val="18"/>
          </w:rPr>
          <w:delText xml:space="preserve"> </w:delText>
        </w:r>
        <w:r w:rsidR="00745016" w:rsidRPr="00124595" w:rsidDel="00E436B7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delText>즉시</w:delText>
        </w:r>
        <w:r w:rsidR="00745016" w:rsidRPr="00124595" w:rsidDel="00E436B7">
          <w:rPr>
            <w:rFonts w:ascii="Noto Sans CJK KR Regular" w:eastAsia="Noto Sans CJK KR Regular" w:hAnsi="Noto Sans CJK KR Regular" w:cs="Arial Unicode MS"/>
            <w:sz w:val="18"/>
            <w:szCs w:val="18"/>
          </w:rPr>
          <w:delText xml:space="preserve"> </w:delText>
        </w:r>
        <w:r w:rsidR="00C4358E" w:rsidRPr="00124595" w:rsidDel="00E436B7">
          <w:rPr>
            <w:rFonts w:ascii="Noto Sans CJK KR Regular" w:eastAsia="Noto Sans CJK KR Regular" w:hAnsi="Noto Sans CJK KR Regular" w:cs="Arial Unicode MS"/>
            <w:sz w:val="18"/>
            <w:szCs w:val="18"/>
          </w:rPr>
          <w:delText>"(주)</w:delText>
        </w:r>
        <w:r w:rsidR="00745016" w:rsidRPr="00124595" w:rsidDel="00E436B7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delText>일룸</w:delText>
        </w:r>
        <w:r w:rsidR="00745016" w:rsidRPr="00124595" w:rsidDel="00E436B7">
          <w:rPr>
            <w:rFonts w:ascii="Noto Sans CJK KR Regular" w:eastAsia="Noto Sans CJK KR Regular" w:hAnsi="Noto Sans CJK KR Regular" w:cs="Arial Unicode MS"/>
            <w:sz w:val="18"/>
            <w:szCs w:val="18"/>
          </w:rPr>
          <w:delText>-DESKER</w:delText>
        </w:r>
        <w:r w:rsidR="00C4358E" w:rsidRPr="00124595" w:rsidDel="00E436B7">
          <w:rPr>
            <w:rFonts w:ascii="Noto Sans CJK KR Regular" w:eastAsia="Noto Sans CJK KR Regular" w:hAnsi="Noto Sans CJK KR Regular" w:cs="Arial Unicode MS"/>
            <w:sz w:val="18"/>
            <w:szCs w:val="18"/>
          </w:rPr>
          <w:delText>"</w:delText>
        </w:r>
        <w:r w:rsidR="00745016" w:rsidRPr="00124595" w:rsidDel="00E436B7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delText>에게</w:delText>
        </w:r>
        <w:r w:rsidR="00745016" w:rsidRPr="00124595" w:rsidDel="00E436B7">
          <w:rPr>
            <w:rFonts w:ascii="Noto Sans CJK KR Regular" w:eastAsia="Noto Sans CJK KR Regular" w:hAnsi="Noto Sans CJK KR Regular" w:cs="Arial Unicode MS"/>
            <w:sz w:val="18"/>
            <w:szCs w:val="18"/>
          </w:rPr>
          <w:delText xml:space="preserve"> </w:delText>
        </w:r>
        <w:r w:rsidR="00745016" w:rsidRPr="00124595" w:rsidDel="00E436B7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delText>회원의</w:delText>
        </w:r>
        <w:r w:rsidR="00745016" w:rsidRPr="00124595" w:rsidDel="00E436B7">
          <w:rPr>
            <w:rFonts w:ascii="Noto Sans CJK KR Regular" w:eastAsia="Noto Sans CJK KR Regular" w:hAnsi="Noto Sans CJK KR Regular" w:cs="Arial Unicode MS"/>
            <w:sz w:val="18"/>
            <w:szCs w:val="18"/>
          </w:rPr>
          <w:delText xml:space="preserve"> </w:delText>
        </w:r>
        <w:r w:rsidR="00745016" w:rsidRPr="00124595" w:rsidDel="00E436B7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delText>대금미지급</w:delText>
        </w:r>
        <w:r w:rsidR="00745016" w:rsidRPr="00124595" w:rsidDel="00E436B7">
          <w:rPr>
            <w:rFonts w:ascii="Noto Sans CJK KR Regular" w:eastAsia="Noto Sans CJK KR Regular" w:hAnsi="Noto Sans CJK KR Regular" w:cs="Arial Unicode MS"/>
            <w:sz w:val="18"/>
            <w:szCs w:val="18"/>
          </w:rPr>
          <w:delText xml:space="preserve"> </w:delText>
        </w:r>
        <w:r w:rsidR="00745016" w:rsidRPr="00124595" w:rsidDel="00E436B7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delText>사유와</w:delText>
        </w:r>
        <w:r w:rsidR="00745016" w:rsidRPr="00124595" w:rsidDel="00E436B7">
          <w:rPr>
            <w:rFonts w:ascii="Noto Sans CJK KR Regular" w:eastAsia="Noto Sans CJK KR Regular" w:hAnsi="Noto Sans CJK KR Regular" w:cs="Arial Unicode MS"/>
            <w:sz w:val="18"/>
            <w:szCs w:val="18"/>
          </w:rPr>
          <w:delText xml:space="preserve"> </w:delText>
        </w:r>
        <w:r w:rsidR="00745016" w:rsidRPr="00124595" w:rsidDel="00E436B7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delText>대금수금</w:delText>
        </w:r>
        <w:r w:rsidR="00745016" w:rsidRPr="00124595" w:rsidDel="00E436B7">
          <w:rPr>
            <w:rFonts w:ascii="Noto Sans CJK KR Regular" w:eastAsia="Noto Sans CJK KR Regular" w:hAnsi="Noto Sans CJK KR Regular" w:cs="Arial Unicode MS"/>
            <w:sz w:val="18"/>
            <w:szCs w:val="18"/>
          </w:rPr>
          <w:delText xml:space="preserve"> </w:delText>
        </w:r>
        <w:r w:rsidR="00745016" w:rsidRPr="00124595" w:rsidDel="00E436B7">
          <w:rPr>
            <w:rFonts w:ascii="Noto Sans CJK KR Regular" w:eastAsia="Noto Sans CJK KR Regular" w:hAnsi="Noto Sans CJK KR Regular" w:cs="Arial Unicode MS"/>
            <w:sz w:val="18"/>
            <w:szCs w:val="18"/>
          </w:rPr>
          <w:lastRenderedPageBreak/>
          <w:delText xml:space="preserve">예정일에 대한 </w:delText>
        </w:r>
        <w:r w:rsidR="00745016" w:rsidRPr="00124595" w:rsidDel="00E436B7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delText>내용을</w:delText>
        </w:r>
        <w:r w:rsidR="00745016" w:rsidRPr="00124595" w:rsidDel="00E436B7">
          <w:rPr>
            <w:rFonts w:ascii="Noto Sans CJK KR Regular" w:eastAsia="Noto Sans CJK KR Regular" w:hAnsi="Noto Sans CJK KR Regular" w:cs="Arial Unicode MS"/>
            <w:sz w:val="18"/>
            <w:szCs w:val="18"/>
          </w:rPr>
          <w:delText xml:space="preserve"> 통지하여야 하며 회원의 대금지급이 이루어질 수 있도록 </w:delText>
        </w:r>
        <w:r w:rsidR="00C4358E" w:rsidRPr="00124595" w:rsidDel="00E436B7">
          <w:rPr>
            <w:rFonts w:ascii="Noto Sans CJK KR Regular" w:eastAsia="Noto Sans CJK KR Regular" w:hAnsi="Noto Sans CJK KR Regular" w:cs="Arial Unicode MS"/>
            <w:sz w:val="18"/>
            <w:szCs w:val="18"/>
          </w:rPr>
          <w:delText>"(</w:delText>
        </w:r>
        <w:r w:rsidR="00C4358E" w:rsidRPr="00124595" w:rsidDel="00E436B7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delText>주</w:delText>
        </w:r>
        <w:r w:rsidR="00C4358E" w:rsidRPr="00124595" w:rsidDel="00E436B7">
          <w:rPr>
            <w:rFonts w:ascii="Noto Sans CJK KR Regular" w:eastAsia="Noto Sans CJK KR Regular" w:hAnsi="Noto Sans CJK KR Regular" w:cs="Arial Unicode MS"/>
            <w:sz w:val="18"/>
            <w:szCs w:val="18"/>
          </w:rPr>
          <w:delText>)</w:delText>
        </w:r>
        <w:r w:rsidR="00C4358E" w:rsidRPr="00124595" w:rsidDel="00E436B7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delText>일</w:delText>
        </w:r>
        <w:r w:rsidR="00831D12" w:rsidRPr="00124595" w:rsidDel="00E436B7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delText>룸</w:delText>
        </w:r>
        <w:r w:rsidR="00831D12" w:rsidRPr="00124595" w:rsidDel="00E436B7">
          <w:rPr>
            <w:rFonts w:ascii="Noto Sans CJK KR Regular" w:eastAsia="Noto Sans CJK KR Regular" w:hAnsi="Noto Sans CJK KR Regular" w:cs="Arial Unicode MS"/>
            <w:sz w:val="18"/>
            <w:szCs w:val="18"/>
          </w:rPr>
          <w:delText>-DESKER</w:delText>
        </w:r>
        <w:r w:rsidR="00C4358E" w:rsidRPr="00124595" w:rsidDel="00E436B7">
          <w:rPr>
            <w:rFonts w:ascii="Noto Sans CJK KR Regular" w:eastAsia="Noto Sans CJK KR Regular" w:hAnsi="Noto Sans CJK KR Regular" w:cs="Arial Unicode MS"/>
            <w:sz w:val="18"/>
            <w:szCs w:val="18"/>
          </w:rPr>
          <w:delText>"</w:delText>
        </w:r>
        <w:r w:rsidR="00831D12" w:rsidRPr="00124595" w:rsidDel="00E436B7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delText>의</w:delText>
        </w:r>
        <w:r w:rsidR="00831D12" w:rsidRPr="00124595" w:rsidDel="00E436B7">
          <w:rPr>
            <w:rFonts w:ascii="Noto Sans CJK KR Regular" w:eastAsia="Noto Sans CJK KR Regular" w:hAnsi="Noto Sans CJK KR Regular" w:cs="Arial Unicode MS"/>
            <w:sz w:val="18"/>
            <w:szCs w:val="18"/>
          </w:rPr>
          <w:delText xml:space="preserve"> </w:delText>
        </w:r>
        <w:r w:rsidR="00831D12" w:rsidRPr="00124595" w:rsidDel="00E436B7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delText>업무에</w:delText>
        </w:r>
        <w:r w:rsidR="00831D12" w:rsidRPr="00124595" w:rsidDel="00E436B7">
          <w:rPr>
            <w:rFonts w:ascii="Noto Sans CJK KR Regular" w:eastAsia="Noto Sans CJK KR Regular" w:hAnsi="Noto Sans CJK KR Regular" w:cs="Arial Unicode MS"/>
            <w:sz w:val="18"/>
            <w:szCs w:val="18"/>
          </w:rPr>
          <w:delText xml:space="preserve"> </w:delText>
        </w:r>
        <w:r w:rsidR="00831D12" w:rsidRPr="00124595" w:rsidDel="00E436B7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delText>협조하여야</w:delText>
        </w:r>
        <w:r w:rsidR="00831D12" w:rsidRPr="00124595" w:rsidDel="00E436B7">
          <w:rPr>
            <w:rFonts w:ascii="Noto Sans CJK KR Regular" w:eastAsia="Noto Sans CJK KR Regular" w:hAnsi="Noto Sans CJK KR Regular" w:cs="Arial Unicode MS"/>
            <w:sz w:val="18"/>
            <w:szCs w:val="18"/>
          </w:rPr>
          <w:delText xml:space="preserve"> </w:delText>
        </w:r>
        <w:r w:rsidR="00831D12" w:rsidRPr="00124595" w:rsidDel="00E436B7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delText>합니다</w:delText>
        </w:r>
        <w:r w:rsidR="00831D12" w:rsidRPr="00124595" w:rsidDel="00E436B7">
          <w:rPr>
            <w:rFonts w:ascii="Noto Sans CJK KR Regular" w:eastAsia="Noto Sans CJK KR Regular" w:hAnsi="Noto Sans CJK KR Regular" w:cs="Arial Unicode MS"/>
            <w:sz w:val="18"/>
            <w:szCs w:val="18"/>
          </w:rPr>
          <w:delText>.</w:delText>
        </w:r>
        <w:r w:rsidR="00745016" w:rsidRPr="00124595" w:rsidDel="00E436B7">
          <w:rPr>
            <w:rFonts w:ascii="Noto Sans CJK KR Regular" w:eastAsia="Noto Sans CJK KR Regular" w:hAnsi="Noto Sans CJK KR Regular" w:cs="Arial Unicode MS"/>
            <w:sz w:val="18"/>
            <w:szCs w:val="18"/>
          </w:rPr>
          <w:delText xml:space="preserve"> </w:delText>
        </w:r>
        <w:r w:rsidRPr="00124595" w:rsidDel="00E436B7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delText>또한</w:delText>
        </w:r>
        <w:r w:rsidRPr="00124595" w:rsidDel="00E436B7">
          <w:rPr>
            <w:rFonts w:ascii="Noto Sans CJK KR Regular" w:eastAsia="Noto Sans CJK KR Regular" w:hAnsi="Noto Sans CJK KR Regular" w:cs="Arial Unicode MS"/>
            <w:sz w:val="18"/>
            <w:szCs w:val="18"/>
          </w:rPr>
          <w:delText xml:space="preserve"> </w:delText>
        </w:r>
        <w:r w:rsidRPr="00124595" w:rsidDel="00E436B7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delText>용역</w:delText>
        </w:r>
        <w:r w:rsidRPr="00124595" w:rsidDel="00E436B7">
          <w:rPr>
            <w:rFonts w:ascii="Noto Sans CJK KR Regular" w:eastAsia="Noto Sans CJK KR Regular" w:hAnsi="Noto Sans CJK KR Regular" w:cs="Arial Unicode MS"/>
            <w:sz w:val="18"/>
            <w:szCs w:val="18"/>
          </w:rPr>
          <w:delText xml:space="preserve"> </w:delText>
        </w:r>
        <w:r w:rsidRPr="00124595" w:rsidDel="00E436B7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delText>제공과</w:delText>
        </w:r>
        <w:r w:rsidRPr="00124595" w:rsidDel="00E436B7">
          <w:rPr>
            <w:rFonts w:ascii="Noto Sans CJK KR Regular" w:eastAsia="Noto Sans CJK KR Regular" w:hAnsi="Noto Sans CJK KR Regular" w:cs="Arial Unicode MS"/>
            <w:sz w:val="18"/>
            <w:szCs w:val="18"/>
          </w:rPr>
          <w:delText xml:space="preserve"> </w:delText>
        </w:r>
        <w:r w:rsidRPr="00124595" w:rsidDel="00E436B7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delText>관련하여</w:delText>
        </w:r>
        <w:r w:rsidRPr="00124595" w:rsidDel="00E436B7">
          <w:rPr>
            <w:rFonts w:ascii="Noto Sans CJK KR Regular" w:eastAsia="Noto Sans CJK KR Regular" w:hAnsi="Noto Sans CJK KR Regular" w:cs="Arial Unicode MS"/>
            <w:sz w:val="18"/>
            <w:szCs w:val="18"/>
          </w:rPr>
          <w:delText xml:space="preserve"> </w:delText>
        </w:r>
        <w:r w:rsidRPr="00124595" w:rsidDel="00E436B7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delText>잘못된</w:delText>
        </w:r>
        <w:r w:rsidRPr="00124595" w:rsidDel="00E436B7">
          <w:rPr>
            <w:rFonts w:ascii="Noto Sans CJK KR Regular" w:eastAsia="Noto Sans CJK KR Regular" w:hAnsi="Noto Sans CJK KR Regular" w:cs="Arial Unicode MS"/>
            <w:sz w:val="18"/>
            <w:szCs w:val="18"/>
          </w:rPr>
          <w:delText xml:space="preserve"> </w:delText>
        </w:r>
        <w:r w:rsidRPr="00124595" w:rsidDel="00E436B7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delText>정보를</w:delText>
        </w:r>
        <w:r w:rsidRPr="00124595" w:rsidDel="00E436B7">
          <w:rPr>
            <w:rFonts w:ascii="Noto Sans CJK KR Regular" w:eastAsia="Noto Sans CJK KR Regular" w:hAnsi="Noto Sans CJK KR Regular" w:cs="Arial Unicode MS"/>
            <w:sz w:val="18"/>
            <w:szCs w:val="18"/>
          </w:rPr>
          <w:delText xml:space="preserve"> </w:delText>
        </w:r>
        <w:r w:rsidRPr="00124595" w:rsidDel="00E436B7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delText>제공하여</w:delText>
        </w:r>
        <w:r w:rsidRPr="00124595" w:rsidDel="00E436B7">
          <w:rPr>
            <w:rFonts w:ascii="Noto Sans CJK KR Regular" w:eastAsia="Noto Sans CJK KR Regular" w:hAnsi="Noto Sans CJK KR Regular" w:cs="Arial Unicode MS"/>
            <w:sz w:val="18"/>
            <w:szCs w:val="18"/>
          </w:rPr>
          <w:delText xml:space="preserve"> </w:delText>
        </w:r>
        <w:r w:rsidRPr="00124595" w:rsidDel="00E436B7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delText>발생하는</w:delText>
        </w:r>
        <w:r w:rsidRPr="00124595" w:rsidDel="00E436B7">
          <w:rPr>
            <w:rFonts w:ascii="Noto Sans CJK KR Regular" w:eastAsia="Noto Sans CJK KR Regular" w:hAnsi="Noto Sans CJK KR Regular" w:cs="Arial Unicode MS"/>
            <w:sz w:val="18"/>
            <w:szCs w:val="18"/>
          </w:rPr>
          <w:delText xml:space="preserve"> </w:delText>
        </w:r>
        <w:r w:rsidRPr="00124595" w:rsidDel="00E436B7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delText>모든</w:delText>
        </w:r>
        <w:r w:rsidRPr="00124595" w:rsidDel="00E436B7">
          <w:rPr>
            <w:rFonts w:ascii="Noto Sans CJK KR Regular" w:eastAsia="Noto Sans CJK KR Regular" w:hAnsi="Noto Sans CJK KR Regular" w:cs="Arial Unicode MS"/>
            <w:sz w:val="18"/>
            <w:szCs w:val="18"/>
          </w:rPr>
          <w:delText xml:space="preserve"> </w:delText>
        </w:r>
        <w:r w:rsidRPr="00124595" w:rsidDel="00E436B7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delText>책임과</w:delText>
        </w:r>
        <w:r w:rsidRPr="00124595" w:rsidDel="00E436B7">
          <w:rPr>
            <w:rFonts w:ascii="Noto Sans CJK KR Regular" w:eastAsia="Noto Sans CJK KR Regular" w:hAnsi="Noto Sans CJK KR Regular" w:cs="Arial Unicode MS"/>
            <w:sz w:val="18"/>
            <w:szCs w:val="18"/>
          </w:rPr>
          <w:delText xml:space="preserve"> </w:delText>
        </w:r>
        <w:r w:rsidRPr="00124595" w:rsidDel="00E436B7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delText>의무를</w:delText>
        </w:r>
        <w:r w:rsidRPr="00124595" w:rsidDel="00E436B7">
          <w:rPr>
            <w:rFonts w:ascii="Noto Sans CJK KR Regular" w:eastAsia="Noto Sans CJK KR Regular" w:hAnsi="Noto Sans CJK KR Regular" w:cs="Arial Unicode MS"/>
            <w:sz w:val="18"/>
            <w:szCs w:val="18"/>
          </w:rPr>
          <w:delText xml:space="preserve"> </w:delText>
        </w:r>
        <w:r w:rsidRPr="00124595" w:rsidDel="00E436B7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delText>부담합니다</w:delText>
        </w:r>
        <w:r w:rsidRPr="00124595" w:rsidDel="00E436B7">
          <w:rPr>
            <w:rFonts w:ascii="Noto Sans CJK KR Regular" w:eastAsia="Noto Sans CJK KR Regular" w:hAnsi="Noto Sans CJK KR Regular" w:cs="Arial Unicode MS"/>
            <w:sz w:val="18"/>
            <w:szCs w:val="18"/>
          </w:rPr>
          <w:delText>.</w:delText>
        </w:r>
      </w:del>
    </w:p>
    <w:p w14:paraId="0D999FE7" w14:textId="21B7142C" w:rsidR="001F2CDC" w:rsidRPr="00124595" w:rsidDel="00E436B7" w:rsidRDefault="005761CA" w:rsidP="003529E4">
      <w:pPr>
        <w:pStyle w:val="ab"/>
        <w:numPr>
          <w:ilvl w:val="0"/>
          <w:numId w:val="39"/>
        </w:numPr>
        <w:ind w:leftChars="0"/>
        <w:rPr>
          <w:del w:id="186" w:author="윤현정 (Hyunjeong Yoon)" w:date="2026-02-26T10:49:00Z"/>
          <w:rFonts w:ascii="Noto Sans CJK KR Regular" w:eastAsia="Noto Sans CJK KR Regular" w:hAnsi="Noto Sans CJK KR Regular"/>
          <w:sz w:val="18"/>
          <w:szCs w:val="18"/>
        </w:rPr>
      </w:pPr>
      <w:del w:id="187" w:author="윤현정 (Hyunjeong Yoon)" w:date="2026-02-26T10:49:00Z">
        <w:r w:rsidRPr="00124595" w:rsidDel="00E436B7">
          <w:rPr>
            <w:rFonts w:ascii="Noto Sans CJK KR Regular" w:eastAsia="Noto Sans CJK KR Regular" w:hAnsi="Noto Sans CJK KR Regular" w:cs="Times New Roman"/>
            <w:sz w:val="18"/>
            <w:szCs w:val="18"/>
          </w:rPr>
          <w:delText xml:space="preserve"> </w:delText>
        </w:r>
        <w:r w:rsidRPr="00124595" w:rsidDel="00E436B7">
          <w:rPr>
            <w:rFonts w:ascii="Noto Sans CJK KR Regular" w:eastAsia="Noto Sans CJK KR Regular" w:hAnsi="Noto Sans CJK KR Regular" w:cs="Arial Unicode MS"/>
            <w:sz w:val="18"/>
            <w:szCs w:val="18"/>
          </w:rPr>
          <w:delText>“</w:delText>
        </w:r>
        <w:r w:rsidR="00FE5954" w:rsidRPr="00124595" w:rsidDel="00E436B7">
          <w:rPr>
            <w:rFonts w:ascii="Noto Sans CJK KR Regular" w:eastAsia="Noto Sans CJK KR Regular" w:hAnsi="Noto Sans CJK KR Regular" w:cs="Arial Unicode MS"/>
            <w:sz w:val="18"/>
            <w:szCs w:val="18"/>
          </w:rPr>
          <w:delText>DESKER MATE</w:delText>
        </w:r>
        <w:r w:rsidRPr="00124595" w:rsidDel="00E436B7">
          <w:rPr>
            <w:rFonts w:ascii="Noto Sans CJK KR Regular" w:eastAsia="Noto Sans CJK KR Regular" w:hAnsi="Noto Sans CJK KR Regular" w:cs="Arial Unicode MS"/>
            <w:sz w:val="18"/>
            <w:szCs w:val="18"/>
          </w:rPr>
          <w:delText xml:space="preserve">” </w:delText>
        </w:r>
        <w:r w:rsidRPr="00124595" w:rsidDel="00E436B7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delText>가</w:delText>
        </w:r>
        <w:r w:rsidRPr="00124595" w:rsidDel="00E436B7">
          <w:rPr>
            <w:rFonts w:ascii="Noto Sans CJK KR Regular" w:eastAsia="Noto Sans CJK KR Regular" w:hAnsi="Noto Sans CJK KR Regular" w:cs="Arial Unicode MS"/>
            <w:sz w:val="18"/>
            <w:szCs w:val="18"/>
          </w:rPr>
          <w:delText xml:space="preserve"> </w:delText>
        </w:r>
        <w:r w:rsidRPr="00124595" w:rsidDel="00E436B7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delText>작성한</w:delText>
        </w:r>
        <w:r w:rsidRPr="00124595" w:rsidDel="00E436B7">
          <w:rPr>
            <w:rFonts w:ascii="Noto Sans CJK KR Regular" w:eastAsia="Noto Sans CJK KR Regular" w:hAnsi="Noto Sans CJK KR Regular" w:cs="Arial Unicode MS"/>
            <w:sz w:val="18"/>
            <w:szCs w:val="18"/>
          </w:rPr>
          <w:delText xml:space="preserve"> </w:delText>
        </w:r>
        <w:r w:rsidRPr="00124595" w:rsidDel="00E436B7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delText>견적</w:delText>
        </w:r>
        <w:r w:rsidRPr="00124595" w:rsidDel="00E436B7">
          <w:rPr>
            <w:rFonts w:ascii="Noto Sans CJK KR Regular" w:eastAsia="Noto Sans CJK KR Regular" w:hAnsi="Noto Sans CJK KR Regular" w:cs="Arial Unicode MS"/>
            <w:sz w:val="18"/>
            <w:szCs w:val="18"/>
          </w:rPr>
          <w:delText xml:space="preserve">, </w:delText>
        </w:r>
        <w:r w:rsidRPr="00124595" w:rsidDel="00E436B7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delText>프로필</w:delText>
        </w:r>
        <w:r w:rsidRPr="00124595" w:rsidDel="00E436B7">
          <w:rPr>
            <w:rFonts w:ascii="Noto Sans CJK KR Regular" w:eastAsia="Noto Sans CJK KR Regular" w:hAnsi="Noto Sans CJK KR Regular" w:cs="Arial Unicode MS"/>
            <w:sz w:val="18"/>
            <w:szCs w:val="18"/>
          </w:rPr>
          <w:delText xml:space="preserve"> </w:delText>
        </w:r>
        <w:r w:rsidRPr="00124595" w:rsidDel="00E436B7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delText>등에</w:delText>
        </w:r>
        <w:r w:rsidRPr="00124595" w:rsidDel="00E436B7">
          <w:rPr>
            <w:rFonts w:ascii="Noto Sans CJK KR Regular" w:eastAsia="Noto Sans CJK KR Regular" w:hAnsi="Noto Sans CJK KR Regular" w:cs="Arial Unicode MS"/>
            <w:sz w:val="18"/>
            <w:szCs w:val="18"/>
          </w:rPr>
          <w:delText xml:space="preserve"> </w:delText>
        </w:r>
        <w:r w:rsidRPr="00124595" w:rsidDel="00E436B7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delText>허위</w:delText>
        </w:r>
        <w:r w:rsidRPr="00124595" w:rsidDel="00E436B7">
          <w:rPr>
            <w:rFonts w:ascii="Noto Sans CJK KR Regular" w:eastAsia="Noto Sans CJK KR Regular" w:hAnsi="Noto Sans CJK KR Regular" w:cs="Arial Unicode MS"/>
            <w:sz w:val="18"/>
            <w:szCs w:val="18"/>
          </w:rPr>
          <w:delText xml:space="preserve"> </w:delText>
        </w:r>
        <w:r w:rsidRPr="00124595" w:rsidDel="00E436B7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delText>또는</w:delText>
        </w:r>
        <w:r w:rsidRPr="00124595" w:rsidDel="00E436B7">
          <w:rPr>
            <w:rFonts w:ascii="Noto Sans CJK KR Regular" w:eastAsia="Noto Sans CJK KR Regular" w:hAnsi="Noto Sans CJK KR Regular" w:cs="Arial Unicode MS"/>
            <w:sz w:val="18"/>
            <w:szCs w:val="18"/>
          </w:rPr>
          <w:delText xml:space="preserve"> </w:delText>
        </w:r>
        <w:r w:rsidRPr="00124595" w:rsidDel="00E436B7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delText>과장</w:delText>
        </w:r>
        <w:r w:rsidRPr="00124595" w:rsidDel="00E436B7">
          <w:rPr>
            <w:rFonts w:ascii="Noto Sans CJK KR Regular" w:eastAsia="Noto Sans CJK KR Regular" w:hAnsi="Noto Sans CJK KR Regular" w:cs="Arial Unicode MS"/>
            <w:sz w:val="18"/>
            <w:szCs w:val="18"/>
          </w:rPr>
          <w:delText xml:space="preserve">, </w:delText>
        </w:r>
        <w:r w:rsidRPr="00124595" w:rsidDel="00E436B7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delText>기재누락</w:delText>
        </w:r>
        <w:r w:rsidRPr="00124595" w:rsidDel="00E436B7">
          <w:rPr>
            <w:rFonts w:ascii="Noto Sans CJK KR Regular" w:eastAsia="Noto Sans CJK KR Regular" w:hAnsi="Noto Sans CJK KR Regular" w:cs="Arial Unicode MS"/>
            <w:sz w:val="18"/>
            <w:szCs w:val="18"/>
          </w:rPr>
          <w:delText xml:space="preserve">, </w:delText>
        </w:r>
        <w:r w:rsidRPr="00124595" w:rsidDel="00E436B7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delText>오기가</w:delText>
        </w:r>
        <w:r w:rsidRPr="00124595" w:rsidDel="00E436B7">
          <w:rPr>
            <w:rFonts w:ascii="Noto Sans CJK KR Regular" w:eastAsia="Noto Sans CJK KR Regular" w:hAnsi="Noto Sans CJK KR Regular" w:cs="Arial Unicode MS"/>
            <w:sz w:val="18"/>
            <w:szCs w:val="18"/>
          </w:rPr>
          <w:delText xml:space="preserve"> </w:delText>
        </w:r>
        <w:r w:rsidRPr="00124595" w:rsidDel="00E436B7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delText>있어서는</w:delText>
        </w:r>
        <w:r w:rsidRPr="00124595" w:rsidDel="00E436B7">
          <w:rPr>
            <w:rFonts w:ascii="Noto Sans CJK KR Regular" w:eastAsia="Noto Sans CJK KR Regular" w:hAnsi="Noto Sans CJK KR Regular" w:cs="Arial Unicode MS"/>
            <w:sz w:val="18"/>
            <w:szCs w:val="18"/>
          </w:rPr>
          <w:delText xml:space="preserve"> </w:delText>
        </w:r>
        <w:r w:rsidRPr="00124595" w:rsidDel="00E436B7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delText>아니되며</w:delText>
        </w:r>
        <w:r w:rsidRPr="00124595" w:rsidDel="00E436B7">
          <w:rPr>
            <w:rFonts w:ascii="Noto Sans CJK KR Regular" w:eastAsia="Noto Sans CJK KR Regular" w:hAnsi="Noto Sans CJK KR Regular" w:cs="Arial Unicode MS"/>
            <w:sz w:val="18"/>
            <w:szCs w:val="18"/>
          </w:rPr>
          <w:delText xml:space="preserve"> </w:delText>
        </w:r>
        <w:r w:rsidRPr="00124595" w:rsidDel="00E436B7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delText>이를</w:delText>
        </w:r>
        <w:r w:rsidRPr="00124595" w:rsidDel="00E436B7">
          <w:rPr>
            <w:rFonts w:ascii="Noto Sans CJK KR Regular" w:eastAsia="Noto Sans CJK KR Regular" w:hAnsi="Noto Sans CJK KR Regular" w:cs="Arial Unicode MS"/>
            <w:sz w:val="18"/>
            <w:szCs w:val="18"/>
          </w:rPr>
          <w:delText xml:space="preserve"> </w:delText>
        </w:r>
        <w:r w:rsidRPr="00124595" w:rsidDel="00E436B7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delText>준수하지</w:delText>
        </w:r>
        <w:r w:rsidRPr="00124595" w:rsidDel="00E436B7">
          <w:rPr>
            <w:rFonts w:ascii="Noto Sans CJK KR Regular" w:eastAsia="Noto Sans CJK KR Regular" w:hAnsi="Noto Sans CJK KR Regular" w:cs="Arial Unicode MS"/>
            <w:sz w:val="18"/>
            <w:szCs w:val="18"/>
          </w:rPr>
          <w:delText xml:space="preserve"> </w:delText>
        </w:r>
        <w:r w:rsidRPr="00124595" w:rsidDel="00E436B7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delText>아니하여</w:delText>
        </w:r>
        <w:r w:rsidRPr="00124595" w:rsidDel="00E436B7">
          <w:rPr>
            <w:rFonts w:ascii="Noto Sans CJK KR Regular" w:eastAsia="Noto Sans CJK KR Regular" w:hAnsi="Noto Sans CJK KR Regular" w:cs="Arial Unicode MS"/>
            <w:sz w:val="18"/>
            <w:szCs w:val="18"/>
          </w:rPr>
          <w:delText xml:space="preserve"> </w:delText>
        </w:r>
        <w:r w:rsidRPr="00124595" w:rsidDel="00E436B7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delText>발생하는</w:delText>
        </w:r>
        <w:r w:rsidRPr="00124595" w:rsidDel="00E436B7">
          <w:rPr>
            <w:rFonts w:ascii="Noto Sans CJK KR Regular" w:eastAsia="Noto Sans CJK KR Regular" w:hAnsi="Noto Sans CJK KR Regular" w:cs="Arial Unicode MS"/>
            <w:sz w:val="18"/>
            <w:szCs w:val="18"/>
          </w:rPr>
          <w:delText xml:space="preserve"> </w:delText>
        </w:r>
        <w:r w:rsidRPr="00124595" w:rsidDel="00E436B7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delText>모든</w:delText>
        </w:r>
        <w:r w:rsidRPr="00124595" w:rsidDel="00E436B7">
          <w:rPr>
            <w:rFonts w:ascii="Noto Sans CJK KR Regular" w:eastAsia="Noto Sans CJK KR Regular" w:hAnsi="Noto Sans CJK KR Regular" w:cs="Arial Unicode MS"/>
            <w:sz w:val="18"/>
            <w:szCs w:val="18"/>
          </w:rPr>
          <w:delText xml:space="preserve"> </w:delText>
        </w:r>
        <w:r w:rsidRPr="00124595" w:rsidDel="00E436B7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delText>법적문제에</w:delText>
        </w:r>
        <w:r w:rsidRPr="00124595" w:rsidDel="00E436B7">
          <w:rPr>
            <w:rFonts w:ascii="Noto Sans CJK KR Regular" w:eastAsia="Noto Sans CJK KR Regular" w:hAnsi="Noto Sans CJK KR Regular" w:cs="Arial Unicode MS"/>
            <w:sz w:val="18"/>
            <w:szCs w:val="18"/>
          </w:rPr>
          <w:delText xml:space="preserve"> </w:delText>
        </w:r>
        <w:r w:rsidRPr="00124595" w:rsidDel="00E436B7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delText>대하여는</w:delText>
        </w:r>
        <w:r w:rsidRPr="00124595" w:rsidDel="00E436B7">
          <w:rPr>
            <w:rFonts w:ascii="Noto Sans CJK KR Regular" w:eastAsia="Noto Sans CJK KR Regular" w:hAnsi="Noto Sans CJK KR Regular" w:cs="Arial Unicode MS"/>
            <w:sz w:val="18"/>
            <w:szCs w:val="18"/>
          </w:rPr>
          <w:delText xml:space="preserve"> “</w:delText>
        </w:r>
        <w:r w:rsidR="00FE5954" w:rsidRPr="00124595" w:rsidDel="00E436B7">
          <w:rPr>
            <w:rFonts w:ascii="Noto Sans CJK KR Regular" w:eastAsia="Noto Sans CJK KR Regular" w:hAnsi="Noto Sans CJK KR Regular" w:cs="Arial Unicode MS"/>
            <w:sz w:val="18"/>
            <w:szCs w:val="18"/>
          </w:rPr>
          <w:delText>DESKER MATE</w:delText>
        </w:r>
        <w:r w:rsidRPr="00124595" w:rsidDel="00E436B7">
          <w:rPr>
            <w:rFonts w:ascii="Noto Sans CJK KR Regular" w:eastAsia="Noto Sans CJK KR Regular" w:hAnsi="Noto Sans CJK KR Regular" w:cs="Arial Unicode MS"/>
            <w:sz w:val="18"/>
            <w:szCs w:val="18"/>
          </w:rPr>
          <w:delText xml:space="preserve">” </w:delText>
        </w:r>
        <w:r w:rsidRPr="00124595" w:rsidDel="00E436B7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delText>가</w:delText>
        </w:r>
        <w:r w:rsidRPr="00124595" w:rsidDel="00E436B7">
          <w:rPr>
            <w:rFonts w:ascii="Noto Sans CJK KR Regular" w:eastAsia="Noto Sans CJK KR Regular" w:hAnsi="Noto Sans CJK KR Regular" w:cs="Arial Unicode MS"/>
            <w:sz w:val="18"/>
            <w:szCs w:val="18"/>
          </w:rPr>
          <w:delText xml:space="preserve"> </w:delText>
        </w:r>
        <w:r w:rsidRPr="00124595" w:rsidDel="00E436B7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delText>모든</w:delText>
        </w:r>
        <w:r w:rsidRPr="00124595" w:rsidDel="00E436B7">
          <w:rPr>
            <w:rFonts w:ascii="Noto Sans CJK KR Regular" w:eastAsia="Noto Sans CJK KR Regular" w:hAnsi="Noto Sans CJK KR Regular" w:cs="Arial Unicode MS"/>
            <w:sz w:val="18"/>
            <w:szCs w:val="18"/>
          </w:rPr>
          <w:delText xml:space="preserve"> </w:delText>
        </w:r>
        <w:r w:rsidRPr="00124595" w:rsidDel="00E436B7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delText>책임을</w:delText>
        </w:r>
        <w:r w:rsidRPr="00124595" w:rsidDel="00E436B7">
          <w:rPr>
            <w:rFonts w:ascii="Noto Sans CJK KR Regular" w:eastAsia="Noto Sans CJK KR Regular" w:hAnsi="Noto Sans CJK KR Regular" w:cs="Arial Unicode MS"/>
            <w:sz w:val="18"/>
            <w:szCs w:val="18"/>
          </w:rPr>
          <w:delText xml:space="preserve"> </w:delText>
        </w:r>
        <w:r w:rsidRPr="00124595" w:rsidDel="00E436B7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delText>부담합니다</w:delText>
        </w:r>
      </w:del>
    </w:p>
    <w:p w14:paraId="758129C0" w14:textId="6A10EDB4" w:rsidR="001D7E19" w:rsidRPr="00124595" w:rsidDel="00E436B7" w:rsidRDefault="005761CA" w:rsidP="003529E4">
      <w:pPr>
        <w:pStyle w:val="ab"/>
        <w:numPr>
          <w:ilvl w:val="0"/>
          <w:numId w:val="39"/>
        </w:numPr>
        <w:ind w:leftChars="0"/>
        <w:rPr>
          <w:del w:id="188" w:author="윤현정 (Hyunjeong Yoon)" w:date="2026-02-26T10:49:00Z"/>
          <w:rFonts w:ascii="Noto Sans CJK KR Regular" w:eastAsia="Noto Sans CJK KR Regular" w:hAnsi="Noto Sans CJK KR Regular"/>
          <w:sz w:val="18"/>
          <w:szCs w:val="18"/>
        </w:rPr>
      </w:pPr>
      <w:del w:id="189" w:author="윤현정 (Hyunjeong Yoon)" w:date="2026-02-26T10:49:00Z">
        <w:r w:rsidRPr="00124595" w:rsidDel="00E436B7">
          <w:rPr>
            <w:rFonts w:ascii="Noto Sans CJK KR Regular" w:eastAsia="Noto Sans CJK KR Regular" w:hAnsi="Noto Sans CJK KR Regular" w:cs="Times New Roman"/>
            <w:sz w:val="18"/>
            <w:szCs w:val="18"/>
          </w:rPr>
          <w:delText xml:space="preserve"> </w:delText>
        </w:r>
        <w:r w:rsidRPr="00124595" w:rsidDel="00E436B7">
          <w:rPr>
            <w:rFonts w:ascii="Noto Sans CJK KR Regular" w:eastAsia="Noto Sans CJK KR Regular" w:hAnsi="Noto Sans CJK KR Regular" w:cs="Arial Unicode MS"/>
            <w:sz w:val="18"/>
            <w:szCs w:val="18"/>
          </w:rPr>
          <w:delText>“</w:delText>
        </w:r>
        <w:r w:rsidR="00FE5954" w:rsidRPr="00124595" w:rsidDel="00E436B7">
          <w:rPr>
            <w:rFonts w:ascii="Noto Sans CJK KR Regular" w:eastAsia="Noto Sans CJK KR Regular" w:hAnsi="Noto Sans CJK KR Regular" w:cs="Arial Unicode MS"/>
            <w:sz w:val="18"/>
            <w:szCs w:val="18"/>
          </w:rPr>
          <w:delText>DESKER MATE</w:delText>
        </w:r>
        <w:r w:rsidRPr="00124595" w:rsidDel="00E436B7">
          <w:rPr>
            <w:rFonts w:ascii="Noto Sans CJK KR Regular" w:eastAsia="Noto Sans CJK KR Regular" w:hAnsi="Noto Sans CJK KR Regular" w:cs="Arial Unicode MS"/>
            <w:sz w:val="18"/>
            <w:szCs w:val="18"/>
          </w:rPr>
          <w:delText xml:space="preserve">” </w:delText>
        </w:r>
        <w:r w:rsidRPr="00124595" w:rsidDel="00E436B7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delText>는</w:delText>
        </w:r>
        <w:r w:rsidRPr="00124595" w:rsidDel="00E436B7">
          <w:rPr>
            <w:rFonts w:ascii="Noto Sans CJK KR Regular" w:eastAsia="Noto Sans CJK KR Regular" w:hAnsi="Noto Sans CJK KR Regular" w:cs="Arial Unicode MS"/>
            <w:sz w:val="18"/>
            <w:szCs w:val="18"/>
          </w:rPr>
          <w:delText xml:space="preserve"> </w:delText>
        </w:r>
        <w:r w:rsidRPr="00124595" w:rsidDel="00E436B7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delText>작성한</w:delText>
        </w:r>
        <w:r w:rsidRPr="00124595" w:rsidDel="00E436B7">
          <w:rPr>
            <w:rFonts w:ascii="Noto Sans CJK KR Regular" w:eastAsia="Noto Sans CJK KR Regular" w:hAnsi="Noto Sans CJK KR Regular" w:cs="Arial Unicode MS"/>
            <w:sz w:val="18"/>
            <w:szCs w:val="18"/>
          </w:rPr>
          <w:delText xml:space="preserve"> </w:delText>
        </w:r>
        <w:r w:rsidRPr="00124595" w:rsidDel="00E436B7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delText>견적</w:delText>
        </w:r>
        <w:r w:rsidRPr="00124595" w:rsidDel="00E436B7">
          <w:rPr>
            <w:rFonts w:ascii="Noto Sans CJK KR Regular" w:eastAsia="Noto Sans CJK KR Regular" w:hAnsi="Noto Sans CJK KR Regular" w:cs="Arial Unicode MS"/>
            <w:sz w:val="18"/>
            <w:szCs w:val="18"/>
          </w:rPr>
          <w:delText xml:space="preserve">, </w:delText>
        </w:r>
        <w:r w:rsidRPr="00124595" w:rsidDel="00E436B7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delText>용역의</w:delText>
        </w:r>
        <w:r w:rsidRPr="00124595" w:rsidDel="00E436B7">
          <w:rPr>
            <w:rFonts w:ascii="Noto Sans CJK KR Regular" w:eastAsia="Noto Sans CJK KR Regular" w:hAnsi="Noto Sans CJK KR Regular" w:cs="Arial Unicode MS"/>
            <w:sz w:val="18"/>
            <w:szCs w:val="18"/>
          </w:rPr>
          <w:delText xml:space="preserve"> </w:delText>
        </w:r>
        <w:r w:rsidRPr="00124595" w:rsidDel="00E436B7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delText>내용</w:delText>
        </w:r>
        <w:r w:rsidRPr="00124595" w:rsidDel="00E436B7">
          <w:rPr>
            <w:rFonts w:ascii="Noto Sans CJK KR Regular" w:eastAsia="Noto Sans CJK KR Regular" w:hAnsi="Noto Sans CJK KR Regular" w:cs="Arial Unicode MS"/>
            <w:sz w:val="18"/>
            <w:szCs w:val="18"/>
          </w:rPr>
          <w:delText xml:space="preserve">, </w:delText>
        </w:r>
        <w:r w:rsidRPr="00124595" w:rsidDel="00E436B7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delText>용역</w:delText>
        </w:r>
        <w:r w:rsidRPr="00124595" w:rsidDel="00E436B7">
          <w:rPr>
            <w:rFonts w:ascii="Noto Sans CJK KR Regular" w:eastAsia="Noto Sans CJK KR Regular" w:hAnsi="Noto Sans CJK KR Regular" w:cs="Arial Unicode MS"/>
            <w:sz w:val="18"/>
            <w:szCs w:val="18"/>
          </w:rPr>
          <w:delText xml:space="preserve"> </w:delText>
        </w:r>
        <w:r w:rsidRPr="00124595" w:rsidDel="00E436B7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delText>제공</w:delText>
        </w:r>
        <w:r w:rsidRPr="00124595" w:rsidDel="00E436B7">
          <w:rPr>
            <w:rFonts w:ascii="Noto Sans CJK KR Regular" w:eastAsia="Noto Sans CJK KR Regular" w:hAnsi="Noto Sans CJK KR Regular" w:cs="Arial Unicode MS"/>
            <w:sz w:val="18"/>
            <w:szCs w:val="18"/>
          </w:rPr>
          <w:delText xml:space="preserve"> </w:delText>
        </w:r>
        <w:r w:rsidRPr="00124595" w:rsidDel="00E436B7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delText>시기</w:delText>
        </w:r>
        <w:r w:rsidRPr="00124595" w:rsidDel="00E436B7">
          <w:rPr>
            <w:rFonts w:ascii="Noto Sans CJK KR Regular" w:eastAsia="Noto Sans CJK KR Regular" w:hAnsi="Noto Sans CJK KR Regular" w:cs="Arial Unicode MS"/>
            <w:sz w:val="18"/>
            <w:szCs w:val="18"/>
          </w:rPr>
          <w:delText xml:space="preserve"> </w:delText>
        </w:r>
        <w:r w:rsidRPr="00124595" w:rsidDel="00E436B7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delText>등</w:delText>
        </w:r>
        <w:r w:rsidRPr="00124595" w:rsidDel="00E436B7">
          <w:rPr>
            <w:rFonts w:ascii="Noto Sans CJK KR Regular" w:eastAsia="Noto Sans CJK KR Regular" w:hAnsi="Noto Sans CJK KR Regular" w:cs="Arial Unicode MS"/>
            <w:sz w:val="18"/>
            <w:szCs w:val="18"/>
          </w:rPr>
          <w:delText xml:space="preserve"> </w:delText>
        </w:r>
        <w:r w:rsidRPr="00124595" w:rsidDel="00E436B7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delText>내용의</w:delText>
        </w:r>
        <w:r w:rsidRPr="00124595" w:rsidDel="00E436B7">
          <w:rPr>
            <w:rFonts w:ascii="Noto Sans CJK KR Regular" w:eastAsia="Noto Sans CJK KR Regular" w:hAnsi="Noto Sans CJK KR Regular" w:cs="Arial Unicode MS"/>
            <w:sz w:val="18"/>
            <w:szCs w:val="18"/>
          </w:rPr>
          <w:delText xml:space="preserve"> </w:delText>
        </w:r>
        <w:r w:rsidRPr="00124595" w:rsidDel="00E436B7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delText>변경사항이</w:delText>
        </w:r>
        <w:r w:rsidRPr="00124595" w:rsidDel="00E436B7">
          <w:rPr>
            <w:rFonts w:ascii="Noto Sans CJK KR Regular" w:eastAsia="Noto Sans CJK KR Regular" w:hAnsi="Noto Sans CJK KR Regular" w:cs="Arial Unicode MS"/>
            <w:sz w:val="18"/>
            <w:szCs w:val="18"/>
          </w:rPr>
          <w:delText xml:space="preserve"> </w:delText>
        </w:r>
        <w:r w:rsidRPr="00124595" w:rsidDel="00E436B7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delText>있을</w:delText>
        </w:r>
        <w:r w:rsidRPr="00124595" w:rsidDel="00E436B7">
          <w:rPr>
            <w:rFonts w:ascii="Noto Sans CJK KR Regular" w:eastAsia="Noto Sans CJK KR Regular" w:hAnsi="Noto Sans CJK KR Regular" w:cs="Arial Unicode MS"/>
            <w:sz w:val="18"/>
            <w:szCs w:val="18"/>
          </w:rPr>
          <w:delText xml:space="preserve"> </w:delText>
        </w:r>
        <w:r w:rsidRPr="00124595" w:rsidDel="00E436B7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delText>경우</w:delText>
        </w:r>
        <w:r w:rsidRPr="00124595" w:rsidDel="00E436B7">
          <w:rPr>
            <w:rFonts w:ascii="Noto Sans CJK KR Regular" w:eastAsia="Noto Sans CJK KR Regular" w:hAnsi="Noto Sans CJK KR Regular" w:cs="Arial Unicode MS"/>
            <w:sz w:val="18"/>
            <w:szCs w:val="18"/>
          </w:rPr>
          <w:delText xml:space="preserve"> </w:delText>
        </w:r>
        <w:r w:rsidRPr="00124595" w:rsidDel="00E436B7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delText>이를</w:delText>
        </w:r>
        <w:r w:rsidRPr="00124595" w:rsidDel="00E436B7">
          <w:rPr>
            <w:rFonts w:ascii="Noto Sans CJK KR Regular" w:eastAsia="Noto Sans CJK KR Regular" w:hAnsi="Noto Sans CJK KR Regular" w:cs="Arial Unicode MS"/>
            <w:sz w:val="18"/>
            <w:szCs w:val="18"/>
          </w:rPr>
          <w:delText xml:space="preserve"> </w:delText>
        </w:r>
        <w:r w:rsidRPr="00124595" w:rsidDel="00E436B7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delText>바로</w:delText>
        </w:r>
        <w:r w:rsidRPr="00124595" w:rsidDel="00E436B7">
          <w:rPr>
            <w:rFonts w:ascii="Noto Sans CJK KR Regular" w:eastAsia="Noto Sans CJK KR Regular" w:hAnsi="Noto Sans CJK KR Regular" w:cs="Arial Unicode MS"/>
            <w:sz w:val="18"/>
            <w:szCs w:val="18"/>
          </w:rPr>
          <w:delText xml:space="preserve"> </w:delText>
        </w:r>
        <w:r w:rsidR="003F3609" w:rsidRPr="00124595" w:rsidDel="00E436B7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delText>수정·</w:delText>
        </w:r>
        <w:r w:rsidRPr="00124595" w:rsidDel="00E436B7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delText>갱신하</w:delText>
        </w:r>
        <w:r w:rsidR="00AA0E15" w:rsidRPr="00124595" w:rsidDel="00E436B7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delText>며</w:delText>
        </w:r>
        <w:r w:rsidR="00AA0E15" w:rsidRPr="00124595" w:rsidDel="00E436B7">
          <w:rPr>
            <w:rFonts w:ascii="Noto Sans CJK KR Regular" w:eastAsia="Noto Sans CJK KR Regular" w:hAnsi="Noto Sans CJK KR Regular" w:cs="Arial Unicode MS"/>
            <w:sz w:val="18"/>
            <w:szCs w:val="18"/>
          </w:rPr>
          <w:delText xml:space="preserve"> </w:delText>
        </w:r>
        <w:r w:rsidR="00AA0E15" w:rsidRPr="00124595" w:rsidDel="00E436B7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delText>이를</w:delText>
        </w:r>
        <w:r w:rsidR="00AA0E15" w:rsidRPr="00124595" w:rsidDel="00E436B7">
          <w:rPr>
            <w:rFonts w:ascii="Noto Sans CJK KR Regular" w:eastAsia="Noto Sans CJK KR Regular" w:hAnsi="Noto Sans CJK KR Regular" w:cs="Arial Unicode MS"/>
            <w:sz w:val="18"/>
            <w:szCs w:val="18"/>
          </w:rPr>
          <w:delText xml:space="preserve"> </w:delText>
        </w:r>
        <w:r w:rsidR="00AA0E15" w:rsidRPr="00124595" w:rsidDel="00E436B7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delText>회원이</w:delText>
        </w:r>
        <w:r w:rsidR="00AA0E15" w:rsidRPr="00124595" w:rsidDel="00E436B7">
          <w:rPr>
            <w:rFonts w:ascii="Noto Sans CJK KR Regular" w:eastAsia="Noto Sans CJK KR Regular" w:hAnsi="Noto Sans CJK KR Regular" w:cs="Arial Unicode MS"/>
            <w:sz w:val="18"/>
            <w:szCs w:val="18"/>
          </w:rPr>
          <w:delText xml:space="preserve"> </w:delText>
        </w:r>
        <w:r w:rsidR="00AA0E15" w:rsidRPr="00124595" w:rsidDel="00E436B7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delText>오해하지</w:delText>
        </w:r>
        <w:r w:rsidR="00AA0E15" w:rsidRPr="00124595" w:rsidDel="00E436B7">
          <w:rPr>
            <w:rFonts w:ascii="Noto Sans CJK KR Regular" w:eastAsia="Noto Sans CJK KR Regular" w:hAnsi="Noto Sans CJK KR Regular" w:cs="Arial Unicode MS"/>
            <w:sz w:val="18"/>
            <w:szCs w:val="18"/>
          </w:rPr>
          <w:delText xml:space="preserve"> </w:delText>
        </w:r>
        <w:r w:rsidR="00AA0E15" w:rsidRPr="00124595" w:rsidDel="00E436B7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delText>않도록</w:delText>
        </w:r>
        <w:r w:rsidR="00AA0E15" w:rsidRPr="00124595" w:rsidDel="00E436B7">
          <w:rPr>
            <w:rFonts w:ascii="Noto Sans CJK KR Regular" w:eastAsia="Noto Sans CJK KR Regular" w:hAnsi="Noto Sans CJK KR Regular" w:cs="Arial Unicode MS"/>
            <w:sz w:val="18"/>
            <w:szCs w:val="18"/>
          </w:rPr>
          <w:delText xml:space="preserve"> </w:delText>
        </w:r>
        <w:r w:rsidR="00AA0E15" w:rsidRPr="00124595" w:rsidDel="00E436B7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delText>성실히</w:delText>
        </w:r>
        <w:r w:rsidR="00AA0E15" w:rsidRPr="00124595" w:rsidDel="00E436B7">
          <w:rPr>
            <w:rFonts w:ascii="Noto Sans CJK KR Regular" w:eastAsia="Noto Sans CJK KR Regular" w:hAnsi="Noto Sans CJK KR Regular" w:cs="Arial Unicode MS"/>
            <w:sz w:val="18"/>
            <w:szCs w:val="18"/>
          </w:rPr>
          <w:delText xml:space="preserve"> </w:delText>
        </w:r>
        <w:r w:rsidR="00AA0E15" w:rsidRPr="00124595" w:rsidDel="00E436B7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delText>설명하고</w:delText>
        </w:r>
        <w:r w:rsidR="00AA0E15" w:rsidRPr="00124595" w:rsidDel="00E436B7">
          <w:rPr>
            <w:rFonts w:ascii="Noto Sans CJK KR Regular" w:eastAsia="Noto Sans CJK KR Regular" w:hAnsi="Noto Sans CJK KR Regular" w:cs="Arial Unicode MS"/>
            <w:sz w:val="18"/>
            <w:szCs w:val="18"/>
          </w:rPr>
          <w:delText xml:space="preserve"> </w:delText>
        </w:r>
        <w:r w:rsidR="00AA0E15" w:rsidRPr="00124595" w:rsidDel="00E436B7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delText>고지할</w:delText>
        </w:r>
        <w:r w:rsidRPr="00124595" w:rsidDel="00E436B7">
          <w:rPr>
            <w:rFonts w:ascii="Noto Sans CJK KR Regular" w:eastAsia="Noto Sans CJK KR Regular" w:hAnsi="Noto Sans CJK KR Regular" w:cs="Arial Unicode MS"/>
            <w:sz w:val="18"/>
            <w:szCs w:val="18"/>
          </w:rPr>
          <w:delText xml:space="preserve"> </w:delText>
        </w:r>
        <w:r w:rsidRPr="00124595" w:rsidDel="00E436B7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delText>의무를</w:delText>
        </w:r>
        <w:r w:rsidRPr="00124595" w:rsidDel="00E436B7">
          <w:rPr>
            <w:rFonts w:ascii="Noto Sans CJK KR Regular" w:eastAsia="Noto Sans CJK KR Regular" w:hAnsi="Noto Sans CJK KR Regular" w:cs="Arial Unicode MS"/>
            <w:sz w:val="18"/>
            <w:szCs w:val="18"/>
          </w:rPr>
          <w:delText xml:space="preserve"> </w:delText>
        </w:r>
        <w:r w:rsidRPr="00124595" w:rsidDel="00E436B7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delText>집니다</w:delText>
        </w:r>
        <w:r w:rsidRPr="00124595" w:rsidDel="00E436B7">
          <w:rPr>
            <w:rFonts w:ascii="Noto Sans CJK KR Regular" w:eastAsia="Noto Sans CJK KR Regular" w:hAnsi="Noto Sans CJK KR Regular" w:cs="Arial Unicode MS"/>
            <w:sz w:val="18"/>
            <w:szCs w:val="18"/>
          </w:rPr>
          <w:delText>.</w:delText>
        </w:r>
      </w:del>
    </w:p>
    <w:p w14:paraId="4A3727C6" w14:textId="50082FF9" w:rsidR="00BA5B3D" w:rsidRPr="00124595" w:rsidDel="00E436B7" w:rsidRDefault="00BA5B3D" w:rsidP="003529E4">
      <w:pPr>
        <w:pStyle w:val="ab"/>
        <w:numPr>
          <w:ilvl w:val="0"/>
          <w:numId w:val="39"/>
        </w:numPr>
        <w:ind w:leftChars="0"/>
        <w:rPr>
          <w:del w:id="190" w:author="윤현정 (Hyunjeong Yoon)" w:date="2026-02-26T10:49:00Z"/>
          <w:rFonts w:ascii="Noto Sans CJK KR Regular" w:eastAsia="Noto Sans CJK KR Regular" w:hAnsi="Noto Sans CJK KR Regular" w:cs="Times New Roman"/>
          <w:sz w:val="18"/>
          <w:szCs w:val="18"/>
        </w:rPr>
      </w:pPr>
      <w:del w:id="191" w:author="윤현정 (Hyunjeong Yoon)" w:date="2026-02-26T10:49:00Z">
        <w:r w:rsidRPr="00124595" w:rsidDel="00E436B7">
          <w:rPr>
            <w:rFonts w:ascii="Noto Sans CJK KR Regular" w:eastAsia="Noto Sans CJK KR Regular" w:hAnsi="Noto Sans CJK KR Regular"/>
            <w:sz w:val="18"/>
            <w:szCs w:val="18"/>
          </w:rPr>
          <w:delText>“</w:delText>
        </w:r>
        <w:r w:rsidRPr="00124595" w:rsidDel="00E436B7">
          <w:rPr>
            <w:rFonts w:ascii="Noto Sans CJK KR Regular" w:eastAsia="Noto Sans CJK KR Regular" w:hAnsi="Noto Sans CJK KR Regular" w:cs="Times New Roman"/>
            <w:sz w:val="18"/>
            <w:szCs w:val="18"/>
          </w:rPr>
          <w:delText xml:space="preserve">DESKER MATE” </w:delText>
        </w:r>
        <w:r w:rsidRPr="00124595" w:rsidDel="00E436B7">
          <w:rPr>
            <w:rFonts w:ascii="Noto Sans CJK KR Regular" w:eastAsia="Noto Sans CJK KR Regular" w:hAnsi="Noto Sans CJK KR Regular" w:cs="Times New Roman" w:hint="eastAsia"/>
            <w:sz w:val="18"/>
            <w:szCs w:val="18"/>
          </w:rPr>
          <w:delText>는</w:delText>
        </w:r>
        <w:r w:rsidRPr="00124595" w:rsidDel="00E436B7">
          <w:rPr>
            <w:rFonts w:ascii="Noto Sans CJK KR Regular" w:eastAsia="Noto Sans CJK KR Regular" w:hAnsi="Noto Sans CJK KR Regular" w:cs="Times New Roman"/>
            <w:sz w:val="18"/>
            <w:szCs w:val="18"/>
          </w:rPr>
          <w:delText xml:space="preserve"> </w:delText>
        </w:r>
        <w:r w:rsidRPr="00124595" w:rsidDel="00E436B7">
          <w:rPr>
            <w:rFonts w:ascii="Noto Sans CJK KR Regular" w:eastAsia="Noto Sans CJK KR Regular" w:hAnsi="Noto Sans CJK KR Regular" w:cs="Times New Roman" w:hint="eastAsia"/>
            <w:sz w:val="18"/>
            <w:szCs w:val="18"/>
          </w:rPr>
          <w:delText>관련법령</w:delText>
        </w:r>
        <w:r w:rsidRPr="00124595" w:rsidDel="00E436B7">
          <w:rPr>
            <w:rFonts w:ascii="Noto Sans CJK KR Regular" w:eastAsia="Noto Sans CJK KR Regular" w:hAnsi="Noto Sans CJK KR Regular" w:cs="Times New Roman"/>
            <w:sz w:val="18"/>
            <w:szCs w:val="18"/>
          </w:rPr>
          <w:delText xml:space="preserve"> </w:delText>
        </w:r>
        <w:r w:rsidRPr="00124595" w:rsidDel="00E436B7">
          <w:rPr>
            <w:rFonts w:ascii="Noto Sans CJK KR Regular" w:eastAsia="Noto Sans CJK KR Regular" w:hAnsi="Noto Sans CJK KR Regular" w:cs="Times New Roman" w:hint="eastAsia"/>
            <w:sz w:val="18"/>
            <w:szCs w:val="18"/>
          </w:rPr>
          <w:delText>등을</w:delText>
        </w:r>
        <w:r w:rsidRPr="00124595" w:rsidDel="00E436B7">
          <w:rPr>
            <w:rFonts w:ascii="Noto Sans CJK KR Regular" w:eastAsia="Noto Sans CJK KR Regular" w:hAnsi="Noto Sans CJK KR Regular" w:cs="Times New Roman"/>
            <w:sz w:val="18"/>
            <w:szCs w:val="18"/>
          </w:rPr>
          <w:delText xml:space="preserve"> </w:delText>
        </w:r>
        <w:r w:rsidRPr="00124595" w:rsidDel="00E436B7">
          <w:rPr>
            <w:rFonts w:ascii="Noto Sans CJK KR Regular" w:eastAsia="Noto Sans CJK KR Regular" w:hAnsi="Noto Sans CJK KR Regular" w:cs="Times New Roman" w:hint="eastAsia"/>
            <w:sz w:val="18"/>
            <w:szCs w:val="18"/>
          </w:rPr>
          <w:delText>위반하는</w:delText>
        </w:r>
        <w:r w:rsidRPr="00124595" w:rsidDel="00E436B7">
          <w:rPr>
            <w:rFonts w:ascii="Noto Sans CJK KR Regular" w:eastAsia="Noto Sans CJK KR Regular" w:hAnsi="Noto Sans CJK KR Regular" w:cs="Times New Roman"/>
            <w:sz w:val="18"/>
            <w:szCs w:val="18"/>
          </w:rPr>
          <w:delText xml:space="preserve"> </w:delText>
        </w:r>
        <w:r w:rsidRPr="00124595" w:rsidDel="00E436B7">
          <w:rPr>
            <w:rFonts w:ascii="Noto Sans CJK KR Regular" w:eastAsia="Noto Sans CJK KR Regular" w:hAnsi="Noto Sans CJK KR Regular" w:cs="Times New Roman" w:hint="eastAsia"/>
            <w:sz w:val="18"/>
            <w:szCs w:val="18"/>
          </w:rPr>
          <w:delText>불법적인</w:delText>
        </w:r>
        <w:r w:rsidRPr="00124595" w:rsidDel="00E436B7">
          <w:rPr>
            <w:rFonts w:ascii="Noto Sans CJK KR Regular" w:eastAsia="Noto Sans CJK KR Regular" w:hAnsi="Noto Sans CJK KR Regular" w:cs="Times New Roman"/>
            <w:sz w:val="18"/>
            <w:szCs w:val="18"/>
          </w:rPr>
          <w:delText xml:space="preserve"> </w:delText>
        </w:r>
        <w:r w:rsidRPr="00124595" w:rsidDel="00E436B7">
          <w:rPr>
            <w:rFonts w:ascii="Noto Sans CJK KR Regular" w:eastAsia="Noto Sans CJK KR Regular" w:hAnsi="Noto Sans CJK KR Regular" w:cs="Times New Roman" w:hint="eastAsia"/>
            <w:sz w:val="18"/>
            <w:szCs w:val="18"/>
          </w:rPr>
          <w:delText>용역을</w:delText>
        </w:r>
        <w:r w:rsidRPr="00124595" w:rsidDel="00E436B7">
          <w:rPr>
            <w:rFonts w:ascii="Noto Sans CJK KR Regular" w:eastAsia="Noto Sans CJK KR Regular" w:hAnsi="Noto Sans CJK KR Regular" w:cs="Times New Roman"/>
            <w:sz w:val="18"/>
            <w:szCs w:val="18"/>
          </w:rPr>
          <w:delText xml:space="preserve"> </w:delText>
        </w:r>
        <w:r w:rsidRPr="00124595" w:rsidDel="00E436B7">
          <w:rPr>
            <w:rFonts w:ascii="Noto Sans CJK KR Regular" w:eastAsia="Noto Sans CJK KR Regular" w:hAnsi="Noto Sans CJK KR Regular" w:cs="Times New Roman" w:hint="eastAsia"/>
            <w:sz w:val="18"/>
            <w:szCs w:val="18"/>
          </w:rPr>
          <w:delText>제공하지</w:delText>
        </w:r>
        <w:r w:rsidRPr="00124595" w:rsidDel="00E436B7">
          <w:rPr>
            <w:rFonts w:ascii="Noto Sans CJK KR Regular" w:eastAsia="Noto Sans CJK KR Regular" w:hAnsi="Noto Sans CJK KR Regular" w:cs="Times New Roman"/>
            <w:sz w:val="18"/>
            <w:szCs w:val="18"/>
          </w:rPr>
          <w:delText xml:space="preserve"> </w:delText>
        </w:r>
        <w:r w:rsidRPr="00124595" w:rsidDel="00E436B7">
          <w:rPr>
            <w:rFonts w:ascii="Noto Sans CJK KR Regular" w:eastAsia="Noto Sans CJK KR Regular" w:hAnsi="Noto Sans CJK KR Regular" w:cs="Times New Roman" w:hint="eastAsia"/>
            <w:sz w:val="18"/>
            <w:szCs w:val="18"/>
          </w:rPr>
          <w:delText>않는</w:delText>
        </w:r>
      </w:del>
      <w:ins w:id="192" w:author="윤현정 (Hyunjeong Yoon)" w:date="2026-02-23T16:10:00Z">
        <w:del w:id="193" w:author="윤현정 (Hyunjeong Yoon)" w:date="2026-02-26T10:49:00Z">
          <w:r w:rsidR="009B7B09" w:rsidDel="00E436B7">
            <w:rPr>
              <w:rFonts w:ascii="Noto Sans CJK KR Regular" w:eastAsia="Noto Sans CJK KR Regular" w:hAnsi="Noto Sans CJK KR Regular" w:cs="Times New Roman" w:hint="eastAsia"/>
              <w:sz w:val="18"/>
              <w:szCs w:val="18"/>
            </w:rPr>
            <w:delText>다는</w:delText>
          </w:r>
        </w:del>
      </w:ins>
      <w:del w:id="194" w:author="윤현정 (Hyunjeong Yoon)" w:date="2026-02-26T10:49:00Z">
        <w:r w:rsidRPr="00124595" w:rsidDel="00E436B7">
          <w:rPr>
            <w:rFonts w:ascii="Noto Sans CJK KR Regular" w:eastAsia="Noto Sans CJK KR Regular" w:hAnsi="Noto Sans CJK KR Regular" w:cs="Times New Roman"/>
            <w:sz w:val="18"/>
            <w:szCs w:val="18"/>
          </w:rPr>
          <w:delText xml:space="preserve"> </w:delText>
        </w:r>
        <w:r w:rsidRPr="00124595" w:rsidDel="00E436B7">
          <w:rPr>
            <w:rFonts w:ascii="Noto Sans CJK KR Regular" w:eastAsia="Noto Sans CJK KR Regular" w:hAnsi="Noto Sans CJK KR Regular" w:cs="Times New Roman" w:hint="eastAsia"/>
            <w:sz w:val="18"/>
            <w:szCs w:val="18"/>
          </w:rPr>
          <w:delText>다른</w:delText>
        </w:r>
        <w:r w:rsidRPr="00124595" w:rsidDel="00E436B7">
          <w:rPr>
            <w:rFonts w:ascii="Noto Sans CJK KR Regular" w:eastAsia="Noto Sans CJK KR Regular" w:hAnsi="Noto Sans CJK KR Regular" w:cs="Times New Roman"/>
            <w:sz w:val="18"/>
            <w:szCs w:val="18"/>
          </w:rPr>
          <w:delText xml:space="preserve"> </w:delText>
        </w:r>
        <w:r w:rsidRPr="00124595" w:rsidDel="00E436B7">
          <w:rPr>
            <w:rFonts w:ascii="Noto Sans CJK KR Regular" w:eastAsia="Noto Sans CJK KR Regular" w:hAnsi="Noto Sans CJK KR Regular" w:cs="Times New Roman" w:hint="eastAsia"/>
            <w:sz w:val="18"/>
            <w:szCs w:val="18"/>
          </w:rPr>
          <w:delText>점에</w:delText>
        </w:r>
        <w:r w:rsidRPr="00124595" w:rsidDel="00E436B7">
          <w:rPr>
            <w:rFonts w:ascii="Noto Sans CJK KR Regular" w:eastAsia="Noto Sans CJK KR Regular" w:hAnsi="Noto Sans CJK KR Regular" w:cs="Times New Roman"/>
            <w:sz w:val="18"/>
            <w:szCs w:val="18"/>
          </w:rPr>
          <w:delText xml:space="preserve"> </w:delText>
        </w:r>
        <w:r w:rsidRPr="00124595" w:rsidDel="00E436B7">
          <w:rPr>
            <w:rFonts w:ascii="Noto Sans CJK KR Regular" w:eastAsia="Noto Sans CJK KR Regular" w:hAnsi="Noto Sans CJK KR Regular" w:cs="Times New Roman" w:hint="eastAsia"/>
            <w:sz w:val="18"/>
            <w:szCs w:val="18"/>
          </w:rPr>
          <w:delText>대해</w:delText>
        </w:r>
        <w:r w:rsidRPr="00124595" w:rsidDel="00E436B7">
          <w:rPr>
            <w:rFonts w:ascii="Noto Sans CJK KR Regular" w:eastAsia="Noto Sans CJK KR Regular" w:hAnsi="Noto Sans CJK KR Regular" w:cs="Times New Roman"/>
            <w:sz w:val="18"/>
            <w:szCs w:val="18"/>
          </w:rPr>
          <w:delText xml:space="preserve"> </w:delText>
        </w:r>
        <w:r w:rsidRPr="00124595" w:rsidDel="00E436B7">
          <w:rPr>
            <w:rFonts w:ascii="Noto Sans CJK KR Regular" w:eastAsia="Noto Sans CJK KR Regular" w:hAnsi="Noto Sans CJK KR Regular" w:cs="Times New Roman" w:hint="eastAsia"/>
            <w:sz w:val="18"/>
            <w:szCs w:val="18"/>
          </w:rPr>
          <w:delText>보증하며</w:delText>
        </w:r>
        <w:r w:rsidRPr="00124595" w:rsidDel="00E436B7">
          <w:rPr>
            <w:rFonts w:ascii="Noto Sans CJK KR Regular" w:eastAsia="Noto Sans CJK KR Regular" w:hAnsi="Noto Sans CJK KR Regular" w:cs="Times New Roman"/>
            <w:sz w:val="18"/>
            <w:szCs w:val="18"/>
          </w:rPr>
          <w:delText xml:space="preserve"> </w:delText>
        </w:r>
        <w:r w:rsidRPr="00124595" w:rsidDel="00E436B7">
          <w:rPr>
            <w:rFonts w:ascii="Noto Sans CJK KR Regular" w:eastAsia="Noto Sans CJK KR Regular" w:hAnsi="Noto Sans CJK KR Regular" w:cs="Times New Roman" w:hint="eastAsia"/>
            <w:sz w:val="18"/>
            <w:szCs w:val="18"/>
          </w:rPr>
          <w:delText>불법적이거나</w:delText>
        </w:r>
        <w:r w:rsidRPr="00124595" w:rsidDel="00E436B7">
          <w:rPr>
            <w:rFonts w:ascii="Noto Sans CJK KR Regular" w:eastAsia="Noto Sans CJK KR Regular" w:hAnsi="Noto Sans CJK KR Regular" w:cs="Times New Roman"/>
            <w:sz w:val="18"/>
            <w:szCs w:val="18"/>
          </w:rPr>
          <w:delText xml:space="preserve"> </w:delText>
        </w:r>
        <w:r w:rsidRPr="00124595" w:rsidDel="00E436B7">
          <w:rPr>
            <w:rFonts w:ascii="Noto Sans CJK KR Regular" w:eastAsia="Noto Sans CJK KR Regular" w:hAnsi="Noto Sans CJK KR Regular" w:cs="Times New Roman" w:hint="eastAsia"/>
            <w:sz w:val="18"/>
            <w:szCs w:val="18"/>
          </w:rPr>
          <w:delText>본</w:delText>
        </w:r>
        <w:r w:rsidRPr="00124595" w:rsidDel="00E436B7">
          <w:rPr>
            <w:rFonts w:ascii="Noto Sans CJK KR Regular" w:eastAsia="Noto Sans CJK KR Regular" w:hAnsi="Noto Sans CJK KR Regular" w:cs="Times New Roman"/>
            <w:sz w:val="18"/>
            <w:szCs w:val="18"/>
          </w:rPr>
          <w:delText xml:space="preserve"> </w:delText>
        </w:r>
        <w:r w:rsidRPr="00124595" w:rsidDel="00E436B7">
          <w:rPr>
            <w:rFonts w:ascii="Noto Sans CJK KR Regular" w:eastAsia="Noto Sans CJK KR Regular" w:hAnsi="Noto Sans CJK KR Regular" w:cs="Times New Roman" w:hint="eastAsia"/>
            <w:sz w:val="18"/>
            <w:szCs w:val="18"/>
          </w:rPr>
          <w:delText>이용약관을</w:delText>
        </w:r>
        <w:r w:rsidRPr="00124595" w:rsidDel="00E436B7">
          <w:rPr>
            <w:rFonts w:ascii="Noto Sans CJK KR Regular" w:eastAsia="Noto Sans CJK KR Regular" w:hAnsi="Noto Sans CJK KR Regular" w:cs="Times New Roman"/>
            <w:sz w:val="18"/>
            <w:szCs w:val="18"/>
          </w:rPr>
          <w:delText xml:space="preserve"> </w:delText>
        </w:r>
        <w:r w:rsidRPr="00124595" w:rsidDel="00E436B7">
          <w:rPr>
            <w:rFonts w:ascii="Noto Sans CJK KR Regular" w:eastAsia="Noto Sans CJK KR Regular" w:hAnsi="Noto Sans CJK KR Regular" w:cs="Times New Roman" w:hint="eastAsia"/>
            <w:sz w:val="18"/>
            <w:szCs w:val="18"/>
          </w:rPr>
          <w:delText>위반하는</w:delText>
        </w:r>
        <w:r w:rsidRPr="00124595" w:rsidDel="00E436B7">
          <w:rPr>
            <w:rFonts w:ascii="Noto Sans CJK KR Regular" w:eastAsia="Noto Sans CJK KR Regular" w:hAnsi="Noto Sans CJK KR Regular" w:cs="Times New Roman"/>
            <w:sz w:val="18"/>
            <w:szCs w:val="18"/>
          </w:rPr>
          <w:delText xml:space="preserve"> </w:delText>
        </w:r>
        <w:r w:rsidRPr="00124595" w:rsidDel="00E436B7">
          <w:rPr>
            <w:rFonts w:ascii="Noto Sans CJK KR Regular" w:eastAsia="Noto Sans CJK KR Regular" w:hAnsi="Noto Sans CJK KR Regular" w:cs="Times New Roman" w:hint="eastAsia"/>
            <w:sz w:val="18"/>
            <w:szCs w:val="18"/>
          </w:rPr>
          <w:delText>내용으로</w:delText>
        </w:r>
        <w:r w:rsidRPr="00124595" w:rsidDel="00E436B7">
          <w:rPr>
            <w:rFonts w:ascii="Noto Sans CJK KR Regular" w:eastAsia="Noto Sans CJK KR Regular" w:hAnsi="Noto Sans CJK KR Regular" w:cs="Times New Roman"/>
            <w:sz w:val="18"/>
            <w:szCs w:val="18"/>
          </w:rPr>
          <w:delText xml:space="preserve"> </w:delText>
        </w:r>
        <w:r w:rsidRPr="00124595" w:rsidDel="00E436B7">
          <w:rPr>
            <w:rFonts w:ascii="Noto Sans CJK KR Regular" w:eastAsia="Noto Sans CJK KR Regular" w:hAnsi="Noto Sans CJK KR Regular" w:cs="Times New Roman" w:hint="eastAsia"/>
            <w:sz w:val="18"/>
            <w:szCs w:val="18"/>
          </w:rPr>
          <w:delText>견적</w:delText>
        </w:r>
        <w:r w:rsidRPr="00124595" w:rsidDel="00E436B7">
          <w:rPr>
            <w:rFonts w:ascii="Noto Sans CJK KR Regular" w:eastAsia="Noto Sans CJK KR Regular" w:hAnsi="Noto Sans CJK KR Regular" w:cs="Times New Roman"/>
            <w:sz w:val="18"/>
            <w:szCs w:val="18"/>
          </w:rPr>
          <w:delText xml:space="preserve"> </w:delText>
        </w:r>
        <w:r w:rsidRPr="00124595" w:rsidDel="00E436B7">
          <w:rPr>
            <w:rFonts w:ascii="Noto Sans CJK KR Regular" w:eastAsia="Noto Sans CJK KR Regular" w:hAnsi="Noto Sans CJK KR Regular" w:cs="Times New Roman" w:hint="eastAsia"/>
            <w:sz w:val="18"/>
            <w:szCs w:val="18"/>
          </w:rPr>
          <w:delText>및</w:delText>
        </w:r>
        <w:r w:rsidRPr="00124595" w:rsidDel="00E436B7">
          <w:rPr>
            <w:rFonts w:ascii="Noto Sans CJK KR Regular" w:eastAsia="Noto Sans CJK KR Regular" w:hAnsi="Noto Sans CJK KR Regular" w:cs="Times New Roman"/>
            <w:sz w:val="18"/>
            <w:szCs w:val="18"/>
          </w:rPr>
          <w:delText xml:space="preserve"> </w:delText>
        </w:r>
        <w:r w:rsidRPr="00124595" w:rsidDel="00E436B7">
          <w:rPr>
            <w:rFonts w:ascii="Noto Sans CJK KR Regular" w:eastAsia="Noto Sans CJK KR Regular" w:hAnsi="Noto Sans CJK KR Regular" w:cs="Times New Roman" w:hint="eastAsia"/>
            <w:sz w:val="18"/>
            <w:szCs w:val="18"/>
          </w:rPr>
          <w:delText>허위</w:delText>
        </w:r>
        <w:r w:rsidRPr="00124595" w:rsidDel="00E436B7">
          <w:rPr>
            <w:rFonts w:ascii="Noto Sans CJK KR Regular" w:eastAsia="Noto Sans CJK KR Regular" w:hAnsi="Noto Sans CJK KR Regular" w:cs="Times New Roman"/>
            <w:sz w:val="18"/>
            <w:szCs w:val="18"/>
          </w:rPr>
          <w:delText xml:space="preserve"> </w:delText>
        </w:r>
        <w:r w:rsidRPr="00124595" w:rsidDel="00E436B7">
          <w:rPr>
            <w:rFonts w:ascii="Noto Sans CJK KR Regular" w:eastAsia="Noto Sans CJK KR Regular" w:hAnsi="Noto Sans CJK KR Regular" w:cs="Times New Roman" w:hint="eastAsia"/>
            <w:sz w:val="18"/>
            <w:szCs w:val="18"/>
          </w:rPr>
          <w:delText>내용을</w:delText>
        </w:r>
        <w:r w:rsidRPr="00124595" w:rsidDel="00E436B7">
          <w:rPr>
            <w:rFonts w:ascii="Noto Sans CJK KR Regular" w:eastAsia="Noto Sans CJK KR Regular" w:hAnsi="Noto Sans CJK KR Regular" w:cs="Times New Roman"/>
            <w:sz w:val="18"/>
            <w:szCs w:val="18"/>
          </w:rPr>
          <w:delText xml:space="preserve"> </w:delText>
        </w:r>
        <w:r w:rsidRPr="00124595" w:rsidDel="00E436B7">
          <w:rPr>
            <w:rFonts w:ascii="Noto Sans CJK KR Regular" w:eastAsia="Noto Sans CJK KR Regular" w:hAnsi="Noto Sans CJK KR Regular" w:cs="Times New Roman" w:hint="eastAsia"/>
            <w:sz w:val="18"/>
            <w:szCs w:val="18"/>
          </w:rPr>
          <w:delText>작성하여</w:delText>
        </w:r>
        <w:r w:rsidRPr="00124595" w:rsidDel="00E436B7">
          <w:rPr>
            <w:rFonts w:ascii="Noto Sans CJK KR Regular" w:eastAsia="Noto Sans CJK KR Regular" w:hAnsi="Noto Sans CJK KR Regular" w:cs="Times New Roman"/>
            <w:sz w:val="18"/>
            <w:szCs w:val="18"/>
          </w:rPr>
          <w:delText xml:space="preserve"> </w:delText>
        </w:r>
        <w:r w:rsidRPr="00124595" w:rsidDel="00E436B7">
          <w:rPr>
            <w:rFonts w:ascii="Noto Sans CJK KR Regular" w:eastAsia="Noto Sans CJK KR Regular" w:hAnsi="Noto Sans CJK KR Regular" w:cs="Times New Roman" w:hint="eastAsia"/>
            <w:sz w:val="18"/>
            <w:szCs w:val="18"/>
          </w:rPr>
          <w:delText>회원에게</w:delText>
        </w:r>
        <w:r w:rsidRPr="00124595" w:rsidDel="00E436B7">
          <w:rPr>
            <w:rFonts w:ascii="Noto Sans CJK KR Regular" w:eastAsia="Noto Sans CJK KR Regular" w:hAnsi="Noto Sans CJK KR Regular" w:cs="Times New Roman"/>
            <w:sz w:val="18"/>
            <w:szCs w:val="18"/>
          </w:rPr>
          <w:delText xml:space="preserve"> </w:delText>
        </w:r>
        <w:r w:rsidRPr="00124595" w:rsidDel="00E436B7">
          <w:rPr>
            <w:rFonts w:ascii="Noto Sans CJK KR Regular" w:eastAsia="Noto Sans CJK KR Regular" w:hAnsi="Noto Sans CJK KR Regular" w:cs="Times New Roman" w:hint="eastAsia"/>
            <w:sz w:val="18"/>
            <w:szCs w:val="18"/>
          </w:rPr>
          <w:delText>송부할</w:delText>
        </w:r>
        <w:r w:rsidRPr="00124595" w:rsidDel="00E436B7">
          <w:rPr>
            <w:rFonts w:ascii="Noto Sans CJK KR Regular" w:eastAsia="Noto Sans CJK KR Regular" w:hAnsi="Noto Sans CJK KR Regular" w:cs="Times New Roman"/>
            <w:sz w:val="18"/>
            <w:szCs w:val="18"/>
          </w:rPr>
          <w:delText xml:space="preserve"> </w:delText>
        </w:r>
        <w:r w:rsidRPr="00124595" w:rsidDel="00E436B7">
          <w:rPr>
            <w:rFonts w:ascii="Noto Sans CJK KR Regular" w:eastAsia="Noto Sans CJK KR Regular" w:hAnsi="Noto Sans CJK KR Regular" w:cs="Times New Roman" w:hint="eastAsia"/>
            <w:sz w:val="18"/>
            <w:szCs w:val="18"/>
          </w:rPr>
          <w:delText>수</w:delText>
        </w:r>
        <w:r w:rsidRPr="00124595" w:rsidDel="00E436B7">
          <w:rPr>
            <w:rFonts w:ascii="Noto Sans CJK KR Regular" w:eastAsia="Noto Sans CJK KR Regular" w:hAnsi="Noto Sans CJK KR Regular" w:cs="Times New Roman"/>
            <w:sz w:val="18"/>
            <w:szCs w:val="18"/>
          </w:rPr>
          <w:delText xml:space="preserve"> </w:delText>
        </w:r>
        <w:r w:rsidRPr="00124595" w:rsidDel="00E436B7">
          <w:rPr>
            <w:rFonts w:ascii="Noto Sans CJK KR Regular" w:eastAsia="Noto Sans CJK KR Regular" w:hAnsi="Noto Sans CJK KR Regular" w:cs="Times New Roman" w:hint="eastAsia"/>
            <w:sz w:val="18"/>
            <w:szCs w:val="18"/>
          </w:rPr>
          <w:delText>없습니다</w:delText>
        </w:r>
        <w:r w:rsidRPr="00124595" w:rsidDel="00E436B7">
          <w:rPr>
            <w:rFonts w:ascii="Noto Sans CJK KR Regular" w:eastAsia="Noto Sans CJK KR Regular" w:hAnsi="Noto Sans CJK KR Regular" w:cs="Times New Roman"/>
            <w:sz w:val="18"/>
            <w:szCs w:val="18"/>
          </w:rPr>
          <w:delText xml:space="preserve">. </w:delText>
        </w:r>
      </w:del>
    </w:p>
    <w:p w14:paraId="40FDA47B" w14:textId="7C738E16" w:rsidR="00BA5B3D" w:rsidRPr="00124595" w:rsidDel="00E436B7" w:rsidRDefault="00BA5B3D" w:rsidP="003529E4">
      <w:pPr>
        <w:pStyle w:val="ab"/>
        <w:numPr>
          <w:ilvl w:val="0"/>
          <w:numId w:val="39"/>
        </w:numPr>
        <w:ind w:leftChars="0"/>
        <w:rPr>
          <w:del w:id="195" w:author="윤현정 (Hyunjeong Yoon)" w:date="2026-02-26T10:49:00Z"/>
          <w:rFonts w:ascii="Noto Sans CJK KR Regular" w:eastAsia="Noto Sans CJK KR Regular" w:hAnsi="Noto Sans CJK KR Regular" w:cs="Times New Roman"/>
          <w:sz w:val="18"/>
          <w:szCs w:val="18"/>
        </w:rPr>
      </w:pPr>
      <w:del w:id="196" w:author="윤현정 (Hyunjeong Yoon)" w:date="2026-02-26T10:49:00Z">
        <w:r w:rsidRPr="00124595" w:rsidDel="00E436B7">
          <w:rPr>
            <w:rFonts w:ascii="Noto Sans CJK KR Regular" w:eastAsia="Noto Sans CJK KR Regular" w:hAnsi="Noto Sans CJK KR Regular" w:cs="Times New Roman"/>
            <w:sz w:val="18"/>
            <w:szCs w:val="18"/>
          </w:rPr>
          <w:delText xml:space="preserve"> “DESKER MATE</w:delText>
        </w:r>
        <w:r w:rsidRPr="00124595" w:rsidDel="00E436B7">
          <w:rPr>
            <w:rFonts w:ascii="Noto Sans CJK KR Regular" w:eastAsia="Noto Sans CJK KR Regular" w:hAnsi="Noto Sans CJK KR Regular" w:cs="Times New Roman" w:hint="eastAsia"/>
            <w:sz w:val="18"/>
            <w:szCs w:val="18"/>
          </w:rPr>
          <w:delText>가</w:delText>
        </w:r>
        <w:r w:rsidRPr="00124595" w:rsidDel="00E436B7">
          <w:rPr>
            <w:rFonts w:ascii="Noto Sans CJK KR Regular" w:eastAsia="Noto Sans CJK KR Regular" w:hAnsi="Noto Sans CJK KR Regular" w:cs="Times New Roman"/>
            <w:sz w:val="18"/>
            <w:szCs w:val="18"/>
          </w:rPr>
          <w:delText xml:space="preserve"> 견적을 수령한 회원에게 </w:delText>
        </w:r>
        <w:r w:rsidR="00C4358E" w:rsidRPr="00124595" w:rsidDel="00E436B7">
          <w:rPr>
            <w:rFonts w:ascii="Noto Sans CJK KR Regular" w:eastAsia="Noto Sans CJK KR Regular" w:hAnsi="Noto Sans CJK KR Regular" w:cs="Times New Roman"/>
            <w:sz w:val="18"/>
            <w:szCs w:val="18"/>
          </w:rPr>
          <w:delText>"</w:delText>
        </w:r>
        <w:r w:rsidRPr="00124595" w:rsidDel="00E436B7">
          <w:rPr>
            <w:rFonts w:ascii="Noto Sans CJK KR Regular" w:eastAsia="Noto Sans CJK KR Regular" w:hAnsi="Noto Sans CJK KR Regular" w:cs="Times New Roman"/>
            <w:sz w:val="18"/>
            <w:szCs w:val="18"/>
          </w:rPr>
          <w:delText>(주)일룸-DESKER</w:delText>
        </w:r>
        <w:r w:rsidR="00C4358E" w:rsidRPr="00124595" w:rsidDel="00E436B7">
          <w:rPr>
            <w:rFonts w:ascii="Noto Sans CJK KR Regular" w:eastAsia="Noto Sans CJK KR Regular" w:hAnsi="Noto Sans CJK KR Regular" w:cs="Times New Roman"/>
            <w:sz w:val="18"/>
            <w:szCs w:val="18"/>
          </w:rPr>
          <w:delText>"</w:delText>
        </w:r>
        <w:r w:rsidRPr="00124595" w:rsidDel="00E436B7">
          <w:rPr>
            <w:rFonts w:ascii="Noto Sans CJK KR Regular" w:eastAsia="Noto Sans CJK KR Regular" w:hAnsi="Noto Sans CJK KR Regular" w:cs="Times New Roman"/>
            <w:sz w:val="18"/>
            <w:szCs w:val="18"/>
          </w:rPr>
          <w:delText>에서 제공하는 서비스 외 별도</w:delText>
        </w:r>
        <w:r w:rsidRPr="00124595" w:rsidDel="00E436B7">
          <w:rPr>
            <w:rFonts w:ascii="Noto Sans CJK KR Regular" w:eastAsia="Noto Sans CJK KR Regular" w:hAnsi="Noto Sans CJK KR Regular" w:cs="Times New Roman" w:hint="eastAsia"/>
            <w:sz w:val="18"/>
            <w:szCs w:val="18"/>
          </w:rPr>
          <w:delText>로</w:delText>
        </w:r>
        <w:r w:rsidRPr="00124595" w:rsidDel="00E436B7">
          <w:rPr>
            <w:rFonts w:ascii="Noto Sans CJK KR Regular" w:eastAsia="Noto Sans CJK KR Regular" w:hAnsi="Noto Sans CJK KR Regular" w:cs="Times New Roman"/>
            <w:sz w:val="18"/>
            <w:szCs w:val="18"/>
          </w:rPr>
          <w:delText xml:space="preserve"> 세부사항을 조정</w:delText>
        </w:r>
        <w:r w:rsidRPr="00124595" w:rsidDel="00E436B7">
          <w:rPr>
            <w:rFonts w:ascii="Noto Sans CJK KR Regular" w:eastAsia="Noto Sans CJK KR Regular" w:hAnsi="Noto Sans CJK KR Regular" w:cs="Times New Roman" w:hint="eastAsia"/>
            <w:sz w:val="18"/>
            <w:szCs w:val="18"/>
          </w:rPr>
          <w:delText>하는</w:delText>
        </w:r>
        <w:r w:rsidRPr="00124595" w:rsidDel="00E436B7">
          <w:rPr>
            <w:rFonts w:ascii="Noto Sans CJK KR Regular" w:eastAsia="Noto Sans CJK KR Regular" w:hAnsi="Noto Sans CJK KR Regular" w:cs="Times New Roman"/>
            <w:sz w:val="18"/>
            <w:szCs w:val="18"/>
          </w:rPr>
          <w:delText xml:space="preserve"> </w:delText>
        </w:r>
        <w:r w:rsidRPr="00124595" w:rsidDel="00E436B7">
          <w:rPr>
            <w:rFonts w:ascii="Noto Sans CJK KR Regular" w:eastAsia="Noto Sans CJK KR Regular" w:hAnsi="Noto Sans CJK KR Regular" w:cs="Times New Roman" w:hint="eastAsia"/>
            <w:sz w:val="18"/>
            <w:szCs w:val="18"/>
          </w:rPr>
          <w:delText>경우</w:delText>
        </w:r>
        <w:r w:rsidRPr="00124595" w:rsidDel="00E436B7">
          <w:rPr>
            <w:rFonts w:ascii="Noto Sans CJK KR Regular" w:eastAsia="Noto Sans CJK KR Regular" w:hAnsi="Noto Sans CJK KR Regular" w:cs="Times New Roman"/>
            <w:sz w:val="18"/>
            <w:szCs w:val="18"/>
          </w:rPr>
          <w:delText xml:space="preserve"> </w:delText>
        </w:r>
        <w:r w:rsidR="00C4358E" w:rsidRPr="00124595" w:rsidDel="00E436B7">
          <w:rPr>
            <w:rFonts w:ascii="Noto Sans CJK KR Regular" w:eastAsia="Noto Sans CJK KR Regular" w:hAnsi="Noto Sans CJK KR Regular" w:cs="Times New Roman"/>
            <w:sz w:val="18"/>
            <w:szCs w:val="18"/>
          </w:rPr>
          <w:delText>"</w:delText>
        </w:r>
        <w:r w:rsidRPr="00124595" w:rsidDel="00E436B7">
          <w:rPr>
            <w:rFonts w:ascii="Noto Sans CJK KR Regular" w:eastAsia="Noto Sans CJK KR Regular" w:hAnsi="Noto Sans CJK KR Regular" w:cs="Times New Roman"/>
            <w:sz w:val="18"/>
            <w:szCs w:val="18"/>
          </w:rPr>
          <w:delText>(주)일룸-DESKER</w:delText>
        </w:r>
        <w:r w:rsidR="00C4358E" w:rsidRPr="00124595" w:rsidDel="00E436B7">
          <w:rPr>
            <w:rFonts w:ascii="Noto Sans CJK KR Regular" w:eastAsia="Noto Sans CJK KR Regular" w:hAnsi="Noto Sans CJK KR Regular" w:cs="Times New Roman"/>
            <w:sz w:val="18"/>
            <w:szCs w:val="18"/>
          </w:rPr>
          <w:delText>"</w:delText>
        </w:r>
        <w:r w:rsidRPr="00124595" w:rsidDel="00E436B7">
          <w:rPr>
            <w:rFonts w:ascii="Noto Sans CJK KR Regular" w:eastAsia="Noto Sans CJK KR Regular" w:hAnsi="Noto Sans CJK KR Regular" w:cs="Times New Roman"/>
            <w:sz w:val="18"/>
            <w:szCs w:val="18"/>
          </w:rPr>
          <w:delText>는  “DESKER MATE” 와 회원 사이</w:delText>
        </w:r>
        <w:r w:rsidRPr="00124595" w:rsidDel="00E436B7">
          <w:rPr>
            <w:rFonts w:ascii="Noto Sans CJK KR Regular" w:eastAsia="Noto Sans CJK KR Regular" w:hAnsi="Noto Sans CJK KR Regular" w:cs="Times New Roman" w:hint="eastAsia"/>
            <w:sz w:val="18"/>
            <w:szCs w:val="18"/>
          </w:rPr>
          <w:delText>에</w:delText>
        </w:r>
        <w:r w:rsidRPr="00124595" w:rsidDel="00E436B7">
          <w:rPr>
            <w:rFonts w:ascii="Noto Sans CJK KR Regular" w:eastAsia="Noto Sans CJK KR Regular" w:hAnsi="Noto Sans CJK KR Regular" w:cs="Times New Roman"/>
            <w:sz w:val="18"/>
            <w:szCs w:val="18"/>
          </w:rPr>
          <w:delText xml:space="preserve"> “DESKER MATE"의 귀책으로 발생한 일체의 문제에 대하여 어떠한 책임도 지지 않습니다. </w:delText>
        </w:r>
      </w:del>
    </w:p>
    <w:p w14:paraId="6C96038D" w14:textId="6086C888" w:rsidR="00ED7DC9" w:rsidRPr="00124595" w:rsidDel="00E436B7" w:rsidRDefault="00BA5B3D" w:rsidP="003529E4">
      <w:pPr>
        <w:pStyle w:val="ab"/>
        <w:numPr>
          <w:ilvl w:val="0"/>
          <w:numId w:val="39"/>
        </w:numPr>
        <w:ind w:leftChars="0"/>
        <w:rPr>
          <w:del w:id="197" w:author="윤현정 (Hyunjeong Yoon)" w:date="2026-02-26T10:49:00Z"/>
          <w:rFonts w:ascii="Noto Sans CJK KR Regular" w:eastAsia="Noto Sans CJK KR Regular" w:hAnsi="Noto Sans CJK KR Regular" w:cs="Times New Roman"/>
          <w:sz w:val="18"/>
          <w:szCs w:val="18"/>
        </w:rPr>
      </w:pPr>
      <w:del w:id="198" w:author="윤현정 (Hyunjeong Yoon)" w:date="2026-02-26T10:49:00Z">
        <w:r w:rsidRPr="00124595" w:rsidDel="00E436B7">
          <w:rPr>
            <w:rFonts w:ascii="Noto Sans CJK KR Regular" w:eastAsia="Noto Sans CJK KR Regular" w:hAnsi="Noto Sans CJK KR Regular" w:cs="Times New Roman"/>
            <w:sz w:val="18"/>
            <w:szCs w:val="18"/>
          </w:rPr>
          <w:delText>"</w:delText>
        </w:r>
        <w:r w:rsidR="00FE5954" w:rsidRPr="00124595" w:rsidDel="00E436B7">
          <w:rPr>
            <w:rFonts w:ascii="Noto Sans CJK KR Regular" w:eastAsia="Noto Sans CJK KR Regular" w:hAnsi="Noto Sans CJK KR Regular" w:cs="Times New Roman"/>
            <w:sz w:val="18"/>
            <w:szCs w:val="18"/>
          </w:rPr>
          <w:delText>DESKER MATE</w:delText>
        </w:r>
        <w:r w:rsidR="00ED7DC9" w:rsidRPr="00124595" w:rsidDel="00E436B7">
          <w:rPr>
            <w:rFonts w:ascii="Noto Sans CJK KR Regular" w:eastAsia="Noto Sans CJK KR Regular" w:hAnsi="Noto Sans CJK KR Regular" w:cs="Times New Roman"/>
            <w:sz w:val="18"/>
            <w:szCs w:val="18"/>
          </w:rPr>
          <w:delText>”</w:delText>
        </w:r>
        <w:r w:rsidR="00ED7DC9" w:rsidRPr="00124595" w:rsidDel="00E436B7">
          <w:rPr>
            <w:rFonts w:ascii="Noto Sans CJK KR Regular" w:eastAsia="Noto Sans CJK KR Regular" w:hAnsi="Noto Sans CJK KR Regular" w:cs="Times New Roman" w:hint="eastAsia"/>
            <w:sz w:val="18"/>
            <w:szCs w:val="18"/>
          </w:rPr>
          <w:delText>는</w:delText>
        </w:r>
        <w:r w:rsidR="00ED7DC9" w:rsidRPr="00124595" w:rsidDel="00E436B7">
          <w:rPr>
            <w:rFonts w:ascii="Noto Sans CJK KR Regular" w:eastAsia="Noto Sans CJK KR Regular" w:hAnsi="Noto Sans CJK KR Regular" w:cs="Times New Roman"/>
            <w:sz w:val="18"/>
            <w:szCs w:val="18"/>
          </w:rPr>
          <w:delText xml:space="preserve"> </w:delText>
        </w:r>
        <w:r w:rsidR="00AA0E15" w:rsidRPr="00124595" w:rsidDel="00E436B7">
          <w:rPr>
            <w:rFonts w:ascii="Noto Sans CJK KR Regular" w:eastAsia="Noto Sans CJK KR Regular" w:hAnsi="Noto Sans CJK KR Regular" w:cs="Times New Roman" w:hint="eastAsia"/>
            <w:sz w:val="18"/>
            <w:szCs w:val="18"/>
          </w:rPr>
          <w:delText>회원</w:delText>
        </w:r>
        <w:r w:rsidR="00702AFF" w:rsidRPr="00124595" w:rsidDel="00E436B7">
          <w:rPr>
            <w:rFonts w:ascii="Noto Sans CJK KR Regular" w:eastAsia="Noto Sans CJK KR Regular" w:hAnsi="Noto Sans CJK KR Regular" w:cs="Times New Roman" w:hint="eastAsia"/>
            <w:sz w:val="18"/>
            <w:szCs w:val="18"/>
          </w:rPr>
          <w:delText>과의</w:delText>
        </w:r>
        <w:r w:rsidR="00702AFF" w:rsidRPr="00124595" w:rsidDel="00E436B7">
          <w:rPr>
            <w:rFonts w:ascii="Noto Sans CJK KR Regular" w:eastAsia="Noto Sans CJK KR Regular" w:hAnsi="Noto Sans CJK KR Regular" w:cs="Times New Roman"/>
            <w:sz w:val="18"/>
            <w:szCs w:val="18"/>
          </w:rPr>
          <w:delText xml:space="preserve"> 판매계약 체결 전 또는 체결 시 </w:delText>
        </w:r>
        <w:r w:rsidR="00C4358E" w:rsidRPr="00124595" w:rsidDel="00E436B7">
          <w:rPr>
            <w:rFonts w:ascii="Noto Sans CJK KR Regular" w:eastAsia="Noto Sans CJK KR Regular" w:hAnsi="Noto Sans CJK KR Regular" w:cs="Times New Roman"/>
            <w:sz w:val="18"/>
            <w:szCs w:val="18"/>
          </w:rPr>
          <w:delText>"</w:delText>
        </w:r>
        <w:r w:rsidR="0094384F" w:rsidRPr="00124595" w:rsidDel="00E436B7">
          <w:rPr>
            <w:rFonts w:ascii="Noto Sans CJK KR Regular" w:eastAsia="Noto Sans CJK KR Regular" w:hAnsi="Noto Sans CJK KR Regular" w:cs="Times New Roman"/>
            <w:sz w:val="18"/>
            <w:szCs w:val="18"/>
          </w:rPr>
          <w:delText>(주)일룸-DESKER</w:delText>
        </w:r>
        <w:r w:rsidR="00C4358E" w:rsidRPr="00124595" w:rsidDel="00E436B7">
          <w:rPr>
            <w:rFonts w:ascii="Noto Sans CJK KR Regular" w:eastAsia="Noto Sans CJK KR Regular" w:hAnsi="Noto Sans CJK KR Regular" w:cs="Times New Roman"/>
            <w:sz w:val="18"/>
            <w:szCs w:val="18"/>
          </w:rPr>
          <w:delText>"</w:delText>
        </w:r>
        <w:r w:rsidR="0094384F" w:rsidRPr="00124595" w:rsidDel="00E436B7">
          <w:rPr>
            <w:rFonts w:ascii="Noto Sans CJK KR Regular" w:eastAsia="Noto Sans CJK KR Regular" w:hAnsi="Noto Sans CJK KR Regular" w:cs="Times New Roman"/>
            <w:sz w:val="18"/>
            <w:szCs w:val="18"/>
          </w:rPr>
          <w:delText xml:space="preserve"> </w:delText>
        </w:r>
        <w:r w:rsidR="00185A23" w:rsidRPr="00124595" w:rsidDel="00E436B7">
          <w:rPr>
            <w:rFonts w:ascii="Noto Sans CJK KR Regular" w:eastAsia="Noto Sans CJK KR Regular" w:hAnsi="Noto Sans CJK KR Regular" w:cs="Times New Roman" w:hint="eastAsia"/>
            <w:sz w:val="18"/>
            <w:szCs w:val="18"/>
          </w:rPr>
          <w:delText>가</w:delText>
        </w:r>
        <w:r w:rsidR="00185A23" w:rsidRPr="00124595" w:rsidDel="00E436B7">
          <w:rPr>
            <w:rFonts w:ascii="Noto Sans CJK KR Regular" w:eastAsia="Noto Sans CJK KR Regular" w:hAnsi="Noto Sans CJK KR Regular" w:cs="Times New Roman"/>
            <w:sz w:val="18"/>
            <w:szCs w:val="18"/>
          </w:rPr>
          <w:delText xml:space="preserve"> 규정하는 사항과 </w:delText>
        </w:r>
        <w:r w:rsidR="00702AFF" w:rsidRPr="00124595" w:rsidDel="00E436B7">
          <w:rPr>
            <w:rFonts w:ascii="Noto Sans CJK KR Regular" w:eastAsia="Noto Sans CJK KR Regular" w:hAnsi="Noto Sans CJK KR Regular" w:cs="Times New Roman" w:hint="eastAsia"/>
            <w:sz w:val="18"/>
            <w:szCs w:val="18"/>
          </w:rPr>
          <w:delText>관계법령</w:delText>
        </w:r>
        <w:r w:rsidR="00702AFF" w:rsidRPr="00124595" w:rsidDel="00E436B7">
          <w:rPr>
            <w:rFonts w:ascii="Noto Sans CJK KR Regular" w:eastAsia="Noto Sans CJK KR Regular" w:hAnsi="Noto Sans CJK KR Regular" w:cs="Times New Roman"/>
            <w:sz w:val="18"/>
            <w:szCs w:val="18"/>
          </w:rPr>
          <w:delText xml:space="preserve"> 및 </w:delText>
        </w:r>
        <w:r w:rsidR="00AA0E15" w:rsidRPr="00124595" w:rsidDel="00E436B7">
          <w:rPr>
            <w:rFonts w:ascii="Noto Sans CJK KR Regular" w:eastAsia="Noto Sans CJK KR Regular" w:hAnsi="Noto Sans CJK KR Regular" w:cs="Times New Roman" w:hint="eastAsia"/>
            <w:sz w:val="18"/>
            <w:szCs w:val="18"/>
          </w:rPr>
          <w:delText>회원</w:delText>
        </w:r>
        <w:r w:rsidR="00ED7DC9" w:rsidRPr="00124595" w:rsidDel="00E436B7">
          <w:rPr>
            <w:rFonts w:ascii="Noto Sans CJK KR Regular" w:eastAsia="Noto Sans CJK KR Regular" w:hAnsi="Noto Sans CJK KR Regular" w:cs="Times New Roman" w:hint="eastAsia"/>
            <w:sz w:val="18"/>
            <w:szCs w:val="18"/>
          </w:rPr>
          <w:delText>에게</w:delText>
        </w:r>
        <w:r w:rsidR="00ED7DC9" w:rsidRPr="00124595" w:rsidDel="00E436B7">
          <w:rPr>
            <w:rFonts w:ascii="Noto Sans CJK KR Regular" w:eastAsia="Noto Sans CJK KR Regular" w:hAnsi="Noto Sans CJK KR Regular" w:cs="Times New Roman"/>
            <w:sz w:val="18"/>
            <w:szCs w:val="18"/>
          </w:rPr>
          <w:delText xml:space="preserve"> </w:delText>
        </w:r>
        <w:r w:rsidR="00C4358E" w:rsidRPr="00124595" w:rsidDel="00E436B7">
          <w:rPr>
            <w:rFonts w:ascii="Noto Sans CJK KR Regular" w:eastAsia="Noto Sans CJK KR Regular" w:hAnsi="Noto Sans CJK KR Regular" w:cs="Times New Roman"/>
            <w:sz w:val="18"/>
            <w:szCs w:val="18"/>
          </w:rPr>
          <w:delText>"</w:delText>
        </w:r>
        <w:r w:rsidR="0094384F" w:rsidRPr="00124595" w:rsidDel="00E436B7">
          <w:rPr>
            <w:rFonts w:ascii="Noto Sans CJK KR Regular" w:eastAsia="Noto Sans CJK KR Regular" w:hAnsi="Noto Sans CJK KR Regular" w:cs="Times New Roman"/>
            <w:sz w:val="18"/>
            <w:szCs w:val="18"/>
          </w:rPr>
          <w:delText>(주)일룸-DESKER</w:delText>
        </w:r>
        <w:r w:rsidR="00C4358E" w:rsidRPr="00124595" w:rsidDel="00E436B7">
          <w:rPr>
            <w:rFonts w:ascii="Noto Sans CJK KR Regular" w:eastAsia="Noto Sans CJK KR Regular" w:hAnsi="Noto Sans CJK KR Regular" w:cs="Times New Roman"/>
            <w:sz w:val="18"/>
            <w:szCs w:val="18"/>
          </w:rPr>
          <w:delText>"</w:delText>
        </w:r>
        <w:r w:rsidR="0094384F" w:rsidRPr="00124595" w:rsidDel="00E436B7">
          <w:rPr>
            <w:rFonts w:ascii="Noto Sans CJK KR Regular" w:eastAsia="Noto Sans CJK KR Regular" w:hAnsi="Noto Sans CJK KR Regular" w:cs="Times New Roman"/>
            <w:sz w:val="18"/>
            <w:szCs w:val="18"/>
          </w:rPr>
          <w:delText xml:space="preserve"> </w:delText>
        </w:r>
        <w:r w:rsidR="00ED7DC9" w:rsidRPr="00124595" w:rsidDel="00E436B7">
          <w:rPr>
            <w:rFonts w:ascii="Noto Sans CJK KR Regular" w:eastAsia="Noto Sans CJK KR Regular" w:hAnsi="Noto Sans CJK KR Regular" w:cs="Times New Roman" w:hint="eastAsia"/>
            <w:sz w:val="18"/>
            <w:szCs w:val="18"/>
          </w:rPr>
          <w:delText>가</w:delText>
        </w:r>
        <w:r w:rsidR="00ED7DC9" w:rsidRPr="00124595" w:rsidDel="00E436B7">
          <w:rPr>
            <w:rFonts w:ascii="Noto Sans CJK KR Regular" w:eastAsia="Noto Sans CJK KR Regular" w:hAnsi="Noto Sans CJK KR Regular" w:cs="Times New Roman"/>
            <w:sz w:val="18"/>
            <w:szCs w:val="18"/>
          </w:rPr>
          <w:delText xml:space="preserve"> 제공한 다음 각 호의 서류를 교부</w:delText>
        </w:r>
        <w:r w:rsidR="00AA0E15" w:rsidRPr="00124595" w:rsidDel="00E436B7">
          <w:rPr>
            <w:rFonts w:ascii="Noto Sans CJK KR Regular" w:eastAsia="Noto Sans CJK KR Regular" w:hAnsi="Noto Sans CJK KR Regular" w:cs="Times New Roman"/>
            <w:sz w:val="18"/>
            <w:szCs w:val="18"/>
          </w:rPr>
          <w:delText xml:space="preserve"> 혹은 확인 방법을 안내</w:delText>
        </w:r>
        <w:r w:rsidR="00ED7DC9" w:rsidRPr="00124595" w:rsidDel="00E436B7">
          <w:rPr>
            <w:rFonts w:ascii="Noto Sans CJK KR Regular" w:eastAsia="Noto Sans CJK KR Regular" w:hAnsi="Noto Sans CJK KR Regular" w:cs="Times New Roman"/>
            <w:sz w:val="18"/>
            <w:szCs w:val="18"/>
          </w:rPr>
          <w:delText xml:space="preserve">하여야 하며, 필요한 경우 </w:delText>
        </w:r>
        <w:r w:rsidR="00AA0E15" w:rsidRPr="00124595" w:rsidDel="00E436B7">
          <w:rPr>
            <w:rFonts w:ascii="Noto Sans CJK KR Regular" w:eastAsia="Noto Sans CJK KR Regular" w:hAnsi="Noto Sans CJK KR Regular" w:cs="Times New Roman"/>
            <w:sz w:val="18"/>
            <w:szCs w:val="18"/>
          </w:rPr>
          <w:delText>회원</w:delText>
        </w:r>
        <w:r w:rsidR="00ED7DC9" w:rsidRPr="00124595" w:rsidDel="00E436B7">
          <w:rPr>
            <w:rFonts w:ascii="Noto Sans CJK KR Regular" w:eastAsia="Noto Sans CJK KR Regular" w:hAnsi="Noto Sans CJK KR Regular" w:cs="Times New Roman"/>
            <w:sz w:val="18"/>
            <w:szCs w:val="18"/>
          </w:rPr>
          <w:delText xml:space="preserve">에게 </w:delText>
        </w:r>
        <w:r w:rsidR="00295D16" w:rsidRPr="00124595" w:rsidDel="00E436B7">
          <w:rPr>
            <w:rFonts w:ascii="Noto Sans CJK KR Regular" w:eastAsia="Noto Sans CJK KR Regular" w:hAnsi="Noto Sans CJK KR Regular" w:cs="Times New Roman" w:hint="eastAsia"/>
            <w:sz w:val="18"/>
            <w:szCs w:val="18"/>
          </w:rPr>
          <w:delText>상품의</w:delText>
        </w:r>
        <w:r w:rsidR="00295D16" w:rsidRPr="00124595" w:rsidDel="00E436B7">
          <w:rPr>
            <w:rFonts w:ascii="Noto Sans CJK KR Regular" w:eastAsia="Noto Sans CJK KR Regular" w:hAnsi="Noto Sans CJK KR Regular" w:cs="Times New Roman"/>
            <w:sz w:val="18"/>
            <w:szCs w:val="18"/>
          </w:rPr>
          <w:delText xml:space="preserve"> </w:delText>
        </w:r>
        <w:r w:rsidR="00ED7DC9" w:rsidRPr="00124595" w:rsidDel="00E436B7">
          <w:rPr>
            <w:rFonts w:ascii="Noto Sans CJK KR Regular" w:eastAsia="Noto Sans CJK KR Regular" w:hAnsi="Noto Sans CJK KR Regular" w:cs="Times New Roman" w:hint="eastAsia"/>
            <w:sz w:val="18"/>
            <w:szCs w:val="18"/>
          </w:rPr>
          <w:delText>작동방법</w:delText>
        </w:r>
        <w:r w:rsidR="0094384F" w:rsidRPr="00124595" w:rsidDel="00E436B7">
          <w:rPr>
            <w:rFonts w:ascii="Noto Sans CJK KR Regular" w:eastAsia="Noto Sans CJK KR Regular" w:hAnsi="Noto Sans CJK KR Regular" w:cs="Times New Roman"/>
            <w:sz w:val="18"/>
            <w:szCs w:val="18"/>
          </w:rPr>
          <w:delText xml:space="preserve">, </w:delText>
        </w:r>
        <w:r w:rsidR="00ED7DC9" w:rsidRPr="00124595" w:rsidDel="00E436B7">
          <w:rPr>
            <w:rFonts w:ascii="Noto Sans CJK KR Regular" w:eastAsia="Noto Sans CJK KR Regular" w:hAnsi="Noto Sans CJK KR Regular" w:cs="Times New Roman" w:hint="eastAsia"/>
            <w:sz w:val="18"/>
            <w:szCs w:val="18"/>
          </w:rPr>
          <w:delText>기능</w:delText>
        </w:r>
        <w:r w:rsidR="0094384F" w:rsidRPr="00124595" w:rsidDel="00E436B7">
          <w:rPr>
            <w:rFonts w:ascii="Noto Sans CJK KR Regular" w:eastAsia="Noto Sans CJK KR Regular" w:hAnsi="Noto Sans CJK KR Regular" w:cs="Times New Roman"/>
            <w:sz w:val="18"/>
            <w:szCs w:val="18"/>
          </w:rPr>
          <w:delText xml:space="preserve">, </w:delText>
        </w:r>
        <w:r w:rsidR="0094384F" w:rsidRPr="00124595" w:rsidDel="00E436B7">
          <w:rPr>
            <w:rFonts w:ascii="Noto Sans CJK KR Regular" w:eastAsia="Noto Sans CJK KR Regular" w:hAnsi="Noto Sans CJK KR Regular" w:cs="Times New Roman" w:hint="eastAsia"/>
            <w:sz w:val="18"/>
            <w:szCs w:val="18"/>
          </w:rPr>
          <w:delText>주의사항</w:delText>
        </w:r>
        <w:r w:rsidR="00ED7DC9" w:rsidRPr="00124595" w:rsidDel="00E436B7">
          <w:rPr>
            <w:rFonts w:ascii="Noto Sans CJK KR Regular" w:eastAsia="Noto Sans CJK KR Regular" w:hAnsi="Noto Sans CJK KR Regular" w:cs="Times New Roman"/>
            <w:sz w:val="18"/>
            <w:szCs w:val="18"/>
          </w:rPr>
          <w:delText xml:space="preserve"> 등에 대하여</w:delText>
        </w:r>
        <w:r w:rsidR="00ED7DC9" w:rsidRPr="00124595" w:rsidDel="00E436B7">
          <w:rPr>
            <w:rFonts w:ascii="Noto Sans CJK KR Regular" w:eastAsia="Noto Sans CJK KR Regular" w:hAnsi="Noto Sans CJK KR Regular" w:cs="Arial Unicode MS"/>
            <w:sz w:val="18"/>
            <w:szCs w:val="18"/>
          </w:rPr>
          <w:delText xml:space="preserve"> 충분히 설명하여야 </w:delText>
        </w:r>
        <w:r w:rsidR="00AA0E15" w:rsidRPr="00124595" w:rsidDel="00E436B7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delText>합니</w:delText>
        </w:r>
        <w:r w:rsidR="00ED7DC9" w:rsidRPr="00124595" w:rsidDel="00E436B7">
          <w:rPr>
            <w:rFonts w:ascii="Noto Sans CJK KR Regular" w:eastAsia="Noto Sans CJK KR Regular" w:hAnsi="Noto Sans CJK KR Regular" w:cs="Arial Unicode MS"/>
            <w:sz w:val="18"/>
            <w:szCs w:val="18"/>
          </w:rPr>
          <w:delText>다.</w:delText>
        </w:r>
      </w:del>
    </w:p>
    <w:p w14:paraId="0273660E" w14:textId="425F4C21" w:rsidR="009B62A7" w:rsidRPr="00124595" w:rsidDel="00E436B7" w:rsidRDefault="004A3901" w:rsidP="003529E4">
      <w:pPr>
        <w:pStyle w:val="ab"/>
        <w:widowControl w:val="0"/>
        <w:numPr>
          <w:ilvl w:val="0"/>
          <w:numId w:val="41"/>
        </w:numPr>
        <w:wordWrap w:val="0"/>
        <w:autoSpaceDE w:val="0"/>
        <w:autoSpaceDN w:val="0"/>
        <w:ind w:leftChars="0"/>
        <w:jc w:val="both"/>
        <w:textAlignment w:val="baseline"/>
        <w:rPr>
          <w:del w:id="199" w:author="윤현정 (Hyunjeong Yoon)" w:date="2026-02-26T10:49:00Z"/>
          <w:rFonts w:ascii="Noto Sans CJK KR Regular" w:eastAsia="Noto Sans CJK KR Regular" w:hAnsi="Noto Sans CJK KR Regular" w:cs="Arial Unicode MS"/>
          <w:sz w:val="18"/>
          <w:szCs w:val="18"/>
        </w:rPr>
      </w:pPr>
      <w:del w:id="200" w:author="윤현정 (Hyunjeong Yoon)" w:date="2026-02-26T10:49:00Z">
        <w:r w:rsidRPr="00124595" w:rsidDel="00E436B7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delText>상품</w:delText>
        </w:r>
        <w:r w:rsidRPr="00124595" w:rsidDel="00E436B7">
          <w:rPr>
            <w:rFonts w:ascii="Noto Sans CJK KR Regular" w:eastAsia="Noto Sans CJK KR Regular" w:hAnsi="Noto Sans CJK KR Regular" w:cs="Arial Unicode MS"/>
            <w:sz w:val="18"/>
            <w:szCs w:val="18"/>
          </w:rPr>
          <w:delText xml:space="preserve"> </w:delText>
        </w:r>
        <w:r w:rsidRPr="00124595" w:rsidDel="00E436B7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delText>대금의</w:delText>
        </w:r>
        <w:r w:rsidRPr="00124595" w:rsidDel="00E436B7">
          <w:rPr>
            <w:rFonts w:ascii="Noto Sans CJK KR Regular" w:eastAsia="Noto Sans CJK KR Regular" w:hAnsi="Noto Sans CJK KR Regular" w:cs="Arial Unicode MS"/>
            <w:sz w:val="18"/>
            <w:szCs w:val="18"/>
          </w:rPr>
          <w:delText xml:space="preserve"> </w:delText>
        </w:r>
        <w:r w:rsidRPr="00124595" w:rsidDel="00E436B7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delText>내역과</w:delText>
        </w:r>
        <w:r w:rsidRPr="00124595" w:rsidDel="00E436B7">
          <w:rPr>
            <w:rFonts w:ascii="Noto Sans CJK KR Regular" w:eastAsia="Noto Sans CJK KR Regular" w:hAnsi="Noto Sans CJK KR Regular" w:cs="Arial Unicode MS"/>
            <w:sz w:val="18"/>
            <w:szCs w:val="18"/>
          </w:rPr>
          <w:delText xml:space="preserve"> </w:delText>
        </w:r>
        <w:r w:rsidRPr="00124595" w:rsidDel="00E436B7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delText>그</w:delText>
        </w:r>
        <w:r w:rsidRPr="00124595" w:rsidDel="00E436B7">
          <w:rPr>
            <w:rFonts w:ascii="Noto Sans CJK KR Regular" w:eastAsia="Noto Sans CJK KR Regular" w:hAnsi="Noto Sans CJK KR Regular" w:cs="Arial Unicode MS"/>
            <w:sz w:val="18"/>
            <w:szCs w:val="18"/>
          </w:rPr>
          <w:delText xml:space="preserve"> </w:delText>
        </w:r>
        <w:r w:rsidRPr="00124595" w:rsidDel="00E436B7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delText>지급방법</w:delText>
        </w:r>
      </w:del>
    </w:p>
    <w:p w14:paraId="3C26C341" w14:textId="768B6456" w:rsidR="004A3901" w:rsidRPr="00124595" w:rsidDel="00E436B7" w:rsidRDefault="004A3901" w:rsidP="003529E4">
      <w:pPr>
        <w:pStyle w:val="ab"/>
        <w:widowControl w:val="0"/>
        <w:numPr>
          <w:ilvl w:val="0"/>
          <w:numId w:val="41"/>
        </w:numPr>
        <w:wordWrap w:val="0"/>
        <w:autoSpaceDE w:val="0"/>
        <w:autoSpaceDN w:val="0"/>
        <w:ind w:leftChars="0"/>
        <w:jc w:val="both"/>
        <w:textAlignment w:val="baseline"/>
        <w:rPr>
          <w:del w:id="201" w:author="윤현정 (Hyunjeong Yoon)" w:date="2026-02-26T10:49:00Z"/>
          <w:rFonts w:ascii="Noto Sans CJK KR Regular" w:eastAsia="Noto Sans CJK KR Regular" w:hAnsi="Noto Sans CJK KR Regular" w:cs="Arial Unicode MS"/>
          <w:sz w:val="18"/>
          <w:szCs w:val="18"/>
        </w:rPr>
      </w:pPr>
      <w:del w:id="202" w:author="윤현정 (Hyunjeong Yoon)" w:date="2026-02-26T10:49:00Z">
        <w:r w:rsidRPr="00124595" w:rsidDel="00E436B7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delText>추가발생비용</w:delText>
        </w:r>
        <w:r w:rsidRPr="00124595" w:rsidDel="00E436B7">
          <w:rPr>
            <w:rFonts w:ascii="Noto Sans CJK KR Regular" w:eastAsia="Noto Sans CJK KR Regular" w:hAnsi="Noto Sans CJK KR Regular" w:cs="Arial Unicode MS"/>
            <w:sz w:val="18"/>
            <w:szCs w:val="18"/>
          </w:rPr>
          <w:delText xml:space="preserve">, </w:delText>
        </w:r>
        <w:r w:rsidRPr="00124595" w:rsidDel="00E436B7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delText>벽고정안내</w:delText>
        </w:r>
        <w:r w:rsidRPr="00124595" w:rsidDel="00E436B7">
          <w:rPr>
            <w:rFonts w:ascii="Noto Sans CJK KR Regular" w:eastAsia="Noto Sans CJK KR Regular" w:hAnsi="Noto Sans CJK KR Regular" w:cs="Arial Unicode MS"/>
            <w:sz w:val="18"/>
            <w:szCs w:val="18"/>
          </w:rPr>
          <w:delText xml:space="preserve">, </w:delText>
        </w:r>
        <w:r w:rsidRPr="00124595" w:rsidDel="00E436B7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delText>환불</w:delText>
        </w:r>
        <w:r w:rsidRPr="00124595" w:rsidDel="00E436B7">
          <w:rPr>
            <w:rFonts w:ascii="Noto Sans CJK KR Regular" w:eastAsia="Noto Sans CJK KR Regular" w:hAnsi="Noto Sans CJK KR Regular" w:cs="Arial Unicode MS"/>
            <w:sz w:val="18"/>
            <w:szCs w:val="18"/>
          </w:rPr>
          <w:delText>/</w:delText>
        </w:r>
        <w:r w:rsidRPr="00124595" w:rsidDel="00E436B7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delText>반품기준</w:delText>
        </w:r>
        <w:r w:rsidRPr="00124595" w:rsidDel="00E436B7">
          <w:rPr>
            <w:rFonts w:ascii="Noto Sans CJK KR Regular" w:eastAsia="Noto Sans CJK KR Regular" w:hAnsi="Noto Sans CJK KR Regular" w:cs="Arial Unicode MS"/>
            <w:sz w:val="18"/>
            <w:szCs w:val="18"/>
          </w:rPr>
          <w:delText xml:space="preserve"> </w:delText>
        </w:r>
        <w:r w:rsidRPr="00124595" w:rsidDel="00E436B7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delText>등</w:delText>
        </w:r>
        <w:r w:rsidRPr="00124595" w:rsidDel="00E436B7">
          <w:rPr>
            <w:rFonts w:ascii="Noto Sans CJK KR Regular" w:eastAsia="Noto Sans CJK KR Regular" w:hAnsi="Noto Sans CJK KR Regular" w:cs="Arial Unicode MS"/>
            <w:sz w:val="18"/>
            <w:szCs w:val="18"/>
          </w:rPr>
          <w:delText xml:space="preserve"> </w:delText>
        </w:r>
        <w:r w:rsidRPr="00124595" w:rsidDel="00E436B7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delText>상품</w:delText>
        </w:r>
        <w:r w:rsidRPr="00124595" w:rsidDel="00E436B7">
          <w:rPr>
            <w:rFonts w:ascii="Noto Sans CJK KR Regular" w:eastAsia="Noto Sans CJK KR Regular" w:hAnsi="Noto Sans CJK KR Regular" w:cs="Arial Unicode MS"/>
            <w:sz w:val="18"/>
            <w:szCs w:val="18"/>
          </w:rPr>
          <w:delText xml:space="preserve"> </w:delText>
        </w:r>
        <w:r w:rsidRPr="00124595" w:rsidDel="00E436B7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delText>판매계약의</w:delText>
        </w:r>
        <w:r w:rsidRPr="00124595" w:rsidDel="00E436B7">
          <w:rPr>
            <w:rFonts w:ascii="Noto Sans CJK KR Regular" w:eastAsia="Noto Sans CJK KR Regular" w:hAnsi="Noto Sans CJK KR Regular" w:cs="Arial Unicode MS"/>
            <w:sz w:val="18"/>
            <w:szCs w:val="18"/>
          </w:rPr>
          <w:delText xml:space="preserve"> </w:delText>
        </w:r>
        <w:r w:rsidRPr="00124595" w:rsidDel="00E436B7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delText>주요내용</w:delText>
        </w:r>
        <w:r w:rsidRPr="00124595" w:rsidDel="00E436B7">
          <w:rPr>
            <w:rFonts w:ascii="Noto Sans CJK KR Regular" w:eastAsia="Noto Sans CJK KR Regular" w:hAnsi="Noto Sans CJK KR Regular" w:cs="Arial Unicode MS"/>
            <w:sz w:val="18"/>
            <w:szCs w:val="18"/>
          </w:rPr>
          <w:delText xml:space="preserve"> </w:delText>
        </w:r>
        <w:r w:rsidRPr="00124595" w:rsidDel="00E436B7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delText>및</w:delText>
        </w:r>
        <w:r w:rsidRPr="00124595" w:rsidDel="00E436B7">
          <w:rPr>
            <w:rFonts w:ascii="Noto Sans CJK KR Regular" w:eastAsia="Noto Sans CJK KR Regular" w:hAnsi="Noto Sans CJK KR Regular" w:cs="Arial Unicode MS"/>
            <w:sz w:val="18"/>
            <w:szCs w:val="18"/>
          </w:rPr>
          <w:delText xml:space="preserve"> </w:delText>
        </w:r>
        <w:r w:rsidRPr="00124595" w:rsidDel="00E436B7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delText>관련법령에서</w:delText>
        </w:r>
        <w:r w:rsidRPr="00124595" w:rsidDel="00E436B7">
          <w:rPr>
            <w:rFonts w:ascii="Noto Sans CJK KR Regular" w:eastAsia="Noto Sans CJK KR Regular" w:hAnsi="Noto Sans CJK KR Regular" w:cs="Arial Unicode MS"/>
            <w:sz w:val="18"/>
            <w:szCs w:val="18"/>
          </w:rPr>
          <w:delText xml:space="preserve"> </w:delText>
        </w:r>
        <w:r w:rsidRPr="00124595" w:rsidDel="00E436B7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delText>정하는</w:delText>
        </w:r>
        <w:r w:rsidRPr="00124595" w:rsidDel="00E436B7">
          <w:rPr>
            <w:rFonts w:ascii="Noto Sans CJK KR Regular" w:eastAsia="Noto Sans CJK KR Regular" w:hAnsi="Noto Sans CJK KR Regular" w:cs="Arial Unicode MS"/>
            <w:sz w:val="18"/>
            <w:szCs w:val="18"/>
          </w:rPr>
          <w:delText xml:space="preserve"> </w:delText>
        </w:r>
        <w:r w:rsidRPr="00124595" w:rsidDel="00E436B7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delText>내용</w:delText>
        </w:r>
      </w:del>
    </w:p>
    <w:p w14:paraId="51820506" w14:textId="69C654F9" w:rsidR="004A3901" w:rsidRPr="00124595" w:rsidDel="00E436B7" w:rsidRDefault="004A3901" w:rsidP="003529E4">
      <w:pPr>
        <w:pStyle w:val="ab"/>
        <w:widowControl w:val="0"/>
        <w:numPr>
          <w:ilvl w:val="0"/>
          <w:numId w:val="41"/>
        </w:numPr>
        <w:wordWrap w:val="0"/>
        <w:autoSpaceDE w:val="0"/>
        <w:autoSpaceDN w:val="0"/>
        <w:ind w:leftChars="0"/>
        <w:jc w:val="both"/>
        <w:textAlignment w:val="baseline"/>
        <w:rPr>
          <w:del w:id="203" w:author="윤현정 (Hyunjeong Yoon)" w:date="2026-02-26T10:49:00Z"/>
          <w:rFonts w:ascii="Noto Sans CJK KR Regular" w:eastAsia="Noto Sans CJK KR Regular" w:hAnsi="Noto Sans CJK KR Regular" w:cs="Arial Unicode MS"/>
          <w:sz w:val="18"/>
          <w:szCs w:val="18"/>
        </w:rPr>
      </w:pPr>
      <w:del w:id="204" w:author="윤현정 (Hyunjeong Yoon)" w:date="2026-02-26T10:49:00Z">
        <w:r w:rsidRPr="00124595" w:rsidDel="00E436B7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delText>개인정보</w:delText>
        </w:r>
        <w:r w:rsidRPr="00124595" w:rsidDel="00E436B7">
          <w:rPr>
            <w:rFonts w:ascii="Noto Sans CJK KR Regular" w:eastAsia="Noto Sans CJK KR Regular" w:hAnsi="Noto Sans CJK KR Regular" w:cs="Arial Unicode MS"/>
            <w:sz w:val="18"/>
            <w:szCs w:val="18"/>
          </w:rPr>
          <w:delText xml:space="preserve"> </w:delText>
        </w:r>
        <w:r w:rsidRPr="00124595" w:rsidDel="00E436B7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delText>수집·이용·제공</w:delText>
        </w:r>
        <w:r w:rsidRPr="00124595" w:rsidDel="00E436B7">
          <w:rPr>
            <w:rFonts w:ascii="Noto Sans CJK KR Regular" w:eastAsia="Noto Sans CJK KR Regular" w:hAnsi="Noto Sans CJK KR Regular" w:cs="Arial Unicode MS"/>
            <w:sz w:val="18"/>
            <w:szCs w:val="18"/>
          </w:rPr>
          <w:delText xml:space="preserve"> </w:delText>
        </w:r>
        <w:r w:rsidRPr="00124595" w:rsidDel="00E436B7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delText>동의</w:delText>
        </w:r>
        <w:r w:rsidRPr="00124595" w:rsidDel="00E436B7">
          <w:rPr>
            <w:rFonts w:ascii="Noto Sans CJK KR Regular" w:eastAsia="Noto Sans CJK KR Regular" w:hAnsi="Noto Sans CJK KR Regular" w:cs="Arial Unicode MS"/>
            <w:sz w:val="18"/>
            <w:szCs w:val="18"/>
          </w:rPr>
          <w:delText xml:space="preserve"> </w:delText>
        </w:r>
        <w:r w:rsidRPr="00124595" w:rsidDel="00E436B7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delText>및</w:delText>
        </w:r>
        <w:r w:rsidRPr="00124595" w:rsidDel="00E436B7">
          <w:rPr>
            <w:rFonts w:ascii="Noto Sans CJK KR Regular" w:eastAsia="Noto Sans CJK KR Regular" w:hAnsi="Noto Sans CJK KR Regular" w:cs="Arial Unicode MS"/>
            <w:sz w:val="18"/>
            <w:szCs w:val="18"/>
          </w:rPr>
          <w:delText xml:space="preserve"> </w:delText>
        </w:r>
        <w:r w:rsidRPr="00124595" w:rsidDel="00E436B7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delText>활용에</w:delText>
        </w:r>
        <w:r w:rsidRPr="00124595" w:rsidDel="00E436B7">
          <w:rPr>
            <w:rFonts w:ascii="Noto Sans CJK KR Regular" w:eastAsia="Noto Sans CJK KR Regular" w:hAnsi="Noto Sans CJK KR Regular" w:cs="Arial Unicode MS"/>
            <w:sz w:val="18"/>
            <w:szCs w:val="18"/>
          </w:rPr>
          <w:delText xml:space="preserve"> </w:delText>
        </w:r>
        <w:r w:rsidRPr="00124595" w:rsidDel="00E436B7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delText>관한</w:delText>
        </w:r>
        <w:r w:rsidRPr="00124595" w:rsidDel="00E436B7">
          <w:rPr>
            <w:rFonts w:ascii="Noto Sans CJK KR Regular" w:eastAsia="Noto Sans CJK KR Regular" w:hAnsi="Noto Sans CJK KR Regular" w:cs="Arial Unicode MS"/>
            <w:sz w:val="18"/>
            <w:szCs w:val="18"/>
          </w:rPr>
          <w:delText xml:space="preserve"> </w:delText>
        </w:r>
        <w:r w:rsidRPr="00124595" w:rsidDel="00E436B7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delText>내용</w:delText>
        </w:r>
      </w:del>
    </w:p>
    <w:p w14:paraId="7CA4BF6B" w14:textId="1AEAF039" w:rsidR="00E04635" w:rsidRPr="00124595" w:rsidDel="00E436B7" w:rsidRDefault="00ED7DC9" w:rsidP="003529E4">
      <w:pPr>
        <w:pStyle w:val="ab"/>
        <w:widowControl w:val="0"/>
        <w:numPr>
          <w:ilvl w:val="0"/>
          <w:numId w:val="41"/>
        </w:numPr>
        <w:wordWrap w:val="0"/>
        <w:autoSpaceDE w:val="0"/>
        <w:autoSpaceDN w:val="0"/>
        <w:ind w:leftChars="0"/>
        <w:jc w:val="both"/>
        <w:textAlignment w:val="baseline"/>
        <w:rPr>
          <w:del w:id="205" w:author="윤현정 (Hyunjeong Yoon)" w:date="2026-02-26T10:49:00Z"/>
          <w:rFonts w:ascii="Noto Sans CJK KR Regular" w:eastAsia="Noto Sans CJK KR Regular" w:hAnsi="Noto Sans CJK KR Regular" w:cs="Arial Unicode MS"/>
          <w:sz w:val="18"/>
          <w:szCs w:val="18"/>
        </w:rPr>
      </w:pPr>
      <w:del w:id="206" w:author="윤현정 (Hyunjeong Yoon)" w:date="2026-02-26T10:49:00Z">
        <w:r w:rsidRPr="00124595" w:rsidDel="00E436B7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delText>사용설명서</w:delText>
        </w:r>
        <w:r w:rsidRPr="00124595" w:rsidDel="00E436B7">
          <w:rPr>
            <w:rFonts w:ascii="Noto Sans CJK KR Regular" w:eastAsia="Noto Sans CJK KR Regular" w:hAnsi="Noto Sans CJK KR Regular" w:cs="Arial Unicode MS"/>
            <w:sz w:val="18"/>
            <w:szCs w:val="18"/>
          </w:rPr>
          <w:delText xml:space="preserve">, 품질보증서 등 </w:delText>
        </w:r>
        <w:r w:rsidR="004A3901" w:rsidRPr="00124595" w:rsidDel="00E436B7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delText>상품의</w:delText>
        </w:r>
        <w:r w:rsidRPr="00124595" w:rsidDel="00E436B7">
          <w:rPr>
            <w:rFonts w:ascii="Noto Sans CJK KR Regular" w:eastAsia="Noto Sans CJK KR Regular" w:hAnsi="Noto Sans CJK KR Regular" w:cs="Arial Unicode MS"/>
            <w:sz w:val="18"/>
            <w:szCs w:val="18"/>
          </w:rPr>
          <w:delText xml:space="preserve"> 사용방법에 관한 서류</w:delText>
        </w:r>
      </w:del>
    </w:p>
    <w:p w14:paraId="549DC577" w14:textId="5BAAB113" w:rsidR="00080CE5" w:rsidRPr="00124595" w:rsidDel="00E436B7" w:rsidRDefault="00160AD6" w:rsidP="003529E4">
      <w:pPr>
        <w:pStyle w:val="ab"/>
        <w:numPr>
          <w:ilvl w:val="0"/>
          <w:numId w:val="39"/>
        </w:numPr>
        <w:ind w:leftChars="0"/>
        <w:rPr>
          <w:del w:id="207" w:author="윤현정 (Hyunjeong Yoon)" w:date="2026-02-26T10:49:00Z"/>
          <w:rFonts w:ascii="Noto Sans CJK KR Regular" w:eastAsia="Noto Sans CJK KR Regular" w:hAnsi="Noto Sans CJK KR Regular" w:cs="Arial Unicode MS"/>
          <w:sz w:val="18"/>
          <w:szCs w:val="18"/>
        </w:rPr>
      </w:pPr>
      <w:del w:id="208" w:author="윤현정 (Hyunjeong Yoon)" w:date="2026-02-26T10:49:00Z">
        <w:r w:rsidRPr="00124595" w:rsidDel="00E436B7">
          <w:rPr>
            <w:rFonts w:ascii="Noto Sans CJK KR Regular" w:eastAsia="Noto Sans CJK KR Regular" w:hAnsi="Noto Sans CJK KR Regular" w:cs="Arial Unicode MS"/>
            <w:sz w:val="18"/>
            <w:szCs w:val="18"/>
          </w:rPr>
          <w:delText>"</w:delText>
        </w:r>
        <w:r w:rsidR="00D416B8" w:rsidRPr="00124595" w:rsidDel="00E436B7">
          <w:rPr>
            <w:rFonts w:ascii="Noto Sans CJK KR Regular" w:eastAsia="Noto Sans CJK KR Regular" w:hAnsi="Noto Sans CJK KR Regular" w:cs="Arial Unicode MS"/>
            <w:sz w:val="18"/>
            <w:szCs w:val="18"/>
          </w:rPr>
          <w:delText>DESKER MATE</w:delText>
        </w:r>
        <w:r w:rsidRPr="00124595" w:rsidDel="00E436B7">
          <w:rPr>
            <w:rFonts w:ascii="Noto Sans CJK KR Regular" w:eastAsia="Noto Sans CJK KR Regular" w:hAnsi="Noto Sans CJK KR Regular" w:cs="Arial Unicode MS"/>
            <w:sz w:val="18"/>
            <w:szCs w:val="18"/>
          </w:rPr>
          <w:delText>"</w:delText>
        </w:r>
        <w:r w:rsidR="00D416B8" w:rsidRPr="00124595" w:rsidDel="00E436B7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delText>는</w:delText>
        </w:r>
        <w:r w:rsidR="00D416B8" w:rsidRPr="00124595" w:rsidDel="00E436B7">
          <w:rPr>
            <w:rFonts w:ascii="Noto Sans CJK KR Regular" w:eastAsia="Noto Sans CJK KR Regular" w:hAnsi="Noto Sans CJK KR Regular" w:cs="Arial Unicode MS"/>
            <w:sz w:val="18"/>
            <w:szCs w:val="18"/>
          </w:rPr>
          <w:delText xml:space="preserve"> </w:delText>
        </w:r>
        <w:r w:rsidRPr="00124595" w:rsidDel="00E436B7">
          <w:rPr>
            <w:rFonts w:ascii="Noto Sans CJK KR Regular" w:eastAsia="Noto Sans CJK KR Regular" w:hAnsi="Noto Sans CJK KR Regular" w:cs="Arial Unicode MS"/>
            <w:sz w:val="18"/>
            <w:szCs w:val="18"/>
          </w:rPr>
          <w:delText>"(</w:delText>
        </w:r>
        <w:r w:rsidRPr="00124595" w:rsidDel="00E436B7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delText>주</w:delText>
        </w:r>
        <w:r w:rsidRPr="00124595" w:rsidDel="00E436B7">
          <w:rPr>
            <w:rFonts w:ascii="Noto Sans CJK KR Regular" w:eastAsia="Noto Sans CJK KR Regular" w:hAnsi="Noto Sans CJK KR Regular" w:cs="Arial Unicode MS"/>
            <w:sz w:val="18"/>
            <w:szCs w:val="18"/>
          </w:rPr>
          <w:delText>)</w:delText>
        </w:r>
        <w:r w:rsidR="002F7988" w:rsidRPr="00124595" w:rsidDel="00E436B7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delText>일룸</w:delText>
        </w:r>
        <w:r w:rsidR="002F7988" w:rsidRPr="00124595" w:rsidDel="00E436B7">
          <w:rPr>
            <w:rFonts w:ascii="Noto Sans CJK KR Regular" w:eastAsia="Noto Sans CJK KR Regular" w:hAnsi="Noto Sans CJK KR Regular" w:cs="Arial Unicode MS"/>
            <w:sz w:val="18"/>
            <w:szCs w:val="18"/>
          </w:rPr>
          <w:delText>-DESKER</w:delText>
        </w:r>
        <w:r w:rsidRPr="00124595" w:rsidDel="00E436B7">
          <w:rPr>
            <w:rFonts w:ascii="Noto Sans CJK KR Regular" w:eastAsia="Noto Sans CJK KR Regular" w:hAnsi="Noto Sans CJK KR Regular" w:cs="Arial Unicode MS"/>
            <w:sz w:val="18"/>
            <w:szCs w:val="18"/>
          </w:rPr>
          <w:delText>"</w:delText>
        </w:r>
        <w:r w:rsidR="002F7988" w:rsidRPr="00124595" w:rsidDel="00E436B7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delText>가</w:delText>
        </w:r>
        <w:r w:rsidR="002F7988" w:rsidRPr="00124595" w:rsidDel="00E436B7">
          <w:rPr>
            <w:rFonts w:ascii="Noto Sans CJK KR Regular" w:eastAsia="Noto Sans CJK KR Regular" w:hAnsi="Noto Sans CJK KR Regular" w:cs="Arial Unicode MS"/>
            <w:sz w:val="18"/>
            <w:szCs w:val="18"/>
          </w:rPr>
          <w:delText xml:space="preserve"> </w:delText>
        </w:r>
        <w:r w:rsidR="002F7988" w:rsidRPr="00124595" w:rsidDel="00E436B7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delText>정한</w:delText>
        </w:r>
        <w:r w:rsidR="002F7988" w:rsidRPr="00124595" w:rsidDel="00E436B7">
          <w:rPr>
            <w:rFonts w:ascii="Noto Sans CJK KR Regular" w:eastAsia="Noto Sans CJK KR Regular" w:hAnsi="Noto Sans CJK KR Regular" w:cs="Arial Unicode MS"/>
            <w:sz w:val="18"/>
            <w:szCs w:val="18"/>
          </w:rPr>
          <w:delText xml:space="preserve"> </w:delText>
        </w:r>
        <w:r w:rsidR="002F7988" w:rsidRPr="00124595" w:rsidDel="00E436B7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delText>지정가액을</w:delText>
        </w:r>
        <w:r w:rsidR="002F7988" w:rsidRPr="00124595" w:rsidDel="00E436B7">
          <w:rPr>
            <w:rFonts w:ascii="Noto Sans CJK KR Regular" w:eastAsia="Noto Sans CJK KR Regular" w:hAnsi="Noto Sans CJK KR Regular" w:cs="Arial Unicode MS"/>
            <w:sz w:val="18"/>
            <w:szCs w:val="18"/>
          </w:rPr>
          <w:delText xml:space="preserve"> </w:delText>
        </w:r>
        <w:r w:rsidR="002F7988" w:rsidRPr="00124595" w:rsidDel="00E436B7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delText>준</w:delText>
        </w:r>
        <w:r w:rsidR="00AF4970" w:rsidRPr="00124595" w:rsidDel="00E436B7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delText>수해야</w:delText>
        </w:r>
        <w:r w:rsidR="00AF4970" w:rsidRPr="00124595" w:rsidDel="00E436B7">
          <w:rPr>
            <w:rFonts w:ascii="Noto Sans CJK KR Regular" w:eastAsia="Noto Sans CJK KR Regular" w:hAnsi="Noto Sans CJK KR Regular" w:cs="Arial Unicode MS"/>
            <w:sz w:val="18"/>
            <w:szCs w:val="18"/>
          </w:rPr>
          <w:delText xml:space="preserve"> </w:delText>
        </w:r>
        <w:r w:rsidR="00AF4970" w:rsidRPr="00124595" w:rsidDel="00E436B7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delText>하며</w:delText>
        </w:r>
        <w:r w:rsidR="00080CE5" w:rsidRPr="00124595" w:rsidDel="00E436B7">
          <w:rPr>
            <w:rFonts w:ascii="Noto Sans CJK KR Regular" w:eastAsia="Noto Sans CJK KR Regular" w:hAnsi="Noto Sans CJK KR Regular" w:cs="Arial Unicode MS"/>
            <w:sz w:val="18"/>
            <w:szCs w:val="18"/>
          </w:rPr>
          <w:delText xml:space="preserve"> </w:delText>
        </w:r>
        <w:r w:rsidRPr="00124595" w:rsidDel="00E436B7">
          <w:rPr>
            <w:rFonts w:ascii="Noto Sans CJK KR Regular" w:eastAsia="Noto Sans CJK KR Regular" w:hAnsi="Noto Sans CJK KR Regular" w:cs="Arial Unicode MS"/>
            <w:sz w:val="18"/>
            <w:szCs w:val="18"/>
          </w:rPr>
          <w:delText>"(</w:delText>
        </w:r>
        <w:r w:rsidRPr="00124595" w:rsidDel="00E436B7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delText>주</w:delText>
        </w:r>
        <w:r w:rsidRPr="00124595" w:rsidDel="00E436B7">
          <w:rPr>
            <w:rFonts w:ascii="Noto Sans CJK KR Regular" w:eastAsia="Noto Sans CJK KR Regular" w:hAnsi="Noto Sans CJK KR Regular" w:cs="Arial Unicode MS"/>
            <w:sz w:val="18"/>
            <w:szCs w:val="18"/>
          </w:rPr>
          <w:delText>)</w:delText>
        </w:r>
        <w:r w:rsidR="00080CE5" w:rsidRPr="00124595" w:rsidDel="00E436B7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delText>일룸</w:delText>
        </w:r>
        <w:r w:rsidR="00080CE5" w:rsidRPr="00124595" w:rsidDel="00E436B7">
          <w:rPr>
            <w:rFonts w:ascii="Noto Sans CJK KR Regular" w:eastAsia="Noto Sans CJK KR Regular" w:hAnsi="Noto Sans CJK KR Regular" w:cs="Arial Unicode MS"/>
            <w:sz w:val="18"/>
            <w:szCs w:val="18"/>
          </w:rPr>
          <w:delText>-DESKER</w:delText>
        </w:r>
        <w:r w:rsidRPr="00124595" w:rsidDel="00E436B7">
          <w:rPr>
            <w:rFonts w:ascii="Noto Sans CJK KR Regular" w:eastAsia="Noto Sans CJK KR Regular" w:hAnsi="Noto Sans CJK KR Regular" w:cs="Arial Unicode MS"/>
            <w:sz w:val="18"/>
            <w:szCs w:val="18"/>
          </w:rPr>
          <w:delText>"</w:delText>
        </w:r>
        <w:r w:rsidR="00080CE5" w:rsidRPr="00124595" w:rsidDel="00E436B7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delText>와</w:delText>
        </w:r>
        <w:r w:rsidR="00080CE5" w:rsidRPr="00124595" w:rsidDel="00E436B7">
          <w:rPr>
            <w:rFonts w:ascii="Noto Sans CJK KR Regular" w:eastAsia="Noto Sans CJK KR Regular" w:hAnsi="Noto Sans CJK KR Regular" w:cs="Arial Unicode MS"/>
            <w:sz w:val="18"/>
            <w:szCs w:val="18"/>
          </w:rPr>
          <w:delText xml:space="preserve"> </w:delText>
        </w:r>
        <w:r w:rsidR="00080CE5" w:rsidRPr="00124595" w:rsidDel="00E436B7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delText>협의되지</w:delText>
        </w:r>
        <w:r w:rsidR="0066391D" w:rsidRPr="00124595" w:rsidDel="00E436B7">
          <w:rPr>
            <w:rFonts w:ascii="Noto Sans CJK KR Regular" w:eastAsia="Noto Sans CJK KR Regular" w:hAnsi="Noto Sans CJK KR Regular" w:cs="Arial Unicode MS"/>
            <w:sz w:val="18"/>
            <w:szCs w:val="18"/>
          </w:rPr>
          <w:delText xml:space="preserve"> </w:delText>
        </w:r>
        <w:r w:rsidR="00080CE5" w:rsidRPr="00124595" w:rsidDel="00E436B7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delText>않은</w:delText>
        </w:r>
        <w:r w:rsidR="00080CE5" w:rsidRPr="00124595" w:rsidDel="00E436B7">
          <w:rPr>
            <w:rFonts w:ascii="Noto Sans CJK KR Regular" w:eastAsia="Noto Sans CJK KR Regular" w:hAnsi="Noto Sans CJK KR Regular" w:cs="Arial Unicode MS"/>
            <w:sz w:val="18"/>
            <w:szCs w:val="18"/>
          </w:rPr>
          <w:delText xml:space="preserve"> </w:delText>
        </w:r>
        <w:r w:rsidR="00080CE5" w:rsidRPr="00124595" w:rsidDel="00E436B7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delText>프로모션</w:delText>
        </w:r>
        <w:r w:rsidR="00080CE5" w:rsidRPr="00124595" w:rsidDel="00E436B7">
          <w:rPr>
            <w:rFonts w:ascii="Noto Sans CJK KR Regular" w:eastAsia="Noto Sans CJK KR Regular" w:hAnsi="Noto Sans CJK KR Regular" w:cs="Arial Unicode MS"/>
            <w:sz w:val="18"/>
            <w:szCs w:val="18"/>
          </w:rPr>
          <w:delText xml:space="preserve"> </w:delText>
        </w:r>
        <w:r w:rsidR="00080CE5" w:rsidRPr="00124595" w:rsidDel="00E436B7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delText>행사</w:delText>
        </w:r>
        <w:r w:rsidR="00080CE5" w:rsidRPr="00124595" w:rsidDel="00E436B7">
          <w:rPr>
            <w:rFonts w:ascii="Noto Sans CJK KR Regular" w:eastAsia="Noto Sans CJK KR Regular" w:hAnsi="Noto Sans CJK KR Regular" w:cs="Arial Unicode MS"/>
            <w:sz w:val="18"/>
            <w:szCs w:val="18"/>
          </w:rPr>
          <w:delText xml:space="preserve"> </w:delText>
        </w:r>
        <w:r w:rsidR="00080CE5" w:rsidRPr="00124595" w:rsidDel="00E436B7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delText>등을</w:delText>
        </w:r>
        <w:r w:rsidR="00080CE5" w:rsidRPr="00124595" w:rsidDel="00E436B7">
          <w:rPr>
            <w:rFonts w:ascii="Noto Sans CJK KR Regular" w:eastAsia="Noto Sans CJK KR Regular" w:hAnsi="Noto Sans CJK KR Regular" w:cs="Arial Unicode MS"/>
            <w:sz w:val="18"/>
            <w:szCs w:val="18"/>
          </w:rPr>
          <w:delText xml:space="preserve"> </w:delText>
        </w:r>
        <w:r w:rsidR="00080CE5" w:rsidRPr="00124595" w:rsidDel="00E436B7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delText>진행하는</w:delText>
        </w:r>
        <w:r w:rsidR="00080CE5" w:rsidRPr="00124595" w:rsidDel="00E436B7">
          <w:rPr>
            <w:rFonts w:ascii="Noto Sans CJK KR Regular" w:eastAsia="Noto Sans CJK KR Regular" w:hAnsi="Noto Sans CJK KR Regular" w:cs="Arial Unicode MS"/>
            <w:sz w:val="18"/>
            <w:szCs w:val="18"/>
          </w:rPr>
          <w:delText xml:space="preserve"> </w:delText>
        </w:r>
        <w:r w:rsidR="00080CE5" w:rsidRPr="00124595" w:rsidDel="00E436B7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delText>방법</w:delText>
        </w:r>
        <w:r w:rsidR="00080CE5" w:rsidRPr="00124595" w:rsidDel="00E436B7">
          <w:rPr>
            <w:rFonts w:ascii="Noto Sans CJK KR Regular" w:eastAsia="Noto Sans CJK KR Regular" w:hAnsi="Noto Sans CJK KR Regular" w:cs="Arial Unicode MS"/>
            <w:sz w:val="18"/>
            <w:szCs w:val="18"/>
          </w:rPr>
          <w:delText xml:space="preserve"> </w:delText>
        </w:r>
        <w:r w:rsidR="00080CE5" w:rsidRPr="00124595" w:rsidDel="00E436B7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delText>등으로</w:delText>
        </w:r>
        <w:r w:rsidR="00080CE5" w:rsidRPr="00124595" w:rsidDel="00E436B7">
          <w:rPr>
            <w:rFonts w:ascii="Noto Sans CJK KR Regular" w:eastAsia="Noto Sans CJK KR Regular" w:hAnsi="Noto Sans CJK KR Regular" w:cs="Arial Unicode MS"/>
            <w:sz w:val="18"/>
            <w:szCs w:val="18"/>
          </w:rPr>
          <w:delText xml:space="preserve"> </w:delText>
        </w:r>
        <w:r w:rsidR="00080CE5" w:rsidRPr="00124595" w:rsidDel="00E436B7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delText>실질적으로</w:delText>
        </w:r>
        <w:r w:rsidR="00080CE5" w:rsidRPr="00124595" w:rsidDel="00E436B7">
          <w:rPr>
            <w:rFonts w:ascii="Noto Sans CJK KR Regular" w:eastAsia="Noto Sans CJK KR Regular" w:hAnsi="Noto Sans CJK KR Regular" w:cs="Arial Unicode MS"/>
            <w:sz w:val="18"/>
            <w:szCs w:val="18"/>
          </w:rPr>
          <w:delText xml:space="preserve"> </w:delText>
        </w:r>
        <w:r w:rsidR="00080CE5" w:rsidRPr="00124595" w:rsidDel="00E436B7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delText>지정가액</w:delText>
        </w:r>
        <w:r w:rsidR="00AB0FCE" w:rsidRPr="00124595" w:rsidDel="00E436B7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delText>에</w:delText>
        </w:r>
        <w:r w:rsidR="00AB0FCE" w:rsidRPr="00124595" w:rsidDel="00E436B7">
          <w:rPr>
            <w:rFonts w:ascii="Noto Sans CJK KR Regular" w:eastAsia="Noto Sans CJK KR Regular" w:hAnsi="Noto Sans CJK KR Regular" w:cs="Arial Unicode MS"/>
            <w:sz w:val="18"/>
            <w:szCs w:val="18"/>
          </w:rPr>
          <w:delText xml:space="preserve"> 영향을 주는 행위를 하여서는 안됩니다. </w:delText>
        </w:r>
      </w:del>
    </w:p>
    <w:p w14:paraId="62340AE8" w14:textId="7C5327AF" w:rsidR="00080CE5" w:rsidRPr="00124595" w:rsidDel="00E436B7" w:rsidRDefault="00160AD6" w:rsidP="003529E4">
      <w:pPr>
        <w:pStyle w:val="ab"/>
        <w:numPr>
          <w:ilvl w:val="0"/>
          <w:numId w:val="39"/>
        </w:numPr>
        <w:ind w:leftChars="0"/>
        <w:rPr>
          <w:del w:id="209" w:author="윤현정 (Hyunjeong Yoon)" w:date="2026-02-26T10:49:00Z"/>
          <w:rFonts w:ascii="Noto Sans CJK KR Regular" w:eastAsia="Noto Sans CJK KR Regular" w:hAnsi="Noto Sans CJK KR Regular" w:cs="Arial Unicode MS"/>
          <w:sz w:val="18"/>
          <w:szCs w:val="18"/>
        </w:rPr>
      </w:pPr>
      <w:del w:id="210" w:author="윤현정 (Hyunjeong Yoon)" w:date="2026-02-26T10:49:00Z">
        <w:r w:rsidRPr="00124595" w:rsidDel="00E436B7">
          <w:rPr>
            <w:rFonts w:ascii="Noto Sans CJK KR Regular" w:eastAsia="Noto Sans CJK KR Regular" w:hAnsi="Noto Sans CJK KR Regular" w:cs="Arial Unicode MS"/>
            <w:sz w:val="18"/>
            <w:szCs w:val="18"/>
          </w:rPr>
          <w:delText>"</w:delText>
        </w:r>
        <w:r w:rsidR="00080CE5" w:rsidRPr="00124595" w:rsidDel="00E436B7">
          <w:rPr>
            <w:rFonts w:ascii="Noto Sans CJK KR Regular" w:eastAsia="Noto Sans CJK KR Regular" w:hAnsi="Noto Sans CJK KR Regular" w:cs="Arial Unicode MS"/>
            <w:sz w:val="18"/>
            <w:szCs w:val="18"/>
          </w:rPr>
          <w:delText>DESKER MATE</w:delText>
        </w:r>
        <w:r w:rsidRPr="00124595" w:rsidDel="00E436B7">
          <w:rPr>
            <w:rFonts w:ascii="Noto Sans CJK KR Regular" w:eastAsia="Noto Sans CJK KR Regular" w:hAnsi="Noto Sans CJK KR Regular" w:cs="Arial Unicode MS"/>
            <w:sz w:val="18"/>
            <w:szCs w:val="18"/>
          </w:rPr>
          <w:delText>"</w:delText>
        </w:r>
        <w:r w:rsidR="00080CE5" w:rsidRPr="00124595" w:rsidDel="00E436B7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delText>는</w:delText>
        </w:r>
        <w:r w:rsidR="00080CE5" w:rsidRPr="00124595" w:rsidDel="00E436B7">
          <w:rPr>
            <w:rFonts w:ascii="Noto Sans CJK KR Regular" w:eastAsia="Noto Sans CJK KR Regular" w:hAnsi="Noto Sans CJK KR Regular" w:cs="Arial Unicode MS"/>
            <w:sz w:val="18"/>
            <w:szCs w:val="18"/>
          </w:rPr>
          <w:delText xml:space="preserve"> </w:delText>
        </w:r>
        <w:r w:rsidRPr="00124595" w:rsidDel="00E436B7">
          <w:rPr>
            <w:rFonts w:ascii="Noto Sans CJK KR Regular" w:eastAsia="Noto Sans CJK KR Regular" w:hAnsi="Noto Sans CJK KR Regular" w:cs="Arial Unicode MS"/>
            <w:sz w:val="18"/>
            <w:szCs w:val="18"/>
          </w:rPr>
          <w:delText>"(</w:delText>
        </w:r>
        <w:r w:rsidRPr="00124595" w:rsidDel="00E436B7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delText>주</w:delText>
        </w:r>
        <w:r w:rsidRPr="00124595" w:rsidDel="00E436B7">
          <w:rPr>
            <w:rFonts w:ascii="Noto Sans CJK KR Regular" w:eastAsia="Noto Sans CJK KR Regular" w:hAnsi="Noto Sans CJK KR Regular" w:cs="Arial Unicode MS"/>
            <w:sz w:val="18"/>
            <w:szCs w:val="18"/>
          </w:rPr>
          <w:delText>)</w:delText>
        </w:r>
        <w:r w:rsidR="00080CE5" w:rsidRPr="00124595" w:rsidDel="00E436B7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delText>일룸</w:delText>
        </w:r>
        <w:r w:rsidR="00080CE5" w:rsidRPr="00124595" w:rsidDel="00E436B7">
          <w:rPr>
            <w:rFonts w:ascii="Noto Sans CJK KR Regular" w:eastAsia="Noto Sans CJK KR Regular" w:hAnsi="Noto Sans CJK KR Regular" w:cs="Arial Unicode MS"/>
            <w:sz w:val="18"/>
            <w:szCs w:val="18"/>
          </w:rPr>
          <w:delText>-DESKER</w:delText>
        </w:r>
        <w:r w:rsidRPr="00124595" w:rsidDel="00E436B7">
          <w:rPr>
            <w:rFonts w:ascii="Noto Sans CJK KR Regular" w:eastAsia="Noto Sans CJK KR Regular" w:hAnsi="Noto Sans CJK KR Regular" w:cs="Arial Unicode MS"/>
            <w:sz w:val="18"/>
            <w:szCs w:val="18"/>
          </w:rPr>
          <w:delText>"</w:delText>
        </w:r>
        <w:r w:rsidR="00080CE5" w:rsidRPr="00124595" w:rsidDel="00E436B7">
          <w:rPr>
            <w:rFonts w:ascii="Noto Sans CJK KR Regular" w:eastAsia="Noto Sans CJK KR Regular" w:hAnsi="Noto Sans CJK KR Regular" w:cs="Arial Unicode MS"/>
            <w:sz w:val="18"/>
            <w:szCs w:val="18"/>
          </w:rPr>
          <w:delText xml:space="preserve"> 또는 </w:delText>
        </w:r>
        <w:r w:rsidRPr="00124595" w:rsidDel="00E436B7">
          <w:rPr>
            <w:rFonts w:ascii="Noto Sans CJK KR Regular" w:eastAsia="Noto Sans CJK KR Regular" w:hAnsi="Noto Sans CJK KR Regular" w:cs="Arial Unicode MS"/>
            <w:sz w:val="18"/>
            <w:szCs w:val="18"/>
          </w:rPr>
          <w:delText>"(</w:delText>
        </w:r>
        <w:r w:rsidRPr="00124595" w:rsidDel="00E436B7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delText>주</w:delText>
        </w:r>
        <w:r w:rsidRPr="00124595" w:rsidDel="00E436B7">
          <w:rPr>
            <w:rFonts w:ascii="Noto Sans CJK KR Regular" w:eastAsia="Noto Sans CJK KR Regular" w:hAnsi="Noto Sans CJK KR Regular" w:cs="Arial Unicode MS"/>
            <w:sz w:val="18"/>
            <w:szCs w:val="18"/>
          </w:rPr>
          <w:delText>)</w:delText>
        </w:r>
        <w:r w:rsidR="00080CE5" w:rsidRPr="00124595" w:rsidDel="00E436B7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delText>일룸</w:delText>
        </w:r>
        <w:r w:rsidR="00080CE5" w:rsidRPr="00124595" w:rsidDel="00E436B7">
          <w:rPr>
            <w:rFonts w:ascii="Noto Sans CJK KR Regular" w:eastAsia="Noto Sans CJK KR Regular" w:hAnsi="Noto Sans CJK KR Regular" w:cs="Arial Unicode MS"/>
            <w:sz w:val="18"/>
            <w:szCs w:val="18"/>
          </w:rPr>
          <w:delText>-DESKER</w:delText>
        </w:r>
        <w:r w:rsidRPr="00124595" w:rsidDel="00E436B7">
          <w:rPr>
            <w:rFonts w:ascii="Noto Sans CJK KR Regular" w:eastAsia="Noto Sans CJK KR Regular" w:hAnsi="Noto Sans CJK KR Regular" w:cs="Arial Unicode MS"/>
            <w:sz w:val="18"/>
            <w:szCs w:val="18"/>
          </w:rPr>
          <w:delText>"</w:delText>
        </w:r>
        <w:r w:rsidR="00080CE5" w:rsidRPr="00124595" w:rsidDel="00E436B7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delText>의</w:delText>
        </w:r>
        <w:r w:rsidR="00080CE5" w:rsidRPr="00124595" w:rsidDel="00E436B7">
          <w:rPr>
            <w:rFonts w:ascii="Noto Sans CJK KR Regular" w:eastAsia="Noto Sans CJK KR Regular" w:hAnsi="Noto Sans CJK KR Regular" w:cs="Arial Unicode MS"/>
            <w:sz w:val="18"/>
            <w:szCs w:val="18"/>
          </w:rPr>
          <w:delText xml:space="preserve"> </w:delText>
        </w:r>
        <w:r w:rsidR="00080CE5" w:rsidRPr="00124595" w:rsidDel="00E436B7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delText>임직원</w:delText>
        </w:r>
        <w:r w:rsidR="001F7D95" w:rsidRPr="00124595" w:rsidDel="00E436B7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delText>으로</w:delText>
        </w:r>
        <w:r w:rsidR="001F7D95" w:rsidRPr="00124595" w:rsidDel="00E436B7">
          <w:rPr>
            <w:rFonts w:ascii="Noto Sans CJK KR Regular" w:eastAsia="Noto Sans CJK KR Regular" w:hAnsi="Noto Sans CJK KR Regular" w:cs="Arial Unicode MS"/>
            <w:sz w:val="18"/>
            <w:szCs w:val="18"/>
          </w:rPr>
          <w:delText xml:space="preserve"> </w:delText>
        </w:r>
        <w:r w:rsidR="001F7D95" w:rsidRPr="00124595" w:rsidDel="00E436B7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delText>사칭하거나</w:delText>
        </w:r>
        <w:r w:rsidR="001F7D95" w:rsidRPr="00124595" w:rsidDel="00E436B7">
          <w:rPr>
            <w:rFonts w:ascii="Noto Sans CJK KR Regular" w:eastAsia="Noto Sans CJK KR Regular" w:hAnsi="Noto Sans CJK KR Regular" w:cs="Arial Unicode MS"/>
            <w:sz w:val="18"/>
            <w:szCs w:val="18"/>
          </w:rPr>
          <w:delText xml:space="preserve"> </w:delText>
        </w:r>
        <w:r w:rsidR="001F7D95" w:rsidRPr="00124595" w:rsidDel="00E436B7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delText>오인하도록</w:delText>
        </w:r>
        <w:r w:rsidR="001F7D95" w:rsidRPr="00124595" w:rsidDel="00E436B7">
          <w:rPr>
            <w:rFonts w:ascii="Noto Sans CJK KR Regular" w:eastAsia="Noto Sans CJK KR Regular" w:hAnsi="Noto Sans CJK KR Regular" w:cs="Arial Unicode MS"/>
            <w:sz w:val="18"/>
            <w:szCs w:val="18"/>
          </w:rPr>
          <w:delText xml:space="preserve"> </w:delText>
        </w:r>
        <w:r w:rsidR="001F7D95" w:rsidRPr="00124595" w:rsidDel="00E436B7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delText>하는</w:delText>
        </w:r>
        <w:r w:rsidR="001F7D95" w:rsidRPr="00124595" w:rsidDel="00E436B7">
          <w:rPr>
            <w:rFonts w:ascii="Noto Sans CJK KR Regular" w:eastAsia="Noto Sans CJK KR Regular" w:hAnsi="Noto Sans CJK KR Regular" w:cs="Arial Unicode MS"/>
            <w:sz w:val="18"/>
            <w:szCs w:val="18"/>
          </w:rPr>
          <w:delText xml:space="preserve"> </w:delText>
        </w:r>
        <w:r w:rsidR="001F7D95" w:rsidRPr="00124595" w:rsidDel="00E436B7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delText>행위를</w:delText>
        </w:r>
        <w:r w:rsidR="001F7D95" w:rsidRPr="00124595" w:rsidDel="00E436B7">
          <w:rPr>
            <w:rFonts w:ascii="Noto Sans CJK KR Regular" w:eastAsia="Noto Sans CJK KR Regular" w:hAnsi="Noto Sans CJK KR Regular" w:cs="Arial Unicode MS"/>
            <w:sz w:val="18"/>
            <w:szCs w:val="18"/>
          </w:rPr>
          <w:delText xml:space="preserve"> </w:delText>
        </w:r>
        <w:r w:rsidR="001F7D95" w:rsidRPr="00124595" w:rsidDel="00E436B7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delText>하여서는</w:delText>
        </w:r>
        <w:r w:rsidR="001F7D95" w:rsidRPr="00124595" w:rsidDel="00E436B7">
          <w:rPr>
            <w:rFonts w:ascii="Noto Sans CJK KR Regular" w:eastAsia="Noto Sans CJK KR Regular" w:hAnsi="Noto Sans CJK KR Regular" w:cs="Arial Unicode MS"/>
            <w:sz w:val="18"/>
            <w:szCs w:val="18"/>
          </w:rPr>
          <w:delText xml:space="preserve"> </w:delText>
        </w:r>
        <w:r w:rsidR="001F7D95" w:rsidRPr="00124595" w:rsidDel="00E436B7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delText>안됩니다</w:delText>
        </w:r>
        <w:r w:rsidR="001F7D95" w:rsidRPr="00124595" w:rsidDel="00E436B7">
          <w:rPr>
            <w:rFonts w:ascii="Noto Sans CJK KR Regular" w:eastAsia="Noto Sans CJK KR Regular" w:hAnsi="Noto Sans CJK KR Regular" w:cs="Arial Unicode MS"/>
            <w:sz w:val="18"/>
            <w:szCs w:val="18"/>
          </w:rPr>
          <w:delText>.</w:delText>
        </w:r>
      </w:del>
    </w:p>
    <w:p w14:paraId="60DBAA32" w14:textId="102180AD" w:rsidR="00660A1B" w:rsidRPr="00124595" w:rsidDel="00E436B7" w:rsidRDefault="00660A1B" w:rsidP="003529E4">
      <w:pPr>
        <w:pStyle w:val="ab"/>
        <w:numPr>
          <w:ilvl w:val="0"/>
          <w:numId w:val="39"/>
        </w:numPr>
        <w:ind w:leftChars="0"/>
        <w:rPr>
          <w:del w:id="211" w:author="윤현정 (Hyunjeong Yoon)" w:date="2026-02-26T10:49:00Z"/>
          <w:rFonts w:ascii="Noto Sans CJK KR Regular" w:eastAsia="Noto Sans CJK KR Regular" w:hAnsi="Noto Sans CJK KR Regular" w:cs="Arial Unicode MS"/>
          <w:sz w:val="18"/>
          <w:szCs w:val="18"/>
        </w:rPr>
      </w:pPr>
      <w:del w:id="212" w:author="윤현정 (Hyunjeong Yoon)" w:date="2026-02-26T10:49:00Z">
        <w:r w:rsidRPr="00124595" w:rsidDel="00E436B7">
          <w:rPr>
            <w:rFonts w:ascii="Noto Sans CJK KR Regular" w:eastAsia="Noto Sans CJK KR Regular" w:hAnsi="Noto Sans CJK KR Regular" w:cs="Arial Unicode MS"/>
            <w:sz w:val="18"/>
            <w:szCs w:val="18"/>
          </w:rPr>
          <w:delText xml:space="preserve"> </w:delText>
        </w:r>
        <w:r w:rsidR="00160AD6" w:rsidRPr="00124595" w:rsidDel="00E436B7">
          <w:rPr>
            <w:rFonts w:ascii="Noto Sans CJK KR Regular" w:eastAsia="Noto Sans CJK KR Regular" w:hAnsi="Noto Sans CJK KR Regular" w:cs="Arial Unicode MS"/>
            <w:sz w:val="18"/>
            <w:szCs w:val="18"/>
          </w:rPr>
          <w:delText>"</w:delText>
        </w:r>
        <w:r w:rsidRPr="00124595" w:rsidDel="00E436B7">
          <w:rPr>
            <w:rFonts w:ascii="Noto Sans CJK KR Regular" w:eastAsia="Noto Sans CJK KR Regular" w:hAnsi="Noto Sans CJK KR Regular" w:cs="Arial Unicode MS"/>
            <w:sz w:val="18"/>
            <w:szCs w:val="18"/>
          </w:rPr>
          <w:delText>DESKER MATE</w:delText>
        </w:r>
        <w:r w:rsidR="00160AD6" w:rsidRPr="00124595" w:rsidDel="00E436B7">
          <w:rPr>
            <w:rFonts w:ascii="Noto Sans CJK KR Regular" w:eastAsia="Noto Sans CJK KR Regular" w:hAnsi="Noto Sans CJK KR Regular" w:cs="Arial Unicode MS"/>
            <w:sz w:val="18"/>
            <w:szCs w:val="18"/>
          </w:rPr>
          <w:delText>"</w:delText>
        </w:r>
        <w:r w:rsidRPr="00124595" w:rsidDel="00E436B7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delText>는</w:delText>
        </w:r>
        <w:r w:rsidRPr="00124595" w:rsidDel="00E436B7">
          <w:rPr>
            <w:rFonts w:ascii="Noto Sans CJK KR Regular" w:eastAsia="Noto Sans CJK KR Regular" w:hAnsi="Noto Sans CJK KR Regular" w:cs="Arial Unicode MS"/>
            <w:sz w:val="18"/>
            <w:szCs w:val="18"/>
          </w:rPr>
          <w:delText xml:space="preserve"> </w:delText>
        </w:r>
        <w:r w:rsidRPr="00124595" w:rsidDel="00E436B7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delText xml:space="preserve">PLANNING SERVICE PRO </w:delText>
        </w:r>
      </w:del>
      <w:ins w:id="213" w:author="정영재 (Youngjae Jeong)" w:date="2026-02-09T11:59:00Z">
        <w:del w:id="214" w:author="윤현정 (Hyunjeong Yoon)" w:date="2026-02-26T10:49:00Z">
          <w:r w:rsidR="00100A04" w:rsidDel="00E436B7">
            <w:rPr>
              <w:rFonts w:ascii="Noto Sans CJK KR Regular" w:eastAsia="Noto Sans CJK KR Regular" w:hAnsi="Noto Sans CJK KR Regular" w:cs="Arial Unicode MS" w:hint="eastAsia"/>
              <w:sz w:val="18"/>
              <w:szCs w:val="18"/>
            </w:rPr>
            <w:delText>공</w:delText>
          </w:r>
          <w:r w:rsidR="00D964BF" w:rsidDel="00E436B7">
            <w:rPr>
              <w:rFonts w:ascii="Noto Sans CJK KR Regular" w:eastAsia="Noto Sans CJK KR Regular" w:hAnsi="Noto Sans CJK KR Regular" w:cs="Arial Unicode MS" w:hint="eastAsia"/>
              <w:sz w:val="18"/>
              <w:szCs w:val="18"/>
            </w:rPr>
            <w:delText xml:space="preserve">감플래닝 상담 </w:delText>
          </w:r>
        </w:del>
      </w:ins>
      <w:del w:id="215" w:author="윤현정 (Hyunjeong Yoon)" w:date="2026-02-26T10:49:00Z">
        <w:r w:rsidRPr="00124595" w:rsidDel="00E436B7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delText>서비스를</w:delText>
        </w:r>
        <w:r w:rsidRPr="00124595" w:rsidDel="00E436B7">
          <w:rPr>
            <w:rFonts w:ascii="Noto Sans CJK KR Regular" w:eastAsia="Noto Sans CJK KR Regular" w:hAnsi="Noto Sans CJK KR Regular" w:cs="Arial Unicode MS"/>
            <w:sz w:val="18"/>
            <w:szCs w:val="18"/>
          </w:rPr>
          <w:delText xml:space="preserve"> </w:delText>
        </w:r>
        <w:r w:rsidRPr="00124595" w:rsidDel="00E436B7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delText>이행하면서</w:delText>
        </w:r>
        <w:r w:rsidRPr="00124595" w:rsidDel="00E436B7">
          <w:rPr>
            <w:rFonts w:ascii="Noto Sans CJK KR Regular" w:eastAsia="Noto Sans CJK KR Regular" w:hAnsi="Noto Sans CJK KR Regular" w:cs="Arial Unicode MS"/>
            <w:sz w:val="18"/>
            <w:szCs w:val="18"/>
          </w:rPr>
          <w:delText xml:space="preserve"> 획득한 회원정보를 유출하거나 그 외 개인정보보호법과 관련한 사항을 위반하는 행위를 하여서는 안됩니다. </w:delText>
        </w:r>
      </w:del>
    </w:p>
    <w:p w14:paraId="5DD4EA68" w14:textId="36AECCE5" w:rsidR="00DD76FA" w:rsidRPr="00124595" w:rsidDel="00E436B7" w:rsidRDefault="00290DAC" w:rsidP="003529E4">
      <w:pPr>
        <w:pStyle w:val="ab"/>
        <w:numPr>
          <w:ilvl w:val="0"/>
          <w:numId w:val="39"/>
        </w:numPr>
        <w:ind w:leftChars="0"/>
        <w:rPr>
          <w:del w:id="216" w:author="윤현정 (Hyunjeong Yoon)" w:date="2026-02-26T10:49:00Z"/>
          <w:rFonts w:ascii="Noto Sans CJK KR Regular" w:eastAsia="Noto Sans CJK KR Regular" w:hAnsi="Noto Sans CJK KR Regular" w:cs="Arial Unicode MS"/>
          <w:sz w:val="18"/>
          <w:szCs w:val="18"/>
        </w:rPr>
      </w:pPr>
      <w:del w:id="217" w:author="윤현정 (Hyunjeong Yoon)" w:date="2026-02-26T10:49:00Z">
        <w:r w:rsidRPr="00124595" w:rsidDel="00E436B7">
          <w:rPr>
            <w:rFonts w:ascii="Noto Sans CJK KR Regular" w:eastAsia="Noto Sans CJK KR Regular" w:hAnsi="Noto Sans CJK KR Regular" w:cs="Arial Unicode MS"/>
            <w:sz w:val="18"/>
            <w:szCs w:val="18"/>
          </w:rPr>
          <w:delText>"(주)</w:delText>
        </w:r>
        <w:r w:rsidRPr="00124595" w:rsidDel="00E436B7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delText>일룸</w:delText>
        </w:r>
        <w:r w:rsidRPr="00124595" w:rsidDel="00E436B7">
          <w:rPr>
            <w:rFonts w:ascii="Noto Sans CJK KR Regular" w:eastAsia="Noto Sans CJK KR Regular" w:hAnsi="Noto Sans CJK KR Regular" w:cs="Arial Unicode MS"/>
            <w:sz w:val="18"/>
            <w:szCs w:val="18"/>
          </w:rPr>
          <w:delText xml:space="preserve">-DESKER"가 "DESKER MATE"에게 </w:delText>
        </w:r>
        <w:r w:rsidRPr="00124595" w:rsidDel="00E436B7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delText>부여하는</w:delText>
        </w:r>
        <w:r w:rsidRPr="00124595" w:rsidDel="00E436B7">
          <w:rPr>
            <w:rFonts w:ascii="Noto Sans CJK KR Regular" w:eastAsia="Noto Sans CJK KR Regular" w:hAnsi="Noto Sans CJK KR Regular" w:cs="Arial Unicode MS"/>
            <w:sz w:val="18"/>
            <w:szCs w:val="18"/>
          </w:rPr>
          <w:delText xml:space="preserve"> </w:delText>
        </w:r>
        <w:r w:rsidRPr="00124595" w:rsidDel="00E436B7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delText>특정</w:delText>
        </w:r>
        <w:r w:rsidRPr="00124595" w:rsidDel="00E436B7">
          <w:rPr>
            <w:rFonts w:ascii="Noto Sans CJK KR Regular" w:eastAsia="Noto Sans CJK KR Regular" w:hAnsi="Noto Sans CJK KR Regular" w:cs="Arial Unicode MS"/>
            <w:sz w:val="18"/>
            <w:szCs w:val="18"/>
          </w:rPr>
          <w:delText xml:space="preserve"> </w:delText>
        </w:r>
        <w:r w:rsidRPr="00124595" w:rsidDel="00E436B7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delText>타이틀에</w:delText>
        </w:r>
        <w:r w:rsidRPr="00124595" w:rsidDel="00E436B7">
          <w:rPr>
            <w:rFonts w:ascii="Noto Sans CJK KR Regular" w:eastAsia="Noto Sans CJK KR Regular" w:hAnsi="Noto Sans CJK KR Regular" w:cs="Arial Unicode MS"/>
            <w:sz w:val="18"/>
            <w:szCs w:val="18"/>
          </w:rPr>
          <w:delText xml:space="preserve"> </w:delText>
        </w:r>
        <w:r w:rsidRPr="00124595" w:rsidDel="00E436B7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delText>대해</w:delText>
        </w:r>
        <w:r w:rsidRPr="00124595" w:rsidDel="00E436B7">
          <w:rPr>
            <w:rFonts w:ascii="Noto Sans CJK KR Regular" w:eastAsia="Noto Sans CJK KR Regular" w:hAnsi="Noto Sans CJK KR Regular" w:cs="Arial Unicode MS"/>
            <w:sz w:val="18"/>
            <w:szCs w:val="18"/>
          </w:rPr>
          <w:delText xml:space="preserve"> "DESKER MATE" </w:delText>
        </w:r>
        <w:r w:rsidRPr="00124595" w:rsidDel="00E436B7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delText>임의로</w:delText>
        </w:r>
        <w:r w:rsidRPr="00124595" w:rsidDel="00E436B7">
          <w:rPr>
            <w:rFonts w:ascii="Noto Sans CJK KR Regular" w:eastAsia="Noto Sans CJK KR Regular" w:hAnsi="Noto Sans CJK KR Regular" w:cs="Arial Unicode MS"/>
            <w:sz w:val="18"/>
            <w:szCs w:val="18"/>
          </w:rPr>
          <w:delText xml:space="preserve"> </w:delText>
        </w:r>
        <w:r w:rsidRPr="00124595" w:rsidDel="00E436B7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delText>사칭하여</w:delText>
        </w:r>
        <w:r w:rsidRPr="00124595" w:rsidDel="00E436B7">
          <w:rPr>
            <w:rFonts w:ascii="Noto Sans CJK KR Regular" w:eastAsia="Noto Sans CJK KR Regular" w:hAnsi="Noto Sans CJK KR Regular" w:cs="Arial Unicode MS"/>
            <w:sz w:val="18"/>
            <w:szCs w:val="18"/>
          </w:rPr>
          <w:delText xml:space="preserve"> </w:delText>
        </w:r>
        <w:r w:rsidRPr="00124595" w:rsidDel="00E436B7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delText>사용하지</w:delText>
        </w:r>
        <w:r w:rsidRPr="00124595" w:rsidDel="00E436B7">
          <w:rPr>
            <w:rFonts w:ascii="Noto Sans CJK KR Regular" w:eastAsia="Noto Sans CJK KR Regular" w:hAnsi="Noto Sans CJK KR Regular" w:cs="Arial Unicode MS"/>
            <w:sz w:val="18"/>
            <w:szCs w:val="18"/>
          </w:rPr>
          <w:delText xml:space="preserve"> </w:delText>
        </w:r>
        <w:r w:rsidRPr="00124595" w:rsidDel="00E436B7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delText>아니한다</w:delText>
        </w:r>
        <w:r w:rsidRPr="00124595" w:rsidDel="00E436B7">
          <w:rPr>
            <w:rFonts w:ascii="Noto Sans CJK KR Regular" w:eastAsia="Noto Sans CJK KR Regular" w:hAnsi="Noto Sans CJK KR Regular" w:cs="Arial Unicode MS"/>
            <w:sz w:val="18"/>
            <w:szCs w:val="18"/>
          </w:rPr>
          <w:delText>.</w:delText>
        </w:r>
        <w:r w:rsidR="00DD76FA" w:rsidRPr="00124595" w:rsidDel="00E436B7">
          <w:rPr>
            <w:rFonts w:ascii="Noto Sans CJK KR Regular" w:eastAsia="Noto Sans CJK KR Regular" w:hAnsi="Noto Sans CJK KR Regular" w:cs="Arial Unicode MS"/>
            <w:sz w:val="18"/>
            <w:szCs w:val="18"/>
          </w:rPr>
          <w:delText xml:space="preserve"> </w:delText>
        </w:r>
      </w:del>
    </w:p>
    <w:p w14:paraId="04B762CA" w14:textId="5C99EC5E" w:rsidR="001F7D95" w:rsidRPr="00124595" w:rsidRDefault="001F7D95" w:rsidP="001F7D95">
      <w:pPr>
        <w:spacing w:before="240" w:after="240"/>
        <w:rPr>
          <w:rFonts w:ascii="Noto Sans CJK KR Regular" w:eastAsia="Noto Sans CJK KR Regular" w:hAnsi="Noto Sans CJK KR Regular"/>
          <w:sz w:val="18"/>
          <w:szCs w:val="18"/>
        </w:rPr>
      </w:pPr>
      <w:proofErr w:type="gramStart"/>
      <w:r w:rsidRPr="00124595">
        <w:rPr>
          <w:rFonts w:ascii="Noto Sans CJK KR Regular" w:eastAsia="Noto Sans CJK KR Regular" w:hAnsi="Noto Sans CJK KR Regular" w:hint="eastAsia"/>
          <w:sz w:val="18"/>
          <w:szCs w:val="18"/>
        </w:rPr>
        <w:t>제</w:t>
      </w:r>
      <w:r w:rsidRPr="00124595">
        <w:rPr>
          <w:rFonts w:ascii="Noto Sans CJK KR Regular" w:eastAsia="Noto Sans CJK KR Regular" w:hAnsi="Noto Sans CJK KR Regular"/>
          <w:sz w:val="18"/>
          <w:szCs w:val="18"/>
        </w:rPr>
        <w:t xml:space="preserve"> </w:t>
      </w:r>
      <w:ins w:id="218" w:author="윤현정 (Hyunjeong Yoon)" w:date="2026-02-26T10:49:00Z">
        <w:r w:rsidR="00E436B7">
          <w:rPr>
            <w:rFonts w:ascii="Noto Sans CJK KR Regular" w:eastAsia="Noto Sans CJK KR Regular" w:hAnsi="Noto Sans CJK KR Regular" w:hint="eastAsia"/>
            <w:sz w:val="18"/>
            <w:szCs w:val="18"/>
          </w:rPr>
          <w:t>6</w:t>
        </w:r>
      </w:ins>
      <w:proofErr w:type="gramEnd"/>
      <w:del w:id="219" w:author="윤현정 (Hyunjeong Yoon)" w:date="2026-02-26T10:49:00Z">
        <w:r w:rsidRPr="00124595" w:rsidDel="00E436B7">
          <w:rPr>
            <w:rFonts w:ascii="Noto Sans CJK KR Regular" w:eastAsia="Noto Sans CJK KR Regular" w:hAnsi="Noto Sans CJK KR Regular"/>
            <w:sz w:val="18"/>
            <w:szCs w:val="18"/>
          </w:rPr>
          <w:delText>7</w:delText>
        </w:r>
      </w:del>
      <w:r w:rsidRPr="00124595">
        <w:rPr>
          <w:rFonts w:ascii="Noto Sans CJK KR Regular" w:eastAsia="Noto Sans CJK KR Regular" w:hAnsi="Noto Sans CJK KR Regular" w:hint="eastAsia"/>
          <w:sz w:val="18"/>
          <w:szCs w:val="18"/>
        </w:rPr>
        <w:t>조</w:t>
      </w:r>
      <w:r w:rsidRPr="00124595">
        <w:rPr>
          <w:rFonts w:ascii="Noto Sans CJK KR Regular" w:eastAsia="Noto Sans CJK KR Regular" w:hAnsi="Noto Sans CJK KR Regular"/>
          <w:sz w:val="18"/>
          <w:szCs w:val="18"/>
        </w:rPr>
        <w:t xml:space="preserve"> </w:t>
      </w:r>
      <w:r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>(</w:t>
      </w:r>
      <w:proofErr w:type="spellStart"/>
      <w:ins w:id="220" w:author="윤현정 (Hyunjeong Yoon)" w:date="2026-02-26T10:48:00Z">
        <w:r w:rsidR="00E436B7">
          <w:rPr>
            <w:rFonts w:ascii="Noto Sans CJK KR Regular" w:eastAsia="Noto Sans CJK KR Regular" w:hAnsi="Noto Sans CJK KR Regular" w:cs="Times New Roman" w:hint="eastAsia"/>
            <w:sz w:val="18"/>
            <w:szCs w:val="18"/>
          </w:rPr>
          <w:t>공간플래닝</w:t>
        </w:r>
        <w:proofErr w:type="spellEnd"/>
        <w:r w:rsidR="00E436B7">
          <w:rPr>
            <w:rFonts w:ascii="Noto Sans CJK KR Regular" w:eastAsia="Noto Sans CJK KR Regular" w:hAnsi="Noto Sans CJK KR Regular" w:cs="Times New Roman" w:hint="eastAsia"/>
            <w:sz w:val="18"/>
            <w:szCs w:val="18"/>
          </w:rPr>
          <w:t xml:space="preserve"> 찾아가는 상담 </w:t>
        </w:r>
        <w:r w:rsidR="00E436B7" w:rsidRPr="00124595">
          <w:rPr>
            <w:rFonts w:ascii="Noto Sans CJK KR Regular" w:eastAsia="Noto Sans CJK KR Regular" w:hAnsi="Noto Sans CJK KR Regular" w:cs="Times New Roman" w:hint="eastAsia"/>
            <w:sz w:val="18"/>
            <w:szCs w:val="18"/>
          </w:rPr>
          <w:t>서비스</w:t>
        </w:r>
        <w:r w:rsidR="00E436B7" w:rsidRPr="00124595" w:rsidDel="00E436B7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t xml:space="preserve"> </w:t>
        </w:r>
      </w:ins>
      <w:del w:id="221" w:author="윤현정 (Hyunjeong Yoon)" w:date="2026-02-26T10:48:00Z">
        <w:r w:rsidRPr="00124595" w:rsidDel="00E436B7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delText>영업</w:delText>
        </w:r>
        <w:r w:rsidRPr="00124595" w:rsidDel="00E436B7">
          <w:rPr>
            <w:rFonts w:ascii="Noto Sans CJK KR Regular" w:eastAsia="Noto Sans CJK KR Regular" w:hAnsi="Noto Sans CJK KR Regular" w:cs="Arial Unicode MS"/>
            <w:sz w:val="18"/>
            <w:szCs w:val="18"/>
          </w:rPr>
          <w:delText xml:space="preserve"> </w:delText>
        </w:r>
      </w:del>
      <w:del w:id="222" w:author="윤현정 (Hyunjeong Yoon)" w:date="2026-02-26T10:49:00Z">
        <w:r w:rsidRPr="00124595" w:rsidDel="00E436B7">
          <w:rPr>
            <w:rFonts w:ascii="Noto Sans CJK KR Regular" w:eastAsia="Noto Sans CJK KR Regular" w:hAnsi="Noto Sans CJK KR Regular" w:cs="Arial Unicode MS"/>
            <w:sz w:val="18"/>
            <w:szCs w:val="18"/>
          </w:rPr>
          <w:delText>건</w:delText>
        </w:r>
      </w:del>
      <w:r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 xml:space="preserve"> </w:t>
      </w:r>
      <w:proofErr w:type="spellStart"/>
      <w:r w:rsidR="00AB0FCE" w:rsidRPr="00124595">
        <w:rPr>
          <w:rFonts w:ascii="Noto Sans CJK KR Regular" w:eastAsia="Noto Sans CJK KR Regular" w:hAnsi="Noto Sans CJK KR Regular" w:cs="Arial Unicode MS" w:hint="eastAsia"/>
          <w:sz w:val="18"/>
          <w:szCs w:val="18"/>
        </w:rPr>
        <w:t>신규</w:t>
      </w:r>
      <w:r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>매칭</w:t>
      </w:r>
      <w:ins w:id="223" w:author="윤현정 (Hyunjeong Yoon)" w:date="2026-02-26T10:49:00Z">
        <w:r w:rsidR="00E436B7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t>의</w:t>
        </w:r>
      </w:ins>
      <w:proofErr w:type="spellEnd"/>
      <w:r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 xml:space="preserve"> 제한)</w:t>
      </w:r>
    </w:p>
    <w:p w14:paraId="0A559A81" w14:textId="59FF4962" w:rsidR="001F7D95" w:rsidRPr="00124595" w:rsidRDefault="001F7D95" w:rsidP="003529E4">
      <w:pPr>
        <w:pStyle w:val="ab"/>
        <w:numPr>
          <w:ilvl w:val="0"/>
          <w:numId w:val="16"/>
        </w:numPr>
        <w:ind w:leftChars="0"/>
        <w:rPr>
          <w:rFonts w:ascii="Noto Sans CJK KR Regular" w:eastAsia="Noto Sans CJK KR Regular" w:hAnsi="Noto Sans CJK KR Regular"/>
          <w:sz w:val="18"/>
          <w:szCs w:val="18"/>
        </w:rPr>
      </w:pPr>
      <w:r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 xml:space="preserve"> </w:t>
      </w:r>
      <w:r w:rsidRPr="00124595">
        <w:rPr>
          <w:rFonts w:ascii="Noto Sans CJK KR Regular" w:eastAsia="Noto Sans CJK KR Regular" w:hAnsi="Noto Sans CJK KR Regular" w:cs="Arial Unicode MS" w:hint="eastAsia"/>
          <w:sz w:val="18"/>
          <w:szCs w:val="18"/>
        </w:rPr>
        <w:t>“㈜</w:t>
      </w:r>
      <w:proofErr w:type="spellStart"/>
      <w:r w:rsidRPr="00124595">
        <w:rPr>
          <w:rFonts w:ascii="Noto Sans CJK KR Regular" w:eastAsia="Noto Sans CJK KR Regular" w:hAnsi="Noto Sans CJK KR Regular" w:cs="Arial Unicode MS" w:hint="eastAsia"/>
          <w:sz w:val="18"/>
          <w:szCs w:val="18"/>
        </w:rPr>
        <w:t>일</w:t>
      </w:r>
      <w:r w:rsidR="00160AD6" w:rsidRPr="00124595">
        <w:rPr>
          <w:rFonts w:ascii="Noto Sans CJK KR Regular" w:eastAsia="Noto Sans CJK KR Regular" w:hAnsi="Noto Sans CJK KR Regular" w:cs="Arial Unicode MS" w:hint="eastAsia"/>
          <w:sz w:val="18"/>
          <w:szCs w:val="18"/>
        </w:rPr>
        <w:t>룸</w:t>
      </w:r>
      <w:r w:rsidR="00160AD6"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>-</w:t>
      </w:r>
      <w:r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>DESKER”는</w:t>
      </w:r>
      <w:proofErr w:type="spellEnd"/>
      <w:r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 xml:space="preserve"> 다음 각 호의 </w:t>
      </w:r>
      <w:proofErr w:type="spellStart"/>
      <w:r w:rsidRPr="00124595">
        <w:rPr>
          <w:rFonts w:ascii="Noto Sans CJK KR Regular" w:eastAsia="Noto Sans CJK KR Regular" w:hAnsi="Noto Sans CJK KR Regular" w:cs="Arial Unicode MS" w:hint="eastAsia"/>
          <w:sz w:val="18"/>
          <w:szCs w:val="18"/>
        </w:rPr>
        <w:t>어느하나에</w:t>
      </w:r>
      <w:proofErr w:type="spellEnd"/>
      <w:r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 xml:space="preserve"> 해당하는 사유가 </w:t>
      </w:r>
      <w:r w:rsidRPr="00124595">
        <w:rPr>
          <w:rFonts w:ascii="Noto Sans CJK KR Regular" w:eastAsia="Noto Sans CJK KR Regular" w:hAnsi="Noto Sans CJK KR Regular" w:cs="Arial Unicode MS" w:hint="eastAsia"/>
          <w:sz w:val="18"/>
          <w:szCs w:val="18"/>
        </w:rPr>
        <w:t>발생하는</w:t>
      </w:r>
      <w:r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 xml:space="preserve"> </w:t>
      </w:r>
      <w:proofErr w:type="gramStart"/>
      <w:r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>경우  “</w:t>
      </w:r>
      <w:proofErr w:type="gramEnd"/>
      <w:r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 xml:space="preserve">DESKER </w:t>
      </w:r>
      <w:proofErr w:type="spellStart"/>
      <w:r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>MATE</w:t>
      </w:r>
      <w:r w:rsidRPr="00124595">
        <w:rPr>
          <w:rFonts w:ascii="Noto Sans CJK KR Regular" w:eastAsia="Noto Sans CJK KR Regular" w:hAnsi="Noto Sans CJK KR Regular" w:cs="Arial Unicode MS" w:hint="eastAsia"/>
          <w:sz w:val="18"/>
          <w:szCs w:val="18"/>
        </w:rPr>
        <w:t>”의</w:t>
      </w:r>
      <w:proofErr w:type="spellEnd"/>
      <w:r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 xml:space="preserve"> </w:t>
      </w:r>
      <w:proofErr w:type="spellStart"/>
      <w:r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>신규</w:t>
      </w:r>
      <w:r w:rsidRPr="00124595">
        <w:rPr>
          <w:rFonts w:ascii="Noto Sans CJK KR Regular" w:eastAsia="Noto Sans CJK KR Regular" w:hAnsi="Noto Sans CJK KR Regular" w:cs="Arial Unicode MS" w:hint="eastAsia"/>
          <w:sz w:val="18"/>
          <w:szCs w:val="18"/>
        </w:rPr>
        <w:t>매칭을</w:t>
      </w:r>
      <w:proofErr w:type="spellEnd"/>
      <w:r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 xml:space="preserve"> 30일간 또는 그 사유가 </w:t>
      </w:r>
      <w:r w:rsidRPr="00124595">
        <w:rPr>
          <w:rFonts w:ascii="Noto Sans CJK KR Regular" w:eastAsia="Noto Sans CJK KR Regular" w:hAnsi="Noto Sans CJK KR Regular" w:cs="Arial Unicode MS" w:hint="eastAsia"/>
          <w:sz w:val="18"/>
          <w:szCs w:val="18"/>
          <w:lang w:eastAsia="ko"/>
        </w:rPr>
        <w:t>해소</w:t>
      </w:r>
      <w:r w:rsidRPr="00124595">
        <w:rPr>
          <w:rFonts w:ascii="Noto Sans CJK KR Regular" w:eastAsia="Noto Sans CJK KR Regular" w:hAnsi="Noto Sans CJK KR Regular" w:cs="Arial Unicode MS" w:hint="eastAsia"/>
          <w:sz w:val="18"/>
          <w:szCs w:val="18"/>
        </w:rPr>
        <w:t>될</w:t>
      </w:r>
      <w:r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 xml:space="preserve"> </w:t>
      </w:r>
      <w:r w:rsidRPr="00124595">
        <w:rPr>
          <w:rFonts w:ascii="Noto Sans CJK KR Regular" w:eastAsia="Noto Sans CJK KR Regular" w:hAnsi="Noto Sans CJK KR Regular" w:cs="Arial Unicode MS" w:hint="eastAsia"/>
          <w:sz w:val="18"/>
          <w:szCs w:val="18"/>
        </w:rPr>
        <w:t>때까지</w:t>
      </w:r>
      <w:r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 xml:space="preserve"> </w:t>
      </w:r>
      <w:r w:rsidRPr="00124595">
        <w:rPr>
          <w:rFonts w:ascii="Noto Sans CJK KR Regular" w:eastAsia="Noto Sans CJK KR Regular" w:hAnsi="Noto Sans CJK KR Regular" w:cs="Arial Unicode MS" w:hint="eastAsia"/>
          <w:sz w:val="18"/>
          <w:szCs w:val="18"/>
        </w:rPr>
        <w:t>제한할</w:t>
      </w:r>
      <w:r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 xml:space="preserve"> </w:t>
      </w:r>
      <w:r w:rsidRPr="00124595">
        <w:rPr>
          <w:rFonts w:ascii="Noto Sans CJK KR Regular" w:eastAsia="Noto Sans CJK KR Regular" w:hAnsi="Noto Sans CJK KR Regular" w:cs="Arial Unicode MS" w:hint="eastAsia"/>
          <w:sz w:val="18"/>
          <w:szCs w:val="18"/>
        </w:rPr>
        <w:t>수</w:t>
      </w:r>
      <w:r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 xml:space="preserve"> </w:t>
      </w:r>
      <w:r w:rsidRPr="00124595">
        <w:rPr>
          <w:rFonts w:ascii="Noto Sans CJK KR Regular" w:eastAsia="Noto Sans CJK KR Regular" w:hAnsi="Noto Sans CJK KR Regular" w:cs="Arial Unicode MS" w:hint="eastAsia"/>
          <w:sz w:val="18"/>
          <w:szCs w:val="18"/>
        </w:rPr>
        <w:t>있습니다</w:t>
      </w:r>
      <w:r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>. 단 이미 견적을 제시한 계약 건의 진행은 가능합니다.</w:t>
      </w:r>
    </w:p>
    <w:p w14:paraId="11150668" w14:textId="1A692197" w:rsidR="001F7D95" w:rsidRPr="00124595" w:rsidRDefault="001F7D95" w:rsidP="003529E4">
      <w:pPr>
        <w:pStyle w:val="ab"/>
        <w:numPr>
          <w:ilvl w:val="1"/>
          <w:numId w:val="7"/>
        </w:numPr>
        <w:ind w:leftChars="0"/>
        <w:rPr>
          <w:rFonts w:ascii="Noto Sans CJK KR Regular" w:eastAsia="Noto Sans CJK KR Regular" w:hAnsi="Noto Sans CJK KR Regular"/>
          <w:sz w:val="18"/>
          <w:szCs w:val="18"/>
        </w:rPr>
      </w:pPr>
      <w:r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 xml:space="preserve">서비스 불만족으로 </w:t>
      </w:r>
      <w:r w:rsidR="00160AD6"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>"</w:t>
      </w:r>
      <w:r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>DESKER MATE</w:t>
      </w:r>
      <w:r w:rsidR="00160AD6"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>"</w:t>
      </w:r>
      <w:r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 xml:space="preserve"> 변경</w:t>
      </w:r>
      <w:r w:rsidRPr="00124595">
        <w:rPr>
          <w:rFonts w:ascii="Noto Sans CJK KR Regular" w:eastAsia="Noto Sans CJK KR Regular" w:hAnsi="Noto Sans CJK KR Regular" w:cs="Arial Unicode MS" w:hint="eastAsia"/>
          <w:sz w:val="18"/>
          <w:szCs w:val="18"/>
        </w:rPr>
        <w:t>을</w:t>
      </w:r>
      <w:r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 xml:space="preserve"> </w:t>
      </w:r>
      <w:r w:rsidRPr="00124595">
        <w:rPr>
          <w:rFonts w:ascii="Noto Sans CJK KR Regular" w:eastAsia="Noto Sans CJK KR Regular" w:hAnsi="Noto Sans CJK KR Regular" w:cs="Arial Unicode MS" w:hint="eastAsia"/>
          <w:sz w:val="18"/>
          <w:szCs w:val="18"/>
        </w:rPr>
        <w:t>요청하는</w:t>
      </w:r>
      <w:r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 xml:space="preserve"> </w:t>
      </w:r>
      <w:r w:rsidRPr="00124595">
        <w:rPr>
          <w:rFonts w:ascii="Noto Sans CJK KR Regular" w:eastAsia="Noto Sans CJK KR Regular" w:hAnsi="Noto Sans CJK KR Regular" w:cs="Arial Unicode MS" w:hint="eastAsia"/>
          <w:sz w:val="18"/>
          <w:szCs w:val="18"/>
        </w:rPr>
        <w:t>클레임이</w:t>
      </w:r>
      <w:r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 xml:space="preserve"> </w:t>
      </w:r>
      <w:r w:rsidRPr="00124595">
        <w:rPr>
          <w:rFonts w:ascii="Noto Sans CJK KR Regular" w:eastAsia="Noto Sans CJK KR Regular" w:hAnsi="Noto Sans CJK KR Regular" w:cs="Arial Unicode MS" w:hint="eastAsia"/>
          <w:sz w:val="18"/>
          <w:szCs w:val="18"/>
        </w:rPr>
        <w:t>있는</w:t>
      </w:r>
      <w:r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 xml:space="preserve"> </w:t>
      </w:r>
      <w:r w:rsidRPr="00124595">
        <w:rPr>
          <w:rFonts w:ascii="Noto Sans CJK KR Regular" w:eastAsia="Noto Sans CJK KR Regular" w:hAnsi="Noto Sans CJK KR Regular" w:cs="Arial Unicode MS" w:hint="eastAsia"/>
          <w:sz w:val="18"/>
          <w:szCs w:val="18"/>
        </w:rPr>
        <w:t>경우</w:t>
      </w:r>
    </w:p>
    <w:p w14:paraId="1050EE95" w14:textId="77777777" w:rsidR="001F7D95" w:rsidRPr="00124595" w:rsidRDefault="001F7D95" w:rsidP="003529E4">
      <w:pPr>
        <w:pStyle w:val="ab"/>
        <w:numPr>
          <w:ilvl w:val="1"/>
          <w:numId w:val="7"/>
        </w:numPr>
        <w:ind w:leftChars="0"/>
        <w:rPr>
          <w:rFonts w:ascii="Noto Sans CJK KR Regular" w:eastAsia="Noto Sans CJK KR Regular" w:hAnsi="Noto Sans CJK KR Regular"/>
          <w:sz w:val="18"/>
          <w:szCs w:val="18"/>
        </w:rPr>
      </w:pPr>
      <w:r w:rsidRPr="00124595">
        <w:rPr>
          <w:rFonts w:ascii="Noto Sans CJK KR Regular" w:eastAsia="Noto Sans CJK KR Regular" w:hAnsi="Noto Sans CJK KR Regular" w:hint="eastAsia"/>
          <w:sz w:val="18"/>
          <w:szCs w:val="18"/>
        </w:rPr>
        <w:t>타인의</w:t>
      </w:r>
      <w:r w:rsidRPr="00124595">
        <w:rPr>
          <w:rFonts w:ascii="Noto Sans CJK KR Regular" w:eastAsia="Noto Sans CJK KR Regular" w:hAnsi="Noto Sans CJK KR Regular"/>
          <w:sz w:val="18"/>
          <w:szCs w:val="18"/>
        </w:rPr>
        <w:t xml:space="preserve"> </w:t>
      </w:r>
      <w:r w:rsidRPr="00124595">
        <w:rPr>
          <w:rFonts w:ascii="Noto Sans CJK KR Regular" w:eastAsia="Noto Sans CJK KR Regular" w:hAnsi="Noto Sans CJK KR Regular" w:hint="eastAsia"/>
          <w:sz w:val="18"/>
          <w:szCs w:val="18"/>
        </w:rPr>
        <w:t>정보를</w:t>
      </w:r>
      <w:r w:rsidRPr="00124595">
        <w:rPr>
          <w:rFonts w:ascii="Noto Sans CJK KR Regular" w:eastAsia="Noto Sans CJK KR Regular" w:hAnsi="Noto Sans CJK KR Regular"/>
          <w:sz w:val="18"/>
          <w:szCs w:val="18"/>
        </w:rPr>
        <w:t xml:space="preserve"> </w:t>
      </w:r>
      <w:r w:rsidRPr="00124595">
        <w:rPr>
          <w:rFonts w:ascii="Noto Sans CJK KR Regular" w:eastAsia="Noto Sans CJK KR Regular" w:hAnsi="Noto Sans CJK KR Regular" w:hint="eastAsia"/>
          <w:sz w:val="18"/>
          <w:szCs w:val="18"/>
        </w:rPr>
        <w:t>훼손하거나</w:t>
      </w:r>
      <w:r w:rsidRPr="00124595">
        <w:rPr>
          <w:rFonts w:ascii="Noto Sans CJK KR Regular" w:eastAsia="Noto Sans CJK KR Regular" w:hAnsi="Noto Sans CJK KR Regular"/>
          <w:sz w:val="18"/>
          <w:szCs w:val="18"/>
        </w:rPr>
        <w:t xml:space="preserve"> </w:t>
      </w:r>
      <w:r w:rsidRPr="00124595">
        <w:rPr>
          <w:rFonts w:ascii="Noto Sans CJK KR Regular" w:eastAsia="Noto Sans CJK KR Regular" w:hAnsi="Noto Sans CJK KR Regular" w:hint="eastAsia"/>
          <w:sz w:val="18"/>
          <w:szCs w:val="18"/>
        </w:rPr>
        <w:t>침해</w:t>
      </w:r>
      <w:r w:rsidRPr="00124595">
        <w:rPr>
          <w:rFonts w:ascii="Noto Sans CJK KR Regular" w:eastAsia="Noto Sans CJK KR Regular" w:hAnsi="Noto Sans CJK KR Regular"/>
          <w:sz w:val="18"/>
          <w:szCs w:val="18"/>
        </w:rPr>
        <w:t xml:space="preserve"> </w:t>
      </w:r>
      <w:r w:rsidRPr="00124595">
        <w:rPr>
          <w:rFonts w:ascii="Noto Sans CJK KR Regular" w:eastAsia="Noto Sans CJK KR Regular" w:hAnsi="Noto Sans CJK KR Regular" w:hint="eastAsia"/>
          <w:sz w:val="18"/>
          <w:szCs w:val="18"/>
        </w:rPr>
        <w:t>및</w:t>
      </w:r>
      <w:r w:rsidRPr="00124595">
        <w:rPr>
          <w:rFonts w:ascii="Noto Sans CJK KR Regular" w:eastAsia="Noto Sans CJK KR Regular" w:hAnsi="Noto Sans CJK KR Regular"/>
          <w:sz w:val="18"/>
          <w:szCs w:val="18"/>
        </w:rPr>
        <w:t xml:space="preserve"> </w:t>
      </w:r>
      <w:r w:rsidRPr="00124595">
        <w:rPr>
          <w:rFonts w:ascii="Noto Sans CJK KR Regular" w:eastAsia="Noto Sans CJK KR Regular" w:hAnsi="Noto Sans CJK KR Regular" w:hint="eastAsia"/>
          <w:sz w:val="18"/>
          <w:szCs w:val="18"/>
        </w:rPr>
        <w:t>도용하는</w:t>
      </w:r>
      <w:r w:rsidRPr="00124595">
        <w:rPr>
          <w:rFonts w:ascii="Noto Sans CJK KR Regular" w:eastAsia="Noto Sans CJK KR Regular" w:hAnsi="Noto Sans CJK KR Regular"/>
          <w:sz w:val="18"/>
          <w:szCs w:val="18"/>
        </w:rPr>
        <w:t xml:space="preserve"> </w:t>
      </w:r>
      <w:r w:rsidRPr="00124595">
        <w:rPr>
          <w:rFonts w:ascii="Noto Sans CJK KR Regular" w:eastAsia="Noto Sans CJK KR Regular" w:hAnsi="Noto Sans CJK KR Regular" w:hint="eastAsia"/>
          <w:sz w:val="18"/>
          <w:szCs w:val="18"/>
        </w:rPr>
        <w:t>행위를</w:t>
      </w:r>
      <w:r w:rsidRPr="00124595">
        <w:rPr>
          <w:rFonts w:ascii="Noto Sans CJK KR Regular" w:eastAsia="Noto Sans CJK KR Regular" w:hAnsi="Noto Sans CJK KR Regular"/>
          <w:sz w:val="18"/>
          <w:szCs w:val="18"/>
        </w:rPr>
        <w:t xml:space="preserve"> </w:t>
      </w:r>
      <w:r w:rsidRPr="00124595">
        <w:rPr>
          <w:rFonts w:ascii="Noto Sans CJK KR Regular" w:eastAsia="Noto Sans CJK KR Regular" w:hAnsi="Noto Sans CJK KR Regular" w:hint="eastAsia"/>
          <w:sz w:val="18"/>
          <w:szCs w:val="18"/>
        </w:rPr>
        <w:t>하는</w:t>
      </w:r>
      <w:r w:rsidRPr="00124595">
        <w:rPr>
          <w:rFonts w:ascii="Noto Sans CJK KR Regular" w:eastAsia="Noto Sans CJK KR Regular" w:hAnsi="Noto Sans CJK KR Regular"/>
          <w:sz w:val="18"/>
          <w:szCs w:val="18"/>
        </w:rPr>
        <w:t xml:space="preserve"> </w:t>
      </w:r>
      <w:r w:rsidRPr="00124595">
        <w:rPr>
          <w:rFonts w:ascii="Noto Sans CJK KR Regular" w:eastAsia="Noto Sans CJK KR Regular" w:hAnsi="Noto Sans CJK KR Regular" w:hint="eastAsia"/>
          <w:sz w:val="18"/>
          <w:szCs w:val="18"/>
        </w:rPr>
        <w:t>경우</w:t>
      </w:r>
    </w:p>
    <w:p w14:paraId="0BDD8819" w14:textId="77777777" w:rsidR="001F7D95" w:rsidRPr="00124595" w:rsidRDefault="001F7D95" w:rsidP="003529E4">
      <w:pPr>
        <w:pStyle w:val="ab"/>
        <w:numPr>
          <w:ilvl w:val="1"/>
          <w:numId w:val="7"/>
        </w:numPr>
        <w:ind w:leftChars="0"/>
        <w:rPr>
          <w:rFonts w:ascii="Noto Sans CJK KR Regular" w:eastAsia="Noto Sans CJK KR Regular" w:hAnsi="Noto Sans CJK KR Regular"/>
          <w:sz w:val="18"/>
          <w:szCs w:val="18"/>
        </w:rPr>
      </w:pPr>
      <w:r w:rsidRPr="00124595">
        <w:rPr>
          <w:rFonts w:ascii="Noto Sans CJK KR Regular" w:eastAsia="Noto Sans CJK KR Regular" w:hAnsi="Noto Sans CJK KR Regular" w:hint="eastAsia"/>
          <w:sz w:val="18"/>
          <w:szCs w:val="18"/>
        </w:rPr>
        <w:lastRenderedPageBreak/>
        <w:t>고객에게</w:t>
      </w:r>
      <w:r w:rsidRPr="00124595">
        <w:rPr>
          <w:rFonts w:ascii="Noto Sans CJK KR Regular" w:eastAsia="Noto Sans CJK KR Regular" w:hAnsi="Noto Sans CJK KR Regular"/>
          <w:sz w:val="18"/>
          <w:szCs w:val="18"/>
        </w:rPr>
        <w:t xml:space="preserve"> 사실과 </w:t>
      </w:r>
      <w:r w:rsidRPr="00124595">
        <w:rPr>
          <w:rFonts w:ascii="Noto Sans CJK KR Regular" w:eastAsia="Noto Sans CJK KR Regular" w:hAnsi="Noto Sans CJK KR Regular" w:cs="Arial Unicode MS" w:hint="eastAsia"/>
          <w:sz w:val="18"/>
          <w:szCs w:val="18"/>
        </w:rPr>
        <w:t>다른</w:t>
      </w:r>
      <w:r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 xml:space="preserve"> </w:t>
      </w:r>
      <w:r w:rsidRPr="00124595">
        <w:rPr>
          <w:rFonts w:ascii="Noto Sans CJK KR Regular" w:eastAsia="Noto Sans CJK KR Regular" w:hAnsi="Noto Sans CJK KR Regular" w:cs="Arial Unicode MS" w:hint="eastAsia"/>
          <w:sz w:val="18"/>
          <w:szCs w:val="18"/>
        </w:rPr>
        <w:t>판촉행사</w:t>
      </w:r>
      <w:r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 xml:space="preserve"> </w:t>
      </w:r>
      <w:r w:rsidRPr="00124595">
        <w:rPr>
          <w:rFonts w:ascii="Noto Sans CJK KR Regular" w:eastAsia="Noto Sans CJK KR Regular" w:hAnsi="Noto Sans CJK KR Regular" w:cs="Arial Unicode MS" w:hint="eastAsia"/>
          <w:sz w:val="18"/>
          <w:szCs w:val="18"/>
        </w:rPr>
        <w:t>또는</w:t>
      </w:r>
      <w:r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 xml:space="preserve"> </w:t>
      </w:r>
      <w:r w:rsidRPr="00124595">
        <w:rPr>
          <w:rFonts w:ascii="Noto Sans CJK KR Regular" w:eastAsia="Noto Sans CJK KR Regular" w:hAnsi="Noto Sans CJK KR Regular" w:cs="Arial Unicode MS" w:hint="eastAsia"/>
          <w:sz w:val="18"/>
          <w:szCs w:val="18"/>
        </w:rPr>
        <w:t>주문방법에</w:t>
      </w:r>
      <w:r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 xml:space="preserve"> </w:t>
      </w:r>
      <w:r w:rsidRPr="00124595">
        <w:rPr>
          <w:rFonts w:ascii="Noto Sans CJK KR Regular" w:eastAsia="Noto Sans CJK KR Regular" w:hAnsi="Noto Sans CJK KR Regular" w:cs="Arial Unicode MS" w:hint="eastAsia"/>
          <w:sz w:val="18"/>
          <w:szCs w:val="18"/>
        </w:rPr>
        <w:t>대한</w:t>
      </w:r>
      <w:r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 xml:space="preserve"> </w:t>
      </w:r>
      <w:r w:rsidRPr="00124595">
        <w:rPr>
          <w:rFonts w:ascii="Noto Sans CJK KR Regular" w:eastAsia="Noto Sans CJK KR Regular" w:hAnsi="Noto Sans CJK KR Regular" w:cs="Arial Unicode MS" w:hint="eastAsia"/>
          <w:sz w:val="18"/>
          <w:szCs w:val="18"/>
        </w:rPr>
        <w:t>정보를</w:t>
      </w:r>
      <w:r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 xml:space="preserve"> </w:t>
      </w:r>
      <w:r w:rsidRPr="00124595">
        <w:rPr>
          <w:rFonts w:ascii="Noto Sans CJK KR Regular" w:eastAsia="Noto Sans CJK KR Regular" w:hAnsi="Noto Sans CJK KR Regular" w:cs="Arial Unicode MS" w:hint="eastAsia"/>
          <w:sz w:val="18"/>
          <w:szCs w:val="18"/>
        </w:rPr>
        <w:t>제공하는</w:t>
      </w:r>
      <w:r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 xml:space="preserve"> </w:t>
      </w:r>
      <w:r w:rsidRPr="00124595">
        <w:rPr>
          <w:rFonts w:ascii="Noto Sans CJK KR Regular" w:eastAsia="Noto Sans CJK KR Regular" w:hAnsi="Noto Sans CJK KR Regular" w:cs="Arial Unicode MS" w:hint="eastAsia"/>
          <w:sz w:val="18"/>
          <w:szCs w:val="18"/>
        </w:rPr>
        <w:t>행위를</w:t>
      </w:r>
      <w:r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 xml:space="preserve"> </w:t>
      </w:r>
      <w:r w:rsidRPr="00124595">
        <w:rPr>
          <w:rFonts w:ascii="Noto Sans CJK KR Regular" w:eastAsia="Noto Sans CJK KR Regular" w:hAnsi="Noto Sans CJK KR Regular" w:cs="Arial Unicode MS" w:hint="eastAsia"/>
          <w:sz w:val="18"/>
          <w:szCs w:val="18"/>
        </w:rPr>
        <w:t>하는</w:t>
      </w:r>
      <w:r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 xml:space="preserve"> </w:t>
      </w:r>
      <w:r w:rsidRPr="00124595">
        <w:rPr>
          <w:rFonts w:ascii="Noto Sans CJK KR Regular" w:eastAsia="Noto Sans CJK KR Regular" w:hAnsi="Noto Sans CJK KR Regular" w:cs="Arial Unicode MS" w:hint="eastAsia"/>
          <w:sz w:val="18"/>
          <w:szCs w:val="18"/>
        </w:rPr>
        <w:t>경우</w:t>
      </w:r>
    </w:p>
    <w:p w14:paraId="4CBAE2E0" w14:textId="301806FD" w:rsidR="001F7D95" w:rsidRPr="00124595" w:rsidRDefault="001F7D95" w:rsidP="003529E4">
      <w:pPr>
        <w:pStyle w:val="ab"/>
        <w:numPr>
          <w:ilvl w:val="1"/>
          <w:numId w:val="7"/>
        </w:numPr>
        <w:ind w:leftChars="0"/>
        <w:rPr>
          <w:rFonts w:ascii="Noto Sans CJK KR Regular" w:eastAsia="Noto Sans CJK KR Regular" w:hAnsi="Noto Sans CJK KR Regular"/>
          <w:sz w:val="18"/>
          <w:szCs w:val="18"/>
        </w:rPr>
      </w:pPr>
      <w:r w:rsidRPr="00124595">
        <w:rPr>
          <w:rFonts w:ascii="Noto Sans CJK KR Regular" w:eastAsia="Noto Sans CJK KR Regular" w:hAnsi="Noto Sans CJK KR Regular" w:hint="eastAsia"/>
          <w:sz w:val="18"/>
          <w:szCs w:val="18"/>
        </w:rPr>
        <w:t>회사를</w:t>
      </w:r>
      <w:r w:rsidRPr="00124595">
        <w:rPr>
          <w:rFonts w:ascii="Noto Sans CJK KR Regular" w:eastAsia="Noto Sans CJK KR Regular" w:hAnsi="Noto Sans CJK KR Regular"/>
          <w:sz w:val="18"/>
          <w:szCs w:val="18"/>
        </w:rPr>
        <w:t xml:space="preserve"> 사칭하거나 회사의 임직원을 사칭하여 고객에게 다른 정보를 제공하거나 다른 </w:t>
      </w:r>
      <w:r w:rsidR="00160AD6" w:rsidRPr="00124595">
        <w:rPr>
          <w:rFonts w:ascii="Noto Sans CJK KR Regular" w:eastAsia="Noto Sans CJK KR Regular" w:hAnsi="Noto Sans CJK KR Regular"/>
          <w:sz w:val="18"/>
          <w:szCs w:val="18"/>
        </w:rPr>
        <w:t>"</w:t>
      </w:r>
      <w:r w:rsidRPr="00124595">
        <w:rPr>
          <w:rFonts w:ascii="Noto Sans CJK KR Regular" w:eastAsia="Noto Sans CJK KR Regular" w:hAnsi="Noto Sans CJK KR Regular"/>
          <w:sz w:val="18"/>
          <w:szCs w:val="18"/>
        </w:rPr>
        <w:t>DESKER MATE</w:t>
      </w:r>
      <w:r w:rsidR="00160AD6" w:rsidRPr="00124595">
        <w:rPr>
          <w:rFonts w:ascii="Noto Sans CJK KR Regular" w:eastAsia="Noto Sans CJK KR Regular" w:hAnsi="Noto Sans CJK KR Regular"/>
          <w:sz w:val="18"/>
          <w:szCs w:val="18"/>
        </w:rPr>
        <w:t>"</w:t>
      </w:r>
      <w:r w:rsidRPr="00124595">
        <w:rPr>
          <w:rFonts w:ascii="Noto Sans CJK KR Regular" w:eastAsia="Noto Sans CJK KR Regular" w:hAnsi="Noto Sans CJK KR Regular" w:hint="eastAsia"/>
          <w:sz w:val="18"/>
          <w:szCs w:val="18"/>
        </w:rPr>
        <w:t>의</w:t>
      </w:r>
      <w:r w:rsidRPr="00124595">
        <w:rPr>
          <w:rFonts w:ascii="Noto Sans CJK KR Regular" w:eastAsia="Noto Sans CJK KR Regular" w:hAnsi="Noto Sans CJK KR Regular"/>
          <w:sz w:val="18"/>
          <w:szCs w:val="18"/>
        </w:rPr>
        <w:t xml:space="preserve"> </w:t>
      </w:r>
      <w:r w:rsidRPr="00124595">
        <w:rPr>
          <w:rFonts w:ascii="Noto Sans CJK KR Regular" w:eastAsia="Noto Sans CJK KR Regular" w:hAnsi="Noto Sans CJK KR Regular" w:hint="eastAsia"/>
          <w:sz w:val="18"/>
          <w:szCs w:val="18"/>
        </w:rPr>
        <w:t>영업을</w:t>
      </w:r>
      <w:r w:rsidRPr="00124595">
        <w:rPr>
          <w:rFonts w:ascii="Noto Sans CJK KR Regular" w:eastAsia="Noto Sans CJK KR Regular" w:hAnsi="Noto Sans CJK KR Regular"/>
          <w:sz w:val="18"/>
          <w:szCs w:val="18"/>
        </w:rPr>
        <w:t xml:space="preserve"> </w:t>
      </w:r>
      <w:r w:rsidRPr="00124595">
        <w:rPr>
          <w:rFonts w:ascii="Noto Sans CJK KR Regular" w:eastAsia="Noto Sans CJK KR Regular" w:hAnsi="Noto Sans CJK KR Regular" w:hint="eastAsia"/>
          <w:sz w:val="18"/>
          <w:szCs w:val="18"/>
        </w:rPr>
        <w:t>부정한</w:t>
      </w:r>
      <w:r w:rsidRPr="00124595">
        <w:rPr>
          <w:rFonts w:ascii="Noto Sans CJK KR Regular" w:eastAsia="Noto Sans CJK KR Regular" w:hAnsi="Noto Sans CJK KR Regular"/>
          <w:sz w:val="18"/>
          <w:szCs w:val="18"/>
        </w:rPr>
        <w:t xml:space="preserve"> </w:t>
      </w:r>
      <w:r w:rsidRPr="00124595">
        <w:rPr>
          <w:rFonts w:ascii="Noto Sans CJK KR Regular" w:eastAsia="Noto Sans CJK KR Regular" w:hAnsi="Noto Sans CJK KR Regular" w:hint="eastAsia"/>
          <w:sz w:val="18"/>
          <w:szCs w:val="18"/>
        </w:rPr>
        <w:t>방법으로</w:t>
      </w:r>
      <w:r w:rsidRPr="00124595">
        <w:rPr>
          <w:rFonts w:ascii="Noto Sans CJK KR Regular" w:eastAsia="Noto Sans CJK KR Regular" w:hAnsi="Noto Sans CJK KR Regular"/>
          <w:sz w:val="18"/>
          <w:szCs w:val="18"/>
        </w:rPr>
        <w:t xml:space="preserve"> </w:t>
      </w:r>
      <w:r w:rsidRPr="00124595">
        <w:rPr>
          <w:rFonts w:ascii="Noto Sans CJK KR Regular" w:eastAsia="Noto Sans CJK KR Regular" w:hAnsi="Noto Sans CJK KR Regular" w:hint="eastAsia"/>
          <w:sz w:val="18"/>
          <w:szCs w:val="18"/>
        </w:rPr>
        <w:t>방해하는</w:t>
      </w:r>
      <w:r w:rsidRPr="00124595">
        <w:rPr>
          <w:rFonts w:ascii="Noto Sans CJK KR Regular" w:eastAsia="Noto Sans CJK KR Regular" w:hAnsi="Noto Sans CJK KR Regular"/>
          <w:sz w:val="18"/>
          <w:szCs w:val="18"/>
        </w:rPr>
        <w:t xml:space="preserve"> </w:t>
      </w:r>
      <w:r w:rsidRPr="00124595">
        <w:rPr>
          <w:rFonts w:ascii="Noto Sans CJK KR Regular" w:eastAsia="Noto Sans CJK KR Regular" w:hAnsi="Noto Sans CJK KR Regular" w:hint="eastAsia"/>
          <w:sz w:val="18"/>
          <w:szCs w:val="18"/>
        </w:rPr>
        <w:t>행위를</w:t>
      </w:r>
      <w:r w:rsidRPr="00124595">
        <w:rPr>
          <w:rFonts w:ascii="Noto Sans CJK KR Regular" w:eastAsia="Noto Sans CJK KR Regular" w:hAnsi="Noto Sans CJK KR Regular"/>
          <w:sz w:val="18"/>
          <w:szCs w:val="18"/>
        </w:rPr>
        <w:t xml:space="preserve"> </w:t>
      </w:r>
      <w:r w:rsidRPr="00124595">
        <w:rPr>
          <w:rFonts w:ascii="Noto Sans CJK KR Regular" w:eastAsia="Noto Sans CJK KR Regular" w:hAnsi="Noto Sans CJK KR Regular" w:hint="eastAsia"/>
          <w:sz w:val="18"/>
          <w:szCs w:val="18"/>
        </w:rPr>
        <w:t>하는</w:t>
      </w:r>
      <w:r w:rsidRPr="00124595">
        <w:rPr>
          <w:rFonts w:ascii="Noto Sans CJK KR Regular" w:eastAsia="Noto Sans CJK KR Regular" w:hAnsi="Noto Sans CJK KR Regular"/>
          <w:sz w:val="18"/>
          <w:szCs w:val="18"/>
        </w:rPr>
        <w:t xml:space="preserve"> </w:t>
      </w:r>
      <w:r w:rsidRPr="00124595">
        <w:rPr>
          <w:rFonts w:ascii="Noto Sans CJK KR Regular" w:eastAsia="Noto Sans CJK KR Regular" w:hAnsi="Noto Sans CJK KR Regular" w:hint="eastAsia"/>
          <w:sz w:val="18"/>
          <w:szCs w:val="18"/>
        </w:rPr>
        <w:t>경우</w:t>
      </w:r>
    </w:p>
    <w:p w14:paraId="389E8344" w14:textId="0F35BCE3" w:rsidR="001F7D95" w:rsidRPr="00124595" w:rsidRDefault="001F7D95" w:rsidP="003529E4">
      <w:pPr>
        <w:pStyle w:val="ab"/>
        <w:numPr>
          <w:ilvl w:val="1"/>
          <w:numId w:val="7"/>
        </w:numPr>
        <w:ind w:leftChars="0"/>
        <w:rPr>
          <w:rFonts w:ascii="Noto Sans CJK KR Regular" w:eastAsia="Noto Sans CJK KR Regular" w:hAnsi="Noto Sans CJK KR Regular"/>
          <w:sz w:val="18"/>
          <w:szCs w:val="18"/>
        </w:rPr>
      </w:pPr>
      <w:r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>폭력적</w:t>
      </w:r>
      <w:r w:rsidRPr="00124595">
        <w:rPr>
          <w:rFonts w:ascii="Noto Sans CJK KR Regular" w:eastAsia="Noto Sans CJK KR Regular" w:hAnsi="Noto Sans CJK KR Regular" w:cs="Arial Unicode MS" w:hint="eastAsia"/>
          <w:sz w:val="18"/>
          <w:szCs w:val="18"/>
        </w:rPr>
        <w:t>이거나</w:t>
      </w:r>
      <w:r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 xml:space="preserve"> </w:t>
      </w:r>
      <w:r w:rsidRPr="00124595">
        <w:rPr>
          <w:rFonts w:ascii="Noto Sans CJK KR Regular" w:eastAsia="Noto Sans CJK KR Regular" w:hAnsi="Noto Sans CJK KR Regular" w:cs="Arial Unicode MS" w:hint="eastAsia"/>
          <w:sz w:val="18"/>
          <w:szCs w:val="18"/>
        </w:rPr>
        <w:t>부적절한</w:t>
      </w:r>
      <w:r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 xml:space="preserve"> </w:t>
      </w:r>
      <w:r w:rsidRPr="00124595">
        <w:rPr>
          <w:rFonts w:ascii="Noto Sans CJK KR Regular" w:eastAsia="Noto Sans CJK KR Regular" w:hAnsi="Noto Sans CJK KR Regular" w:cs="Arial Unicode MS" w:hint="eastAsia"/>
          <w:sz w:val="18"/>
          <w:szCs w:val="18"/>
        </w:rPr>
        <w:t>내용을</w:t>
      </w:r>
      <w:r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 xml:space="preserve"> 메시지, 화상, 음성 </w:t>
      </w:r>
      <w:r w:rsidRPr="00124595">
        <w:rPr>
          <w:rFonts w:ascii="Noto Sans CJK KR Regular" w:eastAsia="Noto Sans CJK KR Regular" w:hAnsi="Noto Sans CJK KR Regular" w:cs="Arial Unicode MS" w:hint="eastAsia"/>
          <w:sz w:val="18"/>
          <w:szCs w:val="18"/>
        </w:rPr>
        <w:t>등의</w:t>
      </w:r>
      <w:r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 xml:space="preserve"> </w:t>
      </w:r>
      <w:r w:rsidRPr="00124595">
        <w:rPr>
          <w:rFonts w:ascii="Noto Sans CJK KR Regular" w:eastAsia="Noto Sans CJK KR Regular" w:hAnsi="Noto Sans CJK KR Regular" w:cs="Arial Unicode MS" w:hint="eastAsia"/>
          <w:sz w:val="18"/>
          <w:szCs w:val="18"/>
        </w:rPr>
        <w:t>방법으로</w:t>
      </w:r>
      <w:r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 xml:space="preserve"> </w:t>
      </w:r>
      <w:r w:rsidRPr="00124595">
        <w:rPr>
          <w:rFonts w:ascii="Noto Sans CJK KR Regular" w:eastAsia="Noto Sans CJK KR Regular" w:hAnsi="Noto Sans CJK KR Regular" w:cs="Arial Unicode MS" w:hint="eastAsia"/>
          <w:sz w:val="18"/>
          <w:szCs w:val="18"/>
        </w:rPr>
        <w:t>회원에게</w:t>
      </w:r>
      <w:r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 xml:space="preserve"> 전달하여 </w:t>
      </w:r>
      <w:r w:rsidR="00160AD6"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>"(</w:t>
      </w:r>
      <w:r w:rsidR="00160AD6" w:rsidRPr="00124595">
        <w:rPr>
          <w:rFonts w:ascii="Noto Sans CJK KR Regular" w:eastAsia="Noto Sans CJK KR Regular" w:hAnsi="Noto Sans CJK KR Regular" w:cs="Arial Unicode MS" w:hint="eastAsia"/>
          <w:sz w:val="18"/>
          <w:szCs w:val="18"/>
        </w:rPr>
        <w:t>주</w:t>
      </w:r>
      <w:r w:rsidR="00160AD6"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>)</w:t>
      </w:r>
      <w:proofErr w:type="spellStart"/>
      <w:r w:rsidRPr="00124595">
        <w:rPr>
          <w:rFonts w:ascii="Noto Sans CJK KR Regular" w:eastAsia="Noto Sans CJK KR Regular" w:hAnsi="Noto Sans CJK KR Regular" w:cs="Arial Unicode MS" w:hint="eastAsia"/>
          <w:sz w:val="18"/>
          <w:szCs w:val="18"/>
        </w:rPr>
        <w:t>일룸</w:t>
      </w:r>
      <w:r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>-DESKER</w:t>
      </w:r>
      <w:r w:rsidR="00160AD6"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>"</w:t>
      </w:r>
      <w:r w:rsidRPr="00124595">
        <w:rPr>
          <w:rFonts w:ascii="Noto Sans CJK KR Regular" w:eastAsia="Noto Sans CJK KR Regular" w:hAnsi="Noto Sans CJK KR Regular" w:cs="Arial Unicode MS" w:hint="eastAsia"/>
          <w:sz w:val="18"/>
          <w:szCs w:val="18"/>
        </w:rPr>
        <w:t>의</w:t>
      </w:r>
      <w:proofErr w:type="spellEnd"/>
      <w:r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 xml:space="preserve"> </w:t>
      </w:r>
      <w:r w:rsidRPr="00124595">
        <w:rPr>
          <w:rFonts w:ascii="Noto Sans CJK KR Regular" w:eastAsia="Noto Sans CJK KR Regular" w:hAnsi="Noto Sans CJK KR Regular" w:cs="Arial Unicode MS" w:hint="eastAsia"/>
          <w:sz w:val="18"/>
          <w:szCs w:val="18"/>
        </w:rPr>
        <w:t>명예를</w:t>
      </w:r>
      <w:r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 xml:space="preserve"> </w:t>
      </w:r>
      <w:r w:rsidRPr="00124595">
        <w:rPr>
          <w:rFonts w:ascii="Noto Sans CJK KR Regular" w:eastAsia="Noto Sans CJK KR Regular" w:hAnsi="Noto Sans CJK KR Regular" w:cs="Arial Unicode MS" w:hint="eastAsia"/>
          <w:sz w:val="18"/>
          <w:szCs w:val="18"/>
        </w:rPr>
        <w:t>심각하게</w:t>
      </w:r>
      <w:r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 xml:space="preserve"> </w:t>
      </w:r>
      <w:r w:rsidRPr="00124595">
        <w:rPr>
          <w:rFonts w:ascii="Noto Sans CJK KR Regular" w:eastAsia="Noto Sans CJK KR Regular" w:hAnsi="Noto Sans CJK KR Regular" w:cs="Arial Unicode MS" w:hint="eastAsia"/>
          <w:sz w:val="18"/>
          <w:szCs w:val="18"/>
        </w:rPr>
        <w:t>훼손시키는</w:t>
      </w:r>
      <w:r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 xml:space="preserve"> </w:t>
      </w:r>
      <w:r w:rsidRPr="00124595">
        <w:rPr>
          <w:rFonts w:ascii="Noto Sans CJK KR Regular" w:eastAsia="Noto Sans CJK KR Regular" w:hAnsi="Noto Sans CJK KR Regular" w:cs="Arial Unicode MS" w:hint="eastAsia"/>
          <w:sz w:val="18"/>
          <w:szCs w:val="18"/>
        </w:rPr>
        <w:t>행위를</w:t>
      </w:r>
      <w:r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 xml:space="preserve"> </w:t>
      </w:r>
      <w:r w:rsidRPr="00124595">
        <w:rPr>
          <w:rFonts w:ascii="Noto Sans CJK KR Regular" w:eastAsia="Noto Sans CJK KR Regular" w:hAnsi="Noto Sans CJK KR Regular" w:cs="Arial Unicode MS" w:hint="eastAsia"/>
          <w:sz w:val="18"/>
          <w:szCs w:val="18"/>
        </w:rPr>
        <w:t>하는</w:t>
      </w:r>
      <w:r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 xml:space="preserve"> </w:t>
      </w:r>
      <w:r w:rsidRPr="00124595">
        <w:rPr>
          <w:rFonts w:ascii="Noto Sans CJK KR Regular" w:eastAsia="Noto Sans CJK KR Regular" w:hAnsi="Noto Sans CJK KR Regular" w:cs="Arial Unicode MS" w:hint="eastAsia"/>
          <w:sz w:val="18"/>
          <w:szCs w:val="18"/>
        </w:rPr>
        <w:t>경우</w:t>
      </w:r>
    </w:p>
    <w:p w14:paraId="341EA404" w14:textId="77777777" w:rsidR="001F7D95" w:rsidRPr="00124595" w:rsidRDefault="001F7D95" w:rsidP="003529E4">
      <w:pPr>
        <w:pStyle w:val="ab"/>
        <w:numPr>
          <w:ilvl w:val="1"/>
          <w:numId w:val="7"/>
        </w:numPr>
        <w:ind w:leftChars="0"/>
        <w:rPr>
          <w:rFonts w:ascii="Noto Sans CJK KR Regular" w:eastAsia="Noto Sans CJK KR Regular" w:hAnsi="Noto Sans CJK KR Regular"/>
          <w:sz w:val="18"/>
          <w:szCs w:val="18"/>
        </w:rPr>
      </w:pPr>
      <w:r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>회원</w:t>
      </w:r>
      <w:r w:rsidRPr="00124595">
        <w:rPr>
          <w:rFonts w:ascii="Noto Sans CJK KR Regular" w:eastAsia="Noto Sans CJK KR Regular" w:hAnsi="Noto Sans CJK KR Regular" w:cs="Arial Unicode MS" w:hint="eastAsia"/>
          <w:sz w:val="18"/>
          <w:szCs w:val="18"/>
        </w:rPr>
        <w:t>에게</w:t>
      </w:r>
      <w:r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 xml:space="preserve"> 견적 외 </w:t>
      </w:r>
      <w:r w:rsidRPr="00124595">
        <w:rPr>
          <w:rFonts w:ascii="Noto Sans CJK KR Regular" w:eastAsia="Noto Sans CJK KR Regular" w:hAnsi="Noto Sans CJK KR Regular" w:cs="Arial Unicode MS" w:hint="eastAsia"/>
          <w:sz w:val="18"/>
          <w:szCs w:val="18"/>
        </w:rPr>
        <w:t>발생하지</w:t>
      </w:r>
      <w:r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 xml:space="preserve"> 않은 비용을 청구하는 경우</w:t>
      </w:r>
    </w:p>
    <w:p w14:paraId="1686FEE7" w14:textId="49D42C4A" w:rsidR="001F7D95" w:rsidRPr="00124595" w:rsidRDefault="001F7D95" w:rsidP="003529E4">
      <w:pPr>
        <w:pStyle w:val="ab"/>
        <w:numPr>
          <w:ilvl w:val="1"/>
          <w:numId w:val="7"/>
        </w:numPr>
        <w:ind w:leftChars="0"/>
        <w:rPr>
          <w:rFonts w:ascii="Noto Sans CJK KR Regular" w:eastAsia="Noto Sans CJK KR Regular" w:hAnsi="Noto Sans CJK KR Regular"/>
          <w:sz w:val="18"/>
          <w:szCs w:val="18"/>
        </w:rPr>
      </w:pPr>
      <w:r w:rsidRPr="00124595">
        <w:rPr>
          <w:rFonts w:ascii="Noto Sans CJK KR Regular" w:eastAsia="Noto Sans CJK KR Regular" w:hAnsi="Noto Sans CJK KR Regular" w:hint="eastAsia"/>
          <w:sz w:val="18"/>
          <w:szCs w:val="18"/>
        </w:rPr>
        <w:t>허위의</w:t>
      </w:r>
      <w:r w:rsidRPr="00124595">
        <w:rPr>
          <w:rFonts w:ascii="Noto Sans CJK KR Regular" w:eastAsia="Noto Sans CJK KR Regular" w:hAnsi="Noto Sans CJK KR Regular"/>
          <w:sz w:val="18"/>
          <w:szCs w:val="18"/>
        </w:rPr>
        <w:t xml:space="preserve"> </w:t>
      </w:r>
      <w:r w:rsidRPr="00124595">
        <w:rPr>
          <w:rFonts w:ascii="Noto Sans CJK KR Regular" w:eastAsia="Noto Sans CJK KR Regular" w:hAnsi="Noto Sans CJK KR Regular" w:hint="eastAsia"/>
          <w:sz w:val="18"/>
          <w:szCs w:val="18"/>
        </w:rPr>
        <w:t>정보를</w:t>
      </w:r>
      <w:r w:rsidRPr="00124595">
        <w:rPr>
          <w:rFonts w:ascii="Noto Sans CJK KR Regular" w:eastAsia="Noto Sans CJK KR Regular" w:hAnsi="Noto Sans CJK KR Regular"/>
          <w:sz w:val="18"/>
          <w:szCs w:val="18"/>
        </w:rPr>
        <w:t xml:space="preserve"> </w:t>
      </w:r>
      <w:r w:rsidRPr="00124595">
        <w:rPr>
          <w:rFonts w:ascii="Noto Sans CJK KR Regular" w:eastAsia="Noto Sans CJK KR Regular" w:hAnsi="Noto Sans CJK KR Regular" w:hint="eastAsia"/>
          <w:sz w:val="18"/>
          <w:szCs w:val="18"/>
        </w:rPr>
        <w:t>회원</w:t>
      </w:r>
      <w:r w:rsidR="00D31844" w:rsidRPr="00124595">
        <w:rPr>
          <w:rFonts w:ascii="Noto Sans CJK KR Regular" w:eastAsia="Noto Sans CJK KR Regular" w:hAnsi="Noto Sans CJK KR Regular"/>
          <w:sz w:val="18"/>
          <w:szCs w:val="18"/>
        </w:rPr>
        <w:t xml:space="preserve"> </w:t>
      </w:r>
      <w:r w:rsidRPr="00124595">
        <w:rPr>
          <w:rFonts w:ascii="Noto Sans CJK KR Regular" w:eastAsia="Noto Sans CJK KR Regular" w:hAnsi="Noto Sans CJK KR Regular" w:hint="eastAsia"/>
          <w:sz w:val="18"/>
          <w:szCs w:val="18"/>
        </w:rPr>
        <w:t>등에게</w:t>
      </w:r>
      <w:r w:rsidRPr="00124595">
        <w:rPr>
          <w:rFonts w:ascii="Noto Sans CJK KR Regular" w:eastAsia="Noto Sans CJK KR Regular" w:hAnsi="Noto Sans CJK KR Regular"/>
          <w:sz w:val="18"/>
          <w:szCs w:val="18"/>
        </w:rPr>
        <w:t xml:space="preserve"> </w:t>
      </w:r>
      <w:r w:rsidRPr="00124595">
        <w:rPr>
          <w:rFonts w:ascii="Noto Sans CJK KR Regular" w:eastAsia="Noto Sans CJK KR Regular" w:hAnsi="Noto Sans CJK KR Regular" w:hint="eastAsia"/>
          <w:sz w:val="18"/>
          <w:szCs w:val="18"/>
        </w:rPr>
        <w:t>제공하여</w:t>
      </w:r>
      <w:r w:rsidRPr="00124595">
        <w:rPr>
          <w:rFonts w:ascii="Noto Sans CJK KR Regular" w:eastAsia="Noto Sans CJK KR Regular" w:hAnsi="Noto Sans CJK KR Regular"/>
          <w:sz w:val="18"/>
          <w:szCs w:val="18"/>
        </w:rPr>
        <w:t xml:space="preserve"> </w:t>
      </w:r>
      <w:r w:rsidRPr="00124595">
        <w:rPr>
          <w:rFonts w:ascii="Noto Sans CJK KR Regular" w:eastAsia="Noto Sans CJK KR Regular" w:hAnsi="Noto Sans CJK KR Regular" w:hint="eastAsia"/>
          <w:sz w:val="18"/>
          <w:szCs w:val="18"/>
        </w:rPr>
        <w:t>유통</w:t>
      </w:r>
      <w:r w:rsidRPr="00124595">
        <w:rPr>
          <w:rFonts w:ascii="Noto Sans CJK KR Regular" w:eastAsia="Noto Sans CJK KR Regular" w:hAnsi="Noto Sans CJK KR Regular"/>
          <w:sz w:val="18"/>
          <w:szCs w:val="18"/>
        </w:rPr>
        <w:t xml:space="preserve"> </w:t>
      </w:r>
      <w:r w:rsidRPr="00124595">
        <w:rPr>
          <w:rFonts w:ascii="Noto Sans CJK KR Regular" w:eastAsia="Noto Sans CJK KR Regular" w:hAnsi="Noto Sans CJK KR Regular" w:hint="eastAsia"/>
          <w:sz w:val="18"/>
          <w:szCs w:val="18"/>
        </w:rPr>
        <w:t>및</w:t>
      </w:r>
      <w:r w:rsidRPr="00124595">
        <w:rPr>
          <w:rFonts w:ascii="Noto Sans CJK KR Regular" w:eastAsia="Noto Sans CJK KR Regular" w:hAnsi="Noto Sans CJK KR Regular"/>
          <w:sz w:val="18"/>
          <w:szCs w:val="18"/>
        </w:rPr>
        <w:t xml:space="preserve"> </w:t>
      </w:r>
      <w:r w:rsidRPr="00124595">
        <w:rPr>
          <w:rFonts w:ascii="Noto Sans CJK KR Regular" w:eastAsia="Noto Sans CJK KR Regular" w:hAnsi="Noto Sans CJK KR Regular" w:hint="eastAsia"/>
          <w:sz w:val="18"/>
          <w:szCs w:val="18"/>
        </w:rPr>
        <w:t>전자상거래</w:t>
      </w:r>
      <w:r w:rsidRPr="00124595">
        <w:rPr>
          <w:rFonts w:ascii="Noto Sans CJK KR Regular" w:eastAsia="Noto Sans CJK KR Regular" w:hAnsi="Noto Sans CJK KR Regular"/>
          <w:sz w:val="18"/>
          <w:szCs w:val="18"/>
        </w:rPr>
        <w:t xml:space="preserve"> </w:t>
      </w:r>
      <w:r w:rsidRPr="00124595">
        <w:rPr>
          <w:rFonts w:ascii="Noto Sans CJK KR Regular" w:eastAsia="Noto Sans CJK KR Regular" w:hAnsi="Noto Sans CJK KR Regular" w:hint="eastAsia"/>
          <w:sz w:val="18"/>
          <w:szCs w:val="18"/>
        </w:rPr>
        <w:t>질서를</w:t>
      </w:r>
      <w:r w:rsidRPr="00124595">
        <w:rPr>
          <w:rFonts w:ascii="Noto Sans CJK KR Regular" w:eastAsia="Noto Sans CJK KR Regular" w:hAnsi="Noto Sans CJK KR Regular"/>
          <w:sz w:val="18"/>
          <w:szCs w:val="18"/>
        </w:rPr>
        <w:t xml:space="preserve"> </w:t>
      </w:r>
      <w:r w:rsidRPr="00124595">
        <w:rPr>
          <w:rFonts w:ascii="Noto Sans CJK KR Regular" w:eastAsia="Noto Sans CJK KR Regular" w:hAnsi="Noto Sans CJK KR Regular" w:hint="eastAsia"/>
          <w:sz w:val="18"/>
          <w:szCs w:val="18"/>
        </w:rPr>
        <w:t>심각하게</w:t>
      </w:r>
      <w:r w:rsidRPr="00124595">
        <w:rPr>
          <w:rFonts w:ascii="Noto Sans CJK KR Regular" w:eastAsia="Noto Sans CJK KR Regular" w:hAnsi="Noto Sans CJK KR Regular"/>
          <w:sz w:val="18"/>
          <w:szCs w:val="18"/>
        </w:rPr>
        <w:t xml:space="preserve"> </w:t>
      </w:r>
      <w:r w:rsidRPr="00124595">
        <w:rPr>
          <w:rFonts w:ascii="Noto Sans CJK KR Regular" w:eastAsia="Noto Sans CJK KR Regular" w:hAnsi="Noto Sans CJK KR Regular" w:hint="eastAsia"/>
          <w:sz w:val="18"/>
          <w:szCs w:val="18"/>
        </w:rPr>
        <w:t>위협하는</w:t>
      </w:r>
      <w:r w:rsidRPr="00124595">
        <w:rPr>
          <w:rFonts w:ascii="Noto Sans CJK KR Regular" w:eastAsia="Noto Sans CJK KR Regular" w:hAnsi="Noto Sans CJK KR Regular"/>
          <w:sz w:val="18"/>
          <w:szCs w:val="18"/>
        </w:rPr>
        <w:t xml:space="preserve"> </w:t>
      </w:r>
      <w:r w:rsidRPr="00124595">
        <w:rPr>
          <w:rFonts w:ascii="Noto Sans CJK KR Regular" w:eastAsia="Noto Sans CJK KR Regular" w:hAnsi="Noto Sans CJK KR Regular" w:hint="eastAsia"/>
          <w:sz w:val="18"/>
          <w:szCs w:val="18"/>
        </w:rPr>
        <w:t>경우</w:t>
      </w:r>
    </w:p>
    <w:p w14:paraId="29783972" w14:textId="4B83C3E5" w:rsidR="00531BA4" w:rsidRPr="00124595" w:rsidRDefault="00160AD6" w:rsidP="003529E4">
      <w:pPr>
        <w:pStyle w:val="ab"/>
        <w:numPr>
          <w:ilvl w:val="1"/>
          <w:numId w:val="7"/>
        </w:numPr>
        <w:ind w:leftChars="0"/>
        <w:rPr>
          <w:rFonts w:ascii="Noto Sans CJK KR Regular" w:eastAsia="Noto Sans CJK KR Regular" w:hAnsi="Noto Sans CJK KR Regular"/>
          <w:sz w:val="18"/>
          <w:szCs w:val="18"/>
        </w:rPr>
      </w:pPr>
      <w:r w:rsidRPr="00124595">
        <w:rPr>
          <w:rFonts w:ascii="Noto Sans CJK KR Regular" w:eastAsia="Noto Sans CJK KR Regular" w:hAnsi="Noto Sans CJK KR Regular"/>
          <w:sz w:val="18"/>
          <w:szCs w:val="18"/>
        </w:rPr>
        <w:t>"</w:t>
      </w:r>
      <w:r w:rsidR="00531BA4" w:rsidRPr="00124595">
        <w:rPr>
          <w:rFonts w:ascii="Noto Sans CJK KR Regular" w:eastAsia="Noto Sans CJK KR Regular" w:hAnsi="Noto Sans CJK KR Regular"/>
          <w:sz w:val="18"/>
          <w:szCs w:val="18"/>
        </w:rPr>
        <w:t>DESKER MATE</w:t>
      </w:r>
      <w:r w:rsidRPr="00124595">
        <w:rPr>
          <w:rFonts w:ascii="Noto Sans CJK KR Regular" w:eastAsia="Noto Sans CJK KR Regular" w:hAnsi="Noto Sans CJK KR Regular"/>
          <w:sz w:val="18"/>
          <w:szCs w:val="18"/>
        </w:rPr>
        <w:t>"</w:t>
      </w:r>
      <w:r w:rsidR="00531BA4" w:rsidRPr="00124595">
        <w:rPr>
          <w:rFonts w:ascii="Noto Sans CJK KR Regular" w:eastAsia="Noto Sans CJK KR Regular" w:hAnsi="Noto Sans CJK KR Regular" w:hint="eastAsia"/>
          <w:sz w:val="18"/>
          <w:szCs w:val="18"/>
        </w:rPr>
        <w:t>가</w:t>
      </w:r>
      <w:r w:rsidR="00531BA4" w:rsidRPr="00124595">
        <w:rPr>
          <w:rFonts w:ascii="Noto Sans CJK KR Regular" w:eastAsia="Noto Sans CJK KR Regular" w:hAnsi="Noto Sans CJK KR Regular"/>
          <w:sz w:val="18"/>
          <w:szCs w:val="18"/>
        </w:rPr>
        <w:t xml:space="preserve"> 본 계약 중 </w:t>
      </w:r>
      <w:proofErr w:type="spellStart"/>
      <w:r w:rsidR="00531BA4" w:rsidRPr="00124595">
        <w:rPr>
          <w:rFonts w:ascii="Noto Sans CJK KR Regular" w:eastAsia="Noto Sans CJK KR Regular" w:hAnsi="Noto Sans CJK KR Regular" w:hint="eastAsia"/>
          <w:sz w:val="18"/>
          <w:szCs w:val="18"/>
        </w:rPr>
        <w:t>본조</w:t>
      </w:r>
      <w:proofErr w:type="spellEnd"/>
      <w:r w:rsidR="00531BA4" w:rsidRPr="00124595">
        <w:rPr>
          <w:rFonts w:ascii="Noto Sans CJK KR Regular" w:eastAsia="Noto Sans CJK KR Regular" w:hAnsi="Noto Sans CJK KR Regular"/>
          <w:sz w:val="18"/>
          <w:szCs w:val="18"/>
        </w:rPr>
        <w:t xml:space="preserve"> 2항에 해당하지 않는 규정을 위반한 경우</w:t>
      </w:r>
    </w:p>
    <w:p w14:paraId="53EDA867" w14:textId="55CBE93C" w:rsidR="001F7D95" w:rsidRPr="00124595" w:rsidRDefault="00EC586F" w:rsidP="003529E4">
      <w:pPr>
        <w:pStyle w:val="ab"/>
        <w:numPr>
          <w:ilvl w:val="1"/>
          <w:numId w:val="7"/>
        </w:numPr>
        <w:ind w:leftChars="0"/>
        <w:rPr>
          <w:rFonts w:ascii="Noto Sans CJK KR Regular" w:eastAsia="Noto Sans CJK KR Regular" w:hAnsi="Noto Sans CJK KR Regular"/>
          <w:sz w:val="18"/>
          <w:szCs w:val="18"/>
        </w:rPr>
      </w:pPr>
      <w:commentRangeStart w:id="224"/>
      <w:ins w:id="225" w:author="김현주 (Hyunjoo Kim)" w:date="2026-03-03T14:59:00Z">
        <w:r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t>관련 법령 또는 본 계약의 목적에 중대한 영향을 미치는 행위로서</w:t>
        </w:r>
      </w:ins>
      <w:del w:id="226" w:author="김현주 (Hyunjoo Kim)" w:date="2026-03-03T14:59:00Z">
        <w:r w:rsidR="001F7D95" w:rsidRPr="00124595" w:rsidDel="00EC586F">
          <w:rPr>
            <w:rFonts w:ascii="Noto Sans CJK KR Regular" w:eastAsia="Noto Sans CJK KR Regular" w:hAnsi="Noto Sans CJK KR Regular" w:cs="Arial Unicode MS"/>
            <w:sz w:val="18"/>
            <w:szCs w:val="18"/>
          </w:rPr>
          <w:delText>기타 부적당</w:delText>
        </w:r>
      </w:del>
      <w:r w:rsidR="001F7D95"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 xml:space="preserve"> </w:t>
      </w:r>
      <w:r w:rsidR="00160AD6"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>"</w:t>
      </w:r>
      <w:r w:rsidR="001F7D95"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>(주)</w:t>
      </w:r>
      <w:proofErr w:type="spellStart"/>
      <w:r w:rsidR="001F7D95"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>일룸-DESKER가</w:t>
      </w:r>
      <w:proofErr w:type="spellEnd"/>
      <w:r w:rsidR="001F7D95"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 xml:space="preserve"> 정하여 정책, 공지 등의 형태로 </w:t>
      </w:r>
      <w:ins w:id="227" w:author="김현주 (Hyunjoo Kim)" w:date="2026-03-03T14:59:00Z">
        <w:r w:rsidR="00AB7B65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t xml:space="preserve">부적당하다고 </w:t>
        </w:r>
      </w:ins>
      <w:proofErr w:type="spellStart"/>
      <w:r w:rsidR="001F7D95"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>공시·게시한</w:t>
      </w:r>
      <w:proofErr w:type="spellEnd"/>
      <w:r w:rsidR="001F7D95"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 xml:space="preserve"> 행위</w:t>
      </w:r>
      <w:r w:rsidR="00660A1B" w:rsidRPr="00124595">
        <w:rPr>
          <w:rFonts w:ascii="Noto Sans CJK KR Regular" w:eastAsia="Noto Sans CJK KR Regular" w:hAnsi="Noto Sans CJK KR Regular" w:cs="Arial Unicode MS" w:hint="eastAsia"/>
          <w:sz w:val="18"/>
          <w:szCs w:val="18"/>
        </w:rPr>
        <w:t>를</w:t>
      </w:r>
      <w:r w:rsidR="00660A1B"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 xml:space="preserve"> </w:t>
      </w:r>
      <w:r w:rsidR="00660A1B" w:rsidRPr="00124595">
        <w:rPr>
          <w:rFonts w:ascii="Noto Sans CJK KR Regular" w:eastAsia="Noto Sans CJK KR Regular" w:hAnsi="Noto Sans CJK KR Regular" w:cs="Arial Unicode MS" w:hint="eastAsia"/>
          <w:sz w:val="18"/>
          <w:szCs w:val="18"/>
        </w:rPr>
        <w:t>하는</w:t>
      </w:r>
      <w:r w:rsidR="00660A1B"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 xml:space="preserve"> </w:t>
      </w:r>
      <w:r w:rsidR="00660A1B" w:rsidRPr="00124595">
        <w:rPr>
          <w:rFonts w:ascii="Noto Sans CJK KR Regular" w:eastAsia="Noto Sans CJK KR Regular" w:hAnsi="Noto Sans CJK KR Regular" w:cs="Arial Unicode MS" w:hint="eastAsia"/>
          <w:sz w:val="18"/>
          <w:szCs w:val="18"/>
        </w:rPr>
        <w:t>경우</w:t>
      </w:r>
      <w:commentRangeEnd w:id="224"/>
      <w:r w:rsidR="00AB7B65">
        <w:rPr>
          <w:rStyle w:val="a9"/>
        </w:rPr>
        <w:commentReference w:id="224"/>
      </w:r>
    </w:p>
    <w:p w14:paraId="580D92A6" w14:textId="0FA985B9" w:rsidR="00E06652" w:rsidRPr="00124595" w:rsidRDefault="00E06652" w:rsidP="003529E4">
      <w:pPr>
        <w:pStyle w:val="ab"/>
        <w:numPr>
          <w:ilvl w:val="1"/>
          <w:numId w:val="7"/>
        </w:numPr>
        <w:ind w:leftChars="0"/>
        <w:rPr>
          <w:rFonts w:ascii="Noto Sans CJK KR Regular" w:eastAsia="Noto Sans CJK KR Regular" w:hAnsi="Noto Sans CJK KR Regular"/>
          <w:sz w:val="18"/>
          <w:szCs w:val="18"/>
        </w:rPr>
      </w:pPr>
      <w:r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 xml:space="preserve">PLANNING SERVICE </w:t>
      </w:r>
      <w:proofErr w:type="spellStart"/>
      <w:r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>PRO</w:t>
      </w:r>
      <w:r w:rsidRPr="00124595">
        <w:rPr>
          <w:rFonts w:ascii="Noto Sans CJK KR Regular" w:eastAsia="Noto Sans CJK KR Regular" w:hAnsi="Noto Sans CJK KR Regular" w:cs="Arial Unicode MS" w:hint="eastAsia"/>
          <w:sz w:val="18"/>
          <w:szCs w:val="18"/>
        </w:rPr>
        <w:t>를</w:t>
      </w:r>
      <w:proofErr w:type="spellEnd"/>
      <w:r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 xml:space="preserve"> </w:t>
      </w:r>
      <w:proofErr w:type="gramStart"/>
      <w:r w:rsidRPr="00124595">
        <w:rPr>
          <w:rFonts w:ascii="Noto Sans CJK KR Regular" w:eastAsia="Noto Sans CJK KR Regular" w:hAnsi="Noto Sans CJK KR Regular" w:cs="Arial Unicode MS" w:hint="eastAsia"/>
          <w:sz w:val="18"/>
          <w:szCs w:val="18"/>
        </w:rPr>
        <w:t>배정</w:t>
      </w:r>
      <w:r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 xml:space="preserve"> </w:t>
      </w:r>
      <w:r w:rsidRPr="00124595">
        <w:rPr>
          <w:rFonts w:ascii="Noto Sans CJK KR Regular" w:eastAsia="Noto Sans CJK KR Regular" w:hAnsi="Noto Sans CJK KR Regular" w:cs="Arial Unicode MS" w:hint="eastAsia"/>
          <w:sz w:val="18"/>
          <w:szCs w:val="18"/>
        </w:rPr>
        <w:t>받기</w:t>
      </w:r>
      <w:proofErr w:type="gramEnd"/>
      <w:r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 xml:space="preserve"> 위해, 정당한 방법이 아닌 '매크로 프로그램' 등의 특수 프로그램을 사용한 경우</w:t>
      </w:r>
    </w:p>
    <w:p w14:paraId="2951D08D" w14:textId="3F875D43" w:rsidR="008C228B" w:rsidRPr="00124595" w:rsidRDefault="00660A1B" w:rsidP="003529E4">
      <w:pPr>
        <w:pStyle w:val="ab"/>
        <w:numPr>
          <w:ilvl w:val="0"/>
          <w:numId w:val="16"/>
        </w:numPr>
        <w:ind w:leftChars="0"/>
        <w:rPr>
          <w:rFonts w:ascii="Noto Sans CJK KR Regular" w:eastAsia="Noto Sans CJK KR Regular" w:hAnsi="Noto Sans CJK KR Regular"/>
          <w:sz w:val="18"/>
          <w:szCs w:val="18"/>
        </w:rPr>
      </w:pPr>
      <w:commentRangeStart w:id="228"/>
      <w:commentRangeStart w:id="229"/>
      <w:r w:rsidRPr="00124595">
        <w:rPr>
          <w:rFonts w:ascii="Noto Sans CJK KR Regular" w:eastAsia="Noto Sans CJK KR Regular" w:hAnsi="Noto Sans CJK KR Regular" w:cs="Arial Unicode MS" w:hint="eastAsia"/>
          <w:sz w:val="18"/>
          <w:szCs w:val="18"/>
        </w:rPr>
        <w:t>다음</w:t>
      </w:r>
      <w:r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 xml:space="preserve"> </w:t>
      </w:r>
      <w:r w:rsidRPr="00124595">
        <w:rPr>
          <w:rFonts w:ascii="Noto Sans CJK KR Regular" w:eastAsia="Noto Sans CJK KR Regular" w:hAnsi="Noto Sans CJK KR Regular" w:cs="Arial Unicode MS" w:hint="eastAsia"/>
          <w:sz w:val="18"/>
          <w:szCs w:val="18"/>
        </w:rPr>
        <w:t>각호에</w:t>
      </w:r>
      <w:r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 xml:space="preserve"> </w:t>
      </w:r>
      <w:r w:rsidRPr="00124595">
        <w:rPr>
          <w:rFonts w:ascii="Noto Sans CJK KR Regular" w:eastAsia="Noto Sans CJK KR Regular" w:hAnsi="Noto Sans CJK KR Regular" w:cs="Arial Unicode MS" w:hint="eastAsia"/>
          <w:sz w:val="18"/>
          <w:szCs w:val="18"/>
        </w:rPr>
        <w:t>해당하는</w:t>
      </w:r>
      <w:r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 xml:space="preserve"> </w:t>
      </w:r>
      <w:r w:rsidRPr="00124595">
        <w:rPr>
          <w:rFonts w:ascii="Noto Sans CJK KR Regular" w:eastAsia="Noto Sans CJK KR Regular" w:hAnsi="Noto Sans CJK KR Regular" w:cs="Arial Unicode MS" w:hint="eastAsia"/>
          <w:sz w:val="18"/>
          <w:szCs w:val="18"/>
        </w:rPr>
        <w:t>행위를</w:t>
      </w:r>
      <w:r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 xml:space="preserve"> </w:t>
      </w:r>
      <w:r w:rsidRPr="00124595">
        <w:rPr>
          <w:rFonts w:ascii="Noto Sans CJK KR Regular" w:eastAsia="Noto Sans CJK KR Regular" w:hAnsi="Noto Sans CJK KR Regular" w:cs="Arial Unicode MS" w:hint="eastAsia"/>
          <w:sz w:val="18"/>
          <w:szCs w:val="18"/>
        </w:rPr>
        <w:t>하는</w:t>
      </w:r>
      <w:r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 xml:space="preserve"> </w:t>
      </w:r>
      <w:r w:rsidRPr="00124595">
        <w:rPr>
          <w:rFonts w:ascii="Noto Sans CJK KR Regular" w:eastAsia="Noto Sans CJK KR Regular" w:hAnsi="Noto Sans CJK KR Regular" w:cs="Arial Unicode MS" w:hint="eastAsia"/>
          <w:sz w:val="18"/>
          <w:szCs w:val="18"/>
        </w:rPr>
        <w:t>경우</w:t>
      </w:r>
      <w:r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 xml:space="preserve"> </w:t>
      </w:r>
      <w:r w:rsidR="009A1FB7" w:rsidRPr="00124595">
        <w:rPr>
          <w:rFonts w:ascii="Noto Sans CJK KR Regular" w:eastAsia="Noto Sans CJK KR Regular" w:hAnsi="Noto Sans CJK KR Regular" w:cs="Arial Unicode MS" w:hint="eastAsia"/>
          <w:sz w:val="18"/>
          <w:szCs w:val="18"/>
        </w:rPr>
        <w:t>㈜</w:t>
      </w:r>
      <w:proofErr w:type="spellStart"/>
      <w:r w:rsidR="00EB638C" w:rsidRPr="00124595">
        <w:rPr>
          <w:rFonts w:ascii="Noto Sans CJK KR Regular" w:eastAsia="Noto Sans CJK KR Regular" w:hAnsi="Noto Sans CJK KR Regular" w:cs="Arial Unicode MS" w:hint="eastAsia"/>
          <w:sz w:val="18"/>
          <w:szCs w:val="18"/>
        </w:rPr>
        <w:t>일룸</w:t>
      </w:r>
      <w:ins w:id="230" w:author="정영재 (Youngjae Jeong)" w:date="2026-02-09T12:00:00Z">
        <w:r w:rsidR="00D964BF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t>-</w:t>
        </w:r>
      </w:ins>
      <w:del w:id="231" w:author="정영재 (Youngjae Jeong)" w:date="2026-02-09T12:00:00Z">
        <w:r w:rsidR="00EB638C" w:rsidRPr="00124595" w:rsidDel="00D964BF">
          <w:rPr>
            <w:rFonts w:ascii="Noto Sans CJK KR Regular" w:eastAsia="Noto Sans CJK KR Regular" w:hAnsi="Noto Sans CJK KR Regular" w:cs="Arial Unicode MS"/>
            <w:sz w:val="18"/>
            <w:szCs w:val="18"/>
          </w:rPr>
          <w:delText xml:space="preserve"> </w:delText>
        </w:r>
      </w:del>
      <w:r w:rsidR="00EB638C"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>DESKER는</w:t>
      </w:r>
      <w:proofErr w:type="spellEnd"/>
      <w:r w:rsidR="00EB638C"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 xml:space="preserve"> </w:t>
      </w:r>
      <w:r w:rsidRPr="00124595">
        <w:rPr>
          <w:rFonts w:ascii="Noto Sans CJK KR Regular" w:eastAsia="Noto Sans CJK KR Regular" w:hAnsi="Noto Sans CJK KR Regular" w:cs="Arial Unicode MS" w:hint="eastAsia"/>
          <w:sz w:val="18"/>
          <w:szCs w:val="18"/>
        </w:rPr>
        <w:t>위반행위</w:t>
      </w:r>
      <w:r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 xml:space="preserve"> </w:t>
      </w:r>
      <w:r w:rsidRPr="00124595">
        <w:rPr>
          <w:rFonts w:ascii="Noto Sans CJK KR Regular" w:eastAsia="Noto Sans CJK KR Regular" w:hAnsi="Noto Sans CJK KR Regular" w:cs="Arial Unicode MS" w:hint="eastAsia"/>
          <w:sz w:val="18"/>
          <w:szCs w:val="18"/>
        </w:rPr>
        <w:t>또는</w:t>
      </w:r>
      <w:r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 xml:space="preserve"> </w:t>
      </w:r>
      <w:r w:rsidRPr="00124595">
        <w:rPr>
          <w:rFonts w:ascii="Noto Sans CJK KR Regular" w:eastAsia="Noto Sans CJK KR Regular" w:hAnsi="Noto Sans CJK KR Regular" w:cs="Arial Unicode MS" w:hint="eastAsia"/>
          <w:sz w:val="18"/>
          <w:szCs w:val="18"/>
        </w:rPr>
        <w:t>그</w:t>
      </w:r>
      <w:r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 xml:space="preserve"> </w:t>
      </w:r>
      <w:r w:rsidRPr="00124595">
        <w:rPr>
          <w:rFonts w:ascii="Noto Sans CJK KR Regular" w:eastAsia="Noto Sans CJK KR Regular" w:hAnsi="Noto Sans CJK KR Regular" w:cs="Arial Unicode MS" w:hint="eastAsia"/>
          <w:sz w:val="18"/>
          <w:szCs w:val="18"/>
        </w:rPr>
        <w:t>행위에</w:t>
      </w:r>
      <w:r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 xml:space="preserve"> </w:t>
      </w:r>
      <w:r w:rsidRPr="00124595">
        <w:rPr>
          <w:rFonts w:ascii="Noto Sans CJK KR Regular" w:eastAsia="Noto Sans CJK KR Regular" w:hAnsi="Noto Sans CJK KR Regular" w:cs="Arial Unicode MS" w:hint="eastAsia"/>
          <w:sz w:val="18"/>
          <w:szCs w:val="18"/>
        </w:rPr>
        <w:t>따른</w:t>
      </w:r>
      <w:r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 xml:space="preserve"> </w:t>
      </w:r>
      <w:r w:rsidRPr="00124595">
        <w:rPr>
          <w:rFonts w:ascii="Noto Sans CJK KR Regular" w:eastAsia="Noto Sans CJK KR Regular" w:hAnsi="Noto Sans CJK KR Regular" w:cs="Arial Unicode MS" w:hint="eastAsia"/>
          <w:sz w:val="18"/>
          <w:szCs w:val="18"/>
        </w:rPr>
        <w:t>결과가</w:t>
      </w:r>
      <w:r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 xml:space="preserve"> </w:t>
      </w:r>
      <w:r w:rsidRPr="00124595">
        <w:rPr>
          <w:rFonts w:ascii="Noto Sans CJK KR Regular" w:eastAsia="Noto Sans CJK KR Regular" w:hAnsi="Noto Sans CJK KR Regular" w:cs="Arial Unicode MS" w:hint="eastAsia"/>
          <w:sz w:val="18"/>
          <w:szCs w:val="18"/>
        </w:rPr>
        <w:t>종료될</w:t>
      </w:r>
      <w:r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 xml:space="preserve"> </w:t>
      </w:r>
      <w:r w:rsidRPr="00124595">
        <w:rPr>
          <w:rFonts w:ascii="Noto Sans CJK KR Regular" w:eastAsia="Noto Sans CJK KR Regular" w:hAnsi="Noto Sans CJK KR Regular" w:cs="Arial Unicode MS" w:hint="eastAsia"/>
          <w:sz w:val="18"/>
          <w:szCs w:val="18"/>
        </w:rPr>
        <w:t>때까지</w:t>
      </w:r>
      <w:r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 xml:space="preserve"> </w:t>
      </w:r>
      <w:proofErr w:type="spellStart"/>
      <w:r w:rsidRPr="00124595">
        <w:rPr>
          <w:rFonts w:ascii="Noto Sans CJK KR Regular" w:eastAsia="Noto Sans CJK KR Regular" w:hAnsi="Noto Sans CJK KR Regular" w:cs="Arial Unicode MS" w:hint="eastAsia"/>
          <w:sz w:val="18"/>
          <w:szCs w:val="18"/>
        </w:rPr>
        <w:t>신규매칭을</w:t>
      </w:r>
      <w:proofErr w:type="spellEnd"/>
      <w:r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 xml:space="preserve"> </w:t>
      </w:r>
      <w:r w:rsidRPr="00124595">
        <w:rPr>
          <w:rFonts w:ascii="Noto Sans CJK KR Regular" w:eastAsia="Noto Sans CJK KR Regular" w:hAnsi="Noto Sans CJK KR Regular" w:cs="Arial Unicode MS" w:hint="eastAsia"/>
          <w:sz w:val="18"/>
          <w:szCs w:val="18"/>
        </w:rPr>
        <w:t>제한할</w:t>
      </w:r>
      <w:r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 xml:space="preserve"> </w:t>
      </w:r>
      <w:r w:rsidRPr="00124595">
        <w:rPr>
          <w:rFonts w:ascii="Noto Sans CJK KR Regular" w:eastAsia="Noto Sans CJK KR Regular" w:hAnsi="Noto Sans CJK KR Regular" w:cs="Arial Unicode MS" w:hint="eastAsia"/>
          <w:sz w:val="18"/>
          <w:szCs w:val="18"/>
        </w:rPr>
        <w:t>수</w:t>
      </w:r>
      <w:r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 xml:space="preserve"> </w:t>
      </w:r>
      <w:r w:rsidRPr="00124595">
        <w:rPr>
          <w:rFonts w:ascii="Noto Sans CJK KR Regular" w:eastAsia="Noto Sans CJK KR Regular" w:hAnsi="Noto Sans CJK KR Regular" w:cs="Arial Unicode MS" w:hint="eastAsia"/>
          <w:sz w:val="18"/>
          <w:szCs w:val="18"/>
        </w:rPr>
        <w:t>있습니다</w:t>
      </w:r>
      <w:r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 xml:space="preserve">. </w:t>
      </w:r>
      <w:commentRangeEnd w:id="228"/>
      <w:r w:rsidR="000964A1">
        <w:rPr>
          <w:rStyle w:val="a9"/>
        </w:rPr>
        <w:commentReference w:id="228"/>
      </w:r>
      <w:commentRangeEnd w:id="229"/>
      <w:r w:rsidR="001476CC">
        <w:rPr>
          <w:rStyle w:val="a9"/>
        </w:rPr>
        <w:commentReference w:id="229"/>
      </w:r>
    </w:p>
    <w:p w14:paraId="054C27E6" w14:textId="6F060E53" w:rsidR="008C228B" w:rsidRPr="00124595" w:rsidRDefault="00660A1B" w:rsidP="003529E4">
      <w:pPr>
        <w:pStyle w:val="ab"/>
        <w:numPr>
          <w:ilvl w:val="0"/>
          <w:numId w:val="45"/>
        </w:numPr>
        <w:ind w:leftChars="0"/>
        <w:rPr>
          <w:rFonts w:ascii="Noto Sans CJK KR Regular" w:eastAsia="Noto Sans CJK KR Regular" w:hAnsi="Noto Sans CJK KR Regular" w:cs="Arial Unicode MS"/>
          <w:sz w:val="18"/>
          <w:szCs w:val="18"/>
        </w:rPr>
      </w:pPr>
      <w:r w:rsidRPr="00124595">
        <w:rPr>
          <w:rFonts w:ascii="Noto Sans CJK KR Regular" w:eastAsia="Noto Sans CJK KR Regular" w:hAnsi="Noto Sans CJK KR Regular" w:cs="Arial Unicode MS" w:hint="eastAsia"/>
          <w:sz w:val="18"/>
          <w:szCs w:val="18"/>
        </w:rPr>
        <w:t>서비스의</w:t>
      </w:r>
      <w:r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 xml:space="preserve"> </w:t>
      </w:r>
      <w:r w:rsidRPr="00124595">
        <w:rPr>
          <w:rFonts w:ascii="Noto Sans CJK KR Regular" w:eastAsia="Noto Sans CJK KR Regular" w:hAnsi="Noto Sans CJK KR Regular" w:cs="Arial Unicode MS" w:hint="eastAsia"/>
          <w:sz w:val="18"/>
          <w:szCs w:val="18"/>
        </w:rPr>
        <w:t>이용과</w:t>
      </w:r>
      <w:r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 xml:space="preserve"> </w:t>
      </w:r>
      <w:r w:rsidRPr="00124595">
        <w:rPr>
          <w:rFonts w:ascii="Noto Sans CJK KR Regular" w:eastAsia="Noto Sans CJK KR Regular" w:hAnsi="Noto Sans CJK KR Regular" w:cs="Arial Unicode MS" w:hint="eastAsia"/>
          <w:sz w:val="18"/>
          <w:szCs w:val="18"/>
        </w:rPr>
        <w:t>관련하여</w:t>
      </w:r>
      <w:r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 xml:space="preserve"> </w:t>
      </w:r>
      <w:r w:rsidRPr="00124595">
        <w:rPr>
          <w:rFonts w:ascii="Noto Sans CJK KR Regular" w:eastAsia="Noto Sans CJK KR Regular" w:hAnsi="Noto Sans CJK KR Regular" w:cs="Arial Unicode MS" w:hint="eastAsia"/>
          <w:sz w:val="18"/>
          <w:szCs w:val="18"/>
        </w:rPr>
        <w:t>허위의</w:t>
      </w:r>
      <w:r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 xml:space="preserve"> </w:t>
      </w:r>
      <w:r w:rsidRPr="00124595">
        <w:rPr>
          <w:rFonts w:ascii="Noto Sans CJK KR Regular" w:eastAsia="Noto Sans CJK KR Regular" w:hAnsi="Noto Sans CJK KR Regular" w:cs="Arial Unicode MS" w:hint="eastAsia"/>
          <w:sz w:val="18"/>
          <w:szCs w:val="18"/>
        </w:rPr>
        <w:t>주문정보</w:t>
      </w:r>
      <w:r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 xml:space="preserve"> </w:t>
      </w:r>
      <w:r w:rsidRPr="00124595">
        <w:rPr>
          <w:rFonts w:ascii="Noto Sans CJK KR Regular" w:eastAsia="Noto Sans CJK KR Regular" w:hAnsi="Noto Sans CJK KR Regular" w:cs="Arial Unicode MS" w:hint="eastAsia"/>
          <w:sz w:val="18"/>
          <w:szCs w:val="18"/>
        </w:rPr>
        <w:t>또는</w:t>
      </w:r>
      <w:r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 xml:space="preserve"> </w:t>
      </w:r>
      <w:r w:rsidRPr="00124595">
        <w:rPr>
          <w:rFonts w:ascii="Noto Sans CJK KR Regular" w:eastAsia="Noto Sans CJK KR Regular" w:hAnsi="Noto Sans CJK KR Regular" w:cs="Arial Unicode MS" w:hint="eastAsia"/>
          <w:sz w:val="18"/>
          <w:szCs w:val="18"/>
        </w:rPr>
        <w:t>고객정보를</w:t>
      </w:r>
      <w:r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 xml:space="preserve"> </w:t>
      </w:r>
      <w:r w:rsidRPr="00124595">
        <w:rPr>
          <w:rFonts w:ascii="Noto Sans CJK KR Regular" w:eastAsia="Noto Sans CJK KR Regular" w:hAnsi="Noto Sans CJK KR Regular" w:cs="Arial Unicode MS" w:hint="eastAsia"/>
          <w:sz w:val="18"/>
          <w:szCs w:val="18"/>
        </w:rPr>
        <w:t>등록하는</w:t>
      </w:r>
      <w:r w:rsidR="00FD7EE8"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 xml:space="preserve"> </w:t>
      </w:r>
      <w:r w:rsidR="00FD7EE8" w:rsidRPr="00124595">
        <w:rPr>
          <w:rFonts w:ascii="Noto Sans CJK KR Regular" w:eastAsia="Noto Sans CJK KR Regular" w:hAnsi="Noto Sans CJK KR Regular" w:cs="Arial Unicode MS" w:hint="eastAsia"/>
          <w:sz w:val="18"/>
          <w:szCs w:val="18"/>
        </w:rPr>
        <w:t>경우</w:t>
      </w:r>
    </w:p>
    <w:p w14:paraId="097942B7" w14:textId="57E5603F" w:rsidR="008C228B" w:rsidRPr="00124595" w:rsidRDefault="00660A1B" w:rsidP="003529E4">
      <w:pPr>
        <w:pStyle w:val="ab"/>
        <w:numPr>
          <w:ilvl w:val="0"/>
          <w:numId w:val="45"/>
        </w:numPr>
        <w:ind w:leftChars="0"/>
        <w:rPr>
          <w:rFonts w:ascii="Noto Sans CJK KR Regular" w:eastAsia="Noto Sans CJK KR Regular" w:hAnsi="Noto Sans CJK KR Regular"/>
          <w:sz w:val="18"/>
          <w:szCs w:val="18"/>
        </w:rPr>
      </w:pPr>
      <w:proofErr w:type="spellStart"/>
      <w:r w:rsidRPr="00124595">
        <w:rPr>
          <w:rFonts w:ascii="Noto Sans CJK KR Regular" w:eastAsia="Noto Sans CJK KR Regular" w:hAnsi="Noto Sans CJK KR Regular" w:hint="eastAsia"/>
          <w:sz w:val="18"/>
          <w:szCs w:val="18"/>
        </w:rPr>
        <w:t>데스커</w:t>
      </w:r>
      <w:proofErr w:type="spellEnd"/>
      <w:r w:rsidRPr="00124595">
        <w:rPr>
          <w:rFonts w:ascii="Noto Sans CJK KR Regular" w:eastAsia="Noto Sans CJK KR Regular" w:hAnsi="Noto Sans CJK KR Regular"/>
          <w:sz w:val="18"/>
          <w:szCs w:val="18"/>
        </w:rPr>
        <w:t xml:space="preserve"> </w:t>
      </w:r>
      <w:r w:rsidRPr="00124595">
        <w:rPr>
          <w:rFonts w:ascii="Noto Sans CJK KR Regular" w:eastAsia="Noto Sans CJK KR Regular" w:hAnsi="Noto Sans CJK KR Regular" w:hint="eastAsia"/>
          <w:sz w:val="18"/>
          <w:szCs w:val="18"/>
        </w:rPr>
        <w:t>공식</w:t>
      </w:r>
      <w:r w:rsidRPr="00124595">
        <w:rPr>
          <w:rFonts w:ascii="Noto Sans CJK KR Regular" w:eastAsia="Noto Sans CJK KR Regular" w:hAnsi="Noto Sans CJK KR Regular"/>
          <w:sz w:val="18"/>
          <w:szCs w:val="18"/>
        </w:rPr>
        <w:t xml:space="preserve"> </w:t>
      </w:r>
      <w:r w:rsidRPr="00124595">
        <w:rPr>
          <w:rFonts w:ascii="Noto Sans CJK KR Regular" w:eastAsia="Noto Sans CJK KR Regular" w:hAnsi="Noto Sans CJK KR Regular" w:hint="eastAsia"/>
          <w:sz w:val="18"/>
          <w:szCs w:val="18"/>
        </w:rPr>
        <w:t>홈페이지</w:t>
      </w:r>
      <w:r w:rsidRPr="00124595">
        <w:rPr>
          <w:rFonts w:ascii="Noto Sans CJK KR Regular" w:eastAsia="Noto Sans CJK KR Regular" w:hAnsi="Noto Sans CJK KR Regular"/>
          <w:sz w:val="18"/>
          <w:szCs w:val="18"/>
        </w:rPr>
        <w:t>(</w:t>
      </w:r>
      <w:r w:rsidRPr="00124595">
        <w:rPr>
          <w:rFonts w:ascii="Noto Sans CJK KR Regular" w:eastAsia="Noto Sans CJK KR Regular" w:hAnsi="Noto Sans CJK KR Regular" w:hint="eastAsia"/>
          <w:sz w:val="18"/>
          <w:szCs w:val="18"/>
        </w:rPr>
        <w:t>홈페이지</w:t>
      </w:r>
      <w:r w:rsidRPr="00124595">
        <w:rPr>
          <w:rFonts w:ascii="Noto Sans CJK KR Regular" w:eastAsia="Noto Sans CJK KR Regular" w:hAnsi="Noto Sans CJK KR Regular"/>
          <w:sz w:val="18"/>
          <w:szCs w:val="18"/>
        </w:rPr>
        <w:t xml:space="preserve"> </w:t>
      </w:r>
      <w:r w:rsidRPr="00124595">
        <w:rPr>
          <w:rFonts w:ascii="Noto Sans CJK KR Regular" w:eastAsia="Noto Sans CJK KR Regular" w:hAnsi="Noto Sans CJK KR Regular" w:hint="eastAsia"/>
          <w:sz w:val="18"/>
          <w:szCs w:val="18"/>
        </w:rPr>
        <w:t>주소</w:t>
      </w:r>
      <w:r w:rsidRPr="00124595">
        <w:rPr>
          <w:rFonts w:ascii="Noto Sans CJK KR Regular" w:eastAsia="Noto Sans CJK KR Regular" w:hAnsi="Noto Sans CJK KR Regular"/>
          <w:sz w:val="18"/>
          <w:szCs w:val="18"/>
        </w:rPr>
        <w:t>: www.dseker.com)</w:t>
      </w:r>
      <w:r w:rsidRPr="00124595">
        <w:rPr>
          <w:rFonts w:ascii="Noto Sans CJK KR Regular" w:eastAsia="Noto Sans CJK KR Regular" w:hAnsi="Noto Sans CJK KR Regular" w:hint="eastAsia"/>
          <w:sz w:val="18"/>
          <w:szCs w:val="18"/>
        </w:rPr>
        <w:t>에</w:t>
      </w:r>
      <w:r w:rsidRPr="00124595">
        <w:rPr>
          <w:rFonts w:ascii="Noto Sans CJK KR Regular" w:eastAsia="Noto Sans CJK KR Regular" w:hAnsi="Noto Sans CJK KR Regular"/>
          <w:sz w:val="18"/>
          <w:szCs w:val="18"/>
        </w:rPr>
        <w:t xml:space="preserve"> </w:t>
      </w:r>
      <w:r w:rsidRPr="00124595">
        <w:rPr>
          <w:rFonts w:ascii="Noto Sans CJK KR Regular" w:eastAsia="Noto Sans CJK KR Regular" w:hAnsi="Noto Sans CJK KR Regular" w:hint="eastAsia"/>
          <w:sz w:val="18"/>
          <w:szCs w:val="18"/>
        </w:rPr>
        <w:t>공지된</w:t>
      </w:r>
      <w:r w:rsidRPr="00124595">
        <w:rPr>
          <w:rFonts w:ascii="Noto Sans CJK KR Regular" w:eastAsia="Noto Sans CJK KR Regular" w:hAnsi="Noto Sans CJK KR Regular"/>
          <w:sz w:val="18"/>
          <w:szCs w:val="18"/>
        </w:rPr>
        <w:t xml:space="preserve"> </w:t>
      </w:r>
      <w:r w:rsidRPr="00124595">
        <w:rPr>
          <w:rFonts w:ascii="Noto Sans CJK KR Regular" w:eastAsia="Noto Sans CJK KR Regular" w:hAnsi="Noto Sans CJK KR Regular" w:hint="eastAsia"/>
          <w:sz w:val="18"/>
          <w:szCs w:val="18"/>
        </w:rPr>
        <w:t>지정가액을</w:t>
      </w:r>
      <w:r w:rsidRPr="00124595">
        <w:rPr>
          <w:rFonts w:ascii="Noto Sans CJK KR Regular" w:eastAsia="Noto Sans CJK KR Regular" w:hAnsi="Noto Sans CJK KR Regular"/>
          <w:sz w:val="18"/>
          <w:szCs w:val="18"/>
        </w:rPr>
        <w:t xml:space="preserve"> </w:t>
      </w:r>
      <w:r w:rsidRPr="00124595">
        <w:rPr>
          <w:rFonts w:ascii="Noto Sans CJK KR Regular" w:eastAsia="Noto Sans CJK KR Regular" w:hAnsi="Noto Sans CJK KR Regular" w:hint="eastAsia"/>
          <w:sz w:val="18"/>
          <w:szCs w:val="18"/>
        </w:rPr>
        <w:t>준수하지않거나</w:t>
      </w:r>
      <w:r w:rsidRPr="00124595">
        <w:rPr>
          <w:rFonts w:ascii="Noto Sans CJK KR Regular" w:eastAsia="Noto Sans CJK KR Regular" w:hAnsi="Noto Sans CJK KR Regular"/>
          <w:sz w:val="18"/>
          <w:szCs w:val="18"/>
        </w:rPr>
        <w:t xml:space="preserve"> </w:t>
      </w:r>
      <w:r w:rsidRPr="00124595">
        <w:rPr>
          <w:rFonts w:ascii="Noto Sans CJK KR Regular" w:eastAsia="Noto Sans CJK KR Regular" w:hAnsi="Noto Sans CJK KR Regular" w:hint="eastAsia"/>
          <w:sz w:val="18"/>
          <w:szCs w:val="18"/>
        </w:rPr>
        <w:t>고객에게</w:t>
      </w:r>
      <w:r w:rsidRPr="00124595">
        <w:rPr>
          <w:rFonts w:ascii="Noto Sans CJK KR Regular" w:eastAsia="Noto Sans CJK KR Regular" w:hAnsi="Noto Sans CJK KR Regular"/>
          <w:sz w:val="18"/>
          <w:szCs w:val="18"/>
        </w:rPr>
        <w:t xml:space="preserve"> </w:t>
      </w:r>
      <w:r w:rsidRPr="00124595">
        <w:rPr>
          <w:rFonts w:ascii="Noto Sans CJK KR Regular" w:eastAsia="Noto Sans CJK KR Regular" w:hAnsi="Noto Sans CJK KR Regular" w:hint="eastAsia"/>
          <w:sz w:val="18"/>
          <w:szCs w:val="18"/>
        </w:rPr>
        <w:t>허위가격정보를</w:t>
      </w:r>
      <w:r w:rsidRPr="00124595">
        <w:rPr>
          <w:rFonts w:ascii="Noto Sans CJK KR Regular" w:eastAsia="Noto Sans CJK KR Regular" w:hAnsi="Noto Sans CJK KR Regular"/>
          <w:sz w:val="18"/>
          <w:szCs w:val="18"/>
        </w:rPr>
        <w:t xml:space="preserve"> </w:t>
      </w:r>
      <w:r w:rsidRPr="00124595">
        <w:rPr>
          <w:rFonts w:ascii="Noto Sans CJK KR Regular" w:eastAsia="Noto Sans CJK KR Regular" w:hAnsi="Noto Sans CJK KR Regular" w:hint="eastAsia"/>
          <w:sz w:val="18"/>
          <w:szCs w:val="18"/>
        </w:rPr>
        <w:t>제공하는</w:t>
      </w:r>
      <w:r w:rsidR="005E2812" w:rsidRPr="00124595">
        <w:rPr>
          <w:rFonts w:ascii="Noto Sans CJK KR Regular" w:eastAsia="Noto Sans CJK KR Regular" w:hAnsi="Noto Sans CJK KR Regular"/>
          <w:sz w:val="18"/>
          <w:szCs w:val="18"/>
        </w:rPr>
        <w:t xml:space="preserve"> </w:t>
      </w:r>
      <w:r w:rsidR="005E2812" w:rsidRPr="00124595">
        <w:rPr>
          <w:rFonts w:ascii="Noto Sans CJK KR Regular" w:eastAsia="Noto Sans CJK KR Regular" w:hAnsi="Noto Sans CJK KR Regular" w:hint="eastAsia"/>
          <w:sz w:val="18"/>
          <w:szCs w:val="18"/>
        </w:rPr>
        <w:t>경우</w:t>
      </w:r>
    </w:p>
    <w:p w14:paraId="60C581A9" w14:textId="1654CB7F" w:rsidR="008C228B" w:rsidRPr="00124595" w:rsidRDefault="008144AE" w:rsidP="003529E4">
      <w:pPr>
        <w:pStyle w:val="ab"/>
        <w:numPr>
          <w:ilvl w:val="0"/>
          <w:numId w:val="45"/>
        </w:numPr>
        <w:ind w:leftChars="0"/>
        <w:rPr>
          <w:rFonts w:ascii="Noto Sans CJK KR Regular" w:eastAsia="Noto Sans CJK KR Regular" w:hAnsi="Noto Sans CJK KR Regular" w:cs="Arial Unicode MS"/>
          <w:sz w:val="18"/>
          <w:szCs w:val="18"/>
        </w:rPr>
      </w:pPr>
      <w:r w:rsidRPr="00124595">
        <w:rPr>
          <w:rFonts w:ascii="Noto Sans CJK KR Regular" w:eastAsia="Noto Sans CJK KR Regular" w:hAnsi="Noto Sans CJK KR Regular"/>
          <w:sz w:val="18"/>
          <w:szCs w:val="18"/>
        </w:rPr>
        <w:t>"</w:t>
      </w:r>
      <w:r w:rsidR="00660A1B"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>(</w:t>
      </w:r>
      <w:r w:rsidR="00660A1B" w:rsidRPr="00124595">
        <w:rPr>
          <w:rFonts w:ascii="Noto Sans CJK KR Regular" w:eastAsia="Noto Sans CJK KR Regular" w:hAnsi="Noto Sans CJK KR Regular" w:cs="Arial Unicode MS" w:hint="eastAsia"/>
          <w:sz w:val="18"/>
          <w:szCs w:val="18"/>
        </w:rPr>
        <w:t>주</w:t>
      </w:r>
      <w:r w:rsidR="00660A1B"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>)</w:t>
      </w:r>
      <w:proofErr w:type="spellStart"/>
      <w:r w:rsidR="00660A1B" w:rsidRPr="00124595">
        <w:rPr>
          <w:rFonts w:ascii="Noto Sans CJK KR Regular" w:eastAsia="Noto Sans CJK KR Regular" w:hAnsi="Noto Sans CJK KR Regular" w:cs="Arial Unicode MS" w:hint="eastAsia"/>
          <w:sz w:val="18"/>
          <w:szCs w:val="18"/>
        </w:rPr>
        <w:t>일룸</w:t>
      </w:r>
      <w:proofErr w:type="spellEnd"/>
      <w:r w:rsidR="00660A1B"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>-DESKER</w:t>
      </w:r>
      <w:r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>"</w:t>
      </w:r>
      <w:r w:rsidR="00660A1B"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 xml:space="preserve"> </w:t>
      </w:r>
      <w:r w:rsidR="00660A1B" w:rsidRPr="00124595">
        <w:rPr>
          <w:rFonts w:ascii="Noto Sans CJK KR Regular" w:eastAsia="Noto Sans CJK KR Regular" w:hAnsi="Noto Sans CJK KR Regular" w:cs="Arial Unicode MS" w:hint="eastAsia"/>
          <w:sz w:val="18"/>
          <w:szCs w:val="18"/>
        </w:rPr>
        <w:t>또는</w:t>
      </w:r>
      <w:r w:rsidR="00660A1B"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 xml:space="preserve"> </w:t>
      </w:r>
      <w:r w:rsidR="00660A1B" w:rsidRPr="00124595">
        <w:rPr>
          <w:rFonts w:ascii="Noto Sans CJK KR Regular" w:eastAsia="Noto Sans CJK KR Regular" w:hAnsi="Noto Sans CJK KR Regular" w:cs="Arial Unicode MS" w:hint="eastAsia"/>
          <w:sz w:val="18"/>
          <w:szCs w:val="18"/>
        </w:rPr>
        <w:t>기타</w:t>
      </w:r>
      <w:r w:rsidR="00660A1B"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 xml:space="preserve"> </w:t>
      </w:r>
      <w:r w:rsidR="00660A1B" w:rsidRPr="00124595">
        <w:rPr>
          <w:rFonts w:ascii="Noto Sans CJK KR Regular" w:eastAsia="Noto Sans CJK KR Regular" w:hAnsi="Noto Sans CJK KR Regular" w:cs="Arial Unicode MS" w:hint="eastAsia"/>
          <w:sz w:val="18"/>
          <w:szCs w:val="18"/>
        </w:rPr>
        <w:t>제</w:t>
      </w:r>
      <w:r w:rsidR="00660A1B"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>3</w:t>
      </w:r>
      <w:r w:rsidR="00660A1B" w:rsidRPr="00124595">
        <w:rPr>
          <w:rFonts w:ascii="Noto Sans CJK KR Regular" w:eastAsia="Noto Sans CJK KR Regular" w:hAnsi="Noto Sans CJK KR Regular" w:cs="Arial Unicode MS" w:hint="eastAsia"/>
          <w:sz w:val="18"/>
          <w:szCs w:val="18"/>
        </w:rPr>
        <w:t>자의</w:t>
      </w:r>
      <w:r w:rsidR="00660A1B"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 xml:space="preserve"> </w:t>
      </w:r>
      <w:r w:rsidR="00660A1B" w:rsidRPr="00124595">
        <w:rPr>
          <w:rFonts w:ascii="Noto Sans CJK KR Regular" w:eastAsia="Noto Sans CJK KR Regular" w:hAnsi="Noto Sans CJK KR Regular" w:cs="Arial Unicode MS" w:hint="eastAsia"/>
          <w:sz w:val="18"/>
          <w:szCs w:val="18"/>
        </w:rPr>
        <w:t>저작권</w:t>
      </w:r>
      <w:r w:rsidR="00660A1B"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 xml:space="preserve">, </w:t>
      </w:r>
      <w:r w:rsidR="00660A1B" w:rsidRPr="00124595">
        <w:rPr>
          <w:rFonts w:ascii="Noto Sans CJK KR Regular" w:eastAsia="Noto Sans CJK KR Regular" w:hAnsi="Noto Sans CJK KR Regular" w:cs="Arial Unicode MS" w:hint="eastAsia"/>
          <w:sz w:val="18"/>
          <w:szCs w:val="18"/>
        </w:rPr>
        <w:t>상표권</w:t>
      </w:r>
      <w:r w:rsidR="00660A1B"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 xml:space="preserve">, </w:t>
      </w:r>
      <w:r w:rsidR="00660A1B" w:rsidRPr="00124595">
        <w:rPr>
          <w:rFonts w:ascii="Noto Sans CJK KR Regular" w:eastAsia="Noto Sans CJK KR Regular" w:hAnsi="Noto Sans CJK KR Regular" w:cs="Arial Unicode MS" w:hint="eastAsia"/>
          <w:sz w:val="18"/>
          <w:szCs w:val="18"/>
        </w:rPr>
        <w:t>특허권</w:t>
      </w:r>
      <w:r w:rsidR="00660A1B"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 xml:space="preserve"> </w:t>
      </w:r>
      <w:r w:rsidR="00660A1B" w:rsidRPr="00124595">
        <w:rPr>
          <w:rFonts w:ascii="Noto Sans CJK KR Regular" w:eastAsia="Noto Sans CJK KR Regular" w:hAnsi="Noto Sans CJK KR Regular" w:cs="Arial Unicode MS" w:hint="eastAsia"/>
          <w:sz w:val="18"/>
          <w:szCs w:val="18"/>
        </w:rPr>
        <w:t>등의</w:t>
      </w:r>
      <w:r w:rsidR="00660A1B"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 xml:space="preserve"> </w:t>
      </w:r>
      <w:r w:rsidR="00660A1B" w:rsidRPr="00124595">
        <w:rPr>
          <w:rFonts w:ascii="Noto Sans CJK KR Regular" w:eastAsia="Noto Sans CJK KR Regular" w:hAnsi="Noto Sans CJK KR Regular" w:cs="Arial Unicode MS" w:hint="eastAsia"/>
          <w:sz w:val="18"/>
          <w:szCs w:val="18"/>
        </w:rPr>
        <w:t>지적재산권</w:t>
      </w:r>
      <w:r w:rsidR="00660A1B"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 xml:space="preserve">, </w:t>
      </w:r>
      <w:r w:rsidR="00660A1B" w:rsidRPr="00124595">
        <w:rPr>
          <w:rFonts w:ascii="Noto Sans CJK KR Regular" w:eastAsia="Noto Sans CJK KR Regular" w:hAnsi="Noto Sans CJK KR Regular" w:cs="Arial Unicode MS" w:hint="eastAsia"/>
          <w:sz w:val="18"/>
          <w:szCs w:val="18"/>
        </w:rPr>
        <w:t>프라이버시권</w:t>
      </w:r>
      <w:r w:rsidR="00660A1B"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 xml:space="preserve">, </w:t>
      </w:r>
      <w:r w:rsidR="00660A1B" w:rsidRPr="00124595">
        <w:rPr>
          <w:rFonts w:ascii="Noto Sans CJK KR Regular" w:eastAsia="Noto Sans CJK KR Regular" w:hAnsi="Noto Sans CJK KR Regular" w:cs="Arial Unicode MS" w:hint="eastAsia"/>
          <w:sz w:val="18"/>
          <w:szCs w:val="18"/>
        </w:rPr>
        <w:t>기타</w:t>
      </w:r>
      <w:r w:rsidR="00660A1B"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 xml:space="preserve"> </w:t>
      </w:r>
      <w:r w:rsidR="00660A1B" w:rsidRPr="00124595">
        <w:rPr>
          <w:rFonts w:ascii="Noto Sans CJK KR Regular" w:eastAsia="Noto Sans CJK KR Regular" w:hAnsi="Noto Sans CJK KR Regular" w:cs="Arial Unicode MS" w:hint="eastAsia"/>
          <w:sz w:val="18"/>
          <w:szCs w:val="18"/>
        </w:rPr>
        <w:t>법령상</w:t>
      </w:r>
      <w:r w:rsidR="00660A1B"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 xml:space="preserve"> </w:t>
      </w:r>
      <w:r w:rsidR="00660A1B" w:rsidRPr="00124595">
        <w:rPr>
          <w:rFonts w:ascii="Noto Sans CJK KR Regular" w:eastAsia="Noto Sans CJK KR Regular" w:hAnsi="Noto Sans CJK KR Regular" w:cs="Arial Unicode MS" w:hint="eastAsia"/>
          <w:sz w:val="18"/>
          <w:szCs w:val="18"/>
        </w:rPr>
        <w:t>또는</w:t>
      </w:r>
      <w:r w:rsidR="00660A1B"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 xml:space="preserve"> </w:t>
      </w:r>
      <w:r w:rsidR="00660A1B" w:rsidRPr="00124595">
        <w:rPr>
          <w:rFonts w:ascii="Noto Sans CJK KR Regular" w:eastAsia="Noto Sans CJK KR Regular" w:hAnsi="Noto Sans CJK KR Regular" w:cs="Arial Unicode MS" w:hint="eastAsia"/>
          <w:sz w:val="18"/>
          <w:szCs w:val="18"/>
        </w:rPr>
        <w:t>계약상의</w:t>
      </w:r>
      <w:r w:rsidR="00660A1B"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 xml:space="preserve"> </w:t>
      </w:r>
      <w:r w:rsidR="00660A1B" w:rsidRPr="00124595">
        <w:rPr>
          <w:rFonts w:ascii="Noto Sans CJK KR Regular" w:eastAsia="Noto Sans CJK KR Regular" w:hAnsi="Noto Sans CJK KR Regular" w:cs="Arial Unicode MS" w:hint="eastAsia"/>
          <w:sz w:val="18"/>
          <w:szCs w:val="18"/>
        </w:rPr>
        <w:t>권리를</w:t>
      </w:r>
      <w:r w:rsidR="00660A1B"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 xml:space="preserve"> </w:t>
      </w:r>
      <w:r w:rsidR="00660A1B" w:rsidRPr="00124595">
        <w:rPr>
          <w:rFonts w:ascii="Noto Sans CJK KR Regular" w:eastAsia="Noto Sans CJK KR Regular" w:hAnsi="Noto Sans CJK KR Regular" w:cs="Arial Unicode MS" w:hint="eastAsia"/>
          <w:sz w:val="18"/>
          <w:szCs w:val="18"/>
        </w:rPr>
        <w:t>침해하는</w:t>
      </w:r>
      <w:r w:rsidR="00660A1B"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 xml:space="preserve"> </w:t>
      </w:r>
      <w:r w:rsidR="00660A1B" w:rsidRPr="00124595">
        <w:rPr>
          <w:rFonts w:ascii="Noto Sans CJK KR Regular" w:eastAsia="Noto Sans CJK KR Regular" w:hAnsi="Noto Sans CJK KR Regular" w:cs="Arial Unicode MS" w:hint="eastAsia"/>
          <w:sz w:val="18"/>
          <w:szCs w:val="18"/>
        </w:rPr>
        <w:t>행위</w:t>
      </w:r>
      <w:r w:rsidR="005E2812" w:rsidRPr="00124595">
        <w:rPr>
          <w:rFonts w:ascii="Noto Sans CJK KR Regular" w:eastAsia="Noto Sans CJK KR Regular" w:hAnsi="Noto Sans CJK KR Regular" w:cs="Arial Unicode MS" w:hint="eastAsia"/>
          <w:sz w:val="18"/>
          <w:szCs w:val="18"/>
        </w:rPr>
        <w:t>를</w:t>
      </w:r>
      <w:r w:rsidR="005E2812"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 xml:space="preserve"> </w:t>
      </w:r>
      <w:r w:rsidR="005E2812" w:rsidRPr="00124595">
        <w:rPr>
          <w:rFonts w:ascii="Noto Sans CJK KR Regular" w:eastAsia="Noto Sans CJK KR Regular" w:hAnsi="Noto Sans CJK KR Regular" w:cs="Arial Unicode MS" w:hint="eastAsia"/>
          <w:sz w:val="18"/>
          <w:szCs w:val="18"/>
        </w:rPr>
        <w:t>하는</w:t>
      </w:r>
      <w:r w:rsidR="005E2812"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 xml:space="preserve"> </w:t>
      </w:r>
      <w:r w:rsidR="005E2812" w:rsidRPr="00124595">
        <w:rPr>
          <w:rFonts w:ascii="Noto Sans CJK KR Regular" w:eastAsia="Noto Sans CJK KR Regular" w:hAnsi="Noto Sans CJK KR Regular" w:cs="Arial Unicode MS" w:hint="eastAsia"/>
          <w:sz w:val="18"/>
          <w:szCs w:val="18"/>
        </w:rPr>
        <w:t>경우</w:t>
      </w:r>
    </w:p>
    <w:p w14:paraId="2BBBD4BA" w14:textId="398D0C5D" w:rsidR="008C228B" w:rsidRPr="000964A1" w:rsidRDefault="00660A1B" w:rsidP="008C228B">
      <w:pPr>
        <w:pStyle w:val="ab"/>
        <w:numPr>
          <w:ilvl w:val="0"/>
          <w:numId w:val="45"/>
        </w:numPr>
        <w:ind w:leftChars="0"/>
        <w:rPr>
          <w:ins w:id="232" w:author="정영재 (Youngjae Jeong)" w:date="2026-02-09T12:16:00Z"/>
          <w:rFonts w:ascii="Noto Sans CJK KR Regular" w:eastAsia="Noto Sans CJK KR Regular" w:hAnsi="Noto Sans CJK KR Regular"/>
          <w:sz w:val="18"/>
          <w:szCs w:val="18"/>
        </w:rPr>
      </w:pPr>
      <w:r w:rsidRPr="00124595">
        <w:rPr>
          <w:rFonts w:ascii="Noto Sans CJK KR Regular" w:eastAsia="Noto Sans CJK KR Regular" w:hAnsi="Noto Sans CJK KR Regular"/>
          <w:sz w:val="18"/>
          <w:szCs w:val="18"/>
        </w:rPr>
        <w:t xml:space="preserve"> </w:t>
      </w:r>
      <w:del w:id="233" w:author="정영재 (Youngjae Jeong)" w:date="2026-02-09T12:13:00Z">
        <w:r w:rsidRPr="00124595" w:rsidDel="0066743B">
          <w:rPr>
            <w:rFonts w:ascii="Noto Sans CJK KR Regular" w:eastAsia="Noto Sans CJK KR Regular" w:hAnsi="Noto Sans CJK KR Regular" w:cs="Times New Roman" w:hint="eastAsia"/>
            <w:sz w:val="18"/>
            <w:szCs w:val="18"/>
          </w:rPr>
          <w:delText xml:space="preserve">PLANNING SERVICE PRO </w:delText>
        </w:r>
      </w:del>
      <w:proofErr w:type="spellStart"/>
      <w:ins w:id="234" w:author="정영재 (Youngjae Jeong)" w:date="2026-02-09T12:13:00Z">
        <w:r w:rsidR="0066743B">
          <w:rPr>
            <w:rFonts w:ascii="Noto Sans CJK KR Regular" w:eastAsia="Noto Sans CJK KR Regular" w:hAnsi="Noto Sans CJK KR Regular" w:cs="Times New Roman" w:hint="eastAsia"/>
            <w:sz w:val="18"/>
            <w:szCs w:val="18"/>
          </w:rPr>
          <w:t>공간플래닝</w:t>
        </w:r>
        <w:proofErr w:type="spellEnd"/>
        <w:r w:rsidR="0066743B">
          <w:rPr>
            <w:rFonts w:ascii="Noto Sans CJK KR Regular" w:eastAsia="Noto Sans CJK KR Regular" w:hAnsi="Noto Sans CJK KR Regular" w:cs="Times New Roman" w:hint="eastAsia"/>
            <w:sz w:val="18"/>
            <w:szCs w:val="18"/>
          </w:rPr>
          <w:t xml:space="preserve"> 상담 </w:t>
        </w:r>
      </w:ins>
      <w:r w:rsidRPr="00124595">
        <w:rPr>
          <w:rFonts w:ascii="Noto Sans CJK KR Regular" w:eastAsia="Noto Sans CJK KR Regular" w:hAnsi="Noto Sans CJK KR Regular" w:cs="Times New Roman" w:hint="eastAsia"/>
          <w:sz w:val="18"/>
          <w:szCs w:val="18"/>
        </w:rPr>
        <w:t>서비스를</w:t>
      </w:r>
      <w:r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 xml:space="preserve"> </w:t>
      </w:r>
      <w:r w:rsidRPr="00124595">
        <w:rPr>
          <w:rFonts w:ascii="Noto Sans CJK KR Regular" w:eastAsia="Noto Sans CJK KR Regular" w:hAnsi="Noto Sans CJK KR Regular" w:cs="Times New Roman" w:hint="eastAsia"/>
          <w:sz w:val="18"/>
          <w:szCs w:val="18"/>
        </w:rPr>
        <w:t>이행하면서</w:t>
      </w:r>
      <w:r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 xml:space="preserve"> </w:t>
      </w:r>
      <w:r w:rsidRPr="00124595">
        <w:rPr>
          <w:rFonts w:ascii="Noto Sans CJK KR Regular" w:eastAsia="Noto Sans CJK KR Regular" w:hAnsi="Noto Sans CJK KR Regular" w:cs="Times New Roman" w:hint="eastAsia"/>
          <w:sz w:val="18"/>
          <w:szCs w:val="18"/>
        </w:rPr>
        <w:t>획득한</w:t>
      </w:r>
      <w:r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 xml:space="preserve"> </w:t>
      </w:r>
      <w:r w:rsidRPr="00124595">
        <w:rPr>
          <w:rFonts w:ascii="Noto Sans CJK KR Regular" w:eastAsia="Noto Sans CJK KR Regular" w:hAnsi="Noto Sans CJK KR Regular" w:cs="Times New Roman" w:hint="eastAsia"/>
          <w:sz w:val="18"/>
          <w:szCs w:val="18"/>
        </w:rPr>
        <w:t>회원정보를</w:t>
      </w:r>
      <w:r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 xml:space="preserve"> </w:t>
      </w:r>
      <w:r w:rsidRPr="00124595">
        <w:rPr>
          <w:rFonts w:ascii="Noto Sans CJK KR Regular" w:eastAsia="Noto Sans CJK KR Regular" w:hAnsi="Noto Sans CJK KR Regular" w:cs="Times New Roman" w:hint="eastAsia"/>
          <w:sz w:val="18"/>
          <w:szCs w:val="18"/>
        </w:rPr>
        <w:t>유출하거나</w:t>
      </w:r>
      <w:r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 xml:space="preserve"> </w:t>
      </w:r>
      <w:r w:rsidRPr="00124595">
        <w:rPr>
          <w:rFonts w:ascii="Noto Sans CJK KR Regular" w:eastAsia="Noto Sans CJK KR Regular" w:hAnsi="Noto Sans CJK KR Regular" w:cs="Times New Roman" w:hint="eastAsia"/>
          <w:sz w:val="18"/>
          <w:szCs w:val="18"/>
        </w:rPr>
        <w:t>그</w:t>
      </w:r>
      <w:r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 xml:space="preserve"> </w:t>
      </w:r>
      <w:r w:rsidRPr="00124595">
        <w:rPr>
          <w:rFonts w:ascii="Noto Sans CJK KR Regular" w:eastAsia="Noto Sans CJK KR Regular" w:hAnsi="Noto Sans CJK KR Regular" w:cs="Times New Roman" w:hint="eastAsia"/>
          <w:sz w:val="18"/>
          <w:szCs w:val="18"/>
        </w:rPr>
        <w:t>외</w:t>
      </w:r>
      <w:r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 xml:space="preserve"> </w:t>
      </w:r>
      <w:r w:rsidRPr="00124595">
        <w:rPr>
          <w:rFonts w:ascii="Noto Sans CJK KR Regular" w:eastAsia="Noto Sans CJK KR Regular" w:hAnsi="Noto Sans CJK KR Regular" w:cs="Times New Roman" w:hint="eastAsia"/>
          <w:sz w:val="18"/>
          <w:szCs w:val="18"/>
        </w:rPr>
        <w:t>개인정보보호법과</w:t>
      </w:r>
      <w:r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 xml:space="preserve"> </w:t>
      </w:r>
      <w:r w:rsidRPr="00124595">
        <w:rPr>
          <w:rFonts w:ascii="Noto Sans CJK KR Regular" w:eastAsia="Noto Sans CJK KR Regular" w:hAnsi="Noto Sans CJK KR Regular" w:cs="Times New Roman" w:hint="eastAsia"/>
          <w:sz w:val="18"/>
          <w:szCs w:val="18"/>
        </w:rPr>
        <w:t>관련한</w:t>
      </w:r>
      <w:r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 xml:space="preserve"> </w:t>
      </w:r>
      <w:r w:rsidRPr="00124595">
        <w:rPr>
          <w:rFonts w:ascii="Noto Sans CJK KR Regular" w:eastAsia="Noto Sans CJK KR Regular" w:hAnsi="Noto Sans CJK KR Regular" w:cs="Times New Roman" w:hint="eastAsia"/>
          <w:sz w:val="18"/>
          <w:szCs w:val="18"/>
        </w:rPr>
        <w:t>사항을</w:t>
      </w:r>
      <w:r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 xml:space="preserve"> </w:t>
      </w:r>
      <w:r w:rsidRPr="00124595">
        <w:rPr>
          <w:rFonts w:ascii="Noto Sans CJK KR Regular" w:eastAsia="Noto Sans CJK KR Regular" w:hAnsi="Noto Sans CJK KR Regular" w:cs="Times New Roman" w:hint="eastAsia"/>
          <w:sz w:val="18"/>
          <w:szCs w:val="18"/>
        </w:rPr>
        <w:t>위반하는</w:t>
      </w:r>
      <w:r w:rsidR="005E2812"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 xml:space="preserve"> </w:t>
      </w:r>
      <w:r w:rsidR="005E2812" w:rsidRPr="00124595">
        <w:rPr>
          <w:rFonts w:ascii="Noto Sans CJK KR Regular" w:eastAsia="Noto Sans CJK KR Regular" w:hAnsi="Noto Sans CJK KR Regular" w:cs="Times New Roman" w:hint="eastAsia"/>
          <w:sz w:val="18"/>
          <w:szCs w:val="18"/>
        </w:rPr>
        <w:t>경우</w:t>
      </w:r>
    </w:p>
    <w:p w14:paraId="73201330" w14:textId="09731A5F" w:rsidR="000964A1" w:rsidRPr="00124595" w:rsidRDefault="000964A1" w:rsidP="008C228B">
      <w:pPr>
        <w:pStyle w:val="ab"/>
        <w:numPr>
          <w:ilvl w:val="0"/>
          <w:numId w:val="45"/>
        </w:numPr>
        <w:ind w:leftChars="0"/>
        <w:rPr>
          <w:rFonts w:ascii="Noto Sans CJK KR Regular" w:eastAsia="Noto Sans CJK KR Regular" w:hAnsi="Noto Sans CJK KR Regular"/>
          <w:sz w:val="18"/>
          <w:szCs w:val="18"/>
        </w:rPr>
      </w:pPr>
      <w:ins w:id="235" w:author="정영재 (Youngjae Jeong)" w:date="2026-02-09T12:16:00Z">
        <w:r>
          <w:rPr>
            <w:rFonts w:ascii="Noto Sans CJK KR Regular" w:eastAsia="Noto Sans CJK KR Regular" w:hAnsi="Noto Sans CJK KR Regular" w:hint="eastAsia"/>
            <w:sz w:val="18"/>
            <w:szCs w:val="18"/>
          </w:rPr>
          <w:t xml:space="preserve"> </w:t>
        </w:r>
      </w:ins>
      <w:proofErr w:type="spellStart"/>
      <w:ins w:id="236" w:author="정영재 (Youngjae Jeong)" w:date="2026-02-09T12:18:00Z">
        <w:r>
          <w:rPr>
            <w:rFonts w:ascii="Noto Sans CJK KR Regular" w:eastAsia="Noto Sans CJK KR Regular" w:hAnsi="Noto Sans CJK KR Regular" w:hint="eastAsia"/>
            <w:sz w:val="18"/>
            <w:szCs w:val="18"/>
          </w:rPr>
          <w:t>데스커</w:t>
        </w:r>
        <w:proofErr w:type="spellEnd"/>
        <w:r>
          <w:rPr>
            <w:rFonts w:ascii="Noto Sans CJK KR Regular" w:eastAsia="Noto Sans CJK KR Regular" w:hAnsi="Noto Sans CJK KR Regular" w:hint="eastAsia"/>
            <w:sz w:val="18"/>
            <w:szCs w:val="18"/>
          </w:rPr>
          <w:t xml:space="preserve"> </w:t>
        </w:r>
        <w:proofErr w:type="spellStart"/>
        <w:r>
          <w:rPr>
            <w:rFonts w:ascii="Noto Sans CJK KR Regular" w:eastAsia="Noto Sans CJK KR Regular" w:hAnsi="Noto Sans CJK KR Regular" w:hint="eastAsia"/>
            <w:sz w:val="18"/>
            <w:szCs w:val="18"/>
          </w:rPr>
          <w:t>공식몰</w:t>
        </w:r>
        <w:proofErr w:type="spellEnd"/>
        <w:r>
          <w:rPr>
            <w:rFonts w:ascii="Noto Sans CJK KR Regular" w:eastAsia="Noto Sans CJK KR Regular" w:hAnsi="Noto Sans CJK KR Regular" w:hint="eastAsia"/>
            <w:sz w:val="18"/>
            <w:szCs w:val="18"/>
          </w:rPr>
          <w:t>(</w:t>
        </w:r>
        <w:r>
          <w:rPr>
            <w:rFonts w:ascii="Noto Sans CJK KR Regular" w:eastAsia="Noto Sans CJK KR Regular" w:hAnsi="Noto Sans CJK KR Regular"/>
            <w:sz w:val="18"/>
            <w:szCs w:val="18"/>
          </w:rPr>
          <w:fldChar w:fldCharType="begin"/>
        </w:r>
        <w:r>
          <w:rPr>
            <w:rFonts w:ascii="Noto Sans CJK KR Regular" w:eastAsia="Noto Sans CJK KR Regular" w:hAnsi="Noto Sans CJK KR Regular"/>
            <w:sz w:val="18"/>
            <w:szCs w:val="18"/>
          </w:rPr>
          <w:instrText xml:space="preserve"> HYPERLINK "http://</w:instrText>
        </w:r>
        <w:r>
          <w:rPr>
            <w:rFonts w:ascii="Noto Sans CJK KR Regular" w:eastAsia="Noto Sans CJK KR Regular" w:hAnsi="Noto Sans CJK KR Regular" w:hint="eastAsia"/>
            <w:sz w:val="18"/>
            <w:szCs w:val="18"/>
          </w:rPr>
          <w:instrText>www.desker.co.kr</w:instrText>
        </w:r>
        <w:r>
          <w:rPr>
            <w:rFonts w:ascii="Noto Sans CJK KR Regular" w:eastAsia="Noto Sans CJK KR Regular" w:hAnsi="Noto Sans CJK KR Regular"/>
            <w:sz w:val="18"/>
            <w:szCs w:val="18"/>
          </w:rPr>
          <w:instrText xml:space="preserve">" </w:instrText>
        </w:r>
        <w:r>
          <w:rPr>
            <w:rFonts w:ascii="Noto Sans CJK KR Regular" w:eastAsia="Noto Sans CJK KR Regular" w:hAnsi="Noto Sans CJK KR Regular"/>
            <w:sz w:val="18"/>
            <w:szCs w:val="18"/>
          </w:rPr>
          <w:fldChar w:fldCharType="separate"/>
        </w:r>
        <w:r w:rsidRPr="00B11216">
          <w:rPr>
            <w:rStyle w:val="af4"/>
            <w:rFonts w:ascii="Noto Sans CJK KR Regular" w:eastAsia="Noto Sans CJK KR Regular" w:hAnsi="Noto Sans CJK KR Regular" w:hint="eastAsia"/>
            <w:sz w:val="18"/>
            <w:szCs w:val="18"/>
          </w:rPr>
          <w:t>www.desker.co.kr</w:t>
        </w:r>
        <w:r>
          <w:rPr>
            <w:rFonts w:ascii="Noto Sans CJK KR Regular" w:eastAsia="Noto Sans CJK KR Regular" w:hAnsi="Noto Sans CJK KR Regular"/>
            <w:sz w:val="18"/>
            <w:szCs w:val="18"/>
          </w:rPr>
          <w:fldChar w:fldCharType="end"/>
        </w:r>
        <w:r>
          <w:rPr>
            <w:rFonts w:ascii="Noto Sans CJK KR Regular" w:eastAsia="Noto Sans CJK KR Regular" w:hAnsi="Noto Sans CJK KR Regular" w:hint="eastAsia"/>
            <w:sz w:val="18"/>
            <w:szCs w:val="18"/>
          </w:rPr>
          <w:t xml:space="preserve">) 기업회원 가입 후, </w:t>
        </w:r>
      </w:ins>
      <w:proofErr w:type="spellStart"/>
      <w:ins w:id="237" w:author="정영재 (Youngjae Jeong)" w:date="2026-02-09T12:17:00Z">
        <w:r>
          <w:rPr>
            <w:rFonts w:ascii="Noto Sans CJK KR Regular" w:eastAsia="Noto Sans CJK KR Regular" w:hAnsi="Noto Sans CJK KR Regular" w:hint="eastAsia"/>
            <w:sz w:val="18"/>
            <w:szCs w:val="18"/>
          </w:rPr>
          <w:t>공간플래닝</w:t>
        </w:r>
        <w:proofErr w:type="spellEnd"/>
        <w:r>
          <w:rPr>
            <w:rFonts w:ascii="Noto Sans CJK KR Regular" w:eastAsia="Noto Sans CJK KR Regular" w:hAnsi="Noto Sans CJK KR Regular" w:hint="eastAsia"/>
            <w:sz w:val="18"/>
            <w:szCs w:val="18"/>
          </w:rPr>
          <w:t xml:space="preserve"> 상담 서비스를 신청한 회원</w:t>
        </w:r>
      </w:ins>
      <w:ins w:id="238" w:author="정영재 (Youngjae Jeong)" w:date="2026-02-09T12:18:00Z">
        <w:r>
          <w:rPr>
            <w:rFonts w:ascii="Noto Sans CJK KR Regular" w:eastAsia="Noto Sans CJK KR Regular" w:hAnsi="Noto Sans CJK KR Regular" w:hint="eastAsia"/>
            <w:sz w:val="18"/>
            <w:szCs w:val="18"/>
          </w:rPr>
          <w:t xml:space="preserve">에 대해 </w:t>
        </w:r>
        <w:proofErr w:type="spellStart"/>
        <w:r>
          <w:rPr>
            <w:rFonts w:ascii="Noto Sans CJK KR Regular" w:eastAsia="Noto Sans CJK KR Regular" w:hAnsi="Noto Sans CJK KR Regular" w:hint="eastAsia"/>
            <w:sz w:val="18"/>
            <w:szCs w:val="18"/>
          </w:rPr>
          <w:t>공간플래닝</w:t>
        </w:r>
        <w:proofErr w:type="spellEnd"/>
        <w:r>
          <w:rPr>
            <w:rFonts w:ascii="Noto Sans CJK KR Regular" w:eastAsia="Noto Sans CJK KR Regular" w:hAnsi="Noto Sans CJK KR Regular" w:hint="eastAsia"/>
            <w:sz w:val="18"/>
            <w:szCs w:val="18"/>
          </w:rPr>
          <w:t xml:space="preserve"> 상담 서비스를 </w:t>
        </w:r>
        <w:proofErr w:type="gramStart"/>
        <w:r>
          <w:rPr>
            <w:rFonts w:ascii="Noto Sans CJK KR Regular" w:eastAsia="Noto Sans CJK KR Regular" w:hAnsi="Noto Sans CJK KR Regular" w:hint="eastAsia"/>
            <w:sz w:val="18"/>
            <w:szCs w:val="18"/>
          </w:rPr>
          <w:t>배정 받은</w:t>
        </w:r>
        <w:proofErr w:type="gramEnd"/>
        <w:r>
          <w:rPr>
            <w:rFonts w:ascii="Noto Sans CJK KR Regular" w:eastAsia="Noto Sans CJK KR Regular" w:hAnsi="Noto Sans CJK KR Regular" w:hint="eastAsia"/>
            <w:sz w:val="18"/>
            <w:szCs w:val="18"/>
          </w:rPr>
          <w:t xml:space="preserve"> 후, 해당 회원에게</w:t>
        </w:r>
      </w:ins>
      <w:ins w:id="239" w:author="정영재 (Youngjae Jeong)" w:date="2026-02-09T12:17:00Z">
        <w:r>
          <w:rPr>
            <w:rFonts w:ascii="Noto Sans CJK KR Regular" w:eastAsia="Noto Sans CJK KR Regular" w:hAnsi="Noto Sans CJK KR Regular" w:hint="eastAsia"/>
            <w:sz w:val="18"/>
            <w:szCs w:val="18"/>
          </w:rPr>
          <w:t xml:space="preserve"> 탈퇴 후 재가입을 유도하는 경우</w:t>
        </w:r>
      </w:ins>
    </w:p>
    <w:p w14:paraId="02CB9CE9" w14:textId="767ABABF" w:rsidR="008C228B" w:rsidRDefault="00660A1B" w:rsidP="003529E4">
      <w:pPr>
        <w:pStyle w:val="ab"/>
        <w:numPr>
          <w:ilvl w:val="0"/>
          <w:numId w:val="45"/>
        </w:numPr>
        <w:ind w:leftChars="0"/>
        <w:rPr>
          <w:ins w:id="240" w:author="정영재 (Youngjae Jeong)" w:date="2026-01-06T16:57:00Z"/>
          <w:rFonts w:ascii="Noto Sans CJK KR Regular" w:eastAsia="Noto Sans CJK KR Regular" w:hAnsi="Noto Sans CJK KR Regular"/>
          <w:sz w:val="18"/>
          <w:szCs w:val="18"/>
        </w:rPr>
      </w:pPr>
      <w:r w:rsidRPr="00124595">
        <w:rPr>
          <w:rFonts w:ascii="Noto Sans CJK KR Regular" w:eastAsia="Noto Sans CJK KR Regular" w:hAnsi="Noto Sans CJK KR Regular" w:hint="eastAsia"/>
          <w:sz w:val="18"/>
          <w:szCs w:val="18"/>
        </w:rPr>
        <w:t>본</w:t>
      </w:r>
      <w:r w:rsidRPr="00124595">
        <w:rPr>
          <w:rFonts w:ascii="Noto Sans CJK KR Regular" w:eastAsia="Noto Sans CJK KR Regular" w:hAnsi="Noto Sans CJK KR Regular"/>
          <w:sz w:val="18"/>
          <w:szCs w:val="18"/>
        </w:rPr>
        <w:t xml:space="preserve"> </w:t>
      </w:r>
      <w:r w:rsidRPr="00124595">
        <w:rPr>
          <w:rFonts w:ascii="Noto Sans CJK KR Regular" w:eastAsia="Noto Sans CJK KR Regular" w:hAnsi="Noto Sans CJK KR Regular" w:hint="eastAsia"/>
          <w:sz w:val="18"/>
          <w:szCs w:val="18"/>
        </w:rPr>
        <w:t>계약의</w:t>
      </w:r>
      <w:r w:rsidRPr="00124595">
        <w:rPr>
          <w:rFonts w:ascii="Noto Sans CJK KR Regular" w:eastAsia="Noto Sans CJK KR Regular" w:hAnsi="Noto Sans CJK KR Regular"/>
          <w:sz w:val="18"/>
          <w:szCs w:val="18"/>
        </w:rPr>
        <w:t xml:space="preserve"> </w:t>
      </w:r>
      <w:r w:rsidRPr="00124595">
        <w:rPr>
          <w:rFonts w:ascii="Noto Sans CJK KR Regular" w:eastAsia="Noto Sans CJK KR Regular" w:hAnsi="Noto Sans CJK KR Regular" w:hint="eastAsia"/>
          <w:sz w:val="18"/>
          <w:szCs w:val="18"/>
        </w:rPr>
        <w:t>거래방식과</w:t>
      </w:r>
      <w:r w:rsidRPr="00124595">
        <w:rPr>
          <w:rFonts w:ascii="Noto Sans CJK KR Regular" w:eastAsia="Noto Sans CJK KR Regular" w:hAnsi="Noto Sans CJK KR Regular"/>
          <w:sz w:val="18"/>
          <w:szCs w:val="18"/>
        </w:rPr>
        <w:t xml:space="preserve"> </w:t>
      </w:r>
      <w:r w:rsidRPr="00124595">
        <w:rPr>
          <w:rFonts w:ascii="Noto Sans CJK KR Regular" w:eastAsia="Noto Sans CJK KR Regular" w:hAnsi="Noto Sans CJK KR Regular" w:hint="eastAsia"/>
          <w:sz w:val="18"/>
          <w:szCs w:val="18"/>
        </w:rPr>
        <w:t>다르게</w:t>
      </w:r>
      <w:r w:rsidRPr="00124595">
        <w:rPr>
          <w:rFonts w:ascii="Noto Sans CJK KR Regular" w:eastAsia="Noto Sans CJK KR Regular" w:hAnsi="Noto Sans CJK KR Regular"/>
          <w:sz w:val="18"/>
          <w:szCs w:val="18"/>
        </w:rPr>
        <w:t xml:space="preserve"> </w:t>
      </w:r>
      <w:r w:rsidRPr="00124595">
        <w:rPr>
          <w:rFonts w:ascii="Noto Sans CJK KR Regular" w:eastAsia="Noto Sans CJK KR Regular" w:hAnsi="Noto Sans CJK KR Regular" w:hint="eastAsia"/>
          <w:sz w:val="18"/>
          <w:szCs w:val="18"/>
        </w:rPr>
        <w:t>회원과</w:t>
      </w:r>
      <w:r w:rsidRPr="00124595">
        <w:rPr>
          <w:rFonts w:ascii="Noto Sans CJK KR Regular" w:eastAsia="Noto Sans CJK KR Regular" w:hAnsi="Noto Sans CJK KR Regular"/>
          <w:sz w:val="18"/>
          <w:szCs w:val="18"/>
        </w:rPr>
        <w:t xml:space="preserve"> </w:t>
      </w:r>
      <w:r w:rsidRPr="00124595">
        <w:rPr>
          <w:rFonts w:ascii="Noto Sans CJK KR Regular" w:eastAsia="Noto Sans CJK KR Regular" w:hAnsi="Noto Sans CJK KR Regular" w:hint="eastAsia"/>
          <w:sz w:val="18"/>
          <w:szCs w:val="18"/>
        </w:rPr>
        <w:t>직접</w:t>
      </w:r>
      <w:r w:rsidRPr="00124595">
        <w:rPr>
          <w:rFonts w:ascii="Noto Sans CJK KR Regular" w:eastAsia="Noto Sans CJK KR Regular" w:hAnsi="Noto Sans CJK KR Regular"/>
          <w:sz w:val="18"/>
          <w:szCs w:val="18"/>
        </w:rPr>
        <w:t xml:space="preserve"> </w:t>
      </w:r>
      <w:r w:rsidRPr="00124595">
        <w:rPr>
          <w:rFonts w:ascii="Noto Sans CJK KR Regular" w:eastAsia="Noto Sans CJK KR Regular" w:hAnsi="Noto Sans CJK KR Regular" w:hint="eastAsia"/>
          <w:sz w:val="18"/>
          <w:szCs w:val="18"/>
        </w:rPr>
        <w:t>거래를</w:t>
      </w:r>
      <w:r w:rsidRPr="00124595">
        <w:rPr>
          <w:rFonts w:ascii="Noto Sans CJK KR Regular" w:eastAsia="Noto Sans CJK KR Regular" w:hAnsi="Noto Sans CJK KR Regular"/>
          <w:sz w:val="18"/>
          <w:szCs w:val="18"/>
        </w:rPr>
        <w:t xml:space="preserve"> </w:t>
      </w:r>
      <w:r w:rsidRPr="00124595">
        <w:rPr>
          <w:rFonts w:ascii="Noto Sans CJK KR Regular" w:eastAsia="Noto Sans CJK KR Regular" w:hAnsi="Noto Sans CJK KR Regular" w:hint="eastAsia"/>
          <w:sz w:val="18"/>
          <w:szCs w:val="18"/>
        </w:rPr>
        <w:t>하는</w:t>
      </w:r>
      <w:r w:rsidR="005E2812" w:rsidRPr="00124595">
        <w:rPr>
          <w:rFonts w:ascii="Noto Sans CJK KR Regular" w:eastAsia="Noto Sans CJK KR Regular" w:hAnsi="Noto Sans CJK KR Regular"/>
          <w:sz w:val="18"/>
          <w:szCs w:val="18"/>
        </w:rPr>
        <w:t xml:space="preserve"> </w:t>
      </w:r>
      <w:r w:rsidR="005E2812" w:rsidRPr="00124595">
        <w:rPr>
          <w:rFonts w:ascii="Noto Sans CJK KR Regular" w:eastAsia="Noto Sans CJK KR Regular" w:hAnsi="Noto Sans CJK KR Regular" w:hint="eastAsia"/>
          <w:sz w:val="18"/>
          <w:szCs w:val="18"/>
        </w:rPr>
        <w:t>경</w:t>
      </w:r>
      <w:r w:rsidR="008C228B" w:rsidRPr="00124595">
        <w:rPr>
          <w:rFonts w:ascii="Noto Sans CJK KR Regular" w:eastAsia="Noto Sans CJK KR Regular" w:hAnsi="Noto Sans CJK KR Regular" w:hint="eastAsia"/>
          <w:sz w:val="18"/>
          <w:szCs w:val="18"/>
        </w:rPr>
        <w:t>우</w:t>
      </w:r>
    </w:p>
    <w:p w14:paraId="5D5B3050" w14:textId="66C2A4FB" w:rsidR="0040362C" w:rsidRPr="00124595" w:rsidRDefault="000B2642" w:rsidP="003529E4">
      <w:pPr>
        <w:pStyle w:val="ab"/>
        <w:numPr>
          <w:ilvl w:val="0"/>
          <w:numId w:val="45"/>
        </w:numPr>
        <w:ind w:leftChars="0"/>
        <w:rPr>
          <w:rFonts w:ascii="Noto Sans CJK KR Regular" w:eastAsia="Noto Sans CJK KR Regular" w:hAnsi="Noto Sans CJK KR Regular"/>
          <w:sz w:val="18"/>
          <w:szCs w:val="18"/>
        </w:rPr>
      </w:pPr>
      <w:ins w:id="241" w:author="정영재 (Youngjae Jeong)" w:date="2026-01-06T17:17:00Z">
        <w:r>
          <w:rPr>
            <w:rFonts w:ascii="Noto Sans CJK KR Regular" w:eastAsia="Noto Sans CJK KR Regular" w:hAnsi="Noto Sans CJK KR Regular" w:hint="eastAsia"/>
            <w:sz w:val="18"/>
            <w:szCs w:val="18"/>
          </w:rPr>
          <w:t xml:space="preserve"> 본 계약의 </w:t>
        </w:r>
      </w:ins>
      <w:proofErr w:type="gramStart"/>
      <w:ins w:id="242" w:author="정영재 (Youngjae Jeong)" w:date="2026-01-06T16:58:00Z">
        <w:r w:rsidR="0040362C">
          <w:rPr>
            <w:rFonts w:ascii="Noto Sans CJK KR Regular" w:eastAsia="Noto Sans CJK KR Regular" w:hAnsi="Noto Sans CJK KR Regular" w:hint="eastAsia"/>
            <w:sz w:val="18"/>
            <w:szCs w:val="18"/>
          </w:rPr>
          <w:t>제 6</w:t>
        </w:r>
        <w:proofErr w:type="gramEnd"/>
        <w:r w:rsidR="0040362C">
          <w:rPr>
            <w:rFonts w:ascii="Noto Sans CJK KR Regular" w:eastAsia="Noto Sans CJK KR Regular" w:hAnsi="Noto Sans CJK KR Regular" w:hint="eastAsia"/>
            <w:sz w:val="18"/>
            <w:szCs w:val="18"/>
          </w:rPr>
          <w:t>조 7항</w:t>
        </w:r>
      </w:ins>
      <w:ins w:id="243" w:author="정영재 (Youngjae Jeong)" w:date="2026-01-06T17:17:00Z">
        <w:r>
          <w:rPr>
            <w:rFonts w:ascii="Noto Sans CJK KR Regular" w:eastAsia="Noto Sans CJK KR Regular" w:hAnsi="Noto Sans CJK KR Regular" w:hint="eastAsia"/>
            <w:sz w:val="18"/>
            <w:szCs w:val="18"/>
          </w:rPr>
          <w:t>에서 정한</w:t>
        </w:r>
      </w:ins>
      <w:ins w:id="244" w:author="정영재 (Youngjae Jeong)" w:date="2026-01-06T16:58:00Z">
        <w:r w:rsidR="0040362C">
          <w:rPr>
            <w:rFonts w:ascii="Noto Sans CJK KR Regular" w:eastAsia="Noto Sans CJK KR Regular" w:hAnsi="Noto Sans CJK KR Regular" w:hint="eastAsia"/>
            <w:sz w:val="18"/>
            <w:szCs w:val="18"/>
          </w:rPr>
          <w:t xml:space="preserve"> 내용을 위반한 경우</w:t>
        </w:r>
      </w:ins>
    </w:p>
    <w:p w14:paraId="75EF5429" w14:textId="77777777" w:rsidR="006D528F" w:rsidRPr="00124595" w:rsidRDefault="006D528F" w:rsidP="006D528F">
      <w:pPr>
        <w:rPr>
          <w:rFonts w:ascii="Noto Sans CJK KR Regular" w:eastAsia="Noto Sans CJK KR Regular" w:hAnsi="Noto Sans CJK KR Regular"/>
          <w:sz w:val="18"/>
          <w:szCs w:val="18"/>
        </w:rPr>
      </w:pPr>
    </w:p>
    <w:p w14:paraId="2DC7CB5A" w14:textId="330D9D31" w:rsidR="001D59C1" w:rsidRPr="001D59C1" w:rsidRDefault="003B505D" w:rsidP="001D59C1">
      <w:pPr>
        <w:pStyle w:val="ab"/>
        <w:numPr>
          <w:ilvl w:val="0"/>
          <w:numId w:val="16"/>
        </w:numPr>
        <w:spacing w:before="240" w:after="240"/>
        <w:ind w:leftChars="0"/>
        <w:rPr>
          <w:rFonts w:ascii="Noto Sans CJK KR Regular" w:eastAsia="Noto Sans CJK KR Regular" w:hAnsi="Noto Sans CJK KR Regular"/>
          <w:sz w:val="18"/>
          <w:szCs w:val="18"/>
        </w:rPr>
      </w:pPr>
      <w:proofErr w:type="spellStart"/>
      <w:r w:rsidRPr="001D59C1">
        <w:rPr>
          <w:rFonts w:ascii="Noto Sans CJK KR Regular" w:eastAsia="Noto Sans CJK KR Regular" w:hAnsi="Noto Sans CJK KR Regular" w:hint="eastAsia"/>
          <w:sz w:val="18"/>
          <w:szCs w:val="18"/>
        </w:rPr>
        <w:t>본조에</w:t>
      </w:r>
      <w:proofErr w:type="spellEnd"/>
      <w:r w:rsidRPr="001D59C1">
        <w:rPr>
          <w:rFonts w:ascii="Noto Sans CJK KR Regular" w:eastAsia="Noto Sans CJK KR Regular" w:hAnsi="Noto Sans CJK KR Regular"/>
          <w:sz w:val="18"/>
          <w:szCs w:val="18"/>
        </w:rPr>
        <w:t xml:space="preserve"> </w:t>
      </w:r>
      <w:r w:rsidRPr="001D59C1">
        <w:rPr>
          <w:rFonts w:ascii="Noto Sans CJK KR Regular" w:eastAsia="Noto Sans CJK KR Regular" w:hAnsi="Noto Sans CJK KR Regular" w:hint="eastAsia"/>
          <w:sz w:val="18"/>
          <w:szCs w:val="18"/>
        </w:rPr>
        <w:t>따라</w:t>
      </w:r>
      <w:r w:rsidRPr="001D59C1">
        <w:rPr>
          <w:rFonts w:ascii="Noto Sans CJK KR Regular" w:eastAsia="Noto Sans CJK KR Regular" w:hAnsi="Noto Sans CJK KR Regular"/>
          <w:sz w:val="18"/>
          <w:szCs w:val="18"/>
        </w:rPr>
        <w:t xml:space="preserve"> </w:t>
      </w:r>
      <w:r w:rsidRPr="001D59C1">
        <w:rPr>
          <w:rFonts w:ascii="Noto Sans CJK KR Regular" w:eastAsia="Noto Sans CJK KR Regular" w:hAnsi="Noto Sans CJK KR Regular" w:hint="eastAsia"/>
          <w:sz w:val="18"/>
          <w:szCs w:val="18"/>
        </w:rPr>
        <w:t>“</w:t>
      </w:r>
      <w:r w:rsidRPr="001D59C1">
        <w:rPr>
          <w:rFonts w:ascii="Noto Sans CJK KR Regular" w:eastAsia="Noto Sans CJK KR Regular" w:hAnsi="Noto Sans CJK KR Regular"/>
          <w:sz w:val="18"/>
          <w:szCs w:val="18"/>
        </w:rPr>
        <w:t xml:space="preserve">DESKER </w:t>
      </w:r>
      <w:proofErr w:type="spellStart"/>
      <w:r w:rsidRPr="001D59C1">
        <w:rPr>
          <w:rFonts w:ascii="Noto Sans CJK KR Regular" w:eastAsia="Noto Sans CJK KR Regular" w:hAnsi="Noto Sans CJK KR Regular"/>
          <w:sz w:val="18"/>
          <w:szCs w:val="18"/>
        </w:rPr>
        <w:t>MATE</w:t>
      </w:r>
      <w:r w:rsidRPr="001D59C1">
        <w:rPr>
          <w:rFonts w:ascii="Noto Sans CJK KR Regular" w:eastAsia="Noto Sans CJK KR Regular" w:hAnsi="Noto Sans CJK KR Regular" w:hint="eastAsia"/>
          <w:sz w:val="18"/>
          <w:szCs w:val="18"/>
        </w:rPr>
        <w:t>”의</w:t>
      </w:r>
      <w:proofErr w:type="spellEnd"/>
      <w:r w:rsidRPr="001D59C1">
        <w:rPr>
          <w:rFonts w:ascii="Noto Sans CJK KR Regular" w:eastAsia="Noto Sans CJK KR Regular" w:hAnsi="Noto Sans CJK KR Regular"/>
          <w:sz w:val="18"/>
          <w:szCs w:val="18"/>
        </w:rPr>
        <w:t xml:space="preserve"> </w:t>
      </w:r>
      <w:proofErr w:type="spellStart"/>
      <w:r w:rsidRPr="001D59C1">
        <w:rPr>
          <w:rFonts w:ascii="Noto Sans CJK KR Regular" w:eastAsia="Noto Sans CJK KR Regular" w:hAnsi="Noto Sans CJK KR Regular" w:hint="eastAsia"/>
          <w:sz w:val="18"/>
          <w:szCs w:val="18"/>
        </w:rPr>
        <w:t>신</w:t>
      </w:r>
      <w:ins w:id="245" w:author="정영재 (Youngjae Jeong)" w:date="2026-02-09T12:01:00Z">
        <w:r w:rsidR="00D964BF">
          <w:rPr>
            <w:rFonts w:ascii="Noto Sans CJK KR Regular" w:eastAsia="Noto Sans CJK KR Regular" w:hAnsi="Noto Sans CJK KR Regular" w:hint="eastAsia"/>
            <w:sz w:val="18"/>
            <w:szCs w:val="18"/>
          </w:rPr>
          <w:t>규</w:t>
        </w:r>
      </w:ins>
      <w:r w:rsidRPr="001D59C1">
        <w:rPr>
          <w:rFonts w:ascii="Noto Sans CJK KR Regular" w:eastAsia="Noto Sans CJK KR Regular" w:hAnsi="Noto Sans CJK KR Regular" w:hint="eastAsia"/>
          <w:sz w:val="18"/>
          <w:szCs w:val="18"/>
        </w:rPr>
        <w:t>매칭이</w:t>
      </w:r>
      <w:proofErr w:type="spellEnd"/>
      <w:r w:rsidRPr="001D59C1">
        <w:rPr>
          <w:rFonts w:ascii="Noto Sans CJK KR Regular" w:eastAsia="Noto Sans CJK KR Regular" w:hAnsi="Noto Sans CJK KR Regular"/>
          <w:sz w:val="18"/>
          <w:szCs w:val="18"/>
        </w:rPr>
        <w:t xml:space="preserve"> </w:t>
      </w:r>
      <w:r w:rsidRPr="001D59C1">
        <w:rPr>
          <w:rFonts w:ascii="Noto Sans CJK KR Regular" w:eastAsia="Noto Sans CJK KR Regular" w:hAnsi="Noto Sans CJK KR Regular" w:hint="eastAsia"/>
          <w:sz w:val="18"/>
          <w:szCs w:val="18"/>
        </w:rPr>
        <w:t>제한되는</w:t>
      </w:r>
      <w:r w:rsidRPr="001D59C1">
        <w:rPr>
          <w:rFonts w:ascii="Noto Sans CJK KR Regular" w:eastAsia="Noto Sans CJK KR Regular" w:hAnsi="Noto Sans CJK KR Regular"/>
          <w:sz w:val="18"/>
          <w:szCs w:val="18"/>
        </w:rPr>
        <w:t xml:space="preserve"> </w:t>
      </w:r>
      <w:r w:rsidRPr="001D59C1">
        <w:rPr>
          <w:rFonts w:ascii="Noto Sans CJK KR Regular" w:eastAsia="Noto Sans CJK KR Regular" w:hAnsi="Noto Sans CJK KR Regular" w:hint="eastAsia"/>
          <w:sz w:val="18"/>
          <w:szCs w:val="18"/>
        </w:rPr>
        <w:t>경우에도</w:t>
      </w:r>
      <w:r w:rsidRPr="001D59C1">
        <w:rPr>
          <w:rFonts w:ascii="Noto Sans CJK KR Regular" w:eastAsia="Noto Sans CJK KR Regular" w:hAnsi="Noto Sans CJK KR Regular"/>
          <w:sz w:val="18"/>
          <w:szCs w:val="18"/>
        </w:rPr>
        <w:t xml:space="preserve"> </w:t>
      </w:r>
      <w:r w:rsidRPr="001D59C1">
        <w:rPr>
          <w:rFonts w:ascii="Noto Sans CJK KR Regular" w:eastAsia="Noto Sans CJK KR Regular" w:hAnsi="Noto Sans CJK KR Regular" w:hint="eastAsia"/>
          <w:sz w:val="18"/>
          <w:szCs w:val="18"/>
        </w:rPr>
        <w:t>“</w:t>
      </w:r>
      <w:r w:rsidRPr="001D59C1">
        <w:rPr>
          <w:rFonts w:ascii="Noto Sans CJK KR Regular" w:eastAsia="Noto Sans CJK KR Regular" w:hAnsi="Noto Sans CJK KR Regular"/>
          <w:sz w:val="18"/>
          <w:szCs w:val="18"/>
        </w:rPr>
        <w:t>DESKER MATE</w:t>
      </w:r>
      <w:r w:rsidRPr="001D59C1">
        <w:rPr>
          <w:rFonts w:ascii="Noto Sans CJK KR Regular" w:eastAsia="Noto Sans CJK KR Regular" w:hAnsi="Noto Sans CJK KR Regular" w:hint="eastAsia"/>
          <w:sz w:val="18"/>
          <w:szCs w:val="18"/>
        </w:rPr>
        <w:t>”는</w:t>
      </w:r>
      <w:r w:rsidRPr="001D59C1">
        <w:rPr>
          <w:rFonts w:ascii="Noto Sans CJK KR Regular" w:eastAsia="Noto Sans CJK KR Regular" w:hAnsi="Noto Sans CJK KR Regular"/>
          <w:sz w:val="18"/>
          <w:szCs w:val="18"/>
        </w:rPr>
        <w:t xml:space="preserve"> </w:t>
      </w:r>
      <w:r w:rsidR="003E36CC" w:rsidRPr="001D59C1">
        <w:rPr>
          <w:rFonts w:ascii="Noto Sans CJK KR Regular" w:eastAsia="Noto Sans CJK KR Regular" w:hAnsi="Noto Sans CJK KR Regular"/>
          <w:sz w:val="18"/>
          <w:szCs w:val="18"/>
        </w:rPr>
        <w:t xml:space="preserve">URL을 발송하여 가입시킨 </w:t>
      </w:r>
      <w:proofErr w:type="gramStart"/>
      <w:r w:rsidR="003E36CC" w:rsidRPr="001D59C1">
        <w:rPr>
          <w:rFonts w:ascii="Noto Sans CJK KR Regular" w:eastAsia="Noto Sans CJK KR Regular" w:hAnsi="Noto Sans CJK KR Regular"/>
          <w:sz w:val="18"/>
          <w:szCs w:val="18"/>
        </w:rPr>
        <w:t xml:space="preserve">고객  </w:t>
      </w:r>
      <w:r w:rsidR="003E36CC" w:rsidRPr="001D59C1">
        <w:rPr>
          <w:rFonts w:ascii="Noto Sans CJK KR Regular" w:eastAsia="Noto Sans CJK KR Regular" w:hAnsi="Noto Sans CJK KR Regular" w:hint="eastAsia"/>
          <w:sz w:val="18"/>
          <w:szCs w:val="18"/>
        </w:rPr>
        <w:t>또는</w:t>
      </w:r>
      <w:proofErr w:type="gramEnd"/>
      <w:r w:rsidR="003165CD">
        <w:rPr>
          <w:rFonts w:ascii="Noto Sans CJK KR Regular" w:eastAsia="Noto Sans CJK KR Regular" w:hAnsi="Noto Sans CJK KR Regular" w:hint="eastAsia"/>
          <w:sz w:val="18"/>
          <w:szCs w:val="18"/>
        </w:rPr>
        <w:t xml:space="preserve"> </w:t>
      </w:r>
      <w:proofErr w:type="spellStart"/>
      <w:r w:rsidR="003165CD">
        <w:rPr>
          <w:rFonts w:ascii="Noto Sans CJK KR Regular" w:eastAsia="Noto Sans CJK KR Regular" w:hAnsi="Noto Sans CJK KR Regular" w:hint="eastAsia"/>
          <w:sz w:val="18"/>
          <w:szCs w:val="18"/>
        </w:rPr>
        <w:t>데스커</w:t>
      </w:r>
      <w:proofErr w:type="spellEnd"/>
      <w:r w:rsidR="001D59C1" w:rsidRPr="001D59C1">
        <w:rPr>
          <w:rFonts w:ascii="Noto Sans CJK KR Regular" w:eastAsia="Noto Sans CJK KR Regular" w:hAnsi="Noto Sans CJK KR Regular" w:hint="eastAsia"/>
          <w:sz w:val="18"/>
          <w:szCs w:val="18"/>
        </w:rPr>
        <w:t xml:space="preserve"> </w:t>
      </w:r>
      <w:r w:rsidR="003E36CC" w:rsidRPr="001D59C1">
        <w:rPr>
          <w:rFonts w:ascii="Noto Sans CJK KR Regular" w:eastAsia="Noto Sans CJK KR Regular" w:hAnsi="Noto Sans CJK KR Regular" w:hint="eastAsia"/>
          <w:sz w:val="18"/>
          <w:szCs w:val="18"/>
        </w:rPr>
        <w:t>공식</w:t>
      </w:r>
      <w:r w:rsidR="003E36CC" w:rsidRPr="001D59C1">
        <w:rPr>
          <w:rFonts w:ascii="Noto Sans CJK KR Regular" w:eastAsia="Noto Sans CJK KR Regular" w:hAnsi="Noto Sans CJK KR Regular"/>
          <w:sz w:val="18"/>
          <w:szCs w:val="18"/>
        </w:rPr>
        <w:t xml:space="preserve"> 홈페이지</w:t>
      </w:r>
      <w:r w:rsidR="003165CD" w:rsidRPr="00124595">
        <w:rPr>
          <w:rFonts w:ascii="Noto Sans CJK KR Regular" w:eastAsia="Noto Sans CJK KR Regular" w:hAnsi="Noto Sans CJK KR Regular"/>
          <w:sz w:val="18"/>
          <w:szCs w:val="18"/>
        </w:rPr>
        <w:t>(</w:t>
      </w:r>
      <w:r w:rsidR="003165CD" w:rsidRPr="00124595">
        <w:rPr>
          <w:rFonts w:ascii="Noto Sans CJK KR Regular" w:eastAsia="Noto Sans CJK KR Regular" w:hAnsi="Noto Sans CJK KR Regular" w:hint="eastAsia"/>
          <w:sz w:val="18"/>
          <w:szCs w:val="18"/>
        </w:rPr>
        <w:t>홈페이지</w:t>
      </w:r>
      <w:r w:rsidR="003165CD" w:rsidRPr="00124595">
        <w:rPr>
          <w:rFonts w:ascii="Noto Sans CJK KR Regular" w:eastAsia="Noto Sans CJK KR Regular" w:hAnsi="Noto Sans CJK KR Regular"/>
          <w:sz w:val="18"/>
          <w:szCs w:val="18"/>
        </w:rPr>
        <w:t xml:space="preserve"> </w:t>
      </w:r>
      <w:r w:rsidR="003165CD" w:rsidRPr="00124595">
        <w:rPr>
          <w:rFonts w:ascii="Noto Sans CJK KR Regular" w:eastAsia="Noto Sans CJK KR Regular" w:hAnsi="Noto Sans CJK KR Regular" w:hint="eastAsia"/>
          <w:sz w:val="18"/>
          <w:szCs w:val="18"/>
        </w:rPr>
        <w:t>주소</w:t>
      </w:r>
      <w:r w:rsidR="003165CD" w:rsidRPr="00124595">
        <w:rPr>
          <w:rFonts w:ascii="Noto Sans CJK KR Regular" w:eastAsia="Noto Sans CJK KR Regular" w:hAnsi="Noto Sans CJK KR Regular"/>
          <w:sz w:val="18"/>
          <w:szCs w:val="18"/>
        </w:rPr>
        <w:t>: www.dseker.com)</w:t>
      </w:r>
      <w:r w:rsidR="003E36CC" w:rsidRPr="001D59C1">
        <w:rPr>
          <w:rFonts w:ascii="Noto Sans CJK KR Regular" w:eastAsia="Noto Sans CJK KR Regular" w:hAnsi="Noto Sans CJK KR Regular"/>
          <w:sz w:val="18"/>
          <w:szCs w:val="18"/>
        </w:rPr>
        <w:t xml:space="preserve">에 </w:t>
      </w:r>
      <w:proofErr w:type="spellStart"/>
      <w:r w:rsidR="003E36CC" w:rsidRPr="001D59C1">
        <w:rPr>
          <w:rFonts w:ascii="Noto Sans CJK KR Regular" w:eastAsia="Noto Sans CJK KR Regular" w:hAnsi="Noto Sans CJK KR Regular" w:hint="eastAsia"/>
          <w:sz w:val="18"/>
          <w:szCs w:val="18"/>
        </w:rPr>
        <w:t>기가입된</w:t>
      </w:r>
      <w:proofErr w:type="spellEnd"/>
      <w:r w:rsidR="003E36CC" w:rsidRPr="001D59C1">
        <w:rPr>
          <w:rFonts w:ascii="Noto Sans CJK KR Regular" w:eastAsia="Noto Sans CJK KR Regular" w:hAnsi="Noto Sans CJK KR Regular"/>
          <w:sz w:val="18"/>
          <w:szCs w:val="18"/>
        </w:rPr>
        <w:t xml:space="preserve"> 고객에게 견적서 발송</w:t>
      </w:r>
      <w:r w:rsidR="00AB20A9" w:rsidRPr="001D59C1">
        <w:rPr>
          <w:rFonts w:ascii="Noto Sans CJK KR Regular" w:eastAsia="Noto Sans CJK KR Regular" w:hAnsi="Noto Sans CJK KR Regular" w:hint="eastAsia"/>
          <w:sz w:val="18"/>
          <w:szCs w:val="18"/>
        </w:rPr>
        <w:t>을</w:t>
      </w:r>
      <w:r w:rsidR="00AB20A9" w:rsidRPr="001D59C1">
        <w:rPr>
          <w:rFonts w:ascii="Noto Sans CJK KR Regular" w:eastAsia="Noto Sans CJK KR Regular" w:hAnsi="Noto Sans CJK KR Regular"/>
          <w:sz w:val="18"/>
          <w:szCs w:val="18"/>
        </w:rPr>
        <w:t xml:space="preserve"> 통한 </w:t>
      </w:r>
      <w:r w:rsidR="000A03A9" w:rsidRPr="001D59C1">
        <w:rPr>
          <w:rFonts w:ascii="Noto Sans CJK KR Regular" w:eastAsia="Noto Sans CJK KR Regular" w:hAnsi="Noto Sans CJK KR Regular" w:hint="eastAsia"/>
          <w:sz w:val="18"/>
          <w:szCs w:val="18"/>
        </w:rPr>
        <w:t>영업을</w:t>
      </w:r>
      <w:r w:rsidR="000A03A9" w:rsidRPr="001D59C1">
        <w:rPr>
          <w:rFonts w:ascii="Noto Sans CJK KR Regular" w:eastAsia="Noto Sans CJK KR Regular" w:hAnsi="Noto Sans CJK KR Regular"/>
          <w:sz w:val="18"/>
          <w:szCs w:val="18"/>
        </w:rPr>
        <w:t xml:space="preserve"> </w:t>
      </w:r>
      <w:r w:rsidR="000A03A9" w:rsidRPr="001D59C1">
        <w:rPr>
          <w:rFonts w:ascii="Noto Sans CJK KR Regular" w:eastAsia="Noto Sans CJK KR Regular" w:hAnsi="Noto Sans CJK KR Regular" w:hint="eastAsia"/>
          <w:sz w:val="18"/>
          <w:szCs w:val="18"/>
        </w:rPr>
        <w:t>진행할</w:t>
      </w:r>
      <w:r w:rsidR="000A03A9" w:rsidRPr="001D59C1">
        <w:rPr>
          <w:rFonts w:ascii="Noto Sans CJK KR Regular" w:eastAsia="Noto Sans CJK KR Regular" w:hAnsi="Noto Sans CJK KR Regular"/>
          <w:sz w:val="18"/>
          <w:szCs w:val="18"/>
        </w:rPr>
        <w:t xml:space="preserve"> </w:t>
      </w:r>
      <w:r w:rsidR="000A03A9" w:rsidRPr="001D59C1">
        <w:rPr>
          <w:rFonts w:ascii="Noto Sans CJK KR Regular" w:eastAsia="Noto Sans CJK KR Regular" w:hAnsi="Noto Sans CJK KR Regular" w:hint="eastAsia"/>
          <w:sz w:val="18"/>
          <w:szCs w:val="18"/>
        </w:rPr>
        <w:t>수</w:t>
      </w:r>
      <w:r w:rsidR="000A03A9" w:rsidRPr="001D59C1">
        <w:rPr>
          <w:rFonts w:ascii="Noto Sans CJK KR Regular" w:eastAsia="Noto Sans CJK KR Regular" w:hAnsi="Noto Sans CJK KR Regular"/>
          <w:sz w:val="18"/>
          <w:szCs w:val="18"/>
        </w:rPr>
        <w:t xml:space="preserve"> </w:t>
      </w:r>
      <w:r w:rsidR="000A03A9" w:rsidRPr="001D59C1">
        <w:rPr>
          <w:rFonts w:ascii="Noto Sans CJK KR Regular" w:eastAsia="Noto Sans CJK KR Regular" w:hAnsi="Noto Sans CJK KR Regular" w:hint="eastAsia"/>
          <w:sz w:val="18"/>
          <w:szCs w:val="18"/>
        </w:rPr>
        <w:t>있습니다</w:t>
      </w:r>
      <w:r w:rsidR="000A03A9" w:rsidRPr="001D59C1">
        <w:rPr>
          <w:rFonts w:ascii="Noto Sans CJK KR Regular" w:eastAsia="Noto Sans CJK KR Regular" w:hAnsi="Noto Sans CJK KR Regular"/>
          <w:sz w:val="18"/>
          <w:szCs w:val="18"/>
        </w:rPr>
        <w:t xml:space="preserve">. </w:t>
      </w:r>
    </w:p>
    <w:p w14:paraId="7B1F98FE" w14:textId="77777777" w:rsidR="00E436B7" w:rsidRPr="00124595" w:rsidRDefault="00E436B7" w:rsidP="00E436B7">
      <w:pPr>
        <w:spacing w:before="240" w:after="240"/>
        <w:rPr>
          <w:ins w:id="246" w:author="윤현정 (Hyunjeong Yoon)" w:date="2026-02-26T10:49:00Z"/>
          <w:rFonts w:ascii="Noto Sans CJK KR Regular" w:eastAsia="Noto Sans CJK KR Regular" w:hAnsi="Noto Sans CJK KR Regular" w:cs="Times New Roman"/>
          <w:sz w:val="18"/>
          <w:szCs w:val="18"/>
        </w:rPr>
      </w:pPr>
      <w:ins w:id="247" w:author="윤현정 (Hyunjeong Yoon)" w:date="2026-02-26T10:49:00Z">
        <w:r w:rsidRPr="00124595">
          <w:rPr>
            <w:rFonts w:ascii="Noto Sans CJK KR Regular" w:eastAsia="Noto Sans CJK KR Regular" w:hAnsi="Noto Sans CJK KR Regular" w:cs="Times New Roman" w:hint="eastAsia"/>
            <w:sz w:val="18"/>
            <w:szCs w:val="18"/>
          </w:rPr>
          <w:t>제</w:t>
        </w:r>
        <w:r w:rsidRPr="00124595">
          <w:rPr>
            <w:rFonts w:ascii="Noto Sans CJK KR Regular" w:eastAsia="Noto Sans CJK KR Regular" w:hAnsi="Noto Sans CJK KR Regular" w:cs="Times New Roman"/>
            <w:sz w:val="18"/>
            <w:szCs w:val="18"/>
          </w:rPr>
          <w:t xml:space="preserve"> </w:t>
        </w:r>
        <w:r>
          <w:rPr>
            <w:rFonts w:ascii="Noto Sans CJK KR Regular" w:eastAsia="Noto Sans CJK KR Regular" w:hAnsi="Noto Sans CJK KR Regular" w:cs="Times New Roman" w:hint="eastAsia"/>
            <w:sz w:val="18"/>
            <w:szCs w:val="18"/>
          </w:rPr>
          <w:t>7</w:t>
        </w:r>
        <w:r w:rsidRPr="00124595">
          <w:rPr>
            <w:rFonts w:ascii="Noto Sans CJK KR Regular" w:eastAsia="Noto Sans CJK KR Regular" w:hAnsi="Noto Sans CJK KR Regular" w:cs="Times New Roman"/>
            <w:sz w:val="18"/>
            <w:szCs w:val="18"/>
          </w:rPr>
          <w:t xml:space="preserve">조 </w:t>
        </w:r>
        <w:proofErr w:type="gramStart"/>
        <w:r w:rsidRPr="00124595">
          <w:rPr>
            <w:rFonts w:ascii="Noto Sans CJK KR Regular" w:eastAsia="Noto Sans CJK KR Regular" w:hAnsi="Noto Sans CJK KR Regular" w:cs="Times New Roman"/>
            <w:sz w:val="18"/>
            <w:szCs w:val="18"/>
          </w:rPr>
          <w:t xml:space="preserve">( </w:t>
        </w:r>
        <w:r w:rsidRPr="00124595">
          <w:rPr>
            <w:rFonts w:ascii="Noto Sans CJK KR Regular" w:eastAsia="Noto Sans CJK KR Regular" w:hAnsi="Noto Sans CJK KR Regular" w:cs="Arial Unicode MS"/>
            <w:sz w:val="18"/>
            <w:szCs w:val="18"/>
          </w:rPr>
          <w:t>“</w:t>
        </w:r>
        <w:proofErr w:type="gramEnd"/>
        <w:r w:rsidRPr="00124595">
          <w:rPr>
            <w:rFonts w:ascii="Noto Sans CJK KR Regular" w:eastAsia="Noto Sans CJK KR Regular" w:hAnsi="Noto Sans CJK KR Regular" w:cs="Arial Unicode MS"/>
            <w:sz w:val="18"/>
            <w:szCs w:val="18"/>
          </w:rPr>
          <w:t xml:space="preserve">DESKER </w:t>
        </w:r>
        <w:proofErr w:type="spellStart"/>
        <w:r w:rsidRPr="00124595">
          <w:rPr>
            <w:rFonts w:ascii="Noto Sans CJK KR Regular" w:eastAsia="Noto Sans CJK KR Regular" w:hAnsi="Noto Sans CJK KR Regular" w:cs="Arial Unicode MS"/>
            <w:sz w:val="18"/>
            <w:szCs w:val="18"/>
          </w:rPr>
          <w:t>MATE”</w:t>
        </w:r>
        <w:r w:rsidRPr="00124595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t>의</w:t>
        </w:r>
        <w:proofErr w:type="spellEnd"/>
        <w:r w:rsidRPr="00124595">
          <w:rPr>
            <w:rFonts w:ascii="Noto Sans CJK KR Regular" w:eastAsia="Noto Sans CJK KR Regular" w:hAnsi="Noto Sans CJK KR Regular" w:cs="Arial Unicode MS"/>
            <w:sz w:val="18"/>
            <w:szCs w:val="18"/>
          </w:rPr>
          <w:t xml:space="preserve"> 의무)</w:t>
        </w:r>
      </w:ins>
    </w:p>
    <w:p w14:paraId="063D54C5" w14:textId="77777777" w:rsidR="00E436B7" w:rsidRPr="00124595" w:rsidRDefault="00E436B7" w:rsidP="00E436B7">
      <w:pPr>
        <w:pStyle w:val="ab"/>
        <w:numPr>
          <w:ilvl w:val="0"/>
          <w:numId w:val="39"/>
        </w:numPr>
        <w:spacing w:before="240"/>
        <w:ind w:leftChars="0"/>
        <w:rPr>
          <w:ins w:id="248" w:author="윤현정 (Hyunjeong Yoon)" w:date="2026-02-26T10:49:00Z"/>
          <w:rFonts w:ascii="Noto Sans CJK KR Regular" w:eastAsia="Noto Sans CJK KR Regular" w:hAnsi="Noto Sans CJK KR Regular"/>
          <w:sz w:val="18"/>
          <w:szCs w:val="18"/>
        </w:rPr>
      </w:pPr>
      <w:commentRangeStart w:id="249"/>
      <w:ins w:id="250" w:author="윤현정 (Hyunjeong Yoon)" w:date="2026-02-26T10:49:00Z">
        <w:r w:rsidRPr="00124595">
          <w:rPr>
            <w:rFonts w:ascii="Noto Sans CJK KR Regular" w:eastAsia="Noto Sans CJK KR Regular" w:hAnsi="Noto Sans CJK KR Regular" w:cs="Arial Unicode MS"/>
            <w:sz w:val="18"/>
            <w:szCs w:val="18"/>
          </w:rPr>
          <w:t>“DESKER MATE</w:t>
        </w:r>
        <w:proofErr w:type="gramStart"/>
        <w:r w:rsidRPr="00124595">
          <w:rPr>
            <w:rFonts w:ascii="Noto Sans CJK KR Regular" w:eastAsia="Noto Sans CJK KR Regular" w:hAnsi="Noto Sans CJK KR Regular" w:cs="Arial Unicode MS"/>
            <w:sz w:val="18"/>
            <w:szCs w:val="18"/>
          </w:rPr>
          <w:t xml:space="preserve">” </w:t>
        </w:r>
        <w:r w:rsidRPr="00124595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t>는</w:t>
        </w:r>
        <w:proofErr w:type="gramEnd"/>
        <w:r w:rsidRPr="00124595">
          <w:rPr>
            <w:rFonts w:ascii="Noto Sans CJK KR Regular" w:eastAsia="Noto Sans CJK KR Regular" w:hAnsi="Noto Sans CJK KR Regular" w:cs="Arial Unicode MS"/>
            <w:sz w:val="18"/>
            <w:szCs w:val="18"/>
          </w:rPr>
          <w:t xml:space="preserve"> </w:t>
        </w:r>
        <w:r w:rsidRPr="00D1129F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t>회원이</w:t>
        </w:r>
        <w:r w:rsidRPr="00D1129F">
          <w:rPr>
            <w:rFonts w:ascii="Noto Sans CJK KR Regular" w:eastAsia="Noto Sans CJK KR Regular" w:hAnsi="Noto Sans CJK KR Regular" w:cs="Arial Unicode MS"/>
            <w:sz w:val="18"/>
            <w:szCs w:val="18"/>
          </w:rPr>
          <w:t xml:space="preserve"> </w:t>
        </w:r>
        <w:r w:rsidRPr="00D1129F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t>요청한</w:t>
        </w:r>
        <w:r w:rsidRPr="00D1129F">
          <w:rPr>
            <w:rFonts w:ascii="Noto Sans CJK KR Regular" w:eastAsia="Noto Sans CJK KR Regular" w:hAnsi="Noto Sans CJK KR Regular" w:cs="Arial Unicode MS"/>
            <w:sz w:val="18"/>
            <w:szCs w:val="18"/>
          </w:rPr>
          <w:t xml:space="preserve"> </w:t>
        </w:r>
        <w:proofErr w:type="spellStart"/>
        <w:r w:rsidRPr="00D1129F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t>영업건에</w:t>
        </w:r>
        <w:proofErr w:type="spellEnd"/>
        <w:r w:rsidRPr="00D1129F">
          <w:rPr>
            <w:rFonts w:ascii="Noto Sans CJK KR Regular" w:eastAsia="Noto Sans CJK KR Regular" w:hAnsi="Noto Sans CJK KR Regular" w:cs="Arial Unicode MS"/>
            <w:sz w:val="18"/>
            <w:szCs w:val="18"/>
          </w:rPr>
          <w:t xml:space="preserve"> </w:t>
        </w:r>
        <w:r w:rsidRPr="00D1129F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t>대하여</w:t>
        </w:r>
        <w:r w:rsidRPr="00D1129F">
          <w:rPr>
            <w:rFonts w:ascii="Noto Sans CJK KR Regular" w:eastAsia="Noto Sans CJK KR Regular" w:hAnsi="Noto Sans CJK KR Regular" w:cs="Arial Unicode MS"/>
            <w:sz w:val="18"/>
            <w:szCs w:val="18"/>
          </w:rPr>
          <w:t xml:space="preserve"> </w:t>
        </w:r>
        <w:r w:rsidRPr="00D1129F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t>성실하고</w:t>
        </w:r>
        <w:r w:rsidRPr="00D1129F">
          <w:rPr>
            <w:rFonts w:ascii="Noto Sans CJK KR Regular" w:eastAsia="Noto Sans CJK KR Regular" w:hAnsi="Noto Sans CJK KR Regular" w:cs="Arial Unicode MS"/>
            <w:sz w:val="18"/>
            <w:szCs w:val="18"/>
          </w:rPr>
          <w:t xml:space="preserve"> </w:t>
        </w:r>
        <w:r w:rsidRPr="00D1129F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t>전문적인</w:t>
        </w:r>
        <w:r w:rsidRPr="00D1129F">
          <w:rPr>
            <w:rFonts w:ascii="Noto Sans CJK KR Regular" w:eastAsia="Noto Sans CJK KR Regular" w:hAnsi="Noto Sans CJK KR Regular" w:cs="Arial Unicode MS"/>
            <w:sz w:val="18"/>
            <w:szCs w:val="18"/>
          </w:rPr>
          <w:t xml:space="preserve"> </w:t>
        </w:r>
        <w:r w:rsidRPr="00D1129F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t>컨설팅</w:t>
        </w:r>
        <w:r w:rsidRPr="00D1129F">
          <w:rPr>
            <w:rFonts w:ascii="Noto Sans CJK KR Regular" w:eastAsia="Noto Sans CJK KR Regular" w:hAnsi="Noto Sans CJK KR Regular" w:cs="Arial Unicode MS"/>
            <w:sz w:val="18"/>
            <w:szCs w:val="18"/>
          </w:rPr>
          <w:t xml:space="preserve"> </w:t>
        </w:r>
        <w:r w:rsidRPr="00D1129F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t>및</w:t>
        </w:r>
        <w:r w:rsidRPr="00D1129F">
          <w:rPr>
            <w:rFonts w:ascii="Noto Sans CJK KR Regular" w:eastAsia="Noto Sans CJK KR Regular" w:hAnsi="Noto Sans CJK KR Regular" w:cs="Arial Unicode MS"/>
            <w:sz w:val="18"/>
            <w:szCs w:val="18"/>
          </w:rPr>
          <w:t xml:space="preserve"> </w:t>
        </w:r>
        <w:r w:rsidRPr="00D1129F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t>응대</w:t>
        </w:r>
        <w:r w:rsidRPr="00D1129F">
          <w:rPr>
            <w:rFonts w:ascii="Noto Sans CJK KR Regular" w:eastAsia="Noto Sans CJK KR Regular" w:hAnsi="Noto Sans CJK KR Regular" w:cs="Arial Unicode MS"/>
            <w:sz w:val="18"/>
            <w:szCs w:val="18"/>
          </w:rPr>
          <w:t xml:space="preserve"> </w:t>
        </w:r>
        <w:r w:rsidRPr="00D1129F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t>서비스를</w:t>
        </w:r>
        <w:r w:rsidRPr="00D1129F">
          <w:rPr>
            <w:rFonts w:ascii="Noto Sans CJK KR Regular" w:eastAsia="Noto Sans CJK KR Regular" w:hAnsi="Noto Sans CJK KR Regular" w:cs="Arial Unicode MS"/>
            <w:sz w:val="18"/>
            <w:szCs w:val="18"/>
          </w:rPr>
          <w:t xml:space="preserve"> </w:t>
        </w:r>
        <w:r w:rsidRPr="00D1129F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t>제공하여야</w:t>
        </w:r>
        <w:r w:rsidRPr="00D1129F">
          <w:rPr>
            <w:rFonts w:ascii="Noto Sans CJK KR Regular" w:eastAsia="Noto Sans CJK KR Regular" w:hAnsi="Noto Sans CJK KR Regular" w:cs="Arial Unicode MS"/>
            <w:sz w:val="18"/>
            <w:szCs w:val="18"/>
          </w:rPr>
          <w:t xml:space="preserve"> </w:t>
        </w:r>
        <w:r w:rsidRPr="00D1129F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t>하며</w:t>
        </w:r>
        <w:r w:rsidRPr="00D1129F">
          <w:rPr>
            <w:rFonts w:ascii="Noto Sans CJK KR Regular" w:eastAsia="Noto Sans CJK KR Regular" w:hAnsi="Noto Sans CJK KR Regular" w:cs="Arial Unicode MS"/>
            <w:sz w:val="18"/>
            <w:szCs w:val="18"/>
          </w:rPr>
          <w:t xml:space="preserve">, </w:t>
        </w:r>
        <w:r w:rsidRPr="00D1129F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t>회원의</w:t>
        </w:r>
        <w:r w:rsidRPr="00D1129F">
          <w:rPr>
            <w:rFonts w:ascii="Noto Sans CJK KR Regular" w:eastAsia="Noto Sans CJK KR Regular" w:hAnsi="Noto Sans CJK KR Regular" w:cs="Arial Unicode MS"/>
            <w:sz w:val="18"/>
            <w:szCs w:val="18"/>
          </w:rPr>
          <w:t xml:space="preserve"> </w:t>
        </w:r>
        <w:r w:rsidRPr="00D1129F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t>문의</w:t>
        </w:r>
        <w:r w:rsidRPr="00D1129F">
          <w:rPr>
            <w:rFonts w:ascii="Noto Sans CJK KR Regular" w:eastAsia="Noto Sans CJK KR Regular" w:hAnsi="Noto Sans CJK KR Regular" w:cs="Arial Unicode MS"/>
            <w:sz w:val="18"/>
            <w:szCs w:val="18"/>
          </w:rPr>
          <w:t xml:space="preserve"> </w:t>
        </w:r>
        <w:r w:rsidRPr="00D1129F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t>및</w:t>
        </w:r>
        <w:r w:rsidRPr="00D1129F">
          <w:rPr>
            <w:rFonts w:ascii="Noto Sans CJK KR Regular" w:eastAsia="Noto Sans CJK KR Regular" w:hAnsi="Noto Sans CJK KR Regular" w:cs="Arial Unicode MS"/>
            <w:sz w:val="18"/>
            <w:szCs w:val="18"/>
          </w:rPr>
          <w:t xml:space="preserve"> </w:t>
        </w:r>
        <w:r w:rsidRPr="00D1129F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t>요청사항에</w:t>
        </w:r>
        <w:r w:rsidRPr="00D1129F">
          <w:rPr>
            <w:rFonts w:ascii="Noto Sans CJK KR Regular" w:eastAsia="Noto Sans CJK KR Regular" w:hAnsi="Noto Sans CJK KR Regular" w:cs="Arial Unicode MS"/>
            <w:sz w:val="18"/>
            <w:szCs w:val="18"/>
          </w:rPr>
          <w:t xml:space="preserve"> </w:t>
        </w:r>
        <w:r w:rsidRPr="00D1129F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t>대한</w:t>
        </w:r>
        <w:r w:rsidRPr="00D1129F">
          <w:rPr>
            <w:rFonts w:ascii="Noto Sans CJK KR Regular" w:eastAsia="Noto Sans CJK KR Regular" w:hAnsi="Noto Sans CJK KR Regular" w:cs="Arial Unicode MS"/>
            <w:sz w:val="18"/>
            <w:szCs w:val="18"/>
          </w:rPr>
          <w:t xml:space="preserve"> </w:t>
        </w:r>
        <w:r w:rsidRPr="00D1129F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t>답변을</w:t>
        </w:r>
        <w:r w:rsidRPr="00D1129F">
          <w:rPr>
            <w:rFonts w:ascii="Noto Sans CJK KR Regular" w:eastAsia="Noto Sans CJK KR Regular" w:hAnsi="Noto Sans CJK KR Regular" w:cs="Arial Unicode MS"/>
            <w:sz w:val="18"/>
            <w:szCs w:val="18"/>
          </w:rPr>
          <w:t xml:space="preserve"> </w:t>
        </w:r>
        <w:r w:rsidRPr="00D1129F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t>포함하여</w:t>
        </w:r>
        <w:r w:rsidRPr="00D1129F">
          <w:rPr>
            <w:rFonts w:ascii="Noto Sans CJK KR Regular" w:eastAsia="Noto Sans CJK KR Regular" w:hAnsi="Noto Sans CJK KR Regular" w:cs="Arial Unicode MS"/>
            <w:sz w:val="18"/>
            <w:szCs w:val="18"/>
          </w:rPr>
          <w:t xml:space="preserve"> </w:t>
        </w:r>
        <w:r w:rsidRPr="00D1129F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t>제안서</w:t>
        </w:r>
        <w:r w:rsidRPr="00D1129F">
          <w:rPr>
            <w:rFonts w:ascii="Noto Sans CJK KR Regular" w:eastAsia="Noto Sans CJK KR Regular" w:hAnsi="Noto Sans CJK KR Regular" w:cs="Arial Unicode MS"/>
            <w:sz w:val="18"/>
            <w:szCs w:val="18"/>
          </w:rPr>
          <w:t xml:space="preserve">, </w:t>
        </w:r>
        <w:r w:rsidRPr="00D1129F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t>도면</w:t>
        </w:r>
        <w:r w:rsidRPr="00D1129F">
          <w:rPr>
            <w:rFonts w:ascii="Noto Sans CJK KR Regular" w:eastAsia="Noto Sans CJK KR Regular" w:hAnsi="Noto Sans CJK KR Regular" w:cs="Arial Unicode MS"/>
            <w:sz w:val="18"/>
            <w:szCs w:val="18"/>
          </w:rPr>
          <w:t xml:space="preserve">, 3D </w:t>
        </w:r>
        <w:r w:rsidRPr="00D1129F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t>렌더링</w:t>
        </w:r>
        <w:r w:rsidRPr="00D1129F">
          <w:rPr>
            <w:rFonts w:ascii="Noto Sans CJK KR Regular" w:eastAsia="Noto Sans CJK KR Regular" w:hAnsi="Noto Sans CJK KR Regular" w:cs="Arial Unicode MS"/>
            <w:sz w:val="18"/>
            <w:szCs w:val="18"/>
          </w:rPr>
          <w:t xml:space="preserve"> </w:t>
        </w:r>
        <w:r w:rsidRPr="00D1129F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t>등</w:t>
        </w:r>
        <w:r w:rsidRPr="00D1129F">
          <w:rPr>
            <w:rFonts w:ascii="Noto Sans CJK KR Regular" w:eastAsia="Noto Sans CJK KR Regular" w:hAnsi="Noto Sans CJK KR Regular" w:cs="Arial Unicode MS"/>
            <w:sz w:val="18"/>
            <w:szCs w:val="18"/>
          </w:rPr>
          <w:t xml:space="preserve"> </w:t>
        </w:r>
        <w:r w:rsidRPr="00D1129F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t>회원의</w:t>
        </w:r>
        <w:r w:rsidRPr="00D1129F">
          <w:rPr>
            <w:rFonts w:ascii="Noto Sans CJK KR Regular" w:eastAsia="Noto Sans CJK KR Regular" w:hAnsi="Noto Sans CJK KR Regular" w:cs="Arial Unicode MS"/>
            <w:sz w:val="18"/>
            <w:szCs w:val="18"/>
          </w:rPr>
          <w:t xml:space="preserve"> </w:t>
        </w:r>
        <w:r w:rsidRPr="00D1129F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t>이해를</w:t>
        </w:r>
        <w:r w:rsidRPr="00D1129F">
          <w:rPr>
            <w:rFonts w:ascii="Noto Sans CJK KR Regular" w:eastAsia="Noto Sans CJK KR Regular" w:hAnsi="Noto Sans CJK KR Regular" w:cs="Arial Unicode MS"/>
            <w:sz w:val="18"/>
            <w:szCs w:val="18"/>
          </w:rPr>
          <w:t xml:space="preserve"> </w:t>
        </w:r>
        <w:r w:rsidRPr="00D1129F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t>돕기</w:t>
        </w:r>
        <w:r w:rsidRPr="00D1129F">
          <w:rPr>
            <w:rFonts w:ascii="Noto Sans CJK KR Regular" w:eastAsia="Noto Sans CJK KR Regular" w:hAnsi="Noto Sans CJK KR Regular" w:cs="Arial Unicode MS"/>
            <w:sz w:val="18"/>
            <w:szCs w:val="18"/>
          </w:rPr>
          <w:t xml:space="preserve"> </w:t>
        </w:r>
        <w:r w:rsidRPr="00D1129F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t>위하여</w:t>
        </w:r>
        <w:r w:rsidRPr="00D1129F">
          <w:rPr>
            <w:rFonts w:ascii="Noto Sans CJK KR Regular" w:eastAsia="Noto Sans CJK KR Regular" w:hAnsi="Noto Sans CJK KR Regular" w:cs="Arial Unicode MS"/>
            <w:sz w:val="18"/>
            <w:szCs w:val="18"/>
          </w:rPr>
          <w:t xml:space="preserve"> </w:t>
        </w:r>
        <w:r w:rsidRPr="00D1129F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t>제공되는</w:t>
        </w:r>
        <w:r w:rsidRPr="00D1129F">
          <w:rPr>
            <w:rFonts w:ascii="Noto Sans CJK KR Regular" w:eastAsia="Noto Sans CJK KR Regular" w:hAnsi="Noto Sans CJK KR Regular" w:cs="Arial Unicode MS"/>
            <w:sz w:val="18"/>
            <w:szCs w:val="18"/>
          </w:rPr>
          <w:t xml:space="preserve"> </w:t>
        </w:r>
        <w:r w:rsidRPr="00D1129F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t>모든</w:t>
        </w:r>
        <w:r w:rsidRPr="00D1129F">
          <w:rPr>
            <w:rFonts w:ascii="Noto Sans CJK KR Regular" w:eastAsia="Noto Sans CJK KR Regular" w:hAnsi="Noto Sans CJK KR Regular" w:cs="Arial Unicode MS"/>
            <w:sz w:val="18"/>
            <w:szCs w:val="18"/>
          </w:rPr>
          <w:t xml:space="preserve"> </w:t>
        </w:r>
        <w:r w:rsidRPr="00D1129F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t>관련</w:t>
        </w:r>
        <w:r w:rsidRPr="00D1129F">
          <w:rPr>
            <w:rFonts w:ascii="Noto Sans CJK KR Regular" w:eastAsia="Noto Sans CJK KR Regular" w:hAnsi="Noto Sans CJK KR Regular" w:cs="Arial Unicode MS"/>
            <w:sz w:val="18"/>
            <w:szCs w:val="18"/>
          </w:rPr>
          <w:t xml:space="preserve"> </w:t>
        </w:r>
        <w:r w:rsidRPr="00D1129F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t>용역의</w:t>
        </w:r>
        <w:r w:rsidRPr="00D1129F">
          <w:rPr>
            <w:rFonts w:ascii="Noto Sans CJK KR Regular" w:eastAsia="Noto Sans CJK KR Regular" w:hAnsi="Noto Sans CJK KR Regular" w:cs="Arial Unicode MS"/>
            <w:sz w:val="18"/>
            <w:szCs w:val="18"/>
          </w:rPr>
          <w:t xml:space="preserve"> </w:t>
        </w:r>
        <w:r w:rsidRPr="00D1129F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t>결과물을</w:t>
        </w:r>
        <w:r w:rsidRPr="00D1129F">
          <w:rPr>
            <w:rFonts w:ascii="Noto Sans CJK KR Regular" w:eastAsia="Noto Sans CJK KR Regular" w:hAnsi="Noto Sans CJK KR Regular" w:cs="Arial Unicode MS"/>
            <w:sz w:val="18"/>
            <w:szCs w:val="18"/>
          </w:rPr>
          <w:t xml:space="preserve"> </w:t>
        </w:r>
        <w:r w:rsidRPr="00D1129F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t>충실히</w:t>
        </w:r>
        <w:r w:rsidRPr="00D1129F">
          <w:rPr>
            <w:rFonts w:ascii="Noto Sans CJK KR Regular" w:eastAsia="Noto Sans CJK KR Regular" w:hAnsi="Noto Sans CJK KR Regular" w:cs="Arial Unicode MS"/>
            <w:sz w:val="18"/>
            <w:szCs w:val="18"/>
          </w:rPr>
          <w:t xml:space="preserve"> </w:t>
        </w:r>
        <w:r w:rsidRPr="00D1129F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t>제공하여야</w:t>
        </w:r>
        <w:r w:rsidRPr="00D1129F">
          <w:rPr>
            <w:rFonts w:ascii="Noto Sans CJK KR Regular" w:eastAsia="Noto Sans CJK KR Regular" w:hAnsi="Noto Sans CJK KR Regular" w:cs="Arial Unicode MS"/>
            <w:sz w:val="18"/>
            <w:szCs w:val="18"/>
          </w:rPr>
          <w:t xml:space="preserve"> </w:t>
        </w:r>
        <w:r w:rsidRPr="00D1129F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t>한다</w:t>
        </w:r>
        <w:r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t>.</w:t>
        </w:r>
      </w:ins>
    </w:p>
    <w:p w14:paraId="79E9ACDB" w14:textId="77777777" w:rsidR="00E436B7" w:rsidRPr="00124595" w:rsidRDefault="00E436B7" w:rsidP="00E436B7">
      <w:pPr>
        <w:pStyle w:val="ab"/>
        <w:numPr>
          <w:ilvl w:val="0"/>
          <w:numId w:val="39"/>
        </w:numPr>
        <w:ind w:leftChars="0"/>
        <w:rPr>
          <w:ins w:id="251" w:author="윤현정 (Hyunjeong Yoon)" w:date="2026-02-26T10:49:00Z"/>
          <w:rFonts w:ascii="Noto Sans CJK KR Regular" w:eastAsia="Noto Sans CJK KR Regular" w:hAnsi="Noto Sans CJK KR Regular"/>
          <w:sz w:val="18"/>
          <w:szCs w:val="18"/>
        </w:rPr>
      </w:pPr>
      <w:ins w:id="252" w:author="윤현정 (Hyunjeong Yoon)" w:date="2026-02-26T10:49:00Z">
        <w:r w:rsidRPr="00124595">
          <w:rPr>
            <w:rFonts w:ascii="Noto Sans CJK KR Regular" w:eastAsia="Noto Sans CJK KR Regular" w:hAnsi="Noto Sans CJK KR Regular" w:cs="Arial Unicode MS"/>
            <w:sz w:val="18"/>
            <w:szCs w:val="18"/>
          </w:rPr>
          <w:t xml:space="preserve">. </w:t>
        </w:r>
        <w:commentRangeEnd w:id="249"/>
        <w:r>
          <w:rPr>
            <w:rStyle w:val="a9"/>
          </w:rPr>
          <w:commentReference w:id="249"/>
        </w:r>
      </w:ins>
    </w:p>
    <w:p w14:paraId="14993C9B" w14:textId="77777777" w:rsidR="00E436B7" w:rsidRPr="00124595" w:rsidRDefault="00E436B7" w:rsidP="00E436B7">
      <w:pPr>
        <w:pStyle w:val="ab"/>
        <w:numPr>
          <w:ilvl w:val="0"/>
          <w:numId w:val="39"/>
        </w:numPr>
        <w:ind w:leftChars="0"/>
        <w:rPr>
          <w:ins w:id="253" w:author="윤현정 (Hyunjeong Yoon)" w:date="2026-02-26T10:49:00Z"/>
          <w:rFonts w:ascii="Noto Sans CJK KR Regular" w:eastAsia="Noto Sans CJK KR Regular" w:hAnsi="Noto Sans CJK KR Regular"/>
          <w:sz w:val="18"/>
          <w:szCs w:val="18"/>
        </w:rPr>
      </w:pPr>
      <w:ins w:id="254" w:author="윤현정 (Hyunjeong Yoon)" w:date="2026-02-26T10:49:00Z">
        <w:r w:rsidRPr="00124595">
          <w:rPr>
            <w:rFonts w:ascii="Noto Sans CJK KR Regular" w:eastAsia="Noto Sans CJK KR Regular" w:hAnsi="Noto Sans CJK KR Regular" w:cs="Arial Unicode MS"/>
            <w:sz w:val="18"/>
            <w:szCs w:val="18"/>
          </w:rPr>
          <w:lastRenderedPageBreak/>
          <w:t xml:space="preserve">“DESKER MATE” </w:t>
        </w:r>
        <w:r w:rsidRPr="00124595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t>는</w:t>
        </w:r>
        <w:r w:rsidRPr="00124595">
          <w:rPr>
            <w:rFonts w:ascii="Noto Sans CJK KR Regular" w:eastAsia="Noto Sans CJK KR Regular" w:hAnsi="Noto Sans CJK KR Regular" w:cs="Arial Unicode MS"/>
            <w:sz w:val="18"/>
            <w:szCs w:val="18"/>
          </w:rPr>
          <w:t xml:space="preserve"> (</w:t>
        </w:r>
        <w:r w:rsidRPr="00124595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t>주</w:t>
        </w:r>
        <w:r w:rsidRPr="00124595">
          <w:rPr>
            <w:rFonts w:ascii="Noto Sans CJK KR Regular" w:eastAsia="Noto Sans CJK KR Regular" w:hAnsi="Noto Sans CJK KR Regular" w:cs="Arial Unicode MS"/>
            <w:sz w:val="18"/>
            <w:szCs w:val="18"/>
          </w:rPr>
          <w:t>)</w:t>
        </w:r>
        <w:proofErr w:type="spellStart"/>
        <w:r w:rsidRPr="00124595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t>일룸</w:t>
        </w:r>
        <w:r w:rsidRPr="00124595">
          <w:rPr>
            <w:rFonts w:ascii="Noto Sans CJK KR Regular" w:eastAsia="Noto Sans CJK KR Regular" w:hAnsi="Noto Sans CJK KR Regular" w:cs="Arial Unicode MS"/>
            <w:sz w:val="18"/>
            <w:szCs w:val="18"/>
          </w:rPr>
          <w:t>-DESKER</w:t>
        </w:r>
        <w:r w:rsidRPr="00124595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t>가</w:t>
        </w:r>
        <w:proofErr w:type="spellEnd"/>
        <w:r w:rsidRPr="00124595">
          <w:rPr>
            <w:rFonts w:ascii="Noto Sans CJK KR Regular" w:eastAsia="Noto Sans CJK KR Regular" w:hAnsi="Noto Sans CJK KR Regular" w:cs="Arial Unicode MS"/>
            <w:sz w:val="18"/>
            <w:szCs w:val="18"/>
          </w:rPr>
          <w:t xml:space="preserve"> </w:t>
        </w:r>
        <w:r w:rsidRPr="00124595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t>제공하는</w:t>
        </w:r>
        <w:r w:rsidRPr="00124595">
          <w:rPr>
            <w:rFonts w:ascii="Noto Sans CJK KR Regular" w:eastAsia="Noto Sans CJK KR Regular" w:hAnsi="Noto Sans CJK KR Regular" w:cs="Arial Unicode MS"/>
            <w:sz w:val="18"/>
            <w:szCs w:val="18"/>
          </w:rPr>
          <w:t xml:space="preserve"> </w:t>
        </w:r>
        <w:commentRangeStart w:id="255"/>
        <w:commentRangeStart w:id="256"/>
        <w:proofErr w:type="spellStart"/>
        <w:r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t>공간플래닝</w:t>
        </w:r>
        <w:proofErr w:type="spellEnd"/>
        <w:r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t xml:space="preserve"> 상담서비스</w:t>
        </w:r>
        <w:commentRangeEnd w:id="255"/>
        <w:r>
          <w:rPr>
            <w:rStyle w:val="a9"/>
          </w:rPr>
          <w:commentReference w:id="255"/>
        </w:r>
        <w:commentRangeEnd w:id="256"/>
        <w:r>
          <w:rPr>
            <w:rStyle w:val="a9"/>
          </w:rPr>
          <w:commentReference w:id="256"/>
        </w:r>
        <w:r w:rsidRPr="00124595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t>에</w:t>
        </w:r>
        <w:r w:rsidRPr="00124595">
          <w:rPr>
            <w:rFonts w:ascii="Noto Sans CJK KR Regular" w:eastAsia="Noto Sans CJK KR Regular" w:hAnsi="Noto Sans CJK KR Regular" w:cs="Arial Unicode MS"/>
            <w:sz w:val="18"/>
            <w:szCs w:val="18"/>
          </w:rPr>
          <w:t xml:space="preserve"> </w:t>
        </w:r>
        <w:r w:rsidRPr="00124595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t>따라</w:t>
        </w:r>
        <w:r w:rsidRPr="00124595">
          <w:rPr>
            <w:rFonts w:ascii="Noto Sans CJK KR Regular" w:eastAsia="Noto Sans CJK KR Regular" w:hAnsi="Noto Sans CJK KR Regular" w:cs="Arial Unicode MS"/>
            <w:sz w:val="18"/>
            <w:szCs w:val="18"/>
          </w:rPr>
          <w:t xml:space="preserve"> </w:t>
        </w:r>
        <w:r w:rsidRPr="00124595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t>회원의</w:t>
        </w:r>
        <w:r w:rsidRPr="00124595">
          <w:rPr>
            <w:rFonts w:ascii="Noto Sans CJK KR Regular" w:eastAsia="Noto Sans CJK KR Regular" w:hAnsi="Noto Sans CJK KR Regular" w:cs="Arial Unicode MS"/>
            <w:sz w:val="18"/>
            <w:szCs w:val="18"/>
          </w:rPr>
          <w:t xml:space="preserve"> </w:t>
        </w:r>
        <w:r w:rsidRPr="00124595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t>문의에</w:t>
        </w:r>
        <w:r w:rsidRPr="00124595">
          <w:rPr>
            <w:rFonts w:ascii="Noto Sans CJK KR Regular" w:eastAsia="Noto Sans CJK KR Regular" w:hAnsi="Noto Sans CJK KR Regular" w:cs="Arial Unicode MS"/>
            <w:sz w:val="18"/>
            <w:szCs w:val="18"/>
          </w:rPr>
          <w:t xml:space="preserve"> </w:t>
        </w:r>
        <w:r w:rsidRPr="00124595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t>답변하며</w:t>
        </w:r>
        <w:r w:rsidRPr="00124595">
          <w:rPr>
            <w:rFonts w:ascii="Noto Sans CJK KR Regular" w:eastAsia="Noto Sans CJK KR Regular" w:hAnsi="Noto Sans CJK KR Regular" w:cs="Arial Unicode MS"/>
            <w:sz w:val="18"/>
            <w:szCs w:val="18"/>
          </w:rPr>
          <w:t xml:space="preserve">, </w:t>
        </w:r>
        <w:proofErr w:type="spellStart"/>
        <w:r w:rsidRPr="00124595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t>허위·과장정보</w:t>
        </w:r>
        <w:proofErr w:type="spellEnd"/>
        <w:r w:rsidRPr="00124595">
          <w:rPr>
            <w:rFonts w:ascii="Noto Sans CJK KR Regular" w:eastAsia="Noto Sans CJK KR Regular" w:hAnsi="Noto Sans CJK KR Regular" w:cs="Arial Unicode MS"/>
            <w:sz w:val="18"/>
            <w:szCs w:val="18"/>
          </w:rPr>
          <w:t xml:space="preserve"> </w:t>
        </w:r>
        <w:r w:rsidRPr="00124595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t>또는</w:t>
        </w:r>
        <w:r w:rsidRPr="00124595">
          <w:rPr>
            <w:rFonts w:ascii="Noto Sans CJK KR Regular" w:eastAsia="Noto Sans CJK KR Regular" w:hAnsi="Noto Sans CJK KR Regular" w:cs="Arial Unicode MS"/>
            <w:sz w:val="18"/>
            <w:szCs w:val="18"/>
          </w:rPr>
          <w:t xml:space="preserve"> </w:t>
        </w:r>
        <w:r w:rsidRPr="00124595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t>지식재산권</w:t>
        </w:r>
        <w:r w:rsidRPr="00124595">
          <w:rPr>
            <w:rFonts w:ascii="Noto Sans CJK KR Regular" w:eastAsia="Noto Sans CJK KR Regular" w:hAnsi="Noto Sans CJK KR Regular" w:cs="Arial Unicode MS"/>
            <w:sz w:val="18"/>
            <w:szCs w:val="18"/>
          </w:rPr>
          <w:t>(</w:t>
        </w:r>
        <w:proofErr w:type="spellStart"/>
        <w:proofErr w:type="gramStart"/>
        <w:r w:rsidRPr="00124595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t>상표권</w:t>
        </w:r>
        <w:r w:rsidRPr="00124595">
          <w:rPr>
            <w:rFonts w:ascii="Noto Sans CJK KR Regular" w:eastAsia="Noto Sans CJK KR Regular" w:hAnsi="Noto Sans CJK KR Regular" w:cs="Arial Unicode MS"/>
            <w:sz w:val="18"/>
            <w:szCs w:val="18"/>
          </w:rPr>
          <w:t>,</w:t>
        </w:r>
        <w:r w:rsidRPr="00124595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t>저작권</w:t>
        </w:r>
        <w:proofErr w:type="spellEnd"/>
        <w:proofErr w:type="gramEnd"/>
        <w:r w:rsidRPr="00124595">
          <w:rPr>
            <w:rFonts w:ascii="Noto Sans CJK KR Regular" w:eastAsia="Noto Sans CJK KR Regular" w:hAnsi="Noto Sans CJK KR Regular" w:cs="Arial Unicode MS"/>
            <w:sz w:val="18"/>
            <w:szCs w:val="18"/>
          </w:rPr>
          <w:t xml:space="preserve">) </w:t>
        </w:r>
        <w:r w:rsidRPr="00124595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t>등</w:t>
        </w:r>
        <w:r w:rsidRPr="00124595">
          <w:rPr>
            <w:rFonts w:ascii="Noto Sans CJK KR Regular" w:eastAsia="Noto Sans CJK KR Regular" w:hAnsi="Noto Sans CJK KR Regular" w:cs="Arial Unicode MS"/>
            <w:sz w:val="18"/>
            <w:szCs w:val="18"/>
          </w:rPr>
          <w:t xml:space="preserve"> </w:t>
        </w:r>
        <w:r w:rsidRPr="00124595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t>타인의</w:t>
        </w:r>
        <w:r w:rsidRPr="00124595">
          <w:rPr>
            <w:rFonts w:ascii="Noto Sans CJK KR Regular" w:eastAsia="Noto Sans CJK KR Regular" w:hAnsi="Noto Sans CJK KR Regular" w:cs="Arial Unicode MS"/>
            <w:sz w:val="18"/>
            <w:szCs w:val="18"/>
          </w:rPr>
          <w:t xml:space="preserve"> </w:t>
        </w:r>
        <w:r w:rsidRPr="00124595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t>권리를</w:t>
        </w:r>
        <w:r w:rsidRPr="00124595">
          <w:rPr>
            <w:rFonts w:ascii="Noto Sans CJK KR Regular" w:eastAsia="Noto Sans CJK KR Regular" w:hAnsi="Noto Sans CJK KR Regular" w:cs="Arial Unicode MS"/>
            <w:sz w:val="18"/>
            <w:szCs w:val="18"/>
          </w:rPr>
          <w:t xml:space="preserve"> </w:t>
        </w:r>
        <w:r w:rsidRPr="00124595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t>침해하는</w:t>
        </w:r>
        <w:r w:rsidRPr="00124595">
          <w:rPr>
            <w:rFonts w:ascii="Noto Sans CJK KR Regular" w:eastAsia="Noto Sans CJK KR Regular" w:hAnsi="Noto Sans CJK KR Regular" w:cs="Arial Unicode MS"/>
            <w:sz w:val="18"/>
            <w:szCs w:val="18"/>
          </w:rPr>
          <w:t xml:space="preserve"> </w:t>
        </w:r>
        <w:r w:rsidRPr="00124595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t>정보를</w:t>
        </w:r>
        <w:r w:rsidRPr="00124595">
          <w:rPr>
            <w:rFonts w:ascii="Noto Sans CJK KR Regular" w:eastAsia="Noto Sans CJK KR Regular" w:hAnsi="Noto Sans CJK KR Regular" w:cs="Arial Unicode MS"/>
            <w:sz w:val="18"/>
            <w:szCs w:val="18"/>
          </w:rPr>
          <w:t xml:space="preserve"> </w:t>
        </w:r>
        <w:r w:rsidRPr="00124595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t>제공하지</w:t>
        </w:r>
        <w:r w:rsidRPr="00124595">
          <w:rPr>
            <w:rFonts w:ascii="Noto Sans CJK KR Regular" w:eastAsia="Noto Sans CJK KR Regular" w:hAnsi="Noto Sans CJK KR Regular" w:cs="Arial Unicode MS"/>
            <w:sz w:val="18"/>
            <w:szCs w:val="18"/>
          </w:rPr>
          <w:t xml:space="preserve"> </w:t>
        </w:r>
        <w:r w:rsidRPr="00124595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t>않습니다</w:t>
        </w:r>
        <w:r w:rsidRPr="00124595">
          <w:rPr>
            <w:rFonts w:ascii="Noto Sans CJK KR Regular" w:eastAsia="Noto Sans CJK KR Regular" w:hAnsi="Noto Sans CJK KR Regular" w:cs="Arial Unicode MS"/>
            <w:sz w:val="18"/>
            <w:szCs w:val="18"/>
          </w:rPr>
          <w:t xml:space="preserve">. </w:t>
        </w:r>
        <w:r w:rsidRPr="00124595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t>이를</w:t>
        </w:r>
        <w:r w:rsidRPr="00124595">
          <w:rPr>
            <w:rFonts w:ascii="Noto Sans CJK KR Regular" w:eastAsia="Noto Sans CJK KR Regular" w:hAnsi="Noto Sans CJK KR Regular" w:cs="Arial Unicode MS"/>
            <w:sz w:val="18"/>
            <w:szCs w:val="18"/>
          </w:rPr>
          <w:t xml:space="preserve"> </w:t>
        </w:r>
        <w:r w:rsidRPr="00124595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t>위반하는</w:t>
        </w:r>
        <w:r w:rsidRPr="00124595">
          <w:rPr>
            <w:rFonts w:ascii="Noto Sans CJK KR Regular" w:eastAsia="Noto Sans CJK KR Regular" w:hAnsi="Noto Sans CJK KR Regular" w:cs="Arial Unicode MS"/>
            <w:sz w:val="18"/>
            <w:szCs w:val="18"/>
          </w:rPr>
          <w:t xml:space="preserve"> </w:t>
        </w:r>
        <w:r w:rsidRPr="00124595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t>경우</w:t>
        </w:r>
        <w:r w:rsidRPr="00124595">
          <w:rPr>
            <w:rFonts w:ascii="Noto Sans CJK KR Regular" w:eastAsia="Noto Sans CJK KR Regular" w:hAnsi="Noto Sans CJK KR Regular" w:cs="Arial Unicode MS"/>
            <w:sz w:val="18"/>
            <w:szCs w:val="18"/>
          </w:rPr>
          <w:t xml:space="preserve"> </w:t>
        </w:r>
        <w:r w:rsidRPr="00124595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t>발생하는</w:t>
        </w:r>
        <w:r w:rsidRPr="00124595">
          <w:rPr>
            <w:rFonts w:ascii="Noto Sans CJK KR Regular" w:eastAsia="Noto Sans CJK KR Regular" w:hAnsi="Noto Sans CJK KR Regular" w:cs="Arial Unicode MS"/>
            <w:sz w:val="18"/>
            <w:szCs w:val="18"/>
          </w:rPr>
          <w:t xml:space="preserve"> </w:t>
        </w:r>
        <w:r w:rsidRPr="00124595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t>불이익</w:t>
        </w:r>
        <w:r w:rsidRPr="00124595">
          <w:rPr>
            <w:rFonts w:ascii="Noto Sans CJK KR Regular" w:eastAsia="Noto Sans CJK KR Regular" w:hAnsi="Noto Sans CJK KR Regular" w:cs="Arial Unicode MS"/>
            <w:sz w:val="18"/>
            <w:szCs w:val="18"/>
          </w:rPr>
          <w:t xml:space="preserve"> </w:t>
        </w:r>
        <w:r w:rsidRPr="00124595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t>또는</w:t>
        </w:r>
        <w:r w:rsidRPr="00124595">
          <w:rPr>
            <w:rFonts w:ascii="Noto Sans CJK KR Regular" w:eastAsia="Noto Sans CJK KR Regular" w:hAnsi="Noto Sans CJK KR Regular" w:cs="Arial Unicode MS"/>
            <w:sz w:val="18"/>
            <w:szCs w:val="18"/>
          </w:rPr>
          <w:t xml:space="preserve"> </w:t>
        </w:r>
        <w:r w:rsidRPr="00124595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t>법적</w:t>
        </w:r>
        <w:r w:rsidRPr="00124595">
          <w:rPr>
            <w:rFonts w:ascii="Noto Sans CJK KR Regular" w:eastAsia="Noto Sans CJK KR Regular" w:hAnsi="Noto Sans CJK KR Regular" w:cs="Arial Unicode MS"/>
            <w:sz w:val="18"/>
            <w:szCs w:val="18"/>
          </w:rPr>
          <w:t xml:space="preserve"> </w:t>
        </w:r>
        <w:r w:rsidRPr="00124595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t>책임은</w:t>
        </w:r>
        <w:r w:rsidRPr="00124595">
          <w:rPr>
            <w:rFonts w:ascii="Noto Sans CJK KR Regular" w:eastAsia="Noto Sans CJK KR Regular" w:hAnsi="Noto Sans CJK KR Regular" w:cs="Arial Unicode MS"/>
            <w:sz w:val="18"/>
            <w:szCs w:val="18"/>
          </w:rPr>
          <w:t xml:space="preserve"> “DESKER MATE” </w:t>
        </w:r>
        <w:r w:rsidRPr="00124595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t>본인에게</w:t>
        </w:r>
        <w:r w:rsidRPr="00124595">
          <w:rPr>
            <w:rFonts w:ascii="Noto Sans CJK KR Regular" w:eastAsia="Noto Sans CJK KR Regular" w:hAnsi="Noto Sans CJK KR Regular" w:cs="Arial Unicode MS"/>
            <w:sz w:val="18"/>
            <w:szCs w:val="18"/>
          </w:rPr>
          <w:t xml:space="preserve"> </w:t>
        </w:r>
        <w:r w:rsidRPr="00124595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t>있습니다</w:t>
        </w:r>
        <w:r w:rsidRPr="00124595">
          <w:rPr>
            <w:rFonts w:ascii="Noto Sans CJK KR Regular" w:eastAsia="Noto Sans CJK KR Regular" w:hAnsi="Noto Sans CJK KR Regular" w:cs="Arial Unicode MS"/>
            <w:sz w:val="18"/>
            <w:szCs w:val="18"/>
          </w:rPr>
          <w:t xml:space="preserve">. </w:t>
        </w:r>
      </w:ins>
    </w:p>
    <w:p w14:paraId="55B6C147" w14:textId="77777777" w:rsidR="00E436B7" w:rsidRPr="00124595" w:rsidRDefault="00E436B7" w:rsidP="00E436B7">
      <w:pPr>
        <w:pStyle w:val="ab"/>
        <w:numPr>
          <w:ilvl w:val="0"/>
          <w:numId w:val="39"/>
        </w:numPr>
        <w:ind w:leftChars="0"/>
        <w:rPr>
          <w:ins w:id="257" w:author="윤현정 (Hyunjeong Yoon)" w:date="2026-02-26T10:49:00Z"/>
          <w:rFonts w:ascii="Noto Sans CJK KR Regular" w:eastAsia="Noto Sans CJK KR Regular" w:hAnsi="Noto Sans CJK KR Regular"/>
          <w:sz w:val="18"/>
          <w:szCs w:val="18"/>
          <w:lang w:val="en-US"/>
        </w:rPr>
      </w:pPr>
      <w:ins w:id="258" w:author="윤현정 (Hyunjeong Yoon)" w:date="2026-02-26T10:49:00Z">
        <w:r w:rsidRPr="00124595">
          <w:rPr>
            <w:rFonts w:ascii="Noto Sans CJK KR Regular" w:eastAsia="Noto Sans CJK KR Regular" w:hAnsi="Noto Sans CJK KR Regular" w:hint="eastAsia"/>
            <w:sz w:val="18"/>
            <w:szCs w:val="18"/>
            <w:lang w:val="en-US"/>
          </w:rPr>
          <w:t>“</w:t>
        </w:r>
        <w:r w:rsidRPr="00124595">
          <w:rPr>
            <w:rFonts w:ascii="Noto Sans CJK KR Regular" w:eastAsia="Noto Sans CJK KR Regular" w:hAnsi="Noto Sans CJK KR Regular"/>
            <w:sz w:val="18"/>
            <w:szCs w:val="18"/>
            <w:lang w:val="en-US"/>
          </w:rPr>
          <w:t xml:space="preserve">DEKSER </w:t>
        </w:r>
        <w:proofErr w:type="spellStart"/>
        <w:r w:rsidRPr="00124595">
          <w:rPr>
            <w:rFonts w:ascii="Noto Sans CJK KR Regular" w:eastAsia="Noto Sans CJK KR Regular" w:hAnsi="Noto Sans CJK KR Regular"/>
            <w:sz w:val="18"/>
            <w:szCs w:val="18"/>
            <w:lang w:val="en-US"/>
          </w:rPr>
          <w:t>MATE”</w:t>
        </w:r>
        <w:r w:rsidRPr="00124595">
          <w:rPr>
            <w:rFonts w:ascii="Noto Sans CJK KR Regular" w:eastAsia="Noto Sans CJK KR Regular" w:hAnsi="Noto Sans CJK KR Regular" w:hint="eastAsia"/>
            <w:sz w:val="18"/>
            <w:szCs w:val="18"/>
            <w:lang w:val="en-US"/>
          </w:rPr>
          <w:t>는</w:t>
        </w:r>
        <w:proofErr w:type="spellEnd"/>
        <w:r w:rsidRPr="00124595">
          <w:rPr>
            <w:rFonts w:ascii="Noto Sans CJK KR Regular" w:eastAsia="Noto Sans CJK KR Regular" w:hAnsi="Noto Sans CJK KR Regular"/>
            <w:sz w:val="18"/>
            <w:szCs w:val="18"/>
            <w:lang w:val="en-US"/>
          </w:rPr>
          <w:t xml:space="preserve"> </w:t>
        </w:r>
        <w:r w:rsidRPr="00124595">
          <w:rPr>
            <w:rFonts w:ascii="Noto Sans CJK KR Regular" w:eastAsia="Noto Sans CJK KR Regular" w:hAnsi="Noto Sans CJK KR Regular" w:hint="eastAsia"/>
            <w:sz w:val="18"/>
            <w:szCs w:val="18"/>
            <w:lang w:val="en-US"/>
          </w:rPr>
          <w:t>㈜</w:t>
        </w:r>
        <w:proofErr w:type="spellStart"/>
        <w:r w:rsidRPr="00124595">
          <w:rPr>
            <w:rFonts w:ascii="Noto Sans CJK KR Regular" w:eastAsia="Noto Sans CJK KR Regular" w:hAnsi="Noto Sans CJK KR Regular" w:hint="eastAsia"/>
            <w:sz w:val="18"/>
            <w:szCs w:val="18"/>
            <w:lang w:val="en-US"/>
          </w:rPr>
          <w:t>일룸</w:t>
        </w:r>
        <w:proofErr w:type="spellEnd"/>
        <w:r w:rsidRPr="00124595">
          <w:rPr>
            <w:rFonts w:ascii="Noto Sans CJK KR Regular" w:eastAsia="Noto Sans CJK KR Regular" w:hAnsi="Noto Sans CJK KR Regular"/>
            <w:sz w:val="18"/>
            <w:szCs w:val="18"/>
            <w:lang w:val="en-US"/>
          </w:rPr>
          <w:t xml:space="preserve">-DESKER </w:t>
        </w:r>
        <w:r w:rsidRPr="00124595">
          <w:rPr>
            <w:rFonts w:ascii="Noto Sans CJK KR Regular" w:eastAsia="Noto Sans CJK KR Regular" w:hAnsi="Noto Sans CJK KR Regular" w:hint="eastAsia"/>
            <w:sz w:val="18"/>
            <w:szCs w:val="18"/>
            <w:lang w:val="en-US"/>
          </w:rPr>
          <w:t>상품을</w:t>
        </w:r>
        <w:r w:rsidRPr="00124595">
          <w:rPr>
            <w:rFonts w:ascii="Noto Sans CJK KR Regular" w:eastAsia="Noto Sans CJK KR Regular" w:hAnsi="Noto Sans CJK KR Regular"/>
            <w:sz w:val="18"/>
            <w:szCs w:val="18"/>
            <w:lang w:val="en-US"/>
          </w:rPr>
          <w:t xml:space="preserve"> </w:t>
        </w:r>
        <w:r w:rsidRPr="00124595">
          <w:rPr>
            <w:rFonts w:ascii="Noto Sans CJK KR Regular" w:eastAsia="Noto Sans CJK KR Regular" w:hAnsi="Noto Sans CJK KR Regular" w:hint="eastAsia"/>
            <w:sz w:val="18"/>
            <w:szCs w:val="18"/>
            <w:lang w:val="en-US"/>
          </w:rPr>
          <w:t>최종</w:t>
        </w:r>
        <w:r w:rsidRPr="00124595">
          <w:rPr>
            <w:rFonts w:ascii="Noto Sans CJK KR Regular" w:eastAsia="Noto Sans CJK KR Regular" w:hAnsi="Noto Sans CJK KR Regular"/>
            <w:sz w:val="18"/>
            <w:szCs w:val="18"/>
            <w:lang w:val="en-US"/>
          </w:rPr>
          <w:t xml:space="preserve"> </w:t>
        </w:r>
        <w:r w:rsidRPr="00124595">
          <w:rPr>
            <w:rFonts w:ascii="Noto Sans CJK KR Regular" w:eastAsia="Noto Sans CJK KR Regular" w:hAnsi="Noto Sans CJK KR Regular" w:hint="eastAsia"/>
            <w:sz w:val="18"/>
            <w:szCs w:val="18"/>
            <w:lang w:val="en-US"/>
          </w:rPr>
          <w:t>소비자에게</w:t>
        </w:r>
        <w:r w:rsidRPr="00124595">
          <w:rPr>
            <w:rFonts w:ascii="Noto Sans CJK KR Regular" w:eastAsia="Noto Sans CJK KR Regular" w:hAnsi="Noto Sans CJK KR Regular"/>
            <w:sz w:val="18"/>
            <w:szCs w:val="18"/>
            <w:lang w:val="en-US"/>
          </w:rPr>
          <w:t xml:space="preserve"> </w:t>
        </w:r>
        <w:r w:rsidRPr="00124595">
          <w:rPr>
            <w:rFonts w:ascii="Noto Sans CJK KR Regular" w:eastAsia="Noto Sans CJK KR Regular" w:hAnsi="Noto Sans CJK KR Regular" w:hint="eastAsia"/>
            <w:sz w:val="18"/>
            <w:szCs w:val="18"/>
            <w:lang w:val="en-US"/>
          </w:rPr>
          <w:t>판매하여야</w:t>
        </w:r>
        <w:r w:rsidRPr="00124595">
          <w:rPr>
            <w:rFonts w:ascii="Noto Sans CJK KR Regular" w:eastAsia="Noto Sans CJK KR Regular" w:hAnsi="Noto Sans CJK KR Regular"/>
            <w:sz w:val="18"/>
            <w:szCs w:val="18"/>
            <w:lang w:val="en-US"/>
          </w:rPr>
          <w:t xml:space="preserve"> </w:t>
        </w:r>
        <w:r w:rsidRPr="00124595">
          <w:rPr>
            <w:rFonts w:ascii="Noto Sans CJK KR Regular" w:eastAsia="Noto Sans CJK KR Regular" w:hAnsi="Noto Sans CJK KR Regular" w:hint="eastAsia"/>
            <w:sz w:val="18"/>
            <w:szCs w:val="18"/>
            <w:lang w:val="en-US"/>
          </w:rPr>
          <w:t>하며</w:t>
        </w:r>
        <w:r w:rsidRPr="00124595">
          <w:rPr>
            <w:rFonts w:ascii="Noto Sans CJK KR Regular" w:eastAsia="Noto Sans CJK KR Regular" w:hAnsi="Noto Sans CJK KR Regular"/>
            <w:sz w:val="18"/>
            <w:szCs w:val="18"/>
            <w:lang w:val="en-US"/>
          </w:rPr>
          <w:t xml:space="preserve">, </w:t>
        </w:r>
        <w:r w:rsidRPr="00124595">
          <w:rPr>
            <w:rFonts w:ascii="Noto Sans CJK KR Regular" w:eastAsia="Noto Sans CJK KR Regular" w:hAnsi="Noto Sans CJK KR Regular" w:hint="eastAsia"/>
            <w:sz w:val="18"/>
            <w:szCs w:val="18"/>
            <w:lang w:val="en-US"/>
          </w:rPr>
          <w:t>최종</w:t>
        </w:r>
        <w:r w:rsidRPr="00124595">
          <w:rPr>
            <w:rFonts w:ascii="Noto Sans CJK KR Regular" w:eastAsia="Noto Sans CJK KR Regular" w:hAnsi="Noto Sans CJK KR Regular"/>
            <w:sz w:val="18"/>
            <w:szCs w:val="18"/>
            <w:lang w:val="en-US"/>
          </w:rPr>
          <w:t xml:space="preserve"> </w:t>
        </w:r>
        <w:r w:rsidRPr="00124595">
          <w:rPr>
            <w:rFonts w:ascii="Noto Sans CJK KR Regular" w:eastAsia="Noto Sans CJK KR Regular" w:hAnsi="Noto Sans CJK KR Regular" w:hint="eastAsia"/>
            <w:sz w:val="18"/>
            <w:szCs w:val="18"/>
            <w:lang w:val="en-US"/>
          </w:rPr>
          <w:t>소비자는</w:t>
        </w:r>
        <w:r w:rsidRPr="00124595">
          <w:rPr>
            <w:rFonts w:ascii="Noto Sans CJK KR Regular" w:eastAsia="Noto Sans CJK KR Regular" w:hAnsi="Noto Sans CJK KR Regular"/>
            <w:sz w:val="18"/>
            <w:szCs w:val="18"/>
            <w:lang w:val="en-US"/>
          </w:rPr>
          <w:t xml:space="preserve"> </w:t>
        </w:r>
        <w:r w:rsidRPr="00124595">
          <w:rPr>
            <w:rFonts w:ascii="Noto Sans CJK KR Regular" w:eastAsia="Noto Sans CJK KR Regular" w:hAnsi="Noto Sans CJK KR Regular" w:hint="eastAsia"/>
            <w:sz w:val="18"/>
            <w:szCs w:val="18"/>
            <w:lang w:val="en-US"/>
          </w:rPr>
          <w:t>㈜</w:t>
        </w:r>
        <w:proofErr w:type="spellStart"/>
        <w:r w:rsidRPr="00124595">
          <w:rPr>
            <w:rFonts w:ascii="Noto Sans CJK KR Regular" w:eastAsia="Noto Sans CJK KR Regular" w:hAnsi="Noto Sans CJK KR Regular" w:hint="eastAsia"/>
            <w:sz w:val="18"/>
            <w:szCs w:val="18"/>
            <w:lang w:val="en-US"/>
          </w:rPr>
          <w:t>일룸</w:t>
        </w:r>
        <w:proofErr w:type="spellEnd"/>
        <w:r w:rsidRPr="00124595">
          <w:rPr>
            <w:rFonts w:ascii="Noto Sans CJK KR Regular" w:eastAsia="Noto Sans CJK KR Regular" w:hAnsi="Noto Sans CJK KR Regular"/>
            <w:sz w:val="18"/>
            <w:szCs w:val="18"/>
            <w:lang w:val="en-US"/>
          </w:rPr>
          <w:t xml:space="preserve">-DEKSER 상품을 다수의 고객에게 전매 또는 판매하는 목적으로 구매하는 자가 아닌 소비 </w:t>
        </w:r>
        <w:r w:rsidRPr="00124595">
          <w:rPr>
            <w:rFonts w:ascii="Noto Sans CJK KR Regular" w:eastAsia="Noto Sans CJK KR Regular" w:hAnsi="Noto Sans CJK KR Regular" w:hint="eastAsia"/>
            <w:sz w:val="18"/>
            <w:szCs w:val="18"/>
            <w:lang w:val="en-US"/>
          </w:rPr>
          <w:t>생활을</w:t>
        </w:r>
        <w:r w:rsidRPr="00124595">
          <w:rPr>
            <w:rFonts w:ascii="Noto Sans CJK KR Regular" w:eastAsia="Noto Sans CJK KR Regular" w:hAnsi="Noto Sans CJK KR Regular"/>
            <w:sz w:val="18"/>
            <w:szCs w:val="18"/>
            <w:lang w:val="en-US"/>
          </w:rPr>
          <w:t xml:space="preserve"> </w:t>
        </w:r>
        <w:r w:rsidRPr="00124595">
          <w:rPr>
            <w:rFonts w:ascii="Noto Sans CJK KR Regular" w:eastAsia="Noto Sans CJK KR Regular" w:hAnsi="Noto Sans CJK KR Regular" w:hint="eastAsia"/>
            <w:sz w:val="18"/>
            <w:szCs w:val="18"/>
            <w:lang w:val="en-US"/>
          </w:rPr>
          <w:t>위해</w:t>
        </w:r>
        <w:r w:rsidRPr="00124595">
          <w:rPr>
            <w:rFonts w:ascii="Noto Sans CJK KR Regular" w:eastAsia="Noto Sans CJK KR Regular" w:hAnsi="Noto Sans CJK KR Regular"/>
            <w:sz w:val="18"/>
            <w:szCs w:val="18"/>
            <w:lang w:val="en-US"/>
          </w:rPr>
          <w:t xml:space="preserve"> </w:t>
        </w:r>
        <w:r w:rsidRPr="00124595">
          <w:rPr>
            <w:rFonts w:ascii="Noto Sans CJK KR Regular" w:eastAsia="Noto Sans CJK KR Regular" w:hAnsi="Noto Sans CJK KR Regular" w:hint="eastAsia"/>
            <w:sz w:val="18"/>
            <w:szCs w:val="18"/>
            <w:lang w:val="en-US"/>
          </w:rPr>
          <w:t>사용하거나</w:t>
        </w:r>
        <w:r w:rsidRPr="00124595">
          <w:rPr>
            <w:rFonts w:ascii="Noto Sans CJK KR Regular" w:eastAsia="Noto Sans CJK KR Regular" w:hAnsi="Noto Sans CJK KR Regular"/>
            <w:sz w:val="18"/>
            <w:szCs w:val="18"/>
            <w:lang w:val="en-US"/>
          </w:rPr>
          <w:t xml:space="preserve"> </w:t>
        </w:r>
        <w:r w:rsidRPr="00124595">
          <w:rPr>
            <w:rFonts w:ascii="Noto Sans CJK KR Regular" w:eastAsia="Noto Sans CJK KR Regular" w:hAnsi="Noto Sans CJK KR Regular" w:hint="eastAsia"/>
            <w:sz w:val="18"/>
            <w:szCs w:val="18"/>
            <w:lang w:val="en-US"/>
          </w:rPr>
          <w:t>이용하는</w:t>
        </w:r>
        <w:r w:rsidRPr="00124595">
          <w:rPr>
            <w:rFonts w:ascii="Noto Sans CJK KR Regular" w:eastAsia="Noto Sans CJK KR Regular" w:hAnsi="Noto Sans CJK KR Regular"/>
            <w:sz w:val="18"/>
            <w:szCs w:val="18"/>
            <w:lang w:val="en-US"/>
          </w:rPr>
          <w:t xml:space="preserve"> </w:t>
        </w:r>
        <w:r w:rsidRPr="00124595">
          <w:rPr>
            <w:rFonts w:ascii="Noto Sans CJK KR Regular" w:eastAsia="Noto Sans CJK KR Regular" w:hAnsi="Noto Sans CJK KR Regular" w:hint="eastAsia"/>
            <w:sz w:val="18"/>
            <w:szCs w:val="18"/>
            <w:lang w:val="en-US"/>
          </w:rPr>
          <w:t>자를</w:t>
        </w:r>
        <w:r w:rsidRPr="00124595">
          <w:rPr>
            <w:rFonts w:ascii="Noto Sans CJK KR Regular" w:eastAsia="Noto Sans CJK KR Regular" w:hAnsi="Noto Sans CJK KR Regular"/>
            <w:sz w:val="18"/>
            <w:szCs w:val="18"/>
            <w:lang w:val="en-US"/>
          </w:rPr>
          <w:t xml:space="preserve"> </w:t>
        </w:r>
        <w:r w:rsidRPr="00124595">
          <w:rPr>
            <w:rFonts w:ascii="Noto Sans CJK KR Regular" w:eastAsia="Noto Sans CJK KR Regular" w:hAnsi="Noto Sans CJK KR Regular" w:hint="eastAsia"/>
            <w:sz w:val="18"/>
            <w:szCs w:val="18"/>
            <w:lang w:val="en-US"/>
          </w:rPr>
          <w:t>말한다</w:t>
        </w:r>
        <w:r w:rsidRPr="00124595">
          <w:rPr>
            <w:rFonts w:ascii="Noto Sans CJK KR Regular" w:eastAsia="Noto Sans CJK KR Regular" w:hAnsi="Noto Sans CJK KR Regular"/>
            <w:sz w:val="18"/>
            <w:szCs w:val="18"/>
            <w:lang w:val="en-US"/>
          </w:rPr>
          <w:t>.</w:t>
        </w:r>
      </w:ins>
    </w:p>
    <w:p w14:paraId="5F2198C2" w14:textId="77777777" w:rsidR="00E436B7" w:rsidRPr="00124595" w:rsidRDefault="00E436B7" w:rsidP="00E436B7">
      <w:pPr>
        <w:pStyle w:val="ab"/>
        <w:numPr>
          <w:ilvl w:val="0"/>
          <w:numId w:val="39"/>
        </w:numPr>
        <w:ind w:leftChars="0"/>
        <w:rPr>
          <w:ins w:id="259" w:author="윤현정 (Hyunjeong Yoon)" w:date="2026-02-26T10:49:00Z"/>
          <w:rFonts w:ascii="Noto Sans CJK KR Regular" w:eastAsia="Noto Sans CJK KR Regular" w:hAnsi="Noto Sans CJK KR Regular"/>
          <w:sz w:val="18"/>
          <w:szCs w:val="18"/>
        </w:rPr>
      </w:pPr>
      <w:ins w:id="260" w:author="윤현정 (Hyunjeong Yoon)" w:date="2026-02-26T10:49:00Z">
        <w:r w:rsidRPr="00124595">
          <w:rPr>
            <w:rFonts w:ascii="Noto Sans CJK KR Regular" w:eastAsia="Noto Sans CJK KR Regular" w:hAnsi="Noto Sans CJK KR Regular" w:cs="Arial Unicode MS"/>
            <w:sz w:val="18"/>
            <w:szCs w:val="18"/>
          </w:rPr>
          <w:t>“DESKER MATE</w:t>
        </w:r>
        <w:proofErr w:type="gramStart"/>
        <w:r w:rsidRPr="00124595">
          <w:rPr>
            <w:rFonts w:ascii="Noto Sans CJK KR Regular" w:eastAsia="Noto Sans CJK KR Regular" w:hAnsi="Noto Sans CJK KR Regular" w:cs="Arial Unicode MS"/>
            <w:sz w:val="18"/>
            <w:szCs w:val="18"/>
          </w:rPr>
          <w:t xml:space="preserve">” </w:t>
        </w:r>
        <w:r w:rsidRPr="00124595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t>는</w:t>
        </w:r>
        <w:proofErr w:type="gramEnd"/>
        <w:r w:rsidRPr="00124595">
          <w:rPr>
            <w:rFonts w:ascii="Noto Sans CJK KR Regular" w:eastAsia="Noto Sans CJK KR Regular" w:hAnsi="Noto Sans CJK KR Regular" w:cs="Arial Unicode MS"/>
            <w:sz w:val="18"/>
            <w:szCs w:val="18"/>
          </w:rPr>
          <w:t xml:space="preserve"> DESKER </w:t>
        </w:r>
        <w:r w:rsidRPr="00124595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t>홈페이지를</w:t>
        </w:r>
        <w:r w:rsidRPr="00124595">
          <w:rPr>
            <w:rFonts w:ascii="Noto Sans CJK KR Regular" w:eastAsia="Noto Sans CJK KR Regular" w:hAnsi="Noto Sans CJK KR Regular" w:cs="Arial Unicode MS"/>
            <w:sz w:val="18"/>
            <w:szCs w:val="18"/>
          </w:rPr>
          <w:t xml:space="preserve"> </w:t>
        </w:r>
        <w:r w:rsidRPr="00124595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t>이용하는</w:t>
        </w:r>
        <w:r w:rsidRPr="00124595">
          <w:rPr>
            <w:rFonts w:ascii="Noto Sans CJK KR Regular" w:eastAsia="Noto Sans CJK KR Regular" w:hAnsi="Noto Sans CJK KR Regular" w:cs="Arial Unicode MS"/>
            <w:sz w:val="18"/>
            <w:szCs w:val="18"/>
          </w:rPr>
          <w:t xml:space="preserve"> </w:t>
        </w:r>
        <w:r w:rsidRPr="00124595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t>회원에게</w:t>
        </w:r>
        <w:r w:rsidRPr="00124595">
          <w:rPr>
            <w:rFonts w:ascii="Noto Sans CJK KR Regular" w:eastAsia="Noto Sans CJK KR Regular" w:hAnsi="Noto Sans CJK KR Regular" w:cs="Arial Unicode MS"/>
            <w:sz w:val="18"/>
            <w:szCs w:val="18"/>
          </w:rPr>
          <w:t xml:space="preserve"> </w:t>
        </w:r>
        <w:r w:rsidRPr="00124595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t>홈페이지를</w:t>
        </w:r>
        <w:r w:rsidRPr="00124595">
          <w:rPr>
            <w:rFonts w:ascii="Noto Sans CJK KR Regular" w:eastAsia="Noto Sans CJK KR Regular" w:hAnsi="Noto Sans CJK KR Regular" w:cs="Arial Unicode MS"/>
            <w:sz w:val="18"/>
            <w:szCs w:val="18"/>
          </w:rPr>
          <w:t xml:space="preserve"> </w:t>
        </w:r>
        <w:r w:rsidRPr="00124595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t>통해서가</w:t>
        </w:r>
        <w:r w:rsidRPr="00124595">
          <w:rPr>
            <w:rFonts w:ascii="Noto Sans CJK KR Regular" w:eastAsia="Noto Sans CJK KR Regular" w:hAnsi="Noto Sans CJK KR Regular" w:cs="Arial Unicode MS"/>
            <w:sz w:val="18"/>
            <w:szCs w:val="18"/>
          </w:rPr>
          <w:t xml:space="preserve"> </w:t>
        </w:r>
        <w:r w:rsidRPr="00124595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t>아닌</w:t>
        </w:r>
        <w:r w:rsidRPr="00124595">
          <w:rPr>
            <w:rFonts w:ascii="Noto Sans CJK KR Regular" w:eastAsia="Noto Sans CJK KR Regular" w:hAnsi="Noto Sans CJK KR Regular" w:cs="Arial Unicode MS"/>
            <w:sz w:val="18"/>
            <w:szCs w:val="18"/>
          </w:rPr>
          <w:t xml:space="preserve"> </w:t>
        </w:r>
        <w:r w:rsidRPr="00124595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t>직접</w:t>
        </w:r>
        <w:r w:rsidRPr="00124595">
          <w:rPr>
            <w:rFonts w:ascii="Noto Sans CJK KR Regular" w:eastAsia="Noto Sans CJK KR Regular" w:hAnsi="Noto Sans CJK KR Regular" w:cs="Arial Unicode MS"/>
            <w:sz w:val="18"/>
            <w:szCs w:val="18"/>
          </w:rPr>
          <w:t xml:space="preserve"> </w:t>
        </w:r>
        <w:r w:rsidRPr="00124595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t>결제를</w:t>
        </w:r>
        <w:r w:rsidRPr="00124595">
          <w:rPr>
            <w:rFonts w:ascii="Noto Sans CJK KR Regular" w:eastAsia="Noto Sans CJK KR Regular" w:hAnsi="Noto Sans CJK KR Regular" w:cs="Arial Unicode MS"/>
            <w:sz w:val="18"/>
            <w:szCs w:val="18"/>
          </w:rPr>
          <w:t xml:space="preserve"> </w:t>
        </w:r>
        <w:r w:rsidRPr="00124595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t>요청하거나</w:t>
        </w:r>
        <w:r w:rsidRPr="00124595">
          <w:rPr>
            <w:rFonts w:ascii="Noto Sans CJK KR Regular" w:eastAsia="Noto Sans CJK KR Regular" w:hAnsi="Noto Sans CJK KR Regular" w:cs="Arial Unicode MS"/>
            <w:sz w:val="18"/>
            <w:szCs w:val="18"/>
          </w:rPr>
          <w:t xml:space="preserve"> </w:t>
        </w:r>
        <w:r w:rsidRPr="00124595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t>이를</w:t>
        </w:r>
        <w:r w:rsidRPr="00124595">
          <w:rPr>
            <w:rFonts w:ascii="Noto Sans CJK KR Regular" w:eastAsia="Noto Sans CJK KR Regular" w:hAnsi="Noto Sans CJK KR Regular" w:cs="Arial Unicode MS"/>
            <w:sz w:val="18"/>
            <w:szCs w:val="18"/>
          </w:rPr>
          <w:t xml:space="preserve"> </w:t>
        </w:r>
        <w:r w:rsidRPr="00124595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t>유도하는</w:t>
        </w:r>
        <w:r w:rsidRPr="00124595">
          <w:rPr>
            <w:rFonts w:ascii="Noto Sans CJK KR Regular" w:eastAsia="Noto Sans CJK KR Regular" w:hAnsi="Noto Sans CJK KR Regular" w:cs="Arial Unicode MS"/>
            <w:sz w:val="18"/>
            <w:szCs w:val="18"/>
          </w:rPr>
          <w:t xml:space="preserve"> </w:t>
        </w:r>
        <w:r w:rsidRPr="00124595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t>행위를</w:t>
        </w:r>
        <w:r w:rsidRPr="00124595">
          <w:rPr>
            <w:rFonts w:ascii="Noto Sans CJK KR Regular" w:eastAsia="Noto Sans CJK KR Regular" w:hAnsi="Noto Sans CJK KR Regular" w:cs="Arial Unicode MS"/>
            <w:sz w:val="18"/>
            <w:szCs w:val="18"/>
          </w:rPr>
          <w:t xml:space="preserve"> </w:t>
        </w:r>
        <w:r w:rsidRPr="00124595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t>하여서는</w:t>
        </w:r>
        <w:r w:rsidRPr="00124595">
          <w:rPr>
            <w:rFonts w:ascii="Noto Sans CJK KR Regular" w:eastAsia="Noto Sans CJK KR Regular" w:hAnsi="Noto Sans CJK KR Regular" w:cs="Arial Unicode MS"/>
            <w:sz w:val="18"/>
            <w:szCs w:val="18"/>
          </w:rPr>
          <w:t xml:space="preserve"> </w:t>
        </w:r>
        <w:r w:rsidRPr="00124595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t>안됩니다</w:t>
        </w:r>
        <w:r w:rsidRPr="00124595">
          <w:rPr>
            <w:rFonts w:ascii="Noto Sans CJK KR Regular" w:eastAsia="Noto Sans CJK KR Regular" w:hAnsi="Noto Sans CJK KR Regular" w:cs="Arial Unicode MS"/>
            <w:sz w:val="18"/>
            <w:szCs w:val="18"/>
          </w:rPr>
          <w:t>. (</w:t>
        </w:r>
        <w:r w:rsidRPr="00124595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t>단</w:t>
        </w:r>
        <w:r w:rsidRPr="00124595">
          <w:rPr>
            <w:rFonts w:ascii="Noto Sans CJK KR Regular" w:eastAsia="Noto Sans CJK KR Regular" w:hAnsi="Noto Sans CJK KR Regular" w:cs="Arial Unicode MS"/>
            <w:sz w:val="18"/>
            <w:szCs w:val="18"/>
          </w:rPr>
          <w:t xml:space="preserve">, </w:t>
        </w:r>
        <w:r w:rsidRPr="00124595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t>물품</w:t>
        </w:r>
        <w:r w:rsidRPr="00124595">
          <w:rPr>
            <w:rFonts w:ascii="Noto Sans CJK KR Regular" w:eastAsia="Noto Sans CJK KR Regular" w:hAnsi="Noto Sans CJK KR Regular" w:cs="Arial Unicode MS"/>
            <w:sz w:val="18"/>
            <w:szCs w:val="18"/>
          </w:rPr>
          <w:t xml:space="preserve"> </w:t>
        </w:r>
        <w:r w:rsidRPr="00124595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t>공급</w:t>
        </w:r>
        <w:r w:rsidRPr="00124595">
          <w:rPr>
            <w:rFonts w:ascii="Noto Sans CJK KR Regular" w:eastAsia="Noto Sans CJK KR Regular" w:hAnsi="Noto Sans CJK KR Regular" w:cs="Arial Unicode MS"/>
            <w:sz w:val="18"/>
            <w:szCs w:val="18"/>
          </w:rPr>
          <w:t xml:space="preserve"> </w:t>
        </w:r>
        <w:r w:rsidRPr="00124595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t>외</w:t>
        </w:r>
        <w:r w:rsidRPr="00124595">
          <w:rPr>
            <w:rFonts w:ascii="Noto Sans CJK KR Regular" w:eastAsia="Noto Sans CJK KR Regular" w:hAnsi="Noto Sans CJK KR Regular" w:cs="Arial Unicode MS"/>
            <w:sz w:val="18"/>
            <w:szCs w:val="18"/>
          </w:rPr>
          <w:t xml:space="preserve"> </w:t>
        </w:r>
        <w:r w:rsidRPr="00124595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t>사전에</w:t>
        </w:r>
        <w:r w:rsidRPr="00124595">
          <w:rPr>
            <w:rFonts w:ascii="Noto Sans CJK KR Regular" w:eastAsia="Noto Sans CJK KR Regular" w:hAnsi="Noto Sans CJK KR Regular" w:cs="Arial Unicode MS"/>
            <w:sz w:val="18"/>
            <w:szCs w:val="18"/>
          </w:rPr>
          <w:t xml:space="preserve"> "(</w:t>
        </w:r>
        <w:r w:rsidRPr="00124595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t>주</w:t>
        </w:r>
        <w:r w:rsidRPr="00124595">
          <w:rPr>
            <w:rFonts w:ascii="Noto Sans CJK KR Regular" w:eastAsia="Noto Sans CJK KR Regular" w:hAnsi="Noto Sans CJK KR Regular" w:cs="Arial Unicode MS"/>
            <w:sz w:val="18"/>
            <w:szCs w:val="18"/>
          </w:rPr>
          <w:t>)</w:t>
        </w:r>
        <w:proofErr w:type="spellStart"/>
        <w:r w:rsidRPr="00124595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t>일룸</w:t>
        </w:r>
        <w:r w:rsidRPr="00124595">
          <w:rPr>
            <w:rFonts w:ascii="Noto Sans CJK KR Regular" w:eastAsia="Noto Sans CJK KR Regular" w:hAnsi="Noto Sans CJK KR Regular" w:cs="Arial Unicode MS"/>
            <w:sz w:val="18"/>
            <w:szCs w:val="18"/>
          </w:rPr>
          <w:t>-DESKER"</w:t>
        </w:r>
        <w:r w:rsidRPr="00124595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t>와</w:t>
        </w:r>
        <w:proofErr w:type="spellEnd"/>
        <w:r w:rsidRPr="00124595">
          <w:rPr>
            <w:rFonts w:ascii="Noto Sans CJK KR Regular" w:eastAsia="Noto Sans CJK KR Regular" w:hAnsi="Noto Sans CJK KR Regular" w:cs="Arial Unicode MS"/>
            <w:sz w:val="18"/>
            <w:szCs w:val="18"/>
          </w:rPr>
          <w:t xml:space="preserve"> </w:t>
        </w:r>
        <w:r w:rsidRPr="00124595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t>협의가</w:t>
        </w:r>
        <w:r w:rsidRPr="00124595">
          <w:rPr>
            <w:rFonts w:ascii="Noto Sans CJK KR Regular" w:eastAsia="Noto Sans CJK KR Regular" w:hAnsi="Noto Sans CJK KR Regular" w:cs="Arial Unicode MS"/>
            <w:sz w:val="18"/>
            <w:szCs w:val="18"/>
          </w:rPr>
          <w:t xml:space="preserve"> </w:t>
        </w:r>
        <w:r w:rsidRPr="00124595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t>완료된</w:t>
        </w:r>
        <w:r w:rsidRPr="00124595">
          <w:rPr>
            <w:rFonts w:ascii="Noto Sans CJK KR Regular" w:eastAsia="Noto Sans CJK KR Regular" w:hAnsi="Noto Sans CJK KR Regular" w:cs="Arial Unicode MS"/>
            <w:sz w:val="18"/>
            <w:szCs w:val="18"/>
          </w:rPr>
          <w:t xml:space="preserve"> </w:t>
        </w:r>
        <w:r w:rsidRPr="00124595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t>건에</w:t>
        </w:r>
        <w:r w:rsidRPr="00124595">
          <w:rPr>
            <w:rFonts w:ascii="Noto Sans CJK KR Regular" w:eastAsia="Noto Sans CJK KR Regular" w:hAnsi="Noto Sans CJK KR Regular" w:cs="Arial Unicode MS"/>
            <w:sz w:val="18"/>
            <w:szCs w:val="18"/>
          </w:rPr>
          <w:t xml:space="preserve"> </w:t>
        </w:r>
        <w:r w:rsidRPr="00124595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t>대해서는</w:t>
        </w:r>
        <w:r w:rsidRPr="00124595">
          <w:rPr>
            <w:rFonts w:ascii="Noto Sans CJK KR Regular" w:eastAsia="Noto Sans CJK KR Regular" w:hAnsi="Noto Sans CJK KR Regular" w:cs="Arial Unicode MS"/>
            <w:sz w:val="18"/>
            <w:szCs w:val="18"/>
          </w:rPr>
          <w:t xml:space="preserve"> </w:t>
        </w:r>
        <w:r w:rsidRPr="00124595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t>예외</w:t>
        </w:r>
        <w:r w:rsidRPr="00124595">
          <w:rPr>
            <w:rFonts w:ascii="Noto Sans CJK KR Regular" w:eastAsia="Noto Sans CJK KR Regular" w:hAnsi="Noto Sans CJK KR Regular" w:cs="Arial Unicode MS"/>
            <w:sz w:val="18"/>
            <w:szCs w:val="18"/>
          </w:rPr>
          <w:t xml:space="preserve"> </w:t>
        </w:r>
        <w:r w:rsidRPr="00124595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t>적용</w:t>
        </w:r>
        <w:r w:rsidRPr="00124595">
          <w:rPr>
            <w:rFonts w:ascii="Noto Sans CJK KR Regular" w:eastAsia="Noto Sans CJK KR Regular" w:hAnsi="Noto Sans CJK KR Regular" w:cs="Arial Unicode MS"/>
            <w:sz w:val="18"/>
            <w:szCs w:val="18"/>
          </w:rPr>
          <w:t xml:space="preserve">) </w:t>
        </w:r>
        <w:r w:rsidRPr="00124595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t>이를</w:t>
        </w:r>
        <w:r w:rsidRPr="00124595">
          <w:rPr>
            <w:rFonts w:ascii="Noto Sans CJK KR Regular" w:eastAsia="Noto Sans CJK KR Regular" w:hAnsi="Noto Sans CJK KR Regular" w:cs="Arial Unicode MS"/>
            <w:sz w:val="18"/>
            <w:szCs w:val="18"/>
          </w:rPr>
          <w:t xml:space="preserve"> </w:t>
        </w:r>
        <w:r w:rsidRPr="00124595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t>위반하는</w:t>
        </w:r>
        <w:r w:rsidRPr="00124595">
          <w:rPr>
            <w:rFonts w:ascii="Noto Sans CJK KR Regular" w:eastAsia="Noto Sans CJK KR Regular" w:hAnsi="Noto Sans CJK KR Regular" w:cs="Arial Unicode MS"/>
            <w:sz w:val="18"/>
            <w:szCs w:val="18"/>
          </w:rPr>
          <w:t xml:space="preserve"> </w:t>
        </w:r>
        <w:r w:rsidRPr="00124595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t>경우</w:t>
        </w:r>
        <w:r w:rsidRPr="00124595">
          <w:rPr>
            <w:rFonts w:ascii="Noto Sans CJK KR Regular" w:eastAsia="Noto Sans CJK KR Regular" w:hAnsi="Noto Sans CJK KR Regular" w:cs="Arial Unicode MS"/>
            <w:sz w:val="18"/>
            <w:szCs w:val="18"/>
          </w:rPr>
          <w:t xml:space="preserve"> </w:t>
        </w:r>
        <w:r w:rsidRPr="00124595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t>직접</w:t>
        </w:r>
        <w:r w:rsidRPr="00124595">
          <w:rPr>
            <w:rFonts w:ascii="Noto Sans CJK KR Regular" w:eastAsia="Noto Sans CJK KR Regular" w:hAnsi="Noto Sans CJK KR Regular" w:cs="Arial Unicode MS"/>
            <w:sz w:val="18"/>
            <w:szCs w:val="18"/>
          </w:rPr>
          <w:t xml:space="preserve"> </w:t>
        </w:r>
        <w:r w:rsidRPr="00124595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t>결제</w:t>
        </w:r>
        <w:r w:rsidRPr="00124595">
          <w:rPr>
            <w:rFonts w:ascii="Noto Sans CJK KR Regular" w:eastAsia="Noto Sans CJK KR Regular" w:hAnsi="Noto Sans CJK KR Regular" w:cs="Arial Unicode MS"/>
            <w:sz w:val="18"/>
            <w:szCs w:val="18"/>
          </w:rPr>
          <w:t xml:space="preserve"> </w:t>
        </w:r>
        <w:r w:rsidRPr="00124595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t>유도</w:t>
        </w:r>
        <w:r w:rsidRPr="00124595">
          <w:rPr>
            <w:rFonts w:ascii="Noto Sans CJK KR Regular" w:eastAsia="Noto Sans CJK KR Regular" w:hAnsi="Noto Sans CJK KR Regular" w:cs="Arial Unicode MS"/>
            <w:sz w:val="18"/>
            <w:szCs w:val="18"/>
          </w:rPr>
          <w:t xml:space="preserve"> </w:t>
        </w:r>
        <w:r w:rsidRPr="00124595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t>행위</w:t>
        </w:r>
        <w:r w:rsidRPr="00124595">
          <w:rPr>
            <w:rFonts w:ascii="Noto Sans CJK KR Regular" w:eastAsia="Noto Sans CJK KR Regular" w:hAnsi="Noto Sans CJK KR Regular" w:cs="Arial Unicode MS"/>
            <w:sz w:val="18"/>
            <w:szCs w:val="18"/>
          </w:rPr>
          <w:t xml:space="preserve"> </w:t>
        </w:r>
        <w:r w:rsidRPr="00124595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t>또는</w:t>
        </w:r>
        <w:r w:rsidRPr="00124595">
          <w:rPr>
            <w:rFonts w:ascii="Noto Sans CJK KR Regular" w:eastAsia="Noto Sans CJK KR Regular" w:hAnsi="Noto Sans CJK KR Regular" w:cs="Arial Unicode MS"/>
            <w:sz w:val="18"/>
            <w:szCs w:val="18"/>
          </w:rPr>
          <w:t xml:space="preserve"> </w:t>
        </w:r>
        <w:r w:rsidRPr="00124595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t>잘못된</w:t>
        </w:r>
        <w:r w:rsidRPr="00124595">
          <w:rPr>
            <w:rFonts w:ascii="Noto Sans CJK KR Regular" w:eastAsia="Noto Sans CJK KR Regular" w:hAnsi="Noto Sans CJK KR Regular" w:cs="Arial Unicode MS"/>
            <w:sz w:val="18"/>
            <w:szCs w:val="18"/>
          </w:rPr>
          <w:t xml:space="preserve"> </w:t>
        </w:r>
        <w:r w:rsidRPr="00124595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t>견적</w:t>
        </w:r>
        <w:r w:rsidRPr="00124595">
          <w:rPr>
            <w:rFonts w:ascii="Noto Sans CJK KR Regular" w:eastAsia="Noto Sans CJK KR Regular" w:hAnsi="Noto Sans CJK KR Regular" w:cs="Arial Unicode MS"/>
            <w:sz w:val="18"/>
            <w:szCs w:val="18"/>
          </w:rPr>
          <w:t xml:space="preserve"> </w:t>
        </w:r>
        <w:r w:rsidRPr="00124595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t>요청</w:t>
        </w:r>
        <w:r w:rsidRPr="00124595">
          <w:rPr>
            <w:rFonts w:ascii="Noto Sans CJK KR Regular" w:eastAsia="Noto Sans CJK KR Regular" w:hAnsi="Noto Sans CJK KR Regular" w:cs="Arial Unicode MS"/>
            <w:sz w:val="18"/>
            <w:szCs w:val="18"/>
          </w:rPr>
          <w:t xml:space="preserve"> </w:t>
        </w:r>
        <w:r w:rsidRPr="00124595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t>등으로</w:t>
        </w:r>
        <w:r w:rsidRPr="00124595">
          <w:rPr>
            <w:rFonts w:ascii="Noto Sans CJK KR Regular" w:eastAsia="Noto Sans CJK KR Regular" w:hAnsi="Noto Sans CJK KR Regular" w:cs="Arial Unicode MS"/>
            <w:sz w:val="18"/>
            <w:szCs w:val="18"/>
          </w:rPr>
          <w:t xml:space="preserve"> </w:t>
        </w:r>
        <w:r w:rsidRPr="00124595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t>간주되며</w:t>
        </w:r>
        <w:r w:rsidRPr="00124595">
          <w:rPr>
            <w:rFonts w:ascii="Noto Sans CJK KR Regular" w:eastAsia="Noto Sans CJK KR Regular" w:hAnsi="Noto Sans CJK KR Regular" w:cs="Arial Unicode MS"/>
            <w:sz w:val="18"/>
            <w:szCs w:val="18"/>
          </w:rPr>
          <w:t xml:space="preserve">, </w:t>
        </w:r>
        <w:r w:rsidRPr="00124595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t>이의</w:t>
        </w:r>
        <w:r w:rsidRPr="00124595">
          <w:rPr>
            <w:rFonts w:ascii="Noto Sans CJK KR Regular" w:eastAsia="Noto Sans CJK KR Regular" w:hAnsi="Noto Sans CJK KR Regular" w:cs="Arial Unicode MS"/>
            <w:sz w:val="18"/>
            <w:szCs w:val="18"/>
          </w:rPr>
          <w:t xml:space="preserve"> </w:t>
        </w:r>
        <w:r w:rsidRPr="00124595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t>경우</w:t>
        </w:r>
        <w:r w:rsidRPr="00124595">
          <w:rPr>
            <w:rFonts w:ascii="Noto Sans CJK KR Regular" w:eastAsia="Noto Sans CJK KR Regular" w:hAnsi="Noto Sans CJK KR Regular" w:cs="Arial Unicode MS"/>
            <w:sz w:val="18"/>
            <w:szCs w:val="18"/>
          </w:rPr>
          <w:t xml:space="preserve"> </w:t>
        </w:r>
        <w:r w:rsidRPr="00124595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t>경고정책에</w:t>
        </w:r>
        <w:r w:rsidRPr="00124595">
          <w:rPr>
            <w:rFonts w:ascii="Noto Sans CJK KR Regular" w:eastAsia="Noto Sans CJK KR Regular" w:hAnsi="Noto Sans CJK KR Regular" w:cs="Arial Unicode MS"/>
            <w:sz w:val="18"/>
            <w:szCs w:val="18"/>
          </w:rPr>
          <w:t xml:space="preserve"> </w:t>
        </w:r>
        <w:r w:rsidRPr="00124595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t>의거하여</w:t>
        </w:r>
        <w:r w:rsidRPr="00124595">
          <w:rPr>
            <w:rFonts w:ascii="Noto Sans CJK KR Regular" w:eastAsia="Noto Sans CJK KR Regular" w:hAnsi="Noto Sans CJK KR Regular" w:cs="Arial Unicode MS"/>
            <w:sz w:val="18"/>
            <w:szCs w:val="18"/>
          </w:rPr>
          <w:t xml:space="preserve"> </w:t>
        </w:r>
        <w:r w:rsidRPr="00124595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t>처리됩니다</w:t>
        </w:r>
        <w:r w:rsidRPr="00124595">
          <w:rPr>
            <w:rFonts w:ascii="Noto Sans CJK KR Regular" w:eastAsia="Noto Sans CJK KR Regular" w:hAnsi="Noto Sans CJK KR Regular" w:cs="Arial Unicode MS"/>
            <w:sz w:val="18"/>
            <w:szCs w:val="18"/>
          </w:rPr>
          <w:t xml:space="preserve">. </w:t>
        </w:r>
      </w:ins>
    </w:p>
    <w:p w14:paraId="26EE2DC2" w14:textId="77777777" w:rsidR="00E436B7" w:rsidRPr="009A7284" w:rsidRDefault="00E436B7" w:rsidP="00E436B7">
      <w:pPr>
        <w:pStyle w:val="ab"/>
        <w:numPr>
          <w:ilvl w:val="0"/>
          <w:numId w:val="39"/>
        </w:numPr>
        <w:ind w:leftChars="0"/>
        <w:rPr>
          <w:ins w:id="261" w:author="윤현정 (Hyunjeong Yoon)" w:date="2026-02-26T10:49:00Z"/>
          <w:rFonts w:ascii="Noto Sans CJK KR Regular" w:eastAsia="Noto Sans CJK KR Regular" w:hAnsi="Noto Sans CJK KR Regular"/>
          <w:sz w:val="18"/>
          <w:szCs w:val="18"/>
        </w:rPr>
      </w:pPr>
      <w:ins w:id="262" w:author="윤현정 (Hyunjeong Yoon)" w:date="2026-02-26T10:49:00Z">
        <w:r w:rsidRPr="00124595">
          <w:rPr>
            <w:rFonts w:ascii="Noto Sans CJK KR Regular" w:eastAsia="Noto Sans CJK KR Regular" w:hAnsi="Noto Sans CJK KR Regular" w:cs="Arial Unicode MS"/>
            <w:sz w:val="18"/>
            <w:szCs w:val="18"/>
          </w:rPr>
          <w:t xml:space="preserve">“DESKER MATE” </w:t>
        </w:r>
        <w:r w:rsidRPr="00124595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t>는</w:t>
        </w:r>
        <w:r w:rsidRPr="00124595">
          <w:rPr>
            <w:rFonts w:ascii="Noto Sans CJK KR Regular" w:eastAsia="Noto Sans CJK KR Regular" w:hAnsi="Noto Sans CJK KR Regular" w:cs="Arial Unicode MS"/>
            <w:sz w:val="18"/>
            <w:szCs w:val="18"/>
          </w:rPr>
          <w:t xml:space="preserve"> </w:t>
        </w:r>
        <w:proofErr w:type="spellStart"/>
        <w:proofErr w:type="gramStart"/>
        <w:r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t>공간플래닝</w:t>
        </w:r>
        <w:proofErr w:type="spellEnd"/>
        <w:r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t xml:space="preserve">  상담</w:t>
        </w:r>
        <w:proofErr w:type="gramEnd"/>
        <w:r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t xml:space="preserve"> </w:t>
        </w:r>
        <w:r w:rsidRPr="00124595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t>서비스가</w:t>
        </w:r>
        <w:r w:rsidRPr="00124595">
          <w:rPr>
            <w:rFonts w:ascii="Noto Sans CJK KR Regular" w:eastAsia="Noto Sans CJK KR Regular" w:hAnsi="Noto Sans CJK KR Regular" w:cs="Arial Unicode MS"/>
            <w:sz w:val="18"/>
            <w:szCs w:val="18"/>
          </w:rPr>
          <w:t xml:space="preserve"> </w:t>
        </w:r>
        <w:r w:rsidRPr="00124595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t>매칭된</w:t>
        </w:r>
        <w:r w:rsidRPr="00124595">
          <w:rPr>
            <w:rFonts w:ascii="Noto Sans CJK KR Regular" w:eastAsia="Noto Sans CJK KR Regular" w:hAnsi="Noto Sans CJK KR Regular" w:cs="Arial Unicode MS"/>
            <w:sz w:val="18"/>
            <w:szCs w:val="18"/>
          </w:rPr>
          <w:t xml:space="preserve"> </w:t>
        </w:r>
        <w:r w:rsidRPr="00124595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t>시점부터</w:t>
        </w:r>
        <w:r w:rsidRPr="00124595">
          <w:rPr>
            <w:rFonts w:ascii="Noto Sans CJK KR Regular" w:eastAsia="Noto Sans CJK KR Regular" w:hAnsi="Noto Sans CJK KR Regular" w:cs="Arial Unicode MS"/>
            <w:sz w:val="18"/>
            <w:szCs w:val="18"/>
          </w:rPr>
          <w:t xml:space="preserve"> </w:t>
        </w:r>
        <w:r w:rsidRPr="00124595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t>회원과의</w:t>
        </w:r>
        <w:r w:rsidRPr="00124595">
          <w:rPr>
            <w:rFonts w:ascii="Noto Sans CJK KR Regular" w:eastAsia="Noto Sans CJK KR Regular" w:hAnsi="Noto Sans CJK KR Regular" w:cs="Arial Unicode MS"/>
            <w:sz w:val="18"/>
            <w:szCs w:val="18"/>
          </w:rPr>
          <w:t xml:space="preserve"> </w:t>
        </w:r>
        <w:r w:rsidRPr="00124595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t>연락</w:t>
        </w:r>
        <w:r w:rsidRPr="00124595">
          <w:rPr>
            <w:rFonts w:ascii="Noto Sans CJK KR Regular" w:eastAsia="Noto Sans CJK KR Regular" w:hAnsi="Noto Sans CJK KR Regular" w:cs="Arial Unicode MS"/>
            <w:sz w:val="18"/>
            <w:szCs w:val="18"/>
          </w:rPr>
          <w:t xml:space="preserve"> </w:t>
        </w:r>
        <w:r w:rsidRPr="00124595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t>및</w:t>
        </w:r>
        <w:r w:rsidRPr="00124595">
          <w:rPr>
            <w:rFonts w:ascii="Noto Sans CJK KR Regular" w:eastAsia="Noto Sans CJK KR Regular" w:hAnsi="Noto Sans CJK KR Regular" w:cs="Arial Unicode MS"/>
            <w:sz w:val="18"/>
            <w:szCs w:val="18"/>
          </w:rPr>
          <w:t xml:space="preserve"> </w:t>
        </w:r>
        <w:r w:rsidRPr="00124595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t>상담</w:t>
        </w:r>
        <w:r w:rsidRPr="00124595">
          <w:rPr>
            <w:rFonts w:ascii="Noto Sans CJK KR Regular" w:eastAsia="Noto Sans CJK KR Regular" w:hAnsi="Noto Sans CJK KR Regular" w:cs="Arial Unicode MS"/>
            <w:sz w:val="18"/>
            <w:szCs w:val="18"/>
          </w:rPr>
          <w:t xml:space="preserve">, </w:t>
        </w:r>
        <w:r w:rsidRPr="00124595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t>회원과의</w:t>
        </w:r>
        <w:r w:rsidRPr="00124595">
          <w:rPr>
            <w:rFonts w:ascii="Noto Sans CJK KR Regular" w:eastAsia="Noto Sans CJK KR Regular" w:hAnsi="Noto Sans CJK KR Regular" w:cs="Arial Unicode MS"/>
            <w:sz w:val="18"/>
            <w:szCs w:val="18"/>
          </w:rPr>
          <w:t xml:space="preserve"> </w:t>
        </w:r>
        <w:r w:rsidRPr="00124595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t>거래</w:t>
        </w:r>
        <w:r w:rsidRPr="00124595">
          <w:rPr>
            <w:rFonts w:ascii="Noto Sans CJK KR Regular" w:eastAsia="Noto Sans CJK KR Regular" w:hAnsi="Noto Sans CJK KR Regular" w:cs="Arial Unicode MS"/>
            <w:sz w:val="18"/>
            <w:szCs w:val="18"/>
          </w:rPr>
          <w:t xml:space="preserve"> </w:t>
        </w:r>
        <w:r w:rsidRPr="00124595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t>이행</w:t>
        </w:r>
        <w:r w:rsidRPr="00124595">
          <w:rPr>
            <w:rFonts w:ascii="Noto Sans CJK KR Regular" w:eastAsia="Noto Sans CJK KR Regular" w:hAnsi="Noto Sans CJK KR Regular" w:cs="Arial Unicode MS"/>
            <w:sz w:val="18"/>
            <w:szCs w:val="18"/>
          </w:rPr>
          <w:t xml:space="preserve"> </w:t>
        </w:r>
        <w:r w:rsidRPr="00124595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t>및</w:t>
        </w:r>
        <w:r w:rsidRPr="00124595">
          <w:rPr>
            <w:rFonts w:ascii="Noto Sans CJK KR Regular" w:eastAsia="Noto Sans CJK KR Regular" w:hAnsi="Noto Sans CJK KR Regular" w:cs="Arial Unicode MS"/>
            <w:sz w:val="18"/>
            <w:szCs w:val="18"/>
          </w:rPr>
          <w:t xml:space="preserve"> </w:t>
        </w:r>
        <w:r w:rsidRPr="00124595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t>결과</w:t>
        </w:r>
        <w:r w:rsidRPr="00124595">
          <w:rPr>
            <w:rFonts w:ascii="Noto Sans CJK KR Regular" w:eastAsia="Noto Sans CJK KR Regular" w:hAnsi="Noto Sans CJK KR Regular" w:cs="Arial Unicode MS"/>
            <w:sz w:val="18"/>
            <w:szCs w:val="18"/>
          </w:rPr>
          <w:t xml:space="preserve"> </w:t>
        </w:r>
        <w:r w:rsidRPr="00124595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t>제공을</w:t>
        </w:r>
        <w:r w:rsidRPr="00124595">
          <w:rPr>
            <w:rFonts w:ascii="Noto Sans CJK KR Regular" w:eastAsia="Noto Sans CJK KR Regular" w:hAnsi="Noto Sans CJK KR Regular" w:cs="Arial Unicode MS"/>
            <w:sz w:val="18"/>
            <w:szCs w:val="18"/>
          </w:rPr>
          <w:t xml:space="preserve"> </w:t>
        </w:r>
        <w:r w:rsidRPr="00124595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t>성실하게</w:t>
        </w:r>
        <w:r w:rsidRPr="00124595">
          <w:rPr>
            <w:rFonts w:ascii="Noto Sans CJK KR Regular" w:eastAsia="Noto Sans CJK KR Regular" w:hAnsi="Noto Sans CJK KR Regular" w:cs="Arial Unicode MS"/>
            <w:sz w:val="18"/>
            <w:szCs w:val="18"/>
          </w:rPr>
          <w:t xml:space="preserve"> </w:t>
        </w:r>
        <w:r w:rsidRPr="00124595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t>수행하여야</w:t>
        </w:r>
        <w:r w:rsidRPr="00124595">
          <w:rPr>
            <w:rFonts w:ascii="Noto Sans CJK KR Regular" w:eastAsia="Noto Sans CJK KR Regular" w:hAnsi="Noto Sans CJK KR Regular" w:cs="Arial Unicode MS"/>
            <w:sz w:val="18"/>
            <w:szCs w:val="18"/>
          </w:rPr>
          <w:t xml:space="preserve"> </w:t>
        </w:r>
        <w:r w:rsidRPr="00124595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t>합니다</w:t>
        </w:r>
        <w:r w:rsidRPr="00124595">
          <w:rPr>
            <w:rFonts w:ascii="Noto Sans CJK KR Regular" w:eastAsia="Noto Sans CJK KR Regular" w:hAnsi="Noto Sans CJK KR Regular" w:cs="Arial Unicode MS"/>
            <w:sz w:val="18"/>
            <w:szCs w:val="18"/>
          </w:rPr>
          <w:t xml:space="preserve">. </w:t>
        </w:r>
      </w:ins>
    </w:p>
    <w:p w14:paraId="1A5E38CE" w14:textId="32A14EE0" w:rsidR="00E436B7" w:rsidRPr="00D1129F" w:rsidRDefault="00E436B7" w:rsidP="00E436B7">
      <w:pPr>
        <w:pStyle w:val="ab"/>
        <w:numPr>
          <w:ilvl w:val="0"/>
          <w:numId w:val="39"/>
        </w:numPr>
        <w:ind w:leftChars="0"/>
        <w:rPr>
          <w:ins w:id="263" w:author="윤현정 (Hyunjeong Yoon)" w:date="2026-02-26T10:49:00Z"/>
          <w:rFonts w:ascii="Noto Sans CJK KR Regular" w:eastAsia="Noto Sans CJK KR Regular" w:hAnsi="Noto Sans CJK KR Regular"/>
          <w:sz w:val="18"/>
          <w:szCs w:val="18"/>
          <w:lang w:val="en-US"/>
        </w:rPr>
      </w:pPr>
      <w:commentRangeStart w:id="264"/>
      <w:commentRangeStart w:id="265"/>
      <w:ins w:id="266" w:author="윤현정 (Hyunjeong Yoon)" w:date="2026-02-26T10:49:00Z">
        <w:r w:rsidRPr="00D1129F">
          <w:rPr>
            <w:rFonts w:ascii="Noto Sans CJK KR Regular" w:eastAsia="Noto Sans CJK KR Regular" w:hAnsi="Noto Sans CJK KR Regular" w:cs="Arial Unicode MS"/>
            <w:sz w:val="18"/>
            <w:szCs w:val="18"/>
            <w:lang w:val="en-US"/>
          </w:rPr>
          <w:t xml:space="preserve">“DESKER </w:t>
        </w:r>
        <w:proofErr w:type="spellStart"/>
        <w:r w:rsidRPr="00D1129F">
          <w:rPr>
            <w:rFonts w:ascii="Noto Sans CJK KR Regular" w:eastAsia="Noto Sans CJK KR Regular" w:hAnsi="Noto Sans CJK KR Regular" w:cs="Arial Unicode MS"/>
            <w:sz w:val="18"/>
            <w:szCs w:val="18"/>
            <w:lang w:val="en-US"/>
          </w:rPr>
          <w:t>MATE”</w:t>
        </w:r>
        <w:r>
          <w:rPr>
            <w:rFonts w:ascii="Noto Sans CJK KR Regular" w:eastAsia="Noto Sans CJK KR Regular" w:hAnsi="Noto Sans CJK KR Regular" w:cs="Arial Unicode MS" w:hint="eastAsia"/>
            <w:sz w:val="18"/>
            <w:szCs w:val="18"/>
            <w:lang w:val="en-US"/>
          </w:rPr>
          <w:t>는</w:t>
        </w:r>
        <w:proofErr w:type="spellEnd"/>
        <w:r>
          <w:rPr>
            <w:rFonts w:ascii="Noto Sans CJK KR Regular" w:eastAsia="Noto Sans CJK KR Regular" w:hAnsi="Noto Sans CJK KR Regular" w:cs="Arial Unicode MS" w:hint="eastAsia"/>
            <w:sz w:val="18"/>
            <w:szCs w:val="18"/>
            <w:lang w:val="en-US"/>
          </w:rPr>
          <w:t xml:space="preserve"> </w:t>
        </w:r>
        <w:proofErr w:type="spellStart"/>
        <w:r w:rsidRPr="00124595">
          <w:rPr>
            <w:rFonts w:ascii="Noto Sans CJK KR Regular" w:eastAsia="Noto Sans CJK KR Regular" w:hAnsi="Noto Sans CJK KR Regular" w:cs="Times New Roman"/>
            <w:sz w:val="18"/>
            <w:szCs w:val="18"/>
          </w:rPr>
          <w:t>데스커</w:t>
        </w:r>
        <w:proofErr w:type="spellEnd"/>
        <w:r w:rsidRPr="00124595">
          <w:rPr>
            <w:rFonts w:ascii="Noto Sans CJK KR Regular" w:eastAsia="Noto Sans CJK KR Regular" w:hAnsi="Noto Sans CJK KR Regular" w:cs="Times New Roman"/>
            <w:sz w:val="18"/>
            <w:szCs w:val="18"/>
          </w:rPr>
          <w:t xml:space="preserve"> 홈페이지(</w:t>
        </w:r>
        <w:r>
          <w:rPr>
            <w:rFonts w:ascii="Noto Sans CJK KR Regular" w:eastAsia="Noto Sans CJK KR Regular" w:hAnsi="Noto Sans CJK KR Regular" w:cs="Times New Roman"/>
            <w:sz w:val="18"/>
            <w:szCs w:val="18"/>
          </w:rPr>
          <w:fldChar w:fldCharType="begin"/>
        </w:r>
        <w:r>
          <w:rPr>
            <w:rFonts w:ascii="Noto Sans CJK KR Regular" w:eastAsia="Noto Sans CJK KR Regular" w:hAnsi="Noto Sans CJK KR Regular" w:cs="Times New Roman"/>
            <w:sz w:val="18"/>
            <w:szCs w:val="18"/>
          </w:rPr>
          <w:instrText xml:space="preserve"> HYPERLINK "</w:instrText>
        </w:r>
        <w:r w:rsidRPr="00124595">
          <w:rPr>
            <w:rFonts w:ascii="Noto Sans CJK KR Regular" w:eastAsia="Noto Sans CJK KR Regular" w:hAnsi="Noto Sans CJK KR Regular" w:cs="Times New Roman"/>
            <w:sz w:val="18"/>
            <w:szCs w:val="18"/>
          </w:rPr>
          <w:instrText>https://www.desker.co.kr</w:instrText>
        </w:r>
        <w:r>
          <w:rPr>
            <w:rFonts w:ascii="Noto Sans CJK KR Regular" w:eastAsia="Noto Sans CJK KR Regular" w:hAnsi="Noto Sans CJK KR Regular" w:cs="Times New Roman"/>
            <w:sz w:val="18"/>
            <w:szCs w:val="18"/>
          </w:rPr>
          <w:instrText xml:space="preserve">" </w:instrText>
        </w:r>
        <w:r>
          <w:rPr>
            <w:rFonts w:ascii="Noto Sans CJK KR Regular" w:eastAsia="Noto Sans CJK KR Regular" w:hAnsi="Noto Sans CJK KR Regular" w:cs="Times New Roman"/>
            <w:sz w:val="18"/>
            <w:szCs w:val="18"/>
          </w:rPr>
          <w:fldChar w:fldCharType="separate"/>
        </w:r>
        <w:r w:rsidRPr="00515479">
          <w:rPr>
            <w:rStyle w:val="af4"/>
            <w:rFonts w:ascii="Noto Sans CJK KR Regular" w:eastAsia="Noto Sans CJK KR Regular" w:hAnsi="Noto Sans CJK KR Regular" w:cs="Times New Roman"/>
            <w:sz w:val="18"/>
            <w:szCs w:val="18"/>
          </w:rPr>
          <w:t>https://www.desker.co.kr</w:t>
        </w:r>
        <w:r>
          <w:rPr>
            <w:rFonts w:ascii="Noto Sans CJK KR Regular" w:eastAsia="Noto Sans CJK KR Regular" w:hAnsi="Noto Sans CJK KR Regular" w:cs="Times New Roman"/>
            <w:sz w:val="18"/>
            <w:szCs w:val="18"/>
          </w:rPr>
          <w:fldChar w:fldCharType="end"/>
        </w:r>
        <w:r w:rsidRPr="00124595">
          <w:rPr>
            <w:rFonts w:ascii="Noto Sans CJK KR Regular" w:eastAsia="Noto Sans CJK KR Regular" w:hAnsi="Noto Sans CJK KR Regular" w:cs="Times New Roman"/>
            <w:sz w:val="18"/>
            <w:szCs w:val="18"/>
          </w:rPr>
          <w:t>)</w:t>
        </w:r>
        <w:r>
          <w:rPr>
            <w:rFonts w:ascii="Noto Sans CJK KR Regular" w:eastAsia="Noto Sans CJK KR Regular" w:hAnsi="Noto Sans CJK KR Regular" w:cs="Times New Roman" w:hint="eastAsia"/>
            <w:sz w:val="18"/>
            <w:szCs w:val="18"/>
          </w:rPr>
          <w:t xml:space="preserve">를 통해 매칭된 </w:t>
        </w:r>
        <w:proofErr w:type="spellStart"/>
        <w:r>
          <w:rPr>
            <w:rFonts w:ascii="Noto Sans CJK KR Regular" w:eastAsia="Noto Sans CJK KR Regular" w:hAnsi="Noto Sans CJK KR Regular" w:cs="Times New Roman" w:hint="eastAsia"/>
            <w:sz w:val="18"/>
            <w:szCs w:val="18"/>
          </w:rPr>
          <w:t>공간플래닝</w:t>
        </w:r>
        <w:proofErr w:type="spellEnd"/>
        <w:r>
          <w:rPr>
            <w:rFonts w:ascii="Noto Sans CJK KR Regular" w:eastAsia="Noto Sans CJK KR Regular" w:hAnsi="Noto Sans CJK KR Regular" w:cs="Times New Roman" w:hint="eastAsia"/>
            <w:sz w:val="18"/>
            <w:szCs w:val="18"/>
          </w:rPr>
          <w:t xml:space="preserve"> 상담 건에 </w:t>
        </w:r>
        <w:proofErr w:type="gramStart"/>
        <w:r>
          <w:rPr>
            <w:rFonts w:ascii="Noto Sans CJK KR Regular" w:eastAsia="Noto Sans CJK KR Regular" w:hAnsi="Noto Sans CJK KR Regular" w:cs="Times New Roman" w:hint="eastAsia"/>
            <w:sz w:val="18"/>
            <w:szCs w:val="18"/>
          </w:rPr>
          <w:t xml:space="preserve">대해  </w:t>
        </w:r>
      </w:ins>
      <w:proofErr w:type="spellStart"/>
      <w:ins w:id="267" w:author="김현주 (Hyunjoo Kim)" w:date="2026-03-03T15:00:00Z">
        <w:r w:rsidR="00AB7B65">
          <w:rPr>
            <w:rFonts w:ascii="Noto Sans CJK KR Regular" w:eastAsia="Noto Sans CJK KR Regular" w:hAnsi="Noto Sans CJK KR Regular" w:cs="Times New Roman" w:hint="eastAsia"/>
            <w:sz w:val="18"/>
            <w:szCs w:val="18"/>
          </w:rPr>
          <w:t>데스커</w:t>
        </w:r>
        <w:proofErr w:type="spellEnd"/>
        <w:proofErr w:type="gramEnd"/>
        <w:r w:rsidR="00AB7B65">
          <w:rPr>
            <w:rFonts w:ascii="Noto Sans CJK KR Regular" w:eastAsia="Noto Sans CJK KR Regular" w:hAnsi="Noto Sans CJK KR Regular" w:cs="Times New Roman" w:hint="eastAsia"/>
            <w:sz w:val="18"/>
            <w:szCs w:val="18"/>
          </w:rPr>
          <w:t xml:space="preserve"> 상품의 상담, 제안, 판매 업무를 수행</w:t>
        </w:r>
      </w:ins>
      <w:ins w:id="268" w:author="김현주 (Hyunjoo Kim)" w:date="2026-03-03T15:01:00Z">
        <w:r w:rsidR="00AB7B65">
          <w:rPr>
            <w:rFonts w:ascii="Noto Sans CJK KR Regular" w:eastAsia="Noto Sans CJK KR Regular" w:hAnsi="Noto Sans CJK KR Regular" w:cs="Times New Roman" w:hint="eastAsia"/>
            <w:sz w:val="18"/>
            <w:szCs w:val="18"/>
          </w:rPr>
          <w:t>한</w:t>
        </w:r>
      </w:ins>
      <w:ins w:id="269" w:author="김현주 (Hyunjoo Kim)" w:date="2026-03-03T15:00:00Z">
        <w:r w:rsidR="00AB7B65">
          <w:rPr>
            <w:rFonts w:ascii="Noto Sans CJK KR Regular" w:eastAsia="Noto Sans CJK KR Regular" w:hAnsi="Noto Sans CJK KR Regular" w:cs="Times New Roman" w:hint="eastAsia"/>
            <w:sz w:val="18"/>
            <w:szCs w:val="18"/>
          </w:rPr>
          <w:t>다. 해당 매칭 건과</w:t>
        </w:r>
      </w:ins>
      <w:ins w:id="270" w:author="김현주 (Hyunjoo Kim)" w:date="2026-03-03T15:01:00Z">
        <w:r w:rsidR="00AB7B65">
          <w:rPr>
            <w:rFonts w:ascii="Noto Sans CJK KR Regular" w:eastAsia="Noto Sans CJK KR Regular" w:hAnsi="Noto Sans CJK KR Regular" w:cs="Times New Roman" w:hint="eastAsia"/>
            <w:sz w:val="18"/>
            <w:szCs w:val="18"/>
          </w:rPr>
          <w:t xml:space="preserve"> 직접</w:t>
        </w:r>
      </w:ins>
      <w:ins w:id="271" w:author="김현주 (Hyunjoo Kim)" w:date="2026-03-03T15:00:00Z">
        <w:r w:rsidR="00AB7B65">
          <w:rPr>
            <w:rFonts w:ascii="Noto Sans CJK KR Regular" w:eastAsia="Noto Sans CJK KR Regular" w:hAnsi="Noto Sans CJK KR Regular" w:cs="Times New Roman" w:hint="eastAsia"/>
            <w:sz w:val="18"/>
            <w:szCs w:val="18"/>
          </w:rPr>
          <w:t xml:space="preserve"> 관련하여 </w:t>
        </w:r>
      </w:ins>
      <w:ins w:id="272" w:author="윤현정 (Hyunjeong Yoon)" w:date="2026-02-26T10:49:00Z">
        <w:del w:id="273" w:author="김현주 (Hyunjoo Kim)" w:date="2026-03-03T15:01:00Z">
          <w:r w:rsidDel="00AB7B65">
            <w:rPr>
              <w:rFonts w:ascii="Noto Sans CJK KR Regular" w:eastAsia="Noto Sans CJK KR Regular" w:hAnsi="Noto Sans CJK KR Regular" w:cs="Times New Roman" w:hint="eastAsia"/>
              <w:sz w:val="18"/>
              <w:szCs w:val="18"/>
            </w:rPr>
            <w:delText xml:space="preserve">데스커 제품을 우선적으로 제안,판매하여야 하며, 해당 영업 건과 관련하여 </w:delText>
          </w:r>
        </w:del>
      </w:ins>
      <w:ins w:id="274" w:author="김현주 (Hyunjoo Kim)" w:date="2026-03-03T15:01:00Z">
        <w:r w:rsidR="00AB7B65">
          <w:rPr>
            <w:rFonts w:ascii="Noto Sans CJK KR Regular" w:eastAsia="Noto Sans CJK KR Regular" w:hAnsi="Noto Sans CJK KR Regular" w:cs="Times New Roman" w:hint="eastAsia"/>
            <w:sz w:val="18"/>
            <w:szCs w:val="18"/>
          </w:rPr>
          <w:t>회</w:t>
        </w:r>
      </w:ins>
      <w:ins w:id="275" w:author="윤현정 (Hyunjeong Yoon)" w:date="2026-02-26T10:49:00Z">
        <w:del w:id="276" w:author="김현주 (Hyunjoo Kim)" w:date="2026-03-03T15:01:00Z">
          <w:r w:rsidDel="00AB7B65">
            <w:rPr>
              <w:rFonts w:ascii="Noto Sans CJK KR Regular" w:eastAsia="Noto Sans CJK KR Regular" w:hAnsi="Noto Sans CJK KR Regular" w:cs="Times New Roman" w:hint="eastAsia"/>
              <w:sz w:val="18"/>
              <w:szCs w:val="18"/>
            </w:rPr>
            <w:delText>본</w:delText>
          </w:r>
        </w:del>
        <w:r>
          <w:rPr>
            <w:rFonts w:ascii="Noto Sans CJK KR Regular" w:eastAsia="Noto Sans CJK KR Regular" w:hAnsi="Noto Sans CJK KR Regular" w:cs="Times New Roman" w:hint="eastAsia"/>
            <w:sz w:val="18"/>
            <w:szCs w:val="18"/>
          </w:rPr>
          <w:t xml:space="preserve">사의 사전 승인 없이 타사의 제품을 판매하거나 중개하여는 아니 된다. </w:t>
        </w:r>
        <w:commentRangeEnd w:id="264"/>
        <w:r>
          <w:rPr>
            <w:rStyle w:val="a9"/>
          </w:rPr>
          <w:commentReference w:id="264"/>
        </w:r>
        <w:commentRangeEnd w:id="265"/>
        <w:r>
          <w:rPr>
            <w:rStyle w:val="a9"/>
          </w:rPr>
          <w:commentReference w:id="265"/>
        </w:r>
      </w:ins>
    </w:p>
    <w:p w14:paraId="2BB5FBB2" w14:textId="77777777" w:rsidR="00E436B7" w:rsidRPr="00124595" w:rsidRDefault="00E436B7" w:rsidP="00E436B7">
      <w:pPr>
        <w:pStyle w:val="ab"/>
        <w:numPr>
          <w:ilvl w:val="0"/>
          <w:numId w:val="39"/>
        </w:numPr>
        <w:ind w:leftChars="0"/>
        <w:rPr>
          <w:ins w:id="277" w:author="윤현정 (Hyunjeong Yoon)" w:date="2026-02-26T10:49:00Z"/>
          <w:rFonts w:ascii="Noto Sans CJK KR Regular" w:eastAsia="Noto Sans CJK KR Regular" w:hAnsi="Noto Sans CJK KR Regular"/>
          <w:sz w:val="18"/>
          <w:szCs w:val="18"/>
        </w:rPr>
      </w:pPr>
      <w:ins w:id="278" w:author="윤현정 (Hyunjeong Yoon)" w:date="2026-02-26T10:49:00Z">
        <w:r w:rsidRPr="00D1129F">
          <w:rPr>
            <w:rFonts w:ascii="Noto Sans CJK KR Regular" w:eastAsia="Noto Sans CJK KR Regular" w:hAnsi="Noto Sans CJK KR Regular" w:cs="Times New Roman"/>
            <w:sz w:val="18"/>
            <w:szCs w:val="18"/>
            <w:lang w:val="en-US"/>
          </w:rPr>
          <w:t xml:space="preserve"> </w:t>
        </w:r>
        <w:r w:rsidRPr="00124595">
          <w:rPr>
            <w:rFonts w:ascii="Noto Sans CJK KR Regular" w:eastAsia="Noto Sans CJK KR Regular" w:hAnsi="Noto Sans CJK KR Regular" w:cs="Arial Unicode MS"/>
            <w:sz w:val="18"/>
            <w:szCs w:val="18"/>
          </w:rPr>
          <w:t>“DESKER MATE</w:t>
        </w:r>
        <w:proofErr w:type="gramStart"/>
        <w:r w:rsidRPr="00124595">
          <w:rPr>
            <w:rFonts w:ascii="Noto Sans CJK KR Regular" w:eastAsia="Noto Sans CJK KR Regular" w:hAnsi="Noto Sans CJK KR Regular" w:cs="Arial Unicode MS"/>
            <w:sz w:val="18"/>
            <w:szCs w:val="18"/>
          </w:rPr>
          <w:t>” 는</w:t>
        </w:r>
        <w:proofErr w:type="gramEnd"/>
        <w:r w:rsidRPr="00124595">
          <w:rPr>
            <w:rFonts w:ascii="Noto Sans CJK KR Regular" w:eastAsia="Noto Sans CJK KR Regular" w:hAnsi="Noto Sans CJK KR Regular" w:cs="Arial Unicode MS"/>
            <w:sz w:val="18"/>
            <w:szCs w:val="18"/>
          </w:rPr>
          <w:t xml:space="preserve"> 용역의 제공 및 회원 결제의 </w:t>
        </w:r>
        <w:r w:rsidRPr="00124595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t>채권회수를</w:t>
        </w:r>
        <w:r w:rsidRPr="00124595">
          <w:rPr>
            <w:rFonts w:ascii="Noto Sans CJK KR Regular" w:eastAsia="Noto Sans CJK KR Regular" w:hAnsi="Noto Sans CJK KR Regular" w:cs="Arial Unicode MS"/>
            <w:sz w:val="18"/>
            <w:szCs w:val="18"/>
          </w:rPr>
          <w:t xml:space="preserve"> 위한 일체의 업무를 처리하며 이를 </w:t>
        </w:r>
        <w:proofErr w:type="spellStart"/>
        <w:r w:rsidRPr="00124595">
          <w:rPr>
            <w:rFonts w:ascii="Noto Sans CJK KR Regular" w:eastAsia="Noto Sans CJK KR Regular" w:hAnsi="Noto Sans CJK KR Regular" w:cs="Arial Unicode MS"/>
            <w:sz w:val="18"/>
            <w:szCs w:val="18"/>
          </w:rPr>
          <w:t>신의성실하게</w:t>
        </w:r>
        <w:proofErr w:type="spellEnd"/>
        <w:r w:rsidRPr="00124595">
          <w:rPr>
            <w:rFonts w:ascii="Noto Sans CJK KR Regular" w:eastAsia="Noto Sans CJK KR Regular" w:hAnsi="Noto Sans CJK KR Regular" w:cs="Arial Unicode MS"/>
            <w:sz w:val="18"/>
            <w:szCs w:val="18"/>
          </w:rPr>
          <w:t xml:space="preserve"> 이행하여야 할 의무가 있습니다. </w:t>
        </w:r>
        <w:r w:rsidRPr="00124595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t>회원의</w:t>
        </w:r>
        <w:r w:rsidRPr="00124595">
          <w:rPr>
            <w:rFonts w:ascii="Noto Sans CJK KR Regular" w:eastAsia="Noto Sans CJK KR Regular" w:hAnsi="Noto Sans CJK KR Regular" w:cs="Arial Unicode MS"/>
            <w:sz w:val="18"/>
            <w:szCs w:val="18"/>
          </w:rPr>
          <w:t xml:space="preserve"> </w:t>
        </w:r>
        <w:r w:rsidRPr="00124595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t>대금지급예정일까지</w:t>
        </w:r>
        <w:r w:rsidRPr="00124595">
          <w:rPr>
            <w:rFonts w:ascii="Noto Sans CJK KR Regular" w:eastAsia="Noto Sans CJK KR Regular" w:hAnsi="Noto Sans CJK KR Regular" w:cs="Arial Unicode MS"/>
            <w:sz w:val="18"/>
            <w:szCs w:val="18"/>
          </w:rPr>
          <w:t xml:space="preserve"> </w:t>
        </w:r>
        <w:r w:rsidRPr="00124595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t>대금지급이</w:t>
        </w:r>
        <w:r w:rsidRPr="00124595">
          <w:rPr>
            <w:rFonts w:ascii="Noto Sans CJK KR Regular" w:eastAsia="Noto Sans CJK KR Regular" w:hAnsi="Noto Sans CJK KR Regular" w:cs="Arial Unicode MS"/>
            <w:sz w:val="18"/>
            <w:szCs w:val="18"/>
          </w:rPr>
          <w:t xml:space="preserve"> </w:t>
        </w:r>
        <w:r w:rsidRPr="00124595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t>이루어지지</w:t>
        </w:r>
        <w:r w:rsidRPr="00124595">
          <w:rPr>
            <w:rFonts w:ascii="Noto Sans CJK KR Regular" w:eastAsia="Noto Sans CJK KR Regular" w:hAnsi="Noto Sans CJK KR Regular" w:cs="Arial Unicode MS"/>
            <w:sz w:val="18"/>
            <w:szCs w:val="18"/>
          </w:rPr>
          <w:t xml:space="preserve"> </w:t>
        </w:r>
        <w:r w:rsidRPr="00124595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t>않는</w:t>
        </w:r>
        <w:r w:rsidRPr="00124595">
          <w:rPr>
            <w:rFonts w:ascii="Noto Sans CJK KR Regular" w:eastAsia="Noto Sans CJK KR Regular" w:hAnsi="Noto Sans CJK KR Regular" w:cs="Arial Unicode MS"/>
            <w:sz w:val="18"/>
            <w:szCs w:val="18"/>
          </w:rPr>
          <w:t xml:space="preserve"> </w:t>
        </w:r>
        <w:r w:rsidRPr="00124595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t>경우</w:t>
        </w:r>
        <w:r w:rsidRPr="00124595">
          <w:rPr>
            <w:rFonts w:ascii="Noto Sans CJK KR Regular" w:eastAsia="Noto Sans CJK KR Regular" w:hAnsi="Noto Sans CJK KR Regular" w:cs="Arial Unicode MS"/>
            <w:sz w:val="18"/>
            <w:szCs w:val="18"/>
          </w:rPr>
          <w:t xml:space="preserve"> "DESKER </w:t>
        </w:r>
        <w:proofErr w:type="spellStart"/>
        <w:r w:rsidRPr="00124595">
          <w:rPr>
            <w:rFonts w:ascii="Noto Sans CJK KR Regular" w:eastAsia="Noto Sans CJK KR Regular" w:hAnsi="Noto Sans CJK KR Regular" w:cs="Arial Unicode MS"/>
            <w:sz w:val="18"/>
            <w:szCs w:val="18"/>
          </w:rPr>
          <w:t>MATE"</w:t>
        </w:r>
        <w:r w:rsidRPr="00124595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t>는</w:t>
        </w:r>
        <w:proofErr w:type="spellEnd"/>
        <w:r w:rsidRPr="00124595">
          <w:rPr>
            <w:rFonts w:ascii="Noto Sans CJK KR Regular" w:eastAsia="Noto Sans CJK KR Regular" w:hAnsi="Noto Sans CJK KR Regular" w:cs="Arial Unicode MS"/>
            <w:sz w:val="18"/>
            <w:szCs w:val="18"/>
          </w:rPr>
          <w:t xml:space="preserve"> </w:t>
        </w:r>
        <w:r w:rsidRPr="00124595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t>즉시</w:t>
        </w:r>
        <w:r w:rsidRPr="00124595">
          <w:rPr>
            <w:rFonts w:ascii="Noto Sans CJK KR Regular" w:eastAsia="Noto Sans CJK KR Regular" w:hAnsi="Noto Sans CJK KR Regular" w:cs="Arial Unicode MS"/>
            <w:sz w:val="18"/>
            <w:szCs w:val="18"/>
          </w:rPr>
          <w:t xml:space="preserve"> "(주)</w:t>
        </w:r>
        <w:proofErr w:type="spellStart"/>
        <w:r w:rsidRPr="00124595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t>일룸</w:t>
        </w:r>
        <w:r w:rsidRPr="00124595">
          <w:rPr>
            <w:rFonts w:ascii="Noto Sans CJK KR Regular" w:eastAsia="Noto Sans CJK KR Regular" w:hAnsi="Noto Sans CJK KR Regular" w:cs="Arial Unicode MS"/>
            <w:sz w:val="18"/>
            <w:szCs w:val="18"/>
          </w:rPr>
          <w:t>-DESKER"</w:t>
        </w:r>
        <w:r w:rsidRPr="00124595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t>에게</w:t>
        </w:r>
        <w:proofErr w:type="spellEnd"/>
        <w:r w:rsidRPr="00124595">
          <w:rPr>
            <w:rFonts w:ascii="Noto Sans CJK KR Regular" w:eastAsia="Noto Sans CJK KR Regular" w:hAnsi="Noto Sans CJK KR Regular" w:cs="Arial Unicode MS"/>
            <w:sz w:val="18"/>
            <w:szCs w:val="18"/>
          </w:rPr>
          <w:t xml:space="preserve"> </w:t>
        </w:r>
        <w:r w:rsidRPr="00124595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t>회원의</w:t>
        </w:r>
        <w:r w:rsidRPr="00124595">
          <w:rPr>
            <w:rFonts w:ascii="Noto Sans CJK KR Regular" w:eastAsia="Noto Sans CJK KR Regular" w:hAnsi="Noto Sans CJK KR Regular" w:cs="Arial Unicode MS"/>
            <w:sz w:val="18"/>
            <w:szCs w:val="18"/>
          </w:rPr>
          <w:t xml:space="preserve"> </w:t>
        </w:r>
        <w:r w:rsidRPr="00124595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t>대금미지급</w:t>
        </w:r>
        <w:r w:rsidRPr="00124595">
          <w:rPr>
            <w:rFonts w:ascii="Noto Sans CJK KR Regular" w:eastAsia="Noto Sans CJK KR Regular" w:hAnsi="Noto Sans CJK KR Regular" w:cs="Arial Unicode MS"/>
            <w:sz w:val="18"/>
            <w:szCs w:val="18"/>
          </w:rPr>
          <w:t xml:space="preserve"> </w:t>
        </w:r>
        <w:r w:rsidRPr="00124595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t>사유와</w:t>
        </w:r>
        <w:r w:rsidRPr="00124595">
          <w:rPr>
            <w:rFonts w:ascii="Noto Sans CJK KR Regular" w:eastAsia="Noto Sans CJK KR Regular" w:hAnsi="Noto Sans CJK KR Regular" w:cs="Arial Unicode MS"/>
            <w:sz w:val="18"/>
            <w:szCs w:val="18"/>
          </w:rPr>
          <w:t xml:space="preserve"> </w:t>
        </w:r>
        <w:r w:rsidRPr="00124595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t>대금수금</w:t>
        </w:r>
        <w:r w:rsidRPr="00124595">
          <w:rPr>
            <w:rFonts w:ascii="Noto Sans CJK KR Regular" w:eastAsia="Noto Sans CJK KR Regular" w:hAnsi="Noto Sans CJK KR Regular" w:cs="Arial Unicode MS"/>
            <w:sz w:val="18"/>
            <w:szCs w:val="18"/>
          </w:rPr>
          <w:t xml:space="preserve"> 예정일에 대한 </w:t>
        </w:r>
        <w:r w:rsidRPr="00124595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t>내용을</w:t>
        </w:r>
        <w:r w:rsidRPr="00124595">
          <w:rPr>
            <w:rFonts w:ascii="Noto Sans CJK KR Regular" w:eastAsia="Noto Sans CJK KR Regular" w:hAnsi="Noto Sans CJK KR Regular" w:cs="Arial Unicode MS"/>
            <w:sz w:val="18"/>
            <w:szCs w:val="18"/>
          </w:rPr>
          <w:t xml:space="preserve"> 통지하여야 하며 회원의 대금지급이 이루어질 수 있도록 "(</w:t>
        </w:r>
        <w:r w:rsidRPr="00124595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t>주</w:t>
        </w:r>
        <w:r w:rsidRPr="00124595">
          <w:rPr>
            <w:rFonts w:ascii="Noto Sans CJK KR Regular" w:eastAsia="Noto Sans CJK KR Regular" w:hAnsi="Noto Sans CJK KR Regular" w:cs="Arial Unicode MS"/>
            <w:sz w:val="18"/>
            <w:szCs w:val="18"/>
          </w:rPr>
          <w:t>)</w:t>
        </w:r>
        <w:proofErr w:type="spellStart"/>
        <w:r w:rsidRPr="00124595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t>일룸</w:t>
        </w:r>
        <w:r w:rsidRPr="00124595">
          <w:rPr>
            <w:rFonts w:ascii="Noto Sans CJK KR Regular" w:eastAsia="Noto Sans CJK KR Regular" w:hAnsi="Noto Sans CJK KR Regular" w:cs="Arial Unicode MS"/>
            <w:sz w:val="18"/>
            <w:szCs w:val="18"/>
          </w:rPr>
          <w:t>-DESKER"</w:t>
        </w:r>
        <w:r w:rsidRPr="00124595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t>의</w:t>
        </w:r>
        <w:proofErr w:type="spellEnd"/>
        <w:r w:rsidRPr="00124595">
          <w:rPr>
            <w:rFonts w:ascii="Noto Sans CJK KR Regular" w:eastAsia="Noto Sans CJK KR Regular" w:hAnsi="Noto Sans CJK KR Regular" w:cs="Arial Unicode MS"/>
            <w:sz w:val="18"/>
            <w:szCs w:val="18"/>
          </w:rPr>
          <w:t xml:space="preserve"> </w:t>
        </w:r>
        <w:r w:rsidRPr="00124595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t>업무에</w:t>
        </w:r>
        <w:r w:rsidRPr="00124595">
          <w:rPr>
            <w:rFonts w:ascii="Noto Sans CJK KR Regular" w:eastAsia="Noto Sans CJK KR Regular" w:hAnsi="Noto Sans CJK KR Regular" w:cs="Arial Unicode MS"/>
            <w:sz w:val="18"/>
            <w:szCs w:val="18"/>
          </w:rPr>
          <w:t xml:space="preserve"> </w:t>
        </w:r>
        <w:r w:rsidRPr="00124595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t>협조하여야</w:t>
        </w:r>
        <w:r w:rsidRPr="00124595">
          <w:rPr>
            <w:rFonts w:ascii="Noto Sans CJK KR Regular" w:eastAsia="Noto Sans CJK KR Regular" w:hAnsi="Noto Sans CJK KR Regular" w:cs="Arial Unicode MS"/>
            <w:sz w:val="18"/>
            <w:szCs w:val="18"/>
          </w:rPr>
          <w:t xml:space="preserve"> </w:t>
        </w:r>
        <w:r w:rsidRPr="00124595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t>합니다</w:t>
        </w:r>
        <w:r w:rsidRPr="00124595">
          <w:rPr>
            <w:rFonts w:ascii="Noto Sans CJK KR Regular" w:eastAsia="Noto Sans CJK KR Regular" w:hAnsi="Noto Sans CJK KR Regular" w:cs="Arial Unicode MS"/>
            <w:sz w:val="18"/>
            <w:szCs w:val="18"/>
          </w:rPr>
          <w:t xml:space="preserve">. </w:t>
        </w:r>
        <w:r w:rsidRPr="00124595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t>또한</w:t>
        </w:r>
        <w:r w:rsidRPr="00124595">
          <w:rPr>
            <w:rFonts w:ascii="Noto Sans CJK KR Regular" w:eastAsia="Noto Sans CJK KR Regular" w:hAnsi="Noto Sans CJK KR Regular" w:cs="Arial Unicode MS"/>
            <w:sz w:val="18"/>
            <w:szCs w:val="18"/>
          </w:rPr>
          <w:t xml:space="preserve"> </w:t>
        </w:r>
        <w:r w:rsidRPr="00124595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t>용역</w:t>
        </w:r>
        <w:r w:rsidRPr="00124595">
          <w:rPr>
            <w:rFonts w:ascii="Noto Sans CJK KR Regular" w:eastAsia="Noto Sans CJK KR Regular" w:hAnsi="Noto Sans CJK KR Regular" w:cs="Arial Unicode MS"/>
            <w:sz w:val="18"/>
            <w:szCs w:val="18"/>
          </w:rPr>
          <w:t xml:space="preserve"> </w:t>
        </w:r>
        <w:r w:rsidRPr="00124595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t>제공과</w:t>
        </w:r>
        <w:r w:rsidRPr="00124595">
          <w:rPr>
            <w:rFonts w:ascii="Noto Sans CJK KR Regular" w:eastAsia="Noto Sans CJK KR Regular" w:hAnsi="Noto Sans CJK KR Regular" w:cs="Arial Unicode MS"/>
            <w:sz w:val="18"/>
            <w:szCs w:val="18"/>
          </w:rPr>
          <w:t xml:space="preserve"> </w:t>
        </w:r>
        <w:r w:rsidRPr="00124595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t>관련하여</w:t>
        </w:r>
        <w:r w:rsidRPr="00124595">
          <w:rPr>
            <w:rFonts w:ascii="Noto Sans CJK KR Regular" w:eastAsia="Noto Sans CJK KR Regular" w:hAnsi="Noto Sans CJK KR Regular" w:cs="Arial Unicode MS"/>
            <w:sz w:val="18"/>
            <w:szCs w:val="18"/>
          </w:rPr>
          <w:t xml:space="preserve"> </w:t>
        </w:r>
        <w:r w:rsidRPr="00124595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t>잘못된</w:t>
        </w:r>
        <w:r w:rsidRPr="00124595">
          <w:rPr>
            <w:rFonts w:ascii="Noto Sans CJK KR Regular" w:eastAsia="Noto Sans CJK KR Regular" w:hAnsi="Noto Sans CJK KR Regular" w:cs="Arial Unicode MS"/>
            <w:sz w:val="18"/>
            <w:szCs w:val="18"/>
          </w:rPr>
          <w:t xml:space="preserve"> </w:t>
        </w:r>
        <w:r w:rsidRPr="00124595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t>정보를</w:t>
        </w:r>
        <w:r w:rsidRPr="00124595">
          <w:rPr>
            <w:rFonts w:ascii="Noto Sans CJK KR Regular" w:eastAsia="Noto Sans CJK KR Regular" w:hAnsi="Noto Sans CJK KR Regular" w:cs="Arial Unicode MS"/>
            <w:sz w:val="18"/>
            <w:szCs w:val="18"/>
          </w:rPr>
          <w:t xml:space="preserve"> </w:t>
        </w:r>
        <w:r w:rsidRPr="00124595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t>제공하여</w:t>
        </w:r>
        <w:r w:rsidRPr="00124595">
          <w:rPr>
            <w:rFonts w:ascii="Noto Sans CJK KR Regular" w:eastAsia="Noto Sans CJK KR Regular" w:hAnsi="Noto Sans CJK KR Regular" w:cs="Arial Unicode MS"/>
            <w:sz w:val="18"/>
            <w:szCs w:val="18"/>
          </w:rPr>
          <w:t xml:space="preserve"> </w:t>
        </w:r>
        <w:r w:rsidRPr="00124595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t>발생하는</w:t>
        </w:r>
        <w:r w:rsidRPr="00124595">
          <w:rPr>
            <w:rFonts w:ascii="Noto Sans CJK KR Regular" w:eastAsia="Noto Sans CJK KR Regular" w:hAnsi="Noto Sans CJK KR Regular" w:cs="Arial Unicode MS"/>
            <w:sz w:val="18"/>
            <w:szCs w:val="18"/>
          </w:rPr>
          <w:t xml:space="preserve"> </w:t>
        </w:r>
        <w:r w:rsidRPr="00124595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t>모든</w:t>
        </w:r>
        <w:r w:rsidRPr="00124595">
          <w:rPr>
            <w:rFonts w:ascii="Noto Sans CJK KR Regular" w:eastAsia="Noto Sans CJK KR Regular" w:hAnsi="Noto Sans CJK KR Regular" w:cs="Arial Unicode MS"/>
            <w:sz w:val="18"/>
            <w:szCs w:val="18"/>
          </w:rPr>
          <w:t xml:space="preserve"> </w:t>
        </w:r>
        <w:r w:rsidRPr="00124595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t>책임과</w:t>
        </w:r>
        <w:r w:rsidRPr="00124595">
          <w:rPr>
            <w:rFonts w:ascii="Noto Sans CJK KR Regular" w:eastAsia="Noto Sans CJK KR Regular" w:hAnsi="Noto Sans CJK KR Regular" w:cs="Arial Unicode MS"/>
            <w:sz w:val="18"/>
            <w:szCs w:val="18"/>
          </w:rPr>
          <w:t xml:space="preserve"> </w:t>
        </w:r>
        <w:r w:rsidRPr="00124595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t>의무를</w:t>
        </w:r>
        <w:r w:rsidRPr="00124595">
          <w:rPr>
            <w:rFonts w:ascii="Noto Sans CJK KR Regular" w:eastAsia="Noto Sans CJK KR Regular" w:hAnsi="Noto Sans CJK KR Regular" w:cs="Arial Unicode MS"/>
            <w:sz w:val="18"/>
            <w:szCs w:val="18"/>
          </w:rPr>
          <w:t xml:space="preserve"> </w:t>
        </w:r>
        <w:r w:rsidRPr="00124595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t>부담합니다</w:t>
        </w:r>
        <w:r w:rsidRPr="00124595">
          <w:rPr>
            <w:rFonts w:ascii="Noto Sans CJK KR Regular" w:eastAsia="Noto Sans CJK KR Regular" w:hAnsi="Noto Sans CJK KR Regular" w:cs="Arial Unicode MS"/>
            <w:sz w:val="18"/>
            <w:szCs w:val="18"/>
          </w:rPr>
          <w:t>.</w:t>
        </w:r>
      </w:ins>
    </w:p>
    <w:p w14:paraId="7F85B2BA" w14:textId="77777777" w:rsidR="00E436B7" w:rsidRPr="00124595" w:rsidRDefault="00E436B7" w:rsidP="00E436B7">
      <w:pPr>
        <w:pStyle w:val="ab"/>
        <w:numPr>
          <w:ilvl w:val="0"/>
          <w:numId w:val="39"/>
        </w:numPr>
        <w:ind w:leftChars="0"/>
        <w:rPr>
          <w:ins w:id="279" w:author="윤현정 (Hyunjeong Yoon)" w:date="2026-02-26T10:49:00Z"/>
          <w:rFonts w:ascii="Noto Sans CJK KR Regular" w:eastAsia="Noto Sans CJK KR Regular" w:hAnsi="Noto Sans CJK KR Regular"/>
          <w:sz w:val="18"/>
          <w:szCs w:val="18"/>
        </w:rPr>
      </w:pPr>
      <w:ins w:id="280" w:author="윤현정 (Hyunjeong Yoon)" w:date="2026-02-26T10:49:00Z">
        <w:r w:rsidRPr="00124595">
          <w:rPr>
            <w:rFonts w:ascii="Noto Sans CJK KR Regular" w:eastAsia="Noto Sans CJK KR Regular" w:hAnsi="Noto Sans CJK KR Regular" w:cs="Times New Roman"/>
            <w:sz w:val="18"/>
            <w:szCs w:val="18"/>
          </w:rPr>
          <w:t xml:space="preserve"> </w:t>
        </w:r>
        <w:r w:rsidRPr="00124595">
          <w:rPr>
            <w:rFonts w:ascii="Noto Sans CJK KR Regular" w:eastAsia="Noto Sans CJK KR Regular" w:hAnsi="Noto Sans CJK KR Regular" w:cs="Arial Unicode MS"/>
            <w:sz w:val="18"/>
            <w:szCs w:val="18"/>
          </w:rPr>
          <w:t xml:space="preserve">“DESKER MATE” </w:t>
        </w:r>
        <w:r w:rsidRPr="00124595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t>가</w:t>
        </w:r>
        <w:r w:rsidRPr="00124595">
          <w:rPr>
            <w:rFonts w:ascii="Noto Sans CJK KR Regular" w:eastAsia="Noto Sans CJK KR Regular" w:hAnsi="Noto Sans CJK KR Regular" w:cs="Arial Unicode MS"/>
            <w:sz w:val="18"/>
            <w:szCs w:val="18"/>
          </w:rPr>
          <w:t xml:space="preserve"> </w:t>
        </w:r>
        <w:r w:rsidRPr="00124595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t>작성한</w:t>
        </w:r>
        <w:r w:rsidRPr="00124595">
          <w:rPr>
            <w:rFonts w:ascii="Noto Sans CJK KR Regular" w:eastAsia="Noto Sans CJK KR Regular" w:hAnsi="Noto Sans CJK KR Regular" w:cs="Arial Unicode MS"/>
            <w:sz w:val="18"/>
            <w:szCs w:val="18"/>
          </w:rPr>
          <w:t xml:space="preserve"> </w:t>
        </w:r>
        <w:r w:rsidRPr="00124595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t>견적</w:t>
        </w:r>
        <w:r w:rsidRPr="00124595">
          <w:rPr>
            <w:rFonts w:ascii="Noto Sans CJK KR Regular" w:eastAsia="Noto Sans CJK KR Regular" w:hAnsi="Noto Sans CJK KR Regular" w:cs="Arial Unicode MS"/>
            <w:sz w:val="18"/>
            <w:szCs w:val="18"/>
          </w:rPr>
          <w:t xml:space="preserve">, </w:t>
        </w:r>
        <w:r w:rsidRPr="00124595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t>프로필</w:t>
        </w:r>
        <w:r w:rsidRPr="00124595">
          <w:rPr>
            <w:rFonts w:ascii="Noto Sans CJK KR Regular" w:eastAsia="Noto Sans CJK KR Regular" w:hAnsi="Noto Sans CJK KR Regular" w:cs="Arial Unicode MS"/>
            <w:sz w:val="18"/>
            <w:szCs w:val="18"/>
          </w:rPr>
          <w:t xml:space="preserve"> </w:t>
        </w:r>
        <w:r w:rsidRPr="00124595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t>등에</w:t>
        </w:r>
        <w:r w:rsidRPr="00124595">
          <w:rPr>
            <w:rFonts w:ascii="Noto Sans CJK KR Regular" w:eastAsia="Noto Sans CJK KR Regular" w:hAnsi="Noto Sans CJK KR Regular" w:cs="Arial Unicode MS"/>
            <w:sz w:val="18"/>
            <w:szCs w:val="18"/>
          </w:rPr>
          <w:t xml:space="preserve"> </w:t>
        </w:r>
        <w:r w:rsidRPr="00124595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t>허위</w:t>
        </w:r>
        <w:r w:rsidRPr="00124595">
          <w:rPr>
            <w:rFonts w:ascii="Noto Sans CJK KR Regular" w:eastAsia="Noto Sans CJK KR Regular" w:hAnsi="Noto Sans CJK KR Regular" w:cs="Arial Unicode MS"/>
            <w:sz w:val="18"/>
            <w:szCs w:val="18"/>
          </w:rPr>
          <w:t xml:space="preserve"> </w:t>
        </w:r>
        <w:r w:rsidRPr="00124595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t>또는</w:t>
        </w:r>
        <w:r w:rsidRPr="00124595">
          <w:rPr>
            <w:rFonts w:ascii="Noto Sans CJK KR Regular" w:eastAsia="Noto Sans CJK KR Regular" w:hAnsi="Noto Sans CJK KR Regular" w:cs="Arial Unicode MS"/>
            <w:sz w:val="18"/>
            <w:szCs w:val="18"/>
          </w:rPr>
          <w:t xml:space="preserve"> </w:t>
        </w:r>
        <w:r w:rsidRPr="00124595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t>과장</w:t>
        </w:r>
        <w:r w:rsidRPr="00124595">
          <w:rPr>
            <w:rFonts w:ascii="Noto Sans CJK KR Regular" w:eastAsia="Noto Sans CJK KR Regular" w:hAnsi="Noto Sans CJK KR Regular" w:cs="Arial Unicode MS"/>
            <w:sz w:val="18"/>
            <w:szCs w:val="18"/>
          </w:rPr>
          <w:t xml:space="preserve">, </w:t>
        </w:r>
        <w:r w:rsidRPr="00124595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t>기재누락</w:t>
        </w:r>
        <w:r w:rsidRPr="00124595">
          <w:rPr>
            <w:rFonts w:ascii="Noto Sans CJK KR Regular" w:eastAsia="Noto Sans CJK KR Regular" w:hAnsi="Noto Sans CJK KR Regular" w:cs="Arial Unicode MS"/>
            <w:sz w:val="18"/>
            <w:szCs w:val="18"/>
          </w:rPr>
          <w:t xml:space="preserve">, </w:t>
        </w:r>
        <w:r w:rsidRPr="00124595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t>오기가</w:t>
        </w:r>
        <w:r w:rsidRPr="00124595">
          <w:rPr>
            <w:rFonts w:ascii="Noto Sans CJK KR Regular" w:eastAsia="Noto Sans CJK KR Regular" w:hAnsi="Noto Sans CJK KR Regular" w:cs="Arial Unicode MS"/>
            <w:sz w:val="18"/>
            <w:szCs w:val="18"/>
          </w:rPr>
          <w:t xml:space="preserve"> </w:t>
        </w:r>
        <w:r w:rsidRPr="00124595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t>있어서는</w:t>
        </w:r>
        <w:r w:rsidRPr="00124595">
          <w:rPr>
            <w:rFonts w:ascii="Noto Sans CJK KR Regular" w:eastAsia="Noto Sans CJK KR Regular" w:hAnsi="Noto Sans CJK KR Regular" w:cs="Arial Unicode MS"/>
            <w:sz w:val="18"/>
            <w:szCs w:val="18"/>
          </w:rPr>
          <w:t xml:space="preserve"> </w:t>
        </w:r>
        <w:r w:rsidRPr="00124595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t>아니되며</w:t>
        </w:r>
        <w:r w:rsidRPr="00124595">
          <w:rPr>
            <w:rFonts w:ascii="Noto Sans CJK KR Regular" w:eastAsia="Noto Sans CJK KR Regular" w:hAnsi="Noto Sans CJK KR Regular" w:cs="Arial Unicode MS"/>
            <w:sz w:val="18"/>
            <w:szCs w:val="18"/>
          </w:rPr>
          <w:t xml:space="preserve"> </w:t>
        </w:r>
        <w:r w:rsidRPr="00124595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t>이를</w:t>
        </w:r>
        <w:r w:rsidRPr="00124595">
          <w:rPr>
            <w:rFonts w:ascii="Noto Sans CJK KR Regular" w:eastAsia="Noto Sans CJK KR Regular" w:hAnsi="Noto Sans CJK KR Regular" w:cs="Arial Unicode MS"/>
            <w:sz w:val="18"/>
            <w:szCs w:val="18"/>
          </w:rPr>
          <w:t xml:space="preserve"> </w:t>
        </w:r>
        <w:r w:rsidRPr="00124595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t>준수하지</w:t>
        </w:r>
        <w:r w:rsidRPr="00124595">
          <w:rPr>
            <w:rFonts w:ascii="Noto Sans CJK KR Regular" w:eastAsia="Noto Sans CJK KR Regular" w:hAnsi="Noto Sans CJK KR Regular" w:cs="Arial Unicode MS"/>
            <w:sz w:val="18"/>
            <w:szCs w:val="18"/>
          </w:rPr>
          <w:t xml:space="preserve"> </w:t>
        </w:r>
        <w:r w:rsidRPr="00124595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t>아니하여</w:t>
        </w:r>
        <w:r w:rsidRPr="00124595">
          <w:rPr>
            <w:rFonts w:ascii="Noto Sans CJK KR Regular" w:eastAsia="Noto Sans CJK KR Regular" w:hAnsi="Noto Sans CJK KR Regular" w:cs="Arial Unicode MS"/>
            <w:sz w:val="18"/>
            <w:szCs w:val="18"/>
          </w:rPr>
          <w:t xml:space="preserve"> </w:t>
        </w:r>
        <w:r w:rsidRPr="00124595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t>발생하는</w:t>
        </w:r>
        <w:r w:rsidRPr="00124595">
          <w:rPr>
            <w:rFonts w:ascii="Noto Sans CJK KR Regular" w:eastAsia="Noto Sans CJK KR Regular" w:hAnsi="Noto Sans CJK KR Regular" w:cs="Arial Unicode MS"/>
            <w:sz w:val="18"/>
            <w:szCs w:val="18"/>
          </w:rPr>
          <w:t xml:space="preserve"> </w:t>
        </w:r>
        <w:r w:rsidRPr="00124595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t>모든</w:t>
        </w:r>
        <w:r w:rsidRPr="00124595">
          <w:rPr>
            <w:rFonts w:ascii="Noto Sans CJK KR Regular" w:eastAsia="Noto Sans CJK KR Regular" w:hAnsi="Noto Sans CJK KR Regular" w:cs="Arial Unicode MS"/>
            <w:sz w:val="18"/>
            <w:szCs w:val="18"/>
          </w:rPr>
          <w:t xml:space="preserve"> </w:t>
        </w:r>
        <w:r w:rsidRPr="00124595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t>법적문제에</w:t>
        </w:r>
        <w:r w:rsidRPr="00124595">
          <w:rPr>
            <w:rFonts w:ascii="Noto Sans CJK KR Regular" w:eastAsia="Noto Sans CJK KR Regular" w:hAnsi="Noto Sans CJK KR Regular" w:cs="Arial Unicode MS"/>
            <w:sz w:val="18"/>
            <w:szCs w:val="18"/>
          </w:rPr>
          <w:t xml:space="preserve"> </w:t>
        </w:r>
        <w:r w:rsidRPr="00124595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t>대하여는</w:t>
        </w:r>
        <w:r w:rsidRPr="00124595">
          <w:rPr>
            <w:rFonts w:ascii="Noto Sans CJK KR Regular" w:eastAsia="Noto Sans CJK KR Regular" w:hAnsi="Noto Sans CJK KR Regular" w:cs="Arial Unicode MS"/>
            <w:sz w:val="18"/>
            <w:szCs w:val="18"/>
          </w:rPr>
          <w:t xml:space="preserve"> “DESKER MATE” </w:t>
        </w:r>
        <w:r w:rsidRPr="00124595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t>가</w:t>
        </w:r>
        <w:r w:rsidRPr="00124595">
          <w:rPr>
            <w:rFonts w:ascii="Noto Sans CJK KR Regular" w:eastAsia="Noto Sans CJK KR Regular" w:hAnsi="Noto Sans CJK KR Regular" w:cs="Arial Unicode MS"/>
            <w:sz w:val="18"/>
            <w:szCs w:val="18"/>
          </w:rPr>
          <w:t xml:space="preserve"> </w:t>
        </w:r>
        <w:r w:rsidRPr="00124595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t>모든</w:t>
        </w:r>
        <w:r w:rsidRPr="00124595">
          <w:rPr>
            <w:rFonts w:ascii="Noto Sans CJK KR Regular" w:eastAsia="Noto Sans CJK KR Regular" w:hAnsi="Noto Sans CJK KR Regular" w:cs="Arial Unicode MS"/>
            <w:sz w:val="18"/>
            <w:szCs w:val="18"/>
          </w:rPr>
          <w:t xml:space="preserve"> </w:t>
        </w:r>
        <w:r w:rsidRPr="00124595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t>책임을</w:t>
        </w:r>
        <w:r w:rsidRPr="00124595">
          <w:rPr>
            <w:rFonts w:ascii="Noto Sans CJK KR Regular" w:eastAsia="Noto Sans CJK KR Regular" w:hAnsi="Noto Sans CJK KR Regular" w:cs="Arial Unicode MS"/>
            <w:sz w:val="18"/>
            <w:szCs w:val="18"/>
          </w:rPr>
          <w:t xml:space="preserve"> </w:t>
        </w:r>
        <w:r w:rsidRPr="00124595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t>부담합니다</w:t>
        </w:r>
      </w:ins>
    </w:p>
    <w:p w14:paraId="47268C52" w14:textId="77777777" w:rsidR="00E436B7" w:rsidRPr="00124595" w:rsidRDefault="00E436B7" w:rsidP="00E436B7">
      <w:pPr>
        <w:pStyle w:val="ab"/>
        <w:numPr>
          <w:ilvl w:val="0"/>
          <w:numId w:val="39"/>
        </w:numPr>
        <w:ind w:leftChars="0"/>
        <w:rPr>
          <w:ins w:id="281" w:author="윤현정 (Hyunjeong Yoon)" w:date="2026-02-26T10:49:00Z"/>
          <w:rFonts w:ascii="Noto Sans CJK KR Regular" w:eastAsia="Noto Sans CJK KR Regular" w:hAnsi="Noto Sans CJK KR Regular"/>
          <w:sz w:val="18"/>
          <w:szCs w:val="18"/>
        </w:rPr>
      </w:pPr>
      <w:ins w:id="282" w:author="윤현정 (Hyunjeong Yoon)" w:date="2026-02-26T10:49:00Z">
        <w:r w:rsidRPr="00124595">
          <w:rPr>
            <w:rFonts w:ascii="Noto Sans CJK KR Regular" w:eastAsia="Noto Sans CJK KR Regular" w:hAnsi="Noto Sans CJK KR Regular" w:cs="Times New Roman"/>
            <w:sz w:val="18"/>
            <w:szCs w:val="18"/>
          </w:rPr>
          <w:t xml:space="preserve"> </w:t>
        </w:r>
        <w:r w:rsidRPr="00124595">
          <w:rPr>
            <w:rFonts w:ascii="Noto Sans CJK KR Regular" w:eastAsia="Noto Sans CJK KR Regular" w:hAnsi="Noto Sans CJK KR Regular" w:cs="Arial Unicode MS"/>
            <w:sz w:val="18"/>
            <w:szCs w:val="18"/>
          </w:rPr>
          <w:t>“DESKER MATE</w:t>
        </w:r>
        <w:proofErr w:type="gramStart"/>
        <w:r w:rsidRPr="00124595">
          <w:rPr>
            <w:rFonts w:ascii="Noto Sans CJK KR Regular" w:eastAsia="Noto Sans CJK KR Regular" w:hAnsi="Noto Sans CJK KR Regular" w:cs="Arial Unicode MS"/>
            <w:sz w:val="18"/>
            <w:szCs w:val="18"/>
          </w:rPr>
          <w:t xml:space="preserve">” </w:t>
        </w:r>
        <w:r w:rsidRPr="00124595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t>는</w:t>
        </w:r>
        <w:proofErr w:type="gramEnd"/>
        <w:r w:rsidRPr="00124595">
          <w:rPr>
            <w:rFonts w:ascii="Noto Sans CJK KR Regular" w:eastAsia="Noto Sans CJK KR Regular" w:hAnsi="Noto Sans CJK KR Regular" w:cs="Arial Unicode MS"/>
            <w:sz w:val="18"/>
            <w:szCs w:val="18"/>
          </w:rPr>
          <w:t xml:space="preserve"> </w:t>
        </w:r>
        <w:r w:rsidRPr="00124595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t>작성한</w:t>
        </w:r>
        <w:r w:rsidRPr="00124595">
          <w:rPr>
            <w:rFonts w:ascii="Noto Sans CJK KR Regular" w:eastAsia="Noto Sans CJK KR Regular" w:hAnsi="Noto Sans CJK KR Regular" w:cs="Arial Unicode MS"/>
            <w:sz w:val="18"/>
            <w:szCs w:val="18"/>
          </w:rPr>
          <w:t xml:space="preserve"> </w:t>
        </w:r>
        <w:r w:rsidRPr="00124595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t>견적</w:t>
        </w:r>
        <w:r w:rsidRPr="00124595">
          <w:rPr>
            <w:rFonts w:ascii="Noto Sans CJK KR Regular" w:eastAsia="Noto Sans CJK KR Regular" w:hAnsi="Noto Sans CJK KR Regular" w:cs="Arial Unicode MS"/>
            <w:sz w:val="18"/>
            <w:szCs w:val="18"/>
          </w:rPr>
          <w:t xml:space="preserve">, </w:t>
        </w:r>
        <w:r w:rsidRPr="00124595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t>용역의</w:t>
        </w:r>
        <w:r w:rsidRPr="00124595">
          <w:rPr>
            <w:rFonts w:ascii="Noto Sans CJK KR Regular" w:eastAsia="Noto Sans CJK KR Regular" w:hAnsi="Noto Sans CJK KR Regular" w:cs="Arial Unicode MS"/>
            <w:sz w:val="18"/>
            <w:szCs w:val="18"/>
          </w:rPr>
          <w:t xml:space="preserve"> </w:t>
        </w:r>
        <w:r w:rsidRPr="00124595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t>내용</w:t>
        </w:r>
        <w:r w:rsidRPr="00124595">
          <w:rPr>
            <w:rFonts w:ascii="Noto Sans CJK KR Regular" w:eastAsia="Noto Sans CJK KR Regular" w:hAnsi="Noto Sans CJK KR Regular" w:cs="Arial Unicode MS"/>
            <w:sz w:val="18"/>
            <w:szCs w:val="18"/>
          </w:rPr>
          <w:t xml:space="preserve">, </w:t>
        </w:r>
        <w:r w:rsidRPr="00124595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t>용역</w:t>
        </w:r>
        <w:r w:rsidRPr="00124595">
          <w:rPr>
            <w:rFonts w:ascii="Noto Sans CJK KR Regular" w:eastAsia="Noto Sans CJK KR Regular" w:hAnsi="Noto Sans CJK KR Regular" w:cs="Arial Unicode MS"/>
            <w:sz w:val="18"/>
            <w:szCs w:val="18"/>
          </w:rPr>
          <w:t xml:space="preserve"> </w:t>
        </w:r>
        <w:r w:rsidRPr="00124595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t>제공</w:t>
        </w:r>
        <w:r w:rsidRPr="00124595">
          <w:rPr>
            <w:rFonts w:ascii="Noto Sans CJK KR Regular" w:eastAsia="Noto Sans CJK KR Regular" w:hAnsi="Noto Sans CJK KR Regular" w:cs="Arial Unicode MS"/>
            <w:sz w:val="18"/>
            <w:szCs w:val="18"/>
          </w:rPr>
          <w:t xml:space="preserve"> </w:t>
        </w:r>
        <w:r w:rsidRPr="00124595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t>시기</w:t>
        </w:r>
        <w:r w:rsidRPr="00124595">
          <w:rPr>
            <w:rFonts w:ascii="Noto Sans CJK KR Regular" w:eastAsia="Noto Sans CJK KR Regular" w:hAnsi="Noto Sans CJK KR Regular" w:cs="Arial Unicode MS"/>
            <w:sz w:val="18"/>
            <w:szCs w:val="18"/>
          </w:rPr>
          <w:t xml:space="preserve"> </w:t>
        </w:r>
        <w:r w:rsidRPr="00124595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t>등</w:t>
        </w:r>
        <w:r w:rsidRPr="00124595">
          <w:rPr>
            <w:rFonts w:ascii="Noto Sans CJK KR Regular" w:eastAsia="Noto Sans CJK KR Regular" w:hAnsi="Noto Sans CJK KR Regular" w:cs="Arial Unicode MS"/>
            <w:sz w:val="18"/>
            <w:szCs w:val="18"/>
          </w:rPr>
          <w:t xml:space="preserve"> </w:t>
        </w:r>
        <w:r w:rsidRPr="00124595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t>내용의</w:t>
        </w:r>
        <w:r w:rsidRPr="00124595">
          <w:rPr>
            <w:rFonts w:ascii="Noto Sans CJK KR Regular" w:eastAsia="Noto Sans CJK KR Regular" w:hAnsi="Noto Sans CJK KR Regular" w:cs="Arial Unicode MS"/>
            <w:sz w:val="18"/>
            <w:szCs w:val="18"/>
          </w:rPr>
          <w:t xml:space="preserve"> </w:t>
        </w:r>
        <w:r w:rsidRPr="00124595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t>변경사항이</w:t>
        </w:r>
        <w:r w:rsidRPr="00124595">
          <w:rPr>
            <w:rFonts w:ascii="Noto Sans CJK KR Regular" w:eastAsia="Noto Sans CJK KR Regular" w:hAnsi="Noto Sans CJK KR Regular" w:cs="Arial Unicode MS"/>
            <w:sz w:val="18"/>
            <w:szCs w:val="18"/>
          </w:rPr>
          <w:t xml:space="preserve"> </w:t>
        </w:r>
        <w:r w:rsidRPr="00124595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t>있을</w:t>
        </w:r>
        <w:r w:rsidRPr="00124595">
          <w:rPr>
            <w:rFonts w:ascii="Noto Sans CJK KR Regular" w:eastAsia="Noto Sans CJK KR Regular" w:hAnsi="Noto Sans CJK KR Regular" w:cs="Arial Unicode MS"/>
            <w:sz w:val="18"/>
            <w:szCs w:val="18"/>
          </w:rPr>
          <w:t xml:space="preserve"> </w:t>
        </w:r>
        <w:r w:rsidRPr="00124595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t>경우</w:t>
        </w:r>
        <w:r w:rsidRPr="00124595">
          <w:rPr>
            <w:rFonts w:ascii="Noto Sans CJK KR Regular" w:eastAsia="Noto Sans CJK KR Regular" w:hAnsi="Noto Sans CJK KR Regular" w:cs="Arial Unicode MS"/>
            <w:sz w:val="18"/>
            <w:szCs w:val="18"/>
          </w:rPr>
          <w:t xml:space="preserve"> </w:t>
        </w:r>
        <w:r w:rsidRPr="00124595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t>이를</w:t>
        </w:r>
        <w:r w:rsidRPr="00124595">
          <w:rPr>
            <w:rFonts w:ascii="Noto Sans CJK KR Regular" w:eastAsia="Noto Sans CJK KR Regular" w:hAnsi="Noto Sans CJK KR Regular" w:cs="Arial Unicode MS"/>
            <w:sz w:val="18"/>
            <w:szCs w:val="18"/>
          </w:rPr>
          <w:t xml:space="preserve"> </w:t>
        </w:r>
        <w:r w:rsidRPr="00124595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t>바로</w:t>
        </w:r>
        <w:r w:rsidRPr="00124595">
          <w:rPr>
            <w:rFonts w:ascii="Noto Sans CJK KR Regular" w:eastAsia="Noto Sans CJK KR Regular" w:hAnsi="Noto Sans CJK KR Regular" w:cs="Arial Unicode MS"/>
            <w:sz w:val="18"/>
            <w:szCs w:val="18"/>
          </w:rPr>
          <w:t xml:space="preserve"> </w:t>
        </w:r>
        <w:proofErr w:type="spellStart"/>
        <w:r w:rsidRPr="00124595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t>수정·갱신하며</w:t>
        </w:r>
        <w:proofErr w:type="spellEnd"/>
        <w:r w:rsidRPr="00124595">
          <w:rPr>
            <w:rFonts w:ascii="Noto Sans CJK KR Regular" w:eastAsia="Noto Sans CJK KR Regular" w:hAnsi="Noto Sans CJK KR Regular" w:cs="Arial Unicode MS"/>
            <w:sz w:val="18"/>
            <w:szCs w:val="18"/>
          </w:rPr>
          <w:t xml:space="preserve"> </w:t>
        </w:r>
        <w:r w:rsidRPr="00124595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t>이를</w:t>
        </w:r>
        <w:r w:rsidRPr="00124595">
          <w:rPr>
            <w:rFonts w:ascii="Noto Sans CJK KR Regular" w:eastAsia="Noto Sans CJK KR Regular" w:hAnsi="Noto Sans CJK KR Regular" w:cs="Arial Unicode MS"/>
            <w:sz w:val="18"/>
            <w:szCs w:val="18"/>
          </w:rPr>
          <w:t xml:space="preserve"> </w:t>
        </w:r>
        <w:r w:rsidRPr="00124595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t>회원이</w:t>
        </w:r>
        <w:r w:rsidRPr="00124595">
          <w:rPr>
            <w:rFonts w:ascii="Noto Sans CJK KR Regular" w:eastAsia="Noto Sans CJK KR Regular" w:hAnsi="Noto Sans CJK KR Regular" w:cs="Arial Unicode MS"/>
            <w:sz w:val="18"/>
            <w:szCs w:val="18"/>
          </w:rPr>
          <w:t xml:space="preserve"> </w:t>
        </w:r>
        <w:r w:rsidRPr="00124595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t>오해하지</w:t>
        </w:r>
        <w:r w:rsidRPr="00124595">
          <w:rPr>
            <w:rFonts w:ascii="Noto Sans CJK KR Regular" w:eastAsia="Noto Sans CJK KR Regular" w:hAnsi="Noto Sans CJK KR Regular" w:cs="Arial Unicode MS"/>
            <w:sz w:val="18"/>
            <w:szCs w:val="18"/>
          </w:rPr>
          <w:t xml:space="preserve"> </w:t>
        </w:r>
        <w:r w:rsidRPr="00124595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t>않도록</w:t>
        </w:r>
        <w:r w:rsidRPr="00124595">
          <w:rPr>
            <w:rFonts w:ascii="Noto Sans CJK KR Regular" w:eastAsia="Noto Sans CJK KR Regular" w:hAnsi="Noto Sans CJK KR Regular" w:cs="Arial Unicode MS"/>
            <w:sz w:val="18"/>
            <w:szCs w:val="18"/>
          </w:rPr>
          <w:t xml:space="preserve"> </w:t>
        </w:r>
        <w:r w:rsidRPr="00124595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t>성실히</w:t>
        </w:r>
        <w:r w:rsidRPr="00124595">
          <w:rPr>
            <w:rFonts w:ascii="Noto Sans CJK KR Regular" w:eastAsia="Noto Sans CJK KR Regular" w:hAnsi="Noto Sans CJK KR Regular" w:cs="Arial Unicode MS"/>
            <w:sz w:val="18"/>
            <w:szCs w:val="18"/>
          </w:rPr>
          <w:t xml:space="preserve"> </w:t>
        </w:r>
        <w:r w:rsidRPr="00124595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t>설명하고</w:t>
        </w:r>
        <w:r w:rsidRPr="00124595">
          <w:rPr>
            <w:rFonts w:ascii="Noto Sans CJK KR Regular" w:eastAsia="Noto Sans CJK KR Regular" w:hAnsi="Noto Sans CJK KR Regular" w:cs="Arial Unicode MS"/>
            <w:sz w:val="18"/>
            <w:szCs w:val="18"/>
          </w:rPr>
          <w:t xml:space="preserve"> </w:t>
        </w:r>
        <w:r w:rsidRPr="00124595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t>고지할</w:t>
        </w:r>
        <w:r w:rsidRPr="00124595">
          <w:rPr>
            <w:rFonts w:ascii="Noto Sans CJK KR Regular" w:eastAsia="Noto Sans CJK KR Regular" w:hAnsi="Noto Sans CJK KR Regular" w:cs="Arial Unicode MS"/>
            <w:sz w:val="18"/>
            <w:szCs w:val="18"/>
          </w:rPr>
          <w:t xml:space="preserve"> </w:t>
        </w:r>
        <w:r w:rsidRPr="00124595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t>의무를</w:t>
        </w:r>
        <w:r w:rsidRPr="00124595">
          <w:rPr>
            <w:rFonts w:ascii="Noto Sans CJK KR Regular" w:eastAsia="Noto Sans CJK KR Regular" w:hAnsi="Noto Sans CJK KR Regular" w:cs="Arial Unicode MS"/>
            <w:sz w:val="18"/>
            <w:szCs w:val="18"/>
          </w:rPr>
          <w:t xml:space="preserve"> </w:t>
        </w:r>
        <w:r w:rsidRPr="00124595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t>집니다</w:t>
        </w:r>
        <w:r w:rsidRPr="00124595">
          <w:rPr>
            <w:rFonts w:ascii="Noto Sans CJK KR Regular" w:eastAsia="Noto Sans CJK KR Regular" w:hAnsi="Noto Sans CJK KR Regular" w:cs="Arial Unicode MS"/>
            <w:sz w:val="18"/>
            <w:szCs w:val="18"/>
          </w:rPr>
          <w:t>.</w:t>
        </w:r>
      </w:ins>
    </w:p>
    <w:p w14:paraId="2CE1FE48" w14:textId="77777777" w:rsidR="00E436B7" w:rsidRPr="00124595" w:rsidRDefault="00E436B7" w:rsidP="00E436B7">
      <w:pPr>
        <w:pStyle w:val="ab"/>
        <w:numPr>
          <w:ilvl w:val="0"/>
          <w:numId w:val="39"/>
        </w:numPr>
        <w:ind w:leftChars="0"/>
        <w:rPr>
          <w:ins w:id="283" w:author="윤현정 (Hyunjeong Yoon)" w:date="2026-02-26T10:49:00Z"/>
          <w:rFonts w:ascii="Noto Sans CJK KR Regular" w:eastAsia="Noto Sans CJK KR Regular" w:hAnsi="Noto Sans CJK KR Regular" w:cs="Times New Roman"/>
          <w:sz w:val="18"/>
          <w:szCs w:val="18"/>
        </w:rPr>
      </w:pPr>
      <w:ins w:id="284" w:author="윤현정 (Hyunjeong Yoon)" w:date="2026-02-26T10:49:00Z">
        <w:r w:rsidRPr="00124595">
          <w:rPr>
            <w:rFonts w:ascii="Noto Sans CJK KR Regular" w:eastAsia="Noto Sans CJK KR Regular" w:hAnsi="Noto Sans CJK KR Regular"/>
            <w:sz w:val="18"/>
            <w:szCs w:val="18"/>
          </w:rPr>
          <w:t>“</w:t>
        </w:r>
        <w:r w:rsidRPr="00124595">
          <w:rPr>
            <w:rFonts w:ascii="Noto Sans CJK KR Regular" w:eastAsia="Noto Sans CJK KR Regular" w:hAnsi="Noto Sans CJK KR Regular" w:cs="Times New Roman"/>
            <w:sz w:val="18"/>
            <w:szCs w:val="18"/>
          </w:rPr>
          <w:t>DESKER MATE</w:t>
        </w:r>
        <w:proofErr w:type="gramStart"/>
        <w:r w:rsidRPr="00124595">
          <w:rPr>
            <w:rFonts w:ascii="Noto Sans CJK KR Regular" w:eastAsia="Noto Sans CJK KR Regular" w:hAnsi="Noto Sans CJK KR Regular" w:cs="Times New Roman"/>
            <w:sz w:val="18"/>
            <w:szCs w:val="18"/>
          </w:rPr>
          <w:t xml:space="preserve">” </w:t>
        </w:r>
        <w:r w:rsidRPr="00124595">
          <w:rPr>
            <w:rFonts w:ascii="Noto Sans CJK KR Regular" w:eastAsia="Noto Sans CJK KR Regular" w:hAnsi="Noto Sans CJK KR Regular" w:cs="Times New Roman" w:hint="eastAsia"/>
            <w:sz w:val="18"/>
            <w:szCs w:val="18"/>
          </w:rPr>
          <w:t>는</w:t>
        </w:r>
        <w:proofErr w:type="gramEnd"/>
        <w:r w:rsidRPr="00124595">
          <w:rPr>
            <w:rFonts w:ascii="Noto Sans CJK KR Regular" w:eastAsia="Noto Sans CJK KR Regular" w:hAnsi="Noto Sans CJK KR Regular" w:cs="Times New Roman"/>
            <w:sz w:val="18"/>
            <w:szCs w:val="18"/>
          </w:rPr>
          <w:t xml:space="preserve"> </w:t>
        </w:r>
        <w:r w:rsidRPr="00124595">
          <w:rPr>
            <w:rFonts w:ascii="Noto Sans CJK KR Regular" w:eastAsia="Noto Sans CJK KR Regular" w:hAnsi="Noto Sans CJK KR Regular" w:cs="Times New Roman" w:hint="eastAsia"/>
            <w:sz w:val="18"/>
            <w:szCs w:val="18"/>
          </w:rPr>
          <w:t>관련법령</w:t>
        </w:r>
        <w:r w:rsidRPr="00124595">
          <w:rPr>
            <w:rFonts w:ascii="Noto Sans CJK KR Regular" w:eastAsia="Noto Sans CJK KR Regular" w:hAnsi="Noto Sans CJK KR Regular" w:cs="Times New Roman"/>
            <w:sz w:val="18"/>
            <w:szCs w:val="18"/>
          </w:rPr>
          <w:t xml:space="preserve"> </w:t>
        </w:r>
        <w:r w:rsidRPr="00124595">
          <w:rPr>
            <w:rFonts w:ascii="Noto Sans CJK KR Regular" w:eastAsia="Noto Sans CJK KR Regular" w:hAnsi="Noto Sans CJK KR Regular" w:cs="Times New Roman" w:hint="eastAsia"/>
            <w:sz w:val="18"/>
            <w:szCs w:val="18"/>
          </w:rPr>
          <w:t>등을</w:t>
        </w:r>
        <w:r w:rsidRPr="00124595">
          <w:rPr>
            <w:rFonts w:ascii="Noto Sans CJK KR Regular" w:eastAsia="Noto Sans CJK KR Regular" w:hAnsi="Noto Sans CJK KR Regular" w:cs="Times New Roman"/>
            <w:sz w:val="18"/>
            <w:szCs w:val="18"/>
          </w:rPr>
          <w:t xml:space="preserve"> </w:t>
        </w:r>
        <w:r w:rsidRPr="00124595">
          <w:rPr>
            <w:rFonts w:ascii="Noto Sans CJK KR Regular" w:eastAsia="Noto Sans CJK KR Regular" w:hAnsi="Noto Sans CJK KR Regular" w:cs="Times New Roman" w:hint="eastAsia"/>
            <w:sz w:val="18"/>
            <w:szCs w:val="18"/>
          </w:rPr>
          <w:t>위반하는</w:t>
        </w:r>
        <w:r w:rsidRPr="00124595">
          <w:rPr>
            <w:rFonts w:ascii="Noto Sans CJK KR Regular" w:eastAsia="Noto Sans CJK KR Regular" w:hAnsi="Noto Sans CJK KR Regular" w:cs="Times New Roman"/>
            <w:sz w:val="18"/>
            <w:szCs w:val="18"/>
          </w:rPr>
          <w:t xml:space="preserve"> </w:t>
        </w:r>
        <w:r w:rsidRPr="00124595">
          <w:rPr>
            <w:rFonts w:ascii="Noto Sans CJK KR Regular" w:eastAsia="Noto Sans CJK KR Regular" w:hAnsi="Noto Sans CJK KR Regular" w:cs="Times New Roman" w:hint="eastAsia"/>
            <w:sz w:val="18"/>
            <w:szCs w:val="18"/>
          </w:rPr>
          <w:t>불법적인</w:t>
        </w:r>
        <w:r w:rsidRPr="00124595">
          <w:rPr>
            <w:rFonts w:ascii="Noto Sans CJK KR Regular" w:eastAsia="Noto Sans CJK KR Regular" w:hAnsi="Noto Sans CJK KR Regular" w:cs="Times New Roman"/>
            <w:sz w:val="18"/>
            <w:szCs w:val="18"/>
          </w:rPr>
          <w:t xml:space="preserve"> </w:t>
        </w:r>
        <w:r w:rsidRPr="00124595">
          <w:rPr>
            <w:rFonts w:ascii="Noto Sans CJK KR Regular" w:eastAsia="Noto Sans CJK KR Regular" w:hAnsi="Noto Sans CJK KR Regular" w:cs="Times New Roman" w:hint="eastAsia"/>
            <w:sz w:val="18"/>
            <w:szCs w:val="18"/>
          </w:rPr>
          <w:t>용역을</w:t>
        </w:r>
        <w:r w:rsidRPr="00124595">
          <w:rPr>
            <w:rFonts w:ascii="Noto Sans CJK KR Regular" w:eastAsia="Noto Sans CJK KR Regular" w:hAnsi="Noto Sans CJK KR Regular" w:cs="Times New Roman"/>
            <w:sz w:val="18"/>
            <w:szCs w:val="18"/>
          </w:rPr>
          <w:t xml:space="preserve"> </w:t>
        </w:r>
        <w:r w:rsidRPr="00124595">
          <w:rPr>
            <w:rFonts w:ascii="Noto Sans CJK KR Regular" w:eastAsia="Noto Sans CJK KR Regular" w:hAnsi="Noto Sans CJK KR Regular" w:cs="Times New Roman" w:hint="eastAsia"/>
            <w:sz w:val="18"/>
            <w:szCs w:val="18"/>
          </w:rPr>
          <w:t>제공하지</w:t>
        </w:r>
        <w:r w:rsidRPr="00124595">
          <w:rPr>
            <w:rFonts w:ascii="Noto Sans CJK KR Regular" w:eastAsia="Noto Sans CJK KR Regular" w:hAnsi="Noto Sans CJK KR Regular" w:cs="Times New Roman"/>
            <w:sz w:val="18"/>
            <w:szCs w:val="18"/>
          </w:rPr>
          <w:t xml:space="preserve"> </w:t>
        </w:r>
        <w:r w:rsidRPr="00124595">
          <w:rPr>
            <w:rFonts w:ascii="Noto Sans CJK KR Regular" w:eastAsia="Noto Sans CJK KR Regular" w:hAnsi="Noto Sans CJK KR Regular" w:cs="Times New Roman" w:hint="eastAsia"/>
            <w:sz w:val="18"/>
            <w:szCs w:val="18"/>
          </w:rPr>
          <w:t>않는</w:t>
        </w:r>
        <w:r>
          <w:rPr>
            <w:rFonts w:ascii="Noto Sans CJK KR Regular" w:eastAsia="Noto Sans CJK KR Regular" w:hAnsi="Noto Sans CJK KR Regular" w:cs="Times New Roman" w:hint="eastAsia"/>
            <w:sz w:val="18"/>
            <w:szCs w:val="18"/>
          </w:rPr>
          <w:t>다는</w:t>
        </w:r>
        <w:r w:rsidRPr="00124595">
          <w:rPr>
            <w:rFonts w:ascii="Noto Sans CJK KR Regular" w:eastAsia="Noto Sans CJK KR Regular" w:hAnsi="Noto Sans CJK KR Regular" w:cs="Times New Roman"/>
            <w:sz w:val="18"/>
            <w:szCs w:val="18"/>
          </w:rPr>
          <w:t xml:space="preserve"> </w:t>
        </w:r>
        <w:r w:rsidRPr="00124595">
          <w:rPr>
            <w:rFonts w:ascii="Noto Sans CJK KR Regular" w:eastAsia="Noto Sans CJK KR Regular" w:hAnsi="Noto Sans CJK KR Regular" w:cs="Times New Roman" w:hint="eastAsia"/>
            <w:sz w:val="18"/>
            <w:szCs w:val="18"/>
          </w:rPr>
          <w:t>점에</w:t>
        </w:r>
        <w:r w:rsidRPr="00124595">
          <w:rPr>
            <w:rFonts w:ascii="Noto Sans CJK KR Regular" w:eastAsia="Noto Sans CJK KR Regular" w:hAnsi="Noto Sans CJK KR Regular" w:cs="Times New Roman"/>
            <w:sz w:val="18"/>
            <w:szCs w:val="18"/>
          </w:rPr>
          <w:t xml:space="preserve"> </w:t>
        </w:r>
        <w:r w:rsidRPr="00124595">
          <w:rPr>
            <w:rFonts w:ascii="Noto Sans CJK KR Regular" w:eastAsia="Noto Sans CJK KR Regular" w:hAnsi="Noto Sans CJK KR Regular" w:cs="Times New Roman" w:hint="eastAsia"/>
            <w:sz w:val="18"/>
            <w:szCs w:val="18"/>
          </w:rPr>
          <w:t>대해</w:t>
        </w:r>
        <w:r w:rsidRPr="00124595">
          <w:rPr>
            <w:rFonts w:ascii="Noto Sans CJK KR Regular" w:eastAsia="Noto Sans CJK KR Regular" w:hAnsi="Noto Sans CJK KR Regular" w:cs="Times New Roman"/>
            <w:sz w:val="18"/>
            <w:szCs w:val="18"/>
          </w:rPr>
          <w:t xml:space="preserve"> </w:t>
        </w:r>
        <w:r w:rsidRPr="00124595">
          <w:rPr>
            <w:rFonts w:ascii="Noto Sans CJK KR Regular" w:eastAsia="Noto Sans CJK KR Regular" w:hAnsi="Noto Sans CJK KR Regular" w:cs="Times New Roman" w:hint="eastAsia"/>
            <w:sz w:val="18"/>
            <w:szCs w:val="18"/>
          </w:rPr>
          <w:t>보증하며</w:t>
        </w:r>
        <w:r w:rsidRPr="00124595">
          <w:rPr>
            <w:rFonts w:ascii="Noto Sans CJK KR Regular" w:eastAsia="Noto Sans CJK KR Regular" w:hAnsi="Noto Sans CJK KR Regular" w:cs="Times New Roman"/>
            <w:sz w:val="18"/>
            <w:szCs w:val="18"/>
          </w:rPr>
          <w:t xml:space="preserve"> </w:t>
        </w:r>
        <w:r w:rsidRPr="00124595">
          <w:rPr>
            <w:rFonts w:ascii="Noto Sans CJK KR Regular" w:eastAsia="Noto Sans CJK KR Regular" w:hAnsi="Noto Sans CJK KR Regular" w:cs="Times New Roman" w:hint="eastAsia"/>
            <w:sz w:val="18"/>
            <w:szCs w:val="18"/>
          </w:rPr>
          <w:t>불법적이거나</w:t>
        </w:r>
        <w:r w:rsidRPr="00124595">
          <w:rPr>
            <w:rFonts w:ascii="Noto Sans CJK KR Regular" w:eastAsia="Noto Sans CJK KR Regular" w:hAnsi="Noto Sans CJK KR Regular" w:cs="Times New Roman"/>
            <w:sz w:val="18"/>
            <w:szCs w:val="18"/>
          </w:rPr>
          <w:t xml:space="preserve"> </w:t>
        </w:r>
        <w:r w:rsidRPr="00124595">
          <w:rPr>
            <w:rFonts w:ascii="Noto Sans CJK KR Regular" w:eastAsia="Noto Sans CJK KR Regular" w:hAnsi="Noto Sans CJK KR Regular" w:cs="Times New Roman" w:hint="eastAsia"/>
            <w:sz w:val="18"/>
            <w:szCs w:val="18"/>
          </w:rPr>
          <w:t>본</w:t>
        </w:r>
        <w:r w:rsidRPr="00124595">
          <w:rPr>
            <w:rFonts w:ascii="Noto Sans CJK KR Regular" w:eastAsia="Noto Sans CJK KR Regular" w:hAnsi="Noto Sans CJK KR Regular" w:cs="Times New Roman"/>
            <w:sz w:val="18"/>
            <w:szCs w:val="18"/>
          </w:rPr>
          <w:t xml:space="preserve"> </w:t>
        </w:r>
        <w:r w:rsidRPr="00124595">
          <w:rPr>
            <w:rFonts w:ascii="Noto Sans CJK KR Regular" w:eastAsia="Noto Sans CJK KR Regular" w:hAnsi="Noto Sans CJK KR Regular" w:cs="Times New Roman" w:hint="eastAsia"/>
            <w:sz w:val="18"/>
            <w:szCs w:val="18"/>
          </w:rPr>
          <w:t>이용약관을</w:t>
        </w:r>
        <w:r w:rsidRPr="00124595">
          <w:rPr>
            <w:rFonts w:ascii="Noto Sans CJK KR Regular" w:eastAsia="Noto Sans CJK KR Regular" w:hAnsi="Noto Sans CJK KR Regular" w:cs="Times New Roman"/>
            <w:sz w:val="18"/>
            <w:szCs w:val="18"/>
          </w:rPr>
          <w:t xml:space="preserve"> </w:t>
        </w:r>
        <w:r w:rsidRPr="00124595">
          <w:rPr>
            <w:rFonts w:ascii="Noto Sans CJK KR Regular" w:eastAsia="Noto Sans CJK KR Regular" w:hAnsi="Noto Sans CJK KR Regular" w:cs="Times New Roman" w:hint="eastAsia"/>
            <w:sz w:val="18"/>
            <w:szCs w:val="18"/>
          </w:rPr>
          <w:t>위반하는</w:t>
        </w:r>
        <w:r w:rsidRPr="00124595">
          <w:rPr>
            <w:rFonts w:ascii="Noto Sans CJK KR Regular" w:eastAsia="Noto Sans CJK KR Regular" w:hAnsi="Noto Sans CJK KR Regular" w:cs="Times New Roman"/>
            <w:sz w:val="18"/>
            <w:szCs w:val="18"/>
          </w:rPr>
          <w:t xml:space="preserve"> </w:t>
        </w:r>
        <w:r w:rsidRPr="00124595">
          <w:rPr>
            <w:rFonts w:ascii="Noto Sans CJK KR Regular" w:eastAsia="Noto Sans CJK KR Regular" w:hAnsi="Noto Sans CJK KR Regular" w:cs="Times New Roman" w:hint="eastAsia"/>
            <w:sz w:val="18"/>
            <w:szCs w:val="18"/>
          </w:rPr>
          <w:t>내용으로</w:t>
        </w:r>
        <w:r w:rsidRPr="00124595">
          <w:rPr>
            <w:rFonts w:ascii="Noto Sans CJK KR Regular" w:eastAsia="Noto Sans CJK KR Regular" w:hAnsi="Noto Sans CJK KR Regular" w:cs="Times New Roman"/>
            <w:sz w:val="18"/>
            <w:szCs w:val="18"/>
          </w:rPr>
          <w:t xml:space="preserve"> </w:t>
        </w:r>
        <w:r w:rsidRPr="00124595">
          <w:rPr>
            <w:rFonts w:ascii="Noto Sans CJK KR Regular" w:eastAsia="Noto Sans CJK KR Regular" w:hAnsi="Noto Sans CJK KR Regular" w:cs="Times New Roman" w:hint="eastAsia"/>
            <w:sz w:val="18"/>
            <w:szCs w:val="18"/>
          </w:rPr>
          <w:t>견적</w:t>
        </w:r>
        <w:r w:rsidRPr="00124595">
          <w:rPr>
            <w:rFonts w:ascii="Noto Sans CJK KR Regular" w:eastAsia="Noto Sans CJK KR Regular" w:hAnsi="Noto Sans CJK KR Regular" w:cs="Times New Roman"/>
            <w:sz w:val="18"/>
            <w:szCs w:val="18"/>
          </w:rPr>
          <w:t xml:space="preserve"> </w:t>
        </w:r>
        <w:r w:rsidRPr="00124595">
          <w:rPr>
            <w:rFonts w:ascii="Noto Sans CJK KR Regular" w:eastAsia="Noto Sans CJK KR Regular" w:hAnsi="Noto Sans CJK KR Regular" w:cs="Times New Roman" w:hint="eastAsia"/>
            <w:sz w:val="18"/>
            <w:szCs w:val="18"/>
          </w:rPr>
          <w:t>및</w:t>
        </w:r>
        <w:r w:rsidRPr="00124595">
          <w:rPr>
            <w:rFonts w:ascii="Noto Sans CJK KR Regular" w:eastAsia="Noto Sans CJK KR Regular" w:hAnsi="Noto Sans CJK KR Regular" w:cs="Times New Roman"/>
            <w:sz w:val="18"/>
            <w:szCs w:val="18"/>
          </w:rPr>
          <w:t xml:space="preserve"> </w:t>
        </w:r>
        <w:r w:rsidRPr="00124595">
          <w:rPr>
            <w:rFonts w:ascii="Noto Sans CJK KR Regular" w:eastAsia="Noto Sans CJK KR Regular" w:hAnsi="Noto Sans CJK KR Regular" w:cs="Times New Roman" w:hint="eastAsia"/>
            <w:sz w:val="18"/>
            <w:szCs w:val="18"/>
          </w:rPr>
          <w:t>허위</w:t>
        </w:r>
        <w:r w:rsidRPr="00124595">
          <w:rPr>
            <w:rFonts w:ascii="Noto Sans CJK KR Regular" w:eastAsia="Noto Sans CJK KR Regular" w:hAnsi="Noto Sans CJK KR Regular" w:cs="Times New Roman"/>
            <w:sz w:val="18"/>
            <w:szCs w:val="18"/>
          </w:rPr>
          <w:t xml:space="preserve"> </w:t>
        </w:r>
        <w:r w:rsidRPr="00124595">
          <w:rPr>
            <w:rFonts w:ascii="Noto Sans CJK KR Regular" w:eastAsia="Noto Sans CJK KR Regular" w:hAnsi="Noto Sans CJK KR Regular" w:cs="Times New Roman" w:hint="eastAsia"/>
            <w:sz w:val="18"/>
            <w:szCs w:val="18"/>
          </w:rPr>
          <w:t>내용을</w:t>
        </w:r>
        <w:r w:rsidRPr="00124595">
          <w:rPr>
            <w:rFonts w:ascii="Noto Sans CJK KR Regular" w:eastAsia="Noto Sans CJK KR Regular" w:hAnsi="Noto Sans CJK KR Regular" w:cs="Times New Roman"/>
            <w:sz w:val="18"/>
            <w:szCs w:val="18"/>
          </w:rPr>
          <w:t xml:space="preserve"> </w:t>
        </w:r>
        <w:r w:rsidRPr="00124595">
          <w:rPr>
            <w:rFonts w:ascii="Noto Sans CJK KR Regular" w:eastAsia="Noto Sans CJK KR Regular" w:hAnsi="Noto Sans CJK KR Regular" w:cs="Times New Roman" w:hint="eastAsia"/>
            <w:sz w:val="18"/>
            <w:szCs w:val="18"/>
          </w:rPr>
          <w:t>작성하여</w:t>
        </w:r>
        <w:r w:rsidRPr="00124595">
          <w:rPr>
            <w:rFonts w:ascii="Noto Sans CJK KR Regular" w:eastAsia="Noto Sans CJK KR Regular" w:hAnsi="Noto Sans CJK KR Regular" w:cs="Times New Roman"/>
            <w:sz w:val="18"/>
            <w:szCs w:val="18"/>
          </w:rPr>
          <w:t xml:space="preserve"> </w:t>
        </w:r>
        <w:r w:rsidRPr="00124595">
          <w:rPr>
            <w:rFonts w:ascii="Noto Sans CJK KR Regular" w:eastAsia="Noto Sans CJK KR Regular" w:hAnsi="Noto Sans CJK KR Regular" w:cs="Times New Roman" w:hint="eastAsia"/>
            <w:sz w:val="18"/>
            <w:szCs w:val="18"/>
          </w:rPr>
          <w:t>회원에게</w:t>
        </w:r>
        <w:r w:rsidRPr="00124595">
          <w:rPr>
            <w:rFonts w:ascii="Noto Sans CJK KR Regular" w:eastAsia="Noto Sans CJK KR Regular" w:hAnsi="Noto Sans CJK KR Regular" w:cs="Times New Roman"/>
            <w:sz w:val="18"/>
            <w:szCs w:val="18"/>
          </w:rPr>
          <w:t xml:space="preserve"> </w:t>
        </w:r>
        <w:r w:rsidRPr="00124595">
          <w:rPr>
            <w:rFonts w:ascii="Noto Sans CJK KR Regular" w:eastAsia="Noto Sans CJK KR Regular" w:hAnsi="Noto Sans CJK KR Regular" w:cs="Times New Roman" w:hint="eastAsia"/>
            <w:sz w:val="18"/>
            <w:szCs w:val="18"/>
          </w:rPr>
          <w:t>송부할</w:t>
        </w:r>
        <w:r w:rsidRPr="00124595">
          <w:rPr>
            <w:rFonts w:ascii="Noto Sans CJK KR Regular" w:eastAsia="Noto Sans CJK KR Regular" w:hAnsi="Noto Sans CJK KR Regular" w:cs="Times New Roman"/>
            <w:sz w:val="18"/>
            <w:szCs w:val="18"/>
          </w:rPr>
          <w:t xml:space="preserve"> </w:t>
        </w:r>
        <w:r w:rsidRPr="00124595">
          <w:rPr>
            <w:rFonts w:ascii="Noto Sans CJK KR Regular" w:eastAsia="Noto Sans CJK KR Regular" w:hAnsi="Noto Sans CJK KR Regular" w:cs="Times New Roman" w:hint="eastAsia"/>
            <w:sz w:val="18"/>
            <w:szCs w:val="18"/>
          </w:rPr>
          <w:t>수</w:t>
        </w:r>
        <w:r w:rsidRPr="00124595">
          <w:rPr>
            <w:rFonts w:ascii="Noto Sans CJK KR Regular" w:eastAsia="Noto Sans CJK KR Regular" w:hAnsi="Noto Sans CJK KR Regular" w:cs="Times New Roman"/>
            <w:sz w:val="18"/>
            <w:szCs w:val="18"/>
          </w:rPr>
          <w:t xml:space="preserve"> </w:t>
        </w:r>
        <w:r w:rsidRPr="00124595">
          <w:rPr>
            <w:rFonts w:ascii="Noto Sans CJK KR Regular" w:eastAsia="Noto Sans CJK KR Regular" w:hAnsi="Noto Sans CJK KR Regular" w:cs="Times New Roman" w:hint="eastAsia"/>
            <w:sz w:val="18"/>
            <w:szCs w:val="18"/>
          </w:rPr>
          <w:t>없습니다</w:t>
        </w:r>
        <w:r w:rsidRPr="00124595">
          <w:rPr>
            <w:rFonts w:ascii="Noto Sans CJK KR Regular" w:eastAsia="Noto Sans CJK KR Regular" w:hAnsi="Noto Sans CJK KR Regular" w:cs="Times New Roman"/>
            <w:sz w:val="18"/>
            <w:szCs w:val="18"/>
          </w:rPr>
          <w:t xml:space="preserve">. </w:t>
        </w:r>
      </w:ins>
    </w:p>
    <w:p w14:paraId="74E4D77C" w14:textId="77777777" w:rsidR="00E436B7" w:rsidRPr="00124595" w:rsidRDefault="00E436B7" w:rsidP="00E436B7">
      <w:pPr>
        <w:pStyle w:val="ab"/>
        <w:numPr>
          <w:ilvl w:val="0"/>
          <w:numId w:val="39"/>
        </w:numPr>
        <w:ind w:leftChars="0"/>
        <w:rPr>
          <w:ins w:id="285" w:author="윤현정 (Hyunjeong Yoon)" w:date="2026-02-26T10:49:00Z"/>
          <w:rFonts w:ascii="Noto Sans CJK KR Regular" w:eastAsia="Noto Sans CJK KR Regular" w:hAnsi="Noto Sans CJK KR Regular" w:cs="Times New Roman"/>
          <w:sz w:val="18"/>
          <w:szCs w:val="18"/>
        </w:rPr>
      </w:pPr>
      <w:ins w:id="286" w:author="윤현정 (Hyunjeong Yoon)" w:date="2026-02-26T10:49:00Z">
        <w:r w:rsidRPr="00124595">
          <w:rPr>
            <w:rFonts w:ascii="Noto Sans CJK KR Regular" w:eastAsia="Noto Sans CJK KR Regular" w:hAnsi="Noto Sans CJK KR Regular" w:cs="Times New Roman"/>
            <w:sz w:val="18"/>
            <w:szCs w:val="18"/>
          </w:rPr>
          <w:t xml:space="preserve"> “DESKER </w:t>
        </w:r>
        <w:proofErr w:type="spellStart"/>
        <w:r w:rsidRPr="00124595">
          <w:rPr>
            <w:rFonts w:ascii="Noto Sans CJK KR Regular" w:eastAsia="Noto Sans CJK KR Regular" w:hAnsi="Noto Sans CJK KR Regular" w:cs="Times New Roman"/>
            <w:sz w:val="18"/>
            <w:szCs w:val="18"/>
          </w:rPr>
          <w:t>MATE</w:t>
        </w:r>
        <w:r w:rsidRPr="00124595">
          <w:rPr>
            <w:rFonts w:ascii="Noto Sans CJK KR Regular" w:eastAsia="Noto Sans CJK KR Regular" w:hAnsi="Noto Sans CJK KR Regular" w:cs="Times New Roman" w:hint="eastAsia"/>
            <w:sz w:val="18"/>
            <w:szCs w:val="18"/>
          </w:rPr>
          <w:t>가</w:t>
        </w:r>
        <w:proofErr w:type="spellEnd"/>
        <w:r w:rsidRPr="00124595">
          <w:rPr>
            <w:rFonts w:ascii="Noto Sans CJK KR Regular" w:eastAsia="Noto Sans CJK KR Regular" w:hAnsi="Noto Sans CJK KR Regular" w:cs="Times New Roman"/>
            <w:sz w:val="18"/>
            <w:szCs w:val="18"/>
          </w:rPr>
          <w:t xml:space="preserve"> 견적을 수령한 회원에게 "(주)</w:t>
        </w:r>
        <w:proofErr w:type="spellStart"/>
        <w:r w:rsidRPr="00124595">
          <w:rPr>
            <w:rFonts w:ascii="Noto Sans CJK KR Regular" w:eastAsia="Noto Sans CJK KR Regular" w:hAnsi="Noto Sans CJK KR Regular" w:cs="Times New Roman"/>
            <w:sz w:val="18"/>
            <w:szCs w:val="18"/>
          </w:rPr>
          <w:t>일룸-DESKER"에서</w:t>
        </w:r>
        <w:proofErr w:type="spellEnd"/>
        <w:r w:rsidRPr="00124595">
          <w:rPr>
            <w:rFonts w:ascii="Noto Sans CJK KR Regular" w:eastAsia="Noto Sans CJK KR Regular" w:hAnsi="Noto Sans CJK KR Regular" w:cs="Times New Roman"/>
            <w:sz w:val="18"/>
            <w:szCs w:val="18"/>
          </w:rPr>
          <w:t xml:space="preserve"> 제공하는 서비스 외 별도</w:t>
        </w:r>
        <w:r w:rsidRPr="00124595">
          <w:rPr>
            <w:rFonts w:ascii="Noto Sans CJK KR Regular" w:eastAsia="Noto Sans CJK KR Regular" w:hAnsi="Noto Sans CJK KR Regular" w:cs="Times New Roman" w:hint="eastAsia"/>
            <w:sz w:val="18"/>
            <w:szCs w:val="18"/>
          </w:rPr>
          <w:t>로</w:t>
        </w:r>
        <w:r w:rsidRPr="00124595">
          <w:rPr>
            <w:rFonts w:ascii="Noto Sans CJK KR Regular" w:eastAsia="Noto Sans CJK KR Regular" w:hAnsi="Noto Sans CJK KR Regular" w:cs="Times New Roman"/>
            <w:sz w:val="18"/>
            <w:szCs w:val="18"/>
          </w:rPr>
          <w:t xml:space="preserve"> 세부사항을 조정</w:t>
        </w:r>
        <w:r w:rsidRPr="00124595">
          <w:rPr>
            <w:rFonts w:ascii="Noto Sans CJK KR Regular" w:eastAsia="Noto Sans CJK KR Regular" w:hAnsi="Noto Sans CJK KR Regular" w:cs="Times New Roman" w:hint="eastAsia"/>
            <w:sz w:val="18"/>
            <w:szCs w:val="18"/>
          </w:rPr>
          <w:t>하는</w:t>
        </w:r>
        <w:r w:rsidRPr="00124595">
          <w:rPr>
            <w:rFonts w:ascii="Noto Sans CJK KR Regular" w:eastAsia="Noto Sans CJK KR Regular" w:hAnsi="Noto Sans CJK KR Regular" w:cs="Times New Roman"/>
            <w:sz w:val="18"/>
            <w:szCs w:val="18"/>
          </w:rPr>
          <w:t xml:space="preserve"> </w:t>
        </w:r>
        <w:r w:rsidRPr="00124595">
          <w:rPr>
            <w:rFonts w:ascii="Noto Sans CJK KR Regular" w:eastAsia="Noto Sans CJK KR Regular" w:hAnsi="Noto Sans CJK KR Regular" w:cs="Times New Roman" w:hint="eastAsia"/>
            <w:sz w:val="18"/>
            <w:szCs w:val="18"/>
          </w:rPr>
          <w:t>경우</w:t>
        </w:r>
        <w:r w:rsidRPr="00124595">
          <w:rPr>
            <w:rFonts w:ascii="Noto Sans CJK KR Regular" w:eastAsia="Noto Sans CJK KR Regular" w:hAnsi="Noto Sans CJK KR Regular" w:cs="Times New Roman"/>
            <w:sz w:val="18"/>
            <w:szCs w:val="18"/>
          </w:rPr>
          <w:t xml:space="preserve"> "(주)</w:t>
        </w:r>
        <w:proofErr w:type="spellStart"/>
        <w:r w:rsidRPr="00124595">
          <w:rPr>
            <w:rFonts w:ascii="Noto Sans CJK KR Regular" w:eastAsia="Noto Sans CJK KR Regular" w:hAnsi="Noto Sans CJK KR Regular" w:cs="Times New Roman"/>
            <w:sz w:val="18"/>
            <w:szCs w:val="18"/>
          </w:rPr>
          <w:t>일룸-DESKER"</w:t>
        </w:r>
        <w:proofErr w:type="gramStart"/>
        <w:r w:rsidRPr="00124595">
          <w:rPr>
            <w:rFonts w:ascii="Noto Sans CJK KR Regular" w:eastAsia="Noto Sans CJK KR Regular" w:hAnsi="Noto Sans CJK KR Regular" w:cs="Times New Roman"/>
            <w:sz w:val="18"/>
            <w:szCs w:val="18"/>
          </w:rPr>
          <w:t>는</w:t>
        </w:r>
        <w:proofErr w:type="spellEnd"/>
        <w:r w:rsidRPr="00124595">
          <w:rPr>
            <w:rFonts w:ascii="Noto Sans CJK KR Regular" w:eastAsia="Noto Sans CJK KR Regular" w:hAnsi="Noto Sans CJK KR Regular" w:cs="Times New Roman"/>
            <w:sz w:val="18"/>
            <w:szCs w:val="18"/>
          </w:rPr>
          <w:t xml:space="preserve">  “</w:t>
        </w:r>
        <w:proofErr w:type="gramEnd"/>
        <w:r w:rsidRPr="00124595">
          <w:rPr>
            <w:rFonts w:ascii="Noto Sans CJK KR Regular" w:eastAsia="Noto Sans CJK KR Regular" w:hAnsi="Noto Sans CJK KR Regular" w:cs="Times New Roman"/>
            <w:sz w:val="18"/>
            <w:szCs w:val="18"/>
          </w:rPr>
          <w:t>DESKER MATE” 와 회원 사이</w:t>
        </w:r>
        <w:r w:rsidRPr="00124595">
          <w:rPr>
            <w:rFonts w:ascii="Noto Sans CJK KR Regular" w:eastAsia="Noto Sans CJK KR Regular" w:hAnsi="Noto Sans CJK KR Regular" w:cs="Times New Roman" w:hint="eastAsia"/>
            <w:sz w:val="18"/>
            <w:szCs w:val="18"/>
          </w:rPr>
          <w:t>에</w:t>
        </w:r>
        <w:r w:rsidRPr="00124595">
          <w:rPr>
            <w:rFonts w:ascii="Noto Sans CJK KR Regular" w:eastAsia="Noto Sans CJK KR Regular" w:hAnsi="Noto Sans CJK KR Regular" w:cs="Times New Roman"/>
            <w:sz w:val="18"/>
            <w:szCs w:val="18"/>
          </w:rPr>
          <w:t xml:space="preserve"> “DESKER </w:t>
        </w:r>
        <w:proofErr w:type="spellStart"/>
        <w:r w:rsidRPr="00124595">
          <w:rPr>
            <w:rFonts w:ascii="Noto Sans CJK KR Regular" w:eastAsia="Noto Sans CJK KR Regular" w:hAnsi="Noto Sans CJK KR Regular" w:cs="Times New Roman"/>
            <w:sz w:val="18"/>
            <w:szCs w:val="18"/>
          </w:rPr>
          <w:t>MATE"의</w:t>
        </w:r>
        <w:proofErr w:type="spellEnd"/>
        <w:r w:rsidRPr="00124595">
          <w:rPr>
            <w:rFonts w:ascii="Noto Sans CJK KR Regular" w:eastAsia="Noto Sans CJK KR Regular" w:hAnsi="Noto Sans CJK KR Regular" w:cs="Times New Roman"/>
            <w:sz w:val="18"/>
            <w:szCs w:val="18"/>
          </w:rPr>
          <w:t xml:space="preserve"> 귀책으로 발생한 일체의 문제에 대하여 어떠한 책임도 지지 않습니다. </w:t>
        </w:r>
      </w:ins>
    </w:p>
    <w:p w14:paraId="0A2BAD41" w14:textId="77777777" w:rsidR="00E436B7" w:rsidRPr="00124595" w:rsidRDefault="00E436B7" w:rsidP="00E436B7">
      <w:pPr>
        <w:pStyle w:val="ab"/>
        <w:numPr>
          <w:ilvl w:val="0"/>
          <w:numId w:val="39"/>
        </w:numPr>
        <w:ind w:leftChars="0"/>
        <w:rPr>
          <w:ins w:id="287" w:author="윤현정 (Hyunjeong Yoon)" w:date="2026-02-26T10:49:00Z"/>
          <w:rFonts w:ascii="Noto Sans CJK KR Regular" w:eastAsia="Noto Sans CJK KR Regular" w:hAnsi="Noto Sans CJK KR Regular" w:cs="Times New Roman"/>
          <w:sz w:val="18"/>
          <w:szCs w:val="18"/>
        </w:rPr>
      </w:pPr>
      <w:ins w:id="288" w:author="윤현정 (Hyunjeong Yoon)" w:date="2026-02-26T10:49:00Z">
        <w:r w:rsidRPr="00124595">
          <w:rPr>
            <w:rFonts w:ascii="Noto Sans CJK KR Regular" w:eastAsia="Noto Sans CJK KR Regular" w:hAnsi="Noto Sans CJK KR Regular" w:cs="Times New Roman"/>
            <w:sz w:val="18"/>
            <w:szCs w:val="18"/>
          </w:rPr>
          <w:t xml:space="preserve">"DESKER </w:t>
        </w:r>
        <w:proofErr w:type="spellStart"/>
        <w:r w:rsidRPr="00124595">
          <w:rPr>
            <w:rFonts w:ascii="Noto Sans CJK KR Regular" w:eastAsia="Noto Sans CJK KR Regular" w:hAnsi="Noto Sans CJK KR Regular" w:cs="Times New Roman"/>
            <w:sz w:val="18"/>
            <w:szCs w:val="18"/>
          </w:rPr>
          <w:t>MATE”</w:t>
        </w:r>
        <w:r w:rsidRPr="00124595">
          <w:rPr>
            <w:rFonts w:ascii="Noto Sans CJK KR Regular" w:eastAsia="Noto Sans CJK KR Regular" w:hAnsi="Noto Sans CJK KR Regular" w:cs="Times New Roman" w:hint="eastAsia"/>
            <w:sz w:val="18"/>
            <w:szCs w:val="18"/>
          </w:rPr>
          <w:t>는</w:t>
        </w:r>
        <w:proofErr w:type="spellEnd"/>
        <w:r w:rsidRPr="00124595">
          <w:rPr>
            <w:rFonts w:ascii="Noto Sans CJK KR Regular" w:eastAsia="Noto Sans CJK KR Regular" w:hAnsi="Noto Sans CJK KR Regular" w:cs="Times New Roman"/>
            <w:sz w:val="18"/>
            <w:szCs w:val="18"/>
          </w:rPr>
          <w:t xml:space="preserve"> </w:t>
        </w:r>
        <w:r w:rsidRPr="00124595">
          <w:rPr>
            <w:rFonts w:ascii="Noto Sans CJK KR Regular" w:eastAsia="Noto Sans CJK KR Regular" w:hAnsi="Noto Sans CJK KR Regular" w:cs="Times New Roman" w:hint="eastAsia"/>
            <w:sz w:val="18"/>
            <w:szCs w:val="18"/>
          </w:rPr>
          <w:t>회원과의</w:t>
        </w:r>
        <w:r w:rsidRPr="00124595">
          <w:rPr>
            <w:rFonts w:ascii="Noto Sans CJK KR Regular" w:eastAsia="Noto Sans CJK KR Regular" w:hAnsi="Noto Sans CJK KR Regular" w:cs="Times New Roman"/>
            <w:sz w:val="18"/>
            <w:szCs w:val="18"/>
          </w:rPr>
          <w:t xml:space="preserve"> 판매계약 체결 전 또는 체결 시 "(주)</w:t>
        </w:r>
        <w:proofErr w:type="spellStart"/>
        <w:r w:rsidRPr="00124595">
          <w:rPr>
            <w:rFonts w:ascii="Noto Sans CJK KR Regular" w:eastAsia="Noto Sans CJK KR Regular" w:hAnsi="Noto Sans CJK KR Regular" w:cs="Times New Roman"/>
            <w:sz w:val="18"/>
            <w:szCs w:val="18"/>
          </w:rPr>
          <w:t>일룸</w:t>
        </w:r>
        <w:proofErr w:type="spellEnd"/>
        <w:r w:rsidRPr="00124595">
          <w:rPr>
            <w:rFonts w:ascii="Noto Sans CJK KR Regular" w:eastAsia="Noto Sans CJK KR Regular" w:hAnsi="Noto Sans CJK KR Regular" w:cs="Times New Roman"/>
            <w:sz w:val="18"/>
            <w:szCs w:val="18"/>
          </w:rPr>
          <w:t xml:space="preserve">-DESKER" </w:t>
        </w:r>
        <w:r w:rsidRPr="00124595">
          <w:rPr>
            <w:rFonts w:ascii="Noto Sans CJK KR Regular" w:eastAsia="Noto Sans CJK KR Regular" w:hAnsi="Noto Sans CJK KR Regular" w:cs="Times New Roman" w:hint="eastAsia"/>
            <w:sz w:val="18"/>
            <w:szCs w:val="18"/>
          </w:rPr>
          <w:t>가</w:t>
        </w:r>
        <w:r w:rsidRPr="00124595">
          <w:rPr>
            <w:rFonts w:ascii="Noto Sans CJK KR Regular" w:eastAsia="Noto Sans CJK KR Regular" w:hAnsi="Noto Sans CJK KR Regular" w:cs="Times New Roman"/>
            <w:sz w:val="18"/>
            <w:szCs w:val="18"/>
          </w:rPr>
          <w:t xml:space="preserve"> 규정하는 사항과 </w:t>
        </w:r>
        <w:r w:rsidRPr="00124595">
          <w:rPr>
            <w:rFonts w:ascii="Noto Sans CJK KR Regular" w:eastAsia="Noto Sans CJK KR Regular" w:hAnsi="Noto Sans CJK KR Regular" w:cs="Times New Roman" w:hint="eastAsia"/>
            <w:sz w:val="18"/>
            <w:szCs w:val="18"/>
          </w:rPr>
          <w:t>관계법령</w:t>
        </w:r>
        <w:r w:rsidRPr="00124595">
          <w:rPr>
            <w:rFonts w:ascii="Noto Sans CJK KR Regular" w:eastAsia="Noto Sans CJK KR Regular" w:hAnsi="Noto Sans CJK KR Regular" w:cs="Times New Roman"/>
            <w:sz w:val="18"/>
            <w:szCs w:val="18"/>
          </w:rPr>
          <w:t xml:space="preserve"> 및 </w:t>
        </w:r>
        <w:r w:rsidRPr="00124595">
          <w:rPr>
            <w:rFonts w:ascii="Noto Sans CJK KR Regular" w:eastAsia="Noto Sans CJK KR Regular" w:hAnsi="Noto Sans CJK KR Regular" w:cs="Times New Roman" w:hint="eastAsia"/>
            <w:sz w:val="18"/>
            <w:szCs w:val="18"/>
          </w:rPr>
          <w:t>회원에게</w:t>
        </w:r>
        <w:r w:rsidRPr="00124595">
          <w:rPr>
            <w:rFonts w:ascii="Noto Sans CJK KR Regular" w:eastAsia="Noto Sans CJK KR Regular" w:hAnsi="Noto Sans CJK KR Regular" w:cs="Times New Roman"/>
            <w:sz w:val="18"/>
            <w:szCs w:val="18"/>
          </w:rPr>
          <w:t xml:space="preserve"> "(주)</w:t>
        </w:r>
        <w:proofErr w:type="spellStart"/>
        <w:r w:rsidRPr="00124595">
          <w:rPr>
            <w:rFonts w:ascii="Noto Sans CJK KR Regular" w:eastAsia="Noto Sans CJK KR Regular" w:hAnsi="Noto Sans CJK KR Regular" w:cs="Times New Roman"/>
            <w:sz w:val="18"/>
            <w:szCs w:val="18"/>
          </w:rPr>
          <w:t>일룸</w:t>
        </w:r>
        <w:proofErr w:type="spellEnd"/>
        <w:r w:rsidRPr="00124595">
          <w:rPr>
            <w:rFonts w:ascii="Noto Sans CJK KR Regular" w:eastAsia="Noto Sans CJK KR Regular" w:hAnsi="Noto Sans CJK KR Regular" w:cs="Times New Roman"/>
            <w:sz w:val="18"/>
            <w:szCs w:val="18"/>
          </w:rPr>
          <w:t xml:space="preserve">-DESKER" </w:t>
        </w:r>
        <w:r w:rsidRPr="00124595">
          <w:rPr>
            <w:rFonts w:ascii="Noto Sans CJK KR Regular" w:eastAsia="Noto Sans CJK KR Regular" w:hAnsi="Noto Sans CJK KR Regular" w:cs="Times New Roman" w:hint="eastAsia"/>
            <w:sz w:val="18"/>
            <w:szCs w:val="18"/>
          </w:rPr>
          <w:t>가</w:t>
        </w:r>
        <w:r w:rsidRPr="00124595">
          <w:rPr>
            <w:rFonts w:ascii="Noto Sans CJK KR Regular" w:eastAsia="Noto Sans CJK KR Regular" w:hAnsi="Noto Sans CJK KR Regular" w:cs="Times New Roman"/>
            <w:sz w:val="18"/>
            <w:szCs w:val="18"/>
          </w:rPr>
          <w:t xml:space="preserve"> 제공한 다음 각 호의 서류를 교부 혹은 확인 방법을 안내하여야 하며, 필요한 경우 회원에게 </w:t>
        </w:r>
        <w:r w:rsidRPr="00124595">
          <w:rPr>
            <w:rFonts w:ascii="Noto Sans CJK KR Regular" w:eastAsia="Noto Sans CJK KR Regular" w:hAnsi="Noto Sans CJK KR Regular" w:cs="Times New Roman" w:hint="eastAsia"/>
            <w:sz w:val="18"/>
            <w:szCs w:val="18"/>
          </w:rPr>
          <w:t>상품의</w:t>
        </w:r>
        <w:r w:rsidRPr="00124595">
          <w:rPr>
            <w:rFonts w:ascii="Noto Sans CJK KR Regular" w:eastAsia="Noto Sans CJK KR Regular" w:hAnsi="Noto Sans CJK KR Regular" w:cs="Times New Roman"/>
            <w:sz w:val="18"/>
            <w:szCs w:val="18"/>
          </w:rPr>
          <w:t xml:space="preserve"> </w:t>
        </w:r>
        <w:r w:rsidRPr="00124595">
          <w:rPr>
            <w:rFonts w:ascii="Noto Sans CJK KR Regular" w:eastAsia="Noto Sans CJK KR Regular" w:hAnsi="Noto Sans CJK KR Regular" w:cs="Times New Roman" w:hint="eastAsia"/>
            <w:sz w:val="18"/>
            <w:szCs w:val="18"/>
          </w:rPr>
          <w:t>작동방법</w:t>
        </w:r>
        <w:r w:rsidRPr="00124595">
          <w:rPr>
            <w:rFonts w:ascii="Noto Sans CJK KR Regular" w:eastAsia="Noto Sans CJK KR Regular" w:hAnsi="Noto Sans CJK KR Regular" w:cs="Times New Roman"/>
            <w:sz w:val="18"/>
            <w:szCs w:val="18"/>
          </w:rPr>
          <w:t xml:space="preserve">, </w:t>
        </w:r>
        <w:r w:rsidRPr="00124595">
          <w:rPr>
            <w:rFonts w:ascii="Noto Sans CJK KR Regular" w:eastAsia="Noto Sans CJK KR Regular" w:hAnsi="Noto Sans CJK KR Regular" w:cs="Times New Roman" w:hint="eastAsia"/>
            <w:sz w:val="18"/>
            <w:szCs w:val="18"/>
          </w:rPr>
          <w:t>기능</w:t>
        </w:r>
        <w:r w:rsidRPr="00124595">
          <w:rPr>
            <w:rFonts w:ascii="Noto Sans CJK KR Regular" w:eastAsia="Noto Sans CJK KR Regular" w:hAnsi="Noto Sans CJK KR Regular" w:cs="Times New Roman"/>
            <w:sz w:val="18"/>
            <w:szCs w:val="18"/>
          </w:rPr>
          <w:t xml:space="preserve">, </w:t>
        </w:r>
        <w:r w:rsidRPr="00124595">
          <w:rPr>
            <w:rFonts w:ascii="Noto Sans CJK KR Regular" w:eastAsia="Noto Sans CJK KR Regular" w:hAnsi="Noto Sans CJK KR Regular" w:cs="Times New Roman" w:hint="eastAsia"/>
            <w:sz w:val="18"/>
            <w:szCs w:val="18"/>
          </w:rPr>
          <w:t>주의사항</w:t>
        </w:r>
        <w:r w:rsidRPr="00124595">
          <w:rPr>
            <w:rFonts w:ascii="Noto Sans CJK KR Regular" w:eastAsia="Noto Sans CJK KR Regular" w:hAnsi="Noto Sans CJK KR Regular" w:cs="Times New Roman"/>
            <w:sz w:val="18"/>
            <w:szCs w:val="18"/>
          </w:rPr>
          <w:t xml:space="preserve"> 등에 대하여</w:t>
        </w:r>
        <w:r w:rsidRPr="00124595">
          <w:rPr>
            <w:rFonts w:ascii="Noto Sans CJK KR Regular" w:eastAsia="Noto Sans CJK KR Regular" w:hAnsi="Noto Sans CJK KR Regular" w:cs="Arial Unicode MS"/>
            <w:sz w:val="18"/>
            <w:szCs w:val="18"/>
          </w:rPr>
          <w:t xml:space="preserve"> 충분히 설명하여야 </w:t>
        </w:r>
        <w:r w:rsidRPr="00124595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t>합니</w:t>
        </w:r>
        <w:r w:rsidRPr="00124595">
          <w:rPr>
            <w:rFonts w:ascii="Noto Sans CJK KR Regular" w:eastAsia="Noto Sans CJK KR Regular" w:hAnsi="Noto Sans CJK KR Regular" w:cs="Arial Unicode MS"/>
            <w:sz w:val="18"/>
            <w:szCs w:val="18"/>
          </w:rPr>
          <w:t>다.</w:t>
        </w:r>
      </w:ins>
    </w:p>
    <w:p w14:paraId="48A25E2B" w14:textId="77777777" w:rsidR="00E436B7" w:rsidRPr="00124595" w:rsidRDefault="00E436B7" w:rsidP="00E436B7">
      <w:pPr>
        <w:pStyle w:val="ab"/>
        <w:widowControl w:val="0"/>
        <w:numPr>
          <w:ilvl w:val="0"/>
          <w:numId w:val="41"/>
        </w:numPr>
        <w:wordWrap w:val="0"/>
        <w:autoSpaceDE w:val="0"/>
        <w:autoSpaceDN w:val="0"/>
        <w:ind w:leftChars="0"/>
        <w:jc w:val="both"/>
        <w:textAlignment w:val="baseline"/>
        <w:rPr>
          <w:ins w:id="289" w:author="윤현정 (Hyunjeong Yoon)" w:date="2026-02-26T10:49:00Z"/>
          <w:rFonts w:ascii="Noto Sans CJK KR Regular" w:eastAsia="Noto Sans CJK KR Regular" w:hAnsi="Noto Sans CJK KR Regular" w:cs="Arial Unicode MS"/>
          <w:sz w:val="18"/>
          <w:szCs w:val="18"/>
        </w:rPr>
      </w:pPr>
      <w:ins w:id="290" w:author="윤현정 (Hyunjeong Yoon)" w:date="2026-02-26T10:49:00Z">
        <w:r w:rsidRPr="00124595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t>상품</w:t>
        </w:r>
        <w:r w:rsidRPr="00124595">
          <w:rPr>
            <w:rFonts w:ascii="Noto Sans CJK KR Regular" w:eastAsia="Noto Sans CJK KR Regular" w:hAnsi="Noto Sans CJK KR Regular" w:cs="Arial Unicode MS"/>
            <w:sz w:val="18"/>
            <w:szCs w:val="18"/>
          </w:rPr>
          <w:t xml:space="preserve"> </w:t>
        </w:r>
        <w:r w:rsidRPr="00124595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t>대금의</w:t>
        </w:r>
        <w:r w:rsidRPr="00124595">
          <w:rPr>
            <w:rFonts w:ascii="Noto Sans CJK KR Regular" w:eastAsia="Noto Sans CJK KR Regular" w:hAnsi="Noto Sans CJK KR Regular" w:cs="Arial Unicode MS"/>
            <w:sz w:val="18"/>
            <w:szCs w:val="18"/>
          </w:rPr>
          <w:t xml:space="preserve"> </w:t>
        </w:r>
        <w:r w:rsidRPr="00124595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t>내역과</w:t>
        </w:r>
        <w:r w:rsidRPr="00124595">
          <w:rPr>
            <w:rFonts w:ascii="Noto Sans CJK KR Regular" w:eastAsia="Noto Sans CJK KR Regular" w:hAnsi="Noto Sans CJK KR Regular" w:cs="Arial Unicode MS"/>
            <w:sz w:val="18"/>
            <w:szCs w:val="18"/>
          </w:rPr>
          <w:t xml:space="preserve"> </w:t>
        </w:r>
        <w:r w:rsidRPr="00124595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t>그</w:t>
        </w:r>
        <w:r w:rsidRPr="00124595">
          <w:rPr>
            <w:rFonts w:ascii="Noto Sans CJK KR Regular" w:eastAsia="Noto Sans CJK KR Regular" w:hAnsi="Noto Sans CJK KR Regular" w:cs="Arial Unicode MS"/>
            <w:sz w:val="18"/>
            <w:szCs w:val="18"/>
          </w:rPr>
          <w:t xml:space="preserve"> </w:t>
        </w:r>
        <w:r w:rsidRPr="00124595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t>지급방법</w:t>
        </w:r>
      </w:ins>
    </w:p>
    <w:p w14:paraId="1803835F" w14:textId="77777777" w:rsidR="00E436B7" w:rsidRPr="00124595" w:rsidRDefault="00E436B7" w:rsidP="00E436B7">
      <w:pPr>
        <w:pStyle w:val="ab"/>
        <w:widowControl w:val="0"/>
        <w:numPr>
          <w:ilvl w:val="0"/>
          <w:numId w:val="41"/>
        </w:numPr>
        <w:wordWrap w:val="0"/>
        <w:autoSpaceDE w:val="0"/>
        <w:autoSpaceDN w:val="0"/>
        <w:ind w:leftChars="0"/>
        <w:jc w:val="both"/>
        <w:textAlignment w:val="baseline"/>
        <w:rPr>
          <w:ins w:id="291" w:author="윤현정 (Hyunjeong Yoon)" w:date="2026-02-26T10:49:00Z"/>
          <w:rFonts w:ascii="Noto Sans CJK KR Regular" w:eastAsia="Noto Sans CJK KR Regular" w:hAnsi="Noto Sans CJK KR Regular" w:cs="Arial Unicode MS"/>
          <w:sz w:val="18"/>
          <w:szCs w:val="18"/>
        </w:rPr>
      </w:pPr>
      <w:ins w:id="292" w:author="윤현정 (Hyunjeong Yoon)" w:date="2026-02-26T10:49:00Z">
        <w:r w:rsidRPr="00124595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lastRenderedPageBreak/>
          <w:t>추가발생비용</w:t>
        </w:r>
        <w:r w:rsidRPr="00124595">
          <w:rPr>
            <w:rFonts w:ascii="Noto Sans CJK KR Regular" w:eastAsia="Noto Sans CJK KR Regular" w:hAnsi="Noto Sans CJK KR Regular" w:cs="Arial Unicode MS"/>
            <w:sz w:val="18"/>
            <w:szCs w:val="18"/>
          </w:rPr>
          <w:t xml:space="preserve">, </w:t>
        </w:r>
        <w:r w:rsidRPr="00124595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t>벽고정안내</w:t>
        </w:r>
        <w:r w:rsidRPr="00124595">
          <w:rPr>
            <w:rFonts w:ascii="Noto Sans CJK KR Regular" w:eastAsia="Noto Sans CJK KR Regular" w:hAnsi="Noto Sans CJK KR Regular" w:cs="Arial Unicode MS"/>
            <w:sz w:val="18"/>
            <w:szCs w:val="18"/>
          </w:rPr>
          <w:t xml:space="preserve">, </w:t>
        </w:r>
        <w:r w:rsidRPr="00124595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t>환불</w:t>
        </w:r>
        <w:r w:rsidRPr="00124595">
          <w:rPr>
            <w:rFonts w:ascii="Noto Sans CJK KR Regular" w:eastAsia="Noto Sans CJK KR Regular" w:hAnsi="Noto Sans CJK KR Regular" w:cs="Arial Unicode MS"/>
            <w:sz w:val="18"/>
            <w:szCs w:val="18"/>
          </w:rPr>
          <w:t>/</w:t>
        </w:r>
        <w:r w:rsidRPr="00124595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t>반품기준</w:t>
        </w:r>
        <w:r w:rsidRPr="00124595">
          <w:rPr>
            <w:rFonts w:ascii="Noto Sans CJK KR Regular" w:eastAsia="Noto Sans CJK KR Regular" w:hAnsi="Noto Sans CJK KR Regular" w:cs="Arial Unicode MS"/>
            <w:sz w:val="18"/>
            <w:szCs w:val="18"/>
          </w:rPr>
          <w:t xml:space="preserve"> </w:t>
        </w:r>
        <w:r w:rsidRPr="00124595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t>등</w:t>
        </w:r>
        <w:r w:rsidRPr="00124595">
          <w:rPr>
            <w:rFonts w:ascii="Noto Sans CJK KR Regular" w:eastAsia="Noto Sans CJK KR Regular" w:hAnsi="Noto Sans CJK KR Regular" w:cs="Arial Unicode MS"/>
            <w:sz w:val="18"/>
            <w:szCs w:val="18"/>
          </w:rPr>
          <w:t xml:space="preserve"> </w:t>
        </w:r>
        <w:r w:rsidRPr="00124595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t>상품</w:t>
        </w:r>
        <w:r w:rsidRPr="00124595">
          <w:rPr>
            <w:rFonts w:ascii="Noto Sans CJK KR Regular" w:eastAsia="Noto Sans CJK KR Regular" w:hAnsi="Noto Sans CJK KR Regular" w:cs="Arial Unicode MS"/>
            <w:sz w:val="18"/>
            <w:szCs w:val="18"/>
          </w:rPr>
          <w:t xml:space="preserve"> </w:t>
        </w:r>
        <w:r w:rsidRPr="00124595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t>판매계약의</w:t>
        </w:r>
        <w:r w:rsidRPr="00124595">
          <w:rPr>
            <w:rFonts w:ascii="Noto Sans CJK KR Regular" w:eastAsia="Noto Sans CJK KR Regular" w:hAnsi="Noto Sans CJK KR Regular" w:cs="Arial Unicode MS"/>
            <w:sz w:val="18"/>
            <w:szCs w:val="18"/>
          </w:rPr>
          <w:t xml:space="preserve"> </w:t>
        </w:r>
        <w:r w:rsidRPr="00124595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t>주요내용</w:t>
        </w:r>
        <w:r w:rsidRPr="00124595">
          <w:rPr>
            <w:rFonts w:ascii="Noto Sans CJK KR Regular" w:eastAsia="Noto Sans CJK KR Regular" w:hAnsi="Noto Sans CJK KR Regular" w:cs="Arial Unicode MS"/>
            <w:sz w:val="18"/>
            <w:szCs w:val="18"/>
          </w:rPr>
          <w:t xml:space="preserve"> </w:t>
        </w:r>
        <w:r w:rsidRPr="00124595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t>및</w:t>
        </w:r>
        <w:r w:rsidRPr="00124595">
          <w:rPr>
            <w:rFonts w:ascii="Noto Sans CJK KR Regular" w:eastAsia="Noto Sans CJK KR Regular" w:hAnsi="Noto Sans CJK KR Regular" w:cs="Arial Unicode MS"/>
            <w:sz w:val="18"/>
            <w:szCs w:val="18"/>
          </w:rPr>
          <w:t xml:space="preserve"> </w:t>
        </w:r>
        <w:r w:rsidRPr="00124595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t>관련법령에서</w:t>
        </w:r>
        <w:r w:rsidRPr="00124595">
          <w:rPr>
            <w:rFonts w:ascii="Noto Sans CJK KR Regular" w:eastAsia="Noto Sans CJK KR Regular" w:hAnsi="Noto Sans CJK KR Regular" w:cs="Arial Unicode MS"/>
            <w:sz w:val="18"/>
            <w:szCs w:val="18"/>
          </w:rPr>
          <w:t xml:space="preserve"> </w:t>
        </w:r>
        <w:r w:rsidRPr="00124595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t>정하는</w:t>
        </w:r>
        <w:r w:rsidRPr="00124595">
          <w:rPr>
            <w:rFonts w:ascii="Noto Sans CJK KR Regular" w:eastAsia="Noto Sans CJK KR Regular" w:hAnsi="Noto Sans CJK KR Regular" w:cs="Arial Unicode MS"/>
            <w:sz w:val="18"/>
            <w:szCs w:val="18"/>
          </w:rPr>
          <w:t xml:space="preserve"> </w:t>
        </w:r>
        <w:r w:rsidRPr="00124595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t>내용</w:t>
        </w:r>
      </w:ins>
    </w:p>
    <w:p w14:paraId="59D38EA1" w14:textId="77777777" w:rsidR="00E436B7" w:rsidRPr="00124595" w:rsidRDefault="00E436B7" w:rsidP="00E436B7">
      <w:pPr>
        <w:pStyle w:val="ab"/>
        <w:widowControl w:val="0"/>
        <w:numPr>
          <w:ilvl w:val="0"/>
          <w:numId w:val="41"/>
        </w:numPr>
        <w:wordWrap w:val="0"/>
        <w:autoSpaceDE w:val="0"/>
        <w:autoSpaceDN w:val="0"/>
        <w:ind w:leftChars="0"/>
        <w:jc w:val="both"/>
        <w:textAlignment w:val="baseline"/>
        <w:rPr>
          <w:ins w:id="293" w:author="윤현정 (Hyunjeong Yoon)" w:date="2026-02-26T10:49:00Z"/>
          <w:rFonts w:ascii="Noto Sans CJK KR Regular" w:eastAsia="Noto Sans CJK KR Regular" w:hAnsi="Noto Sans CJK KR Regular" w:cs="Arial Unicode MS"/>
          <w:sz w:val="18"/>
          <w:szCs w:val="18"/>
        </w:rPr>
      </w:pPr>
      <w:ins w:id="294" w:author="윤현정 (Hyunjeong Yoon)" w:date="2026-02-26T10:49:00Z">
        <w:r w:rsidRPr="00124595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t>개인정보</w:t>
        </w:r>
        <w:r w:rsidRPr="00124595">
          <w:rPr>
            <w:rFonts w:ascii="Noto Sans CJK KR Regular" w:eastAsia="Noto Sans CJK KR Regular" w:hAnsi="Noto Sans CJK KR Regular" w:cs="Arial Unicode MS"/>
            <w:sz w:val="18"/>
            <w:szCs w:val="18"/>
          </w:rPr>
          <w:t xml:space="preserve"> </w:t>
        </w:r>
        <w:proofErr w:type="spellStart"/>
        <w:r w:rsidRPr="00124595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t>수집·이용·제공</w:t>
        </w:r>
        <w:proofErr w:type="spellEnd"/>
        <w:r w:rsidRPr="00124595">
          <w:rPr>
            <w:rFonts w:ascii="Noto Sans CJK KR Regular" w:eastAsia="Noto Sans CJK KR Regular" w:hAnsi="Noto Sans CJK KR Regular" w:cs="Arial Unicode MS"/>
            <w:sz w:val="18"/>
            <w:szCs w:val="18"/>
          </w:rPr>
          <w:t xml:space="preserve"> </w:t>
        </w:r>
        <w:r w:rsidRPr="00124595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t>동의</w:t>
        </w:r>
        <w:r w:rsidRPr="00124595">
          <w:rPr>
            <w:rFonts w:ascii="Noto Sans CJK KR Regular" w:eastAsia="Noto Sans CJK KR Regular" w:hAnsi="Noto Sans CJK KR Regular" w:cs="Arial Unicode MS"/>
            <w:sz w:val="18"/>
            <w:szCs w:val="18"/>
          </w:rPr>
          <w:t xml:space="preserve"> </w:t>
        </w:r>
        <w:r w:rsidRPr="00124595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t>및</w:t>
        </w:r>
        <w:r w:rsidRPr="00124595">
          <w:rPr>
            <w:rFonts w:ascii="Noto Sans CJK KR Regular" w:eastAsia="Noto Sans CJK KR Regular" w:hAnsi="Noto Sans CJK KR Regular" w:cs="Arial Unicode MS"/>
            <w:sz w:val="18"/>
            <w:szCs w:val="18"/>
          </w:rPr>
          <w:t xml:space="preserve"> </w:t>
        </w:r>
        <w:r w:rsidRPr="00124595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t>활용에</w:t>
        </w:r>
        <w:r w:rsidRPr="00124595">
          <w:rPr>
            <w:rFonts w:ascii="Noto Sans CJK KR Regular" w:eastAsia="Noto Sans CJK KR Regular" w:hAnsi="Noto Sans CJK KR Regular" w:cs="Arial Unicode MS"/>
            <w:sz w:val="18"/>
            <w:szCs w:val="18"/>
          </w:rPr>
          <w:t xml:space="preserve"> </w:t>
        </w:r>
        <w:r w:rsidRPr="00124595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t>관한</w:t>
        </w:r>
        <w:r w:rsidRPr="00124595">
          <w:rPr>
            <w:rFonts w:ascii="Noto Sans CJK KR Regular" w:eastAsia="Noto Sans CJK KR Regular" w:hAnsi="Noto Sans CJK KR Regular" w:cs="Arial Unicode MS"/>
            <w:sz w:val="18"/>
            <w:szCs w:val="18"/>
          </w:rPr>
          <w:t xml:space="preserve"> </w:t>
        </w:r>
        <w:r w:rsidRPr="00124595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t>내용</w:t>
        </w:r>
      </w:ins>
    </w:p>
    <w:p w14:paraId="24139C65" w14:textId="77777777" w:rsidR="00E436B7" w:rsidRPr="00124595" w:rsidRDefault="00E436B7" w:rsidP="00E436B7">
      <w:pPr>
        <w:pStyle w:val="ab"/>
        <w:widowControl w:val="0"/>
        <w:numPr>
          <w:ilvl w:val="0"/>
          <w:numId w:val="41"/>
        </w:numPr>
        <w:wordWrap w:val="0"/>
        <w:autoSpaceDE w:val="0"/>
        <w:autoSpaceDN w:val="0"/>
        <w:ind w:leftChars="0"/>
        <w:jc w:val="both"/>
        <w:textAlignment w:val="baseline"/>
        <w:rPr>
          <w:ins w:id="295" w:author="윤현정 (Hyunjeong Yoon)" w:date="2026-02-26T10:49:00Z"/>
          <w:rFonts w:ascii="Noto Sans CJK KR Regular" w:eastAsia="Noto Sans CJK KR Regular" w:hAnsi="Noto Sans CJK KR Regular" w:cs="Arial Unicode MS"/>
          <w:sz w:val="18"/>
          <w:szCs w:val="18"/>
        </w:rPr>
      </w:pPr>
      <w:ins w:id="296" w:author="윤현정 (Hyunjeong Yoon)" w:date="2026-02-26T10:49:00Z">
        <w:r w:rsidRPr="00124595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t>사용설명서</w:t>
        </w:r>
        <w:r w:rsidRPr="00124595">
          <w:rPr>
            <w:rFonts w:ascii="Noto Sans CJK KR Regular" w:eastAsia="Noto Sans CJK KR Regular" w:hAnsi="Noto Sans CJK KR Regular" w:cs="Arial Unicode MS"/>
            <w:sz w:val="18"/>
            <w:szCs w:val="18"/>
          </w:rPr>
          <w:t xml:space="preserve">, 품질보증서 등 </w:t>
        </w:r>
        <w:r w:rsidRPr="00124595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t>상품의</w:t>
        </w:r>
        <w:r w:rsidRPr="00124595">
          <w:rPr>
            <w:rFonts w:ascii="Noto Sans CJK KR Regular" w:eastAsia="Noto Sans CJK KR Regular" w:hAnsi="Noto Sans CJK KR Regular" w:cs="Arial Unicode MS"/>
            <w:sz w:val="18"/>
            <w:szCs w:val="18"/>
          </w:rPr>
          <w:t xml:space="preserve"> 사용방법에 관한 서류</w:t>
        </w:r>
      </w:ins>
    </w:p>
    <w:p w14:paraId="1F63835E" w14:textId="77777777" w:rsidR="00E436B7" w:rsidRPr="00124595" w:rsidRDefault="00E436B7" w:rsidP="00E436B7">
      <w:pPr>
        <w:pStyle w:val="ab"/>
        <w:numPr>
          <w:ilvl w:val="0"/>
          <w:numId w:val="39"/>
        </w:numPr>
        <w:ind w:leftChars="0"/>
        <w:rPr>
          <w:ins w:id="297" w:author="윤현정 (Hyunjeong Yoon)" w:date="2026-02-26T10:49:00Z"/>
          <w:rFonts w:ascii="Noto Sans CJK KR Regular" w:eastAsia="Noto Sans CJK KR Regular" w:hAnsi="Noto Sans CJK KR Regular" w:cs="Arial Unicode MS"/>
          <w:sz w:val="18"/>
          <w:szCs w:val="18"/>
        </w:rPr>
      </w:pPr>
      <w:ins w:id="298" w:author="윤현정 (Hyunjeong Yoon)" w:date="2026-02-26T10:49:00Z">
        <w:r w:rsidRPr="00124595">
          <w:rPr>
            <w:rFonts w:ascii="Noto Sans CJK KR Regular" w:eastAsia="Noto Sans CJK KR Regular" w:hAnsi="Noto Sans CJK KR Regular" w:cs="Arial Unicode MS"/>
            <w:sz w:val="18"/>
            <w:szCs w:val="18"/>
          </w:rPr>
          <w:t xml:space="preserve">"DESKER </w:t>
        </w:r>
        <w:proofErr w:type="spellStart"/>
        <w:r w:rsidRPr="00124595">
          <w:rPr>
            <w:rFonts w:ascii="Noto Sans CJK KR Regular" w:eastAsia="Noto Sans CJK KR Regular" w:hAnsi="Noto Sans CJK KR Regular" w:cs="Arial Unicode MS"/>
            <w:sz w:val="18"/>
            <w:szCs w:val="18"/>
          </w:rPr>
          <w:t>MATE"</w:t>
        </w:r>
        <w:r w:rsidRPr="00124595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t>는</w:t>
        </w:r>
        <w:proofErr w:type="spellEnd"/>
        <w:r w:rsidRPr="00124595">
          <w:rPr>
            <w:rFonts w:ascii="Noto Sans CJK KR Regular" w:eastAsia="Noto Sans CJK KR Regular" w:hAnsi="Noto Sans CJK KR Regular" w:cs="Arial Unicode MS"/>
            <w:sz w:val="18"/>
            <w:szCs w:val="18"/>
          </w:rPr>
          <w:t xml:space="preserve"> "(</w:t>
        </w:r>
        <w:r w:rsidRPr="00124595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t>주</w:t>
        </w:r>
        <w:r w:rsidRPr="00124595">
          <w:rPr>
            <w:rFonts w:ascii="Noto Sans CJK KR Regular" w:eastAsia="Noto Sans CJK KR Regular" w:hAnsi="Noto Sans CJK KR Regular" w:cs="Arial Unicode MS"/>
            <w:sz w:val="18"/>
            <w:szCs w:val="18"/>
          </w:rPr>
          <w:t>)</w:t>
        </w:r>
        <w:proofErr w:type="spellStart"/>
        <w:r w:rsidRPr="00124595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t>일룸</w:t>
        </w:r>
        <w:r w:rsidRPr="00124595">
          <w:rPr>
            <w:rFonts w:ascii="Noto Sans CJK KR Regular" w:eastAsia="Noto Sans CJK KR Regular" w:hAnsi="Noto Sans CJK KR Regular" w:cs="Arial Unicode MS"/>
            <w:sz w:val="18"/>
            <w:szCs w:val="18"/>
          </w:rPr>
          <w:t>-DESKER"</w:t>
        </w:r>
        <w:r w:rsidRPr="00124595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t>가</w:t>
        </w:r>
        <w:proofErr w:type="spellEnd"/>
        <w:r w:rsidRPr="00124595">
          <w:rPr>
            <w:rFonts w:ascii="Noto Sans CJK KR Regular" w:eastAsia="Noto Sans CJK KR Regular" w:hAnsi="Noto Sans CJK KR Regular" w:cs="Arial Unicode MS"/>
            <w:sz w:val="18"/>
            <w:szCs w:val="18"/>
          </w:rPr>
          <w:t xml:space="preserve"> </w:t>
        </w:r>
        <w:r w:rsidRPr="00124595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t>정한</w:t>
        </w:r>
        <w:r w:rsidRPr="00124595">
          <w:rPr>
            <w:rFonts w:ascii="Noto Sans CJK KR Regular" w:eastAsia="Noto Sans CJK KR Regular" w:hAnsi="Noto Sans CJK KR Regular" w:cs="Arial Unicode MS"/>
            <w:sz w:val="18"/>
            <w:szCs w:val="18"/>
          </w:rPr>
          <w:t xml:space="preserve"> </w:t>
        </w:r>
        <w:r w:rsidRPr="00124595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t>지정가액을</w:t>
        </w:r>
        <w:r w:rsidRPr="00124595">
          <w:rPr>
            <w:rFonts w:ascii="Noto Sans CJK KR Regular" w:eastAsia="Noto Sans CJK KR Regular" w:hAnsi="Noto Sans CJK KR Regular" w:cs="Arial Unicode MS"/>
            <w:sz w:val="18"/>
            <w:szCs w:val="18"/>
          </w:rPr>
          <w:t xml:space="preserve"> </w:t>
        </w:r>
        <w:r w:rsidRPr="00124595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t>준수해야</w:t>
        </w:r>
        <w:r w:rsidRPr="00124595">
          <w:rPr>
            <w:rFonts w:ascii="Noto Sans CJK KR Regular" w:eastAsia="Noto Sans CJK KR Regular" w:hAnsi="Noto Sans CJK KR Regular" w:cs="Arial Unicode MS"/>
            <w:sz w:val="18"/>
            <w:szCs w:val="18"/>
          </w:rPr>
          <w:t xml:space="preserve"> </w:t>
        </w:r>
        <w:r w:rsidRPr="00124595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t>하며</w:t>
        </w:r>
        <w:r w:rsidRPr="00124595">
          <w:rPr>
            <w:rFonts w:ascii="Noto Sans CJK KR Regular" w:eastAsia="Noto Sans CJK KR Regular" w:hAnsi="Noto Sans CJK KR Regular" w:cs="Arial Unicode MS"/>
            <w:sz w:val="18"/>
            <w:szCs w:val="18"/>
          </w:rPr>
          <w:t xml:space="preserve"> "(</w:t>
        </w:r>
        <w:r w:rsidRPr="00124595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t>주</w:t>
        </w:r>
        <w:r w:rsidRPr="00124595">
          <w:rPr>
            <w:rFonts w:ascii="Noto Sans CJK KR Regular" w:eastAsia="Noto Sans CJK KR Regular" w:hAnsi="Noto Sans CJK KR Regular" w:cs="Arial Unicode MS"/>
            <w:sz w:val="18"/>
            <w:szCs w:val="18"/>
          </w:rPr>
          <w:t>)</w:t>
        </w:r>
        <w:proofErr w:type="spellStart"/>
        <w:r w:rsidRPr="00124595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t>일룸</w:t>
        </w:r>
        <w:r w:rsidRPr="00124595">
          <w:rPr>
            <w:rFonts w:ascii="Noto Sans CJK KR Regular" w:eastAsia="Noto Sans CJK KR Regular" w:hAnsi="Noto Sans CJK KR Regular" w:cs="Arial Unicode MS"/>
            <w:sz w:val="18"/>
            <w:szCs w:val="18"/>
          </w:rPr>
          <w:t>-DESKER"</w:t>
        </w:r>
        <w:r w:rsidRPr="00124595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t>와</w:t>
        </w:r>
        <w:proofErr w:type="spellEnd"/>
        <w:r w:rsidRPr="00124595">
          <w:rPr>
            <w:rFonts w:ascii="Noto Sans CJK KR Regular" w:eastAsia="Noto Sans CJK KR Regular" w:hAnsi="Noto Sans CJK KR Regular" w:cs="Arial Unicode MS"/>
            <w:sz w:val="18"/>
            <w:szCs w:val="18"/>
          </w:rPr>
          <w:t xml:space="preserve"> </w:t>
        </w:r>
        <w:r w:rsidRPr="00124595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t>협의되지</w:t>
        </w:r>
        <w:r w:rsidRPr="00124595">
          <w:rPr>
            <w:rFonts w:ascii="Noto Sans CJK KR Regular" w:eastAsia="Noto Sans CJK KR Regular" w:hAnsi="Noto Sans CJK KR Regular" w:cs="Arial Unicode MS"/>
            <w:sz w:val="18"/>
            <w:szCs w:val="18"/>
          </w:rPr>
          <w:t xml:space="preserve"> </w:t>
        </w:r>
        <w:r w:rsidRPr="00124595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t>않은</w:t>
        </w:r>
        <w:r w:rsidRPr="00124595">
          <w:rPr>
            <w:rFonts w:ascii="Noto Sans CJK KR Regular" w:eastAsia="Noto Sans CJK KR Regular" w:hAnsi="Noto Sans CJK KR Regular" w:cs="Arial Unicode MS"/>
            <w:sz w:val="18"/>
            <w:szCs w:val="18"/>
          </w:rPr>
          <w:t xml:space="preserve"> </w:t>
        </w:r>
        <w:r w:rsidRPr="00124595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t>프로모션</w:t>
        </w:r>
        <w:r w:rsidRPr="00124595">
          <w:rPr>
            <w:rFonts w:ascii="Noto Sans CJK KR Regular" w:eastAsia="Noto Sans CJK KR Regular" w:hAnsi="Noto Sans CJK KR Regular" w:cs="Arial Unicode MS"/>
            <w:sz w:val="18"/>
            <w:szCs w:val="18"/>
          </w:rPr>
          <w:t xml:space="preserve"> </w:t>
        </w:r>
        <w:r w:rsidRPr="00124595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t>행사</w:t>
        </w:r>
        <w:r w:rsidRPr="00124595">
          <w:rPr>
            <w:rFonts w:ascii="Noto Sans CJK KR Regular" w:eastAsia="Noto Sans CJK KR Regular" w:hAnsi="Noto Sans CJK KR Regular" w:cs="Arial Unicode MS"/>
            <w:sz w:val="18"/>
            <w:szCs w:val="18"/>
          </w:rPr>
          <w:t xml:space="preserve"> </w:t>
        </w:r>
        <w:r w:rsidRPr="00124595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t>등을</w:t>
        </w:r>
        <w:r w:rsidRPr="00124595">
          <w:rPr>
            <w:rFonts w:ascii="Noto Sans CJK KR Regular" w:eastAsia="Noto Sans CJK KR Regular" w:hAnsi="Noto Sans CJK KR Regular" w:cs="Arial Unicode MS"/>
            <w:sz w:val="18"/>
            <w:szCs w:val="18"/>
          </w:rPr>
          <w:t xml:space="preserve"> </w:t>
        </w:r>
        <w:r w:rsidRPr="00124595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t>진행하는</w:t>
        </w:r>
        <w:r w:rsidRPr="00124595">
          <w:rPr>
            <w:rFonts w:ascii="Noto Sans CJK KR Regular" w:eastAsia="Noto Sans CJK KR Regular" w:hAnsi="Noto Sans CJK KR Regular" w:cs="Arial Unicode MS"/>
            <w:sz w:val="18"/>
            <w:szCs w:val="18"/>
          </w:rPr>
          <w:t xml:space="preserve"> </w:t>
        </w:r>
        <w:r w:rsidRPr="00124595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t>방법</w:t>
        </w:r>
        <w:r w:rsidRPr="00124595">
          <w:rPr>
            <w:rFonts w:ascii="Noto Sans CJK KR Regular" w:eastAsia="Noto Sans CJK KR Regular" w:hAnsi="Noto Sans CJK KR Regular" w:cs="Arial Unicode MS"/>
            <w:sz w:val="18"/>
            <w:szCs w:val="18"/>
          </w:rPr>
          <w:t xml:space="preserve"> </w:t>
        </w:r>
        <w:r w:rsidRPr="00124595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t>등으로</w:t>
        </w:r>
        <w:r w:rsidRPr="00124595">
          <w:rPr>
            <w:rFonts w:ascii="Noto Sans CJK KR Regular" w:eastAsia="Noto Sans CJK KR Regular" w:hAnsi="Noto Sans CJK KR Regular" w:cs="Arial Unicode MS"/>
            <w:sz w:val="18"/>
            <w:szCs w:val="18"/>
          </w:rPr>
          <w:t xml:space="preserve"> </w:t>
        </w:r>
        <w:r w:rsidRPr="00124595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t>실질적으로</w:t>
        </w:r>
        <w:r w:rsidRPr="00124595">
          <w:rPr>
            <w:rFonts w:ascii="Noto Sans CJK KR Regular" w:eastAsia="Noto Sans CJK KR Regular" w:hAnsi="Noto Sans CJK KR Regular" w:cs="Arial Unicode MS"/>
            <w:sz w:val="18"/>
            <w:szCs w:val="18"/>
          </w:rPr>
          <w:t xml:space="preserve"> </w:t>
        </w:r>
        <w:r w:rsidRPr="00124595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t>지정가액에</w:t>
        </w:r>
        <w:r w:rsidRPr="00124595">
          <w:rPr>
            <w:rFonts w:ascii="Noto Sans CJK KR Regular" w:eastAsia="Noto Sans CJK KR Regular" w:hAnsi="Noto Sans CJK KR Regular" w:cs="Arial Unicode MS"/>
            <w:sz w:val="18"/>
            <w:szCs w:val="18"/>
          </w:rPr>
          <w:t xml:space="preserve"> 영향을 주는 행위를 하여서는 안됩니다. </w:t>
        </w:r>
      </w:ins>
    </w:p>
    <w:p w14:paraId="47B37B39" w14:textId="77777777" w:rsidR="00E436B7" w:rsidRPr="00124595" w:rsidRDefault="00E436B7" w:rsidP="00E436B7">
      <w:pPr>
        <w:pStyle w:val="ab"/>
        <w:numPr>
          <w:ilvl w:val="0"/>
          <w:numId w:val="39"/>
        </w:numPr>
        <w:ind w:leftChars="0"/>
        <w:rPr>
          <w:ins w:id="299" w:author="윤현정 (Hyunjeong Yoon)" w:date="2026-02-26T10:49:00Z"/>
          <w:rFonts w:ascii="Noto Sans CJK KR Regular" w:eastAsia="Noto Sans CJK KR Regular" w:hAnsi="Noto Sans CJK KR Regular" w:cs="Arial Unicode MS"/>
          <w:sz w:val="18"/>
          <w:szCs w:val="18"/>
        </w:rPr>
      </w:pPr>
      <w:ins w:id="300" w:author="윤현정 (Hyunjeong Yoon)" w:date="2026-02-26T10:49:00Z">
        <w:r w:rsidRPr="00124595">
          <w:rPr>
            <w:rFonts w:ascii="Noto Sans CJK KR Regular" w:eastAsia="Noto Sans CJK KR Regular" w:hAnsi="Noto Sans CJK KR Regular" w:cs="Arial Unicode MS"/>
            <w:sz w:val="18"/>
            <w:szCs w:val="18"/>
          </w:rPr>
          <w:t xml:space="preserve">"DESKER </w:t>
        </w:r>
        <w:proofErr w:type="spellStart"/>
        <w:r w:rsidRPr="00124595">
          <w:rPr>
            <w:rFonts w:ascii="Noto Sans CJK KR Regular" w:eastAsia="Noto Sans CJK KR Regular" w:hAnsi="Noto Sans CJK KR Regular" w:cs="Arial Unicode MS"/>
            <w:sz w:val="18"/>
            <w:szCs w:val="18"/>
          </w:rPr>
          <w:t>MATE"</w:t>
        </w:r>
        <w:r w:rsidRPr="00124595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t>는</w:t>
        </w:r>
        <w:proofErr w:type="spellEnd"/>
        <w:r w:rsidRPr="00124595">
          <w:rPr>
            <w:rFonts w:ascii="Noto Sans CJK KR Regular" w:eastAsia="Noto Sans CJK KR Regular" w:hAnsi="Noto Sans CJK KR Regular" w:cs="Arial Unicode MS"/>
            <w:sz w:val="18"/>
            <w:szCs w:val="18"/>
          </w:rPr>
          <w:t xml:space="preserve"> "(</w:t>
        </w:r>
        <w:r w:rsidRPr="00124595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t>주</w:t>
        </w:r>
        <w:r w:rsidRPr="00124595">
          <w:rPr>
            <w:rFonts w:ascii="Noto Sans CJK KR Regular" w:eastAsia="Noto Sans CJK KR Regular" w:hAnsi="Noto Sans CJK KR Regular" w:cs="Arial Unicode MS"/>
            <w:sz w:val="18"/>
            <w:szCs w:val="18"/>
          </w:rPr>
          <w:t>)</w:t>
        </w:r>
        <w:proofErr w:type="spellStart"/>
        <w:r w:rsidRPr="00124595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t>일룸</w:t>
        </w:r>
        <w:proofErr w:type="spellEnd"/>
        <w:r w:rsidRPr="00124595">
          <w:rPr>
            <w:rFonts w:ascii="Noto Sans CJK KR Regular" w:eastAsia="Noto Sans CJK KR Regular" w:hAnsi="Noto Sans CJK KR Regular" w:cs="Arial Unicode MS"/>
            <w:sz w:val="18"/>
            <w:szCs w:val="18"/>
          </w:rPr>
          <w:t>-DESKER" 또는 "(</w:t>
        </w:r>
        <w:r w:rsidRPr="00124595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t>주</w:t>
        </w:r>
        <w:r w:rsidRPr="00124595">
          <w:rPr>
            <w:rFonts w:ascii="Noto Sans CJK KR Regular" w:eastAsia="Noto Sans CJK KR Regular" w:hAnsi="Noto Sans CJK KR Regular" w:cs="Arial Unicode MS"/>
            <w:sz w:val="18"/>
            <w:szCs w:val="18"/>
          </w:rPr>
          <w:t>)</w:t>
        </w:r>
        <w:proofErr w:type="spellStart"/>
        <w:r w:rsidRPr="00124595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t>일룸</w:t>
        </w:r>
        <w:r w:rsidRPr="00124595">
          <w:rPr>
            <w:rFonts w:ascii="Noto Sans CJK KR Regular" w:eastAsia="Noto Sans CJK KR Regular" w:hAnsi="Noto Sans CJK KR Regular" w:cs="Arial Unicode MS"/>
            <w:sz w:val="18"/>
            <w:szCs w:val="18"/>
          </w:rPr>
          <w:t>-DESKER"</w:t>
        </w:r>
        <w:r w:rsidRPr="00124595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t>의</w:t>
        </w:r>
        <w:proofErr w:type="spellEnd"/>
        <w:r w:rsidRPr="00124595">
          <w:rPr>
            <w:rFonts w:ascii="Noto Sans CJK KR Regular" w:eastAsia="Noto Sans CJK KR Regular" w:hAnsi="Noto Sans CJK KR Regular" w:cs="Arial Unicode MS"/>
            <w:sz w:val="18"/>
            <w:szCs w:val="18"/>
          </w:rPr>
          <w:t xml:space="preserve"> </w:t>
        </w:r>
        <w:r w:rsidRPr="00124595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t>임직원으로</w:t>
        </w:r>
        <w:r w:rsidRPr="00124595">
          <w:rPr>
            <w:rFonts w:ascii="Noto Sans CJK KR Regular" w:eastAsia="Noto Sans CJK KR Regular" w:hAnsi="Noto Sans CJK KR Regular" w:cs="Arial Unicode MS"/>
            <w:sz w:val="18"/>
            <w:szCs w:val="18"/>
          </w:rPr>
          <w:t xml:space="preserve"> </w:t>
        </w:r>
        <w:r w:rsidRPr="00124595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t>사칭하거나</w:t>
        </w:r>
        <w:r w:rsidRPr="00124595">
          <w:rPr>
            <w:rFonts w:ascii="Noto Sans CJK KR Regular" w:eastAsia="Noto Sans CJK KR Regular" w:hAnsi="Noto Sans CJK KR Regular" w:cs="Arial Unicode MS"/>
            <w:sz w:val="18"/>
            <w:szCs w:val="18"/>
          </w:rPr>
          <w:t xml:space="preserve"> </w:t>
        </w:r>
        <w:r w:rsidRPr="00124595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t>오인하도록</w:t>
        </w:r>
        <w:r w:rsidRPr="00124595">
          <w:rPr>
            <w:rFonts w:ascii="Noto Sans CJK KR Regular" w:eastAsia="Noto Sans CJK KR Regular" w:hAnsi="Noto Sans CJK KR Regular" w:cs="Arial Unicode MS"/>
            <w:sz w:val="18"/>
            <w:szCs w:val="18"/>
          </w:rPr>
          <w:t xml:space="preserve"> </w:t>
        </w:r>
        <w:r w:rsidRPr="00124595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t>하는</w:t>
        </w:r>
        <w:r w:rsidRPr="00124595">
          <w:rPr>
            <w:rFonts w:ascii="Noto Sans CJK KR Regular" w:eastAsia="Noto Sans CJK KR Regular" w:hAnsi="Noto Sans CJK KR Regular" w:cs="Arial Unicode MS"/>
            <w:sz w:val="18"/>
            <w:szCs w:val="18"/>
          </w:rPr>
          <w:t xml:space="preserve"> </w:t>
        </w:r>
        <w:r w:rsidRPr="00124595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t>행위를</w:t>
        </w:r>
        <w:r w:rsidRPr="00124595">
          <w:rPr>
            <w:rFonts w:ascii="Noto Sans CJK KR Regular" w:eastAsia="Noto Sans CJK KR Regular" w:hAnsi="Noto Sans CJK KR Regular" w:cs="Arial Unicode MS"/>
            <w:sz w:val="18"/>
            <w:szCs w:val="18"/>
          </w:rPr>
          <w:t xml:space="preserve"> </w:t>
        </w:r>
        <w:r w:rsidRPr="00124595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t>하여서는</w:t>
        </w:r>
        <w:r w:rsidRPr="00124595">
          <w:rPr>
            <w:rFonts w:ascii="Noto Sans CJK KR Regular" w:eastAsia="Noto Sans CJK KR Regular" w:hAnsi="Noto Sans CJK KR Regular" w:cs="Arial Unicode MS"/>
            <w:sz w:val="18"/>
            <w:szCs w:val="18"/>
          </w:rPr>
          <w:t xml:space="preserve"> </w:t>
        </w:r>
        <w:r w:rsidRPr="00124595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t>안됩니다</w:t>
        </w:r>
        <w:r w:rsidRPr="00124595">
          <w:rPr>
            <w:rFonts w:ascii="Noto Sans CJK KR Regular" w:eastAsia="Noto Sans CJK KR Regular" w:hAnsi="Noto Sans CJK KR Regular" w:cs="Arial Unicode MS"/>
            <w:sz w:val="18"/>
            <w:szCs w:val="18"/>
          </w:rPr>
          <w:t>.</w:t>
        </w:r>
      </w:ins>
    </w:p>
    <w:p w14:paraId="4B8B1DE3" w14:textId="77777777" w:rsidR="00E436B7" w:rsidRPr="00124595" w:rsidRDefault="00E436B7" w:rsidP="00E436B7">
      <w:pPr>
        <w:pStyle w:val="ab"/>
        <w:numPr>
          <w:ilvl w:val="0"/>
          <w:numId w:val="39"/>
        </w:numPr>
        <w:ind w:leftChars="0"/>
        <w:rPr>
          <w:ins w:id="301" w:author="윤현정 (Hyunjeong Yoon)" w:date="2026-02-26T10:49:00Z"/>
          <w:rFonts w:ascii="Noto Sans CJK KR Regular" w:eastAsia="Noto Sans CJK KR Regular" w:hAnsi="Noto Sans CJK KR Regular" w:cs="Arial Unicode MS"/>
          <w:sz w:val="18"/>
          <w:szCs w:val="18"/>
        </w:rPr>
      </w:pPr>
      <w:ins w:id="302" w:author="윤현정 (Hyunjeong Yoon)" w:date="2026-02-26T10:49:00Z">
        <w:r w:rsidRPr="00124595">
          <w:rPr>
            <w:rFonts w:ascii="Noto Sans CJK KR Regular" w:eastAsia="Noto Sans CJK KR Regular" w:hAnsi="Noto Sans CJK KR Regular" w:cs="Arial Unicode MS"/>
            <w:sz w:val="18"/>
            <w:szCs w:val="18"/>
          </w:rPr>
          <w:t xml:space="preserve"> "DESKER </w:t>
        </w:r>
        <w:proofErr w:type="spellStart"/>
        <w:r w:rsidRPr="00124595">
          <w:rPr>
            <w:rFonts w:ascii="Noto Sans CJK KR Regular" w:eastAsia="Noto Sans CJK KR Regular" w:hAnsi="Noto Sans CJK KR Regular" w:cs="Arial Unicode MS"/>
            <w:sz w:val="18"/>
            <w:szCs w:val="18"/>
          </w:rPr>
          <w:t>MATE"</w:t>
        </w:r>
        <w:r w:rsidRPr="00124595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t>는</w:t>
        </w:r>
        <w:proofErr w:type="spellEnd"/>
        <w:r w:rsidRPr="00124595">
          <w:rPr>
            <w:rFonts w:ascii="Noto Sans CJK KR Regular" w:eastAsia="Noto Sans CJK KR Regular" w:hAnsi="Noto Sans CJK KR Regular" w:cs="Arial Unicode MS"/>
            <w:sz w:val="18"/>
            <w:szCs w:val="18"/>
          </w:rPr>
          <w:t xml:space="preserve"> </w:t>
        </w:r>
        <w:proofErr w:type="spellStart"/>
        <w:r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t>공감플래닝</w:t>
        </w:r>
        <w:proofErr w:type="spellEnd"/>
        <w:r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t xml:space="preserve"> 상담 </w:t>
        </w:r>
        <w:r w:rsidRPr="00124595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t>서비스를</w:t>
        </w:r>
        <w:r w:rsidRPr="00124595">
          <w:rPr>
            <w:rFonts w:ascii="Noto Sans CJK KR Regular" w:eastAsia="Noto Sans CJK KR Regular" w:hAnsi="Noto Sans CJK KR Regular" w:cs="Arial Unicode MS"/>
            <w:sz w:val="18"/>
            <w:szCs w:val="18"/>
          </w:rPr>
          <w:t xml:space="preserve"> </w:t>
        </w:r>
        <w:r w:rsidRPr="00124595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t>이행하면서</w:t>
        </w:r>
        <w:r w:rsidRPr="00124595">
          <w:rPr>
            <w:rFonts w:ascii="Noto Sans CJK KR Regular" w:eastAsia="Noto Sans CJK KR Regular" w:hAnsi="Noto Sans CJK KR Regular" w:cs="Arial Unicode MS"/>
            <w:sz w:val="18"/>
            <w:szCs w:val="18"/>
          </w:rPr>
          <w:t xml:space="preserve"> 획득한 회원정보를 유출하거나 그 외 개인정보보호법과 관련한 사항을 위반하는 행위를 하여서는 안됩니다. </w:t>
        </w:r>
      </w:ins>
    </w:p>
    <w:p w14:paraId="330661AF" w14:textId="77777777" w:rsidR="00E436B7" w:rsidRPr="00124595" w:rsidRDefault="00E436B7" w:rsidP="00E436B7">
      <w:pPr>
        <w:pStyle w:val="ab"/>
        <w:numPr>
          <w:ilvl w:val="0"/>
          <w:numId w:val="39"/>
        </w:numPr>
        <w:ind w:leftChars="0"/>
        <w:rPr>
          <w:ins w:id="303" w:author="윤현정 (Hyunjeong Yoon)" w:date="2026-02-26T10:49:00Z"/>
          <w:rFonts w:ascii="Noto Sans CJK KR Regular" w:eastAsia="Noto Sans CJK KR Regular" w:hAnsi="Noto Sans CJK KR Regular" w:cs="Arial Unicode MS"/>
          <w:sz w:val="18"/>
          <w:szCs w:val="18"/>
        </w:rPr>
      </w:pPr>
      <w:ins w:id="304" w:author="윤현정 (Hyunjeong Yoon)" w:date="2026-02-26T10:49:00Z">
        <w:r w:rsidRPr="00124595">
          <w:rPr>
            <w:rFonts w:ascii="Noto Sans CJK KR Regular" w:eastAsia="Noto Sans CJK KR Regular" w:hAnsi="Noto Sans CJK KR Regular" w:cs="Arial Unicode MS"/>
            <w:sz w:val="18"/>
            <w:szCs w:val="18"/>
          </w:rPr>
          <w:t>"(주)</w:t>
        </w:r>
        <w:proofErr w:type="spellStart"/>
        <w:r w:rsidRPr="00124595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t>일룸</w:t>
        </w:r>
        <w:r w:rsidRPr="00124595">
          <w:rPr>
            <w:rFonts w:ascii="Noto Sans CJK KR Regular" w:eastAsia="Noto Sans CJK KR Regular" w:hAnsi="Noto Sans CJK KR Regular" w:cs="Arial Unicode MS"/>
            <w:sz w:val="18"/>
            <w:szCs w:val="18"/>
          </w:rPr>
          <w:t>-DESKER"가</w:t>
        </w:r>
        <w:proofErr w:type="spellEnd"/>
        <w:r w:rsidRPr="00124595">
          <w:rPr>
            <w:rFonts w:ascii="Noto Sans CJK KR Regular" w:eastAsia="Noto Sans CJK KR Regular" w:hAnsi="Noto Sans CJK KR Regular" w:cs="Arial Unicode MS"/>
            <w:sz w:val="18"/>
            <w:szCs w:val="18"/>
          </w:rPr>
          <w:t xml:space="preserve"> "DESKER </w:t>
        </w:r>
        <w:proofErr w:type="spellStart"/>
        <w:r w:rsidRPr="00124595">
          <w:rPr>
            <w:rFonts w:ascii="Noto Sans CJK KR Regular" w:eastAsia="Noto Sans CJK KR Regular" w:hAnsi="Noto Sans CJK KR Regular" w:cs="Arial Unicode MS"/>
            <w:sz w:val="18"/>
            <w:szCs w:val="18"/>
          </w:rPr>
          <w:t>MATE"에게</w:t>
        </w:r>
        <w:proofErr w:type="spellEnd"/>
        <w:r w:rsidRPr="00124595">
          <w:rPr>
            <w:rFonts w:ascii="Noto Sans CJK KR Regular" w:eastAsia="Noto Sans CJK KR Regular" w:hAnsi="Noto Sans CJK KR Regular" w:cs="Arial Unicode MS"/>
            <w:sz w:val="18"/>
            <w:szCs w:val="18"/>
          </w:rPr>
          <w:t xml:space="preserve"> </w:t>
        </w:r>
        <w:r w:rsidRPr="00124595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t>부여하는</w:t>
        </w:r>
        <w:r w:rsidRPr="00124595">
          <w:rPr>
            <w:rFonts w:ascii="Noto Sans CJK KR Regular" w:eastAsia="Noto Sans CJK KR Regular" w:hAnsi="Noto Sans CJK KR Regular" w:cs="Arial Unicode MS"/>
            <w:sz w:val="18"/>
            <w:szCs w:val="18"/>
          </w:rPr>
          <w:t xml:space="preserve"> </w:t>
        </w:r>
        <w:r w:rsidRPr="00124595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t>특정</w:t>
        </w:r>
        <w:r w:rsidRPr="00124595">
          <w:rPr>
            <w:rFonts w:ascii="Noto Sans CJK KR Regular" w:eastAsia="Noto Sans CJK KR Regular" w:hAnsi="Noto Sans CJK KR Regular" w:cs="Arial Unicode MS"/>
            <w:sz w:val="18"/>
            <w:szCs w:val="18"/>
          </w:rPr>
          <w:t xml:space="preserve"> </w:t>
        </w:r>
        <w:r w:rsidRPr="00124595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t>타이틀에</w:t>
        </w:r>
        <w:r w:rsidRPr="00124595">
          <w:rPr>
            <w:rFonts w:ascii="Noto Sans CJK KR Regular" w:eastAsia="Noto Sans CJK KR Regular" w:hAnsi="Noto Sans CJK KR Regular" w:cs="Arial Unicode MS"/>
            <w:sz w:val="18"/>
            <w:szCs w:val="18"/>
          </w:rPr>
          <w:t xml:space="preserve"> </w:t>
        </w:r>
        <w:r w:rsidRPr="00124595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t>대해</w:t>
        </w:r>
        <w:r w:rsidRPr="00124595">
          <w:rPr>
            <w:rFonts w:ascii="Noto Sans CJK KR Regular" w:eastAsia="Noto Sans CJK KR Regular" w:hAnsi="Noto Sans CJK KR Regular" w:cs="Arial Unicode MS"/>
            <w:sz w:val="18"/>
            <w:szCs w:val="18"/>
          </w:rPr>
          <w:t xml:space="preserve"> "DESKER MATE" </w:t>
        </w:r>
        <w:r w:rsidRPr="00124595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t>임의로</w:t>
        </w:r>
        <w:r w:rsidRPr="00124595">
          <w:rPr>
            <w:rFonts w:ascii="Noto Sans CJK KR Regular" w:eastAsia="Noto Sans CJK KR Regular" w:hAnsi="Noto Sans CJK KR Regular" w:cs="Arial Unicode MS"/>
            <w:sz w:val="18"/>
            <w:szCs w:val="18"/>
          </w:rPr>
          <w:t xml:space="preserve"> </w:t>
        </w:r>
        <w:r w:rsidRPr="00124595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t>사칭하여</w:t>
        </w:r>
        <w:r w:rsidRPr="00124595">
          <w:rPr>
            <w:rFonts w:ascii="Noto Sans CJK KR Regular" w:eastAsia="Noto Sans CJK KR Regular" w:hAnsi="Noto Sans CJK KR Regular" w:cs="Arial Unicode MS"/>
            <w:sz w:val="18"/>
            <w:szCs w:val="18"/>
          </w:rPr>
          <w:t xml:space="preserve"> </w:t>
        </w:r>
        <w:r w:rsidRPr="00124595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t>사용하지</w:t>
        </w:r>
        <w:r w:rsidRPr="00124595">
          <w:rPr>
            <w:rFonts w:ascii="Noto Sans CJK KR Regular" w:eastAsia="Noto Sans CJK KR Regular" w:hAnsi="Noto Sans CJK KR Regular" w:cs="Arial Unicode MS"/>
            <w:sz w:val="18"/>
            <w:szCs w:val="18"/>
          </w:rPr>
          <w:t xml:space="preserve"> </w:t>
        </w:r>
        <w:r w:rsidRPr="00124595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t>아니한다</w:t>
        </w:r>
        <w:r w:rsidRPr="00124595">
          <w:rPr>
            <w:rFonts w:ascii="Noto Sans CJK KR Regular" w:eastAsia="Noto Sans CJK KR Regular" w:hAnsi="Noto Sans CJK KR Regular" w:cs="Arial Unicode MS"/>
            <w:sz w:val="18"/>
            <w:szCs w:val="18"/>
          </w:rPr>
          <w:t xml:space="preserve">. </w:t>
        </w:r>
      </w:ins>
    </w:p>
    <w:p w14:paraId="1A908035" w14:textId="77777777" w:rsidR="00E436B7" w:rsidRDefault="00E436B7" w:rsidP="001D59C1">
      <w:pPr>
        <w:spacing w:before="240" w:after="240"/>
        <w:rPr>
          <w:ins w:id="305" w:author="윤현정 (Hyunjeong Yoon)" w:date="2026-02-26T10:49:00Z"/>
          <w:rFonts w:ascii="Noto Sans CJK KR Regular" w:eastAsia="Noto Sans CJK KR Regular" w:hAnsi="Noto Sans CJK KR Regular"/>
          <w:sz w:val="18"/>
          <w:szCs w:val="18"/>
        </w:rPr>
      </w:pPr>
    </w:p>
    <w:p w14:paraId="1901F735" w14:textId="77777777" w:rsidR="00E436B7" w:rsidRDefault="00E436B7" w:rsidP="001D59C1">
      <w:pPr>
        <w:spacing w:before="240" w:after="240"/>
        <w:rPr>
          <w:ins w:id="306" w:author="윤현정 (Hyunjeong Yoon)" w:date="2026-02-26T10:49:00Z"/>
          <w:rFonts w:ascii="Noto Sans CJK KR Regular" w:eastAsia="Noto Sans CJK KR Regular" w:hAnsi="Noto Sans CJK KR Regular"/>
          <w:sz w:val="18"/>
          <w:szCs w:val="18"/>
        </w:rPr>
      </w:pPr>
    </w:p>
    <w:p w14:paraId="62780628" w14:textId="77777777" w:rsidR="00E436B7" w:rsidRDefault="00E436B7" w:rsidP="001D59C1">
      <w:pPr>
        <w:spacing w:before="240" w:after="240"/>
        <w:rPr>
          <w:ins w:id="307" w:author="윤현정 (Hyunjeong Yoon)" w:date="2026-02-26T10:49:00Z"/>
          <w:rFonts w:ascii="Noto Sans CJK KR Regular" w:eastAsia="Noto Sans CJK KR Regular" w:hAnsi="Noto Sans CJK KR Regular"/>
          <w:sz w:val="18"/>
          <w:szCs w:val="18"/>
        </w:rPr>
      </w:pPr>
    </w:p>
    <w:p w14:paraId="6120C114" w14:textId="45D39E98" w:rsidR="00FA467C" w:rsidRPr="001D59C1" w:rsidRDefault="006843C3" w:rsidP="001D59C1">
      <w:pPr>
        <w:spacing w:before="240" w:after="240"/>
        <w:rPr>
          <w:rFonts w:ascii="Noto Sans CJK KR Regular" w:eastAsia="Noto Sans CJK KR Regular" w:hAnsi="Noto Sans CJK KR Regular"/>
          <w:sz w:val="18"/>
          <w:szCs w:val="18"/>
        </w:rPr>
      </w:pPr>
      <w:proofErr w:type="gramStart"/>
      <w:r w:rsidRPr="001D59C1">
        <w:rPr>
          <w:rFonts w:ascii="Noto Sans CJK KR Regular" w:eastAsia="Noto Sans CJK KR Regular" w:hAnsi="Noto Sans CJK KR Regular" w:hint="eastAsia"/>
          <w:sz w:val="18"/>
          <w:szCs w:val="18"/>
        </w:rPr>
        <w:t>제</w:t>
      </w:r>
      <w:r w:rsidRPr="001D59C1">
        <w:rPr>
          <w:rFonts w:ascii="Noto Sans CJK KR Regular" w:eastAsia="Noto Sans CJK KR Regular" w:hAnsi="Noto Sans CJK KR Regular"/>
          <w:sz w:val="18"/>
          <w:szCs w:val="18"/>
        </w:rPr>
        <w:t xml:space="preserve"> 8</w:t>
      </w:r>
      <w:proofErr w:type="gramEnd"/>
      <w:r w:rsidRPr="001D59C1">
        <w:rPr>
          <w:rFonts w:ascii="Noto Sans CJK KR Regular" w:eastAsia="Noto Sans CJK KR Regular" w:hAnsi="Noto Sans CJK KR Regular" w:hint="eastAsia"/>
          <w:sz w:val="18"/>
          <w:szCs w:val="18"/>
        </w:rPr>
        <w:t>조</w:t>
      </w:r>
      <w:r w:rsidRPr="001D59C1">
        <w:rPr>
          <w:rFonts w:ascii="Noto Sans CJK KR Regular" w:eastAsia="Noto Sans CJK KR Regular" w:hAnsi="Noto Sans CJK KR Regular"/>
          <w:sz w:val="18"/>
          <w:szCs w:val="18"/>
        </w:rPr>
        <w:t xml:space="preserve"> </w:t>
      </w:r>
      <w:r w:rsidR="00650C80" w:rsidRPr="001D59C1">
        <w:rPr>
          <w:rFonts w:ascii="Noto Sans CJK KR Regular" w:eastAsia="Noto Sans CJK KR Regular" w:hAnsi="Noto Sans CJK KR Regular"/>
          <w:sz w:val="18"/>
          <w:szCs w:val="18"/>
        </w:rPr>
        <w:t xml:space="preserve">(사용자 등록, 해지 및 </w:t>
      </w:r>
      <w:r w:rsidR="001570C8" w:rsidRPr="001D59C1">
        <w:rPr>
          <w:rFonts w:ascii="Noto Sans CJK KR Regular" w:eastAsia="Noto Sans CJK KR Regular" w:hAnsi="Noto Sans CJK KR Regular" w:hint="eastAsia"/>
          <w:sz w:val="18"/>
          <w:szCs w:val="18"/>
        </w:rPr>
        <w:t>귀책책임</w:t>
      </w:r>
      <w:r w:rsidR="001570C8" w:rsidRPr="001D59C1">
        <w:rPr>
          <w:rFonts w:ascii="Noto Sans CJK KR Regular" w:eastAsia="Noto Sans CJK KR Regular" w:hAnsi="Noto Sans CJK KR Regular"/>
          <w:sz w:val="18"/>
          <w:szCs w:val="18"/>
        </w:rPr>
        <w:t xml:space="preserve"> </w:t>
      </w:r>
      <w:r w:rsidR="001570C8" w:rsidRPr="001D59C1">
        <w:rPr>
          <w:rFonts w:ascii="Noto Sans CJK KR Regular" w:eastAsia="Noto Sans CJK KR Regular" w:hAnsi="Noto Sans CJK KR Regular" w:hint="eastAsia"/>
          <w:sz w:val="18"/>
          <w:szCs w:val="18"/>
        </w:rPr>
        <w:t>범위</w:t>
      </w:r>
      <w:r w:rsidR="001570C8" w:rsidRPr="001D59C1">
        <w:rPr>
          <w:rFonts w:ascii="Noto Sans CJK KR Regular" w:eastAsia="Noto Sans CJK KR Regular" w:hAnsi="Noto Sans CJK KR Regular"/>
          <w:sz w:val="18"/>
          <w:szCs w:val="18"/>
        </w:rPr>
        <w:t>)</w:t>
      </w:r>
    </w:p>
    <w:p w14:paraId="6D11C7A5" w14:textId="2C5424C3" w:rsidR="00831D12" w:rsidRPr="00124595" w:rsidRDefault="008144AE" w:rsidP="003529E4">
      <w:pPr>
        <w:pStyle w:val="ab"/>
        <w:numPr>
          <w:ilvl w:val="0"/>
          <w:numId w:val="29"/>
        </w:numPr>
        <w:ind w:leftChars="0" w:left="806" w:hanging="403"/>
        <w:rPr>
          <w:rFonts w:ascii="Noto Sans CJK KR Regular" w:eastAsia="Noto Sans CJK KR Regular" w:hAnsi="Noto Sans CJK KR Regular" w:cs="Times New Roman"/>
          <w:sz w:val="18"/>
          <w:szCs w:val="18"/>
        </w:rPr>
      </w:pPr>
      <w:r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>"</w:t>
      </w:r>
      <w:r w:rsidR="001570C8"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>DESKER MATE</w:t>
      </w:r>
      <w:r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>"</w:t>
      </w:r>
      <w:r w:rsidR="001570C8"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 xml:space="preserve"> </w:t>
      </w:r>
      <w:r w:rsidR="001570C8" w:rsidRPr="00124595">
        <w:rPr>
          <w:rFonts w:ascii="Noto Sans CJK KR Regular" w:eastAsia="Noto Sans CJK KR Regular" w:hAnsi="Noto Sans CJK KR Regular" w:cs="Times New Roman" w:hint="eastAsia"/>
          <w:sz w:val="18"/>
          <w:szCs w:val="18"/>
        </w:rPr>
        <w:t>계약을</w:t>
      </w:r>
      <w:r w:rsidR="001570C8"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 xml:space="preserve"> </w:t>
      </w:r>
      <w:r w:rsidR="001570C8" w:rsidRPr="00124595">
        <w:rPr>
          <w:rFonts w:ascii="Noto Sans CJK KR Regular" w:eastAsia="Noto Sans CJK KR Regular" w:hAnsi="Noto Sans CJK KR Regular" w:cs="Times New Roman" w:hint="eastAsia"/>
          <w:sz w:val="18"/>
          <w:szCs w:val="18"/>
        </w:rPr>
        <w:t>맺은</w:t>
      </w:r>
      <w:r w:rsidR="001570C8"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 xml:space="preserve"> </w:t>
      </w:r>
      <w:r w:rsidR="001570C8" w:rsidRPr="00124595">
        <w:rPr>
          <w:rFonts w:ascii="Noto Sans CJK KR Regular" w:eastAsia="Noto Sans CJK KR Regular" w:hAnsi="Noto Sans CJK KR Regular" w:cs="Times New Roman" w:hint="eastAsia"/>
          <w:sz w:val="18"/>
          <w:szCs w:val="18"/>
        </w:rPr>
        <w:t>대표자</w:t>
      </w:r>
      <w:r w:rsidR="00831D12" w:rsidRPr="00124595">
        <w:rPr>
          <w:rFonts w:ascii="Noto Sans CJK KR Regular" w:eastAsia="Noto Sans CJK KR Regular" w:hAnsi="Noto Sans CJK KR Regular" w:cs="Times New Roman" w:hint="eastAsia"/>
          <w:sz w:val="18"/>
          <w:szCs w:val="18"/>
        </w:rPr>
        <w:t>는</w:t>
      </w:r>
      <w:r w:rsidR="001570C8"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 xml:space="preserve"> </w:t>
      </w:r>
      <w:proofErr w:type="spellStart"/>
      <w:r w:rsidR="00831D12" w:rsidRPr="00124595">
        <w:rPr>
          <w:rFonts w:ascii="Noto Sans CJK KR Regular" w:eastAsia="Noto Sans CJK KR Regular" w:hAnsi="Noto Sans CJK KR Regular" w:cs="Times New Roman" w:hint="eastAsia"/>
          <w:sz w:val="18"/>
          <w:szCs w:val="18"/>
        </w:rPr>
        <w:t>데스커</w:t>
      </w:r>
      <w:proofErr w:type="spellEnd"/>
      <w:ins w:id="308" w:author="정영재 (Youngjae Jeong)" w:date="2026-02-09T12:02:00Z">
        <w:r w:rsidR="00D964BF">
          <w:rPr>
            <w:rFonts w:ascii="Noto Sans CJK KR Regular" w:eastAsia="Noto Sans CJK KR Regular" w:hAnsi="Noto Sans CJK KR Regular" w:cs="Times New Roman" w:hint="eastAsia"/>
            <w:sz w:val="18"/>
            <w:szCs w:val="18"/>
          </w:rPr>
          <w:t xml:space="preserve"> </w:t>
        </w:r>
      </w:ins>
      <w:proofErr w:type="spellStart"/>
      <w:r w:rsidR="00831D12" w:rsidRPr="00124595">
        <w:rPr>
          <w:rFonts w:ascii="Noto Sans CJK KR Regular" w:eastAsia="Noto Sans CJK KR Regular" w:hAnsi="Noto Sans CJK KR Regular" w:cs="Times New Roman" w:hint="eastAsia"/>
          <w:sz w:val="18"/>
          <w:szCs w:val="18"/>
        </w:rPr>
        <w:t>커넥트플러스</w:t>
      </w:r>
      <w:proofErr w:type="spellEnd"/>
      <w:r w:rsidR="00831D12"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 xml:space="preserve"> </w:t>
      </w:r>
      <w:r w:rsidR="001570C8" w:rsidRPr="00124595">
        <w:rPr>
          <w:rFonts w:ascii="Noto Sans CJK KR Regular" w:eastAsia="Noto Sans CJK KR Regular" w:hAnsi="Noto Sans CJK KR Regular" w:cs="Times New Roman" w:hint="eastAsia"/>
          <w:sz w:val="18"/>
          <w:szCs w:val="18"/>
        </w:rPr>
        <w:t>전산시스템에</w:t>
      </w:r>
      <w:r w:rsidR="001570C8"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 xml:space="preserve"> </w:t>
      </w:r>
      <w:r w:rsidR="00831D12" w:rsidRPr="00124595">
        <w:rPr>
          <w:rFonts w:ascii="Noto Sans CJK KR Regular" w:eastAsia="Noto Sans CJK KR Regular" w:hAnsi="Noto Sans CJK KR Regular" w:cs="Times New Roman" w:hint="eastAsia"/>
          <w:sz w:val="18"/>
          <w:szCs w:val="18"/>
        </w:rPr>
        <w:t>대표자</w:t>
      </w:r>
      <w:r w:rsidR="00831D12"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 xml:space="preserve"> 외 </w:t>
      </w:r>
      <w:r w:rsidR="001570C8" w:rsidRPr="00124595">
        <w:rPr>
          <w:rFonts w:ascii="Noto Sans CJK KR Regular" w:eastAsia="Noto Sans CJK KR Regular" w:hAnsi="Noto Sans CJK KR Regular" w:cs="Times New Roman" w:hint="eastAsia"/>
          <w:sz w:val="18"/>
          <w:szCs w:val="18"/>
        </w:rPr>
        <w:t>별도</w:t>
      </w:r>
      <w:r w:rsidR="001570C8"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 xml:space="preserve"> </w:t>
      </w:r>
      <w:r w:rsidR="001570C8" w:rsidRPr="00124595">
        <w:rPr>
          <w:rFonts w:ascii="Noto Sans CJK KR Regular" w:eastAsia="Noto Sans CJK KR Regular" w:hAnsi="Noto Sans CJK KR Regular" w:cs="Times New Roman" w:hint="eastAsia"/>
          <w:sz w:val="18"/>
          <w:szCs w:val="18"/>
        </w:rPr>
        <w:t>사용자를</w:t>
      </w:r>
      <w:r w:rsidR="001570C8"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 xml:space="preserve"> </w:t>
      </w:r>
      <w:r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>"</w:t>
      </w:r>
      <w:r w:rsidR="00831D12"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>DESK</w:t>
      </w:r>
      <w:r w:rsidR="003D4FE8"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>ER</w:t>
      </w:r>
      <w:r w:rsidR="00831D12"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 xml:space="preserve"> MATE</w:t>
      </w:r>
      <w:r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>"</w:t>
      </w:r>
      <w:r w:rsidR="00831D12"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 xml:space="preserve"> 사용자로 </w:t>
      </w:r>
      <w:r w:rsidR="001570C8" w:rsidRPr="00124595">
        <w:rPr>
          <w:rFonts w:ascii="Noto Sans CJK KR Regular" w:eastAsia="Noto Sans CJK KR Regular" w:hAnsi="Noto Sans CJK KR Regular" w:cs="Times New Roman" w:hint="eastAsia"/>
          <w:sz w:val="18"/>
          <w:szCs w:val="18"/>
        </w:rPr>
        <w:t>등록</w:t>
      </w:r>
      <w:r w:rsidR="00831D12" w:rsidRPr="00124595">
        <w:rPr>
          <w:rFonts w:ascii="Noto Sans CJK KR Regular" w:eastAsia="Noto Sans CJK KR Regular" w:hAnsi="Noto Sans CJK KR Regular" w:cs="Times New Roman" w:hint="eastAsia"/>
          <w:sz w:val="18"/>
          <w:szCs w:val="18"/>
        </w:rPr>
        <w:t>할</w:t>
      </w:r>
      <w:r w:rsidR="00831D12"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 xml:space="preserve"> </w:t>
      </w:r>
      <w:r w:rsidR="00831D12" w:rsidRPr="00124595">
        <w:rPr>
          <w:rFonts w:ascii="Noto Sans CJK KR Regular" w:eastAsia="Noto Sans CJK KR Regular" w:hAnsi="Noto Sans CJK KR Regular" w:cs="Times New Roman" w:hint="eastAsia"/>
          <w:sz w:val="18"/>
          <w:szCs w:val="18"/>
        </w:rPr>
        <w:t>수</w:t>
      </w:r>
      <w:r w:rsidR="00831D12"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 xml:space="preserve"> </w:t>
      </w:r>
      <w:r w:rsidR="00831D12" w:rsidRPr="00124595">
        <w:rPr>
          <w:rFonts w:ascii="Noto Sans CJK KR Regular" w:eastAsia="Noto Sans CJK KR Regular" w:hAnsi="Noto Sans CJK KR Regular" w:cs="Times New Roman" w:hint="eastAsia"/>
          <w:sz w:val="18"/>
          <w:szCs w:val="18"/>
        </w:rPr>
        <w:t>있습니다</w:t>
      </w:r>
      <w:r w:rsidR="00831D12"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>.</w:t>
      </w:r>
    </w:p>
    <w:p w14:paraId="34AAA9B9" w14:textId="19677128" w:rsidR="00F50BFA" w:rsidRPr="00124595" w:rsidRDefault="008144AE" w:rsidP="003529E4">
      <w:pPr>
        <w:pStyle w:val="ab"/>
        <w:numPr>
          <w:ilvl w:val="0"/>
          <w:numId w:val="29"/>
        </w:numPr>
        <w:ind w:leftChars="0" w:left="806" w:hanging="403"/>
        <w:rPr>
          <w:rFonts w:ascii="Noto Sans CJK KR Regular" w:eastAsia="Noto Sans CJK KR Regular" w:hAnsi="Noto Sans CJK KR Regular" w:cs="Times New Roman"/>
          <w:sz w:val="18"/>
          <w:szCs w:val="18"/>
        </w:rPr>
      </w:pPr>
      <w:r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>"</w:t>
      </w:r>
      <w:r w:rsidR="00831D12"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>DESKR MATE</w:t>
      </w:r>
      <w:r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>"</w:t>
      </w:r>
      <w:r w:rsidR="00831D12"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 xml:space="preserve"> 대표자가 </w:t>
      </w:r>
      <w:proofErr w:type="spellStart"/>
      <w:r w:rsidR="00831D12" w:rsidRPr="00124595">
        <w:rPr>
          <w:rFonts w:ascii="Noto Sans CJK KR Regular" w:eastAsia="Noto Sans CJK KR Regular" w:hAnsi="Noto Sans CJK KR Regular" w:cs="Times New Roman" w:hint="eastAsia"/>
          <w:sz w:val="18"/>
          <w:szCs w:val="18"/>
        </w:rPr>
        <w:t>본조</w:t>
      </w:r>
      <w:proofErr w:type="spellEnd"/>
      <w:r w:rsidR="00831D12"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 xml:space="preserve"> 1항의 사용자를 등록</w:t>
      </w:r>
      <w:r w:rsidR="001570C8" w:rsidRPr="00124595">
        <w:rPr>
          <w:rFonts w:ascii="Noto Sans CJK KR Regular" w:eastAsia="Noto Sans CJK KR Regular" w:hAnsi="Noto Sans CJK KR Regular" w:cs="Times New Roman" w:hint="eastAsia"/>
          <w:sz w:val="18"/>
          <w:szCs w:val="18"/>
        </w:rPr>
        <w:t>하기</w:t>
      </w:r>
      <w:r w:rsidR="001570C8"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 xml:space="preserve"> </w:t>
      </w:r>
      <w:r w:rsidR="001570C8" w:rsidRPr="00124595">
        <w:rPr>
          <w:rFonts w:ascii="Noto Sans CJK KR Regular" w:eastAsia="Noto Sans CJK KR Regular" w:hAnsi="Noto Sans CJK KR Regular" w:cs="Times New Roman" w:hint="eastAsia"/>
          <w:sz w:val="18"/>
          <w:szCs w:val="18"/>
        </w:rPr>
        <w:t>위해서는</w:t>
      </w:r>
      <w:r w:rsidR="001570C8"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 xml:space="preserve"> </w:t>
      </w:r>
      <w:r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>"</w:t>
      </w:r>
      <w:r w:rsidR="00C4358E"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>(주)</w:t>
      </w:r>
      <w:proofErr w:type="spellStart"/>
      <w:r w:rsidR="001570C8" w:rsidRPr="00124595">
        <w:rPr>
          <w:rFonts w:ascii="Noto Sans CJK KR Regular" w:eastAsia="Noto Sans CJK KR Regular" w:hAnsi="Noto Sans CJK KR Regular" w:cs="Times New Roman" w:hint="eastAsia"/>
          <w:sz w:val="18"/>
          <w:szCs w:val="18"/>
        </w:rPr>
        <w:t>일룸</w:t>
      </w:r>
      <w:r w:rsidR="001570C8"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>-DESKER</w:t>
      </w:r>
      <w:r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>"</w:t>
      </w:r>
      <w:r w:rsidR="001570C8" w:rsidRPr="00124595">
        <w:rPr>
          <w:rFonts w:ascii="Noto Sans CJK KR Regular" w:eastAsia="Noto Sans CJK KR Regular" w:hAnsi="Noto Sans CJK KR Regular" w:cs="Times New Roman" w:hint="eastAsia"/>
          <w:sz w:val="18"/>
          <w:szCs w:val="18"/>
        </w:rPr>
        <w:t>와</w:t>
      </w:r>
      <w:proofErr w:type="spellEnd"/>
      <w:r w:rsidR="001570C8"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 xml:space="preserve"> </w:t>
      </w:r>
      <w:r w:rsidR="001570C8" w:rsidRPr="00124595">
        <w:rPr>
          <w:rFonts w:ascii="Noto Sans CJK KR Regular" w:eastAsia="Noto Sans CJK KR Regular" w:hAnsi="Noto Sans CJK KR Regular" w:cs="Times New Roman" w:hint="eastAsia"/>
          <w:sz w:val="18"/>
          <w:szCs w:val="18"/>
        </w:rPr>
        <w:t>사전</w:t>
      </w:r>
      <w:r w:rsidR="001570C8"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 xml:space="preserve"> </w:t>
      </w:r>
      <w:r w:rsidR="001570C8" w:rsidRPr="00124595">
        <w:rPr>
          <w:rFonts w:ascii="Noto Sans CJK KR Regular" w:eastAsia="Noto Sans CJK KR Regular" w:hAnsi="Noto Sans CJK KR Regular" w:cs="Times New Roman" w:hint="eastAsia"/>
          <w:sz w:val="18"/>
          <w:szCs w:val="18"/>
        </w:rPr>
        <w:t>합의하여야</w:t>
      </w:r>
      <w:r w:rsidR="001570C8"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 xml:space="preserve"> </w:t>
      </w:r>
      <w:r w:rsidR="001570C8" w:rsidRPr="00124595">
        <w:rPr>
          <w:rFonts w:ascii="Noto Sans CJK KR Regular" w:eastAsia="Noto Sans CJK KR Regular" w:hAnsi="Noto Sans CJK KR Regular" w:cs="Times New Roman" w:hint="eastAsia"/>
          <w:sz w:val="18"/>
          <w:szCs w:val="18"/>
        </w:rPr>
        <w:t>하며</w:t>
      </w:r>
      <w:r w:rsidR="001570C8"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 xml:space="preserve">, </w:t>
      </w:r>
      <w:r w:rsidR="00831D12" w:rsidRPr="00124595">
        <w:rPr>
          <w:rFonts w:ascii="Noto Sans CJK KR Regular" w:eastAsia="Noto Sans CJK KR Regular" w:hAnsi="Noto Sans CJK KR Regular" w:cs="Times New Roman" w:hint="eastAsia"/>
          <w:sz w:val="18"/>
          <w:szCs w:val="18"/>
        </w:rPr>
        <w:t>사용</w:t>
      </w:r>
      <w:r w:rsidR="001570C8" w:rsidRPr="00124595">
        <w:rPr>
          <w:rFonts w:ascii="Noto Sans CJK KR Regular" w:eastAsia="Noto Sans CJK KR Regular" w:hAnsi="Noto Sans CJK KR Regular" w:cs="Times New Roman" w:hint="eastAsia"/>
          <w:sz w:val="18"/>
          <w:szCs w:val="18"/>
        </w:rPr>
        <w:t>자의</w:t>
      </w:r>
      <w:r w:rsidR="001570C8"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 xml:space="preserve"> </w:t>
      </w:r>
      <w:r w:rsidR="001570C8" w:rsidRPr="00124595">
        <w:rPr>
          <w:rFonts w:ascii="Noto Sans CJK KR Regular" w:eastAsia="Noto Sans CJK KR Regular" w:hAnsi="Noto Sans CJK KR Regular" w:cs="Times New Roman" w:hint="eastAsia"/>
          <w:sz w:val="18"/>
          <w:szCs w:val="18"/>
        </w:rPr>
        <w:t>정보를</w:t>
      </w:r>
      <w:r w:rsidR="001570C8"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 xml:space="preserve"> </w:t>
      </w:r>
      <w:r w:rsidR="001570C8" w:rsidRPr="00124595">
        <w:rPr>
          <w:rFonts w:ascii="Noto Sans CJK KR Regular" w:eastAsia="Noto Sans CJK KR Regular" w:hAnsi="Noto Sans CJK KR Regular" w:cs="Times New Roman" w:hint="eastAsia"/>
          <w:sz w:val="18"/>
          <w:szCs w:val="18"/>
        </w:rPr>
        <w:t>전산시스템에</w:t>
      </w:r>
      <w:r w:rsidR="001570C8"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 xml:space="preserve"> </w:t>
      </w:r>
      <w:r w:rsidR="001570C8" w:rsidRPr="00124595">
        <w:rPr>
          <w:rFonts w:ascii="Noto Sans CJK KR Regular" w:eastAsia="Noto Sans CJK KR Regular" w:hAnsi="Noto Sans CJK KR Regular" w:cs="Times New Roman" w:hint="eastAsia"/>
          <w:sz w:val="18"/>
          <w:szCs w:val="18"/>
        </w:rPr>
        <w:t>등록하여야</w:t>
      </w:r>
      <w:r w:rsidR="001570C8"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 xml:space="preserve"> </w:t>
      </w:r>
      <w:r w:rsidR="001570C8" w:rsidRPr="00124595">
        <w:rPr>
          <w:rFonts w:ascii="Noto Sans CJK KR Regular" w:eastAsia="Noto Sans CJK KR Regular" w:hAnsi="Noto Sans CJK KR Regular" w:cs="Times New Roman" w:hint="eastAsia"/>
          <w:sz w:val="18"/>
          <w:szCs w:val="18"/>
        </w:rPr>
        <w:t>합니다</w:t>
      </w:r>
      <w:r w:rsidR="001570C8"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 xml:space="preserve">. </w:t>
      </w:r>
      <w:r w:rsidR="001570C8" w:rsidRPr="00124595">
        <w:rPr>
          <w:rFonts w:ascii="Noto Sans CJK KR Regular" w:eastAsia="Noto Sans CJK KR Regular" w:hAnsi="Noto Sans CJK KR Regular" w:cs="Times New Roman" w:hint="eastAsia"/>
          <w:sz w:val="18"/>
          <w:szCs w:val="18"/>
        </w:rPr>
        <w:t>해당</w:t>
      </w:r>
      <w:r w:rsidR="001570C8"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 xml:space="preserve"> </w:t>
      </w:r>
      <w:r w:rsidR="001570C8" w:rsidRPr="00124595">
        <w:rPr>
          <w:rFonts w:ascii="Noto Sans CJK KR Regular" w:eastAsia="Noto Sans CJK KR Regular" w:hAnsi="Noto Sans CJK KR Regular" w:cs="Times New Roman" w:hint="eastAsia"/>
          <w:sz w:val="18"/>
          <w:szCs w:val="18"/>
        </w:rPr>
        <w:t>정보가</w:t>
      </w:r>
      <w:r w:rsidR="001570C8"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 xml:space="preserve"> </w:t>
      </w:r>
      <w:r w:rsidR="001570C8" w:rsidRPr="00124595">
        <w:rPr>
          <w:rFonts w:ascii="Noto Sans CJK KR Regular" w:eastAsia="Noto Sans CJK KR Regular" w:hAnsi="Noto Sans CJK KR Regular" w:cs="Times New Roman" w:hint="eastAsia"/>
          <w:sz w:val="18"/>
          <w:szCs w:val="18"/>
        </w:rPr>
        <w:t>사전</w:t>
      </w:r>
      <w:r w:rsidR="001570C8"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 xml:space="preserve"> </w:t>
      </w:r>
      <w:r w:rsidR="001570C8" w:rsidRPr="00124595">
        <w:rPr>
          <w:rFonts w:ascii="Noto Sans CJK KR Regular" w:eastAsia="Noto Sans CJK KR Regular" w:hAnsi="Noto Sans CJK KR Regular" w:cs="Times New Roman" w:hint="eastAsia"/>
          <w:sz w:val="18"/>
          <w:szCs w:val="18"/>
        </w:rPr>
        <w:t>합의한</w:t>
      </w:r>
      <w:r w:rsidR="001570C8"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 xml:space="preserve"> </w:t>
      </w:r>
      <w:r w:rsidR="001570C8" w:rsidRPr="00124595">
        <w:rPr>
          <w:rFonts w:ascii="Noto Sans CJK KR Regular" w:eastAsia="Noto Sans CJK KR Regular" w:hAnsi="Noto Sans CJK KR Regular" w:cs="Times New Roman" w:hint="eastAsia"/>
          <w:sz w:val="18"/>
          <w:szCs w:val="18"/>
        </w:rPr>
        <w:t>정보와</w:t>
      </w:r>
      <w:r w:rsidR="001570C8"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 xml:space="preserve"> </w:t>
      </w:r>
      <w:r w:rsidR="001570C8" w:rsidRPr="00124595">
        <w:rPr>
          <w:rFonts w:ascii="Noto Sans CJK KR Regular" w:eastAsia="Noto Sans CJK KR Regular" w:hAnsi="Noto Sans CJK KR Regular" w:cs="Times New Roman" w:hint="eastAsia"/>
          <w:sz w:val="18"/>
          <w:szCs w:val="18"/>
        </w:rPr>
        <w:t>다를</w:t>
      </w:r>
      <w:r w:rsidR="001570C8"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 xml:space="preserve"> </w:t>
      </w:r>
      <w:r w:rsidR="001570C8" w:rsidRPr="00124595">
        <w:rPr>
          <w:rFonts w:ascii="Noto Sans CJK KR Regular" w:eastAsia="Noto Sans CJK KR Regular" w:hAnsi="Noto Sans CJK KR Regular" w:cs="Times New Roman" w:hint="eastAsia"/>
          <w:sz w:val="18"/>
          <w:szCs w:val="18"/>
        </w:rPr>
        <w:t>경우</w:t>
      </w:r>
      <w:r w:rsidR="001570C8"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 xml:space="preserve"> </w:t>
      </w:r>
      <w:r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>"</w:t>
      </w:r>
      <w:r w:rsidR="00C4358E"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>(주)</w:t>
      </w:r>
      <w:proofErr w:type="spellStart"/>
      <w:r w:rsidR="001570C8" w:rsidRPr="00124595">
        <w:rPr>
          <w:rFonts w:ascii="Noto Sans CJK KR Regular" w:eastAsia="Noto Sans CJK KR Regular" w:hAnsi="Noto Sans CJK KR Regular" w:cs="Times New Roman" w:hint="eastAsia"/>
          <w:sz w:val="18"/>
          <w:szCs w:val="18"/>
        </w:rPr>
        <w:t>일룸</w:t>
      </w:r>
      <w:r w:rsidR="001570C8"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>-DESKER</w:t>
      </w:r>
      <w:r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>"</w:t>
      </w:r>
      <w:r w:rsidR="001570C8" w:rsidRPr="00124595">
        <w:rPr>
          <w:rFonts w:ascii="Noto Sans CJK KR Regular" w:eastAsia="Noto Sans CJK KR Regular" w:hAnsi="Noto Sans CJK KR Regular" w:cs="Times New Roman" w:hint="eastAsia"/>
          <w:sz w:val="18"/>
          <w:szCs w:val="18"/>
        </w:rPr>
        <w:t>는</w:t>
      </w:r>
      <w:proofErr w:type="spellEnd"/>
      <w:r w:rsidR="001570C8"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 xml:space="preserve"> </w:t>
      </w:r>
      <w:r w:rsidR="001570C8" w:rsidRPr="00124595">
        <w:rPr>
          <w:rFonts w:ascii="Noto Sans CJK KR Regular" w:eastAsia="Noto Sans CJK KR Regular" w:hAnsi="Noto Sans CJK KR Regular" w:cs="Times New Roman" w:hint="eastAsia"/>
          <w:sz w:val="18"/>
          <w:szCs w:val="18"/>
        </w:rPr>
        <w:t>해당</w:t>
      </w:r>
      <w:r w:rsidR="001570C8"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 xml:space="preserve"> </w:t>
      </w:r>
      <w:r w:rsidR="001570C8" w:rsidRPr="00124595">
        <w:rPr>
          <w:rFonts w:ascii="Noto Sans CJK KR Regular" w:eastAsia="Noto Sans CJK KR Regular" w:hAnsi="Noto Sans CJK KR Regular" w:cs="Times New Roman" w:hint="eastAsia"/>
          <w:sz w:val="18"/>
          <w:szCs w:val="18"/>
        </w:rPr>
        <w:t>사용자</w:t>
      </w:r>
      <w:r w:rsidR="001570C8"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 xml:space="preserve"> </w:t>
      </w:r>
      <w:r w:rsidR="001570C8" w:rsidRPr="00124595">
        <w:rPr>
          <w:rFonts w:ascii="Noto Sans CJK KR Regular" w:eastAsia="Noto Sans CJK KR Regular" w:hAnsi="Noto Sans CJK KR Regular" w:cs="Times New Roman" w:hint="eastAsia"/>
          <w:sz w:val="18"/>
          <w:szCs w:val="18"/>
        </w:rPr>
        <w:t>계정을</w:t>
      </w:r>
      <w:r w:rsidR="001570C8"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 xml:space="preserve"> </w:t>
      </w:r>
      <w:r w:rsidR="001570C8" w:rsidRPr="00124595">
        <w:rPr>
          <w:rFonts w:ascii="Noto Sans CJK KR Regular" w:eastAsia="Noto Sans CJK KR Regular" w:hAnsi="Noto Sans CJK KR Regular" w:cs="Times New Roman" w:hint="eastAsia"/>
          <w:sz w:val="18"/>
          <w:szCs w:val="18"/>
        </w:rPr>
        <w:t>삭제할</w:t>
      </w:r>
      <w:r w:rsidR="001570C8"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 xml:space="preserve"> </w:t>
      </w:r>
      <w:r w:rsidR="001570C8" w:rsidRPr="00124595">
        <w:rPr>
          <w:rFonts w:ascii="Noto Sans CJK KR Regular" w:eastAsia="Noto Sans CJK KR Regular" w:hAnsi="Noto Sans CJK KR Regular" w:cs="Times New Roman" w:hint="eastAsia"/>
          <w:sz w:val="18"/>
          <w:szCs w:val="18"/>
        </w:rPr>
        <w:t>수</w:t>
      </w:r>
      <w:r w:rsidR="001570C8"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 xml:space="preserve"> </w:t>
      </w:r>
      <w:r w:rsidR="001570C8" w:rsidRPr="00124595">
        <w:rPr>
          <w:rFonts w:ascii="Noto Sans CJK KR Regular" w:eastAsia="Noto Sans CJK KR Regular" w:hAnsi="Noto Sans CJK KR Regular" w:cs="Times New Roman" w:hint="eastAsia"/>
          <w:sz w:val="18"/>
          <w:szCs w:val="18"/>
        </w:rPr>
        <w:t>있고</w:t>
      </w:r>
      <w:r w:rsidR="001570C8"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 xml:space="preserve">, </w:t>
      </w:r>
      <w:r w:rsidR="001570C8" w:rsidRPr="00124595">
        <w:rPr>
          <w:rFonts w:ascii="Noto Sans CJK KR Regular" w:eastAsia="Noto Sans CJK KR Regular" w:hAnsi="Noto Sans CJK KR Regular" w:cs="Times New Roman" w:hint="eastAsia"/>
          <w:sz w:val="18"/>
          <w:szCs w:val="18"/>
        </w:rPr>
        <w:t>일정기간</w:t>
      </w:r>
      <w:r w:rsidR="001570C8"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 xml:space="preserve"> </w:t>
      </w:r>
      <w:r w:rsidR="001570C8" w:rsidRPr="00124595">
        <w:rPr>
          <w:rFonts w:ascii="Noto Sans CJK KR Regular" w:eastAsia="Noto Sans CJK KR Regular" w:hAnsi="Noto Sans CJK KR Regular" w:cs="Times New Roman" w:hint="eastAsia"/>
          <w:sz w:val="18"/>
          <w:szCs w:val="18"/>
        </w:rPr>
        <w:t>동안</w:t>
      </w:r>
      <w:r w:rsidR="001570C8"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 xml:space="preserve"> </w:t>
      </w:r>
      <w:r w:rsidR="001570C8" w:rsidRPr="00124595">
        <w:rPr>
          <w:rFonts w:ascii="Noto Sans CJK KR Regular" w:eastAsia="Noto Sans CJK KR Regular" w:hAnsi="Noto Sans CJK KR Regular" w:cs="Times New Roman" w:hint="eastAsia"/>
          <w:sz w:val="18"/>
          <w:szCs w:val="18"/>
        </w:rPr>
        <w:t>해당</w:t>
      </w:r>
      <w:r w:rsidR="001570C8"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 xml:space="preserve"> </w:t>
      </w:r>
      <w:r w:rsidR="001570C8" w:rsidRPr="00124595">
        <w:rPr>
          <w:rFonts w:ascii="Noto Sans CJK KR Regular" w:eastAsia="Noto Sans CJK KR Regular" w:hAnsi="Noto Sans CJK KR Regular" w:cs="Times New Roman" w:hint="eastAsia"/>
          <w:sz w:val="18"/>
          <w:szCs w:val="18"/>
        </w:rPr>
        <w:t>사용자가</w:t>
      </w:r>
      <w:r w:rsidR="001570C8"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 xml:space="preserve"> </w:t>
      </w:r>
      <w:r w:rsidR="001570C8" w:rsidRPr="00124595">
        <w:rPr>
          <w:rFonts w:ascii="Noto Sans CJK KR Regular" w:eastAsia="Noto Sans CJK KR Regular" w:hAnsi="Noto Sans CJK KR Regular" w:cs="Times New Roman" w:hint="eastAsia"/>
          <w:sz w:val="18"/>
          <w:szCs w:val="18"/>
        </w:rPr>
        <w:t>접속하지</w:t>
      </w:r>
      <w:r w:rsidR="001570C8"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 xml:space="preserve"> </w:t>
      </w:r>
      <w:r w:rsidR="001570C8" w:rsidRPr="00124595">
        <w:rPr>
          <w:rFonts w:ascii="Noto Sans CJK KR Regular" w:eastAsia="Noto Sans CJK KR Regular" w:hAnsi="Noto Sans CJK KR Regular" w:cs="Times New Roman" w:hint="eastAsia"/>
          <w:sz w:val="18"/>
          <w:szCs w:val="18"/>
        </w:rPr>
        <w:t>않을</w:t>
      </w:r>
      <w:r w:rsidR="001570C8"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 xml:space="preserve"> </w:t>
      </w:r>
      <w:r w:rsidR="001570C8" w:rsidRPr="00124595">
        <w:rPr>
          <w:rFonts w:ascii="Noto Sans CJK KR Regular" w:eastAsia="Noto Sans CJK KR Regular" w:hAnsi="Noto Sans CJK KR Regular" w:cs="Times New Roman" w:hint="eastAsia"/>
          <w:sz w:val="18"/>
          <w:szCs w:val="18"/>
        </w:rPr>
        <w:t>시</w:t>
      </w:r>
      <w:r w:rsidR="001570C8"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 xml:space="preserve"> </w:t>
      </w:r>
      <w:r w:rsidR="001570C8" w:rsidRPr="00124595">
        <w:rPr>
          <w:rFonts w:ascii="Noto Sans CJK KR Regular" w:eastAsia="Noto Sans CJK KR Regular" w:hAnsi="Noto Sans CJK KR Regular" w:cs="Times New Roman" w:hint="eastAsia"/>
          <w:sz w:val="18"/>
          <w:szCs w:val="18"/>
        </w:rPr>
        <w:t>아이디는</w:t>
      </w:r>
      <w:r w:rsidR="001570C8"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 xml:space="preserve"> </w:t>
      </w:r>
      <w:r w:rsidR="001570C8" w:rsidRPr="00124595">
        <w:rPr>
          <w:rFonts w:ascii="Noto Sans CJK KR Regular" w:eastAsia="Noto Sans CJK KR Regular" w:hAnsi="Noto Sans CJK KR Regular" w:cs="Times New Roman" w:hint="eastAsia"/>
          <w:sz w:val="18"/>
          <w:szCs w:val="18"/>
        </w:rPr>
        <w:t>영업정보</w:t>
      </w:r>
      <w:r w:rsidR="001570C8"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 xml:space="preserve"> </w:t>
      </w:r>
      <w:r w:rsidR="001570C8" w:rsidRPr="00124595">
        <w:rPr>
          <w:rFonts w:ascii="Noto Sans CJK KR Regular" w:eastAsia="Noto Sans CJK KR Regular" w:hAnsi="Noto Sans CJK KR Regular" w:cs="Times New Roman" w:hint="eastAsia"/>
          <w:sz w:val="18"/>
          <w:szCs w:val="18"/>
        </w:rPr>
        <w:t>보호를</w:t>
      </w:r>
      <w:r w:rsidR="001570C8"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 xml:space="preserve"> </w:t>
      </w:r>
      <w:r w:rsidR="001570C8" w:rsidRPr="00124595">
        <w:rPr>
          <w:rFonts w:ascii="Noto Sans CJK KR Regular" w:eastAsia="Noto Sans CJK KR Regular" w:hAnsi="Noto Sans CJK KR Regular" w:cs="Times New Roman" w:hint="eastAsia"/>
          <w:sz w:val="18"/>
          <w:szCs w:val="18"/>
        </w:rPr>
        <w:t>위하여</w:t>
      </w:r>
      <w:r w:rsidR="001570C8"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 xml:space="preserve"> </w:t>
      </w:r>
      <w:r w:rsidR="001570C8" w:rsidRPr="00124595">
        <w:rPr>
          <w:rFonts w:ascii="Noto Sans CJK KR Regular" w:eastAsia="Noto Sans CJK KR Regular" w:hAnsi="Noto Sans CJK KR Regular" w:cs="Times New Roman" w:hint="eastAsia"/>
          <w:sz w:val="18"/>
          <w:szCs w:val="18"/>
        </w:rPr>
        <w:t>정지될</w:t>
      </w:r>
      <w:r w:rsidR="001570C8"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 xml:space="preserve"> </w:t>
      </w:r>
      <w:r w:rsidR="001570C8" w:rsidRPr="00124595">
        <w:rPr>
          <w:rFonts w:ascii="Noto Sans CJK KR Regular" w:eastAsia="Noto Sans CJK KR Regular" w:hAnsi="Noto Sans CJK KR Regular" w:cs="Times New Roman" w:hint="eastAsia"/>
          <w:sz w:val="18"/>
          <w:szCs w:val="18"/>
        </w:rPr>
        <w:t>수</w:t>
      </w:r>
      <w:r w:rsidR="001570C8"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 xml:space="preserve"> </w:t>
      </w:r>
      <w:r w:rsidR="001570C8" w:rsidRPr="00124595">
        <w:rPr>
          <w:rFonts w:ascii="Noto Sans CJK KR Regular" w:eastAsia="Noto Sans CJK KR Regular" w:hAnsi="Noto Sans CJK KR Regular" w:cs="Times New Roman" w:hint="eastAsia"/>
          <w:sz w:val="18"/>
          <w:szCs w:val="18"/>
        </w:rPr>
        <w:t>있습니다</w:t>
      </w:r>
      <w:r w:rsidR="001570C8"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 xml:space="preserve">.  </w:t>
      </w:r>
    </w:p>
    <w:p w14:paraId="64D86BAE" w14:textId="6E22A1F4" w:rsidR="004326BF" w:rsidRPr="00124595" w:rsidRDefault="001100CD" w:rsidP="008144AE">
      <w:pPr>
        <w:pStyle w:val="ab"/>
        <w:numPr>
          <w:ilvl w:val="0"/>
          <w:numId w:val="29"/>
        </w:numPr>
        <w:ind w:leftChars="0" w:left="806" w:hanging="403"/>
        <w:rPr>
          <w:rFonts w:ascii="Noto Sans CJK KR Regular" w:eastAsia="Noto Sans CJK KR Regular" w:hAnsi="Noto Sans CJK KR Regular" w:cs="Times New Roman"/>
          <w:sz w:val="18"/>
          <w:szCs w:val="18"/>
        </w:rPr>
      </w:pPr>
      <w:r w:rsidRPr="00124595">
        <w:rPr>
          <w:rFonts w:ascii="Noto Sans CJK KR Regular" w:eastAsia="Noto Sans CJK KR Regular" w:hAnsi="Noto Sans CJK KR Regular" w:cs="Times New Roman" w:hint="eastAsia"/>
          <w:sz w:val="18"/>
          <w:szCs w:val="18"/>
        </w:rPr>
        <w:t>본</w:t>
      </w:r>
      <w:r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 xml:space="preserve"> 계약을 </w:t>
      </w:r>
      <w:proofErr w:type="gramStart"/>
      <w:r w:rsidRPr="00124595">
        <w:rPr>
          <w:rFonts w:ascii="Noto Sans CJK KR Regular" w:eastAsia="Noto Sans CJK KR Regular" w:hAnsi="Noto Sans CJK KR Regular" w:cs="Times New Roman" w:hint="eastAsia"/>
          <w:sz w:val="18"/>
          <w:szCs w:val="18"/>
        </w:rPr>
        <w:t>체결한</w:t>
      </w:r>
      <w:r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 xml:space="preserve">  </w:t>
      </w:r>
      <w:r w:rsidR="008144AE"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>"</w:t>
      </w:r>
      <w:proofErr w:type="gramEnd"/>
      <w:r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>DESKER MATE</w:t>
      </w:r>
      <w:r w:rsidR="008144AE"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>"</w:t>
      </w:r>
      <w:r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 xml:space="preserve"> 대표자는 본인의 임직원</w:t>
      </w:r>
      <w:r w:rsidR="002B2D57"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 xml:space="preserve">, 본인이 등록한 사용자 </w:t>
      </w:r>
      <w:r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 xml:space="preserve"> 또는 이행보조자의 행위</w:t>
      </w:r>
      <w:r w:rsidR="002B2D57" w:rsidRPr="00124595">
        <w:rPr>
          <w:rFonts w:ascii="Noto Sans CJK KR Regular" w:eastAsia="Noto Sans CJK KR Regular" w:hAnsi="Noto Sans CJK KR Regular" w:cs="Times New Roman" w:hint="eastAsia"/>
          <w:sz w:val="18"/>
          <w:szCs w:val="18"/>
        </w:rPr>
        <w:t>에</w:t>
      </w:r>
      <w:r w:rsidR="002B2D57"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 xml:space="preserve"> 대하여 모든 책임을 부담합니다. </w:t>
      </w:r>
    </w:p>
    <w:p w14:paraId="6EC91A96" w14:textId="1BE43A5F" w:rsidR="004326BF" w:rsidRPr="00124595" w:rsidRDefault="001F2C51" w:rsidP="004326BF">
      <w:pPr>
        <w:spacing w:before="240" w:after="240"/>
        <w:rPr>
          <w:rFonts w:ascii="Noto Sans CJK KR Regular" w:eastAsia="Noto Sans CJK KR Regular" w:hAnsi="Noto Sans CJK KR Regular"/>
          <w:sz w:val="18"/>
          <w:szCs w:val="18"/>
        </w:rPr>
      </w:pPr>
      <w:proofErr w:type="gramStart"/>
      <w:r w:rsidRPr="00124595">
        <w:rPr>
          <w:rFonts w:ascii="Noto Sans CJK KR Regular" w:eastAsia="Noto Sans CJK KR Regular" w:hAnsi="Noto Sans CJK KR Regular" w:hint="eastAsia"/>
          <w:sz w:val="18"/>
          <w:szCs w:val="18"/>
        </w:rPr>
        <w:t>제</w:t>
      </w:r>
      <w:r w:rsidRPr="00124595">
        <w:rPr>
          <w:rFonts w:ascii="Noto Sans CJK KR Regular" w:eastAsia="Noto Sans CJK KR Regular" w:hAnsi="Noto Sans CJK KR Regular"/>
          <w:sz w:val="18"/>
          <w:szCs w:val="18"/>
        </w:rPr>
        <w:t xml:space="preserve"> 9</w:t>
      </w:r>
      <w:proofErr w:type="gramEnd"/>
      <w:r w:rsidRPr="00124595">
        <w:rPr>
          <w:rFonts w:ascii="Noto Sans CJK KR Regular" w:eastAsia="Noto Sans CJK KR Regular" w:hAnsi="Noto Sans CJK KR Regular" w:hint="eastAsia"/>
          <w:sz w:val="18"/>
          <w:szCs w:val="18"/>
        </w:rPr>
        <w:t>조</w:t>
      </w:r>
      <w:r w:rsidRPr="00124595">
        <w:rPr>
          <w:rFonts w:ascii="Noto Sans CJK KR Regular" w:eastAsia="Noto Sans CJK KR Regular" w:hAnsi="Noto Sans CJK KR Regular"/>
          <w:sz w:val="18"/>
          <w:szCs w:val="18"/>
        </w:rPr>
        <w:t xml:space="preserve"> (</w:t>
      </w:r>
      <w:r w:rsidRPr="00124595">
        <w:rPr>
          <w:rFonts w:ascii="Noto Sans CJK KR Regular" w:eastAsia="Noto Sans CJK KR Regular" w:hAnsi="Noto Sans CJK KR Regular" w:hint="eastAsia"/>
          <w:sz w:val="18"/>
          <w:szCs w:val="18"/>
        </w:rPr>
        <w:t>계약</w:t>
      </w:r>
      <w:r w:rsidRPr="00124595">
        <w:rPr>
          <w:rFonts w:ascii="Noto Sans CJK KR Regular" w:eastAsia="Noto Sans CJK KR Regular" w:hAnsi="Noto Sans CJK KR Regular"/>
          <w:sz w:val="18"/>
          <w:szCs w:val="18"/>
        </w:rPr>
        <w:t xml:space="preserve"> </w:t>
      </w:r>
      <w:r w:rsidRPr="00124595">
        <w:rPr>
          <w:rFonts w:ascii="Noto Sans CJK KR Regular" w:eastAsia="Noto Sans CJK KR Regular" w:hAnsi="Noto Sans CJK KR Regular" w:hint="eastAsia"/>
          <w:sz w:val="18"/>
          <w:szCs w:val="18"/>
        </w:rPr>
        <w:t>해지</w:t>
      </w:r>
      <w:r w:rsidRPr="00124595">
        <w:rPr>
          <w:rFonts w:ascii="Noto Sans CJK KR Regular" w:eastAsia="Noto Sans CJK KR Regular" w:hAnsi="Noto Sans CJK KR Regular"/>
          <w:sz w:val="18"/>
          <w:szCs w:val="18"/>
        </w:rPr>
        <w:t>)</w:t>
      </w:r>
    </w:p>
    <w:p w14:paraId="7EB5ABDB" w14:textId="1FB8C221" w:rsidR="001C7215" w:rsidRPr="00124595" w:rsidRDefault="00145745" w:rsidP="003529E4">
      <w:pPr>
        <w:pStyle w:val="ab"/>
        <w:numPr>
          <w:ilvl w:val="0"/>
          <w:numId w:val="46"/>
        </w:numPr>
        <w:ind w:leftChars="0"/>
        <w:rPr>
          <w:rFonts w:ascii="Noto Sans CJK KR Regular" w:eastAsia="Noto Sans CJK KR Regular" w:hAnsi="Noto Sans CJK KR Regular" w:cs="Times New Roman"/>
          <w:sz w:val="18"/>
          <w:szCs w:val="18"/>
        </w:rPr>
      </w:pPr>
      <w:proofErr w:type="spellStart"/>
      <w:r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>A</w:t>
      </w:r>
      <w:r w:rsidRPr="00124595">
        <w:rPr>
          <w:rFonts w:ascii="Noto Sans CJK KR Regular" w:eastAsia="Noto Sans CJK KR Regular" w:hAnsi="Noto Sans CJK KR Regular" w:cs="Times New Roman" w:hint="eastAsia"/>
          <w:sz w:val="18"/>
          <w:szCs w:val="18"/>
        </w:rPr>
        <w:t>호</w:t>
      </w:r>
      <w:proofErr w:type="spellEnd"/>
      <w:r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 xml:space="preserve"> </w:t>
      </w:r>
      <w:r w:rsidRPr="00124595">
        <w:rPr>
          <w:rFonts w:ascii="Noto Sans CJK KR Regular" w:eastAsia="Noto Sans CJK KR Regular" w:hAnsi="Noto Sans CJK KR Regular" w:cs="Times New Roman" w:hint="eastAsia"/>
          <w:sz w:val="18"/>
          <w:szCs w:val="18"/>
        </w:rPr>
        <w:t>내지</w:t>
      </w:r>
      <w:r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 xml:space="preserve"> </w:t>
      </w:r>
      <w:proofErr w:type="spellStart"/>
      <w:r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>F</w:t>
      </w:r>
      <w:r w:rsidRPr="00124595">
        <w:rPr>
          <w:rFonts w:ascii="Noto Sans CJK KR Regular" w:eastAsia="Noto Sans CJK KR Regular" w:hAnsi="Noto Sans CJK KR Regular" w:cs="Times New Roman" w:hint="eastAsia"/>
          <w:sz w:val="18"/>
          <w:szCs w:val="18"/>
        </w:rPr>
        <w:t>호의</w:t>
      </w:r>
      <w:proofErr w:type="spellEnd"/>
      <w:r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 xml:space="preserve"> </w:t>
      </w:r>
      <w:r w:rsidRPr="00124595">
        <w:rPr>
          <w:rFonts w:ascii="Noto Sans CJK KR Regular" w:eastAsia="Noto Sans CJK KR Regular" w:hAnsi="Noto Sans CJK KR Regular" w:cs="Times New Roman" w:hint="eastAsia"/>
          <w:sz w:val="18"/>
          <w:szCs w:val="18"/>
        </w:rPr>
        <w:t>어느</w:t>
      </w:r>
      <w:r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 xml:space="preserve"> </w:t>
      </w:r>
      <w:r w:rsidRPr="00124595">
        <w:rPr>
          <w:rFonts w:ascii="Noto Sans CJK KR Regular" w:eastAsia="Noto Sans CJK KR Regular" w:hAnsi="Noto Sans CJK KR Regular" w:cs="Times New Roman" w:hint="eastAsia"/>
          <w:sz w:val="18"/>
          <w:szCs w:val="18"/>
        </w:rPr>
        <w:t>하나</w:t>
      </w:r>
      <w:r w:rsidR="001C7215" w:rsidRPr="00124595">
        <w:rPr>
          <w:rFonts w:ascii="Noto Sans CJK KR Regular" w:eastAsia="Noto Sans CJK KR Regular" w:hAnsi="Noto Sans CJK KR Regular" w:cs="Times New Roman" w:hint="eastAsia"/>
          <w:sz w:val="18"/>
          <w:szCs w:val="18"/>
        </w:rPr>
        <w:t>에</w:t>
      </w:r>
      <w:r w:rsidR="001C7215"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 xml:space="preserve"> </w:t>
      </w:r>
      <w:r w:rsidR="001C7215" w:rsidRPr="00124595">
        <w:rPr>
          <w:rFonts w:ascii="Noto Sans CJK KR Regular" w:eastAsia="Noto Sans CJK KR Regular" w:hAnsi="Noto Sans CJK KR Regular" w:cs="Times New Roman" w:hint="eastAsia"/>
          <w:sz w:val="18"/>
          <w:szCs w:val="18"/>
        </w:rPr>
        <w:t>해당하는</w:t>
      </w:r>
      <w:r w:rsidR="001C7215"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 xml:space="preserve"> </w:t>
      </w:r>
      <w:r w:rsidR="001C7215" w:rsidRPr="00124595">
        <w:rPr>
          <w:rFonts w:ascii="Noto Sans CJK KR Regular" w:eastAsia="Noto Sans CJK KR Regular" w:hAnsi="Noto Sans CJK KR Regular" w:cs="Times New Roman" w:hint="eastAsia"/>
          <w:sz w:val="18"/>
          <w:szCs w:val="18"/>
        </w:rPr>
        <w:t>경우</w:t>
      </w:r>
      <w:r w:rsidR="001C7215"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 xml:space="preserve"> </w:t>
      </w:r>
      <w:r w:rsidR="00C4358E"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>"(</w:t>
      </w:r>
      <w:r w:rsidR="00C4358E" w:rsidRPr="00124595">
        <w:rPr>
          <w:rFonts w:ascii="Noto Sans CJK KR Regular" w:eastAsia="Noto Sans CJK KR Regular" w:hAnsi="Noto Sans CJK KR Regular" w:cs="Times New Roman" w:hint="eastAsia"/>
          <w:sz w:val="18"/>
          <w:szCs w:val="18"/>
        </w:rPr>
        <w:t>주</w:t>
      </w:r>
      <w:r w:rsidR="00C4358E"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>)</w:t>
      </w:r>
      <w:proofErr w:type="spellStart"/>
      <w:r w:rsidR="001C7215" w:rsidRPr="00124595">
        <w:rPr>
          <w:rFonts w:ascii="Noto Sans CJK KR Regular" w:eastAsia="Noto Sans CJK KR Regular" w:hAnsi="Noto Sans CJK KR Regular" w:cs="Times New Roman" w:hint="eastAsia"/>
          <w:sz w:val="18"/>
          <w:szCs w:val="18"/>
        </w:rPr>
        <w:t>일룸</w:t>
      </w:r>
      <w:proofErr w:type="spellEnd"/>
      <w:r w:rsidR="001C7215"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>-DESKER</w:t>
      </w:r>
      <w:r w:rsidR="00C4358E"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>"</w:t>
      </w:r>
      <w:r w:rsidR="001C7215"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 xml:space="preserve"> </w:t>
      </w:r>
      <w:r w:rsidR="001C7215" w:rsidRPr="00124595">
        <w:rPr>
          <w:rFonts w:ascii="Noto Sans CJK KR Regular" w:eastAsia="Noto Sans CJK KR Regular" w:hAnsi="Noto Sans CJK KR Regular" w:cs="Times New Roman" w:hint="eastAsia"/>
          <w:sz w:val="18"/>
          <w:szCs w:val="18"/>
        </w:rPr>
        <w:t>또는</w:t>
      </w:r>
      <w:r w:rsidR="001C7215"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 xml:space="preserve"> </w:t>
      </w:r>
      <w:r w:rsidR="00C4358E"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>"</w:t>
      </w:r>
      <w:r w:rsidR="00AA0E15"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>DESKER MATE</w:t>
      </w:r>
      <w:proofErr w:type="gramStart"/>
      <w:r w:rsidR="00C4358E"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>"</w:t>
      </w:r>
      <w:r w:rsidR="00AA0E15"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 xml:space="preserve"> </w:t>
      </w:r>
      <w:r w:rsidR="00AA0E15" w:rsidRPr="00124595">
        <w:rPr>
          <w:rFonts w:ascii="Noto Sans CJK KR Regular" w:eastAsia="Noto Sans CJK KR Regular" w:hAnsi="Noto Sans CJK KR Regular" w:cs="Times New Roman" w:hint="eastAsia"/>
          <w:sz w:val="18"/>
          <w:szCs w:val="18"/>
        </w:rPr>
        <w:t>는</w:t>
      </w:r>
      <w:proofErr w:type="gramEnd"/>
      <w:r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 xml:space="preserve"> </w:t>
      </w:r>
      <w:r w:rsidR="001C7215" w:rsidRPr="00124595">
        <w:rPr>
          <w:rFonts w:ascii="Noto Sans CJK KR Regular" w:eastAsia="Noto Sans CJK KR Regular" w:hAnsi="Noto Sans CJK KR Regular" w:cs="Times New Roman" w:hint="eastAsia"/>
          <w:sz w:val="18"/>
          <w:szCs w:val="18"/>
        </w:rPr>
        <w:t>서면에</w:t>
      </w:r>
      <w:r w:rsidR="001C7215"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 xml:space="preserve"> </w:t>
      </w:r>
      <w:r w:rsidR="001C7215" w:rsidRPr="00124595">
        <w:rPr>
          <w:rFonts w:ascii="Noto Sans CJK KR Regular" w:eastAsia="Noto Sans CJK KR Regular" w:hAnsi="Noto Sans CJK KR Regular" w:cs="Times New Roman" w:hint="eastAsia"/>
          <w:sz w:val="18"/>
          <w:szCs w:val="18"/>
        </w:rPr>
        <w:t>의한</w:t>
      </w:r>
      <w:r w:rsidR="001C7215"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 xml:space="preserve"> </w:t>
      </w:r>
      <w:r w:rsidR="001C7215" w:rsidRPr="00124595">
        <w:rPr>
          <w:rFonts w:ascii="Noto Sans CJK KR Regular" w:eastAsia="Noto Sans CJK KR Regular" w:hAnsi="Noto Sans CJK KR Regular" w:cs="Times New Roman" w:hint="eastAsia"/>
          <w:sz w:val="18"/>
          <w:szCs w:val="18"/>
        </w:rPr>
        <w:t>통보로</w:t>
      </w:r>
      <w:r w:rsidR="001C7215"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 xml:space="preserve"> </w:t>
      </w:r>
      <w:r w:rsidR="001C7215" w:rsidRPr="00124595">
        <w:rPr>
          <w:rFonts w:ascii="Noto Sans CJK KR Regular" w:eastAsia="Noto Sans CJK KR Regular" w:hAnsi="Noto Sans CJK KR Regular" w:cs="Times New Roman" w:hint="eastAsia"/>
          <w:sz w:val="18"/>
          <w:szCs w:val="18"/>
        </w:rPr>
        <w:t>계약을</w:t>
      </w:r>
      <w:r w:rsidR="001C7215"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 xml:space="preserve"> </w:t>
      </w:r>
      <w:r w:rsidR="001C7215" w:rsidRPr="00124595">
        <w:rPr>
          <w:rFonts w:ascii="Noto Sans CJK KR Regular" w:eastAsia="Noto Sans CJK KR Regular" w:hAnsi="Noto Sans CJK KR Regular" w:cs="Times New Roman" w:hint="eastAsia"/>
          <w:sz w:val="18"/>
          <w:szCs w:val="18"/>
        </w:rPr>
        <w:t>해지할</w:t>
      </w:r>
      <w:r w:rsidR="001C7215"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 xml:space="preserve"> </w:t>
      </w:r>
      <w:r w:rsidR="001C7215" w:rsidRPr="00124595">
        <w:rPr>
          <w:rFonts w:ascii="Noto Sans CJK KR Regular" w:eastAsia="Noto Sans CJK KR Regular" w:hAnsi="Noto Sans CJK KR Regular" w:cs="Times New Roman" w:hint="eastAsia"/>
          <w:sz w:val="18"/>
          <w:szCs w:val="18"/>
        </w:rPr>
        <w:t>수</w:t>
      </w:r>
      <w:r w:rsidR="001C7215"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 xml:space="preserve"> </w:t>
      </w:r>
      <w:r w:rsidR="001C7215" w:rsidRPr="00124595">
        <w:rPr>
          <w:rFonts w:ascii="Noto Sans CJK KR Regular" w:eastAsia="Noto Sans CJK KR Regular" w:hAnsi="Noto Sans CJK KR Regular" w:cs="Times New Roman" w:hint="eastAsia"/>
          <w:sz w:val="18"/>
          <w:szCs w:val="18"/>
        </w:rPr>
        <w:t>있습니다</w:t>
      </w:r>
      <w:r w:rsidR="001C7215"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>.</w:t>
      </w:r>
      <w:r w:rsidR="009A1FB7"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 xml:space="preserve"> 단 </w:t>
      </w:r>
      <w:proofErr w:type="spellStart"/>
      <w:r w:rsidR="009A1FB7"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>G</w:t>
      </w:r>
      <w:r w:rsidR="009A1FB7" w:rsidRPr="00124595">
        <w:rPr>
          <w:rFonts w:ascii="Noto Sans CJK KR Regular" w:eastAsia="Noto Sans CJK KR Regular" w:hAnsi="Noto Sans CJK KR Regular" w:cs="Times New Roman" w:hint="eastAsia"/>
          <w:sz w:val="18"/>
          <w:szCs w:val="18"/>
        </w:rPr>
        <w:t>항</w:t>
      </w:r>
      <w:proofErr w:type="spellEnd"/>
      <w:r w:rsidR="009A1FB7"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 xml:space="preserve"> 및 </w:t>
      </w:r>
      <w:proofErr w:type="spellStart"/>
      <w:r w:rsidR="009A1FB7"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>H</w:t>
      </w:r>
      <w:r w:rsidR="009A1FB7" w:rsidRPr="00124595">
        <w:rPr>
          <w:rFonts w:ascii="Noto Sans CJK KR Regular" w:eastAsia="Noto Sans CJK KR Regular" w:hAnsi="Noto Sans CJK KR Regular" w:cs="Times New Roman" w:hint="eastAsia"/>
          <w:sz w:val="18"/>
          <w:szCs w:val="18"/>
        </w:rPr>
        <w:t>항의</w:t>
      </w:r>
      <w:proofErr w:type="spellEnd"/>
      <w:r w:rsidR="009A1FB7"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 xml:space="preserve"> 경우 DESKER MATE만 계약을 해지할 수 있습니다. </w:t>
      </w:r>
    </w:p>
    <w:p w14:paraId="10646165" w14:textId="5A296560" w:rsidR="001C7215" w:rsidRPr="00124595" w:rsidRDefault="00C4358E" w:rsidP="003529E4">
      <w:pPr>
        <w:pStyle w:val="ad"/>
        <w:numPr>
          <w:ilvl w:val="0"/>
          <w:numId w:val="47"/>
        </w:numPr>
        <w:wordWrap/>
        <w:spacing w:line="276" w:lineRule="auto"/>
        <w:rPr>
          <w:rFonts w:ascii="Noto Sans CJK KR Regular" w:eastAsia="Noto Sans CJK KR Regular" w:hAnsi="Noto Sans CJK KR Regular"/>
          <w:b w:val="0"/>
          <w:bCs w:val="0"/>
          <w:sz w:val="18"/>
          <w:szCs w:val="18"/>
        </w:rPr>
      </w:pPr>
      <w:bookmarkStart w:id="309" w:name="_Hlk99699935"/>
      <w:r w:rsidRPr="00124595">
        <w:rPr>
          <w:rFonts w:ascii="Noto Sans CJK KR Regular" w:eastAsia="Noto Sans CJK KR Regular" w:hAnsi="Noto Sans CJK KR Regular"/>
          <w:b w:val="0"/>
          <w:bCs w:val="0"/>
          <w:sz w:val="18"/>
          <w:szCs w:val="18"/>
        </w:rPr>
        <w:t>"(주)</w:t>
      </w:r>
      <w:proofErr w:type="spellStart"/>
      <w:r w:rsidR="001C7215" w:rsidRPr="00124595">
        <w:rPr>
          <w:rFonts w:ascii="Noto Sans CJK KR Regular" w:eastAsia="Noto Sans CJK KR Regular" w:hAnsi="Noto Sans CJK KR Regular"/>
          <w:b w:val="0"/>
          <w:bCs w:val="0"/>
          <w:sz w:val="18"/>
          <w:szCs w:val="18"/>
        </w:rPr>
        <w:t>일룸</w:t>
      </w:r>
      <w:proofErr w:type="spellEnd"/>
      <w:r w:rsidR="001C7215" w:rsidRPr="00124595">
        <w:rPr>
          <w:rFonts w:ascii="Noto Sans CJK KR Regular" w:eastAsia="Noto Sans CJK KR Regular" w:hAnsi="Noto Sans CJK KR Regular"/>
          <w:b w:val="0"/>
          <w:bCs w:val="0"/>
          <w:sz w:val="18"/>
          <w:szCs w:val="18"/>
        </w:rPr>
        <w:t>-DESKER</w:t>
      </w:r>
      <w:r w:rsidRPr="00124595">
        <w:rPr>
          <w:rFonts w:ascii="Noto Sans CJK KR Regular" w:eastAsia="Noto Sans CJK KR Regular" w:hAnsi="Noto Sans CJK KR Regular"/>
          <w:b w:val="0"/>
          <w:bCs w:val="0"/>
          <w:sz w:val="18"/>
          <w:szCs w:val="18"/>
        </w:rPr>
        <w:t>"</w:t>
      </w:r>
      <w:r w:rsidR="001C7215" w:rsidRPr="00124595">
        <w:rPr>
          <w:rFonts w:ascii="Noto Sans CJK KR Regular" w:eastAsia="Noto Sans CJK KR Regular" w:hAnsi="Noto Sans CJK KR Regular"/>
          <w:b w:val="0"/>
          <w:bCs w:val="0"/>
          <w:sz w:val="18"/>
          <w:szCs w:val="18"/>
        </w:rPr>
        <w:t xml:space="preserve"> 또는 </w:t>
      </w:r>
      <w:r w:rsidRPr="00124595">
        <w:rPr>
          <w:rFonts w:ascii="Noto Sans CJK KR Regular" w:eastAsia="Noto Sans CJK KR Regular" w:hAnsi="Noto Sans CJK KR Regular"/>
          <w:b w:val="0"/>
          <w:bCs w:val="0"/>
          <w:sz w:val="18"/>
          <w:szCs w:val="18"/>
        </w:rPr>
        <w:t>"</w:t>
      </w:r>
      <w:r w:rsidR="00AA0E15" w:rsidRPr="00124595">
        <w:rPr>
          <w:rFonts w:ascii="Noto Sans CJK KR Regular" w:eastAsia="Noto Sans CJK KR Regular" w:hAnsi="Noto Sans CJK KR Regular"/>
          <w:b w:val="0"/>
          <w:bCs w:val="0"/>
          <w:sz w:val="18"/>
          <w:szCs w:val="18"/>
        </w:rPr>
        <w:t>DESKER MATE</w:t>
      </w:r>
      <w:r w:rsidRPr="00124595">
        <w:rPr>
          <w:rFonts w:ascii="Noto Sans CJK KR Regular" w:eastAsia="Noto Sans CJK KR Regular" w:hAnsi="Noto Sans CJK KR Regular"/>
          <w:b w:val="0"/>
          <w:bCs w:val="0"/>
          <w:sz w:val="18"/>
          <w:szCs w:val="18"/>
        </w:rPr>
        <w:t>"</w:t>
      </w:r>
      <w:r w:rsidR="00AA0E15" w:rsidRPr="00124595">
        <w:rPr>
          <w:rFonts w:ascii="Noto Sans CJK KR Regular" w:eastAsia="Noto Sans CJK KR Regular" w:hAnsi="Noto Sans CJK KR Regular"/>
          <w:b w:val="0"/>
          <w:bCs w:val="0"/>
          <w:sz w:val="18"/>
          <w:szCs w:val="18"/>
        </w:rPr>
        <w:t xml:space="preserve"> </w:t>
      </w:r>
      <w:r w:rsidR="00AE7701" w:rsidRPr="00124595">
        <w:rPr>
          <w:rFonts w:ascii="Noto Sans CJK KR Regular" w:eastAsia="Noto Sans CJK KR Regular" w:hAnsi="Noto Sans CJK KR Regular" w:hint="eastAsia"/>
          <w:b w:val="0"/>
          <w:bCs w:val="0"/>
          <w:sz w:val="18"/>
          <w:szCs w:val="18"/>
        </w:rPr>
        <w:t>가</w:t>
      </w:r>
      <w:r w:rsidR="00AE7701" w:rsidRPr="00124595">
        <w:rPr>
          <w:rFonts w:ascii="Noto Sans CJK KR Regular" w:eastAsia="Noto Sans CJK KR Regular" w:hAnsi="Noto Sans CJK KR Regular"/>
          <w:b w:val="0"/>
          <w:bCs w:val="0"/>
          <w:sz w:val="18"/>
          <w:szCs w:val="18"/>
        </w:rPr>
        <w:t xml:space="preserve"> 발행한 </w:t>
      </w:r>
      <w:proofErr w:type="gramStart"/>
      <w:r w:rsidR="00AE7701" w:rsidRPr="00124595">
        <w:rPr>
          <w:rFonts w:ascii="Noto Sans CJK KR Regular" w:eastAsia="Noto Sans CJK KR Regular" w:hAnsi="Noto Sans CJK KR Regular" w:hint="eastAsia"/>
          <w:b w:val="0"/>
          <w:bCs w:val="0"/>
          <w:sz w:val="18"/>
          <w:szCs w:val="18"/>
        </w:rPr>
        <w:t>어음</w:t>
      </w:r>
      <w:r w:rsidR="00AE7701" w:rsidRPr="00124595">
        <w:rPr>
          <w:rFonts w:ascii="Noto Sans CJK KR Regular" w:eastAsia="Noto Sans CJK KR Regular" w:hAnsi="Noto Sans CJK KR Regular"/>
          <w:b w:val="0"/>
          <w:bCs w:val="0"/>
          <w:sz w:val="18"/>
          <w:szCs w:val="18"/>
        </w:rPr>
        <w:t>,수표가</w:t>
      </w:r>
      <w:proofErr w:type="gramEnd"/>
      <w:r w:rsidR="00AE7701" w:rsidRPr="00124595">
        <w:rPr>
          <w:rFonts w:ascii="Noto Sans CJK KR Regular" w:eastAsia="Noto Sans CJK KR Regular" w:hAnsi="Noto Sans CJK KR Regular"/>
          <w:b w:val="0"/>
          <w:bCs w:val="0"/>
          <w:sz w:val="18"/>
          <w:szCs w:val="18"/>
        </w:rPr>
        <w:t xml:space="preserve"> 지급거절 되거나 </w:t>
      </w:r>
      <w:r w:rsidRPr="00124595">
        <w:rPr>
          <w:rFonts w:ascii="Noto Sans CJK KR Regular" w:eastAsia="Noto Sans CJK KR Regular" w:hAnsi="Noto Sans CJK KR Regular"/>
          <w:b w:val="0"/>
          <w:bCs w:val="0"/>
          <w:sz w:val="18"/>
          <w:szCs w:val="18"/>
        </w:rPr>
        <w:t>"(</w:t>
      </w:r>
      <w:r w:rsidRPr="00124595">
        <w:rPr>
          <w:rFonts w:ascii="Noto Sans CJK KR Regular" w:eastAsia="Noto Sans CJK KR Regular" w:hAnsi="Noto Sans CJK KR Regular" w:hint="eastAsia"/>
          <w:b w:val="0"/>
          <w:bCs w:val="0"/>
          <w:sz w:val="18"/>
          <w:szCs w:val="18"/>
        </w:rPr>
        <w:t>주</w:t>
      </w:r>
      <w:r w:rsidRPr="00124595">
        <w:rPr>
          <w:rFonts w:ascii="Noto Sans CJK KR Regular" w:eastAsia="Noto Sans CJK KR Regular" w:hAnsi="Noto Sans CJK KR Regular"/>
          <w:b w:val="0"/>
          <w:bCs w:val="0"/>
          <w:sz w:val="18"/>
          <w:szCs w:val="18"/>
        </w:rPr>
        <w:t>)</w:t>
      </w:r>
      <w:proofErr w:type="spellStart"/>
      <w:r w:rsidR="00AE7701" w:rsidRPr="00124595">
        <w:rPr>
          <w:rFonts w:ascii="Noto Sans CJK KR Regular" w:eastAsia="Noto Sans CJK KR Regular" w:hAnsi="Noto Sans CJK KR Regular"/>
          <w:b w:val="0"/>
          <w:bCs w:val="0"/>
          <w:sz w:val="18"/>
          <w:szCs w:val="18"/>
        </w:rPr>
        <w:t>일룸</w:t>
      </w:r>
      <w:proofErr w:type="spellEnd"/>
      <w:r w:rsidR="00AE7701" w:rsidRPr="00124595">
        <w:rPr>
          <w:rFonts w:ascii="Noto Sans CJK KR Regular" w:eastAsia="Noto Sans CJK KR Regular" w:hAnsi="Noto Sans CJK KR Regular"/>
          <w:b w:val="0"/>
          <w:bCs w:val="0"/>
          <w:sz w:val="18"/>
          <w:szCs w:val="18"/>
        </w:rPr>
        <w:t>-DESKER</w:t>
      </w:r>
      <w:r w:rsidRPr="00124595">
        <w:rPr>
          <w:rFonts w:ascii="Noto Sans CJK KR Regular" w:eastAsia="Noto Sans CJK KR Regular" w:hAnsi="Noto Sans CJK KR Regular"/>
          <w:b w:val="0"/>
          <w:bCs w:val="0"/>
          <w:sz w:val="18"/>
          <w:szCs w:val="18"/>
        </w:rPr>
        <w:t>"</w:t>
      </w:r>
      <w:r w:rsidR="00AE7701" w:rsidRPr="00124595">
        <w:rPr>
          <w:rFonts w:ascii="Noto Sans CJK KR Regular" w:eastAsia="Noto Sans CJK KR Regular" w:hAnsi="Noto Sans CJK KR Regular"/>
          <w:b w:val="0"/>
          <w:bCs w:val="0"/>
          <w:sz w:val="18"/>
          <w:szCs w:val="18"/>
        </w:rPr>
        <w:t xml:space="preserve"> 또는 </w:t>
      </w:r>
      <w:r w:rsidRPr="00124595">
        <w:rPr>
          <w:rFonts w:ascii="Noto Sans CJK KR Regular" w:eastAsia="Noto Sans CJK KR Regular" w:hAnsi="Noto Sans CJK KR Regular"/>
          <w:b w:val="0"/>
          <w:bCs w:val="0"/>
          <w:sz w:val="18"/>
          <w:szCs w:val="18"/>
        </w:rPr>
        <w:t>"</w:t>
      </w:r>
      <w:r w:rsidR="00AA0E15" w:rsidRPr="00124595">
        <w:rPr>
          <w:rFonts w:ascii="Noto Sans CJK KR Regular" w:eastAsia="Noto Sans CJK KR Regular" w:hAnsi="Noto Sans CJK KR Regular"/>
          <w:b w:val="0"/>
          <w:bCs w:val="0"/>
          <w:sz w:val="18"/>
          <w:szCs w:val="18"/>
        </w:rPr>
        <w:t>DESKER MATE</w:t>
      </w:r>
      <w:r w:rsidRPr="00124595">
        <w:rPr>
          <w:rFonts w:ascii="Noto Sans CJK KR Regular" w:eastAsia="Noto Sans CJK KR Regular" w:hAnsi="Noto Sans CJK KR Regular"/>
          <w:b w:val="0"/>
          <w:bCs w:val="0"/>
          <w:sz w:val="18"/>
          <w:szCs w:val="18"/>
        </w:rPr>
        <w:t>"</w:t>
      </w:r>
      <w:r w:rsidR="00AA0E15" w:rsidRPr="00124595">
        <w:rPr>
          <w:rFonts w:ascii="Noto Sans CJK KR Regular" w:eastAsia="Noto Sans CJK KR Regular" w:hAnsi="Noto Sans CJK KR Regular"/>
          <w:b w:val="0"/>
          <w:bCs w:val="0"/>
          <w:sz w:val="18"/>
          <w:szCs w:val="18"/>
        </w:rPr>
        <w:t xml:space="preserve"> </w:t>
      </w:r>
      <w:r w:rsidR="001C7215" w:rsidRPr="00124595">
        <w:rPr>
          <w:rFonts w:ascii="Noto Sans CJK KR Regular" w:eastAsia="Noto Sans CJK KR Regular" w:hAnsi="Noto Sans CJK KR Regular"/>
          <w:b w:val="0"/>
          <w:bCs w:val="0"/>
          <w:sz w:val="18"/>
          <w:szCs w:val="18"/>
        </w:rPr>
        <w:t>에 대한 회생·파산 절차가 개시된 경우</w:t>
      </w:r>
      <w:bookmarkEnd w:id="309"/>
    </w:p>
    <w:p w14:paraId="604930AF" w14:textId="4AE1C2B0" w:rsidR="001C7215" w:rsidRPr="00124595" w:rsidRDefault="00C4358E" w:rsidP="003529E4">
      <w:pPr>
        <w:pStyle w:val="ad"/>
        <w:numPr>
          <w:ilvl w:val="0"/>
          <w:numId w:val="47"/>
        </w:numPr>
        <w:wordWrap/>
        <w:spacing w:line="276" w:lineRule="auto"/>
        <w:rPr>
          <w:rFonts w:ascii="Noto Sans CJK KR Regular" w:eastAsia="Noto Sans CJK KR Regular" w:hAnsi="Noto Sans CJK KR Regular"/>
          <w:b w:val="0"/>
          <w:bCs w:val="0"/>
          <w:sz w:val="18"/>
          <w:szCs w:val="18"/>
        </w:rPr>
      </w:pPr>
      <w:r w:rsidRPr="00124595">
        <w:rPr>
          <w:rFonts w:ascii="Noto Sans CJK KR Regular" w:eastAsia="Noto Sans CJK KR Regular" w:hAnsi="Noto Sans CJK KR Regular"/>
          <w:b w:val="0"/>
          <w:bCs w:val="0"/>
          <w:sz w:val="18"/>
          <w:szCs w:val="18"/>
        </w:rPr>
        <w:t>"(주)</w:t>
      </w:r>
      <w:proofErr w:type="spellStart"/>
      <w:r w:rsidR="001C7215" w:rsidRPr="00124595">
        <w:rPr>
          <w:rFonts w:ascii="Noto Sans CJK KR Regular" w:eastAsia="Noto Sans CJK KR Regular" w:hAnsi="Noto Sans CJK KR Regular"/>
          <w:b w:val="0"/>
          <w:bCs w:val="0"/>
          <w:sz w:val="18"/>
          <w:szCs w:val="18"/>
        </w:rPr>
        <w:t>일룸</w:t>
      </w:r>
      <w:proofErr w:type="spellEnd"/>
      <w:r w:rsidR="001C7215" w:rsidRPr="00124595">
        <w:rPr>
          <w:rFonts w:ascii="Noto Sans CJK KR Regular" w:eastAsia="Noto Sans CJK KR Regular" w:hAnsi="Noto Sans CJK KR Regular"/>
          <w:b w:val="0"/>
          <w:bCs w:val="0"/>
          <w:sz w:val="18"/>
          <w:szCs w:val="18"/>
        </w:rPr>
        <w:t>-DESKER</w:t>
      </w:r>
      <w:r w:rsidRPr="00124595">
        <w:rPr>
          <w:rFonts w:ascii="Noto Sans CJK KR Regular" w:eastAsia="Noto Sans CJK KR Regular" w:hAnsi="Noto Sans CJK KR Regular"/>
          <w:b w:val="0"/>
          <w:bCs w:val="0"/>
          <w:sz w:val="18"/>
          <w:szCs w:val="18"/>
        </w:rPr>
        <w:t>"</w:t>
      </w:r>
      <w:r w:rsidR="001C7215" w:rsidRPr="00124595">
        <w:rPr>
          <w:rFonts w:ascii="Noto Sans CJK KR Regular" w:eastAsia="Noto Sans CJK KR Regular" w:hAnsi="Noto Sans CJK KR Regular"/>
          <w:b w:val="0"/>
          <w:bCs w:val="0"/>
          <w:sz w:val="18"/>
          <w:szCs w:val="18"/>
        </w:rPr>
        <w:t xml:space="preserve"> 또는 </w:t>
      </w:r>
      <w:r w:rsidRPr="00124595">
        <w:rPr>
          <w:rFonts w:ascii="Noto Sans CJK KR Regular" w:eastAsia="Noto Sans CJK KR Regular" w:hAnsi="Noto Sans CJK KR Regular"/>
          <w:b w:val="0"/>
          <w:bCs w:val="0"/>
          <w:sz w:val="18"/>
          <w:szCs w:val="18"/>
        </w:rPr>
        <w:t>"</w:t>
      </w:r>
      <w:r w:rsidR="00AA0E15" w:rsidRPr="00124595">
        <w:rPr>
          <w:rFonts w:ascii="Noto Sans CJK KR Regular" w:eastAsia="Noto Sans CJK KR Regular" w:hAnsi="Noto Sans CJK KR Regular"/>
          <w:b w:val="0"/>
          <w:bCs w:val="0"/>
          <w:sz w:val="18"/>
          <w:szCs w:val="18"/>
        </w:rPr>
        <w:t xml:space="preserve">DESKER </w:t>
      </w:r>
      <w:proofErr w:type="spellStart"/>
      <w:r w:rsidR="00AA0E15" w:rsidRPr="00124595">
        <w:rPr>
          <w:rFonts w:ascii="Noto Sans CJK KR Regular" w:eastAsia="Noto Sans CJK KR Regular" w:hAnsi="Noto Sans CJK KR Regular"/>
          <w:b w:val="0"/>
          <w:bCs w:val="0"/>
          <w:sz w:val="18"/>
          <w:szCs w:val="18"/>
        </w:rPr>
        <w:t>MATE</w:t>
      </w:r>
      <w:r w:rsidRPr="00124595">
        <w:rPr>
          <w:rFonts w:ascii="Noto Sans CJK KR Regular" w:eastAsia="Noto Sans CJK KR Regular" w:hAnsi="Noto Sans CJK KR Regular"/>
          <w:b w:val="0"/>
          <w:bCs w:val="0"/>
          <w:sz w:val="18"/>
          <w:szCs w:val="18"/>
        </w:rPr>
        <w:t>"</w:t>
      </w:r>
      <w:r w:rsidR="001C7215" w:rsidRPr="00124595">
        <w:rPr>
          <w:rFonts w:ascii="Noto Sans CJK KR Regular" w:eastAsia="Noto Sans CJK KR Regular" w:hAnsi="Noto Sans CJK KR Regular"/>
          <w:b w:val="0"/>
          <w:bCs w:val="0"/>
          <w:sz w:val="18"/>
          <w:szCs w:val="18"/>
        </w:rPr>
        <w:t>의</w:t>
      </w:r>
      <w:proofErr w:type="spellEnd"/>
      <w:r w:rsidR="001C7215" w:rsidRPr="00124595">
        <w:rPr>
          <w:rFonts w:ascii="Noto Sans CJK KR Regular" w:eastAsia="Noto Sans CJK KR Regular" w:hAnsi="Noto Sans CJK KR Regular"/>
          <w:b w:val="0"/>
          <w:bCs w:val="0"/>
          <w:sz w:val="18"/>
          <w:szCs w:val="18"/>
        </w:rPr>
        <w:t xml:space="preserve"> 주요재산</w:t>
      </w:r>
      <w:r w:rsidR="00AA0E15" w:rsidRPr="00124595">
        <w:rPr>
          <w:rFonts w:ascii="Noto Sans CJK KR Regular" w:eastAsia="Noto Sans CJK KR Regular" w:hAnsi="Noto Sans CJK KR Regular"/>
          <w:b w:val="0"/>
          <w:bCs w:val="0"/>
          <w:sz w:val="18"/>
          <w:szCs w:val="18"/>
        </w:rPr>
        <w:t xml:space="preserve"> </w:t>
      </w:r>
      <w:r w:rsidR="001C7215" w:rsidRPr="00124595">
        <w:rPr>
          <w:rFonts w:ascii="Noto Sans CJK KR Regular" w:eastAsia="Noto Sans CJK KR Regular" w:hAnsi="Noto Sans CJK KR Regular"/>
          <w:b w:val="0"/>
          <w:bCs w:val="0"/>
          <w:sz w:val="18"/>
          <w:szCs w:val="18"/>
        </w:rPr>
        <w:t xml:space="preserve">(이 계약에 따라 </w:t>
      </w:r>
      <w:r w:rsidRPr="00124595">
        <w:rPr>
          <w:rFonts w:ascii="Noto Sans CJK KR Regular" w:eastAsia="Noto Sans CJK KR Regular" w:hAnsi="Noto Sans CJK KR Regular"/>
          <w:b w:val="0"/>
          <w:bCs w:val="0"/>
          <w:sz w:val="18"/>
          <w:szCs w:val="18"/>
        </w:rPr>
        <w:t>"(</w:t>
      </w:r>
      <w:r w:rsidRPr="00124595">
        <w:rPr>
          <w:rFonts w:ascii="Noto Sans CJK KR Regular" w:eastAsia="Noto Sans CJK KR Regular" w:hAnsi="Noto Sans CJK KR Regular" w:hint="eastAsia"/>
          <w:b w:val="0"/>
          <w:bCs w:val="0"/>
          <w:sz w:val="18"/>
          <w:szCs w:val="18"/>
        </w:rPr>
        <w:t>주</w:t>
      </w:r>
      <w:r w:rsidRPr="00124595">
        <w:rPr>
          <w:rFonts w:ascii="Noto Sans CJK KR Regular" w:eastAsia="Noto Sans CJK KR Regular" w:hAnsi="Noto Sans CJK KR Regular"/>
          <w:b w:val="0"/>
          <w:bCs w:val="0"/>
          <w:sz w:val="18"/>
          <w:szCs w:val="18"/>
        </w:rPr>
        <w:t>)</w:t>
      </w:r>
      <w:proofErr w:type="spellStart"/>
      <w:r w:rsidR="001C7215" w:rsidRPr="00124595">
        <w:rPr>
          <w:rFonts w:ascii="Noto Sans CJK KR Regular" w:eastAsia="Noto Sans CJK KR Regular" w:hAnsi="Noto Sans CJK KR Regular"/>
          <w:b w:val="0"/>
          <w:bCs w:val="0"/>
          <w:sz w:val="18"/>
          <w:szCs w:val="18"/>
        </w:rPr>
        <w:t>일룸-DESKER</w:t>
      </w:r>
      <w:r w:rsidRPr="00124595">
        <w:rPr>
          <w:rFonts w:ascii="Noto Sans CJK KR Regular" w:eastAsia="Noto Sans CJK KR Regular" w:hAnsi="Noto Sans CJK KR Regular"/>
          <w:b w:val="0"/>
          <w:bCs w:val="0"/>
          <w:sz w:val="18"/>
          <w:szCs w:val="18"/>
        </w:rPr>
        <w:t>"</w:t>
      </w:r>
      <w:r w:rsidR="001C7215" w:rsidRPr="00124595">
        <w:rPr>
          <w:rFonts w:ascii="Noto Sans CJK KR Regular" w:eastAsia="Noto Sans CJK KR Regular" w:hAnsi="Noto Sans CJK KR Regular"/>
          <w:b w:val="0"/>
          <w:bCs w:val="0"/>
          <w:sz w:val="18"/>
          <w:szCs w:val="18"/>
        </w:rPr>
        <w:t>가</w:t>
      </w:r>
      <w:proofErr w:type="spellEnd"/>
      <w:r w:rsidR="001C7215" w:rsidRPr="00124595">
        <w:rPr>
          <w:rFonts w:ascii="Noto Sans CJK KR Regular" w:eastAsia="Noto Sans CJK KR Regular" w:hAnsi="Noto Sans CJK KR Regular"/>
          <w:b w:val="0"/>
          <w:bCs w:val="0"/>
          <w:sz w:val="18"/>
          <w:szCs w:val="18"/>
        </w:rPr>
        <w:t xml:space="preserve"> </w:t>
      </w:r>
      <w:r w:rsidRPr="00124595">
        <w:rPr>
          <w:rFonts w:ascii="Noto Sans CJK KR Regular" w:eastAsia="Noto Sans CJK KR Regular" w:hAnsi="Noto Sans CJK KR Regular"/>
          <w:b w:val="0"/>
          <w:bCs w:val="0"/>
          <w:sz w:val="18"/>
          <w:szCs w:val="18"/>
        </w:rPr>
        <w:t>"</w:t>
      </w:r>
      <w:r w:rsidR="00AA0E15" w:rsidRPr="00124595">
        <w:rPr>
          <w:rFonts w:ascii="Noto Sans CJK KR Regular" w:eastAsia="Noto Sans CJK KR Regular" w:hAnsi="Noto Sans CJK KR Regular"/>
          <w:b w:val="0"/>
          <w:bCs w:val="0"/>
          <w:sz w:val="18"/>
          <w:szCs w:val="18"/>
        </w:rPr>
        <w:t xml:space="preserve">DESKER </w:t>
      </w:r>
      <w:proofErr w:type="spellStart"/>
      <w:r w:rsidR="00AA0E15" w:rsidRPr="00124595">
        <w:rPr>
          <w:rFonts w:ascii="Noto Sans CJK KR Regular" w:eastAsia="Noto Sans CJK KR Regular" w:hAnsi="Noto Sans CJK KR Regular"/>
          <w:b w:val="0"/>
          <w:bCs w:val="0"/>
          <w:sz w:val="18"/>
          <w:szCs w:val="18"/>
        </w:rPr>
        <w:t>MATE</w:t>
      </w:r>
      <w:r w:rsidRPr="00124595">
        <w:rPr>
          <w:rFonts w:ascii="Noto Sans CJK KR Regular" w:eastAsia="Noto Sans CJK KR Regular" w:hAnsi="Noto Sans CJK KR Regular"/>
          <w:b w:val="0"/>
          <w:bCs w:val="0"/>
          <w:sz w:val="18"/>
          <w:szCs w:val="18"/>
        </w:rPr>
        <w:t>"</w:t>
      </w:r>
      <w:r w:rsidR="001C7215" w:rsidRPr="00124595">
        <w:rPr>
          <w:rFonts w:ascii="Noto Sans CJK KR Regular" w:eastAsia="Noto Sans CJK KR Regular" w:hAnsi="Noto Sans CJK KR Regular"/>
          <w:b w:val="0"/>
          <w:bCs w:val="0"/>
          <w:sz w:val="18"/>
          <w:szCs w:val="18"/>
        </w:rPr>
        <w:t>에</w:t>
      </w:r>
      <w:proofErr w:type="spellEnd"/>
      <w:r w:rsidR="001C7215" w:rsidRPr="00124595">
        <w:rPr>
          <w:rFonts w:ascii="Noto Sans CJK KR Regular" w:eastAsia="Noto Sans CJK KR Regular" w:hAnsi="Noto Sans CJK KR Regular"/>
          <w:b w:val="0"/>
          <w:bCs w:val="0"/>
          <w:sz w:val="18"/>
          <w:szCs w:val="18"/>
        </w:rPr>
        <w:t xml:space="preserve"> 대하여 가지는 납품대금에 대한 채권을 포함한다)에 대하여 강제경매 등이 실행되어 더 이상의 이 계약 이행이 곤란하게 된 경우</w:t>
      </w:r>
    </w:p>
    <w:p w14:paraId="2321E9F6" w14:textId="71BA82F1" w:rsidR="001C7215" w:rsidRPr="00124595" w:rsidRDefault="00C4358E" w:rsidP="003529E4">
      <w:pPr>
        <w:pStyle w:val="ab"/>
        <w:numPr>
          <w:ilvl w:val="0"/>
          <w:numId w:val="47"/>
        </w:numPr>
        <w:ind w:leftChars="0"/>
        <w:rPr>
          <w:rFonts w:ascii="Noto Sans CJK KR Regular" w:eastAsia="Noto Sans CJK KR Regular" w:hAnsi="Noto Sans CJK KR Regular"/>
          <w:sz w:val="18"/>
          <w:szCs w:val="18"/>
        </w:rPr>
      </w:pPr>
      <w:r w:rsidRPr="00124595">
        <w:rPr>
          <w:rFonts w:ascii="Noto Sans CJK KR Regular" w:eastAsia="Noto Sans CJK KR Regular" w:hAnsi="Noto Sans CJK KR Regular"/>
          <w:sz w:val="18"/>
          <w:szCs w:val="18"/>
        </w:rPr>
        <w:lastRenderedPageBreak/>
        <w:t>"(주)</w:t>
      </w:r>
      <w:proofErr w:type="spellStart"/>
      <w:r w:rsidR="001C7215" w:rsidRPr="00124595">
        <w:rPr>
          <w:rFonts w:ascii="Noto Sans CJK KR Regular" w:eastAsia="Noto Sans CJK KR Regular" w:hAnsi="Noto Sans CJK KR Regular" w:hint="eastAsia"/>
          <w:sz w:val="18"/>
          <w:szCs w:val="18"/>
        </w:rPr>
        <w:t>일룸</w:t>
      </w:r>
      <w:proofErr w:type="spellEnd"/>
      <w:r w:rsidR="001C7215" w:rsidRPr="00124595">
        <w:rPr>
          <w:rFonts w:ascii="Noto Sans CJK KR Regular" w:eastAsia="Noto Sans CJK KR Regular" w:hAnsi="Noto Sans CJK KR Regular"/>
          <w:sz w:val="18"/>
          <w:szCs w:val="18"/>
        </w:rPr>
        <w:t>-DESKER</w:t>
      </w:r>
      <w:r w:rsidRPr="00124595">
        <w:rPr>
          <w:rFonts w:ascii="Noto Sans CJK KR Regular" w:eastAsia="Noto Sans CJK KR Regular" w:hAnsi="Noto Sans CJK KR Regular"/>
          <w:sz w:val="18"/>
          <w:szCs w:val="18"/>
        </w:rPr>
        <w:t>"</w:t>
      </w:r>
      <w:r w:rsidR="001C7215" w:rsidRPr="00124595">
        <w:rPr>
          <w:rFonts w:ascii="Noto Sans CJK KR Regular" w:eastAsia="Noto Sans CJK KR Regular" w:hAnsi="Noto Sans CJK KR Regular"/>
          <w:sz w:val="18"/>
          <w:szCs w:val="18"/>
        </w:rPr>
        <w:t xml:space="preserve"> </w:t>
      </w:r>
      <w:r w:rsidR="001C7215" w:rsidRPr="00124595">
        <w:rPr>
          <w:rFonts w:ascii="Noto Sans CJK KR Regular" w:eastAsia="Noto Sans CJK KR Regular" w:hAnsi="Noto Sans CJK KR Regular" w:hint="eastAsia"/>
          <w:sz w:val="18"/>
          <w:szCs w:val="18"/>
        </w:rPr>
        <w:t>또는</w:t>
      </w:r>
      <w:r w:rsidR="001C7215" w:rsidRPr="00124595">
        <w:rPr>
          <w:rFonts w:ascii="Noto Sans CJK KR Regular" w:eastAsia="Noto Sans CJK KR Regular" w:hAnsi="Noto Sans CJK KR Regular"/>
          <w:sz w:val="18"/>
          <w:szCs w:val="18"/>
        </w:rPr>
        <w:t xml:space="preserve"> </w:t>
      </w:r>
      <w:r w:rsidRPr="00124595">
        <w:rPr>
          <w:rFonts w:ascii="Noto Sans CJK KR Regular" w:eastAsia="Noto Sans CJK KR Regular" w:hAnsi="Noto Sans CJK KR Regular"/>
          <w:sz w:val="18"/>
          <w:szCs w:val="18"/>
        </w:rPr>
        <w:t>"</w:t>
      </w:r>
      <w:r w:rsidR="00AA0E15" w:rsidRPr="00124595">
        <w:rPr>
          <w:rFonts w:ascii="Noto Sans CJK KR Regular" w:eastAsia="Noto Sans CJK KR Regular" w:hAnsi="Noto Sans CJK KR Regular"/>
          <w:bCs/>
          <w:sz w:val="18"/>
          <w:szCs w:val="18"/>
        </w:rPr>
        <w:t xml:space="preserve">DESKER </w:t>
      </w:r>
      <w:proofErr w:type="spellStart"/>
      <w:r w:rsidR="00AA0E15" w:rsidRPr="00124595">
        <w:rPr>
          <w:rFonts w:ascii="Noto Sans CJK KR Regular" w:eastAsia="Noto Sans CJK KR Regular" w:hAnsi="Noto Sans CJK KR Regular"/>
          <w:bCs/>
          <w:sz w:val="18"/>
          <w:szCs w:val="18"/>
        </w:rPr>
        <w:t>MATE</w:t>
      </w:r>
      <w:r w:rsidRPr="00124595">
        <w:rPr>
          <w:rFonts w:ascii="Noto Sans CJK KR Regular" w:eastAsia="Noto Sans CJK KR Regular" w:hAnsi="Noto Sans CJK KR Regular"/>
          <w:bCs/>
          <w:sz w:val="18"/>
          <w:szCs w:val="18"/>
        </w:rPr>
        <w:t>"</w:t>
      </w:r>
      <w:r w:rsidR="001C7215" w:rsidRPr="00124595">
        <w:rPr>
          <w:rFonts w:ascii="Noto Sans CJK KR Regular" w:eastAsia="Noto Sans CJK KR Regular" w:hAnsi="Noto Sans CJK KR Regular" w:hint="eastAsia"/>
          <w:sz w:val="18"/>
          <w:szCs w:val="18"/>
        </w:rPr>
        <w:t>가</w:t>
      </w:r>
      <w:proofErr w:type="spellEnd"/>
      <w:r w:rsidR="001C7215" w:rsidRPr="00124595">
        <w:rPr>
          <w:rFonts w:ascii="Noto Sans CJK KR Regular" w:eastAsia="Noto Sans CJK KR Regular" w:hAnsi="Noto Sans CJK KR Regular"/>
          <w:sz w:val="18"/>
          <w:szCs w:val="18"/>
        </w:rPr>
        <w:t xml:space="preserve"> </w:t>
      </w:r>
      <w:proofErr w:type="spellStart"/>
      <w:r w:rsidR="001C7215" w:rsidRPr="00124595">
        <w:rPr>
          <w:rFonts w:ascii="Noto Sans CJK KR Regular" w:eastAsia="Noto Sans CJK KR Regular" w:hAnsi="Noto Sans CJK KR Regular" w:hint="eastAsia"/>
          <w:sz w:val="18"/>
          <w:szCs w:val="18"/>
        </w:rPr>
        <w:t>감독관청으로부터</w:t>
      </w:r>
      <w:proofErr w:type="spellEnd"/>
      <w:r w:rsidR="001C7215" w:rsidRPr="00124595">
        <w:rPr>
          <w:rFonts w:ascii="Noto Sans CJK KR Regular" w:eastAsia="Noto Sans CJK KR Regular" w:hAnsi="Noto Sans CJK KR Regular"/>
          <w:sz w:val="18"/>
          <w:szCs w:val="18"/>
        </w:rPr>
        <w:t xml:space="preserve"> </w:t>
      </w:r>
      <w:r w:rsidR="001C7215" w:rsidRPr="00124595">
        <w:rPr>
          <w:rFonts w:ascii="Noto Sans CJK KR Regular" w:eastAsia="Noto Sans CJK KR Regular" w:hAnsi="Noto Sans CJK KR Regular" w:hint="eastAsia"/>
          <w:sz w:val="18"/>
          <w:szCs w:val="18"/>
        </w:rPr>
        <w:t>영업취소</w:t>
      </w:r>
      <w:r w:rsidR="001C7215" w:rsidRPr="00124595">
        <w:rPr>
          <w:rFonts w:ascii="Noto Sans CJK KR Regular" w:eastAsia="Noto Sans CJK KR Regular" w:hAnsi="Noto Sans CJK KR Regular"/>
          <w:sz w:val="18"/>
          <w:szCs w:val="18"/>
        </w:rPr>
        <w:t xml:space="preserve"> </w:t>
      </w:r>
      <w:r w:rsidR="001C7215" w:rsidRPr="00124595">
        <w:rPr>
          <w:rFonts w:ascii="Noto Sans CJK KR Regular" w:eastAsia="Noto Sans CJK KR Regular" w:hAnsi="Noto Sans CJK KR Regular" w:hint="eastAsia"/>
          <w:sz w:val="18"/>
          <w:szCs w:val="18"/>
        </w:rPr>
        <w:t>등의</w:t>
      </w:r>
      <w:r w:rsidR="001C7215" w:rsidRPr="00124595">
        <w:rPr>
          <w:rFonts w:ascii="Noto Sans CJK KR Regular" w:eastAsia="Noto Sans CJK KR Regular" w:hAnsi="Noto Sans CJK KR Regular"/>
          <w:sz w:val="18"/>
          <w:szCs w:val="18"/>
        </w:rPr>
        <w:t xml:space="preserve"> </w:t>
      </w:r>
      <w:r w:rsidR="001C7215" w:rsidRPr="00124595">
        <w:rPr>
          <w:rFonts w:ascii="Noto Sans CJK KR Regular" w:eastAsia="Noto Sans CJK KR Regular" w:hAnsi="Noto Sans CJK KR Regular" w:hint="eastAsia"/>
          <w:sz w:val="18"/>
          <w:szCs w:val="18"/>
        </w:rPr>
        <w:t>처분을</w:t>
      </w:r>
      <w:r w:rsidR="001C7215" w:rsidRPr="00124595">
        <w:rPr>
          <w:rFonts w:ascii="Noto Sans CJK KR Regular" w:eastAsia="Noto Sans CJK KR Regular" w:hAnsi="Noto Sans CJK KR Regular"/>
          <w:sz w:val="18"/>
          <w:szCs w:val="18"/>
        </w:rPr>
        <w:t xml:space="preserve"> </w:t>
      </w:r>
      <w:r w:rsidR="001C7215" w:rsidRPr="00124595">
        <w:rPr>
          <w:rFonts w:ascii="Noto Sans CJK KR Regular" w:eastAsia="Noto Sans CJK KR Regular" w:hAnsi="Noto Sans CJK KR Regular" w:hint="eastAsia"/>
          <w:sz w:val="18"/>
          <w:szCs w:val="18"/>
        </w:rPr>
        <w:t>받은</w:t>
      </w:r>
      <w:r w:rsidR="001C7215" w:rsidRPr="00124595">
        <w:rPr>
          <w:rFonts w:ascii="Noto Sans CJK KR Regular" w:eastAsia="Noto Sans CJK KR Regular" w:hAnsi="Noto Sans CJK KR Regular"/>
          <w:sz w:val="18"/>
          <w:szCs w:val="18"/>
        </w:rPr>
        <w:t xml:space="preserve"> </w:t>
      </w:r>
      <w:r w:rsidR="001C7215" w:rsidRPr="00124595">
        <w:rPr>
          <w:rFonts w:ascii="Noto Sans CJK KR Regular" w:eastAsia="Noto Sans CJK KR Regular" w:hAnsi="Noto Sans CJK KR Regular" w:hint="eastAsia"/>
          <w:sz w:val="18"/>
          <w:szCs w:val="18"/>
        </w:rPr>
        <w:t>경우</w:t>
      </w:r>
    </w:p>
    <w:p w14:paraId="6BDF7966" w14:textId="75F7A169" w:rsidR="001C7215" w:rsidRPr="00124595" w:rsidRDefault="00C4358E" w:rsidP="003529E4">
      <w:pPr>
        <w:pStyle w:val="ad"/>
        <w:numPr>
          <w:ilvl w:val="0"/>
          <w:numId w:val="47"/>
        </w:numPr>
        <w:wordWrap/>
        <w:spacing w:line="276" w:lineRule="auto"/>
        <w:jc w:val="left"/>
        <w:rPr>
          <w:rFonts w:ascii="Noto Sans CJK KR Regular" w:eastAsia="Noto Sans CJK KR Regular" w:hAnsi="Noto Sans CJK KR Regular"/>
          <w:b w:val="0"/>
          <w:bCs w:val="0"/>
          <w:sz w:val="18"/>
          <w:szCs w:val="18"/>
        </w:rPr>
      </w:pPr>
      <w:r w:rsidRPr="00124595">
        <w:rPr>
          <w:rFonts w:ascii="Noto Sans CJK KR Regular" w:eastAsia="Noto Sans CJK KR Regular" w:hAnsi="Noto Sans CJK KR Regular"/>
          <w:b w:val="0"/>
          <w:bCs w:val="0"/>
          <w:sz w:val="18"/>
          <w:szCs w:val="18"/>
        </w:rPr>
        <w:t>"(주)</w:t>
      </w:r>
      <w:proofErr w:type="spellStart"/>
      <w:r w:rsidR="001C7215" w:rsidRPr="00124595">
        <w:rPr>
          <w:rFonts w:ascii="Noto Sans CJK KR Regular" w:eastAsia="Noto Sans CJK KR Regular" w:hAnsi="Noto Sans CJK KR Regular"/>
          <w:b w:val="0"/>
          <w:bCs w:val="0"/>
          <w:sz w:val="18"/>
          <w:szCs w:val="18"/>
        </w:rPr>
        <w:t>일룸-DESKER</w:t>
      </w:r>
      <w:r w:rsidRPr="00124595">
        <w:rPr>
          <w:rFonts w:ascii="Noto Sans CJK KR Regular" w:eastAsia="Noto Sans CJK KR Regular" w:hAnsi="Noto Sans CJK KR Regular"/>
          <w:b w:val="0"/>
          <w:bCs w:val="0"/>
          <w:sz w:val="18"/>
          <w:szCs w:val="18"/>
        </w:rPr>
        <w:t>"</w:t>
      </w:r>
      <w:r w:rsidR="001C7215" w:rsidRPr="00124595">
        <w:rPr>
          <w:rFonts w:ascii="Noto Sans CJK KR Regular" w:eastAsia="Noto Sans CJK KR Regular" w:hAnsi="Noto Sans CJK KR Regular"/>
          <w:b w:val="0"/>
          <w:bCs w:val="0"/>
          <w:sz w:val="18"/>
          <w:szCs w:val="18"/>
        </w:rPr>
        <w:t>가</w:t>
      </w:r>
      <w:proofErr w:type="spellEnd"/>
      <w:r w:rsidR="001C7215" w:rsidRPr="00124595">
        <w:rPr>
          <w:rFonts w:ascii="Noto Sans CJK KR Regular" w:eastAsia="Noto Sans CJK KR Regular" w:hAnsi="Noto Sans CJK KR Regular"/>
          <w:b w:val="0"/>
          <w:bCs w:val="0"/>
          <w:sz w:val="18"/>
          <w:szCs w:val="18"/>
        </w:rPr>
        <w:t xml:space="preserve"> 납품한 상품이 관계법령에 저촉되어 해당 상품의 납품 또는 판매가   불가능하게 된 경우</w:t>
      </w:r>
    </w:p>
    <w:p w14:paraId="1F590D50" w14:textId="77777777" w:rsidR="001C7215" w:rsidRPr="00124595" w:rsidRDefault="001C7215" w:rsidP="003529E4">
      <w:pPr>
        <w:pStyle w:val="ad"/>
        <w:numPr>
          <w:ilvl w:val="0"/>
          <w:numId w:val="47"/>
        </w:numPr>
        <w:wordWrap/>
        <w:spacing w:line="276" w:lineRule="auto"/>
        <w:jc w:val="left"/>
        <w:rPr>
          <w:rFonts w:ascii="Noto Sans CJK KR Regular" w:eastAsia="Noto Sans CJK KR Regular" w:hAnsi="Noto Sans CJK KR Regular"/>
          <w:b w:val="0"/>
          <w:bCs w:val="0"/>
          <w:sz w:val="18"/>
          <w:szCs w:val="18"/>
        </w:rPr>
      </w:pPr>
      <w:r w:rsidRPr="00124595">
        <w:rPr>
          <w:rFonts w:ascii="Noto Sans CJK KR Regular" w:eastAsia="Noto Sans CJK KR Regular" w:hAnsi="Noto Sans CJK KR Regular"/>
          <w:b w:val="0"/>
          <w:bCs w:val="0"/>
          <w:sz w:val="18"/>
          <w:szCs w:val="18"/>
        </w:rPr>
        <w:t>기타의 사유로 인하여 본 계약 및 개별계약을 이행할 수 없는 사실이 객관적으로 명백한 경우</w:t>
      </w:r>
    </w:p>
    <w:p w14:paraId="386EF859" w14:textId="6D8FD9EB" w:rsidR="00515852" w:rsidRPr="00124595" w:rsidRDefault="00C4358E" w:rsidP="003529E4">
      <w:pPr>
        <w:pStyle w:val="ad"/>
        <w:numPr>
          <w:ilvl w:val="0"/>
          <w:numId w:val="47"/>
        </w:numPr>
        <w:wordWrap/>
        <w:spacing w:line="276" w:lineRule="auto"/>
        <w:jc w:val="left"/>
        <w:rPr>
          <w:rFonts w:ascii="Noto Sans CJK KR Regular" w:eastAsia="Noto Sans CJK KR Regular" w:hAnsi="Noto Sans CJK KR Regular"/>
          <w:b w:val="0"/>
          <w:sz w:val="18"/>
          <w:szCs w:val="18"/>
        </w:rPr>
      </w:pPr>
      <w:r w:rsidRPr="00124595">
        <w:rPr>
          <w:rFonts w:ascii="Noto Sans CJK KR Regular" w:eastAsia="Noto Sans CJK KR Regular" w:hAnsi="Noto Sans CJK KR Regular"/>
          <w:b w:val="0"/>
          <w:bCs w:val="0"/>
          <w:sz w:val="18"/>
          <w:szCs w:val="18"/>
        </w:rPr>
        <w:t>"(</w:t>
      </w:r>
      <w:r w:rsidRPr="00124595">
        <w:rPr>
          <w:rFonts w:ascii="Noto Sans CJK KR Regular" w:eastAsia="Noto Sans CJK KR Regular" w:hAnsi="Noto Sans CJK KR Regular" w:hint="eastAsia"/>
          <w:b w:val="0"/>
          <w:bCs w:val="0"/>
          <w:sz w:val="18"/>
          <w:szCs w:val="18"/>
        </w:rPr>
        <w:t>주</w:t>
      </w:r>
      <w:r w:rsidRPr="00124595">
        <w:rPr>
          <w:rFonts w:ascii="Noto Sans CJK KR Regular" w:eastAsia="Noto Sans CJK KR Regular" w:hAnsi="Noto Sans CJK KR Regular"/>
          <w:b w:val="0"/>
          <w:bCs w:val="0"/>
          <w:sz w:val="18"/>
          <w:szCs w:val="18"/>
        </w:rPr>
        <w:t>)</w:t>
      </w:r>
      <w:proofErr w:type="spellStart"/>
      <w:r w:rsidR="001C7215" w:rsidRPr="00124595">
        <w:rPr>
          <w:rFonts w:ascii="Noto Sans CJK KR Regular" w:eastAsia="Noto Sans CJK KR Regular" w:hAnsi="Noto Sans CJK KR Regular"/>
          <w:b w:val="0"/>
          <w:bCs w:val="0"/>
          <w:sz w:val="18"/>
          <w:szCs w:val="18"/>
        </w:rPr>
        <w:t>일룸</w:t>
      </w:r>
      <w:proofErr w:type="spellEnd"/>
      <w:r w:rsidR="001C7215" w:rsidRPr="00124595">
        <w:rPr>
          <w:rFonts w:ascii="Noto Sans CJK KR Regular" w:eastAsia="Noto Sans CJK KR Regular" w:hAnsi="Noto Sans CJK KR Regular"/>
          <w:b w:val="0"/>
          <w:bCs w:val="0"/>
          <w:sz w:val="18"/>
          <w:szCs w:val="18"/>
        </w:rPr>
        <w:t>-DESKER</w:t>
      </w:r>
      <w:r w:rsidRPr="00124595">
        <w:rPr>
          <w:rFonts w:ascii="Noto Sans CJK KR Regular" w:eastAsia="Noto Sans CJK KR Regular" w:hAnsi="Noto Sans CJK KR Regular"/>
          <w:b w:val="0"/>
          <w:bCs w:val="0"/>
          <w:sz w:val="18"/>
          <w:szCs w:val="18"/>
        </w:rPr>
        <w:t>"</w:t>
      </w:r>
      <w:r w:rsidR="001C7215" w:rsidRPr="00124595">
        <w:rPr>
          <w:rFonts w:ascii="Noto Sans CJK KR Regular" w:eastAsia="Noto Sans CJK KR Regular" w:hAnsi="Noto Sans CJK KR Regular"/>
          <w:b w:val="0"/>
          <w:bCs w:val="0"/>
          <w:sz w:val="18"/>
          <w:szCs w:val="18"/>
        </w:rPr>
        <w:t xml:space="preserve"> 또는 </w:t>
      </w:r>
      <w:r w:rsidRPr="00124595">
        <w:rPr>
          <w:rFonts w:ascii="Noto Sans CJK KR Regular" w:eastAsia="Noto Sans CJK KR Regular" w:hAnsi="Noto Sans CJK KR Regular"/>
          <w:b w:val="0"/>
          <w:bCs w:val="0"/>
          <w:sz w:val="18"/>
          <w:szCs w:val="18"/>
        </w:rPr>
        <w:t>"</w:t>
      </w:r>
      <w:r w:rsidR="00AA0E15" w:rsidRPr="00124595">
        <w:rPr>
          <w:rFonts w:ascii="Noto Sans CJK KR Regular" w:eastAsia="Noto Sans CJK KR Regular" w:hAnsi="Noto Sans CJK KR Regular"/>
          <w:b w:val="0"/>
          <w:bCs w:val="0"/>
          <w:sz w:val="18"/>
          <w:szCs w:val="18"/>
        </w:rPr>
        <w:t>DESKER MATE</w:t>
      </w:r>
      <w:r w:rsidRPr="00124595">
        <w:rPr>
          <w:rFonts w:ascii="Noto Sans CJK KR Regular" w:eastAsia="Noto Sans CJK KR Regular" w:hAnsi="Noto Sans CJK KR Regular"/>
          <w:b w:val="0"/>
          <w:bCs w:val="0"/>
          <w:sz w:val="18"/>
          <w:szCs w:val="18"/>
        </w:rPr>
        <w:t>"</w:t>
      </w:r>
      <w:r w:rsidR="001C7215" w:rsidRPr="00124595">
        <w:rPr>
          <w:rFonts w:ascii="Noto Sans CJK KR Regular" w:eastAsia="Noto Sans CJK KR Regular" w:hAnsi="Noto Sans CJK KR Regular"/>
          <w:b w:val="0"/>
          <w:bCs w:val="0"/>
          <w:sz w:val="18"/>
          <w:szCs w:val="18"/>
        </w:rPr>
        <w:t xml:space="preserve"> 및 그 임직원의 </w:t>
      </w:r>
      <w:r w:rsidR="001C7215" w:rsidRPr="00124595">
        <w:rPr>
          <w:rFonts w:ascii="Noto Sans CJK KR Regular" w:eastAsia="Noto Sans CJK KR Regular" w:hAnsi="Noto Sans CJK KR Regular"/>
          <w:b w:val="0"/>
          <w:sz w:val="18"/>
          <w:szCs w:val="18"/>
        </w:rPr>
        <w:t>법 위반행위 또는 사회 상규에 반하는 행위</w:t>
      </w:r>
      <w:r w:rsidR="008C228B" w:rsidRPr="00124595">
        <w:rPr>
          <w:rFonts w:ascii="Noto Sans CJK KR Regular" w:eastAsia="Noto Sans CJK KR Regular" w:hAnsi="Noto Sans CJK KR Regular" w:hint="eastAsia"/>
          <w:b w:val="0"/>
          <w:sz w:val="18"/>
          <w:szCs w:val="18"/>
        </w:rPr>
        <w:t>로</w:t>
      </w:r>
      <w:r w:rsidR="008C228B" w:rsidRPr="00124595">
        <w:rPr>
          <w:rFonts w:ascii="Noto Sans CJK KR Regular" w:eastAsia="Noto Sans CJK KR Regular" w:hAnsi="Noto Sans CJK KR Regular"/>
          <w:b w:val="0"/>
          <w:sz w:val="18"/>
          <w:szCs w:val="18"/>
        </w:rPr>
        <w:t xml:space="preserve"> 인해 </w:t>
      </w:r>
      <w:r w:rsidRPr="00124595">
        <w:rPr>
          <w:rFonts w:ascii="Noto Sans CJK KR Regular" w:eastAsia="Noto Sans CJK KR Regular" w:hAnsi="Noto Sans CJK KR Regular"/>
          <w:b w:val="0"/>
          <w:bCs w:val="0"/>
          <w:sz w:val="18"/>
          <w:szCs w:val="18"/>
        </w:rPr>
        <w:t>"</w:t>
      </w:r>
      <w:r w:rsidR="008C228B" w:rsidRPr="00124595">
        <w:rPr>
          <w:rFonts w:ascii="Noto Sans CJK KR Regular" w:eastAsia="Noto Sans CJK KR Regular" w:hAnsi="Noto Sans CJK KR Regular"/>
          <w:b w:val="0"/>
          <w:bCs w:val="0"/>
          <w:sz w:val="18"/>
          <w:szCs w:val="18"/>
        </w:rPr>
        <w:t>DESKER MATE</w:t>
      </w:r>
      <w:r w:rsidRPr="00124595">
        <w:rPr>
          <w:rFonts w:ascii="Noto Sans CJK KR Regular" w:eastAsia="Noto Sans CJK KR Regular" w:hAnsi="Noto Sans CJK KR Regular"/>
          <w:b w:val="0"/>
          <w:bCs w:val="0"/>
          <w:sz w:val="18"/>
          <w:szCs w:val="18"/>
        </w:rPr>
        <w:t>"</w:t>
      </w:r>
      <w:r w:rsidR="008C228B" w:rsidRPr="00124595">
        <w:rPr>
          <w:rFonts w:ascii="Noto Sans CJK KR Regular" w:eastAsia="Noto Sans CJK KR Regular" w:hAnsi="Noto Sans CJK KR Regular" w:hint="eastAsia"/>
          <w:b w:val="0"/>
          <w:bCs w:val="0"/>
          <w:sz w:val="18"/>
          <w:szCs w:val="18"/>
        </w:rPr>
        <w:t>의</w:t>
      </w:r>
      <w:r w:rsidR="008C228B" w:rsidRPr="00124595">
        <w:rPr>
          <w:rFonts w:ascii="Noto Sans CJK KR Regular" w:eastAsia="Noto Sans CJK KR Regular" w:hAnsi="Noto Sans CJK KR Regular"/>
          <w:b w:val="0"/>
          <w:bCs w:val="0"/>
          <w:sz w:val="18"/>
          <w:szCs w:val="18"/>
        </w:rPr>
        <w:t xml:space="preserve"> </w:t>
      </w:r>
      <w:r w:rsidR="008C228B" w:rsidRPr="00124595">
        <w:rPr>
          <w:rFonts w:ascii="Noto Sans CJK KR Regular" w:eastAsia="Noto Sans CJK KR Regular" w:hAnsi="Noto Sans CJK KR Regular" w:hint="eastAsia"/>
          <w:b w:val="0"/>
          <w:bCs w:val="0"/>
          <w:sz w:val="18"/>
          <w:szCs w:val="18"/>
        </w:rPr>
        <w:t>영업에</w:t>
      </w:r>
      <w:r w:rsidR="008C228B" w:rsidRPr="00124595">
        <w:rPr>
          <w:rFonts w:ascii="Noto Sans CJK KR Regular" w:eastAsia="Noto Sans CJK KR Regular" w:hAnsi="Noto Sans CJK KR Regular"/>
          <w:b w:val="0"/>
          <w:bCs w:val="0"/>
          <w:sz w:val="18"/>
          <w:szCs w:val="18"/>
        </w:rPr>
        <w:t xml:space="preserve"> </w:t>
      </w:r>
      <w:r w:rsidR="008C228B" w:rsidRPr="00124595">
        <w:rPr>
          <w:rFonts w:ascii="Noto Sans CJK KR Regular" w:eastAsia="Noto Sans CJK KR Regular" w:hAnsi="Noto Sans CJK KR Regular" w:hint="eastAsia"/>
          <w:b w:val="0"/>
          <w:bCs w:val="0"/>
          <w:sz w:val="18"/>
          <w:szCs w:val="18"/>
        </w:rPr>
        <w:t>상당한</w:t>
      </w:r>
      <w:r w:rsidR="008C228B" w:rsidRPr="00124595">
        <w:rPr>
          <w:rFonts w:ascii="Noto Sans CJK KR Regular" w:eastAsia="Noto Sans CJK KR Regular" w:hAnsi="Noto Sans CJK KR Regular"/>
          <w:b w:val="0"/>
          <w:bCs w:val="0"/>
          <w:sz w:val="18"/>
          <w:szCs w:val="18"/>
        </w:rPr>
        <w:t xml:space="preserve"> </w:t>
      </w:r>
      <w:r w:rsidR="008C228B" w:rsidRPr="00124595">
        <w:rPr>
          <w:rFonts w:ascii="Noto Sans CJK KR Regular" w:eastAsia="Noto Sans CJK KR Regular" w:hAnsi="Noto Sans CJK KR Regular" w:hint="eastAsia"/>
          <w:b w:val="0"/>
          <w:bCs w:val="0"/>
          <w:sz w:val="18"/>
          <w:szCs w:val="18"/>
        </w:rPr>
        <w:t>영향을</w:t>
      </w:r>
      <w:r w:rsidR="008C228B" w:rsidRPr="00124595">
        <w:rPr>
          <w:rFonts w:ascii="Noto Sans CJK KR Regular" w:eastAsia="Noto Sans CJK KR Regular" w:hAnsi="Noto Sans CJK KR Regular"/>
          <w:b w:val="0"/>
          <w:bCs w:val="0"/>
          <w:sz w:val="18"/>
          <w:szCs w:val="18"/>
        </w:rPr>
        <w:t xml:space="preserve"> </w:t>
      </w:r>
      <w:r w:rsidR="008C228B" w:rsidRPr="00124595">
        <w:rPr>
          <w:rFonts w:ascii="Noto Sans CJK KR Regular" w:eastAsia="Noto Sans CJK KR Regular" w:hAnsi="Noto Sans CJK KR Regular" w:hint="eastAsia"/>
          <w:b w:val="0"/>
          <w:bCs w:val="0"/>
          <w:sz w:val="18"/>
          <w:szCs w:val="18"/>
        </w:rPr>
        <w:t>끼치는</w:t>
      </w:r>
      <w:r w:rsidR="008C228B" w:rsidRPr="00124595">
        <w:rPr>
          <w:rFonts w:ascii="Noto Sans CJK KR Regular" w:eastAsia="Noto Sans CJK KR Regular" w:hAnsi="Noto Sans CJK KR Regular"/>
          <w:b w:val="0"/>
          <w:bCs w:val="0"/>
          <w:sz w:val="18"/>
          <w:szCs w:val="18"/>
        </w:rPr>
        <w:t xml:space="preserve"> </w:t>
      </w:r>
      <w:r w:rsidR="008C228B" w:rsidRPr="00124595">
        <w:rPr>
          <w:rFonts w:ascii="Noto Sans CJK KR Regular" w:eastAsia="Noto Sans CJK KR Regular" w:hAnsi="Noto Sans CJK KR Regular" w:hint="eastAsia"/>
          <w:b w:val="0"/>
          <w:sz w:val="18"/>
          <w:szCs w:val="18"/>
        </w:rPr>
        <w:t>경우</w:t>
      </w:r>
    </w:p>
    <w:p w14:paraId="42A804C8" w14:textId="64DCABB5" w:rsidR="009A1FB7" w:rsidRPr="00124595" w:rsidDel="00230904" w:rsidRDefault="009A1FB7" w:rsidP="003529E4">
      <w:pPr>
        <w:pStyle w:val="ad"/>
        <w:numPr>
          <w:ilvl w:val="0"/>
          <w:numId w:val="47"/>
        </w:numPr>
        <w:wordWrap/>
        <w:spacing w:line="276" w:lineRule="auto"/>
        <w:jc w:val="left"/>
        <w:rPr>
          <w:moveFrom w:id="310" w:author=" 윤현정 (Hyunjeong Yoon)" w:date="2026-02-26T14:12:00Z"/>
          <w:rFonts w:ascii="Noto Sans CJK KR Regular" w:eastAsia="Noto Sans CJK KR Regular" w:hAnsi="Noto Sans CJK KR Regular"/>
          <w:b w:val="0"/>
          <w:sz w:val="18"/>
          <w:szCs w:val="18"/>
        </w:rPr>
      </w:pPr>
      <w:moveFromRangeStart w:id="311" w:author=" 윤현정 (Hyunjeong Yoon)" w:date="2026-02-26T14:12:00Z" w:name="move223007554"/>
      <w:moveFrom w:id="312" w:author=" 윤현정 (Hyunjeong Yoon)" w:date="2026-02-26T14:12:00Z">
        <w:r w:rsidRPr="00124595" w:rsidDel="00230904">
          <w:rPr>
            <w:rFonts w:ascii="Noto Sans CJK KR Regular" w:eastAsia="Noto Sans CJK KR Regular" w:hAnsi="Noto Sans CJK KR Regular" w:hint="eastAsia"/>
            <w:b w:val="0"/>
            <w:sz w:val="18"/>
            <w:szCs w:val="18"/>
          </w:rPr>
          <w:t>㈜일룸</w:t>
        </w:r>
        <w:r w:rsidRPr="00124595" w:rsidDel="00230904">
          <w:rPr>
            <w:rFonts w:ascii="Noto Sans CJK KR Regular" w:eastAsia="Noto Sans CJK KR Regular" w:hAnsi="Noto Sans CJK KR Regular"/>
            <w:b w:val="0"/>
            <w:sz w:val="18"/>
            <w:szCs w:val="18"/>
          </w:rPr>
          <w:t xml:space="preserve">-DESKER의 행위가 </w:t>
        </w:r>
        <w:r w:rsidRPr="00124595" w:rsidDel="00230904">
          <w:rPr>
            <w:rFonts w:ascii="Noto Sans CJK KR Regular" w:eastAsia="Noto Sans CJK KR Regular" w:hAnsi="Noto Sans CJK KR Regular" w:hint="eastAsia"/>
            <w:b w:val="0"/>
            <w:sz w:val="18"/>
            <w:szCs w:val="18"/>
          </w:rPr>
          <w:t>제</w:t>
        </w:r>
        <w:r w:rsidRPr="00124595" w:rsidDel="00230904">
          <w:rPr>
            <w:rFonts w:ascii="Noto Sans CJK KR Regular" w:eastAsia="Noto Sans CJK KR Regular" w:hAnsi="Noto Sans CJK KR Regular"/>
            <w:b w:val="0"/>
            <w:sz w:val="18"/>
            <w:szCs w:val="18"/>
          </w:rPr>
          <w:t xml:space="preserve"> 9</w:t>
        </w:r>
        <w:r w:rsidRPr="00124595" w:rsidDel="00230904">
          <w:rPr>
            <w:rFonts w:ascii="Noto Sans CJK KR Regular" w:eastAsia="Noto Sans CJK KR Regular" w:hAnsi="Noto Sans CJK KR Regular" w:hint="eastAsia"/>
            <w:b w:val="0"/>
            <w:sz w:val="18"/>
            <w:szCs w:val="18"/>
          </w:rPr>
          <w:t>조의</w:t>
        </w:r>
        <w:r w:rsidRPr="00124595" w:rsidDel="00230904">
          <w:rPr>
            <w:rFonts w:ascii="Noto Sans CJK KR Regular" w:eastAsia="Noto Sans CJK KR Regular" w:hAnsi="Noto Sans CJK KR Regular"/>
            <w:b w:val="0"/>
            <w:sz w:val="18"/>
            <w:szCs w:val="18"/>
          </w:rPr>
          <w:t xml:space="preserve"> 2 </w:t>
        </w:r>
        <w:r w:rsidRPr="00124595" w:rsidDel="00230904">
          <w:rPr>
            <w:rFonts w:ascii="Noto Sans CJK KR Regular" w:eastAsia="Noto Sans CJK KR Regular" w:hAnsi="Noto Sans CJK KR Regular" w:hint="eastAsia"/>
            <w:b w:val="0"/>
            <w:sz w:val="18"/>
            <w:szCs w:val="18"/>
          </w:rPr>
          <w:t>각</w:t>
        </w:r>
        <w:r w:rsidRPr="00124595" w:rsidDel="00230904">
          <w:rPr>
            <w:rFonts w:ascii="Noto Sans CJK KR Regular" w:eastAsia="Noto Sans CJK KR Regular" w:hAnsi="Noto Sans CJK KR Regular"/>
            <w:b w:val="0"/>
            <w:sz w:val="18"/>
            <w:szCs w:val="18"/>
          </w:rPr>
          <w:t xml:space="preserve"> </w:t>
        </w:r>
        <w:r w:rsidRPr="00124595" w:rsidDel="00230904">
          <w:rPr>
            <w:rFonts w:ascii="Noto Sans CJK KR Regular" w:eastAsia="Noto Sans CJK KR Regular" w:hAnsi="Noto Sans CJK KR Regular" w:hint="eastAsia"/>
            <w:b w:val="0"/>
            <w:sz w:val="18"/>
            <w:szCs w:val="18"/>
          </w:rPr>
          <w:t>항에</w:t>
        </w:r>
        <w:r w:rsidRPr="00124595" w:rsidDel="00230904">
          <w:rPr>
            <w:rFonts w:ascii="Noto Sans CJK KR Regular" w:eastAsia="Noto Sans CJK KR Regular" w:hAnsi="Noto Sans CJK KR Regular"/>
            <w:b w:val="0"/>
            <w:sz w:val="18"/>
            <w:szCs w:val="18"/>
          </w:rPr>
          <w:t xml:space="preserve"> </w:t>
        </w:r>
        <w:r w:rsidRPr="00124595" w:rsidDel="00230904">
          <w:rPr>
            <w:rFonts w:ascii="Noto Sans CJK KR Regular" w:eastAsia="Noto Sans CJK KR Regular" w:hAnsi="Noto Sans CJK KR Regular" w:hint="eastAsia"/>
            <w:b w:val="0"/>
            <w:sz w:val="18"/>
            <w:szCs w:val="18"/>
          </w:rPr>
          <w:t>해당하는</w:t>
        </w:r>
        <w:r w:rsidRPr="00124595" w:rsidDel="00230904">
          <w:rPr>
            <w:rFonts w:ascii="Noto Sans CJK KR Regular" w:eastAsia="Noto Sans CJK KR Regular" w:hAnsi="Noto Sans CJK KR Regular"/>
            <w:b w:val="0"/>
            <w:sz w:val="18"/>
            <w:szCs w:val="18"/>
          </w:rPr>
          <w:t xml:space="preserve"> </w:t>
        </w:r>
        <w:r w:rsidRPr="00124595" w:rsidDel="00230904">
          <w:rPr>
            <w:rFonts w:ascii="Noto Sans CJK KR Regular" w:eastAsia="Noto Sans CJK KR Regular" w:hAnsi="Noto Sans CJK KR Regular" w:hint="eastAsia"/>
            <w:b w:val="0"/>
            <w:sz w:val="18"/>
            <w:szCs w:val="18"/>
          </w:rPr>
          <w:t>불공정행위에</w:t>
        </w:r>
        <w:r w:rsidRPr="00124595" w:rsidDel="00230904">
          <w:rPr>
            <w:rFonts w:ascii="Noto Sans CJK KR Regular" w:eastAsia="Noto Sans CJK KR Regular" w:hAnsi="Noto Sans CJK KR Regular"/>
            <w:b w:val="0"/>
            <w:sz w:val="18"/>
            <w:szCs w:val="18"/>
          </w:rPr>
          <w:t xml:space="preserve"> </w:t>
        </w:r>
        <w:r w:rsidRPr="00124595" w:rsidDel="00230904">
          <w:rPr>
            <w:rFonts w:ascii="Noto Sans CJK KR Regular" w:eastAsia="Noto Sans CJK KR Regular" w:hAnsi="Noto Sans CJK KR Regular" w:hint="eastAsia"/>
            <w:b w:val="0"/>
            <w:sz w:val="18"/>
            <w:szCs w:val="18"/>
          </w:rPr>
          <w:t>해당</w:t>
        </w:r>
        <w:r w:rsidRPr="00124595" w:rsidDel="00230904">
          <w:rPr>
            <w:rFonts w:ascii="Noto Sans CJK KR Regular" w:eastAsia="Noto Sans CJK KR Regular" w:hAnsi="Noto Sans CJK KR Regular"/>
            <w:b w:val="0"/>
            <w:sz w:val="18"/>
            <w:szCs w:val="18"/>
          </w:rPr>
          <w:t xml:space="preserve"> </w:t>
        </w:r>
        <w:r w:rsidRPr="00124595" w:rsidDel="00230904">
          <w:rPr>
            <w:rFonts w:ascii="Noto Sans CJK KR Regular" w:eastAsia="Noto Sans CJK KR Regular" w:hAnsi="Noto Sans CJK KR Regular" w:hint="eastAsia"/>
            <w:b w:val="0"/>
            <w:sz w:val="18"/>
            <w:szCs w:val="18"/>
          </w:rPr>
          <w:t>하는</w:t>
        </w:r>
        <w:r w:rsidRPr="00124595" w:rsidDel="00230904">
          <w:rPr>
            <w:rFonts w:ascii="Noto Sans CJK KR Regular" w:eastAsia="Noto Sans CJK KR Regular" w:hAnsi="Noto Sans CJK KR Regular"/>
            <w:b w:val="0"/>
            <w:sz w:val="18"/>
            <w:szCs w:val="18"/>
          </w:rPr>
          <w:t xml:space="preserve"> </w:t>
        </w:r>
        <w:r w:rsidRPr="00124595" w:rsidDel="00230904">
          <w:rPr>
            <w:rFonts w:ascii="Noto Sans CJK KR Regular" w:eastAsia="Noto Sans CJK KR Regular" w:hAnsi="Noto Sans CJK KR Regular" w:hint="eastAsia"/>
            <w:b w:val="0"/>
            <w:sz w:val="18"/>
            <w:szCs w:val="18"/>
          </w:rPr>
          <w:t>경우</w:t>
        </w:r>
      </w:moveFrom>
    </w:p>
    <w:moveFromRangeEnd w:id="311"/>
    <w:p w14:paraId="1F69EE6C" w14:textId="2C06DB07" w:rsidR="00B82295" w:rsidRDefault="001C7215" w:rsidP="003529E4">
      <w:pPr>
        <w:pStyle w:val="ad"/>
        <w:numPr>
          <w:ilvl w:val="0"/>
          <w:numId w:val="47"/>
        </w:numPr>
        <w:wordWrap/>
        <w:spacing w:line="276" w:lineRule="auto"/>
        <w:jc w:val="left"/>
        <w:rPr>
          <w:ins w:id="313" w:author=" 윤현정 (Hyunjeong Yoon)" w:date="2026-02-26T14:12:00Z"/>
          <w:rFonts w:ascii="Noto Sans CJK KR Regular" w:eastAsia="Noto Sans CJK KR Regular" w:hAnsi="Noto Sans CJK KR Regular"/>
          <w:b w:val="0"/>
          <w:sz w:val="18"/>
          <w:szCs w:val="18"/>
        </w:rPr>
      </w:pPr>
      <w:r w:rsidRPr="00124595">
        <w:rPr>
          <w:rFonts w:ascii="Noto Sans CJK KR Regular" w:eastAsia="Noto Sans CJK KR Regular" w:hAnsi="Noto Sans CJK KR Regular" w:hint="eastAsia"/>
          <w:b w:val="0"/>
          <w:sz w:val="18"/>
          <w:szCs w:val="18"/>
        </w:rPr>
        <w:t>이</w:t>
      </w:r>
      <w:r w:rsidRPr="00124595">
        <w:rPr>
          <w:rFonts w:ascii="Noto Sans CJK KR Regular" w:eastAsia="Noto Sans CJK KR Regular" w:hAnsi="Noto Sans CJK KR Regular"/>
          <w:b w:val="0"/>
          <w:sz w:val="18"/>
          <w:szCs w:val="18"/>
        </w:rPr>
        <w:t xml:space="preserve"> </w:t>
      </w:r>
      <w:r w:rsidRPr="00124595">
        <w:rPr>
          <w:rFonts w:ascii="Noto Sans CJK KR Regular" w:eastAsia="Noto Sans CJK KR Regular" w:hAnsi="Noto Sans CJK KR Regular" w:hint="eastAsia"/>
          <w:b w:val="0"/>
          <w:sz w:val="18"/>
          <w:szCs w:val="18"/>
        </w:rPr>
        <w:t>계약에</w:t>
      </w:r>
      <w:r w:rsidRPr="00124595">
        <w:rPr>
          <w:rFonts w:ascii="Noto Sans CJK KR Regular" w:eastAsia="Noto Sans CJK KR Regular" w:hAnsi="Noto Sans CJK KR Regular"/>
          <w:b w:val="0"/>
          <w:sz w:val="18"/>
          <w:szCs w:val="18"/>
        </w:rPr>
        <w:t xml:space="preserve"> </w:t>
      </w:r>
      <w:r w:rsidRPr="00124595">
        <w:rPr>
          <w:rFonts w:ascii="Noto Sans CJK KR Regular" w:eastAsia="Noto Sans CJK KR Regular" w:hAnsi="Noto Sans CJK KR Regular" w:hint="eastAsia"/>
          <w:b w:val="0"/>
          <w:sz w:val="18"/>
          <w:szCs w:val="18"/>
        </w:rPr>
        <w:t>명시된</w:t>
      </w:r>
      <w:r w:rsidRPr="00124595">
        <w:rPr>
          <w:rFonts w:ascii="Noto Sans CJK KR Regular" w:eastAsia="Noto Sans CJK KR Regular" w:hAnsi="Noto Sans CJK KR Regular"/>
          <w:b w:val="0"/>
          <w:sz w:val="18"/>
          <w:szCs w:val="18"/>
        </w:rPr>
        <w:t xml:space="preserve"> </w:t>
      </w:r>
      <w:r w:rsidRPr="00124595">
        <w:rPr>
          <w:rFonts w:ascii="Noto Sans CJK KR Regular" w:eastAsia="Noto Sans CJK KR Regular" w:hAnsi="Noto Sans CJK KR Regular" w:hint="eastAsia"/>
          <w:b w:val="0"/>
          <w:sz w:val="18"/>
          <w:szCs w:val="18"/>
        </w:rPr>
        <w:t>주요</w:t>
      </w:r>
      <w:r w:rsidRPr="00124595">
        <w:rPr>
          <w:rFonts w:ascii="Noto Sans CJK KR Regular" w:eastAsia="Noto Sans CJK KR Regular" w:hAnsi="Noto Sans CJK KR Regular"/>
          <w:b w:val="0"/>
          <w:sz w:val="18"/>
          <w:szCs w:val="18"/>
        </w:rPr>
        <w:t xml:space="preserve"> </w:t>
      </w:r>
      <w:r w:rsidRPr="00124595">
        <w:rPr>
          <w:rFonts w:ascii="Noto Sans CJK KR Regular" w:eastAsia="Noto Sans CJK KR Regular" w:hAnsi="Noto Sans CJK KR Regular" w:hint="eastAsia"/>
          <w:b w:val="0"/>
          <w:sz w:val="18"/>
          <w:szCs w:val="18"/>
        </w:rPr>
        <w:t>거래품목의</w:t>
      </w:r>
      <w:r w:rsidRPr="00124595">
        <w:rPr>
          <w:rFonts w:ascii="Noto Sans CJK KR Regular" w:eastAsia="Noto Sans CJK KR Regular" w:hAnsi="Noto Sans CJK KR Regular"/>
          <w:b w:val="0"/>
          <w:sz w:val="18"/>
          <w:szCs w:val="18"/>
        </w:rPr>
        <w:t xml:space="preserve"> </w:t>
      </w:r>
      <w:r w:rsidRPr="00124595">
        <w:rPr>
          <w:rFonts w:ascii="Noto Sans CJK KR Regular" w:eastAsia="Noto Sans CJK KR Regular" w:hAnsi="Noto Sans CJK KR Regular" w:hint="eastAsia"/>
          <w:b w:val="0"/>
          <w:sz w:val="18"/>
          <w:szCs w:val="18"/>
        </w:rPr>
        <w:t>생산이</w:t>
      </w:r>
      <w:r w:rsidRPr="00124595">
        <w:rPr>
          <w:rFonts w:ascii="Noto Sans CJK KR Regular" w:eastAsia="Noto Sans CJK KR Regular" w:hAnsi="Noto Sans CJK KR Regular"/>
          <w:b w:val="0"/>
          <w:sz w:val="18"/>
          <w:szCs w:val="18"/>
        </w:rPr>
        <w:t xml:space="preserve"> </w:t>
      </w:r>
      <w:r w:rsidRPr="00124595">
        <w:rPr>
          <w:rFonts w:ascii="Noto Sans CJK KR Regular" w:eastAsia="Noto Sans CJK KR Regular" w:hAnsi="Noto Sans CJK KR Regular" w:hint="eastAsia"/>
          <w:b w:val="0"/>
          <w:sz w:val="18"/>
          <w:szCs w:val="18"/>
        </w:rPr>
        <w:t>중단</w:t>
      </w:r>
      <w:r w:rsidRPr="00124595">
        <w:rPr>
          <w:rFonts w:ascii="Noto Sans CJK KR Regular" w:eastAsia="Noto Sans CJK KR Regular" w:hAnsi="Noto Sans CJK KR Regular"/>
          <w:b w:val="0"/>
          <w:sz w:val="18"/>
          <w:szCs w:val="18"/>
        </w:rPr>
        <w:t xml:space="preserve"> </w:t>
      </w:r>
      <w:r w:rsidRPr="00124595">
        <w:rPr>
          <w:rFonts w:ascii="Noto Sans CJK KR Regular" w:eastAsia="Noto Sans CJK KR Regular" w:hAnsi="Noto Sans CJK KR Regular" w:hint="eastAsia"/>
          <w:b w:val="0"/>
          <w:sz w:val="18"/>
          <w:szCs w:val="18"/>
        </w:rPr>
        <w:t>또는</w:t>
      </w:r>
      <w:r w:rsidRPr="00124595">
        <w:rPr>
          <w:rFonts w:ascii="Noto Sans CJK KR Regular" w:eastAsia="Noto Sans CJK KR Regular" w:hAnsi="Noto Sans CJK KR Regular"/>
          <w:b w:val="0"/>
          <w:sz w:val="18"/>
          <w:szCs w:val="18"/>
        </w:rPr>
        <w:t xml:space="preserve"> </w:t>
      </w:r>
      <w:r w:rsidRPr="00124595">
        <w:rPr>
          <w:rFonts w:ascii="Noto Sans CJK KR Regular" w:eastAsia="Noto Sans CJK KR Regular" w:hAnsi="Noto Sans CJK KR Regular" w:hint="eastAsia"/>
          <w:b w:val="0"/>
          <w:sz w:val="18"/>
          <w:szCs w:val="18"/>
        </w:rPr>
        <w:t>종료된</w:t>
      </w:r>
      <w:r w:rsidRPr="00124595">
        <w:rPr>
          <w:rFonts w:ascii="Noto Sans CJK KR Regular" w:eastAsia="Noto Sans CJK KR Regular" w:hAnsi="Noto Sans CJK KR Regular"/>
          <w:b w:val="0"/>
          <w:sz w:val="18"/>
          <w:szCs w:val="18"/>
        </w:rPr>
        <w:t xml:space="preserve"> </w:t>
      </w:r>
      <w:r w:rsidRPr="00124595">
        <w:rPr>
          <w:rFonts w:ascii="Noto Sans CJK KR Regular" w:eastAsia="Noto Sans CJK KR Regular" w:hAnsi="Noto Sans CJK KR Regular" w:hint="eastAsia"/>
          <w:b w:val="0"/>
          <w:sz w:val="18"/>
          <w:szCs w:val="18"/>
        </w:rPr>
        <w:t>경우</w:t>
      </w:r>
    </w:p>
    <w:p w14:paraId="24D41F9D" w14:textId="6597496A" w:rsidR="00230904" w:rsidRPr="00124595" w:rsidRDefault="00230904" w:rsidP="00230904">
      <w:pPr>
        <w:pStyle w:val="ad"/>
        <w:numPr>
          <w:ilvl w:val="0"/>
          <w:numId w:val="47"/>
        </w:numPr>
        <w:wordWrap/>
        <w:spacing w:line="276" w:lineRule="auto"/>
        <w:jc w:val="left"/>
        <w:rPr>
          <w:moveTo w:id="314" w:author=" 윤현정 (Hyunjeong Yoon)" w:date="2026-02-26T14:12:00Z"/>
          <w:rFonts w:ascii="Noto Sans CJK KR Regular" w:eastAsia="Noto Sans CJK KR Regular" w:hAnsi="Noto Sans CJK KR Regular"/>
          <w:b w:val="0"/>
          <w:sz w:val="18"/>
          <w:szCs w:val="18"/>
        </w:rPr>
      </w:pPr>
      <w:moveToRangeStart w:id="315" w:author=" 윤현정 (Hyunjeong Yoon)" w:date="2026-02-26T14:12:00Z" w:name="move223007554"/>
      <w:moveTo w:id="316" w:author=" 윤현정 (Hyunjeong Yoon)" w:date="2026-02-26T14:12:00Z">
        <w:r w:rsidRPr="00124595">
          <w:rPr>
            <w:rFonts w:ascii="Noto Sans CJK KR Regular" w:eastAsia="Noto Sans CJK KR Regular" w:hAnsi="Noto Sans CJK KR Regular" w:hint="eastAsia"/>
            <w:b w:val="0"/>
            <w:sz w:val="18"/>
            <w:szCs w:val="18"/>
          </w:rPr>
          <w:t>㈜</w:t>
        </w:r>
        <w:proofErr w:type="spellStart"/>
        <w:r w:rsidRPr="00124595">
          <w:rPr>
            <w:rFonts w:ascii="Noto Sans CJK KR Regular" w:eastAsia="Noto Sans CJK KR Regular" w:hAnsi="Noto Sans CJK KR Regular" w:hint="eastAsia"/>
            <w:b w:val="0"/>
            <w:sz w:val="18"/>
            <w:szCs w:val="18"/>
          </w:rPr>
          <w:t>일룸</w:t>
        </w:r>
        <w:r w:rsidRPr="00124595">
          <w:rPr>
            <w:rFonts w:ascii="Noto Sans CJK KR Regular" w:eastAsia="Noto Sans CJK KR Regular" w:hAnsi="Noto Sans CJK KR Regular"/>
            <w:b w:val="0"/>
            <w:sz w:val="18"/>
            <w:szCs w:val="18"/>
          </w:rPr>
          <w:t>-DESKER의</w:t>
        </w:r>
        <w:proofErr w:type="spellEnd"/>
        <w:r w:rsidRPr="00124595">
          <w:rPr>
            <w:rFonts w:ascii="Noto Sans CJK KR Regular" w:eastAsia="Noto Sans CJK KR Regular" w:hAnsi="Noto Sans CJK KR Regular"/>
            <w:b w:val="0"/>
            <w:sz w:val="18"/>
            <w:szCs w:val="18"/>
          </w:rPr>
          <w:t xml:space="preserve"> 행위가 </w:t>
        </w:r>
        <w:proofErr w:type="gramStart"/>
        <w:r w:rsidRPr="00124595">
          <w:rPr>
            <w:rFonts w:ascii="Noto Sans CJK KR Regular" w:eastAsia="Noto Sans CJK KR Regular" w:hAnsi="Noto Sans CJK KR Regular" w:hint="eastAsia"/>
            <w:b w:val="0"/>
            <w:sz w:val="18"/>
            <w:szCs w:val="18"/>
          </w:rPr>
          <w:t>제</w:t>
        </w:r>
        <w:r w:rsidRPr="00124595">
          <w:rPr>
            <w:rFonts w:ascii="Noto Sans CJK KR Regular" w:eastAsia="Noto Sans CJK KR Regular" w:hAnsi="Noto Sans CJK KR Regular"/>
            <w:b w:val="0"/>
            <w:sz w:val="18"/>
            <w:szCs w:val="18"/>
          </w:rPr>
          <w:t xml:space="preserve"> </w:t>
        </w:r>
      </w:moveTo>
      <w:ins w:id="317" w:author=" 윤현정 (Hyunjeong Yoon)" w:date="2026-02-26T14:14:00Z">
        <w:r w:rsidR="00320524">
          <w:rPr>
            <w:rFonts w:ascii="Noto Sans CJK KR Regular" w:eastAsia="Noto Sans CJK KR Regular" w:hAnsi="Noto Sans CJK KR Regular"/>
            <w:b w:val="0"/>
            <w:sz w:val="18"/>
            <w:szCs w:val="18"/>
          </w:rPr>
          <w:t>10</w:t>
        </w:r>
        <w:proofErr w:type="gramEnd"/>
        <w:r w:rsidR="00320524">
          <w:rPr>
            <w:rFonts w:ascii="Noto Sans CJK KR Regular" w:eastAsia="Noto Sans CJK KR Regular" w:hAnsi="Noto Sans CJK KR Regular" w:hint="eastAsia"/>
            <w:b w:val="0"/>
            <w:sz w:val="18"/>
            <w:szCs w:val="18"/>
          </w:rPr>
          <w:t xml:space="preserve">조 </w:t>
        </w:r>
      </w:ins>
      <w:moveTo w:id="318" w:author=" 윤현정 (Hyunjeong Yoon)" w:date="2026-02-26T14:12:00Z">
        <w:del w:id="319" w:author=" 윤현정 (Hyunjeong Yoon)" w:date="2026-02-26T14:14:00Z">
          <w:r w:rsidRPr="00124595" w:rsidDel="00320524">
            <w:rPr>
              <w:rFonts w:ascii="Noto Sans CJK KR Regular" w:eastAsia="Noto Sans CJK KR Regular" w:hAnsi="Noto Sans CJK KR Regular"/>
              <w:b w:val="0"/>
              <w:sz w:val="18"/>
              <w:szCs w:val="18"/>
            </w:rPr>
            <w:delText>9</w:delText>
          </w:r>
          <w:r w:rsidRPr="00124595" w:rsidDel="00320524">
            <w:rPr>
              <w:rFonts w:ascii="Noto Sans CJK KR Regular" w:eastAsia="Noto Sans CJK KR Regular" w:hAnsi="Noto Sans CJK KR Regular" w:hint="eastAsia"/>
              <w:b w:val="0"/>
              <w:sz w:val="18"/>
              <w:szCs w:val="18"/>
            </w:rPr>
            <w:delText>조의</w:delText>
          </w:r>
          <w:r w:rsidRPr="00124595" w:rsidDel="00320524">
            <w:rPr>
              <w:rFonts w:ascii="Noto Sans CJK KR Regular" w:eastAsia="Noto Sans CJK KR Regular" w:hAnsi="Noto Sans CJK KR Regular"/>
              <w:b w:val="0"/>
              <w:sz w:val="18"/>
              <w:szCs w:val="18"/>
            </w:rPr>
            <w:delText xml:space="preserve"> 2 </w:delText>
          </w:r>
        </w:del>
        <w:r w:rsidRPr="00124595">
          <w:rPr>
            <w:rFonts w:ascii="Noto Sans CJK KR Regular" w:eastAsia="Noto Sans CJK KR Regular" w:hAnsi="Noto Sans CJK KR Regular" w:hint="eastAsia"/>
            <w:b w:val="0"/>
            <w:sz w:val="18"/>
            <w:szCs w:val="18"/>
          </w:rPr>
          <w:t>각</w:t>
        </w:r>
        <w:r w:rsidRPr="00124595">
          <w:rPr>
            <w:rFonts w:ascii="Noto Sans CJK KR Regular" w:eastAsia="Noto Sans CJK KR Regular" w:hAnsi="Noto Sans CJK KR Regular"/>
            <w:b w:val="0"/>
            <w:sz w:val="18"/>
            <w:szCs w:val="18"/>
          </w:rPr>
          <w:t xml:space="preserve"> </w:t>
        </w:r>
        <w:r w:rsidRPr="00124595">
          <w:rPr>
            <w:rFonts w:ascii="Noto Sans CJK KR Regular" w:eastAsia="Noto Sans CJK KR Regular" w:hAnsi="Noto Sans CJK KR Regular" w:hint="eastAsia"/>
            <w:b w:val="0"/>
            <w:sz w:val="18"/>
            <w:szCs w:val="18"/>
          </w:rPr>
          <w:t>항에</w:t>
        </w:r>
        <w:r w:rsidRPr="00124595">
          <w:rPr>
            <w:rFonts w:ascii="Noto Sans CJK KR Regular" w:eastAsia="Noto Sans CJK KR Regular" w:hAnsi="Noto Sans CJK KR Regular"/>
            <w:b w:val="0"/>
            <w:sz w:val="18"/>
            <w:szCs w:val="18"/>
          </w:rPr>
          <w:t xml:space="preserve"> </w:t>
        </w:r>
        <w:r w:rsidRPr="00124595">
          <w:rPr>
            <w:rFonts w:ascii="Noto Sans CJK KR Regular" w:eastAsia="Noto Sans CJK KR Regular" w:hAnsi="Noto Sans CJK KR Regular" w:hint="eastAsia"/>
            <w:b w:val="0"/>
            <w:sz w:val="18"/>
            <w:szCs w:val="18"/>
          </w:rPr>
          <w:t>해당하는</w:t>
        </w:r>
        <w:r w:rsidRPr="00124595">
          <w:rPr>
            <w:rFonts w:ascii="Noto Sans CJK KR Regular" w:eastAsia="Noto Sans CJK KR Regular" w:hAnsi="Noto Sans CJK KR Regular"/>
            <w:b w:val="0"/>
            <w:sz w:val="18"/>
            <w:szCs w:val="18"/>
          </w:rPr>
          <w:t xml:space="preserve"> </w:t>
        </w:r>
        <w:r w:rsidRPr="00124595">
          <w:rPr>
            <w:rFonts w:ascii="Noto Sans CJK KR Regular" w:eastAsia="Noto Sans CJK KR Regular" w:hAnsi="Noto Sans CJK KR Regular" w:hint="eastAsia"/>
            <w:b w:val="0"/>
            <w:sz w:val="18"/>
            <w:szCs w:val="18"/>
          </w:rPr>
          <w:t>불공정행위에</w:t>
        </w:r>
        <w:r w:rsidRPr="00124595">
          <w:rPr>
            <w:rFonts w:ascii="Noto Sans CJK KR Regular" w:eastAsia="Noto Sans CJK KR Regular" w:hAnsi="Noto Sans CJK KR Regular"/>
            <w:b w:val="0"/>
            <w:sz w:val="18"/>
            <w:szCs w:val="18"/>
          </w:rPr>
          <w:t xml:space="preserve"> </w:t>
        </w:r>
        <w:r w:rsidRPr="00124595">
          <w:rPr>
            <w:rFonts w:ascii="Noto Sans CJK KR Regular" w:eastAsia="Noto Sans CJK KR Regular" w:hAnsi="Noto Sans CJK KR Regular" w:hint="eastAsia"/>
            <w:b w:val="0"/>
            <w:sz w:val="18"/>
            <w:szCs w:val="18"/>
          </w:rPr>
          <w:t>해당</w:t>
        </w:r>
        <w:r w:rsidRPr="00124595">
          <w:rPr>
            <w:rFonts w:ascii="Noto Sans CJK KR Regular" w:eastAsia="Noto Sans CJK KR Regular" w:hAnsi="Noto Sans CJK KR Regular"/>
            <w:b w:val="0"/>
            <w:sz w:val="18"/>
            <w:szCs w:val="18"/>
          </w:rPr>
          <w:t xml:space="preserve"> </w:t>
        </w:r>
        <w:r w:rsidRPr="00124595">
          <w:rPr>
            <w:rFonts w:ascii="Noto Sans CJK KR Regular" w:eastAsia="Noto Sans CJK KR Regular" w:hAnsi="Noto Sans CJK KR Regular" w:hint="eastAsia"/>
            <w:b w:val="0"/>
            <w:sz w:val="18"/>
            <w:szCs w:val="18"/>
          </w:rPr>
          <w:t>하는</w:t>
        </w:r>
        <w:r w:rsidRPr="00124595">
          <w:rPr>
            <w:rFonts w:ascii="Noto Sans CJK KR Regular" w:eastAsia="Noto Sans CJK KR Regular" w:hAnsi="Noto Sans CJK KR Regular"/>
            <w:b w:val="0"/>
            <w:sz w:val="18"/>
            <w:szCs w:val="18"/>
          </w:rPr>
          <w:t xml:space="preserve"> </w:t>
        </w:r>
        <w:r w:rsidRPr="00124595">
          <w:rPr>
            <w:rFonts w:ascii="Noto Sans CJK KR Regular" w:eastAsia="Noto Sans CJK KR Regular" w:hAnsi="Noto Sans CJK KR Regular" w:hint="eastAsia"/>
            <w:b w:val="0"/>
            <w:sz w:val="18"/>
            <w:szCs w:val="18"/>
          </w:rPr>
          <w:t>경우</w:t>
        </w:r>
      </w:moveTo>
    </w:p>
    <w:moveToRangeEnd w:id="315"/>
    <w:p w14:paraId="1E0D748F" w14:textId="77777777" w:rsidR="00230904" w:rsidRPr="00230904" w:rsidRDefault="00230904">
      <w:pPr>
        <w:pStyle w:val="ad"/>
        <w:wordWrap/>
        <w:spacing w:line="276" w:lineRule="auto"/>
        <w:ind w:left="900" w:firstLine="0"/>
        <w:jc w:val="left"/>
        <w:rPr>
          <w:rFonts w:ascii="Noto Sans CJK KR Regular" w:eastAsia="Noto Sans CJK KR Regular" w:hAnsi="Noto Sans CJK KR Regular"/>
          <w:b w:val="0"/>
          <w:sz w:val="18"/>
          <w:szCs w:val="18"/>
        </w:rPr>
        <w:pPrChange w:id="320" w:author=" 윤현정 (Hyunjeong Yoon)" w:date="2026-02-26T14:12:00Z">
          <w:pPr>
            <w:pStyle w:val="ad"/>
            <w:numPr>
              <w:numId w:val="47"/>
            </w:numPr>
            <w:wordWrap/>
            <w:spacing w:line="276" w:lineRule="auto"/>
            <w:ind w:left="900" w:hanging="400"/>
            <w:jc w:val="left"/>
          </w:pPr>
        </w:pPrChange>
      </w:pPr>
    </w:p>
    <w:p w14:paraId="2B4AA68B" w14:textId="6D791815" w:rsidR="00E237AA" w:rsidRPr="00124595" w:rsidRDefault="00E237AA" w:rsidP="003529E4">
      <w:pPr>
        <w:pStyle w:val="ab"/>
        <w:numPr>
          <w:ilvl w:val="0"/>
          <w:numId w:val="46"/>
        </w:numPr>
        <w:ind w:leftChars="0"/>
        <w:rPr>
          <w:rFonts w:ascii="Noto Sans CJK KR Regular" w:eastAsia="Noto Sans CJK KR Regular" w:hAnsi="Noto Sans CJK KR Regular" w:cs="Times New Roman"/>
          <w:sz w:val="18"/>
          <w:szCs w:val="18"/>
        </w:rPr>
      </w:pPr>
      <w:r w:rsidRPr="00124595">
        <w:rPr>
          <w:rFonts w:ascii="Noto Sans CJK KR Regular" w:eastAsia="Noto Sans CJK KR Regular" w:hAnsi="Noto Sans CJK KR Regular" w:cs="Times New Roman" w:hint="eastAsia"/>
          <w:sz w:val="18"/>
          <w:szCs w:val="18"/>
        </w:rPr>
        <w:t>“</w:t>
      </w:r>
      <w:r w:rsidR="00C4358E"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>(주)</w:t>
      </w:r>
      <w:proofErr w:type="spellStart"/>
      <w:r w:rsidR="00C4358E" w:rsidRPr="00124595">
        <w:rPr>
          <w:rFonts w:ascii="Noto Sans CJK KR Regular" w:eastAsia="Noto Sans CJK KR Regular" w:hAnsi="Noto Sans CJK KR Regular" w:cs="Times New Roman" w:hint="eastAsia"/>
          <w:sz w:val="18"/>
          <w:szCs w:val="18"/>
        </w:rPr>
        <w:t>일</w:t>
      </w:r>
      <w:r w:rsidRPr="00124595">
        <w:rPr>
          <w:rFonts w:ascii="Noto Sans CJK KR Regular" w:eastAsia="Noto Sans CJK KR Regular" w:hAnsi="Noto Sans CJK KR Regular" w:cs="Times New Roman" w:hint="eastAsia"/>
          <w:sz w:val="18"/>
          <w:szCs w:val="18"/>
        </w:rPr>
        <w:t>룸</w:t>
      </w:r>
      <w:proofErr w:type="spellEnd"/>
      <w:r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 xml:space="preserve"> DESKER" </w:t>
      </w:r>
      <w:r w:rsidRPr="00124595">
        <w:rPr>
          <w:rFonts w:ascii="Noto Sans CJK KR Regular" w:eastAsia="Noto Sans CJK KR Regular" w:hAnsi="Noto Sans CJK KR Regular" w:cs="Times New Roman" w:hint="eastAsia"/>
          <w:sz w:val="18"/>
          <w:szCs w:val="18"/>
        </w:rPr>
        <w:t>또는</w:t>
      </w:r>
      <w:r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 xml:space="preserve"> </w:t>
      </w:r>
      <w:r w:rsidR="00B436BE"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>"</w:t>
      </w:r>
      <w:r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>DSEKR MATE</w:t>
      </w:r>
      <w:r w:rsidR="00B436BE"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>"</w:t>
      </w:r>
      <w:r w:rsidRPr="00124595">
        <w:rPr>
          <w:rFonts w:ascii="Noto Sans CJK KR Regular" w:eastAsia="Noto Sans CJK KR Regular" w:hAnsi="Noto Sans CJK KR Regular" w:cs="Times New Roman" w:hint="eastAsia"/>
          <w:sz w:val="18"/>
          <w:szCs w:val="18"/>
        </w:rPr>
        <w:t>가</w:t>
      </w:r>
      <w:r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 xml:space="preserve"> </w:t>
      </w:r>
      <w:r w:rsidRPr="00124595">
        <w:rPr>
          <w:rFonts w:ascii="Noto Sans CJK KR Regular" w:eastAsia="Noto Sans CJK KR Regular" w:hAnsi="Noto Sans CJK KR Regular" w:cs="Times New Roman" w:hint="eastAsia"/>
          <w:sz w:val="18"/>
          <w:szCs w:val="18"/>
        </w:rPr>
        <w:t>이</w:t>
      </w:r>
      <w:r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 xml:space="preserve"> </w:t>
      </w:r>
      <w:r w:rsidRPr="00124595">
        <w:rPr>
          <w:rFonts w:ascii="Noto Sans CJK KR Regular" w:eastAsia="Noto Sans CJK KR Regular" w:hAnsi="Noto Sans CJK KR Regular" w:cs="Times New Roman" w:hint="eastAsia"/>
          <w:sz w:val="18"/>
          <w:szCs w:val="18"/>
        </w:rPr>
        <w:t>계약의</w:t>
      </w:r>
      <w:r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 xml:space="preserve"> </w:t>
      </w:r>
      <w:r w:rsidRPr="00124595">
        <w:rPr>
          <w:rFonts w:ascii="Noto Sans CJK KR Regular" w:eastAsia="Noto Sans CJK KR Regular" w:hAnsi="Noto Sans CJK KR Regular" w:cs="Times New Roman" w:hint="eastAsia"/>
          <w:sz w:val="18"/>
          <w:szCs w:val="18"/>
        </w:rPr>
        <w:t>중대한</w:t>
      </w:r>
      <w:r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 xml:space="preserve"> </w:t>
      </w:r>
      <w:r w:rsidRPr="00124595">
        <w:rPr>
          <w:rFonts w:ascii="Noto Sans CJK KR Regular" w:eastAsia="Noto Sans CJK KR Regular" w:hAnsi="Noto Sans CJK KR Regular" w:cs="Times New Roman" w:hint="eastAsia"/>
          <w:sz w:val="18"/>
          <w:szCs w:val="18"/>
        </w:rPr>
        <w:t>사항을</w:t>
      </w:r>
      <w:r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 xml:space="preserve"> </w:t>
      </w:r>
      <w:r w:rsidRPr="00124595">
        <w:rPr>
          <w:rFonts w:ascii="Noto Sans CJK KR Regular" w:eastAsia="Noto Sans CJK KR Regular" w:hAnsi="Noto Sans CJK KR Regular" w:cs="Times New Roman" w:hint="eastAsia"/>
          <w:sz w:val="18"/>
          <w:szCs w:val="18"/>
        </w:rPr>
        <w:t>위반한</w:t>
      </w:r>
      <w:r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 xml:space="preserve"> </w:t>
      </w:r>
      <w:r w:rsidRPr="00124595">
        <w:rPr>
          <w:rFonts w:ascii="Noto Sans CJK KR Regular" w:eastAsia="Noto Sans CJK KR Regular" w:hAnsi="Noto Sans CJK KR Regular" w:cs="Times New Roman" w:hint="eastAsia"/>
          <w:sz w:val="18"/>
          <w:szCs w:val="18"/>
        </w:rPr>
        <w:t>경우</w:t>
      </w:r>
      <w:r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>, 30</w:t>
      </w:r>
      <w:r w:rsidRPr="00124595">
        <w:rPr>
          <w:rFonts w:ascii="Noto Sans CJK KR Regular" w:eastAsia="Noto Sans CJK KR Regular" w:hAnsi="Noto Sans CJK KR Regular" w:cs="Times New Roman" w:hint="eastAsia"/>
          <w:sz w:val="18"/>
          <w:szCs w:val="18"/>
        </w:rPr>
        <w:t>일</w:t>
      </w:r>
      <w:r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 xml:space="preserve"> </w:t>
      </w:r>
      <w:r w:rsidRPr="00124595">
        <w:rPr>
          <w:rFonts w:ascii="Noto Sans CJK KR Regular" w:eastAsia="Noto Sans CJK KR Regular" w:hAnsi="Noto Sans CJK KR Regular" w:cs="Times New Roman" w:hint="eastAsia"/>
          <w:sz w:val="18"/>
          <w:szCs w:val="18"/>
        </w:rPr>
        <w:t>이상의</w:t>
      </w:r>
      <w:r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 xml:space="preserve"> </w:t>
      </w:r>
      <w:r w:rsidRPr="00124595">
        <w:rPr>
          <w:rFonts w:ascii="Noto Sans CJK KR Regular" w:eastAsia="Noto Sans CJK KR Regular" w:hAnsi="Noto Sans CJK KR Regular" w:cs="Times New Roman" w:hint="eastAsia"/>
          <w:sz w:val="18"/>
          <w:szCs w:val="18"/>
        </w:rPr>
        <w:t>유예기간을</w:t>
      </w:r>
      <w:r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 xml:space="preserve"> </w:t>
      </w:r>
      <w:r w:rsidRPr="00124595">
        <w:rPr>
          <w:rFonts w:ascii="Noto Sans CJK KR Regular" w:eastAsia="Noto Sans CJK KR Regular" w:hAnsi="Noto Sans CJK KR Regular" w:cs="Times New Roman" w:hint="eastAsia"/>
          <w:sz w:val="18"/>
          <w:szCs w:val="18"/>
        </w:rPr>
        <w:t>두고</w:t>
      </w:r>
      <w:r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 xml:space="preserve"> </w:t>
      </w:r>
      <w:r w:rsidRPr="00124595">
        <w:rPr>
          <w:rFonts w:ascii="Noto Sans CJK KR Regular" w:eastAsia="Noto Sans CJK KR Regular" w:hAnsi="Noto Sans CJK KR Regular" w:cs="Times New Roman" w:hint="eastAsia"/>
          <w:sz w:val="18"/>
          <w:szCs w:val="18"/>
        </w:rPr>
        <w:t>계약의</w:t>
      </w:r>
      <w:r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 xml:space="preserve"> </w:t>
      </w:r>
      <w:r w:rsidRPr="00124595">
        <w:rPr>
          <w:rFonts w:ascii="Noto Sans CJK KR Regular" w:eastAsia="Noto Sans CJK KR Regular" w:hAnsi="Noto Sans CJK KR Regular" w:cs="Times New Roman" w:hint="eastAsia"/>
          <w:sz w:val="18"/>
          <w:szCs w:val="18"/>
        </w:rPr>
        <w:t>위반</w:t>
      </w:r>
      <w:r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 xml:space="preserve"> </w:t>
      </w:r>
      <w:r w:rsidRPr="00124595">
        <w:rPr>
          <w:rFonts w:ascii="Noto Sans CJK KR Regular" w:eastAsia="Noto Sans CJK KR Regular" w:hAnsi="Noto Sans CJK KR Regular" w:cs="Times New Roman" w:hint="eastAsia"/>
          <w:sz w:val="18"/>
          <w:szCs w:val="18"/>
        </w:rPr>
        <w:t>사실을</w:t>
      </w:r>
      <w:r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 xml:space="preserve"> </w:t>
      </w:r>
      <w:r w:rsidRPr="00124595">
        <w:rPr>
          <w:rFonts w:ascii="Noto Sans CJK KR Regular" w:eastAsia="Noto Sans CJK KR Regular" w:hAnsi="Noto Sans CJK KR Regular" w:cs="Times New Roman" w:hint="eastAsia"/>
          <w:sz w:val="18"/>
          <w:szCs w:val="18"/>
        </w:rPr>
        <w:t>구체적으로</w:t>
      </w:r>
      <w:r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 xml:space="preserve"> </w:t>
      </w:r>
      <w:r w:rsidRPr="00124595">
        <w:rPr>
          <w:rFonts w:ascii="Noto Sans CJK KR Regular" w:eastAsia="Noto Sans CJK KR Regular" w:hAnsi="Noto Sans CJK KR Regular" w:cs="Times New Roman" w:hint="eastAsia"/>
          <w:sz w:val="18"/>
          <w:szCs w:val="18"/>
        </w:rPr>
        <w:t>밝히고</w:t>
      </w:r>
      <w:r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 xml:space="preserve"> </w:t>
      </w:r>
      <w:r w:rsidRPr="00124595">
        <w:rPr>
          <w:rFonts w:ascii="Noto Sans CJK KR Regular" w:eastAsia="Noto Sans CJK KR Regular" w:hAnsi="Noto Sans CJK KR Regular" w:cs="Times New Roman" w:hint="eastAsia"/>
          <w:sz w:val="18"/>
          <w:szCs w:val="18"/>
        </w:rPr>
        <w:t>이를</w:t>
      </w:r>
      <w:r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 xml:space="preserve"> </w:t>
      </w:r>
      <w:r w:rsidRPr="00124595">
        <w:rPr>
          <w:rFonts w:ascii="Noto Sans CJK KR Regular" w:eastAsia="Noto Sans CJK KR Regular" w:hAnsi="Noto Sans CJK KR Regular" w:cs="Times New Roman" w:hint="eastAsia"/>
          <w:sz w:val="18"/>
          <w:szCs w:val="18"/>
        </w:rPr>
        <w:t>시정하지</w:t>
      </w:r>
      <w:r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 xml:space="preserve"> </w:t>
      </w:r>
      <w:r w:rsidRPr="00124595">
        <w:rPr>
          <w:rFonts w:ascii="Noto Sans CJK KR Regular" w:eastAsia="Noto Sans CJK KR Regular" w:hAnsi="Noto Sans CJK KR Regular" w:cs="Times New Roman" w:hint="eastAsia"/>
          <w:sz w:val="18"/>
          <w:szCs w:val="18"/>
        </w:rPr>
        <w:t>아니하면</w:t>
      </w:r>
      <w:r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 xml:space="preserve"> </w:t>
      </w:r>
      <w:r w:rsidRPr="00124595">
        <w:rPr>
          <w:rFonts w:ascii="Noto Sans CJK KR Regular" w:eastAsia="Noto Sans CJK KR Regular" w:hAnsi="Noto Sans CJK KR Regular" w:cs="Times New Roman" w:hint="eastAsia"/>
          <w:sz w:val="18"/>
          <w:szCs w:val="18"/>
        </w:rPr>
        <w:t>그</w:t>
      </w:r>
      <w:r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 xml:space="preserve"> </w:t>
      </w:r>
      <w:r w:rsidRPr="00124595">
        <w:rPr>
          <w:rFonts w:ascii="Noto Sans CJK KR Regular" w:eastAsia="Noto Sans CJK KR Regular" w:hAnsi="Noto Sans CJK KR Regular" w:cs="Times New Roman" w:hint="eastAsia"/>
          <w:sz w:val="18"/>
          <w:szCs w:val="18"/>
        </w:rPr>
        <w:t>계약을</w:t>
      </w:r>
      <w:r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 xml:space="preserve"> </w:t>
      </w:r>
      <w:r w:rsidRPr="00124595">
        <w:rPr>
          <w:rFonts w:ascii="Noto Sans CJK KR Regular" w:eastAsia="Noto Sans CJK KR Regular" w:hAnsi="Noto Sans CJK KR Regular" w:cs="Times New Roman" w:hint="eastAsia"/>
          <w:sz w:val="18"/>
          <w:szCs w:val="18"/>
        </w:rPr>
        <w:t>해지한다는</w:t>
      </w:r>
      <w:r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 xml:space="preserve"> </w:t>
      </w:r>
      <w:r w:rsidRPr="00124595">
        <w:rPr>
          <w:rFonts w:ascii="Noto Sans CJK KR Regular" w:eastAsia="Noto Sans CJK KR Regular" w:hAnsi="Noto Sans CJK KR Regular" w:cs="Times New Roman" w:hint="eastAsia"/>
          <w:sz w:val="18"/>
          <w:szCs w:val="18"/>
        </w:rPr>
        <w:t>사실을</w:t>
      </w:r>
      <w:r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 xml:space="preserve"> </w:t>
      </w:r>
      <w:proofErr w:type="gramStart"/>
      <w:r w:rsidRPr="00124595">
        <w:rPr>
          <w:rFonts w:ascii="Noto Sans CJK KR Regular" w:eastAsia="Noto Sans CJK KR Regular" w:hAnsi="Noto Sans CJK KR Regular" w:cs="Times New Roman" w:hint="eastAsia"/>
          <w:sz w:val="18"/>
          <w:szCs w:val="18"/>
        </w:rPr>
        <w:t>서면으로</w:t>
      </w:r>
      <w:r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 xml:space="preserve">  2</w:t>
      </w:r>
      <w:proofErr w:type="gramEnd"/>
      <w:r w:rsidRPr="00124595">
        <w:rPr>
          <w:rFonts w:ascii="Noto Sans CJK KR Regular" w:eastAsia="Noto Sans CJK KR Regular" w:hAnsi="Noto Sans CJK KR Regular" w:cs="Times New Roman" w:hint="eastAsia"/>
          <w:sz w:val="18"/>
          <w:szCs w:val="18"/>
        </w:rPr>
        <w:t>회</w:t>
      </w:r>
      <w:r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 xml:space="preserve"> </w:t>
      </w:r>
      <w:r w:rsidRPr="00124595">
        <w:rPr>
          <w:rFonts w:ascii="Noto Sans CJK KR Regular" w:eastAsia="Noto Sans CJK KR Regular" w:hAnsi="Noto Sans CJK KR Regular" w:cs="Times New Roman" w:hint="eastAsia"/>
          <w:sz w:val="18"/>
          <w:szCs w:val="18"/>
        </w:rPr>
        <w:t>이상</w:t>
      </w:r>
      <w:r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 xml:space="preserve"> </w:t>
      </w:r>
      <w:r w:rsidRPr="00124595">
        <w:rPr>
          <w:rFonts w:ascii="Noto Sans CJK KR Regular" w:eastAsia="Noto Sans CJK KR Regular" w:hAnsi="Noto Sans CJK KR Regular" w:cs="Times New Roman" w:hint="eastAsia"/>
          <w:sz w:val="18"/>
          <w:szCs w:val="18"/>
        </w:rPr>
        <w:t>통지하여야</w:t>
      </w:r>
      <w:r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 xml:space="preserve"> </w:t>
      </w:r>
      <w:r w:rsidRPr="00124595">
        <w:rPr>
          <w:rFonts w:ascii="Noto Sans CJK KR Regular" w:eastAsia="Noto Sans CJK KR Regular" w:hAnsi="Noto Sans CJK KR Regular" w:cs="Times New Roman" w:hint="eastAsia"/>
          <w:sz w:val="18"/>
          <w:szCs w:val="18"/>
        </w:rPr>
        <w:t>하며</w:t>
      </w:r>
      <w:r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 xml:space="preserve">, </w:t>
      </w:r>
      <w:r w:rsidRPr="00124595">
        <w:rPr>
          <w:rFonts w:ascii="Noto Sans CJK KR Regular" w:eastAsia="Noto Sans CJK KR Regular" w:hAnsi="Noto Sans CJK KR Regular" w:cs="Times New Roman" w:hint="eastAsia"/>
          <w:sz w:val="18"/>
          <w:szCs w:val="18"/>
        </w:rPr>
        <w:t>그</w:t>
      </w:r>
      <w:r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 xml:space="preserve"> </w:t>
      </w:r>
      <w:r w:rsidRPr="00124595">
        <w:rPr>
          <w:rFonts w:ascii="Noto Sans CJK KR Regular" w:eastAsia="Noto Sans CJK KR Regular" w:hAnsi="Noto Sans CJK KR Regular" w:cs="Times New Roman" w:hint="eastAsia"/>
          <w:sz w:val="18"/>
          <w:szCs w:val="18"/>
        </w:rPr>
        <w:t>기간</w:t>
      </w:r>
      <w:r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 xml:space="preserve"> </w:t>
      </w:r>
      <w:r w:rsidRPr="00124595">
        <w:rPr>
          <w:rFonts w:ascii="Noto Sans CJK KR Regular" w:eastAsia="Noto Sans CJK KR Regular" w:hAnsi="Noto Sans CJK KR Regular" w:cs="Times New Roman" w:hint="eastAsia"/>
          <w:sz w:val="18"/>
          <w:szCs w:val="18"/>
        </w:rPr>
        <w:t>내에</w:t>
      </w:r>
      <w:r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 xml:space="preserve"> </w:t>
      </w:r>
      <w:r w:rsidRPr="00124595">
        <w:rPr>
          <w:rFonts w:ascii="Noto Sans CJK KR Regular" w:eastAsia="Noto Sans CJK KR Regular" w:hAnsi="Noto Sans CJK KR Regular" w:cs="Times New Roman" w:hint="eastAsia"/>
          <w:sz w:val="18"/>
          <w:szCs w:val="18"/>
        </w:rPr>
        <w:t>시정이</w:t>
      </w:r>
      <w:r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 xml:space="preserve"> </w:t>
      </w:r>
      <w:r w:rsidRPr="00124595">
        <w:rPr>
          <w:rFonts w:ascii="Noto Sans CJK KR Regular" w:eastAsia="Noto Sans CJK KR Regular" w:hAnsi="Noto Sans CJK KR Regular" w:cs="Times New Roman" w:hint="eastAsia"/>
          <w:sz w:val="18"/>
          <w:szCs w:val="18"/>
        </w:rPr>
        <w:t>이루어지지</w:t>
      </w:r>
      <w:r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 xml:space="preserve"> </w:t>
      </w:r>
      <w:r w:rsidRPr="00124595">
        <w:rPr>
          <w:rFonts w:ascii="Noto Sans CJK KR Regular" w:eastAsia="Noto Sans CJK KR Regular" w:hAnsi="Noto Sans CJK KR Regular" w:cs="Times New Roman" w:hint="eastAsia"/>
          <w:sz w:val="18"/>
          <w:szCs w:val="18"/>
        </w:rPr>
        <w:t>않은</w:t>
      </w:r>
      <w:r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 xml:space="preserve"> </w:t>
      </w:r>
      <w:r w:rsidRPr="00124595">
        <w:rPr>
          <w:rFonts w:ascii="Noto Sans CJK KR Regular" w:eastAsia="Noto Sans CJK KR Regular" w:hAnsi="Noto Sans CJK KR Regular" w:cs="Times New Roman" w:hint="eastAsia"/>
          <w:sz w:val="18"/>
          <w:szCs w:val="18"/>
        </w:rPr>
        <w:t>경우</w:t>
      </w:r>
      <w:r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 xml:space="preserve"> </w:t>
      </w:r>
      <w:r w:rsidRPr="00124595">
        <w:rPr>
          <w:rFonts w:ascii="Noto Sans CJK KR Regular" w:eastAsia="Noto Sans CJK KR Regular" w:hAnsi="Noto Sans CJK KR Regular" w:cs="Times New Roman" w:hint="eastAsia"/>
          <w:sz w:val="18"/>
          <w:szCs w:val="18"/>
        </w:rPr>
        <w:t>계약을</w:t>
      </w:r>
      <w:r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 xml:space="preserve"> </w:t>
      </w:r>
      <w:r w:rsidRPr="00124595">
        <w:rPr>
          <w:rFonts w:ascii="Noto Sans CJK KR Regular" w:eastAsia="Noto Sans CJK KR Regular" w:hAnsi="Noto Sans CJK KR Regular" w:cs="Times New Roman" w:hint="eastAsia"/>
          <w:sz w:val="18"/>
          <w:szCs w:val="18"/>
        </w:rPr>
        <w:t>해지할</w:t>
      </w:r>
      <w:r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 xml:space="preserve"> </w:t>
      </w:r>
      <w:r w:rsidRPr="00124595">
        <w:rPr>
          <w:rFonts w:ascii="Noto Sans CJK KR Regular" w:eastAsia="Noto Sans CJK KR Regular" w:hAnsi="Noto Sans CJK KR Regular" w:cs="Times New Roman" w:hint="eastAsia"/>
          <w:sz w:val="18"/>
          <w:szCs w:val="18"/>
        </w:rPr>
        <w:t>수</w:t>
      </w:r>
      <w:r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 xml:space="preserve"> </w:t>
      </w:r>
      <w:r w:rsidRPr="00124595">
        <w:rPr>
          <w:rFonts w:ascii="Noto Sans CJK KR Regular" w:eastAsia="Noto Sans CJK KR Regular" w:hAnsi="Noto Sans CJK KR Regular" w:cs="Times New Roman" w:hint="eastAsia"/>
          <w:sz w:val="18"/>
          <w:szCs w:val="18"/>
        </w:rPr>
        <w:t>있습니다</w:t>
      </w:r>
      <w:r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 xml:space="preserve">. </w:t>
      </w:r>
    </w:p>
    <w:p w14:paraId="01990C59" w14:textId="001A74B5" w:rsidR="00230904" w:rsidRDefault="00230904" w:rsidP="003529E4">
      <w:pPr>
        <w:pStyle w:val="ab"/>
        <w:numPr>
          <w:ilvl w:val="0"/>
          <w:numId w:val="46"/>
        </w:numPr>
        <w:ind w:leftChars="0"/>
        <w:rPr>
          <w:ins w:id="321" w:author=" 윤현정 (Hyunjeong Yoon)" w:date="2026-02-26T14:10:00Z"/>
          <w:rFonts w:ascii="Noto Sans CJK KR Regular" w:eastAsia="Noto Sans CJK KR Regular" w:hAnsi="Noto Sans CJK KR Regular" w:cs="Times New Roman"/>
          <w:sz w:val="18"/>
          <w:szCs w:val="18"/>
        </w:rPr>
      </w:pPr>
      <w:ins w:id="322" w:author=" 윤현정 (Hyunjeong Yoon)" w:date="2026-02-26T14:10:00Z">
        <w:r w:rsidRPr="00124595">
          <w:rPr>
            <w:rFonts w:ascii="Noto Sans CJK KR Regular" w:eastAsia="Noto Sans CJK KR Regular" w:hAnsi="Noto Sans CJK KR Regular"/>
            <w:b/>
            <w:bCs/>
            <w:sz w:val="18"/>
            <w:szCs w:val="18"/>
          </w:rPr>
          <w:t>"(주)</w:t>
        </w:r>
        <w:proofErr w:type="spellStart"/>
        <w:r w:rsidRPr="00124595">
          <w:rPr>
            <w:rFonts w:ascii="Noto Sans CJK KR Regular" w:eastAsia="Noto Sans CJK KR Regular" w:hAnsi="Noto Sans CJK KR Regular"/>
            <w:b/>
            <w:bCs/>
            <w:sz w:val="18"/>
            <w:szCs w:val="18"/>
          </w:rPr>
          <w:t>일룸-DESKER"</w:t>
        </w:r>
        <w:r>
          <w:rPr>
            <w:rFonts w:ascii="Noto Sans CJK KR Regular" w:eastAsia="Noto Sans CJK KR Regular" w:hAnsi="Noto Sans CJK KR Regular" w:hint="eastAsia"/>
            <w:b/>
            <w:bCs/>
            <w:sz w:val="18"/>
            <w:szCs w:val="18"/>
          </w:rPr>
          <w:t>는</w:t>
        </w:r>
        <w:proofErr w:type="spellEnd"/>
        <w:r>
          <w:rPr>
            <w:rFonts w:ascii="Noto Sans CJK KR Regular" w:eastAsia="Noto Sans CJK KR Regular" w:hAnsi="Noto Sans CJK KR Regular" w:hint="eastAsia"/>
            <w:b/>
            <w:bCs/>
            <w:sz w:val="18"/>
            <w:szCs w:val="18"/>
          </w:rPr>
          <w:t xml:space="preserve"> </w:t>
        </w:r>
        <w:proofErr w:type="gramStart"/>
        <w:r>
          <w:rPr>
            <w:rFonts w:ascii="Noto Sans CJK KR Regular" w:eastAsia="Noto Sans CJK KR Regular" w:hAnsi="Noto Sans CJK KR Regular" w:hint="eastAsia"/>
            <w:b/>
            <w:bCs/>
            <w:sz w:val="18"/>
            <w:szCs w:val="18"/>
          </w:rPr>
          <w:t xml:space="preserve">제 </w:t>
        </w:r>
        <w:r>
          <w:rPr>
            <w:rFonts w:ascii="Noto Sans CJK KR Regular" w:eastAsia="Noto Sans CJK KR Regular" w:hAnsi="Noto Sans CJK KR Regular"/>
            <w:b/>
            <w:bCs/>
            <w:sz w:val="18"/>
            <w:szCs w:val="18"/>
          </w:rPr>
          <w:t>1</w:t>
        </w:r>
        <w:proofErr w:type="gramEnd"/>
        <w:r>
          <w:rPr>
            <w:rFonts w:ascii="Noto Sans CJK KR Regular" w:eastAsia="Noto Sans CJK KR Regular" w:hAnsi="Noto Sans CJK KR Regular" w:hint="eastAsia"/>
            <w:b/>
            <w:bCs/>
            <w:sz w:val="18"/>
            <w:szCs w:val="18"/>
          </w:rPr>
          <w:t xml:space="preserve">항 </w:t>
        </w:r>
        <w:proofErr w:type="spellStart"/>
        <w:r>
          <w:rPr>
            <w:rFonts w:ascii="Noto Sans CJK KR Regular" w:eastAsia="Noto Sans CJK KR Regular" w:hAnsi="Noto Sans CJK KR Regular"/>
            <w:b/>
            <w:bCs/>
            <w:sz w:val="18"/>
            <w:szCs w:val="18"/>
          </w:rPr>
          <w:t>A</w:t>
        </w:r>
        <w:r>
          <w:rPr>
            <w:rFonts w:ascii="Noto Sans CJK KR Regular" w:eastAsia="Noto Sans CJK KR Regular" w:hAnsi="Noto Sans CJK KR Regular" w:hint="eastAsia"/>
            <w:b/>
            <w:bCs/>
            <w:sz w:val="18"/>
            <w:szCs w:val="18"/>
          </w:rPr>
          <w:t>호</w:t>
        </w:r>
        <w:proofErr w:type="spellEnd"/>
        <w:r>
          <w:rPr>
            <w:rFonts w:ascii="Noto Sans CJK KR Regular" w:eastAsia="Noto Sans CJK KR Regular" w:hAnsi="Noto Sans CJK KR Regular" w:hint="eastAsia"/>
            <w:b/>
            <w:bCs/>
            <w:sz w:val="18"/>
            <w:szCs w:val="18"/>
          </w:rPr>
          <w:t xml:space="preserve"> 내지 </w:t>
        </w:r>
      </w:ins>
      <w:proofErr w:type="spellStart"/>
      <w:ins w:id="323" w:author=" 윤현정 (Hyunjeong Yoon)" w:date="2026-02-26T14:12:00Z">
        <w:r>
          <w:rPr>
            <w:rFonts w:ascii="Noto Sans CJK KR Regular" w:eastAsia="Noto Sans CJK KR Regular" w:hAnsi="Noto Sans CJK KR Regular"/>
            <w:b/>
            <w:bCs/>
            <w:sz w:val="18"/>
            <w:szCs w:val="18"/>
          </w:rPr>
          <w:t>G</w:t>
        </w:r>
      </w:ins>
      <w:ins w:id="324" w:author=" 윤현정 (Hyunjeong Yoon)" w:date="2026-02-26T14:10:00Z">
        <w:r>
          <w:rPr>
            <w:rFonts w:ascii="Noto Sans CJK KR Regular" w:eastAsia="Noto Sans CJK KR Regular" w:hAnsi="Noto Sans CJK KR Regular"/>
            <w:b/>
            <w:bCs/>
            <w:sz w:val="18"/>
            <w:szCs w:val="18"/>
          </w:rPr>
          <w:t>호에서</w:t>
        </w:r>
        <w:proofErr w:type="spellEnd"/>
        <w:r>
          <w:rPr>
            <w:rFonts w:ascii="Noto Sans CJK KR Regular" w:eastAsia="Noto Sans CJK KR Regular" w:hAnsi="Noto Sans CJK KR Regular"/>
            <w:b/>
            <w:bCs/>
            <w:sz w:val="18"/>
            <w:szCs w:val="18"/>
          </w:rPr>
          <w:t xml:space="preserve"> </w:t>
        </w:r>
        <w:r>
          <w:rPr>
            <w:rFonts w:ascii="Noto Sans CJK KR Regular" w:eastAsia="Noto Sans CJK KR Regular" w:hAnsi="Noto Sans CJK KR Regular" w:hint="eastAsia"/>
            <w:b/>
            <w:bCs/>
            <w:sz w:val="18"/>
            <w:szCs w:val="18"/>
          </w:rPr>
          <w:t>정한 사유가 발생한</w:t>
        </w:r>
      </w:ins>
      <w:ins w:id="325" w:author=" 윤현정 (Hyunjeong Yoon)" w:date="2026-02-26T14:12:00Z">
        <w:r>
          <w:rPr>
            <w:rFonts w:ascii="Noto Sans CJK KR Regular" w:eastAsia="Noto Sans CJK KR Regular" w:hAnsi="Noto Sans CJK KR Regular" w:hint="eastAsia"/>
            <w:b/>
            <w:bCs/>
            <w:sz w:val="18"/>
            <w:szCs w:val="18"/>
          </w:rPr>
          <w:t xml:space="preserve"> 경우 이외에는 임의로 특정 상품의 </w:t>
        </w:r>
      </w:ins>
      <w:ins w:id="326" w:author=" 윤현정 (Hyunjeong Yoon)" w:date="2026-02-26T14:13:00Z">
        <w:r w:rsidR="00320524">
          <w:rPr>
            <w:rFonts w:ascii="Noto Sans CJK KR Regular" w:eastAsia="Noto Sans CJK KR Regular" w:hAnsi="Noto Sans CJK KR Regular" w:hint="eastAsia"/>
            <w:b/>
            <w:bCs/>
            <w:sz w:val="18"/>
            <w:szCs w:val="18"/>
          </w:rPr>
          <w:t>공급 중단이나 물량의 현저한 축소 등 실질적으로 계약 해지에 준하는 조치를 취해서는 아니됩니다.</w:t>
        </w:r>
        <w:r w:rsidR="00320524">
          <w:rPr>
            <w:rFonts w:ascii="Noto Sans CJK KR Regular" w:eastAsia="Noto Sans CJK KR Regular" w:hAnsi="Noto Sans CJK KR Regular"/>
            <w:b/>
            <w:bCs/>
            <w:sz w:val="18"/>
            <w:szCs w:val="18"/>
          </w:rPr>
          <w:t xml:space="preserve"> </w:t>
        </w:r>
      </w:ins>
      <w:ins w:id="327" w:author=" 윤현정 (Hyunjeong Yoon)" w:date="2026-02-26T14:10:00Z">
        <w:r>
          <w:rPr>
            <w:rFonts w:ascii="Noto Sans CJK KR Regular" w:eastAsia="Noto Sans CJK KR Regular" w:hAnsi="Noto Sans CJK KR Regular" w:hint="eastAsia"/>
            <w:b/>
            <w:bCs/>
            <w:sz w:val="18"/>
            <w:szCs w:val="18"/>
          </w:rPr>
          <w:t xml:space="preserve"> </w:t>
        </w:r>
      </w:ins>
    </w:p>
    <w:p w14:paraId="38420BEA" w14:textId="191CD160" w:rsidR="00AF7189" w:rsidRPr="00124595" w:rsidRDefault="002C3C82" w:rsidP="003529E4">
      <w:pPr>
        <w:pStyle w:val="ab"/>
        <w:numPr>
          <w:ilvl w:val="0"/>
          <w:numId w:val="46"/>
        </w:numPr>
        <w:ind w:leftChars="0"/>
        <w:rPr>
          <w:rFonts w:ascii="Noto Sans CJK KR Regular" w:eastAsia="Noto Sans CJK KR Regular" w:hAnsi="Noto Sans CJK KR Regular" w:cs="Times New Roman"/>
          <w:sz w:val="18"/>
          <w:szCs w:val="18"/>
        </w:rPr>
      </w:pPr>
      <w:proofErr w:type="gramStart"/>
      <w:r w:rsidRPr="00124595">
        <w:rPr>
          <w:rFonts w:ascii="Noto Sans CJK KR Regular" w:eastAsia="Noto Sans CJK KR Regular" w:hAnsi="Noto Sans CJK KR Regular" w:cs="Times New Roman" w:hint="eastAsia"/>
          <w:sz w:val="18"/>
          <w:szCs w:val="18"/>
        </w:rPr>
        <w:t>제</w:t>
      </w:r>
      <w:r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 xml:space="preserve"> 1</w:t>
      </w:r>
      <w:proofErr w:type="gramEnd"/>
      <w:r w:rsidRPr="00124595">
        <w:rPr>
          <w:rFonts w:ascii="Noto Sans CJK KR Regular" w:eastAsia="Noto Sans CJK KR Regular" w:hAnsi="Noto Sans CJK KR Regular" w:cs="Times New Roman" w:hint="eastAsia"/>
          <w:sz w:val="18"/>
          <w:szCs w:val="18"/>
        </w:rPr>
        <w:t>항</w:t>
      </w:r>
      <w:r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 xml:space="preserve"> </w:t>
      </w:r>
      <w:r w:rsidRPr="00124595">
        <w:rPr>
          <w:rFonts w:ascii="Noto Sans CJK KR Regular" w:eastAsia="Noto Sans CJK KR Regular" w:hAnsi="Noto Sans CJK KR Regular" w:cs="Times New Roman" w:hint="eastAsia"/>
          <w:sz w:val="18"/>
          <w:szCs w:val="18"/>
        </w:rPr>
        <w:t>및</w:t>
      </w:r>
      <w:r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 xml:space="preserve"> </w:t>
      </w:r>
      <w:r w:rsidRPr="00124595">
        <w:rPr>
          <w:rFonts w:ascii="Noto Sans CJK KR Regular" w:eastAsia="Noto Sans CJK KR Regular" w:hAnsi="Noto Sans CJK KR Regular" w:cs="Times New Roman" w:hint="eastAsia"/>
          <w:sz w:val="18"/>
          <w:szCs w:val="18"/>
        </w:rPr>
        <w:t>제</w:t>
      </w:r>
      <w:r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 xml:space="preserve"> 2</w:t>
      </w:r>
      <w:r w:rsidRPr="00124595">
        <w:rPr>
          <w:rFonts w:ascii="Noto Sans CJK KR Regular" w:eastAsia="Noto Sans CJK KR Regular" w:hAnsi="Noto Sans CJK KR Regular" w:cs="Times New Roman" w:hint="eastAsia"/>
          <w:sz w:val="18"/>
          <w:szCs w:val="18"/>
        </w:rPr>
        <w:t>항에</w:t>
      </w:r>
      <w:r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 xml:space="preserve"> </w:t>
      </w:r>
      <w:r w:rsidRPr="00124595">
        <w:rPr>
          <w:rFonts w:ascii="Noto Sans CJK KR Regular" w:eastAsia="Noto Sans CJK KR Regular" w:hAnsi="Noto Sans CJK KR Regular" w:cs="Times New Roman" w:hint="eastAsia"/>
          <w:sz w:val="18"/>
          <w:szCs w:val="18"/>
        </w:rPr>
        <w:t>해당하지</w:t>
      </w:r>
      <w:r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 xml:space="preserve"> </w:t>
      </w:r>
      <w:r w:rsidRPr="00124595">
        <w:rPr>
          <w:rFonts w:ascii="Noto Sans CJK KR Regular" w:eastAsia="Noto Sans CJK KR Regular" w:hAnsi="Noto Sans CJK KR Regular" w:cs="Times New Roman" w:hint="eastAsia"/>
          <w:sz w:val="18"/>
          <w:szCs w:val="18"/>
        </w:rPr>
        <w:t>않는</w:t>
      </w:r>
      <w:r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 xml:space="preserve"> </w:t>
      </w:r>
      <w:r w:rsidRPr="00124595">
        <w:rPr>
          <w:rFonts w:ascii="Noto Sans CJK KR Regular" w:eastAsia="Noto Sans CJK KR Regular" w:hAnsi="Noto Sans CJK KR Regular" w:cs="Times New Roman" w:hint="eastAsia"/>
          <w:sz w:val="18"/>
          <w:szCs w:val="18"/>
        </w:rPr>
        <w:t>부득이한</w:t>
      </w:r>
      <w:r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 xml:space="preserve"> </w:t>
      </w:r>
      <w:r w:rsidRPr="00124595">
        <w:rPr>
          <w:rFonts w:ascii="Noto Sans CJK KR Regular" w:eastAsia="Noto Sans CJK KR Regular" w:hAnsi="Noto Sans CJK KR Regular" w:cs="Times New Roman" w:hint="eastAsia"/>
          <w:sz w:val="18"/>
          <w:szCs w:val="18"/>
        </w:rPr>
        <w:t>사유로</w:t>
      </w:r>
      <w:r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 xml:space="preserve"> </w:t>
      </w:r>
      <w:r w:rsidRPr="00124595">
        <w:rPr>
          <w:rFonts w:ascii="Noto Sans CJK KR Regular" w:eastAsia="Noto Sans CJK KR Regular" w:hAnsi="Noto Sans CJK KR Regular" w:cs="Times New Roman" w:hint="eastAsia"/>
          <w:sz w:val="18"/>
          <w:szCs w:val="18"/>
        </w:rPr>
        <w:t>어느</w:t>
      </w:r>
      <w:r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 xml:space="preserve"> </w:t>
      </w:r>
      <w:r w:rsidRPr="00124595">
        <w:rPr>
          <w:rFonts w:ascii="Noto Sans CJK KR Regular" w:eastAsia="Noto Sans CJK KR Regular" w:hAnsi="Noto Sans CJK KR Regular" w:cs="Times New Roman" w:hint="eastAsia"/>
          <w:sz w:val="18"/>
          <w:szCs w:val="18"/>
        </w:rPr>
        <w:t>일방이</w:t>
      </w:r>
      <w:r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 xml:space="preserve"> </w:t>
      </w:r>
      <w:r w:rsidRPr="00124595">
        <w:rPr>
          <w:rFonts w:ascii="Noto Sans CJK KR Regular" w:eastAsia="Noto Sans CJK KR Regular" w:hAnsi="Noto Sans CJK KR Regular" w:cs="Times New Roman" w:hint="eastAsia"/>
          <w:sz w:val="18"/>
          <w:szCs w:val="18"/>
        </w:rPr>
        <w:t>이</w:t>
      </w:r>
      <w:r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 xml:space="preserve"> </w:t>
      </w:r>
      <w:r w:rsidRPr="00124595">
        <w:rPr>
          <w:rFonts w:ascii="Noto Sans CJK KR Regular" w:eastAsia="Noto Sans CJK KR Regular" w:hAnsi="Noto Sans CJK KR Regular" w:cs="Times New Roman" w:hint="eastAsia"/>
          <w:sz w:val="18"/>
          <w:szCs w:val="18"/>
        </w:rPr>
        <w:t>계약을</w:t>
      </w:r>
      <w:r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 xml:space="preserve"> </w:t>
      </w:r>
      <w:r w:rsidRPr="00124595">
        <w:rPr>
          <w:rFonts w:ascii="Noto Sans CJK KR Regular" w:eastAsia="Noto Sans CJK KR Regular" w:hAnsi="Noto Sans CJK KR Regular" w:cs="Times New Roman" w:hint="eastAsia"/>
          <w:sz w:val="18"/>
          <w:szCs w:val="18"/>
        </w:rPr>
        <w:t>해지하려는</w:t>
      </w:r>
      <w:r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 xml:space="preserve"> </w:t>
      </w:r>
      <w:r w:rsidRPr="00124595">
        <w:rPr>
          <w:rFonts w:ascii="Noto Sans CJK KR Regular" w:eastAsia="Noto Sans CJK KR Regular" w:hAnsi="Noto Sans CJK KR Regular" w:cs="Times New Roman" w:hint="eastAsia"/>
          <w:sz w:val="18"/>
          <w:szCs w:val="18"/>
        </w:rPr>
        <w:t>경우</w:t>
      </w:r>
      <w:r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 xml:space="preserve"> </w:t>
      </w:r>
      <w:r w:rsidRPr="00124595">
        <w:rPr>
          <w:rFonts w:ascii="Noto Sans CJK KR Regular" w:eastAsia="Noto Sans CJK KR Regular" w:hAnsi="Noto Sans CJK KR Regular" w:cs="Times New Roman" w:hint="eastAsia"/>
          <w:sz w:val="18"/>
          <w:szCs w:val="18"/>
        </w:rPr>
        <w:t>해지</w:t>
      </w:r>
      <w:r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 xml:space="preserve"> 3</w:t>
      </w:r>
      <w:r w:rsidRPr="00124595">
        <w:rPr>
          <w:rFonts w:ascii="Noto Sans CJK KR Regular" w:eastAsia="Noto Sans CJK KR Regular" w:hAnsi="Noto Sans CJK KR Regular" w:cs="Times New Roman" w:hint="eastAsia"/>
          <w:sz w:val="18"/>
          <w:szCs w:val="18"/>
        </w:rPr>
        <w:t>개월</w:t>
      </w:r>
      <w:r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 xml:space="preserve"> </w:t>
      </w:r>
      <w:r w:rsidRPr="00124595">
        <w:rPr>
          <w:rFonts w:ascii="Noto Sans CJK KR Regular" w:eastAsia="Noto Sans CJK KR Regular" w:hAnsi="Noto Sans CJK KR Regular" w:cs="Times New Roman" w:hint="eastAsia"/>
          <w:sz w:val="18"/>
          <w:szCs w:val="18"/>
        </w:rPr>
        <w:t>전까지</w:t>
      </w:r>
      <w:r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 xml:space="preserve"> </w:t>
      </w:r>
      <w:r w:rsidRPr="00124595">
        <w:rPr>
          <w:rFonts w:ascii="Noto Sans CJK KR Regular" w:eastAsia="Noto Sans CJK KR Regular" w:hAnsi="Noto Sans CJK KR Regular" w:cs="Times New Roman" w:hint="eastAsia"/>
          <w:sz w:val="18"/>
          <w:szCs w:val="18"/>
        </w:rPr>
        <w:t>상대방에게</w:t>
      </w:r>
      <w:r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 xml:space="preserve"> </w:t>
      </w:r>
      <w:r w:rsidRPr="00124595">
        <w:rPr>
          <w:rFonts w:ascii="Noto Sans CJK KR Regular" w:eastAsia="Noto Sans CJK KR Regular" w:hAnsi="Noto Sans CJK KR Regular" w:cs="Times New Roman" w:hint="eastAsia"/>
          <w:sz w:val="18"/>
          <w:szCs w:val="18"/>
        </w:rPr>
        <w:t>그</w:t>
      </w:r>
      <w:r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 xml:space="preserve"> </w:t>
      </w:r>
      <w:r w:rsidRPr="00124595">
        <w:rPr>
          <w:rFonts w:ascii="Noto Sans CJK KR Regular" w:eastAsia="Noto Sans CJK KR Regular" w:hAnsi="Noto Sans CJK KR Regular" w:cs="Times New Roman" w:hint="eastAsia"/>
          <w:sz w:val="18"/>
          <w:szCs w:val="18"/>
        </w:rPr>
        <w:t>사유를</w:t>
      </w:r>
      <w:r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 xml:space="preserve"> </w:t>
      </w:r>
      <w:r w:rsidRPr="00124595">
        <w:rPr>
          <w:rFonts w:ascii="Noto Sans CJK KR Regular" w:eastAsia="Noto Sans CJK KR Regular" w:hAnsi="Noto Sans CJK KR Regular" w:cs="Times New Roman" w:hint="eastAsia"/>
          <w:sz w:val="18"/>
          <w:szCs w:val="18"/>
        </w:rPr>
        <w:t>서면으로</w:t>
      </w:r>
      <w:r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 xml:space="preserve"> </w:t>
      </w:r>
      <w:r w:rsidRPr="00124595">
        <w:rPr>
          <w:rFonts w:ascii="Noto Sans CJK KR Regular" w:eastAsia="Noto Sans CJK KR Regular" w:hAnsi="Noto Sans CJK KR Regular" w:cs="Times New Roman" w:hint="eastAsia"/>
          <w:sz w:val="18"/>
          <w:szCs w:val="18"/>
        </w:rPr>
        <w:t>통지하여야</w:t>
      </w:r>
      <w:r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 xml:space="preserve"> </w:t>
      </w:r>
      <w:r w:rsidRPr="00124595">
        <w:rPr>
          <w:rFonts w:ascii="Noto Sans CJK KR Regular" w:eastAsia="Noto Sans CJK KR Regular" w:hAnsi="Noto Sans CJK KR Regular" w:cs="Times New Roman" w:hint="eastAsia"/>
          <w:sz w:val="18"/>
          <w:szCs w:val="18"/>
        </w:rPr>
        <w:t>합니다</w:t>
      </w:r>
      <w:r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>.</w:t>
      </w:r>
    </w:p>
    <w:p w14:paraId="00000020" w14:textId="56F9F478" w:rsidR="00D238D8" w:rsidRPr="00124595" w:rsidRDefault="002C3C82" w:rsidP="003529E4">
      <w:pPr>
        <w:pStyle w:val="ab"/>
        <w:numPr>
          <w:ilvl w:val="0"/>
          <w:numId w:val="46"/>
        </w:numPr>
        <w:ind w:leftChars="0"/>
        <w:rPr>
          <w:rFonts w:ascii="Noto Sans CJK KR Regular" w:eastAsia="Noto Sans CJK KR Regular" w:hAnsi="Noto Sans CJK KR Regular" w:cs="Times New Roman"/>
          <w:sz w:val="18"/>
          <w:szCs w:val="18"/>
        </w:rPr>
      </w:pPr>
      <w:r w:rsidRPr="00124595">
        <w:rPr>
          <w:rFonts w:ascii="Noto Sans CJK KR Regular" w:eastAsia="Noto Sans CJK KR Regular" w:hAnsi="Noto Sans CJK KR Regular" w:cs="Times New Roman" w:hint="eastAsia"/>
          <w:sz w:val="18"/>
          <w:szCs w:val="18"/>
        </w:rPr>
        <w:t>이</w:t>
      </w:r>
      <w:r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 xml:space="preserve"> </w:t>
      </w:r>
      <w:r w:rsidRPr="00124595">
        <w:rPr>
          <w:rFonts w:ascii="Noto Sans CJK KR Regular" w:eastAsia="Noto Sans CJK KR Regular" w:hAnsi="Noto Sans CJK KR Regular" w:cs="Times New Roman" w:hint="eastAsia"/>
          <w:sz w:val="18"/>
          <w:szCs w:val="18"/>
        </w:rPr>
        <w:t>조에</w:t>
      </w:r>
      <w:r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 xml:space="preserve"> </w:t>
      </w:r>
      <w:r w:rsidRPr="00124595">
        <w:rPr>
          <w:rFonts w:ascii="Noto Sans CJK KR Regular" w:eastAsia="Noto Sans CJK KR Regular" w:hAnsi="Noto Sans CJK KR Regular" w:cs="Times New Roman" w:hint="eastAsia"/>
          <w:sz w:val="18"/>
          <w:szCs w:val="18"/>
        </w:rPr>
        <w:t>의하여</w:t>
      </w:r>
      <w:r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 xml:space="preserve"> </w:t>
      </w:r>
      <w:r w:rsidRPr="00124595">
        <w:rPr>
          <w:rFonts w:ascii="Noto Sans CJK KR Regular" w:eastAsia="Noto Sans CJK KR Regular" w:hAnsi="Noto Sans CJK KR Regular" w:cs="Times New Roman" w:hint="eastAsia"/>
          <w:sz w:val="18"/>
          <w:szCs w:val="18"/>
        </w:rPr>
        <w:t>계약이</w:t>
      </w:r>
      <w:r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 xml:space="preserve"> </w:t>
      </w:r>
      <w:r w:rsidRPr="00124595">
        <w:rPr>
          <w:rFonts w:ascii="Noto Sans CJK KR Regular" w:eastAsia="Noto Sans CJK KR Regular" w:hAnsi="Noto Sans CJK KR Regular" w:cs="Times New Roman" w:hint="eastAsia"/>
          <w:sz w:val="18"/>
          <w:szCs w:val="18"/>
        </w:rPr>
        <w:t>해지될</w:t>
      </w:r>
      <w:r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 xml:space="preserve"> </w:t>
      </w:r>
      <w:r w:rsidRPr="00124595">
        <w:rPr>
          <w:rFonts w:ascii="Noto Sans CJK KR Regular" w:eastAsia="Noto Sans CJK KR Regular" w:hAnsi="Noto Sans CJK KR Regular" w:cs="Times New Roman" w:hint="eastAsia"/>
          <w:sz w:val="18"/>
          <w:szCs w:val="18"/>
        </w:rPr>
        <w:t>경우</w:t>
      </w:r>
      <w:r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 xml:space="preserve">, </w:t>
      </w:r>
      <w:r w:rsidRPr="00124595">
        <w:rPr>
          <w:rFonts w:ascii="Noto Sans CJK KR Regular" w:eastAsia="Noto Sans CJK KR Regular" w:hAnsi="Noto Sans CJK KR Regular" w:cs="Times New Roman" w:hint="eastAsia"/>
          <w:sz w:val="18"/>
          <w:szCs w:val="18"/>
        </w:rPr>
        <w:t>계약</w:t>
      </w:r>
      <w:r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 xml:space="preserve"> </w:t>
      </w:r>
      <w:r w:rsidRPr="00124595">
        <w:rPr>
          <w:rFonts w:ascii="Noto Sans CJK KR Regular" w:eastAsia="Noto Sans CJK KR Regular" w:hAnsi="Noto Sans CJK KR Regular" w:cs="Times New Roman" w:hint="eastAsia"/>
          <w:sz w:val="18"/>
          <w:szCs w:val="18"/>
        </w:rPr>
        <w:t>해지에</w:t>
      </w:r>
      <w:r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 xml:space="preserve"> </w:t>
      </w:r>
      <w:r w:rsidRPr="00124595">
        <w:rPr>
          <w:rFonts w:ascii="Noto Sans CJK KR Regular" w:eastAsia="Noto Sans CJK KR Regular" w:hAnsi="Noto Sans CJK KR Regular" w:cs="Times New Roman" w:hint="eastAsia"/>
          <w:sz w:val="18"/>
          <w:szCs w:val="18"/>
        </w:rPr>
        <w:t>관하여</w:t>
      </w:r>
      <w:r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 xml:space="preserve"> </w:t>
      </w:r>
      <w:r w:rsidRPr="00124595">
        <w:rPr>
          <w:rFonts w:ascii="Noto Sans CJK KR Regular" w:eastAsia="Noto Sans CJK KR Regular" w:hAnsi="Noto Sans CJK KR Regular" w:cs="Times New Roman" w:hint="eastAsia"/>
          <w:sz w:val="18"/>
          <w:szCs w:val="18"/>
        </w:rPr>
        <w:t>책임</w:t>
      </w:r>
      <w:r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 xml:space="preserve"> </w:t>
      </w:r>
      <w:r w:rsidRPr="00124595">
        <w:rPr>
          <w:rFonts w:ascii="Noto Sans CJK KR Regular" w:eastAsia="Noto Sans CJK KR Regular" w:hAnsi="Noto Sans CJK KR Regular" w:cs="Times New Roman" w:hint="eastAsia"/>
          <w:sz w:val="18"/>
          <w:szCs w:val="18"/>
        </w:rPr>
        <w:t>있는</w:t>
      </w:r>
      <w:r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 xml:space="preserve"> </w:t>
      </w:r>
      <w:r w:rsidRPr="00124595">
        <w:rPr>
          <w:rFonts w:ascii="Noto Sans CJK KR Regular" w:eastAsia="Noto Sans CJK KR Regular" w:hAnsi="Noto Sans CJK KR Regular" w:cs="Times New Roman" w:hint="eastAsia"/>
          <w:sz w:val="18"/>
          <w:szCs w:val="18"/>
        </w:rPr>
        <w:t>당사자는</w:t>
      </w:r>
      <w:r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 xml:space="preserve"> </w:t>
      </w:r>
      <w:r w:rsidRPr="00124595">
        <w:rPr>
          <w:rFonts w:ascii="Noto Sans CJK KR Regular" w:eastAsia="Noto Sans CJK KR Regular" w:hAnsi="Noto Sans CJK KR Regular" w:cs="Times New Roman" w:hint="eastAsia"/>
          <w:sz w:val="18"/>
          <w:szCs w:val="18"/>
        </w:rPr>
        <w:t>상대방에</w:t>
      </w:r>
      <w:r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 xml:space="preserve"> </w:t>
      </w:r>
      <w:r w:rsidRPr="00124595">
        <w:rPr>
          <w:rFonts w:ascii="Noto Sans CJK KR Regular" w:eastAsia="Noto Sans CJK KR Regular" w:hAnsi="Noto Sans CJK KR Regular" w:cs="Times New Roman" w:hint="eastAsia"/>
          <w:sz w:val="18"/>
          <w:szCs w:val="18"/>
        </w:rPr>
        <w:t>대하여</w:t>
      </w:r>
      <w:r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 xml:space="preserve"> </w:t>
      </w:r>
      <w:r w:rsidRPr="00124595">
        <w:rPr>
          <w:rFonts w:ascii="Noto Sans CJK KR Regular" w:eastAsia="Noto Sans CJK KR Regular" w:hAnsi="Noto Sans CJK KR Regular" w:cs="Times New Roman" w:hint="eastAsia"/>
          <w:sz w:val="18"/>
          <w:szCs w:val="18"/>
        </w:rPr>
        <w:t>계약</w:t>
      </w:r>
      <w:r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 xml:space="preserve"> </w:t>
      </w:r>
      <w:r w:rsidRPr="00124595">
        <w:rPr>
          <w:rFonts w:ascii="Noto Sans CJK KR Regular" w:eastAsia="Noto Sans CJK KR Regular" w:hAnsi="Noto Sans CJK KR Regular" w:cs="Times New Roman" w:hint="eastAsia"/>
          <w:sz w:val="18"/>
          <w:szCs w:val="18"/>
        </w:rPr>
        <w:t>해지로</w:t>
      </w:r>
      <w:r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 xml:space="preserve"> </w:t>
      </w:r>
      <w:r w:rsidRPr="00124595">
        <w:rPr>
          <w:rFonts w:ascii="Noto Sans CJK KR Regular" w:eastAsia="Noto Sans CJK KR Regular" w:hAnsi="Noto Sans CJK KR Regular" w:cs="Times New Roman" w:hint="eastAsia"/>
          <w:sz w:val="18"/>
          <w:szCs w:val="18"/>
        </w:rPr>
        <w:t>인한</w:t>
      </w:r>
      <w:r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 xml:space="preserve"> </w:t>
      </w:r>
      <w:r w:rsidRPr="00124595">
        <w:rPr>
          <w:rFonts w:ascii="Noto Sans CJK KR Regular" w:eastAsia="Noto Sans CJK KR Regular" w:hAnsi="Noto Sans CJK KR Regular" w:cs="Times New Roman" w:hint="eastAsia"/>
          <w:sz w:val="18"/>
          <w:szCs w:val="18"/>
        </w:rPr>
        <w:t>손해를</w:t>
      </w:r>
      <w:r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 xml:space="preserve"> </w:t>
      </w:r>
      <w:r w:rsidRPr="00124595">
        <w:rPr>
          <w:rFonts w:ascii="Noto Sans CJK KR Regular" w:eastAsia="Noto Sans CJK KR Regular" w:hAnsi="Noto Sans CJK KR Regular" w:cs="Times New Roman" w:hint="eastAsia"/>
          <w:sz w:val="18"/>
          <w:szCs w:val="18"/>
        </w:rPr>
        <w:t>배상하여야</w:t>
      </w:r>
      <w:r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 xml:space="preserve"> </w:t>
      </w:r>
      <w:r w:rsidRPr="00124595">
        <w:rPr>
          <w:rFonts w:ascii="Noto Sans CJK KR Regular" w:eastAsia="Noto Sans CJK KR Regular" w:hAnsi="Noto Sans CJK KR Regular" w:cs="Times New Roman" w:hint="eastAsia"/>
          <w:sz w:val="18"/>
          <w:szCs w:val="18"/>
        </w:rPr>
        <w:t>합니다</w:t>
      </w:r>
      <w:r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 xml:space="preserve">. </w:t>
      </w:r>
    </w:p>
    <w:p w14:paraId="1E87E006" w14:textId="51B3575E" w:rsidR="00320524" w:rsidRDefault="00320524">
      <w:pPr>
        <w:spacing w:before="240" w:after="240"/>
        <w:rPr>
          <w:ins w:id="328" w:author=" 윤현정 (Hyunjeong Yoon)" w:date="2026-02-26T14:15:00Z"/>
          <w:rFonts w:ascii="Noto Sans CJK KR Regular" w:eastAsia="Noto Sans CJK KR Regular" w:hAnsi="Noto Sans CJK KR Regular" w:cs="Arial Unicode MS"/>
          <w:sz w:val="18"/>
          <w:szCs w:val="18"/>
        </w:rPr>
      </w:pPr>
      <w:proofErr w:type="gramStart"/>
      <w:ins w:id="329" w:author=" 윤현정 (Hyunjeong Yoon)" w:date="2026-02-26T14:14:00Z">
        <w:r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t xml:space="preserve">제 </w:t>
        </w:r>
        <w:r>
          <w:rPr>
            <w:rFonts w:ascii="Noto Sans CJK KR Regular" w:eastAsia="Noto Sans CJK KR Regular" w:hAnsi="Noto Sans CJK KR Regular" w:cs="Arial Unicode MS"/>
            <w:sz w:val="18"/>
            <w:szCs w:val="18"/>
          </w:rPr>
          <w:t>9</w:t>
        </w:r>
        <w:proofErr w:type="gramEnd"/>
        <w:r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t xml:space="preserve">조의 </w:t>
        </w:r>
        <w:r>
          <w:rPr>
            <w:rFonts w:ascii="Noto Sans CJK KR Regular" w:eastAsia="Noto Sans CJK KR Regular" w:hAnsi="Noto Sans CJK KR Regular" w:cs="Arial Unicode MS"/>
            <w:sz w:val="18"/>
            <w:szCs w:val="18"/>
          </w:rPr>
          <w:t>2 (</w:t>
        </w:r>
        <w:r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t xml:space="preserve">경제사정의 중대한 변동으로 인한 </w:t>
        </w:r>
      </w:ins>
      <w:ins w:id="330" w:author=" 윤현정 (Hyunjeong Yoon)" w:date="2026-02-26T14:15:00Z">
        <w:r>
          <w:rPr>
            <w:rFonts w:ascii="Noto Sans CJK KR Regular" w:eastAsia="Noto Sans CJK KR Regular" w:hAnsi="Noto Sans CJK KR Regular" w:cs="Arial Unicode MS"/>
            <w:sz w:val="18"/>
            <w:szCs w:val="18"/>
          </w:rPr>
          <w:t>DESKER MATE</w:t>
        </w:r>
        <w:r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t>의 계약해지)</w:t>
        </w:r>
      </w:ins>
    </w:p>
    <w:p w14:paraId="39690E83" w14:textId="77777777" w:rsidR="00320524" w:rsidRDefault="00320524" w:rsidP="00320524">
      <w:pPr>
        <w:pStyle w:val="ab"/>
        <w:numPr>
          <w:ilvl w:val="3"/>
          <w:numId w:val="2"/>
        </w:numPr>
        <w:spacing w:before="240" w:after="240"/>
        <w:ind w:leftChars="0"/>
        <w:rPr>
          <w:ins w:id="331" w:author=" 윤현정 (Hyunjeong Yoon)" w:date="2026-02-26T14:18:00Z"/>
          <w:rFonts w:ascii="Noto Sans CJK KR Regular" w:eastAsia="Noto Sans CJK KR Regular" w:hAnsi="Noto Sans CJK KR Regular" w:cs="Arial Unicode MS"/>
          <w:sz w:val="18"/>
          <w:szCs w:val="18"/>
        </w:rPr>
      </w:pPr>
      <w:ins w:id="332" w:author=" 윤현정 (Hyunjeong Yoon)" w:date="2026-02-26T14:15:00Z">
        <w:r>
          <w:rPr>
            <w:rFonts w:ascii="Noto Sans CJK KR Regular" w:eastAsia="Noto Sans CJK KR Regular" w:hAnsi="Noto Sans CJK KR Regular" w:cs="Arial Unicode MS"/>
            <w:sz w:val="18"/>
            <w:szCs w:val="18"/>
          </w:rPr>
          <w:t>“</w:t>
        </w:r>
        <w:r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t>D</w:t>
        </w:r>
        <w:r>
          <w:rPr>
            <w:rFonts w:ascii="Noto Sans CJK KR Regular" w:eastAsia="Noto Sans CJK KR Regular" w:hAnsi="Noto Sans CJK KR Regular" w:cs="Arial Unicode MS"/>
            <w:sz w:val="18"/>
            <w:szCs w:val="18"/>
          </w:rPr>
          <w:t>ESKER MATE”</w:t>
        </w:r>
        <w:r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t xml:space="preserve">는 다음 각 호의 어느 하나에 해당하는 사유로 인한 경제사정의 중대한 변동으로 폐업을 하는 경우 이 </w:t>
        </w:r>
      </w:ins>
      <w:ins w:id="333" w:author=" 윤현정 (Hyunjeong Yoon)" w:date="2026-02-26T14:16:00Z">
        <w:r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t>계약을 해지할 수 있습니다.</w:t>
        </w:r>
        <w:r>
          <w:rPr>
            <w:rFonts w:ascii="Noto Sans CJK KR Regular" w:eastAsia="Noto Sans CJK KR Regular" w:hAnsi="Noto Sans CJK KR Regular" w:cs="Arial Unicode MS"/>
            <w:sz w:val="18"/>
            <w:szCs w:val="18"/>
          </w:rPr>
          <w:t xml:space="preserve"> </w:t>
        </w:r>
        <w:r>
          <w:rPr>
            <w:rFonts w:ascii="Noto Sans CJK KR Regular" w:eastAsia="Noto Sans CJK KR Regular" w:hAnsi="Noto Sans CJK KR Regular" w:cs="Arial Unicode MS"/>
            <w:sz w:val="18"/>
            <w:szCs w:val="18"/>
          </w:rPr>
          <w:br/>
        </w:r>
        <w:proofErr w:type="spellStart"/>
        <w:proofErr w:type="gramStart"/>
        <w:r>
          <w:rPr>
            <w:rFonts w:ascii="Noto Sans CJK KR Regular" w:eastAsia="Noto Sans CJK KR Regular" w:hAnsi="Noto Sans CJK KR Regular" w:cs="Arial Unicode MS"/>
            <w:sz w:val="18"/>
            <w:szCs w:val="18"/>
          </w:rPr>
          <w:t>A</w:t>
        </w:r>
        <w:proofErr w:type="spellEnd"/>
        <w:r>
          <w:rPr>
            <w:rFonts w:ascii="Noto Sans CJK KR Regular" w:eastAsia="Noto Sans CJK KR Regular" w:hAnsi="Noto Sans CJK KR Regular" w:cs="Arial Unicode MS"/>
            <w:sz w:val="18"/>
            <w:szCs w:val="18"/>
          </w:rPr>
          <w:t>..</w:t>
        </w:r>
        <w:proofErr w:type="gramEnd"/>
        <w:r>
          <w:rPr>
            <w:rFonts w:ascii="Noto Sans CJK KR Regular" w:eastAsia="Noto Sans CJK KR Regular" w:hAnsi="Noto Sans CJK KR Regular" w:cs="Arial Unicode MS"/>
            <w:sz w:val="18"/>
            <w:szCs w:val="18"/>
          </w:rPr>
          <w:t xml:space="preserve"> </w:t>
        </w:r>
        <w:r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t>태풍,</w:t>
        </w:r>
        <w:r>
          <w:rPr>
            <w:rFonts w:ascii="Noto Sans CJK KR Regular" w:eastAsia="Noto Sans CJK KR Regular" w:hAnsi="Noto Sans CJK KR Regular" w:cs="Arial Unicode MS"/>
            <w:sz w:val="18"/>
            <w:szCs w:val="18"/>
          </w:rPr>
          <w:t xml:space="preserve"> </w:t>
        </w:r>
        <w:r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t>홍수 등 천재지변이 발생한 경우</w:t>
        </w:r>
        <w:r>
          <w:rPr>
            <w:rFonts w:ascii="Noto Sans CJK KR Regular" w:eastAsia="Noto Sans CJK KR Regular" w:hAnsi="Noto Sans CJK KR Regular" w:cs="Arial Unicode MS"/>
            <w:sz w:val="18"/>
            <w:szCs w:val="18"/>
          </w:rPr>
          <w:br/>
        </w:r>
        <w:proofErr w:type="spellStart"/>
        <w:r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t>B</w:t>
        </w:r>
        <w:proofErr w:type="spellEnd"/>
        <w:r>
          <w:rPr>
            <w:rFonts w:ascii="Noto Sans CJK KR Regular" w:eastAsia="Noto Sans CJK KR Regular" w:hAnsi="Noto Sans CJK KR Regular" w:cs="Arial Unicode MS"/>
            <w:sz w:val="18"/>
            <w:szCs w:val="18"/>
          </w:rPr>
          <w:t xml:space="preserve">. </w:t>
        </w:r>
        <w:r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t>전쟁,</w:t>
        </w:r>
        <w:r>
          <w:rPr>
            <w:rFonts w:ascii="Noto Sans CJK KR Regular" w:eastAsia="Noto Sans CJK KR Regular" w:hAnsi="Noto Sans CJK KR Regular" w:cs="Arial Unicode MS"/>
            <w:sz w:val="18"/>
            <w:szCs w:val="18"/>
          </w:rPr>
          <w:t xml:space="preserve"> </w:t>
        </w:r>
        <w:r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t>폭동,</w:t>
        </w:r>
        <w:r>
          <w:rPr>
            <w:rFonts w:ascii="Noto Sans CJK KR Regular" w:eastAsia="Noto Sans CJK KR Regular" w:hAnsi="Noto Sans CJK KR Regular" w:cs="Arial Unicode MS"/>
            <w:sz w:val="18"/>
            <w:szCs w:val="18"/>
          </w:rPr>
          <w:t xml:space="preserve"> </w:t>
        </w:r>
        <w:r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t>계</w:t>
        </w:r>
      </w:ins>
      <w:ins w:id="334" w:author=" 윤현정 (Hyunjeong Yoon)" w:date="2026-02-26T14:17:00Z">
        <w:r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t xml:space="preserve">엄 등 국가 비상사태가 발생한 경우 </w:t>
        </w:r>
        <w:r>
          <w:rPr>
            <w:rFonts w:ascii="Noto Sans CJK KR Regular" w:eastAsia="Noto Sans CJK KR Regular" w:hAnsi="Noto Sans CJK KR Regular" w:cs="Arial Unicode MS"/>
            <w:sz w:val="18"/>
            <w:szCs w:val="18"/>
          </w:rPr>
          <w:br/>
          <w:t xml:space="preserve">C. </w:t>
        </w:r>
        <w:r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t>감염병예방법에서 정하고 있는 제1급감염병이 발생 및 유행하는 경우</w:t>
        </w:r>
        <w:r>
          <w:rPr>
            <w:rFonts w:ascii="Noto Sans CJK KR Regular" w:eastAsia="Noto Sans CJK KR Regular" w:hAnsi="Noto Sans CJK KR Regular" w:cs="Arial Unicode MS"/>
            <w:sz w:val="18"/>
            <w:szCs w:val="18"/>
          </w:rPr>
          <w:br/>
        </w:r>
        <w:proofErr w:type="spellStart"/>
        <w:r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t>D</w:t>
        </w:r>
        <w:proofErr w:type="spellEnd"/>
        <w:r>
          <w:rPr>
            <w:rFonts w:ascii="Noto Sans CJK KR Regular" w:eastAsia="Noto Sans CJK KR Regular" w:hAnsi="Noto Sans CJK KR Regular" w:cs="Arial Unicode MS"/>
            <w:sz w:val="18"/>
            <w:szCs w:val="18"/>
          </w:rPr>
          <w:t xml:space="preserve">. </w:t>
        </w:r>
        <w:r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t xml:space="preserve">그 밖의 </w:t>
        </w:r>
        <w:r>
          <w:rPr>
            <w:rFonts w:ascii="Noto Sans CJK KR Regular" w:eastAsia="Noto Sans CJK KR Regular" w:hAnsi="Noto Sans CJK KR Regular" w:cs="Arial Unicode MS"/>
            <w:sz w:val="18"/>
            <w:szCs w:val="18"/>
          </w:rPr>
          <w:t>“</w:t>
        </w:r>
        <w:r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t>D</w:t>
        </w:r>
        <w:r>
          <w:rPr>
            <w:rFonts w:ascii="Noto Sans CJK KR Regular" w:eastAsia="Noto Sans CJK KR Regular" w:hAnsi="Noto Sans CJK KR Regular" w:cs="Arial Unicode MS"/>
            <w:sz w:val="18"/>
            <w:szCs w:val="18"/>
          </w:rPr>
          <w:t>ESKER MATE</w:t>
        </w:r>
      </w:ins>
      <w:ins w:id="335" w:author=" 윤현정 (Hyunjeong Yoon)" w:date="2026-02-26T14:18:00Z">
        <w:r>
          <w:rPr>
            <w:rFonts w:ascii="Noto Sans CJK KR Regular" w:eastAsia="Noto Sans CJK KR Regular" w:hAnsi="Noto Sans CJK KR Regular" w:cs="Arial Unicode MS"/>
            <w:sz w:val="18"/>
            <w:szCs w:val="18"/>
          </w:rPr>
          <w:t>”</w:t>
        </w:r>
      </w:ins>
      <w:ins w:id="336" w:author=" 윤현정 (Hyunjeong Yoon)" w:date="2026-02-26T14:17:00Z">
        <w:r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t xml:space="preserve">의 책임 없이 위 각 호의 준하는 </w:t>
        </w:r>
      </w:ins>
      <w:ins w:id="337" w:author=" 윤현정 (Hyunjeong Yoon)" w:date="2026-02-26T14:18:00Z">
        <w:r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t xml:space="preserve">불가피한 사유가 발생한 경우 </w:t>
        </w:r>
      </w:ins>
    </w:p>
    <w:p w14:paraId="2DE46D94" w14:textId="771428B0" w:rsidR="00320524" w:rsidRPr="00320524" w:rsidRDefault="00320524" w:rsidP="00320524">
      <w:pPr>
        <w:pStyle w:val="ab"/>
        <w:numPr>
          <w:ilvl w:val="3"/>
          <w:numId w:val="2"/>
        </w:numPr>
        <w:spacing w:before="240" w:after="240"/>
        <w:ind w:leftChars="0"/>
        <w:rPr>
          <w:ins w:id="338" w:author=" 윤현정 (Hyunjeong Yoon)" w:date="2026-02-26T14:19:00Z"/>
          <w:rFonts w:ascii="Noto Sans CJK KR Regular" w:eastAsia="Noto Sans CJK KR Regular" w:hAnsi="Noto Sans CJK KR Regular" w:cs="Arial Unicode MS"/>
          <w:sz w:val="18"/>
          <w:szCs w:val="18"/>
        </w:rPr>
      </w:pPr>
      <w:proofErr w:type="gramStart"/>
      <w:ins w:id="339" w:author=" 윤현정 (Hyunjeong Yoon)" w:date="2026-02-26T14:18:00Z">
        <w:r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t xml:space="preserve">제 </w:t>
        </w:r>
        <w:r>
          <w:rPr>
            <w:rFonts w:ascii="Noto Sans CJK KR Regular" w:eastAsia="Noto Sans CJK KR Regular" w:hAnsi="Noto Sans CJK KR Regular" w:cs="Arial Unicode MS"/>
            <w:sz w:val="18"/>
            <w:szCs w:val="18"/>
          </w:rPr>
          <w:t>1</w:t>
        </w:r>
        <w:proofErr w:type="gramEnd"/>
        <w:r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t xml:space="preserve">항의 해지는 </w:t>
        </w:r>
        <w:r w:rsidRPr="00124595">
          <w:rPr>
            <w:rFonts w:ascii="Noto Sans CJK KR Regular" w:eastAsia="Noto Sans CJK KR Regular" w:hAnsi="Noto Sans CJK KR Regular" w:cs="Times New Roman" w:hint="eastAsia"/>
            <w:sz w:val="18"/>
            <w:szCs w:val="18"/>
          </w:rPr>
          <w:t>“</w:t>
        </w:r>
        <w:r w:rsidRPr="00124595">
          <w:rPr>
            <w:rFonts w:ascii="Noto Sans CJK KR Regular" w:eastAsia="Noto Sans CJK KR Regular" w:hAnsi="Noto Sans CJK KR Regular" w:cs="Times New Roman"/>
            <w:sz w:val="18"/>
            <w:szCs w:val="18"/>
          </w:rPr>
          <w:t>(주)</w:t>
        </w:r>
        <w:proofErr w:type="spellStart"/>
        <w:r w:rsidRPr="00124595">
          <w:rPr>
            <w:rFonts w:ascii="Noto Sans CJK KR Regular" w:eastAsia="Noto Sans CJK KR Regular" w:hAnsi="Noto Sans CJK KR Regular" w:cs="Times New Roman" w:hint="eastAsia"/>
            <w:sz w:val="18"/>
            <w:szCs w:val="18"/>
          </w:rPr>
          <w:t>일룸</w:t>
        </w:r>
        <w:proofErr w:type="spellEnd"/>
        <w:r w:rsidRPr="00124595">
          <w:rPr>
            <w:rFonts w:ascii="Noto Sans CJK KR Regular" w:eastAsia="Noto Sans CJK KR Regular" w:hAnsi="Noto Sans CJK KR Regular" w:cs="Times New Roman"/>
            <w:sz w:val="18"/>
            <w:szCs w:val="18"/>
          </w:rPr>
          <w:t xml:space="preserve"> </w:t>
        </w:r>
        <w:proofErr w:type="spellStart"/>
        <w:r w:rsidRPr="00124595">
          <w:rPr>
            <w:rFonts w:ascii="Noto Sans CJK KR Regular" w:eastAsia="Noto Sans CJK KR Regular" w:hAnsi="Noto Sans CJK KR Regular" w:cs="Times New Roman"/>
            <w:sz w:val="18"/>
            <w:szCs w:val="18"/>
          </w:rPr>
          <w:t>DESKER"</w:t>
        </w:r>
        <w:r>
          <w:rPr>
            <w:rFonts w:ascii="Noto Sans CJK KR Regular" w:eastAsia="Noto Sans CJK KR Regular" w:hAnsi="Noto Sans CJK KR Regular" w:cs="Times New Roman" w:hint="eastAsia"/>
            <w:sz w:val="18"/>
            <w:szCs w:val="18"/>
          </w:rPr>
          <w:t>가</w:t>
        </w:r>
        <w:proofErr w:type="spellEnd"/>
        <w:r>
          <w:rPr>
            <w:rFonts w:ascii="Noto Sans CJK KR Regular" w:eastAsia="Noto Sans CJK KR Regular" w:hAnsi="Noto Sans CJK KR Regular" w:cs="Times New Roman" w:hint="eastAsia"/>
            <w:sz w:val="18"/>
            <w:szCs w:val="18"/>
          </w:rPr>
          <w:t xml:space="preserve"> 계약해지 통고를 받은 날부터 </w:t>
        </w:r>
        <w:r>
          <w:rPr>
            <w:rFonts w:ascii="Noto Sans CJK KR Regular" w:eastAsia="Noto Sans CJK KR Regular" w:hAnsi="Noto Sans CJK KR Regular" w:cs="Times New Roman"/>
            <w:sz w:val="18"/>
            <w:szCs w:val="18"/>
          </w:rPr>
          <w:t>3</w:t>
        </w:r>
        <w:r>
          <w:rPr>
            <w:rFonts w:ascii="Noto Sans CJK KR Regular" w:eastAsia="Noto Sans CJK KR Regular" w:hAnsi="Noto Sans CJK KR Regular" w:cs="Times New Roman" w:hint="eastAsia"/>
            <w:sz w:val="18"/>
            <w:szCs w:val="18"/>
          </w:rPr>
          <w:t>개월</w:t>
        </w:r>
      </w:ins>
      <w:ins w:id="340" w:author=" 윤현정 (Hyunjeong Yoon)" w:date="2026-02-26T14:19:00Z">
        <w:r>
          <w:rPr>
            <w:rFonts w:ascii="Noto Sans CJK KR Regular" w:eastAsia="Noto Sans CJK KR Regular" w:hAnsi="Noto Sans CJK KR Regular" w:cs="Times New Roman" w:hint="eastAsia"/>
            <w:sz w:val="18"/>
            <w:szCs w:val="18"/>
          </w:rPr>
          <w:t>이 지나면 효력이 발생합니다.</w:t>
        </w:r>
      </w:ins>
    </w:p>
    <w:p w14:paraId="682B983F" w14:textId="39EC39C4" w:rsidR="00320524" w:rsidRPr="00320524" w:rsidRDefault="00320524">
      <w:pPr>
        <w:pStyle w:val="ab"/>
        <w:numPr>
          <w:ilvl w:val="3"/>
          <w:numId w:val="2"/>
        </w:numPr>
        <w:spacing w:before="240" w:after="240"/>
        <w:ind w:leftChars="0"/>
        <w:rPr>
          <w:ins w:id="341" w:author=" 윤현정 (Hyunjeong Yoon)" w:date="2026-02-26T14:14:00Z"/>
          <w:rFonts w:ascii="Noto Sans CJK KR Regular" w:eastAsia="Noto Sans CJK KR Regular" w:hAnsi="Noto Sans CJK KR Regular" w:cs="Arial Unicode MS"/>
          <w:sz w:val="18"/>
          <w:szCs w:val="18"/>
          <w:rPrChange w:id="342" w:author=" 윤현정 (Hyunjeong Yoon)" w:date="2026-02-26T14:15:00Z">
            <w:rPr>
              <w:ins w:id="343" w:author=" 윤현정 (Hyunjeong Yoon)" w:date="2026-02-26T14:14:00Z"/>
            </w:rPr>
          </w:rPrChange>
        </w:rPr>
        <w:pPrChange w:id="344" w:author=" 윤현정 (Hyunjeong Yoon)" w:date="2026-02-26T14:15:00Z">
          <w:pPr>
            <w:spacing w:before="240" w:after="240"/>
          </w:pPr>
        </w:pPrChange>
      </w:pPr>
      <w:ins w:id="345" w:author=" 윤현정 (Hyunjeong Yoon)" w:date="2026-02-26T14:19:00Z">
        <w:r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t xml:space="preserve">이 조에 의하여 계약이 해지될 경우 </w:t>
        </w:r>
        <w:r>
          <w:rPr>
            <w:rFonts w:ascii="Noto Sans CJK KR Regular" w:eastAsia="Noto Sans CJK KR Regular" w:hAnsi="Noto Sans CJK KR Regular" w:cs="Arial Unicode MS"/>
            <w:sz w:val="18"/>
            <w:szCs w:val="18"/>
          </w:rPr>
          <w:t>“</w:t>
        </w:r>
        <w:r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t>D</w:t>
        </w:r>
        <w:r>
          <w:rPr>
            <w:rFonts w:ascii="Noto Sans CJK KR Regular" w:eastAsia="Noto Sans CJK KR Regular" w:hAnsi="Noto Sans CJK KR Regular" w:cs="Arial Unicode MS"/>
            <w:sz w:val="18"/>
            <w:szCs w:val="18"/>
          </w:rPr>
          <w:t>ESKER MATE”</w:t>
        </w:r>
        <w:r>
          <w:rPr>
            <w:rFonts w:ascii="Noto Sans CJK KR Regular" w:eastAsia="Noto Sans CJK KR Regular" w:hAnsi="Noto Sans CJK KR Regular" w:cs="Arial Unicode MS" w:hint="eastAsia"/>
            <w:sz w:val="18"/>
            <w:szCs w:val="18"/>
            <w:lang w:eastAsia="ko"/>
          </w:rPr>
          <w:t>는</w:t>
        </w:r>
        <w:r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t xml:space="preserve"> </w:t>
        </w:r>
        <w:r w:rsidRPr="00124595">
          <w:rPr>
            <w:rFonts w:ascii="Noto Sans CJK KR Regular" w:eastAsia="Noto Sans CJK KR Regular" w:hAnsi="Noto Sans CJK KR Regular" w:cs="Times New Roman" w:hint="eastAsia"/>
            <w:sz w:val="18"/>
            <w:szCs w:val="18"/>
          </w:rPr>
          <w:t>“</w:t>
        </w:r>
        <w:r w:rsidRPr="00124595">
          <w:rPr>
            <w:rFonts w:ascii="Noto Sans CJK KR Regular" w:eastAsia="Noto Sans CJK KR Regular" w:hAnsi="Noto Sans CJK KR Regular" w:cs="Times New Roman"/>
            <w:sz w:val="18"/>
            <w:szCs w:val="18"/>
          </w:rPr>
          <w:t>(주)</w:t>
        </w:r>
        <w:proofErr w:type="spellStart"/>
        <w:r w:rsidRPr="00124595">
          <w:rPr>
            <w:rFonts w:ascii="Noto Sans CJK KR Regular" w:eastAsia="Noto Sans CJK KR Regular" w:hAnsi="Noto Sans CJK KR Regular" w:cs="Times New Roman" w:hint="eastAsia"/>
            <w:sz w:val="18"/>
            <w:szCs w:val="18"/>
          </w:rPr>
          <w:t>일룸</w:t>
        </w:r>
        <w:proofErr w:type="spellEnd"/>
        <w:r w:rsidRPr="00124595">
          <w:rPr>
            <w:rFonts w:ascii="Noto Sans CJK KR Regular" w:eastAsia="Noto Sans CJK KR Regular" w:hAnsi="Noto Sans CJK KR Regular" w:cs="Times New Roman"/>
            <w:sz w:val="18"/>
            <w:szCs w:val="18"/>
          </w:rPr>
          <w:t xml:space="preserve"> </w:t>
        </w:r>
        <w:proofErr w:type="spellStart"/>
        <w:r w:rsidRPr="00124595">
          <w:rPr>
            <w:rFonts w:ascii="Noto Sans CJK KR Regular" w:eastAsia="Noto Sans CJK KR Regular" w:hAnsi="Noto Sans CJK KR Regular" w:cs="Times New Roman"/>
            <w:sz w:val="18"/>
            <w:szCs w:val="18"/>
          </w:rPr>
          <w:t>DESKER"</w:t>
        </w:r>
        <w:r>
          <w:rPr>
            <w:rFonts w:ascii="Noto Sans CJK KR Regular" w:eastAsia="Noto Sans CJK KR Regular" w:hAnsi="Noto Sans CJK KR Regular" w:cs="Times New Roman" w:hint="eastAsia"/>
            <w:sz w:val="18"/>
            <w:szCs w:val="18"/>
          </w:rPr>
          <w:t>에게</w:t>
        </w:r>
        <w:proofErr w:type="spellEnd"/>
        <w:r>
          <w:rPr>
            <w:rFonts w:ascii="Noto Sans CJK KR Regular" w:eastAsia="Noto Sans CJK KR Regular" w:hAnsi="Noto Sans CJK KR Regular" w:cs="Times New Roman" w:hint="eastAsia"/>
            <w:sz w:val="18"/>
            <w:szCs w:val="18"/>
          </w:rPr>
          <w:t xml:space="preserve"> 계약해지로 인한 손해배상액의 </w:t>
        </w:r>
        <w:proofErr w:type="spellStart"/>
        <w:r>
          <w:rPr>
            <w:rFonts w:ascii="Noto Sans CJK KR Regular" w:eastAsia="Noto Sans CJK KR Regular" w:hAnsi="Noto Sans CJK KR Regular" w:cs="Times New Roman" w:hint="eastAsia"/>
            <w:sz w:val="18"/>
            <w:szCs w:val="18"/>
          </w:rPr>
          <w:t>감경</w:t>
        </w:r>
        <w:proofErr w:type="spellEnd"/>
        <w:r>
          <w:rPr>
            <w:rFonts w:ascii="Noto Sans CJK KR Regular" w:eastAsia="Noto Sans CJK KR Regular" w:hAnsi="Noto Sans CJK KR Regular" w:cs="Times New Roman" w:hint="eastAsia"/>
            <w:sz w:val="18"/>
            <w:szCs w:val="18"/>
          </w:rPr>
          <w:t xml:space="preserve"> 또는 면제에 관한 협의를 요청할 수 있고,</w:t>
        </w:r>
        <w:r>
          <w:rPr>
            <w:rFonts w:ascii="Noto Sans CJK KR Regular" w:eastAsia="Noto Sans CJK KR Regular" w:hAnsi="Noto Sans CJK KR Regular" w:cs="Times New Roman"/>
            <w:sz w:val="18"/>
            <w:szCs w:val="18"/>
          </w:rPr>
          <w:t xml:space="preserve"> </w:t>
        </w:r>
        <w:r w:rsidRPr="00124595">
          <w:rPr>
            <w:rFonts w:ascii="Noto Sans CJK KR Regular" w:eastAsia="Noto Sans CJK KR Regular" w:hAnsi="Noto Sans CJK KR Regular" w:cs="Times New Roman" w:hint="eastAsia"/>
            <w:sz w:val="18"/>
            <w:szCs w:val="18"/>
          </w:rPr>
          <w:t>“</w:t>
        </w:r>
        <w:r w:rsidRPr="00124595">
          <w:rPr>
            <w:rFonts w:ascii="Noto Sans CJK KR Regular" w:eastAsia="Noto Sans CJK KR Regular" w:hAnsi="Noto Sans CJK KR Regular" w:cs="Times New Roman"/>
            <w:sz w:val="18"/>
            <w:szCs w:val="18"/>
          </w:rPr>
          <w:t>(주)</w:t>
        </w:r>
        <w:proofErr w:type="spellStart"/>
        <w:r w:rsidRPr="00124595">
          <w:rPr>
            <w:rFonts w:ascii="Noto Sans CJK KR Regular" w:eastAsia="Noto Sans CJK KR Regular" w:hAnsi="Noto Sans CJK KR Regular" w:cs="Times New Roman" w:hint="eastAsia"/>
            <w:sz w:val="18"/>
            <w:szCs w:val="18"/>
          </w:rPr>
          <w:t>일룸</w:t>
        </w:r>
        <w:proofErr w:type="spellEnd"/>
        <w:r w:rsidRPr="00124595">
          <w:rPr>
            <w:rFonts w:ascii="Noto Sans CJK KR Regular" w:eastAsia="Noto Sans CJK KR Regular" w:hAnsi="Noto Sans CJK KR Regular" w:cs="Times New Roman"/>
            <w:sz w:val="18"/>
            <w:szCs w:val="18"/>
          </w:rPr>
          <w:t xml:space="preserve"> </w:t>
        </w:r>
        <w:proofErr w:type="spellStart"/>
        <w:r w:rsidRPr="00124595">
          <w:rPr>
            <w:rFonts w:ascii="Noto Sans CJK KR Regular" w:eastAsia="Noto Sans CJK KR Regular" w:hAnsi="Noto Sans CJK KR Regular" w:cs="Times New Roman"/>
            <w:sz w:val="18"/>
            <w:szCs w:val="18"/>
          </w:rPr>
          <w:t>DESKER"</w:t>
        </w:r>
        <w:r>
          <w:rPr>
            <w:rFonts w:ascii="Noto Sans CJK KR Regular" w:eastAsia="Noto Sans CJK KR Regular" w:hAnsi="Noto Sans CJK KR Regular" w:cs="Times New Roman" w:hint="eastAsia"/>
            <w:sz w:val="18"/>
            <w:szCs w:val="18"/>
          </w:rPr>
          <w:t>는</w:t>
        </w:r>
        <w:proofErr w:type="spellEnd"/>
        <w:r>
          <w:rPr>
            <w:rFonts w:ascii="Noto Sans CJK KR Regular" w:eastAsia="Noto Sans CJK KR Regular" w:hAnsi="Noto Sans CJK KR Regular" w:cs="Times New Roman" w:hint="eastAsia"/>
            <w:sz w:val="18"/>
            <w:szCs w:val="18"/>
          </w:rPr>
          <w:t xml:space="preserve"> 계약해지의 효력이 발생하기 전까지 그에 대한 응</w:t>
        </w:r>
      </w:ins>
      <w:ins w:id="346" w:author=" 윤현정 (Hyunjeong Yoon)" w:date="2026-02-26T14:20:00Z">
        <w:r>
          <w:rPr>
            <w:rFonts w:ascii="Noto Sans CJK KR Regular" w:eastAsia="Noto Sans CJK KR Regular" w:hAnsi="Noto Sans CJK KR Regular" w:cs="Times New Roman" w:hint="eastAsia"/>
            <w:sz w:val="18"/>
            <w:szCs w:val="18"/>
          </w:rPr>
          <w:t>답을 하여야 한다.</w:t>
        </w:r>
        <w:r>
          <w:rPr>
            <w:rFonts w:ascii="Noto Sans CJK KR Regular" w:eastAsia="Noto Sans CJK KR Regular" w:hAnsi="Noto Sans CJK KR Regular" w:cs="Times New Roman"/>
            <w:sz w:val="18"/>
            <w:szCs w:val="18"/>
          </w:rPr>
          <w:t xml:space="preserve"> </w:t>
        </w:r>
      </w:ins>
      <w:ins w:id="347" w:author=" 윤현정 (Hyunjeong Yoon)" w:date="2026-02-26T14:16:00Z">
        <w:r>
          <w:rPr>
            <w:rFonts w:ascii="Noto Sans CJK KR Regular" w:eastAsia="Noto Sans CJK KR Regular" w:hAnsi="Noto Sans CJK KR Regular" w:cs="Arial Unicode MS"/>
            <w:sz w:val="18"/>
            <w:szCs w:val="18"/>
          </w:rPr>
          <w:br/>
        </w:r>
      </w:ins>
    </w:p>
    <w:p w14:paraId="7805D048" w14:textId="77777777" w:rsidR="00320524" w:rsidRDefault="00320524">
      <w:pPr>
        <w:spacing w:before="240" w:after="240"/>
        <w:rPr>
          <w:ins w:id="348" w:author=" 윤현정 (Hyunjeong Yoon)" w:date="2026-02-26T14:14:00Z"/>
          <w:rFonts w:ascii="Noto Sans CJK KR Regular" w:eastAsia="Noto Sans CJK KR Regular" w:hAnsi="Noto Sans CJK KR Regular" w:cs="Arial Unicode MS"/>
          <w:sz w:val="18"/>
          <w:szCs w:val="18"/>
        </w:rPr>
      </w:pPr>
    </w:p>
    <w:p w14:paraId="7421CAFD" w14:textId="7CE854B0" w:rsidR="003908E0" w:rsidRPr="00124595" w:rsidRDefault="009A1FB7">
      <w:pPr>
        <w:spacing w:before="240" w:after="240"/>
        <w:rPr>
          <w:rFonts w:ascii="Noto Sans CJK KR Regular" w:eastAsia="Noto Sans CJK KR Regular" w:hAnsi="Noto Sans CJK KR Regular" w:cs="Arial Unicode MS"/>
          <w:sz w:val="18"/>
          <w:szCs w:val="18"/>
        </w:rPr>
      </w:pPr>
      <w:proofErr w:type="gramStart"/>
      <w:r w:rsidRPr="00124595">
        <w:rPr>
          <w:rFonts w:ascii="Noto Sans CJK KR Regular" w:eastAsia="Noto Sans CJK KR Regular" w:hAnsi="Noto Sans CJK KR Regular" w:cs="Arial Unicode MS" w:hint="eastAsia"/>
          <w:sz w:val="18"/>
          <w:szCs w:val="18"/>
        </w:rPr>
        <w:t>제</w:t>
      </w:r>
      <w:r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 xml:space="preserve"> </w:t>
      </w:r>
      <w:r w:rsidR="003908E0"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>10</w:t>
      </w:r>
      <w:proofErr w:type="gramEnd"/>
      <w:r w:rsidR="003908E0" w:rsidRPr="00124595">
        <w:rPr>
          <w:rFonts w:ascii="Noto Sans CJK KR Regular" w:eastAsia="Noto Sans CJK KR Regular" w:hAnsi="Noto Sans CJK KR Regular" w:cs="Arial Unicode MS" w:hint="eastAsia"/>
          <w:sz w:val="18"/>
          <w:szCs w:val="18"/>
        </w:rPr>
        <w:t>조</w:t>
      </w:r>
      <w:r w:rsidR="003908E0"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 xml:space="preserve"> </w:t>
      </w:r>
      <w:r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 xml:space="preserve">(각종 </w:t>
      </w:r>
      <w:r w:rsidRPr="00124595">
        <w:rPr>
          <w:rFonts w:ascii="Noto Sans CJK KR Regular" w:eastAsia="Noto Sans CJK KR Regular" w:hAnsi="Noto Sans CJK KR Regular" w:cs="Arial Unicode MS" w:hint="eastAsia"/>
          <w:sz w:val="18"/>
          <w:szCs w:val="18"/>
        </w:rPr>
        <w:t>불공정행위</w:t>
      </w:r>
      <w:r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 xml:space="preserve"> </w:t>
      </w:r>
      <w:r w:rsidRPr="00124595">
        <w:rPr>
          <w:rFonts w:ascii="Noto Sans CJK KR Regular" w:eastAsia="Noto Sans CJK KR Regular" w:hAnsi="Noto Sans CJK KR Regular" w:cs="Arial Unicode MS" w:hint="eastAsia"/>
          <w:sz w:val="18"/>
          <w:szCs w:val="18"/>
        </w:rPr>
        <w:t>등의</w:t>
      </w:r>
      <w:r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 xml:space="preserve"> </w:t>
      </w:r>
      <w:r w:rsidRPr="00124595">
        <w:rPr>
          <w:rFonts w:ascii="Noto Sans CJK KR Regular" w:eastAsia="Noto Sans CJK KR Regular" w:hAnsi="Noto Sans CJK KR Regular" w:cs="Arial Unicode MS" w:hint="eastAsia"/>
          <w:sz w:val="18"/>
          <w:szCs w:val="18"/>
        </w:rPr>
        <w:t>금지</w:t>
      </w:r>
      <w:r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>)</w:t>
      </w:r>
    </w:p>
    <w:p w14:paraId="0FF1F4D0" w14:textId="1D0D1E41" w:rsidR="003908E0" w:rsidRPr="00124595" w:rsidRDefault="00881E38" w:rsidP="00124595">
      <w:pPr>
        <w:pStyle w:val="ab"/>
        <w:numPr>
          <w:ilvl w:val="0"/>
          <w:numId w:val="58"/>
        </w:numPr>
        <w:spacing w:before="240" w:after="240"/>
        <w:ind w:leftChars="0"/>
        <w:rPr>
          <w:rFonts w:ascii="Noto Sans CJK KR Regular" w:eastAsia="Noto Sans CJK KR Regular" w:hAnsi="Noto Sans CJK KR Regular" w:cs="굴림"/>
          <w:color w:val="000000"/>
          <w:sz w:val="18"/>
          <w:szCs w:val="18"/>
          <w:lang w:val="en-US"/>
        </w:rPr>
      </w:pPr>
      <w:r w:rsidRPr="00124595">
        <w:rPr>
          <w:rFonts w:ascii="Noto Sans CJK KR Regular" w:eastAsia="Noto Sans CJK KR Regular" w:hAnsi="Noto Sans CJK KR Regular" w:cs="굴림" w:hint="eastAsia"/>
          <w:color w:val="000000"/>
          <w:sz w:val="18"/>
          <w:szCs w:val="18"/>
          <w:shd w:val="clear" w:color="auto" w:fill="FFFFFF"/>
          <w:lang w:val="en-US"/>
        </w:rPr>
        <w:t>“</w:t>
      </w:r>
      <w:r w:rsidR="009A1FB7"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  <w:lang w:val="en-US"/>
        </w:rPr>
        <w:t>(주)</w:t>
      </w:r>
      <w:proofErr w:type="spellStart"/>
      <w:r w:rsidR="009A1FB7"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  <w:lang w:val="en-US"/>
        </w:rPr>
        <w:t>일룸</w:t>
      </w:r>
      <w:proofErr w:type="spellEnd"/>
      <w:r w:rsidR="009A1FB7"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  <w:lang w:val="en-US"/>
        </w:rPr>
        <w:t xml:space="preserve"> </w:t>
      </w:r>
      <w:proofErr w:type="spellStart"/>
      <w:r w:rsidR="009A1FB7"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  <w:lang w:val="en-US"/>
        </w:rPr>
        <w:t>DESKER</w:t>
      </w:r>
      <w:r w:rsidRPr="00124595">
        <w:rPr>
          <w:rFonts w:ascii="Noto Sans CJK KR Regular" w:eastAsia="Noto Sans CJK KR Regular" w:hAnsi="Noto Sans CJK KR Regular" w:cs="굴림" w:hint="eastAsia"/>
          <w:color w:val="000000"/>
          <w:sz w:val="18"/>
          <w:szCs w:val="18"/>
          <w:shd w:val="clear" w:color="auto" w:fill="FFFFFF"/>
          <w:lang w:val="en-US"/>
        </w:rPr>
        <w:t>”</w:t>
      </w:r>
      <w:r w:rsidR="009A1FB7" w:rsidRPr="00124595">
        <w:rPr>
          <w:rFonts w:ascii="Noto Sans CJK KR Regular" w:eastAsia="Noto Sans CJK KR Regular" w:hAnsi="Noto Sans CJK KR Regular" w:cs="굴림" w:hint="eastAsia"/>
          <w:color w:val="000000"/>
          <w:sz w:val="18"/>
          <w:szCs w:val="18"/>
          <w:shd w:val="clear" w:color="auto" w:fill="FFFFFF"/>
          <w:lang w:val="en-US"/>
        </w:rPr>
        <w:t>는</w:t>
      </w:r>
      <w:proofErr w:type="spellEnd"/>
      <w:r w:rsidR="009A1FB7"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  <w:lang w:val="en-US"/>
        </w:rPr>
        <w:t xml:space="preserve"> </w:t>
      </w:r>
      <w:r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  <w:lang w:val="en-US"/>
        </w:rPr>
        <w:t xml:space="preserve">“DESKER </w:t>
      </w:r>
      <w:proofErr w:type="spellStart"/>
      <w:r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  <w:lang w:val="en-US"/>
        </w:rPr>
        <w:t>MATE”</w:t>
      </w:r>
      <w:r w:rsidR="009A1FB7" w:rsidRPr="00124595">
        <w:rPr>
          <w:rFonts w:ascii="Noto Sans CJK KR Regular" w:eastAsia="Noto Sans CJK KR Regular" w:hAnsi="Noto Sans CJK KR Regular" w:cs="굴림" w:hint="eastAsia"/>
          <w:color w:val="000000"/>
          <w:sz w:val="18"/>
          <w:szCs w:val="18"/>
          <w:shd w:val="clear" w:color="auto" w:fill="FFFFFF"/>
          <w:lang w:val="en-US"/>
        </w:rPr>
        <w:t>와</w:t>
      </w:r>
      <w:proofErr w:type="spellEnd"/>
      <w:r w:rsidR="009A1FB7"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  <w:lang w:val="en-US"/>
        </w:rPr>
        <w:t xml:space="preserve"> </w:t>
      </w:r>
      <w:r w:rsidR="009A1FB7" w:rsidRPr="00124595">
        <w:rPr>
          <w:rFonts w:ascii="Noto Sans CJK KR Regular" w:eastAsia="Noto Sans CJK KR Regular" w:hAnsi="Noto Sans CJK KR Regular" w:cs="굴림" w:hint="eastAsia"/>
          <w:color w:val="000000"/>
          <w:sz w:val="18"/>
          <w:szCs w:val="18"/>
          <w:shd w:val="clear" w:color="auto" w:fill="FFFFFF"/>
          <w:lang w:val="en-US"/>
        </w:rPr>
        <w:t>계약을</w:t>
      </w:r>
      <w:r w:rsidR="009A1FB7"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  <w:lang w:val="en-US"/>
        </w:rPr>
        <w:t xml:space="preserve"> </w:t>
      </w:r>
      <w:r w:rsidR="009A1FB7" w:rsidRPr="00124595">
        <w:rPr>
          <w:rFonts w:ascii="Noto Sans CJK KR Regular" w:eastAsia="Noto Sans CJK KR Regular" w:hAnsi="Noto Sans CJK KR Regular" w:cs="굴림" w:hint="eastAsia"/>
          <w:color w:val="000000"/>
          <w:sz w:val="18"/>
          <w:szCs w:val="18"/>
          <w:shd w:val="clear" w:color="auto" w:fill="FFFFFF"/>
          <w:lang w:val="en-US"/>
        </w:rPr>
        <w:t>체결한</w:t>
      </w:r>
      <w:r w:rsidR="009A1FB7"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  <w:lang w:val="en-US"/>
        </w:rPr>
        <w:t xml:space="preserve"> </w:t>
      </w:r>
      <w:r w:rsidR="009A1FB7" w:rsidRPr="00124595">
        <w:rPr>
          <w:rFonts w:ascii="Noto Sans CJK KR Regular" w:eastAsia="Noto Sans CJK KR Regular" w:hAnsi="Noto Sans CJK KR Regular" w:cs="굴림" w:hint="eastAsia"/>
          <w:color w:val="000000"/>
          <w:sz w:val="18"/>
          <w:szCs w:val="18"/>
          <w:shd w:val="clear" w:color="auto" w:fill="FFFFFF"/>
          <w:lang w:val="en-US"/>
        </w:rPr>
        <w:t>즉시</w:t>
      </w:r>
      <w:r w:rsidR="009A1FB7"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  <w:lang w:val="en-US"/>
        </w:rPr>
        <w:t xml:space="preserve"> </w:t>
      </w:r>
      <w:r w:rsidR="009A1FB7" w:rsidRPr="00124595">
        <w:rPr>
          <w:rFonts w:ascii="Noto Sans CJK KR Regular" w:eastAsia="Noto Sans CJK KR Regular" w:hAnsi="Noto Sans CJK KR Regular" w:cs="굴림" w:hint="eastAsia"/>
          <w:color w:val="000000"/>
          <w:sz w:val="18"/>
          <w:szCs w:val="18"/>
          <w:shd w:val="clear" w:color="auto" w:fill="FFFFFF"/>
          <w:lang w:val="en-US"/>
        </w:rPr>
        <w:t>대리점</w:t>
      </w:r>
      <w:ins w:id="349" w:author="정영재 (Youngjae Jeong)" w:date="2026-02-09T12:30:00Z">
        <w:r w:rsidR="00931956">
          <w:rPr>
            <w:rFonts w:ascii="Noto Sans CJK KR Regular" w:eastAsia="Noto Sans CJK KR Regular" w:hAnsi="Noto Sans CJK KR Regular" w:cs="굴림" w:hint="eastAsia"/>
            <w:color w:val="000000"/>
            <w:sz w:val="18"/>
            <w:szCs w:val="18"/>
            <w:shd w:val="clear" w:color="auto" w:fill="FFFFFF"/>
            <w:lang w:val="en-US"/>
          </w:rPr>
          <w:t xml:space="preserve"> </w:t>
        </w:r>
      </w:ins>
      <w:r w:rsidR="009A1FB7" w:rsidRPr="00124595">
        <w:rPr>
          <w:rFonts w:ascii="Noto Sans CJK KR Regular" w:eastAsia="Noto Sans CJK KR Regular" w:hAnsi="Noto Sans CJK KR Regular" w:cs="굴림" w:hint="eastAsia"/>
          <w:color w:val="000000"/>
          <w:sz w:val="18"/>
          <w:szCs w:val="18"/>
          <w:shd w:val="clear" w:color="auto" w:fill="FFFFFF"/>
          <w:lang w:val="en-US"/>
        </w:rPr>
        <w:t>거래</w:t>
      </w:r>
      <w:r w:rsidR="009A1FB7"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  <w:lang w:val="en-US"/>
        </w:rPr>
        <w:t xml:space="preserve"> </w:t>
      </w:r>
      <w:r w:rsidR="009A1FB7" w:rsidRPr="00124595">
        <w:rPr>
          <w:rFonts w:ascii="Noto Sans CJK KR Regular" w:eastAsia="Noto Sans CJK KR Regular" w:hAnsi="Noto Sans CJK KR Regular" w:cs="굴림" w:hint="eastAsia"/>
          <w:color w:val="000000"/>
          <w:sz w:val="18"/>
          <w:szCs w:val="18"/>
          <w:shd w:val="clear" w:color="auto" w:fill="FFFFFF"/>
          <w:lang w:val="en-US"/>
        </w:rPr>
        <w:t>계약서를</w:t>
      </w:r>
      <w:r w:rsidR="009A1FB7"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  <w:lang w:val="en-US"/>
        </w:rPr>
        <w:t xml:space="preserve"> </w:t>
      </w:r>
      <w:r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  <w:lang w:val="en-US"/>
        </w:rPr>
        <w:t xml:space="preserve">“DESKER </w:t>
      </w:r>
      <w:proofErr w:type="spellStart"/>
      <w:r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  <w:lang w:val="en-US"/>
        </w:rPr>
        <w:t>MATE”</w:t>
      </w:r>
      <w:r w:rsidR="009A1FB7" w:rsidRPr="00124595">
        <w:rPr>
          <w:rFonts w:ascii="Noto Sans CJK KR Regular" w:eastAsia="Noto Sans CJK KR Regular" w:hAnsi="Noto Sans CJK KR Regular" w:cs="굴림" w:hint="eastAsia"/>
          <w:color w:val="000000"/>
          <w:sz w:val="18"/>
          <w:szCs w:val="18"/>
          <w:shd w:val="clear" w:color="auto" w:fill="FFFFFF"/>
          <w:lang w:val="en-US"/>
        </w:rPr>
        <w:t>에게</w:t>
      </w:r>
      <w:proofErr w:type="spellEnd"/>
      <w:r w:rsidR="009A1FB7"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  <w:lang w:val="en-US"/>
        </w:rPr>
        <w:t xml:space="preserve"> </w:t>
      </w:r>
      <w:r w:rsidR="009A1FB7" w:rsidRPr="00124595">
        <w:rPr>
          <w:rFonts w:ascii="Noto Sans CJK KR Regular" w:eastAsia="Noto Sans CJK KR Regular" w:hAnsi="Noto Sans CJK KR Regular" w:cs="굴림" w:hint="eastAsia"/>
          <w:color w:val="000000"/>
          <w:sz w:val="18"/>
          <w:szCs w:val="18"/>
          <w:shd w:val="clear" w:color="auto" w:fill="FFFFFF"/>
          <w:lang w:val="en-US"/>
        </w:rPr>
        <w:t>서면</w:t>
      </w:r>
      <w:r w:rsidR="009A1FB7"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  <w:lang w:val="en-US"/>
        </w:rPr>
        <w:t xml:space="preserve"> </w:t>
      </w:r>
      <w:r w:rsidR="009A1FB7" w:rsidRPr="00124595">
        <w:rPr>
          <w:rFonts w:ascii="Noto Sans CJK KR Regular" w:eastAsia="Noto Sans CJK KR Regular" w:hAnsi="Noto Sans CJK KR Regular" w:cs="굴림" w:hint="eastAsia"/>
          <w:color w:val="000000"/>
          <w:sz w:val="18"/>
          <w:szCs w:val="18"/>
          <w:shd w:val="clear" w:color="auto" w:fill="FFFFFF"/>
          <w:lang w:val="en-US"/>
        </w:rPr>
        <w:t>또는</w:t>
      </w:r>
      <w:r w:rsidR="009A1FB7"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  <w:lang w:val="en-US"/>
        </w:rPr>
        <w:t xml:space="preserve"> </w:t>
      </w:r>
      <w:r w:rsidR="009A1FB7" w:rsidRPr="00124595">
        <w:rPr>
          <w:rFonts w:ascii="Noto Sans CJK KR Regular" w:eastAsia="Noto Sans CJK KR Regular" w:hAnsi="Noto Sans CJK KR Regular" w:cs="굴림" w:hint="eastAsia"/>
          <w:color w:val="000000"/>
          <w:sz w:val="18"/>
          <w:szCs w:val="18"/>
          <w:shd w:val="clear" w:color="auto" w:fill="FFFFFF"/>
          <w:lang w:val="en-US"/>
        </w:rPr>
        <w:t>전자문서로</w:t>
      </w:r>
      <w:r w:rsidR="009A1FB7"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  <w:lang w:val="en-US"/>
        </w:rPr>
        <w:t xml:space="preserve"> </w:t>
      </w:r>
      <w:r w:rsidR="009A1FB7" w:rsidRPr="00124595">
        <w:rPr>
          <w:rFonts w:ascii="Noto Sans CJK KR Regular" w:eastAsia="Noto Sans CJK KR Regular" w:hAnsi="Noto Sans CJK KR Regular" w:cs="굴림" w:hint="eastAsia"/>
          <w:color w:val="000000"/>
          <w:sz w:val="18"/>
          <w:szCs w:val="18"/>
          <w:shd w:val="clear" w:color="auto" w:fill="FFFFFF"/>
          <w:lang w:val="en-US"/>
        </w:rPr>
        <w:t>제공하여야</w:t>
      </w:r>
      <w:r w:rsidR="009A1FB7"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  <w:lang w:val="en-US"/>
        </w:rPr>
        <w:t xml:space="preserve"> </w:t>
      </w:r>
      <w:r w:rsidR="009A1FB7" w:rsidRPr="00124595">
        <w:rPr>
          <w:rFonts w:ascii="Noto Sans CJK KR Regular" w:eastAsia="Noto Sans CJK KR Regular" w:hAnsi="Noto Sans CJK KR Regular" w:cs="굴림" w:hint="eastAsia"/>
          <w:color w:val="000000"/>
          <w:sz w:val="18"/>
          <w:szCs w:val="18"/>
          <w:shd w:val="clear" w:color="auto" w:fill="FFFFFF"/>
          <w:lang w:val="en-US"/>
        </w:rPr>
        <w:t>한다</w:t>
      </w:r>
      <w:r w:rsidR="009A1FB7"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  <w:lang w:val="en-US"/>
        </w:rPr>
        <w:t>.</w:t>
      </w:r>
    </w:p>
    <w:p w14:paraId="4DB1FA72" w14:textId="41A40945" w:rsidR="003908E0" w:rsidRPr="00124595" w:rsidRDefault="00881E38" w:rsidP="00124595">
      <w:pPr>
        <w:pStyle w:val="ab"/>
        <w:numPr>
          <w:ilvl w:val="0"/>
          <w:numId w:val="58"/>
        </w:numPr>
        <w:spacing w:before="240" w:after="240"/>
        <w:ind w:leftChars="0"/>
        <w:rPr>
          <w:rFonts w:ascii="Noto Sans CJK KR Regular" w:eastAsia="Noto Sans CJK KR Regular" w:hAnsi="Noto Sans CJK KR Regular" w:cs="굴림"/>
          <w:color w:val="000000"/>
          <w:sz w:val="18"/>
          <w:szCs w:val="18"/>
          <w:lang w:val="en-US"/>
        </w:rPr>
      </w:pPr>
      <w:r w:rsidRPr="00124595">
        <w:rPr>
          <w:rFonts w:ascii="Noto Sans CJK KR Regular" w:eastAsia="Noto Sans CJK KR Regular" w:hAnsi="Noto Sans CJK KR Regular" w:cs="굴림" w:hint="eastAsia"/>
          <w:color w:val="000000"/>
          <w:sz w:val="18"/>
          <w:szCs w:val="18"/>
          <w:shd w:val="clear" w:color="auto" w:fill="FFFFFF"/>
          <w:lang w:val="en-US"/>
        </w:rPr>
        <w:t>“</w:t>
      </w:r>
      <w:r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  <w:lang w:val="en-US"/>
        </w:rPr>
        <w:t>(주)</w:t>
      </w:r>
      <w:proofErr w:type="spellStart"/>
      <w:r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  <w:lang w:val="en-US"/>
        </w:rPr>
        <w:t>일룸</w:t>
      </w:r>
      <w:proofErr w:type="spellEnd"/>
      <w:r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  <w:lang w:val="en-US"/>
        </w:rPr>
        <w:t xml:space="preserve"> </w:t>
      </w:r>
      <w:proofErr w:type="spellStart"/>
      <w:r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  <w:lang w:val="en-US"/>
        </w:rPr>
        <w:t>DESKER</w:t>
      </w:r>
      <w:r w:rsidRPr="00124595">
        <w:rPr>
          <w:rFonts w:ascii="Noto Sans CJK KR Regular" w:eastAsia="Noto Sans CJK KR Regular" w:hAnsi="Noto Sans CJK KR Regular" w:cs="굴림" w:hint="eastAsia"/>
          <w:color w:val="000000"/>
          <w:sz w:val="18"/>
          <w:szCs w:val="18"/>
          <w:shd w:val="clear" w:color="auto" w:fill="FFFFFF"/>
          <w:lang w:val="en-US"/>
        </w:rPr>
        <w:t>”</w:t>
      </w:r>
      <w:r w:rsidR="009A1FB7" w:rsidRPr="00124595">
        <w:rPr>
          <w:rFonts w:ascii="Noto Sans CJK KR Regular" w:eastAsia="Noto Sans CJK KR Regular" w:hAnsi="Noto Sans CJK KR Regular" w:cs="굴림" w:hint="eastAsia"/>
          <w:color w:val="000000"/>
          <w:sz w:val="18"/>
          <w:szCs w:val="18"/>
          <w:shd w:val="clear" w:color="auto" w:fill="FFFFFF"/>
          <w:lang w:val="en-US"/>
        </w:rPr>
        <w:t>는</w:t>
      </w:r>
      <w:proofErr w:type="spellEnd"/>
      <w:r w:rsidR="009A1FB7"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  <w:lang w:val="en-US"/>
        </w:rPr>
        <w:t xml:space="preserve"> </w:t>
      </w:r>
      <w:r w:rsidR="009A1FB7" w:rsidRPr="00124595">
        <w:rPr>
          <w:rFonts w:ascii="Noto Sans CJK KR Regular" w:eastAsia="Noto Sans CJK KR Regular" w:hAnsi="Noto Sans CJK KR Regular" w:cs="굴림" w:hint="eastAsia"/>
          <w:color w:val="000000"/>
          <w:sz w:val="18"/>
          <w:szCs w:val="18"/>
          <w:shd w:val="clear" w:color="auto" w:fill="FFFFFF"/>
          <w:lang w:val="en-US"/>
        </w:rPr>
        <w:t>자기의</w:t>
      </w:r>
      <w:r w:rsidR="009A1FB7"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  <w:lang w:val="en-US"/>
        </w:rPr>
        <w:t xml:space="preserve"> </w:t>
      </w:r>
      <w:r w:rsidR="009A1FB7" w:rsidRPr="00124595">
        <w:rPr>
          <w:rFonts w:ascii="Noto Sans CJK KR Regular" w:eastAsia="Noto Sans CJK KR Regular" w:hAnsi="Noto Sans CJK KR Regular" w:cs="굴림" w:hint="eastAsia"/>
          <w:color w:val="000000"/>
          <w:sz w:val="18"/>
          <w:szCs w:val="18"/>
          <w:shd w:val="clear" w:color="auto" w:fill="FFFFFF"/>
          <w:lang w:val="en-US"/>
        </w:rPr>
        <w:t>거래상의</w:t>
      </w:r>
      <w:r w:rsidR="009A1FB7"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  <w:lang w:val="en-US"/>
        </w:rPr>
        <w:t xml:space="preserve"> </w:t>
      </w:r>
      <w:r w:rsidR="009A1FB7" w:rsidRPr="00124595">
        <w:rPr>
          <w:rFonts w:ascii="Noto Sans CJK KR Regular" w:eastAsia="Noto Sans CJK KR Regular" w:hAnsi="Noto Sans CJK KR Regular" w:cs="굴림" w:hint="eastAsia"/>
          <w:color w:val="000000"/>
          <w:sz w:val="18"/>
          <w:szCs w:val="18"/>
          <w:shd w:val="clear" w:color="auto" w:fill="FFFFFF"/>
          <w:lang w:val="en-US"/>
        </w:rPr>
        <w:t>지위를</w:t>
      </w:r>
      <w:r w:rsidR="009A1FB7"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  <w:lang w:val="en-US"/>
        </w:rPr>
        <w:t xml:space="preserve"> </w:t>
      </w:r>
      <w:r w:rsidR="009A1FB7" w:rsidRPr="00124595">
        <w:rPr>
          <w:rFonts w:ascii="Noto Sans CJK KR Regular" w:eastAsia="Noto Sans CJK KR Regular" w:hAnsi="Noto Sans CJK KR Regular" w:cs="굴림" w:hint="eastAsia"/>
          <w:color w:val="000000"/>
          <w:sz w:val="18"/>
          <w:szCs w:val="18"/>
          <w:shd w:val="clear" w:color="auto" w:fill="FFFFFF"/>
          <w:lang w:val="en-US"/>
        </w:rPr>
        <w:t>부당하게</w:t>
      </w:r>
      <w:r w:rsidR="009A1FB7"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  <w:lang w:val="en-US"/>
        </w:rPr>
        <w:t xml:space="preserve"> </w:t>
      </w:r>
      <w:r w:rsidR="009A1FB7" w:rsidRPr="00124595">
        <w:rPr>
          <w:rFonts w:ascii="Noto Sans CJK KR Regular" w:eastAsia="Noto Sans CJK KR Regular" w:hAnsi="Noto Sans CJK KR Regular" w:cs="굴림" w:hint="eastAsia"/>
          <w:color w:val="000000"/>
          <w:sz w:val="18"/>
          <w:szCs w:val="18"/>
          <w:shd w:val="clear" w:color="auto" w:fill="FFFFFF"/>
          <w:lang w:val="en-US"/>
        </w:rPr>
        <w:t>이용하여</w:t>
      </w:r>
      <w:r w:rsidR="009A1FB7"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  <w:lang w:val="en-US"/>
        </w:rPr>
        <w:t xml:space="preserve"> </w:t>
      </w:r>
      <w:r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  <w:lang w:val="en-US"/>
        </w:rPr>
        <w:t>“DESKER MATE”</w:t>
      </w:r>
      <w:r w:rsidR="009A1FB7" w:rsidRPr="00124595">
        <w:rPr>
          <w:rFonts w:ascii="Noto Sans CJK KR Regular" w:eastAsia="Noto Sans CJK KR Regular" w:hAnsi="Noto Sans CJK KR Regular" w:cs="굴림" w:hint="eastAsia"/>
          <w:color w:val="000000"/>
          <w:sz w:val="18"/>
          <w:szCs w:val="18"/>
          <w:shd w:val="clear" w:color="auto" w:fill="FFFFFF"/>
          <w:lang w:val="en-US"/>
        </w:rPr>
        <w:t>이</w:t>
      </w:r>
      <w:r w:rsidR="009A1FB7"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  <w:lang w:val="en-US"/>
        </w:rPr>
        <w:t xml:space="preserve"> </w:t>
      </w:r>
      <w:r w:rsidR="009A1FB7" w:rsidRPr="00124595">
        <w:rPr>
          <w:rFonts w:ascii="Noto Sans CJK KR Regular" w:eastAsia="Noto Sans CJK KR Regular" w:hAnsi="Noto Sans CJK KR Regular" w:cs="굴림" w:hint="eastAsia"/>
          <w:color w:val="000000"/>
          <w:sz w:val="18"/>
          <w:szCs w:val="18"/>
          <w:shd w:val="clear" w:color="auto" w:fill="FFFFFF"/>
          <w:lang w:val="en-US"/>
        </w:rPr>
        <w:t>구입할</w:t>
      </w:r>
      <w:r w:rsidR="009A1FB7"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  <w:lang w:val="en-US"/>
        </w:rPr>
        <w:t xml:space="preserve"> </w:t>
      </w:r>
      <w:r w:rsidR="009A1FB7" w:rsidRPr="00124595">
        <w:rPr>
          <w:rFonts w:ascii="Noto Sans CJK KR Regular" w:eastAsia="Noto Sans CJK KR Regular" w:hAnsi="Noto Sans CJK KR Regular" w:cs="굴림" w:hint="eastAsia"/>
          <w:color w:val="000000"/>
          <w:sz w:val="18"/>
          <w:szCs w:val="18"/>
          <w:shd w:val="clear" w:color="auto" w:fill="FFFFFF"/>
          <w:lang w:val="en-US"/>
        </w:rPr>
        <w:t>의사</w:t>
      </w:r>
      <w:r w:rsidR="009A1FB7"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  <w:lang w:val="en-US"/>
        </w:rPr>
        <w:t xml:space="preserve"> </w:t>
      </w:r>
      <w:r w:rsidR="009A1FB7" w:rsidRPr="00124595">
        <w:rPr>
          <w:rFonts w:ascii="Noto Sans CJK KR Regular" w:eastAsia="Noto Sans CJK KR Regular" w:hAnsi="Noto Sans CJK KR Regular" w:cs="굴림" w:hint="eastAsia"/>
          <w:color w:val="000000"/>
          <w:sz w:val="18"/>
          <w:szCs w:val="18"/>
          <w:shd w:val="clear" w:color="auto" w:fill="FFFFFF"/>
          <w:lang w:val="en-US"/>
        </w:rPr>
        <w:t>가</w:t>
      </w:r>
      <w:r w:rsidR="009A1FB7"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  <w:lang w:val="en-US"/>
        </w:rPr>
        <w:t xml:space="preserve"> </w:t>
      </w:r>
      <w:r w:rsidR="009A1FB7" w:rsidRPr="00124595">
        <w:rPr>
          <w:rFonts w:ascii="Noto Sans CJK KR Regular" w:eastAsia="Noto Sans CJK KR Regular" w:hAnsi="Noto Sans CJK KR Regular" w:cs="굴림" w:hint="eastAsia"/>
          <w:color w:val="000000"/>
          <w:sz w:val="18"/>
          <w:szCs w:val="18"/>
          <w:shd w:val="clear" w:color="auto" w:fill="FFFFFF"/>
          <w:lang w:val="en-US"/>
        </w:rPr>
        <w:t>없는</w:t>
      </w:r>
      <w:r w:rsidR="009A1FB7"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  <w:lang w:val="en-US"/>
        </w:rPr>
        <w:t xml:space="preserve"> </w:t>
      </w:r>
      <w:r w:rsidR="009A1FB7" w:rsidRPr="00124595">
        <w:rPr>
          <w:rFonts w:ascii="Noto Sans CJK KR Regular" w:eastAsia="Noto Sans CJK KR Regular" w:hAnsi="Noto Sans CJK KR Regular" w:cs="굴림" w:hint="eastAsia"/>
          <w:color w:val="000000"/>
          <w:sz w:val="18"/>
          <w:szCs w:val="18"/>
          <w:shd w:val="clear" w:color="auto" w:fill="FFFFFF"/>
          <w:lang w:val="en-US"/>
        </w:rPr>
        <w:t>상품</w:t>
      </w:r>
      <w:r w:rsidR="009A1FB7"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  <w:lang w:val="en-US"/>
        </w:rPr>
        <w:t xml:space="preserve"> </w:t>
      </w:r>
      <w:r w:rsidR="009A1FB7" w:rsidRPr="00124595">
        <w:rPr>
          <w:rFonts w:ascii="Noto Sans CJK KR Regular" w:eastAsia="Noto Sans CJK KR Regular" w:hAnsi="Noto Sans CJK KR Regular" w:cs="굴림" w:hint="eastAsia"/>
          <w:color w:val="000000"/>
          <w:sz w:val="18"/>
          <w:szCs w:val="18"/>
          <w:shd w:val="clear" w:color="auto" w:fill="FFFFFF"/>
          <w:lang w:val="en-US"/>
        </w:rPr>
        <w:t>또는</w:t>
      </w:r>
      <w:r w:rsidR="009A1FB7"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  <w:lang w:val="en-US"/>
        </w:rPr>
        <w:t xml:space="preserve"> </w:t>
      </w:r>
      <w:r w:rsidR="009A1FB7" w:rsidRPr="00124595">
        <w:rPr>
          <w:rFonts w:ascii="Noto Sans CJK KR Regular" w:eastAsia="Noto Sans CJK KR Regular" w:hAnsi="Noto Sans CJK KR Regular" w:cs="굴림" w:hint="eastAsia"/>
          <w:color w:val="000000"/>
          <w:sz w:val="18"/>
          <w:szCs w:val="18"/>
          <w:shd w:val="clear" w:color="auto" w:fill="FFFFFF"/>
          <w:lang w:val="en-US"/>
        </w:rPr>
        <w:t>용역을</w:t>
      </w:r>
      <w:r w:rsidR="009A1FB7"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  <w:lang w:val="en-US"/>
        </w:rPr>
        <w:t xml:space="preserve"> </w:t>
      </w:r>
      <w:r w:rsidR="009A1FB7" w:rsidRPr="00124595">
        <w:rPr>
          <w:rFonts w:ascii="Noto Sans CJK KR Regular" w:eastAsia="Noto Sans CJK KR Regular" w:hAnsi="Noto Sans CJK KR Regular" w:cs="굴림" w:hint="eastAsia"/>
          <w:color w:val="000000"/>
          <w:sz w:val="18"/>
          <w:szCs w:val="18"/>
          <w:shd w:val="clear" w:color="auto" w:fill="FFFFFF"/>
          <w:lang w:val="en-US"/>
        </w:rPr>
        <w:t>구입하도록</w:t>
      </w:r>
      <w:r w:rsidR="009A1FB7"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  <w:lang w:val="en-US"/>
        </w:rPr>
        <w:t xml:space="preserve"> </w:t>
      </w:r>
      <w:r w:rsidR="009A1FB7" w:rsidRPr="00124595">
        <w:rPr>
          <w:rFonts w:ascii="Noto Sans CJK KR Regular" w:eastAsia="Noto Sans CJK KR Regular" w:hAnsi="Noto Sans CJK KR Regular" w:cs="굴림" w:hint="eastAsia"/>
          <w:color w:val="000000"/>
          <w:sz w:val="18"/>
          <w:szCs w:val="18"/>
          <w:shd w:val="clear" w:color="auto" w:fill="FFFFFF"/>
          <w:lang w:val="en-US"/>
        </w:rPr>
        <w:t>강제하는</w:t>
      </w:r>
      <w:r w:rsidR="009A1FB7"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  <w:lang w:val="en-US"/>
        </w:rPr>
        <w:t xml:space="preserve"> </w:t>
      </w:r>
      <w:r w:rsidR="009A1FB7" w:rsidRPr="00124595">
        <w:rPr>
          <w:rFonts w:ascii="Noto Sans CJK KR Regular" w:eastAsia="Noto Sans CJK KR Regular" w:hAnsi="Noto Sans CJK KR Regular" w:cs="굴림" w:hint="eastAsia"/>
          <w:color w:val="000000"/>
          <w:sz w:val="18"/>
          <w:szCs w:val="18"/>
          <w:shd w:val="clear" w:color="auto" w:fill="FFFFFF"/>
          <w:lang w:val="en-US"/>
        </w:rPr>
        <w:t>행위를</w:t>
      </w:r>
      <w:r w:rsidR="009A1FB7"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  <w:lang w:val="en-US"/>
        </w:rPr>
        <w:t xml:space="preserve"> </w:t>
      </w:r>
      <w:r w:rsidR="009A1FB7" w:rsidRPr="00124595">
        <w:rPr>
          <w:rFonts w:ascii="Noto Sans CJK KR Regular" w:eastAsia="Noto Sans CJK KR Regular" w:hAnsi="Noto Sans CJK KR Regular" w:cs="굴림" w:hint="eastAsia"/>
          <w:color w:val="000000"/>
          <w:sz w:val="18"/>
          <w:szCs w:val="18"/>
          <w:shd w:val="clear" w:color="auto" w:fill="FFFFFF"/>
          <w:lang w:val="en-US"/>
        </w:rPr>
        <w:t>하여서는</w:t>
      </w:r>
      <w:r w:rsidR="009A1FB7"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  <w:lang w:val="en-US"/>
        </w:rPr>
        <w:t xml:space="preserve"> </w:t>
      </w:r>
      <w:r w:rsidR="009A1FB7" w:rsidRPr="00124595">
        <w:rPr>
          <w:rFonts w:ascii="Noto Sans CJK KR Regular" w:eastAsia="Noto Sans CJK KR Regular" w:hAnsi="Noto Sans CJK KR Regular" w:cs="굴림" w:hint="eastAsia"/>
          <w:color w:val="000000"/>
          <w:sz w:val="18"/>
          <w:szCs w:val="18"/>
          <w:shd w:val="clear" w:color="auto" w:fill="FFFFFF"/>
          <w:lang w:val="en-US"/>
        </w:rPr>
        <w:t>아니</w:t>
      </w:r>
      <w:r w:rsidR="009A1FB7"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  <w:lang w:val="en-US"/>
        </w:rPr>
        <w:t xml:space="preserve"> </w:t>
      </w:r>
      <w:r w:rsidR="009A1FB7" w:rsidRPr="00124595">
        <w:rPr>
          <w:rFonts w:ascii="Noto Sans CJK KR Regular" w:eastAsia="Noto Sans CJK KR Regular" w:hAnsi="Noto Sans CJK KR Regular" w:cs="굴림" w:hint="eastAsia"/>
          <w:color w:val="000000"/>
          <w:sz w:val="18"/>
          <w:szCs w:val="18"/>
          <w:shd w:val="clear" w:color="auto" w:fill="FFFFFF"/>
          <w:lang w:val="en-US"/>
        </w:rPr>
        <w:t>된다</w:t>
      </w:r>
      <w:r w:rsidR="009A1FB7"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  <w:lang w:val="en-US"/>
        </w:rPr>
        <w:t>.</w:t>
      </w:r>
    </w:p>
    <w:p w14:paraId="5F948DBD" w14:textId="4D046DAA" w:rsidR="003908E0" w:rsidRPr="00124595" w:rsidRDefault="00881E38" w:rsidP="00124595">
      <w:pPr>
        <w:pStyle w:val="ab"/>
        <w:numPr>
          <w:ilvl w:val="0"/>
          <w:numId w:val="58"/>
        </w:numPr>
        <w:spacing w:before="240" w:after="240"/>
        <w:ind w:leftChars="0"/>
        <w:rPr>
          <w:rFonts w:ascii="Noto Sans CJK KR Regular" w:eastAsia="Noto Sans CJK KR Regular" w:hAnsi="Noto Sans CJK KR Regular" w:cs="굴림"/>
          <w:color w:val="000000"/>
          <w:sz w:val="18"/>
          <w:szCs w:val="18"/>
          <w:lang w:val="en-US"/>
        </w:rPr>
      </w:pPr>
      <w:r w:rsidRPr="00124595">
        <w:rPr>
          <w:rFonts w:ascii="Noto Sans CJK KR Regular" w:eastAsia="Noto Sans CJK KR Regular" w:hAnsi="Noto Sans CJK KR Regular" w:cs="굴림" w:hint="eastAsia"/>
          <w:color w:val="000000"/>
          <w:sz w:val="18"/>
          <w:szCs w:val="18"/>
          <w:shd w:val="clear" w:color="auto" w:fill="FFFFFF"/>
          <w:lang w:val="en-US"/>
        </w:rPr>
        <w:t>“</w:t>
      </w:r>
      <w:r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  <w:lang w:val="en-US"/>
        </w:rPr>
        <w:t>(주)</w:t>
      </w:r>
      <w:proofErr w:type="spellStart"/>
      <w:r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  <w:lang w:val="en-US"/>
        </w:rPr>
        <w:t>일룸</w:t>
      </w:r>
      <w:proofErr w:type="spellEnd"/>
      <w:r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  <w:lang w:val="en-US"/>
        </w:rPr>
        <w:t xml:space="preserve"> </w:t>
      </w:r>
      <w:proofErr w:type="spellStart"/>
      <w:r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  <w:lang w:val="en-US"/>
        </w:rPr>
        <w:t>DESKER</w:t>
      </w:r>
      <w:r w:rsidRPr="00124595">
        <w:rPr>
          <w:rFonts w:ascii="Noto Sans CJK KR Regular" w:eastAsia="Noto Sans CJK KR Regular" w:hAnsi="Noto Sans CJK KR Regular" w:cs="굴림" w:hint="eastAsia"/>
          <w:color w:val="000000"/>
          <w:sz w:val="18"/>
          <w:szCs w:val="18"/>
          <w:shd w:val="clear" w:color="auto" w:fill="FFFFFF"/>
          <w:lang w:val="en-US"/>
        </w:rPr>
        <w:t>”</w:t>
      </w:r>
      <w:r w:rsidR="009A1FB7" w:rsidRPr="00124595">
        <w:rPr>
          <w:rFonts w:ascii="Noto Sans CJK KR Regular" w:eastAsia="Noto Sans CJK KR Regular" w:hAnsi="Noto Sans CJK KR Regular" w:cs="굴림" w:hint="eastAsia"/>
          <w:color w:val="000000"/>
          <w:sz w:val="18"/>
          <w:szCs w:val="18"/>
          <w:shd w:val="clear" w:color="auto" w:fill="FFFFFF"/>
          <w:lang w:val="en-US"/>
        </w:rPr>
        <w:t>는</w:t>
      </w:r>
      <w:proofErr w:type="spellEnd"/>
      <w:r w:rsidR="009A1FB7"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  <w:lang w:val="en-US"/>
        </w:rPr>
        <w:t xml:space="preserve"> </w:t>
      </w:r>
      <w:r w:rsidR="009A1FB7" w:rsidRPr="00124595">
        <w:rPr>
          <w:rFonts w:ascii="Noto Sans CJK KR Regular" w:eastAsia="Noto Sans CJK KR Regular" w:hAnsi="Noto Sans CJK KR Regular" w:cs="굴림" w:hint="eastAsia"/>
          <w:color w:val="000000"/>
          <w:sz w:val="18"/>
          <w:szCs w:val="18"/>
          <w:shd w:val="clear" w:color="auto" w:fill="FFFFFF"/>
          <w:lang w:val="en-US"/>
        </w:rPr>
        <w:t>자기의</w:t>
      </w:r>
      <w:r w:rsidR="009A1FB7"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  <w:lang w:val="en-US"/>
        </w:rPr>
        <w:t xml:space="preserve"> </w:t>
      </w:r>
      <w:r w:rsidR="009A1FB7" w:rsidRPr="00124595">
        <w:rPr>
          <w:rFonts w:ascii="Noto Sans CJK KR Regular" w:eastAsia="Noto Sans CJK KR Regular" w:hAnsi="Noto Sans CJK KR Regular" w:cs="굴림" w:hint="eastAsia"/>
          <w:color w:val="000000"/>
          <w:sz w:val="18"/>
          <w:szCs w:val="18"/>
          <w:shd w:val="clear" w:color="auto" w:fill="FFFFFF"/>
          <w:lang w:val="en-US"/>
        </w:rPr>
        <w:t>거래상의</w:t>
      </w:r>
      <w:r w:rsidR="009A1FB7"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  <w:lang w:val="en-US"/>
        </w:rPr>
        <w:t xml:space="preserve"> </w:t>
      </w:r>
      <w:r w:rsidR="009A1FB7" w:rsidRPr="00124595">
        <w:rPr>
          <w:rFonts w:ascii="Noto Sans CJK KR Regular" w:eastAsia="Noto Sans CJK KR Regular" w:hAnsi="Noto Sans CJK KR Regular" w:cs="굴림" w:hint="eastAsia"/>
          <w:color w:val="000000"/>
          <w:sz w:val="18"/>
          <w:szCs w:val="18"/>
          <w:shd w:val="clear" w:color="auto" w:fill="FFFFFF"/>
          <w:lang w:val="en-US"/>
        </w:rPr>
        <w:t>지위를</w:t>
      </w:r>
      <w:r w:rsidR="009A1FB7"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  <w:lang w:val="en-US"/>
        </w:rPr>
        <w:t xml:space="preserve"> </w:t>
      </w:r>
      <w:r w:rsidR="009A1FB7" w:rsidRPr="00124595">
        <w:rPr>
          <w:rFonts w:ascii="Noto Sans CJK KR Regular" w:eastAsia="Noto Sans CJK KR Regular" w:hAnsi="Noto Sans CJK KR Regular" w:cs="굴림" w:hint="eastAsia"/>
          <w:color w:val="000000"/>
          <w:sz w:val="18"/>
          <w:szCs w:val="18"/>
          <w:shd w:val="clear" w:color="auto" w:fill="FFFFFF"/>
          <w:lang w:val="en-US"/>
        </w:rPr>
        <w:t>부당하게</w:t>
      </w:r>
      <w:r w:rsidR="009A1FB7"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  <w:lang w:val="en-US"/>
        </w:rPr>
        <w:t xml:space="preserve"> </w:t>
      </w:r>
      <w:r w:rsidR="009A1FB7" w:rsidRPr="00124595">
        <w:rPr>
          <w:rFonts w:ascii="Noto Sans CJK KR Regular" w:eastAsia="Noto Sans CJK KR Regular" w:hAnsi="Noto Sans CJK KR Regular" w:cs="굴림" w:hint="eastAsia"/>
          <w:color w:val="000000"/>
          <w:sz w:val="18"/>
          <w:szCs w:val="18"/>
          <w:shd w:val="clear" w:color="auto" w:fill="FFFFFF"/>
          <w:lang w:val="en-US"/>
        </w:rPr>
        <w:t>이용하여</w:t>
      </w:r>
      <w:r w:rsidR="009A1FB7"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  <w:lang w:val="en-US"/>
        </w:rPr>
        <w:t xml:space="preserve"> </w:t>
      </w:r>
      <w:r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  <w:lang w:val="en-US"/>
        </w:rPr>
        <w:t>“DESKER MATE”</w:t>
      </w:r>
      <w:r w:rsidR="009A1FB7" w:rsidRPr="00124595">
        <w:rPr>
          <w:rFonts w:ascii="Noto Sans CJK KR Regular" w:eastAsia="Noto Sans CJK KR Regular" w:hAnsi="Noto Sans CJK KR Regular" w:cs="굴림" w:hint="eastAsia"/>
          <w:color w:val="000000"/>
          <w:sz w:val="18"/>
          <w:szCs w:val="18"/>
          <w:shd w:val="clear" w:color="auto" w:fill="FFFFFF"/>
          <w:lang w:val="en-US"/>
        </w:rPr>
        <w:t>에게</w:t>
      </w:r>
      <w:r w:rsidR="009A1FB7"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  <w:lang w:val="en-US"/>
        </w:rPr>
        <w:t xml:space="preserve"> </w:t>
      </w:r>
      <w:r w:rsidR="009A1FB7" w:rsidRPr="00124595">
        <w:rPr>
          <w:rFonts w:ascii="Noto Sans CJK KR Regular" w:eastAsia="Noto Sans CJK KR Regular" w:hAnsi="Noto Sans CJK KR Regular" w:cs="굴림" w:hint="eastAsia"/>
          <w:color w:val="000000"/>
          <w:sz w:val="18"/>
          <w:szCs w:val="18"/>
          <w:shd w:val="clear" w:color="auto" w:fill="FFFFFF"/>
          <w:lang w:val="en-US"/>
        </w:rPr>
        <w:t>자기를</w:t>
      </w:r>
      <w:r w:rsidR="009A1FB7"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  <w:lang w:val="en-US"/>
        </w:rPr>
        <w:t xml:space="preserve"> </w:t>
      </w:r>
      <w:r w:rsidR="009A1FB7" w:rsidRPr="00124595">
        <w:rPr>
          <w:rFonts w:ascii="Noto Sans CJK KR Regular" w:eastAsia="Noto Sans CJK KR Regular" w:hAnsi="Noto Sans CJK KR Regular" w:cs="굴림" w:hint="eastAsia"/>
          <w:color w:val="000000"/>
          <w:sz w:val="18"/>
          <w:szCs w:val="18"/>
          <w:shd w:val="clear" w:color="auto" w:fill="FFFFFF"/>
          <w:lang w:val="en-US"/>
        </w:rPr>
        <w:t>위</w:t>
      </w:r>
      <w:r w:rsidR="009A1FB7"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  <w:lang w:val="en-US"/>
        </w:rPr>
        <w:t xml:space="preserve"> </w:t>
      </w:r>
      <w:r w:rsidR="009A1FB7" w:rsidRPr="00124595">
        <w:rPr>
          <w:rFonts w:ascii="Noto Sans CJK KR Regular" w:eastAsia="Noto Sans CJK KR Regular" w:hAnsi="Noto Sans CJK KR Regular" w:cs="굴림" w:hint="eastAsia"/>
          <w:color w:val="000000"/>
          <w:sz w:val="18"/>
          <w:szCs w:val="18"/>
          <w:shd w:val="clear" w:color="auto" w:fill="FFFFFF"/>
          <w:lang w:val="en-US"/>
        </w:rPr>
        <w:t>하여</w:t>
      </w:r>
      <w:r w:rsidR="009A1FB7"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  <w:lang w:val="en-US"/>
        </w:rPr>
        <w:t xml:space="preserve"> </w:t>
      </w:r>
      <w:proofErr w:type="spellStart"/>
      <w:r w:rsidR="009A1FB7" w:rsidRPr="00124595">
        <w:rPr>
          <w:rFonts w:ascii="Noto Sans CJK KR Regular" w:eastAsia="Noto Sans CJK KR Regular" w:hAnsi="Noto Sans CJK KR Regular" w:cs="굴림" w:hint="eastAsia"/>
          <w:color w:val="000000"/>
          <w:sz w:val="18"/>
          <w:szCs w:val="18"/>
          <w:shd w:val="clear" w:color="auto" w:fill="FFFFFF"/>
          <w:lang w:val="en-US"/>
        </w:rPr>
        <w:t>금전·물품·용역</w:t>
      </w:r>
      <w:proofErr w:type="spellEnd"/>
      <w:r w:rsidR="009A1FB7"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  <w:lang w:val="en-US"/>
        </w:rPr>
        <w:t xml:space="preserve">, </w:t>
      </w:r>
      <w:r w:rsidR="009A1FB7" w:rsidRPr="00124595">
        <w:rPr>
          <w:rFonts w:ascii="Noto Sans CJK KR Regular" w:eastAsia="Noto Sans CJK KR Regular" w:hAnsi="Noto Sans CJK KR Regular" w:cs="굴림" w:hint="eastAsia"/>
          <w:color w:val="000000"/>
          <w:sz w:val="18"/>
          <w:szCs w:val="18"/>
          <w:shd w:val="clear" w:color="auto" w:fill="FFFFFF"/>
          <w:lang w:val="en-US"/>
        </w:rPr>
        <w:t>그</w:t>
      </w:r>
      <w:r w:rsidR="009A1FB7"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  <w:lang w:val="en-US"/>
        </w:rPr>
        <w:t xml:space="preserve"> </w:t>
      </w:r>
      <w:r w:rsidR="009A1FB7" w:rsidRPr="00124595">
        <w:rPr>
          <w:rFonts w:ascii="Noto Sans CJK KR Regular" w:eastAsia="Noto Sans CJK KR Regular" w:hAnsi="Noto Sans CJK KR Regular" w:cs="굴림" w:hint="eastAsia"/>
          <w:color w:val="000000"/>
          <w:sz w:val="18"/>
          <w:szCs w:val="18"/>
          <w:shd w:val="clear" w:color="auto" w:fill="FFFFFF"/>
          <w:lang w:val="en-US"/>
        </w:rPr>
        <w:t>밖의</w:t>
      </w:r>
      <w:r w:rsidR="009A1FB7"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  <w:lang w:val="en-US"/>
        </w:rPr>
        <w:t xml:space="preserve"> </w:t>
      </w:r>
      <w:r w:rsidR="009A1FB7" w:rsidRPr="00124595">
        <w:rPr>
          <w:rFonts w:ascii="Noto Sans CJK KR Regular" w:eastAsia="Noto Sans CJK KR Regular" w:hAnsi="Noto Sans CJK KR Regular" w:cs="굴림" w:hint="eastAsia"/>
          <w:color w:val="000000"/>
          <w:sz w:val="18"/>
          <w:szCs w:val="18"/>
          <w:shd w:val="clear" w:color="auto" w:fill="FFFFFF"/>
          <w:lang w:val="en-US"/>
        </w:rPr>
        <w:t>경제상</w:t>
      </w:r>
      <w:r w:rsidR="009A1FB7"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  <w:lang w:val="en-US"/>
        </w:rPr>
        <w:t xml:space="preserve"> </w:t>
      </w:r>
      <w:r w:rsidR="009A1FB7" w:rsidRPr="00124595">
        <w:rPr>
          <w:rFonts w:ascii="Noto Sans CJK KR Regular" w:eastAsia="Noto Sans CJK KR Regular" w:hAnsi="Noto Sans CJK KR Regular" w:cs="굴림" w:hint="eastAsia"/>
          <w:color w:val="000000"/>
          <w:sz w:val="18"/>
          <w:szCs w:val="18"/>
          <w:shd w:val="clear" w:color="auto" w:fill="FFFFFF"/>
          <w:lang w:val="en-US"/>
        </w:rPr>
        <w:t>이익을</w:t>
      </w:r>
      <w:r w:rsidR="009A1FB7"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  <w:lang w:val="en-US"/>
        </w:rPr>
        <w:t xml:space="preserve"> </w:t>
      </w:r>
      <w:r w:rsidR="009A1FB7" w:rsidRPr="00124595">
        <w:rPr>
          <w:rFonts w:ascii="Noto Sans CJK KR Regular" w:eastAsia="Noto Sans CJK KR Regular" w:hAnsi="Noto Sans CJK KR Regular" w:cs="굴림" w:hint="eastAsia"/>
          <w:color w:val="000000"/>
          <w:sz w:val="18"/>
          <w:szCs w:val="18"/>
          <w:shd w:val="clear" w:color="auto" w:fill="FFFFFF"/>
          <w:lang w:val="en-US"/>
        </w:rPr>
        <w:t>제공하도록</w:t>
      </w:r>
      <w:r w:rsidR="009A1FB7"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  <w:lang w:val="en-US"/>
        </w:rPr>
        <w:t xml:space="preserve"> </w:t>
      </w:r>
      <w:r w:rsidR="009A1FB7" w:rsidRPr="00124595">
        <w:rPr>
          <w:rFonts w:ascii="Noto Sans CJK KR Regular" w:eastAsia="Noto Sans CJK KR Regular" w:hAnsi="Noto Sans CJK KR Regular" w:cs="굴림" w:hint="eastAsia"/>
          <w:color w:val="000000"/>
          <w:sz w:val="18"/>
          <w:szCs w:val="18"/>
          <w:shd w:val="clear" w:color="auto" w:fill="FFFFFF"/>
          <w:lang w:val="en-US"/>
        </w:rPr>
        <w:t>강요하는</w:t>
      </w:r>
      <w:r w:rsidR="009A1FB7"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  <w:lang w:val="en-US"/>
        </w:rPr>
        <w:t xml:space="preserve"> </w:t>
      </w:r>
      <w:r w:rsidR="009A1FB7" w:rsidRPr="00124595">
        <w:rPr>
          <w:rFonts w:ascii="Noto Sans CJK KR Regular" w:eastAsia="Noto Sans CJK KR Regular" w:hAnsi="Noto Sans CJK KR Regular" w:cs="굴림" w:hint="eastAsia"/>
          <w:color w:val="000000"/>
          <w:sz w:val="18"/>
          <w:szCs w:val="18"/>
          <w:shd w:val="clear" w:color="auto" w:fill="FFFFFF"/>
          <w:lang w:val="en-US"/>
        </w:rPr>
        <w:t>행위를</w:t>
      </w:r>
      <w:r w:rsidR="009A1FB7"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  <w:lang w:val="en-US"/>
        </w:rPr>
        <w:t xml:space="preserve"> </w:t>
      </w:r>
      <w:r w:rsidR="009A1FB7" w:rsidRPr="00124595">
        <w:rPr>
          <w:rFonts w:ascii="Noto Sans CJK KR Regular" w:eastAsia="Noto Sans CJK KR Regular" w:hAnsi="Noto Sans CJK KR Regular" w:cs="굴림" w:hint="eastAsia"/>
          <w:color w:val="000000"/>
          <w:sz w:val="18"/>
          <w:szCs w:val="18"/>
          <w:shd w:val="clear" w:color="auto" w:fill="FFFFFF"/>
          <w:lang w:val="en-US"/>
        </w:rPr>
        <w:t>하여서는</w:t>
      </w:r>
      <w:r w:rsidR="009A1FB7"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  <w:lang w:val="en-US"/>
        </w:rPr>
        <w:t xml:space="preserve"> </w:t>
      </w:r>
      <w:r w:rsidR="009A1FB7" w:rsidRPr="00124595">
        <w:rPr>
          <w:rFonts w:ascii="Noto Sans CJK KR Regular" w:eastAsia="Noto Sans CJK KR Regular" w:hAnsi="Noto Sans CJK KR Regular" w:cs="굴림" w:hint="eastAsia"/>
          <w:color w:val="000000"/>
          <w:sz w:val="18"/>
          <w:szCs w:val="18"/>
          <w:shd w:val="clear" w:color="auto" w:fill="FFFFFF"/>
          <w:lang w:val="en-US"/>
        </w:rPr>
        <w:t>아니</w:t>
      </w:r>
      <w:r w:rsidR="009A1FB7"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  <w:lang w:val="en-US"/>
        </w:rPr>
        <w:t xml:space="preserve"> </w:t>
      </w:r>
      <w:r w:rsidR="009A1FB7" w:rsidRPr="00124595">
        <w:rPr>
          <w:rFonts w:ascii="Noto Sans CJK KR Regular" w:eastAsia="Noto Sans CJK KR Regular" w:hAnsi="Noto Sans CJK KR Regular" w:cs="굴림" w:hint="eastAsia"/>
          <w:color w:val="000000"/>
          <w:sz w:val="18"/>
          <w:szCs w:val="18"/>
          <w:shd w:val="clear" w:color="auto" w:fill="FFFFFF"/>
          <w:lang w:val="en-US"/>
        </w:rPr>
        <w:t>된다</w:t>
      </w:r>
      <w:r w:rsidR="009A1FB7"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  <w:lang w:val="en-US"/>
        </w:rPr>
        <w:t>.</w:t>
      </w:r>
    </w:p>
    <w:p w14:paraId="45CC6044" w14:textId="3DEFE52E" w:rsidR="003908E0" w:rsidRPr="00124595" w:rsidRDefault="00881E38" w:rsidP="00124595">
      <w:pPr>
        <w:pStyle w:val="ab"/>
        <w:numPr>
          <w:ilvl w:val="0"/>
          <w:numId w:val="58"/>
        </w:numPr>
        <w:spacing w:before="240" w:after="240"/>
        <w:ind w:leftChars="0"/>
        <w:rPr>
          <w:rFonts w:ascii="Noto Sans CJK KR Regular" w:eastAsia="Noto Sans CJK KR Regular" w:hAnsi="Noto Sans CJK KR Regular" w:cs="굴림"/>
          <w:color w:val="000000"/>
          <w:sz w:val="18"/>
          <w:szCs w:val="18"/>
          <w:lang w:val="en-US"/>
        </w:rPr>
      </w:pPr>
      <w:r w:rsidRPr="00124595">
        <w:rPr>
          <w:rFonts w:ascii="Noto Sans CJK KR Regular" w:eastAsia="Noto Sans CJK KR Regular" w:hAnsi="Noto Sans CJK KR Regular" w:cs="굴림" w:hint="eastAsia"/>
          <w:color w:val="000000"/>
          <w:sz w:val="18"/>
          <w:szCs w:val="18"/>
          <w:shd w:val="clear" w:color="auto" w:fill="FFFFFF"/>
          <w:lang w:val="en-US"/>
        </w:rPr>
        <w:t>“</w:t>
      </w:r>
      <w:r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  <w:lang w:val="en-US"/>
        </w:rPr>
        <w:t>(주)</w:t>
      </w:r>
      <w:proofErr w:type="spellStart"/>
      <w:r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  <w:lang w:val="en-US"/>
        </w:rPr>
        <w:t>일룸</w:t>
      </w:r>
      <w:proofErr w:type="spellEnd"/>
      <w:r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  <w:lang w:val="en-US"/>
        </w:rPr>
        <w:t xml:space="preserve"> </w:t>
      </w:r>
      <w:proofErr w:type="spellStart"/>
      <w:r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  <w:lang w:val="en-US"/>
        </w:rPr>
        <w:t>DESKER</w:t>
      </w:r>
      <w:r w:rsidRPr="00124595">
        <w:rPr>
          <w:rFonts w:ascii="Noto Sans CJK KR Regular" w:eastAsia="Noto Sans CJK KR Regular" w:hAnsi="Noto Sans CJK KR Regular" w:cs="굴림" w:hint="eastAsia"/>
          <w:color w:val="000000"/>
          <w:sz w:val="18"/>
          <w:szCs w:val="18"/>
          <w:shd w:val="clear" w:color="auto" w:fill="FFFFFF"/>
          <w:lang w:val="en-US"/>
        </w:rPr>
        <w:t>”</w:t>
      </w:r>
      <w:r w:rsidR="009A1FB7" w:rsidRPr="00124595">
        <w:rPr>
          <w:rFonts w:ascii="Noto Sans CJK KR Regular" w:eastAsia="Noto Sans CJK KR Regular" w:hAnsi="Noto Sans CJK KR Regular" w:cs="굴림" w:hint="eastAsia"/>
          <w:color w:val="000000"/>
          <w:sz w:val="18"/>
          <w:szCs w:val="18"/>
          <w:shd w:val="clear" w:color="auto" w:fill="FFFFFF"/>
          <w:lang w:val="en-US"/>
        </w:rPr>
        <w:t>는</w:t>
      </w:r>
      <w:proofErr w:type="spellEnd"/>
      <w:r w:rsidR="009A1FB7"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  <w:lang w:val="en-US"/>
        </w:rPr>
        <w:t xml:space="preserve"> </w:t>
      </w:r>
      <w:r w:rsidR="009A1FB7" w:rsidRPr="00124595">
        <w:rPr>
          <w:rFonts w:ascii="Noto Sans CJK KR Regular" w:eastAsia="Noto Sans CJK KR Regular" w:hAnsi="Noto Sans CJK KR Regular" w:cs="굴림" w:hint="eastAsia"/>
          <w:color w:val="000000"/>
          <w:sz w:val="18"/>
          <w:szCs w:val="18"/>
          <w:shd w:val="clear" w:color="auto" w:fill="FFFFFF"/>
          <w:lang w:val="en-US"/>
        </w:rPr>
        <w:t>자기의</w:t>
      </w:r>
      <w:r w:rsidR="009A1FB7"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  <w:lang w:val="en-US"/>
        </w:rPr>
        <w:t xml:space="preserve"> </w:t>
      </w:r>
      <w:r w:rsidR="009A1FB7" w:rsidRPr="00124595">
        <w:rPr>
          <w:rFonts w:ascii="Noto Sans CJK KR Regular" w:eastAsia="Noto Sans CJK KR Regular" w:hAnsi="Noto Sans CJK KR Regular" w:cs="굴림" w:hint="eastAsia"/>
          <w:color w:val="000000"/>
          <w:sz w:val="18"/>
          <w:szCs w:val="18"/>
          <w:shd w:val="clear" w:color="auto" w:fill="FFFFFF"/>
          <w:lang w:val="en-US"/>
        </w:rPr>
        <w:t>거래상의</w:t>
      </w:r>
      <w:r w:rsidR="009A1FB7"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  <w:lang w:val="en-US"/>
        </w:rPr>
        <w:t xml:space="preserve"> </w:t>
      </w:r>
      <w:r w:rsidR="009A1FB7" w:rsidRPr="00124595">
        <w:rPr>
          <w:rFonts w:ascii="Noto Sans CJK KR Regular" w:eastAsia="Noto Sans CJK KR Regular" w:hAnsi="Noto Sans CJK KR Regular" w:cs="굴림" w:hint="eastAsia"/>
          <w:color w:val="000000"/>
          <w:sz w:val="18"/>
          <w:szCs w:val="18"/>
          <w:shd w:val="clear" w:color="auto" w:fill="FFFFFF"/>
          <w:lang w:val="en-US"/>
        </w:rPr>
        <w:t>지위를</w:t>
      </w:r>
      <w:r w:rsidR="009A1FB7"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  <w:lang w:val="en-US"/>
        </w:rPr>
        <w:t xml:space="preserve"> </w:t>
      </w:r>
      <w:r w:rsidR="009A1FB7" w:rsidRPr="00124595">
        <w:rPr>
          <w:rFonts w:ascii="Noto Sans CJK KR Regular" w:eastAsia="Noto Sans CJK KR Regular" w:hAnsi="Noto Sans CJK KR Regular" w:cs="굴림" w:hint="eastAsia"/>
          <w:color w:val="000000"/>
          <w:sz w:val="18"/>
          <w:szCs w:val="18"/>
          <w:shd w:val="clear" w:color="auto" w:fill="FFFFFF"/>
          <w:lang w:val="en-US"/>
        </w:rPr>
        <w:t>부당하게</w:t>
      </w:r>
      <w:r w:rsidR="009A1FB7"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  <w:lang w:val="en-US"/>
        </w:rPr>
        <w:t xml:space="preserve"> </w:t>
      </w:r>
      <w:r w:rsidR="009A1FB7" w:rsidRPr="00124595">
        <w:rPr>
          <w:rFonts w:ascii="Noto Sans CJK KR Regular" w:eastAsia="Noto Sans CJK KR Regular" w:hAnsi="Noto Sans CJK KR Regular" w:cs="굴림" w:hint="eastAsia"/>
          <w:color w:val="000000"/>
          <w:sz w:val="18"/>
          <w:szCs w:val="18"/>
          <w:shd w:val="clear" w:color="auto" w:fill="FFFFFF"/>
          <w:lang w:val="en-US"/>
        </w:rPr>
        <w:t>이용하여</w:t>
      </w:r>
      <w:r w:rsidR="009A1FB7"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  <w:lang w:val="en-US"/>
        </w:rPr>
        <w:t xml:space="preserve"> </w:t>
      </w:r>
      <w:r w:rsidR="009A1FB7" w:rsidRPr="00124595">
        <w:rPr>
          <w:rFonts w:ascii="Noto Sans CJK KR Regular" w:eastAsia="Noto Sans CJK KR Regular" w:hAnsi="Noto Sans CJK KR Regular" w:cs="굴림" w:hint="eastAsia"/>
          <w:color w:val="000000"/>
          <w:sz w:val="18"/>
          <w:szCs w:val="18"/>
          <w:shd w:val="clear" w:color="auto" w:fill="FFFFFF"/>
          <w:lang w:val="en-US"/>
        </w:rPr>
        <w:t>공급하는</w:t>
      </w:r>
      <w:r w:rsidR="009A1FB7"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  <w:lang w:val="en-US"/>
        </w:rPr>
        <w:t xml:space="preserve"> </w:t>
      </w:r>
      <w:r w:rsidR="009A1FB7" w:rsidRPr="00124595">
        <w:rPr>
          <w:rFonts w:ascii="Noto Sans CJK KR Regular" w:eastAsia="Noto Sans CJK KR Regular" w:hAnsi="Noto Sans CJK KR Regular" w:cs="굴림" w:hint="eastAsia"/>
          <w:color w:val="000000"/>
          <w:sz w:val="18"/>
          <w:szCs w:val="18"/>
          <w:shd w:val="clear" w:color="auto" w:fill="FFFFFF"/>
          <w:lang w:val="en-US"/>
        </w:rPr>
        <w:t>상품과</w:t>
      </w:r>
      <w:r w:rsidR="009A1FB7"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  <w:lang w:val="en-US"/>
        </w:rPr>
        <w:t xml:space="preserve"> </w:t>
      </w:r>
      <w:proofErr w:type="gramStart"/>
      <w:r w:rsidR="009A1FB7" w:rsidRPr="00124595">
        <w:rPr>
          <w:rFonts w:ascii="Noto Sans CJK KR Regular" w:eastAsia="Noto Sans CJK KR Regular" w:hAnsi="Noto Sans CJK KR Regular" w:cs="굴림" w:hint="eastAsia"/>
          <w:color w:val="000000"/>
          <w:sz w:val="18"/>
          <w:szCs w:val="18"/>
          <w:shd w:val="clear" w:color="auto" w:fill="FFFFFF"/>
          <w:lang w:val="en-US"/>
        </w:rPr>
        <w:t>관련</w:t>
      </w:r>
      <w:r w:rsidR="009A1FB7"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  <w:lang w:val="en-US"/>
        </w:rPr>
        <w:t xml:space="preserve"> </w:t>
      </w:r>
      <w:r w:rsidR="009A1FB7" w:rsidRPr="00124595">
        <w:rPr>
          <w:rFonts w:ascii="Noto Sans CJK KR Regular" w:eastAsia="Noto Sans CJK KR Regular" w:hAnsi="Noto Sans CJK KR Regular" w:cs="굴림" w:hint="eastAsia"/>
          <w:color w:val="000000"/>
          <w:sz w:val="18"/>
          <w:szCs w:val="18"/>
          <w:shd w:val="clear" w:color="auto" w:fill="FFFFFF"/>
          <w:lang w:val="en-US"/>
        </w:rPr>
        <w:t>하여</w:t>
      </w:r>
      <w:proofErr w:type="gramEnd"/>
      <w:r w:rsidR="009A1FB7"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  <w:lang w:val="en-US"/>
        </w:rPr>
        <w:t xml:space="preserve"> </w:t>
      </w:r>
      <w:r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  <w:lang w:val="en-US"/>
        </w:rPr>
        <w:t>“DESKER MATE”</w:t>
      </w:r>
      <w:r w:rsidR="009A1FB7" w:rsidRPr="00124595">
        <w:rPr>
          <w:rFonts w:ascii="Noto Sans CJK KR Regular" w:eastAsia="Noto Sans CJK KR Regular" w:hAnsi="Noto Sans CJK KR Regular" w:cs="굴림" w:hint="eastAsia"/>
          <w:color w:val="000000"/>
          <w:sz w:val="18"/>
          <w:szCs w:val="18"/>
          <w:shd w:val="clear" w:color="auto" w:fill="FFFFFF"/>
          <w:lang w:val="en-US"/>
        </w:rPr>
        <w:t>에게</w:t>
      </w:r>
      <w:r w:rsidR="009A1FB7"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  <w:lang w:val="en-US"/>
        </w:rPr>
        <w:t xml:space="preserve"> </w:t>
      </w:r>
      <w:r w:rsidR="009A1FB7" w:rsidRPr="00124595">
        <w:rPr>
          <w:rFonts w:ascii="Noto Sans CJK KR Regular" w:eastAsia="Noto Sans CJK KR Regular" w:hAnsi="Noto Sans CJK KR Regular" w:cs="굴림" w:hint="eastAsia"/>
          <w:color w:val="000000"/>
          <w:sz w:val="18"/>
          <w:szCs w:val="18"/>
          <w:shd w:val="clear" w:color="auto" w:fill="FFFFFF"/>
          <w:lang w:val="en-US"/>
        </w:rPr>
        <w:t>거래에</w:t>
      </w:r>
      <w:r w:rsidR="009A1FB7"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  <w:lang w:val="en-US"/>
        </w:rPr>
        <w:t xml:space="preserve"> </w:t>
      </w:r>
      <w:r w:rsidR="009A1FB7" w:rsidRPr="00124595">
        <w:rPr>
          <w:rFonts w:ascii="Noto Sans CJK KR Regular" w:eastAsia="Noto Sans CJK KR Regular" w:hAnsi="Noto Sans CJK KR Regular" w:cs="굴림" w:hint="eastAsia"/>
          <w:color w:val="000000"/>
          <w:sz w:val="18"/>
          <w:szCs w:val="18"/>
          <w:shd w:val="clear" w:color="auto" w:fill="FFFFFF"/>
          <w:lang w:val="en-US"/>
        </w:rPr>
        <w:t>관한</w:t>
      </w:r>
      <w:r w:rsidR="009A1FB7"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  <w:lang w:val="en-US"/>
        </w:rPr>
        <w:t xml:space="preserve"> </w:t>
      </w:r>
      <w:r w:rsidR="009A1FB7" w:rsidRPr="00124595">
        <w:rPr>
          <w:rFonts w:ascii="Noto Sans CJK KR Regular" w:eastAsia="Noto Sans CJK KR Regular" w:hAnsi="Noto Sans CJK KR Regular" w:cs="굴림" w:hint="eastAsia"/>
          <w:color w:val="000000"/>
          <w:sz w:val="18"/>
          <w:szCs w:val="18"/>
          <w:shd w:val="clear" w:color="auto" w:fill="FFFFFF"/>
          <w:lang w:val="en-US"/>
        </w:rPr>
        <w:t>목표를</w:t>
      </w:r>
      <w:r w:rsidR="009A1FB7"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  <w:lang w:val="en-US"/>
        </w:rPr>
        <w:t xml:space="preserve"> </w:t>
      </w:r>
      <w:r w:rsidR="009A1FB7" w:rsidRPr="00124595">
        <w:rPr>
          <w:rFonts w:ascii="Noto Sans CJK KR Regular" w:eastAsia="Noto Sans CJK KR Regular" w:hAnsi="Noto Sans CJK KR Regular" w:cs="굴림" w:hint="eastAsia"/>
          <w:color w:val="000000"/>
          <w:sz w:val="18"/>
          <w:szCs w:val="18"/>
          <w:shd w:val="clear" w:color="auto" w:fill="FFFFFF"/>
          <w:lang w:val="en-US"/>
        </w:rPr>
        <w:t>제시하고</w:t>
      </w:r>
      <w:r w:rsidR="009A1FB7"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  <w:lang w:val="en-US"/>
        </w:rPr>
        <w:t xml:space="preserve"> </w:t>
      </w:r>
      <w:r w:rsidR="009A1FB7" w:rsidRPr="00124595">
        <w:rPr>
          <w:rFonts w:ascii="Noto Sans CJK KR Regular" w:eastAsia="Noto Sans CJK KR Regular" w:hAnsi="Noto Sans CJK KR Regular" w:cs="굴림" w:hint="eastAsia"/>
          <w:color w:val="000000"/>
          <w:sz w:val="18"/>
          <w:szCs w:val="18"/>
          <w:shd w:val="clear" w:color="auto" w:fill="FFFFFF"/>
          <w:lang w:val="en-US"/>
        </w:rPr>
        <w:t>이를</w:t>
      </w:r>
      <w:r w:rsidR="009A1FB7"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  <w:lang w:val="en-US"/>
        </w:rPr>
        <w:t xml:space="preserve"> </w:t>
      </w:r>
      <w:r w:rsidR="009A1FB7" w:rsidRPr="00124595">
        <w:rPr>
          <w:rFonts w:ascii="Noto Sans CJK KR Regular" w:eastAsia="Noto Sans CJK KR Regular" w:hAnsi="Noto Sans CJK KR Regular" w:cs="굴림" w:hint="eastAsia"/>
          <w:color w:val="000000"/>
          <w:sz w:val="18"/>
          <w:szCs w:val="18"/>
          <w:shd w:val="clear" w:color="auto" w:fill="FFFFFF"/>
          <w:lang w:val="en-US"/>
        </w:rPr>
        <w:t>달성하지</w:t>
      </w:r>
      <w:r w:rsidR="009A1FB7"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  <w:lang w:val="en-US"/>
        </w:rPr>
        <w:t xml:space="preserve"> </w:t>
      </w:r>
      <w:r w:rsidR="009A1FB7" w:rsidRPr="00124595">
        <w:rPr>
          <w:rFonts w:ascii="Noto Sans CJK KR Regular" w:eastAsia="Noto Sans CJK KR Regular" w:hAnsi="Noto Sans CJK KR Regular" w:cs="굴림" w:hint="eastAsia"/>
          <w:color w:val="000000"/>
          <w:sz w:val="18"/>
          <w:szCs w:val="18"/>
          <w:shd w:val="clear" w:color="auto" w:fill="FFFFFF"/>
          <w:lang w:val="en-US"/>
        </w:rPr>
        <w:t>못하는</w:t>
      </w:r>
      <w:r w:rsidR="009A1FB7"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  <w:lang w:val="en-US"/>
        </w:rPr>
        <w:t xml:space="preserve"> </w:t>
      </w:r>
      <w:r w:rsidR="009A1FB7" w:rsidRPr="00124595">
        <w:rPr>
          <w:rFonts w:ascii="Noto Sans CJK KR Regular" w:eastAsia="Noto Sans CJK KR Regular" w:hAnsi="Noto Sans CJK KR Regular" w:cs="굴림" w:hint="eastAsia"/>
          <w:color w:val="000000"/>
          <w:sz w:val="18"/>
          <w:szCs w:val="18"/>
          <w:shd w:val="clear" w:color="auto" w:fill="FFFFFF"/>
          <w:lang w:val="en-US"/>
        </w:rPr>
        <w:t>경우</w:t>
      </w:r>
      <w:r w:rsidR="009A1FB7"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  <w:lang w:val="en-US"/>
        </w:rPr>
        <w:t xml:space="preserve"> </w:t>
      </w:r>
      <w:r w:rsidR="009A1FB7" w:rsidRPr="00124595">
        <w:rPr>
          <w:rFonts w:ascii="Noto Sans CJK KR Regular" w:eastAsia="Noto Sans CJK KR Regular" w:hAnsi="Noto Sans CJK KR Regular" w:cs="굴림" w:hint="eastAsia"/>
          <w:color w:val="000000"/>
          <w:sz w:val="18"/>
          <w:szCs w:val="18"/>
          <w:shd w:val="clear" w:color="auto" w:fill="FFFFFF"/>
          <w:lang w:val="en-US"/>
        </w:rPr>
        <w:t>계</w:t>
      </w:r>
      <w:r w:rsidR="009A1FB7"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  <w:lang w:val="en-US"/>
        </w:rPr>
        <w:t xml:space="preserve"> </w:t>
      </w:r>
      <w:r w:rsidR="009A1FB7" w:rsidRPr="00124595">
        <w:rPr>
          <w:rFonts w:ascii="Noto Sans CJK KR Regular" w:eastAsia="Noto Sans CJK KR Regular" w:hAnsi="Noto Sans CJK KR Regular" w:cs="굴림" w:hint="eastAsia"/>
          <w:color w:val="000000"/>
          <w:sz w:val="18"/>
          <w:szCs w:val="18"/>
          <w:shd w:val="clear" w:color="auto" w:fill="FFFFFF"/>
          <w:lang w:val="en-US"/>
        </w:rPr>
        <w:t>약의</w:t>
      </w:r>
      <w:r w:rsidR="009A1FB7"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  <w:lang w:val="en-US"/>
        </w:rPr>
        <w:t xml:space="preserve"> </w:t>
      </w:r>
      <w:r w:rsidR="009A1FB7" w:rsidRPr="00124595">
        <w:rPr>
          <w:rFonts w:ascii="Noto Sans CJK KR Regular" w:eastAsia="Noto Sans CJK KR Regular" w:hAnsi="Noto Sans CJK KR Regular" w:cs="굴림" w:hint="eastAsia"/>
          <w:color w:val="000000"/>
          <w:sz w:val="18"/>
          <w:szCs w:val="18"/>
          <w:shd w:val="clear" w:color="auto" w:fill="FFFFFF"/>
          <w:lang w:val="en-US"/>
        </w:rPr>
        <w:t>중도해지</w:t>
      </w:r>
      <w:r w:rsidR="009A1FB7"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  <w:lang w:val="en-US"/>
        </w:rPr>
        <w:t xml:space="preserve">, </w:t>
      </w:r>
      <w:r w:rsidR="009A1FB7" w:rsidRPr="00124595">
        <w:rPr>
          <w:rFonts w:ascii="Noto Sans CJK KR Regular" w:eastAsia="Noto Sans CJK KR Regular" w:hAnsi="Noto Sans CJK KR Regular" w:cs="굴림" w:hint="eastAsia"/>
          <w:color w:val="000000"/>
          <w:sz w:val="18"/>
          <w:szCs w:val="18"/>
          <w:shd w:val="clear" w:color="auto" w:fill="FFFFFF"/>
          <w:lang w:val="en-US"/>
        </w:rPr>
        <w:t>상품</w:t>
      </w:r>
      <w:r w:rsidR="009A1FB7"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  <w:lang w:val="en-US"/>
        </w:rPr>
        <w:t xml:space="preserve"> </w:t>
      </w:r>
      <w:r w:rsidR="009A1FB7" w:rsidRPr="00124595">
        <w:rPr>
          <w:rFonts w:ascii="Noto Sans CJK KR Regular" w:eastAsia="Noto Sans CJK KR Regular" w:hAnsi="Noto Sans CJK KR Regular" w:cs="굴림" w:hint="eastAsia"/>
          <w:color w:val="000000"/>
          <w:sz w:val="18"/>
          <w:szCs w:val="18"/>
          <w:shd w:val="clear" w:color="auto" w:fill="FFFFFF"/>
          <w:lang w:val="en-US"/>
        </w:rPr>
        <w:t>공급의</w:t>
      </w:r>
      <w:r w:rsidR="009A1FB7"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  <w:lang w:val="en-US"/>
        </w:rPr>
        <w:t xml:space="preserve"> </w:t>
      </w:r>
      <w:r w:rsidR="009A1FB7" w:rsidRPr="00124595">
        <w:rPr>
          <w:rFonts w:ascii="Noto Sans CJK KR Regular" w:eastAsia="Noto Sans CJK KR Regular" w:hAnsi="Noto Sans CJK KR Regular" w:cs="굴림" w:hint="eastAsia"/>
          <w:color w:val="000000"/>
          <w:sz w:val="18"/>
          <w:szCs w:val="18"/>
          <w:shd w:val="clear" w:color="auto" w:fill="FFFFFF"/>
          <w:lang w:val="en-US"/>
        </w:rPr>
        <w:t>중단</w:t>
      </w:r>
      <w:r w:rsidR="009A1FB7"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  <w:lang w:val="en-US"/>
        </w:rPr>
        <w:t xml:space="preserve"> </w:t>
      </w:r>
      <w:r w:rsidR="009A1FB7" w:rsidRPr="00124595">
        <w:rPr>
          <w:rFonts w:ascii="Noto Sans CJK KR Regular" w:eastAsia="Noto Sans CJK KR Regular" w:hAnsi="Noto Sans CJK KR Regular" w:cs="굴림" w:hint="eastAsia"/>
          <w:color w:val="000000"/>
          <w:sz w:val="18"/>
          <w:szCs w:val="18"/>
          <w:shd w:val="clear" w:color="auto" w:fill="FFFFFF"/>
          <w:lang w:val="en-US"/>
        </w:rPr>
        <w:t>등</w:t>
      </w:r>
      <w:r w:rsidR="009A1FB7"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  <w:lang w:val="en-US"/>
        </w:rPr>
        <w:t xml:space="preserve"> </w:t>
      </w:r>
      <w:r w:rsidR="009A1FB7" w:rsidRPr="00124595">
        <w:rPr>
          <w:rFonts w:ascii="Noto Sans CJK KR Regular" w:eastAsia="Noto Sans CJK KR Regular" w:hAnsi="Noto Sans CJK KR Regular" w:cs="굴림" w:hint="eastAsia"/>
          <w:color w:val="000000"/>
          <w:sz w:val="18"/>
          <w:szCs w:val="18"/>
          <w:shd w:val="clear" w:color="auto" w:fill="FFFFFF"/>
          <w:lang w:val="en-US"/>
        </w:rPr>
        <w:t>이를</w:t>
      </w:r>
      <w:r w:rsidR="009A1FB7"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  <w:lang w:val="en-US"/>
        </w:rPr>
        <w:t xml:space="preserve"> </w:t>
      </w:r>
      <w:r w:rsidR="009A1FB7" w:rsidRPr="00124595">
        <w:rPr>
          <w:rFonts w:ascii="Noto Sans CJK KR Regular" w:eastAsia="Noto Sans CJK KR Regular" w:hAnsi="Noto Sans CJK KR Regular" w:cs="굴림" w:hint="eastAsia"/>
          <w:color w:val="000000"/>
          <w:sz w:val="18"/>
          <w:szCs w:val="18"/>
          <w:shd w:val="clear" w:color="auto" w:fill="FFFFFF"/>
          <w:lang w:val="en-US"/>
        </w:rPr>
        <w:t>달성하도록</w:t>
      </w:r>
      <w:r w:rsidR="009A1FB7"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  <w:lang w:val="en-US"/>
        </w:rPr>
        <w:t xml:space="preserve"> </w:t>
      </w:r>
      <w:r w:rsidR="009A1FB7" w:rsidRPr="00124595">
        <w:rPr>
          <w:rFonts w:ascii="Noto Sans CJK KR Regular" w:eastAsia="Noto Sans CJK KR Regular" w:hAnsi="Noto Sans CJK KR Regular" w:cs="굴림" w:hint="eastAsia"/>
          <w:color w:val="000000"/>
          <w:sz w:val="18"/>
          <w:szCs w:val="18"/>
          <w:shd w:val="clear" w:color="auto" w:fill="FFFFFF"/>
          <w:lang w:val="en-US"/>
        </w:rPr>
        <w:t>강제하는</w:t>
      </w:r>
      <w:r w:rsidR="009A1FB7"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  <w:lang w:val="en-US"/>
        </w:rPr>
        <w:t xml:space="preserve"> </w:t>
      </w:r>
      <w:r w:rsidR="009A1FB7" w:rsidRPr="00124595">
        <w:rPr>
          <w:rFonts w:ascii="Noto Sans CJK KR Regular" w:eastAsia="Noto Sans CJK KR Regular" w:hAnsi="Noto Sans CJK KR Regular" w:cs="굴림" w:hint="eastAsia"/>
          <w:color w:val="000000"/>
          <w:sz w:val="18"/>
          <w:szCs w:val="18"/>
          <w:shd w:val="clear" w:color="auto" w:fill="FFFFFF"/>
          <w:lang w:val="en-US"/>
        </w:rPr>
        <w:t>행위를</w:t>
      </w:r>
      <w:r w:rsidR="009A1FB7"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  <w:lang w:val="en-US"/>
        </w:rPr>
        <w:t xml:space="preserve"> </w:t>
      </w:r>
      <w:r w:rsidR="009A1FB7" w:rsidRPr="00124595">
        <w:rPr>
          <w:rFonts w:ascii="Noto Sans CJK KR Regular" w:eastAsia="Noto Sans CJK KR Regular" w:hAnsi="Noto Sans CJK KR Regular" w:cs="굴림" w:hint="eastAsia"/>
          <w:color w:val="000000"/>
          <w:sz w:val="18"/>
          <w:szCs w:val="18"/>
          <w:shd w:val="clear" w:color="auto" w:fill="FFFFFF"/>
          <w:lang w:val="en-US"/>
        </w:rPr>
        <w:t>하여서는</w:t>
      </w:r>
      <w:r w:rsidR="009A1FB7"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  <w:lang w:val="en-US"/>
        </w:rPr>
        <w:t xml:space="preserve"> </w:t>
      </w:r>
      <w:r w:rsidR="009A1FB7" w:rsidRPr="00124595">
        <w:rPr>
          <w:rFonts w:ascii="Noto Sans CJK KR Regular" w:eastAsia="Noto Sans CJK KR Regular" w:hAnsi="Noto Sans CJK KR Regular" w:cs="굴림" w:hint="eastAsia"/>
          <w:color w:val="000000"/>
          <w:sz w:val="18"/>
          <w:szCs w:val="18"/>
          <w:shd w:val="clear" w:color="auto" w:fill="FFFFFF"/>
          <w:lang w:val="en-US"/>
        </w:rPr>
        <w:t>아니</w:t>
      </w:r>
      <w:r w:rsidR="009A1FB7"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  <w:lang w:val="en-US"/>
        </w:rPr>
        <w:t xml:space="preserve"> </w:t>
      </w:r>
      <w:r w:rsidR="009A1FB7" w:rsidRPr="00124595">
        <w:rPr>
          <w:rFonts w:ascii="Noto Sans CJK KR Regular" w:eastAsia="Noto Sans CJK KR Regular" w:hAnsi="Noto Sans CJK KR Regular" w:cs="굴림" w:hint="eastAsia"/>
          <w:color w:val="000000"/>
          <w:sz w:val="18"/>
          <w:szCs w:val="18"/>
          <w:shd w:val="clear" w:color="auto" w:fill="FFFFFF"/>
          <w:lang w:val="en-US"/>
        </w:rPr>
        <w:t>된다</w:t>
      </w:r>
      <w:r w:rsidR="009A1FB7"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  <w:lang w:val="en-US"/>
        </w:rPr>
        <w:t>.</w:t>
      </w:r>
    </w:p>
    <w:p w14:paraId="35D9418B" w14:textId="3737E80F" w:rsidR="003908E0" w:rsidRPr="00124595" w:rsidRDefault="00881E38" w:rsidP="00124595">
      <w:pPr>
        <w:pStyle w:val="ab"/>
        <w:numPr>
          <w:ilvl w:val="0"/>
          <w:numId w:val="58"/>
        </w:numPr>
        <w:spacing w:before="240" w:after="240"/>
        <w:ind w:leftChars="0"/>
        <w:rPr>
          <w:rFonts w:ascii="Noto Sans CJK KR Regular" w:eastAsia="Noto Sans CJK KR Regular" w:hAnsi="Noto Sans CJK KR Regular" w:cs="굴림"/>
          <w:color w:val="000000"/>
          <w:sz w:val="18"/>
          <w:szCs w:val="18"/>
          <w:lang w:val="en-US"/>
        </w:rPr>
      </w:pPr>
      <w:r w:rsidRPr="00124595">
        <w:rPr>
          <w:rFonts w:ascii="Noto Sans CJK KR Regular" w:eastAsia="Noto Sans CJK KR Regular" w:hAnsi="Noto Sans CJK KR Regular" w:cs="굴림" w:hint="eastAsia"/>
          <w:color w:val="000000"/>
          <w:sz w:val="18"/>
          <w:szCs w:val="18"/>
          <w:shd w:val="clear" w:color="auto" w:fill="FFFFFF"/>
          <w:lang w:val="en-US"/>
        </w:rPr>
        <w:t>“</w:t>
      </w:r>
      <w:r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  <w:lang w:val="en-US"/>
        </w:rPr>
        <w:t>(주)</w:t>
      </w:r>
      <w:proofErr w:type="spellStart"/>
      <w:r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  <w:lang w:val="en-US"/>
        </w:rPr>
        <w:t>일룸</w:t>
      </w:r>
      <w:proofErr w:type="spellEnd"/>
      <w:r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  <w:lang w:val="en-US"/>
        </w:rPr>
        <w:t xml:space="preserve"> </w:t>
      </w:r>
      <w:proofErr w:type="spellStart"/>
      <w:r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  <w:lang w:val="en-US"/>
        </w:rPr>
        <w:t>DESKER</w:t>
      </w:r>
      <w:r w:rsidRPr="00124595">
        <w:rPr>
          <w:rFonts w:ascii="Noto Sans CJK KR Regular" w:eastAsia="Noto Sans CJK KR Regular" w:hAnsi="Noto Sans CJK KR Regular" w:cs="굴림" w:hint="eastAsia"/>
          <w:color w:val="000000"/>
          <w:sz w:val="18"/>
          <w:szCs w:val="18"/>
          <w:shd w:val="clear" w:color="auto" w:fill="FFFFFF"/>
          <w:lang w:val="en-US"/>
        </w:rPr>
        <w:t>”</w:t>
      </w:r>
      <w:r w:rsidR="009A1FB7" w:rsidRPr="00124595">
        <w:rPr>
          <w:rFonts w:ascii="Noto Sans CJK KR Regular" w:eastAsia="Noto Sans CJK KR Regular" w:hAnsi="Noto Sans CJK KR Regular" w:cs="굴림" w:hint="eastAsia"/>
          <w:color w:val="000000"/>
          <w:sz w:val="18"/>
          <w:szCs w:val="18"/>
          <w:shd w:val="clear" w:color="auto" w:fill="FFFFFF"/>
          <w:lang w:val="en-US"/>
        </w:rPr>
        <w:t>는</w:t>
      </w:r>
      <w:proofErr w:type="spellEnd"/>
      <w:r w:rsidR="009A1FB7"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  <w:lang w:val="en-US"/>
        </w:rPr>
        <w:t xml:space="preserve"> </w:t>
      </w:r>
      <w:r w:rsidR="009A1FB7" w:rsidRPr="00124595">
        <w:rPr>
          <w:rFonts w:ascii="Noto Sans CJK KR Regular" w:eastAsia="Noto Sans CJK KR Regular" w:hAnsi="Noto Sans CJK KR Regular" w:cs="굴림" w:hint="eastAsia"/>
          <w:color w:val="000000"/>
          <w:sz w:val="18"/>
          <w:szCs w:val="18"/>
          <w:shd w:val="clear" w:color="auto" w:fill="FFFFFF"/>
          <w:lang w:val="en-US"/>
        </w:rPr>
        <w:t>자기의</w:t>
      </w:r>
      <w:r w:rsidR="009A1FB7"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  <w:lang w:val="en-US"/>
        </w:rPr>
        <w:t xml:space="preserve"> </w:t>
      </w:r>
      <w:r w:rsidR="009A1FB7" w:rsidRPr="00124595">
        <w:rPr>
          <w:rFonts w:ascii="Noto Sans CJK KR Regular" w:eastAsia="Noto Sans CJK KR Regular" w:hAnsi="Noto Sans CJK KR Regular" w:cs="굴림" w:hint="eastAsia"/>
          <w:color w:val="000000"/>
          <w:sz w:val="18"/>
          <w:szCs w:val="18"/>
          <w:shd w:val="clear" w:color="auto" w:fill="FFFFFF"/>
          <w:lang w:val="en-US"/>
        </w:rPr>
        <w:t>거래상의</w:t>
      </w:r>
      <w:r w:rsidR="009A1FB7"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  <w:lang w:val="en-US"/>
        </w:rPr>
        <w:t xml:space="preserve"> </w:t>
      </w:r>
      <w:r w:rsidR="009A1FB7" w:rsidRPr="00124595">
        <w:rPr>
          <w:rFonts w:ascii="Noto Sans CJK KR Regular" w:eastAsia="Noto Sans CJK KR Regular" w:hAnsi="Noto Sans CJK KR Regular" w:cs="굴림" w:hint="eastAsia"/>
          <w:color w:val="000000"/>
          <w:sz w:val="18"/>
          <w:szCs w:val="18"/>
          <w:shd w:val="clear" w:color="auto" w:fill="FFFFFF"/>
          <w:lang w:val="en-US"/>
        </w:rPr>
        <w:t>지위를</w:t>
      </w:r>
      <w:r w:rsidR="009A1FB7"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  <w:lang w:val="en-US"/>
        </w:rPr>
        <w:t xml:space="preserve"> </w:t>
      </w:r>
      <w:r w:rsidR="009A1FB7" w:rsidRPr="00124595">
        <w:rPr>
          <w:rFonts w:ascii="Noto Sans CJK KR Regular" w:eastAsia="Noto Sans CJK KR Regular" w:hAnsi="Noto Sans CJK KR Regular" w:cs="굴림" w:hint="eastAsia"/>
          <w:color w:val="000000"/>
          <w:sz w:val="18"/>
          <w:szCs w:val="18"/>
          <w:shd w:val="clear" w:color="auto" w:fill="FFFFFF"/>
          <w:lang w:val="en-US"/>
        </w:rPr>
        <w:t>부당하게</w:t>
      </w:r>
      <w:r w:rsidR="009A1FB7"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  <w:lang w:val="en-US"/>
        </w:rPr>
        <w:t xml:space="preserve"> </w:t>
      </w:r>
      <w:r w:rsidR="009A1FB7" w:rsidRPr="00124595">
        <w:rPr>
          <w:rFonts w:ascii="Noto Sans CJK KR Regular" w:eastAsia="Noto Sans CJK KR Regular" w:hAnsi="Noto Sans CJK KR Regular" w:cs="굴림" w:hint="eastAsia"/>
          <w:color w:val="000000"/>
          <w:sz w:val="18"/>
          <w:szCs w:val="18"/>
          <w:shd w:val="clear" w:color="auto" w:fill="FFFFFF"/>
          <w:lang w:val="en-US"/>
        </w:rPr>
        <w:t>이용하여</w:t>
      </w:r>
      <w:r w:rsidR="009A1FB7"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  <w:lang w:val="en-US"/>
        </w:rPr>
        <w:t xml:space="preserve"> </w:t>
      </w:r>
      <w:r w:rsidR="009A1FB7" w:rsidRPr="00124595">
        <w:rPr>
          <w:rFonts w:ascii="Noto Sans CJK KR Regular" w:eastAsia="Noto Sans CJK KR Regular" w:hAnsi="Noto Sans CJK KR Regular" w:cs="굴림" w:hint="eastAsia"/>
          <w:color w:val="000000"/>
          <w:sz w:val="18"/>
          <w:szCs w:val="18"/>
          <w:shd w:val="clear" w:color="auto" w:fill="FFFFFF"/>
          <w:lang w:val="en-US"/>
        </w:rPr>
        <w:t>계약기간</w:t>
      </w:r>
      <w:r w:rsidR="009A1FB7"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  <w:lang w:val="en-US"/>
        </w:rPr>
        <w:t xml:space="preserve"> </w:t>
      </w:r>
      <w:r w:rsidR="009A1FB7" w:rsidRPr="00124595">
        <w:rPr>
          <w:rFonts w:ascii="Noto Sans CJK KR Regular" w:eastAsia="Noto Sans CJK KR Regular" w:hAnsi="Noto Sans CJK KR Regular" w:cs="굴림" w:hint="eastAsia"/>
          <w:color w:val="000000"/>
          <w:sz w:val="18"/>
          <w:szCs w:val="18"/>
          <w:shd w:val="clear" w:color="auto" w:fill="FFFFFF"/>
          <w:lang w:val="en-US"/>
        </w:rPr>
        <w:t>중</w:t>
      </w:r>
      <w:r w:rsidR="009A1FB7"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  <w:lang w:val="en-US"/>
        </w:rPr>
        <w:t xml:space="preserve"> </w:t>
      </w:r>
      <w:r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  <w:lang w:val="en-US"/>
        </w:rPr>
        <w:t>“DESKER MATE”</w:t>
      </w:r>
      <w:r w:rsidR="009A1FB7" w:rsidRPr="00124595">
        <w:rPr>
          <w:rFonts w:ascii="Noto Sans CJK KR Regular" w:eastAsia="Noto Sans CJK KR Regular" w:hAnsi="Noto Sans CJK KR Regular" w:cs="굴림" w:hint="eastAsia"/>
          <w:color w:val="000000"/>
          <w:sz w:val="18"/>
          <w:szCs w:val="18"/>
          <w:shd w:val="clear" w:color="auto" w:fill="FFFFFF"/>
          <w:lang w:val="en-US"/>
        </w:rPr>
        <w:t>에</w:t>
      </w:r>
      <w:r w:rsidR="009A1FB7"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  <w:lang w:val="en-US"/>
        </w:rPr>
        <w:t xml:space="preserve"> </w:t>
      </w:r>
      <w:r w:rsidR="009A1FB7" w:rsidRPr="00124595">
        <w:rPr>
          <w:rFonts w:ascii="Noto Sans CJK KR Regular" w:eastAsia="Noto Sans CJK KR Regular" w:hAnsi="Noto Sans CJK KR Regular" w:cs="굴림" w:hint="eastAsia"/>
          <w:color w:val="000000"/>
          <w:sz w:val="18"/>
          <w:szCs w:val="18"/>
          <w:shd w:val="clear" w:color="auto" w:fill="FFFFFF"/>
          <w:lang w:val="en-US"/>
        </w:rPr>
        <w:t>게</w:t>
      </w:r>
      <w:r w:rsidR="009A1FB7"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  <w:lang w:val="en-US"/>
        </w:rPr>
        <w:t xml:space="preserve"> </w:t>
      </w:r>
      <w:r w:rsidR="009A1FB7" w:rsidRPr="00124595">
        <w:rPr>
          <w:rFonts w:ascii="Noto Sans CJK KR Regular" w:eastAsia="Noto Sans CJK KR Regular" w:hAnsi="Noto Sans CJK KR Regular" w:cs="굴림" w:hint="eastAsia"/>
          <w:color w:val="000000"/>
          <w:sz w:val="18"/>
          <w:szCs w:val="18"/>
          <w:shd w:val="clear" w:color="auto" w:fill="FFFFFF"/>
          <w:lang w:val="en-US"/>
        </w:rPr>
        <w:t>불이익이</w:t>
      </w:r>
      <w:r w:rsidR="009A1FB7"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  <w:lang w:val="en-US"/>
        </w:rPr>
        <w:t xml:space="preserve"> </w:t>
      </w:r>
      <w:r w:rsidR="009A1FB7" w:rsidRPr="00124595">
        <w:rPr>
          <w:rFonts w:ascii="Noto Sans CJK KR Regular" w:eastAsia="Noto Sans CJK KR Regular" w:hAnsi="Noto Sans CJK KR Regular" w:cs="굴림" w:hint="eastAsia"/>
          <w:color w:val="000000"/>
          <w:sz w:val="18"/>
          <w:szCs w:val="18"/>
          <w:shd w:val="clear" w:color="auto" w:fill="FFFFFF"/>
          <w:lang w:val="en-US"/>
        </w:rPr>
        <w:t>되도록</w:t>
      </w:r>
      <w:r w:rsidR="009A1FB7"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  <w:lang w:val="en-US"/>
        </w:rPr>
        <w:t xml:space="preserve"> </w:t>
      </w:r>
      <w:r w:rsidR="009A1FB7" w:rsidRPr="00124595">
        <w:rPr>
          <w:rFonts w:ascii="Noto Sans CJK KR Regular" w:eastAsia="Noto Sans CJK KR Regular" w:hAnsi="Noto Sans CJK KR Regular" w:cs="굴림" w:hint="eastAsia"/>
          <w:color w:val="000000"/>
          <w:sz w:val="18"/>
          <w:szCs w:val="18"/>
          <w:shd w:val="clear" w:color="auto" w:fill="FFFFFF"/>
          <w:lang w:val="en-US"/>
        </w:rPr>
        <w:t>거래조건을</w:t>
      </w:r>
      <w:r w:rsidR="009A1FB7"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  <w:lang w:val="en-US"/>
        </w:rPr>
        <w:t xml:space="preserve"> </w:t>
      </w:r>
      <w:r w:rsidR="009A1FB7" w:rsidRPr="00124595">
        <w:rPr>
          <w:rFonts w:ascii="Noto Sans CJK KR Regular" w:eastAsia="Noto Sans CJK KR Regular" w:hAnsi="Noto Sans CJK KR Regular" w:cs="굴림" w:hint="eastAsia"/>
          <w:color w:val="000000"/>
          <w:sz w:val="18"/>
          <w:szCs w:val="18"/>
          <w:shd w:val="clear" w:color="auto" w:fill="FFFFFF"/>
          <w:lang w:val="en-US"/>
        </w:rPr>
        <w:t>설정</w:t>
      </w:r>
      <w:r w:rsidR="009A1FB7"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  <w:lang w:val="en-US"/>
        </w:rPr>
        <w:t xml:space="preserve"> </w:t>
      </w:r>
      <w:r w:rsidR="009A1FB7" w:rsidRPr="00124595">
        <w:rPr>
          <w:rFonts w:ascii="Noto Sans CJK KR Regular" w:eastAsia="Noto Sans CJK KR Regular" w:hAnsi="Noto Sans CJK KR Regular" w:cs="굴림" w:hint="eastAsia"/>
          <w:color w:val="000000"/>
          <w:sz w:val="18"/>
          <w:szCs w:val="18"/>
          <w:shd w:val="clear" w:color="auto" w:fill="FFFFFF"/>
          <w:lang w:val="en-US"/>
        </w:rPr>
        <w:t>또는</w:t>
      </w:r>
      <w:r w:rsidR="009A1FB7"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  <w:lang w:val="en-US"/>
        </w:rPr>
        <w:t xml:space="preserve"> </w:t>
      </w:r>
      <w:r w:rsidR="009A1FB7" w:rsidRPr="00124595">
        <w:rPr>
          <w:rFonts w:ascii="Noto Sans CJK KR Regular" w:eastAsia="Noto Sans CJK KR Regular" w:hAnsi="Noto Sans CJK KR Regular" w:cs="굴림" w:hint="eastAsia"/>
          <w:color w:val="000000"/>
          <w:sz w:val="18"/>
          <w:szCs w:val="18"/>
          <w:shd w:val="clear" w:color="auto" w:fill="FFFFFF"/>
          <w:lang w:val="en-US"/>
        </w:rPr>
        <w:t>변경하거나</w:t>
      </w:r>
      <w:r w:rsidR="009A1FB7"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  <w:lang w:val="en-US"/>
        </w:rPr>
        <w:t xml:space="preserve"> </w:t>
      </w:r>
      <w:r w:rsidR="009A1FB7" w:rsidRPr="00124595">
        <w:rPr>
          <w:rFonts w:ascii="Noto Sans CJK KR Regular" w:eastAsia="Noto Sans CJK KR Regular" w:hAnsi="Noto Sans CJK KR Regular" w:cs="굴림" w:hint="eastAsia"/>
          <w:color w:val="000000"/>
          <w:sz w:val="18"/>
          <w:szCs w:val="18"/>
          <w:shd w:val="clear" w:color="auto" w:fill="FFFFFF"/>
          <w:lang w:val="en-US"/>
        </w:rPr>
        <w:t>그</w:t>
      </w:r>
      <w:r w:rsidR="009A1FB7"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  <w:lang w:val="en-US"/>
        </w:rPr>
        <w:t xml:space="preserve"> </w:t>
      </w:r>
      <w:r w:rsidR="009A1FB7" w:rsidRPr="00124595">
        <w:rPr>
          <w:rFonts w:ascii="Noto Sans CJK KR Regular" w:eastAsia="Noto Sans CJK KR Regular" w:hAnsi="Noto Sans CJK KR Regular" w:cs="굴림" w:hint="eastAsia"/>
          <w:color w:val="000000"/>
          <w:sz w:val="18"/>
          <w:szCs w:val="18"/>
          <w:shd w:val="clear" w:color="auto" w:fill="FFFFFF"/>
          <w:lang w:val="en-US"/>
        </w:rPr>
        <w:t>이행과정에서</w:t>
      </w:r>
      <w:r w:rsidR="009A1FB7"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  <w:lang w:val="en-US"/>
        </w:rPr>
        <w:t xml:space="preserve"> </w:t>
      </w:r>
      <w:r w:rsidR="009A1FB7" w:rsidRPr="00124595">
        <w:rPr>
          <w:rFonts w:ascii="Noto Sans CJK KR Regular" w:eastAsia="Noto Sans CJK KR Regular" w:hAnsi="Noto Sans CJK KR Regular" w:cs="굴림" w:hint="eastAsia"/>
          <w:color w:val="000000"/>
          <w:sz w:val="18"/>
          <w:szCs w:val="18"/>
          <w:shd w:val="clear" w:color="auto" w:fill="FFFFFF"/>
          <w:lang w:val="en-US"/>
        </w:rPr>
        <w:t>불이익을</w:t>
      </w:r>
      <w:r w:rsidR="009A1FB7"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  <w:lang w:val="en-US"/>
        </w:rPr>
        <w:t xml:space="preserve"> </w:t>
      </w:r>
      <w:r w:rsidR="009A1FB7" w:rsidRPr="00124595">
        <w:rPr>
          <w:rFonts w:ascii="Noto Sans CJK KR Regular" w:eastAsia="Noto Sans CJK KR Regular" w:hAnsi="Noto Sans CJK KR Regular" w:cs="굴림" w:hint="eastAsia"/>
          <w:color w:val="000000"/>
          <w:sz w:val="18"/>
          <w:szCs w:val="18"/>
          <w:shd w:val="clear" w:color="auto" w:fill="FFFFFF"/>
          <w:lang w:val="en-US"/>
        </w:rPr>
        <w:t>주는</w:t>
      </w:r>
      <w:r w:rsidR="009A1FB7"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  <w:lang w:val="en-US"/>
        </w:rPr>
        <w:t xml:space="preserve"> </w:t>
      </w:r>
      <w:r w:rsidR="009A1FB7" w:rsidRPr="00124595">
        <w:rPr>
          <w:rFonts w:ascii="Noto Sans CJK KR Regular" w:eastAsia="Noto Sans CJK KR Regular" w:hAnsi="Noto Sans CJK KR Regular" w:cs="굴림" w:hint="eastAsia"/>
          <w:color w:val="000000"/>
          <w:sz w:val="18"/>
          <w:szCs w:val="18"/>
          <w:shd w:val="clear" w:color="auto" w:fill="FFFFFF"/>
          <w:lang w:val="en-US"/>
        </w:rPr>
        <w:t>행위를</w:t>
      </w:r>
      <w:r w:rsidR="009A1FB7"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  <w:lang w:val="en-US"/>
        </w:rPr>
        <w:t xml:space="preserve"> </w:t>
      </w:r>
      <w:r w:rsidR="009A1FB7" w:rsidRPr="00124595">
        <w:rPr>
          <w:rFonts w:ascii="Noto Sans CJK KR Regular" w:eastAsia="Noto Sans CJK KR Regular" w:hAnsi="Noto Sans CJK KR Regular" w:cs="굴림" w:hint="eastAsia"/>
          <w:color w:val="000000"/>
          <w:sz w:val="18"/>
          <w:szCs w:val="18"/>
          <w:shd w:val="clear" w:color="auto" w:fill="FFFFFF"/>
          <w:lang w:val="en-US"/>
        </w:rPr>
        <w:t>하여서는</w:t>
      </w:r>
      <w:r w:rsidR="009A1FB7"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  <w:lang w:val="en-US"/>
        </w:rPr>
        <w:t xml:space="preserve"> </w:t>
      </w:r>
      <w:r w:rsidR="009A1FB7" w:rsidRPr="00124595">
        <w:rPr>
          <w:rFonts w:ascii="Noto Sans CJK KR Regular" w:eastAsia="Noto Sans CJK KR Regular" w:hAnsi="Noto Sans CJK KR Regular" w:cs="굴림" w:hint="eastAsia"/>
          <w:color w:val="000000"/>
          <w:sz w:val="18"/>
          <w:szCs w:val="18"/>
          <w:shd w:val="clear" w:color="auto" w:fill="FFFFFF"/>
          <w:lang w:val="en-US"/>
        </w:rPr>
        <w:t>아니</w:t>
      </w:r>
      <w:r w:rsidR="009A1FB7"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  <w:lang w:val="en-US"/>
        </w:rPr>
        <w:t xml:space="preserve"> </w:t>
      </w:r>
      <w:r w:rsidR="009A1FB7" w:rsidRPr="00124595">
        <w:rPr>
          <w:rFonts w:ascii="Noto Sans CJK KR Regular" w:eastAsia="Noto Sans CJK KR Regular" w:hAnsi="Noto Sans CJK KR Regular" w:cs="굴림" w:hint="eastAsia"/>
          <w:color w:val="000000"/>
          <w:sz w:val="18"/>
          <w:szCs w:val="18"/>
          <w:shd w:val="clear" w:color="auto" w:fill="FFFFFF"/>
          <w:lang w:val="en-US"/>
        </w:rPr>
        <w:t>된다</w:t>
      </w:r>
      <w:r w:rsidR="009A1FB7"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  <w:lang w:val="en-US"/>
        </w:rPr>
        <w:t>.</w:t>
      </w:r>
    </w:p>
    <w:p w14:paraId="1BE0C806" w14:textId="76CE52D3" w:rsidR="003908E0" w:rsidRPr="00124595" w:rsidRDefault="00881E38" w:rsidP="00124595">
      <w:pPr>
        <w:pStyle w:val="ab"/>
        <w:numPr>
          <w:ilvl w:val="0"/>
          <w:numId w:val="58"/>
        </w:numPr>
        <w:spacing w:before="240" w:after="240"/>
        <w:ind w:leftChars="0"/>
        <w:rPr>
          <w:rFonts w:ascii="Noto Sans CJK KR Regular" w:eastAsia="Noto Sans CJK KR Regular" w:hAnsi="Noto Sans CJK KR Regular" w:cs="굴림"/>
          <w:color w:val="000000"/>
          <w:sz w:val="18"/>
          <w:szCs w:val="18"/>
          <w:lang w:val="en-US"/>
        </w:rPr>
      </w:pPr>
      <w:r w:rsidRPr="00124595">
        <w:rPr>
          <w:rFonts w:ascii="Noto Sans CJK KR Regular" w:eastAsia="Noto Sans CJK KR Regular" w:hAnsi="Noto Sans CJK KR Regular" w:cs="굴림" w:hint="eastAsia"/>
          <w:color w:val="000000"/>
          <w:sz w:val="18"/>
          <w:szCs w:val="18"/>
          <w:shd w:val="clear" w:color="auto" w:fill="FFFFFF"/>
          <w:lang w:val="en-US"/>
        </w:rPr>
        <w:t>“</w:t>
      </w:r>
      <w:r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  <w:lang w:val="en-US"/>
        </w:rPr>
        <w:t>(주)</w:t>
      </w:r>
      <w:proofErr w:type="spellStart"/>
      <w:r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  <w:lang w:val="en-US"/>
        </w:rPr>
        <w:t>일룸</w:t>
      </w:r>
      <w:proofErr w:type="spellEnd"/>
      <w:r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  <w:lang w:val="en-US"/>
        </w:rPr>
        <w:t xml:space="preserve"> </w:t>
      </w:r>
      <w:proofErr w:type="spellStart"/>
      <w:r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  <w:lang w:val="en-US"/>
        </w:rPr>
        <w:t>DESKER</w:t>
      </w:r>
      <w:r w:rsidRPr="00124595">
        <w:rPr>
          <w:rFonts w:ascii="Noto Sans CJK KR Regular" w:eastAsia="Noto Sans CJK KR Regular" w:hAnsi="Noto Sans CJK KR Regular" w:cs="굴림" w:hint="eastAsia"/>
          <w:color w:val="000000"/>
          <w:sz w:val="18"/>
          <w:szCs w:val="18"/>
          <w:shd w:val="clear" w:color="auto" w:fill="FFFFFF"/>
          <w:lang w:val="en-US"/>
        </w:rPr>
        <w:t>”</w:t>
      </w:r>
      <w:r w:rsidR="009A1FB7" w:rsidRPr="00124595">
        <w:rPr>
          <w:rFonts w:ascii="Noto Sans CJK KR Regular" w:eastAsia="Noto Sans CJK KR Regular" w:hAnsi="Noto Sans CJK KR Regular" w:cs="굴림" w:hint="eastAsia"/>
          <w:color w:val="000000"/>
          <w:sz w:val="18"/>
          <w:szCs w:val="18"/>
          <w:shd w:val="clear" w:color="auto" w:fill="FFFFFF"/>
          <w:lang w:val="en-US"/>
        </w:rPr>
        <w:t>는</w:t>
      </w:r>
      <w:proofErr w:type="spellEnd"/>
      <w:r w:rsidR="009A1FB7"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  <w:lang w:val="en-US"/>
        </w:rPr>
        <w:t xml:space="preserve"> </w:t>
      </w:r>
      <w:r w:rsidR="009A1FB7" w:rsidRPr="00124595">
        <w:rPr>
          <w:rFonts w:ascii="Noto Sans CJK KR Regular" w:eastAsia="Noto Sans CJK KR Regular" w:hAnsi="Noto Sans CJK KR Regular" w:cs="굴림" w:hint="eastAsia"/>
          <w:color w:val="000000"/>
          <w:sz w:val="18"/>
          <w:szCs w:val="18"/>
          <w:shd w:val="clear" w:color="auto" w:fill="FFFFFF"/>
          <w:lang w:val="en-US"/>
        </w:rPr>
        <w:t>자기의</w:t>
      </w:r>
      <w:r w:rsidR="009A1FB7"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  <w:lang w:val="en-US"/>
        </w:rPr>
        <w:t xml:space="preserve"> </w:t>
      </w:r>
      <w:r w:rsidR="009A1FB7" w:rsidRPr="00124595">
        <w:rPr>
          <w:rFonts w:ascii="Noto Sans CJK KR Regular" w:eastAsia="Noto Sans CJK KR Regular" w:hAnsi="Noto Sans CJK KR Regular" w:cs="굴림" w:hint="eastAsia"/>
          <w:color w:val="000000"/>
          <w:sz w:val="18"/>
          <w:szCs w:val="18"/>
          <w:shd w:val="clear" w:color="auto" w:fill="FFFFFF"/>
          <w:lang w:val="en-US"/>
        </w:rPr>
        <w:t>거래상의</w:t>
      </w:r>
      <w:r w:rsidR="009A1FB7"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  <w:lang w:val="en-US"/>
        </w:rPr>
        <w:t xml:space="preserve"> </w:t>
      </w:r>
      <w:r w:rsidR="009A1FB7" w:rsidRPr="00124595">
        <w:rPr>
          <w:rFonts w:ascii="Noto Sans CJK KR Regular" w:eastAsia="Noto Sans CJK KR Regular" w:hAnsi="Noto Sans CJK KR Regular" w:cs="굴림" w:hint="eastAsia"/>
          <w:color w:val="000000"/>
          <w:sz w:val="18"/>
          <w:szCs w:val="18"/>
          <w:shd w:val="clear" w:color="auto" w:fill="FFFFFF"/>
          <w:lang w:val="en-US"/>
        </w:rPr>
        <w:t>지위를</w:t>
      </w:r>
      <w:r w:rsidR="009A1FB7"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  <w:lang w:val="en-US"/>
        </w:rPr>
        <w:t xml:space="preserve"> </w:t>
      </w:r>
      <w:r w:rsidR="009A1FB7" w:rsidRPr="00124595">
        <w:rPr>
          <w:rFonts w:ascii="Noto Sans CJK KR Regular" w:eastAsia="Noto Sans CJK KR Regular" w:hAnsi="Noto Sans CJK KR Regular" w:cs="굴림" w:hint="eastAsia"/>
          <w:color w:val="000000"/>
          <w:sz w:val="18"/>
          <w:szCs w:val="18"/>
          <w:shd w:val="clear" w:color="auto" w:fill="FFFFFF"/>
          <w:lang w:val="en-US"/>
        </w:rPr>
        <w:t>부당하게</w:t>
      </w:r>
      <w:r w:rsidR="009A1FB7"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  <w:lang w:val="en-US"/>
        </w:rPr>
        <w:t xml:space="preserve"> </w:t>
      </w:r>
      <w:r w:rsidR="009A1FB7" w:rsidRPr="00124595">
        <w:rPr>
          <w:rFonts w:ascii="Noto Sans CJK KR Regular" w:eastAsia="Noto Sans CJK KR Regular" w:hAnsi="Noto Sans CJK KR Regular" w:cs="굴림" w:hint="eastAsia"/>
          <w:color w:val="000000"/>
          <w:sz w:val="18"/>
          <w:szCs w:val="18"/>
          <w:shd w:val="clear" w:color="auto" w:fill="FFFFFF"/>
          <w:lang w:val="en-US"/>
        </w:rPr>
        <w:t>이용하여</w:t>
      </w:r>
      <w:r w:rsidR="009A1FB7"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  <w:lang w:val="en-US"/>
        </w:rPr>
        <w:t xml:space="preserve"> </w:t>
      </w:r>
      <w:r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  <w:lang w:val="en-US"/>
        </w:rPr>
        <w:t>“DESKER MATE”</w:t>
      </w:r>
      <w:r w:rsidR="009A1FB7" w:rsidRPr="00124595">
        <w:rPr>
          <w:rFonts w:ascii="Noto Sans CJK KR Regular" w:eastAsia="Noto Sans CJK KR Regular" w:hAnsi="Noto Sans CJK KR Regular" w:cs="굴림" w:hint="eastAsia"/>
          <w:color w:val="000000"/>
          <w:sz w:val="18"/>
          <w:szCs w:val="18"/>
          <w:shd w:val="clear" w:color="auto" w:fill="FFFFFF"/>
          <w:lang w:val="en-US"/>
        </w:rPr>
        <w:t>의</w:t>
      </w:r>
      <w:r w:rsidR="009A1FB7"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  <w:lang w:val="en-US"/>
        </w:rPr>
        <w:t xml:space="preserve"> </w:t>
      </w:r>
      <w:r w:rsidR="009A1FB7" w:rsidRPr="00124595">
        <w:rPr>
          <w:rFonts w:ascii="Noto Sans CJK KR Regular" w:eastAsia="Noto Sans CJK KR Regular" w:hAnsi="Noto Sans CJK KR Regular" w:cs="굴림" w:hint="eastAsia"/>
          <w:color w:val="000000"/>
          <w:sz w:val="18"/>
          <w:szCs w:val="18"/>
          <w:shd w:val="clear" w:color="auto" w:fill="FFFFFF"/>
          <w:lang w:val="en-US"/>
        </w:rPr>
        <w:t>경영활동을</w:t>
      </w:r>
      <w:r w:rsidR="009A1FB7"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  <w:lang w:val="en-US"/>
        </w:rPr>
        <w:t xml:space="preserve"> </w:t>
      </w:r>
      <w:r w:rsidR="009A1FB7" w:rsidRPr="00124595">
        <w:rPr>
          <w:rFonts w:ascii="Noto Sans CJK KR Regular" w:eastAsia="Noto Sans CJK KR Regular" w:hAnsi="Noto Sans CJK KR Regular" w:cs="굴림" w:hint="eastAsia"/>
          <w:color w:val="000000"/>
          <w:sz w:val="18"/>
          <w:szCs w:val="18"/>
          <w:shd w:val="clear" w:color="auto" w:fill="FFFFFF"/>
          <w:lang w:val="en-US"/>
        </w:rPr>
        <w:t>간섭하는</w:t>
      </w:r>
      <w:r w:rsidR="009A1FB7"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  <w:lang w:val="en-US"/>
        </w:rPr>
        <w:t xml:space="preserve"> </w:t>
      </w:r>
      <w:r w:rsidR="009A1FB7" w:rsidRPr="00124595">
        <w:rPr>
          <w:rFonts w:ascii="Noto Sans CJK KR Regular" w:eastAsia="Noto Sans CJK KR Regular" w:hAnsi="Noto Sans CJK KR Regular" w:cs="굴림" w:hint="eastAsia"/>
          <w:color w:val="000000"/>
          <w:sz w:val="18"/>
          <w:szCs w:val="18"/>
          <w:shd w:val="clear" w:color="auto" w:fill="FFFFFF"/>
          <w:lang w:val="en-US"/>
        </w:rPr>
        <w:t>행위를</w:t>
      </w:r>
      <w:r w:rsidR="009A1FB7"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  <w:lang w:val="en-US"/>
        </w:rPr>
        <w:t xml:space="preserve"> </w:t>
      </w:r>
      <w:r w:rsidR="009A1FB7" w:rsidRPr="00124595">
        <w:rPr>
          <w:rFonts w:ascii="Noto Sans CJK KR Regular" w:eastAsia="Noto Sans CJK KR Regular" w:hAnsi="Noto Sans CJK KR Regular" w:cs="굴림" w:hint="eastAsia"/>
          <w:color w:val="000000"/>
          <w:sz w:val="18"/>
          <w:szCs w:val="18"/>
          <w:shd w:val="clear" w:color="auto" w:fill="FFFFFF"/>
          <w:lang w:val="en-US"/>
        </w:rPr>
        <w:t>하여서는</w:t>
      </w:r>
      <w:r w:rsidR="009A1FB7"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  <w:lang w:val="en-US"/>
        </w:rPr>
        <w:t xml:space="preserve"> </w:t>
      </w:r>
      <w:r w:rsidR="009A1FB7" w:rsidRPr="00124595">
        <w:rPr>
          <w:rFonts w:ascii="Noto Sans CJK KR Regular" w:eastAsia="Noto Sans CJK KR Regular" w:hAnsi="Noto Sans CJK KR Regular" w:cs="굴림" w:hint="eastAsia"/>
          <w:color w:val="000000"/>
          <w:sz w:val="18"/>
          <w:szCs w:val="18"/>
          <w:shd w:val="clear" w:color="auto" w:fill="FFFFFF"/>
          <w:lang w:val="en-US"/>
        </w:rPr>
        <w:t>아니</w:t>
      </w:r>
      <w:r w:rsidR="009A1FB7"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  <w:lang w:val="en-US"/>
        </w:rPr>
        <w:t xml:space="preserve"> </w:t>
      </w:r>
      <w:r w:rsidR="009A1FB7" w:rsidRPr="00124595">
        <w:rPr>
          <w:rFonts w:ascii="Noto Sans CJK KR Regular" w:eastAsia="Noto Sans CJK KR Regular" w:hAnsi="Noto Sans CJK KR Regular" w:cs="굴림" w:hint="eastAsia"/>
          <w:color w:val="000000"/>
          <w:sz w:val="18"/>
          <w:szCs w:val="18"/>
          <w:shd w:val="clear" w:color="auto" w:fill="FFFFFF"/>
          <w:lang w:val="en-US"/>
        </w:rPr>
        <w:t>된다</w:t>
      </w:r>
      <w:r w:rsidR="009A1FB7"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  <w:lang w:val="en-US"/>
        </w:rPr>
        <w:t>.</w:t>
      </w:r>
    </w:p>
    <w:p w14:paraId="10485A26" w14:textId="644C5E83" w:rsidR="003908E0" w:rsidRPr="00124595" w:rsidRDefault="00881E38" w:rsidP="00124595">
      <w:pPr>
        <w:pStyle w:val="ab"/>
        <w:numPr>
          <w:ilvl w:val="0"/>
          <w:numId w:val="58"/>
        </w:numPr>
        <w:spacing w:before="240" w:after="240"/>
        <w:ind w:leftChars="0"/>
        <w:rPr>
          <w:rFonts w:ascii="Noto Sans CJK KR Regular" w:eastAsia="Noto Sans CJK KR Regular" w:hAnsi="Noto Sans CJK KR Regular" w:cs="굴림"/>
          <w:color w:val="000000"/>
          <w:sz w:val="18"/>
          <w:szCs w:val="18"/>
          <w:lang w:val="en-US"/>
        </w:rPr>
      </w:pPr>
      <w:r w:rsidRPr="00124595">
        <w:rPr>
          <w:rFonts w:ascii="Noto Sans CJK KR Regular" w:eastAsia="Noto Sans CJK KR Regular" w:hAnsi="Noto Sans CJK KR Regular" w:cs="굴림" w:hint="eastAsia"/>
          <w:color w:val="000000"/>
          <w:sz w:val="18"/>
          <w:szCs w:val="18"/>
          <w:shd w:val="clear" w:color="auto" w:fill="FFFFFF"/>
          <w:lang w:val="en-US"/>
        </w:rPr>
        <w:t>“</w:t>
      </w:r>
      <w:r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  <w:lang w:val="en-US"/>
        </w:rPr>
        <w:t>(주)</w:t>
      </w:r>
      <w:proofErr w:type="spellStart"/>
      <w:r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  <w:lang w:val="en-US"/>
        </w:rPr>
        <w:t>일룸</w:t>
      </w:r>
      <w:proofErr w:type="spellEnd"/>
      <w:r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  <w:lang w:val="en-US"/>
        </w:rPr>
        <w:t xml:space="preserve"> </w:t>
      </w:r>
      <w:proofErr w:type="spellStart"/>
      <w:r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  <w:lang w:val="en-US"/>
        </w:rPr>
        <w:t>DESKER</w:t>
      </w:r>
      <w:r w:rsidRPr="00124595">
        <w:rPr>
          <w:rFonts w:ascii="Noto Sans CJK KR Regular" w:eastAsia="Noto Sans CJK KR Regular" w:hAnsi="Noto Sans CJK KR Regular" w:cs="굴림" w:hint="eastAsia"/>
          <w:color w:val="000000"/>
          <w:sz w:val="18"/>
          <w:szCs w:val="18"/>
          <w:shd w:val="clear" w:color="auto" w:fill="FFFFFF"/>
          <w:lang w:val="en-US"/>
        </w:rPr>
        <w:t>”</w:t>
      </w:r>
      <w:r w:rsidR="009A1FB7" w:rsidRPr="00124595">
        <w:rPr>
          <w:rFonts w:ascii="Noto Sans CJK KR Regular" w:eastAsia="Noto Sans CJK KR Regular" w:hAnsi="Noto Sans CJK KR Regular" w:cs="굴림" w:hint="eastAsia"/>
          <w:color w:val="000000"/>
          <w:sz w:val="18"/>
          <w:szCs w:val="18"/>
          <w:shd w:val="clear" w:color="auto" w:fill="FFFFFF"/>
          <w:lang w:val="en-US"/>
        </w:rPr>
        <w:t>는</w:t>
      </w:r>
      <w:proofErr w:type="spellEnd"/>
      <w:r w:rsidR="009A1FB7"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  <w:lang w:val="en-US"/>
        </w:rPr>
        <w:t xml:space="preserve"> </w:t>
      </w:r>
      <w:r w:rsidR="009A1FB7" w:rsidRPr="00124595">
        <w:rPr>
          <w:rFonts w:ascii="Noto Sans CJK KR Regular" w:eastAsia="Noto Sans CJK KR Regular" w:hAnsi="Noto Sans CJK KR Regular" w:cs="굴림" w:hint="eastAsia"/>
          <w:color w:val="000000"/>
          <w:sz w:val="18"/>
          <w:szCs w:val="18"/>
          <w:shd w:val="clear" w:color="auto" w:fill="FFFFFF"/>
          <w:lang w:val="en-US"/>
        </w:rPr>
        <w:t>자기의</w:t>
      </w:r>
      <w:r w:rsidR="009A1FB7"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  <w:lang w:val="en-US"/>
        </w:rPr>
        <w:t xml:space="preserve"> </w:t>
      </w:r>
      <w:r w:rsidR="009A1FB7" w:rsidRPr="00124595">
        <w:rPr>
          <w:rFonts w:ascii="Noto Sans CJK KR Regular" w:eastAsia="Noto Sans CJK KR Regular" w:hAnsi="Noto Sans CJK KR Regular" w:cs="굴림" w:hint="eastAsia"/>
          <w:color w:val="000000"/>
          <w:sz w:val="18"/>
          <w:szCs w:val="18"/>
          <w:shd w:val="clear" w:color="auto" w:fill="FFFFFF"/>
          <w:lang w:val="en-US"/>
        </w:rPr>
        <w:t>거래상의</w:t>
      </w:r>
      <w:r w:rsidR="009A1FB7"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  <w:lang w:val="en-US"/>
        </w:rPr>
        <w:t xml:space="preserve"> </w:t>
      </w:r>
      <w:r w:rsidR="009A1FB7" w:rsidRPr="00124595">
        <w:rPr>
          <w:rFonts w:ascii="Noto Sans CJK KR Regular" w:eastAsia="Noto Sans CJK KR Regular" w:hAnsi="Noto Sans CJK KR Regular" w:cs="굴림" w:hint="eastAsia"/>
          <w:color w:val="000000"/>
          <w:sz w:val="18"/>
          <w:szCs w:val="18"/>
          <w:shd w:val="clear" w:color="auto" w:fill="FFFFFF"/>
          <w:lang w:val="en-US"/>
        </w:rPr>
        <w:t>지위를</w:t>
      </w:r>
      <w:r w:rsidR="009A1FB7"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  <w:lang w:val="en-US"/>
        </w:rPr>
        <w:t xml:space="preserve"> </w:t>
      </w:r>
      <w:r w:rsidR="009A1FB7" w:rsidRPr="00124595">
        <w:rPr>
          <w:rFonts w:ascii="Noto Sans CJK KR Regular" w:eastAsia="Noto Sans CJK KR Regular" w:hAnsi="Noto Sans CJK KR Regular" w:cs="굴림" w:hint="eastAsia"/>
          <w:color w:val="000000"/>
          <w:sz w:val="18"/>
          <w:szCs w:val="18"/>
          <w:shd w:val="clear" w:color="auto" w:fill="FFFFFF"/>
          <w:lang w:val="en-US"/>
        </w:rPr>
        <w:t>부당하게</w:t>
      </w:r>
      <w:r w:rsidR="009A1FB7"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  <w:lang w:val="en-US"/>
        </w:rPr>
        <w:t xml:space="preserve"> </w:t>
      </w:r>
      <w:r w:rsidR="009A1FB7" w:rsidRPr="00124595">
        <w:rPr>
          <w:rFonts w:ascii="Noto Sans CJK KR Regular" w:eastAsia="Noto Sans CJK KR Regular" w:hAnsi="Noto Sans CJK KR Regular" w:cs="굴림" w:hint="eastAsia"/>
          <w:color w:val="000000"/>
          <w:sz w:val="18"/>
          <w:szCs w:val="18"/>
          <w:shd w:val="clear" w:color="auto" w:fill="FFFFFF"/>
          <w:lang w:val="en-US"/>
        </w:rPr>
        <w:t>이용하여</w:t>
      </w:r>
      <w:r w:rsidR="009A1FB7"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  <w:lang w:val="en-US"/>
        </w:rPr>
        <w:t xml:space="preserve"> </w:t>
      </w:r>
      <w:r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  <w:lang w:val="en-US"/>
        </w:rPr>
        <w:t>“DESKER MATE”</w:t>
      </w:r>
      <w:r w:rsidR="009A1FB7" w:rsidRPr="00124595">
        <w:rPr>
          <w:rFonts w:ascii="Noto Sans CJK KR Regular" w:eastAsia="Noto Sans CJK KR Regular" w:hAnsi="Noto Sans CJK KR Regular" w:cs="굴림" w:hint="eastAsia"/>
          <w:color w:val="000000"/>
          <w:sz w:val="18"/>
          <w:szCs w:val="18"/>
          <w:shd w:val="clear" w:color="auto" w:fill="FFFFFF"/>
          <w:lang w:val="en-US"/>
        </w:rPr>
        <w:t>이</w:t>
      </w:r>
      <w:r w:rsidR="009A1FB7"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  <w:lang w:val="en-US"/>
        </w:rPr>
        <w:t xml:space="preserve"> </w:t>
      </w:r>
      <w:r w:rsidR="009A1FB7" w:rsidRPr="00124595">
        <w:rPr>
          <w:rFonts w:ascii="Noto Sans CJK KR Regular" w:eastAsia="Noto Sans CJK KR Regular" w:hAnsi="Noto Sans CJK KR Regular" w:cs="굴림" w:hint="eastAsia"/>
          <w:color w:val="000000"/>
          <w:sz w:val="18"/>
          <w:szCs w:val="18"/>
          <w:shd w:val="clear" w:color="auto" w:fill="FFFFFF"/>
          <w:lang w:val="en-US"/>
        </w:rPr>
        <w:t>주문한</w:t>
      </w:r>
      <w:r w:rsidR="009A1FB7"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  <w:lang w:val="en-US"/>
        </w:rPr>
        <w:t xml:space="preserve"> </w:t>
      </w:r>
      <w:r w:rsidR="009A1FB7" w:rsidRPr="00124595">
        <w:rPr>
          <w:rFonts w:ascii="Noto Sans CJK KR Regular" w:eastAsia="Noto Sans CJK KR Regular" w:hAnsi="Noto Sans CJK KR Regular" w:cs="굴림" w:hint="eastAsia"/>
          <w:color w:val="000000"/>
          <w:sz w:val="18"/>
          <w:szCs w:val="18"/>
          <w:shd w:val="clear" w:color="auto" w:fill="FFFFFF"/>
          <w:lang w:val="en-US"/>
        </w:rPr>
        <w:t>상품의</w:t>
      </w:r>
      <w:r w:rsidR="009A1FB7"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  <w:lang w:val="en-US"/>
        </w:rPr>
        <w:t xml:space="preserve"> </w:t>
      </w:r>
      <w:r w:rsidR="009A1FB7" w:rsidRPr="00124595">
        <w:rPr>
          <w:rFonts w:ascii="Noto Sans CJK KR Regular" w:eastAsia="Noto Sans CJK KR Regular" w:hAnsi="Noto Sans CJK KR Regular" w:cs="굴림" w:hint="eastAsia"/>
          <w:color w:val="000000"/>
          <w:sz w:val="18"/>
          <w:szCs w:val="18"/>
          <w:shd w:val="clear" w:color="auto" w:fill="FFFFFF"/>
          <w:lang w:val="en-US"/>
        </w:rPr>
        <w:t>종류나</w:t>
      </w:r>
      <w:r w:rsidR="009A1FB7"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  <w:lang w:val="en-US"/>
        </w:rPr>
        <w:t xml:space="preserve"> </w:t>
      </w:r>
      <w:r w:rsidR="009A1FB7" w:rsidRPr="00124595">
        <w:rPr>
          <w:rFonts w:ascii="Noto Sans CJK KR Regular" w:eastAsia="Noto Sans CJK KR Regular" w:hAnsi="Noto Sans CJK KR Regular" w:cs="굴림" w:hint="eastAsia"/>
          <w:color w:val="000000"/>
          <w:sz w:val="18"/>
          <w:szCs w:val="18"/>
          <w:shd w:val="clear" w:color="auto" w:fill="FFFFFF"/>
          <w:lang w:val="en-US"/>
        </w:rPr>
        <w:t>수량</w:t>
      </w:r>
      <w:r w:rsidR="009A1FB7"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  <w:lang w:val="en-US"/>
        </w:rPr>
        <w:t xml:space="preserve"> </w:t>
      </w:r>
      <w:r w:rsidR="009A1FB7" w:rsidRPr="00124595">
        <w:rPr>
          <w:rFonts w:ascii="Noto Sans CJK KR Regular" w:eastAsia="Noto Sans CJK KR Regular" w:hAnsi="Noto Sans CJK KR Regular" w:cs="굴림" w:hint="eastAsia"/>
          <w:color w:val="000000"/>
          <w:sz w:val="18"/>
          <w:szCs w:val="18"/>
          <w:shd w:val="clear" w:color="auto" w:fill="FFFFFF"/>
          <w:lang w:val="en-US"/>
        </w:rPr>
        <w:t>등</w:t>
      </w:r>
      <w:r w:rsidR="009A1FB7"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  <w:lang w:val="en-US"/>
        </w:rPr>
        <w:t xml:space="preserve"> </w:t>
      </w:r>
      <w:r w:rsidR="009A1FB7" w:rsidRPr="00124595">
        <w:rPr>
          <w:rFonts w:ascii="Noto Sans CJK KR Regular" w:eastAsia="Noto Sans CJK KR Regular" w:hAnsi="Noto Sans CJK KR Regular" w:cs="굴림" w:hint="eastAsia"/>
          <w:color w:val="000000"/>
          <w:sz w:val="18"/>
          <w:szCs w:val="18"/>
          <w:shd w:val="clear" w:color="auto" w:fill="FFFFFF"/>
          <w:lang w:val="en-US"/>
        </w:rPr>
        <w:t>주문내역</w:t>
      </w:r>
      <w:r w:rsidR="009A1FB7"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  <w:lang w:val="en-US"/>
        </w:rPr>
        <w:t xml:space="preserve"> </w:t>
      </w:r>
      <w:r w:rsidR="009A1FB7" w:rsidRPr="00124595">
        <w:rPr>
          <w:rFonts w:ascii="Noto Sans CJK KR Regular" w:eastAsia="Noto Sans CJK KR Regular" w:hAnsi="Noto Sans CJK KR Regular" w:cs="굴림" w:hint="eastAsia"/>
          <w:color w:val="000000"/>
          <w:sz w:val="18"/>
          <w:szCs w:val="18"/>
          <w:shd w:val="clear" w:color="auto" w:fill="FFFFFF"/>
          <w:lang w:val="en-US"/>
        </w:rPr>
        <w:t>및</w:t>
      </w:r>
      <w:r w:rsidR="009A1FB7"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  <w:lang w:val="en-US"/>
        </w:rPr>
        <w:t xml:space="preserve"> </w:t>
      </w:r>
      <w:r w:rsidR="009A1FB7" w:rsidRPr="00124595">
        <w:rPr>
          <w:rFonts w:ascii="Noto Sans CJK KR Regular" w:eastAsia="Noto Sans CJK KR Regular" w:hAnsi="Noto Sans CJK KR Regular" w:cs="굴림" w:hint="eastAsia"/>
          <w:color w:val="000000"/>
          <w:sz w:val="18"/>
          <w:szCs w:val="18"/>
          <w:shd w:val="clear" w:color="auto" w:fill="FFFFFF"/>
          <w:lang w:val="en-US"/>
        </w:rPr>
        <w:t>판매장려금</w:t>
      </w:r>
      <w:r w:rsidR="009A1FB7"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  <w:lang w:val="en-US"/>
        </w:rPr>
        <w:t xml:space="preserve"> </w:t>
      </w:r>
      <w:r w:rsidR="009A1FB7" w:rsidRPr="00124595">
        <w:rPr>
          <w:rFonts w:ascii="Noto Sans CJK KR Regular" w:eastAsia="Noto Sans CJK KR Regular" w:hAnsi="Noto Sans CJK KR Regular" w:cs="굴림" w:hint="eastAsia"/>
          <w:color w:val="000000"/>
          <w:sz w:val="18"/>
          <w:szCs w:val="18"/>
          <w:shd w:val="clear" w:color="auto" w:fill="FFFFFF"/>
          <w:lang w:val="en-US"/>
        </w:rPr>
        <w:t>등의</w:t>
      </w:r>
      <w:r w:rsidR="009A1FB7"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  <w:lang w:val="en-US"/>
        </w:rPr>
        <w:t xml:space="preserve"> </w:t>
      </w:r>
      <w:r w:rsidR="009A1FB7" w:rsidRPr="00124595">
        <w:rPr>
          <w:rFonts w:ascii="Noto Sans CJK KR Regular" w:eastAsia="Noto Sans CJK KR Regular" w:hAnsi="Noto Sans CJK KR Regular" w:cs="굴림" w:hint="eastAsia"/>
          <w:color w:val="000000"/>
          <w:sz w:val="18"/>
          <w:szCs w:val="18"/>
          <w:shd w:val="clear" w:color="auto" w:fill="FFFFFF"/>
          <w:lang w:val="en-US"/>
        </w:rPr>
        <w:t>지급내역</w:t>
      </w:r>
      <w:r w:rsidR="009A1FB7"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  <w:lang w:val="en-US"/>
        </w:rPr>
        <w:t xml:space="preserve"> </w:t>
      </w:r>
      <w:r w:rsidR="009A1FB7" w:rsidRPr="00124595">
        <w:rPr>
          <w:rFonts w:ascii="Noto Sans CJK KR Regular" w:eastAsia="Noto Sans CJK KR Regular" w:hAnsi="Noto Sans CJK KR Regular" w:cs="굴림" w:hint="eastAsia"/>
          <w:color w:val="000000"/>
          <w:sz w:val="18"/>
          <w:szCs w:val="18"/>
          <w:shd w:val="clear" w:color="auto" w:fill="FFFFFF"/>
          <w:lang w:val="en-US"/>
        </w:rPr>
        <w:t>근거</w:t>
      </w:r>
      <w:r w:rsidR="009A1FB7"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  <w:lang w:val="en-US"/>
        </w:rPr>
        <w:t xml:space="preserve"> </w:t>
      </w:r>
      <w:r w:rsidR="009A1FB7" w:rsidRPr="00124595">
        <w:rPr>
          <w:rFonts w:ascii="Noto Sans CJK KR Regular" w:eastAsia="Noto Sans CJK KR Regular" w:hAnsi="Noto Sans CJK KR Regular" w:cs="굴림" w:hint="eastAsia"/>
          <w:color w:val="000000"/>
          <w:sz w:val="18"/>
          <w:szCs w:val="18"/>
          <w:shd w:val="clear" w:color="auto" w:fill="FFFFFF"/>
          <w:lang w:val="en-US"/>
        </w:rPr>
        <w:t>자료의</w:t>
      </w:r>
      <w:r w:rsidR="009A1FB7"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  <w:lang w:val="en-US"/>
        </w:rPr>
        <w:t xml:space="preserve"> </w:t>
      </w:r>
      <w:r w:rsidR="009A1FB7" w:rsidRPr="00124595">
        <w:rPr>
          <w:rFonts w:ascii="Noto Sans CJK KR Regular" w:eastAsia="Noto Sans CJK KR Regular" w:hAnsi="Noto Sans CJK KR Regular" w:cs="굴림" w:hint="eastAsia"/>
          <w:color w:val="000000"/>
          <w:sz w:val="18"/>
          <w:szCs w:val="18"/>
          <w:shd w:val="clear" w:color="auto" w:fill="FFFFFF"/>
          <w:lang w:val="en-US"/>
        </w:rPr>
        <w:t>확인요청에</w:t>
      </w:r>
      <w:r w:rsidR="009A1FB7"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  <w:lang w:val="en-US"/>
        </w:rPr>
        <w:t xml:space="preserve"> </w:t>
      </w:r>
      <w:r w:rsidR="009A1FB7" w:rsidRPr="00124595">
        <w:rPr>
          <w:rFonts w:ascii="Noto Sans CJK KR Regular" w:eastAsia="Noto Sans CJK KR Regular" w:hAnsi="Noto Sans CJK KR Regular" w:cs="굴림" w:hint="eastAsia"/>
          <w:color w:val="000000"/>
          <w:sz w:val="18"/>
          <w:szCs w:val="18"/>
          <w:shd w:val="clear" w:color="auto" w:fill="FFFFFF"/>
          <w:lang w:val="en-US"/>
        </w:rPr>
        <w:t>대하여</w:t>
      </w:r>
      <w:r w:rsidR="009A1FB7"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  <w:lang w:val="en-US"/>
        </w:rPr>
        <w:t xml:space="preserve"> </w:t>
      </w:r>
      <w:r w:rsidR="009A1FB7" w:rsidRPr="00124595">
        <w:rPr>
          <w:rFonts w:ascii="Noto Sans CJK KR Regular" w:eastAsia="Noto Sans CJK KR Regular" w:hAnsi="Noto Sans CJK KR Regular" w:cs="굴림" w:hint="eastAsia"/>
          <w:color w:val="000000"/>
          <w:sz w:val="18"/>
          <w:szCs w:val="18"/>
          <w:shd w:val="clear" w:color="auto" w:fill="FFFFFF"/>
          <w:lang w:val="en-US"/>
        </w:rPr>
        <w:t>정당한</w:t>
      </w:r>
      <w:r w:rsidR="009A1FB7"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  <w:lang w:val="en-US"/>
        </w:rPr>
        <w:t xml:space="preserve"> </w:t>
      </w:r>
      <w:r w:rsidR="009A1FB7" w:rsidRPr="00124595">
        <w:rPr>
          <w:rFonts w:ascii="Noto Sans CJK KR Regular" w:eastAsia="Noto Sans CJK KR Regular" w:hAnsi="Noto Sans CJK KR Regular" w:cs="굴림" w:hint="eastAsia"/>
          <w:color w:val="000000"/>
          <w:sz w:val="18"/>
          <w:szCs w:val="18"/>
          <w:shd w:val="clear" w:color="auto" w:fill="FFFFFF"/>
          <w:lang w:val="en-US"/>
        </w:rPr>
        <w:t>사유없이</w:t>
      </w:r>
      <w:r w:rsidR="009A1FB7"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  <w:lang w:val="en-US"/>
        </w:rPr>
        <w:t xml:space="preserve"> </w:t>
      </w:r>
      <w:r w:rsidR="009A1FB7" w:rsidRPr="00124595">
        <w:rPr>
          <w:rFonts w:ascii="Noto Sans CJK KR Regular" w:eastAsia="Noto Sans CJK KR Regular" w:hAnsi="Noto Sans CJK KR Regular" w:cs="굴림" w:hint="eastAsia"/>
          <w:color w:val="000000"/>
          <w:sz w:val="18"/>
          <w:szCs w:val="18"/>
          <w:shd w:val="clear" w:color="auto" w:fill="FFFFFF"/>
          <w:lang w:val="en-US"/>
        </w:rPr>
        <w:t>이를</w:t>
      </w:r>
      <w:r w:rsidR="009A1FB7"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  <w:lang w:val="en-US"/>
        </w:rPr>
        <w:t xml:space="preserve"> </w:t>
      </w:r>
      <w:r w:rsidR="009A1FB7" w:rsidRPr="00124595">
        <w:rPr>
          <w:rFonts w:ascii="Noto Sans CJK KR Regular" w:eastAsia="Noto Sans CJK KR Regular" w:hAnsi="Noto Sans CJK KR Regular" w:cs="굴림" w:hint="eastAsia"/>
          <w:color w:val="000000"/>
          <w:sz w:val="18"/>
          <w:szCs w:val="18"/>
          <w:shd w:val="clear" w:color="auto" w:fill="FFFFFF"/>
          <w:lang w:val="en-US"/>
        </w:rPr>
        <w:t>거부</w:t>
      </w:r>
      <w:r w:rsidR="009A1FB7"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  <w:lang w:val="en-US"/>
        </w:rPr>
        <w:t xml:space="preserve"> </w:t>
      </w:r>
      <w:r w:rsidR="009A1FB7" w:rsidRPr="00124595">
        <w:rPr>
          <w:rFonts w:ascii="Noto Sans CJK KR Regular" w:eastAsia="Noto Sans CJK KR Regular" w:hAnsi="Noto Sans CJK KR Regular" w:cs="굴림" w:hint="eastAsia"/>
          <w:color w:val="000000"/>
          <w:sz w:val="18"/>
          <w:szCs w:val="18"/>
          <w:shd w:val="clear" w:color="auto" w:fill="FFFFFF"/>
          <w:lang w:val="en-US"/>
        </w:rPr>
        <w:t>또는</w:t>
      </w:r>
      <w:r w:rsidR="009A1FB7"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  <w:lang w:val="en-US"/>
        </w:rPr>
        <w:t xml:space="preserve"> </w:t>
      </w:r>
      <w:r w:rsidR="009A1FB7" w:rsidRPr="00124595">
        <w:rPr>
          <w:rFonts w:ascii="Noto Sans CJK KR Regular" w:eastAsia="Noto Sans CJK KR Regular" w:hAnsi="Noto Sans CJK KR Regular" w:cs="굴림" w:hint="eastAsia"/>
          <w:color w:val="000000"/>
          <w:sz w:val="18"/>
          <w:szCs w:val="18"/>
          <w:shd w:val="clear" w:color="auto" w:fill="FFFFFF"/>
          <w:lang w:val="en-US"/>
        </w:rPr>
        <w:t>회피하는</w:t>
      </w:r>
      <w:r w:rsidR="009A1FB7"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  <w:lang w:val="en-US"/>
        </w:rPr>
        <w:t xml:space="preserve"> </w:t>
      </w:r>
      <w:r w:rsidR="009A1FB7" w:rsidRPr="00124595">
        <w:rPr>
          <w:rFonts w:ascii="Noto Sans CJK KR Regular" w:eastAsia="Noto Sans CJK KR Regular" w:hAnsi="Noto Sans CJK KR Regular" w:cs="굴림" w:hint="eastAsia"/>
          <w:color w:val="000000"/>
          <w:sz w:val="18"/>
          <w:szCs w:val="18"/>
          <w:shd w:val="clear" w:color="auto" w:fill="FFFFFF"/>
          <w:lang w:val="en-US"/>
        </w:rPr>
        <w:t>행위를</w:t>
      </w:r>
      <w:r w:rsidR="009A1FB7"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  <w:lang w:val="en-US"/>
        </w:rPr>
        <w:t xml:space="preserve"> </w:t>
      </w:r>
      <w:r w:rsidR="009A1FB7" w:rsidRPr="00124595">
        <w:rPr>
          <w:rFonts w:ascii="Noto Sans CJK KR Regular" w:eastAsia="Noto Sans CJK KR Regular" w:hAnsi="Noto Sans CJK KR Regular" w:cs="굴림" w:hint="eastAsia"/>
          <w:color w:val="000000"/>
          <w:sz w:val="18"/>
          <w:szCs w:val="18"/>
          <w:shd w:val="clear" w:color="auto" w:fill="FFFFFF"/>
          <w:lang w:val="en-US"/>
        </w:rPr>
        <w:t>하여서는</w:t>
      </w:r>
      <w:r w:rsidR="009A1FB7"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  <w:lang w:val="en-US"/>
        </w:rPr>
        <w:t xml:space="preserve"> </w:t>
      </w:r>
      <w:r w:rsidR="009A1FB7" w:rsidRPr="00124595">
        <w:rPr>
          <w:rFonts w:ascii="Noto Sans CJK KR Regular" w:eastAsia="Noto Sans CJK KR Regular" w:hAnsi="Noto Sans CJK KR Regular" w:cs="굴림" w:hint="eastAsia"/>
          <w:color w:val="000000"/>
          <w:sz w:val="18"/>
          <w:szCs w:val="18"/>
          <w:shd w:val="clear" w:color="auto" w:fill="FFFFFF"/>
          <w:lang w:val="en-US"/>
        </w:rPr>
        <w:t>아니</w:t>
      </w:r>
      <w:r w:rsidR="009A1FB7"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  <w:lang w:val="en-US"/>
        </w:rPr>
        <w:t xml:space="preserve"> </w:t>
      </w:r>
      <w:r w:rsidR="009A1FB7" w:rsidRPr="00124595">
        <w:rPr>
          <w:rFonts w:ascii="Noto Sans CJK KR Regular" w:eastAsia="Noto Sans CJK KR Regular" w:hAnsi="Noto Sans CJK KR Regular" w:cs="굴림" w:hint="eastAsia"/>
          <w:color w:val="000000"/>
          <w:sz w:val="18"/>
          <w:szCs w:val="18"/>
          <w:shd w:val="clear" w:color="auto" w:fill="FFFFFF"/>
          <w:lang w:val="en-US"/>
        </w:rPr>
        <w:t>된다</w:t>
      </w:r>
      <w:r w:rsidR="009A1FB7"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  <w:lang w:val="en-US"/>
        </w:rPr>
        <w:t>.</w:t>
      </w:r>
    </w:p>
    <w:p w14:paraId="72098780" w14:textId="60D2BD27" w:rsidR="003908E0" w:rsidRPr="00124595" w:rsidRDefault="00881E38" w:rsidP="00124595">
      <w:pPr>
        <w:pStyle w:val="ab"/>
        <w:numPr>
          <w:ilvl w:val="0"/>
          <w:numId w:val="58"/>
        </w:numPr>
        <w:spacing w:before="240" w:after="240"/>
        <w:ind w:leftChars="0"/>
        <w:rPr>
          <w:rFonts w:ascii="Noto Sans CJK KR Regular" w:eastAsia="Noto Sans CJK KR Regular" w:hAnsi="Noto Sans CJK KR Regular" w:cs="굴림"/>
          <w:color w:val="000000"/>
          <w:sz w:val="18"/>
          <w:szCs w:val="18"/>
          <w:lang w:val="en-US"/>
        </w:rPr>
      </w:pPr>
      <w:r w:rsidRPr="00124595">
        <w:rPr>
          <w:rFonts w:ascii="Noto Sans CJK KR Regular" w:eastAsia="Noto Sans CJK KR Regular" w:hAnsi="Noto Sans CJK KR Regular" w:cs="굴림" w:hint="eastAsia"/>
          <w:color w:val="000000"/>
          <w:sz w:val="18"/>
          <w:szCs w:val="18"/>
          <w:shd w:val="clear" w:color="auto" w:fill="FFFFFF"/>
          <w:lang w:val="en-US"/>
        </w:rPr>
        <w:t>“</w:t>
      </w:r>
      <w:r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  <w:lang w:val="en-US"/>
        </w:rPr>
        <w:t>(주)</w:t>
      </w:r>
      <w:proofErr w:type="spellStart"/>
      <w:r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  <w:lang w:val="en-US"/>
        </w:rPr>
        <w:t>일룸</w:t>
      </w:r>
      <w:proofErr w:type="spellEnd"/>
      <w:r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  <w:lang w:val="en-US"/>
        </w:rPr>
        <w:t xml:space="preserve"> </w:t>
      </w:r>
      <w:proofErr w:type="spellStart"/>
      <w:r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  <w:lang w:val="en-US"/>
        </w:rPr>
        <w:t>DESKER</w:t>
      </w:r>
      <w:r w:rsidRPr="00124595">
        <w:rPr>
          <w:rFonts w:ascii="Noto Sans CJK KR Regular" w:eastAsia="Noto Sans CJK KR Regular" w:hAnsi="Noto Sans CJK KR Regular" w:cs="굴림" w:hint="eastAsia"/>
          <w:color w:val="000000"/>
          <w:sz w:val="18"/>
          <w:szCs w:val="18"/>
          <w:shd w:val="clear" w:color="auto" w:fill="FFFFFF"/>
          <w:lang w:val="en-US"/>
        </w:rPr>
        <w:t>”</w:t>
      </w:r>
      <w:r w:rsidR="009A1FB7" w:rsidRPr="00124595">
        <w:rPr>
          <w:rFonts w:ascii="Noto Sans CJK KR Regular" w:eastAsia="Noto Sans CJK KR Regular" w:hAnsi="Noto Sans CJK KR Regular" w:cs="굴림" w:hint="eastAsia"/>
          <w:color w:val="000000"/>
          <w:sz w:val="18"/>
          <w:szCs w:val="18"/>
          <w:shd w:val="clear" w:color="auto" w:fill="FFFFFF"/>
          <w:lang w:val="en-US"/>
        </w:rPr>
        <w:t>는</w:t>
      </w:r>
      <w:proofErr w:type="spellEnd"/>
      <w:r w:rsidR="009A1FB7"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  <w:lang w:val="en-US"/>
        </w:rPr>
        <w:t xml:space="preserve"> </w:t>
      </w:r>
      <w:r w:rsidR="009A1FB7" w:rsidRPr="00124595">
        <w:rPr>
          <w:rFonts w:ascii="Noto Sans CJK KR Regular" w:eastAsia="Noto Sans CJK KR Regular" w:hAnsi="Noto Sans CJK KR Regular" w:cs="굴림" w:hint="eastAsia"/>
          <w:color w:val="000000"/>
          <w:sz w:val="18"/>
          <w:szCs w:val="18"/>
          <w:shd w:val="clear" w:color="auto" w:fill="FFFFFF"/>
          <w:lang w:val="en-US"/>
        </w:rPr>
        <w:t>대형</w:t>
      </w:r>
      <w:r w:rsidR="009A1FB7"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  <w:lang w:val="en-US"/>
        </w:rPr>
        <w:t xml:space="preserve"> </w:t>
      </w:r>
      <w:r w:rsidR="009A1FB7" w:rsidRPr="00124595">
        <w:rPr>
          <w:rFonts w:ascii="Noto Sans CJK KR Regular" w:eastAsia="Noto Sans CJK KR Regular" w:hAnsi="Noto Sans CJK KR Regular" w:cs="굴림" w:hint="eastAsia"/>
          <w:color w:val="000000"/>
          <w:sz w:val="18"/>
          <w:szCs w:val="18"/>
          <w:shd w:val="clear" w:color="auto" w:fill="FFFFFF"/>
          <w:lang w:val="en-US"/>
        </w:rPr>
        <w:t>쇼룸</w:t>
      </w:r>
      <w:r w:rsidR="009A1FB7"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  <w:lang w:val="en-US"/>
        </w:rPr>
        <w:t xml:space="preserve"> </w:t>
      </w:r>
      <w:r w:rsidR="009A1FB7" w:rsidRPr="00124595">
        <w:rPr>
          <w:rFonts w:ascii="Noto Sans CJK KR Regular" w:eastAsia="Noto Sans CJK KR Regular" w:hAnsi="Noto Sans CJK KR Regular" w:cs="굴림" w:hint="eastAsia"/>
          <w:color w:val="000000"/>
          <w:sz w:val="18"/>
          <w:szCs w:val="18"/>
          <w:shd w:val="clear" w:color="auto" w:fill="FFFFFF"/>
          <w:lang w:val="en-US"/>
        </w:rPr>
        <w:t>등</w:t>
      </w:r>
      <w:r w:rsidR="009A1FB7"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  <w:lang w:val="en-US"/>
        </w:rPr>
        <w:t xml:space="preserve"> </w:t>
      </w:r>
      <w:r w:rsidR="009A1FB7" w:rsidRPr="00124595">
        <w:rPr>
          <w:rFonts w:ascii="Noto Sans CJK KR Regular" w:eastAsia="Noto Sans CJK KR Regular" w:hAnsi="Noto Sans CJK KR Regular" w:cs="굴림" w:hint="eastAsia"/>
          <w:color w:val="000000"/>
          <w:sz w:val="18"/>
          <w:szCs w:val="18"/>
          <w:shd w:val="clear" w:color="auto" w:fill="FFFFFF"/>
          <w:lang w:val="en-US"/>
        </w:rPr>
        <w:t>전시매장</w:t>
      </w:r>
      <w:r w:rsidR="009A1FB7"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  <w:lang w:val="en-US"/>
        </w:rPr>
        <w:t xml:space="preserve"> </w:t>
      </w:r>
      <w:r w:rsidR="009A1FB7" w:rsidRPr="00124595">
        <w:rPr>
          <w:rFonts w:ascii="Noto Sans CJK KR Regular" w:eastAsia="Noto Sans CJK KR Regular" w:hAnsi="Noto Sans CJK KR Regular" w:cs="굴림" w:hint="eastAsia"/>
          <w:color w:val="000000"/>
          <w:sz w:val="18"/>
          <w:szCs w:val="18"/>
          <w:shd w:val="clear" w:color="auto" w:fill="FFFFFF"/>
          <w:lang w:val="en-US"/>
        </w:rPr>
        <w:t>입점</w:t>
      </w:r>
      <w:r w:rsidR="009A1FB7"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  <w:lang w:val="en-US"/>
        </w:rPr>
        <w:t xml:space="preserve"> </w:t>
      </w:r>
      <w:r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  <w:lang w:val="en-US"/>
        </w:rPr>
        <w:t>“DESKER MATE”</w:t>
      </w:r>
      <w:r w:rsidR="009A1FB7"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  <w:lang w:val="en-US"/>
        </w:rPr>
        <w:t xml:space="preserve"> </w:t>
      </w:r>
      <w:r w:rsidR="009A1FB7" w:rsidRPr="00124595">
        <w:rPr>
          <w:rFonts w:ascii="Noto Sans CJK KR Regular" w:eastAsia="Noto Sans CJK KR Regular" w:hAnsi="Noto Sans CJK KR Regular" w:cs="굴림" w:hint="eastAsia"/>
          <w:color w:val="000000"/>
          <w:sz w:val="18"/>
          <w:szCs w:val="18"/>
          <w:shd w:val="clear" w:color="auto" w:fill="FFFFFF"/>
          <w:lang w:val="en-US"/>
        </w:rPr>
        <w:t>선정</w:t>
      </w:r>
      <w:r w:rsidR="009A1FB7"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  <w:lang w:val="en-US"/>
        </w:rPr>
        <w:t xml:space="preserve">, </w:t>
      </w:r>
      <w:r w:rsidR="009A1FB7" w:rsidRPr="00124595">
        <w:rPr>
          <w:rFonts w:ascii="Noto Sans CJK KR Regular" w:eastAsia="Noto Sans CJK KR Regular" w:hAnsi="Noto Sans CJK KR Regular" w:cs="굴림" w:hint="eastAsia"/>
          <w:color w:val="000000"/>
          <w:sz w:val="18"/>
          <w:szCs w:val="18"/>
          <w:shd w:val="clear" w:color="auto" w:fill="FFFFFF"/>
          <w:lang w:val="en-US"/>
        </w:rPr>
        <w:t>수수료</w:t>
      </w:r>
      <w:r w:rsidR="009A1FB7"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  <w:lang w:val="en-US"/>
        </w:rPr>
        <w:t xml:space="preserve"> </w:t>
      </w:r>
      <w:r w:rsidR="009A1FB7" w:rsidRPr="00124595">
        <w:rPr>
          <w:rFonts w:ascii="Noto Sans CJK KR Regular" w:eastAsia="Noto Sans CJK KR Regular" w:hAnsi="Noto Sans CJK KR Regular" w:cs="굴림" w:hint="eastAsia"/>
          <w:color w:val="000000"/>
          <w:sz w:val="18"/>
          <w:szCs w:val="18"/>
          <w:shd w:val="clear" w:color="auto" w:fill="FFFFFF"/>
          <w:lang w:val="en-US"/>
        </w:rPr>
        <w:t>산정</w:t>
      </w:r>
      <w:r w:rsidR="009A1FB7"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  <w:lang w:val="en-US"/>
        </w:rPr>
        <w:t xml:space="preserve"> </w:t>
      </w:r>
      <w:r w:rsidR="009A1FB7" w:rsidRPr="00124595">
        <w:rPr>
          <w:rFonts w:ascii="Noto Sans CJK KR Regular" w:eastAsia="Noto Sans CJK KR Regular" w:hAnsi="Noto Sans CJK KR Regular" w:cs="굴림" w:hint="eastAsia"/>
          <w:color w:val="000000"/>
          <w:sz w:val="18"/>
          <w:szCs w:val="18"/>
          <w:shd w:val="clear" w:color="auto" w:fill="FFFFFF"/>
          <w:lang w:val="en-US"/>
        </w:rPr>
        <w:t>및</w:t>
      </w:r>
      <w:r w:rsidR="009A1FB7"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  <w:lang w:val="en-US"/>
        </w:rPr>
        <w:t xml:space="preserve"> </w:t>
      </w:r>
      <w:r w:rsidR="009A1FB7" w:rsidRPr="00124595">
        <w:rPr>
          <w:rFonts w:ascii="Noto Sans CJK KR Regular" w:eastAsia="Noto Sans CJK KR Regular" w:hAnsi="Noto Sans CJK KR Regular" w:cs="굴림" w:hint="eastAsia"/>
          <w:color w:val="000000"/>
          <w:sz w:val="18"/>
          <w:szCs w:val="18"/>
          <w:shd w:val="clear" w:color="auto" w:fill="FFFFFF"/>
          <w:lang w:val="en-US"/>
        </w:rPr>
        <w:t>관련</w:t>
      </w:r>
      <w:r w:rsidR="009A1FB7"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  <w:lang w:val="en-US"/>
        </w:rPr>
        <w:t xml:space="preserve"> </w:t>
      </w:r>
      <w:r w:rsidR="009A1FB7" w:rsidRPr="00124595">
        <w:rPr>
          <w:rFonts w:ascii="Noto Sans CJK KR Regular" w:eastAsia="Noto Sans CJK KR Regular" w:hAnsi="Noto Sans CJK KR Regular" w:cs="굴림" w:hint="eastAsia"/>
          <w:color w:val="000000"/>
          <w:sz w:val="18"/>
          <w:szCs w:val="18"/>
          <w:shd w:val="clear" w:color="auto" w:fill="FFFFFF"/>
          <w:lang w:val="en-US"/>
        </w:rPr>
        <w:t>비용</w:t>
      </w:r>
      <w:r w:rsidR="009A1FB7"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  <w:lang w:val="en-US"/>
        </w:rPr>
        <w:t xml:space="preserve"> </w:t>
      </w:r>
      <w:r w:rsidR="009A1FB7" w:rsidRPr="00124595">
        <w:rPr>
          <w:rFonts w:ascii="Noto Sans CJK KR Regular" w:eastAsia="Noto Sans CJK KR Regular" w:hAnsi="Noto Sans CJK KR Regular" w:cs="굴림" w:hint="eastAsia"/>
          <w:color w:val="000000"/>
          <w:sz w:val="18"/>
          <w:szCs w:val="18"/>
          <w:shd w:val="clear" w:color="auto" w:fill="FFFFFF"/>
          <w:lang w:val="en-US"/>
        </w:rPr>
        <w:t>등의</w:t>
      </w:r>
      <w:r w:rsidR="009A1FB7"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  <w:lang w:val="en-US"/>
        </w:rPr>
        <w:t xml:space="preserve"> </w:t>
      </w:r>
      <w:r w:rsidR="009A1FB7" w:rsidRPr="00124595">
        <w:rPr>
          <w:rFonts w:ascii="Noto Sans CJK KR Regular" w:eastAsia="Noto Sans CJK KR Regular" w:hAnsi="Noto Sans CJK KR Regular" w:cs="굴림" w:hint="eastAsia"/>
          <w:color w:val="000000"/>
          <w:sz w:val="18"/>
          <w:szCs w:val="18"/>
          <w:shd w:val="clear" w:color="auto" w:fill="FFFFFF"/>
          <w:lang w:val="en-US"/>
        </w:rPr>
        <w:t>부담에</w:t>
      </w:r>
      <w:r w:rsidR="009A1FB7"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  <w:lang w:val="en-US"/>
        </w:rPr>
        <w:t xml:space="preserve"> </w:t>
      </w:r>
      <w:r w:rsidR="009A1FB7" w:rsidRPr="00124595">
        <w:rPr>
          <w:rFonts w:ascii="Noto Sans CJK KR Regular" w:eastAsia="Noto Sans CJK KR Regular" w:hAnsi="Noto Sans CJK KR Regular" w:cs="굴림" w:hint="eastAsia"/>
          <w:color w:val="000000"/>
          <w:sz w:val="18"/>
          <w:szCs w:val="18"/>
          <w:shd w:val="clear" w:color="auto" w:fill="FFFFFF"/>
          <w:lang w:val="en-US"/>
        </w:rPr>
        <w:t>있어서</w:t>
      </w:r>
      <w:r w:rsidR="009A1FB7"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  <w:lang w:val="en-US"/>
        </w:rPr>
        <w:t xml:space="preserve"> </w:t>
      </w:r>
      <w:r w:rsidR="009A1FB7" w:rsidRPr="00124595">
        <w:rPr>
          <w:rFonts w:ascii="Noto Sans CJK KR Regular" w:eastAsia="Noto Sans CJK KR Regular" w:hAnsi="Noto Sans CJK KR Regular" w:cs="굴림" w:hint="eastAsia"/>
          <w:color w:val="000000"/>
          <w:sz w:val="18"/>
          <w:szCs w:val="18"/>
          <w:shd w:val="clear" w:color="auto" w:fill="FFFFFF"/>
          <w:lang w:val="en-US"/>
        </w:rPr>
        <w:t>차별적</w:t>
      </w:r>
      <w:r w:rsidR="009A1FB7"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  <w:lang w:val="en-US"/>
        </w:rPr>
        <w:t xml:space="preserve"> </w:t>
      </w:r>
      <w:r w:rsidR="009A1FB7" w:rsidRPr="00124595">
        <w:rPr>
          <w:rFonts w:ascii="Noto Sans CJK KR Regular" w:eastAsia="Noto Sans CJK KR Regular" w:hAnsi="Noto Sans CJK KR Regular" w:cs="굴림" w:hint="eastAsia"/>
          <w:color w:val="000000"/>
          <w:sz w:val="18"/>
          <w:szCs w:val="18"/>
          <w:shd w:val="clear" w:color="auto" w:fill="FFFFFF"/>
          <w:lang w:val="en-US"/>
        </w:rPr>
        <w:t>취급이나</w:t>
      </w:r>
      <w:r w:rsidR="009A1FB7"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  <w:lang w:val="en-US"/>
        </w:rPr>
        <w:t xml:space="preserve"> </w:t>
      </w:r>
      <w:r w:rsidR="009A1FB7" w:rsidRPr="00124595">
        <w:rPr>
          <w:rFonts w:ascii="Noto Sans CJK KR Regular" w:eastAsia="Noto Sans CJK KR Regular" w:hAnsi="Noto Sans CJK KR Regular" w:cs="굴림" w:hint="eastAsia"/>
          <w:color w:val="000000"/>
          <w:sz w:val="18"/>
          <w:szCs w:val="18"/>
          <w:shd w:val="clear" w:color="auto" w:fill="FFFFFF"/>
          <w:lang w:val="en-US"/>
        </w:rPr>
        <w:t>불이익을</w:t>
      </w:r>
      <w:r w:rsidR="009A1FB7"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  <w:lang w:val="en-US"/>
        </w:rPr>
        <w:t xml:space="preserve"> </w:t>
      </w:r>
      <w:r w:rsidR="009A1FB7" w:rsidRPr="00124595">
        <w:rPr>
          <w:rFonts w:ascii="Noto Sans CJK KR Regular" w:eastAsia="Noto Sans CJK KR Regular" w:hAnsi="Noto Sans CJK KR Regular" w:cs="굴림" w:hint="eastAsia"/>
          <w:color w:val="000000"/>
          <w:sz w:val="18"/>
          <w:szCs w:val="18"/>
          <w:shd w:val="clear" w:color="auto" w:fill="FFFFFF"/>
          <w:lang w:val="en-US"/>
        </w:rPr>
        <w:t>제공하는</w:t>
      </w:r>
      <w:r w:rsidR="009A1FB7"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  <w:lang w:val="en-US"/>
        </w:rPr>
        <w:t xml:space="preserve"> </w:t>
      </w:r>
      <w:r w:rsidR="009A1FB7" w:rsidRPr="00124595">
        <w:rPr>
          <w:rFonts w:ascii="Noto Sans CJK KR Regular" w:eastAsia="Noto Sans CJK KR Regular" w:hAnsi="Noto Sans CJK KR Regular" w:cs="굴림" w:hint="eastAsia"/>
          <w:color w:val="000000"/>
          <w:sz w:val="18"/>
          <w:szCs w:val="18"/>
          <w:shd w:val="clear" w:color="auto" w:fill="FFFFFF"/>
          <w:lang w:val="en-US"/>
        </w:rPr>
        <w:t>등의</w:t>
      </w:r>
      <w:r w:rsidR="009A1FB7"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  <w:lang w:val="en-US"/>
        </w:rPr>
        <w:t xml:space="preserve"> </w:t>
      </w:r>
      <w:r w:rsidR="009A1FB7" w:rsidRPr="00124595">
        <w:rPr>
          <w:rFonts w:ascii="Noto Sans CJK KR Regular" w:eastAsia="Noto Sans CJK KR Regular" w:hAnsi="Noto Sans CJK KR Regular" w:cs="굴림" w:hint="eastAsia"/>
          <w:color w:val="000000"/>
          <w:sz w:val="18"/>
          <w:szCs w:val="18"/>
          <w:shd w:val="clear" w:color="auto" w:fill="FFFFFF"/>
          <w:lang w:val="en-US"/>
        </w:rPr>
        <w:t>행위를</w:t>
      </w:r>
      <w:r w:rsidR="009A1FB7"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  <w:lang w:val="en-US"/>
        </w:rPr>
        <w:t xml:space="preserve"> </w:t>
      </w:r>
      <w:r w:rsidR="009A1FB7" w:rsidRPr="00124595">
        <w:rPr>
          <w:rFonts w:ascii="Noto Sans CJK KR Regular" w:eastAsia="Noto Sans CJK KR Regular" w:hAnsi="Noto Sans CJK KR Regular" w:cs="굴림" w:hint="eastAsia"/>
          <w:color w:val="000000"/>
          <w:sz w:val="18"/>
          <w:szCs w:val="18"/>
          <w:shd w:val="clear" w:color="auto" w:fill="FFFFFF"/>
          <w:lang w:val="en-US"/>
        </w:rPr>
        <w:t>하여서는</w:t>
      </w:r>
      <w:r w:rsidR="009A1FB7"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  <w:lang w:val="en-US"/>
        </w:rPr>
        <w:t xml:space="preserve"> </w:t>
      </w:r>
      <w:r w:rsidR="009A1FB7" w:rsidRPr="00124595">
        <w:rPr>
          <w:rFonts w:ascii="Noto Sans CJK KR Regular" w:eastAsia="Noto Sans CJK KR Regular" w:hAnsi="Noto Sans CJK KR Regular" w:cs="굴림" w:hint="eastAsia"/>
          <w:color w:val="000000"/>
          <w:sz w:val="18"/>
          <w:szCs w:val="18"/>
          <w:shd w:val="clear" w:color="auto" w:fill="FFFFFF"/>
          <w:lang w:val="en-US"/>
        </w:rPr>
        <w:t>아니</w:t>
      </w:r>
      <w:r w:rsidR="009A1FB7"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  <w:lang w:val="en-US"/>
        </w:rPr>
        <w:t xml:space="preserve"> </w:t>
      </w:r>
      <w:r w:rsidR="009A1FB7" w:rsidRPr="00124595">
        <w:rPr>
          <w:rFonts w:ascii="Noto Sans CJK KR Regular" w:eastAsia="Noto Sans CJK KR Regular" w:hAnsi="Noto Sans CJK KR Regular" w:cs="굴림" w:hint="eastAsia"/>
          <w:color w:val="000000"/>
          <w:sz w:val="18"/>
          <w:szCs w:val="18"/>
          <w:shd w:val="clear" w:color="auto" w:fill="FFFFFF"/>
          <w:lang w:val="en-US"/>
        </w:rPr>
        <w:t>된다</w:t>
      </w:r>
      <w:r w:rsidR="009A1FB7"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  <w:lang w:val="en-US"/>
        </w:rPr>
        <w:t>.</w:t>
      </w:r>
    </w:p>
    <w:p w14:paraId="598462ED" w14:textId="0FAF5AC9" w:rsidR="003908E0" w:rsidRPr="00124595" w:rsidRDefault="00881E38" w:rsidP="00124595">
      <w:pPr>
        <w:pStyle w:val="ab"/>
        <w:numPr>
          <w:ilvl w:val="0"/>
          <w:numId w:val="58"/>
        </w:numPr>
        <w:spacing w:before="240" w:after="240"/>
        <w:ind w:leftChars="0"/>
        <w:rPr>
          <w:rFonts w:ascii="Noto Sans CJK KR Regular" w:eastAsia="Noto Sans CJK KR Regular" w:hAnsi="Noto Sans CJK KR Regular" w:cs="굴림"/>
          <w:color w:val="000000"/>
          <w:sz w:val="18"/>
          <w:szCs w:val="18"/>
          <w:lang w:val="en-US"/>
        </w:rPr>
      </w:pPr>
      <w:r w:rsidRPr="00124595">
        <w:rPr>
          <w:rFonts w:ascii="Noto Sans CJK KR Regular" w:eastAsia="Noto Sans CJK KR Regular" w:hAnsi="Noto Sans CJK KR Regular" w:cs="굴림" w:hint="eastAsia"/>
          <w:color w:val="000000"/>
          <w:sz w:val="18"/>
          <w:szCs w:val="18"/>
          <w:shd w:val="clear" w:color="auto" w:fill="FFFFFF"/>
          <w:lang w:val="en-US"/>
        </w:rPr>
        <w:t>“</w:t>
      </w:r>
      <w:r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  <w:lang w:val="en-US"/>
        </w:rPr>
        <w:t>(주)</w:t>
      </w:r>
      <w:proofErr w:type="spellStart"/>
      <w:r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  <w:lang w:val="en-US"/>
        </w:rPr>
        <w:t>일룸</w:t>
      </w:r>
      <w:proofErr w:type="spellEnd"/>
      <w:r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  <w:lang w:val="en-US"/>
        </w:rPr>
        <w:t xml:space="preserve"> </w:t>
      </w:r>
      <w:proofErr w:type="spellStart"/>
      <w:r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  <w:lang w:val="en-US"/>
        </w:rPr>
        <w:t>DESKER</w:t>
      </w:r>
      <w:r w:rsidRPr="00124595">
        <w:rPr>
          <w:rFonts w:ascii="Noto Sans CJK KR Regular" w:eastAsia="Noto Sans CJK KR Regular" w:hAnsi="Noto Sans CJK KR Regular" w:cs="굴림" w:hint="eastAsia"/>
          <w:color w:val="000000"/>
          <w:sz w:val="18"/>
          <w:szCs w:val="18"/>
          <w:shd w:val="clear" w:color="auto" w:fill="FFFFFF"/>
          <w:lang w:val="en-US"/>
        </w:rPr>
        <w:t>”</w:t>
      </w:r>
      <w:r w:rsidR="009A1FB7" w:rsidRPr="00124595">
        <w:rPr>
          <w:rFonts w:ascii="Noto Sans CJK KR Regular" w:eastAsia="Noto Sans CJK KR Regular" w:hAnsi="Noto Sans CJK KR Regular" w:cs="굴림" w:hint="eastAsia"/>
          <w:color w:val="000000"/>
          <w:sz w:val="18"/>
          <w:szCs w:val="18"/>
          <w:shd w:val="clear" w:color="auto" w:fill="FFFFFF"/>
          <w:lang w:val="en-US"/>
        </w:rPr>
        <w:t>는</w:t>
      </w:r>
      <w:proofErr w:type="spellEnd"/>
      <w:r w:rsidR="009A1FB7"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  <w:lang w:val="en-US"/>
        </w:rPr>
        <w:t xml:space="preserve"> </w:t>
      </w:r>
      <w:r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  <w:lang w:val="en-US"/>
        </w:rPr>
        <w:t xml:space="preserve">“DESKER </w:t>
      </w:r>
      <w:proofErr w:type="spellStart"/>
      <w:r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  <w:lang w:val="en-US"/>
        </w:rPr>
        <w:t>MATE”</w:t>
      </w:r>
      <w:r w:rsidR="009A1FB7" w:rsidRPr="00124595">
        <w:rPr>
          <w:rFonts w:ascii="Noto Sans CJK KR Regular" w:eastAsia="Noto Sans CJK KR Regular" w:hAnsi="Noto Sans CJK KR Regular" w:cs="굴림" w:hint="eastAsia"/>
          <w:color w:val="000000"/>
          <w:sz w:val="18"/>
          <w:szCs w:val="18"/>
          <w:shd w:val="clear" w:color="auto" w:fill="FFFFFF"/>
          <w:lang w:val="en-US"/>
        </w:rPr>
        <w:t>이</w:t>
      </w:r>
      <w:proofErr w:type="spellEnd"/>
      <w:r w:rsidR="009A1FB7"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  <w:lang w:val="en-US"/>
        </w:rPr>
        <w:t xml:space="preserve"> </w:t>
      </w:r>
      <w:r w:rsidR="009A1FB7" w:rsidRPr="00124595">
        <w:rPr>
          <w:rFonts w:ascii="Noto Sans CJK KR Regular" w:eastAsia="Noto Sans CJK KR Regular" w:hAnsi="Noto Sans CJK KR Regular" w:cs="굴림" w:hint="eastAsia"/>
          <w:color w:val="000000"/>
          <w:sz w:val="18"/>
          <w:szCs w:val="18"/>
          <w:shd w:val="clear" w:color="auto" w:fill="FFFFFF"/>
          <w:lang w:val="en-US"/>
        </w:rPr>
        <w:t>분쟁조정을</w:t>
      </w:r>
      <w:r w:rsidR="009A1FB7"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  <w:lang w:val="en-US"/>
        </w:rPr>
        <w:t xml:space="preserve"> </w:t>
      </w:r>
      <w:r w:rsidR="009A1FB7" w:rsidRPr="00124595">
        <w:rPr>
          <w:rFonts w:ascii="Noto Sans CJK KR Regular" w:eastAsia="Noto Sans CJK KR Regular" w:hAnsi="Noto Sans CJK KR Regular" w:cs="굴림" w:hint="eastAsia"/>
          <w:color w:val="000000"/>
          <w:sz w:val="18"/>
          <w:szCs w:val="18"/>
          <w:shd w:val="clear" w:color="auto" w:fill="FFFFFF"/>
          <w:lang w:val="en-US"/>
        </w:rPr>
        <w:t>신청하거나</w:t>
      </w:r>
      <w:r w:rsidR="009A1FB7"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  <w:lang w:val="en-US"/>
        </w:rPr>
        <w:t xml:space="preserve"> </w:t>
      </w:r>
      <w:r w:rsidR="009A1FB7" w:rsidRPr="00124595">
        <w:rPr>
          <w:rFonts w:ascii="Noto Sans CJK KR Regular" w:eastAsia="Noto Sans CJK KR Regular" w:hAnsi="Noto Sans CJK KR Regular" w:cs="굴림" w:hint="eastAsia"/>
          <w:color w:val="000000"/>
          <w:sz w:val="18"/>
          <w:szCs w:val="18"/>
          <w:shd w:val="clear" w:color="auto" w:fill="FFFFFF"/>
          <w:lang w:val="en-US"/>
        </w:rPr>
        <w:t>공정거래위원회에</w:t>
      </w:r>
      <w:r w:rsidR="009A1FB7"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  <w:lang w:val="en-US"/>
        </w:rPr>
        <w:t xml:space="preserve"> </w:t>
      </w:r>
      <w:r w:rsidR="009A1FB7" w:rsidRPr="00124595">
        <w:rPr>
          <w:rFonts w:ascii="Noto Sans CJK KR Regular" w:eastAsia="Noto Sans CJK KR Regular" w:hAnsi="Noto Sans CJK KR Regular" w:cs="굴림" w:hint="eastAsia"/>
          <w:color w:val="000000"/>
          <w:sz w:val="18"/>
          <w:szCs w:val="18"/>
          <w:shd w:val="clear" w:color="auto" w:fill="FFFFFF"/>
          <w:lang w:val="en-US"/>
        </w:rPr>
        <w:t>대한</w:t>
      </w:r>
      <w:r w:rsidR="009A1FB7"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  <w:lang w:val="en-US"/>
        </w:rPr>
        <w:t xml:space="preserve"> </w:t>
      </w:r>
      <w:r w:rsidR="009A1FB7" w:rsidRPr="00124595">
        <w:rPr>
          <w:rFonts w:ascii="Noto Sans CJK KR Regular" w:eastAsia="Noto Sans CJK KR Regular" w:hAnsi="Noto Sans CJK KR Regular" w:cs="굴림" w:hint="eastAsia"/>
          <w:color w:val="000000"/>
          <w:sz w:val="18"/>
          <w:szCs w:val="18"/>
          <w:shd w:val="clear" w:color="auto" w:fill="FFFFFF"/>
          <w:lang w:val="en-US"/>
        </w:rPr>
        <w:t>신고</w:t>
      </w:r>
      <w:r w:rsidR="009A1FB7"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  <w:lang w:val="en-US"/>
        </w:rPr>
        <w:t xml:space="preserve"> </w:t>
      </w:r>
      <w:r w:rsidR="009A1FB7" w:rsidRPr="00124595">
        <w:rPr>
          <w:rFonts w:ascii="Noto Sans CJK KR Regular" w:eastAsia="Noto Sans CJK KR Regular" w:hAnsi="Noto Sans CJK KR Regular" w:cs="굴림" w:hint="eastAsia"/>
          <w:color w:val="000000"/>
          <w:sz w:val="18"/>
          <w:szCs w:val="18"/>
          <w:shd w:val="clear" w:color="auto" w:fill="FFFFFF"/>
          <w:lang w:val="en-US"/>
        </w:rPr>
        <w:t>내지</w:t>
      </w:r>
      <w:r w:rsidR="009A1FB7"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  <w:lang w:val="en-US"/>
        </w:rPr>
        <w:t xml:space="preserve"> </w:t>
      </w:r>
      <w:r w:rsidR="009A1FB7" w:rsidRPr="00124595">
        <w:rPr>
          <w:rFonts w:ascii="Noto Sans CJK KR Regular" w:eastAsia="Noto Sans CJK KR Regular" w:hAnsi="Noto Sans CJK KR Regular" w:cs="굴림" w:hint="eastAsia"/>
          <w:color w:val="000000"/>
          <w:sz w:val="18"/>
          <w:szCs w:val="18"/>
          <w:shd w:val="clear" w:color="auto" w:fill="FFFFFF"/>
          <w:lang w:val="en-US"/>
        </w:rPr>
        <w:t>조사</w:t>
      </w:r>
      <w:r w:rsidR="009A1FB7"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  <w:lang w:val="en-US"/>
        </w:rPr>
        <w:t xml:space="preserve"> </w:t>
      </w:r>
      <w:r w:rsidR="009A1FB7" w:rsidRPr="00124595">
        <w:rPr>
          <w:rFonts w:ascii="Noto Sans CJK KR Regular" w:eastAsia="Noto Sans CJK KR Regular" w:hAnsi="Noto Sans CJK KR Regular" w:cs="굴림" w:hint="eastAsia"/>
          <w:color w:val="000000"/>
          <w:sz w:val="18"/>
          <w:szCs w:val="18"/>
          <w:shd w:val="clear" w:color="auto" w:fill="FFFFFF"/>
          <w:lang w:val="en-US"/>
        </w:rPr>
        <w:t>협조한</w:t>
      </w:r>
      <w:r w:rsidR="009A1FB7"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  <w:lang w:val="en-US"/>
        </w:rPr>
        <w:t xml:space="preserve"> </w:t>
      </w:r>
      <w:r w:rsidR="009A1FB7" w:rsidRPr="00124595">
        <w:rPr>
          <w:rFonts w:ascii="Noto Sans CJK KR Regular" w:eastAsia="Noto Sans CJK KR Regular" w:hAnsi="Noto Sans CJK KR Regular" w:cs="굴림" w:hint="eastAsia"/>
          <w:color w:val="000000"/>
          <w:sz w:val="18"/>
          <w:szCs w:val="18"/>
          <w:shd w:val="clear" w:color="auto" w:fill="FFFFFF"/>
          <w:lang w:val="en-US"/>
        </w:rPr>
        <w:t>행위를</w:t>
      </w:r>
      <w:r w:rsidR="009A1FB7"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  <w:lang w:val="en-US"/>
        </w:rPr>
        <w:t xml:space="preserve"> </w:t>
      </w:r>
      <w:r w:rsidR="009A1FB7" w:rsidRPr="00124595">
        <w:rPr>
          <w:rFonts w:ascii="Noto Sans CJK KR Regular" w:eastAsia="Noto Sans CJK KR Regular" w:hAnsi="Noto Sans CJK KR Regular" w:cs="굴림" w:hint="eastAsia"/>
          <w:color w:val="000000"/>
          <w:sz w:val="18"/>
          <w:szCs w:val="18"/>
          <w:shd w:val="clear" w:color="auto" w:fill="FFFFFF"/>
          <w:lang w:val="en-US"/>
        </w:rPr>
        <w:t>이유로</w:t>
      </w:r>
      <w:r w:rsidR="009A1FB7"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  <w:lang w:val="en-US"/>
        </w:rPr>
        <w:t xml:space="preserve"> </w:t>
      </w:r>
      <w:r w:rsidR="009A1FB7" w:rsidRPr="00124595">
        <w:rPr>
          <w:rFonts w:ascii="Noto Sans CJK KR Regular" w:eastAsia="Noto Sans CJK KR Regular" w:hAnsi="Noto Sans CJK KR Regular" w:cs="굴림" w:hint="eastAsia"/>
          <w:color w:val="000000"/>
          <w:sz w:val="18"/>
          <w:szCs w:val="18"/>
          <w:shd w:val="clear" w:color="auto" w:fill="FFFFFF"/>
          <w:lang w:val="en-US"/>
        </w:rPr>
        <w:t>거래의</w:t>
      </w:r>
      <w:r w:rsidR="009A1FB7"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  <w:lang w:val="en-US"/>
        </w:rPr>
        <w:t xml:space="preserve"> </w:t>
      </w:r>
      <w:r w:rsidR="009A1FB7" w:rsidRPr="00124595">
        <w:rPr>
          <w:rFonts w:ascii="Noto Sans CJK KR Regular" w:eastAsia="Noto Sans CJK KR Regular" w:hAnsi="Noto Sans CJK KR Regular" w:cs="굴림" w:hint="eastAsia"/>
          <w:color w:val="000000"/>
          <w:sz w:val="18"/>
          <w:szCs w:val="18"/>
          <w:shd w:val="clear" w:color="auto" w:fill="FFFFFF"/>
          <w:lang w:val="en-US"/>
        </w:rPr>
        <w:t>정지</w:t>
      </w:r>
      <w:r w:rsidR="009A1FB7"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  <w:lang w:val="en-US"/>
        </w:rPr>
        <w:t xml:space="preserve"> </w:t>
      </w:r>
      <w:r w:rsidR="009A1FB7" w:rsidRPr="00124595">
        <w:rPr>
          <w:rFonts w:ascii="Noto Sans CJK KR Regular" w:eastAsia="Noto Sans CJK KR Regular" w:hAnsi="Noto Sans CJK KR Regular" w:cs="굴림" w:hint="eastAsia"/>
          <w:color w:val="000000"/>
          <w:sz w:val="18"/>
          <w:szCs w:val="18"/>
          <w:shd w:val="clear" w:color="auto" w:fill="FFFFFF"/>
          <w:lang w:val="en-US"/>
        </w:rPr>
        <w:t>또는</w:t>
      </w:r>
      <w:r w:rsidR="009A1FB7"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  <w:lang w:val="en-US"/>
        </w:rPr>
        <w:t xml:space="preserve"> </w:t>
      </w:r>
      <w:r w:rsidR="009A1FB7" w:rsidRPr="00124595">
        <w:rPr>
          <w:rFonts w:ascii="Noto Sans CJK KR Regular" w:eastAsia="Noto Sans CJK KR Regular" w:hAnsi="Noto Sans CJK KR Regular" w:cs="굴림" w:hint="eastAsia"/>
          <w:color w:val="000000"/>
          <w:sz w:val="18"/>
          <w:szCs w:val="18"/>
          <w:shd w:val="clear" w:color="auto" w:fill="FFFFFF"/>
          <w:lang w:val="en-US"/>
        </w:rPr>
        <w:t>물량의</w:t>
      </w:r>
      <w:r w:rsidR="009A1FB7"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  <w:lang w:val="en-US"/>
        </w:rPr>
        <w:t xml:space="preserve"> </w:t>
      </w:r>
      <w:r w:rsidR="009A1FB7" w:rsidRPr="00124595">
        <w:rPr>
          <w:rFonts w:ascii="Noto Sans CJK KR Regular" w:eastAsia="Noto Sans CJK KR Regular" w:hAnsi="Noto Sans CJK KR Regular" w:cs="굴림" w:hint="eastAsia"/>
          <w:color w:val="000000"/>
          <w:sz w:val="18"/>
          <w:szCs w:val="18"/>
          <w:shd w:val="clear" w:color="auto" w:fill="FFFFFF"/>
          <w:lang w:val="en-US"/>
        </w:rPr>
        <w:t>축소</w:t>
      </w:r>
      <w:r w:rsidR="009A1FB7"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  <w:lang w:val="en-US"/>
        </w:rPr>
        <w:t xml:space="preserve">, </w:t>
      </w:r>
      <w:r w:rsidR="009A1FB7" w:rsidRPr="00124595">
        <w:rPr>
          <w:rFonts w:ascii="Noto Sans CJK KR Regular" w:eastAsia="Noto Sans CJK KR Regular" w:hAnsi="Noto Sans CJK KR Regular" w:cs="굴림" w:hint="eastAsia"/>
          <w:color w:val="000000"/>
          <w:sz w:val="18"/>
          <w:szCs w:val="18"/>
          <w:shd w:val="clear" w:color="auto" w:fill="FFFFFF"/>
          <w:lang w:val="en-US"/>
        </w:rPr>
        <w:t>그</w:t>
      </w:r>
      <w:r w:rsidR="009A1FB7"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  <w:lang w:val="en-US"/>
        </w:rPr>
        <w:t xml:space="preserve"> </w:t>
      </w:r>
      <w:r w:rsidR="009A1FB7" w:rsidRPr="00124595">
        <w:rPr>
          <w:rFonts w:ascii="Noto Sans CJK KR Regular" w:eastAsia="Noto Sans CJK KR Regular" w:hAnsi="Noto Sans CJK KR Regular" w:cs="굴림" w:hint="eastAsia"/>
          <w:color w:val="000000"/>
          <w:sz w:val="18"/>
          <w:szCs w:val="18"/>
          <w:shd w:val="clear" w:color="auto" w:fill="FFFFFF"/>
          <w:lang w:val="en-US"/>
        </w:rPr>
        <w:t>밖에</w:t>
      </w:r>
      <w:r w:rsidR="009A1FB7"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  <w:lang w:val="en-US"/>
        </w:rPr>
        <w:t xml:space="preserve"> </w:t>
      </w:r>
      <w:r w:rsidR="009A1FB7" w:rsidRPr="00124595">
        <w:rPr>
          <w:rFonts w:ascii="Noto Sans CJK KR Regular" w:eastAsia="Noto Sans CJK KR Regular" w:hAnsi="Noto Sans CJK KR Regular" w:cs="굴림" w:hint="eastAsia"/>
          <w:color w:val="000000"/>
          <w:sz w:val="18"/>
          <w:szCs w:val="18"/>
          <w:shd w:val="clear" w:color="auto" w:fill="FFFFFF"/>
          <w:lang w:val="en-US"/>
        </w:rPr>
        <w:t>불이익을</w:t>
      </w:r>
      <w:r w:rsidR="009A1FB7"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  <w:lang w:val="en-US"/>
        </w:rPr>
        <w:t xml:space="preserve"> </w:t>
      </w:r>
      <w:r w:rsidR="009A1FB7" w:rsidRPr="00124595">
        <w:rPr>
          <w:rFonts w:ascii="Noto Sans CJK KR Regular" w:eastAsia="Noto Sans CJK KR Regular" w:hAnsi="Noto Sans CJK KR Regular" w:cs="굴림" w:hint="eastAsia"/>
          <w:color w:val="000000"/>
          <w:sz w:val="18"/>
          <w:szCs w:val="18"/>
          <w:shd w:val="clear" w:color="auto" w:fill="FFFFFF"/>
          <w:lang w:val="en-US"/>
        </w:rPr>
        <w:t>주는</w:t>
      </w:r>
      <w:r w:rsidR="009A1FB7"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  <w:lang w:val="en-US"/>
        </w:rPr>
        <w:t xml:space="preserve"> </w:t>
      </w:r>
      <w:r w:rsidR="009A1FB7" w:rsidRPr="00124595">
        <w:rPr>
          <w:rFonts w:ascii="Noto Sans CJK KR Regular" w:eastAsia="Noto Sans CJK KR Regular" w:hAnsi="Noto Sans CJK KR Regular" w:cs="굴림" w:hint="eastAsia"/>
          <w:color w:val="000000"/>
          <w:sz w:val="18"/>
          <w:szCs w:val="18"/>
          <w:shd w:val="clear" w:color="auto" w:fill="FFFFFF"/>
          <w:lang w:val="en-US"/>
        </w:rPr>
        <w:t>행위를</w:t>
      </w:r>
      <w:r w:rsidR="009A1FB7"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  <w:lang w:val="en-US"/>
        </w:rPr>
        <w:t xml:space="preserve"> </w:t>
      </w:r>
      <w:r w:rsidR="009A1FB7" w:rsidRPr="00124595">
        <w:rPr>
          <w:rFonts w:ascii="Noto Sans CJK KR Regular" w:eastAsia="Noto Sans CJK KR Regular" w:hAnsi="Noto Sans CJK KR Regular" w:cs="굴림" w:hint="eastAsia"/>
          <w:color w:val="000000"/>
          <w:sz w:val="18"/>
          <w:szCs w:val="18"/>
          <w:shd w:val="clear" w:color="auto" w:fill="FFFFFF"/>
          <w:lang w:val="en-US"/>
        </w:rPr>
        <w:t>하여서는</w:t>
      </w:r>
      <w:r w:rsidR="009A1FB7"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  <w:lang w:val="en-US"/>
        </w:rPr>
        <w:t xml:space="preserve"> </w:t>
      </w:r>
      <w:r w:rsidR="009A1FB7" w:rsidRPr="00124595">
        <w:rPr>
          <w:rFonts w:ascii="Noto Sans CJK KR Regular" w:eastAsia="Noto Sans CJK KR Regular" w:hAnsi="Noto Sans CJK KR Regular" w:cs="굴림" w:hint="eastAsia"/>
          <w:color w:val="000000"/>
          <w:sz w:val="18"/>
          <w:szCs w:val="18"/>
          <w:shd w:val="clear" w:color="auto" w:fill="FFFFFF"/>
          <w:lang w:val="en-US"/>
        </w:rPr>
        <w:t>아니</w:t>
      </w:r>
      <w:r w:rsidR="009A1FB7"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  <w:lang w:val="en-US"/>
        </w:rPr>
        <w:t xml:space="preserve"> </w:t>
      </w:r>
      <w:r w:rsidR="009A1FB7" w:rsidRPr="00124595">
        <w:rPr>
          <w:rFonts w:ascii="Noto Sans CJK KR Regular" w:eastAsia="Noto Sans CJK KR Regular" w:hAnsi="Noto Sans CJK KR Regular" w:cs="굴림" w:hint="eastAsia"/>
          <w:color w:val="000000"/>
          <w:sz w:val="18"/>
          <w:szCs w:val="18"/>
          <w:shd w:val="clear" w:color="auto" w:fill="FFFFFF"/>
          <w:lang w:val="en-US"/>
        </w:rPr>
        <w:t>된다</w:t>
      </w:r>
      <w:r w:rsidR="009A1FB7"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  <w:lang w:val="en-US"/>
        </w:rPr>
        <w:t>.</w:t>
      </w:r>
    </w:p>
    <w:p w14:paraId="1CA9A569" w14:textId="553A8DC9" w:rsidR="003908E0" w:rsidRPr="00124595" w:rsidRDefault="00881E38" w:rsidP="00124595">
      <w:pPr>
        <w:pStyle w:val="ab"/>
        <w:numPr>
          <w:ilvl w:val="0"/>
          <w:numId w:val="58"/>
        </w:numPr>
        <w:spacing w:before="240" w:after="240"/>
        <w:ind w:leftChars="0"/>
        <w:rPr>
          <w:rFonts w:ascii="Noto Sans CJK KR Regular" w:eastAsia="Noto Sans CJK KR Regular" w:hAnsi="Noto Sans CJK KR Regular" w:cs="굴림"/>
          <w:color w:val="000000"/>
          <w:sz w:val="18"/>
          <w:szCs w:val="18"/>
          <w:lang w:val="en-US"/>
        </w:rPr>
      </w:pPr>
      <w:r w:rsidRPr="00124595">
        <w:rPr>
          <w:rFonts w:ascii="Noto Sans CJK KR Regular" w:eastAsia="Noto Sans CJK KR Regular" w:hAnsi="Noto Sans CJK KR Regular" w:cs="굴림" w:hint="eastAsia"/>
          <w:color w:val="000000"/>
          <w:sz w:val="18"/>
          <w:szCs w:val="18"/>
          <w:shd w:val="clear" w:color="auto" w:fill="FFFFFF"/>
          <w:lang w:val="en-US"/>
        </w:rPr>
        <w:t>“</w:t>
      </w:r>
      <w:r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  <w:lang w:val="en-US"/>
        </w:rPr>
        <w:t>(주)</w:t>
      </w:r>
      <w:proofErr w:type="spellStart"/>
      <w:r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  <w:lang w:val="en-US"/>
        </w:rPr>
        <w:t>일룸</w:t>
      </w:r>
      <w:proofErr w:type="spellEnd"/>
      <w:r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  <w:lang w:val="en-US"/>
        </w:rPr>
        <w:t xml:space="preserve"> </w:t>
      </w:r>
      <w:proofErr w:type="spellStart"/>
      <w:r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  <w:lang w:val="en-US"/>
        </w:rPr>
        <w:t>DESKER</w:t>
      </w:r>
      <w:r w:rsidRPr="00124595">
        <w:rPr>
          <w:rFonts w:ascii="Noto Sans CJK KR Regular" w:eastAsia="Noto Sans CJK KR Regular" w:hAnsi="Noto Sans CJK KR Regular" w:cs="굴림" w:hint="eastAsia"/>
          <w:color w:val="000000"/>
          <w:sz w:val="18"/>
          <w:szCs w:val="18"/>
          <w:shd w:val="clear" w:color="auto" w:fill="FFFFFF"/>
          <w:lang w:val="en-US"/>
        </w:rPr>
        <w:t>”</w:t>
      </w:r>
      <w:r w:rsidR="009A1FB7" w:rsidRPr="00124595">
        <w:rPr>
          <w:rFonts w:ascii="Noto Sans CJK KR Regular" w:eastAsia="Noto Sans CJK KR Regular" w:hAnsi="Noto Sans CJK KR Regular" w:cs="굴림" w:hint="eastAsia"/>
          <w:color w:val="000000"/>
          <w:sz w:val="18"/>
          <w:szCs w:val="18"/>
          <w:shd w:val="clear" w:color="auto" w:fill="FFFFFF"/>
          <w:lang w:val="en-US"/>
        </w:rPr>
        <w:t>는</w:t>
      </w:r>
      <w:proofErr w:type="spellEnd"/>
      <w:r w:rsidR="009A1FB7"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  <w:lang w:val="en-US"/>
        </w:rPr>
        <w:t xml:space="preserve"> </w:t>
      </w:r>
      <w:r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  <w:lang w:val="en-US"/>
        </w:rPr>
        <w:t xml:space="preserve">“DESKER </w:t>
      </w:r>
      <w:proofErr w:type="spellStart"/>
      <w:r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  <w:lang w:val="en-US"/>
        </w:rPr>
        <w:t>MATE”</w:t>
      </w:r>
      <w:r w:rsidR="009A1FB7" w:rsidRPr="00124595">
        <w:rPr>
          <w:rFonts w:ascii="Noto Sans CJK KR Regular" w:eastAsia="Noto Sans CJK KR Regular" w:hAnsi="Noto Sans CJK KR Regular" w:cs="굴림" w:hint="eastAsia"/>
          <w:color w:val="000000"/>
          <w:sz w:val="18"/>
          <w:szCs w:val="18"/>
          <w:shd w:val="clear" w:color="auto" w:fill="FFFFFF"/>
          <w:lang w:val="en-US"/>
        </w:rPr>
        <w:t>이</w:t>
      </w:r>
      <w:proofErr w:type="spellEnd"/>
      <w:r w:rsidR="009A1FB7"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  <w:lang w:val="en-US"/>
        </w:rPr>
        <w:t xml:space="preserve"> </w:t>
      </w:r>
      <w:r w:rsidR="009A1FB7" w:rsidRPr="00124595">
        <w:rPr>
          <w:rFonts w:ascii="Noto Sans CJK KR Regular" w:eastAsia="Noto Sans CJK KR Regular" w:hAnsi="Noto Sans CJK KR Regular" w:cs="굴림" w:hint="eastAsia"/>
          <w:color w:val="000000"/>
          <w:sz w:val="18"/>
          <w:szCs w:val="18"/>
          <w:shd w:val="clear" w:color="auto" w:fill="FFFFFF"/>
          <w:lang w:val="en-US"/>
        </w:rPr>
        <w:t>대리점단체를</w:t>
      </w:r>
      <w:r w:rsidR="009A1FB7"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  <w:lang w:val="en-US"/>
        </w:rPr>
        <w:t xml:space="preserve"> </w:t>
      </w:r>
      <w:r w:rsidR="009A1FB7" w:rsidRPr="00124595">
        <w:rPr>
          <w:rFonts w:ascii="Noto Sans CJK KR Regular" w:eastAsia="Noto Sans CJK KR Regular" w:hAnsi="Noto Sans CJK KR Regular" w:cs="굴림" w:hint="eastAsia"/>
          <w:color w:val="000000"/>
          <w:sz w:val="18"/>
          <w:szCs w:val="18"/>
          <w:shd w:val="clear" w:color="auto" w:fill="FFFFFF"/>
          <w:lang w:val="en-US"/>
        </w:rPr>
        <w:t>설립하고자</w:t>
      </w:r>
      <w:r w:rsidR="009A1FB7"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  <w:lang w:val="en-US"/>
        </w:rPr>
        <w:t xml:space="preserve"> </w:t>
      </w:r>
      <w:r w:rsidR="009A1FB7" w:rsidRPr="00124595">
        <w:rPr>
          <w:rFonts w:ascii="Noto Sans CJK KR Regular" w:eastAsia="Noto Sans CJK KR Regular" w:hAnsi="Noto Sans CJK KR Regular" w:cs="굴림" w:hint="eastAsia"/>
          <w:color w:val="000000"/>
          <w:sz w:val="18"/>
          <w:szCs w:val="18"/>
          <w:shd w:val="clear" w:color="auto" w:fill="FFFFFF"/>
          <w:lang w:val="en-US"/>
        </w:rPr>
        <w:t>하는</w:t>
      </w:r>
      <w:r w:rsidR="009A1FB7"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  <w:lang w:val="en-US"/>
        </w:rPr>
        <w:t xml:space="preserve"> </w:t>
      </w:r>
      <w:r w:rsidR="009A1FB7" w:rsidRPr="00124595">
        <w:rPr>
          <w:rFonts w:ascii="Noto Sans CJK KR Regular" w:eastAsia="Noto Sans CJK KR Regular" w:hAnsi="Noto Sans CJK KR Regular" w:cs="굴림" w:hint="eastAsia"/>
          <w:color w:val="000000"/>
          <w:sz w:val="18"/>
          <w:szCs w:val="18"/>
          <w:shd w:val="clear" w:color="auto" w:fill="FFFFFF"/>
          <w:lang w:val="en-US"/>
        </w:rPr>
        <w:t>행위를</w:t>
      </w:r>
      <w:r w:rsidR="009A1FB7"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  <w:lang w:val="en-US"/>
        </w:rPr>
        <w:t xml:space="preserve"> </w:t>
      </w:r>
      <w:r w:rsidR="009A1FB7" w:rsidRPr="00124595">
        <w:rPr>
          <w:rFonts w:ascii="Noto Sans CJK KR Regular" w:eastAsia="Noto Sans CJK KR Regular" w:hAnsi="Noto Sans CJK KR Regular" w:cs="굴림" w:hint="eastAsia"/>
          <w:color w:val="000000"/>
          <w:sz w:val="18"/>
          <w:szCs w:val="18"/>
          <w:shd w:val="clear" w:color="auto" w:fill="FFFFFF"/>
          <w:lang w:val="en-US"/>
        </w:rPr>
        <w:t>방해하거나</w:t>
      </w:r>
      <w:r w:rsidR="009A1FB7"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  <w:lang w:val="en-US"/>
        </w:rPr>
        <w:t xml:space="preserve">, </w:t>
      </w:r>
      <w:r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  <w:lang w:val="en-US"/>
        </w:rPr>
        <w:t>“DESKER MATE”</w:t>
      </w:r>
      <w:r w:rsidR="009A1FB7" w:rsidRPr="00124595">
        <w:rPr>
          <w:rFonts w:ascii="Noto Sans CJK KR Regular" w:eastAsia="Noto Sans CJK KR Regular" w:hAnsi="Noto Sans CJK KR Regular" w:cs="굴림" w:hint="eastAsia"/>
          <w:color w:val="000000"/>
          <w:sz w:val="18"/>
          <w:szCs w:val="18"/>
          <w:shd w:val="clear" w:color="auto" w:fill="FFFFFF"/>
          <w:lang w:val="en-US"/>
        </w:rPr>
        <w:t>단체</w:t>
      </w:r>
      <w:r w:rsidR="009A1FB7"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  <w:lang w:val="en-US"/>
        </w:rPr>
        <w:t xml:space="preserve"> </w:t>
      </w:r>
      <w:r w:rsidR="009A1FB7" w:rsidRPr="00124595">
        <w:rPr>
          <w:rFonts w:ascii="Noto Sans CJK KR Regular" w:eastAsia="Noto Sans CJK KR Regular" w:hAnsi="Noto Sans CJK KR Regular" w:cs="굴림" w:hint="eastAsia"/>
          <w:color w:val="000000"/>
          <w:sz w:val="18"/>
          <w:szCs w:val="18"/>
          <w:shd w:val="clear" w:color="auto" w:fill="FFFFFF"/>
          <w:lang w:val="en-US"/>
        </w:rPr>
        <w:t>설립</w:t>
      </w:r>
      <w:r w:rsidR="009A1FB7"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  <w:lang w:val="en-US"/>
        </w:rPr>
        <w:t xml:space="preserve"> </w:t>
      </w:r>
      <w:r w:rsidR="009A1FB7" w:rsidRPr="00124595">
        <w:rPr>
          <w:rFonts w:ascii="Noto Sans CJK KR Regular" w:eastAsia="Noto Sans CJK KR Regular" w:hAnsi="Noto Sans CJK KR Regular" w:cs="굴림" w:hint="eastAsia"/>
          <w:color w:val="000000"/>
          <w:sz w:val="18"/>
          <w:szCs w:val="18"/>
          <w:shd w:val="clear" w:color="auto" w:fill="FFFFFF"/>
          <w:lang w:val="en-US"/>
        </w:rPr>
        <w:t>또는</w:t>
      </w:r>
      <w:r w:rsidR="009A1FB7"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  <w:lang w:val="en-US"/>
        </w:rPr>
        <w:t xml:space="preserve"> </w:t>
      </w:r>
      <w:r w:rsidR="009A1FB7" w:rsidRPr="00124595">
        <w:rPr>
          <w:rFonts w:ascii="Noto Sans CJK KR Regular" w:eastAsia="Noto Sans CJK KR Regular" w:hAnsi="Noto Sans CJK KR Regular" w:cs="굴림" w:hint="eastAsia"/>
          <w:color w:val="000000"/>
          <w:sz w:val="18"/>
          <w:szCs w:val="18"/>
          <w:shd w:val="clear" w:color="auto" w:fill="FFFFFF"/>
          <w:lang w:val="en-US"/>
        </w:rPr>
        <w:t>가입을</w:t>
      </w:r>
      <w:r w:rsidR="009A1FB7"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  <w:lang w:val="en-US"/>
        </w:rPr>
        <w:t xml:space="preserve"> </w:t>
      </w:r>
      <w:r w:rsidR="009A1FB7" w:rsidRPr="00124595">
        <w:rPr>
          <w:rFonts w:ascii="Noto Sans CJK KR Regular" w:eastAsia="Noto Sans CJK KR Regular" w:hAnsi="Noto Sans CJK KR Regular" w:cs="굴림" w:hint="eastAsia"/>
          <w:color w:val="000000"/>
          <w:sz w:val="18"/>
          <w:szCs w:val="18"/>
          <w:shd w:val="clear" w:color="auto" w:fill="FFFFFF"/>
          <w:lang w:val="en-US"/>
        </w:rPr>
        <w:t>이유로</w:t>
      </w:r>
      <w:r w:rsidR="009A1FB7"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  <w:lang w:val="en-US"/>
        </w:rPr>
        <w:t xml:space="preserve"> </w:t>
      </w:r>
      <w:r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  <w:lang w:val="en-US"/>
        </w:rPr>
        <w:t>“DESKER MATE”</w:t>
      </w:r>
      <w:r w:rsidR="009A1FB7" w:rsidRPr="00124595">
        <w:rPr>
          <w:rFonts w:ascii="Noto Sans CJK KR Regular" w:eastAsia="Noto Sans CJK KR Regular" w:hAnsi="Noto Sans CJK KR Regular" w:cs="굴림" w:hint="eastAsia"/>
          <w:color w:val="000000"/>
          <w:sz w:val="18"/>
          <w:szCs w:val="18"/>
          <w:shd w:val="clear" w:color="auto" w:fill="FFFFFF"/>
          <w:lang w:val="en-US"/>
        </w:rPr>
        <w:t>에게</w:t>
      </w:r>
      <w:r w:rsidR="009A1FB7"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  <w:lang w:val="en-US"/>
        </w:rPr>
        <w:t xml:space="preserve"> </w:t>
      </w:r>
      <w:r w:rsidR="009A1FB7" w:rsidRPr="00124595">
        <w:rPr>
          <w:rFonts w:ascii="Noto Sans CJK KR Regular" w:eastAsia="Noto Sans CJK KR Regular" w:hAnsi="Noto Sans CJK KR Regular" w:cs="굴림" w:hint="eastAsia"/>
          <w:color w:val="000000"/>
          <w:sz w:val="18"/>
          <w:szCs w:val="18"/>
          <w:shd w:val="clear" w:color="auto" w:fill="FFFFFF"/>
          <w:lang w:val="en-US"/>
        </w:rPr>
        <w:t>불이익을</w:t>
      </w:r>
      <w:r w:rsidR="009A1FB7"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  <w:lang w:val="en-US"/>
        </w:rPr>
        <w:t xml:space="preserve"> </w:t>
      </w:r>
      <w:r w:rsidR="009A1FB7" w:rsidRPr="00124595">
        <w:rPr>
          <w:rFonts w:ascii="Noto Sans CJK KR Regular" w:eastAsia="Noto Sans CJK KR Regular" w:hAnsi="Noto Sans CJK KR Regular" w:cs="굴림" w:hint="eastAsia"/>
          <w:color w:val="000000"/>
          <w:sz w:val="18"/>
          <w:szCs w:val="18"/>
          <w:shd w:val="clear" w:color="auto" w:fill="FFFFFF"/>
          <w:lang w:val="en-US"/>
        </w:rPr>
        <w:t>주어서는</w:t>
      </w:r>
      <w:r w:rsidR="009A1FB7"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  <w:lang w:val="en-US"/>
        </w:rPr>
        <w:t xml:space="preserve"> </w:t>
      </w:r>
      <w:r w:rsidR="009A1FB7" w:rsidRPr="00124595">
        <w:rPr>
          <w:rFonts w:ascii="Noto Sans CJK KR Regular" w:eastAsia="Noto Sans CJK KR Regular" w:hAnsi="Noto Sans CJK KR Regular" w:cs="굴림" w:hint="eastAsia"/>
          <w:color w:val="000000"/>
          <w:sz w:val="18"/>
          <w:szCs w:val="18"/>
          <w:shd w:val="clear" w:color="auto" w:fill="FFFFFF"/>
          <w:lang w:val="en-US"/>
        </w:rPr>
        <w:t>아니</w:t>
      </w:r>
      <w:r w:rsidR="009A1FB7"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  <w:lang w:val="en-US"/>
        </w:rPr>
        <w:t xml:space="preserve"> </w:t>
      </w:r>
      <w:r w:rsidR="009A1FB7" w:rsidRPr="00124595">
        <w:rPr>
          <w:rFonts w:ascii="Noto Sans CJK KR Regular" w:eastAsia="Noto Sans CJK KR Regular" w:hAnsi="Noto Sans CJK KR Regular" w:cs="굴림" w:hint="eastAsia"/>
          <w:color w:val="000000"/>
          <w:sz w:val="18"/>
          <w:szCs w:val="18"/>
          <w:shd w:val="clear" w:color="auto" w:fill="FFFFFF"/>
          <w:lang w:val="en-US"/>
        </w:rPr>
        <w:t>된다</w:t>
      </w:r>
      <w:r w:rsidR="009A1FB7"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  <w:lang w:val="en-US"/>
        </w:rPr>
        <w:t>.</w:t>
      </w:r>
    </w:p>
    <w:p w14:paraId="295363EB" w14:textId="2CD9844D" w:rsidR="009A1FB7" w:rsidRPr="00124595" w:rsidRDefault="00881E38" w:rsidP="00124595">
      <w:pPr>
        <w:pStyle w:val="ab"/>
        <w:numPr>
          <w:ilvl w:val="0"/>
          <w:numId w:val="58"/>
        </w:numPr>
        <w:spacing w:before="240" w:after="240"/>
        <w:ind w:leftChars="0"/>
        <w:rPr>
          <w:rFonts w:ascii="Noto Sans CJK KR Regular" w:eastAsia="Noto Sans CJK KR Regular" w:hAnsi="Noto Sans CJK KR Regular" w:cs="굴림"/>
          <w:color w:val="000000"/>
          <w:sz w:val="18"/>
          <w:szCs w:val="18"/>
          <w:lang w:val="en-US"/>
        </w:rPr>
      </w:pPr>
      <w:r w:rsidRPr="00124595">
        <w:rPr>
          <w:rFonts w:ascii="Noto Sans CJK KR Regular" w:eastAsia="Noto Sans CJK KR Regular" w:hAnsi="Noto Sans CJK KR Regular" w:cs="굴림" w:hint="eastAsia"/>
          <w:color w:val="000000"/>
          <w:sz w:val="18"/>
          <w:szCs w:val="18"/>
          <w:shd w:val="clear" w:color="auto" w:fill="FFFFFF"/>
          <w:lang w:val="en-US"/>
        </w:rPr>
        <w:t>“</w:t>
      </w:r>
      <w:r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  <w:lang w:val="en-US"/>
        </w:rPr>
        <w:t>(주)</w:t>
      </w:r>
      <w:proofErr w:type="spellStart"/>
      <w:r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  <w:lang w:val="en-US"/>
        </w:rPr>
        <w:t>일룸</w:t>
      </w:r>
      <w:proofErr w:type="spellEnd"/>
      <w:r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  <w:lang w:val="en-US"/>
        </w:rPr>
        <w:t xml:space="preserve"> </w:t>
      </w:r>
      <w:proofErr w:type="spellStart"/>
      <w:r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  <w:lang w:val="en-US"/>
        </w:rPr>
        <w:t>DESKER</w:t>
      </w:r>
      <w:r w:rsidRPr="00124595">
        <w:rPr>
          <w:rFonts w:ascii="Noto Sans CJK KR Regular" w:eastAsia="Noto Sans CJK KR Regular" w:hAnsi="Noto Sans CJK KR Regular" w:cs="굴림" w:hint="eastAsia"/>
          <w:color w:val="000000"/>
          <w:sz w:val="18"/>
          <w:szCs w:val="18"/>
          <w:shd w:val="clear" w:color="auto" w:fill="FFFFFF"/>
          <w:lang w:val="en-US"/>
        </w:rPr>
        <w:t>”</w:t>
      </w:r>
      <w:r w:rsidR="009A1FB7" w:rsidRPr="00124595">
        <w:rPr>
          <w:rFonts w:ascii="Noto Sans CJK KR Regular" w:eastAsia="Noto Sans CJK KR Regular" w:hAnsi="Noto Sans CJK KR Regular" w:cs="굴림" w:hint="eastAsia"/>
          <w:color w:val="000000"/>
          <w:sz w:val="18"/>
          <w:szCs w:val="18"/>
          <w:shd w:val="clear" w:color="auto" w:fill="FFFFFF"/>
          <w:lang w:val="en-US"/>
        </w:rPr>
        <w:t>는</w:t>
      </w:r>
      <w:proofErr w:type="spellEnd"/>
      <w:r w:rsidR="009A1FB7"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  <w:lang w:val="en-US"/>
        </w:rPr>
        <w:t xml:space="preserve"> </w:t>
      </w:r>
      <w:r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  <w:lang w:val="en-US"/>
        </w:rPr>
        <w:t xml:space="preserve">“DESKER </w:t>
      </w:r>
      <w:proofErr w:type="spellStart"/>
      <w:r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  <w:lang w:val="en-US"/>
        </w:rPr>
        <w:t>MATE”</w:t>
      </w:r>
      <w:r w:rsidR="009A1FB7" w:rsidRPr="00124595">
        <w:rPr>
          <w:rFonts w:ascii="Noto Sans CJK KR Regular" w:eastAsia="Noto Sans CJK KR Regular" w:hAnsi="Noto Sans CJK KR Regular" w:cs="굴림" w:hint="eastAsia"/>
          <w:color w:val="000000"/>
          <w:sz w:val="18"/>
          <w:szCs w:val="18"/>
          <w:shd w:val="clear" w:color="auto" w:fill="FFFFFF"/>
          <w:lang w:val="en-US"/>
        </w:rPr>
        <w:t>에게</w:t>
      </w:r>
      <w:proofErr w:type="spellEnd"/>
      <w:r w:rsidR="009A1FB7"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  <w:lang w:val="en-US"/>
        </w:rPr>
        <w:t xml:space="preserve"> </w:t>
      </w:r>
      <w:r w:rsidR="009A1FB7" w:rsidRPr="00124595">
        <w:rPr>
          <w:rFonts w:ascii="Noto Sans CJK KR Regular" w:eastAsia="Noto Sans CJK KR Regular" w:hAnsi="Noto Sans CJK KR Regular" w:cs="굴림" w:hint="eastAsia"/>
          <w:color w:val="000000"/>
          <w:sz w:val="18"/>
          <w:szCs w:val="18"/>
          <w:shd w:val="clear" w:color="auto" w:fill="FFFFFF"/>
          <w:lang w:val="en-US"/>
        </w:rPr>
        <w:t>허위</w:t>
      </w:r>
      <w:r w:rsidR="009A1FB7"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  <w:lang w:val="en-US"/>
        </w:rPr>
        <w:t xml:space="preserve"> </w:t>
      </w:r>
      <w:r w:rsidR="009A1FB7" w:rsidRPr="00124595">
        <w:rPr>
          <w:rFonts w:ascii="Noto Sans CJK KR Regular" w:eastAsia="Noto Sans CJK KR Regular" w:hAnsi="Noto Sans CJK KR Regular" w:cs="굴림" w:hint="eastAsia"/>
          <w:color w:val="000000"/>
          <w:sz w:val="18"/>
          <w:szCs w:val="18"/>
          <w:shd w:val="clear" w:color="auto" w:fill="FFFFFF"/>
          <w:lang w:val="en-US"/>
        </w:rPr>
        <w:t>과장의</w:t>
      </w:r>
      <w:r w:rsidR="009A1FB7"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  <w:lang w:val="en-US"/>
        </w:rPr>
        <w:t xml:space="preserve"> </w:t>
      </w:r>
      <w:r w:rsidR="009A1FB7" w:rsidRPr="00124595">
        <w:rPr>
          <w:rFonts w:ascii="Noto Sans CJK KR Regular" w:eastAsia="Noto Sans CJK KR Regular" w:hAnsi="Noto Sans CJK KR Regular" w:cs="굴림" w:hint="eastAsia"/>
          <w:color w:val="000000"/>
          <w:sz w:val="18"/>
          <w:szCs w:val="18"/>
          <w:shd w:val="clear" w:color="auto" w:fill="FFFFFF"/>
          <w:lang w:val="en-US"/>
        </w:rPr>
        <w:t>정보를</w:t>
      </w:r>
      <w:r w:rsidR="009A1FB7"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  <w:lang w:val="en-US"/>
        </w:rPr>
        <w:t xml:space="preserve"> </w:t>
      </w:r>
      <w:r w:rsidR="009A1FB7" w:rsidRPr="00124595">
        <w:rPr>
          <w:rFonts w:ascii="Noto Sans CJK KR Regular" w:eastAsia="Noto Sans CJK KR Regular" w:hAnsi="Noto Sans CJK KR Regular" w:cs="굴림" w:hint="eastAsia"/>
          <w:color w:val="000000"/>
          <w:sz w:val="18"/>
          <w:szCs w:val="18"/>
          <w:shd w:val="clear" w:color="auto" w:fill="FFFFFF"/>
          <w:lang w:val="en-US"/>
        </w:rPr>
        <w:t>제공하여서는</w:t>
      </w:r>
      <w:r w:rsidR="009A1FB7"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  <w:lang w:val="en-US"/>
        </w:rPr>
        <w:t xml:space="preserve"> </w:t>
      </w:r>
      <w:r w:rsidR="009A1FB7" w:rsidRPr="00124595">
        <w:rPr>
          <w:rFonts w:ascii="Noto Sans CJK KR Regular" w:eastAsia="Noto Sans CJK KR Regular" w:hAnsi="Noto Sans CJK KR Regular" w:cs="굴림" w:hint="eastAsia"/>
          <w:color w:val="000000"/>
          <w:sz w:val="18"/>
          <w:szCs w:val="18"/>
          <w:shd w:val="clear" w:color="auto" w:fill="FFFFFF"/>
          <w:lang w:val="en-US"/>
        </w:rPr>
        <w:t>아니</w:t>
      </w:r>
      <w:r w:rsidR="009A1FB7"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  <w:lang w:val="en-US"/>
        </w:rPr>
        <w:t xml:space="preserve"> </w:t>
      </w:r>
      <w:r w:rsidR="009A1FB7" w:rsidRPr="00124595">
        <w:rPr>
          <w:rFonts w:ascii="Noto Sans CJK KR Regular" w:eastAsia="Noto Sans CJK KR Regular" w:hAnsi="Noto Sans CJK KR Regular" w:cs="굴림" w:hint="eastAsia"/>
          <w:color w:val="000000"/>
          <w:sz w:val="18"/>
          <w:szCs w:val="18"/>
          <w:shd w:val="clear" w:color="auto" w:fill="FFFFFF"/>
          <w:lang w:val="en-US"/>
        </w:rPr>
        <w:t>된다</w:t>
      </w:r>
      <w:r w:rsidR="009A1FB7"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  <w:lang w:val="en-US"/>
        </w:rPr>
        <w:t>.</w:t>
      </w:r>
    </w:p>
    <w:p w14:paraId="0D559EA9" w14:textId="77777777" w:rsidR="009A1FB7" w:rsidRPr="00124595" w:rsidRDefault="009A1FB7">
      <w:pPr>
        <w:spacing w:before="240" w:after="240"/>
        <w:rPr>
          <w:rFonts w:ascii="Noto Sans CJK KR Regular" w:eastAsia="Noto Sans CJK KR Regular" w:hAnsi="Noto Sans CJK KR Regular" w:cs="Arial Unicode MS"/>
          <w:sz w:val="18"/>
          <w:szCs w:val="18"/>
        </w:rPr>
      </w:pPr>
    </w:p>
    <w:p w14:paraId="00000021" w14:textId="425E3DC6" w:rsidR="00D238D8" w:rsidRPr="00124595" w:rsidRDefault="001F2C51">
      <w:pPr>
        <w:spacing w:before="240" w:after="240"/>
        <w:rPr>
          <w:rFonts w:ascii="Noto Sans CJK KR Regular" w:eastAsia="Noto Sans CJK KR Regular" w:hAnsi="Noto Sans CJK KR Regular"/>
          <w:sz w:val="18"/>
          <w:szCs w:val="18"/>
        </w:rPr>
      </w:pPr>
      <w:r w:rsidRPr="00124595">
        <w:rPr>
          <w:rFonts w:ascii="Noto Sans CJK KR Regular" w:eastAsia="Noto Sans CJK KR Regular" w:hAnsi="Noto Sans CJK KR Regular" w:cs="Arial Unicode MS" w:hint="eastAsia"/>
          <w:sz w:val="18"/>
          <w:szCs w:val="18"/>
        </w:rPr>
        <w:t>제</w:t>
      </w:r>
      <w:r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 xml:space="preserve"> 1</w:t>
      </w:r>
      <w:r w:rsidR="003908E0"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>1</w:t>
      </w:r>
      <w:r w:rsidRPr="00124595">
        <w:rPr>
          <w:rFonts w:ascii="Noto Sans CJK KR Regular" w:eastAsia="Noto Sans CJK KR Regular" w:hAnsi="Noto Sans CJK KR Regular" w:cs="Arial Unicode MS" w:hint="eastAsia"/>
          <w:sz w:val="18"/>
          <w:szCs w:val="18"/>
        </w:rPr>
        <w:t>조</w:t>
      </w:r>
      <w:r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 xml:space="preserve"> </w:t>
      </w:r>
      <w:r w:rsidR="005761CA"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>(</w:t>
      </w:r>
      <w:proofErr w:type="gramStart"/>
      <w:r w:rsidR="00841AFF" w:rsidRPr="00124595">
        <w:rPr>
          <w:rFonts w:ascii="Noto Sans CJK KR Regular" w:eastAsia="Noto Sans CJK KR Regular" w:hAnsi="Noto Sans CJK KR Regular" w:cs="Arial Unicode MS" w:hint="eastAsia"/>
          <w:sz w:val="18"/>
          <w:szCs w:val="18"/>
        </w:rPr>
        <w:t>손해배상금</w:t>
      </w:r>
      <w:r w:rsidR="00841AFF"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 xml:space="preserve"> </w:t>
      </w:r>
      <w:r w:rsidR="001C7215"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 xml:space="preserve"> </w:t>
      </w:r>
      <w:r w:rsidR="001C7215" w:rsidRPr="00124595">
        <w:rPr>
          <w:rFonts w:ascii="Noto Sans CJK KR Regular" w:eastAsia="Noto Sans CJK KR Regular" w:hAnsi="Noto Sans CJK KR Regular" w:cs="Arial Unicode MS" w:hint="eastAsia"/>
          <w:sz w:val="18"/>
          <w:szCs w:val="18"/>
        </w:rPr>
        <w:t>상계</w:t>
      </w:r>
      <w:proofErr w:type="gramEnd"/>
      <w:r w:rsidR="00841AFF"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 xml:space="preserve"> 및 지급보류</w:t>
      </w:r>
      <w:r w:rsidR="005761CA"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>)</w:t>
      </w:r>
    </w:p>
    <w:p w14:paraId="4DE8067E" w14:textId="0DFC32E0" w:rsidR="001C7215" w:rsidRPr="00124595" w:rsidRDefault="00AF7189" w:rsidP="003529E4">
      <w:pPr>
        <w:pStyle w:val="ab"/>
        <w:numPr>
          <w:ilvl w:val="0"/>
          <w:numId w:val="18"/>
        </w:numPr>
        <w:ind w:leftChars="0" w:left="806" w:hanging="403"/>
        <w:rPr>
          <w:rFonts w:ascii="Noto Sans CJK KR Regular" w:eastAsia="Noto Sans CJK KR Regular" w:hAnsi="Noto Sans CJK KR Regular" w:cs="Arial Unicode MS"/>
          <w:sz w:val="18"/>
          <w:szCs w:val="18"/>
        </w:rPr>
      </w:pPr>
      <w:r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lastRenderedPageBreak/>
        <w:t>"</w:t>
      </w:r>
      <w:r w:rsidR="00C4358E"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>(주)</w:t>
      </w:r>
      <w:proofErr w:type="spellStart"/>
      <w:r w:rsidR="005761CA"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>일룸-DESKER</w:t>
      </w:r>
      <w:r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>"</w:t>
      </w:r>
      <w:r w:rsidRPr="00124595">
        <w:rPr>
          <w:rFonts w:ascii="Noto Sans CJK KR Regular" w:eastAsia="Noto Sans CJK KR Regular" w:hAnsi="Noto Sans CJK KR Regular" w:cs="Arial Unicode MS" w:hint="eastAsia"/>
          <w:sz w:val="18"/>
          <w:szCs w:val="18"/>
        </w:rPr>
        <w:t>는</w:t>
      </w:r>
      <w:proofErr w:type="spellEnd"/>
      <w:r w:rsidR="005761CA"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 xml:space="preserve"> </w:t>
      </w:r>
      <w:r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>"</w:t>
      </w:r>
      <w:r w:rsidR="00C4358E"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>(주)</w:t>
      </w:r>
      <w:proofErr w:type="spellStart"/>
      <w:r w:rsidR="005761CA"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>일룸-DESKER</w:t>
      </w:r>
      <w:r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>"</w:t>
      </w:r>
      <w:r w:rsidR="005761CA"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>가</w:t>
      </w:r>
      <w:proofErr w:type="spellEnd"/>
      <w:r w:rsidR="005761CA"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 xml:space="preserve"> 제공하는 </w:t>
      </w:r>
      <w:r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>"</w:t>
      </w:r>
      <w:r w:rsidR="00AA0E15"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>DESKER MATE</w:t>
      </w:r>
      <w:r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>"</w:t>
      </w:r>
      <w:r w:rsidR="005761CA"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 xml:space="preserve"> 서비스 중 허위견적 제시, 부당정보 제시, </w:t>
      </w:r>
      <w:r w:rsidR="00F36BBC"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>"</w:t>
      </w:r>
      <w:r w:rsidR="00AA0E15"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>DESKER MATE</w:t>
      </w:r>
      <w:r w:rsidR="00F36BBC"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>"</w:t>
      </w:r>
      <w:r w:rsidR="005761CA"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 xml:space="preserve"> 영업원칙 </w:t>
      </w:r>
      <w:proofErr w:type="spellStart"/>
      <w:r w:rsidR="005761CA"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>미준수</w:t>
      </w:r>
      <w:proofErr w:type="spellEnd"/>
      <w:r w:rsidR="005761CA"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 xml:space="preserve">, 명의이전 지연 등 </w:t>
      </w:r>
      <w:r w:rsidR="00F36BBC"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>"</w:t>
      </w:r>
      <w:r w:rsidR="00C4358E"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>(주)</w:t>
      </w:r>
      <w:proofErr w:type="spellStart"/>
      <w:r w:rsidR="005761CA"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>일룸-DESKER</w:t>
      </w:r>
      <w:r w:rsidR="00F36BBC"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>"</w:t>
      </w:r>
      <w:r w:rsidR="005761CA"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>가</w:t>
      </w:r>
      <w:proofErr w:type="spellEnd"/>
      <w:r w:rsidR="005761CA"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 xml:space="preserve"> 정한 부적절한 이용</w:t>
      </w:r>
      <w:r w:rsidR="009554E5" w:rsidRPr="00124595">
        <w:rPr>
          <w:rFonts w:ascii="Noto Sans CJK KR Regular" w:eastAsia="Noto Sans CJK KR Regular" w:hAnsi="Noto Sans CJK KR Regular" w:cs="Arial Unicode MS" w:hint="eastAsia"/>
          <w:sz w:val="18"/>
          <w:szCs w:val="18"/>
        </w:rPr>
        <w:t>이</w:t>
      </w:r>
      <w:r w:rsidR="009554E5"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 xml:space="preserve"> </w:t>
      </w:r>
      <w:r w:rsidR="009554E5" w:rsidRPr="00124595">
        <w:rPr>
          <w:rFonts w:ascii="Noto Sans CJK KR Regular" w:eastAsia="Noto Sans CJK KR Regular" w:hAnsi="Noto Sans CJK KR Regular" w:cs="Arial Unicode MS" w:hint="eastAsia"/>
          <w:sz w:val="18"/>
          <w:szCs w:val="18"/>
        </w:rPr>
        <w:t>확인되거나</w:t>
      </w:r>
      <w:r w:rsidR="009554E5"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 xml:space="preserve"> </w:t>
      </w:r>
      <w:r w:rsidR="009554E5" w:rsidRPr="00124595">
        <w:rPr>
          <w:rFonts w:ascii="Noto Sans CJK KR Regular" w:eastAsia="Noto Sans CJK KR Regular" w:hAnsi="Noto Sans CJK KR Regular" w:cs="Arial Unicode MS" w:hint="eastAsia"/>
          <w:sz w:val="18"/>
          <w:szCs w:val="18"/>
        </w:rPr>
        <w:t>또는</w:t>
      </w:r>
      <w:r w:rsidR="009554E5"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 xml:space="preserve"> </w:t>
      </w:r>
      <w:r w:rsidR="009554E5" w:rsidRPr="00124595">
        <w:rPr>
          <w:rFonts w:ascii="Noto Sans CJK KR Regular" w:eastAsia="Noto Sans CJK KR Regular" w:hAnsi="Noto Sans CJK KR Regular" w:cs="Arial Unicode MS" w:hint="eastAsia"/>
          <w:sz w:val="18"/>
          <w:szCs w:val="18"/>
        </w:rPr>
        <w:t>의심된</w:t>
      </w:r>
      <w:r w:rsidR="009554E5"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 xml:space="preserve"> </w:t>
      </w:r>
      <w:r w:rsidR="009554E5" w:rsidRPr="00124595">
        <w:rPr>
          <w:rFonts w:ascii="Noto Sans CJK KR Regular" w:eastAsia="Noto Sans CJK KR Regular" w:hAnsi="Noto Sans CJK KR Regular" w:cs="Arial Unicode MS" w:hint="eastAsia"/>
          <w:sz w:val="18"/>
          <w:szCs w:val="18"/>
        </w:rPr>
        <w:t>경우</w:t>
      </w:r>
      <w:r w:rsidR="005761CA"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 xml:space="preserve"> </w:t>
      </w:r>
      <w:r w:rsidR="00C520A0" w:rsidRPr="00124595">
        <w:rPr>
          <w:rFonts w:ascii="Noto Sans CJK KR Regular" w:eastAsia="Noto Sans CJK KR Regular" w:hAnsi="Noto Sans CJK KR Regular" w:cs="Arial Unicode MS" w:hint="eastAsia"/>
          <w:sz w:val="18"/>
          <w:szCs w:val="18"/>
        </w:rPr>
        <w:t>관련된</w:t>
      </w:r>
      <w:r w:rsidR="00C520A0"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 xml:space="preserve"> 조사가 </w:t>
      </w:r>
      <w:r w:rsidR="00C520A0" w:rsidRPr="00124595">
        <w:rPr>
          <w:rFonts w:ascii="Noto Sans CJK KR Regular" w:eastAsia="Noto Sans CJK KR Regular" w:hAnsi="Noto Sans CJK KR Regular" w:cs="Arial Unicode MS" w:hint="eastAsia"/>
          <w:sz w:val="18"/>
          <w:szCs w:val="18"/>
        </w:rPr>
        <w:t>마무리될</w:t>
      </w:r>
      <w:r w:rsidR="00C520A0"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 xml:space="preserve"> </w:t>
      </w:r>
      <w:r w:rsidR="00C520A0" w:rsidRPr="00124595">
        <w:rPr>
          <w:rFonts w:ascii="Noto Sans CJK KR Regular" w:eastAsia="Noto Sans CJK KR Regular" w:hAnsi="Noto Sans CJK KR Regular" w:cs="Arial Unicode MS" w:hint="eastAsia"/>
          <w:sz w:val="18"/>
          <w:szCs w:val="18"/>
        </w:rPr>
        <w:t>때까지</w:t>
      </w:r>
      <w:r w:rsidR="00C520A0"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 xml:space="preserve"> 수수료 지급을 </w:t>
      </w:r>
      <w:r w:rsidR="00FF732F" w:rsidRPr="00124595">
        <w:rPr>
          <w:rFonts w:ascii="Noto Sans CJK KR Regular" w:eastAsia="Noto Sans CJK KR Regular" w:hAnsi="Noto Sans CJK KR Regular" w:cs="Arial Unicode MS" w:hint="eastAsia"/>
          <w:sz w:val="18"/>
          <w:szCs w:val="18"/>
        </w:rPr>
        <w:t>보류</w:t>
      </w:r>
      <w:r w:rsidR="00C520A0" w:rsidRPr="00124595">
        <w:rPr>
          <w:rFonts w:ascii="Noto Sans CJK KR Regular" w:eastAsia="Noto Sans CJK KR Regular" w:hAnsi="Noto Sans CJK KR Regular" w:cs="Arial Unicode MS" w:hint="eastAsia"/>
          <w:sz w:val="18"/>
          <w:szCs w:val="18"/>
        </w:rPr>
        <w:t>할</w:t>
      </w:r>
      <w:r w:rsidR="00C520A0"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 xml:space="preserve"> 수 있습니다.  </w:t>
      </w:r>
    </w:p>
    <w:p w14:paraId="410A5615" w14:textId="0FD7D9D9" w:rsidR="001C7215" w:rsidRPr="00124595" w:rsidRDefault="00F36BBC" w:rsidP="003529E4">
      <w:pPr>
        <w:pStyle w:val="ab"/>
        <w:numPr>
          <w:ilvl w:val="0"/>
          <w:numId w:val="18"/>
        </w:numPr>
        <w:ind w:leftChars="0" w:left="806" w:hanging="403"/>
        <w:rPr>
          <w:rFonts w:ascii="Noto Sans CJK KR Regular" w:eastAsia="Noto Sans CJK KR Regular" w:hAnsi="Noto Sans CJK KR Regular" w:cs="Arial Unicode MS"/>
          <w:sz w:val="18"/>
          <w:szCs w:val="18"/>
        </w:rPr>
      </w:pPr>
      <w:r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>"</w:t>
      </w:r>
      <w:r w:rsidR="00AA0E15"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>DESKER MATE</w:t>
      </w:r>
      <w:r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>"</w:t>
      </w:r>
      <w:r w:rsidRPr="00124595">
        <w:rPr>
          <w:rFonts w:ascii="Noto Sans CJK KR Regular" w:eastAsia="Noto Sans CJK KR Regular" w:hAnsi="Noto Sans CJK KR Regular" w:cs="Arial Unicode MS" w:hint="eastAsia"/>
          <w:sz w:val="18"/>
          <w:szCs w:val="18"/>
        </w:rPr>
        <w:t>가</w:t>
      </w:r>
      <w:r w:rsidR="00EE79FA"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 xml:space="preserve"> </w:t>
      </w:r>
      <w:r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>"</w:t>
      </w:r>
      <w:r w:rsidR="00C4358E"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>(주)</w:t>
      </w:r>
      <w:proofErr w:type="spellStart"/>
      <w:r w:rsidR="00EE79FA" w:rsidRPr="00124595">
        <w:rPr>
          <w:rFonts w:ascii="Noto Sans CJK KR Regular" w:eastAsia="Noto Sans CJK KR Regular" w:hAnsi="Noto Sans CJK KR Regular" w:cs="Arial Unicode MS" w:hint="eastAsia"/>
          <w:sz w:val="18"/>
          <w:szCs w:val="18"/>
        </w:rPr>
        <w:t>일룸</w:t>
      </w:r>
      <w:r w:rsidR="00EE79FA"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>-DESKER</w:t>
      </w:r>
      <w:r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>"</w:t>
      </w:r>
      <w:r w:rsidR="00841AFF" w:rsidRPr="00124595">
        <w:rPr>
          <w:rFonts w:ascii="Noto Sans CJK KR Regular" w:eastAsia="Noto Sans CJK KR Regular" w:hAnsi="Noto Sans CJK KR Regular" w:cs="Arial Unicode MS" w:hint="eastAsia"/>
          <w:sz w:val="18"/>
          <w:szCs w:val="18"/>
        </w:rPr>
        <w:t>에게</w:t>
      </w:r>
      <w:proofErr w:type="spellEnd"/>
      <w:r w:rsidR="00EE79FA"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 xml:space="preserve"> 지급해야할 손해배상금이 있는 경우</w:t>
      </w:r>
      <w:r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>"</w:t>
      </w:r>
      <w:r w:rsidR="00EE79FA"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 xml:space="preserve"> </w:t>
      </w:r>
      <w:r w:rsidR="00C4358E"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>(주)</w:t>
      </w:r>
      <w:proofErr w:type="spellStart"/>
      <w:r w:rsidR="00EE79FA" w:rsidRPr="00124595">
        <w:rPr>
          <w:rFonts w:ascii="Noto Sans CJK KR Regular" w:eastAsia="Noto Sans CJK KR Regular" w:hAnsi="Noto Sans CJK KR Regular" w:cs="Arial Unicode MS" w:hint="eastAsia"/>
          <w:sz w:val="18"/>
          <w:szCs w:val="18"/>
        </w:rPr>
        <w:t>일룸</w:t>
      </w:r>
      <w:r w:rsidR="00EE79FA"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>-DESKER</w:t>
      </w:r>
      <w:r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>"</w:t>
      </w:r>
      <w:r w:rsidR="00EE79FA"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>는</w:t>
      </w:r>
      <w:proofErr w:type="spellEnd"/>
      <w:r w:rsidR="00EE79FA"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 xml:space="preserve"> </w:t>
      </w:r>
      <w:r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>"</w:t>
      </w:r>
      <w:r w:rsidR="00AA0E15"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 xml:space="preserve">DESKER </w:t>
      </w:r>
      <w:proofErr w:type="spellStart"/>
      <w:r w:rsidR="00AA0E15"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>MATE</w:t>
      </w:r>
      <w:r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>"</w:t>
      </w:r>
      <w:r w:rsidR="00EE79FA" w:rsidRPr="00124595">
        <w:rPr>
          <w:rFonts w:ascii="Noto Sans CJK KR Regular" w:eastAsia="Noto Sans CJK KR Regular" w:hAnsi="Noto Sans CJK KR Regular" w:cs="Arial Unicode MS" w:hint="eastAsia"/>
          <w:sz w:val="18"/>
          <w:szCs w:val="18"/>
        </w:rPr>
        <w:t>에게</w:t>
      </w:r>
      <w:proofErr w:type="spellEnd"/>
      <w:r w:rsidR="00EE79FA"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 xml:space="preserve"> 지급해야할 수수료에서 손해배상금</w:t>
      </w:r>
      <w:r w:rsidR="00EE79FA" w:rsidRPr="00124595">
        <w:rPr>
          <w:rFonts w:ascii="Noto Sans CJK KR Regular" w:eastAsia="Noto Sans CJK KR Regular" w:hAnsi="Noto Sans CJK KR Regular" w:cs="Arial Unicode MS" w:hint="eastAsia"/>
          <w:sz w:val="18"/>
          <w:szCs w:val="18"/>
        </w:rPr>
        <w:t>을</w:t>
      </w:r>
      <w:r w:rsidR="00EE79FA"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 xml:space="preserve"> </w:t>
      </w:r>
      <w:r w:rsidR="00EE79FA" w:rsidRPr="00124595">
        <w:rPr>
          <w:rFonts w:ascii="Noto Sans CJK KR Regular" w:eastAsia="Noto Sans CJK KR Regular" w:hAnsi="Noto Sans CJK KR Regular" w:cs="Arial Unicode MS" w:hint="eastAsia"/>
          <w:sz w:val="18"/>
          <w:szCs w:val="18"/>
        </w:rPr>
        <w:t>상계하고</w:t>
      </w:r>
      <w:r w:rsidR="00EE79FA"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 xml:space="preserve"> 지급할 수 </w:t>
      </w:r>
      <w:r w:rsidR="00EE79FA" w:rsidRPr="00124595">
        <w:rPr>
          <w:rFonts w:ascii="Noto Sans CJK KR Regular" w:eastAsia="Noto Sans CJK KR Regular" w:hAnsi="Noto Sans CJK KR Regular" w:cs="Arial Unicode MS" w:hint="eastAsia"/>
          <w:sz w:val="18"/>
          <w:szCs w:val="18"/>
        </w:rPr>
        <w:t>있습니다</w:t>
      </w:r>
      <w:r w:rsidR="00EE79FA"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 xml:space="preserve">. </w:t>
      </w:r>
    </w:p>
    <w:p w14:paraId="4AF814ED" w14:textId="3474A208" w:rsidR="0094757A" w:rsidRPr="00124595" w:rsidRDefault="001F2C51">
      <w:pPr>
        <w:spacing w:before="240" w:after="240"/>
        <w:rPr>
          <w:rFonts w:ascii="Noto Sans CJK KR Regular" w:eastAsia="Noto Sans CJK KR Regular" w:hAnsi="Noto Sans CJK KR Regular" w:cs="Arial Unicode MS"/>
          <w:sz w:val="18"/>
          <w:szCs w:val="18"/>
        </w:rPr>
      </w:pPr>
      <w:proofErr w:type="gramStart"/>
      <w:r w:rsidRPr="00124595">
        <w:rPr>
          <w:rFonts w:ascii="Noto Sans CJK KR Regular" w:eastAsia="Noto Sans CJK KR Regular" w:hAnsi="Noto Sans CJK KR Regular" w:cs="Arial Unicode MS" w:hint="eastAsia"/>
          <w:sz w:val="18"/>
          <w:szCs w:val="18"/>
        </w:rPr>
        <w:t>제</w:t>
      </w:r>
      <w:r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 xml:space="preserve"> </w:t>
      </w:r>
      <w:r w:rsidR="003908E0"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>12</w:t>
      </w:r>
      <w:proofErr w:type="gramEnd"/>
      <w:r w:rsidRPr="00124595">
        <w:rPr>
          <w:rFonts w:ascii="Noto Sans CJK KR Regular" w:eastAsia="Noto Sans CJK KR Regular" w:hAnsi="Noto Sans CJK KR Regular" w:cs="Arial Unicode MS" w:hint="eastAsia"/>
          <w:sz w:val="18"/>
          <w:szCs w:val="18"/>
        </w:rPr>
        <w:t>조</w:t>
      </w:r>
      <w:r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 xml:space="preserve"> </w:t>
      </w:r>
      <w:r w:rsidR="0094757A"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>(반품조건)</w:t>
      </w:r>
    </w:p>
    <w:p w14:paraId="1877F836" w14:textId="20F662FF" w:rsidR="00AF7189" w:rsidRPr="00124595" w:rsidRDefault="0094757A" w:rsidP="003529E4">
      <w:pPr>
        <w:pStyle w:val="ab"/>
        <w:numPr>
          <w:ilvl w:val="0"/>
          <w:numId w:val="50"/>
        </w:numPr>
        <w:ind w:leftChars="0" w:left="714" w:hanging="357"/>
        <w:rPr>
          <w:rFonts w:ascii="Noto Sans CJK KR Regular" w:eastAsia="Noto Sans CJK KR Regular" w:hAnsi="Noto Sans CJK KR Regular" w:cs="Arial Unicode MS"/>
          <w:sz w:val="18"/>
          <w:szCs w:val="18"/>
        </w:rPr>
      </w:pPr>
      <w:r w:rsidRPr="00124595">
        <w:rPr>
          <w:rFonts w:ascii="Noto Sans CJK KR Regular" w:eastAsia="Noto Sans CJK KR Regular" w:hAnsi="Noto Sans CJK KR Regular" w:cs="Arial Unicode MS" w:hint="eastAsia"/>
          <w:sz w:val="18"/>
          <w:szCs w:val="18"/>
        </w:rPr>
        <w:t>회원이</w:t>
      </w:r>
      <w:r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 xml:space="preserve"> </w:t>
      </w:r>
      <w:r w:rsidRPr="00124595">
        <w:rPr>
          <w:rFonts w:ascii="Noto Sans CJK KR Regular" w:eastAsia="Noto Sans CJK KR Regular" w:hAnsi="Noto Sans CJK KR Regular" w:cs="Arial Unicode MS" w:hint="eastAsia"/>
          <w:sz w:val="18"/>
          <w:szCs w:val="18"/>
        </w:rPr>
        <w:t>상품판매</w:t>
      </w:r>
      <w:r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 xml:space="preserve"> </w:t>
      </w:r>
      <w:r w:rsidRPr="00124595">
        <w:rPr>
          <w:rFonts w:ascii="Noto Sans CJK KR Regular" w:eastAsia="Noto Sans CJK KR Regular" w:hAnsi="Noto Sans CJK KR Regular" w:cs="Arial Unicode MS" w:hint="eastAsia"/>
          <w:sz w:val="18"/>
          <w:szCs w:val="18"/>
        </w:rPr>
        <w:t>계약</w:t>
      </w:r>
      <w:r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 xml:space="preserve"> </w:t>
      </w:r>
      <w:r w:rsidRPr="00124595">
        <w:rPr>
          <w:rFonts w:ascii="Noto Sans CJK KR Regular" w:eastAsia="Noto Sans CJK KR Regular" w:hAnsi="Noto Sans CJK KR Regular" w:cs="Arial Unicode MS" w:hint="eastAsia"/>
          <w:sz w:val="18"/>
          <w:szCs w:val="18"/>
        </w:rPr>
        <w:t>상</w:t>
      </w:r>
      <w:r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 xml:space="preserve"> </w:t>
      </w:r>
      <w:r w:rsidRPr="00124595">
        <w:rPr>
          <w:rFonts w:ascii="Noto Sans CJK KR Regular" w:eastAsia="Noto Sans CJK KR Regular" w:hAnsi="Noto Sans CJK KR Regular" w:cs="Arial Unicode MS" w:hint="eastAsia"/>
          <w:sz w:val="18"/>
          <w:szCs w:val="18"/>
        </w:rPr>
        <w:t>정당한</w:t>
      </w:r>
      <w:r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 xml:space="preserve"> </w:t>
      </w:r>
      <w:r w:rsidRPr="00124595">
        <w:rPr>
          <w:rFonts w:ascii="Noto Sans CJK KR Regular" w:eastAsia="Noto Sans CJK KR Regular" w:hAnsi="Noto Sans CJK KR Regular" w:cs="Arial Unicode MS" w:hint="eastAsia"/>
          <w:sz w:val="18"/>
          <w:szCs w:val="18"/>
        </w:rPr>
        <w:t>반품을</w:t>
      </w:r>
      <w:r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 xml:space="preserve"> </w:t>
      </w:r>
      <w:r w:rsidRPr="00124595">
        <w:rPr>
          <w:rFonts w:ascii="Noto Sans CJK KR Regular" w:eastAsia="Noto Sans CJK KR Regular" w:hAnsi="Noto Sans CJK KR Regular" w:cs="Arial Unicode MS" w:hint="eastAsia"/>
          <w:sz w:val="18"/>
          <w:szCs w:val="18"/>
        </w:rPr>
        <w:t>요청할</w:t>
      </w:r>
      <w:r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 xml:space="preserve"> </w:t>
      </w:r>
      <w:r w:rsidRPr="00124595">
        <w:rPr>
          <w:rFonts w:ascii="Noto Sans CJK KR Regular" w:eastAsia="Noto Sans CJK KR Regular" w:hAnsi="Noto Sans CJK KR Regular" w:cs="Arial Unicode MS" w:hint="eastAsia"/>
          <w:sz w:val="18"/>
          <w:szCs w:val="18"/>
        </w:rPr>
        <w:t>시</w:t>
      </w:r>
      <w:r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 xml:space="preserve"> </w:t>
      </w:r>
      <w:r w:rsidR="00AF7189"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>"</w:t>
      </w:r>
      <w:r w:rsidR="00AA0E15"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>DESKER MATE</w:t>
      </w:r>
      <w:r w:rsidR="00AF7189"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>"</w:t>
      </w:r>
      <w:r w:rsidR="00AF7189" w:rsidRPr="00124595">
        <w:rPr>
          <w:rFonts w:ascii="Noto Sans CJK KR Regular" w:eastAsia="Noto Sans CJK KR Regular" w:hAnsi="Noto Sans CJK KR Regular" w:cs="Arial Unicode MS" w:hint="eastAsia"/>
          <w:sz w:val="18"/>
          <w:szCs w:val="18"/>
        </w:rPr>
        <w:t>는</w:t>
      </w:r>
      <w:r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 xml:space="preserve"> </w:t>
      </w:r>
      <w:r w:rsidR="00C4358E"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>"(주)</w:t>
      </w:r>
      <w:proofErr w:type="spellStart"/>
      <w:r w:rsidRPr="00124595">
        <w:rPr>
          <w:rFonts w:ascii="Noto Sans CJK KR Regular" w:eastAsia="Noto Sans CJK KR Regular" w:hAnsi="Noto Sans CJK KR Regular" w:cs="Arial Unicode MS" w:hint="eastAsia"/>
          <w:sz w:val="18"/>
          <w:szCs w:val="18"/>
        </w:rPr>
        <w:t>일룸</w:t>
      </w:r>
      <w:r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>-DESKER</w:t>
      </w:r>
      <w:r w:rsidR="00C4358E"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>"</w:t>
      </w:r>
      <w:r w:rsidRPr="00124595">
        <w:rPr>
          <w:rFonts w:ascii="Noto Sans CJK KR Regular" w:eastAsia="Noto Sans CJK KR Regular" w:hAnsi="Noto Sans CJK KR Regular" w:cs="Arial Unicode MS" w:hint="eastAsia"/>
          <w:sz w:val="18"/>
          <w:szCs w:val="18"/>
        </w:rPr>
        <w:t>에게</w:t>
      </w:r>
      <w:proofErr w:type="spellEnd"/>
      <w:r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 xml:space="preserve"> </w:t>
      </w:r>
      <w:r w:rsidRPr="00124595">
        <w:rPr>
          <w:rFonts w:ascii="Noto Sans CJK KR Regular" w:eastAsia="Noto Sans CJK KR Regular" w:hAnsi="Noto Sans CJK KR Regular" w:cs="Arial Unicode MS" w:hint="eastAsia"/>
          <w:sz w:val="18"/>
          <w:szCs w:val="18"/>
        </w:rPr>
        <w:t>전산시스템을</w:t>
      </w:r>
      <w:r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 xml:space="preserve"> </w:t>
      </w:r>
      <w:r w:rsidRPr="00124595">
        <w:rPr>
          <w:rFonts w:ascii="Noto Sans CJK KR Regular" w:eastAsia="Noto Sans CJK KR Regular" w:hAnsi="Noto Sans CJK KR Regular" w:cs="Arial Unicode MS" w:hint="eastAsia"/>
          <w:sz w:val="18"/>
          <w:szCs w:val="18"/>
        </w:rPr>
        <w:t>통하여</w:t>
      </w:r>
      <w:r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 xml:space="preserve"> </w:t>
      </w:r>
      <w:r w:rsidRPr="00124595">
        <w:rPr>
          <w:rFonts w:ascii="Noto Sans CJK KR Regular" w:eastAsia="Noto Sans CJK KR Regular" w:hAnsi="Noto Sans CJK KR Regular" w:cs="Arial Unicode MS" w:hint="eastAsia"/>
          <w:sz w:val="18"/>
          <w:szCs w:val="18"/>
        </w:rPr>
        <w:t>반품</w:t>
      </w:r>
      <w:r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 xml:space="preserve"> </w:t>
      </w:r>
      <w:r w:rsidRPr="00124595">
        <w:rPr>
          <w:rFonts w:ascii="Noto Sans CJK KR Regular" w:eastAsia="Noto Sans CJK KR Regular" w:hAnsi="Noto Sans CJK KR Regular" w:cs="Arial Unicode MS" w:hint="eastAsia"/>
          <w:sz w:val="18"/>
          <w:szCs w:val="18"/>
        </w:rPr>
        <w:t>요청을</w:t>
      </w:r>
      <w:r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 xml:space="preserve"> </w:t>
      </w:r>
      <w:r w:rsidRPr="00124595">
        <w:rPr>
          <w:rFonts w:ascii="Noto Sans CJK KR Regular" w:eastAsia="Noto Sans CJK KR Regular" w:hAnsi="Noto Sans CJK KR Regular" w:cs="Arial Unicode MS" w:hint="eastAsia"/>
          <w:sz w:val="18"/>
          <w:szCs w:val="18"/>
        </w:rPr>
        <w:t>하</w:t>
      </w:r>
      <w:r w:rsidR="005E2B5F" w:rsidRPr="00124595">
        <w:rPr>
          <w:rFonts w:ascii="Noto Sans CJK KR Regular" w:eastAsia="Noto Sans CJK KR Regular" w:hAnsi="Noto Sans CJK KR Regular" w:cs="Arial Unicode MS" w:hint="eastAsia"/>
          <w:sz w:val="18"/>
          <w:szCs w:val="18"/>
        </w:rPr>
        <w:t>여야</w:t>
      </w:r>
      <w:r w:rsidR="005E2B5F"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 xml:space="preserve"> </w:t>
      </w:r>
      <w:r w:rsidR="005E2B5F" w:rsidRPr="00124595">
        <w:rPr>
          <w:rFonts w:ascii="Noto Sans CJK KR Regular" w:eastAsia="Noto Sans CJK KR Regular" w:hAnsi="Noto Sans CJK KR Regular" w:cs="Arial Unicode MS" w:hint="eastAsia"/>
          <w:sz w:val="18"/>
          <w:szCs w:val="18"/>
        </w:rPr>
        <w:t>하며</w:t>
      </w:r>
      <w:r w:rsidR="005E2B5F"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 xml:space="preserve">, </w:t>
      </w:r>
      <w:r w:rsidR="00C4358E"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>"(주)</w:t>
      </w:r>
      <w:proofErr w:type="spellStart"/>
      <w:r w:rsidR="005E2B5F" w:rsidRPr="00124595">
        <w:rPr>
          <w:rFonts w:ascii="Noto Sans CJK KR Regular" w:eastAsia="Noto Sans CJK KR Regular" w:hAnsi="Noto Sans CJK KR Regular" w:cs="Arial Unicode MS" w:hint="eastAsia"/>
          <w:sz w:val="18"/>
          <w:szCs w:val="18"/>
        </w:rPr>
        <w:t>일룸</w:t>
      </w:r>
      <w:r w:rsidR="005E2B5F"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>-DESKER</w:t>
      </w:r>
      <w:r w:rsidR="00C4358E"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>"</w:t>
      </w:r>
      <w:r w:rsidR="005E2B5F" w:rsidRPr="00124595">
        <w:rPr>
          <w:rFonts w:ascii="Noto Sans CJK KR Regular" w:eastAsia="Noto Sans CJK KR Regular" w:hAnsi="Noto Sans CJK KR Regular" w:cs="Arial Unicode MS" w:hint="eastAsia"/>
          <w:sz w:val="18"/>
          <w:szCs w:val="18"/>
        </w:rPr>
        <w:t>는</w:t>
      </w:r>
      <w:proofErr w:type="spellEnd"/>
      <w:r w:rsidR="005E2B5F"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 xml:space="preserve"> </w:t>
      </w:r>
      <w:r w:rsidR="005E2B5F" w:rsidRPr="00124595">
        <w:rPr>
          <w:rFonts w:ascii="Noto Sans CJK KR Regular" w:eastAsia="Noto Sans CJK KR Regular" w:hAnsi="Noto Sans CJK KR Regular" w:cs="Arial Unicode MS" w:hint="eastAsia"/>
          <w:sz w:val="18"/>
          <w:szCs w:val="18"/>
        </w:rPr>
        <w:t>판매계약의</w:t>
      </w:r>
      <w:r w:rsidR="005E2B5F"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 xml:space="preserve"> </w:t>
      </w:r>
      <w:r w:rsidR="005E2B5F" w:rsidRPr="00124595">
        <w:rPr>
          <w:rFonts w:ascii="Noto Sans CJK KR Regular" w:eastAsia="Noto Sans CJK KR Regular" w:hAnsi="Noto Sans CJK KR Regular" w:cs="Arial Unicode MS" w:hint="eastAsia"/>
          <w:sz w:val="18"/>
          <w:szCs w:val="18"/>
        </w:rPr>
        <w:t>반품</w:t>
      </w:r>
      <w:r w:rsidR="005E2B5F"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 xml:space="preserve"> </w:t>
      </w:r>
      <w:r w:rsidR="005E2B5F" w:rsidRPr="00124595">
        <w:rPr>
          <w:rFonts w:ascii="Noto Sans CJK KR Regular" w:eastAsia="Noto Sans CJK KR Regular" w:hAnsi="Noto Sans CJK KR Regular" w:cs="Arial Unicode MS" w:hint="eastAsia"/>
          <w:sz w:val="18"/>
          <w:szCs w:val="18"/>
        </w:rPr>
        <w:t>규정에</w:t>
      </w:r>
      <w:r w:rsidR="005E2B5F"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 xml:space="preserve"> </w:t>
      </w:r>
      <w:r w:rsidR="005E2B5F" w:rsidRPr="00124595">
        <w:rPr>
          <w:rFonts w:ascii="Noto Sans CJK KR Regular" w:eastAsia="Noto Sans CJK KR Regular" w:hAnsi="Noto Sans CJK KR Regular" w:cs="Arial Unicode MS" w:hint="eastAsia"/>
          <w:sz w:val="18"/>
          <w:szCs w:val="18"/>
        </w:rPr>
        <w:t>따라</w:t>
      </w:r>
      <w:r w:rsidR="005E2B5F"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 xml:space="preserve"> </w:t>
      </w:r>
      <w:r w:rsidR="005E2B5F" w:rsidRPr="00124595">
        <w:rPr>
          <w:rFonts w:ascii="Noto Sans CJK KR Regular" w:eastAsia="Noto Sans CJK KR Regular" w:hAnsi="Noto Sans CJK KR Regular" w:cs="Arial Unicode MS" w:hint="eastAsia"/>
          <w:sz w:val="18"/>
          <w:szCs w:val="18"/>
        </w:rPr>
        <w:t>진행하여야</w:t>
      </w:r>
      <w:r w:rsidR="005E2B5F"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 xml:space="preserve"> </w:t>
      </w:r>
      <w:r w:rsidR="00AA0E15" w:rsidRPr="00124595">
        <w:rPr>
          <w:rFonts w:ascii="Noto Sans CJK KR Regular" w:eastAsia="Noto Sans CJK KR Regular" w:hAnsi="Noto Sans CJK KR Regular" w:cs="Arial Unicode MS" w:hint="eastAsia"/>
          <w:sz w:val="18"/>
          <w:szCs w:val="18"/>
        </w:rPr>
        <w:t>합니</w:t>
      </w:r>
      <w:r w:rsidR="005E2B5F" w:rsidRPr="00124595">
        <w:rPr>
          <w:rFonts w:ascii="Noto Sans CJK KR Regular" w:eastAsia="Noto Sans CJK KR Regular" w:hAnsi="Noto Sans CJK KR Regular" w:cs="Arial Unicode MS" w:hint="eastAsia"/>
          <w:sz w:val="18"/>
          <w:szCs w:val="18"/>
        </w:rPr>
        <w:t>다</w:t>
      </w:r>
      <w:r w:rsidR="005E2B5F"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>.</w:t>
      </w:r>
    </w:p>
    <w:p w14:paraId="21E01B62" w14:textId="204FBD47" w:rsidR="005E2B5F" w:rsidRPr="00124595" w:rsidRDefault="005E2B5F" w:rsidP="003529E4">
      <w:pPr>
        <w:pStyle w:val="ab"/>
        <w:numPr>
          <w:ilvl w:val="0"/>
          <w:numId w:val="50"/>
        </w:numPr>
        <w:ind w:leftChars="0" w:left="714" w:hanging="357"/>
        <w:rPr>
          <w:rFonts w:ascii="Noto Sans CJK KR Regular" w:eastAsia="Noto Sans CJK KR Regular" w:hAnsi="Noto Sans CJK KR Regular" w:cs="Arial Unicode MS"/>
          <w:sz w:val="18"/>
          <w:szCs w:val="18"/>
        </w:rPr>
      </w:pPr>
      <w:commentRangeStart w:id="350"/>
      <w:commentRangeStart w:id="351"/>
      <w:r w:rsidRPr="00124595">
        <w:rPr>
          <w:rFonts w:ascii="Noto Sans CJK KR Regular" w:eastAsia="Noto Sans CJK KR Regular" w:hAnsi="Noto Sans CJK KR Regular" w:cs="Arial Unicode MS" w:hint="eastAsia"/>
          <w:sz w:val="18"/>
          <w:szCs w:val="18"/>
        </w:rPr>
        <w:t>반품</w:t>
      </w:r>
      <w:r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 xml:space="preserve"> </w:t>
      </w:r>
      <w:r w:rsidRPr="00124595">
        <w:rPr>
          <w:rFonts w:ascii="Noto Sans CJK KR Regular" w:eastAsia="Noto Sans CJK KR Regular" w:hAnsi="Noto Sans CJK KR Regular" w:cs="Arial Unicode MS" w:hint="eastAsia"/>
          <w:sz w:val="18"/>
          <w:szCs w:val="18"/>
        </w:rPr>
        <w:t>진행</w:t>
      </w:r>
      <w:r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 xml:space="preserve"> </w:t>
      </w:r>
      <w:r w:rsidRPr="00124595">
        <w:rPr>
          <w:rFonts w:ascii="Noto Sans CJK KR Regular" w:eastAsia="Noto Sans CJK KR Regular" w:hAnsi="Noto Sans CJK KR Regular" w:cs="Arial Unicode MS" w:hint="eastAsia"/>
          <w:sz w:val="18"/>
          <w:szCs w:val="18"/>
        </w:rPr>
        <w:t>시</w:t>
      </w:r>
      <w:r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 xml:space="preserve"> </w:t>
      </w:r>
      <w:r w:rsidRPr="00124595">
        <w:rPr>
          <w:rFonts w:ascii="Noto Sans CJK KR Regular" w:eastAsia="Noto Sans CJK KR Regular" w:hAnsi="Noto Sans CJK KR Regular" w:cs="Arial Unicode MS" w:hint="eastAsia"/>
          <w:sz w:val="18"/>
          <w:szCs w:val="18"/>
        </w:rPr>
        <w:t>발생하는</w:t>
      </w:r>
      <w:r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 xml:space="preserve"> </w:t>
      </w:r>
      <w:r w:rsidRPr="00124595">
        <w:rPr>
          <w:rFonts w:ascii="Noto Sans CJK KR Regular" w:eastAsia="Noto Sans CJK KR Regular" w:hAnsi="Noto Sans CJK KR Regular" w:cs="Arial Unicode MS" w:hint="eastAsia"/>
          <w:sz w:val="18"/>
          <w:szCs w:val="18"/>
        </w:rPr>
        <w:t>반품</w:t>
      </w:r>
      <w:r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 xml:space="preserve"> </w:t>
      </w:r>
      <w:r w:rsidRPr="00124595">
        <w:rPr>
          <w:rFonts w:ascii="Noto Sans CJK KR Regular" w:eastAsia="Noto Sans CJK KR Regular" w:hAnsi="Noto Sans CJK KR Regular" w:cs="Arial Unicode MS" w:hint="eastAsia"/>
          <w:sz w:val="18"/>
          <w:szCs w:val="18"/>
        </w:rPr>
        <w:t>관련</w:t>
      </w:r>
      <w:r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 xml:space="preserve"> </w:t>
      </w:r>
      <w:r w:rsidRPr="00124595">
        <w:rPr>
          <w:rFonts w:ascii="Noto Sans CJK KR Regular" w:eastAsia="Noto Sans CJK KR Regular" w:hAnsi="Noto Sans CJK KR Regular" w:cs="Arial Unicode MS" w:hint="eastAsia"/>
          <w:sz w:val="18"/>
          <w:szCs w:val="18"/>
        </w:rPr>
        <w:t>비용은</w:t>
      </w:r>
      <w:r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 xml:space="preserve"> </w:t>
      </w:r>
      <w:r w:rsidRPr="00124595">
        <w:rPr>
          <w:rFonts w:ascii="Noto Sans CJK KR Regular" w:eastAsia="Noto Sans CJK KR Regular" w:hAnsi="Noto Sans CJK KR Regular" w:cs="Arial Unicode MS" w:hint="eastAsia"/>
          <w:sz w:val="18"/>
          <w:szCs w:val="18"/>
        </w:rPr>
        <w:t>반품</w:t>
      </w:r>
      <w:r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 xml:space="preserve"> </w:t>
      </w:r>
      <w:r w:rsidRPr="00124595">
        <w:rPr>
          <w:rFonts w:ascii="Noto Sans CJK KR Regular" w:eastAsia="Noto Sans CJK KR Regular" w:hAnsi="Noto Sans CJK KR Regular" w:cs="Arial Unicode MS" w:hint="eastAsia"/>
          <w:sz w:val="18"/>
          <w:szCs w:val="18"/>
        </w:rPr>
        <w:t>귀책</w:t>
      </w:r>
      <w:r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 xml:space="preserve"> </w:t>
      </w:r>
      <w:r w:rsidRPr="00124595">
        <w:rPr>
          <w:rFonts w:ascii="Noto Sans CJK KR Regular" w:eastAsia="Noto Sans CJK KR Regular" w:hAnsi="Noto Sans CJK KR Regular" w:cs="Arial Unicode MS" w:hint="eastAsia"/>
          <w:sz w:val="18"/>
          <w:szCs w:val="18"/>
        </w:rPr>
        <w:t>주체가</w:t>
      </w:r>
      <w:r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 xml:space="preserve"> </w:t>
      </w:r>
      <w:r w:rsidRPr="00124595">
        <w:rPr>
          <w:rFonts w:ascii="Noto Sans CJK KR Regular" w:eastAsia="Noto Sans CJK KR Regular" w:hAnsi="Noto Sans CJK KR Regular" w:cs="Arial Unicode MS" w:hint="eastAsia"/>
          <w:sz w:val="18"/>
          <w:szCs w:val="18"/>
        </w:rPr>
        <w:t>부담하고</w:t>
      </w:r>
      <w:r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 xml:space="preserve">, </w:t>
      </w:r>
      <w:r w:rsidRPr="00124595">
        <w:rPr>
          <w:rFonts w:ascii="Noto Sans CJK KR Regular" w:eastAsia="Noto Sans CJK KR Regular" w:hAnsi="Noto Sans CJK KR Regular" w:cs="Arial Unicode MS" w:hint="eastAsia"/>
          <w:sz w:val="18"/>
          <w:szCs w:val="18"/>
        </w:rPr>
        <w:t>반품</w:t>
      </w:r>
      <w:r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 xml:space="preserve"> </w:t>
      </w:r>
      <w:r w:rsidRPr="00124595">
        <w:rPr>
          <w:rFonts w:ascii="Noto Sans CJK KR Regular" w:eastAsia="Noto Sans CJK KR Regular" w:hAnsi="Noto Sans CJK KR Regular" w:cs="Arial Unicode MS" w:hint="eastAsia"/>
          <w:sz w:val="18"/>
          <w:szCs w:val="18"/>
        </w:rPr>
        <w:t>관련</w:t>
      </w:r>
      <w:r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 xml:space="preserve"> </w:t>
      </w:r>
      <w:r w:rsidRPr="00124595">
        <w:rPr>
          <w:rFonts w:ascii="Noto Sans CJK KR Regular" w:eastAsia="Noto Sans CJK KR Regular" w:hAnsi="Noto Sans CJK KR Regular" w:cs="Arial Unicode MS" w:hint="eastAsia"/>
          <w:sz w:val="18"/>
          <w:szCs w:val="18"/>
        </w:rPr>
        <w:t>비용은</w:t>
      </w:r>
      <w:r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 xml:space="preserve"> </w:t>
      </w:r>
      <w:r w:rsidRPr="00124595">
        <w:rPr>
          <w:rFonts w:ascii="Noto Sans CJK KR Regular" w:eastAsia="Noto Sans CJK KR Regular" w:hAnsi="Noto Sans CJK KR Regular" w:cs="Arial Unicode MS" w:hint="eastAsia"/>
          <w:sz w:val="18"/>
          <w:szCs w:val="18"/>
        </w:rPr>
        <w:t>반품</w:t>
      </w:r>
      <w:r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 xml:space="preserve"> </w:t>
      </w:r>
      <w:r w:rsidRPr="00124595">
        <w:rPr>
          <w:rFonts w:ascii="Noto Sans CJK KR Regular" w:eastAsia="Noto Sans CJK KR Regular" w:hAnsi="Noto Sans CJK KR Regular" w:cs="Arial Unicode MS" w:hint="eastAsia"/>
          <w:sz w:val="18"/>
          <w:szCs w:val="18"/>
        </w:rPr>
        <w:t>회수에</w:t>
      </w:r>
      <w:r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 xml:space="preserve"> </w:t>
      </w:r>
      <w:r w:rsidRPr="00124595">
        <w:rPr>
          <w:rFonts w:ascii="Noto Sans CJK KR Regular" w:eastAsia="Noto Sans CJK KR Regular" w:hAnsi="Noto Sans CJK KR Regular" w:cs="Arial Unicode MS" w:hint="eastAsia"/>
          <w:sz w:val="18"/>
          <w:szCs w:val="18"/>
        </w:rPr>
        <w:t>소요되는</w:t>
      </w:r>
      <w:r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 xml:space="preserve"> </w:t>
      </w:r>
      <w:r w:rsidRPr="00124595">
        <w:rPr>
          <w:rFonts w:ascii="Noto Sans CJK KR Regular" w:eastAsia="Noto Sans CJK KR Regular" w:hAnsi="Noto Sans CJK KR Regular" w:cs="Arial Unicode MS" w:hint="eastAsia"/>
          <w:sz w:val="18"/>
          <w:szCs w:val="18"/>
        </w:rPr>
        <w:t>시공</w:t>
      </w:r>
      <w:r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 xml:space="preserve">, </w:t>
      </w:r>
      <w:r w:rsidRPr="00124595">
        <w:rPr>
          <w:rFonts w:ascii="Noto Sans CJK KR Regular" w:eastAsia="Noto Sans CJK KR Regular" w:hAnsi="Noto Sans CJK KR Regular" w:cs="Arial Unicode MS" w:hint="eastAsia"/>
          <w:sz w:val="18"/>
          <w:szCs w:val="18"/>
        </w:rPr>
        <w:t>물류</w:t>
      </w:r>
      <w:r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 xml:space="preserve"> </w:t>
      </w:r>
      <w:r w:rsidRPr="00124595">
        <w:rPr>
          <w:rFonts w:ascii="Noto Sans CJK KR Regular" w:eastAsia="Noto Sans CJK KR Regular" w:hAnsi="Noto Sans CJK KR Regular" w:cs="Arial Unicode MS" w:hint="eastAsia"/>
          <w:sz w:val="18"/>
          <w:szCs w:val="18"/>
        </w:rPr>
        <w:t>등</w:t>
      </w:r>
      <w:r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 xml:space="preserve"> </w:t>
      </w:r>
      <w:r w:rsidRPr="00124595">
        <w:rPr>
          <w:rFonts w:ascii="Noto Sans CJK KR Regular" w:eastAsia="Noto Sans CJK KR Regular" w:hAnsi="Noto Sans CJK KR Regular" w:cs="Arial Unicode MS" w:hint="eastAsia"/>
          <w:sz w:val="18"/>
          <w:szCs w:val="18"/>
        </w:rPr>
        <w:t>직접비와</w:t>
      </w:r>
      <w:r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 xml:space="preserve"> </w:t>
      </w:r>
      <w:r w:rsidRPr="00124595">
        <w:rPr>
          <w:rFonts w:ascii="Noto Sans CJK KR Regular" w:eastAsia="Noto Sans CJK KR Regular" w:hAnsi="Noto Sans CJK KR Regular" w:cs="Arial Unicode MS" w:hint="eastAsia"/>
          <w:sz w:val="18"/>
          <w:szCs w:val="18"/>
        </w:rPr>
        <w:t>보상</w:t>
      </w:r>
      <w:r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 xml:space="preserve"> </w:t>
      </w:r>
      <w:r w:rsidRPr="00124595">
        <w:rPr>
          <w:rFonts w:ascii="Noto Sans CJK KR Regular" w:eastAsia="Noto Sans CJK KR Regular" w:hAnsi="Noto Sans CJK KR Regular" w:cs="Arial Unicode MS" w:hint="eastAsia"/>
          <w:sz w:val="18"/>
          <w:szCs w:val="18"/>
        </w:rPr>
        <w:t>등의</w:t>
      </w:r>
      <w:r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 xml:space="preserve"> </w:t>
      </w:r>
      <w:r w:rsidRPr="00124595">
        <w:rPr>
          <w:rFonts w:ascii="Noto Sans CJK KR Regular" w:eastAsia="Noto Sans CJK KR Regular" w:hAnsi="Noto Sans CJK KR Regular" w:cs="Arial Unicode MS" w:hint="eastAsia"/>
          <w:sz w:val="18"/>
          <w:szCs w:val="18"/>
        </w:rPr>
        <w:t>간접비</w:t>
      </w:r>
      <w:ins w:id="352" w:author="정영재 (Youngjae Jeong)" w:date="2026-02-09T13:56:00Z">
        <w:r w:rsidR="002B3C3E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t xml:space="preserve"> 및 </w:t>
        </w:r>
        <w:r w:rsidR="009F3015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t>정상적인 재판매가 불가능하여 폐기되는 제품의 가액 또는 이에 상당하는 손실을 포함한 금액으로 합니다.</w:t>
        </w:r>
        <w:r w:rsidR="009F3015">
          <w:rPr>
            <w:rFonts w:ascii="Noto Sans CJK KR Regular" w:eastAsia="Noto Sans CJK KR Regular" w:hAnsi="Noto Sans CJK KR Regular" w:cs="Arial Unicode MS"/>
            <w:sz w:val="18"/>
            <w:szCs w:val="18"/>
          </w:rPr>
          <w:t xml:space="preserve"> </w:t>
        </w:r>
      </w:ins>
      <w:del w:id="353" w:author="정영재 (Youngjae Jeong)" w:date="2026-02-09T13:56:00Z">
        <w:r w:rsidRPr="00124595" w:rsidDel="002B3C3E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delText>를</w:delText>
        </w:r>
        <w:r w:rsidRPr="00124595" w:rsidDel="002B3C3E">
          <w:rPr>
            <w:rFonts w:ascii="Noto Sans CJK KR Regular" w:eastAsia="Noto Sans CJK KR Regular" w:hAnsi="Noto Sans CJK KR Regular" w:cs="Arial Unicode MS"/>
            <w:sz w:val="18"/>
            <w:szCs w:val="18"/>
          </w:rPr>
          <w:delText xml:space="preserve"> </w:delText>
        </w:r>
        <w:r w:rsidRPr="00124595" w:rsidDel="002B3C3E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delText>포함한</w:delText>
        </w:r>
        <w:r w:rsidRPr="00124595" w:rsidDel="002B3C3E">
          <w:rPr>
            <w:rFonts w:ascii="Noto Sans CJK KR Regular" w:eastAsia="Noto Sans CJK KR Regular" w:hAnsi="Noto Sans CJK KR Regular" w:cs="Arial Unicode MS"/>
            <w:sz w:val="18"/>
            <w:szCs w:val="18"/>
          </w:rPr>
          <w:delText xml:space="preserve"> </w:delText>
        </w:r>
        <w:r w:rsidRPr="00124595" w:rsidDel="002B3C3E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delText>금액으로</w:delText>
        </w:r>
        <w:r w:rsidRPr="00124595" w:rsidDel="002B3C3E">
          <w:rPr>
            <w:rFonts w:ascii="Noto Sans CJK KR Regular" w:eastAsia="Noto Sans CJK KR Regular" w:hAnsi="Noto Sans CJK KR Regular" w:cs="Arial Unicode MS"/>
            <w:sz w:val="18"/>
            <w:szCs w:val="18"/>
          </w:rPr>
          <w:delText xml:space="preserve"> </w:delText>
        </w:r>
        <w:r w:rsidR="00AA0E15" w:rsidRPr="00124595" w:rsidDel="002B3C3E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delText>합니</w:delText>
        </w:r>
        <w:r w:rsidRPr="00124595" w:rsidDel="002B3C3E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delText>다</w:delText>
        </w:r>
        <w:r w:rsidRPr="00124595" w:rsidDel="002B3C3E">
          <w:rPr>
            <w:rFonts w:ascii="Noto Sans CJK KR Regular" w:eastAsia="Noto Sans CJK KR Regular" w:hAnsi="Noto Sans CJK KR Regular" w:cs="Arial Unicode MS"/>
            <w:sz w:val="18"/>
            <w:szCs w:val="18"/>
          </w:rPr>
          <w:delText xml:space="preserve">. </w:delText>
        </w:r>
      </w:del>
      <w:commentRangeEnd w:id="350"/>
      <w:r w:rsidR="00CF7136">
        <w:rPr>
          <w:rStyle w:val="a9"/>
        </w:rPr>
        <w:commentReference w:id="350"/>
      </w:r>
      <w:commentRangeEnd w:id="351"/>
      <w:r w:rsidR="00AB7B65">
        <w:rPr>
          <w:rStyle w:val="a9"/>
        </w:rPr>
        <w:commentReference w:id="351"/>
      </w:r>
    </w:p>
    <w:p w14:paraId="00000030" w14:textId="7978E338" w:rsidR="00D238D8" w:rsidRPr="00124595" w:rsidRDefault="00903993">
      <w:pPr>
        <w:spacing w:before="240" w:after="240"/>
        <w:rPr>
          <w:rFonts w:ascii="Noto Sans CJK KR Regular" w:eastAsia="Noto Sans CJK KR Regular" w:hAnsi="Noto Sans CJK KR Regular"/>
          <w:sz w:val="18"/>
          <w:szCs w:val="18"/>
        </w:rPr>
      </w:pPr>
      <w:proofErr w:type="gramStart"/>
      <w:r w:rsidRPr="00124595">
        <w:rPr>
          <w:rFonts w:ascii="Noto Sans CJK KR Regular" w:eastAsia="Noto Sans CJK KR Regular" w:hAnsi="Noto Sans CJK KR Regular" w:cs="Arial Unicode MS" w:hint="eastAsia"/>
          <w:sz w:val="18"/>
          <w:szCs w:val="18"/>
        </w:rPr>
        <w:t>제</w:t>
      </w:r>
      <w:r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 xml:space="preserve"> 1</w:t>
      </w:r>
      <w:r w:rsidR="003908E0"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>3</w:t>
      </w:r>
      <w:proofErr w:type="gramEnd"/>
      <w:r w:rsidRPr="00124595">
        <w:rPr>
          <w:rFonts w:ascii="Noto Sans CJK KR Regular" w:eastAsia="Noto Sans CJK KR Regular" w:hAnsi="Noto Sans CJK KR Regular" w:cs="Arial Unicode MS" w:hint="eastAsia"/>
          <w:sz w:val="18"/>
          <w:szCs w:val="18"/>
        </w:rPr>
        <w:t>조</w:t>
      </w:r>
      <w:r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 xml:space="preserve"> </w:t>
      </w:r>
      <w:r w:rsidR="005761CA"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>(</w:t>
      </w:r>
      <w:r w:rsidR="00197BCE" w:rsidRPr="00124595">
        <w:rPr>
          <w:rFonts w:ascii="Noto Sans CJK KR Regular" w:eastAsia="Noto Sans CJK KR Regular" w:hAnsi="Noto Sans CJK KR Regular" w:cs="Arial Unicode MS" w:hint="eastAsia"/>
          <w:sz w:val="18"/>
          <w:szCs w:val="18"/>
        </w:rPr>
        <w:t>지식재산권</w:t>
      </w:r>
      <w:r w:rsidR="005761CA"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>의 귀속 및 이용제한)</w:t>
      </w:r>
    </w:p>
    <w:p w14:paraId="582AC3D6" w14:textId="6ADAA15A" w:rsidR="00EF5100" w:rsidRPr="00124595" w:rsidRDefault="00EF5100" w:rsidP="003529E4">
      <w:pPr>
        <w:pStyle w:val="ab"/>
        <w:numPr>
          <w:ilvl w:val="0"/>
          <w:numId w:val="52"/>
        </w:numPr>
        <w:ind w:leftChars="0" w:hanging="357"/>
        <w:rPr>
          <w:rFonts w:ascii="Noto Sans CJK KR Regular" w:eastAsia="Noto Sans CJK KR Regular" w:hAnsi="Noto Sans CJK KR Regular"/>
          <w:sz w:val="18"/>
          <w:szCs w:val="18"/>
        </w:rPr>
      </w:pPr>
      <w:r w:rsidRPr="00124595">
        <w:rPr>
          <w:rFonts w:ascii="Noto Sans CJK KR Regular" w:eastAsia="Noto Sans CJK KR Regular" w:hAnsi="Noto Sans CJK KR Regular"/>
          <w:sz w:val="18"/>
          <w:szCs w:val="18"/>
        </w:rPr>
        <w:t>"</w:t>
      </w:r>
      <w:r w:rsidR="005761CA"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>(</w:t>
      </w:r>
      <w:r w:rsidR="005761CA" w:rsidRPr="00124595">
        <w:rPr>
          <w:rFonts w:ascii="Noto Sans CJK KR Regular" w:eastAsia="Noto Sans CJK KR Regular" w:hAnsi="Noto Sans CJK KR Regular" w:cs="Arial Unicode MS" w:hint="eastAsia"/>
          <w:sz w:val="18"/>
          <w:szCs w:val="18"/>
        </w:rPr>
        <w:t>주</w:t>
      </w:r>
      <w:r w:rsidR="005761CA"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>)</w:t>
      </w:r>
      <w:proofErr w:type="spellStart"/>
      <w:r w:rsidR="005761CA" w:rsidRPr="00124595">
        <w:rPr>
          <w:rFonts w:ascii="Noto Sans CJK KR Regular" w:eastAsia="Noto Sans CJK KR Regular" w:hAnsi="Noto Sans CJK KR Regular" w:cs="Arial Unicode MS" w:hint="eastAsia"/>
          <w:sz w:val="18"/>
          <w:szCs w:val="18"/>
        </w:rPr>
        <w:t>일룸</w:t>
      </w:r>
      <w:r w:rsidR="005761CA"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>-DESKER</w:t>
      </w:r>
      <w:r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>"</w:t>
      </w:r>
      <w:r w:rsidR="006A5C12" w:rsidRPr="00124595">
        <w:rPr>
          <w:rFonts w:ascii="Noto Sans CJK KR Regular" w:eastAsia="Noto Sans CJK KR Regular" w:hAnsi="Noto Sans CJK KR Regular" w:cs="Arial Unicode MS" w:hint="eastAsia"/>
          <w:sz w:val="18"/>
          <w:szCs w:val="18"/>
        </w:rPr>
        <w:t>가</w:t>
      </w:r>
      <w:proofErr w:type="spellEnd"/>
      <w:r w:rsidR="006A5C12"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 xml:space="preserve"> </w:t>
      </w:r>
      <w:r w:rsidR="006A5C12" w:rsidRPr="00124595">
        <w:rPr>
          <w:rFonts w:ascii="Noto Sans CJK KR Regular" w:eastAsia="Noto Sans CJK KR Regular" w:hAnsi="Noto Sans CJK KR Regular" w:cs="Arial Unicode MS" w:hint="eastAsia"/>
          <w:sz w:val="18"/>
          <w:szCs w:val="18"/>
        </w:rPr>
        <w:t>소유한</w:t>
      </w:r>
      <w:r w:rsidR="006A5C12"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 xml:space="preserve"> </w:t>
      </w:r>
      <w:r w:rsidR="006A5C12" w:rsidRPr="00124595">
        <w:rPr>
          <w:rFonts w:ascii="Noto Sans CJK KR Regular" w:eastAsia="Noto Sans CJK KR Regular" w:hAnsi="Noto Sans CJK KR Regular" w:cs="Arial Unicode MS" w:hint="eastAsia"/>
          <w:sz w:val="18"/>
          <w:szCs w:val="18"/>
        </w:rPr>
        <w:t>상표권</w:t>
      </w:r>
      <w:r w:rsidR="006A5C12"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 xml:space="preserve">, </w:t>
      </w:r>
      <w:r w:rsidR="006A5C12" w:rsidRPr="00124595">
        <w:rPr>
          <w:rFonts w:ascii="Noto Sans CJK KR Regular" w:eastAsia="Noto Sans CJK KR Regular" w:hAnsi="Noto Sans CJK KR Regular" w:cs="Arial Unicode MS" w:hint="eastAsia"/>
          <w:sz w:val="18"/>
          <w:szCs w:val="18"/>
        </w:rPr>
        <w:t>디자인권</w:t>
      </w:r>
      <w:r w:rsidR="006A5C12"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 xml:space="preserve"> </w:t>
      </w:r>
      <w:r w:rsidR="006A5C12" w:rsidRPr="00124595">
        <w:rPr>
          <w:rFonts w:ascii="Noto Sans CJK KR Regular" w:eastAsia="Noto Sans CJK KR Regular" w:hAnsi="Noto Sans CJK KR Regular" w:cs="Arial Unicode MS" w:hint="eastAsia"/>
          <w:sz w:val="18"/>
          <w:szCs w:val="18"/>
        </w:rPr>
        <w:t>및</w:t>
      </w:r>
      <w:r w:rsidR="006A5C12"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 xml:space="preserve"> </w:t>
      </w:r>
      <w:r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>"</w:t>
      </w:r>
      <w:r w:rsidR="006A5C12"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>(</w:t>
      </w:r>
      <w:r w:rsidR="006A5C12" w:rsidRPr="00124595">
        <w:rPr>
          <w:rFonts w:ascii="Noto Sans CJK KR Regular" w:eastAsia="Noto Sans CJK KR Regular" w:hAnsi="Noto Sans CJK KR Regular" w:cs="Arial Unicode MS" w:hint="eastAsia"/>
          <w:sz w:val="18"/>
          <w:szCs w:val="18"/>
        </w:rPr>
        <w:t>주</w:t>
      </w:r>
      <w:r w:rsidR="006A5C12"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>)</w:t>
      </w:r>
      <w:proofErr w:type="spellStart"/>
      <w:r w:rsidR="006A5C12" w:rsidRPr="00124595">
        <w:rPr>
          <w:rFonts w:ascii="Noto Sans CJK KR Regular" w:eastAsia="Noto Sans CJK KR Regular" w:hAnsi="Noto Sans CJK KR Regular" w:cs="Arial Unicode MS" w:hint="eastAsia"/>
          <w:sz w:val="18"/>
          <w:szCs w:val="18"/>
        </w:rPr>
        <w:t>일룸</w:t>
      </w:r>
      <w:r w:rsidR="006A5C12"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>-DESKER</w:t>
      </w:r>
      <w:r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>"</w:t>
      </w:r>
      <w:r w:rsidR="005761CA" w:rsidRPr="00124595">
        <w:rPr>
          <w:rFonts w:ascii="Noto Sans CJK KR Regular" w:eastAsia="Noto Sans CJK KR Regular" w:hAnsi="Noto Sans CJK KR Regular" w:cs="Arial Unicode MS" w:hint="eastAsia"/>
          <w:sz w:val="18"/>
          <w:szCs w:val="18"/>
        </w:rPr>
        <w:t>가</w:t>
      </w:r>
      <w:proofErr w:type="spellEnd"/>
      <w:r w:rsidR="005761CA"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 xml:space="preserve"> </w:t>
      </w:r>
      <w:r w:rsidR="005761CA" w:rsidRPr="00124595">
        <w:rPr>
          <w:rFonts w:ascii="Noto Sans CJK KR Regular" w:eastAsia="Noto Sans CJK KR Regular" w:hAnsi="Noto Sans CJK KR Regular" w:cs="Arial Unicode MS" w:hint="eastAsia"/>
          <w:sz w:val="18"/>
          <w:szCs w:val="18"/>
        </w:rPr>
        <w:t>작성한</w:t>
      </w:r>
      <w:r w:rsidR="005761CA"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 xml:space="preserve"> </w:t>
      </w:r>
      <w:r w:rsidR="005761CA" w:rsidRPr="00124595">
        <w:rPr>
          <w:rFonts w:ascii="Noto Sans CJK KR Regular" w:eastAsia="Noto Sans CJK KR Regular" w:hAnsi="Noto Sans CJK KR Regular" w:cs="Arial Unicode MS" w:hint="eastAsia"/>
          <w:sz w:val="18"/>
          <w:szCs w:val="18"/>
        </w:rPr>
        <w:t>저작물에</w:t>
      </w:r>
      <w:r w:rsidR="005761CA"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 xml:space="preserve"> </w:t>
      </w:r>
      <w:r w:rsidR="005761CA" w:rsidRPr="00124595">
        <w:rPr>
          <w:rFonts w:ascii="Noto Sans CJK KR Regular" w:eastAsia="Noto Sans CJK KR Regular" w:hAnsi="Noto Sans CJK KR Regular" w:cs="Arial Unicode MS" w:hint="eastAsia"/>
          <w:sz w:val="18"/>
          <w:szCs w:val="18"/>
        </w:rPr>
        <w:t>대한</w:t>
      </w:r>
      <w:r w:rsidR="005761CA"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 xml:space="preserve"> </w:t>
      </w:r>
      <w:r w:rsidR="005761CA" w:rsidRPr="00124595">
        <w:rPr>
          <w:rFonts w:ascii="Noto Sans CJK KR Regular" w:eastAsia="Noto Sans CJK KR Regular" w:hAnsi="Noto Sans CJK KR Regular" w:cs="Arial Unicode MS" w:hint="eastAsia"/>
          <w:sz w:val="18"/>
          <w:szCs w:val="18"/>
        </w:rPr>
        <w:t>저작권</w:t>
      </w:r>
      <w:r w:rsidR="006A5C12"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>, 2</w:t>
      </w:r>
      <w:r w:rsidR="006A5C12" w:rsidRPr="00124595">
        <w:rPr>
          <w:rFonts w:ascii="Noto Sans CJK KR Regular" w:eastAsia="Noto Sans CJK KR Regular" w:hAnsi="Noto Sans CJK KR Regular" w:cs="Arial Unicode MS" w:hint="eastAsia"/>
          <w:sz w:val="18"/>
          <w:szCs w:val="18"/>
        </w:rPr>
        <w:t>차</w:t>
      </w:r>
      <w:r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 xml:space="preserve"> </w:t>
      </w:r>
      <w:r w:rsidR="006A5C12" w:rsidRPr="00124595">
        <w:rPr>
          <w:rFonts w:ascii="Noto Sans CJK KR Regular" w:eastAsia="Noto Sans CJK KR Regular" w:hAnsi="Noto Sans CJK KR Regular" w:cs="Arial Unicode MS" w:hint="eastAsia"/>
          <w:sz w:val="18"/>
          <w:szCs w:val="18"/>
        </w:rPr>
        <w:t>저작권</w:t>
      </w:r>
      <w:r w:rsidR="006A5C12"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 xml:space="preserve"> </w:t>
      </w:r>
      <w:r w:rsidR="006A5C12" w:rsidRPr="00124595">
        <w:rPr>
          <w:rFonts w:ascii="Noto Sans CJK KR Regular" w:eastAsia="Noto Sans CJK KR Regular" w:hAnsi="Noto Sans CJK KR Regular" w:cs="Arial Unicode MS" w:hint="eastAsia"/>
          <w:sz w:val="18"/>
          <w:szCs w:val="18"/>
        </w:rPr>
        <w:t>등</w:t>
      </w:r>
      <w:r w:rsidR="005761CA"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 xml:space="preserve"> </w:t>
      </w:r>
      <w:r w:rsidR="005761CA" w:rsidRPr="00124595">
        <w:rPr>
          <w:rFonts w:ascii="Noto Sans CJK KR Regular" w:eastAsia="Noto Sans CJK KR Regular" w:hAnsi="Noto Sans CJK KR Regular" w:cs="Arial Unicode MS" w:hint="eastAsia"/>
          <w:sz w:val="18"/>
          <w:szCs w:val="18"/>
        </w:rPr>
        <w:t>기타</w:t>
      </w:r>
      <w:r w:rsidR="005761CA"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 xml:space="preserve"> </w:t>
      </w:r>
      <w:r w:rsidR="006A5C12" w:rsidRPr="00124595">
        <w:rPr>
          <w:rFonts w:ascii="Noto Sans CJK KR Regular" w:eastAsia="Noto Sans CJK KR Regular" w:hAnsi="Noto Sans CJK KR Regular" w:cs="Arial Unicode MS" w:hint="eastAsia"/>
          <w:sz w:val="18"/>
          <w:szCs w:val="18"/>
        </w:rPr>
        <w:t>일체의</w:t>
      </w:r>
      <w:r w:rsidR="006A5C12"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 xml:space="preserve"> </w:t>
      </w:r>
      <w:r w:rsidR="006A5C12" w:rsidRPr="00124595">
        <w:rPr>
          <w:rFonts w:ascii="Noto Sans CJK KR Regular" w:eastAsia="Noto Sans CJK KR Regular" w:hAnsi="Noto Sans CJK KR Regular" w:cs="Arial Unicode MS" w:hint="eastAsia"/>
          <w:sz w:val="18"/>
          <w:szCs w:val="18"/>
        </w:rPr>
        <w:t>지식</w:t>
      </w:r>
      <w:r w:rsidR="005761CA" w:rsidRPr="00124595">
        <w:rPr>
          <w:rFonts w:ascii="Noto Sans CJK KR Regular" w:eastAsia="Noto Sans CJK KR Regular" w:hAnsi="Noto Sans CJK KR Regular" w:cs="Arial Unicode MS" w:hint="eastAsia"/>
          <w:sz w:val="18"/>
          <w:szCs w:val="18"/>
        </w:rPr>
        <w:t>재산권은</w:t>
      </w:r>
      <w:r w:rsidR="005761CA"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 xml:space="preserve"> </w:t>
      </w:r>
      <w:r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>"</w:t>
      </w:r>
      <w:r w:rsidR="005761CA"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>(</w:t>
      </w:r>
      <w:r w:rsidR="005761CA" w:rsidRPr="00124595">
        <w:rPr>
          <w:rFonts w:ascii="Noto Sans CJK KR Regular" w:eastAsia="Noto Sans CJK KR Regular" w:hAnsi="Noto Sans CJK KR Regular" w:cs="Arial Unicode MS" w:hint="eastAsia"/>
          <w:sz w:val="18"/>
          <w:szCs w:val="18"/>
        </w:rPr>
        <w:t>주</w:t>
      </w:r>
      <w:r w:rsidR="005761CA"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>)</w:t>
      </w:r>
      <w:proofErr w:type="spellStart"/>
      <w:r w:rsidR="005761CA" w:rsidRPr="00124595">
        <w:rPr>
          <w:rFonts w:ascii="Noto Sans CJK KR Regular" w:eastAsia="Noto Sans CJK KR Regular" w:hAnsi="Noto Sans CJK KR Regular" w:cs="Arial Unicode MS" w:hint="eastAsia"/>
          <w:sz w:val="18"/>
          <w:szCs w:val="18"/>
        </w:rPr>
        <w:t>일룸</w:t>
      </w:r>
      <w:r w:rsidR="005761CA"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>-DESKER</w:t>
      </w:r>
      <w:r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>"</w:t>
      </w:r>
      <w:r w:rsidR="005761CA" w:rsidRPr="00124595">
        <w:rPr>
          <w:rFonts w:ascii="Noto Sans CJK KR Regular" w:eastAsia="Noto Sans CJK KR Regular" w:hAnsi="Noto Sans CJK KR Regular" w:cs="Arial Unicode MS" w:hint="eastAsia"/>
          <w:sz w:val="18"/>
          <w:szCs w:val="18"/>
        </w:rPr>
        <w:t>에</w:t>
      </w:r>
      <w:proofErr w:type="spellEnd"/>
      <w:r w:rsidR="005761CA"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 xml:space="preserve"> </w:t>
      </w:r>
      <w:r w:rsidR="005761CA" w:rsidRPr="00124595">
        <w:rPr>
          <w:rFonts w:ascii="Noto Sans CJK KR Regular" w:eastAsia="Noto Sans CJK KR Regular" w:hAnsi="Noto Sans CJK KR Regular" w:cs="Arial Unicode MS" w:hint="eastAsia"/>
          <w:sz w:val="18"/>
          <w:szCs w:val="18"/>
        </w:rPr>
        <w:t>귀속합니다</w:t>
      </w:r>
      <w:r w:rsidR="005761CA"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>.</w:t>
      </w:r>
    </w:p>
    <w:p w14:paraId="1F4A95EE" w14:textId="18575DF1" w:rsidR="00EF5100" w:rsidRPr="00124595" w:rsidRDefault="00EF5100" w:rsidP="003529E4">
      <w:pPr>
        <w:pStyle w:val="ab"/>
        <w:numPr>
          <w:ilvl w:val="0"/>
          <w:numId w:val="52"/>
        </w:numPr>
        <w:ind w:leftChars="0" w:hanging="357"/>
        <w:rPr>
          <w:rFonts w:ascii="Noto Sans CJK KR Regular" w:eastAsia="Noto Sans CJK KR Regular" w:hAnsi="Noto Sans CJK KR Regular"/>
          <w:sz w:val="18"/>
          <w:szCs w:val="18"/>
        </w:rPr>
      </w:pPr>
      <w:r w:rsidRPr="00124595">
        <w:rPr>
          <w:rFonts w:ascii="Noto Sans CJK KR Regular" w:eastAsia="Noto Sans CJK KR Regular" w:hAnsi="Noto Sans CJK KR Regular"/>
          <w:sz w:val="18"/>
          <w:szCs w:val="18"/>
        </w:rPr>
        <w:t>"</w:t>
      </w:r>
      <w:r w:rsidR="00AA0E15"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>DESKER MATE</w:t>
      </w:r>
      <w:r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>"</w:t>
      </w:r>
      <w:r w:rsidR="005761CA" w:rsidRPr="00124595">
        <w:rPr>
          <w:rFonts w:ascii="Noto Sans CJK KR Regular" w:eastAsia="Noto Sans CJK KR Regular" w:hAnsi="Noto Sans CJK KR Regular" w:cs="Arial Unicode MS" w:hint="eastAsia"/>
          <w:sz w:val="18"/>
          <w:szCs w:val="18"/>
        </w:rPr>
        <w:t>는</w:t>
      </w:r>
      <w:r w:rsidR="005761CA"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 xml:space="preserve"> </w:t>
      </w:r>
      <w:r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>"</w:t>
      </w:r>
      <w:r w:rsidR="005761CA"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>(</w:t>
      </w:r>
      <w:r w:rsidR="005761CA" w:rsidRPr="00124595">
        <w:rPr>
          <w:rFonts w:ascii="Noto Sans CJK KR Regular" w:eastAsia="Noto Sans CJK KR Regular" w:hAnsi="Noto Sans CJK KR Regular" w:cs="Arial Unicode MS" w:hint="eastAsia"/>
          <w:sz w:val="18"/>
          <w:szCs w:val="18"/>
        </w:rPr>
        <w:t>주</w:t>
      </w:r>
      <w:r w:rsidR="005761CA"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>)</w:t>
      </w:r>
      <w:proofErr w:type="spellStart"/>
      <w:r w:rsidR="005761CA" w:rsidRPr="00124595">
        <w:rPr>
          <w:rFonts w:ascii="Noto Sans CJK KR Regular" w:eastAsia="Noto Sans CJK KR Regular" w:hAnsi="Noto Sans CJK KR Regular" w:cs="Arial Unicode MS" w:hint="eastAsia"/>
          <w:sz w:val="18"/>
          <w:szCs w:val="18"/>
        </w:rPr>
        <w:t>일룸</w:t>
      </w:r>
      <w:r w:rsidR="005761CA"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>-DESKER</w:t>
      </w:r>
      <w:r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>"</w:t>
      </w:r>
      <w:r w:rsidR="005761CA" w:rsidRPr="00124595">
        <w:rPr>
          <w:rFonts w:ascii="Noto Sans CJK KR Regular" w:eastAsia="Noto Sans CJK KR Regular" w:hAnsi="Noto Sans CJK KR Regular" w:cs="Arial Unicode MS" w:hint="eastAsia"/>
          <w:sz w:val="18"/>
          <w:szCs w:val="18"/>
        </w:rPr>
        <w:t>을</w:t>
      </w:r>
      <w:proofErr w:type="spellEnd"/>
      <w:r w:rsidR="005761CA"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 xml:space="preserve"> </w:t>
      </w:r>
      <w:r w:rsidR="005761CA" w:rsidRPr="00124595">
        <w:rPr>
          <w:rFonts w:ascii="Noto Sans CJK KR Regular" w:eastAsia="Noto Sans CJK KR Regular" w:hAnsi="Noto Sans CJK KR Regular" w:cs="Arial Unicode MS" w:hint="eastAsia"/>
          <w:sz w:val="18"/>
          <w:szCs w:val="18"/>
        </w:rPr>
        <w:t>이용함으로써</w:t>
      </w:r>
      <w:r w:rsidR="005761CA"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 xml:space="preserve"> </w:t>
      </w:r>
      <w:r w:rsidR="005761CA" w:rsidRPr="00124595">
        <w:rPr>
          <w:rFonts w:ascii="Noto Sans CJK KR Regular" w:eastAsia="Noto Sans CJK KR Regular" w:hAnsi="Noto Sans CJK KR Regular" w:cs="Arial Unicode MS" w:hint="eastAsia"/>
          <w:sz w:val="18"/>
          <w:szCs w:val="18"/>
        </w:rPr>
        <w:t>얻은</w:t>
      </w:r>
      <w:r w:rsidR="005761CA"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 xml:space="preserve"> </w:t>
      </w:r>
      <w:r w:rsidR="005761CA" w:rsidRPr="00124595">
        <w:rPr>
          <w:rFonts w:ascii="Noto Sans CJK KR Regular" w:eastAsia="Noto Sans CJK KR Regular" w:hAnsi="Noto Sans CJK KR Regular" w:cs="Arial Unicode MS" w:hint="eastAsia"/>
          <w:sz w:val="18"/>
          <w:szCs w:val="18"/>
        </w:rPr>
        <w:t>정보</w:t>
      </w:r>
      <w:r w:rsidR="005761CA"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 xml:space="preserve"> </w:t>
      </w:r>
      <w:r w:rsidR="005761CA" w:rsidRPr="00124595">
        <w:rPr>
          <w:rFonts w:ascii="Noto Sans CJK KR Regular" w:eastAsia="Noto Sans CJK KR Regular" w:hAnsi="Noto Sans CJK KR Regular" w:cs="Arial Unicode MS" w:hint="eastAsia"/>
          <w:sz w:val="18"/>
          <w:szCs w:val="18"/>
        </w:rPr>
        <w:t>중</w:t>
      </w:r>
      <w:r w:rsidR="005761CA"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 xml:space="preserve"> </w:t>
      </w:r>
      <w:r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>"</w:t>
      </w:r>
      <w:r w:rsidR="005761CA"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>(</w:t>
      </w:r>
      <w:r w:rsidR="005761CA" w:rsidRPr="00124595">
        <w:rPr>
          <w:rFonts w:ascii="Noto Sans CJK KR Regular" w:eastAsia="Noto Sans CJK KR Regular" w:hAnsi="Noto Sans CJK KR Regular" w:cs="Arial Unicode MS" w:hint="eastAsia"/>
          <w:sz w:val="18"/>
          <w:szCs w:val="18"/>
        </w:rPr>
        <w:t>주</w:t>
      </w:r>
      <w:r w:rsidR="005761CA"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>)</w:t>
      </w:r>
      <w:proofErr w:type="spellStart"/>
      <w:r w:rsidR="005761CA" w:rsidRPr="00124595">
        <w:rPr>
          <w:rFonts w:ascii="Noto Sans CJK KR Regular" w:eastAsia="Noto Sans CJK KR Regular" w:hAnsi="Noto Sans CJK KR Regular" w:cs="Arial Unicode MS" w:hint="eastAsia"/>
          <w:sz w:val="18"/>
          <w:szCs w:val="18"/>
        </w:rPr>
        <w:t>일룸</w:t>
      </w:r>
      <w:r w:rsidR="005761CA"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>-DESKER</w:t>
      </w:r>
      <w:r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>"</w:t>
      </w:r>
      <w:r w:rsidR="005761CA" w:rsidRPr="00124595">
        <w:rPr>
          <w:rFonts w:ascii="Noto Sans CJK KR Regular" w:eastAsia="Noto Sans CJK KR Regular" w:hAnsi="Noto Sans CJK KR Regular" w:cs="Arial Unicode MS" w:hint="eastAsia"/>
          <w:sz w:val="18"/>
          <w:szCs w:val="18"/>
        </w:rPr>
        <w:t>에게</w:t>
      </w:r>
      <w:proofErr w:type="spellEnd"/>
      <w:r w:rsidR="005761CA"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 xml:space="preserve"> </w:t>
      </w:r>
      <w:r w:rsidR="005761CA" w:rsidRPr="00124595">
        <w:rPr>
          <w:rFonts w:ascii="Noto Sans CJK KR Regular" w:eastAsia="Noto Sans CJK KR Regular" w:hAnsi="Noto Sans CJK KR Regular" w:cs="Arial Unicode MS" w:hint="eastAsia"/>
          <w:sz w:val="18"/>
          <w:szCs w:val="18"/>
        </w:rPr>
        <w:t>지적재산권이</w:t>
      </w:r>
      <w:r w:rsidR="005761CA"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 xml:space="preserve"> </w:t>
      </w:r>
      <w:r w:rsidR="005761CA" w:rsidRPr="00124595">
        <w:rPr>
          <w:rFonts w:ascii="Noto Sans CJK KR Regular" w:eastAsia="Noto Sans CJK KR Regular" w:hAnsi="Noto Sans CJK KR Regular" w:cs="Arial Unicode MS" w:hint="eastAsia"/>
          <w:sz w:val="18"/>
          <w:szCs w:val="18"/>
        </w:rPr>
        <w:t>귀속된</w:t>
      </w:r>
      <w:r w:rsidR="005761CA"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 xml:space="preserve"> </w:t>
      </w:r>
      <w:r w:rsidR="005761CA" w:rsidRPr="00124595">
        <w:rPr>
          <w:rFonts w:ascii="Noto Sans CJK KR Regular" w:eastAsia="Noto Sans CJK KR Regular" w:hAnsi="Noto Sans CJK KR Regular" w:cs="Arial Unicode MS" w:hint="eastAsia"/>
          <w:sz w:val="18"/>
          <w:szCs w:val="18"/>
        </w:rPr>
        <w:t>정보를</w:t>
      </w:r>
      <w:r w:rsidR="005761CA"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 xml:space="preserve"> </w:t>
      </w:r>
      <w:r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>"</w:t>
      </w:r>
      <w:r w:rsidR="005761CA"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>(</w:t>
      </w:r>
      <w:r w:rsidR="005761CA" w:rsidRPr="00124595">
        <w:rPr>
          <w:rFonts w:ascii="Noto Sans CJK KR Regular" w:eastAsia="Noto Sans CJK KR Regular" w:hAnsi="Noto Sans CJK KR Regular" w:cs="Arial Unicode MS" w:hint="eastAsia"/>
          <w:sz w:val="18"/>
          <w:szCs w:val="18"/>
        </w:rPr>
        <w:t>주</w:t>
      </w:r>
      <w:r w:rsidR="005761CA"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>)</w:t>
      </w:r>
      <w:proofErr w:type="spellStart"/>
      <w:r w:rsidR="005761CA" w:rsidRPr="00124595">
        <w:rPr>
          <w:rFonts w:ascii="Noto Sans CJK KR Regular" w:eastAsia="Noto Sans CJK KR Regular" w:hAnsi="Noto Sans CJK KR Regular" w:cs="Arial Unicode MS" w:hint="eastAsia"/>
          <w:sz w:val="18"/>
          <w:szCs w:val="18"/>
        </w:rPr>
        <w:t>일룸</w:t>
      </w:r>
      <w:r w:rsidR="005761CA"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>-DESKER</w:t>
      </w:r>
      <w:r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>"</w:t>
      </w:r>
      <w:r w:rsidR="005761CA" w:rsidRPr="00124595">
        <w:rPr>
          <w:rFonts w:ascii="Noto Sans CJK KR Regular" w:eastAsia="Noto Sans CJK KR Regular" w:hAnsi="Noto Sans CJK KR Regular" w:cs="Arial Unicode MS" w:hint="eastAsia"/>
          <w:sz w:val="18"/>
          <w:szCs w:val="18"/>
        </w:rPr>
        <w:t>의</w:t>
      </w:r>
      <w:proofErr w:type="spellEnd"/>
      <w:r w:rsidR="005761CA"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 xml:space="preserve"> </w:t>
      </w:r>
      <w:r w:rsidR="005761CA" w:rsidRPr="00124595">
        <w:rPr>
          <w:rFonts w:ascii="Noto Sans CJK KR Regular" w:eastAsia="Noto Sans CJK KR Regular" w:hAnsi="Noto Sans CJK KR Regular" w:cs="Arial Unicode MS" w:hint="eastAsia"/>
          <w:sz w:val="18"/>
          <w:szCs w:val="18"/>
        </w:rPr>
        <w:t>사전</w:t>
      </w:r>
      <w:r w:rsidR="005761CA"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 xml:space="preserve"> </w:t>
      </w:r>
      <w:r w:rsidR="005761CA" w:rsidRPr="00124595">
        <w:rPr>
          <w:rFonts w:ascii="Noto Sans CJK KR Regular" w:eastAsia="Noto Sans CJK KR Regular" w:hAnsi="Noto Sans CJK KR Regular" w:cs="Arial Unicode MS" w:hint="eastAsia"/>
          <w:sz w:val="18"/>
          <w:szCs w:val="18"/>
        </w:rPr>
        <w:t>승낙</w:t>
      </w:r>
      <w:r w:rsidR="005761CA"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 xml:space="preserve"> </w:t>
      </w:r>
      <w:r w:rsidR="005761CA" w:rsidRPr="00124595">
        <w:rPr>
          <w:rFonts w:ascii="Noto Sans CJK KR Regular" w:eastAsia="Noto Sans CJK KR Regular" w:hAnsi="Noto Sans CJK KR Regular" w:cs="Arial Unicode MS" w:hint="eastAsia"/>
          <w:sz w:val="18"/>
          <w:szCs w:val="18"/>
        </w:rPr>
        <w:t>없이</w:t>
      </w:r>
      <w:r w:rsidR="005761CA"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 xml:space="preserve"> </w:t>
      </w:r>
      <w:r w:rsidR="005761CA" w:rsidRPr="00124595">
        <w:rPr>
          <w:rFonts w:ascii="Noto Sans CJK KR Regular" w:eastAsia="Noto Sans CJK KR Regular" w:hAnsi="Noto Sans CJK KR Regular" w:cs="Arial Unicode MS" w:hint="eastAsia"/>
          <w:sz w:val="18"/>
          <w:szCs w:val="18"/>
        </w:rPr>
        <w:t>복제</w:t>
      </w:r>
      <w:r w:rsidR="005761CA"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 xml:space="preserve">, </w:t>
      </w:r>
      <w:r w:rsidR="005761CA" w:rsidRPr="00124595">
        <w:rPr>
          <w:rFonts w:ascii="Noto Sans CJK KR Regular" w:eastAsia="Noto Sans CJK KR Regular" w:hAnsi="Noto Sans CJK KR Regular" w:cs="Arial Unicode MS" w:hint="eastAsia"/>
          <w:sz w:val="18"/>
          <w:szCs w:val="18"/>
        </w:rPr>
        <w:t>송신</w:t>
      </w:r>
      <w:r w:rsidR="005761CA"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 xml:space="preserve">, </w:t>
      </w:r>
      <w:r w:rsidR="005761CA" w:rsidRPr="00124595">
        <w:rPr>
          <w:rFonts w:ascii="Noto Sans CJK KR Regular" w:eastAsia="Noto Sans CJK KR Regular" w:hAnsi="Noto Sans CJK KR Regular" w:cs="Arial Unicode MS" w:hint="eastAsia"/>
          <w:sz w:val="18"/>
          <w:szCs w:val="18"/>
        </w:rPr>
        <w:t>출판</w:t>
      </w:r>
      <w:r w:rsidR="005761CA"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 xml:space="preserve">, </w:t>
      </w:r>
      <w:r w:rsidR="005761CA" w:rsidRPr="00124595">
        <w:rPr>
          <w:rFonts w:ascii="Noto Sans CJK KR Regular" w:eastAsia="Noto Sans CJK KR Regular" w:hAnsi="Noto Sans CJK KR Regular" w:cs="Arial Unicode MS" w:hint="eastAsia"/>
          <w:sz w:val="18"/>
          <w:szCs w:val="18"/>
        </w:rPr>
        <w:t>배포</w:t>
      </w:r>
      <w:r w:rsidR="005761CA"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 xml:space="preserve">, </w:t>
      </w:r>
      <w:r w:rsidR="005761CA" w:rsidRPr="00124595">
        <w:rPr>
          <w:rFonts w:ascii="Noto Sans CJK KR Regular" w:eastAsia="Noto Sans CJK KR Regular" w:hAnsi="Noto Sans CJK KR Regular" w:cs="Arial Unicode MS" w:hint="eastAsia"/>
          <w:sz w:val="18"/>
          <w:szCs w:val="18"/>
        </w:rPr>
        <w:t>방송</w:t>
      </w:r>
      <w:r w:rsidR="005761CA"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 xml:space="preserve"> </w:t>
      </w:r>
      <w:r w:rsidR="005761CA" w:rsidRPr="00124595">
        <w:rPr>
          <w:rFonts w:ascii="Noto Sans CJK KR Regular" w:eastAsia="Noto Sans CJK KR Regular" w:hAnsi="Noto Sans CJK KR Regular" w:cs="Arial Unicode MS" w:hint="eastAsia"/>
          <w:sz w:val="18"/>
          <w:szCs w:val="18"/>
        </w:rPr>
        <w:t>기타</w:t>
      </w:r>
      <w:r w:rsidR="005761CA"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 xml:space="preserve"> </w:t>
      </w:r>
      <w:r w:rsidR="005761CA" w:rsidRPr="00124595">
        <w:rPr>
          <w:rFonts w:ascii="Noto Sans CJK KR Regular" w:eastAsia="Noto Sans CJK KR Regular" w:hAnsi="Noto Sans CJK KR Regular" w:cs="Arial Unicode MS" w:hint="eastAsia"/>
          <w:sz w:val="18"/>
          <w:szCs w:val="18"/>
        </w:rPr>
        <w:t>방법에</w:t>
      </w:r>
      <w:r w:rsidR="005761CA"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 xml:space="preserve"> </w:t>
      </w:r>
      <w:r w:rsidR="005761CA" w:rsidRPr="00124595">
        <w:rPr>
          <w:rFonts w:ascii="Noto Sans CJK KR Regular" w:eastAsia="Noto Sans CJK KR Regular" w:hAnsi="Noto Sans CJK KR Regular" w:cs="Arial Unicode MS" w:hint="eastAsia"/>
          <w:sz w:val="18"/>
          <w:szCs w:val="18"/>
        </w:rPr>
        <w:t>의하여</w:t>
      </w:r>
      <w:r w:rsidR="005761CA"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 xml:space="preserve"> </w:t>
      </w:r>
      <w:r w:rsidR="005761CA" w:rsidRPr="00124595">
        <w:rPr>
          <w:rFonts w:ascii="Noto Sans CJK KR Regular" w:eastAsia="Noto Sans CJK KR Regular" w:hAnsi="Noto Sans CJK KR Regular" w:cs="Arial Unicode MS" w:hint="eastAsia"/>
          <w:sz w:val="18"/>
          <w:szCs w:val="18"/>
        </w:rPr>
        <w:t>영리목적으로</w:t>
      </w:r>
      <w:r w:rsidR="005761CA"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 xml:space="preserve"> </w:t>
      </w:r>
      <w:r w:rsidR="005761CA" w:rsidRPr="00124595">
        <w:rPr>
          <w:rFonts w:ascii="Noto Sans CJK KR Regular" w:eastAsia="Noto Sans CJK KR Regular" w:hAnsi="Noto Sans CJK KR Regular" w:cs="Arial Unicode MS" w:hint="eastAsia"/>
          <w:sz w:val="18"/>
          <w:szCs w:val="18"/>
        </w:rPr>
        <w:t>이용하거나</w:t>
      </w:r>
      <w:r w:rsidR="005761CA"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 xml:space="preserve"> </w:t>
      </w:r>
      <w:r w:rsidR="005761CA" w:rsidRPr="00124595">
        <w:rPr>
          <w:rFonts w:ascii="Noto Sans CJK KR Regular" w:eastAsia="Noto Sans CJK KR Regular" w:hAnsi="Noto Sans CJK KR Regular" w:cs="Arial Unicode MS" w:hint="eastAsia"/>
          <w:sz w:val="18"/>
          <w:szCs w:val="18"/>
        </w:rPr>
        <w:t>제</w:t>
      </w:r>
      <w:r w:rsidR="005761CA"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>3</w:t>
      </w:r>
      <w:r w:rsidR="005761CA" w:rsidRPr="00124595">
        <w:rPr>
          <w:rFonts w:ascii="Noto Sans CJK KR Regular" w:eastAsia="Noto Sans CJK KR Regular" w:hAnsi="Noto Sans CJK KR Regular" w:cs="Arial Unicode MS" w:hint="eastAsia"/>
          <w:sz w:val="18"/>
          <w:szCs w:val="18"/>
        </w:rPr>
        <w:t>자에게</w:t>
      </w:r>
      <w:r w:rsidR="005761CA"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 xml:space="preserve"> </w:t>
      </w:r>
      <w:r w:rsidR="005761CA" w:rsidRPr="00124595">
        <w:rPr>
          <w:rFonts w:ascii="Noto Sans CJK KR Regular" w:eastAsia="Noto Sans CJK KR Regular" w:hAnsi="Noto Sans CJK KR Regular" w:cs="Arial Unicode MS" w:hint="eastAsia"/>
          <w:sz w:val="18"/>
          <w:szCs w:val="18"/>
        </w:rPr>
        <w:t>이용하게</w:t>
      </w:r>
      <w:r w:rsidR="005761CA"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 xml:space="preserve"> </w:t>
      </w:r>
      <w:r w:rsidR="005761CA" w:rsidRPr="00124595">
        <w:rPr>
          <w:rFonts w:ascii="Noto Sans CJK KR Regular" w:eastAsia="Noto Sans CJK KR Regular" w:hAnsi="Noto Sans CJK KR Regular" w:cs="Arial Unicode MS" w:hint="eastAsia"/>
          <w:sz w:val="18"/>
          <w:szCs w:val="18"/>
        </w:rPr>
        <w:t>하여서는</w:t>
      </w:r>
      <w:r w:rsidR="005761CA"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 xml:space="preserve"> </w:t>
      </w:r>
      <w:r w:rsidR="005761CA" w:rsidRPr="00124595">
        <w:rPr>
          <w:rFonts w:ascii="Noto Sans CJK KR Regular" w:eastAsia="Noto Sans CJK KR Regular" w:hAnsi="Noto Sans CJK KR Regular" w:cs="Arial Unicode MS" w:hint="eastAsia"/>
          <w:sz w:val="18"/>
          <w:szCs w:val="18"/>
        </w:rPr>
        <w:t>안됩니다</w:t>
      </w:r>
      <w:r w:rsidR="005761CA"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>.</w:t>
      </w:r>
    </w:p>
    <w:p w14:paraId="00000033" w14:textId="687F78A7" w:rsidR="00D238D8" w:rsidRPr="00124595" w:rsidRDefault="00EF5100" w:rsidP="003529E4">
      <w:pPr>
        <w:pStyle w:val="ab"/>
        <w:numPr>
          <w:ilvl w:val="0"/>
          <w:numId w:val="52"/>
        </w:numPr>
        <w:ind w:leftChars="0" w:hanging="357"/>
        <w:rPr>
          <w:rFonts w:ascii="Noto Sans CJK KR Regular" w:eastAsia="Noto Sans CJK KR Regular" w:hAnsi="Noto Sans CJK KR Regular"/>
          <w:sz w:val="18"/>
          <w:szCs w:val="18"/>
        </w:rPr>
      </w:pPr>
      <w:r w:rsidRPr="00124595">
        <w:rPr>
          <w:rFonts w:ascii="Noto Sans CJK KR Regular" w:eastAsia="Noto Sans CJK KR Regular" w:hAnsi="Noto Sans CJK KR Regular"/>
          <w:sz w:val="18"/>
          <w:szCs w:val="18"/>
        </w:rPr>
        <w:t>"</w:t>
      </w:r>
      <w:r w:rsidR="005761CA"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>(</w:t>
      </w:r>
      <w:r w:rsidR="005761CA" w:rsidRPr="00124595">
        <w:rPr>
          <w:rFonts w:ascii="Noto Sans CJK KR Regular" w:eastAsia="Noto Sans CJK KR Regular" w:hAnsi="Noto Sans CJK KR Regular" w:cs="Arial Unicode MS" w:hint="eastAsia"/>
          <w:sz w:val="18"/>
          <w:szCs w:val="18"/>
        </w:rPr>
        <w:t>주</w:t>
      </w:r>
      <w:r w:rsidR="005761CA"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>)</w:t>
      </w:r>
      <w:proofErr w:type="spellStart"/>
      <w:r w:rsidR="005761CA" w:rsidRPr="00124595">
        <w:rPr>
          <w:rFonts w:ascii="Noto Sans CJK KR Regular" w:eastAsia="Noto Sans CJK KR Regular" w:hAnsi="Noto Sans CJK KR Regular" w:cs="Arial Unicode MS" w:hint="eastAsia"/>
          <w:sz w:val="18"/>
          <w:szCs w:val="18"/>
        </w:rPr>
        <w:t>일룸</w:t>
      </w:r>
      <w:r w:rsidR="005761CA"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>-DESKER</w:t>
      </w:r>
      <w:r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>"</w:t>
      </w:r>
      <w:r w:rsidR="005761CA" w:rsidRPr="00124595">
        <w:rPr>
          <w:rFonts w:ascii="Noto Sans CJK KR Regular" w:eastAsia="Noto Sans CJK KR Regular" w:hAnsi="Noto Sans CJK KR Regular" w:cs="Arial Unicode MS" w:hint="eastAsia"/>
          <w:sz w:val="18"/>
          <w:szCs w:val="18"/>
        </w:rPr>
        <w:t>는</w:t>
      </w:r>
      <w:proofErr w:type="spellEnd"/>
      <w:r w:rsidR="005761CA"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 xml:space="preserve"> </w:t>
      </w:r>
      <w:r w:rsidR="005761CA" w:rsidRPr="00124595">
        <w:rPr>
          <w:rFonts w:ascii="Noto Sans CJK KR Regular" w:eastAsia="Noto Sans CJK KR Regular" w:hAnsi="Noto Sans CJK KR Regular" w:cs="Arial Unicode MS" w:hint="eastAsia"/>
          <w:sz w:val="18"/>
          <w:szCs w:val="18"/>
        </w:rPr>
        <w:t>약정에</w:t>
      </w:r>
      <w:r w:rsidR="005761CA"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 xml:space="preserve"> </w:t>
      </w:r>
      <w:r w:rsidR="005761CA" w:rsidRPr="00124595">
        <w:rPr>
          <w:rFonts w:ascii="Noto Sans CJK KR Regular" w:eastAsia="Noto Sans CJK KR Regular" w:hAnsi="Noto Sans CJK KR Regular" w:cs="Arial Unicode MS" w:hint="eastAsia"/>
          <w:sz w:val="18"/>
          <w:szCs w:val="18"/>
        </w:rPr>
        <w:t>따라</w:t>
      </w:r>
      <w:r w:rsidR="005761CA"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 xml:space="preserve"> </w:t>
      </w:r>
      <w:r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>"</w:t>
      </w:r>
      <w:r w:rsidR="00AA0E15"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>DESKER MATE</w:t>
      </w:r>
      <w:r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>"</w:t>
      </w:r>
      <w:r w:rsidR="005761CA" w:rsidRPr="00124595">
        <w:rPr>
          <w:rFonts w:ascii="Noto Sans CJK KR Regular" w:eastAsia="Noto Sans CJK KR Regular" w:hAnsi="Noto Sans CJK KR Regular" w:cs="Arial Unicode MS" w:hint="eastAsia"/>
          <w:sz w:val="18"/>
          <w:szCs w:val="18"/>
        </w:rPr>
        <w:t>에게</w:t>
      </w:r>
      <w:r w:rsidR="005761CA"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 xml:space="preserve"> </w:t>
      </w:r>
      <w:r w:rsidR="005761CA" w:rsidRPr="00124595">
        <w:rPr>
          <w:rFonts w:ascii="Noto Sans CJK KR Regular" w:eastAsia="Noto Sans CJK KR Regular" w:hAnsi="Noto Sans CJK KR Regular" w:cs="Arial Unicode MS" w:hint="eastAsia"/>
          <w:sz w:val="18"/>
          <w:szCs w:val="18"/>
        </w:rPr>
        <w:t>귀속된</w:t>
      </w:r>
      <w:r w:rsidR="005761CA"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 xml:space="preserve"> </w:t>
      </w:r>
      <w:r w:rsidR="005761CA" w:rsidRPr="00124595">
        <w:rPr>
          <w:rFonts w:ascii="Noto Sans CJK KR Regular" w:eastAsia="Noto Sans CJK KR Regular" w:hAnsi="Noto Sans CJK KR Regular" w:cs="Arial Unicode MS" w:hint="eastAsia"/>
          <w:sz w:val="18"/>
          <w:szCs w:val="18"/>
        </w:rPr>
        <w:t>저작권을</w:t>
      </w:r>
      <w:r w:rsidR="005761CA"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 xml:space="preserve"> </w:t>
      </w:r>
      <w:r w:rsidR="005761CA" w:rsidRPr="00124595">
        <w:rPr>
          <w:rFonts w:ascii="Noto Sans CJK KR Regular" w:eastAsia="Noto Sans CJK KR Regular" w:hAnsi="Noto Sans CJK KR Regular" w:cs="Arial Unicode MS" w:hint="eastAsia"/>
          <w:sz w:val="18"/>
          <w:szCs w:val="18"/>
        </w:rPr>
        <w:t>사용하는</w:t>
      </w:r>
      <w:r w:rsidR="005761CA"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 xml:space="preserve"> </w:t>
      </w:r>
      <w:r w:rsidR="005761CA" w:rsidRPr="00124595">
        <w:rPr>
          <w:rFonts w:ascii="Noto Sans CJK KR Regular" w:eastAsia="Noto Sans CJK KR Regular" w:hAnsi="Noto Sans CJK KR Regular" w:cs="Arial Unicode MS" w:hint="eastAsia"/>
          <w:sz w:val="18"/>
          <w:szCs w:val="18"/>
        </w:rPr>
        <w:t>경우</w:t>
      </w:r>
      <w:r w:rsidR="005761CA"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 xml:space="preserve"> </w:t>
      </w:r>
      <w:r w:rsidR="005761CA" w:rsidRPr="00124595">
        <w:rPr>
          <w:rFonts w:ascii="Noto Sans CJK KR Regular" w:eastAsia="Noto Sans CJK KR Regular" w:hAnsi="Noto Sans CJK KR Regular" w:cs="Arial Unicode MS" w:hint="eastAsia"/>
          <w:sz w:val="18"/>
          <w:szCs w:val="18"/>
        </w:rPr>
        <w:t>당해</w:t>
      </w:r>
      <w:r w:rsidR="005761CA"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 xml:space="preserve"> </w:t>
      </w:r>
      <w:r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>"</w:t>
      </w:r>
      <w:r w:rsidR="00AA0E15"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>DESKER MATE</w:t>
      </w:r>
      <w:r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>"</w:t>
      </w:r>
      <w:r w:rsidR="00164738" w:rsidRPr="00124595">
        <w:rPr>
          <w:rFonts w:ascii="Noto Sans CJK KR Regular" w:eastAsia="Noto Sans CJK KR Regular" w:hAnsi="Noto Sans CJK KR Regular" w:cs="Arial Unicode MS" w:hint="eastAsia"/>
          <w:sz w:val="18"/>
          <w:szCs w:val="18"/>
        </w:rPr>
        <w:t>와</w:t>
      </w:r>
      <w:r w:rsidR="00164738"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 xml:space="preserve"> </w:t>
      </w:r>
      <w:r w:rsidR="00164738" w:rsidRPr="00124595">
        <w:rPr>
          <w:rFonts w:ascii="Noto Sans CJK KR Regular" w:eastAsia="Noto Sans CJK KR Regular" w:hAnsi="Noto Sans CJK KR Regular" w:cs="Arial Unicode MS" w:hint="eastAsia"/>
          <w:sz w:val="18"/>
          <w:szCs w:val="18"/>
        </w:rPr>
        <w:t>사전</w:t>
      </w:r>
      <w:r w:rsidR="00164738"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 xml:space="preserve"> </w:t>
      </w:r>
      <w:proofErr w:type="gramStart"/>
      <w:r w:rsidR="00164738" w:rsidRPr="00124595">
        <w:rPr>
          <w:rFonts w:ascii="Noto Sans CJK KR Regular" w:eastAsia="Noto Sans CJK KR Regular" w:hAnsi="Noto Sans CJK KR Regular" w:cs="Arial Unicode MS" w:hint="eastAsia"/>
          <w:sz w:val="18"/>
          <w:szCs w:val="18"/>
        </w:rPr>
        <w:t>협의</w:t>
      </w:r>
      <w:r w:rsidR="005761CA"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 xml:space="preserve"> </w:t>
      </w:r>
      <w:r w:rsidR="005761CA" w:rsidRPr="00124595">
        <w:rPr>
          <w:rFonts w:ascii="Noto Sans CJK KR Regular" w:eastAsia="Noto Sans CJK KR Regular" w:hAnsi="Noto Sans CJK KR Regular" w:cs="Arial Unicode MS" w:hint="eastAsia"/>
          <w:sz w:val="18"/>
          <w:szCs w:val="18"/>
        </w:rPr>
        <w:t>하여야</w:t>
      </w:r>
      <w:proofErr w:type="gramEnd"/>
      <w:r w:rsidR="005761CA"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 xml:space="preserve"> </w:t>
      </w:r>
      <w:r w:rsidR="005761CA" w:rsidRPr="00124595">
        <w:rPr>
          <w:rFonts w:ascii="Noto Sans CJK KR Regular" w:eastAsia="Noto Sans CJK KR Regular" w:hAnsi="Noto Sans CJK KR Regular" w:cs="Arial Unicode MS" w:hint="eastAsia"/>
          <w:sz w:val="18"/>
          <w:szCs w:val="18"/>
        </w:rPr>
        <w:t>합니다</w:t>
      </w:r>
      <w:r w:rsidR="005761CA"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>.</w:t>
      </w:r>
    </w:p>
    <w:p w14:paraId="00000034" w14:textId="25E7D114" w:rsidR="00D238D8" w:rsidRPr="00124595" w:rsidRDefault="00EF5100" w:rsidP="003529E4">
      <w:pPr>
        <w:pStyle w:val="ab"/>
        <w:numPr>
          <w:ilvl w:val="0"/>
          <w:numId w:val="52"/>
        </w:numPr>
        <w:ind w:leftChars="0" w:hanging="357"/>
        <w:rPr>
          <w:rFonts w:ascii="Noto Sans CJK KR Regular" w:eastAsia="Noto Sans CJK KR Regular" w:hAnsi="Noto Sans CJK KR Regular"/>
          <w:sz w:val="18"/>
          <w:szCs w:val="18"/>
        </w:rPr>
      </w:pPr>
      <w:r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>"</w:t>
      </w:r>
      <w:r w:rsidR="005761CA"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>(</w:t>
      </w:r>
      <w:r w:rsidR="005761CA" w:rsidRPr="00124595">
        <w:rPr>
          <w:rFonts w:ascii="Noto Sans CJK KR Regular" w:eastAsia="Noto Sans CJK KR Regular" w:hAnsi="Noto Sans CJK KR Regular" w:cs="Arial Unicode MS" w:hint="eastAsia"/>
          <w:sz w:val="18"/>
          <w:szCs w:val="18"/>
        </w:rPr>
        <w:t>주</w:t>
      </w:r>
      <w:r w:rsidR="005761CA"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>)</w:t>
      </w:r>
      <w:proofErr w:type="spellStart"/>
      <w:r w:rsidR="005761CA" w:rsidRPr="00124595">
        <w:rPr>
          <w:rFonts w:ascii="Noto Sans CJK KR Regular" w:eastAsia="Noto Sans CJK KR Regular" w:hAnsi="Noto Sans CJK KR Regular" w:cs="Arial Unicode MS" w:hint="eastAsia"/>
          <w:sz w:val="18"/>
          <w:szCs w:val="18"/>
        </w:rPr>
        <w:t>일룸</w:t>
      </w:r>
      <w:r w:rsidR="005761CA"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>-DESKER</w:t>
      </w:r>
      <w:r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>"</w:t>
      </w:r>
      <w:proofErr w:type="gramStart"/>
      <w:r w:rsidR="005761CA" w:rsidRPr="00124595">
        <w:rPr>
          <w:rFonts w:ascii="Noto Sans CJK KR Regular" w:eastAsia="Noto Sans CJK KR Regular" w:hAnsi="Noto Sans CJK KR Regular" w:cs="Arial Unicode MS" w:hint="eastAsia"/>
          <w:sz w:val="18"/>
          <w:szCs w:val="18"/>
        </w:rPr>
        <w:t>는</w:t>
      </w:r>
      <w:proofErr w:type="spellEnd"/>
      <w:r w:rsidR="005761CA"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 xml:space="preserve"> </w:t>
      </w:r>
      <w:r w:rsidR="005761CA"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 xml:space="preserve"> </w:t>
      </w:r>
      <w:r w:rsidR="005761CA"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>“</w:t>
      </w:r>
      <w:proofErr w:type="gramEnd"/>
      <w:r w:rsidR="00FE5954"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>DESKER MATE</w:t>
      </w:r>
      <w:r w:rsidR="005761CA"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 xml:space="preserve">” </w:t>
      </w:r>
      <w:r w:rsidR="005761CA" w:rsidRPr="00124595">
        <w:rPr>
          <w:rFonts w:ascii="Noto Sans CJK KR Regular" w:eastAsia="Noto Sans CJK KR Regular" w:hAnsi="Noto Sans CJK KR Regular" w:cs="Arial Unicode MS" w:hint="eastAsia"/>
          <w:sz w:val="18"/>
          <w:szCs w:val="18"/>
        </w:rPr>
        <w:t>가</w:t>
      </w:r>
      <w:r w:rsidR="005761CA"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 xml:space="preserve"> </w:t>
      </w:r>
      <w:r w:rsidR="005761CA" w:rsidRPr="00124595">
        <w:rPr>
          <w:rFonts w:ascii="Noto Sans CJK KR Regular" w:eastAsia="Noto Sans CJK KR Regular" w:hAnsi="Noto Sans CJK KR Regular" w:cs="Arial Unicode MS" w:hint="eastAsia"/>
          <w:sz w:val="18"/>
          <w:szCs w:val="18"/>
        </w:rPr>
        <w:t>제공한</w:t>
      </w:r>
      <w:r w:rsidR="005761CA"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 xml:space="preserve"> </w:t>
      </w:r>
      <w:r w:rsidR="005761CA" w:rsidRPr="00124595">
        <w:rPr>
          <w:rFonts w:ascii="Noto Sans CJK KR Regular" w:eastAsia="Noto Sans CJK KR Regular" w:hAnsi="Noto Sans CJK KR Regular" w:cs="Arial Unicode MS" w:hint="eastAsia"/>
          <w:sz w:val="18"/>
          <w:szCs w:val="18"/>
        </w:rPr>
        <w:t>다음</w:t>
      </w:r>
      <w:r w:rsidR="005761CA"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 xml:space="preserve"> </w:t>
      </w:r>
      <w:r w:rsidR="005761CA" w:rsidRPr="00124595">
        <w:rPr>
          <w:rFonts w:ascii="Noto Sans CJK KR Regular" w:eastAsia="Noto Sans CJK KR Regular" w:hAnsi="Noto Sans CJK KR Regular" w:cs="Arial Unicode MS" w:hint="eastAsia"/>
          <w:sz w:val="18"/>
          <w:szCs w:val="18"/>
        </w:rPr>
        <w:t>각</w:t>
      </w:r>
      <w:r w:rsidR="005761CA"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 xml:space="preserve"> </w:t>
      </w:r>
      <w:r w:rsidR="005761CA" w:rsidRPr="00124595">
        <w:rPr>
          <w:rFonts w:ascii="Noto Sans CJK KR Regular" w:eastAsia="Noto Sans CJK KR Regular" w:hAnsi="Noto Sans CJK KR Regular" w:cs="Arial Unicode MS" w:hint="eastAsia"/>
          <w:sz w:val="18"/>
          <w:szCs w:val="18"/>
        </w:rPr>
        <w:t>호의</w:t>
      </w:r>
      <w:r w:rsidR="005761CA"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 xml:space="preserve"> </w:t>
      </w:r>
      <w:r w:rsidR="005761CA" w:rsidRPr="00124595">
        <w:rPr>
          <w:rFonts w:ascii="Noto Sans CJK KR Regular" w:eastAsia="Noto Sans CJK KR Regular" w:hAnsi="Noto Sans CJK KR Regular" w:cs="Arial Unicode MS" w:hint="eastAsia"/>
          <w:sz w:val="18"/>
          <w:szCs w:val="18"/>
        </w:rPr>
        <w:t>게시물을</w:t>
      </w:r>
      <w:r w:rsidR="005761CA"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 xml:space="preserve"> </w:t>
      </w:r>
      <w:r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>"</w:t>
      </w:r>
      <w:r w:rsidR="005761CA"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>(</w:t>
      </w:r>
      <w:r w:rsidR="005761CA" w:rsidRPr="00124595">
        <w:rPr>
          <w:rFonts w:ascii="Noto Sans CJK KR Regular" w:eastAsia="Noto Sans CJK KR Regular" w:hAnsi="Noto Sans CJK KR Regular" w:cs="Arial Unicode MS" w:hint="eastAsia"/>
          <w:sz w:val="18"/>
          <w:szCs w:val="18"/>
        </w:rPr>
        <w:t>주</w:t>
      </w:r>
      <w:r w:rsidR="005761CA"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>)</w:t>
      </w:r>
      <w:proofErr w:type="spellStart"/>
      <w:r w:rsidR="005761CA" w:rsidRPr="00124595">
        <w:rPr>
          <w:rFonts w:ascii="Noto Sans CJK KR Regular" w:eastAsia="Noto Sans CJK KR Regular" w:hAnsi="Noto Sans CJK KR Regular" w:cs="Arial Unicode MS" w:hint="eastAsia"/>
          <w:sz w:val="18"/>
          <w:szCs w:val="18"/>
        </w:rPr>
        <w:t>일룸</w:t>
      </w:r>
      <w:r w:rsidR="005761CA"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>-DESKER</w:t>
      </w:r>
      <w:r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>"</w:t>
      </w:r>
      <w:r w:rsidR="005761CA" w:rsidRPr="00124595">
        <w:rPr>
          <w:rFonts w:ascii="Noto Sans CJK KR Regular" w:eastAsia="Noto Sans CJK KR Regular" w:hAnsi="Noto Sans CJK KR Regular" w:cs="Arial Unicode MS" w:hint="eastAsia"/>
          <w:sz w:val="18"/>
          <w:szCs w:val="18"/>
        </w:rPr>
        <w:t>의</w:t>
      </w:r>
      <w:proofErr w:type="spellEnd"/>
      <w:r w:rsidR="005761CA"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 xml:space="preserve"> </w:t>
      </w:r>
      <w:r w:rsidR="005761CA" w:rsidRPr="00124595">
        <w:rPr>
          <w:rFonts w:ascii="Noto Sans CJK KR Regular" w:eastAsia="Noto Sans CJK KR Regular" w:hAnsi="Noto Sans CJK KR Regular" w:cs="Arial Unicode MS" w:hint="eastAsia"/>
          <w:sz w:val="18"/>
          <w:szCs w:val="18"/>
        </w:rPr>
        <w:t>서비스</w:t>
      </w:r>
      <w:r w:rsidR="005761CA"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 xml:space="preserve"> </w:t>
      </w:r>
      <w:r w:rsidR="005761CA" w:rsidRPr="00124595">
        <w:rPr>
          <w:rFonts w:ascii="Noto Sans CJK KR Regular" w:eastAsia="Noto Sans CJK KR Regular" w:hAnsi="Noto Sans CJK KR Regular" w:cs="Arial Unicode MS" w:hint="eastAsia"/>
          <w:sz w:val="18"/>
          <w:szCs w:val="18"/>
        </w:rPr>
        <w:t>제공과</w:t>
      </w:r>
      <w:r w:rsidR="005761CA"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 xml:space="preserve"> </w:t>
      </w:r>
      <w:r w:rsidR="005761CA" w:rsidRPr="00124595">
        <w:rPr>
          <w:rFonts w:ascii="Noto Sans CJK KR Regular" w:eastAsia="Noto Sans CJK KR Regular" w:hAnsi="Noto Sans CJK KR Regular" w:cs="Arial Unicode MS" w:hint="eastAsia"/>
          <w:sz w:val="18"/>
          <w:szCs w:val="18"/>
        </w:rPr>
        <w:t>관련한</w:t>
      </w:r>
      <w:r w:rsidR="005761CA"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 xml:space="preserve"> </w:t>
      </w:r>
      <w:r w:rsidR="005761CA" w:rsidRPr="00124595">
        <w:rPr>
          <w:rFonts w:ascii="Noto Sans CJK KR Regular" w:eastAsia="Noto Sans CJK KR Regular" w:hAnsi="Noto Sans CJK KR Regular" w:cs="Arial Unicode MS" w:hint="eastAsia"/>
          <w:sz w:val="18"/>
          <w:szCs w:val="18"/>
        </w:rPr>
        <w:t>마케팅</w:t>
      </w:r>
      <w:r w:rsidR="005761CA"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 xml:space="preserve"> </w:t>
      </w:r>
      <w:r w:rsidR="005761CA" w:rsidRPr="00124595">
        <w:rPr>
          <w:rFonts w:ascii="Noto Sans CJK KR Regular" w:eastAsia="Noto Sans CJK KR Regular" w:hAnsi="Noto Sans CJK KR Regular" w:cs="Arial Unicode MS" w:hint="eastAsia"/>
          <w:sz w:val="18"/>
          <w:szCs w:val="18"/>
        </w:rPr>
        <w:t>용도로</w:t>
      </w:r>
      <w:r w:rsidR="005761CA"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 xml:space="preserve"> </w:t>
      </w:r>
      <w:r w:rsidR="005761CA" w:rsidRPr="00124595">
        <w:rPr>
          <w:rFonts w:ascii="Noto Sans CJK KR Regular" w:eastAsia="Noto Sans CJK KR Regular" w:hAnsi="Noto Sans CJK KR Regular" w:cs="Arial Unicode MS" w:hint="eastAsia"/>
          <w:sz w:val="18"/>
          <w:szCs w:val="18"/>
        </w:rPr>
        <w:t>사용</w:t>
      </w:r>
      <w:r w:rsidR="005761CA"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>,</w:t>
      </w:r>
      <w:r w:rsidR="005761CA" w:rsidRPr="00124595">
        <w:rPr>
          <w:rFonts w:ascii="Noto Sans CJK KR Regular" w:eastAsia="Noto Sans CJK KR Regular" w:hAnsi="Noto Sans CJK KR Regular" w:cs="Arial Unicode MS" w:hint="eastAsia"/>
          <w:sz w:val="18"/>
          <w:szCs w:val="18"/>
        </w:rPr>
        <w:t>복제</w:t>
      </w:r>
      <w:r w:rsidR="005761CA"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>,</w:t>
      </w:r>
      <w:r w:rsidR="005761CA" w:rsidRPr="00124595">
        <w:rPr>
          <w:rFonts w:ascii="Noto Sans CJK KR Regular" w:eastAsia="Noto Sans CJK KR Regular" w:hAnsi="Noto Sans CJK KR Regular" w:cs="Arial Unicode MS" w:hint="eastAsia"/>
          <w:sz w:val="18"/>
          <w:szCs w:val="18"/>
        </w:rPr>
        <w:t>수정</w:t>
      </w:r>
      <w:r w:rsidR="005761CA"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>,</w:t>
      </w:r>
      <w:r w:rsidR="005761CA" w:rsidRPr="00124595">
        <w:rPr>
          <w:rFonts w:ascii="Noto Sans CJK KR Regular" w:eastAsia="Noto Sans CJK KR Regular" w:hAnsi="Noto Sans CJK KR Regular" w:cs="Arial Unicode MS" w:hint="eastAsia"/>
          <w:sz w:val="18"/>
          <w:szCs w:val="18"/>
        </w:rPr>
        <w:t>출판</w:t>
      </w:r>
      <w:r w:rsidR="005761CA"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>,</w:t>
      </w:r>
      <w:r w:rsidR="005761CA" w:rsidRPr="00124595">
        <w:rPr>
          <w:rFonts w:ascii="Noto Sans CJK KR Regular" w:eastAsia="Noto Sans CJK KR Regular" w:hAnsi="Noto Sans CJK KR Regular" w:cs="Arial Unicode MS" w:hint="eastAsia"/>
          <w:sz w:val="18"/>
          <w:szCs w:val="18"/>
        </w:rPr>
        <w:t>배포할</w:t>
      </w:r>
      <w:r w:rsidR="005761CA"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 xml:space="preserve"> </w:t>
      </w:r>
      <w:r w:rsidR="005761CA" w:rsidRPr="00124595">
        <w:rPr>
          <w:rFonts w:ascii="Noto Sans CJK KR Regular" w:eastAsia="Noto Sans CJK KR Regular" w:hAnsi="Noto Sans CJK KR Regular" w:cs="Arial Unicode MS" w:hint="eastAsia"/>
          <w:sz w:val="18"/>
          <w:szCs w:val="18"/>
        </w:rPr>
        <w:t>수</w:t>
      </w:r>
      <w:r w:rsidR="005761CA"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 xml:space="preserve"> </w:t>
      </w:r>
      <w:r w:rsidR="005761CA" w:rsidRPr="00124595">
        <w:rPr>
          <w:rFonts w:ascii="Noto Sans CJK KR Regular" w:eastAsia="Noto Sans CJK KR Regular" w:hAnsi="Noto Sans CJK KR Regular" w:cs="Arial Unicode MS" w:hint="eastAsia"/>
          <w:sz w:val="18"/>
          <w:szCs w:val="18"/>
        </w:rPr>
        <w:t>있습니다</w:t>
      </w:r>
      <w:r w:rsidR="005761CA"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 xml:space="preserve">. </w:t>
      </w:r>
      <w:r w:rsidR="005761CA" w:rsidRPr="00124595">
        <w:rPr>
          <w:rFonts w:ascii="Noto Sans CJK KR Regular" w:eastAsia="Noto Sans CJK KR Regular" w:hAnsi="Noto Sans CJK KR Regular" w:cs="Arial Unicode MS" w:hint="eastAsia"/>
          <w:sz w:val="18"/>
          <w:szCs w:val="18"/>
        </w:rPr>
        <w:t>단</w:t>
      </w:r>
      <w:r w:rsidR="005761CA"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 xml:space="preserve">, </w:t>
      </w:r>
      <w:r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>"</w:t>
      </w:r>
      <w:r w:rsidR="005761CA"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>(</w:t>
      </w:r>
      <w:r w:rsidR="005761CA" w:rsidRPr="00124595">
        <w:rPr>
          <w:rFonts w:ascii="Noto Sans CJK KR Regular" w:eastAsia="Noto Sans CJK KR Regular" w:hAnsi="Noto Sans CJK KR Regular" w:cs="Arial Unicode MS" w:hint="eastAsia"/>
          <w:sz w:val="18"/>
          <w:szCs w:val="18"/>
        </w:rPr>
        <w:t>주</w:t>
      </w:r>
      <w:r w:rsidR="005761CA"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>)</w:t>
      </w:r>
      <w:proofErr w:type="spellStart"/>
      <w:r w:rsidR="005761CA" w:rsidRPr="00124595">
        <w:rPr>
          <w:rFonts w:ascii="Noto Sans CJK KR Regular" w:eastAsia="Noto Sans CJK KR Regular" w:hAnsi="Noto Sans CJK KR Regular" w:cs="Arial Unicode MS" w:hint="eastAsia"/>
          <w:sz w:val="18"/>
          <w:szCs w:val="18"/>
        </w:rPr>
        <w:t>일룸</w:t>
      </w:r>
      <w:r w:rsidR="005761CA"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>-DESKER</w:t>
      </w:r>
      <w:r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>"</w:t>
      </w:r>
      <w:r w:rsidR="005761CA" w:rsidRPr="00124595">
        <w:rPr>
          <w:rFonts w:ascii="Noto Sans CJK KR Regular" w:eastAsia="Noto Sans CJK KR Regular" w:hAnsi="Noto Sans CJK KR Regular" w:cs="Arial Unicode MS" w:hint="eastAsia"/>
          <w:sz w:val="18"/>
          <w:szCs w:val="18"/>
        </w:rPr>
        <w:t>는</w:t>
      </w:r>
      <w:proofErr w:type="spellEnd"/>
      <w:r w:rsidR="005761CA"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 xml:space="preserve"> </w:t>
      </w:r>
      <w:r w:rsidR="005761CA" w:rsidRPr="00124595">
        <w:rPr>
          <w:rFonts w:ascii="Noto Sans CJK KR Regular" w:eastAsia="Noto Sans CJK KR Regular" w:hAnsi="Noto Sans CJK KR Regular" w:cs="Arial Unicode MS" w:hint="eastAsia"/>
          <w:sz w:val="18"/>
          <w:szCs w:val="18"/>
        </w:rPr>
        <w:t>게시물</w:t>
      </w:r>
      <w:r w:rsidR="005761CA"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 xml:space="preserve"> </w:t>
      </w:r>
      <w:proofErr w:type="spellStart"/>
      <w:proofErr w:type="gramStart"/>
      <w:r w:rsidR="005761CA" w:rsidRPr="00124595">
        <w:rPr>
          <w:rFonts w:ascii="Noto Sans CJK KR Regular" w:eastAsia="Noto Sans CJK KR Regular" w:hAnsi="Noto Sans CJK KR Regular" w:cs="Arial Unicode MS" w:hint="eastAsia"/>
          <w:sz w:val="18"/>
          <w:szCs w:val="18"/>
        </w:rPr>
        <w:t>이용시</w:t>
      </w:r>
      <w:proofErr w:type="spellEnd"/>
      <w:r w:rsidR="005761CA"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 xml:space="preserve"> </w:t>
      </w:r>
      <w:r w:rsidR="005761CA"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 xml:space="preserve"> </w:t>
      </w:r>
      <w:r w:rsidR="005761CA"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>“</w:t>
      </w:r>
      <w:proofErr w:type="gramEnd"/>
      <w:r w:rsidR="00FE5954"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>DESKER MATE</w:t>
      </w:r>
      <w:r w:rsidR="005761CA"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 xml:space="preserve">” </w:t>
      </w:r>
      <w:r w:rsidR="005761CA" w:rsidRPr="00124595">
        <w:rPr>
          <w:rFonts w:ascii="Noto Sans CJK KR Regular" w:eastAsia="Noto Sans CJK KR Regular" w:hAnsi="Noto Sans CJK KR Regular" w:cs="Arial Unicode MS" w:hint="eastAsia"/>
          <w:sz w:val="18"/>
          <w:szCs w:val="18"/>
        </w:rPr>
        <w:t>또는</w:t>
      </w:r>
      <w:r w:rsidR="005761CA"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 xml:space="preserve"> </w:t>
      </w:r>
      <w:r w:rsidR="005761CA" w:rsidRPr="00124595">
        <w:rPr>
          <w:rFonts w:ascii="Noto Sans CJK KR Regular" w:eastAsia="Noto Sans CJK KR Regular" w:hAnsi="Noto Sans CJK KR Regular" w:cs="Arial Unicode MS" w:hint="eastAsia"/>
          <w:sz w:val="18"/>
          <w:szCs w:val="18"/>
        </w:rPr>
        <w:t>회원의</w:t>
      </w:r>
      <w:r w:rsidR="005761CA"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 xml:space="preserve"> </w:t>
      </w:r>
      <w:r w:rsidR="005761CA" w:rsidRPr="00124595">
        <w:rPr>
          <w:rFonts w:ascii="Noto Sans CJK KR Regular" w:eastAsia="Noto Sans CJK KR Regular" w:hAnsi="Noto Sans CJK KR Regular" w:cs="Arial Unicode MS" w:hint="eastAsia"/>
          <w:sz w:val="18"/>
          <w:szCs w:val="18"/>
        </w:rPr>
        <w:t>개인정보가</w:t>
      </w:r>
      <w:r w:rsidR="005761CA"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 xml:space="preserve"> </w:t>
      </w:r>
      <w:r w:rsidR="005761CA" w:rsidRPr="00124595">
        <w:rPr>
          <w:rFonts w:ascii="Noto Sans CJK KR Regular" w:eastAsia="Noto Sans CJK KR Regular" w:hAnsi="Noto Sans CJK KR Regular" w:cs="Arial Unicode MS" w:hint="eastAsia"/>
          <w:sz w:val="18"/>
          <w:szCs w:val="18"/>
        </w:rPr>
        <w:t>포함되지</w:t>
      </w:r>
      <w:r w:rsidR="005761CA"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 xml:space="preserve"> </w:t>
      </w:r>
      <w:r w:rsidR="005761CA" w:rsidRPr="00124595">
        <w:rPr>
          <w:rFonts w:ascii="Noto Sans CJK KR Regular" w:eastAsia="Noto Sans CJK KR Regular" w:hAnsi="Noto Sans CJK KR Regular" w:cs="Arial Unicode MS" w:hint="eastAsia"/>
          <w:sz w:val="18"/>
          <w:szCs w:val="18"/>
        </w:rPr>
        <w:t>않은</w:t>
      </w:r>
      <w:r w:rsidR="005761CA"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 xml:space="preserve"> </w:t>
      </w:r>
      <w:r w:rsidR="005761CA" w:rsidRPr="00124595">
        <w:rPr>
          <w:rFonts w:ascii="Noto Sans CJK KR Regular" w:eastAsia="Noto Sans CJK KR Regular" w:hAnsi="Noto Sans CJK KR Regular" w:cs="Arial Unicode MS" w:hint="eastAsia"/>
          <w:sz w:val="18"/>
          <w:szCs w:val="18"/>
        </w:rPr>
        <w:t>범위에서</w:t>
      </w:r>
      <w:r w:rsidR="005761CA"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 xml:space="preserve"> </w:t>
      </w:r>
      <w:r w:rsidR="005761CA" w:rsidRPr="00124595">
        <w:rPr>
          <w:rFonts w:ascii="Noto Sans CJK KR Regular" w:eastAsia="Noto Sans CJK KR Regular" w:hAnsi="Noto Sans CJK KR Regular" w:cs="Arial Unicode MS" w:hint="eastAsia"/>
          <w:sz w:val="18"/>
          <w:szCs w:val="18"/>
        </w:rPr>
        <w:t>해당</w:t>
      </w:r>
      <w:r w:rsidR="005761CA"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 xml:space="preserve"> </w:t>
      </w:r>
      <w:r w:rsidR="005761CA" w:rsidRPr="00124595">
        <w:rPr>
          <w:rFonts w:ascii="Noto Sans CJK KR Regular" w:eastAsia="Noto Sans CJK KR Regular" w:hAnsi="Noto Sans CJK KR Regular" w:cs="Arial Unicode MS" w:hint="eastAsia"/>
          <w:sz w:val="18"/>
          <w:szCs w:val="18"/>
        </w:rPr>
        <w:t>정보를</w:t>
      </w:r>
      <w:r w:rsidR="005761CA"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 xml:space="preserve"> </w:t>
      </w:r>
      <w:r w:rsidR="005761CA" w:rsidRPr="00124595">
        <w:rPr>
          <w:rFonts w:ascii="Noto Sans CJK KR Regular" w:eastAsia="Noto Sans CJK KR Regular" w:hAnsi="Noto Sans CJK KR Regular" w:cs="Arial Unicode MS" w:hint="eastAsia"/>
          <w:sz w:val="18"/>
          <w:szCs w:val="18"/>
        </w:rPr>
        <w:t>처리하고</w:t>
      </w:r>
      <w:r w:rsidR="005761CA"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 xml:space="preserve">, </w:t>
      </w:r>
      <w:r w:rsidR="005761CA" w:rsidRPr="00124595">
        <w:rPr>
          <w:rFonts w:ascii="Noto Sans CJK KR Regular" w:eastAsia="Noto Sans CJK KR Regular" w:hAnsi="Noto Sans CJK KR Regular" w:cs="Arial Unicode MS" w:hint="eastAsia"/>
          <w:sz w:val="18"/>
          <w:szCs w:val="18"/>
        </w:rPr>
        <w:t>최대한</w:t>
      </w:r>
      <w:r w:rsidR="005761CA"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 xml:space="preserve"> </w:t>
      </w:r>
      <w:r w:rsidR="005761CA" w:rsidRPr="00124595">
        <w:rPr>
          <w:rFonts w:ascii="Noto Sans CJK KR Regular" w:eastAsia="Noto Sans CJK KR Regular" w:hAnsi="Noto Sans CJK KR Regular" w:cs="Arial Unicode MS" w:hint="eastAsia"/>
          <w:sz w:val="18"/>
          <w:szCs w:val="18"/>
        </w:rPr>
        <w:t>작성자의</w:t>
      </w:r>
      <w:r w:rsidR="005761CA"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 xml:space="preserve"> </w:t>
      </w:r>
      <w:r w:rsidR="005761CA" w:rsidRPr="00124595">
        <w:rPr>
          <w:rFonts w:ascii="Noto Sans CJK KR Regular" w:eastAsia="Noto Sans CJK KR Regular" w:hAnsi="Noto Sans CJK KR Regular" w:cs="Arial Unicode MS" w:hint="eastAsia"/>
          <w:sz w:val="18"/>
          <w:szCs w:val="18"/>
        </w:rPr>
        <w:t>권리를</w:t>
      </w:r>
      <w:r w:rsidR="005761CA"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 xml:space="preserve"> </w:t>
      </w:r>
      <w:r w:rsidR="005761CA" w:rsidRPr="00124595">
        <w:rPr>
          <w:rFonts w:ascii="Noto Sans CJK KR Regular" w:eastAsia="Noto Sans CJK KR Regular" w:hAnsi="Noto Sans CJK KR Regular" w:cs="Arial Unicode MS" w:hint="eastAsia"/>
          <w:sz w:val="18"/>
          <w:szCs w:val="18"/>
        </w:rPr>
        <w:t>보호할</w:t>
      </w:r>
      <w:r w:rsidR="005761CA"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 xml:space="preserve"> </w:t>
      </w:r>
      <w:r w:rsidR="005761CA" w:rsidRPr="00124595">
        <w:rPr>
          <w:rFonts w:ascii="Noto Sans CJK KR Regular" w:eastAsia="Noto Sans CJK KR Regular" w:hAnsi="Noto Sans CJK KR Regular" w:cs="Arial Unicode MS" w:hint="eastAsia"/>
          <w:sz w:val="18"/>
          <w:szCs w:val="18"/>
        </w:rPr>
        <w:t>수</w:t>
      </w:r>
      <w:r w:rsidR="005761CA"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 xml:space="preserve"> </w:t>
      </w:r>
      <w:r w:rsidR="005761CA" w:rsidRPr="00124595">
        <w:rPr>
          <w:rFonts w:ascii="Noto Sans CJK KR Regular" w:eastAsia="Noto Sans CJK KR Regular" w:hAnsi="Noto Sans CJK KR Regular" w:cs="Arial Unicode MS" w:hint="eastAsia"/>
          <w:sz w:val="18"/>
          <w:szCs w:val="18"/>
        </w:rPr>
        <w:t>있도록</w:t>
      </w:r>
      <w:r w:rsidR="005761CA"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 xml:space="preserve"> </w:t>
      </w:r>
      <w:r w:rsidR="005761CA" w:rsidRPr="00124595">
        <w:rPr>
          <w:rFonts w:ascii="Noto Sans CJK KR Regular" w:eastAsia="Noto Sans CJK KR Regular" w:hAnsi="Noto Sans CJK KR Regular" w:cs="Arial Unicode MS" w:hint="eastAsia"/>
          <w:sz w:val="18"/>
          <w:szCs w:val="18"/>
        </w:rPr>
        <w:t>노력합니다</w:t>
      </w:r>
      <w:r w:rsidR="005761CA"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>.</w:t>
      </w:r>
    </w:p>
    <w:p w14:paraId="00000035" w14:textId="2A1F0CB7" w:rsidR="00D238D8" w:rsidRPr="00124595" w:rsidRDefault="005761CA" w:rsidP="003529E4">
      <w:pPr>
        <w:numPr>
          <w:ilvl w:val="0"/>
          <w:numId w:val="3"/>
        </w:numPr>
        <w:ind w:hanging="357"/>
        <w:rPr>
          <w:rFonts w:ascii="Noto Sans CJK KR Regular" w:eastAsia="Noto Sans CJK KR Regular" w:hAnsi="Noto Sans CJK KR Regular"/>
          <w:sz w:val="18"/>
          <w:szCs w:val="18"/>
        </w:rPr>
      </w:pPr>
      <w:r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>“</w:t>
      </w:r>
      <w:r w:rsidR="00FE5954"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>DESKER MATE</w:t>
      </w:r>
      <w:proofErr w:type="gramStart"/>
      <w:r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>” 의</w:t>
      </w:r>
      <w:proofErr w:type="gramEnd"/>
      <w:r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 xml:space="preserve"> 프로필 정보</w:t>
      </w:r>
    </w:p>
    <w:p w14:paraId="00000036" w14:textId="4AB9DC40" w:rsidR="00D238D8" w:rsidRPr="00124595" w:rsidRDefault="005761CA" w:rsidP="003529E4">
      <w:pPr>
        <w:numPr>
          <w:ilvl w:val="0"/>
          <w:numId w:val="3"/>
        </w:numPr>
        <w:ind w:hanging="357"/>
        <w:rPr>
          <w:rFonts w:ascii="Noto Sans CJK KR Regular" w:eastAsia="Noto Sans CJK KR Regular" w:hAnsi="Noto Sans CJK KR Regular"/>
          <w:sz w:val="18"/>
          <w:szCs w:val="18"/>
        </w:rPr>
      </w:pPr>
      <w:r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 xml:space="preserve">회원 </w:t>
      </w:r>
      <w:proofErr w:type="gramStart"/>
      <w:r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 xml:space="preserve">및 </w:t>
      </w:r>
      <w:r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 xml:space="preserve"> </w:t>
      </w:r>
      <w:r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>“</w:t>
      </w:r>
      <w:proofErr w:type="gramEnd"/>
      <w:r w:rsidR="00FE5954"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>DESKER MATE</w:t>
      </w:r>
      <w:r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>” 가 작성한 후기(이에 포함된 글, 사진)</w:t>
      </w:r>
    </w:p>
    <w:p w14:paraId="00000037" w14:textId="57435F09" w:rsidR="00D238D8" w:rsidRPr="00124595" w:rsidRDefault="005761CA" w:rsidP="003529E4">
      <w:pPr>
        <w:numPr>
          <w:ilvl w:val="0"/>
          <w:numId w:val="3"/>
        </w:numPr>
        <w:ind w:hanging="357"/>
        <w:rPr>
          <w:rFonts w:ascii="Noto Sans CJK KR Regular" w:eastAsia="Noto Sans CJK KR Regular" w:hAnsi="Noto Sans CJK KR Regular"/>
          <w:sz w:val="18"/>
          <w:szCs w:val="18"/>
        </w:rPr>
      </w:pPr>
      <w:r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>회원이 요청한 문의 내용 및 답변 내용</w:t>
      </w:r>
    </w:p>
    <w:p w14:paraId="00000038" w14:textId="2648794C" w:rsidR="00D238D8" w:rsidRPr="00124595" w:rsidRDefault="005761CA" w:rsidP="003529E4">
      <w:pPr>
        <w:numPr>
          <w:ilvl w:val="0"/>
          <w:numId w:val="3"/>
        </w:numPr>
        <w:ind w:hanging="357"/>
        <w:rPr>
          <w:rFonts w:ascii="Noto Sans CJK KR Regular" w:eastAsia="Noto Sans CJK KR Regular" w:hAnsi="Noto Sans CJK KR Regular"/>
          <w:sz w:val="18"/>
          <w:szCs w:val="18"/>
        </w:rPr>
      </w:pPr>
      <w:r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>“</w:t>
      </w:r>
      <w:r w:rsidR="00FE5954"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>DESKER MATE</w:t>
      </w:r>
      <w:r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>” 와 회사 사이의 연락 내용</w:t>
      </w:r>
    </w:p>
    <w:p w14:paraId="0F562DC0" w14:textId="44679BA5" w:rsidR="00CC7147" w:rsidRPr="00124595" w:rsidRDefault="005761CA" w:rsidP="003529E4">
      <w:pPr>
        <w:numPr>
          <w:ilvl w:val="0"/>
          <w:numId w:val="3"/>
        </w:numPr>
        <w:ind w:hanging="357"/>
        <w:rPr>
          <w:rFonts w:ascii="Noto Sans CJK KR Regular" w:eastAsia="Noto Sans CJK KR Regular" w:hAnsi="Noto Sans CJK KR Regular"/>
          <w:sz w:val="18"/>
          <w:szCs w:val="18"/>
        </w:rPr>
      </w:pPr>
      <w:r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 xml:space="preserve">기타 회원 </w:t>
      </w:r>
      <w:proofErr w:type="gramStart"/>
      <w:r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 xml:space="preserve">및 </w:t>
      </w:r>
      <w:r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 xml:space="preserve"> </w:t>
      </w:r>
      <w:r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>“</w:t>
      </w:r>
      <w:proofErr w:type="gramEnd"/>
      <w:r w:rsidR="00FE5954"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>DESKER MATE</w:t>
      </w:r>
      <w:r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>” 가 서비스 이용과정에서 작성, 게시한 콘텐츠</w:t>
      </w:r>
    </w:p>
    <w:p w14:paraId="25231B47" w14:textId="2D842152" w:rsidR="00282243" w:rsidRPr="00124595" w:rsidRDefault="00282243" w:rsidP="003529E4">
      <w:pPr>
        <w:pStyle w:val="ab"/>
        <w:numPr>
          <w:ilvl w:val="0"/>
          <w:numId w:val="52"/>
        </w:numPr>
        <w:ind w:leftChars="0" w:hanging="357"/>
        <w:rPr>
          <w:rFonts w:ascii="Noto Sans CJK KR Regular" w:eastAsia="Noto Sans CJK KR Regular" w:hAnsi="Noto Sans CJK KR Regular"/>
          <w:sz w:val="18"/>
          <w:szCs w:val="18"/>
        </w:rPr>
      </w:pPr>
      <w:r w:rsidRPr="00124595">
        <w:rPr>
          <w:rFonts w:ascii="Noto Sans CJK KR Regular" w:eastAsia="Noto Sans CJK KR Regular" w:hAnsi="Noto Sans CJK KR Regular"/>
          <w:sz w:val="18"/>
          <w:szCs w:val="18"/>
        </w:rPr>
        <w:t>"</w:t>
      </w:r>
      <w:r w:rsidR="00197BCE" w:rsidRPr="00124595">
        <w:rPr>
          <w:rFonts w:ascii="Noto Sans CJK KR Regular" w:eastAsia="Noto Sans CJK KR Regular" w:hAnsi="Noto Sans CJK KR Regular"/>
          <w:sz w:val="18"/>
          <w:szCs w:val="18"/>
        </w:rPr>
        <w:t>DESKER MATE</w:t>
      </w:r>
      <w:r w:rsidRPr="00124595">
        <w:rPr>
          <w:rFonts w:ascii="Noto Sans CJK KR Regular" w:eastAsia="Noto Sans CJK KR Regular" w:hAnsi="Noto Sans CJK KR Regular"/>
          <w:sz w:val="18"/>
          <w:szCs w:val="18"/>
        </w:rPr>
        <w:t>"</w:t>
      </w:r>
      <w:r w:rsidR="00197BCE" w:rsidRPr="00124595">
        <w:rPr>
          <w:rFonts w:ascii="Noto Sans CJK KR Regular" w:eastAsia="Noto Sans CJK KR Regular" w:hAnsi="Noto Sans CJK KR Regular" w:hint="eastAsia"/>
          <w:sz w:val="18"/>
          <w:szCs w:val="18"/>
        </w:rPr>
        <w:t>는</w:t>
      </w:r>
      <w:r w:rsidR="00197BCE" w:rsidRPr="00124595">
        <w:rPr>
          <w:rFonts w:ascii="Noto Sans CJK KR Regular" w:eastAsia="Noto Sans CJK KR Regular" w:hAnsi="Noto Sans CJK KR Regular"/>
          <w:sz w:val="18"/>
          <w:szCs w:val="18"/>
        </w:rPr>
        <w:t xml:space="preserve"> </w:t>
      </w:r>
      <w:r w:rsidRPr="00124595">
        <w:rPr>
          <w:rFonts w:ascii="Noto Sans CJK KR Regular" w:eastAsia="Noto Sans CJK KR Regular" w:hAnsi="Noto Sans CJK KR Regular"/>
          <w:sz w:val="18"/>
          <w:szCs w:val="18"/>
        </w:rPr>
        <w:t>"(</w:t>
      </w:r>
      <w:r w:rsidRPr="00124595">
        <w:rPr>
          <w:rFonts w:ascii="Noto Sans CJK KR Regular" w:eastAsia="Noto Sans CJK KR Regular" w:hAnsi="Noto Sans CJK KR Regular" w:hint="eastAsia"/>
          <w:sz w:val="18"/>
          <w:szCs w:val="18"/>
        </w:rPr>
        <w:t>주</w:t>
      </w:r>
      <w:r w:rsidRPr="00124595">
        <w:rPr>
          <w:rFonts w:ascii="Noto Sans CJK KR Regular" w:eastAsia="Noto Sans CJK KR Regular" w:hAnsi="Noto Sans CJK KR Regular"/>
          <w:sz w:val="18"/>
          <w:szCs w:val="18"/>
        </w:rPr>
        <w:t>)</w:t>
      </w:r>
      <w:proofErr w:type="spellStart"/>
      <w:r w:rsidR="00197BCE" w:rsidRPr="00124595">
        <w:rPr>
          <w:rFonts w:ascii="Noto Sans CJK KR Regular" w:eastAsia="Noto Sans CJK KR Regular" w:hAnsi="Noto Sans CJK KR Regular" w:hint="eastAsia"/>
          <w:sz w:val="18"/>
          <w:szCs w:val="18"/>
        </w:rPr>
        <w:t>일룸</w:t>
      </w:r>
      <w:r w:rsidR="00197BCE" w:rsidRPr="00124595">
        <w:rPr>
          <w:rFonts w:ascii="Noto Sans CJK KR Regular" w:eastAsia="Noto Sans CJK KR Regular" w:hAnsi="Noto Sans CJK KR Regular"/>
          <w:sz w:val="18"/>
          <w:szCs w:val="18"/>
        </w:rPr>
        <w:t>-DESKER</w:t>
      </w:r>
      <w:r w:rsidRPr="00124595">
        <w:rPr>
          <w:rFonts w:ascii="Noto Sans CJK KR Regular" w:eastAsia="Noto Sans CJK KR Regular" w:hAnsi="Noto Sans CJK KR Regular"/>
          <w:sz w:val="18"/>
          <w:szCs w:val="18"/>
        </w:rPr>
        <w:t>"</w:t>
      </w:r>
      <w:r w:rsidR="00197BCE" w:rsidRPr="00124595">
        <w:rPr>
          <w:rFonts w:ascii="Noto Sans CJK KR Regular" w:eastAsia="Noto Sans CJK KR Regular" w:hAnsi="Noto Sans CJK KR Regular" w:hint="eastAsia"/>
          <w:sz w:val="18"/>
          <w:szCs w:val="18"/>
        </w:rPr>
        <w:t>가</w:t>
      </w:r>
      <w:proofErr w:type="spellEnd"/>
      <w:r w:rsidR="00197BCE" w:rsidRPr="00124595">
        <w:rPr>
          <w:rFonts w:ascii="Noto Sans CJK KR Regular" w:eastAsia="Noto Sans CJK KR Regular" w:hAnsi="Noto Sans CJK KR Regular"/>
          <w:sz w:val="18"/>
          <w:szCs w:val="18"/>
        </w:rPr>
        <w:t xml:space="preserve"> </w:t>
      </w:r>
      <w:r w:rsidR="00197BCE" w:rsidRPr="00124595">
        <w:rPr>
          <w:rFonts w:ascii="Noto Sans CJK KR Regular" w:eastAsia="Noto Sans CJK KR Regular" w:hAnsi="Noto Sans CJK KR Regular" w:hint="eastAsia"/>
          <w:sz w:val="18"/>
          <w:szCs w:val="18"/>
        </w:rPr>
        <w:t>특별히</w:t>
      </w:r>
      <w:r w:rsidR="00197BCE" w:rsidRPr="00124595">
        <w:rPr>
          <w:rFonts w:ascii="Noto Sans CJK KR Regular" w:eastAsia="Noto Sans CJK KR Regular" w:hAnsi="Noto Sans CJK KR Regular"/>
          <w:sz w:val="18"/>
          <w:szCs w:val="18"/>
        </w:rPr>
        <w:t xml:space="preserve"> </w:t>
      </w:r>
      <w:r w:rsidR="00197BCE" w:rsidRPr="00124595">
        <w:rPr>
          <w:rFonts w:ascii="Noto Sans CJK KR Regular" w:eastAsia="Noto Sans CJK KR Regular" w:hAnsi="Noto Sans CJK KR Regular" w:hint="eastAsia"/>
          <w:sz w:val="18"/>
          <w:szCs w:val="18"/>
        </w:rPr>
        <w:t>허용한</w:t>
      </w:r>
      <w:r w:rsidR="00197BCE" w:rsidRPr="00124595">
        <w:rPr>
          <w:rFonts w:ascii="Noto Sans CJK KR Regular" w:eastAsia="Noto Sans CJK KR Regular" w:hAnsi="Noto Sans CJK KR Regular"/>
          <w:sz w:val="18"/>
          <w:szCs w:val="18"/>
        </w:rPr>
        <w:t xml:space="preserve"> </w:t>
      </w:r>
      <w:r w:rsidR="00197BCE" w:rsidRPr="00124595">
        <w:rPr>
          <w:rFonts w:ascii="Noto Sans CJK KR Regular" w:eastAsia="Noto Sans CJK KR Regular" w:hAnsi="Noto Sans CJK KR Regular" w:hint="eastAsia"/>
          <w:sz w:val="18"/>
          <w:szCs w:val="18"/>
        </w:rPr>
        <w:t>경우를</w:t>
      </w:r>
      <w:r w:rsidR="00197BCE" w:rsidRPr="00124595">
        <w:rPr>
          <w:rFonts w:ascii="Noto Sans CJK KR Regular" w:eastAsia="Noto Sans CJK KR Regular" w:hAnsi="Noto Sans CJK KR Regular"/>
          <w:sz w:val="18"/>
          <w:szCs w:val="18"/>
        </w:rPr>
        <w:t xml:space="preserve"> </w:t>
      </w:r>
      <w:r w:rsidR="00197BCE" w:rsidRPr="00124595">
        <w:rPr>
          <w:rFonts w:ascii="Noto Sans CJK KR Regular" w:eastAsia="Noto Sans CJK KR Regular" w:hAnsi="Noto Sans CJK KR Regular" w:hint="eastAsia"/>
          <w:sz w:val="18"/>
          <w:szCs w:val="18"/>
        </w:rPr>
        <w:t>제외하고는</w:t>
      </w:r>
      <w:r w:rsidR="00197BCE" w:rsidRPr="00124595">
        <w:rPr>
          <w:rFonts w:ascii="Noto Sans CJK KR Regular" w:eastAsia="Noto Sans CJK KR Regular" w:hAnsi="Noto Sans CJK KR Regular"/>
          <w:sz w:val="18"/>
          <w:szCs w:val="18"/>
        </w:rPr>
        <w:t xml:space="preserve"> </w:t>
      </w:r>
      <w:r w:rsidR="00197BCE" w:rsidRPr="00124595">
        <w:rPr>
          <w:rFonts w:ascii="Noto Sans CJK KR Regular" w:eastAsia="Noto Sans CJK KR Regular" w:hAnsi="Noto Sans CJK KR Regular" w:hint="eastAsia"/>
          <w:sz w:val="18"/>
          <w:szCs w:val="18"/>
        </w:rPr>
        <w:t>본</w:t>
      </w:r>
      <w:r w:rsidR="00197BCE" w:rsidRPr="00124595">
        <w:rPr>
          <w:rFonts w:ascii="Noto Sans CJK KR Regular" w:eastAsia="Noto Sans CJK KR Regular" w:hAnsi="Noto Sans CJK KR Regular"/>
          <w:sz w:val="18"/>
          <w:szCs w:val="18"/>
        </w:rPr>
        <w:t xml:space="preserve"> </w:t>
      </w:r>
      <w:r w:rsidR="00197BCE" w:rsidRPr="00124595">
        <w:rPr>
          <w:rFonts w:ascii="Noto Sans CJK KR Regular" w:eastAsia="Noto Sans CJK KR Regular" w:hAnsi="Noto Sans CJK KR Regular" w:hint="eastAsia"/>
          <w:sz w:val="18"/>
          <w:szCs w:val="18"/>
        </w:rPr>
        <w:t>약정에</w:t>
      </w:r>
      <w:r w:rsidR="00197BCE" w:rsidRPr="00124595">
        <w:rPr>
          <w:rFonts w:ascii="Noto Sans CJK KR Regular" w:eastAsia="Noto Sans CJK KR Regular" w:hAnsi="Noto Sans CJK KR Regular"/>
          <w:sz w:val="18"/>
          <w:szCs w:val="18"/>
        </w:rPr>
        <w:t xml:space="preserve"> </w:t>
      </w:r>
      <w:r w:rsidR="00197BCE" w:rsidRPr="00124595">
        <w:rPr>
          <w:rFonts w:ascii="Noto Sans CJK KR Regular" w:eastAsia="Noto Sans CJK KR Regular" w:hAnsi="Noto Sans CJK KR Regular" w:hint="eastAsia"/>
          <w:sz w:val="18"/>
          <w:szCs w:val="18"/>
        </w:rPr>
        <w:t>의한</w:t>
      </w:r>
      <w:r w:rsidR="00197BCE" w:rsidRPr="00124595">
        <w:rPr>
          <w:rFonts w:ascii="Noto Sans CJK KR Regular" w:eastAsia="Noto Sans CJK KR Regular" w:hAnsi="Noto Sans CJK KR Regular"/>
          <w:sz w:val="18"/>
          <w:szCs w:val="18"/>
        </w:rPr>
        <w:t xml:space="preserve"> </w:t>
      </w:r>
      <w:r w:rsidR="00197BCE" w:rsidRPr="00124595">
        <w:rPr>
          <w:rFonts w:ascii="Noto Sans CJK KR Regular" w:eastAsia="Noto Sans CJK KR Regular" w:hAnsi="Noto Sans CJK KR Regular" w:hint="eastAsia"/>
          <w:sz w:val="18"/>
          <w:szCs w:val="18"/>
        </w:rPr>
        <w:t>영업과</w:t>
      </w:r>
      <w:r w:rsidR="00197BCE" w:rsidRPr="00124595">
        <w:rPr>
          <w:rFonts w:ascii="Noto Sans CJK KR Regular" w:eastAsia="Noto Sans CJK KR Regular" w:hAnsi="Noto Sans CJK KR Regular"/>
          <w:sz w:val="18"/>
          <w:szCs w:val="18"/>
        </w:rPr>
        <w:t xml:space="preserve"> </w:t>
      </w:r>
      <w:r w:rsidR="00197BCE" w:rsidRPr="00124595">
        <w:rPr>
          <w:rFonts w:ascii="Noto Sans CJK KR Regular" w:eastAsia="Noto Sans CJK KR Regular" w:hAnsi="Noto Sans CJK KR Regular" w:hint="eastAsia"/>
          <w:sz w:val="18"/>
          <w:szCs w:val="18"/>
        </w:rPr>
        <w:t>관련된</w:t>
      </w:r>
      <w:r w:rsidR="00197BCE" w:rsidRPr="00124595">
        <w:rPr>
          <w:rFonts w:ascii="Noto Sans CJK KR Regular" w:eastAsia="Noto Sans CJK KR Regular" w:hAnsi="Noto Sans CJK KR Regular"/>
          <w:sz w:val="18"/>
          <w:szCs w:val="18"/>
        </w:rPr>
        <w:t xml:space="preserve"> </w:t>
      </w:r>
      <w:r w:rsidR="00197BCE" w:rsidRPr="00124595">
        <w:rPr>
          <w:rFonts w:ascii="Noto Sans CJK KR Regular" w:eastAsia="Noto Sans CJK KR Regular" w:hAnsi="Noto Sans CJK KR Regular" w:hint="eastAsia"/>
          <w:sz w:val="18"/>
          <w:szCs w:val="18"/>
        </w:rPr>
        <w:t>행위에</w:t>
      </w:r>
      <w:r w:rsidR="00197BCE" w:rsidRPr="00124595">
        <w:rPr>
          <w:rFonts w:ascii="Noto Sans CJK KR Regular" w:eastAsia="Noto Sans CJK KR Regular" w:hAnsi="Noto Sans CJK KR Regular"/>
          <w:sz w:val="18"/>
          <w:szCs w:val="18"/>
        </w:rPr>
        <w:t xml:space="preserve"> </w:t>
      </w:r>
      <w:proofErr w:type="spellStart"/>
      <w:r w:rsidR="00197BCE" w:rsidRPr="00124595">
        <w:rPr>
          <w:rFonts w:ascii="Noto Sans CJK KR Regular" w:eastAsia="Noto Sans CJK KR Regular" w:hAnsi="Noto Sans CJK KR Regular" w:hint="eastAsia"/>
          <w:sz w:val="18"/>
          <w:szCs w:val="18"/>
        </w:rPr>
        <w:t>한하여서만</w:t>
      </w:r>
      <w:proofErr w:type="spellEnd"/>
      <w:r w:rsidR="00197BCE" w:rsidRPr="00124595">
        <w:rPr>
          <w:rFonts w:ascii="Noto Sans CJK KR Regular" w:eastAsia="Noto Sans CJK KR Regular" w:hAnsi="Noto Sans CJK KR Regular"/>
          <w:sz w:val="18"/>
          <w:szCs w:val="18"/>
        </w:rPr>
        <w:t xml:space="preserve"> </w:t>
      </w:r>
      <w:r w:rsidRPr="00124595">
        <w:rPr>
          <w:rFonts w:ascii="Noto Sans CJK KR Regular" w:eastAsia="Noto Sans CJK KR Regular" w:hAnsi="Noto Sans CJK KR Regular"/>
          <w:sz w:val="18"/>
          <w:szCs w:val="18"/>
        </w:rPr>
        <w:t>"</w:t>
      </w:r>
      <w:r w:rsidR="00DD20E2" w:rsidRPr="00124595">
        <w:rPr>
          <w:rFonts w:ascii="Noto Sans CJK KR Regular" w:eastAsia="Noto Sans CJK KR Regular" w:hAnsi="Noto Sans CJK KR Regular"/>
          <w:sz w:val="18"/>
          <w:szCs w:val="18"/>
        </w:rPr>
        <w:t>(</w:t>
      </w:r>
      <w:r w:rsidR="00DD20E2" w:rsidRPr="00124595">
        <w:rPr>
          <w:rFonts w:ascii="Noto Sans CJK KR Regular" w:eastAsia="Noto Sans CJK KR Regular" w:hAnsi="Noto Sans CJK KR Regular" w:hint="eastAsia"/>
          <w:sz w:val="18"/>
          <w:szCs w:val="18"/>
        </w:rPr>
        <w:t>주</w:t>
      </w:r>
      <w:r w:rsidR="00DD20E2" w:rsidRPr="00124595">
        <w:rPr>
          <w:rFonts w:ascii="Noto Sans CJK KR Regular" w:eastAsia="Noto Sans CJK KR Regular" w:hAnsi="Noto Sans CJK KR Regular"/>
          <w:sz w:val="18"/>
          <w:szCs w:val="18"/>
        </w:rPr>
        <w:t>)</w:t>
      </w:r>
      <w:proofErr w:type="spellStart"/>
      <w:r w:rsidR="00197BCE" w:rsidRPr="00124595">
        <w:rPr>
          <w:rFonts w:ascii="Noto Sans CJK KR Regular" w:eastAsia="Noto Sans CJK KR Regular" w:hAnsi="Noto Sans CJK KR Regular" w:hint="eastAsia"/>
          <w:sz w:val="18"/>
          <w:szCs w:val="18"/>
        </w:rPr>
        <w:t>일룸</w:t>
      </w:r>
      <w:r w:rsidR="00197BCE" w:rsidRPr="00124595">
        <w:rPr>
          <w:rFonts w:ascii="Noto Sans CJK KR Regular" w:eastAsia="Noto Sans CJK KR Regular" w:hAnsi="Noto Sans CJK KR Regular"/>
          <w:sz w:val="18"/>
          <w:szCs w:val="18"/>
        </w:rPr>
        <w:t>-DESKER</w:t>
      </w:r>
      <w:r w:rsidRPr="00124595">
        <w:rPr>
          <w:rFonts w:ascii="Noto Sans CJK KR Regular" w:eastAsia="Noto Sans CJK KR Regular" w:hAnsi="Noto Sans CJK KR Regular"/>
          <w:sz w:val="18"/>
          <w:szCs w:val="18"/>
        </w:rPr>
        <w:t>"</w:t>
      </w:r>
      <w:r w:rsidR="00197BCE" w:rsidRPr="00124595">
        <w:rPr>
          <w:rFonts w:ascii="Noto Sans CJK KR Regular" w:eastAsia="Noto Sans CJK KR Regular" w:hAnsi="Noto Sans CJK KR Regular" w:hint="eastAsia"/>
          <w:sz w:val="18"/>
          <w:szCs w:val="18"/>
        </w:rPr>
        <w:t>의</w:t>
      </w:r>
      <w:proofErr w:type="spellEnd"/>
      <w:r w:rsidR="00197BCE" w:rsidRPr="00124595">
        <w:rPr>
          <w:rFonts w:ascii="Noto Sans CJK KR Regular" w:eastAsia="Noto Sans CJK KR Regular" w:hAnsi="Noto Sans CJK KR Regular"/>
          <w:sz w:val="18"/>
          <w:szCs w:val="18"/>
        </w:rPr>
        <w:t xml:space="preserve"> </w:t>
      </w:r>
      <w:r w:rsidR="00197BCE" w:rsidRPr="00124595">
        <w:rPr>
          <w:rFonts w:ascii="Noto Sans CJK KR Regular" w:eastAsia="Noto Sans CJK KR Regular" w:hAnsi="Noto Sans CJK KR Regular" w:hint="eastAsia"/>
          <w:sz w:val="18"/>
          <w:szCs w:val="18"/>
        </w:rPr>
        <w:t>상표를</w:t>
      </w:r>
      <w:r w:rsidR="00197BCE" w:rsidRPr="00124595">
        <w:rPr>
          <w:rFonts w:ascii="Noto Sans CJK KR Regular" w:eastAsia="Noto Sans CJK KR Regular" w:hAnsi="Noto Sans CJK KR Regular"/>
          <w:sz w:val="18"/>
          <w:szCs w:val="18"/>
        </w:rPr>
        <w:t xml:space="preserve"> </w:t>
      </w:r>
      <w:r w:rsidR="00197BCE" w:rsidRPr="00124595">
        <w:rPr>
          <w:rFonts w:ascii="Noto Sans CJK KR Regular" w:eastAsia="Noto Sans CJK KR Regular" w:hAnsi="Noto Sans CJK KR Regular" w:hint="eastAsia"/>
          <w:sz w:val="18"/>
          <w:szCs w:val="18"/>
        </w:rPr>
        <w:t>사용할</w:t>
      </w:r>
      <w:r w:rsidR="00197BCE" w:rsidRPr="00124595">
        <w:rPr>
          <w:rFonts w:ascii="Noto Sans CJK KR Regular" w:eastAsia="Noto Sans CJK KR Regular" w:hAnsi="Noto Sans CJK KR Regular"/>
          <w:sz w:val="18"/>
          <w:szCs w:val="18"/>
        </w:rPr>
        <w:t xml:space="preserve"> </w:t>
      </w:r>
      <w:r w:rsidR="00197BCE" w:rsidRPr="00124595">
        <w:rPr>
          <w:rFonts w:ascii="Noto Sans CJK KR Regular" w:eastAsia="Noto Sans CJK KR Regular" w:hAnsi="Noto Sans CJK KR Regular" w:hint="eastAsia"/>
          <w:sz w:val="18"/>
          <w:szCs w:val="18"/>
        </w:rPr>
        <w:t>수</w:t>
      </w:r>
      <w:r w:rsidR="00197BCE" w:rsidRPr="00124595">
        <w:rPr>
          <w:rFonts w:ascii="Noto Sans CJK KR Regular" w:eastAsia="Noto Sans CJK KR Regular" w:hAnsi="Noto Sans CJK KR Regular"/>
          <w:sz w:val="18"/>
          <w:szCs w:val="18"/>
        </w:rPr>
        <w:t xml:space="preserve"> </w:t>
      </w:r>
      <w:r w:rsidR="00197BCE" w:rsidRPr="00124595">
        <w:rPr>
          <w:rFonts w:ascii="Noto Sans CJK KR Regular" w:eastAsia="Noto Sans CJK KR Regular" w:hAnsi="Noto Sans CJK KR Regular" w:hint="eastAsia"/>
          <w:sz w:val="18"/>
          <w:szCs w:val="18"/>
        </w:rPr>
        <w:t>있으며</w:t>
      </w:r>
      <w:r w:rsidR="00197BCE" w:rsidRPr="00124595">
        <w:rPr>
          <w:rFonts w:ascii="Noto Sans CJK KR Regular" w:eastAsia="Noto Sans CJK KR Regular" w:hAnsi="Noto Sans CJK KR Regular"/>
          <w:sz w:val="18"/>
          <w:szCs w:val="18"/>
        </w:rPr>
        <w:t xml:space="preserve">, </w:t>
      </w:r>
      <w:r w:rsidR="00197BCE" w:rsidRPr="00124595">
        <w:rPr>
          <w:rFonts w:ascii="Noto Sans CJK KR Regular" w:eastAsia="Noto Sans CJK KR Regular" w:hAnsi="Noto Sans CJK KR Regular" w:hint="eastAsia"/>
          <w:sz w:val="18"/>
          <w:szCs w:val="18"/>
        </w:rPr>
        <w:t>사용방법은</w:t>
      </w:r>
      <w:r w:rsidR="00197BCE" w:rsidRPr="00124595">
        <w:rPr>
          <w:rFonts w:ascii="Noto Sans CJK KR Regular" w:eastAsia="Noto Sans CJK KR Regular" w:hAnsi="Noto Sans CJK KR Regular"/>
          <w:sz w:val="18"/>
          <w:szCs w:val="18"/>
        </w:rPr>
        <w:t xml:space="preserve"> </w:t>
      </w:r>
      <w:r w:rsidR="00197BCE" w:rsidRPr="00124595">
        <w:rPr>
          <w:rFonts w:ascii="Noto Sans CJK KR Regular" w:eastAsia="Noto Sans CJK KR Regular" w:hAnsi="Noto Sans CJK KR Regular" w:hint="eastAsia"/>
          <w:sz w:val="18"/>
          <w:szCs w:val="18"/>
        </w:rPr>
        <w:t>합의된</w:t>
      </w:r>
      <w:r w:rsidR="00197BCE" w:rsidRPr="00124595">
        <w:rPr>
          <w:rFonts w:ascii="Noto Sans CJK KR Regular" w:eastAsia="Noto Sans CJK KR Regular" w:hAnsi="Noto Sans CJK KR Regular"/>
          <w:sz w:val="18"/>
          <w:szCs w:val="18"/>
        </w:rPr>
        <w:t xml:space="preserve"> </w:t>
      </w:r>
      <w:r w:rsidR="00197BCE" w:rsidRPr="00124595">
        <w:rPr>
          <w:rFonts w:ascii="Noto Sans CJK KR Regular" w:eastAsia="Noto Sans CJK KR Regular" w:hAnsi="Noto Sans CJK KR Regular" w:hint="eastAsia"/>
          <w:sz w:val="18"/>
          <w:szCs w:val="18"/>
        </w:rPr>
        <w:t>방법으로만</w:t>
      </w:r>
      <w:r w:rsidR="00197BCE" w:rsidRPr="00124595">
        <w:rPr>
          <w:rFonts w:ascii="Noto Sans CJK KR Regular" w:eastAsia="Noto Sans CJK KR Regular" w:hAnsi="Noto Sans CJK KR Regular"/>
          <w:sz w:val="18"/>
          <w:szCs w:val="18"/>
        </w:rPr>
        <w:t xml:space="preserve"> </w:t>
      </w:r>
      <w:r w:rsidR="00197BCE" w:rsidRPr="00124595">
        <w:rPr>
          <w:rFonts w:ascii="Noto Sans CJK KR Regular" w:eastAsia="Noto Sans CJK KR Regular" w:hAnsi="Noto Sans CJK KR Regular" w:hint="eastAsia"/>
          <w:sz w:val="18"/>
          <w:szCs w:val="18"/>
        </w:rPr>
        <w:t>사용하여야</w:t>
      </w:r>
      <w:r w:rsidR="00197BCE" w:rsidRPr="00124595">
        <w:rPr>
          <w:rFonts w:ascii="Noto Sans CJK KR Regular" w:eastAsia="Noto Sans CJK KR Regular" w:hAnsi="Noto Sans CJK KR Regular"/>
          <w:sz w:val="18"/>
          <w:szCs w:val="18"/>
        </w:rPr>
        <w:t xml:space="preserve"> </w:t>
      </w:r>
      <w:r w:rsidR="00197BCE" w:rsidRPr="00124595">
        <w:rPr>
          <w:rFonts w:ascii="Noto Sans CJK KR Regular" w:eastAsia="Noto Sans CJK KR Regular" w:hAnsi="Noto Sans CJK KR Regular" w:hint="eastAsia"/>
          <w:sz w:val="18"/>
          <w:szCs w:val="18"/>
        </w:rPr>
        <w:t>합니다</w:t>
      </w:r>
      <w:r w:rsidR="00197BCE" w:rsidRPr="00124595">
        <w:rPr>
          <w:rFonts w:ascii="Noto Sans CJK KR Regular" w:eastAsia="Noto Sans CJK KR Regular" w:hAnsi="Noto Sans CJK KR Regular"/>
          <w:sz w:val="18"/>
          <w:szCs w:val="18"/>
        </w:rPr>
        <w:t xml:space="preserve">. </w:t>
      </w:r>
      <w:r w:rsidRPr="00124595">
        <w:rPr>
          <w:rFonts w:ascii="Noto Sans CJK KR Regular" w:eastAsia="Noto Sans CJK KR Regular" w:hAnsi="Noto Sans CJK KR Regular"/>
          <w:sz w:val="18"/>
          <w:szCs w:val="18"/>
        </w:rPr>
        <w:t>"(</w:t>
      </w:r>
      <w:r w:rsidRPr="00124595">
        <w:rPr>
          <w:rFonts w:ascii="Noto Sans CJK KR Regular" w:eastAsia="Noto Sans CJK KR Regular" w:hAnsi="Noto Sans CJK KR Regular" w:hint="eastAsia"/>
          <w:sz w:val="18"/>
          <w:szCs w:val="18"/>
        </w:rPr>
        <w:t>주</w:t>
      </w:r>
      <w:r w:rsidRPr="00124595">
        <w:rPr>
          <w:rFonts w:ascii="Noto Sans CJK KR Regular" w:eastAsia="Noto Sans CJK KR Regular" w:hAnsi="Noto Sans CJK KR Regular"/>
          <w:sz w:val="18"/>
          <w:szCs w:val="18"/>
        </w:rPr>
        <w:t>)</w:t>
      </w:r>
      <w:proofErr w:type="spellStart"/>
      <w:r w:rsidR="00197BCE" w:rsidRPr="00124595">
        <w:rPr>
          <w:rFonts w:ascii="Noto Sans CJK KR Regular" w:eastAsia="Noto Sans CJK KR Regular" w:hAnsi="Noto Sans CJK KR Regular" w:hint="eastAsia"/>
          <w:sz w:val="18"/>
          <w:szCs w:val="18"/>
        </w:rPr>
        <w:t>일룸</w:t>
      </w:r>
      <w:r w:rsidR="00197BCE" w:rsidRPr="00124595">
        <w:rPr>
          <w:rFonts w:ascii="Noto Sans CJK KR Regular" w:eastAsia="Noto Sans CJK KR Regular" w:hAnsi="Noto Sans CJK KR Regular"/>
          <w:sz w:val="18"/>
          <w:szCs w:val="18"/>
        </w:rPr>
        <w:t>-DESKER</w:t>
      </w:r>
      <w:r w:rsidRPr="00124595">
        <w:rPr>
          <w:rFonts w:ascii="Noto Sans CJK KR Regular" w:eastAsia="Noto Sans CJK KR Regular" w:hAnsi="Noto Sans CJK KR Regular"/>
          <w:sz w:val="18"/>
          <w:szCs w:val="18"/>
        </w:rPr>
        <w:t>"</w:t>
      </w:r>
      <w:r w:rsidR="00197BCE" w:rsidRPr="00124595">
        <w:rPr>
          <w:rFonts w:ascii="Noto Sans CJK KR Regular" w:eastAsia="Noto Sans CJK KR Regular" w:hAnsi="Noto Sans CJK KR Regular" w:hint="eastAsia"/>
          <w:sz w:val="18"/>
          <w:szCs w:val="18"/>
        </w:rPr>
        <w:t>는</w:t>
      </w:r>
      <w:proofErr w:type="spellEnd"/>
      <w:r w:rsidR="00197BCE" w:rsidRPr="00124595">
        <w:rPr>
          <w:rFonts w:ascii="Noto Sans CJK KR Regular" w:eastAsia="Noto Sans CJK KR Regular" w:hAnsi="Noto Sans CJK KR Regular"/>
          <w:sz w:val="18"/>
          <w:szCs w:val="18"/>
        </w:rPr>
        <w:t xml:space="preserve"> </w:t>
      </w:r>
      <w:r w:rsidR="00197BCE" w:rsidRPr="00124595">
        <w:rPr>
          <w:rFonts w:ascii="Noto Sans CJK KR Regular" w:eastAsia="Noto Sans CJK KR Regular" w:hAnsi="Noto Sans CJK KR Regular" w:hint="eastAsia"/>
          <w:sz w:val="18"/>
          <w:szCs w:val="18"/>
        </w:rPr>
        <w:t>상표의</w:t>
      </w:r>
      <w:r w:rsidR="00197BCE" w:rsidRPr="00124595">
        <w:rPr>
          <w:rFonts w:ascii="Noto Sans CJK KR Regular" w:eastAsia="Noto Sans CJK KR Regular" w:hAnsi="Noto Sans CJK KR Regular"/>
          <w:sz w:val="18"/>
          <w:szCs w:val="18"/>
        </w:rPr>
        <w:t xml:space="preserve"> </w:t>
      </w:r>
      <w:r w:rsidR="00197BCE" w:rsidRPr="00124595">
        <w:rPr>
          <w:rFonts w:ascii="Noto Sans CJK KR Regular" w:eastAsia="Noto Sans CJK KR Regular" w:hAnsi="Noto Sans CJK KR Regular" w:hint="eastAsia"/>
          <w:sz w:val="18"/>
          <w:szCs w:val="18"/>
        </w:rPr>
        <w:t>사용방법을</w:t>
      </w:r>
      <w:r w:rsidR="00197BCE" w:rsidRPr="00124595">
        <w:rPr>
          <w:rFonts w:ascii="Noto Sans CJK KR Regular" w:eastAsia="Noto Sans CJK KR Regular" w:hAnsi="Noto Sans CJK KR Regular"/>
          <w:sz w:val="18"/>
          <w:szCs w:val="18"/>
        </w:rPr>
        <w:t xml:space="preserve"> </w:t>
      </w:r>
      <w:r w:rsidRPr="00124595">
        <w:rPr>
          <w:rFonts w:ascii="Noto Sans CJK KR Regular" w:eastAsia="Noto Sans CJK KR Regular" w:hAnsi="Noto Sans CJK KR Regular"/>
          <w:sz w:val="18"/>
          <w:szCs w:val="18"/>
        </w:rPr>
        <w:t>"(</w:t>
      </w:r>
      <w:r w:rsidRPr="00124595">
        <w:rPr>
          <w:rFonts w:ascii="Noto Sans CJK KR Regular" w:eastAsia="Noto Sans CJK KR Regular" w:hAnsi="Noto Sans CJK KR Regular" w:hint="eastAsia"/>
          <w:sz w:val="18"/>
          <w:szCs w:val="18"/>
        </w:rPr>
        <w:t>주</w:t>
      </w:r>
      <w:r w:rsidRPr="00124595">
        <w:rPr>
          <w:rFonts w:ascii="Noto Sans CJK KR Regular" w:eastAsia="Noto Sans CJK KR Regular" w:hAnsi="Noto Sans CJK KR Regular"/>
          <w:sz w:val="18"/>
          <w:szCs w:val="18"/>
        </w:rPr>
        <w:t>)</w:t>
      </w:r>
      <w:proofErr w:type="spellStart"/>
      <w:r w:rsidR="00197BCE" w:rsidRPr="00124595">
        <w:rPr>
          <w:rFonts w:ascii="Noto Sans CJK KR Regular" w:eastAsia="Noto Sans CJK KR Regular" w:hAnsi="Noto Sans CJK KR Regular" w:hint="eastAsia"/>
          <w:sz w:val="18"/>
          <w:szCs w:val="18"/>
        </w:rPr>
        <w:t>일룸</w:t>
      </w:r>
      <w:r w:rsidR="00197BCE" w:rsidRPr="00124595">
        <w:rPr>
          <w:rFonts w:ascii="Noto Sans CJK KR Regular" w:eastAsia="Noto Sans CJK KR Regular" w:hAnsi="Noto Sans CJK KR Regular"/>
          <w:sz w:val="18"/>
          <w:szCs w:val="18"/>
        </w:rPr>
        <w:t>-DESKER</w:t>
      </w:r>
      <w:r w:rsidR="00DD20E2" w:rsidRPr="00124595">
        <w:rPr>
          <w:rFonts w:ascii="Noto Sans CJK KR Regular" w:eastAsia="Noto Sans CJK KR Regular" w:hAnsi="Noto Sans CJK KR Regular"/>
          <w:sz w:val="18"/>
          <w:szCs w:val="18"/>
        </w:rPr>
        <w:t>"</w:t>
      </w:r>
      <w:r w:rsidR="00197BCE" w:rsidRPr="00124595">
        <w:rPr>
          <w:rFonts w:ascii="Noto Sans CJK KR Regular" w:eastAsia="Noto Sans CJK KR Regular" w:hAnsi="Noto Sans CJK KR Regular" w:hint="eastAsia"/>
          <w:sz w:val="18"/>
          <w:szCs w:val="18"/>
        </w:rPr>
        <w:t>의</w:t>
      </w:r>
      <w:proofErr w:type="spellEnd"/>
      <w:r w:rsidR="00197BCE" w:rsidRPr="00124595">
        <w:rPr>
          <w:rFonts w:ascii="Noto Sans CJK KR Regular" w:eastAsia="Noto Sans CJK KR Regular" w:hAnsi="Noto Sans CJK KR Regular"/>
          <w:sz w:val="18"/>
          <w:szCs w:val="18"/>
        </w:rPr>
        <w:t xml:space="preserve"> </w:t>
      </w:r>
      <w:r w:rsidR="00197BCE" w:rsidRPr="00124595">
        <w:rPr>
          <w:rFonts w:ascii="Noto Sans CJK KR Regular" w:eastAsia="Noto Sans CJK KR Regular" w:hAnsi="Noto Sans CJK KR Regular" w:hint="eastAsia"/>
          <w:sz w:val="18"/>
          <w:szCs w:val="18"/>
        </w:rPr>
        <w:t>공식</w:t>
      </w:r>
      <w:r w:rsidR="00197BCE" w:rsidRPr="00124595">
        <w:rPr>
          <w:rFonts w:ascii="Noto Sans CJK KR Regular" w:eastAsia="Noto Sans CJK KR Regular" w:hAnsi="Noto Sans CJK KR Regular"/>
          <w:sz w:val="18"/>
          <w:szCs w:val="18"/>
        </w:rPr>
        <w:t xml:space="preserve"> </w:t>
      </w:r>
      <w:r w:rsidR="00197BCE" w:rsidRPr="00124595">
        <w:rPr>
          <w:rFonts w:ascii="Noto Sans CJK KR Regular" w:eastAsia="Noto Sans CJK KR Regular" w:hAnsi="Noto Sans CJK KR Regular" w:hint="eastAsia"/>
          <w:sz w:val="18"/>
          <w:szCs w:val="18"/>
        </w:rPr>
        <w:t>홈페이지</w:t>
      </w:r>
      <w:r w:rsidR="00197BCE" w:rsidRPr="00124595">
        <w:rPr>
          <w:rFonts w:ascii="Noto Sans CJK KR Regular" w:eastAsia="Noto Sans CJK KR Regular" w:hAnsi="Noto Sans CJK KR Regular"/>
          <w:sz w:val="18"/>
          <w:szCs w:val="18"/>
        </w:rPr>
        <w:t xml:space="preserve"> </w:t>
      </w:r>
      <w:r w:rsidR="00197BCE" w:rsidRPr="00124595">
        <w:rPr>
          <w:rFonts w:ascii="Noto Sans CJK KR Regular" w:eastAsia="Noto Sans CJK KR Regular" w:hAnsi="Noto Sans CJK KR Regular" w:hint="eastAsia"/>
          <w:sz w:val="18"/>
          <w:szCs w:val="18"/>
        </w:rPr>
        <w:t>또는</w:t>
      </w:r>
      <w:r w:rsidR="00197BCE" w:rsidRPr="00124595">
        <w:rPr>
          <w:rFonts w:ascii="Noto Sans CJK KR Regular" w:eastAsia="Noto Sans CJK KR Regular" w:hAnsi="Noto Sans CJK KR Regular"/>
          <w:sz w:val="18"/>
          <w:szCs w:val="18"/>
        </w:rPr>
        <w:t xml:space="preserve"> </w:t>
      </w:r>
      <w:r w:rsidR="00DD20E2" w:rsidRPr="00124595">
        <w:rPr>
          <w:rFonts w:ascii="Noto Sans CJK KR Regular" w:eastAsia="Noto Sans CJK KR Regular" w:hAnsi="Noto Sans CJK KR Regular"/>
          <w:sz w:val="18"/>
          <w:szCs w:val="18"/>
        </w:rPr>
        <w:t>"</w:t>
      </w:r>
      <w:r w:rsidR="00197BCE" w:rsidRPr="00124595">
        <w:rPr>
          <w:rFonts w:ascii="Noto Sans CJK KR Regular" w:eastAsia="Noto Sans CJK KR Regular" w:hAnsi="Noto Sans CJK KR Regular"/>
          <w:sz w:val="18"/>
          <w:szCs w:val="18"/>
        </w:rPr>
        <w:t>DESKER MATE</w:t>
      </w:r>
      <w:r w:rsidR="00DD20E2" w:rsidRPr="00124595">
        <w:rPr>
          <w:rFonts w:ascii="Noto Sans CJK KR Regular" w:eastAsia="Noto Sans CJK KR Regular" w:hAnsi="Noto Sans CJK KR Regular"/>
          <w:sz w:val="18"/>
          <w:szCs w:val="18"/>
        </w:rPr>
        <w:t>"</w:t>
      </w:r>
      <w:r w:rsidR="00197BCE" w:rsidRPr="00124595">
        <w:rPr>
          <w:rFonts w:ascii="Noto Sans CJK KR Regular" w:eastAsia="Noto Sans CJK KR Regular" w:hAnsi="Noto Sans CJK KR Regular" w:hint="eastAsia"/>
          <w:sz w:val="18"/>
          <w:szCs w:val="18"/>
        </w:rPr>
        <w:t>가</w:t>
      </w:r>
      <w:r w:rsidR="00197BCE" w:rsidRPr="00124595">
        <w:rPr>
          <w:rFonts w:ascii="Noto Sans CJK KR Regular" w:eastAsia="Noto Sans CJK KR Regular" w:hAnsi="Noto Sans CJK KR Regular"/>
          <w:sz w:val="18"/>
          <w:szCs w:val="18"/>
        </w:rPr>
        <w:t xml:space="preserve"> </w:t>
      </w:r>
      <w:r w:rsidR="00197BCE" w:rsidRPr="00124595">
        <w:rPr>
          <w:rFonts w:ascii="Noto Sans CJK KR Regular" w:eastAsia="Noto Sans CJK KR Regular" w:hAnsi="Noto Sans CJK KR Regular" w:hint="eastAsia"/>
          <w:sz w:val="18"/>
          <w:szCs w:val="18"/>
        </w:rPr>
        <w:t>사용하는</w:t>
      </w:r>
      <w:r w:rsidR="00197BCE" w:rsidRPr="00124595">
        <w:rPr>
          <w:rFonts w:ascii="Noto Sans CJK KR Regular" w:eastAsia="Noto Sans CJK KR Regular" w:hAnsi="Noto Sans CJK KR Regular"/>
          <w:sz w:val="18"/>
          <w:szCs w:val="18"/>
        </w:rPr>
        <w:t xml:space="preserve"> </w:t>
      </w:r>
      <w:r w:rsidR="00197BCE" w:rsidRPr="00124595">
        <w:rPr>
          <w:rFonts w:ascii="Noto Sans CJK KR Regular" w:eastAsia="Noto Sans CJK KR Regular" w:hAnsi="Noto Sans CJK KR Regular" w:hint="eastAsia"/>
          <w:sz w:val="18"/>
          <w:szCs w:val="18"/>
        </w:rPr>
        <w:t>전산시스템</w:t>
      </w:r>
      <w:r w:rsidR="00197BCE" w:rsidRPr="00124595">
        <w:rPr>
          <w:rFonts w:ascii="Noto Sans CJK KR Regular" w:eastAsia="Noto Sans CJK KR Regular" w:hAnsi="Noto Sans CJK KR Regular"/>
          <w:sz w:val="18"/>
          <w:szCs w:val="18"/>
        </w:rPr>
        <w:t>(</w:t>
      </w:r>
      <w:proofErr w:type="spellStart"/>
      <w:r w:rsidR="00197BCE" w:rsidRPr="00124595">
        <w:rPr>
          <w:rFonts w:ascii="Noto Sans CJK KR Regular" w:eastAsia="Noto Sans CJK KR Regular" w:hAnsi="Noto Sans CJK KR Regular" w:hint="eastAsia"/>
          <w:sz w:val="18"/>
          <w:szCs w:val="18"/>
        </w:rPr>
        <w:t>커넥트플러스</w:t>
      </w:r>
      <w:proofErr w:type="spellEnd"/>
      <w:r w:rsidR="00197BCE" w:rsidRPr="00124595">
        <w:rPr>
          <w:rFonts w:ascii="Noto Sans CJK KR Regular" w:eastAsia="Noto Sans CJK KR Regular" w:hAnsi="Noto Sans CJK KR Regular"/>
          <w:sz w:val="18"/>
          <w:szCs w:val="18"/>
        </w:rPr>
        <w:t>)</w:t>
      </w:r>
      <w:r w:rsidR="00197BCE" w:rsidRPr="00124595">
        <w:rPr>
          <w:rFonts w:ascii="Noto Sans CJK KR Regular" w:eastAsia="Noto Sans CJK KR Regular" w:hAnsi="Noto Sans CJK KR Regular" w:hint="eastAsia"/>
          <w:sz w:val="18"/>
          <w:szCs w:val="18"/>
        </w:rPr>
        <w:t>에</w:t>
      </w:r>
      <w:r w:rsidR="00197BCE" w:rsidRPr="00124595">
        <w:rPr>
          <w:rFonts w:ascii="Noto Sans CJK KR Regular" w:eastAsia="Noto Sans CJK KR Regular" w:hAnsi="Noto Sans CJK KR Regular"/>
          <w:sz w:val="18"/>
          <w:szCs w:val="18"/>
        </w:rPr>
        <w:t xml:space="preserve"> </w:t>
      </w:r>
      <w:r w:rsidR="00197BCE" w:rsidRPr="00124595">
        <w:rPr>
          <w:rFonts w:ascii="Noto Sans CJK KR Regular" w:eastAsia="Noto Sans CJK KR Regular" w:hAnsi="Noto Sans CJK KR Regular" w:hint="eastAsia"/>
          <w:sz w:val="18"/>
          <w:szCs w:val="18"/>
        </w:rPr>
        <w:t>공지할</w:t>
      </w:r>
      <w:r w:rsidR="00197BCE" w:rsidRPr="00124595">
        <w:rPr>
          <w:rFonts w:ascii="Noto Sans CJK KR Regular" w:eastAsia="Noto Sans CJK KR Regular" w:hAnsi="Noto Sans CJK KR Regular"/>
          <w:sz w:val="18"/>
          <w:szCs w:val="18"/>
        </w:rPr>
        <w:t xml:space="preserve"> </w:t>
      </w:r>
      <w:r w:rsidR="00197BCE" w:rsidRPr="00124595">
        <w:rPr>
          <w:rFonts w:ascii="Noto Sans CJK KR Regular" w:eastAsia="Noto Sans CJK KR Regular" w:hAnsi="Noto Sans CJK KR Regular" w:hint="eastAsia"/>
          <w:sz w:val="18"/>
          <w:szCs w:val="18"/>
        </w:rPr>
        <w:t>수</w:t>
      </w:r>
      <w:r w:rsidR="00197BCE" w:rsidRPr="00124595">
        <w:rPr>
          <w:rFonts w:ascii="Noto Sans CJK KR Regular" w:eastAsia="Noto Sans CJK KR Regular" w:hAnsi="Noto Sans CJK KR Regular"/>
          <w:sz w:val="18"/>
          <w:szCs w:val="18"/>
        </w:rPr>
        <w:t xml:space="preserve"> </w:t>
      </w:r>
      <w:r w:rsidR="00197BCE" w:rsidRPr="00124595">
        <w:rPr>
          <w:rFonts w:ascii="Noto Sans CJK KR Regular" w:eastAsia="Noto Sans CJK KR Regular" w:hAnsi="Noto Sans CJK KR Regular" w:hint="eastAsia"/>
          <w:sz w:val="18"/>
          <w:szCs w:val="18"/>
        </w:rPr>
        <w:t>있습니다</w:t>
      </w:r>
      <w:r w:rsidR="00197BCE" w:rsidRPr="00124595">
        <w:rPr>
          <w:rFonts w:ascii="Noto Sans CJK KR Regular" w:eastAsia="Noto Sans CJK KR Regular" w:hAnsi="Noto Sans CJK KR Regular"/>
          <w:sz w:val="18"/>
          <w:szCs w:val="18"/>
        </w:rPr>
        <w:t>.</w:t>
      </w:r>
    </w:p>
    <w:p w14:paraId="6A8B1150" w14:textId="1271C1C1" w:rsidR="00197BCE" w:rsidRPr="00124595" w:rsidRDefault="00282243" w:rsidP="003529E4">
      <w:pPr>
        <w:pStyle w:val="ab"/>
        <w:numPr>
          <w:ilvl w:val="0"/>
          <w:numId w:val="52"/>
        </w:numPr>
        <w:ind w:leftChars="0" w:hanging="357"/>
        <w:rPr>
          <w:rFonts w:ascii="Noto Sans CJK KR Regular" w:eastAsia="Noto Sans CJK KR Regular" w:hAnsi="Noto Sans CJK KR Regular"/>
          <w:sz w:val="18"/>
          <w:szCs w:val="18"/>
        </w:rPr>
      </w:pPr>
      <w:r w:rsidRPr="00124595">
        <w:rPr>
          <w:rFonts w:ascii="Noto Sans CJK KR Regular" w:eastAsia="Noto Sans CJK KR Regular" w:hAnsi="Noto Sans CJK KR Regular"/>
          <w:sz w:val="18"/>
          <w:szCs w:val="18"/>
        </w:rPr>
        <w:lastRenderedPageBreak/>
        <w:t>"</w:t>
      </w:r>
      <w:r w:rsidR="00197BCE" w:rsidRPr="00124595">
        <w:rPr>
          <w:rFonts w:ascii="Noto Sans CJK KR Regular" w:eastAsia="Noto Sans CJK KR Regular" w:hAnsi="Noto Sans CJK KR Regular"/>
          <w:sz w:val="18"/>
          <w:szCs w:val="18"/>
        </w:rPr>
        <w:t xml:space="preserve">DESKER MATE가 </w:t>
      </w:r>
      <w:r w:rsidR="00197BCE" w:rsidRPr="00124595">
        <w:rPr>
          <w:rFonts w:ascii="Noto Sans CJK KR Regular" w:eastAsia="Noto Sans CJK KR Regular" w:hAnsi="Noto Sans CJK KR Regular" w:hint="eastAsia"/>
          <w:sz w:val="18"/>
          <w:szCs w:val="18"/>
        </w:rPr>
        <w:t>활용할</w:t>
      </w:r>
      <w:r w:rsidR="00197BCE" w:rsidRPr="00124595">
        <w:rPr>
          <w:rFonts w:ascii="Noto Sans CJK KR Regular" w:eastAsia="Noto Sans CJK KR Regular" w:hAnsi="Noto Sans CJK KR Regular"/>
          <w:sz w:val="18"/>
          <w:szCs w:val="18"/>
        </w:rPr>
        <w:t xml:space="preserve"> 수 있는 </w:t>
      </w:r>
      <w:r w:rsidR="00DD20E2" w:rsidRPr="00124595">
        <w:rPr>
          <w:rFonts w:ascii="Noto Sans CJK KR Regular" w:eastAsia="Noto Sans CJK KR Regular" w:hAnsi="Noto Sans CJK KR Regular"/>
          <w:sz w:val="18"/>
          <w:szCs w:val="18"/>
        </w:rPr>
        <w:t>"(</w:t>
      </w:r>
      <w:r w:rsidR="00DD20E2" w:rsidRPr="00124595">
        <w:rPr>
          <w:rFonts w:ascii="Noto Sans CJK KR Regular" w:eastAsia="Noto Sans CJK KR Regular" w:hAnsi="Noto Sans CJK KR Regular" w:hint="eastAsia"/>
          <w:sz w:val="18"/>
          <w:szCs w:val="18"/>
        </w:rPr>
        <w:t>주</w:t>
      </w:r>
      <w:r w:rsidR="00DD20E2" w:rsidRPr="00124595">
        <w:rPr>
          <w:rFonts w:ascii="Noto Sans CJK KR Regular" w:eastAsia="Noto Sans CJK KR Regular" w:hAnsi="Noto Sans CJK KR Regular"/>
          <w:sz w:val="18"/>
          <w:szCs w:val="18"/>
        </w:rPr>
        <w:t>)</w:t>
      </w:r>
      <w:proofErr w:type="spellStart"/>
      <w:r w:rsidR="00197BCE" w:rsidRPr="00124595">
        <w:rPr>
          <w:rFonts w:ascii="Noto Sans CJK KR Regular" w:eastAsia="Noto Sans CJK KR Regular" w:hAnsi="Noto Sans CJK KR Regular" w:hint="eastAsia"/>
          <w:sz w:val="18"/>
          <w:szCs w:val="18"/>
        </w:rPr>
        <w:t>일룸</w:t>
      </w:r>
      <w:r w:rsidR="00197BCE" w:rsidRPr="00124595">
        <w:rPr>
          <w:rFonts w:ascii="Noto Sans CJK KR Regular" w:eastAsia="Noto Sans CJK KR Regular" w:hAnsi="Noto Sans CJK KR Regular"/>
          <w:sz w:val="18"/>
          <w:szCs w:val="18"/>
        </w:rPr>
        <w:t>-DESKER</w:t>
      </w:r>
      <w:r w:rsidR="00DD20E2" w:rsidRPr="00124595">
        <w:rPr>
          <w:rFonts w:ascii="Noto Sans CJK KR Regular" w:eastAsia="Noto Sans CJK KR Regular" w:hAnsi="Noto Sans CJK KR Regular"/>
          <w:sz w:val="18"/>
          <w:szCs w:val="18"/>
        </w:rPr>
        <w:t>"</w:t>
      </w:r>
      <w:r w:rsidR="00197BCE" w:rsidRPr="00124595">
        <w:rPr>
          <w:rFonts w:ascii="Noto Sans CJK KR Regular" w:eastAsia="Noto Sans CJK KR Regular" w:hAnsi="Noto Sans CJK KR Regular" w:hint="eastAsia"/>
          <w:sz w:val="18"/>
          <w:szCs w:val="18"/>
        </w:rPr>
        <w:t>의</w:t>
      </w:r>
      <w:proofErr w:type="spellEnd"/>
      <w:r w:rsidR="00197BCE" w:rsidRPr="00124595">
        <w:rPr>
          <w:rFonts w:ascii="Noto Sans CJK KR Regular" w:eastAsia="Noto Sans CJK KR Regular" w:hAnsi="Noto Sans CJK KR Regular"/>
          <w:sz w:val="18"/>
          <w:szCs w:val="18"/>
        </w:rPr>
        <w:t xml:space="preserve"> 상표는 브랜드명인 “</w:t>
      </w:r>
      <w:proofErr w:type="spellStart"/>
      <w:r w:rsidR="00197BCE" w:rsidRPr="00124595">
        <w:rPr>
          <w:rFonts w:ascii="Noto Sans CJK KR Regular" w:eastAsia="Noto Sans CJK KR Regular" w:hAnsi="Noto Sans CJK KR Regular"/>
          <w:sz w:val="18"/>
          <w:szCs w:val="18"/>
        </w:rPr>
        <w:t>DESKER”</w:t>
      </w:r>
      <w:r w:rsidR="00197BCE" w:rsidRPr="00124595">
        <w:rPr>
          <w:rFonts w:ascii="Noto Sans CJK KR Regular" w:eastAsia="Noto Sans CJK KR Regular" w:hAnsi="Noto Sans CJK KR Regular" w:hint="eastAsia"/>
          <w:sz w:val="18"/>
          <w:szCs w:val="18"/>
        </w:rPr>
        <w:t>와</w:t>
      </w:r>
      <w:proofErr w:type="spellEnd"/>
      <w:r w:rsidR="00197BCE" w:rsidRPr="00124595">
        <w:rPr>
          <w:rFonts w:ascii="Noto Sans CJK KR Regular" w:eastAsia="Noto Sans CJK KR Regular" w:hAnsi="Noto Sans CJK KR Regular"/>
          <w:sz w:val="18"/>
          <w:szCs w:val="18"/>
        </w:rPr>
        <w:t xml:space="preserve"> 제품에 </w:t>
      </w:r>
      <w:r w:rsidR="00197BCE" w:rsidRPr="00124595">
        <w:rPr>
          <w:rFonts w:ascii="Noto Sans CJK KR Regular" w:eastAsia="Noto Sans CJK KR Regular" w:hAnsi="Noto Sans CJK KR Regular" w:hint="eastAsia"/>
          <w:sz w:val="18"/>
          <w:szCs w:val="18"/>
        </w:rPr>
        <w:t>설정된</w:t>
      </w:r>
      <w:r w:rsidR="00197BCE" w:rsidRPr="00124595">
        <w:rPr>
          <w:rFonts w:ascii="Noto Sans CJK KR Regular" w:eastAsia="Noto Sans CJK KR Regular" w:hAnsi="Noto Sans CJK KR Regular"/>
          <w:sz w:val="18"/>
          <w:szCs w:val="18"/>
        </w:rPr>
        <w:t xml:space="preserve"> </w:t>
      </w:r>
      <w:r w:rsidR="00197BCE" w:rsidRPr="00124595">
        <w:rPr>
          <w:rFonts w:ascii="Noto Sans CJK KR Regular" w:eastAsia="Noto Sans CJK KR Regular" w:hAnsi="Noto Sans CJK KR Regular" w:hint="eastAsia"/>
          <w:sz w:val="18"/>
          <w:szCs w:val="18"/>
        </w:rPr>
        <w:t>제품명에</w:t>
      </w:r>
      <w:r w:rsidR="00197BCE" w:rsidRPr="00124595">
        <w:rPr>
          <w:rFonts w:ascii="Noto Sans CJK KR Regular" w:eastAsia="Noto Sans CJK KR Regular" w:hAnsi="Noto Sans CJK KR Regular"/>
          <w:sz w:val="18"/>
          <w:szCs w:val="18"/>
        </w:rPr>
        <w:t xml:space="preserve"> 한합니다.</w:t>
      </w:r>
    </w:p>
    <w:p w14:paraId="5A7DC871" w14:textId="4C292159" w:rsidR="00197BCE" w:rsidRPr="00124595" w:rsidRDefault="00DA12AC" w:rsidP="003529E4">
      <w:pPr>
        <w:pStyle w:val="af"/>
        <w:numPr>
          <w:ilvl w:val="0"/>
          <w:numId w:val="52"/>
        </w:numPr>
        <w:wordWrap/>
        <w:spacing w:line="276" w:lineRule="auto"/>
        <w:ind w:hanging="357"/>
        <w:jc w:val="left"/>
        <w:rPr>
          <w:rFonts w:ascii="Noto Sans CJK KR Regular" w:eastAsia="Noto Sans CJK KR Regular" w:hAnsi="Noto Sans CJK KR Regular"/>
          <w:sz w:val="18"/>
          <w:szCs w:val="18"/>
        </w:rPr>
      </w:pPr>
      <w:r w:rsidRPr="00124595">
        <w:rPr>
          <w:rFonts w:ascii="Noto Sans CJK KR Regular" w:eastAsia="Noto Sans CJK KR Regular" w:hAnsi="Noto Sans CJK KR Regular"/>
          <w:sz w:val="18"/>
          <w:szCs w:val="18"/>
        </w:rPr>
        <w:t>"</w:t>
      </w:r>
      <w:r w:rsidR="00197BCE" w:rsidRPr="00124595">
        <w:rPr>
          <w:rFonts w:ascii="Noto Sans CJK KR Regular" w:eastAsia="Noto Sans CJK KR Regular" w:hAnsi="Noto Sans CJK KR Regular"/>
          <w:sz w:val="18"/>
          <w:szCs w:val="18"/>
        </w:rPr>
        <w:t>DESKER MATE</w:t>
      </w:r>
      <w:r w:rsidRPr="00124595">
        <w:rPr>
          <w:rFonts w:ascii="Noto Sans CJK KR Regular" w:eastAsia="Noto Sans CJK KR Regular" w:hAnsi="Noto Sans CJK KR Regular"/>
          <w:sz w:val="18"/>
          <w:szCs w:val="18"/>
        </w:rPr>
        <w:t>"</w:t>
      </w:r>
      <w:r w:rsidR="00197BCE" w:rsidRPr="00124595">
        <w:rPr>
          <w:rFonts w:ascii="Noto Sans CJK KR Regular" w:eastAsia="Noto Sans CJK KR Regular" w:hAnsi="Noto Sans CJK KR Regular"/>
          <w:sz w:val="18"/>
          <w:szCs w:val="18"/>
        </w:rPr>
        <w:t xml:space="preserve">가 단독 또는 제3자와 공동으로 </w:t>
      </w:r>
      <w:r w:rsidRPr="00124595">
        <w:rPr>
          <w:rFonts w:ascii="Noto Sans CJK KR Regular" w:eastAsia="Noto Sans CJK KR Regular" w:hAnsi="Noto Sans CJK KR Regular"/>
          <w:sz w:val="18"/>
          <w:szCs w:val="18"/>
        </w:rPr>
        <w:t>"(</w:t>
      </w:r>
      <w:r w:rsidRPr="00124595">
        <w:rPr>
          <w:rFonts w:ascii="Noto Sans CJK KR Regular" w:eastAsia="Noto Sans CJK KR Regular" w:hAnsi="Noto Sans CJK KR Regular" w:hint="eastAsia"/>
          <w:sz w:val="18"/>
          <w:szCs w:val="18"/>
        </w:rPr>
        <w:t>주</w:t>
      </w:r>
      <w:r w:rsidRPr="00124595">
        <w:rPr>
          <w:rFonts w:ascii="Noto Sans CJK KR Regular" w:eastAsia="Noto Sans CJK KR Regular" w:hAnsi="Noto Sans CJK KR Regular"/>
          <w:sz w:val="18"/>
          <w:szCs w:val="18"/>
        </w:rPr>
        <w:t>)</w:t>
      </w:r>
      <w:proofErr w:type="spellStart"/>
      <w:r w:rsidR="00197BCE" w:rsidRPr="00124595">
        <w:rPr>
          <w:rFonts w:ascii="Noto Sans CJK KR Regular" w:eastAsia="Noto Sans CJK KR Regular" w:hAnsi="Noto Sans CJK KR Regular" w:hint="eastAsia"/>
          <w:sz w:val="18"/>
          <w:szCs w:val="18"/>
        </w:rPr>
        <w:t>일룸</w:t>
      </w:r>
      <w:r w:rsidR="00197BCE" w:rsidRPr="00124595">
        <w:rPr>
          <w:rFonts w:ascii="Noto Sans CJK KR Regular" w:eastAsia="Noto Sans CJK KR Regular" w:hAnsi="Noto Sans CJK KR Regular"/>
          <w:sz w:val="18"/>
          <w:szCs w:val="18"/>
        </w:rPr>
        <w:t>-DESKER</w:t>
      </w:r>
      <w:r w:rsidRPr="00124595">
        <w:rPr>
          <w:rFonts w:ascii="Noto Sans CJK KR Regular" w:eastAsia="Noto Sans CJK KR Regular" w:hAnsi="Noto Sans CJK KR Regular"/>
          <w:sz w:val="18"/>
          <w:szCs w:val="18"/>
        </w:rPr>
        <w:t>"</w:t>
      </w:r>
      <w:r w:rsidR="00197BCE" w:rsidRPr="00124595">
        <w:rPr>
          <w:rFonts w:ascii="Noto Sans CJK KR Regular" w:eastAsia="Noto Sans CJK KR Regular" w:hAnsi="Noto Sans CJK KR Regular" w:hint="eastAsia"/>
          <w:sz w:val="18"/>
          <w:szCs w:val="18"/>
        </w:rPr>
        <w:t>의</w:t>
      </w:r>
      <w:proofErr w:type="spellEnd"/>
      <w:r w:rsidR="00197BCE" w:rsidRPr="00124595">
        <w:rPr>
          <w:rFonts w:ascii="Noto Sans CJK KR Regular" w:eastAsia="Noto Sans CJK KR Regular" w:hAnsi="Noto Sans CJK KR Regular"/>
          <w:sz w:val="18"/>
          <w:szCs w:val="18"/>
        </w:rPr>
        <w:t xml:space="preserve"> 상호, </w:t>
      </w:r>
      <w:r w:rsidR="00197BCE" w:rsidRPr="00124595">
        <w:rPr>
          <w:rFonts w:ascii="Noto Sans CJK KR Regular" w:eastAsia="Noto Sans CJK KR Regular" w:hAnsi="Noto Sans CJK KR Regular" w:hint="eastAsia"/>
          <w:sz w:val="18"/>
          <w:szCs w:val="18"/>
        </w:rPr>
        <w:t>상표</w:t>
      </w:r>
      <w:r w:rsidR="00197BCE" w:rsidRPr="00124595">
        <w:rPr>
          <w:rFonts w:ascii="Noto Sans CJK KR Regular" w:eastAsia="Noto Sans CJK KR Regular" w:hAnsi="Noto Sans CJK KR Regular"/>
          <w:sz w:val="18"/>
          <w:szCs w:val="18"/>
        </w:rPr>
        <w:t xml:space="preserve"> 및 저작물 </w:t>
      </w:r>
      <w:r w:rsidR="00197BCE" w:rsidRPr="00124595">
        <w:rPr>
          <w:rFonts w:ascii="Noto Sans CJK KR Regular" w:eastAsia="Noto Sans CJK KR Regular" w:hAnsi="Noto Sans CJK KR Regular" w:hint="eastAsia"/>
          <w:sz w:val="18"/>
          <w:szCs w:val="18"/>
        </w:rPr>
        <w:t>등</w:t>
      </w:r>
      <w:r w:rsidR="00197BCE" w:rsidRPr="00124595">
        <w:rPr>
          <w:rFonts w:ascii="Noto Sans CJK KR Regular" w:eastAsia="Noto Sans CJK KR Regular" w:hAnsi="Noto Sans CJK KR Regular"/>
          <w:sz w:val="18"/>
          <w:szCs w:val="18"/>
        </w:rPr>
        <w:t xml:space="preserve"> </w:t>
      </w:r>
      <w:del w:id="354" w:author="정영재 (Youngjae Jeong)" w:date="2026-02-10T11:38:00Z">
        <w:r w:rsidR="00197BCE" w:rsidRPr="00124595" w:rsidDel="00922F8E">
          <w:rPr>
            <w:rFonts w:ascii="Noto Sans CJK KR Regular" w:eastAsia="Noto Sans CJK KR Regular" w:hAnsi="Noto Sans CJK KR Regular"/>
            <w:sz w:val="18"/>
            <w:szCs w:val="18"/>
          </w:rPr>
          <w:delText xml:space="preserve"> </w:delText>
        </w:r>
      </w:del>
      <w:r w:rsidR="00197BCE" w:rsidRPr="00124595">
        <w:rPr>
          <w:rFonts w:ascii="Noto Sans CJK KR Regular" w:eastAsia="Noto Sans CJK KR Regular" w:hAnsi="Noto Sans CJK KR Regular" w:hint="eastAsia"/>
          <w:sz w:val="18"/>
          <w:szCs w:val="18"/>
        </w:rPr>
        <w:t>지식재산권을</w:t>
      </w:r>
      <w:r w:rsidR="00197BCE" w:rsidRPr="00124595">
        <w:rPr>
          <w:rFonts w:ascii="Noto Sans CJK KR Regular" w:eastAsia="Noto Sans CJK KR Regular" w:hAnsi="Noto Sans CJK KR Regular"/>
          <w:sz w:val="18"/>
          <w:szCs w:val="18"/>
        </w:rPr>
        <w:t xml:space="preserve"> 사용하는 경우 </w:t>
      </w:r>
      <w:r w:rsidRPr="00124595">
        <w:rPr>
          <w:rFonts w:ascii="Noto Sans CJK KR Regular" w:eastAsia="Noto Sans CJK KR Regular" w:hAnsi="Noto Sans CJK KR Regular"/>
          <w:sz w:val="18"/>
          <w:szCs w:val="18"/>
        </w:rPr>
        <w:t>"(</w:t>
      </w:r>
      <w:r w:rsidRPr="00124595">
        <w:rPr>
          <w:rFonts w:ascii="Noto Sans CJK KR Regular" w:eastAsia="Noto Sans CJK KR Regular" w:hAnsi="Noto Sans CJK KR Regular" w:hint="eastAsia"/>
          <w:sz w:val="18"/>
          <w:szCs w:val="18"/>
        </w:rPr>
        <w:t>주</w:t>
      </w:r>
      <w:r w:rsidRPr="00124595">
        <w:rPr>
          <w:rFonts w:ascii="Noto Sans CJK KR Regular" w:eastAsia="Noto Sans CJK KR Regular" w:hAnsi="Noto Sans CJK KR Regular"/>
          <w:sz w:val="18"/>
          <w:szCs w:val="18"/>
        </w:rPr>
        <w:t>)</w:t>
      </w:r>
      <w:proofErr w:type="spellStart"/>
      <w:r w:rsidR="00197BCE" w:rsidRPr="00124595">
        <w:rPr>
          <w:rFonts w:ascii="Noto Sans CJK KR Regular" w:eastAsia="Noto Sans CJK KR Regular" w:hAnsi="Noto Sans CJK KR Regular" w:hint="eastAsia"/>
          <w:sz w:val="18"/>
          <w:szCs w:val="18"/>
        </w:rPr>
        <w:t>일룸</w:t>
      </w:r>
      <w:r w:rsidR="00197BCE" w:rsidRPr="00124595">
        <w:rPr>
          <w:rFonts w:ascii="Noto Sans CJK KR Regular" w:eastAsia="Noto Sans CJK KR Regular" w:hAnsi="Noto Sans CJK KR Regular"/>
          <w:sz w:val="18"/>
          <w:szCs w:val="18"/>
        </w:rPr>
        <w:t>-DESKER</w:t>
      </w:r>
      <w:r w:rsidRPr="00124595">
        <w:rPr>
          <w:rFonts w:ascii="Noto Sans CJK KR Regular" w:eastAsia="Noto Sans CJK KR Regular" w:hAnsi="Noto Sans CJK KR Regular"/>
          <w:sz w:val="18"/>
          <w:szCs w:val="18"/>
        </w:rPr>
        <w:t>"</w:t>
      </w:r>
      <w:r w:rsidR="00197BCE" w:rsidRPr="00124595">
        <w:rPr>
          <w:rFonts w:ascii="Noto Sans CJK KR Regular" w:eastAsia="Noto Sans CJK KR Regular" w:hAnsi="Noto Sans CJK KR Regular" w:hint="eastAsia"/>
          <w:sz w:val="18"/>
          <w:szCs w:val="18"/>
        </w:rPr>
        <w:t>의</w:t>
      </w:r>
      <w:proofErr w:type="spellEnd"/>
      <w:r w:rsidR="00197BCE" w:rsidRPr="00124595">
        <w:rPr>
          <w:rFonts w:ascii="Noto Sans CJK KR Regular" w:eastAsia="Noto Sans CJK KR Regular" w:hAnsi="Noto Sans CJK KR Regular"/>
          <w:sz w:val="18"/>
          <w:szCs w:val="18"/>
        </w:rPr>
        <w:t xml:space="preserve"> 사전동의를 얻어야 합니다. </w:t>
      </w:r>
      <w:r w:rsidRPr="00124595">
        <w:rPr>
          <w:rFonts w:ascii="Noto Sans CJK KR Regular" w:eastAsia="Noto Sans CJK KR Regular" w:hAnsi="Noto Sans CJK KR Regular"/>
          <w:sz w:val="18"/>
          <w:szCs w:val="18"/>
        </w:rPr>
        <w:t>"(</w:t>
      </w:r>
      <w:r w:rsidRPr="00124595">
        <w:rPr>
          <w:rFonts w:ascii="Noto Sans CJK KR Regular" w:eastAsia="Noto Sans CJK KR Regular" w:hAnsi="Noto Sans CJK KR Regular" w:hint="eastAsia"/>
          <w:sz w:val="18"/>
          <w:szCs w:val="18"/>
        </w:rPr>
        <w:t>주</w:t>
      </w:r>
      <w:r w:rsidRPr="00124595">
        <w:rPr>
          <w:rFonts w:ascii="Noto Sans CJK KR Regular" w:eastAsia="Noto Sans CJK KR Regular" w:hAnsi="Noto Sans CJK KR Regular"/>
          <w:sz w:val="18"/>
          <w:szCs w:val="18"/>
        </w:rPr>
        <w:t>)</w:t>
      </w:r>
      <w:proofErr w:type="spellStart"/>
      <w:r w:rsidR="00197BCE" w:rsidRPr="00124595">
        <w:rPr>
          <w:rFonts w:ascii="Noto Sans CJK KR Regular" w:eastAsia="Noto Sans CJK KR Regular" w:hAnsi="Noto Sans CJK KR Regular" w:hint="eastAsia"/>
          <w:sz w:val="18"/>
          <w:szCs w:val="18"/>
        </w:rPr>
        <w:t>일룸</w:t>
      </w:r>
      <w:r w:rsidR="00197BCE" w:rsidRPr="00124595">
        <w:rPr>
          <w:rFonts w:ascii="Noto Sans CJK KR Regular" w:eastAsia="Noto Sans CJK KR Regular" w:hAnsi="Noto Sans CJK KR Regular"/>
          <w:sz w:val="18"/>
          <w:szCs w:val="18"/>
        </w:rPr>
        <w:t>-DESKER</w:t>
      </w:r>
      <w:r w:rsidRPr="00124595">
        <w:rPr>
          <w:rFonts w:ascii="Noto Sans CJK KR Regular" w:eastAsia="Noto Sans CJK KR Regular" w:hAnsi="Noto Sans CJK KR Regular"/>
          <w:sz w:val="18"/>
          <w:szCs w:val="18"/>
        </w:rPr>
        <w:t>"</w:t>
      </w:r>
      <w:r w:rsidR="00197BCE" w:rsidRPr="00124595">
        <w:rPr>
          <w:rFonts w:ascii="Noto Sans CJK KR Regular" w:eastAsia="Noto Sans CJK KR Regular" w:hAnsi="Noto Sans CJK KR Regular"/>
          <w:sz w:val="18"/>
          <w:szCs w:val="18"/>
        </w:rPr>
        <w:t>는</w:t>
      </w:r>
      <w:proofErr w:type="spellEnd"/>
      <w:r w:rsidR="00197BCE" w:rsidRPr="00124595">
        <w:rPr>
          <w:rFonts w:ascii="Noto Sans CJK KR Regular" w:eastAsia="Noto Sans CJK KR Regular" w:hAnsi="Noto Sans CJK KR Regular"/>
          <w:sz w:val="18"/>
          <w:szCs w:val="18"/>
        </w:rPr>
        <w:t xml:space="preserve"> </w:t>
      </w:r>
      <w:r w:rsidRPr="00124595">
        <w:rPr>
          <w:rFonts w:ascii="Noto Sans CJK KR Regular" w:eastAsia="Noto Sans CJK KR Regular" w:hAnsi="Noto Sans CJK KR Regular"/>
          <w:sz w:val="18"/>
          <w:szCs w:val="18"/>
        </w:rPr>
        <w:t>"</w:t>
      </w:r>
      <w:r w:rsidR="00197BCE" w:rsidRPr="00124595">
        <w:rPr>
          <w:rFonts w:ascii="Noto Sans CJK KR Regular" w:eastAsia="Noto Sans CJK KR Regular" w:hAnsi="Noto Sans CJK KR Regular"/>
          <w:sz w:val="18"/>
          <w:szCs w:val="18"/>
        </w:rPr>
        <w:t xml:space="preserve">DESKER </w:t>
      </w:r>
      <w:proofErr w:type="spellStart"/>
      <w:r w:rsidR="00197BCE" w:rsidRPr="00124595">
        <w:rPr>
          <w:rFonts w:ascii="Noto Sans CJK KR Regular" w:eastAsia="Noto Sans CJK KR Regular" w:hAnsi="Noto Sans CJK KR Regular"/>
          <w:sz w:val="18"/>
          <w:szCs w:val="18"/>
        </w:rPr>
        <w:t>MATE</w:t>
      </w:r>
      <w:r w:rsidRPr="00124595">
        <w:rPr>
          <w:rFonts w:ascii="Noto Sans CJK KR Regular" w:eastAsia="Noto Sans CJK KR Regular" w:hAnsi="Noto Sans CJK KR Regular"/>
          <w:sz w:val="18"/>
          <w:szCs w:val="18"/>
        </w:rPr>
        <w:t>"</w:t>
      </w:r>
      <w:r w:rsidR="00197BCE" w:rsidRPr="00124595">
        <w:rPr>
          <w:rFonts w:ascii="Noto Sans CJK KR Regular" w:eastAsia="Noto Sans CJK KR Regular" w:hAnsi="Noto Sans CJK KR Regular" w:hint="eastAsia"/>
          <w:sz w:val="18"/>
          <w:szCs w:val="18"/>
        </w:rPr>
        <w:t>가</w:t>
      </w:r>
      <w:proofErr w:type="spellEnd"/>
      <w:r w:rsidR="00197BCE" w:rsidRPr="00124595">
        <w:rPr>
          <w:rFonts w:ascii="Noto Sans CJK KR Regular" w:eastAsia="Noto Sans CJK KR Regular" w:hAnsi="Noto Sans CJK KR Regular"/>
          <w:sz w:val="18"/>
          <w:szCs w:val="18"/>
        </w:rPr>
        <w:t xml:space="preserve"> 사용할 수 있는 상호, 상표 및 저작물을 </w:t>
      </w:r>
      <w:r w:rsidRPr="00124595">
        <w:rPr>
          <w:rFonts w:ascii="Noto Sans CJK KR Regular" w:eastAsia="Noto Sans CJK KR Regular" w:hAnsi="Noto Sans CJK KR Regular"/>
          <w:sz w:val="18"/>
          <w:szCs w:val="18"/>
        </w:rPr>
        <w:t>"(</w:t>
      </w:r>
      <w:r w:rsidRPr="00124595">
        <w:rPr>
          <w:rFonts w:ascii="Noto Sans CJK KR Regular" w:eastAsia="Noto Sans CJK KR Regular" w:hAnsi="Noto Sans CJK KR Regular" w:hint="eastAsia"/>
          <w:sz w:val="18"/>
          <w:szCs w:val="18"/>
        </w:rPr>
        <w:t>주</w:t>
      </w:r>
      <w:r w:rsidRPr="00124595">
        <w:rPr>
          <w:rFonts w:ascii="Noto Sans CJK KR Regular" w:eastAsia="Noto Sans CJK KR Regular" w:hAnsi="Noto Sans CJK KR Regular"/>
          <w:sz w:val="18"/>
          <w:szCs w:val="18"/>
        </w:rPr>
        <w:t>)</w:t>
      </w:r>
      <w:proofErr w:type="spellStart"/>
      <w:r w:rsidR="00197BCE" w:rsidRPr="00124595">
        <w:rPr>
          <w:rFonts w:ascii="Noto Sans CJK KR Regular" w:eastAsia="Noto Sans CJK KR Regular" w:hAnsi="Noto Sans CJK KR Regular" w:hint="eastAsia"/>
          <w:sz w:val="18"/>
          <w:szCs w:val="18"/>
        </w:rPr>
        <w:t>일룸</w:t>
      </w:r>
      <w:r w:rsidR="00197BCE" w:rsidRPr="00124595">
        <w:rPr>
          <w:rFonts w:ascii="Noto Sans CJK KR Regular" w:eastAsia="Noto Sans CJK KR Regular" w:hAnsi="Noto Sans CJK KR Regular"/>
          <w:sz w:val="18"/>
          <w:szCs w:val="18"/>
        </w:rPr>
        <w:t>-DESKER</w:t>
      </w:r>
      <w:r w:rsidRPr="00124595">
        <w:rPr>
          <w:rFonts w:ascii="Noto Sans CJK KR Regular" w:eastAsia="Noto Sans CJK KR Regular" w:hAnsi="Noto Sans CJK KR Regular"/>
          <w:sz w:val="18"/>
          <w:szCs w:val="18"/>
        </w:rPr>
        <w:t>"</w:t>
      </w:r>
      <w:r w:rsidR="00197BCE" w:rsidRPr="00124595">
        <w:rPr>
          <w:rFonts w:ascii="Noto Sans CJK KR Regular" w:eastAsia="Noto Sans CJK KR Regular" w:hAnsi="Noto Sans CJK KR Regular"/>
          <w:sz w:val="18"/>
          <w:szCs w:val="18"/>
        </w:rPr>
        <w:t>의</w:t>
      </w:r>
      <w:proofErr w:type="spellEnd"/>
      <w:r w:rsidR="00197BCE" w:rsidRPr="00124595">
        <w:rPr>
          <w:rFonts w:ascii="Noto Sans CJK KR Regular" w:eastAsia="Noto Sans CJK KR Regular" w:hAnsi="Noto Sans CJK KR Regular"/>
          <w:sz w:val="18"/>
          <w:szCs w:val="18"/>
        </w:rPr>
        <w:t xml:space="preserve"> 공식 홈페이지 또는 </w:t>
      </w:r>
      <w:r w:rsidRPr="00124595">
        <w:rPr>
          <w:rFonts w:ascii="Noto Sans CJK KR Regular" w:eastAsia="Noto Sans CJK KR Regular" w:hAnsi="Noto Sans CJK KR Regular"/>
          <w:sz w:val="18"/>
          <w:szCs w:val="18"/>
        </w:rPr>
        <w:t>"</w:t>
      </w:r>
      <w:r w:rsidR="00197BCE" w:rsidRPr="00124595">
        <w:rPr>
          <w:rFonts w:ascii="Noto Sans CJK KR Regular" w:eastAsia="Noto Sans CJK KR Regular" w:hAnsi="Noto Sans CJK KR Regular"/>
          <w:sz w:val="18"/>
          <w:szCs w:val="18"/>
        </w:rPr>
        <w:t>DESKER MATE</w:t>
      </w:r>
      <w:r w:rsidRPr="00124595">
        <w:rPr>
          <w:rFonts w:ascii="Noto Sans CJK KR Regular" w:eastAsia="Noto Sans CJK KR Regular" w:hAnsi="Noto Sans CJK KR Regular"/>
          <w:sz w:val="18"/>
          <w:szCs w:val="18"/>
        </w:rPr>
        <w:t>"</w:t>
      </w:r>
      <w:r w:rsidR="00197BCE" w:rsidRPr="00124595">
        <w:rPr>
          <w:rFonts w:ascii="Noto Sans CJK KR Regular" w:eastAsia="Noto Sans CJK KR Regular" w:hAnsi="Noto Sans CJK KR Regular" w:hint="eastAsia"/>
          <w:sz w:val="18"/>
          <w:szCs w:val="18"/>
        </w:rPr>
        <w:t>가</w:t>
      </w:r>
      <w:r w:rsidR="00197BCE" w:rsidRPr="00124595">
        <w:rPr>
          <w:rFonts w:ascii="Noto Sans CJK KR Regular" w:eastAsia="Noto Sans CJK KR Regular" w:hAnsi="Noto Sans CJK KR Regular"/>
          <w:sz w:val="18"/>
          <w:szCs w:val="18"/>
        </w:rPr>
        <w:t xml:space="preserve"> 사용하는 </w:t>
      </w:r>
      <w:r w:rsidR="00197BCE" w:rsidRPr="00124595">
        <w:rPr>
          <w:rFonts w:ascii="Noto Sans CJK KR Regular" w:eastAsia="Noto Sans CJK KR Regular" w:hAnsi="Noto Sans CJK KR Regular" w:hint="eastAsia"/>
          <w:sz w:val="18"/>
          <w:szCs w:val="18"/>
        </w:rPr>
        <w:t>전산시스템</w:t>
      </w:r>
      <w:r w:rsidR="00197BCE" w:rsidRPr="00124595">
        <w:rPr>
          <w:rFonts w:ascii="Noto Sans CJK KR Regular" w:eastAsia="Noto Sans CJK KR Regular" w:hAnsi="Noto Sans CJK KR Regular"/>
          <w:sz w:val="18"/>
          <w:szCs w:val="18"/>
        </w:rPr>
        <w:t>(</w:t>
      </w:r>
      <w:proofErr w:type="spellStart"/>
      <w:r w:rsidR="00197BCE" w:rsidRPr="00124595">
        <w:rPr>
          <w:rFonts w:ascii="Noto Sans CJK KR Regular" w:eastAsia="Noto Sans CJK KR Regular" w:hAnsi="Noto Sans CJK KR Regular" w:hint="eastAsia"/>
          <w:sz w:val="18"/>
          <w:szCs w:val="18"/>
        </w:rPr>
        <w:t>커넥트플러스</w:t>
      </w:r>
      <w:proofErr w:type="spellEnd"/>
      <w:r w:rsidR="00197BCE" w:rsidRPr="00124595">
        <w:rPr>
          <w:rFonts w:ascii="Noto Sans CJK KR Regular" w:eastAsia="Noto Sans CJK KR Regular" w:hAnsi="Noto Sans CJK KR Regular"/>
          <w:sz w:val="18"/>
          <w:szCs w:val="18"/>
        </w:rPr>
        <w:t>)</w:t>
      </w:r>
      <w:r w:rsidR="00197BCE" w:rsidRPr="00124595">
        <w:rPr>
          <w:rFonts w:ascii="Noto Sans CJK KR Regular" w:eastAsia="Noto Sans CJK KR Regular" w:hAnsi="Noto Sans CJK KR Regular" w:hint="eastAsia"/>
          <w:sz w:val="18"/>
          <w:szCs w:val="18"/>
        </w:rPr>
        <w:t>에</w:t>
      </w:r>
      <w:r w:rsidR="00197BCE" w:rsidRPr="00124595">
        <w:rPr>
          <w:rFonts w:ascii="Noto Sans CJK KR Regular" w:eastAsia="Noto Sans CJK KR Regular" w:hAnsi="Noto Sans CJK KR Regular"/>
          <w:sz w:val="18"/>
          <w:szCs w:val="18"/>
        </w:rPr>
        <w:t xml:space="preserve"> 공지할 수 있으며 </w:t>
      </w:r>
      <w:r w:rsidRPr="00124595">
        <w:rPr>
          <w:rFonts w:ascii="Noto Sans CJK KR Regular" w:eastAsia="Noto Sans CJK KR Regular" w:hAnsi="Noto Sans CJK KR Regular"/>
          <w:sz w:val="18"/>
          <w:szCs w:val="18"/>
        </w:rPr>
        <w:t>"</w:t>
      </w:r>
      <w:r w:rsidR="00197BCE" w:rsidRPr="00124595">
        <w:rPr>
          <w:rFonts w:ascii="Noto Sans CJK KR Regular" w:eastAsia="Noto Sans CJK KR Regular" w:hAnsi="Noto Sans CJK KR Regular"/>
          <w:sz w:val="18"/>
          <w:szCs w:val="18"/>
        </w:rPr>
        <w:t>DESKER MATE</w:t>
      </w:r>
      <w:r w:rsidRPr="00124595">
        <w:rPr>
          <w:rFonts w:ascii="Noto Sans CJK KR Regular" w:eastAsia="Noto Sans CJK KR Regular" w:hAnsi="Noto Sans CJK KR Regular"/>
          <w:sz w:val="18"/>
          <w:szCs w:val="18"/>
        </w:rPr>
        <w:t>"</w:t>
      </w:r>
      <w:r w:rsidR="00197BCE" w:rsidRPr="00124595">
        <w:rPr>
          <w:rFonts w:ascii="Noto Sans CJK KR Regular" w:eastAsia="Noto Sans CJK KR Regular" w:hAnsi="Noto Sans CJK KR Regular" w:hint="eastAsia"/>
          <w:sz w:val="18"/>
          <w:szCs w:val="18"/>
        </w:rPr>
        <w:t>는</w:t>
      </w:r>
      <w:r w:rsidR="00197BCE" w:rsidRPr="00124595">
        <w:rPr>
          <w:rFonts w:ascii="Noto Sans CJK KR Regular" w:eastAsia="Noto Sans CJK KR Regular" w:hAnsi="Noto Sans CJK KR Regular"/>
          <w:sz w:val="18"/>
          <w:szCs w:val="18"/>
        </w:rPr>
        <w:t xml:space="preserve"> </w:t>
      </w:r>
      <w:r w:rsidRPr="00124595">
        <w:rPr>
          <w:rFonts w:ascii="Noto Sans CJK KR Regular" w:eastAsia="Noto Sans CJK KR Regular" w:hAnsi="Noto Sans CJK KR Regular"/>
          <w:sz w:val="18"/>
          <w:szCs w:val="18"/>
        </w:rPr>
        <w:t>"(</w:t>
      </w:r>
      <w:r w:rsidRPr="00124595">
        <w:rPr>
          <w:rFonts w:ascii="Noto Sans CJK KR Regular" w:eastAsia="Noto Sans CJK KR Regular" w:hAnsi="Noto Sans CJK KR Regular" w:hint="eastAsia"/>
          <w:sz w:val="18"/>
          <w:szCs w:val="18"/>
        </w:rPr>
        <w:t>주</w:t>
      </w:r>
      <w:r w:rsidRPr="00124595">
        <w:rPr>
          <w:rFonts w:ascii="Noto Sans CJK KR Regular" w:eastAsia="Noto Sans CJK KR Regular" w:hAnsi="Noto Sans CJK KR Regular"/>
          <w:sz w:val="18"/>
          <w:szCs w:val="18"/>
        </w:rPr>
        <w:t>)</w:t>
      </w:r>
      <w:proofErr w:type="spellStart"/>
      <w:r w:rsidR="00197BCE" w:rsidRPr="00124595">
        <w:rPr>
          <w:rFonts w:ascii="Noto Sans CJK KR Regular" w:eastAsia="Noto Sans CJK KR Regular" w:hAnsi="Noto Sans CJK KR Regular" w:hint="eastAsia"/>
          <w:sz w:val="18"/>
          <w:szCs w:val="18"/>
        </w:rPr>
        <w:t>일룸</w:t>
      </w:r>
      <w:r w:rsidR="00197BCE" w:rsidRPr="00124595">
        <w:rPr>
          <w:rFonts w:ascii="Noto Sans CJK KR Regular" w:eastAsia="Noto Sans CJK KR Regular" w:hAnsi="Noto Sans CJK KR Regular"/>
          <w:sz w:val="18"/>
          <w:szCs w:val="18"/>
        </w:rPr>
        <w:t>-DESKER</w:t>
      </w:r>
      <w:r w:rsidRPr="00124595">
        <w:rPr>
          <w:rFonts w:ascii="Noto Sans CJK KR Regular" w:eastAsia="Noto Sans CJK KR Regular" w:hAnsi="Noto Sans CJK KR Regular"/>
          <w:sz w:val="18"/>
          <w:szCs w:val="18"/>
        </w:rPr>
        <w:t>"</w:t>
      </w:r>
      <w:r w:rsidR="00197BCE" w:rsidRPr="00124595">
        <w:rPr>
          <w:rFonts w:ascii="Noto Sans CJK KR Regular" w:eastAsia="Noto Sans CJK KR Regular" w:hAnsi="Noto Sans CJK KR Regular"/>
          <w:sz w:val="18"/>
          <w:szCs w:val="18"/>
        </w:rPr>
        <w:t>가</w:t>
      </w:r>
      <w:proofErr w:type="spellEnd"/>
      <w:r w:rsidR="00197BCE" w:rsidRPr="00124595">
        <w:rPr>
          <w:rFonts w:ascii="Noto Sans CJK KR Regular" w:eastAsia="Noto Sans CJK KR Regular" w:hAnsi="Noto Sans CJK KR Regular"/>
          <w:sz w:val="18"/>
          <w:szCs w:val="18"/>
        </w:rPr>
        <w:t xml:space="preserve"> </w:t>
      </w:r>
      <w:r w:rsidR="00197BCE" w:rsidRPr="00124595">
        <w:rPr>
          <w:rFonts w:ascii="Noto Sans CJK KR Regular" w:eastAsia="Noto Sans CJK KR Regular" w:hAnsi="Noto Sans CJK KR Regular" w:hint="eastAsia"/>
          <w:sz w:val="18"/>
          <w:szCs w:val="18"/>
        </w:rPr>
        <w:t>본</w:t>
      </w:r>
      <w:r w:rsidR="00197BCE" w:rsidRPr="00124595">
        <w:rPr>
          <w:rFonts w:ascii="Noto Sans CJK KR Regular" w:eastAsia="Noto Sans CJK KR Regular" w:hAnsi="Noto Sans CJK KR Regular"/>
          <w:sz w:val="18"/>
          <w:szCs w:val="18"/>
        </w:rPr>
        <w:t xml:space="preserve"> 조항에 따라 </w:t>
      </w:r>
      <w:r w:rsidR="00197BCE" w:rsidRPr="00124595">
        <w:rPr>
          <w:rFonts w:ascii="Noto Sans CJK KR Regular" w:eastAsia="Noto Sans CJK KR Regular" w:hAnsi="Noto Sans CJK KR Regular" w:hint="eastAsia"/>
          <w:sz w:val="18"/>
          <w:szCs w:val="18"/>
        </w:rPr>
        <w:t>공지한</w:t>
      </w:r>
      <w:r w:rsidR="00197BCE" w:rsidRPr="00124595">
        <w:rPr>
          <w:rFonts w:ascii="Noto Sans CJK KR Regular" w:eastAsia="Noto Sans CJK KR Regular" w:hAnsi="Noto Sans CJK KR Regular"/>
          <w:sz w:val="18"/>
          <w:szCs w:val="18"/>
        </w:rPr>
        <w:t xml:space="preserve"> 지식재산권만 사용할 수 있습니다.</w:t>
      </w:r>
    </w:p>
    <w:p w14:paraId="0000003A" w14:textId="2DB1E523" w:rsidR="00D238D8" w:rsidRPr="00124595" w:rsidRDefault="00903993">
      <w:pPr>
        <w:spacing w:before="240" w:after="240"/>
        <w:rPr>
          <w:rFonts w:ascii="Noto Sans CJK KR Regular" w:eastAsia="Noto Sans CJK KR Regular" w:hAnsi="Noto Sans CJK KR Regular"/>
          <w:sz w:val="18"/>
          <w:szCs w:val="18"/>
        </w:rPr>
      </w:pPr>
      <w:proofErr w:type="gramStart"/>
      <w:r w:rsidRPr="00124595">
        <w:rPr>
          <w:rFonts w:ascii="Noto Sans CJK KR Regular" w:eastAsia="Noto Sans CJK KR Regular" w:hAnsi="Noto Sans CJK KR Regular" w:hint="eastAsia"/>
          <w:sz w:val="18"/>
          <w:szCs w:val="18"/>
        </w:rPr>
        <w:t>제</w:t>
      </w:r>
      <w:r w:rsidRPr="00124595">
        <w:rPr>
          <w:rFonts w:ascii="Noto Sans CJK KR Regular" w:eastAsia="Noto Sans CJK KR Regular" w:hAnsi="Noto Sans CJK KR Regular"/>
          <w:sz w:val="18"/>
          <w:szCs w:val="18"/>
        </w:rPr>
        <w:t xml:space="preserve"> 1</w:t>
      </w:r>
      <w:r w:rsidR="003908E0" w:rsidRPr="00124595">
        <w:rPr>
          <w:rFonts w:ascii="Noto Sans CJK KR Regular" w:eastAsia="Noto Sans CJK KR Regular" w:hAnsi="Noto Sans CJK KR Regular"/>
          <w:sz w:val="18"/>
          <w:szCs w:val="18"/>
        </w:rPr>
        <w:t>4</w:t>
      </w:r>
      <w:proofErr w:type="gramEnd"/>
      <w:r w:rsidRPr="00124595">
        <w:rPr>
          <w:rFonts w:ascii="Noto Sans CJK KR Regular" w:eastAsia="Noto Sans CJK KR Regular" w:hAnsi="Noto Sans CJK KR Regular" w:hint="eastAsia"/>
          <w:sz w:val="18"/>
          <w:szCs w:val="18"/>
        </w:rPr>
        <w:t>조</w:t>
      </w:r>
      <w:r w:rsidRPr="00124595">
        <w:rPr>
          <w:rFonts w:ascii="Noto Sans CJK KR Regular" w:eastAsia="Noto Sans CJK KR Regular" w:hAnsi="Noto Sans CJK KR Regular"/>
          <w:sz w:val="18"/>
          <w:szCs w:val="18"/>
        </w:rPr>
        <w:t xml:space="preserve"> </w:t>
      </w:r>
      <w:r w:rsidR="00484D36" w:rsidRPr="00124595">
        <w:rPr>
          <w:rFonts w:ascii="Noto Sans CJK KR Regular" w:eastAsia="Noto Sans CJK KR Regular" w:hAnsi="Noto Sans CJK KR Regular"/>
          <w:sz w:val="18"/>
          <w:szCs w:val="18"/>
        </w:rPr>
        <w:t xml:space="preserve">(상품의 </w:t>
      </w:r>
      <w:r w:rsidR="00484D36" w:rsidRPr="00124595">
        <w:rPr>
          <w:rFonts w:ascii="Noto Sans CJK KR Regular" w:eastAsia="Noto Sans CJK KR Regular" w:hAnsi="Noto Sans CJK KR Regular" w:hint="eastAsia"/>
          <w:sz w:val="18"/>
          <w:szCs w:val="18"/>
        </w:rPr>
        <w:t>납품</w:t>
      </w:r>
      <w:r w:rsidR="00484D36" w:rsidRPr="00124595">
        <w:rPr>
          <w:rFonts w:ascii="Noto Sans CJK KR Regular" w:eastAsia="Noto Sans CJK KR Regular" w:hAnsi="Noto Sans CJK KR Regular"/>
          <w:sz w:val="18"/>
          <w:szCs w:val="18"/>
        </w:rPr>
        <w:t>)</w:t>
      </w:r>
    </w:p>
    <w:p w14:paraId="55F69016" w14:textId="22E87568" w:rsidR="00164738" w:rsidRPr="00124595" w:rsidRDefault="00164738" w:rsidP="003529E4">
      <w:pPr>
        <w:pStyle w:val="ab"/>
        <w:numPr>
          <w:ilvl w:val="3"/>
          <w:numId w:val="9"/>
        </w:numPr>
        <w:ind w:leftChars="0" w:hanging="403"/>
        <w:rPr>
          <w:rFonts w:ascii="Noto Sans CJK KR Regular" w:eastAsia="Noto Sans CJK KR Regular" w:hAnsi="Noto Sans CJK KR Regular"/>
          <w:sz w:val="18"/>
          <w:szCs w:val="18"/>
        </w:rPr>
      </w:pPr>
      <w:r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>“</w:t>
      </w:r>
      <w:r w:rsidR="00FE5954"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>DESKER MATE</w:t>
      </w:r>
      <w:r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>”</w:t>
      </w:r>
      <w:r w:rsidRPr="00124595">
        <w:rPr>
          <w:rFonts w:ascii="Noto Sans CJK KR Regular" w:eastAsia="Noto Sans CJK KR Regular" w:hAnsi="Noto Sans CJK KR Regular" w:cs="Arial Unicode MS" w:hint="eastAsia"/>
          <w:sz w:val="18"/>
          <w:szCs w:val="18"/>
        </w:rPr>
        <w:t>가</w:t>
      </w:r>
      <w:r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 xml:space="preserve"> 취급하는 상품은</w:t>
      </w:r>
      <w:r w:rsidRPr="00124595">
        <w:rPr>
          <w:rFonts w:ascii="Noto Sans CJK KR Regular" w:eastAsia="Noto Sans CJK KR Regular" w:hAnsi="Noto Sans CJK KR Regular"/>
          <w:sz w:val="18"/>
          <w:szCs w:val="18"/>
        </w:rPr>
        <w:t xml:space="preserve"> </w:t>
      </w:r>
      <w:r w:rsidR="00B45160" w:rsidRPr="00124595">
        <w:rPr>
          <w:rFonts w:ascii="Noto Sans CJK KR Regular" w:eastAsia="Noto Sans CJK KR Regular" w:hAnsi="Noto Sans CJK KR Regular"/>
          <w:sz w:val="18"/>
          <w:szCs w:val="18"/>
        </w:rPr>
        <w:t>"(</w:t>
      </w:r>
      <w:r w:rsidR="00B45160" w:rsidRPr="00124595">
        <w:rPr>
          <w:rFonts w:ascii="Noto Sans CJK KR Regular" w:eastAsia="Noto Sans CJK KR Regular" w:hAnsi="Noto Sans CJK KR Regular" w:hint="eastAsia"/>
          <w:sz w:val="18"/>
          <w:szCs w:val="18"/>
        </w:rPr>
        <w:t>주</w:t>
      </w:r>
      <w:r w:rsidR="00B45160" w:rsidRPr="00124595">
        <w:rPr>
          <w:rFonts w:ascii="Noto Sans CJK KR Regular" w:eastAsia="Noto Sans CJK KR Regular" w:hAnsi="Noto Sans CJK KR Regular"/>
          <w:sz w:val="18"/>
          <w:szCs w:val="18"/>
        </w:rPr>
        <w:t>)</w:t>
      </w:r>
      <w:proofErr w:type="spellStart"/>
      <w:r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>일룸-DESKER</w:t>
      </w:r>
      <w:r w:rsidR="00AA01BA"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>"</w:t>
      </w:r>
      <w:r w:rsidRPr="00124595">
        <w:rPr>
          <w:rFonts w:ascii="Noto Sans CJK KR Regular" w:eastAsia="Noto Sans CJK KR Regular" w:hAnsi="Noto Sans CJK KR Regular" w:cs="Arial Unicode MS" w:hint="eastAsia"/>
          <w:sz w:val="18"/>
          <w:szCs w:val="18"/>
        </w:rPr>
        <w:t>의</w:t>
      </w:r>
      <w:proofErr w:type="spellEnd"/>
      <w:r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 xml:space="preserve"> 전산주문시스템(</w:t>
      </w:r>
      <w:proofErr w:type="spellStart"/>
      <w:r w:rsidRPr="00124595">
        <w:rPr>
          <w:rFonts w:ascii="Noto Sans CJK KR Regular" w:eastAsia="Noto Sans CJK KR Regular" w:hAnsi="Noto Sans CJK KR Regular" w:cs="Arial Unicode MS" w:hint="eastAsia"/>
          <w:sz w:val="18"/>
          <w:szCs w:val="18"/>
        </w:rPr>
        <w:t>커넥트</w:t>
      </w:r>
      <w:proofErr w:type="spellEnd"/>
      <w:r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 xml:space="preserve"> 플러스)에 등록된 상품에 한</w:t>
      </w:r>
      <w:r w:rsidR="00755342" w:rsidRPr="00124595">
        <w:rPr>
          <w:rFonts w:ascii="Noto Sans CJK KR Regular" w:eastAsia="Noto Sans CJK KR Regular" w:hAnsi="Noto Sans CJK KR Regular" w:cs="Arial Unicode MS" w:hint="eastAsia"/>
          <w:sz w:val="18"/>
          <w:szCs w:val="18"/>
        </w:rPr>
        <w:t>합니</w:t>
      </w:r>
      <w:r w:rsidRPr="00124595">
        <w:rPr>
          <w:rFonts w:ascii="Noto Sans CJK KR Regular" w:eastAsia="Noto Sans CJK KR Regular" w:hAnsi="Noto Sans CJK KR Regular" w:cs="Arial Unicode MS" w:hint="eastAsia"/>
          <w:sz w:val="18"/>
          <w:szCs w:val="18"/>
        </w:rPr>
        <w:t>다</w:t>
      </w:r>
      <w:r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 xml:space="preserve">. </w:t>
      </w:r>
    </w:p>
    <w:p w14:paraId="0F996EB2" w14:textId="769D5F70" w:rsidR="00484D36" w:rsidRPr="00124595" w:rsidRDefault="00164738" w:rsidP="003529E4">
      <w:pPr>
        <w:pStyle w:val="ab"/>
        <w:numPr>
          <w:ilvl w:val="0"/>
          <w:numId w:val="9"/>
        </w:numPr>
        <w:ind w:leftChars="0" w:hanging="403"/>
        <w:rPr>
          <w:rFonts w:ascii="Noto Sans CJK KR Regular" w:eastAsia="Noto Sans CJK KR Regular" w:hAnsi="Noto Sans CJK KR Regular"/>
          <w:sz w:val="18"/>
          <w:szCs w:val="18"/>
        </w:rPr>
      </w:pPr>
      <w:r w:rsidRPr="00124595">
        <w:rPr>
          <w:rFonts w:ascii="Noto Sans CJK KR Regular" w:eastAsia="Noto Sans CJK KR Regular" w:hAnsi="Noto Sans CJK KR Regular" w:hint="eastAsia"/>
          <w:sz w:val="18"/>
          <w:szCs w:val="18"/>
        </w:rPr>
        <w:t>상품의</w:t>
      </w:r>
      <w:r w:rsidRPr="00124595">
        <w:rPr>
          <w:rFonts w:ascii="Noto Sans CJK KR Regular" w:eastAsia="Noto Sans CJK KR Regular" w:hAnsi="Noto Sans CJK KR Regular"/>
          <w:sz w:val="18"/>
          <w:szCs w:val="18"/>
        </w:rPr>
        <w:t xml:space="preserve"> </w:t>
      </w:r>
      <w:r w:rsidRPr="00124595">
        <w:rPr>
          <w:rFonts w:ascii="Noto Sans CJK KR Regular" w:eastAsia="Noto Sans CJK KR Regular" w:hAnsi="Noto Sans CJK KR Regular" w:hint="eastAsia"/>
          <w:sz w:val="18"/>
          <w:szCs w:val="18"/>
        </w:rPr>
        <w:t>발주와</w:t>
      </w:r>
      <w:r w:rsidRPr="00124595">
        <w:rPr>
          <w:rFonts w:ascii="Noto Sans CJK KR Regular" w:eastAsia="Noto Sans CJK KR Regular" w:hAnsi="Noto Sans CJK KR Regular"/>
          <w:sz w:val="18"/>
          <w:szCs w:val="18"/>
        </w:rPr>
        <w:t xml:space="preserve"> </w:t>
      </w:r>
      <w:proofErr w:type="spellStart"/>
      <w:r w:rsidRPr="00124595">
        <w:rPr>
          <w:rFonts w:ascii="Noto Sans CJK KR Regular" w:eastAsia="Noto Sans CJK KR Regular" w:hAnsi="Noto Sans CJK KR Regular" w:hint="eastAsia"/>
          <w:sz w:val="18"/>
          <w:szCs w:val="18"/>
        </w:rPr>
        <w:t>수수료·반품</w:t>
      </w:r>
      <w:proofErr w:type="spellEnd"/>
      <w:r w:rsidRPr="00124595">
        <w:rPr>
          <w:rFonts w:ascii="Noto Sans CJK KR Regular" w:eastAsia="Noto Sans CJK KR Regular" w:hAnsi="Noto Sans CJK KR Regular"/>
          <w:sz w:val="18"/>
          <w:szCs w:val="18"/>
        </w:rPr>
        <w:t xml:space="preserve"> </w:t>
      </w:r>
      <w:r w:rsidRPr="00124595">
        <w:rPr>
          <w:rFonts w:ascii="Noto Sans CJK KR Regular" w:eastAsia="Noto Sans CJK KR Regular" w:hAnsi="Noto Sans CJK KR Regular" w:hint="eastAsia"/>
          <w:sz w:val="18"/>
          <w:szCs w:val="18"/>
        </w:rPr>
        <w:t>청구</w:t>
      </w:r>
      <w:r w:rsidRPr="00124595">
        <w:rPr>
          <w:rFonts w:ascii="Noto Sans CJK KR Regular" w:eastAsia="Noto Sans CJK KR Regular" w:hAnsi="Noto Sans CJK KR Regular"/>
          <w:sz w:val="18"/>
          <w:szCs w:val="18"/>
        </w:rPr>
        <w:t xml:space="preserve"> </w:t>
      </w:r>
      <w:r w:rsidRPr="00124595">
        <w:rPr>
          <w:rFonts w:ascii="Noto Sans CJK KR Regular" w:eastAsia="Noto Sans CJK KR Regular" w:hAnsi="Noto Sans CJK KR Regular" w:hint="eastAsia"/>
          <w:sz w:val="18"/>
          <w:szCs w:val="18"/>
        </w:rPr>
        <w:t>등은</w:t>
      </w:r>
      <w:r w:rsidRPr="00124595">
        <w:rPr>
          <w:rFonts w:ascii="Noto Sans CJK KR Regular" w:eastAsia="Noto Sans CJK KR Regular" w:hAnsi="Noto Sans CJK KR Regular"/>
          <w:sz w:val="18"/>
          <w:szCs w:val="18"/>
        </w:rPr>
        <w:t xml:space="preserve"> </w:t>
      </w:r>
      <w:r w:rsidR="00774275" w:rsidRPr="00124595">
        <w:rPr>
          <w:rFonts w:ascii="Noto Sans CJK KR Regular" w:eastAsia="Noto Sans CJK KR Regular" w:hAnsi="Noto Sans CJK KR Regular"/>
          <w:sz w:val="18"/>
          <w:szCs w:val="18"/>
        </w:rPr>
        <w:t>"</w:t>
      </w:r>
      <w:r w:rsidR="00B45160"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>(주)</w:t>
      </w:r>
      <w:proofErr w:type="spellStart"/>
      <w:r w:rsidRPr="00124595">
        <w:rPr>
          <w:rFonts w:ascii="Noto Sans CJK KR Regular" w:eastAsia="Noto Sans CJK KR Regular" w:hAnsi="Noto Sans CJK KR Regular" w:cs="Arial Unicode MS" w:hint="eastAsia"/>
          <w:sz w:val="18"/>
          <w:szCs w:val="18"/>
        </w:rPr>
        <w:t>일룸</w:t>
      </w:r>
      <w:r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>-DESKER</w:t>
      </w:r>
      <w:r w:rsidR="00774275"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>"</w:t>
      </w:r>
      <w:r w:rsidRPr="00124595">
        <w:rPr>
          <w:rFonts w:ascii="Noto Sans CJK KR Regular" w:eastAsia="Noto Sans CJK KR Regular" w:hAnsi="Noto Sans CJK KR Regular" w:cs="Arial Unicode MS" w:hint="eastAsia"/>
          <w:sz w:val="18"/>
          <w:szCs w:val="18"/>
        </w:rPr>
        <w:t>의</w:t>
      </w:r>
      <w:proofErr w:type="spellEnd"/>
      <w:r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 xml:space="preserve"> </w:t>
      </w:r>
      <w:r w:rsidRPr="00124595">
        <w:rPr>
          <w:rFonts w:ascii="Noto Sans CJK KR Regular" w:eastAsia="Noto Sans CJK KR Regular" w:hAnsi="Noto Sans CJK KR Regular" w:cs="Arial Unicode MS" w:hint="eastAsia"/>
          <w:sz w:val="18"/>
          <w:szCs w:val="18"/>
        </w:rPr>
        <w:t>전산주문시스템</w:t>
      </w:r>
      <w:r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>(</w:t>
      </w:r>
      <w:proofErr w:type="spellStart"/>
      <w:r w:rsidRPr="00124595">
        <w:rPr>
          <w:rFonts w:ascii="Noto Sans CJK KR Regular" w:eastAsia="Noto Sans CJK KR Regular" w:hAnsi="Noto Sans CJK KR Regular" w:cs="Arial Unicode MS" w:hint="eastAsia"/>
          <w:sz w:val="18"/>
          <w:szCs w:val="18"/>
        </w:rPr>
        <w:t>커넥트</w:t>
      </w:r>
      <w:proofErr w:type="spellEnd"/>
      <w:r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 xml:space="preserve"> </w:t>
      </w:r>
      <w:r w:rsidRPr="00124595">
        <w:rPr>
          <w:rFonts w:ascii="Noto Sans CJK KR Regular" w:eastAsia="Noto Sans CJK KR Regular" w:hAnsi="Noto Sans CJK KR Regular" w:cs="Arial Unicode MS" w:hint="eastAsia"/>
          <w:sz w:val="18"/>
          <w:szCs w:val="18"/>
        </w:rPr>
        <w:t>플러스</w:t>
      </w:r>
      <w:r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>)</w:t>
      </w:r>
      <w:r w:rsidRPr="00124595">
        <w:rPr>
          <w:rFonts w:ascii="Noto Sans CJK KR Regular" w:eastAsia="Noto Sans CJK KR Regular" w:hAnsi="Noto Sans CJK KR Regular" w:cs="Arial Unicode MS" w:hint="eastAsia"/>
          <w:sz w:val="18"/>
          <w:szCs w:val="18"/>
        </w:rPr>
        <w:t>을</w:t>
      </w:r>
      <w:r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 xml:space="preserve"> </w:t>
      </w:r>
      <w:r w:rsidRPr="00124595">
        <w:rPr>
          <w:rFonts w:ascii="Noto Sans CJK KR Regular" w:eastAsia="Noto Sans CJK KR Regular" w:hAnsi="Noto Sans CJK KR Regular" w:cs="Arial Unicode MS" w:hint="eastAsia"/>
          <w:sz w:val="18"/>
          <w:szCs w:val="18"/>
        </w:rPr>
        <w:t>통하여</w:t>
      </w:r>
      <w:r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 xml:space="preserve"> </w:t>
      </w:r>
      <w:r w:rsidRPr="00124595">
        <w:rPr>
          <w:rFonts w:ascii="Noto Sans CJK KR Regular" w:eastAsia="Noto Sans CJK KR Regular" w:hAnsi="Noto Sans CJK KR Regular" w:cs="Arial Unicode MS" w:hint="eastAsia"/>
          <w:sz w:val="18"/>
          <w:szCs w:val="18"/>
        </w:rPr>
        <w:t>적정한</w:t>
      </w:r>
      <w:r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 xml:space="preserve"> </w:t>
      </w:r>
      <w:r w:rsidRPr="00124595">
        <w:rPr>
          <w:rFonts w:ascii="Noto Sans CJK KR Regular" w:eastAsia="Noto Sans CJK KR Regular" w:hAnsi="Noto Sans CJK KR Regular" w:cs="Arial Unicode MS" w:hint="eastAsia"/>
          <w:sz w:val="18"/>
          <w:szCs w:val="18"/>
        </w:rPr>
        <w:t>방식으로</w:t>
      </w:r>
      <w:r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 xml:space="preserve"> </w:t>
      </w:r>
      <w:r w:rsidRPr="00124595">
        <w:rPr>
          <w:rFonts w:ascii="Noto Sans CJK KR Regular" w:eastAsia="Noto Sans CJK KR Regular" w:hAnsi="Noto Sans CJK KR Regular" w:cs="Arial Unicode MS" w:hint="eastAsia"/>
          <w:sz w:val="18"/>
          <w:szCs w:val="18"/>
        </w:rPr>
        <w:t>이루어져야</w:t>
      </w:r>
      <w:r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 xml:space="preserve"> </w:t>
      </w:r>
      <w:r w:rsidRPr="00124595">
        <w:rPr>
          <w:rFonts w:ascii="Noto Sans CJK KR Regular" w:eastAsia="Noto Sans CJK KR Regular" w:hAnsi="Noto Sans CJK KR Regular" w:cs="Arial Unicode MS" w:hint="eastAsia"/>
          <w:sz w:val="18"/>
          <w:szCs w:val="18"/>
        </w:rPr>
        <w:t>하며</w:t>
      </w:r>
      <w:r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 xml:space="preserve">, </w:t>
      </w:r>
      <w:r w:rsidR="00774275"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>"</w:t>
      </w:r>
      <w:r w:rsidR="00B45160"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>(주)</w:t>
      </w:r>
      <w:proofErr w:type="spellStart"/>
      <w:r w:rsidRPr="00124595">
        <w:rPr>
          <w:rFonts w:ascii="Noto Sans CJK KR Regular" w:eastAsia="Noto Sans CJK KR Regular" w:hAnsi="Noto Sans CJK KR Regular" w:cs="Arial Unicode MS" w:hint="eastAsia"/>
          <w:sz w:val="18"/>
          <w:szCs w:val="18"/>
        </w:rPr>
        <w:t>일룸</w:t>
      </w:r>
      <w:r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>-DESKER</w:t>
      </w:r>
      <w:r w:rsidR="00774275"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>"</w:t>
      </w:r>
      <w:r w:rsidRPr="00124595">
        <w:rPr>
          <w:rFonts w:ascii="Noto Sans CJK KR Regular" w:eastAsia="Noto Sans CJK KR Regular" w:hAnsi="Noto Sans CJK KR Regular" w:cs="Arial Unicode MS" w:hint="eastAsia"/>
          <w:sz w:val="18"/>
          <w:szCs w:val="18"/>
        </w:rPr>
        <w:t>는</w:t>
      </w:r>
      <w:proofErr w:type="spellEnd"/>
      <w:r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 xml:space="preserve"> </w:t>
      </w:r>
      <w:r w:rsidRPr="00124595">
        <w:rPr>
          <w:rFonts w:ascii="Noto Sans CJK KR Regular" w:eastAsia="Noto Sans CJK KR Regular" w:hAnsi="Noto Sans CJK KR Regular" w:cs="Arial Unicode MS" w:hint="eastAsia"/>
          <w:sz w:val="18"/>
          <w:szCs w:val="18"/>
        </w:rPr>
        <w:t>합리적</w:t>
      </w:r>
      <w:r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 xml:space="preserve"> </w:t>
      </w:r>
      <w:r w:rsidRPr="00124595">
        <w:rPr>
          <w:rFonts w:ascii="Noto Sans CJK KR Regular" w:eastAsia="Noto Sans CJK KR Regular" w:hAnsi="Noto Sans CJK KR Regular" w:cs="Arial Unicode MS" w:hint="eastAsia"/>
          <w:sz w:val="18"/>
          <w:szCs w:val="18"/>
        </w:rPr>
        <w:t>사유</w:t>
      </w:r>
      <w:r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 xml:space="preserve"> </w:t>
      </w:r>
      <w:r w:rsidRPr="00124595">
        <w:rPr>
          <w:rFonts w:ascii="Noto Sans CJK KR Regular" w:eastAsia="Noto Sans CJK KR Regular" w:hAnsi="Noto Sans CJK KR Regular" w:cs="Arial Unicode MS" w:hint="eastAsia"/>
          <w:sz w:val="18"/>
          <w:szCs w:val="18"/>
        </w:rPr>
        <w:t>없이</w:t>
      </w:r>
      <w:r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 xml:space="preserve"> </w:t>
      </w:r>
      <w:r w:rsidRPr="00124595">
        <w:rPr>
          <w:rFonts w:ascii="Noto Sans CJK KR Regular" w:eastAsia="Noto Sans CJK KR Regular" w:hAnsi="Noto Sans CJK KR Regular" w:cs="Arial Unicode MS" w:hint="eastAsia"/>
          <w:sz w:val="18"/>
          <w:szCs w:val="18"/>
        </w:rPr>
        <w:t>일방적으로</w:t>
      </w:r>
      <w:r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 xml:space="preserve"> </w:t>
      </w:r>
      <w:r w:rsidRPr="00124595">
        <w:rPr>
          <w:rFonts w:ascii="Noto Sans CJK KR Regular" w:eastAsia="Noto Sans CJK KR Regular" w:hAnsi="Noto Sans CJK KR Regular" w:cs="Arial Unicode MS" w:hint="eastAsia"/>
          <w:sz w:val="18"/>
          <w:szCs w:val="18"/>
        </w:rPr>
        <w:t>주문을</w:t>
      </w:r>
      <w:r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 xml:space="preserve"> </w:t>
      </w:r>
      <w:r w:rsidRPr="00124595">
        <w:rPr>
          <w:rFonts w:ascii="Noto Sans CJK KR Regular" w:eastAsia="Noto Sans CJK KR Regular" w:hAnsi="Noto Sans CJK KR Regular" w:cs="Arial Unicode MS" w:hint="eastAsia"/>
          <w:sz w:val="18"/>
          <w:szCs w:val="18"/>
        </w:rPr>
        <w:t>수정하거나</w:t>
      </w:r>
      <w:r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 xml:space="preserve"> “</w:t>
      </w:r>
      <w:r w:rsidR="00FE5954"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>DESKER MATE</w:t>
      </w:r>
      <w:r w:rsidRPr="00124595">
        <w:rPr>
          <w:rFonts w:ascii="Noto Sans CJK KR Regular" w:eastAsia="Noto Sans CJK KR Regular" w:hAnsi="Noto Sans CJK KR Regular" w:cs="Arial Unicode MS" w:hint="eastAsia"/>
          <w:sz w:val="18"/>
          <w:szCs w:val="18"/>
        </w:rPr>
        <w:t>”에</w:t>
      </w:r>
      <w:r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 xml:space="preserve"> </w:t>
      </w:r>
      <w:r w:rsidRPr="00124595">
        <w:rPr>
          <w:rFonts w:ascii="Noto Sans CJK KR Regular" w:eastAsia="Noto Sans CJK KR Regular" w:hAnsi="Noto Sans CJK KR Regular" w:cs="Arial Unicode MS" w:hint="eastAsia"/>
          <w:sz w:val="18"/>
          <w:szCs w:val="18"/>
        </w:rPr>
        <w:t>대한</w:t>
      </w:r>
      <w:r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 xml:space="preserve"> </w:t>
      </w:r>
      <w:r w:rsidRPr="00124595">
        <w:rPr>
          <w:rFonts w:ascii="Noto Sans CJK KR Regular" w:eastAsia="Noto Sans CJK KR Regular" w:hAnsi="Noto Sans CJK KR Regular" w:cs="Arial Unicode MS" w:hint="eastAsia"/>
          <w:sz w:val="18"/>
          <w:szCs w:val="18"/>
        </w:rPr>
        <w:t>부당한</w:t>
      </w:r>
      <w:r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 xml:space="preserve"> </w:t>
      </w:r>
      <w:r w:rsidRPr="00124595">
        <w:rPr>
          <w:rFonts w:ascii="Noto Sans CJK KR Regular" w:eastAsia="Noto Sans CJK KR Regular" w:hAnsi="Noto Sans CJK KR Regular" w:cs="Arial Unicode MS" w:hint="eastAsia"/>
          <w:sz w:val="18"/>
          <w:szCs w:val="18"/>
        </w:rPr>
        <w:t>수정</w:t>
      </w:r>
      <w:r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 xml:space="preserve"> </w:t>
      </w:r>
      <w:r w:rsidRPr="00124595">
        <w:rPr>
          <w:rFonts w:ascii="Noto Sans CJK KR Regular" w:eastAsia="Noto Sans CJK KR Regular" w:hAnsi="Noto Sans CJK KR Regular" w:cs="Arial Unicode MS" w:hint="eastAsia"/>
          <w:sz w:val="18"/>
          <w:szCs w:val="18"/>
        </w:rPr>
        <w:t>요구를</w:t>
      </w:r>
      <w:r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 xml:space="preserve"> </w:t>
      </w:r>
      <w:r w:rsidRPr="00124595">
        <w:rPr>
          <w:rFonts w:ascii="Noto Sans CJK KR Regular" w:eastAsia="Noto Sans CJK KR Regular" w:hAnsi="Noto Sans CJK KR Regular" w:cs="Arial Unicode MS" w:hint="eastAsia"/>
          <w:sz w:val="18"/>
          <w:szCs w:val="18"/>
        </w:rPr>
        <w:t>하지</w:t>
      </w:r>
      <w:r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 xml:space="preserve"> </w:t>
      </w:r>
      <w:r w:rsidR="00755342" w:rsidRPr="00124595">
        <w:rPr>
          <w:rFonts w:ascii="Noto Sans CJK KR Regular" w:eastAsia="Noto Sans CJK KR Regular" w:hAnsi="Noto Sans CJK KR Regular" w:cs="Arial Unicode MS" w:hint="eastAsia"/>
          <w:sz w:val="18"/>
          <w:szCs w:val="18"/>
        </w:rPr>
        <w:t>않습니</w:t>
      </w:r>
      <w:r w:rsidRPr="00124595">
        <w:rPr>
          <w:rFonts w:ascii="Noto Sans CJK KR Regular" w:eastAsia="Noto Sans CJK KR Regular" w:hAnsi="Noto Sans CJK KR Regular" w:cs="Arial Unicode MS" w:hint="eastAsia"/>
          <w:sz w:val="18"/>
          <w:szCs w:val="18"/>
        </w:rPr>
        <w:t>다</w:t>
      </w:r>
      <w:r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 xml:space="preserve">. </w:t>
      </w:r>
      <w:r w:rsidR="00774275"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>"(</w:t>
      </w:r>
      <w:r w:rsidR="00774275" w:rsidRPr="00124595">
        <w:rPr>
          <w:rFonts w:ascii="Noto Sans CJK KR Regular" w:eastAsia="Noto Sans CJK KR Regular" w:hAnsi="Noto Sans CJK KR Regular" w:cs="Arial Unicode MS" w:hint="eastAsia"/>
          <w:sz w:val="18"/>
          <w:szCs w:val="18"/>
        </w:rPr>
        <w:t>주</w:t>
      </w:r>
      <w:r w:rsidR="00774275"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>)</w:t>
      </w:r>
      <w:proofErr w:type="spellStart"/>
      <w:r w:rsidR="001C7215" w:rsidRPr="00124595">
        <w:rPr>
          <w:rFonts w:ascii="Noto Sans CJK KR Regular" w:eastAsia="Noto Sans CJK KR Regular" w:hAnsi="Noto Sans CJK KR Regular"/>
          <w:sz w:val="18"/>
          <w:szCs w:val="18"/>
        </w:rPr>
        <w:t>일룸-DESKER</w:t>
      </w:r>
      <w:r w:rsidR="00774275" w:rsidRPr="00124595">
        <w:rPr>
          <w:rFonts w:ascii="Noto Sans CJK KR Regular" w:eastAsia="Noto Sans CJK KR Regular" w:hAnsi="Noto Sans CJK KR Regular"/>
          <w:sz w:val="18"/>
          <w:szCs w:val="18"/>
        </w:rPr>
        <w:t>"</w:t>
      </w:r>
      <w:r w:rsidR="00484D36" w:rsidRPr="00124595">
        <w:rPr>
          <w:rFonts w:ascii="Noto Sans CJK KR Regular" w:eastAsia="Noto Sans CJK KR Regular" w:hAnsi="Noto Sans CJK KR Regular"/>
          <w:sz w:val="18"/>
          <w:szCs w:val="18"/>
        </w:rPr>
        <w:t>는</w:t>
      </w:r>
      <w:proofErr w:type="spellEnd"/>
      <w:r w:rsidR="00484D36" w:rsidRPr="00124595">
        <w:rPr>
          <w:rFonts w:ascii="Noto Sans CJK KR Regular" w:eastAsia="Noto Sans CJK KR Regular" w:hAnsi="Noto Sans CJK KR Regular"/>
          <w:sz w:val="18"/>
          <w:szCs w:val="18"/>
        </w:rPr>
        <w:t xml:space="preserve"> </w:t>
      </w:r>
      <w:r w:rsidR="00774275" w:rsidRPr="00124595">
        <w:rPr>
          <w:rFonts w:ascii="Noto Sans CJK KR Regular" w:eastAsia="Noto Sans CJK KR Regular" w:hAnsi="Noto Sans CJK KR Regular"/>
          <w:sz w:val="18"/>
          <w:szCs w:val="18"/>
        </w:rPr>
        <w:t>"</w:t>
      </w:r>
      <w:r w:rsidR="00AA0E15" w:rsidRPr="00124595">
        <w:rPr>
          <w:rFonts w:ascii="Noto Sans CJK KR Regular" w:eastAsia="Noto Sans CJK KR Regular" w:hAnsi="Noto Sans CJK KR Regular"/>
          <w:sz w:val="18"/>
          <w:szCs w:val="18"/>
        </w:rPr>
        <w:t xml:space="preserve">DESKER </w:t>
      </w:r>
      <w:proofErr w:type="spellStart"/>
      <w:r w:rsidR="00AA0E15" w:rsidRPr="00124595">
        <w:rPr>
          <w:rFonts w:ascii="Noto Sans CJK KR Regular" w:eastAsia="Noto Sans CJK KR Regular" w:hAnsi="Noto Sans CJK KR Regular"/>
          <w:sz w:val="18"/>
          <w:szCs w:val="18"/>
        </w:rPr>
        <w:t>MATE</w:t>
      </w:r>
      <w:r w:rsidR="00774275" w:rsidRPr="00124595">
        <w:rPr>
          <w:rFonts w:ascii="Noto Sans CJK KR Regular" w:eastAsia="Noto Sans CJK KR Regular" w:hAnsi="Noto Sans CJK KR Regular"/>
          <w:sz w:val="18"/>
          <w:szCs w:val="18"/>
        </w:rPr>
        <w:t>"</w:t>
      </w:r>
      <w:r w:rsidR="00484D36" w:rsidRPr="00124595">
        <w:rPr>
          <w:rFonts w:ascii="Noto Sans CJK KR Regular" w:eastAsia="Noto Sans CJK KR Regular" w:hAnsi="Noto Sans CJK KR Regular"/>
          <w:sz w:val="18"/>
          <w:szCs w:val="18"/>
        </w:rPr>
        <w:t>가</w:t>
      </w:r>
      <w:proofErr w:type="spellEnd"/>
      <w:r w:rsidR="00484D36" w:rsidRPr="00124595">
        <w:rPr>
          <w:rFonts w:ascii="Noto Sans CJK KR Regular" w:eastAsia="Noto Sans CJK KR Regular" w:hAnsi="Noto Sans CJK KR Regular"/>
          <w:sz w:val="18"/>
          <w:szCs w:val="18"/>
        </w:rPr>
        <w:t xml:space="preserve"> 주문한 상품을 </w:t>
      </w:r>
      <w:r w:rsidR="00774275" w:rsidRPr="00124595">
        <w:rPr>
          <w:rFonts w:ascii="Noto Sans CJK KR Regular" w:eastAsia="Noto Sans CJK KR Regular" w:hAnsi="Noto Sans CJK KR Regular"/>
          <w:sz w:val="18"/>
          <w:szCs w:val="18"/>
        </w:rPr>
        <w:t>"</w:t>
      </w:r>
      <w:r w:rsidR="00755342" w:rsidRPr="00124595">
        <w:rPr>
          <w:rFonts w:ascii="Noto Sans CJK KR Regular" w:eastAsia="Noto Sans CJK KR Regular" w:hAnsi="Noto Sans CJK KR Regular"/>
          <w:sz w:val="18"/>
          <w:szCs w:val="18"/>
        </w:rPr>
        <w:t>DESKER MATE</w:t>
      </w:r>
      <w:r w:rsidR="00774275" w:rsidRPr="00124595">
        <w:rPr>
          <w:rFonts w:ascii="Noto Sans CJK KR Regular" w:eastAsia="Noto Sans CJK KR Regular" w:hAnsi="Noto Sans CJK KR Regular"/>
          <w:sz w:val="18"/>
          <w:szCs w:val="18"/>
        </w:rPr>
        <w:t>"</w:t>
      </w:r>
      <w:r w:rsidR="00755342" w:rsidRPr="00124595">
        <w:rPr>
          <w:rFonts w:ascii="Noto Sans CJK KR Regular" w:eastAsia="Noto Sans CJK KR Regular" w:hAnsi="Noto Sans CJK KR Regular"/>
          <w:sz w:val="18"/>
          <w:szCs w:val="18"/>
        </w:rPr>
        <w:t>가 작성한 견적서에 기재되어 있는 장소</w:t>
      </w:r>
      <w:r w:rsidR="00484D36" w:rsidRPr="00124595">
        <w:rPr>
          <w:rFonts w:ascii="Noto Sans CJK KR Regular" w:eastAsia="Noto Sans CJK KR Regular" w:hAnsi="Noto Sans CJK KR Regular" w:hint="eastAsia"/>
          <w:sz w:val="18"/>
          <w:szCs w:val="18"/>
        </w:rPr>
        <w:t>로</w:t>
      </w:r>
      <w:r w:rsidR="00484D36" w:rsidRPr="00124595">
        <w:rPr>
          <w:rFonts w:ascii="Noto Sans CJK KR Regular" w:eastAsia="Noto Sans CJK KR Regular" w:hAnsi="Noto Sans CJK KR Regular"/>
          <w:sz w:val="18"/>
          <w:szCs w:val="18"/>
        </w:rPr>
        <w:t xml:space="preserve"> 운송</w:t>
      </w:r>
      <w:r w:rsidR="00755342" w:rsidRPr="00124595">
        <w:rPr>
          <w:rFonts w:ascii="Noto Sans CJK KR Regular" w:eastAsia="Noto Sans CJK KR Regular" w:hAnsi="Noto Sans CJK KR Regular" w:hint="eastAsia"/>
          <w:sz w:val="18"/>
          <w:szCs w:val="18"/>
        </w:rPr>
        <w:t>합니</w:t>
      </w:r>
      <w:r w:rsidR="00484D36" w:rsidRPr="00124595">
        <w:rPr>
          <w:rFonts w:ascii="Noto Sans CJK KR Regular" w:eastAsia="Noto Sans CJK KR Regular" w:hAnsi="Noto Sans CJK KR Regular"/>
          <w:sz w:val="18"/>
          <w:szCs w:val="18"/>
        </w:rPr>
        <w:t xml:space="preserve">다. 다만, 상품의 긴급한 수요나 영업상 필요시에는 </w:t>
      </w:r>
      <w:proofErr w:type="spellStart"/>
      <w:r w:rsidR="00484D36" w:rsidRPr="00124595">
        <w:rPr>
          <w:rFonts w:ascii="Noto Sans CJK KR Regular" w:eastAsia="Noto Sans CJK KR Regular" w:hAnsi="Noto Sans CJK KR Regular"/>
          <w:sz w:val="18"/>
          <w:szCs w:val="18"/>
        </w:rPr>
        <w:t>납품장소</w:t>
      </w:r>
      <w:r w:rsidR="00484D36" w:rsidRPr="00124595">
        <w:rPr>
          <w:rFonts w:ascii="Noto Sans CJK KR Regular" w:eastAsia="Noto Sans CJK KR Regular" w:hAnsi="Noto Sans CJK KR Regular" w:cs="MS Gothic"/>
          <w:sz w:val="18"/>
          <w:szCs w:val="18"/>
        </w:rPr>
        <w:t>・</w:t>
      </w:r>
      <w:r w:rsidR="00484D36" w:rsidRPr="00124595">
        <w:rPr>
          <w:rFonts w:ascii="Noto Sans CJK KR Regular" w:eastAsia="Noto Sans CJK KR Regular" w:hAnsi="Noto Sans CJK KR Regular" w:cs="맑은 고딕" w:hint="eastAsia"/>
          <w:sz w:val="18"/>
          <w:szCs w:val="18"/>
        </w:rPr>
        <w:t>기일</w:t>
      </w:r>
      <w:r w:rsidR="00484D36" w:rsidRPr="00124595">
        <w:rPr>
          <w:rFonts w:ascii="Noto Sans CJK KR Regular" w:eastAsia="Noto Sans CJK KR Regular" w:hAnsi="Noto Sans CJK KR Regular" w:cs="MS Gothic"/>
          <w:sz w:val="18"/>
          <w:szCs w:val="18"/>
        </w:rPr>
        <w:t>・</w:t>
      </w:r>
      <w:r w:rsidR="00484D36" w:rsidRPr="00124595">
        <w:rPr>
          <w:rFonts w:ascii="Noto Sans CJK KR Regular" w:eastAsia="Noto Sans CJK KR Regular" w:hAnsi="Noto Sans CJK KR Regular" w:cs="맑은 고딕" w:hint="eastAsia"/>
          <w:sz w:val="18"/>
          <w:szCs w:val="18"/>
        </w:rPr>
        <w:t>배송</w:t>
      </w:r>
      <w:proofErr w:type="spellEnd"/>
      <w:r w:rsidR="00484D36" w:rsidRPr="00124595">
        <w:rPr>
          <w:rFonts w:ascii="Noto Sans CJK KR Regular" w:eastAsia="Noto Sans CJK KR Regular" w:hAnsi="Noto Sans CJK KR Regular"/>
          <w:sz w:val="18"/>
          <w:szCs w:val="18"/>
        </w:rPr>
        <w:t xml:space="preserve"> 비용 부담 등에 관하여는 상호 합의하에 이를 변경할 수 있</w:t>
      </w:r>
      <w:r w:rsidR="00755342" w:rsidRPr="00124595">
        <w:rPr>
          <w:rFonts w:ascii="Noto Sans CJK KR Regular" w:eastAsia="Noto Sans CJK KR Regular" w:hAnsi="Noto Sans CJK KR Regular" w:hint="eastAsia"/>
          <w:sz w:val="18"/>
          <w:szCs w:val="18"/>
        </w:rPr>
        <w:t>습니다</w:t>
      </w:r>
      <w:r w:rsidR="00484D36" w:rsidRPr="00124595">
        <w:rPr>
          <w:rFonts w:ascii="Noto Sans CJK KR Regular" w:eastAsia="Noto Sans CJK KR Regular" w:hAnsi="Noto Sans CJK KR Regular"/>
          <w:sz w:val="18"/>
          <w:szCs w:val="18"/>
        </w:rPr>
        <w:t xml:space="preserve">. </w:t>
      </w:r>
    </w:p>
    <w:p w14:paraId="4751EE6E" w14:textId="49543748" w:rsidR="00484D36" w:rsidRPr="00124595" w:rsidRDefault="00774275" w:rsidP="003529E4">
      <w:pPr>
        <w:pStyle w:val="ab"/>
        <w:numPr>
          <w:ilvl w:val="0"/>
          <w:numId w:val="9"/>
        </w:numPr>
        <w:ind w:leftChars="0" w:hanging="403"/>
        <w:rPr>
          <w:rFonts w:ascii="Noto Sans CJK KR Regular" w:eastAsia="Noto Sans CJK KR Regular" w:hAnsi="Noto Sans CJK KR Regular"/>
          <w:sz w:val="18"/>
          <w:szCs w:val="18"/>
        </w:rPr>
      </w:pPr>
      <w:r w:rsidRPr="00124595">
        <w:rPr>
          <w:rFonts w:ascii="Noto Sans CJK KR Regular" w:eastAsia="Noto Sans CJK KR Regular" w:hAnsi="Noto Sans CJK KR Regular"/>
          <w:sz w:val="18"/>
          <w:szCs w:val="18"/>
        </w:rPr>
        <w:t>"(</w:t>
      </w:r>
      <w:r w:rsidRPr="00124595">
        <w:rPr>
          <w:rFonts w:ascii="Noto Sans CJK KR Regular" w:eastAsia="Noto Sans CJK KR Regular" w:hAnsi="Noto Sans CJK KR Regular" w:hint="eastAsia"/>
          <w:sz w:val="18"/>
          <w:szCs w:val="18"/>
        </w:rPr>
        <w:t>주</w:t>
      </w:r>
      <w:r w:rsidRPr="00124595">
        <w:rPr>
          <w:rFonts w:ascii="Noto Sans CJK KR Regular" w:eastAsia="Noto Sans CJK KR Regular" w:hAnsi="Noto Sans CJK KR Regular"/>
          <w:sz w:val="18"/>
          <w:szCs w:val="18"/>
        </w:rPr>
        <w:t>)</w:t>
      </w:r>
      <w:proofErr w:type="spellStart"/>
      <w:r w:rsidR="001C7215" w:rsidRPr="00124595">
        <w:rPr>
          <w:rFonts w:ascii="Noto Sans CJK KR Regular" w:eastAsia="Noto Sans CJK KR Regular" w:hAnsi="Noto Sans CJK KR Regular"/>
          <w:sz w:val="18"/>
          <w:szCs w:val="18"/>
        </w:rPr>
        <w:t>일룸-DESKER</w:t>
      </w:r>
      <w:r w:rsidRPr="00124595">
        <w:rPr>
          <w:rFonts w:ascii="Noto Sans CJK KR Regular" w:eastAsia="Noto Sans CJK KR Regular" w:hAnsi="Noto Sans CJK KR Regular"/>
          <w:sz w:val="18"/>
          <w:szCs w:val="18"/>
        </w:rPr>
        <w:t>"</w:t>
      </w:r>
      <w:r w:rsidR="00484D36" w:rsidRPr="00124595">
        <w:rPr>
          <w:rFonts w:ascii="Noto Sans CJK KR Regular" w:eastAsia="Noto Sans CJK KR Regular" w:hAnsi="Noto Sans CJK KR Regular" w:hint="eastAsia"/>
          <w:sz w:val="18"/>
          <w:szCs w:val="18"/>
        </w:rPr>
        <w:t>가</w:t>
      </w:r>
      <w:proofErr w:type="spellEnd"/>
      <w:r w:rsidR="00484D36" w:rsidRPr="00124595">
        <w:rPr>
          <w:rFonts w:ascii="Noto Sans CJK KR Regular" w:eastAsia="Noto Sans CJK KR Regular" w:hAnsi="Noto Sans CJK KR Regular"/>
          <w:sz w:val="18"/>
          <w:szCs w:val="18"/>
        </w:rPr>
        <w:t xml:space="preserve"> </w:t>
      </w:r>
      <w:r w:rsidRPr="00124595">
        <w:rPr>
          <w:rFonts w:ascii="Noto Sans CJK KR Regular" w:eastAsia="Noto Sans CJK KR Regular" w:hAnsi="Noto Sans CJK KR Regular"/>
          <w:sz w:val="18"/>
          <w:szCs w:val="18"/>
        </w:rPr>
        <w:t>"</w:t>
      </w:r>
      <w:r w:rsidR="00AA0E15" w:rsidRPr="00124595">
        <w:rPr>
          <w:rFonts w:ascii="Noto Sans CJK KR Regular" w:eastAsia="Noto Sans CJK KR Regular" w:hAnsi="Noto Sans CJK KR Regular"/>
          <w:sz w:val="18"/>
          <w:szCs w:val="18"/>
        </w:rPr>
        <w:t xml:space="preserve">DESKER </w:t>
      </w:r>
      <w:proofErr w:type="spellStart"/>
      <w:r w:rsidR="00AA0E15" w:rsidRPr="00124595">
        <w:rPr>
          <w:rFonts w:ascii="Noto Sans CJK KR Regular" w:eastAsia="Noto Sans CJK KR Regular" w:hAnsi="Noto Sans CJK KR Regular"/>
          <w:sz w:val="18"/>
          <w:szCs w:val="18"/>
        </w:rPr>
        <w:t>MATE</w:t>
      </w:r>
      <w:r w:rsidRPr="00124595">
        <w:rPr>
          <w:rFonts w:ascii="Noto Sans CJK KR Regular" w:eastAsia="Noto Sans CJK KR Regular" w:hAnsi="Noto Sans CJK KR Regular"/>
          <w:sz w:val="18"/>
          <w:szCs w:val="18"/>
        </w:rPr>
        <w:t>"</w:t>
      </w:r>
      <w:r w:rsidR="00484D36" w:rsidRPr="00124595">
        <w:rPr>
          <w:rFonts w:ascii="Noto Sans CJK KR Regular" w:eastAsia="Noto Sans CJK KR Regular" w:hAnsi="Noto Sans CJK KR Regular"/>
          <w:sz w:val="18"/>
          <w:szCs w:val="18"/>
        </w:rPr>
        <w:t>에게</w:t>
      </w:r>
      <w:proofErr w:type="spellEnd"/>
      <w:r w:rsidR="00484D36" w:rsidRPr="00124595">
        <w:rPr>
          <w:rFonts w:ascii="Noto Sans CJK KR Regular" w:eastAsia="Noto Sans CJK KR Regular" w:hAnsi="Noto Sans CJK KR Regular"/>
          <w:sz w:val="18"/>
          <w:szCs w:val="18"/>
        </w:rPr>
        <w:t xml:space="preserve"> 납품하는 상품의 </w:t>
      </w:r>
      <w:proofErr w:type="spellStart"/>
      <w:r w:rsidR="00484D36" w:rsidRPr="00124595">
        <w:rPr>
          <w:rFonts w:ascii="Noto Sans CJK KR Regular" w:eastAsia="Noto Sans CJK KR Regular" w:hAnsi="Noto Sans CJK KR Regular"/>
          <w:sz w:val="18"/>
          <w:szCs w:val="18"/>
        </w:rPr>
        <w:t>종류</w:t>
      </w:r>
      <w:r w:rsidR="00484D36" w:rsidRPr="00124595">
        <w:rPr>
          <w:rFonts w:ascii="Noto Sans CJK KR Regular" w:eastAsia="Noto Sans CJK KR Regular" w:hAnsi="Noto Sans CJK KR Regular" w:hint="eastAsia"/>
          <w:sz w:val="18"/>
          <w:szCs w:val="18"/>
        </w:rPr>
        <w:t>・수량・가격・납품기일은</w:t>
      </w:r>
      <w:proofErr w:type="spellEnd"/>
      <w:r w:rsidR="00484D36" w:rsidRPr="00124595">
        <w:rPr>
          <w:rFonts w:ascii="Noto Sans CJK KR Regular" w:eastAsia="Noto Sans CJK KR Regular" w:hAnsi="Noto Sans CJK KR Regular"/>
          <w:sz w:val="18"/>
          <w:szCs w:val="18"/>
        </w:rPr>
        <w:t xml:space="preserve"> </w:t>
      </w:r>
      <w:proofErr w:type="spellStart"/>
      <w:r w:rsidR="00484D36" w:rsidRPr="00124595">
        <w:rPr>
          <w:rFonts w:ascii="Noto Sans CJK KR Regular" w:eastAsia="Noto Sans CJK KR Regular" w:hAnsi="Noto Sans CJK KR Regular" w:hint="eastAsia"/>
          <w:sz w:val="18"/>
          <w:szCs w:val="18"/>
        </w:rPr>
        <w:t>데스커</w:t>
      </w:r>
      <w:proofErr w:type="spellEnd"/>
      <w:r w:rsidR="00484D36" w:rsidRPr="00124595">
        <w:rPr>
          <w:rFonts w:ascii="Noto Sans CJK KR Regular" w:eastAsia="Noto Sans CJK KR Regular" w:hAnsi="Noto Sans CJK KR Regular"/>
          <w:sz w:val="18"/>
          <w:szCs w:val="18"/>
        </w:rPr>
        <w:t xml:space="preserve"> 공식 </w:t>
      </w:r>
      <w:r w:rsidR="00484D36" w:rsidRPr="00124595">
        <w:rPr>
          <w:rFonts w:ascii="Noto Sans CJK KR Regular" w:eastAsia="Noto Sans CJK KR Regular" w:hAnsi="Noto Sans CJK KR Regular" w:hint="eastAsia"/>
          <w:sz w:val="18"/>
          <w:szCs w:val="18"/>
        </w:rPr>
        <w:t>홈페이지</w:t>
      </w:r>
      <w:r w:rsidR="0074234C" w:rsidRPr="00124595">
        <w:rPr>
          <w:rFonts w:ascii="Noto Sans CJK KR Regular" w:eastAsia="Noto Sans CJK KR Regular" w:hAnsi="Noto Sans CJK KR Regular"/>
          <w:sz w:val="18"/>
          <w:szCs w:val="18"/>
        </w:rPr>
        <w:t xml:space="preserve"> [홈페이지 </w:t>
      </w:r>
      <w:proofErr w:type="gramStart"/>
      <w:r w:rsidR="0074234C" w:rsidRPr="00124595">
        <w:rPr>
          <w:rFonts w:ascii="Noto Sans CJK KR Regular" w:eastAsia="Noto Sans CJK KR Regular" w:hAnsi="Noto Sans CJK KR Regular" w:hint="eastAsia"/>
          <w:sz w:val="18"/>
          <w:szCs w:val="18"/>
        </w:rPr>
        <w:t>주소</w:t>
      </w:r>
      <w:r w:rsidR="0074234C" w:rsidRPr="00124595">
        <w:rPr>
          <w:rFonts w:ascii="Noto Sans CJK KR Regular" w:eastAsia="Noto Sans CJK KR Regular" w:hAnsi="Noto Sans CJK KR Regular"/>
          <w:sz w:val="18"/>
          <w:szCs w:val="18"/>
        </w:rPr>
        <w:t xml:space="preserve"> :</w:t>
      </w:r>
      <w:proofErr w:type="gramEnd"/>
      <w:r w:rsidR="0074234C" w:rsidRPr="00124595">
        <w:rPr>
          <w:rFonts w:ascii="Noto Sans CJK KR Regular" w:eastAsia="Noto Sans CJK KR Regular" w:hAnsi="Noto Sans CJK KR Regular"/>
          <w:sz w:val="18"/>
          <w:szCs w:val="18"/>
        </w:rPr>
        <w:t xml:space="preserve"> </w:t>
      </w:r>
      <w:r w:rsidR="00755342" w:rsidRPr="00124595">
        <w:rPr>
          <w:rFonts w:ascii="Noto Sans CJK KR Regular" w:eastAsia="Noto Sans CJK KR Regular" w:hAnsi="Noto Sans CJK KR Regular"/>
          <w:sz w:val="18"/>
          <w:szCs w:val="18"/>
        </w:rPr>
        <w:t>www.desker.co.kr</w:t>
      </w:r>
      <w:r w:rsidR="0074234C" w:rsidRPr="00124595">
        <w:rPr>
          <w:rFonts w:ascii="Noto Sans CJK KR Regular" w:eastAsia="Noto Sans CJK KR Regular" w:hAnsi="Noto Sans CJK KR Regular"/>
          <w:sz w:val="18"/>
          <w:szCs w:val="18"/>
        </w:rPr>
        <w:t xml:space="preserve"> ]</w:t>
      </w:r>
      <w:r w:rsidR="00484D36" w:rsidRPr="00124595">
        <w:rPr>
          <w:rFonts w:ascii="Noto Sans CJK KR Regular" w:eastAsia="Noto Sans CJK KR Regular" w:hAnsi="Noto Sans CJK KR Regular" w:hint="eastAsia"/>
          <w:sz w:val="18"/>
          <w:szCs w:val="18"/>
        </w:rPr>
        <w:t>에</w:t>
      </w:r>
      <w:r w:rsidR="00484D36" w:rsidRPr="00124595">
        <w:rPr>
          <w:rFonts w:ascii="Noto Sans CJK KR Regular" w:eastAsia="Noto Sans CJK KR Regular" w:hAnsi="Noto Sans CJK KR Regular"/>
          <w:sz w:val="18"/>
          <w:szCs w:val="18"/>
        </w:rPr>
        <w:t xml:space="preserve"> </w:t>
      </w:r>
      <w:r w:rsidR="00484D36" w:rsidRPr="00124595">
        <w:rPr>
          <w:rFonts w:ascii="Noto Sans CJK KR Regular" w:eastAsia="Noto Sans CJK KR Regular" w:hAnsi="Noto Sans CJK KR Regular" w:hint="eastAsia"/>
          <w:sz w:val="18"/>
          <w:szCs w:val="18"/>
        </w:rPr>
        <w:t>공지한</w:t>
      </w:r>
      <w:r w:rsidR="00484D36" w:rsidRPr="00124595">
        <w:rPr>
          <w:rFonts w:ascii="Noto Sans CJK KR Regular" w:eastAsia="Noto Sans CJK KR Regular" w:hAnsi="Noto Sans CJK KR Regular"/>
          <w:sz w:val="18"/>
          <w:szCs w:val="18"/>
        </w:rPr>
        <w:t xml:space="preserve"> </w:t>
      </w:r>
      <w:r w:rsidR="00484D36" w:rsidRPr="00124595">
        <w:rPr>
          <w:rFonts w:ascii="Noto Sans CJK KR Regular" w:eastAsia="Noto Sans CJK KR Regular" w:hAnsi="Noto Sans CJK KR Regular" w:hint="eastAsia"/>
          <w:sz w:val="18"/>
          <w:szCs w:val="18"/>
        </w:rPr>
        <w:t>바</w:t>
      </w:r>
      <w:r w:rsidR="00755342" w:rsidRPr="00124595">
        <w:rPr>
          <w:rFonts w:ascii="Noto Sans CJK KR Regular" w:eastAsia="Noto Sans CJK KR Regular" w:hAnsi="Noto Sans CJK KR Regular"/>
          <w:sz w:val="18"/>
          <w:szCs w:val="18"/>
        </w:rPr>
        <w:t xml:space="preserve"> 혹은 전산주문시스템(</w:t>
      </w:r>
      <w:proofErr w:type="spellStart"/>
      <w:r w:rsidR="00755342" w:rsidRPr="00124595">
        <w:rPr>
          <w:rFonts w:ascii="Noto Sans CJK KR Regular" w:eastAsia="Noto Sans CJK KR Regular" w:hAnsi="Noto Sans CJK KR Regular" w:hint="eastAsia"/>
          <w:sz w:val="18"/>
          <w:szCs w:val="18"/>
        </w:rPr>
        <w:t>커텍트플러스</w:t>
      </w:r>
      <w:proofErr w:type="spellEnd"/>
      <w:r w:rsidR="00755342" w:rsidRPr="00124595">
        <w:rPr>
          <w:rFonts w:ascii="Noto Sans CJK KR Regular" w:eastAsia="Noto Sans CJK KR Regular" w:hAnsi="Noto Sans CJK KR Regular"/>
          <w:sz w:val="18"/>
          <w:szCs w:val="18"/>
        </w:rPr>
        <w:t xml:space="preserve">) </w:t>
      </w:r>
      <w:r w:rsidR="00755342" w:rsidRPr="00124595">
        <w:rPr>
          <w:rFonts w:ascii="Noto Sans CJK KR Regular" w:eastAsia="Noto Sans CJK KR Regular" w:hAnsi="Noto Sans CJK KR Regular" w:hint="eastAsia"/>
          <w:sz w:val="18"/>
          <w:szCs w:val="18"/>
        </w:rPr>
        <w:t>에</w:t>
      </w:r>
      <w:r w:rsidR="00755342" w:rsidRPr="00124595">
        <w:rPr>
          <w:rFonts w:ascii="Noto Sans CJK KR Regular" w:eastAsia="Noto Sans CJK KR Regular" w:hAnsi="Noto Sans CJK KR Regular"/>
          <w:sz w:val="18"/>
          <w:szCs w:val="18"/>
        </w:rPr>
        <w:t xml:space="preserve"> </w:t>
      </w:r>
      <w:r w:rsidR="00755342" w:rsidRPr="00124595">
        <w:rPr>
          <w:rFonts w:ascii="Noto Sans CJK KR Regular" w:eastAsia="Noto Sans CJK KR Regular" w:hAnsi="Noto Sans CJK KR Regular" w:hint="eastAsia"/>
          <w:sz w:val="18"/>
          <w:szCs w:val="18"/>
        </w:rPr>
        <w:t>공지한</w:t>
      </w:r>
      <w:r w:rsidR="00755342" w:rsidRPr="00124595">
        <w:rPr>
          <w:rFonts w:ascii="Noto Sans CJK KR Regular" w:eastAsia="Noto Sans CJK KR Regular" w:hAnsi="Noto Sans CJK KR Regular"/>
          <w:sz w:val="18"/>
          <w:szCs w:val="18"/>
        </w:rPr>
        <w:t xml:space="preserve"> </w:t>
      </w:r>
      <w:r w:rsidR="00755342" w:rsidRPr="00124595">
        <w:rPr>
          <w:rFonts w:ascii="Noto Sans CJK KR Regular" w:eastAsia="Noto Sans CJK KR Regular" w:hAnsi="Noto Sans CJK KR Regular" w:hint="eastAsia"/>
          <w:sz w:val="18"/>
          <w:szCs w:val="18"/>
        </w:rPr>
        <w:t>내용과</w:t>
      </w:r>
      <w:r w:rsidR="00755342" w:rsidRPr="00124595">
        <w:rPr>
          <w:rFonts w:ascii="Noto Sans CJK KR Regular" w:eastAsia="Noto Sans CJK KR Regular" w:hAnsi="Noto Sans CJK KR Regular"/>
          <w:sz w:val="18"/>
          <w:szCs w:val="18"/>
        </w:rPr>
        <w:t xml:space="preserve"> </w:t>
      </w:r>
      <w:r w:rsidR="00755342" w:rsidRPr="00124595">
        <w:rPr>
          <w:rFonts w:ascii="Noto Sans CJK KR Regular" w:eastAsia="Noto Sans CJK KR Regular" w:hAnsi="Noto Sans CJK KR Regular" w:hint="eastAsia"/>
          <w:sz w:val="18"/>
          <w:szCs w:val="18"/>
        </w:rPr>
        <w:t>같습니다</w:t>
      </w:r>
      <w:r w:rsidR="00484D36" w:rsidRPr="00124595">
        <w:rPr>
          <w:rFonts w:ascii="Noto Sans CJK KR Regular" w:eastAsia="Noto Sans CJK KR Regular" w:hAnsi="Noto Sans CJK KR Regular"/>
          <w:sz w:val="18"/>
          <w:szCs w:val="18"/>
        </w:rPr>
        <w:t>.</w:t>
      </w:r>
    </w:p>
    <w:p w14:paraId="7C36DCF2" w14:textId="735CF3B9" w:rsidR="00484D36" w:rsidRPr="00124595" w:rsidRDefault="00774275" w:rsidP="003529E4">
      <w:pPr>
        <w:pStyle w:val="af"/>
        <w:numPr>
          <w:ilvl w:val="0"/>
          <w:numId w:val="9"/>
        </w:numPr>
        <w:wordWrap/>
        <w:spacing w:line="276" w:lineRule="auto"/>
        <w:ind w:right="100" w:hanging="403"/>
        <w:jc w:val="left"/>
        <w:rPr>
          <w:rFonts w:ascii="Noto Sans CJK KR Regular" w:eastAsia="Noto Sans CJK KR Regular" w:hAnsi="Noto Sans CJK KR Regular"/>
          <w:sz w:val="18"/>
          <w:szCs w:val="18"/>
        </w:rPr>
      </w:pPr>
      <w:r w:rsidRPr="00124595">
        <w:rPr>
          <w:rFonts w:ascii="Noto Sans CJK KR Regular" w:eastAsia="Noto Sans CJK KR Regular" w:hAnsi="Noto Sans CJK KR Regular"/>
          <w:sz w:val="18"/>
          <w:szCs w:val="18"/>
        </w:rPr>
        <w:t>"</w:t>
      </w:r>
      <w:r w:rsidR="00B45160" w:rsidRPr="00124595">
        <w:rPr>
          <w:rFonts w:ascii="Noto Sans CJK KR Regular" w:eastAsia="Noto Sans CJK KR Regular" w:hAnsi="Noto Sans CJK KR Regular"/>
          <w:sz w:val="18"/>
          <w:szCs w:val="18"/>
        </w:rPr>
        <w:t>(</w:t>
      </w:r>
      <w:r w:rsidR="00B45160" w:rsidRPr="00124595">
        <w:rPr>
          <w:rFonts w:ascii="Noto Sans CJK KR Regular" w:eastAsia="Noto Sans CJK KR Regular" w:hAnsi="Noto Sans CJK KR Regular" w:hint="eastAsia"/>
          <w:sz w:val="18"/>
          <w:szCs w:val="18"/>
        </w:rPr>
        <w:t>주</w:t>
      </w:r>
      <w:r w:rsidR="00B45160" w:rsidRPr="00124595">
        <w:rPr>
          <w:rFonts w:ascii="Noto Sans CJK KR Regular" w:eastAsia="Noto Sans CJK KR Regular" w:hAnsi="Noto Sans CJK KR Regular"/>
          <w:sz w:val="18"/>
          <w:szCs w:val="18"/>
        </w:rPr>
        <w:t>)</w:t>
      </w:r>
      <w:proofErr w:type="spellStart"/>
      <w:r w:rsidR="001C7215" w:rsidRPr="00124595">
        <w:rPr>
          <w:rFonts w:ascii="Noto Sans CJK KR Regular" w:eastAsia="Noto Sans CJK KR Regular" w:hAnsi="Noto Sans CJK KR Regular"/>
          <w:sz w:val="18"/>
          <w:szCs w:val="18"/>
        </w:rPr>
        <w:t>일룸-DESKER</w:t>
      </w:r>
      <w:r w:rsidRPr="00124595">
        <w:rPr>
          <w:rFonts w:ascii="Noto Sans CJK KR Regular" w:eastAsia="Noto Sans CJK KR Regular" w:hAnsi="Noto Sans CJK KR Regular"/>
          <w:sz w:val="18"/>
          <w:szCs w:val="18"/>
        </w:rPr>
        <w:t>"</w:t>
      </w:r>
      <w:r w:rsidR="00484D36" w:rsidRPr="00124595">
        <w:rPr>
          <w:rFonts w:ascii="Noto Sans CJK KR Regular" w:eastAsia="Noto Sans CJK KR Regular" w:hAnsi="Noto Sans CJK KR Regular"/>
          <w:sz w:val="18"/>
          <w:szCs w:val="18"/>
        </w:rPr>
        <w:t>는</w:t>
      </w:r>
      <w:proofErr w:type="spellEnd"/>
      <w:r w:rsidR="00484D36" w:rsidRPr="00124595">
        <w:rPr>
          <w:rFonts w:ascii="Noto Sans CJK KR Regular" w:eastAsia="Noto Sans CJK KR Regular" w:hAnsi="Noto Sans CJK KR Regular"/>
          <w:sz w:val="18"/>
          <w:szCs w:val="18"/>
        </w:rPr>
        <w:t xml:space="preserve"> 제1항 및 제2항에 따른 납품기일, 납품장소에 차질 없이 상품을 납품하여야 하며, 부득이한 사유로 제1항 및 2항에 따른 상품의 납품이 불가능한 </w:t>
      </w:r>
      <w:proofErr w:type="gramStart"/>
      <w:r w:rsidR="00484D36" w:rsidRPr="00124595">
        <w:rPr>
          <w:rFonts w:ascii="Noto Sans CJK KR Regular" w:eastAsia="Noto Sans CJK KR Regular" w:hAnsi="Noto Sans CJK KR Regular"/>
          <w:sz w:val="18"/>
          <w:szCs w:val="18"/>
        </w:rPr>
        <w:t xml:space="preserve">경우에는 </w:t>
      </w:r>
      <w:r w:rsidR="00484D36" w:rsidRPr="00124595">
        <w:rPr>
          <w:rFonts w:ascii="Noto Sans CJK KR Regular" w:eastAsia="Noto Sans CJK KR Regular" w:hAnsi="Noto Sans CJK KR Regular"/>
          <w:color w:val="auto"/>
          <w:sz w:val="18"/>
          <w:szCs w:val="18"/>
        </w:rPr>
        <w:t xml:space="preserve"> </w:t>
      </w:r>
      <w:r w:rsidRPr="00124595">
        <w:rPr>
          <w:rFonts w:ascii="Noto Sans CJK KR Regular" w:eastAsia="Noto Sans CJK KR Regular" w:hAnsi="Noto Sans CJK KR Regular"/>
          <w:color w:val="auto"/>
          <w:sz w:val="18"/>
          <w:szCs w:val="18"/>
        </w:rPr>
        <w:t>"</w:t>
      </w:r>
      <w:proofErr w:type="gramEnd"/>
      <w:r w:rsidR="00AA0E15" w:rsidRPr="00124595">
        <w:rPr>
          <w:rFonts w:ascii="Noto Sans CJK KR Regular" w:eastAsia="Noto Sans CJK KR Regular" w:hAnsi="Noto Sans CJK KR Regular"/>
          <w:color w:val="auto"/>
          <w:sz w:val="18"/>
          <w:szCs w:val="18"/>
        </w:rPr>
        <w:t>DESKER MATE</w:t>
      </w:r>
      <w:r w:rsidRPr="00124595">
        <w:rPr>
          <w:rFonts w:ascii="Noto Sans CJK KR Regular" w:eastAsia="Noto Sans CJK KR Regular" w:hAnsi="Noto Sans CJK KR Regular"/>
          <w:color w:val="auto"/>
          <w:sz w:val="18"/>
          <w:szCs w:val="18"/>
        </w:rPr>
        <w:t>"</w:t>
      </w:r>
      <w:r w:rsidR="00484D36" w:rsidRPr="00124595">
        <w:rPr>
          <w:rFonts w:ascii="Noto Sans CJK KR Regular" w:eastAsia="Noto Sans CJK KR Regular" w:hAnsi="Noto Sans CJK KR Regular"/>
          <w:color w:val="auto"/>
          <w:sz w:val="18"/>
          <w:szCs w:val="18"/>
        </w:rPr>
        <w:t>에</w:t>
      </w:r>
      <w:r w:rsidR="00C252A9" w:rsidRPr="00124595">
        <w:rPr>
          <w:rFonts w:ascii="Noto Sans CJK KR Regular" w:eastAsia="Noto Sans CJK KR Regular" w:hAnsi="Noto Sans CJK KR Regular" w:hint="eastAsia"/>
          <w:color w:val="auto"/>
          <w:sz w:val="18"/>
          <w:szCs w:val="18"/>
        </w:rPr>
        <w:t>게</w:t>
      </w:r>
      <w:r w:rsidR="00484D36" w:rsidRPr="00124595">
        <w:rPr>
          <w:rFonts w:ascii="Noto Sans CJK KR Regular" w:eastAsia="Noto Sans CJK KR Regular" w:hAnsi="Noto Sans CJK KR Regular"/>
          <w:color w:val="auto"/>
          <w:sz w:val="18"/>
          <w:szCs w:val="18"/>
        </w:rPr>
        <w:t xml:space="preserve"> </w:t>
      </w:r>
      <w:r w:rsidR="00C252A9" w:rsidRPr="00124595">
        <w:rPr>
          <w:rFonts w:ascii="Noto Sans CJK KR Regular" w:eastAsia="Noto Sans CJK KR Regular" w:hAnsi="Noto Sans CJK KR Regular" w:hint="eastAsia"/>
          <w:color w:val="auto"/>
          <w:sz w:val="18"/>
          <w:szCs w:val="18"/>
        </w:rPr>
        <w:t>즉시</w:t>
      </w:r>
      <w:r w:rsidR="00C252A9" w:rsidRPr="00124595">
        <w:rPr>
          <w:rFonts w:ascii="Noto Sans CJK KR Regular" w:eastAsia="Noto Sans CJK KR Regular" w:hAnsi="Noto Sans CJK KR Regular"/>
          <w:color w:val="auto"/>
          <w:sz w:val="18"/>
          <w:szCs w:val="18"/>
        </w:rPr>
        <w:t xml:space="preserve"> </w:t>
      </w:r>
      <w:r w:rsidR="00484D36" w:rsidRPr="00124595">
        <w:rPr>
          <w:rFonts w:ascii="Noto Sans CJK KR Regular" w:eastAsia="Noto Sans CJK KR Regular" w:hAnsi="Noto Sans CJK KR Regular"/>
          <w:color w:val="auto"/>
          <w:sz w:val="18"/>
          <w:szCs w:val="18"/>
        </w:rPr>
        <w:t>이를 통지</w:t>
      </w:r>
      <w:r w:rsidR="00755342" w:rsidRPr="00124595">
        <w:rPr>
          <w:rFonts w:ascii="Noto Sans CJK KR Regular" w:eastAsia="Noto Sans CJK KR Regular" w:hAnsi="Noto Sans CJK KR Regular" w:hint="eastAsia"/>
          <w:color w:val="auto"/>
          <w:sz w:val="18"/>
          <w:szCs w:val="18"/>
        </w:rPr>
        <w:t>합니</w:t>
      </w:r>
      <w:r w:rsidR="00484D36" w:rsidRPr="00124595">
        <w:rPr>
          <w:rFonts w:ascii="Noto Sans CJK KR Regular" w:eastAsia="Noto Sans CJK KR Regular" w:hAnsi="Noto Sans CJK KR Regular"/>
          <w:color w:val="auto"/>
          <w:sz w:val="18"/>
          <w:szCs w:val="18"/>
        </w:rPr>
        <w:t>다.</w:t>
      </w:r>
    </w:p>
    <w:p w14:paraId="0000003B" w14:textId="1CB04B0E" w:rsidR="00D238D8" w:rsidRPr="00124595" w:rsidRDefault="00DF176E">
      <w:pPr>
        <w:spacing w:before="240" w:after="240"/>
        <w:rPr>
          <w:rFonts w:ascii="Noto Sans CJK KR Regular" w:eastAsia="Noto Sans CJK KR Regular" w:hAnsi="Noto Sans CJK KR Regular"/>
          <w:sz w:val="18"/>
          <w:szCs w:val="18"/>
        </w:rPr>
      </w:pPr>
      <w:r w:rsidRPr="00124595" w:rsidDel="00DF176E">
        <w:rPr>
          <w:rFonts w:ascii="Noto Sans CJK KR Regular" w:eastAsia="Noto Sans CJK KR Regular" w:hAnsi="Noto Sans CJK KR Regular" w:cs="Arial Unicode MS"/>
          <w:sz w:val="18"/>
          <w:szCs w:val="18"/>
        </w:rPr>
        <w:t xml:space="preserve"> </w:t>
      </w:r>
      <w:proofErr w:type="gramStart"/>
      <w:r w:rsidRPr="00124595">
        <w:rPr>
          <w:rFonts w:ascii="Noto Sans CJK KR Regular" w:eastAsia="Noto Sans CJK KR Regular" w:hAnsi="Noto Sans CJK KR Regular" w:cs="Arial Unicode MS" w:hint="eastAsia"/>
          <w:sz w:val="18"/>
          <w:szCs w:val="18"/>
        </w:rPr>
        <w:t>제</w:t>
      </w:r>
      <w:r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 xml:space="preserve"> 1</w:t>
      </w:r>
      <w:r w:rsidR="003908E0"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>5</w:t>
      </w:r>
      <w:proofErr w:type="gramEnd"/>
      <w:r w:rsidRPr="00124595">
        <w:rPr>
          <w:rFonts w:ascii="Noto Sans CJK KR Regular" w:eastAsia="Noto Sans CJK KR Regular" w:hAnsi="Noto Sans CJK KR Regular" w:cs="Arial Unicode MS" w:hint="eastAsia"/>
          <w:sz w:val="18"/>
          <w:szCs w:val="18"/>
        </w:rPr>
        <w:t>조</w:t>
      </w:r>
      <w:r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 xml:space="preserve"> </w:t>
      </w:r>
      <w:r w:rsidR="005761CA"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>(수수료의 정산)</w:t>
      </w:r>
    </w:p>
    <w:p w14:paraId="0000003C" w14:textId="61E9AB8D" w:rsidR="00D238D8" w:rsidRPr="00124595" w:rsidRDefault="005761CA">
      <w:pPr>
        <w:numPr>
          <w:ilvl w:val="0"/>
          <w:numId w:val="1"/>
        </w:numPr>
        <w:spacing w:before="240"/>
        <w:rPr>
          <w:rFonts w:ascii="Noto Sans CJK KR Regular" w:eastAsia="Noto Sans CJK KR Regular" w:hAnsi="Noto Sans CJK KR Regular"/>
          <w:sz w:val="18"/>
          <w:szCs w:val="18"/>
        </w:rPr>
      </w:pPr>
      <w:r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 xml:space="preserve"> </w:t>
      </w:r>
      <w:r w:rsidR="000A417F"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>"</w:t>
      </w:r>
      <w:r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>(주)</w:t>
      </w:r>
      <w:proofErr w:type="spellStart"/>
      <w:r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>일룸-DESKER</w:t>
      </w:r>
      <w:r w:rsidR="000A417F"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>"</w:t>
      </w:r>
      <w:r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>는</w:t>
      </w:r>
      <w:proofErr w:type="spellEnd"/>
      <w:r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 xml:space="preserve"> </w:t>
      </w:r>
      <w:r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 xml:space="preserve"> </w:t>
      </w:r>
      <w:r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>“</w:t>
      </w:r>
      <w:r w:rsidR="00FE5954"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>DESKER MATE</w:t>
      </w:r>
      <w:r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 xml:space="preserve">” 가 수행한 </w:t>
      </w:r>
      <w:del w:id="355" w:author="정영재 (Youngjae Jeong)" w:date="2026-01-06T18:03:00Z">
        <w:r w:rsidR="0066473E" w:rsidRPr="00124595" w:rsidDel="00983FB1">
          <w:rPr>
            <w:rFonts w:ascii="Noto Sans CJK KR Regular" w:eastAsia="Noto Sans CJK KR Regular" w:hAnsi="Noto Sans CJK KR Regular" w:cs="Arial Unicode MS"/>
            <w:sz w:val="18"/>
            <w:szCs w:val="18"/>
          </w:rPr>
          <w:delText>PLANNING SERVICE PRO</w:delText>
        </w:r>
      </w:del>
      <w:r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>에 대한 용역</w:t>
      </w:r>
      <w:r w:rsidR="00887ECB"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 xml:space="preserve"> 수수</w:t>
      </w:r>
      <w:r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>료를 지급합니다.</w:t>
      </w:r>
    </w:p>
    <w:p w14:paraId="7195B655" w14:textId="1F386869" w:rsidR="0066473E" w:rsidRPr="00124595" w:rsidRDefault="005761CA" w:rsidP="00BB6145">
      <w:pPr>
        <w:numPr>
          <w:ilvl w:val="0"/>
          <w:numId w:val="1"/>
        </w:numPr>
        <w:spacing w:after="240"/>
        <w:rPr>
          <w:rFonts w:ascii="Noto Sans CJK KR Regular" w:eastAsia="Noto Sans CJK KR Regular" w:hAnsi="Noto Sans CJK KR Regular"/>
          <w:sz w:val="18"/>
          <w:szCs w:val="18"/>
        </w:rPr>
      </w:pPr>
      <w:r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>용역</w:t>
      </w:r>
      <w:r w:rsidR="00887ECB"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 xml:space="preserve"> 수수</w:t>
      </w:r>
      <w:r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>료는 회원의 결제금액</w:t>
      </w:r>
      <w:r w:rsidR="0066473E"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 xml:space="preserve">(VAT 제외, </w:t>
      </w:r>
      <w:proofErr w:type="gramStart"/>
      <w:r w:rsidR="0066473E" w:rsidRPr="00124595">
        <w:rPr>
          <w:rFonts w:ascii="Noto Sans CJK KR Regular" w:eastAsia="Noto Sans CJK KR Regular" w:hAnsi="Noto Sans CJK KR Regular" w:cs="Arial Unicode MS" w:hint="eastAsia"/>
          <w:sz w:val="18"/>
          <w:szCs w:val="18"/>
        </w:rPr>
        <w:t>환불</w:t>
      </w:r>
      <w:r w:rsidR="0066473E"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>,취소금액</w:t>
      </w:r>
      <w:proofErr w:type="gramEnd"/>
      <w:r w:rsidR="0066473E"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 xml:space="preserve"> </w:t>
      </w:r>
      <w:r w:rsidR="009A1FB7" w:rsidRPr="00124595">
        <w:rPr>
          <w:rFonts w:ascii="Noto Sans CJK KR Regular" w:eastAsia="Noto Sans CJK KR Regular" w:hAnsi="Noto Sans CJK KR Regular" w:cs="Arial Unicode MS" w:hint="eastAsia"/>
          <w:sz w:val="18"/>
          <w:szCs w:val="18"/>
        </w:rPr>
        <w:t>제외</w:t>
      </w:r>
      <w:r w:rsidR="0066473E"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 xml:space="preserve">) </w:t>
      </w:r>
      <w:r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 xml:space="preserve">을 기준으로 하여 지급하며, </w:t>
      </w:r>
      <w:r w:rsidR="001C7A5E" w:rsidRPr="00124595">
        <w:rPr>
          <w:rFonts w:ascii="Noto Sans CJK KR Regular" w:eastAsia="Noto Sans CJK KR Regular" w:hAnsi="Noto Sans CJK KR Regular" w:cs="Arial Unicode MS" w:hint="eastAsia"/>
          <w:sz w:val="18"/>
          <w:szCs w:val="18"/>
        </w:rPr>
        <w:t>용역</w:t>
      </w:r>
      <w:r w:rsidR="001C7A5E"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 xml:space="preserve"> </w:t>
      </w:r>
      <w:r w:rsidR="001C7A5E" w:rsidRPr="00124595">
        <w:rPr>
          <w:rFonts w:ascii="Noto Sans CJK KR Regular" w:eastAsia="Noto Sans CJK KR Regular" w:hAnsi="Noto Sans CJK KR Regular" w:cs="Arial Unicode MS" w:hint="eastAsia"/>
          <w:sz w:val="18"/>
          <w:szCs w:val="18"/>
        </w:rPr>
        <w:t>수수료</w:t>
      </w:r>
      <w:r w:rsidR="001C7A5E"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 xml:space="preserve"> </w:t>
      </w:r>
      <w:r w:rsidR="001C7A5E" w:rsidRPr="00124595">
        <w:rPr>
          <w:rFonts w:ascii="Noto Sans CJK KR Regular" w:eastAsia="Noto Sans CJK KR Regular" w:hAnsi="Noto Sans CJK KR Regular" w:cs="Arial Unicode MS" w:hint="eastAsia"/>
          <w:sz w:val="18"/>
          <w:szCs w:val="18"/>
        </w:rPr>
        <w:t>유형은</w:t>
      </w:r>
      <w:r w:rsidR="001C7A5E"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 xml:space="preserve"> </w:t>
      </w:r>
      <w:r w:rsidR="001C7A5E" w:rsidRPr="00124595">
        <w:rPr>
          <w:rFonts w:ascii="Noto Sans CJK KR Regular" w:eastAsia="Noto Sans CJK KR Regular" w:hAnsi="Noto Sans CJK KR Regular" w:cs="Arial Unicode MS" w:hint="eastAsia"/>
          <w:sz w:val="18"/>
          <w:szCs w:val="18"/>
        </w:rPr>
        <w:t>아래</w:t>
      </w:r>
      <w:r w:rsidR="001C7A5E"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 xml:space="preserve"> </w:t>
      </w:r>
      <w:r w:rsidR="001C7A5E" w:rsidRPr="00124595">
        <w:rPr>
          <w:rFonts w:ascii="Noto Sans CJK KR Regular" w:eastAsia="Noto Sans CJK KR Regular" w:hAnsi="Noto Sans CJK KR Regular" w:cs="Arial Unicode MS" w:hint="eastAsia"/>
          <w:sz w:val="18"/>
          <w:szCs w:val="18"/>
        </w:rPr>
        <w:t>기준을</w:t>
      </w:r>
      <w:r w:rsidR="001C7A5E"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 xml:space="preserve"> </w:t>
      </w:r>
      <w:r w:rsidR="001C7A5E" w:rsidRPr="00124595">
        <w:rPr>
          <w:rFonts w:ascii="Noto Sans CJK KR Regular" w:eastAsia="Noto Sans CJK KR Regular" w:hAnsi="Noto Sans CJK KR Regular" w:cs="Arial Unicode MS" w:hint="eastAsia"/>
          <w:sz w:val="18"/>
          <w:szCs w:val="18"/>
        </w:rPr>
        <w:t>적용하여</w:t>
      </w:r>
      <w:r w:rsidR="001C7A5E"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 xml:space="preserve"> </w:t>
      </w:r>
      <w:r w:rsidR="001C7A5E" w:rsidRPr="00124595">
        <w:rPr>
          <w:rFonts w:ascii="Noto Sans CJK KR Regular" w:eastAsia="Noto Sans CJK KR Regular" w:hAnsi="Noto Sans CJK KR Regular" w:cs="Arial Unicode MS" w:hint="eastAsia"/>
          <w:sz w:val="18"/>
          <w:szCs w:val="18"/>
        </w:rPr>
        <w:t>지급</w:t>
      </w:r>
      <w:r w:rsidR="000A417F" w:rsidRPr="00124595">
        <w:rPr>
          <w:rFonts w:ascii="Noto Sans CJK KR Regular" w:eastAsia="Noto Sans CJK KR Regular" w:hAnsi="Noto Sans CJK KR Regular" w:cs="Arial Unicode MS" w:hint="eastAsia"/>
          <w:sz w:val="18"/>
          <w:szCs w:val="18"/>
        </w:rPr>
        <w:t>합</w:t>
      </w:r>
      <w:r w:rsidR="001C7A5E" w:rsidRPr="00124595">
        <w:rPr>
          <w:rFonts w:ascii="Noto Sans CJK KR Regular" w:eastAsia="Noto Sans CJK KR Regular" w:hAnsi="Noto Sans CJK KR Regular" w:cs="Arial Unicode MS" w:hint="eastAsia"/>
          <w:sz w:val="18"/>
          <w:szCs w:val="18"/>
        </w:rPr>
        <w:t>니다</w:t>
      </w:r>
      <w:r w:rsidR="001C7A5E"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>.</w:t>
      </w:r>
      <w:r w:rsidR="0038315B"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 xml:space="preserve"> </w:t>
      </w:r>
    </w:p>
    <w:p w14:paraId="06C3F179" w14:textId="77777777" w:rsidR="001C7A5E" w:rsidRPr="00124595" w:rsidRDefault="001C7A5E" w:rsidP="003529E4">
      <w:pPr>
        <w:pStyle w:val="af7"/>
        <w:wordWrap/>
        <w:ind w:left="720"/>
        <w:jc w:val="left"/>
        <w:rPr>
          <w:rFonts w:ascii="Noto Sans CJK KR Regular" w:eastAsia="Noto Sans CJK KR Regular" w:hAnsi="Noto Sans CJK KR Regular"/>
          <w:bCs/>
          <w:sz w:val="18"/>
          <w:szCs w:val="18"/>
        </w:rPr>
      </w:pPr>
      <w:commentRangeStart w:id="356"/>
      <w:r w:rsidRPr="00124595">
        <w:rPr>
          <w:rFonts w:ascii="Noto Sans CJK KR Regular" w:eastAsia="Noto Sans CJK KR Regular" w:hAnsi="Noto Sans CJK KR Regular"/>
          <w:bCs/>
          <w:sz w:val="18"/>
          <w:szCs w:val="18"/>
        </w:rPr>
        <w:t xml:space="preserve">A </w:t>
      </w:r>
      <w:r w:rsidRPr="00124595">
        <w:rPr>
          <w:rFonts w:ascii="Noto Sans CJK KR Regular" w:eastAsia="Noto Sans CJK KR Regular" w:hAnsi="Noto Sans CJK KR Regular" w:hint="eastAsia"/>
          <w:bCs/>
          <w:sz w:val="18"/>
          <w:szCs w:val="18"/>
        </w:rPr>
        <w:t xml:space="preserve">수수료 적용의 경우 </w:t>
      </w:r>
    </w:p>
    <w:p w14:paraId="26135C4A" w14:textId="653D5909" w:rsidR="001C7A5E" w:rsidRPr="00124595" w:rsidRDefault="001C7A5E" w:rsidP="003529E4">
      <w:pPr>
        <w:pStyle w:val="af7"/>
        <w:wordWrap/>
        <w:ind w:left="720"/>
        <w:jc w:val="left"/>
        <w:rPr>
          <w:rFonts w:ascii="Noto Sans CJK KR Regular" w:eastAsia="Noto Sans CJK KR Regular" w:hAnsi="Noto Sans CJK KR Regular"/>
          <w:bCs/>
          <w:sz w:val="18"/>
          <w:szCs w:val="18"/>
        </w:rPr>
      </w:pPr>
      <w:r w:rsidRPr="00124595">
        <w:rPr>
          <w:rFonts w:ascii="Noto Sans CJK KR Regular" w:eastAsia="Noto Sans CJK KR Regular" w:hAnsi="Noto Sans CJK KR Regular"/>
          <w:bCs/>
          <w:sz w:val="18"/>
          <w:szCs w:val="18"/>
        </w:rPr>
        <w:t xml:space="preserve">1. </w:t>
      </w:r>
      <w:r w:rsidRPr="00124595">
        <w:rPr>
          <w:rFonts w:ascii="Noto Sans CJK KR Regular" w:eastAsia="Noto Sans CJK KR Regular" w:hAnsi="Noto Sans CJK KR Regular" w:hint="eastAsia"/>
          <w:bCs/>
          <w:sz w:val="18"/>
          <w:szCs w:val="18"/>
        </w:rPr>
        <w:t>회원이</w:t>
      </w:r>
      <w:r w:rsidRPr="00124595">
        <w:rPr>
          <w:rFonts w:ascii="Noto Sans CJK KR Regular" w:eastAsia="Noto Sans CJK KR Regular" w:hAnsi="Noto Sans CJK KR Regular"/>
          <w:bCs/>
          <w:sz w:val="18"/>
          <w:szCs w:val="18"/>
        </w:rPr>
        <w:t xml:space="preserve"> </w:t>
      </w:r>
      <w:r w:rsidRPr="00124595">
        <w:rPr>
          <w:rFonts w:ascii="Noto Sans CJK KR Regular" w:eastAsia="Noto Sans CJK KR Regular" w:hAnsi="Noto Sans CJK KR Regular" w:hint="eastAsia"/>
          <w:bCs/>
          <w:sz w:val="18"/>
          <w:szCs w:val="18"/>
        </w:rPr>
        <w:t>직접</w:t>
      </w:r>
      <w:r w:rsidRPr="00124595">
        <w:rPr>
          <w:rFonts w:ascii="Noto Sans CJK KR Regular" w:eastAsia="Noto Sans CJK KR Regular" w:hAnsi="Noto Sans CJK KR Regular"/>
          <w:bCs/>
          <w:sz w:val="18"/>
          <w:szCs w:val="18"/>
        </w:rPr>
        <w:t xml:space="preserve"> </w:t>
      </w:r>
      <w:r w:rsidRPr="00124595">
        <w:rPr>
          <w:rFonts w:ascii="Noto Sans CJK KR Regular" w:eastAsia="Noto Sans CJK KR Regular" w:hAnsi="Noto Sans CJK KR Regular" w:hint="eastAsia"/>
          <w:bCs/>
          <w:sz w:val="18"/>
          <w:szCs w:val="18"/>
        </w:rPr>
        <w:t>회원가입</w:t>
      </w:r>
      <w:r w:rsidRPr="00124595">
        <w:rPr>
          <w:rFonts w:ascii="Noto Sans CJK KR Regular" w:eastAsia="Noto Sans CJK KR Regular" w:hAnsi="Noto Sans CJK KR Regular"/>
          <w:bCs/>
          <w:sz w:val="18"/>
          <w:szCs w:val="18"/>
        </w:rPr>
        <w:t xml:space="preserve"> </w:t>
      </w:r>
      <w:r w:rsidRPr="00124595">
        <w:rPr>
          <w:rFonts w:ascii="Noto Sans CJK KR Regular" w:eastAsia="Noto Sans CJK KR Regular" w:hAnsi="Noto Sans CJK KR Regular" w:hint="eastAsia"/>
          <w:bCs/>
          <w:sz w:val="18"/>
          <w:szCs w:val="18"/>
        </w:rPr>
        <w:t>후</w:t>
      </w:r>
      <w:r w:rsidRPr="00124595">
        <w:rPr>
          <w:rFonts w:ascii="Noto Sans CJK KR Regular" w:eastAsia="Noto Sans CJK KR Regular" w:hAnsi="Noto Sans CJK KR Regular"/>
          <w:bCs/>
          <w:sz w:val="18"/>
          <w:szCs w:val="18"/>
        </w:rPr>
        <w:t xml:space="preserve">, </w:t>
      </w:r>
      <w:r w:rsidR="000A417F" w:rsidRPr="00124595">
        <w:rPr>
          <w:rFonts w:ascii="Noto Sans CJK KR Regular" w:eastAsia="Noto Sans CJK KR Regular" w:hAnsi="Noto Sans CJK KR Regular"/>
          <w:bCs/>
          <w:sz w:val="18"/>
          <w:szCs w:val="18"/>
        </w:rPr>
        <w:t>"</w:t>
      </w:r>
      <w:r w:rsidR="00881E38" w:rsidRPr="00124595">
        <w:rPr>
          <w:rFonts w:ascii="Noto Sans CJK KR Regular" w:eastAsia="Noto Sans CJK KR Regular" w:hAnsi="Noto Sans CJK KR Regular" w:hint="eastAsia"/>
          <w:bCs/>
          <w:sz w:val="18"/>
          <w:szCs w:val="18"/>
        </w:rPr>
        <w:t>(주)</w:t>
      </w:r>
      <w:proofErr w:type="spellStart"/>
      <w:r w:rsidR="00881E38" w:rsidRPr="00124595">
        <w:rPr>
          <w:rFonts w:ascii="Noto Sans CJK KR Regular" w:eastAsia="Noto Sans CJK KR Regular" w:hAnsi="Noto Sans CJK KR Regular" w:hint="eastAsia"/>
          <w:bCs/>
          <w:sz w:val="18"/>
          <w:szCs w:val="18"/>
        </w:rPr>
        <w:t>일룸</w:t>
      </w:r>
      <w:r w:rsidR="00881E38" w:rsidRPr="00124595">
        <w:rPr>
          <w:rFonts w:ascii="Noto Sans CJK KR Regular" w:eastAsia="Noto Sans CJK KR Regular" w:hAnsi="Noto Sans CJK KR Regular"/>
          <w:bCs/>
          <w:sz w:val="18"/>
          <w:szCs w:val="18"/>
        </w:rPr>
        <w:t>-DESKER</w:t>
      </w:r>
      <w:r w:rsidR="000A417F" w:rsidRPr="00124595">
        <w:rPr>
          <w:rFonts w:ascii="Noto Sans CJK KR Regular" w:eastAsia="Noto Sans CJK KR Regular" w:hAnsi="Noto Sans CJK KR Regular"/>
          <w:bCs/>
          <w:sz w:val="18"/>
          <w:szCs w:val="18"/>
        </w:rPr>
        <w:t>"</w:t>
      </w:r>
      <w:r w:rsidRPr="00124595">
        <w:rPr>
          <w:rFonts w:ascii="Noto Sans CJK KR Regular" w:eastAsia="Noto Sans CJK KR Regular" w:hAnsi="Noto Sans CJK KR Regular" w:hint="eastAsia"/>
          <w:bCs/>
          <w:sz w:val="18"/>
          <w:szCs w:val="18"/>
        </w:rPr>
        <w:t>를</w:t>
      </w:r>
      <w:proofErr w:type="spellEnd"/>
      <w:r w:rsidRPr="00124595">
        <w:rPr>
          <w:rFonts w:ascii="Noto Sans CJK KR Regular" w:eastAsia="Noto Sans CJK KR Regular" w:hAnsi="Noto Sans CJK KR Regular"/>
          <w:bCs/>
          <w:sz w:val="18"/>
          <w:szCs w:val="18"/>
        </w:rPr>
        <w:t xml:space="preserve"> </w:t>
      </w:r>
      <w:r w:rsidRPr="00124595">
        <w:rPr>
          <w:rFonts w:ascii="Noto Sans CJK KR Regular" w:eastAsia="Noto Sans CJK KR Regular" w:hAnsi="Noto Sans CJK KR Regular" w:hint="eastAsia"/>
          <w:bCs/>
          <w:sz w:val="18"/>
          <w:szCs w:val="18"/>
        </w:rPr>
        <w:t>통해</w:t>
      </w:r>
      <w:r w:rsidRPr="00124595">
        <w:rPr>
          <w:rFonts w:ascii="Noto Sans CJK KR Regular" w:eastAsia="Noto Sans CJK KR Regular" w:hAnsi="Noto Sans CJK KR Regular"/>
          <w:bCs/>
          <w:sz w:val="18"/>
          <w:szCs w:val="18"/>
        </w:rPr>
        <w:t xml:space="preserve"> </w:t>
      </w:r>
      <w:r w:rsidR="000A417F" w:rsidRPr="00124595">
        <w:rPr>
          <w:rFonts w:ascii="Noto Sans CJK KR Regular" w:eastAsia="Noto Sans CJK KR Regular" w:hAnsi="Noto Sans CJK KR Regular"/>
          <w:bCs/>
          <w:sz w:val="18"/>
          <w:szCs w:val="18"/>
        </w:rPr>
        <w:t>"</w:t>
      </w:r>
      <w:r w:rsidRPr="00124595">
        <w:rPr>
          <w:rFonts w:ascii="Noto Sans CJK KR Regular" w:eastAsia="Noto Sans CJK KR Regular" w:hAnsi="Noto Sans CJK KR Regular"/>
          <w:bCs/>
          <w:sz w:val="18"/>
          <w:szCs w:val="18"/>
        </w:rPr>
        <w:t xml:space="preserve">DESEKR </w:t>
      </w:r>
      <w:proofErr w:type="spellStart"/>
      <w:r w:rsidRPr="00124595">
        <w:rPr>
          <w:rFonts w:ascii="Noto Sans CJK KR Regular" w:eastAsia="Noto Sans CJK KR Regular" w:hAnsi="Noto Sans CJK KR Regular"/>
          <w:bCs/>
          <w:sz w:val="18"/>
          <w:szCs w:val="18"/>
        </w:rPr>
        <w:t>MATE</w:t>
      </w:r>
      <w:r w:rsidR="000A417F" w:rsidRPr="00124595">
        <w:rPr>
          <w:rFonts w:ascii="Noto Sans CJK KR Regular" w:eastAsia="Noto Sans CJK KR Regular" w:hAnsi="Noto Sans CJK KR Regular"/>
          <w:bCs/>
          <w:sz w:val="18"/>
          <w:szCs w:val="18"/>
        </w:rPr>
        <w:t>"</w:t>
      </w:r>
      <w:r w:rsidRPr="00124595">
        <w:rPr>
          <w:rFonts w:ascii="Noto Sans CJK KR Regular" w:eastAsia="Noto Sans CJK KR Regular" w:hAnsi="Noto Sans CJK KR Regular" w:hint="eastAsia"/>
          <w:bCs/>
          <w:sz w:val="18"/>
          <w:szCs w:val="18"/>
        </w:rPr>
        <w:t>와</w:t>
      </w:r>
      <w:proofErr w:type="spellEnd"/>
      <w:r w:rsidRPr="00124595">
        <w:rPr>
          <w:rFonts w:ascii="Noto Sans CJK KR Regular" w:eastAsia="Noto Sans CJK KR Regular" w:hAnsi="Noto Sans CJK KR Regular"/>
          <w:bCs/>
          <w:sz w:val="18"/>
          <w:szCs w:val="18"/>
        </w:rPr>
        <w:t xml:space="preserve"> </w:t>
      </w:r>
      <w:r w:rsidRPr="00124595">
        <w:rPr>
          <w:rFonts w:ascii="Noto Sans CJK KR Regular" w:eastAsia="Noto Sans CJK KR Regular" w:hAnsi="Noto Sans CJK KR Regular" w:hint="eastAsia"/>
          <w:bCs/>
          <w:sz w:val="18"/>
          <w:szCs w:val="18"/>
        </w:rPr>
        <w:t>매칭된</w:t>
      </w:r>
      <w:r w:rsidRPr="00124595">
        <w:rPr>
          <w:rFonts w:ascii="Noto Sans CJK KR Regular" w:eastAsia="Noto Sans CJK KR Regular" w:hAnsi="Noto Sans CJK KR Regular"/>
          <w:bCs/>
          <w:sz w:val="18"/>
          <w:szCs w:val="18"/>
        </w:rPr>
        <w:t xml:space="preserve"> </w:t>
      </w:r>
      <w:r w:rsidRPr="00124595">
        <w:rPr>
          <w:rFonts w:ascii="Noto Sans CJK KR Regular" w:eastAsia="Noto Sans CJK KR Regular" w:hAnsi="Noto Sans CJK KR Regular" w:hint="eastAsia"/>
          <w:bCs/>
          <w:sz w:val="18"/>
          <w:szCs w:val="18"/>
        </w:rPr>
        <w:t>후</w:t>
      </w:r>
      <w:r w:rsidRPr="00124595">
        <w:rPr>
          <w:rFonts w:ascii="Noto Sans CJK KR Regular" w:eastAsia="Noto Sans CJK KR Regular" w:hAnsi="Noto Sans CJK KR Regular"/>
          <w:bCs/>
          <w:sz w:val="18"/>
          <w:szCs w:val="18"/>
        </w:rPr>
        <w:t xml:space="preserve"> </w:t>
      </w:r>
      <w:r w:rsidRPr="00124595">
        <w:rPr>
          <w:rFonts w:ascii="Noto Sans CJK KR Regular" w:eastAsia="Noto Sans CJK KR Regular" w:hAnsi="Noto Sans CJK KR Regular" w:hint="eastAsia"/>
          <w:bCs/>
          <w:sz w:val="18"/>
          <w:szCs w:val="18"/>
        </w:rPr>
        <w:t>제품을</w:t>
      </w:r>
      <w:r w:rsidRPr="00124595">
        <w:rPr>
          <w:rFonts w:ascii="Noto Sans CJK KR Regular" w:eastAsia="Noto Sans CJK KR Regular" w:hAnsi="Noto Sans CJK KR Regular"/>
          <w:bCs/>
          <w:sz w:val="18"/>
          <w:szCs w:val="18"/>
        </w:rPr>
        <w:t xml:space="preserve"> </w:t>
      </w:r>
      <w:r w:rsidRPr="00124595">
        <w:rPr>
          <w:rFonts w:ascii="Noto Sans CJK KR Regular" w:eastAsia="Noto Sans CJK KR Regular" w:hAnsi="Noto Sans CJK KR Regular" w:hint="eastAsia"/>
          <w:bCs/>
          <w:sz w:val="18"/>
          <w:szCs w:val="18"/>
        </w:rPr>
        <w:t>구매하는</w:t>
      </w:r>
      <w:r w:rsidRPr="00124595">
        <w:rPr>
          <w:rFonts w:ascii="Noto Sans CJK KR Regular" w:eastAsia="Noto Sans CJK KR Regular" w:hAnsi="Noto Sans CJK KR Regular"/>
          <w:bCs/>
          <w:sz w:val="18"/>
          <w:szCs w:val="18"/>
        </w:rPr>
        <w:t xml:space="preserve"> </w:t>
      </w:r>
      <w:r w:rsidRPr="00124595">
        <w:rPr>
          <w:rFonts w:ascii="Noto Sans CJK KR Regular" w:eastAsia="Noto Sans CJK KR Regular" w:hAnsi="Noto Sans CJK KR Regular" w:hint="eastAsia"/>
          <w:bCs/>
          <w:sz w:val="18"/>
          <w:szCs w:val="18"/>
        </w:rPr>
        <w:t>경우</w:t>
      </w:r>
    </w:p>
    <w:p w14:paraId="4FC8589A" w14:textId="27EED088" w:rsidR="001C7A5E" w:rsidRPr="00124595" w:rsidRDefault="001C7A5E" w:rsidP="003529E4">
      <w:pPr>
        <w:pStyle w:val="af7"/>
        <w:wordWrap/>
        <w:ind w:left="720"/>
        <w:jc w:val="left"/>
        <w:rPr>
          <w:rFonts w:ascii="Noto Sans CJK KR Regular" w:eastAsia="Noto Sans CJK KR Regular" w:hAnsi="Noto Sans CJK KR Regular"/>
          <w:bCs/>
          <w:sz w:val="18"/>
          <w:szCs w:val="18"/>
        </w:rPr>
      </w:pPr>
      <w:r w:rsidRPr="00124595">
        <w:rPr>
          <w:rFonts w:ascii="Noto Sans CJK KR Regular" w:eastAsia="Noto Sans CJK KR Regular" w:hAnsi="Noto Sans CJK KR Regular"/>
          <w:bCs/>
          <w:sz w:val="18"/>
          <w:szCs w:val="18"/>
        </w:rPr>
        <w:t xml:space="preserve">2. </w:t>
      </w:r>
      <w:r w:rsidR="00AB20A9" w:rsidRPr="00124595">
        <w:rPr>
          <w:rFonts w:ascii="Noto Sans CJK KR Regular" w:eastAsia="Noto Sans CJK KR Regular" w:hAnsi="Noto Sans CJK KR Regular"/>
          <w:bCs/>
          <w:sz w:val="18"/>
          <w:szCs w:val="18"/>
        </w:rPr>
        <w:t xml:space="preserve"> </w:t>
      </w:r>
      <w:proofErr w:type="spellStart"/>
      <w:r w:rsidR="00AB20A9" w:rsidRPr="00124595">
        <w:rPr>
          <w:rFonts w:ascii="Noto Sans CJK KR Regular" w:eastAsia="Noto Sans CJK KR Regular" w:hAnsi="Noto Sans CJK KR Regular" w:hint="eastAsia"/>
          <w:bCs/>
          <w:sz w:val="18"/>
          <w:szCs w:val="18"/>
        </w:rPr>
        <w:t>기가입된</w:t>
      </w:r>
      <w:proofErr w:type="spellEnd"/>
      <w:r w:rsidR="00AB20A9" w:rsidRPr="00124595">
        <w:rPr>
          <w:rFonts w:ascii="Noto Sans CJK KR Regular" w:eastAsia="Noto Sans CJK KR Regular" w:hAnsi="Noto Sans CJK KR Regular" w:hint="eastAsia"/>
          <w:bCs/>
          <w:sz w:val="18"/>
          <w:szCs w:val="18"/>
        </w:rPr>
        <w:t xml:space="preserve"> 사업자에 소속된 회원이 "DESKER MATE"에게</w:t>
      </w:r>
      <w:r w:rsidR="00AB20A9" w:rsidRPr="00124595">
        <w:rPr>
          <w:rFonts w:ascii="Noto Sans CJK KR Regular" w:eastAsia="Noto Sans CJK KR Regular" w:hAnsi="Noto Sans CJK KR Regular"/>
          <w:bCs/>
          <w:sz w:val="18"/>
          <w:szCs w:val="18"/>
        </w:rPr>
        <w:t xml:space="preserve"> </w:t>
      </w:r>
      <w:r w:rsidR="00AB20A9" w:rsidRPr="00124595">
        <w:rPr>
          <w:rFonts w:ascii="Noto Sans CJK KR Regular" w:eastAsia="Noto Sans CJK KR Regular" w:hAnsi="Noto Sans CJK KR Regular" w:hint="eastAsia"/>
          <w:bCs/>
          <w:sz w:val="18"/>
          <w:szCs w:val="18"/>
        </w:rPr>
        <w:t>제품을</w:t>
      </w:r>
      <w:r w:rsidR="00AB20A9" w:rsidRPr="00124595">
        <w:rPr>
          <w:rFonts w:ascii="Noto Sans CJK KR Regular" w:eastAsia="Noto Sans CJK KR Regular" w:hAnsi="Noto Sans CJK KR Regular"/>
          <w:bCs/>
          <w:sz w:val="18"/>
          <w:szCs w:val="18"/>
        </w:rPr>
        <w:t xml:space="preserve"> </w:t>
      </w:r>
      <w:r w:rsidR="00AB20A9" w:rsidRPr="00124595">
        <w:rPr>
          <w:rFonts w:ascii="Noto Sans CJK KR Regular" w:eastAsia="Noto Sans CJK KR Regular" w:hAnsi="Noto Sans CJK KR Regular" w:hint="eastAsia"/>
          <w:bCs/>
          <w:sz w:val="18"/>
          <w:szCs w:val="18"/>
        </w:rPr>
        <w:t>구매하는</w:t>
      </w:r>
      <w:r w:rsidR="00AB20A9" w:rsidRPr="00124595">
        <w:rPr>
          <w:rFonts w:ascii="Noto Sans CJK KR Regular" w:eastAsia="Noto Sans CJK KR Regular" w:hAnsi="Noto Sans CJK KR Regular"/>
          <w:bCs/>
          <w:sz w:val="18"/>
          <w:szCs w:val="18"/>
        </w:rPr>
        <w:t xml:space="preserve"> </w:t>
      </w:r>
      <w:r w:rsidR="00AB20A9" w:rsidRPr="00124595">
        <w:rPr>
          <w:rFonts w:ascii="Noto Sans CJK KR Regular" w:eastAsia="Noto Sans CJK KR Regular" w:hAnsi="Noto Sans CJK KR Regular" w:hint="eastAsia"/>
          <w:bCs/>
          <w:sz w:val="18"/>
          <w:szCs w:val="18"/>
        </w:rPr>
        <w:t>경우</w:t>
      </w:r>
    </w:p>
    <w:p w14:paraId="53FBDDFE" w14:textId="77777777" w:rsidR="001C7A5E" w:rsidRPr="00124595" w:rsidRDefault="001C7A5E" w:rsidP="003529E4">
      <w:pPr>
        <w:pStyle w:val="af7"/>
        <w:wordWrap/>
        <w:ind w:left="720"/>
        <w:jc w:val="left"/>
        <w:rPr>
          <w:rFonts w:ascii="Noto Sans CJK KR Regular" w:eastAsia="Noto Sans CJK KR Regular" w:hAnsi="Noto Sans CJK KR Regular"/>
          <w:bCs/>
          <w:sz w:val="18"/>
          <w:szCs w:val="18"/>
        </w:rPr>
      </w:pPr>
    </w:p>
    <w:p w14:paraId="00802F25" w14:textId="77777777" w:rsidR="001C7A5E" w:rsidRPr="00124595" w:rsidRDefault="001C7A5E" w:rsidP="003529E4">
      <w:pPr>
        <w:pStyle w:val="af7"/>
        <w:wordWrap/>
        <w:ind w:left="720"/>
        <w:jc w:val="left"/>
        <w:rPr>
          <w:rFonts w:ascii="Noto Sans CJK KR Regular" w:eastAsia="Noto Sans CJK KR Regular" w:hAnsi="Noto Sans CJK KR Regular"/>
          <w:bCs/>
          <w:sz w:val="18"/>
          <w:szCs w:val="18"/>
        </w:rPr>
      </w:pPr>
      <w:r w:rsidRPr="00124595">
        <w:rPr>
          <w:rFonts w:ascii="Noto Sans CJK KR Regular" w:eastAsia="Noto Sans CJK KR Regular" w:hAnsi="Noto Sans CJK KR Regular"/>
          <w:bCs/>
          <w:sz w:val="18"/>
          <w:szCs w:val="18"/>
        </w:rPr>
        <w:t xml:space="preserve">B </w:t>
      </w:r>
      <w:r w:rsidRPr="00124595">
        <w:rPr>
          <w:rFonts w:ascii="Noto Sans CJK KR Regular" w:eastAsia="Noto Sans CJK KR Regular" w:hAnsi="Noto Sans CJK KR Regular" w:hint="eastAsia"/>
          <w:bCs/>
          <w:sz w:val="18"/>
          <w:szCs w:val="18"/>
        </w:rPr>
        <w:t>수수료</w:t>
      </w:r>
      <w:r w:rsidRPr="00124595">
        <w:rPr>
          <w:rFonts w:ascii="Noto Sans CJK KR Regular" w:eastAsia="Noto Sans CJK KR Regular" w:hAnsi="Noto Sans CJK KR Regular"/>
          <w:bCs/>
          <w:sz w:val="18"/>
          <w:szCs w:val="18"/>
        </w:rPr>
        <w:t xml:space="preserve"> </w:t>
      </w:r>
      <w:r w:rsidRPr="00124595">
        <w:rPr>
          <w:rFonts w:ascii="Noto Sans CJK KR Regular" w:eastAsia="Noto Sans CJK KR Regular" w:hAnsi="Noto Sans CJK KR Regular" w:hint="eastAsia"/>
          <w:bCs/>
          <w:sz w:val="18"/>
          <w:szCs w:val="18"/>
        </w:rPr>
        <w:t>적용의</w:t>
      </w:r>
      <w:r w:rsidRPr="00124595">
        <w:rPr>
          <w:rFonts w:ascii="Noto Sans CJK KR Regular" w:eastAsia="Noto Sans CJK KR Regular" w:hAnsi="Noto Sans CJK KR Regular"/>
          <w:bCs/>
          <w:sz w:val="18"/>
          <w:szCs w:val="18"/>
        </w:rPr>
        <w:t xml:space="preserve"> </w:t>
      </w:r>
      <w:r w:rsidRPr="00124595">
        <w:rPr>
          <w:rFonts w:ascii="Noto Sans CJK KR Regular" w:eastAsia="Noto Sans CJK KR Regular" w:hAnsi="Noto Sans CJK KR Regular" w:hint="eastAsia"/>
          <w:bCs/>
          <w:sz w:val="18"/>
          <w:szCs w:val="18"/>
        </w:rPr>
        <w:t>경우</w:t>
      </w:r>
    </w:p>
    <w:p w14:paraId="15A6ACB1" w14:textId="4F05C86A" w:rsidR="00603076" w:rsidRPr="00124595" w:rsidRDefault="00A01740" w:rsidP="003529E4">
      <w:pPr>
        <w:pStyle w:val="af7"/>
        <w:ind w:left="720"/>
        <w:rPr>
          <w:rFonts w:ascii="Noto Sans CJK KR Regular" w:eastAsia="Noto Sans CJK KR Regular" w:hAnsi="Noto Sans CJK KR Regular"/>
          <w:bCs/>
          <w:sz w:val="18"/>
          <w:szCs w:val="18"/>
        </w:rPr>
      </w:pPr>
      <w:r w:rsidRPr="00124595">
        <w:rPr>
          <w:rFonts w:ascii="Noto Sans CJK KR Regular" w:eastAsia="Noto Sans CJK KR Regular" w:hAnsi="Noto Sans CJK KR Regular"/>
          <w:bCs/>
          <w:sz w:val="18"/>
          <w:szCs w:val="18"/>
        </w:rPr>
        <w:t xml:space="preserve">1. "DESKER </w:t>
      </w:r>
      <w:r w:rsidRPr="00124595">
        <w:rPr>
          <w:rFonts w:ascii="Noto Sans CJK KR Regular" w:eastAsia="Noto Sans CJK KR Regular" w:hAnsi="Noto Sans CJK KR Regular" w:hint="eastAsia"/>
          <w:bCs/>
          <w:sz w:val="18"/>
          <w:szCs w:val="18"/>
        </w:rPr>
        <w:t>MATE"가</w:t>
      </w:r>
      <w:r w:rsidRPr="00124595">
        <w:rPr>
          <w:rFonts w:ascii="Noto Sans CJK KR Regular" w:eastAsia="Noto Sans CJK KR Regular" w:hAnsi="Noto Sans CJK KR Regular"/>
          <w:bCs/>
          <w:sz w:val="18"/>
          <w:szCs w:val="18"/>
        </w:rPr>
        <w:t xml:space="preserve"> </w:t>
      </w:r>
      <w:r w:rsidRPr="00124595">
        <w:rPr>
          <w:rFonts w:ascii="Noto Sans CJK KR Regular" w:eastAsia="Noto Sans CJK KR Regular" w:hAnsi="Noto Sans CJK KR Regular" w:hint="eastAsia"/>
          <w:bCs/>
          <w:sz w:val="18"/>
          <w:szCs w:val="18"/>
        </w:rPr>
        <w:t>제공한</w:t>
      </w:r>
      <w:r w:rsidRPr="00124595">
        <w:rPr>
          <w:rFonts w:ascii="Noto Sans CJK KR Regular" w:eastAsia="Noto Sans CJK KR Regular" w:hAnsi="Noto Sans CJK KR Regular"/>
          <w:bCs/>
          <w:sz w:val="18"/>
          <w:szCs w:val="18"/>
        </w:rPr>
        <w:t xml:space="preserve"> </w:t>
      </w:r>
      <w:r w:rsidRPr="00124595">
        <w:rPr>
          <w:rFonts w:ascii="Noto Sans CJK KR Regular" w:eastAsia="Noto Sans CJK KR Regular" w:hAnsi="Noto Sans CJK KR Regular" w:hint="eastAsia"/>
          <w:bCs/>
          <w:sz w:val="18"/>
          <w:szCs w:val="18"/>
        </w:rPr>
        <w:t>URL을</w:t>
      </w:r>
      <w:r w:rsidRPr="00124595">
        <w:rPr>
          <w:rFonts w:ascii="Noto Sans CJK KR Regular" w:eastAsia="Noto Sans CJK KR Regular" w:hAnsi="Noto Sans CJK KR Regular"/>
          <w:bCs/>
          <w:sz w:val="18"/>
          <w:szCs w:val="18"/>
        </w:rPr>
        <w:t xml:space="preserve"> </w:t>
      </w:r>
      <w:r w:rsidRPr="00124595">
        <w:rPr>
          <w:rFonts w:ascii="Noto Sans CJK KR Regular" w:eastAsia="Noto Sans CJK KR Regular" w:hAnsi="Noto Sans CJK KR Regular" w:hint="eastAsia"/>
          <w:bCs/>
          <w:sz w:val="18"/>
          <w:szCs w:val="18"/>
        </w:rPr>
        <w:t>통해</w:t>
      </w:r>
      <w:r w:rsidRPr="00124595">
        <w:rPr>
          <w:rFonts w:ascii="Noto Sans CJK KR Regular" w:eastAsia="Noto Sans CJK KR Regular" w:hAnsi="Noto Sans CJK KR Regular"/>
          <w:bCs/>
          <w:sz w:val="18"/>
          <w:szCs w:val="18"/>
        </w:rPr>
        <w:t xml:space="preserve"> </w:t>
      </w:r>
      <w:r w:rsidRPr="00124595">
        <w:rPr>
          <w:rFonts w:ascii="Noto Sans CJK KR Regular" w:eastAsia="Noto Sans CJK KR Regular" w:hAnsi="Noto Sans CJK KR Regular" w:hint="eastAsia"/>
          <w:bCs/>
          <w:sz w:val="18"/>
          <w:szCs w:val="18"/>
        </w:rPr>
        <w:t>홈페이지에</w:t>
      </w:r>
      <w:r w:rsidRPr="00124595">
        <w:rPr>
          <w:rFonts w:ascii="Noto Sans CJK KR Regular" w:eastAsia="Noto Sans CJK KR Regular" w:hAnsi="Noto Sans CJK KR Regular"/>
          <w:bCs/>
          <w:sz w:val="18"/>
          <w:szCs w:val="18"/>
        </w:rPr>
        <w:t xml:space="preserve"> </w:t>
      </w:r>
      <w:r w:rsidRPr="00124595">
        <w:rPr>
          <w:rFonts w:ascii="Noto Sans CJK KR Regular" w:eastAsia="Noto Sans CJK KR Regular" w:hAnsi="Noto Sans CJK KR Regular" w:hint="eastAsia"/>
          <w:bCs/>
          <w:sz w:val="18"/>
          <w:szCs w:val="18"/>
        </w:rPr>
        <w:t>사업자를</w:t>
      </w:r>
      <w:r w:rsidRPr="00124595">
        <w:rPr>
          <w:rFonts w:ascii="Noto Sans CJK KR Regular" w:eastAsia="Noto Sans CJK KR Regular" w:hAnsi="Noto Sans CJK KR Regular"/>
          <w:bCs/>
          <w:sz w:val="18"/>
          <w:szCs w:val="18"/>
        </w:rPr>
        <w:t xml:space="preserve"> </w:t>
      </w:r>
      <w:r w:rsidRPr="00124595">
        <w:rPr>
          <w:rFonts w:ascii="Noto Sans CJK KR Regular" w:eastAsia="Noto Sans CJK KR Regular" w:hAnsi="Noto Sans CJK KR Regular" w:hint="eastAsia"/>
          <w:bCs/>
          <w:sz w:val="18"/>
          <w:szCs w:val="18"/>
        </w:rPr>
        <w:t>최초</w:t>
      </w:r>
      <w:r w:rsidRPr="00124595">
        <w:rPr>
          <w:rFonts w:ascii="Noto Sans CJK KR Regular" w:eastAsia="Noto Sans CJK KR Regular" w:hAnsi="Noto Sans CJK KR Regular"/>
          <w:bCs/>
          <w:sz w:val="18"/>
          <w:szCs w:val="18"/>
        </w:rPr>
        <w:t xml:space="preserve"> </w:t>
      </w:r>
      <w:r w:rsidRPr="00124595">
        <w:rPr>
          <w:rFonts w:ascii="Noto Sans CJK KR Regular" w:eastAsia="Noto Sans CJK KR Regular" w:hAnsi="Noto Sans CJK KR Regular" w:hint="eastAsia"/>
          <w:bCs/>
          <w:sz w:val="18"/>
          <w:szCs w:val="18"/>
        </w:rPr>
        <w:t>가입한</w:t>
      </w:r>
      <w:r w:rsidRPr="00124595">
        <w:rPr>
          <w:rFonts w:ascii="Noto Sans CJK KR Regular" w:eastAsia="Noto Sans CJK KR Regular" w:hAnsi="Noto Sans CJK KR Regular"/>
          <w:bCs/>
          <w:sz w:val="18"/>
          <w:szCs w:val="18"/>
        </w:rPr>
        <w:t xml:space="preserve"> </w:t>
      </w:r>
      <w:r w:rsidRPr="00124595">
        <w:rPr>
          <w:rFonts w:ascii="Noto Sans CJK KR Regular" w:eastAsia="Noto Sans CJK KR Regular" w:hAnsi="Noto Sans CJK KR Regular" w:hint="eastAsia"/>
          <w:bCs/>
          <w:sz w:val="18"/>
          <w:szCs w:val="18"/>
        </w:rPr>
        <w:t>회원이</w:t>
      </w:r>
      <w:r w:rsidRPr="00124595">
        <w:rPr>
          <w:rFonts w:ascii="Noto Sans CJK KR Regular" w:eastAsia="Noto Sans CJK KR Regular" w:hAnsi="Noto Sans CJK KR Regular"/>
          <w:bCs/>
          <w:sz w:val="18"/>
          <w:szCs w:val="18"/>
        </w:rPr>
        <w:t xml:space="preserve"> </w:t>
      </w:r>
      <w:r w:rsidRPr="00124595">
        <w:rPr>
          <w:rFonts w:ascii="Noto Sans CJK KR Regular" w:eastAsia="Noto Sans CJK KR Regular" w:hAnsi="Noto Sans CJK KR Regular" w:hint="eastAsia"/>
          <w:bCs/>
          <w:sz w:val="18"/>
          <w:szCs w:val="18"/>
        </w:rPr>
        <w:t>해당</w:t>
      </w:r>
      <w:r w:rsidRPr="00124595">
        <w:rPr>
          <w:rFonts w:ascii="Noto Sans CJK KR Regular" w:eastAsia="Noto Sans CJK KR Regular" w:hAnsi="Noto Sans CJK KR Regular"/>
          <w:bCs/>
          <w:sz w:val="18"/>
          <w:szCs w:val="18"/>
        </w:rPr>
        <w:t xml:space="preserve"> </w:t>
      </w:r>
      <w:r w:rsidRPr="00124595">
        <w:rPr>
          <w:rFonts w:ascii="Noto Sans CJK KR Regular" w:eastAsia="Noto Sans CJK KR Regular" w:hAnsi="Noto Sans CJK KR Regular" w:hint="eastAsia"/>
          <w:bCs/>
          <w:sz w:val="18"/>
          <w:szCs w:val="18"/>
        </w:rPr>
        <w:t>URL을</w:t>
      </w:r>
      <w:r w:rsidRPr="00124595">
        <w:rPr>
          <w:rFonts w:ascii="Noto Sans CJK KR Regular" w:eastAsia="Noto Sans CJK KR Regular" w:hAnsi="Noto Sans CJK KR Regular"/>
          <w:bCs/>
          <w:sz w:val="18"/>
          <w:szCs w:val="18"/>
        </w:rPr>
        <w:t xml:space="preserve"> </w:t>
      </w:r>
      <w:r w:rsidRPr="00124595">
        <w:rPr>
          <w:rFonts w:ascii="Noto Sans CJK KR Regular" w:eastAsia="Noto Sans CJK KR Regular" w:hAnsi="Noto Sans CJK KR Regular" w:hint="eastAsia"/>
          <w:bCs/>
          <w:sz w:val="18"/>
          <w:szCs w:val="18"/>
        </w:rPr>
        <w:t>보낸</w:t>
      </w:r>
      <w:r w:rsidRPr="00124595">
        <w:rPr>
          <w:rFonts w:ascii="Noto Sans CJK KR Regular" w:eastAsia="Noto Sans CJK KR Regular" w:hAnsi="Noto Sans CJK KR Regular"/>
          <w:bCs/>
          <w:sz w:val="18"/>
          <w:szCs w:val="18"/>
        </w:rPr>
        <w:t xml:space="preserve"> "DESKER </w:t>
      </w:r>
      <w:r w:rsidRPr="00124595">
        <w:rPr>
          <w:rFonts w:ascii="Noto Sans CJK KR Regular" w:eastAsia="Noto Sans CJK KR Regular" w:hAnsi="Noto Sans CJK KR Regular" w:hint="eastAsia"/>
          <w:bCs/>
          <w:sz w:val="18"/>
          <w:szCs w:val="18"/>
        </w:rPr>
        <w:t>MATE"를</w:t>
      </w:r>
      <w:r w:rsidRPr="00124595">
        <w:rPr>
          <w:rFonts w:ascii="Noto Sans CJK KR Regular" w:eastAsia="Noto Sans CJK KR Regular" w:hAnsi="Noto Sans CJK KR Regular"/>
          <w:bCs/>
          <w:sz w:val="18"/>
          <w:szCs w:val="18"/>
        </w:rPr>
        <w:t xml:space="preserve"> </w:t>
      </w:r>
      <w:r w:rsidRPr="00124595">
        <w:rPr>
          <w:rFonts w:ascii="Noto Sans CJK KR Regular" w:eastAsia="Noto Sans CJK KR Regular" w:hAnsi="Noto Sans CJK KR Regular" w:hint="eastAsia"/>
          <w:bCs/>
          <w:sz w:val="18"/>
          <w:szCs w:val="18"/>
        </w:rPr>
        <w:t>통해</w:t>
      </w:r>
      <w:r w:rsidRPr="00124595">
        <w:rPr>
          <w:rFonts w:ascii="Noto Sans CJK KR Regular" w:eastAsia="Noto Sans CJK KR Regular" w:hAnsi="Noto Sans CJK KR Regular"/>
          <w:bCs/>
          <w:sz w:val="18"/>
          <w:szCs w:val="18"/>
        </w:rPr>
        <w:t xml:space="preserve"> </w:t>
      </w:r>
      <w:r w:rsidRPr="00124595">
        <w:rPr>
          <w:rFonts w:ascii="Noto Sans CJK KR Regular" w:eastAsia="Noto Sans CJK KR Regular" w:hAnsi="Noto Sans CJK KR Regular" w:hint="eastAsia"/>
          <w:bCs/>
          <w:sz w:val="18"/>
          <w:szCs w:val="18"/>
        </w:rPr>
        <w:t>제품을</w:t>
      </w:r>
      <w:r w:rsidR="00140521" w:rsidRPr="00124595">
        <w:rPr>
          <w:rFonts w:ascii="Noto Sans CJK KR Regular" w:eastAsia="Noto Sans CJK KR Regular" w:hAnsi="Noto Sans CJK KR Regular"/>
          <w:bCs/>
          <w:sz w:val="18"/>
          <w:szCs w:val="18"/>
        </w:rPr>
        <w:t xml:space="preserve"> </w:t>
      </w:r>
      <w:r w:rsidRPr="00124595">
        <w:rPr>
          <w:rFonts w:ascii="Noto Sans CJK KR Regular" w:eastAsia="Noto Sans CJK KR Regular" w:hAnsi="Noto Sans CJK KR Regular" w:hint="eastAsia"/>
          <w:bCs/>
          <w:sz w:val="18"/>
          <w:szCs w:val="18"/>
        </w:rPr>
        <w:t>구매하는</w:t>
      </w:r>
      <w:r w:rsidRPr="00124595">
        <w:rPr>
          <w:rFonts w:ascii="Noto Sans CJK KR Regular" w:eastAsia="Noto Sans CJK KR Regular" w:hAnsi="Noto Sans CJK KR Regular"/>
          <w:bCs/>
          <w:sz w:val="18"/>
          <w:szCs w:val="18"/>
        </w:rPr>
        <w:t xml:space="preserve"> </w:t>
      </w:r>
      <w:r w:rsidRPr="00124595">
        <w:rPr>
          <w:rFonts w:ascii="Noto Sans CJK KR Regular" w:eastAsia="Noto Sans CJK KR Regular" w:hAnsi="Noto Sans CJK KR Regular" w:hint="eastAsia"/>
          <w:bCs/>
          <w:sz w:val="18"/>
          <w:szCs w:val="18"/>
        </w:rPr>
        <w:t>경우</w:t>
      </w:r>
      <w:r w:rsidRPr="00124595">
        <w:rPr>
          <w:rFonts w:ascii="Noto Sans CJK KR Regular" w:eastAsia="Noto Sans CJK KR Regular" w:hAnsi="Noto Sans CJK KR Regular"/>
          <w:bCs/>
          <w:sz w:val="18"/>
          <w:szCs w:val="18"/>
        </w:rPr>
        <w:t xml:space="preserve"> (</w:t>
      </w:r>
      <w:proofErr w:type="gramStart"/>
      <w:r w:rsidRPr="00124595">
        <w:rPr>
          <w:rFonts w:ascii="Noto Sans CJK KR Regular" w:eastAsia="Noto Sans CJK KR Regular" w:hAnsi="Noto Sans CJK KR Regular" w:hint="eastAsia"/>
          <w:bCs/>
          <w:sz w:val="18"/>
          <w:szCs w:val="18"/>
        </w:rPr>
        <w:t>최초구매,추가구매</w:t>
      </w:r>
      <w:proofErr w:type="gramEnd"/>
      <w:r w:rsidRPr="00124595">
        <w:rPr>
          <w:rFonts w:ascii="Noto Sans CJK KR Regular" w:eastAsia="Noto Sans CJK KR Regular" w:hAnsi="Noto Sans CJK KR Regular" w:hint="eastAsia"/>
          <w:bCs/>
          <w:sz w:val="18"/>
          <w:szCs w:val="18"/>
        </w:rPr>
        <w:t xml:space="preserve"> 모두 포함)</w:t>
      </w:r>
      <w:commentRangeEnd w:id="356"/>
      <w:r w:rsidR="004762F0">
        <w:rPr>
          <w:rStyle w:val="a9"/>
          <w:rFonts w:ascii="Arial" w:eastAsiaTheme="minorEastAsia" w:hAnsi="Arial" w:cs="Arial"/>
          <w:color w:val="auto"/>
          <w:kern w:val="0"/>
          <w:lang w:val="ko"/>
        </w:rPr>
        <w:commentReference w:id="356"/>
      </w:r>
    </w:p>
    <w:p w14:paraId="27A85E97" w14:textId="0900E080" w:rsidR="00375A80" w:rsidRPr="00124595" w:rsidRDefault="00466CE5" w:rsidP="003529E4">
      <w:pPr>
        <w:pStyle w:val="ab"/>
        <w:ind w:leftChars="0" w:left="720"/>
        <w:rPr>
          <w:rFonts w:ascii="Noto Sans CJK KR Regular" w:eastAsia="Noto Sans CJK KR Regular" w:hAnsi="Noto Sans CJK KR Regular"/>
          <w:sz w:val="18"/>
          <w:szCs w:val="18"/>
        </w:rPr>
      </w:pPr>
      <w:r w:rsidRPr="00124595">
        <w:rPr>
          <w:rFonts w:ascii="Noto Sans CJK KR Regular" w:eastAsia="Noto Sans CJK KR Regular" w:hAnsi="Noto Sans CJK KR Regular"/>
          <w:noProof/>
          <w:sz w:val="18"/>
          <w:szCs w:val="18"/>
          <w:lang w:val="ko-KR"/>
        </w:rPr>
        <w:lastRenderedPageBreak/>
        <w:t xml:space="preserve"> </w:t>
      </w:r>
      <w:del w:id="357" w:author="정영재 (Youngjae Jeong)" w:date="2026-01-06T18:01:00Z">
        <w:r w:rsidRPr="00124595" w:rsidDel="00E25089">
          <w:rPr>
            <w:rFonts w:ascii="Noto Sans CJK KR Regular" w:eastAsia="Noto Sans CJK KR Regular" w:hAnsi="Noto Sans CJK KR Regular"/>
            <w:noProof/>
            <w:sz w:val="18"/>
            <w:szCs w:val="18"/>
          </w:rPr>
          <w:drawing>
            <wp:inline distT="0" distB="0" distL="0" distR="0" wp14:anchorId="010D74F3" wp14:editId="01B14B92">
              <wp:extent cx="4991357" cy="4191215"/>
              <wp:effectExtent l="0" t="0" r="0" b="0"/>
              <wp:docPr id="1" name="그림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/>
                    </pic:nvPicPr>
                    <pic:blipFill>
                      <a:blip r:embed="rId11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991357" cy="419121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del>
      <w:r w:rsidR="008234B5" w:rsidRPr="00124595">
        <w:rPr>
          <w:rFonts w:ascii="Noto Sans CJK KR Regular" w:eastAsia="Noto Sans CJK KR Regular" w:hAnsi="Noto Sans CJK KR Regular"/>
          <w:noProof/>
          <w:sz w:val="18"/>
          <w:szCs w:val="18"/>
        </w:rPr>
        <w:t xml:space="preserve"> </w:t>
      </w:r>
    </w:p>
    <w:p w14:paraId="0601A4D1" w14:textId="261E45B2" w:rsidR="00983FB1" w:rsidRDefault="00983FB1" w:rsidP="00570C2E">
      <w:pPr>
        <w:pStyle w:val="af7"/>
        <w:wordWrap/>
        <w:ind w:left="880"/>
        <w:jc w:val="left"/>
        <w:rPr>
          <w:ins w:id="358" w:author="정영재 (Youngjae Jeong)" w:date="2026-01-06T18:01:00Z"/>
          <w:rFonts w:ascii="Noto Sans CJK KR Regular" w:eastAsia="Noto Sans CJK KR Regular" w:hAnsi="Noto Sans CJK KR Regular"/>
          <w:bCs/>
          <w:sz w:val="18"/>
          <w:szCs w:val="18"/>
        </w:rPr>
      </w:pPr>
      <w:ins w:id="359" w:author="정영재 (Youngjae Jeong)" w:date="2026-01-06T18:02:00Z">
        <w:r w:rsidRPr="00983FB1">
          <w:rPr>
            <w:rFonts w:ascii="Noto Sans CJK KR Regular" w:eastAsia="Noto Sans CJK KR Regular" w:hAnsi="Noto Sans CJK KR Regular"/>
            <w:bCs/>
            <w:noProof/>
            <w:sz w:val="18"/>
            <w:szCs w:val="18"/>
          </w:rPr>
          <w:drawing>
            <wp:inline distT="0" distB="0" distL="0" distR="0" wp14:anchorId="72648AEA" wp14:editId="490863CE">
              <wp:extent cx="5733415" cy="3390265"/>
              <wp:effectExtent l="0" t="0" r="635" b="635"/>
              <wp:docPr id="2" name="그림 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/>
                    </pic:nvPicPr>
                    <pic:blipFill>
                      <a:blip r:embed="rId12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733415" cy="339026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308AE418" w14:textId="3CCFABE1" w:rsidR="00570C2E" w:rsidRPr="00124595" w:rsidRDefault="00570C2E" w:rsidP="00570C2E">
      <w:pPr>
        <w:pStyle w:val="af7"/>
        <w:wordWrap/>
        <w:ind w:left="880"/>
        <w:jc w:val="left"/>
        <w:rPr>
          <w:rFonts w:ascii="Noto Sans CJK KR Regular" w:eastAsia="Noto Sans CJK KR Regular" w:hAnsi="Noto Sans CJK KR Regular"/>
          <w:bCs/>
          <w:sz w:val="18"/>
          <w:szCs w:val="18"/>
        </w:rPr>
      </w:pPr>
      <w:r w:rsidRPr="00124595">
        <w:rPr>
          <w:rFonts w:ascii="Noto Sans CJK KR Regular" w:eastAsia="Noto Sans CJK KR Regular" w:hAnsi="Noto Sans CJK KR Regular"/>
          <w:bCs/>
          <w:sz w:val="18"/>
          <w:szCs w:val="18"/>
        </w:rPr>
        <w:t xml:space="preserve">*DESKER </w:t>
      </w:r>
      <w:proofErr w:type="spellStart"/>
      <w:r w:rsidRPr="00124595">
        <w:rPr>
          <w:rFonts w:ascii="Noto Sans CJK KR Regular" w:eastAsia="Noto Sans CJK KR Regular" w:hAnsi="Noto Sans CJK KR Regular"/>
          <w:bCs/>
          <w:sz w:val="18"/>
          <w:szCs w:val="18"/>
        </w:rPr>
        <w:t>MATE</w:t>
      </w:r>
      <w:r w:rsidRPr="00124595">
        <w:rPr>
          <w:rFonts w:ascii="Noto Sans CJK KR Regular" w:eastAsia="Noto Sans CJK KR Regular" w:hAnsi="Noto Sans CJK KR Regular" w:hint="eastAsia"/>
          <w:bCs/>
          <w:sz w:val="18"/>
          <w:szCs w:val="18"/>
        </w:rPr>
        <w:t>의</w:t>
      </w:r>
      <w:proofErr w:type="spellEnd"/>
      <w:r w:rsidRPr="00124595">
        <w:rPr>
          <w:rFonts w:ascii="Noto Sans CJK KR Regular" w:eastAsia="Noto Sans CJK KR Regular" w:hAnsi="Noto Sans CJK KR Regular"/>
          <w:bCs/>
          <w:sz w:val="18"/>
          <w:szCs w:val="18"/>
        </w:rPr>
        <w:t xml:space="preserve"> </w:t>
      </w:r>
      <w:r w:rsidRPr="00124595">
        <w:rPr>
          <w:rFonts w:ascii="Noto Sans CJK KR Regular" w:eastAsia="Noto Sans CJK KR Regular" w:hAnsi="Noto Sans CJK KR Regular" w:hint="eastAsia"/>
          <w:bCs/>
          <w:sz w:val="18"/>
          <w:szCs w:val="18"/>
        </w:rPr>
        <w:t>위탁판매</w:t>
      </w:r>
      <w:r w:rsidRPr="00124595">
        <w:rPr>
          <w:rFonts w:ascii="Noto Sans CJK KR Regular" w:eastAsia="Noto Sans CJK KR Regular" w:hAnsi="Noto Sans CJK KR Regular"/>
          <w:bCs/>
          <w:sz w:val="18"/>
          <w:szCs w:val="18"/>
        </w:rPr>
        <w:t xml:space="preserve"> </w:t>
      </w:r>
      <w:r w:rsidRPr="00124595">
        <w:rPr>
          <w:rFonts w:ascii="Noto Sans CJK KR Regular" w:eastAsia="Noto Sans CJK KR Regular" w:hAnsi="Noto Sans CJK KR Regular" w:hint="eastAsia"/>
          <w:bCs/>
          <w:sz w:val="18"/>
          <w:szCs w:val="18"/>
        </w:rPr>
        <w:t>수수료는</w:t>
      </w:r>
      <w:r w:rsidRPr="00124595">
        <w:rPr>
          <w:rFonts w:ascii="Noto Sans CJK KR Regular" w:eastAsia="Noto Sans CJK KR Regular" w:hAnsi="Noto Sans CJK KR Regular"/>
          <w:bCs/>
          <w:sz w:val="18"/>
          <w:szCs w:val="18"/>
        </w:rPr>
        <w:t xml:space="preserve"> </w:t>
      </w:r>
      <w:r w:rsidRPr="00124595">
        <w:rPr>
          <w:rFonts w:ascii="Noto Sans CJK KR Regular" w:eastAsia="Noto Sans CJK KR Regular" w:hAnsi="Noto Sans CJK KR Regular" w:hint="eastAsia"/>
          <w:bCs/>
          <w:sz w:val="18"/>
          <w:szCs w:val="18"/>
        </w:rPr>
        <w:t>각</w:t>
      </w:r>
      <w:r w:rsidRPr="00124595">
        <w:rPr>
          <w:rFonts w:ascii="Noto Sans CJK KR Regular" w:eastAsia="Noto Sans CJK KR Regular" w:hAnsi="Noto Sans CJK KR Regular"/>
          <w:bCs/>
          <w:sz w:val="18"/>
          <w:szCs w:val="18"/>
        </w:rPr>
        <w:t xml:space="preserve"> </w:t>
      </w:r>
      <w:r w:rsidRPr="00124595">
        <w:rPr>
          <w:rFonts w:ascii="Noto Sans CJK KR Regular" w:eastAsia="Noto Sans CJK KR Regular" w:hAnsi="Noto Sans CJK KR Regular" w:hint="eastAsia"/>
          <w:bCs/>
          <w:sz w:val="18"/>
          <w:szCs w:val="18"/>
        </w:rPr>
        <w:t>금액구간별</w:t>
      </w:r>
      <w:r w:rsidRPr="00124595">
        <w:rPr>
          <w:rFonts w:ascii="Noto Sans CJK KR Regular" w:eastAsia="Noto Sans CJK KR Regular" w:hAnsi="Noto Sans CJK KR Regular"/>
          <w:bCs/>
          <w:sz w:val="18"/>
          <w:szCs w:val="18"/>
        </w:rPr>
        <w:t xml:space="preserve"> </w:t>
      </w:r>
      <w:r w:rsidRPr="00124595">
        <w:rPr>
          <w:rFonts w:ascii="Noto Sans CJK KR Regular" w:eastAsia="Noto Sans CJK KR Regular" w:hAnsi="Noto Sans CJK KR Regular" w:hint="eastAsia"/>
          <w:bCs/>
          <w:sz w:val="18"/>
          <w:szCs w:val="18"/>
        </w:rPr>
        <w:t>기준</w:t>
      </w:r>
      <w:r w:rsidRPr="00124595">
        <w:rPr>
          <w:rFonts w:ascii="Noto Sans CJK KR Regular" w:eastAsia="Noto Sans CJK KR Regular" w:hAnsi="Noto Sans CJK KR Regular"/>
          <w:bCs/>
          <w:sz w:val="18"/>
          <w:szCs w:val="18"/>
        </w:rPr>
        <w:t xml:space="preserve"> </w:t>
      </w:r>
      <w:r w:rsidRPr="00124595">
        <w:rPr>
          <w:rFonts w:ascii="Noto Sans CJK KR Regular" w:eastAsia="Noto Sans CJK KR Regular" w:hAnsi="Noto Sans CJK KR Regular" w:hint="eastAsia"/>
          <w:bCs/>
          <w:sz w:val="18"/>
          <w:szCs w:val="18"/>
        </w:rPr>
        <w:t>수수료율이</w:t>
      </w:r>
      <w:r w:rsidRPr="00124595">
        <w:rPr>
          <w:rFonts w:ascii="Noto Sans CJK KR Regular" w:eastAsia="Noto Sans CJK KR Regular" w:hAnsi="Noto Sans CJK KR Regular"/>
          <w:bCs/>
          <w:sz w:val="18"/>
          <w:szCs w:val="18"/>
        </w:rPr>
        <w:t xml:space="preserve"> </w:t>
      </w:r>
      <w:r w:rsidRPr="00124595">
        <w:rPr>
          <w:rFonts w:ascii="Noto Sans CJK KR Regular" w:eastAsia="Noto Sans CJK KR Regular" w:hAnsi="Noto Sans CJK KR Regular" w:hint="eastAsia"/>
          <w:bCs/>
          <w:sz w:val="18"/>
          <w:szCs w:val="18"/>
        </w:rPr>
        <w:t>누진</w:t>
      </w:r>
      <w:r w:rsidRPr="00124595">
        <w:rPr>
          <w:rFonts w:ascii="Noto Sans CJK KR Regular" w:eastAsia="Noto Sans CJK KR Regular" w:hAnsi="Noto Sans CJK KR Regular"/>
          <w:bCs/>
          <w:sz w:val="18"/>
          <w:szCs w:val="18"/>
        </w:rPr>
        <w:t xml:space="preserve"> </w:t>
      </w:r>
      <w:r w:rsidRPr="00124595">
        <w:rPr>
          <w:rFonts w:ascii="Noto Sans CJK KR Regular" w:eastAsia="Noto Sans CJK KR Regular" w:hAnsi="Noto Sans CJK KR Regular" w:hint="eastAsia"/>
          <w:bCs/>
          <w:sz w:val="18"/>
          <w:szCs w:val="18"/>
        </w:rPr>
        <w:t>적용되어</w:t>
      </w:r>
      <w:r w:rsidRPr="00124595">
        <w:rPr>
          <w:rFonts w:ascii="Noto Sans CJK KR Regular" w:eastAsia="Noto Sans CJK KR Regular" w:hAnsi="Noto Sans CJK KR Regular"/>
          <w:bCs/>
          <w:sz w:val="18"/>
          <w:szCs w:val="18"/>
        </w:rPr>
        <w:t xml:space="preserve"> </w:t>
      </w:r>
      <w:r w:rsidRPr="00124595">
        <w:rPr>
          <w:rFonts w:ascii="Noto Sans CJK KR Regular" w:eastAsia="Noto Sans CJK KR Regular" w:hAnsi="Noto Sans CJK KR Regular" w:hint="eastAsia"/>
          <w:bCs/>
          <w:sz w:val="18"/>
          <w:szCs w:val="18"/>
        </w:rPr>
        <w:t>산정됩니다.</w:t>
      </w:r>
      <w:r w:rsidR="00E7388D" w:rsidRPr="00124595">
        <w:rPr>
          <w:rFonts w:ascii="Noto Sans CJK KR Regular" w:eastAsia="Noto Sans CJK KR Regular" w:hAnsi="Noto Sans CJK KR Regular"/>
          <w:bCs/>
          <w:sz w:val="18"/>
          <w:szCs w:val="18"/>
        </w:rPr>
        <w:br/>
      </w:r>
      <w:r w:rsidR="00E7388D" w:rsidRPr="00124595">
        <w:rPr>
          <w:rFonts w:ascii="Noto Sans CJK KR Regular" w:eastAsia="Noto Sans CJK KR Regular" w:hAnsi="Noto Sans CJK KR Regular" w:hint="eastAsia"/>
          <w:bCs/>
          <w:sz w:val="18"/>
          <w:szCs w:val="18"/>
        </w:rPr>
        <w:t xml:space="preserve">*고객별 월매출액은 A수수료율을 적용하는 매출액과 B수수료율을 적용하는 매출액을 나누어 누진 적용합니다. </w:t>
      </w:r>
    </w:p>
    <w:p w14:paraId="5F39E02D" w14:textId="2C155274" w:rsidR="0068622B" w:rsidRPr="00124595" w:rsidRDefault="00570C2E" w:rsidP="00570C2E">
      <w:pPr>
        <w:pStyle w:val="af7"/>
        <w:ind w:left="880"/>
        <w:rPr>
          <w:rFonts w:ascii="Noto Sans CJK KR Regular" w:eastAsia="Noto Sans CJK KR Regular" w:hAnsi="Noto Sans CJK KR Regular"/>
          <w:bCs/>
          <w:sz w:val="18"/>
          <w:szCs w:val="18"/>
        </w:rPr>
      </w:pPr>
      <w:r w:rsidRPr="00124595">
        <w:rPr>
          <w:rFonts w:ascii="Noto Sans CJK KR Regular" w:eastAsia="Noto Sans CJK KR Regular" w:hAnsi="Noto Sans CJK KR Regular"/>
          <w:bCs/>
          <w:sz w:val="18"/>
          <w:szCs w:val="18"/>
        </w:rPr>
        <w:t>*</w:t>
      </w:r>
      <w:r w:rsidR="00E46719" w:rsidRPr="00124595">
        <w:rPr>
          <w:rFonts w:ascii="Noto Sans CJK KR Regular" w:eastAsia="Noto Sans CJK KR Regular" w:hAnsi="Noto Sans CJK KR Regular" w:hint="eastAsia"/>
          <w:bCs/>
          <w:sz w:val="18"/>
          <w:szCs w:val="18"/>
        </w:rPr>
        <w:t>회원이</w:t>
      </w:r>
      <w:r w:rsidR="00E46719" w:rsidRPr="00124595">
        <w:rPr>
          <w:rFonts w:ascii="Noto Sans CJK KR Regular" w:eastAsia="Noto Sans CJK KR Regular" w:hAnsi="Noto Sans CJK KR Regular"/>
          <w:bCs/>
          <w:sz w:val="18"/>
          <w:szCs w:val="18"/>
        </w:rPr>
        <w:t xml:space="preserve"> </w:t>
      </w:r>
      <w:r w:rsidR="00E46719" w:rsidRPr="00124595">
        <w:rPr>
          <w:rFonts w:ascii="Noto Sans CJK KR Regular" w:eastAsia="Noto Sans CJK KR Regular" w:hAnsi="Noto Sans CJK KR Regular" w:hint="eastAsia"/>
          <w:bCs/>
          <w:sz w:val="18"/>
          <w:szCs w:val="18"/>
        </w:rPr>
        <w:t>최종</w:t>
      </w:r>
      <w:r w:rsidR="00E46719" w:rsidRPr="00124595">
        <w:rPr>
          <w:rFonts w:ascii="Noto Sans CJK KR Regular" w:eastAsia="Noto Sans CJK KR Regular" w:hAnsi="Noto Sans CJK KR Regular"/>
          <w:bCs/>
          <w:sz w:val="18"/>
          <w:szCs w:val="18"/>
        </w:rPr>
        <w:t xml:space="preserve"> </w:t>
      </w:r>
      <w:r w:rsidR="00E46719" w:rsidRPr="00124595">
        <w:rPr>
          <w:rFonts w:ascii="Noto Sans CJK KR Regular" w:eastAsia="Noto Sans CJK KR Regular" w:hAnsi="Noto Sans CJK KR Regular" w:hint="eastAsia"/>
          <w:bCs/>
          <w:sz w:val="18"/>
          <w:szCs w:val="18"/>
        </w:rPr>
        <w:t>결제한</w:t>
      </w:r>
      <w:r w:rsidR="00E46719" w:rsidRPr="00124595">
        <w:rPr>
          <w:rFonts w:ascii="Noto Sans CJK KR Regular" w:eastAsia="Noto Sans CJK KR Regular" w:hAnsi="Noto Sans CJK KR Regular"/>
          <w:bCs/>
          <w:sz w:val="18"/>
          <w:szCs w:val="18"/>
        </w:rPr>
        <w:t xml:space="preserve"> </w:t>
      </w:r>
      <w:r w:rsidR="00E46719" w:rsidRPr="00124595">
        <w:rPr>
          <w:rFonts w:ascii="Noto Sans CJK KR Regular" w:eastAsia="Noto Sans CJK KR Regular" w:hAnsi="Noto Sans CJK KR Regular" w:hint="eastAsia"/>
          <w:bCs/>
          <w:sz w:val="18"/>
          <w:szCs w:val="18"/>
        </w:rPr>
        <w:t>금액에</w:t>
      </w:r>
      <w:r w:rsidR="00E46719" w:rsidRPr="00124595">
        <w:rPr>
          <w:rFonts w:ascii="Noto Sans CJK KR Regular" w:eastAsia="Noto Sans CJK KR Regular" w:hAnsi="Noto Sans CJK KR Regular"/>
          <w:bCs/>
          <w:sz w:val="18"/>
          <w:szCs w:val="18"/>
        </w:rPr>
        <w:t xml:space="preserve"> </w:t>
      </w:r>
      <w:r w:rsidR="00E46719" w:rsidRPr="00124595">
        <w:rPr>
          <w:rFonts w:ascii="Noto Sans CJK KR Regular" w:eastAsia="Noto Sans CJK KR Regular" w:hAnsi="Noto Sans CJK KR Regular" w:hint="eastAsia"/>
          <w:bCs/>
          <w:sz w:val="18"/>
          <w:szCs w:val="18"/>
        </w:rPr>
        <w:t>대한</w:t>
      </w:r>
      <w:r w:rsidR="00E46719" w:rsidRPr="00124595">
        <w:rPr>
          <w:rFonts w:ascii="Noto Sans CJK KR Regular" w:eastAsia="Noto Sans CJK KR Regular" w:hAnsi="Noto Sans CJK KR Regular"/>
          <w:bCs/>
          <w:sz w:val="18"/>
          <w:szCs w:val="18"/>
        </w:rPr>
        <w:t xml:space="preserve"> </w:t>
      </w:r>
      <w:r w:rsidR="00E46719" w:rsidRPr="00124595">
        <w:rPr>
          <w:rFonts w:ascii="Noto Sans CJK KR Regular" w:eastAsia="Noto Sans CJK KR Regular" w:hAnsi="Noto Sans CJK KR Regular" w:hint="eastAsia"/>
          <w:bCs/>
          <w:sz w:val="18"/>
          <w:szCs w:val="18"/>
        </w:rPr>
        <w:t>수수료는</w:t>
      </w:r>
      <w:r w:rsidR="00E46719" w:rsidRPr="00124595">
        <w:rPr>
          <w:rFonts w:ascii="Noto Sans CJK KR Regular" w:eastAsia="Noto Sans CJK KR Regular" w:hAnsi="Noto Sans CJK KR Regular"/>
          <w:bCs/>
          <w:sz w:val="18"/>
          <w:szCs w:val="18"/>
        </w:rPr>
        <w:t xml:space="preserve"> </w:t>
      </w:r>
      <w:r w:rsidR="00E46719" w:rsidRPr="00124595">
        <w:rPr>
          <w:rFonts w:ascii="Noto Sans CJK KR Regular" w:eastAsia="Noto Sans CJK KR Regular" w:hAnsi="Noto Sans CJK KR Regular" w:hint="eastAsia"/>
          <w:bCs/>
          <w:sz w:val="18"/>
          <w:szCs w:val="18"/>
        </w:rPr>
        <w:t>사업</w:t>
      </w:r>
      <w:r w:rsidR="001A764D" w:rsidRPr="00124595">
        <w:rPr>
          <w:rFonts w:ascii="Noto Sans CJK KR Regular" w:eastAsia="Noto Sans CJK KR Regular" w:hAnsi="Noto Sans CJK KR Regular" w:hint="eastAsia"/>
          <w:bCs/>
          <w:sz w:val="18"/>
          <w:szCs w:val="18"/>
        </w:rPr>
        <w:t>자</w:t>
      </w:r>
      <w:r w:rsidR="00E46719" w:rsidRPr="00124595">
        <w:rPr>
          <w:rFonts w:ascii="Noto Sans CJK KR Regular" w:eastAsia="Noto Sans CJK KR Regular" w:hAnsi="Noto Sans CJK KR Regular" w:hint="eastAsia"/>
          <w:bCs/>
          <w:sz w:val="18"/>
          <w:szCs w:val="18"/>
        </w:rPr>
        <w:t>별로</w:t>
      </w:r>
      <w:r w:rsidR="00E46719" w:rsidRPr="00124595">
        <w:rPr>
          <w:rFonts w:ascii="Noto Sans CJK KR Regular" w:eastAsia="Noto Sans CJK KR Regular" w:hAnsi="Noto Sans CJK KR Regular"/>
          <w:bCs/>
          <w:sz w:val="18"/>
          <w:szCs w:val="18"/>
        </w:rPr>
        <w:t xml:space="preserve"> </w:t>
      </w:r>
      <w:r w:rsidR="00E46719" w:rsidRPr="00124595">
        <w:rPr>
          <w:rFonts w:ascii="Noto Sans CJK KR Regular" w:eastAsia="Noto Sans CJK KR Regular" w:hAnsi="Noto Sans CJK KR Regular" w:hint="eastAsia"/>
          <w:bCs/>
          <w:sz w:val="18"/>
          <w:szCs w:val="18"/>
        </w:rPr>
        <w:t>같은</w:t>
      </w:r>
      <w:r w:rsidR="00E46719" w:rsidRPr="00124595">
        <w:rPr>
          <w:rFonts w:ascii="Noto Sans CJK KR Regular" w:eastAsia="Noto Sans CJK KR Regular" w:hAnsi="Noto Sans CJK KR Regular"/>
          <w:bCs/>
          <w:sz w:val="18"/>
          <w:szCs w:val="18"/>
        </w:rPr>
        <w:t xml:space="preserve"> </w:t>
      </w:r>
      <w:r w:rsidR="00E46719" w:rsidRPr="00124595">
        <w:rPr>
          <w:rFonts w:ascii="Noto Sans CJK KR Regular" w:eastAsia="Noto Sans CJK KR Regular" w:hAnsi="Noto Sans CJK KR Regular" w:hint="eastAsia"/>
          <w:bCs/>
          <w:sz w:val="18"/>
          <w:szCs w:val="18"/>
        </w:rPr>
        <w:t>월에</w:t>
      </w:r>
      <w:r w:rsidR="00E46719" w:rsidRPr="00124595">
        <w:rPr>
          <w:rFonts w:ascii="Noto Sans CJK KR Regular" w:eastAsia="Noto Sans CJK KR Regular" w:hAnsi="Noto Sans CJK KR Regular"/>
          <w:bCs/>
          <w:sz w:val="18"/>
          <w:szCs w:val="18"/>
        </w:rPr>
        <w:t xml:space="preserve"> </w:t>
      </w:r>
      <w:r w:rsidR="00E46719" w:rsidRPr="00124595">
        <w:rPr>
          <w:rFonts w:ascii="Noto Sans CJK KR Regular" w:eastAsia="Noto Sans CJK KR Regular" w:hAnsi="Noto Sans CJK KR Regular" w:hint="eastAsia"/>
          <w:bCs/>
          <w:sz w:val="18"/>
          <w:szCs w:val="18"/>
        </w:rPr>
        <w:t>납품</w:t>
      </w:r>
      <w:r w:rsidR="00607045" w:rsidRPr="00124595">
        <w:rPr>
          <w:rFonts w:ascii="Noto Sans CJK KR Regular" w:eastAsia="Noto Sans CJK KR Regular" w:hAnsi="Noto Sans CJK KR Regular"/>
          <w:bCs/>
          <w:sz w:val="18"/>
          <w:szCs w:val="18"/>
        </w:rPr>
        <w:t xml:space="preserve"> </w:t>
      </w:r>
      <w:r w:rsidR="00E46719" w:rsidRPr="00124595">
        <w:rPr>
          <w:rFonts w:ascii="Noto Sans CJK KR Regular" w:eastAsia="Noto Sans CJK KR Regular" w:hAnsi="Noto Sans CJK KR Regular" w:hint="eastAsia"/>
          <w:bCs/>
          <w:sz w:val="18"/>
          <w:szCs w:val="18"/>
        </w:rPr>
        <w:t>완료된</w:t>
      </w:r>
      <w:r w:rsidR="00E46719" w:rsidRPr="00124595">
        <w:rPr>
          <w:rFonts w:ascii="Noto Sans CJK KR Regular" w:eastAsia="Noto Sans CJK KR Regular" w:hAnsi="Noto Sans CJK KR Regular"/>
          <w:bCs/>
          <w:sz w:val="18"/>
          <w:szCs w:val="18"/>
        </w:rPr>
        <w:t xml:space="preserve"> </w:t>
      </w:r>
      <w:r w:rsidR="00E46719" w:rsidRPr="00124595">
        <w:rPr>
          <w:rFonts w:ascii="Noto Sans CJK KR Regular" w:eastAsia="Noto Sans CJK KR Regular" w:hAnsi="Noto Sans CJK KR Regular" w:hint="eastAsia"/>
          <w:bCs/>
          <w:sz w:val="18"/>
          <w:szCs w:val="18"/>
        </w:rPr>
        <w:t>건을</w:t>
      </w:r>
      <w:r w:rsidR="00E46719" w:rsidRPr="00124595">
        <w:rPr>
          <w:rFonts w:ascii="Noto Sans CJK KR Regular" w:eastAsia="Noto Sans CJK KR Regular" w:hAnsi="Noto Sans CJK KR Regular"/>
          <w:bCs/>
          <w:sz w:val="18"/>
          <w:szCs w:val="18"/>
        </w:rPr>
        <w:t xml:space="preserve"> </w:t>
      </w:r>
      <w:r w:rsidR="00E46719" w:rsidRPr="00124595">
        <w:rPr>
          <w:rFonts w:ascii="Noto Sans CJK KR Regular" w:eastAsia="Noto Sans CJK KR Regular" w:hAnsi="Noto Sans CJK KR Regular" w:hint="eastAsia"/>
          <w:bCs/>
          <w:sz w:val="18"/>
          <w:szCs w:val="18"/>
        </w:rPr>
        <w:t>합산한</w:t>
      </w:r>
      <w:r w:rsidR="00E46719" w:rsidRPr="00124595">
        <w:rPr>
          <w:rFonts w:ascii="Noto Sans CJK KR Regular" w:eastAsia="Noto Sans CJK KR Regular" w:hAnsi="Noto Sans CJK KR Regular"/>
          <w:bCs/>
          <w:sz w:val="18"/>
          <w:szCs w:val="18"/>
        </w:rPr>
        <w:t xml:space="preserve"> </w:t>
      </w:r>
      <w:r w:rsidR="00E46719" w:rsidRPr="00124595">
        <w:rPr>
          <w:rFonts w:ascii="Noto Sans CJK KR Regular" w:eastAsia="Noto Sans CJK KR Regular" w:hAnsi="Noto Sans CJK KR Regular" w:hint="eastAsia"/>
          <w:bCs/>
          <w:sz w:val="18"/>
          <w:szCs w:val="18"/>
        </w:rPr>
        <w:t>금액에</w:t>
      </w:r>
      <w:r w:rsidR="00E46719" w:rsidRPr="00124595">
        <w:rPr>
          <w:rFonts w:ascii="Noto Sans CJK KR Regular" w:eastAsia="Noto Sans CJK KR Regular" w:hAnsi="Noto Sans CJK KR Regular"/>
          <w:bCs/>
          <w:sz w:val="18"/>
          <w:szCs w:val="18"/>
        </w:rPr>
        <w:t xml:space="preserve"> </w:t>
      </w:r>
      <w:r w:rsidR="00E46719" w:rsidRPr="00124595">
        <w:rPr>
          <w:rFonts w:ascii="Noto Sans CJK KR Regular" w:eastAsia="Noto Sans CJK KR Regular" w:hAnsi="Noto Sans CJK KR Regular" w:hint="eastAsia"/>
          <w:bCs/>
          <w:sz w:val="18"/>
          <w:szCs w:val="18"/>
        </w:rPr>
        <w:t>대하여</w:t>
      </w:r>
      <w:r w:rsidR="00E46719" w:rsidRPr="00124595">
        <w:rPr>
          <w:rFonts w:ascii="Noto Sans CJK KR Regular" w:eastAsia="Noto Sans CJK KR Regular" w:hAnsi="Noto Sans CJK KR Regular"/>
          <w:bCs/>
          <w:sz w:val="18"/>
          <w:szCs w:val="18"/>
        </w:rPr>
        <w:t xml:space="preserve"> </w:t>
      </w:r>
      <w:r w:rsidR="00E46719" w:rsidRPr="00124595">
        <w:rPr>
          <w:rFonts w:ascii="Noto Sans CJK KR Regular" w:eastAsia="Noto Sans CJK KR Regular" w:hAnsi="Noto Sans CJK KR Regular" w:hint="eastAsia"/>
          <w:bCs/>
          <w:sz w:val="18"/>
          <w:szCs w:val="18"/>
        </w:rPr>
        <w:t>산정됩니다.</w:t>
      </w:r>
    </w:p>
    <w:p w14:paraId="2DB9E829" w14:textId="18EE0E2A" w:rsidR="00902984" w:rsidRPr="00124595" w:rsidRDefault="00227CDB" w:rsidP="00227CDB">
      <w:pPr>
        <w:pStyle w:val="ab"/>
        <w:ind w:leftChars="0" w:left="283" w:firstLineChars="400" w:firstLine="720"/>
        <w:rPr>
          <w:rFonts w:ascii="Noto Sans CJK KR Regular" w:eastAsia="Noto Sans CJK KR Regular" w:hAnsi="Noto Sans CJK KR Regular" w:cs="Arial Unicode MS"/>
          <w:sz w:val="18"/>
          <w:szCs w:val="18"/>
        </w:rPr>
      </w:pPr>
      <w:r>
        <w:rPr>
          <w:rFonts w:ascii="Noto Sans CJK KR Regular" w:eastAsia="Noto Sans CJK KR Regular" w:hAnsi="Noto Sans CJK KR Regular" w:cs="Arial Unicode MS" w:hint="eastAsia"/>
          <w:sz w:val="18"/>
          <w:szCs w:val="18"/>
        </w:rPr>
        <w:lastRenderedPageBreak/>
        <w:t>*</w:t>
      </w:r>
      <w:r w:rsidR="003F2FF0" w:rsidRPr="00124595">
        <w:rPr>
          <w:rFonts w:ascii="Noto Sans CJK KR Regular" w:eastAsia="Noto Sans CJK KR Regular" w:hAnsi="Noto Sans CJK KR Regular" w:cs="Arial Unicode MS" w:hint="eastAsia"/>
          <w:sz w:val="18"/>
          <w:szCs w:val="18"/>
        </w:rPr>
        <w:t>정산</w:t>
      </w:r>
      <w:r w:rsidR="003F2FF0"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 xml:space="preserve"> </w:t>
      </w:r>
      <w:proofErr w:type="spellStart"/>
      <w:r w:rsidR="003F2FF0" w:rsidRPr="00124595">
        <w:rPr>
          <w:rFonts w:ascii="Noto Sans CJK KR Regular" w:eastAsia="Noto Sans CJK KR Regular" w:hAnsi="Noto Sans CJK KR Regular" w:cs="Arial Unicode MS" w:hint="eastAsia"/>
          <w:sz w:val="18"/>
          <w:szCs w:val="18"/>
        </w:rPr>
        <w:t>대상월</w:t>
      </w:r>
      <w:proofErr w:type="spellEnd"/>
      <w:r w:rsidR="003F2FF0"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 xml:space="preserve"> </w:t>
      </w:r>
      <w:r w:rsidR="003F2FF0" w:rsidRPr="00124595">
        <w:rPr>
          <w:rFonts w:ascii="Noto Sans CJK KR Regular" w:eastAsia="Noto Sans CJK KR Regular" w:hAnsi="Noto Sans CJK KR Regular" w:cs="Arial Unicode MS" w:hint="eastAsia"/>
          <w:sz w:val="18"/>
          <w:szCs w:val="18"/>
        </w:rPr>
        <w:t>기준</w:t>
      </w:r>
      <w:r w:rsidR="003F2FF0"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 xml:space="preserve"> </w:t>
      </w:r>
      <w:r w:rsidR="003F2FF0" w:rsidRPr="00124595">
        <w:rPr>
          <w:rFonts w:ascii="Noto Sans CJK KR Regular" w:eastAsia="Noto Sans CJK KR Regular" w:hAnsi="Noto Sans CJK KR Regular" w:cs="Arial Unicode MS" w:hint="eastAsia"/>
          <w:sz w:val="18"/>
          <w:szCs w:val="18"/>
        </w:rPr>
        <w:t>납품</w:t>
      </w:r>
      <w:r w:rsidR="00DA67D7"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 xml:space="preserve"> </w:t>
      </w:r>
      <w:r w:rsidR="00DA67D7" w:rsidRPr="00124595">
        <w:rPr>
          <w:rFonts w:ascii="Noto Sans CJK KR Regular" w:eastAsia="Noto Sans CJK KR Regular" w:hAnsi="Noto Sans CJK KR Regular" w:cs="Arial Unicode MS" w:hint="eastAsia"/>
          <w:sz w:val="18"/>
          <w:szCs w:val="18"/>
        </w:rPr>
        <w:t>및</w:t>
      </w:r>
      <w:r w:rsidR="003F2FF0"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 xml:space="preserve"> </w:t>
      </w:r>
      <w:r w:rsidR="003F2FF0" w:rsidRPr="00124595">
        <w:rPr>
          <w:rFonts w:ascii="Noto Sans CJK KR Regular" w:eastAsia="Noto Sans CJK KR Regular" w:hAnsi="Noto Sans CJK KR Regular" w:cs="Arial Unicode MS" w:hint="eastAsia"/>
          <w:sz w:val="18"/>
          <w:szCs w:val="18"/>
        </w:rPr>
        <w:t>결제가</w:t>
      </w:r>
      <w:r w:rsidR="003F2FF0"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 xml:space="preserve"> </w:t>
      </w:r>
      <w:r w:rsidR="003F2FF0" w:rsidRPr="00124595">
        <w:rPr>
          <w:rFonts w:ascii="Noto Sans CJK KR Regular" w:eastAsia="Noto Sans CJK KR Regular" w:hAnsi="Noto Sans CJK KR Regular" w:cs="Arial Unicode MS" w:hint="eastAsia"/>
          <w:sz w:val="18"/>
          <w:szCs w:val="18"/>
        </w:rPr>
        <w:t>완료</w:t>
      </w:r>
      <w:r w:rsidR="00DA67D7" w:rsidRPr="00124595">
        <w:rPr>
          <w:rFonts w:ascii="Noto Sans CJK KR Regular" w:eastAsia="Noto Sans CJK KR Regular" w:hAnsi="Noto Sans CJK KR Regular" w:cs="Arial Unicode MS" w:hint="eastAsia"/>
          <w:sz w:val="18"/>
          <w:szCs w:val="18"/>
        </w:rPr>
        <w:t>된</w:t>
      </w:r>
      <w:r w:rsidR="003F2FF0"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 xml:space="preserve"> </w:t>
      </w:r>
      <w:r w:rsidR="003F2FF0" w:rsidRPr="00124595">
        <w:rPr>
          <w:rFonts w:ascii="Noto Sans CJK KR Regular" w:eastAsia="Noto Sans CJK KR Regular" w:hAnsi="Noto Sans CJK KR Regular" w:cs="Arial Unicode MS" w:hint="eastAsia"/>
          <w:sz w:val="18"/>
          <w:szCs w:val="18"/>
        </w:rPr>
        <w:t>건</w:t>
      </w:r>
      <w:r w:rsidR="00DA67D7" w:rsidRPr="00124595">
        <w:rPr>
          <w:rFonts w:ascii="Noto Sans CJK KR Regular" w:eastAsia="Noto Sans CJK KR Regular" w:hAnsi="Noto Sans CJK KR Regular" w:cs="Arial Unicode MS" w:hint="eastAsia"/>
          <w:sz w:val="18"/>
          <w:szCs w:val="18"/>
        </w:rPr>
        <w:t>만</w:t>
      </w:r>
      <w:r w:rsidR="003F2FF0"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 xml:space="preserve"> </w:t>
      </w:r>
      <w:r w:rsidR="00AC1614" w:rsidRPr="00124595">
        <w:rPr>
          <w:rFonts w:ascii="Noto Sans CJK KR Regular" w:eastAsia="Noto Sans CJK KR Regular" w:hAnsi="Noto Sans CJK KR Regular" w:cs="Arial Unicode MS" w:hint="eastAsia"/>
          <w:sz w:val="18"/>
          <w:szCs w:val="18"/>
        </w:rPr>
        <w:t>사업자</w:t>
      </w:r>
      <w:r w:rsidR="003F2FF0" w:rsidRPr="00124595">
        <w:rPr>
          <w:rFonts w:ascii="Noto Sans CJK KR Regular" w:eastAsia="Noto Sans CJK KR Regular" w:hAnsi="Noto Sans CJK KR Regular" w:cs="Arial Unicode MS" w:hint="eastAsia"/>
          <w:sz w:val="18"/>
          <w:szCs w:val="18"/>
        </w:rPr>
        <w:t>별</w:t>
      </w:r>
      <w:r w:rsidR="003F2FF0"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 xml:space="preserve"> </w:t>
      </w:r>
      <w:r w:rsidR="003F2FF0" w:rsidRPr="00124595">
        <w:rPr>
          <w:rFonts w:ascii="Noto Sans CJK KR Regular" w:eastAsia="Noto Sans CJK KR Regular" w:hAnsi="Noto Sans CJK KR Regular" w:cs="Arial Unicode MS" w:hint="eastAsia"/>
          <w:sz w:val="18"/>
          <w:szCs w:val="18"/>
        </w:rPr>
        <w:t>월매출액</w:t>
      </w:r>
      <w:r w:rsidR="00490EB8" w:rsidRPr="00124595">
        <w:rPr>
          <w:rFonts w:ascii="Noto Sans CJK KR Regular" w:eastAsia="Noto Sans CJK KR Regular" w:hAnsi="Noto Sans CJK KR Regular" w:cs="Arial Unicode MS" w:hint="eastAsia"/>
          <w:sz w:val="18"/>
          <w:szCs w:val="18"/>
        </w:rPr>
        <w:t>에</w:t>
      </w:r>
      <w:r w:rsidR="003F2FF0"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 xml:space="preserve"> </w:t>
      </w:r>
      <w:r w:rsidR="003F2FF0" w:rsidRPr="00124595">
        <w:rPr>
          <w:rFonts w:ascii="Noto Sans CJK KR Regular" w:eastAsia="Noto Sans CJK KR Regular" w:hAnsi="Noto Sans CJK KR Regular" w:cs="Arial Unicode MS" w:hint="eastAsia"/>
          <w:sz w:val="18"/>
          <w:szCs w:val="18"/>
        </w:rPr>
        <w:t>합산</w:t>
      </w:r>
      <w:r w:rsidR="00490EB8" w:rsidRPr="00124595">
        <w:rPr>
          <w:rFonts w:ascii="Noto Sans CJK KR Regular" w:eastAsia="Noto Sans CJK KR Regular" w:hAnsi="Noto Sans CJK KR Regular" w:cs="Arial Unicode MS" w:hint="eastAsia"/>
          <w:sz w:val="18"/>
          <w:szCs w:val="18"/>
        </w:rPr>
        <w:t>됩니다</w:t>
      </w:r>
      <w:r w:rsidR="00490EB8"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>.</w:t>
      </w:r>
      <w:r w:rsidR="00541F20"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br/>
      </w:r>
    </w:p>
    <w:p w14:paraId="0000003F" w14:textId="1393C47B" w:rsidR="00D238D8" w:rsidRPr="00124595" w:rsidRDefault="005761CA" w:rsidP="003529E4">
      <w:pPr>
        <w:numPr>
          <w:ilvl w:val="0"/>
          <w:numId w:val="1"/>
        </w:numPr>
        <w:rPr>
          <w:rFonts w:ascii="Noto Sans CJK KR Regular" w:eastAsia="Noto Sans CJK KR Regular" w:hAnsi="Noto Sans CJK KR Regular"/>
          <w:sz w:val="18"/>
          <w:szCs w:val="18"/>
          <w:highlight w:val="white"/>
        </w:rPr>
      </w:pPr>
      <w:r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>2</w:t>
      </w:r>
      <w:r w:rsidR="00C252A9" w:rsidRPr="00124595">
        <w:rPr>
          <w:rFonts w:ascii="Noto Sans CJK KR Regular" w:eastAsia="Noto Sans CJK KR Regular" w:hAnsi="Noto Sans CJK KR Regular" w:cs="Arial Unicode MS" w:hint="eastAsia"/>
          <w:sz w:val="18"/>
          <w:szCs w:val="18"/>
        </w:rPr>
        <w:t>항에</w:t>
      </w:r>
      <w:r w:rsidR="00C252A9"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 xml:space="preserve"> 따른 위탁 수수료는 </w:t>
      </w:r>
      <w:r w:rsidR="0066473E" w:rsidRPr="00124595">
        <w:rPr>
          <w:rFonts w:ascii="Noto Sans CJK KR Regular" w:eastAsia="Noto Sans CJK KR Regular" w:hAnsi="Noto Sans CJK KR Regular" w:cs="Arial Unicode MS" w:hint="eastAsia"/>
          <w:sz w:val="18"/>
          <w:szCs w:val="18"/>
        </w:rPr>
        <w:t>주문에</w:t>
      </w:r>
      <w:r w:rsidR="0066473E"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 xml:space="preserve"> 대한 결</w:t>
      </w:r>
      <w:r w:rsidR="003432F4" w:rsidRPr="00124595">
        <w:rPr>
          <w:rFonts w:ascii="Noto Sans CJK KR Regular" w:eastAsia="Noto Sans CJK KR Regular" w:hAnsi="Noto Sans CJK KR Regular" w:cs="Arial Unicode MS" w:hint="eastAsia"/>
          <w:sz w:val="18"/>
          <w:szCs w:val="18"/>
        </w:rPr>
        <w:t>제</w:t>
      </w:r>
      <w:r w:rsidR="003432F4"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 xml:space="preserve"> 및 물품대금 </w:t>
      </w:r>
      <w:proofErr w:type="gramStart"/>
      <w:r w:rsidR="003432F4" w:rsidRPr="00124595">
        <w:rPr>
          <w:rFonts w:ascii="Noto Sans CJK KR Regular" w:eastAsia="Noto Sans CJK KR Regular" w:hAnsi="Noto Sans CJK KR Regular" w:cs="Arial Unicode MS" w:hint="eastAsia"/>
          <w:sz w:val="18"/>
          <w:szCs w:val="18"/>
        </w:rPr>
        <w:t>회수</w:t>
      </w:r>
      <w:r w:rsidR="007B0CFA"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>,제품의</w:t>
      </w:r>
      <w:proofErr w:type="gramEnd"/>
      <w:r w:rsidR="007B0CFA"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 xml:space="preserve"> 출고가 모두 완료된 날의 </w:t>
      </w:r>
      <w:r w:rsidR="00C252A9"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>익월 말일</w:t>
      </w:r>
      <w:r w:rsidR="0066473E" w:rsidRPr="00124595">
        <w:rPr>
          <w:rFonts w:ascii="Noto Sans CJK KR Regular" w:eastAsia="Noto Sans CJK KR Regular" w:hAnsi="Noto Sans CJK KR Regular" w:cs="Arial Unicode MS" w:hint="eastAsia"/>
          <w:sz w:val="18"/>
          <w:szCs w:val="18"/>
        </w:rPr>
        <w:t>까지</w:t>
      </w:r>
      <w:r w:rsidR="00616367"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 xml:space="preserve"> 현금으로</w:t>
      </w:r>
      <w:r w:rsidR="00C252A9"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 xml:space="preserve"> 지급</w:t>
      </w:r>
      <w:r w:rsidR="00DB5A04" w:rsidRPr="00124595">
        <w:rPr>
          <w:rFonts w:ascii="Noto Sans CJK KR Regular" w:eastAsia="Noto Sans CJK KR Regular" w:hAnsi="Noto Sans CJK KR Regular" w:cs="Arial Unicode MS" w:hint="eastAsia"/>
          <w:sz w:val="18"/>
          <w:szCs w:val="18"/>
        </w:rPr>
        <w:t>하는</w:t>
      </w:r>
      <w:r w:rsidR="00DB5A04"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 xml:space="preserve"> </w:t>
      </w:r>
      <w:r w:rsidR="00DB5A04" w:rsidRPr="00124595">
        <w:rPr>
          <w:rFonts w:ascii="Noto Sans CJK KR Regular" w:eastAsia="Noto Sans CJK KR Regular" w:hAnsi="Noto Sans CJK KR Regular" w:cs="Arial Unicode MS" w:hint="eastAsia"/>
          <w:sz w:val="18"/>
          <w:szCs w:val="18"/>
        </w:rPr>
        <w:t>것을</w:t>
      </w:r>
      <w:r w:rsidR="00DB5A04"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 xml:space="preserve"> </w:t>
      </w:r>
      <w:r w:rsidR="00DB5A04" w:rsidRPr="00124595">
        <w:rPr>
          <w:rFonts w:ascii="Noto Sans CJK KR Regular" w:eastAsia="Noto Sans CJK KR Regular" w:hAnsi="Noto Sans CJK KR Regular" w:cs="Arial Unicode MS" w:hint="eastAsia"/>
          <w:sz w:val="18"/>
          <w:szCs w:val="18"/>
        </w:rPr>
        <w:t>원칙으로</w:t>
      </w:r>
      <w:r w:rsidR="00DB5A04"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 xml:space="preserve"> </w:t>
      </w:r>
      <w:r w:rsidR="00DB5A04" w:rsidRPr="00124595">
        <w:rPr>
          <w:rFonts w:ascii="Noto Sans CJK KR Regular" w:eastAsia="Noto Sans CJK KR Regular" w:hAnsi="Noto Sans CJK KR Regular" w:cs="Arial Unicode MS" w:hint="eastAsia"/>
          <w:sz w:val="18"/>
          <w:szCs w:val="18"/>
        </w:rPr>
        <w:t>합니다</w:t>
      </w:r>
      <w:r w:rsidR="00DB5A04"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>.</w:t>
      </w:r>
      <w:r w:rsidR="00933453"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 xml:space="preserve"> </w:t>
      </w:r>
      <w:commentRangeStart w:id="360"/>
      <w:r w:rsidR="00933453"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 xml:space="preserve">단 </w:t>
      </w:r>
      <w:r w:rsidR="00883A2A" w:rsidRPr="00124595">
        <w:rPr>
          <w:rFonts w:ascii="Noto Sans CJK KR Regular" w:eastAsia="Noto Sans CJK KR Regular" w:hAnsi="Noto Sans CJK KR Regular" w:cs="Arial Unicode MS" w:hint="eastAsia"/>
          <w:sz w:val="18"/>
          <w:szCs w:val="18"/>
        </w:rPr>
        <w:t>계약이</w:t>
      </w:r>
      <w:r w:rsidR="00883A2A"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 xml:space="preserve"> 종료되거나 해지되는 경우 그 시점까지 거래가 확정된 건에 대한 위탁수수료는 종료되거나 해지되는 일자의 </w:t>
      </w:r>
      <w:r w:rsidR="00883A2A" w:rsidRPr="00124595">
        <w:rPr>
          <w:rFonts w:ascii="Noto Sans CJK KR Regular" w:eastAsia="Noto Sans CJK KR Regular" w:hAnsi="Noto Sans CJK KR Regular" w:cs="Arial Unicode MS" w:hint="eastAsia"/>
          <w:sz w:val="18"/>
          <w:szCs w:val="18"/>
        </w:rPr>
        <w:t>익월</w:t>
      </w:r>
      <w:r w:rsidR="0045137B">
        <w:rPr>
          <w:rFonts w:ascii="Noto Sans CJK KR Regular" w:eastAsia="Noto Sans CJK KR Regular" w:hAnsi="Noto Sans CJK KR Regular" w:cs="Arial Unicode MS" w:hint="eastAsia"/>
          <w:sz w:val="18"/>
          <w:szCs w:val="18"/>
        </w:rPr>
        <w:t xml:space="preserve"> </w:t>
      </w:r>
      <w:r w:rsidR="00887ECB" w:rsidRPr="00124595">
        <w:rPr>
          <w:rFonts w:ascii="Noto Sans CJK KR Regular" w:eastAsia="Noto Sans CJK KR Regular" w:hAnsi="Noto Sans CJK KR Regular" w:cs="Arial Unicode MS" w:hint="eastAsia"/>
          <w:sz w:val="18"/>
          <w:szCs w:val="18"/>
        </w:rPr>
        <w:t>말일까지</w:t>
      </w:r>
      <w:r w:rsidR="00887ECB"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 xml:space="preserve"> 정산하여 </w:t>
      </w:r>
      <w:r w:rsidR="00883A2A" w:rsidRPr="00124595">
        <w:rPr>
          <w:rFonts w:ascii="Noto Sans CJK KR Regular" w:eastAsia="Noto Sans CJK KR Regular" w:hAnsi="Noto Sans CJK KR Regular" w:cs="Arial Unicode MS" w:hint="eastAsia"/>
          <w:sz w:val="18"/>
          <w:szCs w:val="18"/>
        </w:rPr>
        <w:t>지급합니다</w:t>
      </w:r>
      <w:r w:rsidR="00883A2A"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 xml:space="preserve">. </w:t>
      </w:r>
      <w:commentRangeEnd w:id="360"/>
      <w:r w:rsidR="0017583F">
        <w:rPr>
          <w:rStyle w:val="a9"/>
        </w:rPr>
        <w:commentReference w:id="360"/>
      </w:r>
    </w:p>
    <w:p w14:paraId="58E8122B" w14:textId="4F784907" w:rsidR="00923135" w:rsidRDefault="005761CA" w:rsidP="0017583F">
      <w:pPr>
        <w:numPr>
          <w:ilvl w:val="0"/>
          <w:numId w:val="1"/>
        </w:numPr>
        <w:rPr>
          <w:ins w:id="361" w:author="정영재 (Youngjae Jeong)" w:date="2026-02-10T11:54:00Z"/>
          <w:rFonts w:ascii="Noto Sans CJK KR Regular" w:eastAsia="Noto Sans CJK KR Regular" w:hAnsi="Noto Sans CJK KR Regular" w:cs="Arial Unicode MS"/>
          <w:sz w:val="18"/>
          <w:szCs w:val="18"/>
          <w:highlight w:val="white"/>
        </w:rPr>
      </w:pPr>
      <w:commentRangeStart w:id="362"/>
      <w:r w:rsidRPr="00124595">
        <w:rPr>
          <w:rFonts w:ascii="Noto Sans CJK KR Regular" w:eastAsia="Noto Sans CJK KR Regular" w:hAnsi="Noto Sans CJK KR Regular" w:cs="Arial Unicode MS"/>
          <w:sz w:val="18"/>
          <w:szCs w:val="18"/>
          <w:highlight w:val="white"/>
        </w:rPr>
        <w:t>“</w:t>
      </w:r>
      <w:r w:rsidR="00FE5954" w:rsidRPr="00124595">
        <w:rPr>
          <w:rFonts w:ascii="Noto Sans CJK KR Regular" w:eastAsia="Noto Sans CJK KR Regular" w:hAnsi="Noto Sans CJK KR Regular" w:cs="Arial Unicode MS"/>
          <w:sz w:val="18"/>
          <w:szCs w:val="18"/>
          <w:highlight w:val="white"/>
        </w:rPr>
        <w:t>DESKER MATE</w:t>
      </w:r>
      <w:proofErr w:type="gramStart"/>
      <w:r w:rsidRPr="00124595">
        <w:rPr>
          <w:rFonts w:ascii="Noto Sans CJK KR Regular" w:eastAsia="Noto Sans CJK KR Regular" w:hAnsi="Noto Sans CJK KR Regular" w:cs="Arial Unicode MS"/>
          <w:sz w:val="18"/>
          <w:szCs w:val="18"/>
          <w:highlight w:val="white"/>
        </w:rPr>
        <w:t xml:space="preserve">” </w:t>
      </w:r>
      <w:r w:rsidR="001B537F" w:rsidRPr="00124595">
        <w:rPr>
          <w:rFonts w:ascii="Noto Sans CJK KR Regular" w:eastAsia="Noto Sans CJK KR Regular" w:hAnsi="Noto Sans CJK KR Regular" w:cs="Arial Unicode MS" w:hint="eastAsia"/>
          <w:sz w:val="18"/>
          <w:szCs w:val="18"/>
          <w:highlight w:val="white"/>
        </w:rPr>
        <w:t>는</w:t>
      </w:r>
      <w:proofErr w:type="gramEnd"/>
      <w:r w:rsidRPr="00124595">
        <w:rPr>
          <w:rFonts w:ascii="Noto Sans CJK KR Regular" w:eastAsia="Noto Sans CJK KR Regular" w:hAnsi="Noto Sans CJK KR Regular" w:cs="Arial Unicode MS"/>
          <w:sz w:val="18"/>
          <w:szCs w:val="18"/>
          <w:highlight w:val="white"/>
        </w:rPr>
        <w:t xml:space="preserve"> 회원과 </w:t>
      </w:r>
      <w:r w:rsidR="004A5973" w:rsidRPr="00124595">
        <w:rPr>
          <w:rFonts w:ascii="Noto Sans CJK KR Regular" w:eastAsia="Noto Sans CJK KR Regular" w:hAnsi="Noto Sans CJK KR Regular" w:cs="Arial Unicode MS"/>
          <w:sz w:val="18"/>
          <w:szCs w:val="18"/>
          <w:highlight w:val="white"/>
        </w:rPr>
        <w:t>"</w:t>
      </w:r>
      <w:r w:rsidRPr="00124595">
        <w:rPr>
          <w:rFonts w:ascii="Noto Sans CJK KR Regular" w:eastAsia="Noto Sans CJK KR Regular" w:hAnsi="Noto Sans CJK KR Regular" w:cs="Arial Unicode MS"/>
          <w:sz w:val="18"/>
          <w:szCs w:val="18"/>
          <w:highlight w:val="white"/>
        </w:rPr>
        <w:t>(주)</w:t>
      </w:r>
      <w:proofErr w:type="spellStart"/>
      <w:r w:rsidRPr="00124595">
        <w:rPr>
          <w:rFonts w:ascii="Noto Sans CJK KR Regular" w:eastAsia="Noto Sans CJK KR Regular" w:hAnsi="Noto Sans CJK KR Regular" w:cs="Arial Unicode MS"/>
          <w:sz w:val="18"/>
          <w:szCs w:val="18"/>
          <w:highlight w:val="white"/>
        </w:rPr>
        <w:t>일룸</w:t>
      </w:r>
      <w:proofErr w:type="spellEnd"/>
      <w:r w:rsidRPr="00124595">
        <w:rPr>
          <w:rFonts w:ascii="Noto Sans CJK KR Regular" w:eastAsia="Noto Sans CJK KR Regular" w:hAnsi="Noto Sans CJK KR Regular" w:cs="Arial Unicode MS"/>
          <w:sz w:val="18"/>
          <w:szCs w:val="18"/>
          <w:highlight w:val="white"/>
        </w:rPr>
        <w:t>-DESKER</w:t>
      </w:r>
      <w:r w:rsidR="004A5973" w:rsidRPr="00124595">
        <w:rPr>
          <w:rFonts w:ascii="Noto Sans CJK KR Regular" w:eastAsia="Noto Sans CJK KR Regular" w:hAnsi="Noto Sans CJK KR Regular" w:cs="Arial Unicode MS"/>
          <w:sz w:val="18"/>
          <w:szCs w:val="18"/>
          <w:highlight w:val="white"/>
        </w:rPr>
        <w:t>"</w:t>
      </w:r>
      <w:r w:rsidRPr="00124595">
        <w:rPr>
          <w:rFonts w:ascii="Noto Sans CJK KR Regular" w:eastAsia="Noto Sans CJK KR Regular" w:hAnsi="Noto Sans CJK KR Regular" w:cs="Arial Unicode MS"/>
          <w:sz w:val="18"/>
          <w:szCs w:val="18"/>
          <w:highlight w:val="white"/>
        </w:rPr>
        <w:t xml:space="preserve"> 사이에서 정상적으로 거래가 종료될 수 있도록 최선을 다</w:t>
      </w:r>
      <w:ins w:id="363" w:author="김현주 (Hyunjoo Kim)" w:date="2026-03-03T15:07:00Z">
        <w:r w:rsidR="00AB7B65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t xml:space="preserve">하여야 합니다. 다만, </w:t>
        </w:r>
      </w:ins>
      <w:del w:id="364" w:author="김현주 (Hyunjoo Kim)" w:date="2026-03-03T15:07:00Z">
        <w:r w:rsidRPr="00124595" w:rsidDel="00AB7B65">
          <w:rPr>
            <w:rFonts w:ascii="Noto Sans CJK KR Regular" w:eastAsia="Noto Sans CJK KR Regular" w:hAnsi="Noto Sans CJK KR Regular" w:cs="Arial Unicode MS"/>
            <w:sz w:val="18"/>
            <w:szCs w:val="18"/>
            <w:highlight w:val="white"/>
          </w:rPr>
          <w:delText>할 의무가 있으며</w:delText>
        </w:r>
        <w:r w:rsidRPr="00124595" w:rsidDel="00AB7B65">
          <w:rPr>
            <w:rFonts w:ascii="Noto Sans CJK KR Regular" w:eastAsia="Noto Sans CJK KR Regular" w:hAnsi="Noto Sans CJK KR Regular" w:cs="Arial Unicode MS"/>
            <w:sz w:val="18"/>
            <w:szCs w:val="18"/>
          </w:rPr>
          <w:delText>, 해당 의무를 게을리</w:delText>
        </w:r>
        <w:r w:rsidR="0054549C" w:rsidRPr="00124595" w:rsidDel="00AB7B65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delText>하거나</w:delText>
        </w:r>
        <w:r w:rsidR="0054549C" w:rsidRPr="00124595" w:rsidDel="00AB7B65">
          <w:rPr>
            <w:rFonts w:ascii="Noto Sans CJK KR Regular" w:eastAsia="Noto Sans CJK KR Regular" w:hAnsi="Noto Sans CJK KR Regular" w:cs="Arial Unicode MS"/>
            <w:sz w:val="18"/>
            <w:szCs w:val="18"/>
          </w:rPr>
          <w:delText xml:space="preserve"> </w:delText>
        </w:r>
      </w:del>
      <w:r w:rsidR="0054549C" w:rsidRPr="00124595">
        <w:rPr>
          <w:rFonts w:ascii="Noto Sans CJK KR Regular" w:eastAsia="Noto Sans CJK KR Regular" w:hAnsi="Noto Sans CJK KR Regular" w:cs="Arial Unicode MS"/>
          <w:sz w:val="18"/>
          <w:szCs w:val="18"/>
          <w:highlight w:val="white"/>
        </w:rPr>
        <w:t>“</w:t>
      </w:r>
      <w:r w:rsidR="00FE5954" w:rsidRPr="00124595">
        <w:rPr>
          <w:rFonts w:ascii="Noto Sans CJK KR Regular" w:eastAsia="Noto Sans CJK KR Regular" w:hAnsi="Noto Sans CJK KR Regular" w:cs="Arial Unicode MS"/>
          <w:sz w:val="18"/>
          <w:szCs w:val="18"/>
          <w:highlight w:val="white"/>
        </w:rPr>
        <w:t>DESKER MATE</w:t>
      </w:r>
      <w:proofErr w:type="gramStart"/>
      <w:r w:rsidR="0054549C" w:rsidRPr="00124595">
        <w:rPr>
          <w:rFonts w:ascii="Noto Sans CJK KR Regular" w:eastAsia="Noto Sans CJK KR Regular" w:hAnsi="Noto Sans CJK KR Regular" w:cs="Arial Unicode MS"/>
          <w:sz w:val="18"/>
          <w:szCs w:val="18"/>
          <w:highlight w:val="white"/>
        </w:rPr>
        <w:t xml:space="preserve">” </w:t>
      </w:r>
      <w:r w:rsidR="0054549C" w:rsidRPr="00124595">
        <w:rPr>
          <w:rFonts w:ascii="Noto Sans CJK KR Regular" w:eastAsia="Noto Sans CJK KR Regular" w:hAnsi="Noto Sans CJK KR Regular" w:cs="Arial Unicode MS" w:hint="eastAsia"/>
          <w:sz w:val="18"/>
          <w:szCs w:val="18"/>
          <w:highlight w:val="white"/>
        </w:rPr>
        <w:t>의</w:t>
      </w:r>
      <w:proofErr w:type="gramEnd"/>
      <w:r w:rsidR="0054549C" w:rsidRPr="00124595">
        <w:rPr>
          <w:rFonts w:ascii="Noto Sans CJK KR Regular" w:eastAsia="Noto Sans CJK KR Regular" w:hAnsi="Noto Sans CJK KR Regular" w:cs="Arial Unicode MS"/>
          <w:sz w:val="18"/>
          <w:szCs w:val="18"/>
          <w:highlight w:val="white"/>
        </w:rPr>
        <w:t xml:space="preserve"> </w:t>
      </w:r>
      <w:ins w:id="365" w:author="김현주 (Hyunjoo Kim)" w:date="2026-03-03T15:07:00Z">
        <w:r w:rsidR="00AB7B65">
          <w:rPr>
            <w:rFonts w:ascii="Noto Sans CJK KR Regular" w:eastAsia="Noto Sans CJK KR Regular" w:hAnsi="Noto Sans CJK KR Regular" w:cs="Arial Unicode MS" w:hint="eastAsia"/>
            <w:sz w:val="18"/>
            <w:szCs w:val="18"/>
            <w:highlight w:val="white"/>
          </w:rPr>
          <w:t>고의 또는 중대한 과실</w:t>
        </w:r>
      </w:ins>
      <w:del w:id="366" w:author="김현주 (Hyunjoo Kim)" w:date="2026-03-03T15:07:00Z">
        <w:r w:rsidR="0054549C" w:rsidRPr="00124595" w:rsidDel="00AB7B65">
          <w:rPr>
            <w:rFonts w:ascii="Noto Sans CJK KR Regular" w:eastAsia="Noto Sans CJK KR Regular" w:hAnsi="Noto Sans CJK KR Regular" w:cs="Arial Unicode MS"/>
            <w:sz w:val="18"/>
            <w:szCs w:val="18"/>
            <w:highlight w:val="white"/>
          </w:rPr>
          <w:delText>귀책사유</w:delText>
        </w:r>
      </w:del>
      <w:r w:rsidR="0054549C" w:rsidRPr="00124595">
        <w:rPr>
          <w:rFonts w:ascii="Noto Sans CJK KR Regular" w:eastAsia="Noto Sans CJK KR Regular" w:hAnsi="Noto Sans CJK KR Regular" w:cs="Arial Unicode MS"/>
          <w:sz w:val="18"/>
          <w:szCs w:val="18"/>
          <w:highlight w:val="white"/>
        </w:rPr>
        <w:t>로</w:t>
      </w:r>
      <w:r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 xml:space="preserve"> </w:t>
      </w:r>
      <w:r w:rsidR="003432F4" w:rsidRPr="00124595">
        <w:rPr>
          <w:rFonts w:ascii="Noto Sans CJK KR Regular" w:eastAsia="Noto Sans CJK KR Regular" w:hAnsi="Noto Sans CJK KR Regular" w:cs="Arial Unicode MS" w:hint="eastAsia"/>
          <w:sz w:val="18"/>
          <w:szCs w:val="18"/>
        </w:rPr>
        <w:t>계약진행</w:t>
      </w:r>
      <w:r w:rsidR="003432F4"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 xml:space="preserve"> 및 채권회수가 </w:t>
      </w:r>
      <w:r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>지연</w:t>
      </w:r>
      <w:r w:rsidRPr="00124595">
        <w:rPr>
          <w:rFonts w:ascii="Noto Sans CJK KR Regular" w:eastAsia="Noto Sans CJK KR Regular" w:hAnsi="Noto Sans CJK KR Regular" w:cs="Arial Unicode MS"/>
          <w:sz w:val="18"/>
          <w:szCs w:val="18"/>
          <w:highlight w:val="white"/>
        </w:rPr>
        <w:t>될 경우</w:t>
      </w:r>
      <w:ins w:id="367" w:author="김현주 (Hyunjoo Kim)" w:date="2026-03-03T15:08:00Z">
        <w:r w:rsidR="00AB7B65">
          <w:rPr>
            <w:rFonts w:ascii="Noto Sans CJK KR Regular" w:eastAsia="Noto Sans CJK KR Regular" w:hAnsi="Noto Sans CJK KR Regular" w:cs="Arial Unicode MS" w:hint="eastAsia"/>
            <w:sz w:val="18"/>
            <w:szCs w:val="18"/>
            <w:highlight w:val="white"/>
          </w:rPr>
          <w:t xml:space="preserve">에 한하여, </w:t>
        </w:r>
      </w:ins>
      <w:r w:rsidR="00DB5A04" w:rsidRPr="00124595">
        <w:rPr>
          <w:rFonts w:ascii="Noto Sans CJK KR Regular" w:eastAsia="Noto Sans CJK KR Regular" w:hAnsi="Noto Sans CJK KR Regular" w:cs="Arial Unicode MS"/>
          <w:sz w:val="18"/>
          <w:szCs w:val="18"/>
          <w:highlight w:val="white"/>
        </w:rPr>
        <w:t>(</w:t>
      </w:r>
      <w:r w:rsidR="00DB5A04" w:rsidRPr="00124595">
        <w:rPr>
          <w:rFonts w:ascii="Noto Sans CJK KR Regular" w:eastAsia="Noto Sans CJK KR Regular" w:hAnsi="Noto Sans CJK KR Regular" w:cs="Arial Unicode MS" w:hint="eastAsia"/>
          <w:sz w:val="18"/>
          <w:szCs w:val="18"/>
          <w:highlight w:val="white"/>
        </w:rPr>
        <w:t>출고지연</w:t>
      </w:r>
      <w:r w:rsidR="00DB5A04" w:rsidRPr="00124595">
        <w:rPr>
          <w:rFonts w:ascii="Noto Sans CJK KR Regular" w:eastAsia="Noto Sans CJK KR Regular" w:hAnsi="Noto Sans CJK KR Regular" w:cs="Arial Unicode MS"/>
          <w:sz w:val="18"/>
          <w:szCs w:val="18"/>
          <w:highlight w:val="white"/>
        </w:rPr>
        <w:t xml:space="preserve">, </w:t>
      </w:r>
      <w:r w:rsidR="00DB5A04" w:rsidRPr="00124595">
        <w:rPr>
          <w:rFonts w:ascii="Noto Sans CJK KR Regular" w:eastAsia="Noto Sans CJK KR Regular" w:hAnsi="Noto Sans CJK KR Regular" w:cs="Arial Unicode MS" w:hint="eastAsia"/>
          <w:sz w:val="18"/>
          <w:szCs w:val="18"/>
          <w:highlight w:val="white"/>
        </w:rPr>
        <w:t>잔금</w:t>
      </w:r>
      <w:r w:rsidR="00DB5A04" w:rsidRPr="00124595">
        <w:rPr>
          <w:rFonts w:ascii="Noto Sans CJK KR Regular" w:eastAsia="Noto Sans CJK KR Regular" w:hAnsi="Noto Sans CJK KR Regular" w:cs="Arial Unicode MS"/>
          <w:sz w:val="18"/>
          <w:szCs w:val="18"/>
          <w:highlight w:val="white"/>
        </w:rPr>
        <w:t xml:space="preserve"> </w:t>
      </w:r>
      <w:proofErr w:type="spellStart"/>
      <w:r w:rsidR="00DB5A04" w:rsidRPr="00124595">
        <w:rPr>
          <w:rFonts w:ascii="Noto Sans CJK KR Regular" w:eastAsia="Noto Sans CJK KR Regular" w:hAnsi="Noto Sans CJK KR Regular" w:cs="Arial Unicode MS" w:hint="eastAsia"/>
          <w:sz w:val="18"/>
          <w:szCs w:val="18"/>
          <w:highlight w:val="white"/>
        </w:rPr>
        <w:t>미입금</w:t>
      </w:r>
      <w:proofErr w:type="spellEnd"/>
      <w:r w:rsidR="00DB5A04" w:rsidRPr="00124595">
        <w:rPr>
          <w:rFonts w:ascii="Noto Sans CJK KR Regular" w:eastAsia="Noto Sans CJK KR Regular" w:hAnsi="Noto Sans CJK KR Regular" w:cs="Arial Unicode MS"/>
          <w:sz w:val="18"/>
          <w:szCs w:val="18"/>
          <w:highlight w:val="white"/>
        </w:rPr>
        <w:t xml:space="preserve">, </w:t>
      </w:r>
      <w:r w:rsidR="00DB5A04" w:rsidRPr="00124595">
        <w:rPr>
          <w:rFonts w:ascii="Noto Sans CJK KR Regular" w:eastAsia="Noto Sans CJK KR Regular" w:hAnsi="Noto Sans CJK KR Regular" w:cs="Arial Unicode MS" w:hint="eastAsia"/>
          <w:sz w:val="18"/>
          <w:szCs w:val="18"/>
          <w:highlight w:val="white"/>
        </w:rPr>
        <w:t>전산정보</w:t>
      </w:r>
      <w:r w:rsidR="00DB5A04" w:rsidRPr="00124595">
        <w:rPr>
          <w:rFonts w:ascii="Noto Sans CJK KR Regular" w:eastAsia="Noto Sans CJK KR Regular" w:hAnsi="Noto Sans CJK KR Regular" w:cs="Arial Unicode MS"/>
          <w:sz w:val="18"/>
          <w:szCs w:val="18"/>
          <w:highlight w:val="white"/>
        </w:rPr>
        <w:t xml:space="preserve"> </w:t>
      </w:r>
      <w:r w:rsidR="00DB5A04" w:rsidRPr="00124595">
        <w:rPr>
          <w:rFonts w:ascii="Noto Sans CJK KR Regular" w:eastAsia="Noto Sans CJK KR Regular" w:hAnsi="Noto Sans CJK KR Regular" w:cs="Arial Unicode MS" w:hint="eastAsia"/>
          <w:sz w:val="18"/>
          <w:szCs w:val="18"/>
          <w:highlight w:val="white"/>
        </w:rPr>
        <w:t>미등록</w:t>
      </w:r>
      <w:r w:rsidR="00DB5A04" w:rsidRPr="00124595">
        <w:rPr>
          <w:rFonts w:ascii="Noto Sans CJK KR Regular" w:eastAsia="Noto Sans CJK KR Regular" w:hAnsi="Noto Sans CJK KR Regular" w:cs="Arial Unicode MS"/>
          <w:sz w:val="18"/>
          <w:szCs w:val="18"/>
          <w:highlight w:val="white"/>
        </w:rPr>
        <w:t xml:space="preserve"> 등을 포함하며 이에 한정하지 아니함)</w:t>
      </w:r>
      <w:r w:rsidRPr="00124595">
        <w:rPr>
          <w:rFonts w:ascii="Noto Sans CJK KR Regular" w:eastAsia="Noto Sans CJK KR Regular" w:hAnsi="Noto Sans CJK KR Regular" w:cs="Arial Unicode MS"/>
          <w:sz w:val="18"/>
          <w:szCs w:val="18"/>
          <w:highlight w:val="white"/>
        </w:rPr>
        <w:t xml:space="preserve"> </w:t>
      </w:r>
      <w:r w:rsidR="004A5973" w:rsidRPr="00124595">
        <w:rPr>
          <w:rFonts w:ascii="Noto Sans CJK KR Regular" w:eastAsia="Noto Sans CJK KR Regular" w:hAnsi="Noto Sans CJK KR Regular" w:cs="Arial Unicode MS"/>
          <w:sz w:val="18"/>
          <w:szCs w:val="18"/>
          <w:highlight w:val="white"/>
        </w:rPr>
        <w:t>"</w:t>
      </w:r>
      <w:ins w:id="368" w:author="김현주 (Hyunjoo Kim)" w:date="2026-03-03T15:08:00Z">
        <w:r w:rsidR="00AB7B65" w:rsidRPr="00AB7B65">
          <w:t xml:space="preserve"> </w:t>
        </w:r>
        <w:r w:rsidR="00AB7B65" w:rsidRPr="00AB7B65">
          <w:rPr>
            <w:rFonts w:ascii="Noto Sans CJK KR Regular" w:eastAsia="Noto Sans CJK KR Regular" w:hAnsi="Noto Sans CJK KR Regular" w:cs="Arial Unicode MS"/>
            <w:sz w:val="18"/>
            <w:szCs w:val="18"/>
            <w:rPrChange w:id="369" w:author="김현주 (Hyunjoo Kim)" w:date="2026-03-03T15:08:00Z">
              <w:rPr/>
            </w:rPrChange>
          </w:rPr>
          <w:t>주)</w:t>
        </w:r>
        <w:proofErr w:type="spellStart"/>
        <w:r w:rsidR="00AB7B65" w:rsidRPr="00AB7B65">
          <w:rPr>
            <w:rFonts w:ascii="Noto Sans CJK KR Regular" w:eastAsia="Noto Sans CJK KR Regular" w:hAnsi="Noto Sans CJK KR Regular" w:cs="Arial Unicode MS"/>
            <w:sz w:val="18"/>
            <w:szCs w:val="18"/>
            <w:rPrChange w:id="370" w:author="김현주 (Hyunjoo Kim)" w:date="2026-03-03T15:08:00Z">
              <w:rPr/>
            </w:rPrChange>
          </w:rPr>
          <w:t>일룸-DESKER"는</w:t>
        </w:r>
        <w:proofErr w:type="spellEnd"/>
        <w:r w:rsidR="00AB7B65" w:rsidRPr="00AB7B65">
          <w:rPr>
            <w:rFonts w:ascii="Noto Sans CJK KR Regular" w:eastAsia="Noto Sans CJK KR Regular" w:hAnsi="Noto Sans CJK KR Regular" w:cs="Arial Unicode MS"/>
            <w:sz w:val="18"/>
            <w:szCs w:val="18"/>
            <w:rPrChange w:id="371" w:author="김현주 (Hyunjoo Kim)" w:date="2026-03-03T15:08:00Z">
              <w:rPr/>
            </w:rPrChange>
          </w:rPr>
          <w:t xml:space="preserve"> 해당 지연 사유가 해소될 때까지 관련 건에 대한 위탁수수료 지급을 합리적인 범위 내에서 보류할 수 있습니다.</w:t>
        </w:r>
        <w:r w:rsidR="00AB7B65" w:rsidRPr="00AB7B65">
          <w:rPr>
            <w:rFonts w:ascii="Noto Sans CJK KR Regular" w:eastAsia="Noto Sans CJK KR Regular" w:hAnsi="Noto Sans CJK KR Regular" w:cs="Arial Unicode MS" w:hint="eastAsia"/>
            <w:sz w:val="18"/>
            <w:szCs w:val="18"/>
            <w:rPrChange w:id="372" w:author="김현주 (Hyunjoo Kim)" w:date="2026-03-03T15:08:00Z">
              <w:rPr>
                <w:rFonts w:hint="eastAsia"/>
              </w:rPr>
            </w:rPrChange>
          </w:rPr>
          <w:t xml:space="preserve"> </w:t>
        </w:r>
        <w:r w:rsidR="00AB7B65" w:rsidRPr="00AB7B65">
          <w:rPr>
            <w:rFonts w:ascii="Noto Sans CJK KR Regular" w:eastAsia="Noto Sans CJK KR Regular" w:hAnsi="Noto Sans CJK KR Regular" w:cs="Arial Unicode MS"/>
            <w:sz w:val="18"/>
            <w:szCs w:val="18"/>
            <w:rPrChange w:id="373" w:author="김현주 (Hyunjoo Kim)" w:date="2026-03-03T15:08:00Z">
              <w:rPr/>
            </w:rPrChange>
          </w:rPr>
          <w:t>이 경우 "(주)</w:t>
        </w:r>
        <w:proofErr w:type="spellStart"/>
        <w:r w:rsidR="00AB7B65" w:rsidRPr="00AB7B65">
          <w:rPr>
            <w:rFonts w:ascii="Noto Sans CJK KR Regular" w:eastAsia="Noto Sans CJK KR Regular" w:hAnsi="Noto Sans CJK KR Regular" w:cs="Arial Unicode MS"/>
            <w:sz w:val="18"/>
            <w:szCs w:val="18"/>
            <w:rPrChange w:id="374" w:author="김현주 (Hyunjoo Kim)" w:date="2026-03-03T15:08:00Z">
              <w:rPr/>
            </w:rPrChange>
          </w:rPr>
          <w:t>일룸-DESKER"는</w:t>
        </w:r>
        <w:proofErr w:type="spellEnd"/>
        <w:r w:rsidR="00AB7B65" w:rsidRPr="00AB7B65">
          <w:rPr>
            <w:rFonts w:ascii="Noto Sans CJK KR Regular" w:eastAsia="Noto Sans CJK KR Regular" w:hAnsi="Noto Sans CJK KR Regular" w:cs="Arial Unicode MS"/>
            <w:sz w:val="18"/>
            <w:szCs w:val="18"/>
            <w:rPrChange w:id="375" w:author="김현주 (Hyunjoo Kim)" w:date="2026-03-03T15:08:00Z">
              <w:rPr/>
            </w:rPrChange>
          </w:rPr>
          <w:t xml:space="preserve"> 보류 사유 및 관련 사실을 서면 또는 전산시스템을 통하여 통지하고, “DESKER </w:t>
        </w:r>
        <w:proofErr w:type="spellStart"/>
        <w:r w:rsidR="00AB7B65" w:rsidRPr="00AB7B65">
          <w:rPr>
            <w:rFonts w:ascii="Noto Sans CJK KR Regular" w:eastAsia="Noto Sans CJK KR Regular" w:hAnsi="Noto Sans CJK KR Regular" w:cs="Arial Unicode MS"/>
            <w:sz w:val="18"/>
            <w:szCs w:val="18"/>
            <w:rPrChange w:id="376" w:author="김현주 (Hyunjoo Kim)" w:date="2026-03-03T15:08:00Z">
              <w:rPr/>
            </w:rPrChange>
          </w:rPr>
          <w:t>MATE”에게</w:t>
        </w:r>
        <w:proofErr w:type="spellEnd"/>
        <w:r w:rsidR="00AB7B65" w:rsidRPr="00AB7B65">
          <w:rPr>
            <w:rFonts w:ascii="Noto Sans CJK KR Regular" w:eastAsia="Noto Sans CJK KR Regular" w:hAnsi="Noto Sans CJK KR Regular" w:cs="Arial Unicode MS"/>
            <w:sz w:val="18"/>
            <w:szCs w:val="18"/>
            <w:rPrChange w:id="377" w:author="김현주 (Hyunjoo Kim)" w:date="2026-03-03T15:08:00Z">
              <w:rPr/>
            </w:rPrChange>
          </w:rPr>
          <w:t xml:space="preserve"> 소명기회를 부여하여야 합니다.</w:t>
        </w:r>
        <w:r w:rsidR="00AB7B65" w:rsidRPr="00AB7B65" w:rsidDel="00AB7B65">
          <w:rPr>
            <w:rFonts w:ascii="Noto Sans CJK KR Regular" w:eastAsia="Noto Sans CJK KR Regular" w:hAnsi="Noto Sans CJK KR Regular" w:cs="Arial Unicode MS"/>
            <w:sz w:val="18"/>
            <w:szCs w:val="18"/>
            <w:rPrChange w:id="378" w:author="김현주 (Hyunjoo Kim)" w:date="2026-03-03T15:08:00Z">
              <w:rPr>
                <w:rFonts w:ascii="Noto Sans CJK KR Regular" w:eastAsia="Noto Sans CJK KR Regular" w:hAnsi="Noto Sans CJK KR Regular" w:cs="Arial Unicode MS"/>
                <w:sz w:val="18"/>
                <w:szCs w:val="18"/>
                <w:highlight w:val="white"/>
              </w:rPr>
            </w:rPrChange>
          </w:rPr>
          <w:t xml:space="preserve"> </w:t>
        </w:r>
        <w:r w:rsidR="00AB7B65" w:rsidRPr="00AB7B65">
          <w:rPr>
            <w:rFonts w:ascii="Noto Sans CJK KR Regular" w:eastAsia="Noto Sans CJK KR Regular" w:hAnsi="Noto Sans CJK KR Regular" w:cs="Arial Unicode MS"/>
            <w:sz w:val="18"/>
            <w:szCs w:val="18"/>
            <w:rPrChange w:id="379" w:author="김현주 (Hyunjoo Kim)" w:date="2026-03-03T15:08:00Z">
              <w:rPr/>
            </w:rPrChange>
          </w:rPr>
          <w:t>지연 사유가 해소되거나 회수가 완료된 경우, 보류된 수수료는 정산 기준에 따라 지급합니다</w:t>
        </w:r>
      </w:ins>
      <w:ins w:id="380" w:author="김현주 (Hyunjoo Kim)" w:date="2026-03-03T15:09:00Z">
        <w:r w:rsidR="00AB7B65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t>.</w:t>
        </w:r>
      </w:ins>
      <w:ins w:id="381" w:author="김현주 (Hyunjoo Kim)" w:date="2026-03-03T15:08:00Z">
        <w:r w:rsidR="00AB7B65" w:rsidRPr="00AB7B65" w:rsidDel="00AB7B65">
          <w:rPr>
            <w:rFonts w:ascii="Noto Sans CJK KR Regular" w:eastAsia="Noto Sans CJK KR Regular" w:hAnsi="Noto Sans CJK KR Regular" w:cs="Arial Unicode MS"/>
            <w:sz w:val="18"/>
            <w:szCs w:val="18"/>
            <w:rPrChange w:id="382" w:author="김현주 (Hyunjoo Kim)" w:date="2026-03-03T15:08:00Z">
              <w:rPr>
                <w:rFonts w:ascii="Noto Sans CJK KR Regular" w:eastAsia="Noto Sans CJK KR Regular" w:hAnsi="Noto Sans CJK KR Regular" w:cs="Arial Unicode MS"/>
                <w:sz w:val="18"/>
                <w:szCs w:val="18"/>
                <w:highlight w:val="white"/>
              </w:rPr>
            </w:rPrChange>
          </w:rPr>
          <w:t xml:space="preserve"> </w:t>
        </w:r>
      </w:ins>
      <w:del w:id="383" w:author="김현주 (Hyunjoo Kim)" w:date="2026-03-03T15:08:00Z">
        <w:r w:rsidRPr="00AB7B65" w:rsidDel="00AB7B65">
          <w:rPr>
            <w:rFonts w:ascii="Noto Sans CJK KR Regular" w:eastAsia="Noto Sans CJK KR Regular" w:hAnsi="Noto Sans CJK KR Regular" w:cs="Arial Unicode MS"/>
            <w:sz w:val="18"/>
            <w:szCs w:val="18"/>
            <w:rPrChange w:id="384" w:author="김현주 (Hyunjoo Kim)" w:date="2026-03-03T15:08:00Z">
              <w:rPr>
                <w:rFonts w:ascii="Noto Sans CJK KR Regular" w:eastAsia="Noto Sans CJK KR Regular" w:hAnsi="Noto Sans CJK KR Regular" w:cs="Arial Unicode MS"/>
                <w:sz w:val="18"/>
                <w:szCs w:val="18"/>
                <w:highlight w:val="white"/>
              </w:rPr>
            </w:rPrChange>
          </w:rPr>
          <w:delText>(</w:delText>
        </w:r>
      </w:del>
      <w:commentRangeEnd w:id="362"/>
      <w:r w:rsidR="00AB7B65">
        <w:rPr>
          <w:rStyle w:val="a9"/>
        </w:rPr>
        <w:commentReference w:id="362"/>
      </w:r>
      <w:del w:id="386" w:author="김현주 (Hyunjoo Kim)" w:date="2026-03-03T15:08:00Z">
        <w:r w:rsidRPr="00124595" w:rsidDel="00AB7B65">
          <w:rPr>
            <w:rFonts w:ascii="Noto Sans CJK KR Regular" w:eastAsia="Noto Sans CJK KR Regular" w:hAnsi="Noto Sans CJK KR Regular" w:cs="Arial Unicode MS"/>
            <w:sz w:val="18"/>
            <w:szCs w:val="18"/>
            <w:highlight w:val="white"/>
          </w:rPr>
          <w:delText>주)일룸-DESKER</w:delText>
        </w:r>
        <w:r w:rsidR="004A5973" w:rsidRPr="00124595" w:rsidDel="00AB7B65">
          <w:rPr>
            <w:rFonts w:ascii="Noto Sans CJK KR Regular" w:eastAsia="Noto Sans CJK KR Regular" w:hAnsi="Noto Sans CJK KR Regular" w:cs="Arial Unicode MS"/>
            <w:sz w:val="18"/>
            <w:szCs w:val="18"/>
            <w:highlight w:val="white"/>
          </w:rPr>
          <w:delText>"</w:delText>
        </w:r>
        <w:r w:rsidRPr="00124595" w:rsidDel="00AB7B65">
          <w:rPr>
            <w:rFonts w:ascii="Noto Sans CJK KR Regular" w:eastAsia="Noto Sans CJK KR Regular" w:hAnsi="Noto Sans CJK KR Regular" w:cs="Arial Unicode MS"/>
            <w:sz w:val="18"/>
            <w:szCs w:val="18"/>
            <w:highlight w:val="white"/>
          </w:rPr>
          <w:delText>가 “</w:delText>
        </w:r>
        <w:r w:rsidR="00FE5954" w:rsidRPr="00124595" w:rsidDel="00AB7B65">
          <w:rPr>
            <w:rFonts w:ascii="Noto Sans CJK KR Regular" w:eastAsia="Noto Sans CJK KR Regular" w:hAnsi="Noto Sans CJK KR Regular" w:cs="Arial Unicode MS"/>
            <w:sz w:val="18"/>
            <w:szCs w:val="18"/>
            <w:highlight w:val="white"/>
          </w:rPr>
          <w:delText>DESKER MATE</w:delText>
        </w:r>
        <w:r w:rsidRPr="00124595" w:rsidDel="00AB7B65">
          <w:rPr>
            <w:rFonts w:ascii="Noto Sans CJK KR Regular" w:eastAsia="Noto Sans CJK KR Regular" w:hAnsi="Noto Sans CJK KR Regular" w:cs="Arial Unicode MS"/>
            <w:sz w:val="18"/>
            <w:szCs w:val="18"/>
            <w:highlight w:val="white"/>
          </w:rPr>
          <w:delText>”에게 지급하는 수수료는 대금 지급이 보류될 수 있습니다.</w:delText>
        </w:r>
      </w:del>
      <w:r w:rsidRPr="00124595">
        <w:rPr>
          <w:rFonts w:ascii="Noto Sans CJK KR Regular" w:eastAsia="Noto Sans CJK KR Regular" w:hAnsi="Noto Sans CJK KR Regular" w:cs="Arial Unicode MS"/>
          <w:sz w:val="18"/>
          <w:szCs w:val="18"/>
          <w:highlight w:val="white"/>
        </w:rPr>
        <w:t xml:space="preserve"> </w:t>
      </w:r>
    </w:p>
    <w:p w14:paraId="4A7DECE8" w14:textId="0CB66CA6" w:rsidR="0017583F" w:rsidRPr="0017583F" w:rsidRDefault="0017583F" w:rsidP="0017583F">
      <w:pPr>
        <w:numPr>
          <w:ilvl w:val="0"/>
          <w:numId w:val="1"/>
        </w:numPr>
        <w:rPr>
          <w:rFonts w:ascii="Noto Sans CJK KR Regular" w:eastAsia="Noto Sans CJK KR Regular" w:hAnsi="Noto Sans CJK KR Regular" w:cs="Arial Unicode MS"/>
          <w:sz w:val="18"/>
          <w:szCs w:val="18"/>
          <w:highlight w:val="white"/>
        </w:rPr>
      </w:pPr>
      <w:commentRangeStart w:id="387"/>
      <w:commentRangeStart w:id="388"/>
      <w:commentRangeStart w:id="389"/>
      <w:ins w:id="390" w:author="정영재 (Youngjae Jeong)" w:date="2026-02-10T11:48:00Z">
        <w:del w:id="391" w:author="김현주 (Hyunjoo Kim)" w:date="2026-03-03T15:05:00Z">
          <w:r w:rsidRPr="0017583F" w:rsidDel="00AB7B65">
            <w:rPr>
              <w:rFonts w:ascii="Noto Sans CJK KR Regular" w:eastAsia="Noto Sans CJK KR Regular" w:hAnsi="Noto Sans CJK KR Regular" w:cs="Arial Unicode MS" w:hint="eastAsia"/>
              <w:sz w:val="18"/>
              <w:szCs w:val="18"/>
              <w:highlight w:val="white"/>
              <w:rPrChange w:id="392" w:author="정영재 (Youngjae Jeong)" w:date="2026-02-10T11:48:00Z">
                <w:rPr>
                  <w:rFonts w:hint="eastAsia"/>
                </w:rPr>
              </w:rPrChange>
            </w:rPr>
            <w:delText>발생일로부터</w:delText>
          </w:r>
          <w:r w:rsidRPr="0017583F" w:rsidDel="00AB7B65">
            <w:rPr>
              <w:rFonts w:ascii="Noto Sans CJK KR Regular" w:eastAsia="Noto Sans CJK KR Regular" w:hAnsi="Noto Sans CJK KR Regular" w:cs="Arial Unicode MS"/>
              <w:sz w:val="18"/>
              <w:szCs w:val="18"/>
              <w:highlight w:val="white"/>
              <w:rPrChange w:id="393" w:author="정영재 (Youngjae Jeong)" w:date="2026-02-10T11:48:00Z">
                <w:rPr/>
              </w:rPrChange>
            </w:rPr>
            <w:delText xml:space="preserve"> 1</w:delText>
          </w:r>
          <w:r w:rsidRPr="0017583F" w:rsidDel="00AB7B65">
            <w:rPr>
              <w:rFonts w:ascii="Noto Sans CJK KR Regular" w:eastAsia="Noto Sans CJK KR Regular" w:hAnsi="Noto Sans CJK KR Regular" w:cs="Arial Unicode MS" w:hint="eastAsia"/>
              <w:sz w:val="18"/>
              <w:szCs w:val="18"/>
              <w:highlight w:val="white"/>
              <w:rPrChange w:id="394" w:author="정영재 (Youngjae Jeong)" w:date="2026-02-10T11:48:00Z">
                <w:rPr>
                  <w:rFonts w:hint="eastAsia"/>
                </w:rPr>
              </w:rPrChange>
            </w:rPr>
            <w:delText>년이</w:delText>
          </w:r>
          <w:r w:rsidRPr="0017583F" w:rsidDel="00AB7B65">
            <w:rPr>
              <w:rFonts w:ascii="Noto Sans CJK KR Regular" w:eastAsia="Noto Sans CJK KR Regular" w:hAnsi="Noto Sans CJK KR Regular" w:cs="Arial Unicode MS"/>
              <w:sz w:val="18"/>
              <w:szCs w:val="18"/>
              <w:highlight w:val="white"/>
              <w:rPrChange w:id="395" w:author="정영재 (Youngjae Jeong)" w:date="2026-02-10T11:48:00Z">
                <w:rPr/>
              </w:rPrChange>
            </w:rPr>
            <w:delText xml:space="preserve"> </w:delText>
          </w:r>
          <w:r w:rsidRPr="0017583F" w:rsidDel="00AB7B65">
            <w:rPr>
              <w:rFonts w:ascii="Noto Sans CJK KR Regular" w:eastAsia="Noto Sans CJK KR Regular" w:hAnsi="Noto Sans CJK KR Regular" w:cs="Arial Unicode MS" w:hint="eastAsia"/>
              <w:sz w:val="18"/>
              <w:szCs w:val="18"/>
              <w:highlight w:val="white"/>
              <w:rPrChange w:id="396" w:author="정영재 (Youngjae Jeong)" w:date="2026-02-10T11:48:00Z">
                <w:rPr>
                  <w:rFonts w:hint="eastAsia"/>
                </w:rPr>
              </w:rPrChange>
            </w:rPr>
            <w:delText>경과하도록</w:delText>
          </w:r>
          <w:r w:rsidRPr="0017583F" w:rsidDel="00AB7B65">
            <w:rPr>
              <w:rFonts w:ascii="Noto Sans CJK KR Regular" w:eastAsia="Noto Sans CJK KR Regular" w:hAnsi="Noto Sans CJK KR Regular" w:cs="Arial Unicode MS"/>
              <w:sz w:val="18"/>
              <w:szCs w:val="18"/>
              <w:highlight w:val="white"/>
              <w:rPrChange w:id="397" w:author="정영재 (Youngjae Jeong)" w:date="2026-02-10T11:48:00Z">
                <w:rPr/>
              </w:rPrChange>
            </w:rPr>
            <w:delText xml:space="preserve"> </w:delText>
          </w:r>
          <w:r w:rsidRPr="0017583F" w:rsidDel="00AB7B65">
            <w:rPr>
              <w:rFonts w:ascii="Noto Sans CJK KR Regular" w:eastAsia="Noto Sans CJK KR Regular" w:hAnsi="Noto Sans CJK KR Regular" w:cs="Arial Unicode MS" w:hint="eastAsia"/>
              <w:sz w:val="18"/>
              <w:szCs w:val="18"/>
              <w:highlight w:val="white"/>
              <w:rPrChange w:id="398" w:author="정영재 (Youngjae Jeong)" w:date="2026-02-10T11:48:00Z">
                <w:rPr>
                  <w:rFonts w:hint="eastAsia"/>
                </w:rPr>
              </w:rPrChange>
            </w:rPr>
            <w:delText>회수되지</w:delText>
          </w:r>
          <w:r w:rsidRPr="0017583F" w:rsidDel="00AB7B65">
            <w:rPr>
              <w:rFonts w:ascii="Noto Sans CJK KR Regular" w:eastAsia="Noto Sans CJK KR Regular" w:hAnsi="Noto Sans CJK KR Regular" w:cs="Arial Unicode MS"/>
              <w:sz w:val="18"/>
              <w:szCs w:val="18"/>
              <w:highlight w:val="white"/>
              <w:rPrChange w:id="399" w:author="정영재 (Youngjae Jeong)" w:date="2026-02-10T11:48:00Z">
                <w:rPr/>
              </w:rPrChange>
            </w:rPr>
            <w:delText xml:space="preserve"> </w:delText>
          </w:r>
          <w:r w:rsidRPr="0017583F" w:rsidDel="00AB7B65">
            <w:rPr>
              <w:rFonts w:ascii="Noto Sans CJK KR Regular" w:eastAsia="Noto Sans CJK KR Regular" w:hAnsi="Noto Sans CJK KR Regular" w:cs="Arial Unicode MS" w:hint="eastAsia"/>
              <w:sz w:val="18"/>
              <w:szCs w:val="18"/>
              <w:highlight w:val="white"/>
              <w:rPrChange w:id="400" w:author="정영재 (Youngjae Jeong)" w:date="2026-02-10T11:48:00Z">
                <w:rPr>
                  <w:rFonts w:hint="eastAsia"/>
                </w:rPr>
              </w:rPrChange>
            </w:rPr>
            <w:delText>아니한</w:delText>
          </w:r>
          <w:r w:rsidRPr="0017583F" w:rsidDel="00AB7B65">
            <w:rPr>
              <w:rFonts w:ascii="Noto Sans CJK KR Regular" w:eastAsia="Noto Sans CJK KR Regular" w:hAnsi="Noto Sans CJK KR Regular" w:cs="Arial Unicode MS"/>
              <w:sz w:val="18"/>
              <w:szCs w:val="18"/>
              <w:highlight w:val="white"/>
              <w:rPrChange w:id="401" w:author="정영재 (Youngjae Jeong)" w:date="2026-02-10T11:48:00Z">
                <w:rPr/>
              </w:rPrChange>
            </w:rPr>
            <w:delText xml:space="preserve"> </w:delText>
          </w:r>
          <w:r w:rsidRPr="0017583F" w:rsidDel="00AB7B65">
            <w:rPr>
              <w:rFonts w:ascii="Noto Sans CJK KR Regular" w:eastAsia="Noto Sans CJK KR Regular" w:hAnsi="Noto Sans CJK KR Regular" w:cs="Arial Unicode MS" w:hint="eastAsia"/>
              <w:sz w:val="18"/>
              <w:szCs w:val="18"/>
              <w:highlight w:val="white"/>
              <w:rPrChange w:id="402" w:author="정영재 (Youngjae Jeong)" w:date="2026-02-10T11:48:00Z">
                <w:rPr>
                  <w:rFonts w:hint="eastAsia"/>
                </w:rPr>
              </w:rPrChange>
            </w:rPr>
            <w:delText>매출채권은</w:delText>
          </w:r>
          <w:r w:rsidRPr="0017583F" w:rsidDel="00AB7B65">
            <w:rPr>
              <w:rFonts w:ascii="Noto Sans CJK KR Regular" w:eastAsia="Noto Sans CJK KR Regular" w:hAnsi="Noto Sans CJK KR Regular" w:cs="Arial Unicode MS"/>
              <w:sz w:val="18"/>
              <w:szCs w:val="18"/>
              <w:highlight w:val="white"/>
              <w:rPrChange w:id="403" w:author="정영재 (Youngjae Jeong)" w:date="2026-02-10T11:48:00Z">
                <w:rPr/>
              </w:rPrChange>
            </w:rPr>
            <w:delText xml:space="preserve"> </w:delText>
          </w:r>
          <w:r w:rsidRPr="0017583F" w:rsidDel="00AB7B65">
            <w:rPr>
              <w:rFonts w:ascii="Noto Sans CJK KR Regular" w:eastAsia="Noto Sans CJK KR Regular" w:hAnsi="Noto Sans CJK KR Regular" w:cs="Arial Unicode MS" w:hint="eastAsia"/>
              <w:sz w:val="18"/>
              <w:szCs w:val="18"/>
              <w:highlight w:val="white"/>
              <w:rPrChange w:id="404" w:author="정영재 (Youngjae Jeong)" w:date="2026-02-10T11:48:00Z">
                <w:rPr>
                  <w:rFonts w:hint="eastAsia"/>
                </w:rPr>
              </w:rPrChange>
            </w:rPr>
            <w:delText>회수</w:delText>
          </w:r>
          <w:r w:rsidRPr="0017583F" w:rsidDel="00AB7B65">
            <w:rPr>
              <w:rFonts w:ascii="Noto Sans CJK KR Regular" w:eastAsia="Noto Sans CJK KR Regular" w:hAnsi="Noto Sans CJK KR Regular" w:cs="Arial Unicode MS"/>
              <w:sz w:val="18"/>
              <w:szCs w:val="18"/>
              <w:highlight w:val="white"/>
              <w:rPrChange w:id="405" w:author="정영재 (Youngjae Jeong)" w:date="2026-02-10T11:48:00Z">
                <w:rPr/>
              </w:rPrChange>
            </w:rPr>
            <w:delText xml:space="preserve"> </w:delText>
          </w:r>
          <w:r w:rsidRPr="0017583F" w:rsidDel="00AB7B65">
            <w:rPr>
              <w:rFonts w:ascii="Noto Sans CJK KR Regular" w:eastAsia="Noto Sans CJK KR Regular" w:hAnsi="Noto Sans CJK KR Regular" w:cs="Arial Unicode MS" w:hint="eastAsia"/>
              <w:sz w:val="18"/>
              <w:szCs w:val="18"/>
              <w:highlight w:val="white"/>
              <w:rPrChange w:id="406" w:author="정영재 (Youngjae Jeong)" w:date="2026-02-10T11:48:00Z">
                <w:rPr>
                  <w:rFonts w:hint="eastAsia"/>
                </w:rPr>
              </w:rPrChange>
            </w:rPr>
            <w:delText>불능으로</w:delText>
          </w:r>
          <w:r w:rsidRPr="0017583F" w:rsidDel="00AB7B65">
            <w:rPr>
              <w:rFonts w:ascii="Noto Sans CJK KR Regular" w:eastAsia="Noto Sans CJK KR Regular" w:hAnsi="Noto Sans CJK KR Regular" w:cs="Arial Unicode MS"/>
              <w:sz w:val="18"/>
              <w:szCs w:val="18"/>
              <w:highlight w:val="white"/>
              <w:rPrChange w:id="407" w:author="정영재 (Youngjae Jeong)" w:date="2026-02-10T11:48:00Z">
                <w:rPr/>
              </w:rPrChange>
            </w:rPr>
            <w:delText xml:space="preserve"> </w:delText>
          </w:r>
          <w:r w:rsidRPr="0017583F" w:rsidDel="00AB7B65">
            <w:rPr>
              <w:rFonts w:ascii="Noto Sans CJK KR Regular" w:eastAsia="Noto Sans CJK KR Regular" w:hAnsi="Noto Sans CJK KR Regular" w:cs="Arial Unicode MS" w:hint="eastAsia"/>
              <w:sz w:val="18"/>
              <w:szCs w:val="18"/>
              <w:highlight w:val="white"/>
              <w:rPrChange w:id="408" w:author="정영재 (Youngjae Jeong)" w:date="2026-02-10T11:48:00Z">
                <w:rPr>
                  <w:rFonts w:hint="eastAsia"/>
                </w:rPr>
              </w:rPrChange>
            </w:rPr>
            <w:delText>간주하며</w:delText>
          </w:r>
          <w:r w:rsidRPr="0017583F" w:rsidDel="00AB7B65">
            <w:rPr>
              <w:rFonts w:ascii="Noto Sans CJK KR Regular" w:eastAsia="Noto Sans CJK KR Regular" w:hAnsi="Noto Sans CJK KR Regular" w:cs="Arial Unicode MS"/>
              <w:sz w:val="18"/>
              <w:szCs w:val="18"/>
              <w:highlight w:val="white"/>
              <w:rPrChange w:id="409" w:author="정영재 (Youngjae Jeong)" w:date="2026-02-10T11:48:00Z">
                <w:rPr/>
              </w:rPrChange>
            </w:rPr>
            <w:delText xml:space="preserve">, </w:delText>
          </w:r>
          <w:r w:rsidRPr="0017583F" w:rsidDel="00AB7B65">
            <w:rPr>
              <w:rFonts w:ascii="Noto Sans CJK KR Regular" w:eastAsia="Noto Sans CJK KR Regular" w:hAnsi="Noto Sans CJK KR Regular" w:cs="Arial Unicode MS" w:hint="eastAsia"/>
              <w:sz w:val="18"/>
              <w:szCs w:val="18"/>
              <w:highlight w:val="white"/>
              <w:rPrChange w:id="410" w:author="정영재 (Youngjae Jeong)" w:date="2026-02-10T11:48:00Z">
                <w:rPr>
                  <w:rFonts w:hint="eastAsia"/>
                </w:rPr>
              </w:rPrChange>
            </w:rPr>
            <w:delText>향후</w:delText>
          </w:r>
          <w:r w:rsidRPr="0017583F" w:rsidDel="00AB7B65">
            <w:rPr>
              <w:rFonts w:ascii="Noto Sans CJK KR Regular" w:eastAsia="Noto Sans CJK KR Regular" w:hAnsi="Noto Sans CJK KR Regular" w:cs="Arial Unicode MS"/>
              <w:sz w:val="18"/>
              <w:szCs w:val="18"/>
              <w:highlight w:val="white"/>
              <w:rPrChange w:id="411" w:author="정영재 (Youngjae Jeong)" w:date="2026-02-10T11:48:00Z">
                <w:rPr/>
              </w:rPrChange>
            </w:rPr>
            <w:delText xml:space="preserve"> </w:delText>
          </w:r>
          <w:r w:rsidRPr="0017583F" w:rsidDel="00AB7B65">
            <w:rPr>
              <w:rFonts w:ascii="Noto Sans CJK KR Regular" w:eastAsia="Noto Sans CJK KR Regular" w:hAnsi="Noto Sans CJK KR Regular" w:cs="Arial Unicode MS" w:hint="eastAsia"/>
              <w:sz w:val="18"/>
              <w:szCs w:val="18"/>
              <w:highlight w:val="white"/>
              <w:rPrChange w:id="412" w:author="정영재 (Youngjae Jeong)" w:date="2026-02-10T11:48:00Z">
                <w:rPr>
                  <w:rFonts w:hint="eastAsia"/>
                </w:rPr>
              </w:rPrChange>
            </w:rPr>
            <w:delText>회수</w:delText>
          </w:r>
          <w:r w:rsidRPr="0017583F" w:rsidDel="00AB7B65">
            <w:rPr>
              <w:rFonts w:ascii="Noto Sans CJK KR Regular" w:eastAsia="Noto Sans CJK KR Regular" w:hAnsi="Noto Sans CJK KR Regular" w:cs="Arial Unicode MS"/>
              <w:sz w:val="18"/>
              <w:szCs w:val="18"/>
              <w:highlight w:val="white"/>
              <w:rPrChange w:id="413" w:author="정영재 (Youngjae Jeong)" w:date="2026-02-10T11:48:00Z">
                <w:rPr/>
              </w:rPrChange>
            </w:rPr>
            <w:delText xml:space="preserve"> </w:delText>
          </w:r>
          <w:r w:rsidRPr="0017583F" w:rsidDel="00AB7B65">
            <w:rPr>
              <w:rFonts w:ascii="Noto Sans CJK KR Regular" w:eastAsia="Noto Sans CJK KR Regular" w:hAnsi="Noto Sans CJK KR Regular" w:cs="Arial Unicode MS" w:hint="eastAsia"/>
              <w:sz w:val="18"/>
              <w:szCs w:val="18"/>
              <w:highlight w:val="white"/>
              <w:rPrChange w:id="414" w:author="정영재 (Youngjae Jeong)" w:date="2026-02-10T11:48:00Z">
                <w:rPr>
                  <w:rFonts w:hint="eastAsia"/>
                </w:rPr>
              </w:rPrChange>
            </w:rPr>
            <w:delText>여부와</w:delText>
          </w:r>
          <w:r w:rsidRPr="0017583F" w:rsidDel="00AB7B65">
            <w:rPr>
              <w:rFonts w:ascii="Noto Sans CJK KR Regular" w:eastAsia="Noto Sans CJK KR Regular" w:hAnsi="Noto Sans CJK KR Regular" w:cs="Arial Unicode MS"/>
              <w:sz w:val="18"/>
              <w:szCs w:val="18"/>
              <w:highlight w:val="white"/>
              <w:rPrChange w:id="415" w:author="정영재 (Youngjae Jeong)" w:date="2026-02-10T11:48:00Z">
                <w:rPr/>
              </w:rPrChange>
            </w:rPr>
            <w:delText xml:space="preserve"> </w:delText>
          </w:r>
          <w:r w:rsidRPr="0017583F" w:rsidDel="00AB7B65">
            <w:rPr>
              <w:rFonts w:ascii="Noto Sans CJK KR Regular" w:eastAsia="Noto Sans CJK KR Regular" w:hAnsi="Noto Sans CJK KR Regular" w:cs="Arial Unicode MS" w:hint="eastAsia"/>
              <w:sz w:val="18"/>
              <w:szCs w:val="18"/>
              <w:highlight w:val="white"/>
              <w:rPrChange w:id="416" w:author="정영재 (Youngjae Jeong)" w:date="2026-02-10T11:48:00Z">
                <w:rPr>
                  <w:rFonts w:hint="eastAsia"/>
                </w:rPr>
              </w:rPrChange>
            </w:rPr>
            <w:delText>무관하게</w:delText>
          </w:r>
          <w:r w:rsidRPr="0017583F" w:rsidDel="00AB7B65">
            <w:rPr>
              <w:rFonts w:ascii="Noto Sans CJK KR Regular" w:eastAsia="Noto Sans CJK KR Regular" w:hAnsi="Noto Sans CJK KR Regular" w:cs="Arial Unicode MS"/>
              <w:sz w:val="18"/>
              <w:szCs w:val="18"/>
              <w:highlight w:val="white"/>
              <w:rPrChange w:id="417" w:author="정영재 (Youngjae Jeong)" w:date="2026-02-10T11:48:00Z">
                <w:rPr/>
              </w:rPrChange>
            </w:rPr>
            <w:delText xml:space="preserve"> </w:delText>
          </w:r>
          <w:r w:rsidRPr="0017583F" w:rsidDel="00AB7B65">
            <w:rPr>
              <w:rFonts w:ascii="Noto Sans CJK KR Regular" w:eastAsia="Noto Sans CJK KR Regular" w:hAnsi="Noto Sans CJK KR Regular" w:cs="Arial Unicode MS" w:hint="eastAsia"/>
              <w:sz w:val="18"/>
              <w:szCs w:val="18"/>
              <w:highlight w:val="white"/>
              <w:rPrChange w:id="418" w:author="정영재 (Youngjae Jeong)" w:date="2026-02-10T11:48:00Z">
                <w:rPr>
                  <w:rFonts w:hint="eastAsia"/>
                </w:rPr>
              </w:rPrChange>
            </w:rPr>
            <w:delText>위탁수수료</w:delText>
          </w:r>
          <w:r w:rsidRPr="0017583F" w:rsidDel="00AB7B65">
            <w:rPr>
              <w:rFonts w:ascii="Noto Sans CJK KR Regular" w:eastAsia="Noto Sans CJK KR Regular" w:hAnsi="Noto Sans CJK KR Regular" w:cs="Arial Unicode MS"/>
              <w:sz w:val="18"/>
              <w:szCs w:val="18"/>
              <w:highlight w:val="white"/>
              <w:rPrChange w:id="419" w:author="정영재 (Youngjae Jeong)" w:date="2026-02-10T11:48:00Z">
                <w:rPr/>
              </w:rPrChange>
            </w:rPr>
            <w:delText xml:space="preserve"> </w:delText>
          </w:r>
          <w:r w:rsidRPr="0017583F" w:rsidDel="00AB7B65">
            <w:rPr>
              <w:rFonts w:ascii="Noto Sans CJK KR Regular" w:eastAsia="Noto Sans CJK KR Regular" w:hAnsi="Noto Sans CJK KR Regular" w:cs="Arial Unicode MS" w:hint="eastAsia"/>
              <w:sz w:val="18"/>
              <w:szCs w:val="18"/>
              <w:highlight w:val="white"/>
              <w:rPrChange w:id="420" w:author="정영재 (Youngjae Jeong)" w:date="2026-02-10T11:48:00Z">
                <w:rPr>
                  <w:rFonts w:hint="eastAsia"/>
                </w:rPr>
              </w:rPrChange>
            </w:rPr>
            <w:delText>지급</w:delText>
          </w:r>
          <w:r w:rsidRPr="0017583F" w:rsidDel="00AB7B65">
            <w:rPr>
              <w:rFonts w:ascii="Noto Sans CJK KR Regular" w:eastAsia="Noto Sans CJK KR Regular" w:hAnsi="Noto Sans CJK KR Regular" w:cs="Arial Unicode MS"/>
              <w:sz w:val="18"/>
              <w:szCs w:val="18"/>
              <w:highlight w:val="white"/>
              <w:rPrChange w:id="421" w:author="정영재 (Youngjae Jeong)" w:date="2026-02-10T11:48:00Z">
                <w:rPr/>
              </w:rPrChange>
            </w:rPr>
            <w:delText xml:space="preserve"> </w:delText>
          </w:r>
          <w:r w:rsidRPr="0017583F" w:rsidDel="00AB7B65">
            <w:rPr>
              <w:rFonts w:ascii="Noto Sans CJK KR Regular" w:eastAsia="Noto Sans CJK KR Regular" w:hAnsi="Noto Sans CJK KR Regular" w:cs="Arial Unicode MS" w:hint="eastAsia"/>
              <w:sz w:val="18"/>
              <w:szCs w:val="18"/>
              <w:highlight w:val="white"/>
              <w:rPrChange w:id="422" w:author="정영재 (Youngjae Jeong)" w:date="2026-02-10T11:48:00Z">
                <w:rPr>
                  <w:rFonts w:hint="eastAsia"/>
                </w:rPr>
              </w:rPrChange>
            </w:rPr>
            <w:delText>대상에서</w:delText>
          </w:r>
          <w:r w:rsidRPr="0017583F" w:rsidDel="00AB7B65">
            <w:rPr>
              <w:rFonts w:ascii="Noto Sans CJK KR Regular" w:eastAsia="Noto Sans CJK KR Regular" w:hAnsi="Noto Sans CJK KR Regular" w:cs="Arial Unicode MS"/>
              <w:sz w:val="18"/>
              <w:szCs w:val="18"/>
              <w:highlight w:val="white"/>
              <w:rPrChange w:id="423" w:author="정영재 (Youngjae Jeong)" w:date="2026-02-10T11:48:00Z">
                <w:rPr/>
              </w:rPrChange>
            </w:rPr>
            <w:delText xml:space="preserve"> </w:delText>
          </w:r>
          <w:r w:rsidRPr="0017583F" w:rsidDel="00AB7B65">
            <w:rPr>
              <w:rFonts w:ascii="Noto Sans CJK KR Regular" w:eastAsia="Noto Sans CJK KR Regular" w:hAnsi="Noto Sans CJK KR Regular" w:cs="Arial Unicode MS" w:hint="eastAsia"/>
              <w:sz w:val="18"/>
              <w:szCs w:val="18"/>
              <w:highlight w:val="white"/>
              <w:rPrChange w:id="424" w:author="정영재 (Youngjae Jeong)" w:date="2026-02-10T11:48:00Z">
                <w:rPr>
                  <w:rFonts w:hint="eastAsia"/>
                </w:rPr>
              </w:rPrChange>
            </w:rPr>
            <w:delText>영구적으로</w:delText>
          </w:r>
          <w:r w:rsidRPr="0017583F" w:rsidDel="00AB7B65">
            <w:rPr>
              <w:rFonts w:ascii="Noto Sans CJK KR Regular" w:eastAsia="Noto Sans CJK KR Regular" w:hAnsi="Noto Sans CJK KR Regular" w:cs="Arial Unicode MS"/>
              <w:sz w:val="18"/>
              <w:szCs w:val="18"/>
              <w:highlight w:val="white"/>
              <w:rPrChange w:id="425" w:author="정영재 (Youngjae Jeong)" w:date="2026-02-10T11:48:00Z">
                <w:rPr/>
              </w:rPrChange>
            </w:rPr>
            <w:delText xml:space="preserve"> </w:delText>
          </w:r>
          <w:r w:rsidRPr="0017583F" w:rsidDel="00AB7B65">
            <w:rPr>
              <w:rFonts w:ascii="Noto Sans CJK KR Regular" w:eastAsia="Noto Sans CJK KR Regular" w:hAnsi="Noto Sans CJK KR Regular" w:cs="Arial Unicode MS" w:hint="eastAsia"/>
              <w:sz w:val="18"/>
              <w:szCs w:val="18"/>
              <w:highlight w:val="white"/>
              <w:rPrChange w:id="426" w:author="정영재 (Youngjae Jeong)" w:date="2026-02-10T11:48:00Z">
                <w:rPr>
                  <w:rFonts w:hint="eastAsia"/>
                </w:rPr>
              </w:rPrChange>
            </w:rPr>
            <w:delText>제외</w:delText>
          </w:r>
        </w:del>
      </w:ins>
      <w:ins w:id="427" w:author="정영재 (Youngjae Jeong)" w:date="2026-02-10T11:54:00Z">
        <w:del w:id="428" w:author="김현주 (Hyunjoo Kim)" w:date="2026-03-03T15:05:00Z">
          <w:r w:rsidR="00923135" w:rsidDel="00AB7B65">
            <w:rPr>
              <w:rFonts w:ascii="Noto Sans CJK KR Regular" w:eastAsia="Noto Sans CJK KR Regular" w:hAnsi="Noto Sans CJK KR Regular" w:cs="Arial Unicode MS" w:hint="eastAsia"/>
              <w:sz w:val="18"/>
              <w:szCs w:val="18"/>
              <w:highlight w:val="white"/>
            </w:rPr>
            <w:delText>됩니</w:delText>
          </w:r>
        </w:del>
      </w:ins>
      <w:ins w:id="429" w:author="정영재 (Youngjae Jeong)" w:date="2026-02-10T11:48:00Z">
        <w:del w:id="430" w:author="김현주 (Hyunjoo Kim)" w:date="2026-03-03T15:05:00Z">
          <w:r w:rsidRPr="0017583F" w:rsidDel="00AB7B65">
            <w:rPr>
              <w:rFonts w:ascii="Noto Sans CJK KR Regular" w:eastAsia="Noto Sans CJK KR Regular" w:hAnsi="Noto Sans CJK KR Regular" w:cs="Arial Unicode MS" w:hint="eastAsia"/>
              <w:sz w:val="18"/>
              <w:szCs w:val="18"/>
              <w:highlight w:val="white"/>
              <w:rPrChange w:id="431" w:author="정영재 (Youngjae Jeong)" w:date="2026-02-10T11:48:00Z">
                <w:rPr>
                  <w:rFonts w:hint="eastAsia"/>
                </w:rPr>
              </w:rPrChange>
            </w:rPr>
            <w:delText>다</w:delText>
          </w:r>
        </w:del>
        <w:r w:rsidRPr="0017583F">
          <w:rPr>
            <w:rFonts w:ascii="Noto Sans CJK KR Regular" w:eastAsia="Noto Sans CJK KR Regular" w:hAnsi="Noto Sans CJK KR Regular" w:cs="Arial Unicode MS"/>
            <w:sz w:val="18"/>
            <w:szCs w:val="18"/>
            <w:highlight w:val="white"/>
            <w:rPrChange w:id="432" w:author="정영재 (Youngjae Jeong)" w:date="2026-02-10T11:48:00Z">
              <w:rPr/>
            </w:rPrChange>
          </w:rPr>
          <w:t>.</w:t>
        </w:r>
      </w:ins>
      <w:commentRangeEnd w:id="387"/>
      <w:ins w:id="433" w:author="정영재 (Youngjae Jeong)" w:date="2026-02-10T11:55:00Z">
        <w:r w:rsidR="00923135">
          <w:rPr>
            <w:rStyle w:val="a9"/>
          </w:rPr>
          <w:commentReference w:id="387"/>
        </w:r>
      </w:ins>
      <w:commentRangeEnd w:id="388"/>
      <w:r w:rsidR="00A609E6">
        <w:rPr>
          <w:rStyle w:val="a9"/>
        </w:rPr>
        <w:commentReference w:id="388"/>
      </w:r>
      <w:commentRangeEnd w:id="389"/>
      <w:r w:rsidR="00AB7B65">
        <w:rPr>
          <w:rStyle w:val="a9"/>
        </w:rPr>
        <w:commentReference w:id="389"/>
      </w:r>
    </w:p>
    <w:p w14:paraId="00000041" w14:textId="476EC3A6" w:rsidR="00D238D8" w:rsidRPr="00124595" w:rsidRDefault="005761CA" w:rsidP="003529E4">
      <w:pPr>
        <w:numPr>
          <w:ilvl w:val="0"/>
          <w:numId w:val="1"/>
        </w:numPr>
        <w:rPr>
          <w:rFonts w:ascii="Noto Sans CJK KR Regular" w:eastAsia="Noto Sans CJK KR Regular" w:hAnsi="Noto Sans CJK KR Regular"/>
          <w:sz w:val="18"/>
          <w:szCs w:val="18"/>
          <w:highlight w:val="white"/>
        </w:rPr>
      </w:pPr>
      <w:r w:rsidRPr="00124595">
        <w:rPr>
          <w:rFonts w:ascii="Noto Sans CJK KR Regular" w:eastAsia="Noto Sans CJK KR Regular" w:hAnsi="Noto Sans CJK KR Regular" w:cs="Arial Unicode MS"/>
          <w:sz w:val="18"/>
          <w:szCs w:val="18"/>
          <w:highlight w:val="white"/>
        </w:rPr>
        <w:t>3</w:t>
      </w:r>
      <w:r w:rsidR="00DB5A04" w:rsidRPr="00124595">
        <w:rPr>
          <w:rFonts w:ascii="Noto Sans CJK KR Regular" w:eastAsia="Noto Sans CJK KR Regular" w:hAnsi="Noto Sans CJK KR Regular" w:cs="Arial Unicode MS" w:hint="eastAsia"/>
          <w:sz w:val="18"/>
          <w:szCs w:val="18"/>
          <w:highlight w:val="white"/>
        </w:rPr>
        <w:t>항</w:t>
      </w:r>
      <w:r w:rsidRPr="00124595">
        <w:rPr>
          <w:rFonts w:ascii="Noto Sans CJK KR Regular" w:eastAsia="Noto Sans CJK KR Regular" w:hAnsi="Noto Sans CJK KR Regular" w:cs="Arial Unicode MS"/>
          <w:sz w:val="18"/>
          <w:szCs w:val="18"/>
          <w:highlight w:val="white"/>
        </w:rPr>
        <w:t xml:space="preserve">의 지급 비용에서 </w:t>
      </w:r>
      <w:r w:rsidR="004E70FB" w:rsidRPr="00124595">
        <w:rPr>
          <w:rFonts w:ascii="Noto Sans CJK KR Regular" w:eastAsia="Noto Sans CJK KR Regular" w:hAnsi="Noto Sans CJK KR Regular" w:cs="Arial Unicode MS"/>
          <w:sz w:val="18"/>
          <w:szCs w:val="18"/>
          <w:highlight w:val="white"/>
        </w:rPr>
        <w:t>"</w:t>
      </w:r>
      <w:r w:rsidRPr="00124595">
        <w:rPr>
          <w:rFonts w:ascii="Noto Sans CJK KR Regular" w:eastAsia="Noto Sans CJK KR Regular" w:hAnsi="Noto Sans CJK KR Regular" w:cs="Arial Unicode MS"/>
          <w:sz w:val="18"/>
          <w:szCs w:val="18"/>
          <w:highlight w:val="white"/>
        </w:rPr>
        <w:t>(주)</w:t>
      </w:r>
      <w:proofErr w:type="spellStart"/>
      <w:r w:rsidRPr="00124595">
        <w:rPr>
          <w:rFonts w:ascii="Noto Sans CJK KR Regular" w:eastAsia="Noto Sans CJK KR Regular" w:hAnsi="Noto Sans CJK KR Regular" w:cs="Arial Unicode MS"/>
          <w:sz w:val="18"/>
          <w:szCs w:val="18"/>
          <w:highlight w:val="white"/>
        </w:rPr>
        <w:t>일룸-DESKER</w:t>
      </w:r>
      <w:r w:rsidR="004E70FB" w:rsidRPr="00124595">
        <w:rPr>
          <w:rFonts w:ascii="Noto Sans CJK KR Regular" w:eastAsia="Noto Sans CJK KR Regular" w:hAnsi="Noto Sans CJK KR Regular" w:cs="Arial Unicode MS"/>
          <w:sz w:val="18"/>
          <w:szCs w:val="18"/>
          <w:highlight w:val="white"/>
        </w:rPr>
        <w:t>"</w:t>
      </w:r>
      <w:proofErr w:type="gramStart"/>
      <w:r w:rsidRPr="00124595">
        <w:rPr>
          <w:rFonts w:ascii="Noto Sans CJK KR Regular" w:eastAsia="Noto Sans CJK KR Regular" w:hAnsi="Noto Sans CJK KR Regular" w:cs="Arial Unicode MS"/>
          <w:sz w:val="18"/>
          <w:szCs w:val="18"/>
          <w:highlight w:val="white"/>
        </w:rPr>
        <w:t>는</w:t>
      </w:r>
      <w:proofErr w:type="spellEnd"/>
      <w:r w:rsidRPr="00124595">
        <w:rPr>
          <w:rFonts w:ascii="Noto Sans CJK KR Regular" w:eastAsia="Noto Sans CJK KR Regular" w:hAnsi="Noto Sans CJK KR Regular" w:cs="Arial Unicode MS"/>
          <w:sz w:val="18"/>
          <w:szCs w:val="18"/>
          <w:highlight w:val="white"/>
        </w:rPr>
        <w:t xml:space="preserve"> </w:t>
      </w:r>
      <w:r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 xml:space="preserve"> </w:t>
      </w:r>
      <w:r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>“</w:t>
      </w:r>
      <w:proofErr w:type="gramEnd"/>
      <w:r w:rsidR="00FE5954"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 xml:space="preserve">DESKER </w:t>
      </w:r>
      <w:proofErr w:type="spellStart"/>
      <w:r w:rsidR="00FE5954"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>MATE</w:t>
      </w:r>
      <w:r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>”가</w:t>
      </w:r>
      <w:proofErr w:type="spellEnd"/>
      <w:r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 xml:space="preserve"> 지불할 의무가 있는 미납금 및 기타 채무금액을 공제한 나머지 금액을 </w:t>
      </w:r>
      <w:r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 xml:space="preserve"> </w:t>
      </w:r>
      <w:r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>“</w:t>
      </w:r>
      <w:r w:rsidR="00FE5954"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>DESKER MATE</w:t>
      </w:r>
      <w:r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>” 에게 지급하는 것을 원칙으로 합니다. 다만 금융기관 또는 전기통신사업자의 귀책 등 회사의 귀책사유가 아닌 사유로 지급이 늦어질 수 있습니다.</w:t>
      </w:r>
    </w:p>
    <w:p w14:paraId="00000042" w14:textId="1BAA2E29" w:rsidR="00D238D8" w:rsidRPr="00124595" w:rsidRDefault="005761CA" w:rsidP="003529E4">
      <w:pPr>
        <w:numPr>
          <w:ilvl w:val="0"/>
          <w:numId w:val="1"/>
        </w:numPr>
        <w:rPr>
          <w:rFonts w:ascii="Noto Sans CJK KR Regular" w:eastAsia="Noto Sans CJK KR Regular" w:hAnsi="Noto Sans CJK KR Regular"/>
          <w:sz w:val="18"/>
          <w:szCs w:val="18"/>
        </w:rPr>
      </w:pPr>
      <w:r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>3</w:t>
      </w:r>
      <w:r w:rsidR="00DF176E" w:rsidRPr="00124595">
        <w:rPr>
          <w:rFonts w:ascii="Noto Sans CJK KR Regular" w:eastAsia="Noto Sans CJK KR Regular" w:hAnsi="Noto Sans CJK KR Regular" w:cs="Arial Unicode MS" w:hint="eastAsia"/>
          <w:sz w:val="18"/>
          <w:szCs w:val="18"/>
        </w:rPr>
        <w:t>항</w:t>
      </w:r>
      <w:r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 xml:space="preserve">의 경우, 단 회원의 거래 확정은 </w:t>
      </w:r>
      <w:proofErr w:type="gramStart"/>
      <w:r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 xml:space="preserve">완료되었으나, </w:t>
      </w:r>
      <w:r w:rsidRPr="00124595">
        <w:rPr>
          <w:rFonts w:ascii="Noto Sans CJK KR Regular" w:eastAsia="Noto Sans CJK KR Regular" w:hAnsi="Noto Sans CJK KR Regular" w:cs="Times New Roman"/>
          <w:sz w:val="18"/>
          <w:szCs w:val="18"/>
        </w:rPr>
        <w:t xml:space="preserve"> </w:t>
      </w:r>
      <w:r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>“</w:t>
      </w:r>
      <w:proofErr w:type="gramEnd"/>
      <w:r w:rsidR="00FE5954"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>DESKER MATE</w:t>
      </w:r>
      <w:r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 xml:space="preserve">” 의 정산정보 등록이 완료되지 않았을 경우에는 대금 지급이 보류됩니다. </w:t>
      </w:r>
    </w:p>
    <w:p w14:paraId="00000048" w14:textId="455FD713" w:rsidR="00D238D8" w:rsidRPr="00124595" w:rsidRDefault="005761CA" w:rsidP="003529E4">
      <w:pPr>
        <w:numPr>
          <w:ilvl w:val="0"/>
          <w:numId w:val="1"/>
        </w:numPr>
        <w:rPr>
          <w:rFonts w:ascii="Noto Sans CJK KR Regular" w:eastAsia="Noto Sans CJK KR Regular" w:hAnsi="Noto Sans CJK KR Regular"/>
          <w:sz w:val="18"/>
          <w:szCs w:val="18"/>
        </w:rPr>
      </w:pPr>
      <w:r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 xml:space="preserve">단 </w:t>
      </w:r>
      <w:r w:rsidR="004E70FB"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>"</w:t>
      </w:r>
      <w:r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>(주)</w:t>
      </w:r>
      <w:proofErr w:type="spellStart"/>
      <w:r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>일룸-DESKER</w:t>
      </w:r>
      <w:r w:rsidR="004E70FB"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>"</w:t>
      </w:r>
      <w:r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>와</w:t>
      </w:r>
      <w:proofErr w:type="spellEnd"/>
      <w:r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 xml:space="preserve"> “</w:t>
      </w:r>
      <w:r w:rsidR="00FE5954"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>DESKER MATE</w:t>
      </w:r>
      <w:r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 xml:space="preserve">” 사이 수수료 정산에 대한 별도의 약정이 있는 경우 별도 약정이 우선합니다. </w:t>
      </w:r>
      <w:r w:rsidR="004E70FB" w:rsidRPr="00124595">
        <w:rPr>
          <w:rFonts w:ascii="Noto Sans CJK KR Regular" w:eastAsia="Noto Sans CJK KR Regular" w:hAnsi="Noto Sans CJK KR Regular"/>
          <w:sz w:val="18"/>
          <w:szCs w:val="18"/>
        </w:rPr>
        <w:br/>
      </w:r>
    </w:p>
    <w:p w14:paraId="1B5F1812" w14:textId="7D528A83" w:rsidR="00322F04" w:rsidRPr="00124595" w:rsidRDefault="00197BCE">
      <w:pPr>
        <w:rPr>
          <w:rFonts w:ascii="Noto Sans CJK KR Regular" w:eastAsia="Noto Sans CJK KR Regular" w:hAnsi="Noto Sans CJK KR Regular" w:cs="Arial Unicode MS"/>
          <w:sz w:val="18"/>
          <w:szCs w:val="18"/>
        </w:rPr>
      </w:pPr>
      <w:proofErr w:type="gramStart"/>
      <w:r w:rsidRPr="00124595">
        <w:rPr>
          <w:rFonts w:ascii="Noto Sans CJK KR Regular" w:eastAsia="Noto Sans CJK KR Regular" w:hAnsi="Noto Sans CJK KR Regular" w:cs="Arial Unicode MS" w:hint="eastAsia"/>
          <w:sz w:val="18"/>
          <w:szCs w:val="18"/>
        </w:rPr>
        <w:t>제</w:t>
      </w:r>
      <w:r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 xml:space="preserve"> 1</w:t>
      </w:r>
      <w:r w:rsidR="003908E0"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>6</w:t>
      </w:r>
      <w:proofErr w:type="gramEnd"/>
      <w:r w:rsidRPr="00124595">
        <w:rPr>
          <w:rFonts w:ascii="Noto Sans CJK KR Regular" w:eastAsia="Noto Sans CJK KR Regular" w:hAnsi="Noto Sans CJK KR Regular" w:cs="Arial Unicode MS" w:hint="eastAsia"/>
          <w:sz w:val="18"/>
          <w:szCs w:val="18"/>
        </w:rPr>
        <w:t>조</w:t>
      </w:r>
      <w:r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 xml:space="preserve"> </w:t>
      </w:r>
      <w:r w:rsidR="00322F04"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 xml:space="preserve">(영업양도 </w:t>
      </w:r>
      <w:r w:rsidR="00322F04" w:rsidRPr="00124595">
        <w:rPr>
          <w:rFonts w:ascii="Noto Sans CJK KR Regular" w:eastAsia="Noto Sans CJK KR Regular" w:hAnsi="Noto Sans CJK KR Regular" w:cs="Arial Unicode MS" w:hint="eastAsia"/>
          <w:sz w:val="18"/>
          <w:szCs w:val="18"/>
        </w:rPr>
        <w:t>등</w:t>
      </w:r>
      <w:r w:rsidR="00322F04"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>)</w:t>
      </w:r>
    </w:p>
    <w:p w14:paraId="67A2D257" w14:textId="26730012" w:rsidR="00322F04" w:rsidRPr="00124595" w:rsidRDefault="004E70FB" w:rsidP="003529E4">
      <w:pPr>
        <w:pStyle w:val="ac"/>
        <w:numPr>
          <w:ilvl w:val="0"/>
          <w:numId w:val="12"/>
        </w:numPr>
        <w:wordWrap/>
        <w:snapToGrid w:val="0"/>
        <w:spacing w:line="276" w:lineRule="auto"/>
        <w:ind w:right="100"/>
        <w:rPr>
          <w:rFonts w:ascii="Noto Sans CJK KR Regular" w:eastAsia="Noto Sans CJK KR Regular" w:hAnsi="Noto Sans CJK KR Regular"/>
          <w:sz w:val="18"/>
          <w:szCs w:val="18"/>
        </w:rPr>
      </w:pPr>
      <w:r w:rsidRPr="00124595">
        <w:rPr>
          <w:rFonts w:ascii="Noto Sans CJK KR Regular" w:eastAsia="Noto Sans CJK KR Regular" w:hAnsi="Noto Sans CJK KR Regular"/>
          <w:sz w:val="18"/>
          <w:szCs w:val="18"/>
        </w:rPr>
        <w:t>"</w:t>
      </w:r>
      <w:r w:rsidR="00AA0E15" w:rsidRPr="00124595">
        <w:rPr>
          <w:rFonts w:ascii="Noto Sans CJK KR Regular" w:eastAsia="Noto Sans CJK KR Regular" w:hAnsi="Noto Sans CJK KR Regular"/>
          <w:sz w:val="18"/>
          <w:szCs w:val="18"/>
        </w:rPr>
        <w:t>DESKER MATE</w:t>
      </w:r>
      <w:r w:rsidRPr="00124595">
        <w:rPr>
          <w:rFonts w:ascii="Noto Sans CJK KR Regular" w:eastAsia="Noto Sans CJK KR Regular" w:hAnsi="Noto Sans CJK KR Regular"/>
          <w:sz w:val="18"/>
          <w:szCs w:val="18"/>
        </w:rPr>
        <w:t>"</w:t>
      </w:r>
      <w:r w:rsidR="00322F04" w:rsidRPr="00124595">
        <w:rPr>
          <w:rFonts w:ascii="Noto Sans CJK KR Regular" w:eastAsia="Noto Sans CJK KR Regular" w:hAnsi="Noto Sans CJK KR Regular"/>
          <w:sz w:val="18"/>
          <w:szCs w:val="18"/>
        </w:rPr>
        <w:t xml:space="preserve">는 </w:t>
      </w:r>
      <w:r w:rsidRPr="00124595">
        <w:rPr>
          <w:rFonts w:ascii="Noto Sans CJK KR Regular" w:eastAsia="Noto Sans CJK KR Regular" w:hAnsi="Noto Sans CJK KR Regular"/>
          <w:sz w:val="18"/>
          <w:szCs w:val="18"/>
        </w:rPr>
        <w:t>"(</w:t>
      </w:r>
      <w:r w:rsidRPr="00124595">
        <w:rPr>
          <w:rFonts w:ascii="Noto Sans CJK KR Regular" w:eastAsia="Noto Sans CJK KR Regular" w:hAnsi="Noto Sans CJK KR Regular" w:hint="eastAsia"/>
          <w:sz w:val="18"/>
          <w:szCs w:val="18"/>
        </w:rPr>
        <w:t>주</w:t>
      </w:r>
      <w:r w:rsidRPr="00124595">
        <w:rPr>
          <w:rFonts w:ascii="Noto Sans CJK KR Regular" w:eastAsia="Noto Sans CJK KR Regular" w:hAnsi="Noto Sans CJK KR Regular"/>
          <w:sz w:val="18"/>
          <w:szCs w:val="18"/>
        </w:rPr>
        <w:t>)</w:t>
      </w:r>
      <w:proofErr w:type="spellStart"/>
      <w:r w:rsidR="001C7215" w:rsidRPr="00124595">
        <w:rPr>
          <w:rFonts w:ascii="Noto Sans CJK KR Regular" w:eastAsia="Noto Sans CJK KR Regular" w:hAnsi="Noto Sans CJK KR Regular"/>
          <w:sz w:val="18"/>
          <w:szCs w:val="18"/>
        </w:rPr>
        <w:t>일룸-DESKER</w:t>
      </w:r>
      <w:r w:rsidRPr="00124595">
        <w:rPr>
          <w:rFonts w:ascii="Noto Sans CJK KR Regular" w:eastAsia="Noto Sans CJK KR Regular" w:hAnsi="Noto Sans CJK KR Regular"/>
          <w:sz w:val="18"/>
          <w:szCs w:val="18"/>
        </w:rPr>
        <w:t>"</w:t>
      </w:r>
      <w:r w:rsidR="00322F04" w:rsidRPr="00124595">
        <w:rPr>
          <w:rFonts w:ascii="Noto Sans CJK KR Regular" w:eastAsia="Noto Sans CJK KR Regular" w:hAnsi="Noto Sans CJK KR Regular"/>
          <w:sz w:val="18"/>
          <w:szCs w:val="18"/>
        </w:rPr>
        <w:t>의</w:t>
      </w:r>
      <w:proofErr w:type="spellEnd"/>
      <w:r w:rsidR="00322F04" w:rsidRPr="00124595">
        <w:rPr>
          <w:rFonts w:ascii="Noto Sans CJK KR Regular" w:eastAsia="Noto Sans CJK KR Regular" w:hAnsi="Noto Sans CJK KR Regular"/>
          <w:sz w:val="18"/>
          <w:szCs w:val="18"/>
        </w:rPr>
        <w:t xml:space="preserve"> 사전 동의 없이 이 계약에 기초한 </w:t>
      </w:r>
      <w:proofErr w:type="spellStart"/>
      <w:r w:rsidR="00322F04" w:rsidRPr="00124595">
        <w:rPr>
          <w:rFonts w:ascii="Noto Sans CJK KR Regular" w:eastAsia="Noto Sans CJK KR Regular" w:hAnsi="Noto Sans CJK KR Regular"/>
          <w:sz w:val="18"/>
          <w:szCs w:val="18"/>
        </w:rPr>
        <w:t>권리・의무의</w:t>
      </w:r>
      <w:proofErr w:type="spellEnd"/>
      <w:r w:rsidR="00322F04" w:rsidRPr="00124595">
        <w:rPr>
          <w:rFonts w:ascii="Noto Sans CJK KR Regular" w:eastAsia="Noto Sans CJK KR Regular" w:hAnsi="Noto Sans CJK KR Regular"/>
          <w:sz w:val="18"/>
          <w:szCs w:val="18"/>
        </w:rPr>
        <w:t xml:space="preserve"> 전부 또는 일부를 제3자에게 양도할 수 없</w:t>
      </w:r>
      <w:r w:rsidR="007A3D5F" w:rsidRPr="00124595">
        <w:rPr>
          <w:rFonts w:ascii="Noto Sans CJK KR Regular" w:eastAsia="Noto Sans CJK KR Regular" w:hAnsi="Noto Sans CJK KR Regular" w:hint="eastAsia"/>
          <w:sz w:val="18"/>
          <w:szCs w:val="18"/>
        </w:rPr>
        <w:t>습니</w:t>
      </w:r>
      <w:r w:rsidR="00322F04" w:rsidRPr="00124595">
        <w:rPr>
          <w:rFonts w:ascii="Noto Sans CJK KR Regular" w:eastAsia="Noto Sans CJK KR Regular" w:hAnsi="Noto Sans CJK KR Regular"/>
          <w:sz w:val="18"/>
          <w:szCs w:val="18"/>
        </w:rPr>
        <w:t>다</w:t>
      </w:r>
      <w:r w:rsidR="00322F04" w:rsidRPr="00124595">
        <w:rPr>
          <w:rFonts w:ascii="Noto Sans CJK KR Regular" w:eastAsia="Noto Sans CJK KR Regular" w:hAnsi="Noto Sans CJK KR Regular"/>
          <w:color w:val="auto"/>
          <w:sz w:val="18"/>
          <w:szCs w:val="18"/>
        </w:rPr>
        <w:t xml:space="preserve">. </w:t>
      </w:r>
    </w:p>
    <w:p w14:paraId="04AEDD0D" w14:textId="3559D60C" w:rsidR="00322F04" w:rsidRPr="00124595" w:rsidRDefault="00322F04">
      <w:pPr>
        <w:pStyle w:val="ab"/>
        <w:numPr>
          <w:ilvl w:val="0"/>
          <w:numId w:val="12"/>
        </w:numPr>
        <w:ind w:leftChars="0"/>
        <w:rPr>
          <w:rFonts w:ascii="Noto Sans CJK KR Regular" w:eastAsia="Noto Sans CJK KR Regular" w:hAnsi="Noto Sans CJK KR Regular" w:cs="Arial Unicode MS"/>
          <w:sz w:val="18"/>
          <w:szCs w:val="18"/>
        </w:rPr>
      </w:pPr>
      <w:r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 xml:space="preserve">1항의 </w:t>
      </w:r>
      <w:del w:id="434" w:author="윤현정 (Hyunjeong Yoon)" w:date="2026-02-26T11:18:00Z">
        <w:r w:rsidRPr="00124595" w:rsidDel="0006050B">
          <w:rPr>
            <w:rFonts w:ascii="Noto Sans CJK KR Regular" w:eastAsia="Noto Sans CJK KR Regular" w:hAnsi="Noto Sans CJK KR Regular" w:cs="Arial Unicode MS"/>
            <w:sz w:val="18"/>
            <w:szCs w:val="18"/>
          </w:rPr>
          <w:delText xml:space="preserve">경우 </w:delText>
        </w:r>
      </w:del>
      <w:r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 xml:space="preserve">무단으로 </w:t>
      </w:r>
      <w:proofErr w:type="spellStart"/>
      <w:r w:rsidRPr="00124595">
        <w:rPr>
          <w:rFonts w:ascii="Noto Sans CJK KR Regular" w:eastAsia="Noto Sans CJK KR Regular" w:hAnsi="Noto Sans CJK KR Regular" w:cs="Arial Unicode MS" w:hint="eastAsia"/>
          <w:sz w:val="18"/>
          <w:szCs w:val="18"/>
        </w:rPr>
        <w:t>양도시</w:t>
      </w:r>
      <w:proofErr w:type="spellEnd"/>
      <w:r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 xml:space="preserve"> </w:t>
      </w:r>
      <w:r w:rsidR="004E70FB"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>"(</w:t>
      </w:r>
      <w:r w:rsidR="004E70FB" w:rsidRPr="00124595">
        <w:rPr>
          <w:rFonts w:ascii="Noto Sans CJK KR Regular" w:eastAsia="Noto Sans CJK KR Regular" w:hAnsi="Noto Sans CJK KR Regular" w:cs="Arial Unicode MS" w:hint="eastAsia"/>
          <w:sz w:val="18"/>
          <w:szCs w:val="18"/>
        </w:rPr>
        <w:t>주</w:t>
      </w:r>
      <w:r w:rsidR="004E70FB"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>)</w:t>
      </w:r>
      <w:proofErr w:type="spellStart"/>
      <w:r w:rsidR="001C7215" w:rsidRPr="00124595">
        <w:rPr>
          <w:rFonts w:ascii="Noto Sans CJK KR Regular" w:eastAsia="Noto Sans CJK KR Regular" w:hAnsi="Noto Sans CJK KR Regular" w:cs="Arial Unicode MS" w:hint="eastAsia"/>
          <w:sz w:val="18"/>
          <w:szCs w:val="18"/>
        </w:rPr>
        <w:t>일룸</w:t>
      </w:r>
      <w:r w:rsidR="001C7215"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>-DESKER</w:t>
      </w:r>
      <w:r w:rsidR="004E70FB"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>"</w:t>
      </w:r>
      <w:r w:rsidRPr="00124595">
        <w:rPr>
          <w:rFonts w:ascii="Noto Sans CJK KR Regular" w:eastAsia="Noto Sans CJK KR Regular" w:hAnsi="Noto Sans CJK KR Regular" w:cs="Arial Unicode MS" w:hint="eastAsia"/>
          <w:sz w:val="18"/>
          <w:szCs w:val="18"/>
        </w:rPr>
        <w:t>는</w:t>
      </w:r>
      <w:proofErr w:type="spellEnd"/>
      <w:r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 xml:space="preserve"> </w:t>
      </w:r>
      <w:r w:rsidR="004E70FB"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>"</w:t>
      </w:r>
      <w:r w:rsidR="00AA0E15"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>DESKER MATE</w:t>
      </w:r>
      <w:r w:rsidR="004E70FB"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>"</w:t>
      </w:r>
      <w:r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 xml:space="preserve"> </w:t>
      </w:r>
      <w:r w:rsidRPr="00124595">
        <w:rPr>
          <w:rFonts w:ascii="Noto Sans CJK KR Regular" w:eastAsia="Noto Sans CJK KR Regular" w:hAnsi="Noto Sans CJK KR Regular" w:cs="Arial Unicode MS" w:hint="eastAsia"/>
          <w:sz w:val="18"/>
          <w:szCs w:val="18"/>
        </w:rPr>
        <w:t>경고정책에</w:t>
      </w:r>
      <w:r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 xml:space="preserve"> 의거 계정을 정지할 수 있</w:t>
      </w:r>
      <w:r w:rsidR="007A3D5F" w:rsidRPr="00124595">
        <w:rPr>
          <w:rFonts w:ascii="Noto Sans CJK KR Regular" w:eastAsia="Noto Sans CJK KR Regular" w:hAnsi="Noto Sans CJK KR Regular" w:cs="Arial Unicode MS" w:hint="eastAsia"/>
          <w:sz w:val="18"/>
          <w:szCs w:val="18"/>
        </w:rPr>
        <w:t>습니</w:t>
      </w:r>
      <w:r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>다.</w:t>
      </w:r>
    </w:p>
    <w:p w14:paraId="38ABD9E3" w14:textId="424616A5" w:rsidR="00322F04" w:rsidRPr="00124595" w:rsidRDefault="00322F04">
      <w:pPr>
        <w:pStyle w:val="ab"/>
        <w:numPr>
          <w:ilvl w:val="0"/>
          <w:numId w:val="12"/>
        </w:numPr>
        <w:ind w:leftChars="0"/>
        <w:rPr>
          <w:rFonts w:ascii="Noto Sans CJK KR Regular" w:eastAsia="Noto Sans CJK KR Regular" w:hAnsi="Noto Sans CJK KR Regular" w:cs="Arial Unicode MS"/>
          <w:sz w:val="18"/>
          <w:szCs w:val="18"/>
        </w:rPr>
      </w:pPr>
      <w:r w:rsidRPr="00124595">
        <w:rPr>
          <w:rFonts w:ascii="Noto Sans CJK KR Regular" w:eastAsia="Noto Sans CJK KR Regular" w:hAnsi="Noto Sans CJK KR Regular"/>
          <w:spacing w:val="-3"/>
          <w:sz w:val="18"/>
          <w:szCs w:val="18"/>
        </w:rPr>
        <w:t xml:space="preserve">제1항의 양도를 </w:t>
      </w:r>
      <w:r w:rsidR="004E70FB" w:rsidRPr="00124595">
        <w:rPr>
          <w:rFonts w:ascii="Noto Sans CJK KR Regular" w:eastAsia="Noto Sans CJK KR Regular" w:hAnsi="Noto Sans CJK KR Regular"/>
          <w:spacing w:val="-3"/>
          <w:sz w:val="18"/>
          <w:szCs w:val="18"/>
        </w:rPr>
        <w:t>"(</w:t>
      </w:r>
      <w:r w:rsidR="004E70FB" w:rsidRPr="00124595">
        <w:rPr>
          <w:rFonts w:ascii="Noto Sans CJK KR Regular" w:eastAsia="Noto Sans CJK KR Regular" w:hAnsi="Noto Sans CJK KR Regular" w:hint="eastAsia"/>
          <w:spacing w:val="-3"/>
          <w:sz w:val="18"/>
          <w:szCs w:val="18"/>
        </w:rPr>
        <w:t>주</w:t>
      </w:r>
      <w:r w:rsidR="004E70FB" w:rsidRPr="00124595">
        <w:rPr>
          <w:rFonts w:ascii="Noto Sans CJK KR Regular" w:eastAsia="Noto Sans CJK KR Regular" w:hAnsi="Noto Sans CJK KR Regular"/>
          <w:spacing w:val="-3"/>
          <w:sz w:val="18"/>
          <w:szCs w:val="18"/>
        </w:rPr>
        <w:t>)</w:t>
      </w:r>
      <w:proofErr w:type="spellStart"/>
      <w:r w:rsidR="001C7215" w:rsidRPr="00124595">
        <w:rPr>
          <w:rFonts w:ascii="Noto Sans CJK KR Regular" w:eastAsia="Noto Sans CJK KR Regular" w:hAnsi="Noto Sans CJK KR Regular"/>
          <w:spacing w:val="-3"/>
          <w:sz w:val="18"/>
          <w:szCs w:val="18"/>
        </w:rPr>
        <w:t>일룸-DESKER</w:t>
      </w:r>
      <w:r w:rsidR="004E70FB" w:rsidRPr="00124595">
        <w:rPr>
          <w:rFonts w:ascii="Noto Sans CJK KR Regular" w:eastAsia="Noto Sans CJK KR Regular" w:hAnsi="Noto Sans CJK KR Regular"/>
          <w:spacing w:val="-3"/>
          <w:sz w:val="18"/>
          <w:szCs w:val="18"/>
        </w:rPr>
        <w:t>"</w:t>
      </w:r>
      <w:r w:rsidRPr="00124595">
        <w:rPr>
          <w:rFonts w:ascii="Noto Sans CJK KR Regular" w:eastAsia="Noto Sans CJK KR Regular" w:hAnsi="Noto Sans CJK KR Regular"/>
          <w:spacing w:val="-3"/>
          <w:sz w:val="18"/>
          <w:szCs w:val="18"/>
        </w:rPr>
        <w:t>가</w:t>
      </w:r>
      <w:proofErr w:type="spellEnd"/>
      <w:r w:rsidRPr="00124595">
        <w:rPr>
          <w:rFonts w:ascii="Noto Sans CJK KR Regular" w:eastAsia="Noto Sans CJK KR Regular" w:hAnsi="Noto Sans CJK KR Regular"/>
          <w:spacing w:val="-3"/>
          <w:sz w:val="18"/>
          <w:szCs w:val="18"/>
        </w:rPr>
        <w:t xml:space="preserve"> 승낙하는 경우 </w:t>
      </w:r>
      <w:r w:rsidRPr="00124595">
        <w:rPr>
          <w:rFonts w:ascii="Noto Sans CJK KR Regular" w:eastAsia="Noto Sans CJK KR Regular" w:hAnsi="Noto Sans CJK KR Regular" w:hint="eastAsia"/>
          <w:spacing w:val="-3"/>
          <w:sz w:val="18"/>
          <w:szCs w:val="18"/>
        </w:rPr>
        <w:t>중</w:t>
      </w:r>
      <w:r w:rsidRPr="00124595">
        <w:rPr>
          <w:rFonts w:ascii="Noto Sans CJK KR Regular" w:eastAsia="Noto Sans CJK KR Regular" w:hAnsi="Noto Sans CJK KR Regular"/>
          <w:spacing w:val="-3"/>
          <w:sz w:val="18"/>
          <w:szCs w:val="18"/>
        </w:rPr>
        <w:t>도해지규정을 적용하지 않</w:t>
      </w:r>
      <w:r w:rsidR="007A3D5F" w:rsidRPr="00124595">
        <w:rPr>
          <w:rFonts w:ascii="Noto Sans CJK KR Regular" w:eastAsia="Noto Sans CJK KR Regular" w:hAnsi="Noto Sans CJK KR Regular" w:hint="eastAsia"/>
          <w:spacing w:val="-3"/>
          <w:sz w:val="18"/>
          <w:szCs w:val="18"/>
        </w:rPr>
        <w:t>습니</w:t>
      </w:r>
      <w:r w:rsidRPr="00124595">
        <w:rPr>
          <w:rFonts w:ascii="Noto Sans CJK KR Regular" w:eastAsia="Noto Sans CJK KR Regular" w:hAnsi="Noto Sans CJK KR Regular"/>
          <w:spacing w:val="-3"/>
          <w:sz w:val="18"/>
          <w:szCs w:val="18"/>
        </w:rPr>
        <w:t>다.</w:t>
      </w:r>
    </w:p>
    <w:p w14:paraId="6439439B" w14:textId="3B6CEAA5" w:rsidR="00322F04" w:rsidRPr="00124595" w:rsidRDefault="00322F04">
      <w:pPr>
        <w:pStyle w:val="ab"/>
        <w:numPr>
          <w:ilvl w:val="0"/>
          <w:numId w:val="12"/>
        </w:numPr>
        <w:ind w:leftChars="0"/>
        <w:rPr>
          <w:rFonts w:ascii="Noto Sans CJK KR Regular" w:eastAsia="Noto Sans CJK KR Regular" w:hAnsi="Noto Sans CJK KR Regular" w:cs="Arial Unicode MS"/>
          <w:sz w:val="18"/>
          <w:szCs w:val="18"/>
        </w:rPr>
      </w:pPr>
      <w:r w:rsidRPr="00124595">
        <w:rPr>
          <w:rFonts w:ascii="Noto Sans CJK KR Regular" w:eastAsia="Noto Sans CJK KR Regular" w:hAnsi="Noto Sans CJK KR Regular"/>
          <w:sz w:val="18"/>
          <w:szCs w:val="18"/>
        </w:rPr>
        <w:t xml:space="preserve">영업양수인은 </w:t>
      </w:r>
      <w:r w:rsidR="004E70FB" w:rsidRPr="00124595">
        <w:rPr>
          <w:rFonts w:ascii="Noto Sans CJK KR Regular" w:eastAsia="Noto Sans CJK KR Regular" w:hAnsi="Noto Sans CJK KR Regular"/>
          <w:sz w:val="18"/>
          <w:szCs w:val="18"/>
        </w:rPr>
        <w:t>"</w:t>
      </w:r>
      <w:r w:rsidR="00AA0E15" w:rsidRPr="00124595">
        <w:rPr>
          <w:rFonts w:ascii="Noto Sans CJK KR Regular" w:eastAsia="Noto Sans CJK KR Regular" w:hAnsi="Noto Sans CJK KR Regular"/>
          <w:sz w:val="18"/>
          <w:szCs w:val="18"/>
        </w:rPr>
        <w:t>DESKER MATE</w:t>
      </w:r>
      <w:r w:rsidR="004E70FB" w:rsidRPr="00124595">
        <w:rPr>
          <w:rFonts w:ascii="Noto Sans CJK KR Regular" w:eastAsia="Noto Sans CJK KR Regular" w:hAnsi="Noto Sans CJK KR Regular"/>
          <w:sz w:val="18"/>
          <w:szCs w:val="18"/>
        </w:rPr>
        <w:t>"</w:t>
      </w:r>
      <w:r w:rsidRPr="00124595">
        <w:rPr>
          <w:rFonts w:ascii="Noto Sans CJK KR Regular" w:eastAsia="Noto Sans CJK KR Regular" w:hAnsi="Noto Sans CJK KR Regular"/>
          <w:sz w:val="18"/>
          <w:szCs w:val="18"/>
        </w:rPr>
        <w:t xml:space="preserve">의 </w:t>
      </w:r>
      <w:r w:rsidR="004E70FB" w:rsidRPr="00124595">
        <w:rPr>
          <w:rFonts w:ascii="Noto Sans CJK KR Regular" w:eastAsia="Noto Sans CJK KR Regular" w:hAnsi="Noto Sans CJK KR Regular"/>
          <w:sz w:val="18"/>
          <w:szCs w:val="18"/>
        </w:rPr>
        <w:t>"(</w:t>
      </w:r>
      <w:r w:rsidR="004E70FB" w:rsidRPr="00124595">
        <w:rPr>
          <w:rFonts w:ascii="Noto Sans CJK KR Regular" w:eastAsia="Noto Sans CJK KR Regular" w:hAnsi="Noto Sans CJK KR Regular" w:hint="eastAsia"/>
          <w:sz w:val="18"/>
          <w:szCs w:val="18"/>
        </w:rPr>
        <w:t>주</w:t>
      </w:r>
      <w:r w:rsidR="004E70FB" w:rsidRPr="00124595">
        <w:rPr>
          <w:rFonts w:ascii="Noto Sans CJK KR Regular" w:eastAsia="Noto Sans CJK KR Regular" w:hAnsi="Noto Sans CJK KR Regular"/>
          <w:sz w:val="18"/>
          <w:szCs w:val="18"/>
        </w:rPr>
        <w:t>)</w:t>
      </w:r>
      <w:proofErr w:type="spellStart"/>
      <w:r w:rsidR="001C7215" w:rsidRPr="00124595">
        <w:rPr>
          <w:rFonts w:ascii="Noto Sans CJK KR Regular" w:eastAsia="Noto Sans CJK KR Regular" w:hAnsi="Noto Sans CJK KR Regular"/>
          <w:sz w:val="18"/>
          <w:szCs w:val="18"/>
        </w:rPr>
        <w:t>일룸-DESKER</w:t>
      </w:r>
      <w:r w:rsidR="004E70FB" w:rsidRPr="00124595">
        <w:rPr>
          <w:rFonts w:ascii="Noto Sans CJK KR Regular" w:eastAsia="Noto Sans CJK KR Regular" w:hAnsi="Noto Sans CJK KR Regular"/>
          <w:sz w:val="18"/>
          <w:szCs w:val="18"/>
        </w:rPr>
        <w:t>"</w:t>
      </w:r>
      <w:r w:rsidRPr="00124595">
        <w:rPr>
          <w:rFonts w:ascii="Noto Sans CJK KR Regular" w:eastAsia="Noto Sans CJK KR Regular" w:hAnsi="Noto Sans CJK KR Regular"/>
          <w:sz w:val="18"/>
          <w:szCs w:val="18"/>
        </w:rPr>
        <w:t>에</w:t>
      </w:r>
      <w:proofErr w:type="spellEnd"/>
      <w:r w:rsidRPr="00124595">
        <w:rPr>
          <w:rFonts w:ascii="Noto Sans CJK KR Regular" w:eastAsia="Noto Sans CJK KR Regular" w:hAnsi="Noto Sans CJK KR Regular"/>
          <w:sz w:val="18"/>
          <w:szCs w:val="18"/>
        </w:rPr>
        <w:t xml:space="preserve"> 대한 권리와 의무를 승계</w:t>
      </w:r>
      <w:r w:rsidR="007A3D5F" w:rsidRPr="00124595">
        <w:rPr>
          <w:rFonts w:ascii="Noto Sans CJK KR Regular" w:eastAsia="Noto Sans CJK KR Regular" w:hAnsi="Noto Sans CJK KR Regular" w:hint="eastAsia"/>
          <w:sz w:val="18"/>
          <w:szCs w:val="18"/>
        </w:rPr>
        <w:t>합니</w:t>
      </w:r>
      <w:r w:rsidRPr="00124595">
        <w:rPr>
          <w:rFonts w:ascii="Noto Sans CJK KR Regular" w:eastAsia="Noto Sans CJK KR Regular" w:hAnsi="Noto Sans CJK KR Regular"/>
          <w:sz w:val="18"/>
          <w:szCs w:val="18"/>
        </w:rPr>
        <w:t>다.</w:t>
      </w:r>
    </w:p>
    <w:p w14:paraId="746E9219" w14:textId="77777777" w:rsidR="005761CA" w:rsidRPr="00124595" w:rsidRDefault="005761CA">
      <w:pPr>
        <w:rPr>
          <w:rFonts w:ascii="Noto Sans CJK KR Regular" w:eastAsia="Noto Sans CJK KR Regular" w:hAnsi="Noto Sans CJK KR Regular" w:cs="Arial Unicode MS"/>
          <w:sz w:val="18"/>
          <w:szCs w:val="18"/>
          <w:lang w:eastAsia="ko"/>
        </w:rPr>
      </w:pPr>
    </w:p>
    <w:p w14:paraId="25C43D03" w14:textId="6298CAAF" w:rsidR="00322F04" w:rsidRPr="00124595" w:rsidRDefault="00197BCE" w:rsidP="003529E4">
      <w:pPr>
        <w:spacing w:after="240"/>
        <w:rPr>
          <w:rFonts w:ascii="Noto Sans CJK KR Regular" w:eastAsia="Noto Sans CJK KR Regular" w:hAnsi="Noto Sans CJK KR Regular" w:cs="Arial Unicode MS"/>
          <w:sz w:val="18"/>
          <w:szCs w:val="18"/>
        </w:rPr>
      </w:pPr>
      <w:commentRangeStart w:id="435"/>
      <w:proofErr w:type="gramStart"/>
      <w:r w:rsidRPr="00124595">
        <w:rPr>
          <w:rFonts w:ascii="Noto Sans CJK KR Regular" w:eastAsia="Noto Sans CJK KR Regular" w:hAnsi="Noto Sans CJK KR Regular" w:cs="Arial Unicode MS" w:hint="eastAsia"/>
          <w:sz w:val="18"/>
          <w:szCs w:val="18"/>
        </w:rPr>
        <w:t>제</w:t>
      </w:r>
      <w:r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 xml:space="preserve"> 1</w:t>
      </w:r>
      <w:r w:rsidR="003908E0"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>7</w:t>
      </w:r>
      <w:proofErr w:type="gramEnd"/>
      <w:r w:rsidRPr="00124595">
        <w:rPr>
          <w:rFonts w:ascii="Noto Sans CJK KR Regular" w:eastAsia="Noto Sans CJK KR Regular" w:hAnsi="Noto Sans CJK KR Regular" w:cs="Arial Unicode MS" w:hint="eastAsia"/>
          <w:sz w:val="18"/>
          <w:szCs w:val="18"/>
        </w:rPr>
        <w:t>조</w:t>
      </w:r>
      <w:r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 xml:space="preserve"> </w:t>
      </w:r>
      <w:r w:rsidR="005761CA"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 xml:space="preserve">(분쟁해결 </w:t>
      </w:r>
      <w:r w:rsidR="005761CA" w:rsidRPr="00124595">
        <w:rPr>
          <w:rFonts w:ascii="Noto Sans CJK KR Regular" w:eastAsia="Noto Sans CJK KR Regular" w:hAnsi="Noto Sans CJK KR Regular" w:cs="Arial Unicode MS" w:hint="eastAsia"/>
          <w:sz w:val="18"/>
          <w:szCs w:val="18"/>
        </w:rPr>
        <w:t>및</w:t>
      </w:r>
      <w:r w:rsidR="005761CA"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 xml:space="preserve"> </w:t>
      </w:r>
      <w:r w:rsidR="005761CA" w:rsidRPr="00124595">
        <w:rPr>
          <w:rFonts w:ascii="Noto Sans CJK KR Regular" w:eastAsia="Noto Sans CJK KR Regular" w:hAnsi="Noto Sans CJK KR Regular" w:cs="Arial Unicode MS" w:hint="eastAsia"/>
          <w:sz w:val="18"/>
          <w:szCs w:val="18"/>
        </w:rPr>
        <w:t>재판관할</w:t>
      </w:r>
      <w:r w:rsidR="005761CA"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>)</w:t>
      </w:r>
      <w:commentRangeEnd w:id="435"/>
      <w:r w:rsidR="0006050B">
        <w:rPr>
          <w:rStyle w:val="a9"/>
        </w:rPr>
        <w:commentReference w:id="435"/>
      </w:r>
    </w:p>
    <w:p w14:paraId="61970AE2" w14:textId="55589A6C" w:rsidR="00CE4CFE" w:rsidRPr="00124595" w:rsidRDefault="005761CA" w:rsidP="003529E4">
      <w:pPr>
        <w:pStyle w:val="ab"/>
        <w:numPr>
          <w:ilvl w:val="0"/>
          <w:numId w:val="20"/>
        </w:numPr>
        <w:ind w:leftChars="0" w:left="806" w:hanging="403"/>
        <w:rPr>
          <w:rFonts w:ascii="Noto Sans CJK KR Regular" w:eastAsia="Noto Sans CJK KR Regular" w:hAnsi="Noto Sans CJK KR Regular" w:cs="Arial Unicode MS"/>
          <w:sz w:val="18"/>
          <w:szCs w:val="18"/>
        </w:rPr>
      </w:pPr>
      <w:r w:rsidRPr="00124595">
        <w:rPr>
          <w:rFonts w:ascii="Noto Sans CJK KR Regular" w:eastAsia="Noto Sans CJK KR Regular" w:hAnsi="Noto Sans CJK KR Regular"/>
          <w:sz w:val="18"/>
          <w:szCs w:val="18"/>
        </w:rPr>
        <w:t xml:space="preserve">이 계약에서 정하지 아니한 사항 또는 이 계약의 내용에 대하여 </w:t>
      </w:r>
      <w:proofErr w:type="spellStart"/>
      <w:r w:rsidR="00CE4CFE" w:rsidRPr="00124595">
        <w:rPr>
          <w:rFonts w:ascii="Noto Sans CJK KR Regular" w:eastAsia="Noto Sans CJK KR Regular" w:hAnsi="Noto Sans CJK KR Regular"/>
          <w:sz w:val="18"/>
          <w:szCs w:val="18"/>
        </w:rPr>
        <w:t>일룸-DESKER</w:t>
      </w:r>
      <w:r w:rsidRPr="00124595">
        <w:rPr>
          <w:rFonts w:ascii="Noto Sans CJK KR Regular" w:eastAsia="Noto Sans CJK KR Regular" w:hAnsi="Noto Sans CJK KR Regular"/>
          <w:sz w:val="18"/>
          <w:szCs w:val="18"/>
        </w:rPr>
        <w:t>와</w:t>
      </w:r>
      <w:proofErr w:type="spellEnd"/>
      <w:r w:rsidRPr="00124595">
        <w:rPr>
          <w:rFonts w:ascii="Noto Sans CJK KR Regular" w:eastAsia="Noto Sans CJK KR Regular" w:hAnsi="Noto Sans CJK KR Regular"/>
          <w:sz w:val="18"/>
          <w:szCs w:val="18"/>
        </w:rPr>
        <w:t xml:space="preserve"> </w:t>
      </w:r>
      <w:r w:rsidR="00AA0E15" w:rsidRPr="00124595">
        <w:rPr>
          <w:rFonts w:ascii="Noto Sans CJK KR Regular" w:eastAsia="Noto Sans CJK KR Regular" w:hAnsi="Noto Sans CJK KR Regular"/>
          <w:sz w:val="18"/>
          <w:szCs w:val="18"/>
        </w:rPr>
        <w:t xml:space="preserve">DESKER </w:t>
      </w:r>
      <w:proofErr w:type="spellStart"/>
      <w:r w:rsidR="00AA0E15" w:rsidRPr="00124595">
        <w:rPr>
          <w:rFonts w:ascii="Noto Sans CJK KR Regular" w:eastAsia="Noto Sans CJK KR Regular" w:hAnsi="Noto Sans CJK KR Regular"/>
          <w:sz w:val="18"/>
          <w:szCs w:val="18"/>
        </w:rPr>
        <w:t>MATE</w:t>
      </w:r>
      <w:r w:rsidRPr="00124595">
        <w:rPr>
          <w:rFonts w:ascii="Noto Sans CJK KR Regular" w:eastAsia="Noto Sans CJK KR Regular" w:hAnsi="Noto Sans CJK KR Regular"/>
          <w:sz w:val="18"/>
          <w:szCs w:val="18"/>
        </w:rPr>
        <w:t>간</w:t>
      </w:r>
      <w:proofErr w:type="spellEnd"/>
      <w:r w:rsidRPr="00124595">
        <w:rPr>
          <w:rFonts w:ascii="Noto Sans CJK KR Regular" w:eastAsia="Noto Sans CJK KR Regular" w:hAnsi="Noto Sans CJK KR Regular"/>
          <w:sz w:val="18"/>
          <w:szCs w:val="18"/>
        </w:rPr>
        <w:t xml:space="preserve"> 분쟁이 발생한 경우 </w:t>
      </w:r>
      <w:proofErr w:type="spellStart"/>
      <w:r w:rsidR="00CE4CFE" w:rsidRPr="00124595">
        <w:rPr>
          <w:rFonts w:ascii="Noto Sans CJK KR Regular" w:eastAsia="Noto Sans CJK KR Regular" w:hAnsi="Noto Sans CJK KR Regular"/>
          <w:sz w:val="18"/>
          <w:szCs w:val="18"/>
        </w:rPr>
        <w:t>일룸-DESKER</w:t>
      </w:r>
      <w:r w:rsidRPr="00124595">
        <w:rPr>
          <w:rFonts w:ascii="Noto Sans CJK KR Regular" w:eastAsia="Noto Sans CJK KR Regular" w:hAnsi="Noto Sans CJK KR Regular"/>
          <w:sz w:val="18"/>
          <w:szCs w:val="18"/>
        </w:rPr>
        <w:t>와</w:t>
      </w:r>
      <w:proofErr w:type="spellEnd"/>
      <w:r w:rsidRPr="00124595">
        <w:rPr>
          <w:rFonts w:ascii="Noto Sans CJK KR Regular" w:eastAsia="Noto Sans CJK KR Regular" w:hAnsi="Noto Sans CJK KR Regular"/>
          <w:sz w:val="18"/>
          <w:szCs w:val="18"/>
        </w:rPr>
        <w:t xml:space="preserve"> </w:t>
      </w:r>
      <w:r w:rsidR="00AA0E15" w:rsidRPr="00124595">
        <w:rPr>
          <w:rFonts w:ascii="Noto Sans CJK KR Regular" w:eastAsia="Noto Sans CJK KR Regular" w:hAnsi="Noto Sans CJK KR Regular"/>
          <w:sz w:val="18"/>
          <w:szCs w:val="18"/>
        </w:rPr>
        <w:t xml:space="preserve">DESKER </w:t>
      </w:r>
      <w:proofErr w:type="spellStart"/>
      <w:r w:rsidR="00AA0E15" w:rsidRPr="00124595">
        <w:rPr>
          <w:rFonts w:ascii="Noto Sans CJK KR Regular" w:eastAsia="Noto Sans CJK KR Regular" w:hAnsi="Noto Sans CJK KR Regular"/>
          <w:sz w:val="18"/>
          <w:szCs w:val="18"/>
        </w:rPr>
        <w:t>MATE</w:t>
      </w:r>
      <w:r w:rsidR="007A3D5F" w:rsidRPr="00124595">
        <w:rPr>
          <w:rFonts w:ascii="Noto Sans CJK KR Regular" w:eastAsia="Noto Sans CJK KR Regular" w:hAnsi="Noto Sans CJK KR Regular" w:hint="eastAsia"/>
          <w:sz w:val="18"/>
          <w:szCs w:val="18"/>
        </w:rPr>
        <w:t>가</w:t>
      </w:r>
      <w:proofErr w:type="spellEnd"/>
      <w:r w:rsidRPr="00124595">
        <w:rPr>
          <w:rFonts w:ascii="Noto Sans CJK KR Regular" w:eastAsia="Noto Sans CJK KR Regular" w:hAnsi="Noto Sans CJK KR Regular"/>
          <w:sz w:val="18"/>
          <w:szCs w:val="18"/>
        </w:rPr>
        <w:t xml:space="preserve"> 합의된 의사에 따</w:t>
      </w:r>
      <w:r w:rsidR="007A3D5F" w:rsidRPr="00124595">
        <w:rPr>
          <w:rFonts w:ascii="Noto Sans CJK KR Regular" w:eastAsia="Noto Sans CJK KR Regular" w:hAnsi="Noto Sans CJK KR Regular" w:hint="eastAsia"/>
          <w:sz w:val="18"/>
          <w:szCs w:val="18"/>
        </w:rPr>
        <w:t>릅니</w:t>
      </w:r>
      <w:r w:rsidRPr="00124595">
        <w:rPr>
          <w:rFonts w:ascii="Noto Sans CJK KR Regular" w:eastAsia="Noto Sans CJK KR Regular" w:hAnsi="Noto Sans CJK KR Regular"/>
          <w:sz w:val="18"/>
          <w:szCs w:val="18"/>
        </w:rPr>
        <w:t xml:space="preserve">다. </w:t>
      </w:r>
      <w:r w:rsidR="007A3D5F" w:rsidRPr="00124595">
        <w:rPr>
          <w:rFonts w:ascii="Noto Sans CJK KR Regular" w:eastAsia="Noto Sans CJK KR Regular" w:hAnsi="Noto Sans CJK KR Regular"/>
          <w:sz w:val="18"/>
          <w:szCs w:val="18"/>
        </w:rPr>
        <w:t xml:space="preserve"> </w:t>
      </w:r>
      <w:proofErr w:type="spellStart"/>
      <w:r w:rsidR="00CE4CFE" w:rsidRPr="00124595">
        <w:rPr>
          <w:rFonts w:ascii="Noto Sans CJK KR Regular" w:eastAsia="Noto Sans CJK KR Regular" w:hAnsi="Noto Sans CJK KR Regular"/>
          <w:sz w:val="18"/>
          <w:szCs w:val="18"/>
        </w:rPr>
        <w:t>일룸-DESKER</w:t>
      </w:r>
      <w:r w:rsidRPr="00124595">
        <w:rPr>
          <w:rFonts w:ascii="Noto Sans CJK KR Regular" w:eastAsia="Noto Sans CJK KR Regular" w:hAnsi="Noto Sans CJK KR Regular"/>
          <w:sz w:val="18"/>
          <w:szCs w:val="18"/>
        </w:rPr>
        <w:t>와</w:t>
      </w:r>
      <w:proofErr w:type="spellEnd"/>
      <w:r w:rsidRPr="00124595">
        <w:rPr>
          <w:rFonts w:ascii="Noto Sans CJK KR Regular" w:eastAsia="Noto Sans CJK KR Regular" w:hAnsi="Noto Sans CJK KR Regular"/>
          <w:sz w:val="18"/>
          <w:szCs w:val="18"/>
        </w:rPr>
        <w:t xml:space="preserve"> </w:t>
      </w:r>
      <w:r w:rsidR="00AA0E15" w:rsidRPr="00124595">
        <w:rPr>
          <w:rFonts w:ascii="Noto Sans CJK KR Regular" w:eastAsia="Noto Sans CJK KR Regular" w:hAnsi="Noto Sans CJK KR Regular"/>
          <w:sz w:val="18"/>
          <w:szCs w:val="18"/>
        </w:rPr>
        <w:t>DESKER MATE</w:t>
      </w:r>
      <w:r w:rsidRPr="00124595">
        <w:rPr>
          <w:rFonts w:ascii="Noto Sans CJK KR Regular" w:eastAsia="Noto Sans CJK KR Regular" w:hAnsi="Noto Sans CJK KR Regular"/>
          <w:sz w:val="18"/>
          <w:szCs w:val="18"/>
        </w:rPr>
        <w:t xml:space="preserve"> 사이에 계약 해석과 관련한 합의가 이루어지지 않은 경우 일반 </w:t>
      </w:r>
      <w:proofErr w:type="spellStart"/>
      <w:r w:rsidRPr="00124595">
        <w:rPr>
          <w:rFonts w:ascii="Noto Sans CJK KR Regular" w:eastAsia="Noto Sans CJK KR Regular" w:hAnsi="Noto Sans CJK KR Regular"/>
          <w:sz w:val="18"/>
          <w:szCs w:val="18"/>
        </w:rPr>
        <w:t>상관례</w:t>
      </w:r>
      <w:proofErr w:type="spellEnd"/>
      <w:r w:rsidRPr="00124595">
        <w:rPr>
          <w:rFonts w:ascii="Noto Sans CJK KR Regular" w:eastAsia="Noto Sans CJK KR Regular" w:hAnsi="Noto Sans CJK KR Regular"/>
          <w:sz w:val="18"/>
          <w:szCs w:val="18"/>
        </w:rPr>
        <w:t xml:space="preserve"> 및 관련 법령에 따</w:t>
      </w:r>
      <w:r w:rsidR="007A3D5F" w:rsidRPr="00124595">
        <w:rPr>
          <w:rFonts w:ascii="Noto Sans CJK KR Regular" w:eastAsia="Noto Sans CJK KR Regular" w:hAnsi="Noto Sans CJK KR Regular" w:hint="eastAsia"/>
          <w:sz w:val="18"/>
          <w:szCs w:val="18"/>
        </w:rPr>
        <w:t>릅니</w:t>
      </w:r>
      <w:r w:rsidRPr="00124595">
        <w:rPr>
          <w:rFonts w:ascii="Noto Sans CJK KR Regular" w:eastAsia="Noto Sans CJK KR Regular" w:hAnsi="Noto Sans CJK KR Regular"/>
          <w:sz w:val="18"/>
          <w:szCs w:val="18"/>
        </w:rPr>
        <w:t>다.</w:t>
      </w:r>
    </w:p>
    <w:p w14:paraId="666A89E1" w14:textId="21C60F0B" w:rsidR="005761CA" w:rsidRPr="0006050B" w:rsidRDefault="00CE4CFE" w:rsidP="003529E4">
      <w:pPr>
        <w:pStyle w:val="ab"/>
        <w:numPr>
          <w:ilvl w:val="0"/>
          <w:numId w:val="20"/>
        </w:numPr>
        <w:ind w:leftChars="0" w:left="806" w:hanging="403"/>
        <w:rPr>
          <w:ins w:id="436" w:author="윤현정 (Hyunjeong Yoon)" w:date="2026-02-26T11:23:00Z"/>
          <w:rFonts w:ascii="Noto Sans CJK KR Regular" w:eastAsia="Noto Sans CJK KR Regular" w:hAnsi="Noto Sans CJK KR Regular" w:cs="Arial Unicode MS"/>
          <w:sz w:val="18"/>
          <w:szCs w:val="18"/>
        </w:rPr>
      </w:pPr>
      <w:r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lastRenderedPageBreak/>
        <w:t xml:space="preserve">1항에 </w:t>
      </w:r>
      <w:ins w:id="437" w:author="윤현정 (Hyunjeong Yoon)" w:date="2026-02-26T11:22:00Z">
        <w:r w:rsidR="0006050B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t xml:space="preserve">의해서도 이 계약과 관련한 분쟁이 해결되지 아니한 경우 </w:t>
        </w:r>
        <w:r w:rsidR="0006050B">
          <w:rPr>
            <w:rFonts w:ascii="맑은 고딕" w:eastAsia="맑은 고딕" w:hAnsi="맑은 고딕" w:hint="eastAsia"/>
            <w:sz w:val="18"/>
            <w:szCs w:val="18"/>
          </w:rPr>
          <w:t xml:space="preserve">「대리점거래의 공정화에 관한 법률 」 </w:t>
        </w:r>
        <w:proofErr w:type="gramStart"/>
        <w:r w:rsidR="0006050B">
          <w:rPr>
            <w:rFonts w:ascii="맑은 고딕" w:eastAsia="맑은 고딕" w:hAnsi="맑은 고딕" w:hint="eastAsia"/>
            <w:sz w:val="18"/>
            <w:szCs w:val="18"/>
          </w:rPr>
          <w:t xml:space="preserve">제 </w:t>
        </w:r>
        <w:r w:rsidR="0006050B">
          <w:rPr>
            <w:rFonts w:ascii="맑은 고딕" w:eastAsia="맑은 고딕" w:hAnsi="맑은 고딕"/>
            <w:sz w:val="18"/>
            <w:szCs w:val="18"/>
          </w:rPr>
          <w:t>19</w:t>
        </w:r>
        <w:proofErr w:type="gramEnd"/>
        <w:r w:rsidR="0006050B">
          <w:rPr>
            <w:rFonts w:ascii="맑은 고딕" w:eastAsia="맑은 고딕" w:hAnsi="맑은 고딕" w:hint="eastAsia"/>
            <w:sz w:val="18"/>
            <w:szCs w:val="18"/>
          </w:rPr>
          <w:t xml:space="preserve">조 </w:t>
        </w:r>
        <w:r w:rsidR="0006050B">
          <w:rPr>
            <w:rFonts w:ascii="맑은 고딕" w:eastAsia="맑은 고딕" w:hAnsi="맑은 고딕"/>
            <w:sz w:val="18"/>
            <w:szCs w:val="18"/>
          </w:rPr>
          <w:t>1</w:t>
        </w:r>
        <w:r w:rsidR="0006050B">
          <w:rPr>
            <w:rFonts w:ascii="맑은 고딕" w:eastAsia="맑은 고딕" w:hAnsi="맑은 고딕" w:hint="eastAsia"/>
            <w:sz w:val="18"/>
            <w:szCs w:val="18"/>
          </w:rPr>
          <w:t xml:space="preserve">항에 따라 공정거래조정원 또는 </w:t>
        </w:r>
        <w:proofErr w:type="spellStart"/>
        <w:r w:rsidR="0006050B">
          <w:rPr>
            <w:rFonts w:ascii="맑은 고딕" w:eastAsia="맑은 고딕" w:hAnsi="맑은 고딕" w:hint="eastAsia"/>
            <w:sz w:val="18"/>
            <w:szCs w:val="18"/>
          </w:rPr>
          <w:t>시·도</w:t>
        </w:r>
        <w:proofErr w:type="spellEnd"/>
        <w:r w:rsidR="0006050B">
          <w:rPr>
            <w:rFonts w:ascii="맑은 고딕" w:eastAsia="맑은 고딕" w:hAnsi="맑은 고딕" w:hint="eastAsia"/>
            <w:sz w:val="18"/>
            <w:szCs w:val="18"/>
          </w:rPr>
          <w:t xml:space="preserve"> 대리점분쟁조정협의회에 조정을</w:t>
        </w:r>
        <w:r w:rsidR="0006050B">
          <w:rPr>
            <w:rFonts w:ascii="맑은 고딕" w:eastAsia="맑은 고딕" w:hAnsi="맑은 고딕"/>
            <w:sz w:val="18"/>
            <w:szCs w:val="18"/>
          </w:rPr>
          <w:t xml:space="preserve"> </w:t>
        </w:r>
        <w:r w:rsidR="0006050B">
          <w:rPr>
            <w:rFonts w:ascii="맑은 고딕" w:eastAsia="맑은 고딕" w:hAnsi="맑은 고딕" w:hint="eastAsia"/>
            <w:sz w:val="18"/>
            <w:szCs w:val="18"/>
          </w:rPr>
          <w:t>신청하거나 다른 법령에 의하여 설치된 중재기관에 중</w:t>
        </w:r>
      </w:ins>
      <w:ins w:id="438" w:author="윤현정 (Hyunjeong Yoon)" w:date="2026-02-26T11:23:00Z">
        <w:r w:rsidR="0006050B">
          <w:rPr>
            <w:rFonts w:ascii="맑은 고딕" w:eastAsia="맑은 고딕" w:hAnsi="맑은 고딕" w:hint="eastAsia"/>
            <w:sz w:val="18"/>
            <w:szCs w:val="18"/>
          </w:rPr>
          <w:t>재를 신청할 수 있습니다.</w:t>
        </w:r>
        <w:r w:rsidR="0006050B">
          <w:rPr>
            <w:rFonts w:ascii="맑은 고딕" w:eastAsia="맑은 고딕" w:hAnsi="맑은 고딕"/>
            <w:sz w:val="18"/>
            <w:szCs w:val="18"/>
          </w:rPr>
          <w:t xml:space="preserve"> </w:t>
        </w:r>
      </w:ins>
      <w:del w:id="439" w:author="윤현정 (Hyunjeong Yoon)" w:date="2026-02-26T11:22:00Z">
        <w:r w:rsidRPr="00124595" w:rsidDel="0006050B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delText>의거</w:delText>
        </w:r>
        <w:r w:rsidRPr="00124595" w:rsidDel="0006050B">
          <w:rPr>
            <w:rFonts w:ascii="Noto Sans CJK KR Regular" w:eastAsia="Noto Sans CJK KR Regular" w:hAnsi="Noto Sans CJK KR Regular" w:cs="Arial Unicode MS"/>
            <w:sz w:val="18"/>
            <w:szCs w:val="18"/>
          </w:rPr>
          <w:delText xml:space="preserve"> </w:delText>
        </w:r>
        <w:r w:rsidRPr="00124595" w:rsidDel="0006050B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delText>합의가</w:delText>
        </w:r>
        <w:r w:rsidRPr="00124595" w:rsidDel="0006050B">
          <w:rPr>
            <w:rFonts w:ascii="Noto Sans CJK KR Regular" w:eastAsia="Noto Sans CJK KR Regular" w:hAnsi="Noto Sans CJK KR Regular" w:cs="Arial Unicode MS"/>
            <w:sz w:val="18"/>
            <w:szCs w:val="18"/>
          </w:rPr>
          <w:delText xml:space="preserve"> </w:delText>
        </w:r>
        <w:r w:rsidRPr="00124595" w:rsidDel="0006050B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delText>이루어지지</w:delText>
        </w:r>
        <w:r w:rsidRPr="00124595" w:rsidDel="0006050B">
          <w:rPr>
            <w:rFonts w:ascii="Noto Sans CJK KR Regular" w:eastAsia="Noto Sans CJK KR Regular" w:hAnsi="Noto Sans CJK KR Regular" w:cs="Arial Unicode MS"/>
            <w:sz w:val="18"/>
            <w:szCs w:val="18"/>
          </w:rPr>
          <w:delText xml:space="preserve"> </w:delText>
        </w:r>
        <w:r w:rsidRPr="00124595" w:rsidDel="0006050B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delText>않는</w:delText>
        </w:r>
        <w:r w:rsidRPr="00124595" w:rsidDel="0006050B">
          <w:rPr>
            <w:rFonts w:ascii="Noto Sans CJK KR Regular" w:eastAsia="Noto Sans CJK KR Regular" w:hAnsi="Noto Sans CJK KR Regular" w:cs="Arial Unicode MS"/>
            <w:sz w:val="18"/>
            <w:szCs w:val="18"/>
          </w:rPr>
          <w:delText xml:space="preserve"> </w:delText>
        </w:r>
        <w:r w:rsidRPr="00124595" w:rsidDel="0006050B"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delText>경우</w:delText>
        </w:r>
        <w:r w:rsidRPr="00124595" w:rsidDel="0006050B">
          <w:rPr>
            <w:rFonts w:ascii="Noto Sans CJK KR Regular" w:eastAsia="Noto Sans CJK KR Regular" w:hAnsi="Noto Sans CJK KR Regular" w:cs="Arial Unicode MS"/>
            <w:sz w:val="18"/>
            <w:szCs w:val="18"/>
          </w:rPr>
          <w:delText xml:space="preserve">, </w:delText>
        </w:r>
      </w:del>
      <w:del w:id="440" w:author="윤현정 (Hyunjeong Yoon)" w:date="2026-02-26T11:21:00Z">
        <w:r w:rsidRPr="00124595" w:rsidDel="0006050B">
          <w:rPr>
            <w:rFonts w:ascii="Noto Sans CJK KR Regular" w:eastAsia="Noto Sans CJK KR Regular" w:hAnsi="Noto Sans CJK KR Regular"/>
            <w:sz w:val="18"/>
            <w:szCs w:val="18"/>
          </w:rPr>
          <w:delText xml:space="preserve">이 계약에 관한 분쟁의 해결은 통상의 민사재판에 의하며, 관할은 </w:delText>
        </w:r>
        <w:r w:rsidR="00740D24" w:rsidRPr="00124595" w:rsidDel="0006050B">
          <w:rPr>
            <w:rFonts w:ascii="Noto Sans CJK KR Regular" w:eastAsia="Noto Sans CJK KR Regular" w:hAnsi="Noto Sans CJK KR Regular" w:hint="eastAsia"/>
            <w:sz w:val="18"/>
            <w:szCs w:val="18"/>
          </w:rPr>
          <w:delText>서울중앙지방법원을</w:delText>
        </w:r>
        <w:r w:rsidR="00740D24" w:rsidRPr="00124595" w:rsidDel="0006050B">
          <w:rPr>
            <w:rFonts w:ascii="Noto Sans CJK KR Regular" w:eastAsia="Noto Sans CJK KR Regular" w:hAnsi="Noto Sans CJK KR Regular"/>
            <w:sz w:val="18"/>
            <w:szCs w:val="18"/>
          </w:rPr>
          <w:delText xml:space="preserve"> 전속적 1심 합의관할법원으로 </w:delText>
        </w:r>
        <w:r w:rsidR="007A3D5F" w:rsidRPr="00124595" w:rsidDel="0006050B">
          <w:rPr>
            <w:rFonts w:ascii="Noto Sans CJK KR Regular" w:eastAsia="Noto Sans CJK KR Regular" w:hAnsi="Noto Sans CJK KR Regular" w:hint="eastAsia"/>
            <w:sz w:val="18"/>
            <w:szCs w:val="18"/>
          </w:rPr>
          <w:delText>합니</w:delText>
        </w:r>
        <w:r w:rsidR="00740D24" w:rsidRPr="00124595" w:rsidDel="0006050B">
          <w:rPr>
            <w:rFonts w:ascii="Noto Sans CJK KR Regular" w:eastAsia="Noto Sans CJK KR Regular" w:hAnsi="Noto Sans CJK KR Regular" w:hint="eastAsia"/>
            <w:sz w:val="18"/>
            <w:szCs w:val="18"/>
          </w:rPr>
          <w:delText>다</w:delText>
        </w:r>
        <w:r w:rsidR="00740D24" w:rsidRPr="00124595" w:rsidDel="0006050B">
          <w:rPr>
            <w:rFonts w:ascii="Noto Sans CJK KR Regular" w:eastAsia="Noto Sans CJK KR Regular" w:hAnsi="Noto Sans CJK KR Regular"/>
            <w:sz w:val="18"/>
            <w:szCs w:val="18"/>
          </w:rPr>
          <w:delText>.</w:delText>
        </w:r>
      </w:del>
    </w:p>
    <w:p w14:paraId="07D3EF23" w14:textId="71476896" w:rsidR="0006050B" w:rsidRPr="00124595" w:rsidRDefault="0006050B" w:rsidP="003529E4">
      <w:pPr>
        <w:pStyle w:val="ab"/>
        <w:numPr>
          <w:ilvl w:val="0"/>
          <w:numId w:val="20"/>
        </w:numPr>
        <w:ind w:leftChars="0" w:left="806" w:hanging="403"/>
        <w:rPr>
          <w:rFonts w:ascii="Noto Sans CJK KR Regular" w:eastAsia="Noto Sans CJK KR Regular" w:hAnsi="Noto Sans CJK KR Regular" w:cs="Arial Unicode MS"/>
          <w:sz w:val="18"/>
          <w:szCs w:val="18"/>
        </w:rPr>
      </w:pPr>
      <w:proofErr w:type="gramStart"/>
      <w:ins w:id="441" w:author="윤현정 (Hyunjeong Yoon)" w:date="2026-02-26T11:23:00Z">
        <w:r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t xml:space="preserve">제 </w:t>
        </w:r>
        <w:r>
          <w:rPr>
            <w:rFonts w:ascii="Noto Sans CJK KR Regular" w:eastAsia="Noto Sans CJK KR Regular" w:hAnsi="Noto Sans CJK KR Regular" w:cs="Arial Unicode MS"/>
            <w:sz w:val="18"/>
            <w:szCs w:val="18"/>
          </w:rPr>
          <w:t>2</w:t>
        </w:r>
        <w:proofErr w:type="gramEnd"/>
        <w:r>
          <w:rPr>
            <w:rFonts w:ascii="Noto Sans CJK KR Regular" w:eastAsia="Noto Sans CJK KR Regular" w:hAnsi="Noto Sans CJK KR Regular" w:cs="Arial Unicode MS" w:hint="eastAsia"/>
            <w:sz w:val="18"/>
            <w:szCs w:val="18"/>
          </w:rPr>
          <w:t xml:space="preserve">항에 따른 조정이 성립되지 아니하거나 </w:t>
        </w:r>
        <w:proofErr w:type="spellStart"/>
        <w:r w:rsidRPr="00124595">
          <w:rPr>
            <w:rFonts w:ascii="Noto Sans CJK KR Regular" w:eastAsia="Noto Sans CJK KR Regular" w:hAnsi="Noto Sans CJK KR Regular"/>
            <w:sz w:val="18"/>
            <w:szCs w:val="18"/>
          </w:rPr>
          <w:t>일룸-DESKER와</w:t>
        </w:r>
        <w:proofErr w:type="spellEnd"/>
        <w:r w:rsidRPr="00124595">
          <w:rPr>
            <w:rFonts w:ascii="Noto Sans CJK KR Regular" w:eastAsia="Noto Sans CJK KR Regular" w:hAnsi="Noto Sans CJK KR Regular"/>
            <w:sz w:val="18"/>
            <w:szCs w:val="18"/>
          </w:rPr>
          <w:t xml:space="preserve"> DESKER </w:t>
        </w:r>
        <w:proofErr w:type="spellStart"/>
        <w:r w:rsidRPr="00124595">
          <w:rPr>
            <w:rFonts w:ascii="Noto Sans CJK KR Regular" w:eastAsia="Noto Sans CJK KR Regular" w:hAnsi="Noto Sans CJK KR Regular"/>
            <w:sz w:val="18"/>
            <w:szCs w:val="18"/>
          </w:rPr>
          <w:t>MATE</w:t>
        </w:r>
        <w:r>
          <w:rPr>
            <w:rFonts w:ascii="Noto Sans CJK KR Regular" w:eastAsia="Noto Sans CJK KR Regular" w:hAnsi="Noto Sans CJK KR Regular" w:hint="eastAsia"/>
            <w:sz w:val="18"/>
            <w:szCs w:val="18"/>
          </w:rPr>
          <w:t>가</w:t>
        </w:r>
        <w:proofErr w:type="spellEnd"/>
        <w:r>
          <w:rPr>
            <w:rFonts w:ascii="Noto Sans CJK KR Regular" w:eastAsia="Noto Sans CJK KR Regular" w:hAnsi="Noto Sans CJK KR Regular" w:hint="eastAsia"/>
            <w:sz w:val="18"/>
            <w:szCs w:val="18"/>
          </w:rPr>
          <w:t xml:space="preserve"> 조정 또는 중재를 신청하지 아니</w:t>
        </w:r>
      </w:ins>
      <w:ins w:id="442" w:author="윤현정 (Hyunjeong Yoon)" w:date="2026-02-26T11:24:00Z">
        <w:r>
          <w:rPr>
            <w:rFonts w:ascii="Noto Sans CJK KR Regular" w:eastAsia="Noto Sans CJK KR Regular" w:hAnsi="Noto Sans CJK KR Regular" w:hint="eastAsia"/>
            <w:sz w:val="18"/>
            <w:szCs w:val="18"/>
          </w:rPr>
          <w:t>하는 경우,</w:t>
        </w:r>
        <w:r>
          <w:rPr>
            <w:rFonts w:ascii="Noto Sans CJK KR Regular" w:eastAsia="Noto Sans CJK KR Regular" w:hAnsi="Noto Sans CJK KR Regular"/>
            <w:sz w:val="18"/>
            <w:szCs w:val="18"/>
          </w:rPr>
          <w:t xml:space="preserve"> </w:t>
        </w:r>
        <w:r>
          <w:rPr>
            <w:rFonts w:ascii="Noto Sans CJK KR Regular" w:eastAsia="Noto Sans CJK KR Regular" w:hAnsi="Noto Sans CJK KR Regular" w:hint="eastAsia"/>
            <w:sz w:val="18"/>
            <w:szCs w:val="18"/>
          </w:rPr>
          <w:t>이 계약에 따른 분쟁의 해결은 통상의 민사재판에 의하며,</w:t>
        </w:r>
        <w:r>
          <w:rPr>
            <w:rFonts w:ascii="Noto Sans CJK KR Regular" w:eastAsia="Noto Sans CJK KR Regular" w:hAnsi="Noto Sans CJK KR Regular"/>
            <w:sz w:val="18"/>
            <w:szCs w:val="18"/>
          </w:rPr>
          <w:t xml:space="preserve"> </w:t>
        </w:r>
        <w:r>
          <w:rPr>
            <w:rFonts w:ascii="Noto Sans CJK KR Regular" w:eastAsia="Noto Sans CJK KR Regular" w:hAnsi="Noto Sans CJK KR Regular" w:hint="eastAsia"/>
            <w:sz w:val="18"/>
            <w:szCs w:val="18"/>
          </w:rPr>
          <w:t>관할은 민사소송법에 따릅니다.</w:t>
        </w:r>
        <w:del w:id="443" w:author="윤현정 (Hyunjeong Yoon)" w:date="2026-02-26T11:24:00Z">
          <w:r w:rsidDel="0006050B">
            <w:rPr>
              <w:rFonts w:ascii="Noto Sans CJK KR Regular" w:eastAsia="Noto Sans CJK KR Regular" w:hAnsi="Noto Sans CJK KR Regular"/>
              <w:sz w:val="18"/>
              <w:szCs w:val="18"/>
            </w:rPr>
            <w:delText xml:space="preserve"> </w:delText>
          </w:r>
        </w:del>
      </w:ins>
    </w:p>
    <w:p w14:paraId="229144DA" w14:textId="12DA04A6" w:rsidR="00CE4CFE" w:rsidRPr="00124595" w:rsidRDefault="00CE4CFE">
      <w:pPr>
        <w:rPr>
          <w:rFonts w:ascii="Noto Sans CJK KR Regular" w:eastAsia="Noto Sans CJK KR Regular" w:hAnsi="Noto Sans CJK KR Regular" w:cs="Arial Unicode MS"/>
          <w:sz w:val="18"/>
          <w:szCs w:val="18"/>
        </w:rPr>
      </w:pPr>
    </w:p>
    <w:p w14:paraId="45E99860" w14:textId="1AA48899" w:rsidR="004E70FB" w:rsidRPr="00124595" w:rsidRDefault="00197BCE" w:rsidP="004E70FB">
      <w:pPr>
        <w:rPr>
          <w:rFonts w:ascii="Noto Sans CJK KR Regular" w:eastAsia="Noto Sans CJK KR Regular" w:hAnsi="Noto Sans CJK KR Regular" w:cs="Arial Unicode MS"/>
          <w:sz w:val="18"/>
          <w:szCs w:val="18"/>
        </w:rPr>
      </w:pPr>
      <w:proofErr w:type="gramStart"/>
      <w:r w:rsidRPr="00124595">
        <w:rPr>
          <w:rFonts w:ascii="Noto Sans CJK KR Regular" w:eastAsia="Noto Sans CJK KR Regular" w:hAnsi="Noto Sans CJK KR Regular" w:cs="Arial Unicode MS" w:hint="eastAsia"/>
          <w:sz w:val="18"/>
          <w:szCs w:val="18"/>
        </w:rPr>
        <w:t>제</w:t>
      </w:r>
      <w:r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 xml:space="preserve"> 1</w:t>
      </w:r>
      <w:r w:rsidR="003908E0"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>8</w:t>
      </w:r>
      <w:proofErr w:type="gramEnd"/>
      <w:r w:rsidRPr="00124595">
        <w:rPr>
          <w:rFonts w:ascii="Noto Sans CJK KR Regular" w:eastAsia="Noto Sans CJK KR Regular" w:hAnsi="Noto Sans CJK KR Regular" w:cs="Arial Unicode MS" w:hint="eastAsia"/>
          <w:sz w:val="18"/>
          <w:szCs w:val="18"/>
        </w:rPr>
        <w:t>조</w:t>
      </w:r>
      <w:r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 xml:space="preserve"> </w:t>
      </w:r>
      <w:r w:rsidR="00CE4CFE"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 xml:space="preserve">(계약의 </w:t>
      </w:r>
      <w:r w:rsidR="00CE4CFE" w:rsidRPr="00124595">
        <w:rPr>
          <w:rFonts w:ascii="Noto Sans CJK KR Regular" w:eastAsia="Noto Sans CJK KR Regular" w:hAnsi="Noto Sans CJK KR Regular" w:cs="Arial Unicode MS" w:hint="eastAsia"/>
          <w:sz w:val="18"/>
          <w:szCs w:val="18"/>
        </w:rPr>
        <w:t>효력</w:t>
      </w:r>
      <w:r w:rsidR="00CE4CFE"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 xml:space="preserve"> </w:t>
      </w:r>
      <w:r w:rsidR="00CE4CFE" w:rsidRPr="00124595">
        <w:rPr>
          <w:rFonts w:ascii="Noto Sans CJK KR Regular" w:eastAsia="Noto Sans CJK KR Regular" w:hAnsi="Noto Sans CJK KR Regular" w:cs="Arial Unicode MS" w:hint="eastAsia"/>
          <w:sz w:val="18"/>
          <w:szCs w:val="18"/>
        </w:rPr>
        <w:t>등</w:t>
      </w:r>
      <w:r w:rsidR="00CE4CFE" w:rsidRPr="00124595">
        <w:rPr>
          <w:rFonts w:ascii="Noto Sans CJK KR Regular" w:eastAsia="Noto Sans CJK KR Regular" w:hAnsi="Noto Sans CJK KR Regular" w:cs="Arial Unicode MS"/>
          <w:sz w:val="18"/>
          <w:szCs w:val="18"/>
        </w:rPr>
        <w:t>)</w:t>
      </w:r>
    </w:p>
    <w:p w14:paraId="3E05FFA4" w14:textId="77777777" w:rsidR="004E70FB" w:rsidRPr="00124595" w:rsidRDefault="004E70FB" w:rsidP="004E70FB">
      <w:pPr>
        <w:rPr>
          <w:rFonts w:ascii="Noto Sans CJK KR Regular" w:eastAsia="Noto Sans CJK KR Regular" w:hAnsi="Noto Sans CJK KR Regular"/>
          <w:sz w:val="18"/>
          <w:szCs w:val="18"/>
        </w:rPr>
      </w:pPr>
    </w:p>
    <w:p w14:paraId="1936BF48" w14:textId="5E16FA9C" w:rsidR="00CE4CFE" w:rsidRPr="00124595" w:rsidRDefault="005647BF" w:rsidP="003529E4">
      <w:pPr>
        <w:ind w:leftChars="150" w:left="690" w:hangingChars="200" w:hanging="360"/>
        <w:rPr>
          <w:rFonts w:ascii="Noto Sans CJK KR Regular" w:eastAsia="Noto Sans CJK KR Regular" w:hAnsi="Noto Sans CJK KR Regular"/>
          <w:sz w:val="18"/>
          <w:szCs w:val="18"/>
        </w:rPr>
      </w:pPr>
      <w:r w:rsidRPr="00124595">
        <w:rPr>
          <w:rFonts w:ascii="Noto Sans CJK KR Regular" w:eastAsia="Noto Sans CJK KR Regular" w:hAnsi="Noto Sans CJK KR Regular"/>
          <w:sz w:val="18"/>
          <w:szCs w:val="18"/>
        </w:rPr>
        <w:t>1</w:t>
      </w:r>
      <w:r w:rsidR="004E70FB" w:rsidRPr="00124595">
        <w:rPr>
          <w:rFonts w:ascii="Noto Sans CJK KR Regular" w:eastAsia="Noto Sans CJK KR Regular" w:hAnsi="Noto Sans CJK KR Regular"/>
          <w:sz w:val="18"/>
          <w:szCs w:val="18"/>
        </w:rPr>
        <w:t xml:space="preserve">.    </w:t>
      </w:r>
      <w:proofErr w:type="spellStart"/>
      <w:r w:rsidR="00CE4CFE" w:rsidRPr="00124595">
        <w:rPr>
          <w:rFonts w:ascii="Noto Sans CJK KR Regular" w:eastAsia="Noto Sans CJK KR Regular" w:hAnsi="Noto Sans CJK KR Regular"/>
          <w:sz w:val="18"/>
          <w:szCs w:val="18"/>
        </w:rPr>
        <w:t>일룸-DESKER와</w:t>
      </w:r>
      <w:proofErr w:type="spellEnd"/>
      <w:r w:rsidR="00CE4CFE" w:rsidRPr="00124595">
        <w:rPr>
          <w:rFonts w:ascii="Noto Sans CJK KR Regular" w:eastAsia="Noto Sans CJK KR Regular" w:hAnsi="Noto Sans CJK KR Regular"/>
          <w:sz w:val="18"/>
          <w:szCs w:val="18"/>
        </w:rPr>
        <w:t xml:space="preserve"> </w:t>
      </w:r>
      <w:r w:rsidR="00AA0E15" w:rsidRPr="00124595">
        <w:rPr>
          <w:rFonts w:ascii="Noto Sans CJK KR Regular" w:eastAsia="Noto Sans CJK KR Regular" w:hAnsi="Noto Sans CJK KR Regular"/>
          <w:sz w:val="18"/>
          <w:szCs w:val="18"/>
        </w:rPr>
        <w:t xml:space="preserve">DESKER </w:t>
      </w:r>
      <w:proofErr w:type="spellStart"/>
      <w:r w:rsidR="00AA0E15" w:rsidRPr="00124595">
        <w:rPr>
          <w:rFonts w:ascii="Noto Sans CJK KR Regular" w:eastAsia="Noto Sans CJK KR Regular" w:hAnsi="Noto Sans CJK KR Regular"/>
          <w:sz w:val="18"/>
          <w:szCs w:val="18"/>
        </w:rPr>
        <w:t>MATE</w:t>
      </w:r>
      <w:r w:rsidR="00CE4CFE" w:rsidRPr="00124595">
        <w:rPr>
          <w:rFonts w:ascii="Noto Sans CJK KR Regular" w:eastAsia="Noto Sans CJK KR Regular" w:hAnsi="Noto Sans CJK KR Regular"/>
          <w:sz w:val="18"/>
          <w:szCs w:val="18"/>
        </w:rPr>
        <w:t>는</w:t>
      </w:r>
      <w:proofErr w:type="spellEnd"/>
      <w:r w:rsidR="00CE4CFE" w:rsidRPr="00124595">
        <w:rPr>
          <w:rFonts w:ascii="Noto Sans CJK KR Regular" w:eastAsia="Noto Sans CJK KR Regular" w:hAnsi="Noto Sans CJK KR Regular"/>
          <w:sz w:val="18"/>
          <w:szCs w:val="18"/>
        </w:rPr>
        <w:t xml:space="preserve"> 이 계약을 체결하기 전에 충분한 협의를 거쳤고, 계약 내용을 모두</w:t>
      </w:r>
      <w:r w:rsidR="007A3D5F" w:rsidRPr="00124595">
        <w:rPr>
          <w:rFonts w:ascii="Noto Sans CJK KR Regular" w:eastAsia="Noto Sans CJK KR Regular" w:hAnsi="Noto Sans CJK KR Regular"/>
          <w:sz w:val="18"/>
          <w:szCs w:val="18"/>
        </w:rPr>
        <w:t xml:space="preserve"> </w:t>
      </w:r>
      <w:r w:rsidR="00CE4CFE" w:rsidRPr="00124595">
        <w:rPr>
          <w:rFonts w:ascii="Noto Sans CJK KR Regular" w:eastAsia="Noto Sans CJK KR Regular" w:hAnsi="Noto Sans CJK KR Regular" w:hint="eastAsia"/>
          <w:sz w:val="18"/>
          <w:szCs w:val="18"/>
        </w:rPr>
        <w:t>숙지하였으며</w:t>
      </w:r>
      <w:r w:rsidR="00CE4CFE" w:rsidRPr="00124595">
        <w:rPr>
          <w:rFonts w:ascii="Noto Sans CJK KR Regular" w:eastAsia="Noto Sans CJK KR Regular" w:hAnsi="Noto Sans CJK KR Regular"/>
          <w:sz w:val="18"/>
          <w:szCs w:val="18"/>
        </w:rPr>
        <w:t xml:space="preserve">, </w:t>
      </w:r>
      <w:r w:rsidR="00CE4CFE" w:rsidRPr="00124595">
        <w:rPr>
          <w:rFonts w:ascii="Noto Sans CJK KR Regular" w:eastAsia="Noto Sans CJK KR Regular" w:hAnsi="Noto Sans CJK KR Regular" w:hint="eastAsia"/>
          <w:sz w:val="18"/>
          <w:szCs w:val="18"/>
        </w:rPr>
        <w:t>이</w:t>
      </w:r>
      <w:r w:rsidR="00CE4CFE" w:rsidRPr="00124595">
        <w:rPr>
          <w:rFonts w:ascii="Noto Sans CJK KR Regular" w:eastAsia="Noto Sans CJK KR Regular" w:hAnsi="Noto Sans CJK KR Regular"/>
          <w:sz w:val="18"/>
          <w:szCs w:val="18"/>
        </w:rPr>
        <w:t xml:space="preserve"> </w:t>
      </w:r>
      <w:r w:rsidR="00CE4CFE" w:rsidRPr="00124595">
        <w:rPr>
          <w:rFonts w:ascii="Noto Sans CJK KR Regular" w:eastAsia="Noto Sans CJK KR Regular" w:hAnsi="Noto Sans CJK KR Regular" w:hint="eastAsia"/>
          <w:sz w:val="18"/>
          <w:szCs w:val="18"/>
        </w:rPr>
        <w:t>계약을</w:t>
      </w:r>
      <w:r w:rsidR="00CE4CFE" w:rsidRPr="00124595">
        <w:rPr>
          <w:rFonts w:ascii="Noto Sans CJK KR Regular" w:eastAsia="Noto Sans CJK KR Regular" w:hAnsi="Noto Sans CJK KR Regular"/>
          <w:sz w:val="18"/>
          <w:szCs w:val="18"/>
        </w:rPr>
        <w:t xml:space="preserve"> </w:t>
      </w:r>
      <w:r w:rsidR="00CE4CFE" w:rsidRPr="00124595">
        <w:rPr>
          <w:rFonts w:ascii="Noto Sans CJK KR Regular" w:eastAsia="Noto Sans CJK KR Regular" w:hAnsi="Noto Sans CJK KR Regular" w:hint="eastAsia"/>
          <w:sz w:val="18"/>
          <w:szCs w:val="18"/>
        </w:rPr>
        <w:t>증명하기</w:t>
      </w:r>
      <w:r w:rsidR="00CE4CFE" w:rsidRPr="00124595">
        <w:rPr>
          <w:rFonts w:ascii="Noto Sans CJK KR Regular" w:eastAsia="Noto Sans CJK KR Regular" w:hAnsi="Noto Sans CJK KR Regular"/>
          <w:sz w:val="18"/>
          <w:szCs w:val="18"/>
        </w:rPr>
        <w:t xml:space="preserve"> </w:t>
      </w:r>
      <w:r w:rsidR="00CE4CFE" w:rsidRPr="00124595">
        <w:rPr>
          <w:rFonts w:ascii="Noto Sans CJK KR Regular" w:eastAsia="Noto Sans CJK KR Regular" w:hAnsi="Noto Sans CJK KR Regular" w:hint="eastAsia"/>
          <w:sz w:val="18"/>
          <w:szCs w:val="18"/>
        </w:rPr>
        <w:t>위하여</w:t>
      </w:r>
      <w:r w:rsidR="00CE4CFE" w:rsidRPr="00124595">
        <w:rPr>
          <w:rFonts w:ascii="Noto Sans CJK KR Regular" w:eastAsia="Noto Sans CJK KR Regular" w:hAnsi="Noto Sans CJK KR Regular"/>
          <w:sz w:val="18"/>
          <w:szCs w:val="18"/>
        </w:rPr>
        <w:t xml:space="preserve"> 2</w:t>
      </w:r>
      <w:r w:rsidR="00CE4CFE" w:rsidRPr="00124595">
        <w:rPr>
          <w:rFonts w:ascii="Noto Sans CJK KR Regular" w:eastAsia="Noto Sans CJK KR Regular" w:hAnsi="Noto Sans CJK KR Regular" w:hint="eastAsia"/>
          <w:sz w:val="18"/>
          <w:szCs w:val="18"/>
        </w:rPr>
        <w:t>통의</w:t>
      </w:r>
      <w:r w:rsidR="00CE4CFE" w:rsidRPr="00124595">
        <w:rPr>
          <w:rFonts w:ascii="Noto Sans CJK KR Regular" w:eastAsia="Noto Sans CJK KR Regular" w:hAnsi="Noto Sans CJK KR Regular"/>
          <w:sz w:val="18"/>
          <w:szCs w:val="18"/>
        </w:rPr>
        <w:t xml:space="preserve"> </w:t>
      </w:r>
      <w:r w:rsidR="00CE4CFE" w:rsidRPr="00124595">
        <w:rPr>
          <w:rFonts w:ascii="Noto Sans CJK KR Regular" w:eastAsia="Noto Sans CJK KR Regular" w:hAnsi="Noto Sans CJK KR Regular" w:hint="eastAsia"/>
          <w:sz w:val="18"/>
          <w:szCs w:val="18"/>
        </w:rPr>
        <w:t>계약서를</w:t>
      </w:r>
      <w:r w:rsidR="00CE4CFE" w:rsidRPr="00124595">
        <w:rPr>
          <w:rFonts w:ascii="Noto Sans CJK KR Regular" w:eastAsia="Noto Sans CJK KR Regular" w:hAnsi="Noto Sans CJK KR Regular"/>
          <w:sz w:val="18"/>
          <w:szCs w:val="18"/>
        </w:rPr>
        <w:t xml:space="preserve"> </w:t>
      </w:r>
      <w:r w:rsidR="00CE4CFE" w:rsidRPr="00124595">
        <w:rPr>
          <w:rFonts w:ascii="Noto Sans CJK KR Regular" w:eastAsia="Noto Sans CJK KR Regular" w:hAnsi="Noto Sans CJK KR Regular" w:hint="eastAsia"/>
          <w:sz w:val="18"/>
          <w:szCs w:val="18"/>
        </w:rPr>
        <w:t>작성하고</w:t>
      </w:r>
      <w:r w:rsidR="00CE4CFE" w:rsidRPr="00124595">
        <w:rPr>
          <w:rFonts w:ascii="Noto Sans CJK KR Regular" w:eastAsia="Noto Sans CJK KR Regular" w:hAnsi="Noto Sans CJK KR Regular"/>
          <w:sz w:val="18"/>
          <w:szCs w:val="18"/>
        </w:rPr>
        <w:t xml:space="preserve"> </w:t>
      </w:r>
      <w:r w:rsidR="00CE4CFE" w:rsidRPr="00124595">
        <w:rPr>
          <w:rFonts w:ascii="Noto Sans CJK KR Regular" w:eastAsia="Noto Sans CJK KR Regular" w:hAnsi="Noto Sans CJK KR Regular" w:hint="eastAsia"/>
          <w:sz w:val="18"/>
          <w:szCs w:val="18"/>
        </w:rPr>
        <w:t>서명</w:t>
      </w:r>
      <w:r w:rsidR="00CE4CFE" w:rsidRPr="00124595">
        <w:rPr>
          <w:rFonts w:ascii="Noto Sans CJK KR Regular" w:eastAsia="Noto Sans CJK KR Regular" w:hAnsi="Noto Sans CJK KR Regular"/>
          <w:sz w:val="18"/>
          <w:szCs w:val="18"/>
        </w:rPr>
        <w:t xml:space="preserve"> </w:t>
      </w:r>
      <w:r w:rsidR="00CE4CFE" w:rsidRPr="00124595">
        <w:rPr>
          <w:rFonts w:ascii="Noto Sans CJK KR Regular" w:eastAsia="Noto Sans CJK KR Regular" w:hAnsi="Noto Sans CJK KR Regular" w:hint="eastAsia"/>
          <w:sz w:val="18"/>
          <w:szCs w:val="18"/>
        </w:rPr>
        <w:t>또는</w:t>
      </w:r>
      <w:r w:rsidR="00CE4CFE" w:rsidRPr="00124595">
        <w:rPr>
          <w:rFonts w:ascii="Noto Sans CJK KR Regular" w:eastAsia="Noto Sans CJK KR Regular" w:hAnsi="Noto Sans CJK KR Regular"/>
          <w:sz w:val="18"/>
          <w:szCs w:val="18"/>
        </w:rPr>
        <w:t xml:space="preserve"> </w:t>
      </w:r>
      <w:r w:rsidR="00CE4CFE" w:rsidRPr="00124595">
        <w:rPr>
          <w:rFonts w:ascii="Noto Sans CJK KR Regular" w:eastAsia="Noto Sans CJK KR Regular" w:hAnsi="Noto Sans CJK KR Regular" w:hint="eastAsia"/>
          <w:sz w:val="18"/>
          <w:szCs w:val="18"/>
        </w:rPr>
        <w:t>기명</w:t>
      </w:r>
      <w:r w:rsidR="00CE4CFE" w:rsidRPr="00124595">
        <w:rPr>
          <w:rFonts w:ascii="Noto Sans CJK KR Regular" w:eastAsia="Noto Sans CJK KR Regular" w:hAnsi="Noto Sans CJK KR Regular"/>
          <w:sz w:val="18"/>
          <w:szCs w:val="18"/>
        </w:rPr>
        <w:t xml:space="preserve"> </w:t>
      </w:r>
      <w:r w:rsidR="00CE4CFE" w:rsidRPr="00124595">
        <w:rPr>
          <w:rFonts w:ascii="Noto Sans CJK KR Regular" w:eastAsia="Noto Sans CJK KR Regular" w:hAnsi="Noto Sans CJK KR Regular" w:hint="eastAsia"/>
          <w:sz w:val="18"/>
          <w:szCs w:val="18"/>
        </w:rPr>
        <w:t>날인하여</w:t>
      </w:r>
      <w:r w:rsidR="00CE4CFE" w:rsidRPr="00124595">
        <w:rPr>
          <w:rFonts w:ascii="Noto Sans CJK KR Regular" w:eastAsia="Noto Sans CJK KR Regular" w:hAnsi="Noto Sans CJK KR Regular"/>
          <w:sz w:val="18"/>
          <w:szCs w:val="18"/>
        </w:rPr>
        <w:t xml:space="preserve"> </w:t>
      </w:r>
      <w:r w:rsidR="00CE4CFE" w:rsidRPr="00124595">
        <w:rPr>
          <w:rFonts w:ascii="Noto Sans CJK KR Regular" w:eastAsia="Noto Sans CJK KR Regular" w:hAnsi="Noto Sans CJK KR Regular" w:hint="eastAsia"/>
          <w:sz w:val="18"/>
          <w:szCs w:val="18"/>
        </w:rPr>
        <w:t>각각</w:t>
      </w:r>
      <w:r w:rsidR="00CE4CFE" w:rsidRPr="00124595">
        <w:rPr>
          <w:rFonts w:ascii="Noto Sans CJK KR Regular" w:eastAsia="Noto Sans CJK KR Regular" w:hAnsi="Noto Sans CJK KR Regular"/>
          <w:sz w:val="18"/>
          <w:szCs w:val="18"/>
        </w:rPr>
        <w:t xml:space="preserve"> 1</w:t>
      </w:r>
      <w:r w:rsidR="00CE4CFE" w:rsidRPr="00124595">
        <w:rPr>
          <w:rFonts w:ascii="Noto Sans CJK KR Regular" w:eastAsia="Noto Sans CJK KR Regular" w:hAnsi="Noto Sans CJK KR Regular" w:hint="eastAsia"/>
          <w:sz w:val="18"/>
          <w:szCs w:val="18"/>
        </w:rPr>
        <w:t>부씩</w:t>
      </w:r>
      <w:r w:rsidR="00CE4CFE" w:rsidRPr="00124595">
        <w:rPr>
          <w:rFonts w:ascii="Noto Sans CJK KR Regular" w:eastAsia="Noto Sans CJK KR Regular" w:hAnsi="Noto Sans CJK KR Regular"/>
          <w:sz w:val="18"/>
          <w:szCs w:val="18"/>
        </w:rPr>
        <w:t xml:space="preserve"> </w:t>
      </w:r>
      <w:r w:rsidR="00CE4CFE" w:rsidRPr="00124595">
        <w:rPr>
          <w:rFonts w:ascii="Noto Sans CJK KR Regular" w:eastAsia="Noto Sans CJK KR Regular" w:hAnsi="Noto Sans CJK KR Regular" w:hint="eastAsia"/>
          <w:sz w:val="18"/>
          <w:szCs w:val="18"/>
        </w:rPr>
        <w:t>보관</w:t>
      </w:r>
      <w:r w:rsidR="007A3D5F" w:rsidRPr="00124595">
        <w:rPr>
          <w:rFonts w:ascii="Noto Sans CJK KR Regular" w:eastAsia="Noto Sans CJK KR Regular" w:hAnsi="Noto Sans CJK KR Regular" w:hint="eastAsia"/>
          <w:sz w:val="18"/>
          <w:szCs w:val="18"/>
        </w:rPr>
        <w:t>하거나</w:t>
      </w:r>
      <w:r w:rsidR="007A3D5F" w:rsidRPr="00124595">
        <w:rPr>
          <w:rFonts w:ascii="Noto Sans CJK KR Regular" w:eastAsia="Noto Sans CJK KR Regular" w:hAnsi="Noto Sans CJK KR Regular"/>
          <w:sz w:val="18"/>
          <w:szCs w:val="18"/>
        </w:rPr>
        <w:t xml:space="preserve"> </w:t>
      </w:r>
      <w:r w:rsidR="007A3D5F" w:rsidRPr="00124595">
        <w:rPr>
          <w:rFonts w:ascii="Noto Sans CJK KR Regular" w:eastAsia="Noto Sans CJK KR Regular" w:hAnsi="Noto Sans CJK KR Regular" w:hint="eastAsia"/>
          <w:sz w:val="18"/>
          <w:szCs w:val="18"/>
        </w:rPr>
        <w:t>전자계약으로</w:t>
      </w:r>
      <w:r w:rsidR="007A3D5F" w:rsidRPr="00124595">
        <w:rPr>
          <w:rFonts w:ascii="Noto Sans CJK KR Regular" w:eastAsia="Noto Sans CJK KR Regular" w:hAnsi="Noto Sans CJK KR Regular"/>
          <w:sz w:val="18"/>
          <w:szCs w:val="18"/>
        </w:rPr>
        <w:t xml:space="preserve"> </w:t>
      </w:r>
      <w:r w:rsidR="007A3D5F" w:rsidRPr="00124595">
        <w:rPr>
          <w:rFonts w:ascii="Noto Sans CJK KR Regular" w:eastAsia="Noto Sans CJK KR Regular" w:hAnsi="Noto Sans CJK KR Regular" w:hint="eastAsia"/>
          <w:sz w:val="18"/>
          <w:szCs w:val="18"/>
        </w:rPr>
        <w:t>계약합니</w:t>
      </w:r>
      <w:r w:rsidR="00CE4CFE" w:rsidRPr="00124595">
        <w:rPr>
          <w:rFonts w:ascii="Noto Sans CJK KR Regular" w:eastAsia="Noto Sans CJK KR Regular" w:hAnsi="Noto Sans CJK KR Regular" w:hint="eastAsia"/>
          <w:sz w:val="18"/>
          <w:szCs w:val="18"/>
        </w:rPr>
        <w:t>다</w:t>
      </w:r>
      <w:r w:rsidR="00CE4CFE" w:rsidRPr="00124595">
        <w:rPr>
          <w:rFonts w:ascii="Noto Sans CJK KR Regular" w:eastAsia="Noto Sans CJK KR Regular" w:hAnsi="Noto Sans CJK KR Regular"/>
          <w:sz w:val="18"/>
          <w:szCs w:val="18"/>
        </w:rPr>
        <w:t>.</w:t>
      </w:r>
      <w:r w:rsidR="004E70FB" w:rsidRPr="00124595">
        <w:rPr>
          <w:rFonts w:ascii="Noto Sans CJK KR Regular" w:eastAsia="Noto Sans CJK KR Regular" w:hAnsi="Noto Sans CJK KR Regular"/>
          <w:sz w:val="18"/>
          <w:szCs w:val="18"/>
        </w:rPr>
        <w:t xml:space="preserve">    </w:t>
      </w:r>
    </w:p>
    <w:p w14:paraId="42D0020A" w14:textId="35191413" w:rsidR="003908E0" w:rsidRPr="00124595" w:rsidRDefault="005647BF" w:rsidP="003529E4">
      <w:pPr>
        <w:ind w:leftChars="150" w:left="690" w:hangingChars="200" w:hanging="360"/>
        <w:rPr>
          <w:rFonts w:ascii="Noto Sans CJK KR Regular" w:eastAsia="Noto Sans CJK KR Regular" w:hAnsi="Noto Sans CJK KR Regular" w:cs="Arial Unicode MS"/>
          <w:sz w:val="18"/>
          <w:szCs w:val="18"/>
        </w:rPr>
      </w:pPr>
      <w:r w:rsidRPr="00124595">
        <w:rPr>
          <w:rFonts w:ascii="Noto Sans CJK KR Regular" w:eastAsia="Noto Sans CJK KR Regular" w:hAnsi="Noto Sans CJK KR Regular"/>
          <w:sz w:val="18"/>
          <w:szCs w:val="18"/>
        </w:rPr>
        <w:t>2</w:t>
      </w:r>
      <w:r w:rsidR="004E70FB" w:rsidRPr="00124595">
        <w:rPr>
          <w:rFonts w:ascii="Noto Sans CJK KR Regular" w:eastAsia="Noto Sans CJK KR Regular" w:hAnsi="Noto Sans CJK KR Regular"/>
          <w:sz w:val="18"/>
          <w:szCs w:val="18"/>
        </w:rPr>
        <w:t xml:space="preserve">.    </w:t>
      </w:r>
      <w:r w:rsidR="00CE4CFE" w:rsidRPr="00124595">
        <w:rPr>
          <w:rFonts w:ascii="Noto Sans CJK KR Regular" w:eastAsia="Noto Sans CJK KR Regular" w:hAnsi="Noto Sans CJK KR Regular" w:hint="eastAsia"/>
          <w:sz w:val="18"/>
          <w:szCs w:val="18"/>
        </w:rPr>
        <w:t>이</w:t>
      </w:r>
      <w:r w:rsidR="00CE4CFE" w:rsidRPr="00124595">
        <w:rPr>
          <w:rFonts w:ascii="Noto Sans CJK KR Regular" w:eastAsia="Noto Sans CJK KR Regular" w:hAnsi="Noto Sans CJK KR Regular"/>
          <w:sz w:val="18"/>
          <w:szCs w:val="18"/>
        </w:rPr>
        <w:t xml:space="preserve"> </w:t>
      </w:r>
      <w:r w:rsidR="00CE4CFE" w:rsidRPr="00124595">
        <w:rPr>
          <w:rFonts w:ascii="Noto Sans CJK KR Regular" w:eastAsia="Noto Sans CJK KR Regular" w:hAnsi="Noto Sans CJK KR Regular" w:hint="eastAsia"/>
          <w:sz w:val="18"/>
          <w:szCs w:val="18"/>
        </w:rPr>
        <w:t>계약서에</w:t>
      </w:r>
      <w:r w:rsidR="00CE4CFE" w:rsidRPr="00124595">
        <w:rPr>
          <w:rFonts w:ascii="Noto Sans CJK KR Regular" w:eastAsia="Noto Sans CJK KR Regular" w:hAnsi="Noto Sans CJK KR Regular"/>
          <w:sz w:val="18"/>
          <w:szCs w:val="18"/>
        </w:rPr>
        <w:t xml:space="preserve"> </w:t>
      </w:r>
      <w:r w:rsidR="00CE4CFE" w:rsidRPr="00124595">
        <w:rPr>
          <w:rFonts w:ascii="Noto Sans CJK KR Regular" w:eastAsia="Noto Sans CJK KR Regular" w:hAnsi="Noto Sans CJK KR Regular" w:hint="eastAsia"/>
          <w:sz w:val="18"/>
          <w:szCs w:val="18"/>
        </w:rPr>
        <w:t>기재된</w:t>
      </w:r>
      <w:r w:rsidR="00CE4CFE" w:rsidRPr="00124595">
        <w:rPr>
          <w:rFonts w:ascii="Noto Sans CJK KR Regular" w:eastAsia="Noto Sans CJK KR Regular" w:hAnsi="Noto Sans CJK KR Regular"/>
          <w:sz w:val="18"/>
          <w:szCs w:val="18"/>
        </w:rPr>
        <w:t xml:space="preserve"> </w:t>
      </w:r>
      <w:r w:rsidR="00CE4CFE" w:rsidRPr="00124595">
        <w:rPr>
          <w:rFonts w:ascii="Noto Sans CJK KR Regular" w:eastAsia="Noto Sans CJK KR Regular" w:hAnsi="Noto Sans CJK KR Regular" w:hint="eastAsia"/>
          <w:sz w:val="18"/>
          <w:szCs w:val="18"/>
        </w:rPr>
        <w:t>내용만이</w:t>
      </w:r>
      <w:r w:rsidR="00CE4CFE" w:rsidRPr="00124595">
        <w:rPr>
          <w:rFonts w:ascii="Noto Sans CJK KR Regular" w:eastAsia="Noto Sans CJK KR Regular" w:hAnsi="Noto Sans CJK KR Regular"/>
          <w:sz w:val="18"/>
          <w:szCs w:val="18"/>
        </w:rPr>
        <w:t xml:space="preserve"> </w:t>
      </w:r>
      <w:proofErr w:type="spellStart"/>
      <w:r w:rsidR="00CE4CFE" w:rsidRPr="00124595">
        <w:rPr>
          <w:rFonts w:ascii="Noto Sans CJK KR Regular" w:eastAsia="Noto Sans CJK KR Regular" w:hAnsi="Noto Sans CJK KR Regular" w:hint="eastAsia"/>
          <w:sz w:val="18"/>
          <w:szCs w:val="18"/>
        </w:rPr>
        <w:t>일룸</w:t>
      </w:r>
      <w:r w:rsidR="00CE4CFE" w:rsidRPr="00124595">
        <w:rPr>
          <w:rFonts w:ascii="Noto Sans CJK KR Regular" w:eastAsia="Noto Sans CJK KR Regular" w:hAnsi="Noto Sans CJK KR Regular"/>
          <w:sz w:val="18"/>
          <w:szCs w:val="18"/>
        </w:rPr>
        <w:t>-DESKER</w:t>
      </w:r>
      <w:r w:rsidR="00CE4CFE" w:rsidRPr="00124595">
        <w:rPr>
          <w:rFonts w:ascii="Noto Sans CJK KR Regular" w:eastAsia="Noto Sans CJK KR Regular" w:hAnsi="Noto Sans CJK KR Regular" w:hint="eastAsia"/>
          <w:sz w:val="18"/>
          <w:szCs w:val="18"/>
        </w:rPr>
        <w:t>와</w:t>
      </w:r>
      <w:proofErr w:type="spellEnd"/>
      <w:r w:rsidR="00CE4CFE" w:rsidRPr="00124595">
        <w:rPr>
          <w:rFonts w:ascii="Noto Sans CJK KR Regular" w:eastAsia="Noto Sans CJK KR Regular" w:hAnsi="Noto Sans CJK KR Regular"/>
          <w:sz w:val="18"/>
          <w:szCs w:val="18"/>
        </w:rPr>
        <w:t xml:space="preserve"> </w:t>
      </w:r>
      <w:r w:rsidR="00AA0E15" w:rsidRPr="00124595">
        <w:rPr>
          <w:rFonts w:ascii="Noto Sans CJK KR Regular" w:eastAsia="Noto Sans CJK KR Regular" w:hAnsi="Noto Sans CJK KR Regular"/>
          <w:sz w:val="18"/>
          <w:szCs w:val="18"/>
        </w:rPr>
        <w:t>DESKER MATE</w:t>
      </w:r>
      <w:r w:rsidR="00CE4CFE" w:rsidRPr="00124595">
        <w:rPr>
          <w:rFonts w:ascii="Noto Sans CJK KR Regular" w:eastAsia="Noto Sans CJK KR Regular" w:hAnsi="Noto Sans CJK KR Regular"/>
          <w:sz w:val="18"/>
          <w:szCs w:val="18"/>
        </w:rPr>
        <w:t xml:space="preserve"> </w:t>
      </w:r>
      <w:r w:rsidR="00CE4CFE" w:rsidRPr="00124595">
        <w:rPr>
          <w:rFonts w:ascii="Noto Sans CJK KR Regular" w:eastAsia="Noto Sans CJK KR Regular" w:hAnsi="Noto Sans CJK KR Regular" w:hint="eastAsia"/>
          <w:sz w:val="18"/>
          <w:szCs w:val="18"/>
        </w:rPr>
        <w:t>사이에</w:t>
      </w:r>
      <w:r w:rsidR="00CE4CFE" w:rsidRPr="00124595">
        <w:rPr>
          <w:rFonts w:ascii="Noto Sans CJK KR Regular" w:eastAsia="Noto Sans CJK KR Regular" w:hAnsi="Noto Sans CJK KR Regular"/>
          <w:sz w:val="18"/>
          <w:szCs w:val="18"/>
        </w:rPr>
        <w:t xml:space="preserve"> </w:t>
      </w:r>
      <w:r w:rsidR="00CE4CFE" w:rsidRPr="00124595">
        <w:rPr>
          <w:rFonts w:ascii="Noto Sans CJK KR Regular" w:eastAsia="Noto Sans CJK KR Regular" w:hAnsi="Noto Sans CJK KR Regular" w:hint="eastAsia"/>
          <w:sz w:val="18"/>
          <w:szCs w:val="18"/>
        </w:rPr>
        <w:t>합의된</w:t>
      </w:r>
      <w:r w:rsidR="00CE4CFE" w:rsidRPr="00124595">
        <w:rPr>
          <w:rFonts w:ascii="Noto Sans CJK KR Regular" w:eastAsia="Noto Sans CJK KR Regular" w:hAnsi="Noto Sans CJK KR Regular"/>
          <w:sz w:val="18"/>
          <w:szCs w:val="18"/>
        </w:rPr>
        <w:t xml:space="preserve"> </w:t>
      </w:r>
      <w:r w:rsidR="00CE4CFE" w:rsidRPr="00124595">
        <w:rPr>
          <w:rFonts w:ascii="Noto Sans CJK KR Regular" w:eastAsia="Noto Sans CJK KR Regular" w:hAnsi="Noto Sans CJK KR Regular" w:hint="eastAsia"/>
          <w:sz w:val="18"/>
          <w:szCs w:val="18"/>
        </w:rPr>
        <w:t>내용이며</w:t>
      </w:r>
      <w:r w:rsidR="00CE4CFE" w:rsidRPr="00124595">
        <w:rPr>
          <w:rFonts w:ascii="Noto Sans CJK KR Regular" w:eastAsia="Noto Sans CJK KR Regular" w:hAnsi="Noto Sans CJK KR Regular"/>
          <w:sz w:val="18"/>
          <w:szCs w:val="18"/>
        </w:rPr>
        <w:t xml:space="preserve">, </w:t>
      </w:r>
      <w:r w:rsidR="00CE4CFE" w:rsidRPr="00124595">
        <w:rPr>
          <w:rFonts w:ascii="Noto Sans CJK KR Regular" w:eastAsia="Noto Sans CJK KR Regular" w:hAnsi="Noto Sans CJK KR Regular" w:hint="eastAsia"/>
          <w:sz w:val="18"/>
          <w:szCs w:val="18"/>
        </w:rPr>
        <w:t>이</w:t>
      </w:r>
      <w:r w:rsidR="00CE4CFE" w:rsidRPr="00124595">
        <w:rPr>
          <w:rFonts w:ascii="Noto Sans CJK KR Regular" w:eastAsia="Noto Sans CJK KR Regular" w:hAnsi="Noto Sans CJK KR Regular"/>
          <w:sz w:val="18"/>
          <w:szCs w:val="18"/>
        </w:rPr>
        <w:t xml:space="preserve"> </w:t>
      </w:r>
      <w:r w:rsidR="00CE4CFE" w:rsidRPr="00124595">
        <w:rPr>
          <w:rFonts w:ascii="Noto Sans CJK KR Regular" w:eastAsia="Noto Sans CJK KR Regular" w:hAnsi="Noto Sans CJK KR Regular" w:hint="eastAsia"/>
          <w:sz w:val="18"/>
          <w:szCs w:val="18"/>
        </w:rPr>
        <w:t>이외의</w:t>
      </w:r>
      <w:r w:rsidR="00CE4CFE" w:rsidRPr="00124595">
        <w:rPr>
          <w:rFonts w:ascii="Noto Sans CJK KR Regular" w:eastAsia="Noto Sans CJK KR Regular" w:hAnsi="Noto Sans CJK KR Regular"/>
          <w:sz w:val="18"/>
          <w:szCs w:val="18"/>
        </w:rPr>
        <w:t xml:space="preserve"> </w:t>
      </w:r>
      <w:r w:rsidR="00CE4CFE" w:rsidRPr="00124595">
        <w:rPr>
          <w:rFonts w:ascii="Noto Sans CJK KR Regular" w:eastAsia="Noto Sans CJK KR Regular" w:hAnsi="Noto Sans CJK KR Regular" w:hint="eastAsia"/>
          <w:sz w:val="18"/>
          <w:szCs w:val="18"/>
        </w:rPr>
        <w:t>내용에</w:t>
      </w:r>
      <w:r w:rsidR="00CE4CFE" w:rsidRPr="00124595">
        <w:rPr>
          <w:rFonts w:ascii="Noto Sans CJK KR Regular" w:eastAsia="Noto Sans CJK KR Regular" w:hAnsi="Noto Sans CJK KR Regular"/>
          <w:sz w:val="18"/>
          <w:szCs w:val="18"/>
        </w:rPr>
        <w:t xml:space="preserve"> </w:t>
      </w:r>
      <w:r w:rsidR="00CE4CFE" w:rsidRPr="00124595">
        <w:rPr>
          <w:rFonts w:ascii="Noto Sans CJK KR Regular" w:eastAsia="Noto Sans CJK KR Regular" w:hAnsi="Noto Sans CJK KR Regular" w:hint="eastAsia"/>
          <w:sz w:val="18"/>
          <w:szCs w:val="18"/>
        </w:rPr>
        <w:t>대한</w:t>
      </w:r>
      <w:r w:rsidR="00CE4CFE" w:rsidRPr="00124595">
        <w:rPr>
          <w:rFonts w:ascii="Noto Sans CJK KR Regular" w:eastAsia="Noto Sans CJK KR Regular" w:hAnsi="Noto Sans CJK KR Regular"/>
          <w:sz w:val="18"/>
          <w:szCs w:val="18"/>
        </w:rPr>
        <w:t xml:space="preserve"> </w:t>
      </w:r>
      <w:r w:rsidR="00CE4CFE" w:rsidRPr="00124595">
        <w:rPr>
          <w:rFonts w:ascii="Noto Sans CJK KR Regular" w:eastAsia="Noto Sans CJK KR Regular" w:hAnsi="Noto Sans CJK KR Regular" w:hint="eastAsia"/>
          <w:sz w:val="18"/>
          <w:szCs w:val="18"/>
        </w:rPr>
        <w:t>당사자</w:t>
      </w:r>
      <w:r w:rsidR="00CE4CFE" w:rsidRPr="00124595">
        <w:rPr>
          <w:rFonts w:ascii="Noto Sans CJK KR Regular" w:eastAsia="Noto Sans CJK KR Regular" w:hAnsi="Noto Sans CJK KR Regular"/>
          <w:sz w:val="18"/>
          <w:szCs w:val="18"/>
        </w:rPr>
        <w:t xml:space="preserve"> </w:t>
      </w:r>
      <w:r w:rsidR="00CE4CFE" w:rsidRPr="00124595">
        <w:rPr>
          <w:rFonts w:ascii="Noto Sans CJK KR Regular" w:eastAsia="Noto Sans CJK KR Regular" w:hAnsi="Noto Sans CJK KR Regular" w:hint="eastAsia"/>
          <w:sz w:val="18"/>
          <w:szCs w:val="18"/>
        </w:rPr>
        <w:t>간의</w:t>
      </w:r>
      <w:r w:rsidR="00CE4CFE" w:rsidRPr="00124595">
        <w:rPr>
          <w:rFonts w:ascii="Noto Sans CJK KR Regular" w:eastAsia="Noto Sans CJK KR Regular" w:hAnsi="Noto Sans CJK KR Regular"/>
          <w:sz w:val="18"/>
          <w:szCs w:val="18"/>
        </w:rPr>
        <w:t xml:space="preserve"> </w:t>
      </w:r>
      <w:r w:rsidR="00CE4CFE" w:rsidRPr="00124595">
        <w:rPr>
          <w:rFonts w:ascii="Noto Sans CJK KR Regular" w:eastAsia="Noto Sans CJK KR Regular" w:hAnsi="Noto Sans CJK KR Regular" w:hint="eastAsia"/>
          <w:sz w:val="18"/>
          <w:szCs w:val="18"/>
        </w:rPr>
        <w:t>그</w:t>
      </w:r>
      <w:r w:rsidR="00CE4CFE" w:rsidRPr="00124595">
        <w:rPr>
          <w:rFonts w:ascii="Noto Sans CJK KR Regular" w:eastAsia="Noto Sans CJK KR Regular" w:hAnsi="Noto Sans CJK KR Regular"/>
          <w:sz w:val="18"/>
          <w:szCs w:val="18"/>
        </w:rPr>
        <w:t xml:space="preserve"> </w:t>
      </w:r>
      <w:r w:rsidR="00CE4CFE" w:rsidRPr="00124595">
        <w:rPr>
          <w:rFonts w:ascii="Noto Sans CJK KR Regular" w:eastAsia="Noto Sans CJK KR Regular" w:hAnsi="Noto Sans CJK KR Regular" w:hint="eastAsia"/>
          <w:sz w:val="18"/>
          <w:szCs w:val="18"/>
        </w:rPr>
        <w:t>어떠한</w:t>
      </w:r>
      <w:r w:rsidR="00CE4CFE" w:rsidRPr="00124595">
        <w:rPr>
          <w:rFonts w:ascii="Noto Sans CJK KR Regular" w:eastAsia="Noto Sans CJK KR Regular" w:hAnsi="Noto Sans CJK KR Regular"/>
          <w:sz w:val="18"/>
          <w:szCs w:val="18"/>
        </w:rPr>
        <w:t xml:space="preserve"> </w:t>
      </w:r>
      <w:r w:rsidR="00CE4CFE" w:rsidRPr="00124595">
        <w:rPr>
          <w:rFonts w:ascii="Noto Sans CJK KR Regular" w:eastAsia="Noto Sans CJK KR Regular" w:hAnsi="Noto Sans CJK KR Regular" w:hint="eastAsia"/>
          <w:sz w:val="18"/>
          <w:szCs w:val="18"/>
        </w:rPr>
        <w:t>구두</w:t>
      </w:r>
      <w:r w:rsidR="00CE4CFE" w:rsidRPr="00124595">
        <w:rPr>
          <w:rFonts w:ascii="Noto Sans CJK KR Regular" w:eastAsia="Noto Sans CJK KR Regular" w:hAnsi="Noto Sans CJK KR Regular"/>
          <w:sz w:val="18"/>
          <w:szCs w:val="18"/>
        </w:rPr>
        <w:t xml:space="preserve"> </w:t>
      </w:r>
      <w:r w:rsidR="00CE4CFE" w:rsidRPr="00124595">
        <w:rPr>
          <w:rFonts w:ascii="Noto Sans CJK KR Regular" w:eastAsia="Noto Sans CJK KR Regular" w:hAnsi="Noto Sans CJK KR Regular" w:hint="eastAsia"/>
          <w:sz w:val="18"/>
          <w:szCs w:val="18"/>
        </w:rPr>
        <w:t>합의도</w:t>
      </w:r>
      <w:r w:rsidR="00CE4CFE" w:rsidRPr="00124595">
        <w:rPr>
          <w:rFonts w:ascii="Noto Sans CJK KR Regular" w:eastAsia="Noto Sans CJK KR Regular" w:hAnsi="Noto Sans CJK KR Regular"/>
          <w:sz w:val="18"/>
          <w:szCs w:val="18"/>
        </w:rPr>
        <w:t xml:space="preserve"> </w:t>
      </w:r>
      <w:r w:rsidR="00CE4CFE" w:rsidRPr="00124595">
        <w:rPr>
          <w:rFonts w:ascii="Noto Sans CJK KR Regular" w:eastAsia="Noto Sans CJK KR Regular" w:hAnsi="Noto Sans CJK KR Regular" w:hint="eastAsia"/>
          <w:sz w:val="18"/>
          <w:szCs w:val="18"/>
        </w:rPr>
        <w:t>당사자를</w:t>
      </w:r>
      <w:r w:rsidR="00CE4CFE" w:rsidRPr="00124595">
        <w:rPr>
          <w:rFonts w:ascii="Noto Sans CJK KR Regular" w:eastAsia="Noto Sans CJK KR Regular" w:hAnsi="Noto Sans CJK KR Regular"/>
          <w:sz w:val="18"/>
          <w:szCs w:val="18"/>
        </w:rPr>
        <w:t xml:space="preserve"> </w:t>
      </w:r>
      <w:r w:rsidR="00CE4CFE" w:rsidRPr="00124595">
        <w:rPr>
          <w:rFonts w:ascii="Noto Sans CJK KR Regular" w:eastAsia="Noto Sans CJK KR Regular" w:hAnsi="Noto Sans CJK KR Regular" w:hint="eastAsia"/>
          <w:sz w:val="18"/>
          <w:szCs w:val="18"/>
        </w:rPr>
        <w:t>구속하지</w:t>
      </w:r>
      <w:r w:rsidR="00CE4CFE" w:rsidRPr="00124595">
        <w:rPr>
          <w:rFonts w:ascii="Noto Sans CJK KR Regular" w:eastAsia="Noto Sans CJK KR Regular" w:hAnsi="Noto Sans CJK KR Regular"/>
          <w:sz w:val="18"/>
          <w:szCs w:val="18"/>
        </w:rPr>
        <w:t xml:space="preserve"> </w:t>
      </w:r>
      <w:r w:rsidR="007A3D5F" w:rsidRPr="00124595">
        <w:rPr>
          <w:rFonts w:ascii="Noto Sans CJK KR Regular" w:eastAsia="Noto Sans CJK KR Regular" w:hAnsi="Noto Sans CJK KR Regular" w:hint="eastAsia"/>
          <w:sz w:val="18"/>
          <w:szCs w:val="18"/>
        </w:rPr>
        <w:t>않습니다</w:t>
      </w:r>
      <w:r w:rsidR="007A3D5F" w:rsidRPr="00124595">
        <w:rPr>
          <w:rFonts w:ascii="Noto Sans CJK KR Regular" w:eastAsia="Noto Sans CJK KR Regular" w:hAnsi="Noto Sans CJK KR Regular"/>
          <w:sz w:val="18"/>
          <w:szCs w:val="18"/>
        </w:rPr>
        <w:t xml:space="preserve">. </w:t>
      </w:r>
      <w:r w:rsidR="007A3D5F" w:rsidRPr="00124595">
        <w:rPr>
          <w:rFonts w:ascii="Noto Sans CJK KR Regular" w:eastAsia="Noto Sans CJK KR Regular" w:hAnsi="Noto Sans CJK KR Regular" w:hint="eastAsia"/>
          <w:sz w:val="18"/>
          <w:szCs w:val="18"/>
        </w:rPr>
        <w:t>단</w:t>
      </w:r>
      <w:r w:rsidR="007A3D5F" w:rsidRPr="00124595">
        <w:rPr>
          <w:rFonts w:ascii="Noto Sans CJK KR Regular" w:eastAsia="Noto Sans CJK KR Regular" w:hAnsi="Noto Sans CJK KR Regular"/>
          <w:sz w:val="18"/>
          <w:szCs w:val="18"/>
        </w:rPr>
        <w:t xml:space="preserve"> </w:t>
      </w:r>
      <w:r w:rsidR="004E70FB" w:rsidRPr="00124595">
        <w:rPr>
          <w:rFonts w:ascii="Noto Sans CJK KR Regular" w:eastAsia="Noto Sans CJK KR Regular" w:hAnsi="Noto Sans CJK KR Regular"/>
          <w:sz w:val="18"/>
          <w:szCs w:val="18"/>
        </w:rPr>
        <w:t xml:space="preserve">     </w:t>
      </w:r>
      <w:r w:rsidR="007A3D5F" w:rsidRPr="00124595">
        <w:rPr>
          <w:rFonts w:ascii="Noto Sans CJK KR Regular" w:eastAsia="Noto Sans CJK KR Regular" w:hAnsi="Noto Sans CJK KR Regular" w:hint="eastAsia"/>
          <w:sz w:val="18"/>
          <w:szCs w:val="18"/>
        </w:rPr>
        <w:t>해당</w:t>
      </w:r>
      <w:r w:rsidR="007A3D5F" w:rsidRPr="00124595">
        <w:rPr>
          <w:rFonts w:ascii="Noto Sans CJK KR Regular" w:eastAsia="Noto Sans CJK KR Regular" w:hAnsi="Noto Sans CJK KR Regular"/>
          <w:sz w:val="18"/>
          <w:szCs w:val="18"/>
        </w:rPr>
        <w:t xml:space="preserve"> </w:t>
      </w:r>
      <w:r w:rsidR="007A3D5F" w:rsidRPr="00124595">
        <w:rPr>
          <w:rFonts w:ascii="Noto Sans CJK KR Regular" w:eastAsia="Noto Sans CJK KR Regular" w:hAnsi="Noto Sans CJK KR Regular" w:hint="eastAsia"/>
          <w:sz w:val="18"/>
          <w:szCs w:val="18"/>
        </w:rPr>
        <w:t>계약서</w:t>
      </w:r>
      <w:r w:rsidR="007A3D5F" w:rsidRPr="00124595">
        <w:rPr>
          <w:rFonts w:ascii="Noto Sans CJK KR Regular" w:eastAsia="Noto Sans CJK KR Regular" w:hAnsi="Noto Sans CJK KR Regular"/>
          <w:sz w:val="18"/>
          <w:szCs w:val="18"/>
        </w:rPr>
        <w:t xml:space="preserve"> </w:t>
      </w:r>
      <w:r w:rsidR="007A3D5F" w:rsidRPr="00124595">
        <w:rPr>
          <w:rFonts w:ascii="Noto Sans CJK KR Regular" w:eastAsia="Noto Sans CJK KR Regular" w:hAnsi="Noto Sans CJK KR Regular" w:hint="eastAsia"/>
          <w:sz w:val="18"/>
          <w:szCs w:val="18"/>
        </w:rPr>
        <w:t>외</w:t>
      </w:r>
      <w:r w:rsidR="007A3D5F" w:rsidRPr="00124595">
        <w:rPr>
          <w:rFonts w:ascii="Noto Sans CJK KR Regular" w:eastAsia="Noto Sans CJK KR Regular" w:hAnsi="Noto Sans CJK KR Regular"/>
          <w:sz w:val="18"/>
          <w:szCs w:val="18"/>
        </w:rPr>
        <w:t xml:space="preserve"> </w:t>
      </w:r>
      <w:r w:rsidR="003432F4" w:rsidRPr="00124595">
        <w:rPr>
          <w:rFonts w:ascii="Noto Sans CJK KR Regular" w:eastAsia="Noto Sans CJK KR Regular" w:hAnsi="Noto Sans CJK KR Regular" w:hint="eastAsia"/>
          <w:sz w:val="18"/>
          <w:szCs w:val="18"/>
        </w:rPr>
        <w:t>변경계약</w:t>
      </w:r>
      <w:r w:rsidR="003432F4" w:rsidRPr="00124595">
        <w:rPr>
          <w:rFonts w:ascii="Noto Sans CJK KR Regular" w:eastAsia="Noto Sans CJK KR Regular" w:hAnsi="Noto Sans CJK KR Regular"/>
          <w:sz w:val="18"/>
          <w:szCs w:val="18"/>
        </w:rPr>
        <w:t xml:space="preserve"> </w:t>
      </w:r>
      <w:r w:rsidR="003432F4" w:rsidRPr="00124595">
        <w:rPr>
          <w:rFonts w:ascii="Noto Sans CJK KR Regular" w:eastAsia="Noto Sans CJK KR Regular" w:hAnsi="Noto Sans CJK KR Regular" w:hint="eastAsia"/>
          <w:sz w:val="18"/>
          <w:szCs w:val="18"/>
        </w:rPr>
        <w:t>또는</w:t>
      </w:r>
      <w:r w:rsidR="003432F4" w:rsidRPr="00124595">
        <w:rPr>
          <w:rFonts w:ascii="Noto Sans CJK KR Regular" w:eastAsia="Noto Sans CJK KR Regular" w:hAnsi="Noto Sans CJK KR Regular"/>
          <w:sz w:val="18"/>
          <w:szCs w:val="18"/>
        </w:rPr>
        <w:t xml:space="preserve"> </w:t>
      </w:r>
      <w:r w:rsidR="007A3D5F" w:rsidRPr="00124595">
        <w:rPr>
          <w:rFonts w:ascii="Noto Sans CJK KR Regular" w:eastAsia="Noto Sans CJK KR Regular" w:hAnsi="Noto Sans CJK KR Regular" w:hint="eastAsia"/>
          <w:sz w:val="18"/>
          <w:szCs w:val="18"/>
        </w:rPr>
        <w:t>특약</w:t>
      </w:r>
      <w:r w:rsidR="007A3D5F" w:rsidRPr="00124595">
        <w:rPr>
          <w:rFonts w:ascii="Noto Sans CJK KR Regular" w:eastAsia="Noto Sans CJK KR Regular" w:hAnsi="Noto Sans CJK KR Regular"/>
          <w:sz w:val="18"/>
          <w:szCs w:val="18"/>
        </w:rPr>
        <w:t xml:space="preserve"> </w:t>
      </w:r>
      <w:r w:rsidR="007A3D5F" w:rsidRPr="00124595">
        <w:rPr>
          <w:rFonts w:ascii="Noto Sans CJK KR Regular" w:eastAsia="Noto Sans CJK KR Regular" w:hAnsi="Noto Sans CJK KR Regular" w:hint="eastAsia"/>
          <w:sz w:val="18"/>
          <w:szCs w:val="18"/>
        </w:rPr>
        <w:t>내용이</w:t>
      </w:r>
      <w:r w:rsidR="007A3D5F" w:rsidRPr="00124595">
        <w:rPr>
          <w:rFonts w:ascii="Noto Sans CJK KR Regular" w:eastAsia="Noto Sans CJK KR Regular" w:hAnsi="Noto Sans CJK KR Regular"/>
          <w:sz w:val="18"/>
          <w:szCs w:val="18"/>
        </w:rPr>
        <w:t xml:space="preserve"> </w:t>
      </w:r>
      <w:r w:rsidR="007A3D5F" w:rsidRPr="00124595">
        <w:rPr>
          <w:rFonts w:ascii="Noto Sans CJK KR Regular" w:eastAsia="Noto Sans CJK KR Regular" w:hAnsi="Noto Sans CJK KR Regular" w:hint="eastAsia"/>
          <w:sz w:val="18"/>
          <w:szCs w:val="18"/>
        </w:rPr>
        <w:t>포함된</w:t>
      </w:r>
      <w:r w:rsidR="007A3D5F" w:rsidRPr="00124595">
        <w:rPr>
          <w:rFonts w:ascii="Noto Sans CJK KR Regular" w:eastAsia="Noto Sans CJK KR Regular" w:hAnsi="Noto Sans CJK KR Regular"/>
          <w:sz w:val="18"/>
          <w:szCs w:val="18"/>
        </w:rPr>
        <w:t xml:space="preserve"> </w:t>
      </w:r>
      <w:r w:rsidR="007A3D5F" w:rsidRPr="00124595">
        <w:rPr>
          <w:rFonts w:ascii="Noto Sans CJK KR Regular" w:eastAsia="Noto Sans CJK KR Regular" w:hAnsi="Noto Sans CJK KR Regular" w:hint="eastAsia"/>
          <w:sz w:val="18"/>
          <w:szCs w:val="18"/>
        </w:rPr>
        <w:t>계약서가</w:t>
      </w:r>
      <w:r w:rsidR="007A3D5F" w:rsidRPr="00124595">
        <w:rPr>
          <w:rFonts w:ascii="Noto Sans CJK KR Regular" w:eastAsia="Noto Sans CJK KR Regular" w:hAnsi="Noto Sans CJK KR Regular"/>
          <w:sz w:val="18"/>
          <w:szCs w:val="18"/>
        </w:rPr>
        <w:t xml:space="preserve"> </w:t>
      </w:r>
      <w:r w:rsidR="007A3D5F" w:rsidRPr="00124595">
        <w:rPr>
          <w:rFonts w:ascii="Noto Sans CJK KR Regular" w:eastAsia="Noto Sans CJK KR Regular" w:hAnsi="Noto Sans CJK KR Regular" w:hint="eastAsia"/>
          <w:sz w:val="18"/>
          <w:szCs w:val="18"/>
        </w:rPr>
        <w:t>있는</w:t>
      </w:r>
      <w:r w:rsidR="007A3D5F" w:rsidRPr="00124595">
        <w:rPr>
          <w:rFonts w:ascii="Noto Sans CJK KR Regular" w:eastAsia="Noto Sans CJK KR Regular" w:hAnsi="Noto Sans CJK KR Regular"/>
          <w:sz w:val="18"/>
          <w:szCs w:val="18"/>
        </w:rPr>
        <w:t xml:space="preserve"> </w:t>
      </w:r>
      <w:r w:rsidR="007A3D5F" w:rsidRPr="00124595">
        <w:rPr>
          <w:rFonts w:ascii="Noto Sans CJK KR Regular" w:eastAsia="Noto Sans CJK KR Regular" w:hAnsi="Noto Sans CJK KR Regular" w:hint="eastAsia"/>
          <w:sz w:val="18"/>
          <w:szCs w:val="18"/>
        </w:rPr>
        <w:t>경우</w:t>
      </w:r>
      <w:r w:rsidR="007A3D5F" w:rsidRPr="00124595">
        <w:rPr>
          <w:rFonts w:ascii="Noto Sans CJK KR Regular" w:eastAsia="Noto Sans CJK KR Regular" w:hAnsi="Noto Sans CJK KR Regular"/>
          <w:sz w:val="18"/>
          <w:szCs w:val="18"/>
        </w:rPr>
        <w:t xml:space="preserve"> </w:t>
      </w:r>
      <w:r w:rsidR="007A3D5F" w:rsidRPr="00124595">
        <w:rPr>
          <w:rFonts w:ascii="Noto Sans CJK KR Regular" w:eastAsia="Noto Sans CJK KR Regular" w:hAnsi="Noto Sans CJK KR Regular" w:hint="eastAsia"/>
          <w:sz w:val="18"/>
          <w:szCs w:val="18"/>
        </w:rPr>
        <w:t>해당</w:t>
      </w:r>
      <w:r w:rsidR="007A3D5F" w:rsidRPr="00124595">
        <w:rPr>
          <w:rFonts w:ascii="Noto Sans CJK KR Regular" w:eastAsia="Noto Sans CJK KR Regular" w:hAnsi="Noto Sans CJK KR Regular"/>
          <w:sz w:val="18"/>
          <w:szCs w:val="18"/>
        </w:rPr>
        <w:t xml:space="preserve"> </w:t>
      </w:r>
      <w:r w:rsidR="007A3D5F" w:rsidRPr="00124595">
        <w:rPr>
          <w:rFonts w:ascii="Noto Sans CJK KR Regular" w:eastAsia="Noto Sans CJK KR Regular" w:hAnsi="Noto Sans CJK KR Regular" w:hint="eastAsia"/>
          <w:sz w:val="18"/>
          <w:szCs w:val="18"/>
        </w:rPr>
        <w:t>계약이</w:t>
      </w:r>
      <w:r w:rsidR="007A3D5F" w:rsidRPr="00124595">
        <w:rPr>
          <w:rFonts w:ascii="Noto Sans CJK KR Regular" w:eastAsia="Noto Sans CJK KR Regular" w:hAnsi="Noto Sans CJK KR Regular"/>
          <w:sz w:val="18"/>
          <w:szCs w:val="18"/>
        </w:rPr>
        <w:t xml:space="preserve"> </w:t>
      </w:r>
      <w:r w:rsidR="007A3D5F" w:rsidRPr="00124595">
        <w:rPr>
          <w:rFonts w:ascii="Noto Sans CJK KR Regular" w:eastAsia="Noto Sans CJK KR Regular" w:hAnsi="Noto Sans CJK KR Regular" w:hint="eastAsia"/>
          <w:sz w:val="18"/>
          <w:szCs w:val="18"/>
        </w:rPr>
        <w:t>우선할</w:t>
      </w:r>
      <w:r w:rsidR="007A3D5F" w:rsidRPr="00124595">
        <w:rPr>
          <w:rFonts w:ascii="Noto Sans CJK KR Regular" w:eastAsia="Noto Sans CJK KR Regular" w:hAnsi="Noto Sans CJK KR Regular"/>
          <w:sz w:val="18"/>
          <w:szCs w:val="18"/>
        </w:rPr>
        <w:t xml:space="preserve"> </w:t>
      </w:r>
      <w:r w:rsidR="007A3D5F" w:rsidRPr="00124595">
        <w:rPr>
          <w:rFonts w:ascii="Noto Sans CJK KR Regular" w:eastAsia="Noto Sans CJK KR Regular" w:hAnsi="Noto Sans CJK KR Regular" w:hint="eastAsia"/>
          <w:sz w:val="18"/>
          <w:szCs w:val="18"/>
        </w:rPr>
        <w:t>수</w:t>
      </w:r>
      <w:r w:rsidR="007A3D5F" w:rsidRPr="00124595">
        <w:rPr>
          <w:rFonts w:ascii="Noto Sans CJK KR Regular" w:eastAsia="Noto Sans CJK KR Regular" w:hAnsi="Noto Sans CJK KR Regular"/>
          <w:sz w:val="18"/>
          <w:szCs w:val="18"/>
        </w:rPr>
        <w:t xml:space="preserve"> </w:t>
      </w:r>
      <w:r w:rsidR="007A3D5F" w:rsidRPr="00124595">
        <w:rPr>
          <w:rFonts w:ascii="Noto Sans CJK KR Regular" w:eastAsia="Noto Sans CJK KR Regular" w:hAnsi="Noto Sans CJK KR Regular" w:hint="eastAsia"/>
          <w:sz w:val="18"/>
          <w:szCs w:val="18"/>
        </w:rPr>
        <w:t>있습니다</w:t>
      </w:r>
      <w:r w:rsidR="007A3D5F" w:rsidRPr="00124595">
        <w:rPr>
          <w:rFonts w:ascii="Noto Sans CJK KR Regular" w:eastAsia="Noto Sans CJK KR Regular" w:hAnsi="Noto Sans CJK KR Regular"/>
          <w:sz w:val="18"/>
          <w:szCs w:val="18"/>
        </w:rPr>
        <w:t>.</w:t>
      </w:r>
    </w:p>
    <w:p w14:paraId="7E3CA039" w14:textId="2DF4F971" w:rsidR="00CE4CFE" w:rsidRPr="00124595" w:rsidRDefault="005647BF" w:rsidP="00124595">
      <w:pPr>
        <w:ind w:leftChars="150" w:left="690" w:hangingChars="200" w:hanging="360"/>
        <w:rPr>
          <w:rFonts w:ascii="Noto Sans CJK KR Regular" w:eastAsia="Noto Sans CJK KR Regular" w:hAnsi="Noto Sans CJK KR Regular"/>
          <w:sz w:val="18"/>
          <w:szCs w:val="18"/>
        </w:rPr>
      </w:pPr>
      <w:r w:rsidRPr="00124595">
        <w:rPr>
          <w:rFonts w:ascii="Noto Sans CJK KR Regular" w:eastAsia="Noto Sans CJK KR Regular" w:hAnsi="Noto Sans CJK KR Regular"/>
          <w:sz w:val="18"/>
          <w:szCs w:val="18"/>
        </w:rPr>
        <w:t xml:space="preserve">3.    </w:t>
      </w:r>
      <w:r w:rsidR="00CE4CFE" w:rsidRPr="00124595">
        <w:rPr>
          <w:rFonts w:ascii="Noto Sans CJK KR Regular" w:eastAsia="Noto Sans CJK KR Regular" w:hAnsi="Noto Sans CJK KR Regular" w:hint="eastAsia"/>
          <w:sz w:val="18"/>
          <w:szCs w:val="18"/>
        </w:rPr>
        <w:t>이</w:t>
      </w:r>
      <w:r w:rsidR="00CE4CFE" w:rsidRPr="00124595">
        <w:rPr>
          <w:rFonts w:ascii="Noto Sans CJK KR Regular" w:eastAsia="Noto Sans CJK KR Regular" w:hAnsi="Noto Sans CJK KR Regular"/>
          <w:sz w:val="18"/>
          <w:szCs w:val="18"/>
        </w:rPr>
        <w:t xml:space="preserve"> </w:t>
      </w:r>
      <w:r w:rsidR="00CE4CFE" w:rsidRPr="00124595">
        <w:rPr>
          <w:rFonts w:ascii="Noto Sans CJK KR Regular" w:eastAsia="Noto Sans CJK KR Regular" w:hAnsi="Noto Sans CJK KR Regular" w:hint="eastAsia"/>
          <w:sz w:val="18"/>
          <w:szCs w:val="18"/>
        </w:rPr>
        <w:t>계약서의</w:t>
      </w:r>
      <w:r w:rsidR="00CE4CFE" w:rsidRPr="00124595">
        <w:rPr>
          <w:rFonts w:ascii="Noto Sans CJK KR Regular" w:eastAsia="Noto Sans CJK KR Regular" w:hAnsi="Noto Sans CJK KR Regular"/>
          <w:sz w:val="18"/>
          <w:szCs w:val="18"/>
        </w:rPr>
        <w:t xml:space="preserve"> </w:t>
      </w:r>
      <w:r w:rsidR="00CE4CFE" w:rsidRPr="00124595">
        <w:rPr>
          <w:rFonts w:ascii="Noto Sans CJK KR Regular" w:eastAsia="Noto Sans CJK KR Regular" w:hAnsi="Noto Sans CJK KR Regular" w:hint="eastAsia"/>
          <w:sz w:val="18"/>
          <w:szCs w:val="18"/>
        </w:rPr>
        <w:t>내용은</w:t>
      </w:r>
      <w:r w:rsidR="00CE4CFE" w:rsidRPr="00124595">
        <w:rPr>
          <w:rFonts w:ascii="Noto Sans CJK KR Regular" w:eastAsia="Noto Sans CJK KR Regular" w:hAnsi="Noto Sans CJK KR Regular"/>
          <w:sz w:val="18"/>
          <w:szCs w:val="18"/>
        </w:rPr>
        <w:t xml:space="preserve"> </w:t>
      </w:r>
      <w:proofErr w:type="spellStart"/>
      <w:r w:rsidR="00CE4CFE" w:rsidRPr="00124595">
        <w:rPr>
          <w:rFonts w:ascii="Noto Sans CJK KR Regular" w:eastAsia="Noto Sans CJK KR Regular" w:hAnsi="Noto Sans CJK KR Regular" w:hint="eastAsia"/>
          <w:sz w:val="18"/>
          <w:szCs w:val="18"/>
        </w:rPr>
        <w:t>일룸</w:t>
      </w:r>
      <w:r w:rsidR="00CE4CFE" w:rsidRPr="00124595">
        <w:rPr>
          <w:rFonts w:ascii="Noto Sans CJK KR Regular" w:eastAsia="Noto Sans CJK KR Regular" w:hAnsi="Noto Sans CJK KR Regular"/>
          <w:sz w:val="18"/>
          <w:szCs w:val="18"/>
        </w:rPr>
        <w:t>-DESKER</w:t>
      </w:r>
      <w:r w:rsidR="00CE4CFE" w:rsidRPr="00124595">
        <w:rPr>
          <w:rFonts w:ascii="Noto Sans CJK KR Regular" w:eastAsia="Noto Sans CJK KR Regular" w:hAnsi="Noto Sans CJK KR Regular" w:hint="eastAsia"/>
          <w:sz w:val="18"/>
          <w:szCs w:val="18"/>
        </w:rPr>
        <w:t>와</w:t>
      </w:r>
      <w:proofErr w:type="spellEnd"/>
      <w:r w:rsidR="00CE4CFE" w:rsidRPr="00124595">
        <w:rPr>
          <w:rFonts w:ascii="Noto Sans CJK KR Regular" w:eastAsia="Noto Sans CJK KR Regular" w:hAnsi="Noto Sans CJK KR Regular"/>
          <w:sz w:val="18"/>
          <w:szCs w:val="18"/>
        </w:rPr>
        <w:t xml:space="preserve"> </w:t>
      </w:r>
      <w:r w:rsidR="00AA0E15" w:rsidRPr="00124595">
        <w:rPr>
          <w:rFonts w:ascii="Noto Sans CJK KR Regular" w:eastAsia="Noto Sans CJK KR Regular" w:hAnsi="Noto Sans CJK KR Regular"/>
          <w:sz w:val="18"/>
          <w:szCs w:val="18"/>
        </w:rPr>
        <w:t>DESKER MATE</w:t>
      </w:r>
      <w:r w:rsidR="00CE4CFE" w:rsidRPr="00124595">
        <w:rPr>
          <w:rFonts w:ascii="Noto Sans CJK KR Regular" w:eastAsia="Noto Sans CJK KR Regular" w:hAnsi="Noto Sans CJK KR Regular"/>
          <w:sz w:val="18"/>
          <w:szCs w:val="18"/>
        </w:rPr>
        <w:t xml:space="preserve"> </w:t>
      </w:r>
      <w:r w:rsidR="00CE4CFE" w:rsidRPr="00124595">
        <w:rPr>
          <w:rFonts w:ascii="Noto Sans CJK KR Regular" w:eastAsia="Noto Sans CJK KR Regular" w:hAnsi="Noto Sans CJK KR Regular" w:hint="eastAsia"/>
          <w:sz w:val="18"/>
          <w:szCs w:val="18"/>
        </w:rPr>
        <w:t>사이의</w:t>
      </w:r>
      <w:r w:rsidR="00CE4CFE" w:rsidRPr="00124595">
        <w:rPr>
          <w:rFonts w:ascii="Noto Sans CJK KR Regular" w:eastAsia="Noto Sans CJK KR Regular" w:hAnsi="Noto Sans CJK KR Regular"/>
          <w:sz w:val="18"/>
          <w:szCs w:val="18"/>
        </w:rPr>
        <w:t xml:space="preserve"> </w:t>
      </w:r>
      <w:r w:rsidR="00CE4CFE" w:rsidRPr="00124595">
        <w:rPr>
          <w:rFonts w:ascii="Noto Sans CJK KR Regular" w:eastAsia="Noto Sans CJK KR Regular" w:hAnsi="Noto Sans CJK KR Regular" w:hint="eastAsia"/>
          <w:sz w:val="18"/>
          <w:szCs w:val="18"/>
        </w:rPr>
        <w:t>서면</w:t>
      </w:r>
      <w:r w:rsidR="00CE4CFE" w:rsidRPr="00124595">
        <w:rPr>
          <w:rFonts w:ascii="Noto Sans CJK KR Regular" w:eastAsia="Noto Sans CJK KR Regular" w:hAnsi="Noto Sans CJK KR Regular"/>
          <w:sz w:val="18"/>
          <w:szCs w:val="18"/>
        </w:rPr>
        <w:t xml:space="preserve"> </w:t>
      </w:r>
      <w:r w:rsidR="00CE4CFE" w:rsidRPr="00124595">
        <w:rPr>
          <w:rFonts w:ascii="Noto Sans CJK KR Regular" w:eastAsia="Noto Sans CJK KR Regular" w:hAnsi="Noto Sans CJK KR Regular" w:hint="eastAsia"/>
          <w:sz w:val="18"/>
          <w:szCs w:val="18"/>
        </w:rPr>
        <w:t>합의에</w:t>
      </w:r>
      <w:r w:rsidR="00CE4CFE" w:rsidRPr="00124595">
        <w:rPr>
          <w:rFonts w:ascii="Noto Sans CJK KR Regular" w:eastAsia="Noto Sans CJK KR Regular" w:hAnsi="Noto Sans CJK KR Regular"/>
          <w:sz w:val="18"/>
          <w:szCs w:val="18"/>
        </w:rPr>
        <w:t xml:space="preserve"> </w:t>
      </w:r>
      <w:r w:rsidR="00CE4CFE" w:rsidRPr="00124595">
        <w:rPr>
          <w:rFonts w:ascii="Noto Sans CJK KR Regular" w:eastAsia="Noto Sans CJK KR Regular" w:hAnsi="Noto Sans CJK KR Regular" w:hint="eastAsia"/>
          <w:sz w:val="18"/>
          <w:szCs w:val="18"/>
        </w:rPr>
        <w:t>의해서만</w:t>
      </w:r>
      <w:r w:rsidR="00CE4CFE" w:rsidRPr="00124595">
        <w:rPr>
          <w:rFonts w:ascii="Noto Sans CJK KR Regular" w:eastAsia="Noto Sans CJK KR Regular" w:hAnsi="Noto Sans CJK KR Regular"/>
          <w:sz w:val="18"/>
          <w:szCs w:val="18"/>
        </w:rPr>
        <w:t xml:space="preserve"> </w:t>
      </w:r>
      <w:r w:rsidR="00CE4CFE" w:rsidRPr="00124595">
        <w:rPr>
          <w:rFonts w:ascii="Noto Sans CJK KR Regular" w:eastAsia="Noto Sans CJK KR Regular" w:hAnsi="Noto Sans CJK KR Regular" w:hint="eastAsia"/>
          <w:sz w:val="18"/>
          <w:szCs w:val="18"/>
        </w:rPr>
        <w:t>변경되거나</w:t>
      </w:r>
      <w:r w:rsidR="00CE4CFE" w:rsidRPr="00124595">
        <w:rPr>
          <w:rFonts w:ascii="Noto Sans CJK KR Regular" w:eastAsia="Noto Sans CJK KR Regular" w:hAnsi="Noto Sans CJK KR Regular"/>
          <w:sz w:val="18"/>
          <w:szCs w:val="18"/>
        </w:rPr>
        <w:t xml:space="preserve"> </w:t>
      </w:r>
      <w:r w:rsidR="00CE4CFE" w:rsidRPr="00124595">
        <w:rPr>
          <w:rFonts w:ascii="Noto Sans CJK KR Regular" w:eastAsia="Noto Sans CJK KR Regular" w:hAnsi="Noto Sans CJK KR Regular" w:hint="eastAsia"/>
          <w:sz w:val="18"/>
          <w:szCs w:val="18"/>
        </w:rPr>
        <w:t>수정될</w:t>
      </w:r>
      <w:r w:rsidR="00CE4CFE" w:rsidRPr="00124595">
        <w:rPr>
          <w:rFonts w:ascii="Noto Sans CJK KR Regular" w:eastAsia="Noto Sans CJK KR Regular" w:hAnsi="Noto Sans CJK KR Regular"/>
          <w:sz w:val="18"/>
          <w:szCs w:val="18"/>
        </w:rPr>
        <w:t xml:space="preserve"> </w:t>
      </w:r>
      <w:r w:rsidR="00CE4CFE" w:rsidRPr="00124595">
        <w:rPr>
          <w:rFonts w:ascii="Noto Sans CJK KR Regular" w:eastAsia="Noto Sans CJK KR Regular" w:hAnsi="Noto Sans CJK KR Regular" w:hint="eastAsia"/>
          <w:sz w:val="18"/>
          <w:szCs w:val="18"/>
        </w:rPr>
        <w:t>수</w:t>
      </w:r>
      <w:r w:rsidR="00CE4CFE" w:rsidRPr="00124595">
        <w:rPr>
          <w:rFonts w:ascii="Noto Sans CJK KR Regular" w:eastAsia="Noto Sans CJK KR Regular" w:hAnsi="Noto Sans CJK KR Regular"/>
          <w:sz w:val="18"/>
          <w:szCs w:val="18"/>
        </w:rPr>
        <w:t xml:space="preserve"> </w:t>
      </w:r>
      <w:r w:rsidR="00CE4CFE" w:rsidRPr="00124595">
        <w:rPr>
          <w:rFonts w:ascii="Noto Sans CJK KR Regular" w:eastAsia="Noto Sans CJK KR Regular" w:hAnsi="Noto Sans CJK KR Regular" w:hint="eastAsia"/>
          <w:sz w:val="18"/>
          <w:szCs w:val="18"/>
        </w:rPr>
        <w:t>있으며</w:t>
      </w:r>
      <w:r w:rsidR="00CE4CFE" w:rsidRPr="00124595">
        <w:rPr>
          <w:rFonts w:ascii="Noto Sans CJK KR Regular" w:eastAsia="Noto Sans CJK KR Regular" w:hAnsi="Noto Sans CJK KR Regular"/>
          <w:sz w:val="18"/>
          <w:szCs w:val="18"/>
        </w:rPr>
        <w:t xml:space="preserve">, </w:t>
      </w:r>
      <w:r w:rsidR="00CE4CFE" w:rsidRPr="00124595">
        <w:rPr>
          <w:rFonts w:ascii="Noto Sans CJK KR Regular" w:eastAsia="Noto Sans CJK KR Regular" w:hAnsi="Noto Sans CJK KR Regular" w:hint="eastAsia"/>
          <w:sz w:val="18"/>
          <w:szCs w:val="18"/>
        </w:rPr>
        <w:t>그</w:t>
      </w:r>
      <w:r w:rsidR="00CE4CFE" w:rsidRPr="00124595">
        <w:rPr>
          <w:rFonts w:ascii="Noto Sans CJK KR Regular" w:eastAsia="Noto Sans CJK KR Regular" w:hAnsi="Noto Sans CJK KR Regular"/>
          <w:sz w:val="18"/>
          <w:szCs w:val="18"/>
        </w:rPr>
        <w:t xml:space="preserve"> </w:t>
      </w:r>
      <w:r w:rsidR="00CE4CFE" w:rsidRPr="00124595">
        <w:rPr>
          <w:rFonts w:ascii="Noto Sans CJK KR Regular" w:eastAsia="Noto Sans CJK KR Regular" w:hAnsi="Noto Sans CJK KR Regular" w:hint="eastAsia"/>
          <w:sz w:val="18"/>
          <w:szCs w:val="18"/>
        </w:rPr>
        <w:t>변경</w:t>
      </w:r>
      <w:r w:rsidR="00CE4CFE" w:rsidRPr="00124595">
        <w:rPr>
          <w:rFonts w:ascii="Noto Sans CJK KR Regular" w:eastAsia="Noto Sans CJK KR Regular" w:hAnsi="Noto Sans CJK KR Regular"/>
          <w:sz w:val="18"/>
          <w:szCs w:val="18"/>
        </w:rPr>
        <w:t xml:space="preserve"> </w:t>
      </w:r>
      <w:r w:rsidR="00CE4CFE" w:rsidRPr="00124595">
        <w:rPr>
          <w:rFonts w:ascii="Noto Sans CJK KR Regular" w:eastAsia="Noto Sans CJK KR Regular" w:hAnsi="Noto Sans CJK KR Regular" w:hint="eastAsia"/>
          <w:sz w:val="18"/>
          <w:szCs w:val="18"/>
        </w:rPr>
        <w:t>및</w:t>
      </w:r>
      <w:r w:rsidR="00CE4CFE" w:rsidRPr="00124595">
        <w:rPr>
          <w:rFonts w:ascii="Noto Sans CJK KR Regular" w:eastAsia="Noto Sans CJK KR Regular" w:hAnsi="Noto Sans CJK KR Regular"/>
          <w:sz w:val="18"/>
          <w:szCs w:val="18"/>
        </w:rPr>
        <w:t xml:space="preserve"> </w:t>
      </w:r>
      <w:r w:rsidR="00CE4CFE" w:rsidRPr="00124595">
        <w:rPr>
          <w:rFonts w:ascii="Noto Sans CJK KR Regular" w:eastAsia="Noto Sans CJK KR Regular" w:hAnsi="Noto Sans CJK KR Regular" w:hint="eastAsia"/>
          <w:sz w:val="18"/>
          <w:szCs w:val="18"/>
        </w:rPr>
        <w:t>수정은</w:t>
      </w:r>
      <w:r w:rsidR="00CE4CFE" w:rsidRPr="00124595">
        <w:rPr>
          <w:rFonts w:ascii="Noto Sans CJK KR Regular" w:eastAsia="Noto Sans CJK KR Regular" w:hAnsi="Noto Sans CJK KR Regular"/>
          <w:sz w:val="18"/>
          <w:szCs w:val="18"/>
        </w:rPr>
        <w:t xml:space="preserve"> </w:t>
      </w:r>
      <w:proofErr w:type="spellStart"/>
      <w:r w:rsidR="00CE4CFE" w:rsidRPr="00124595">
        <w:rPr>
          <w:rFonts w:ascii="Noto Sans CJK KR Regular" w:eastAsia="Noto Sans CJK KR Regular" w:hAnsi="Noto Sans CJK KR Regular" w:hint="eastAsia"/>
          <w:sz w:val="18"/>
          <w:szCs w:val="18"/>
        </w:rPr>
        <w:t>일룸</w:t>
      </w:r>
      <w:r w:rsidR="00CE4CFE" w:rsidRPr="00124595">
        <w:rPr>
          <w:rFonts w:ascii="Noto Sans CJK KR Regular" w:eastAsia="Noto Sans CJK KR Regular" w:hAnsi="Noto Sans CJK KR Regular"/>
          <w:sz w:val="18"/>
          <w:szCs w:val="18"/>
        </w:rPr>
        <w:t>-DESKER</w:t>
      </w:r>
      <w:r w:rsidR="00CE4CFE" w:rsidRPr="00124595">
        <w:rPr>
          <w:rFonts w:ascii="Noto Sans CJK KR Regular" w:eastAsia="Noto Sans CJK KR Regular" w:hAnsi="Noto Sans CJK KR Regular" w:hint="eastAsia"/>
          <w:sz w:val="18"/>
          <w:szCs w:val="18"/>
        </w:rPr>
        <w:t>와</w:t>
      </w:r>
      <w:proofErr w:type="spellEnd"/>
      <w:r w:rsidR="00CE4CFE" w:rsidRPr="00124595">
        <w:rPr>
          <w:rFonts w:ascii="Noto Sans CJK KR Regular" w:eastAsia="Noto Sans CJK KR Regular" w:hAnsi="Noto Sans CJK KR Regular"/>
          <w:sz w:val="18"/>
          <w:szCs w:val="18"/>
        </w:rPr>
        <w:t xml:space="preserve"> </w:t>
      </w:r>
      <w:r w:rsidR="00AA0E15" w:rsidRPr="00124595">
        <w:rPr>
          <w:rFonts w:ascii="Noto Sans CJK KR Regular" w:eastAsia="Noto Sans CJK KR Regular" w:hAnsi="Noto Sans CJK KR Regular"/>
          <w:sz w:val="18"/>
          <w:szCs w:val="18"/>
        </w:rPr>
        <w:t xml:space="preserve">DESKER </w:t>
      </w:r>
      <w:proofErr w:type="spellStart"/>
      <w:r w:rsidR="00AA0E15" w:rsidRPr="00124595">
        <w:rPr>
          <w:rFonts w:ascii="Noto Sans CJK KR Regular" w:eastAsia="Noto Sans CJK KR Regular" w:hAnsi="Noto Sans CJK KR Regular"/>
          <w:sz w:val="18"/>
          <w:szCs w:val="18"/>
        </w:rPr>
        <w:t>MATE</w:t>
      </w:r>
      <w:r w:rsidR="00CE4CFE" w:rsidRPr="00124595">
        <w:rPr>
          <w:rFonts w:ascii="Noto Sans CJK KR Regular" w:eastAsia="Noto Sans CJK KR Regular" w:hAnsi="Noto Sans CJK KR Regular" w:hint="eastAsia"/>
          <w:sz w:val="18"/>
          <w:szCs w:val="18"/>
        </w:rPr>
        <w:t>가</w:t>
      </w:r>
      <w:proofErr w:type="spellEnd"/>
      <w:r w:rsidR="00CE4CFE" w:rsidRPr="00124595">
        <w:rPr>
          <w:rFonts w:ascii="Noto Sans CJK KR Regular" w:eastAsia="Noto Sans CJK KR Regular" w:hAnsi="Noto Sans CJK KR Regular"/>
          <w:sz w:val="18"/>
          <w:szCs w:val="18"/>
        </w:rPr>
        <w:t xml:space="preserve"> </w:t>
      </w:r>
      <w:r w:rsidR="00CE4CFE" w:rsidRPr="00124595">
        <w:rPr>
          <w:rFonts w:ascii="Noto Sans CJK KR Regular" w:eastAsia="Noto Sans CJK KR Regular" w:hAnsi="Noto Sans CJK KR Regular" w:hint="eastAsia"/>
          <w:sz w:val="18"/>
          <w:szCs w:val="18"/>
        </w:rPr>
        <w:t>해당</w:t>
      </w:r>
      <w:r w:rsidR="00CE4CFE" w:rsidRPr="00124595">
        <w:rPr>
          <w:rFonts w:ascii="Noto Sans CJK KR Regular" w:eastAsia="Noto Sans CJK KR Regular" w:hAnsi="Noto Sans CJK KR Regular"/>
          <w:sz w:val="18"/>
          <w:szCs w:val="18"/>
        </w:rPr>
        <w:t xml:space="preserve"> </w:t>
      </w:r>
      <w:r w:rsidR="00CE4CFE" w:rsidRPr="00124595">
        <w:rPr>
          <w:rFonts w:ascii="Noto Sans CJK KR Regular" w:eastAsia="Noto Sans CJK KR Regular" w:hAnsi="Noto Sans CJK KR Regular" w:hint="eastAsia"/>
          <w:sz w:val="18"/>
          <w:szCs w:val="18"/>
        </w:rPr>
        <w:t>서면에</w:t>
      </w:r>
      <w:r w:rsidR="00CE4CFE" w:rsidRPr="00124595">
        <w:rPr>
          <w:rFonts w:ascii="Noto Sans CJK KR Regular" w:eastAsia="Noto Sans CJK KR Regular" w:hAnsi="Noto Sans CJK KR Regular"/>
          <w:sz w:val="18"/>
          <w:szCs w:val="18"/>
        </w:rPr>
        <w:t xml:space="preserve"> </w:t>
      </w:r>
      <w:r w:rsidR="00CE4CFE" w:rsidRPr="00124595">
        <w:rPr>
          <w:rFonts w:ascii="Noto Sans CJK KR Regular" w:eastAsia="Noto Sans CJK KR Regular" w:hAnsi="Noto Sans CJK KR Regular" w:hint="eastAsia"/>
          <w:sz w:val="18"/>
          <w:szCs w:val="18"/>
        </w:rPr>
        <w:t>서명</w:t>
      </w:r>
      <w:r w:rsidR="00CE4CFE" w:rsidRPr="00124595">
        <w:rPr>
          <w:rFonts w:ascii="Noto Sans CJK KR Regular" w:eastAsia="Noto Sans CJK KR Regular" w:hAnsi="Noto Sans CJK KR Regular"/>
          <w:sz w:val="18"/>
          <w:szCs w:val="18"/>
        </w:rPr>
        <w:t xml:space="preserve"> </w:t>
      </w:r>
      <w:r w:rsidR="00CE4CFE" w:rsidRPr="00124595">
        <w:rPr>
          <w:rFonts w:ascii="Noto Sans CJK KR Regular" w:eastAsia="Noto Sans CJK KR Regular" w:hAnsi="Noto Sans CJK KR Regular" w:hint="eastAsia"/>
          <w:sz w:val="18"/>
          <w:szCs w:val="18"/>
        </w:rPr>
        <w:t>또는</w:t>
      </w:r>
      <w:r w:rsidR="00CE4CFE" w:rsidRPr="00124595">
        <w:rPr>
          <w:rFonts w:ascii="Noto Sans CJK KR Regular" w:eastAsia="Noto Sans CJK KR Regular" w:hAnsi="Noto Sans CJK KR Regular"/>
          <w:sz w:val="18"/>
          <w:szCs w:val="18"/>
        </w:rPr>
        <w:t xml:space="preserve"> </w:t>
      </w:r>
      <w:proofErr w:type="spellStart"/>
      <w:r w:rsidR="00CE4CFE" w:rsidRPr="00124595">
        <w:rPr>
          <w:rFonts w:ascii="Noto Sans CJK KR Regular" w:eastAsia="Noto Sans CJK KR Regular" w:hAnsi="Noto Sans CJK KR Regular" w:hint="eastAsia"/>
          <w:sz w:val="18"/>
          <w:szCs w:val="18"/>
        </w:rPr>
        <w:t>기명날인함과</w:t>
      </w:r>
      <w:proofErr w:type="spellEnd"/>
      <w:r w:rsidR="00CE4CFE" w:rsidRPr="00124595">
        <w:rPr>
          <w:rFonts w:ascii="Noto Sans CJK KR Regular" w:eastAsia="Noto Sans CJK KR Regular" w:hAnsi="Noto Sans CJK KR Regular"/>
          <w:sz w:val="18"/>
          <w:szCs w:val="18"/>
        </w:rPr>
        <w:t xml:space="preserve"> </w:t>
      </w:r>
      <w:r w:rsidR="00CE4CFE" w:rsidRPr="00124595">
        <w:rPr>
          <w:rFonts w:ascii="Noto Sans CJK KR Regular" w:eastAsia="Noto Sans CJK KR Regular" w:hAnsi="Noto Sans CJK KR Regular" w:hint="eastAsia"/>
          <w:sz w:val="18"/>
          <w:szCs w:val="18"/>
        </w:rPr>
        <w:t>동시에</w:t>
      </w:r>
      <w:r w:rsidR="00CE4CFE" w:rsidRPr="00124595">
        <w:rPr>
          <w:rFonts w:ascii="Noto Sans CJK KR Regular" w:eastAsia="Noto Sans CJK KR Regular" w:hAnsi="Noto Sans CJK KR Regular"/>
          <w:sz w:val="18"/>
          <w:szCs w:val="18"/>
        </w:rPr>
        <w:t xml:space="preserve"> </w:t>
      </w:r>
      <w:r w:rsidR="00CE4CFE" w:rsidRPr="00124595">
        <w:rPr>
          <w:rFonts w:ascii="Noto Sans CJK KR Regular" w:eastAsia="Noto Sans CJK KR Regular" w:hAnsi="Noto Sans CJK KR Regular" w:hint="eastAsia"/>
          <w:sz w:val="18"/>
          <w:szCs w:val="18"/>
        </w:rPr>
        <w:t>그</w:t>
      </w:r>
      <w:r w:rsidR="00CE4CFE" w:rsidRPr="00124595">
        <w:rPr>
          <w:rFonts w:ascii="Noto Sans CJK KR Regular" w:eastAsia="Noto Sans CJK KR Regular" w:hAnsi="Noto Sans CJK KR Regular"/>
          <w:sz w:val="18"/>
          <w:szCs w:val="18"/>
        </w:rPr>
        <w:t xml:space="preserve"> </w:t>
      </w:r>
      <w:r w:rsidR="00CE4CFE" w:rsidRPr="00124595">
        <w:rPr>
          <w:rFonts w:ascii="Noto Sans CJK KR Regular" w:eastAsia="Noto Sans CJK KR Regular" w:hAnsi="Noto Sans CJK KR Regular" w:hint="eastAsia"/>
          <w:sz w:val="18"/>
          <w:szCs w:val="18"/>
        </w:rPr>
        <w:t>효력</w:t>
      </w:r>
      <w:r w:rsidR="007A3D5F" w:rsidRPr="00124595">
        <w:rPr>
          <w:rFonts w:ascii="Noto Sans CJK KR Regular" w:eastAsia="Noto Sans CJK KR Regular" w:hAnsi="Noto Sans CJK KR Regular" w:hint="eastAsia"/>
          <w:sz w:val="18"/>
          <w:szCs w:val="18"/>
        </w:rPr>
        <w:t>이</w:t>
      </w:r>
      <w:r w:rsidR="00CE4CFE" w:rsidRPr="00124595">
        <w:rPr>
          <w:rFonts w:ascii="Noto Sans CJK KR Regular" w:eastAsia="Noto Sans CJK KR Regular" w:hAnsi="Noto Sans CJK KR Regular"/>
          <w:sz w:val="18"/>
          <w:szCs w:val="18"/>
        </w:rPr>
        <w:t xml:space="preserve"> </w:t>
      </w:r>
      <w:r w:rsidR="00CE4CFE" w:rsidRPr="00124595">
        <w:rPr>
          <w:rFonts w:ascii="Noto Sans CJK KR Regular" w:eastAsia="Noto Sans CJK KR Regular" w:hAnsi="Noto Sans CJK KR Regular" w:hint="eastAsia"/>
          <w:sz w:val="18"/>
          <w:szCs w:val="18"/>
        </w:rPr>
        <w:t>발생</w:t>
      </w:r>
      <w:r w:rsidR="007A3D5F" w:rsidRPr="00124595">
        <w:rPr>
          <w:rFonts w:ascii="Noto Sans CJK KR Regular" w:eastAsia="Noto Sans CJK KR Regular" w:hAnsi="Noto Sans CJK KR Regular" w:hint="eastAsia"/>
          <w:sz w:val="18"/>
          <w:szCs w:val="18"/>
        </w:rPr>
        <w:t>합니</w:t>
      </w:r>
      <w:r w:rsidR="00CE4CFE" w:rsidRPr="00124595">
        <w:rPr>
          <w:rFonts w:ascii="Noto Sans CJK KR Regular" w:eastAsia="Noto Sans CJK KR Regular" w:hAnsi="Noto Sans CJK KR Regular" w:hint="eastAsia"/>
          <w:sz w:val="18"/>
          <w:szCs w:val="18"/>
        </w:rPr>
        <w:t>다</w:t>
      </w:r>
      <w:r w:rsidR="00CE4CFE" w:rsidRPr="00124595">
        <w:rPr>
          <w:rFonts w:ascii="Noto Sans CJK KR Regular" w:eastAsia="Noto Sans CJK KR Regular" w:hAnsi="Noto Sans CJK KR Regular"/>
          <w:sz w:val="18"/>
          <w:szCs w:val="18"/>
        </w:rPr>
        <w:t>.</w:t>
      </w:r>
    </w:p>
    <w:p w14:paraId="521598CE" w14:textId="5AD8FF77" w:rsidR="00CE4CFE" w:rsidRPr="00124595" w:rsidRDefault="00CE4CFE">
      <w:pPr>
        <w:rPr>
          <w:rFonts w:ascii="Noto Sans CJK KR Regular" w:eastAsia="Noto Sans CJK KR Regular" w:hAnsi="Noto Sans CJK KR Regular"/>
          <w:sz w:val="18"/>
          <w:szCs w:val="18"/>
        </w:rPr>
      </w:pPr>
    </w:p>
    <w:p w14:paraId="36E4278F" w14:textId="69CE6EE4" w:rsidR="00B45160" w:rsidRPr="00124595" w:rsidRDefault="00B45160">
      <w:pPr>
        <w:rPr>
          <w:rFonts w:ascii="Noto Sans CJK KR Regular" w:eastAsia="Noto Sans CJK KR Regular" w:hAnsi="Noto Sans CJK KR Regular"/>
          <w:sz w:val="18"/>
          <w:szCs w:val="18"/>
        </w:rPr>
      </w:pPr>
    </w:p>
    <w:p w14:paraId="2F8107C8" w14:textId="57F36142" w:rsidR="00B45160" w:rsidRPr="00124595" w:rsidRDefault="00B45160" w:rsidP="003529E4">
      <w:pPr>
        <w:jc w:val="center"/>
        <w:rPr>
          <w:rFonts w:ascii="Noto Sans CJK KR Regular" w:eastAsia="Noto Sans CJK KR Regular" w:hAnsi="Noto Sans CJK KR Regular"/>
          <w:sz w:val="18"/>
          <w:szCs w:val="18"/>
        </w:rPr>
      </w:pPr>
      <w:r w:rsidRPr="00124595">
        <w:rPr>
          <w:rFonts w:ascii="Noto Sans CJK KR Regular" w:eastAsia="Noto Sans CJK KR Regular" w:hAnsi="Noto Sans CJK KR Regular"/>
          <w:sz w:val="18"/>
          <w:szCs w:val="18"/>
        </w:rPr>
        <w:t>202</w:t>
      </w:r>
      <w:del w:id="444" w:author="정영재 (Youngjae Jeong)" w:date="2026-02-10T11:58:00Z">
        <w:r w:rsidR="003908E0" w:rsidRPr="00124595" w:rsidDel="00923135">
          <w:rPr>
            <w:rFonts w:ascii="Noto Sans CJK KR Regular" w:eastAsia="Noto Sans CJK KR Regular" w:hAnsi="Noto Sans CJK KR Regular"/>
            <w:sz w:val="18"/>
            <w:szCs w:val="18"/>
          </w:rPr>
          <w:delText>5</w:delText>
        </w:r>
      </w:del>
      <w:ins w:id="445" w:author="정영재 (Youngjae Jeong)" w:date="2026-02-10T11:58:00Z">
        <w:r w:rsidR="00923135">
          <w:rPr>
            <w:rFonts w:ascii="Noto Sans CJK KR Regular" w:eastAsia="Noto Sans CJK KR Regular" w:hAnsi="Noto Sans CJK KR Regular"/>
            <w:sz w:val="18"/>
            <w:szCs w:val="18"/>
          </w:rPr>
          <w:t>6</w:t>
        </w:r>
      </w:ins>
      <w:r w:rsidR="00015CDD">
        <w:rPr>
          <w:rFonts w:ascii="Noto Sans CJK KR Regular" w:eastAsia="Noto Sans CJK KR Regular" w:hAnsi="Noto Sans CJK KR Regular" w:hint="eastAsia"/>
          <w:sz w:val="18"/>
          <w:szCs w:val="18"/>
        </w:rPr>
        <w:t xml:space="preserve">년 </w:t>
      </w:r>
      <w:del w:id="446" w:author="정영재 (Youngjae Jeong)" w:date="2026-02-10T11:58:00Z">
        <w:r w:rsidRPr="00124595" w:rsidDel="00923135">
          <w:rPr>
            <w:rFonts w:ascii="Noto Sans CJK KR Regular" w:eastAsia="Noto Sans CJK KR Regular" w:hAnsi="Noto Sans CJK KR Regular"/>
            <w:sz w:val="18"/>
            <w:szCs w:val="18"/>
          </w:rPr>
          <w:delText xml:space="preserve"> </w:delText>
        </w:r>
        <w:r w:rsidR="00ED5CB5" w:rsidDel="00923135">
          <w:rPr>
            <w:rFonts w:ascii="Noto Sans CJK KR Regular" w:eastAsia="Noto Sans CJK KR Regular" w:hAnsi="Noto Sans CJK KR Regular"/>
            <w:sz w:val="18"/>
            <w:szCs w:val="18"/>
          </w:rPr>
          <w:delText>0</w:delText>
        </w:r>
      </w:del>
      <w:ins w:id="447" w:author="정영재 (Youngjae Jeong)" w:date="2026-02-10T11:58:00Z">
        <w:r w:rsidR="00923135">
          <w:rPr>
            <w:rFonts w:ascii="Noto Sans CJK KR Regular" w:eastAsia="Noto Sans CJK KR Regular" w:hAnsi="Noto Sans CJK KR Regular"/>
            <w:sz w:val="18"/>
            <w:szCs w:val="18"/>
          </w:rPr>
          <w:t>0</w:t>
        </w:r>
      </w:ins>
      <w:ins w:id="448" w:author="정영재 (Youngjae Jeong)" w:date="2026-02-10T11:59:00Z">
        <w:r w:rsidR="00923135">
          <w:rPr>
            <w:rFonts w:ascii="Noto Sans CJK KR Regular" w:eastAsia="Noto Sans CJK KR Regular" w:hAnsi="Noto Sans CJK KR Regular"/>
            <w:sz w:val="18"/>
            <w:szCs w:val="18"/>
          </w:rPr>
          <w:t>3</w:t>
        </w:r>
      </w:ins>
      <w:del w:id="449" w:author="정영재 (Youngjae Jeong)" w:date="2026-02-10T11:58:00Z">
        <w:r w:rsidR="00015CDD" w:rsidDel="00923135">
          <w:rPr>
            <w:rFonts w:ascii="Noto Sans CJK KR Regular" w:eastAsia="Noto Sans CJK KR Regular" w:hAnsi="Noto Sans CJK KR Regular" w:hint="eastAsia"/>
            <w:sz w:val="18"/>
            <w:szCs w:val="18"/>
          </w:rPr>
          <w:delText>8</w:delText>
        </w:r>
      </w:del>
      <w:r w:rsidRPr="00124595">
        <w:rPr>
          <w:rFonts w:ascii="Noto Sans CJK KR Regular" w:eastAsia="Noto Sans CJK KR Regular" w:hAnsi="Noto Sans CJK KR Regular" w:hint="eastAsia"/>
          <w:sz w:val="18"/>
          <w:szCs w:val="18"/>
        </w:rPr>
        <w:t>월</w:t>
      </w:r>
      <w:r w:rsidRPr="00124595">
        <w:rPr>
          <w:rFonts w:ascii="Noto Sans CJK KR Regular" w:eastAsia="Noto Sans CJK KR Regular" w:hAnsi="Noto Sans CJK KR Regular"/>
          <w:sz w:val="18"/>
          <w:szCs w:val="18"/>
        </w:rPr>
        <w:t xml:space="preserve"> </w:t>
      </w:r>
      <w:del w:id="450" w:author="정영재 (Youngjae Jeong)" w:date="2026-02-10T11:59:00Z">
        <w:r w:rsidR="00015CDD" w:rsidDel="00923135">
          <w:rPr>
            <w:rFonts w:ascii="Noto Sans CJK KR Regular" w:eastAsia="Noto Sans CJK KR Regular" w:hAnsi="Noto Sans CJK KR Regular" w:hint="eastAsia"/>
            <w:sz w:val="18"/>
            <w:szCs w:val="18"/>
          </w:rPr>
          <w:delText>22</w:delText>
        </w:r>
      </w:del>
      <w:ins w:id="451" w:author="정영재 (Youngjae Jeong)" w:date="2026-02-10T11:59:00Z">
        <w:r w:rsidR="00923135">
          <w:rPr>
            <w:rFonts w:ascii="Noto Sans CJK KR Regular" w:eastAsia="Noto Sans CJK KR Regular" w:hAnsi="Noto Sans CJK KR Regular"/>
            <w:sz w:val="18"/>
            <w:szCs w:val="18"/>
          </w:rPr>
          <w:t>31</w:t>
        </w:r>
      </w:ins>
      <w:r w:rsidRPr="00124595">
        <w:rPr>
          <w:rFonts w:ascii="Noto Sans CJK KR Regular" w:eastAsia="Noto Sans CJK KR Regular" w:hAnsi="Noto Sans CJK KR Regular" w:hint="eastAsia"/>
          <w:sz w:val="18"/>
          <w:szCs w:val="18"/>
        </w:rPr>
        <w:t>일</w:t>
      </w:r>
    </w:p>
    <w:p w14:paraId="19E0FF01" w14:textId="67A38C6C" w:rsidR="00B45160" w:rsidRPr="00124595" w:rsidRDefault="00B45160">
      <w:pPr>
        <w:rPr>
          <w:rFonts w:ascii="Noto Sans CJK KR Regular" w:eastAsia="Noto Sans CJK KR Regular" w:hAnsi="Noto Sans CJK KR Regular"/>
          <w:sz w:val="18"/>
          <w:szCs w:val="18"/>
        </w:rPr>
      </w:pPr>
    </w:p>
    <w:p w14:paraId="084EFAE2" w14:textId="08A8EBE4" w:rsidR="00B45160" w:rsidRPr="00124595" w:rsidRDefault="00B45160">
      <w:pPr>
        <w:rPr>
          <w:rFonts w:ascii="Noto Sans CJK KR Regular" w:eastAsia="Noto Sans CJK KR Regular" w:hAnsi="Noto Sans CJK KR Regular"/>
          <w:sz w:val="18"/>
          <w:szCs w:val="18"/>
        </w:rPr>
      </w:pPr>
    </w:p>
    <w:p w14:paraId="536E32AA" w14:textId="77777777" w:rsidR="00B45160" w:rsidRPr="00124595" w:rsidRDefault="00B45160">
      <w:pPr>
        <w:rPr>
          <w:rFonts w:ascii="Noto Sans CJK KR Regular" w:eastAsia="Noto Sans CJK KR Regular" w:hAnsi="Noto Sans CJK KR Regular"/>
          <w:sz w:val="18"/>
          <w:szCs w:val="18"/>
        </w:rPr>
      </w:pPr>
    </w:p>
    <w:tbl>
      <w:tblPr>
        <w:tblW w:w="0" w:type="auto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4545"/>
        <w:gridCol w:w="4545"/>
      </w:tblGrid>
      <w:tr w:rsidR="00CE4CFE" w:rsidRPr="003908E0" w14:paraId="6CBC23B0" w14:textId="77777777" w:rsidTr="0094757A">
        <w:trPr>
          <w:trHeight w:val="536"/>
          <w:jc w:val="center"/>
        </w:trPr>
        <w:tc>
          <w:tcPr>
            <w:tcW w:w="454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7D9E80DB" w14:textId="7EEA4F00" w:rsidR="00CE4CFE" w:rsidRPr="00124595" w:rsidRDefault="00CE4CFE" w:rsidP="003529E4">
            <w:pPr>
              <w:pStyle w:val="af"/>
              <w:wordWrap/>
              <w:spacing w:line="276" w:lineRule="auto"/>
              <w:jc w:val="left"/>
              <w:rPr>
                <w:rFonts w:ascii="Noto Sans CJK KR Regular" w:eastAsia="Noto Sans CJK KR Regular" w:hAnsi="Noto Sans CJK KR Regular"/>
                <w:sz w:val="18"/>
                <w:szCs w:val="18"/>
              </w:rPr>
            </w:pPr>
            <w:proofErr w:type="spellStart"/>
            <w:r w:rsidRPr="00124595">
              <w:rPr>
                <w:rFonts w:ascii="Noto Sans CJK KR Regular" w:eastAsia="Noto Sans CJK KR Regular" w:hAnsi="Noto Sans CJK KR Regular"/>
                <w:sz w:val="18"/>
                <w:szCs w:val="18"/>
              </w:rPr>
              <w:t>일룸</w:t>
            </w:r>
            <w:proofErr w:type="spellEnd"/>
            <w:r w:rsidRPr="00124595">
              <w:rPr>
                <w:rFonts w:ascii="Noto Sans CJK KR Regular" w:eastAsia="Noto Sans CJK KR Regular" w:hAnsi="Noto Sans CJK KR Regular"/>
                <w:sz w:val="18"/>
                <w:szCs w:val="18"/>
              </w:rPr>
              <w:t>-DESKER</w:t>
            </w:r>
          </w:p>
        </w:tc>
        <w:tc>
          <w:tcPr>
            <w:tcW w:w="454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44C24ACB" w14:textId="470F910E" w:rsidR="00CE4CFE" w:rsidRPr="00124595" w:rsidRDefault="00FE5954" w:rsidP="003529E4">
            <w:pPr>
              <w:pStyle w:val="af"/>
              <w:wordWrap/>
              <w:spacing w:line="276" w:lineRule="auto"/>
              <w:jc w:val="left"/>
              <w:rPr>
                <w:rFonts w:ascii="Noto Sans CJK KR Regular" w:eastAsia="Noto Sans CJK KR Regular" w:hAnsi="Noto Sans CJK KR Regular"/>
                <w:sz w:val="18"/>
                <w:szCs w:val="18"/>
              </w:rPr>
            </w:pPr>
            <w:r w:rsidRPr="00124595">
              <w:rPr>
                <w:rFonts w:ascii="Noto Sans CJK KR Regular" w:eastAsia="Noto Sans CJK KR Regular" w:hAnsi="Noto Sans CJK KR Regular"/>
                <w:sz w:val="18"/>
                <w:szCs w:val="18"/>
              </w:rPr>
              <w:t>DESKER MATE</w:t>
            </w:r>
          </w:p>
        </w:tc>
      </w:tr>
      <w:tr w:rsidR="00CE4CFE" w:rsidRPr="003908E0" w14:paraId="63A62549" w14:textId="77777777" w:rsidTr="0094757A">
        <w:trPr>
          <w:trHeight w:val="1815"/>
          <w:jc w:val="center"/>
        </w:trPr>
        <w:tc>
          <w:tcPr>
            <w:tcW w:w="454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08B1FDE5" w14:textId="77777777" w:rsidR="00CE4CFE" w:rsidRPr="00124595" w:rsidRDefault="00CE4CFE" w:rsidP="003529E4">
            <w:pPr>
              <w:pStyle w:val="af"/>
              <w:wordWrap/>
              <w:spacing w:line="276" w:lineRule="auto"/>
              <w:jc w:val="left"/>
              <w:rPr>
                <w:rFonts w:ascii="Noto Sans CJK KR Regular" w:eastAsia="Noto Sans CJK KR Regular" w:hAnsi="Noto Sans CJK KR Regular"/>
                <w:sz w:val="18"/>
                <w:szCs w:val="18"/>
              </w:rPr>
            </w:pPr>
            <w:r w:rsidRPr="00124595">
              <w:rPr>
                <w:rFonts w:ascii="Noto Sans CJK KR Regular" w:eastAsia="Noto Sans CJK KR Regular" w:hAnsi="Noto Sans CJK KR Regular"/>
                <w:sz w:val="18"/>
                <w:szCs w:val="18"/>
              </w:rPr>
              <w:t xml:space="preserve">상호 또는 명칭:  </w:t>
            </w:r>
            <w:proofErr w:type="spellStart"/>
            <w:r w:rsidRPr="00124595">
              <w:rPr>
                <w:rFonts w:ascii="Noto Sans CJK KR Regular" w:eastAsia="Noto Sans CJK KR Regular" w:hAnsi="Noto Sans CJK KR Regular" w:hint="eastAsia"/>
                <w:sz w:val="18"/>
                <w:szCs w:val="18"/>
              </w:rPr>
              <w:t>일룸</w:t>
            </w:r>
            <w:proofErr w:type="spellEnd"/>
          </w:p>
          <w:p w14:paraId="2F65DD7C" w14:textId="02984C66" w:rsidR="00CE4CFE" w:rsidRPr="00124595" w:rsidRDefault="00CE4CFE" w:rsidP="003529E4">
            <w:pPr>
              <w:pStyle w:val="af"/>
              <w:wordWrap/>
              <w:spacing w:line="276" w:lineRule="auto"/>
              <w:jc w:val="left"/>
              <w:rPr>
                <w:rFonts w:ascii="Noto Sans CJK KR Regular" w:eastAsia="Noto Sans CJK KR Regular" w:hAnsi="Noto Sans CJK KR Regular"/>
                <w:sz w:val="18"/>
                <w:szCs w:val="18"/>
              </w:rPr>
            </w:pPr>
            <w:r w:rsidRPr="00124595">
              <w:rPr>
                <w:rFonts w:ascii="Noto Sans CJK KR Regular" w:eastAsia="Noto Sans CJK KR Regular" w:hAnsi="Noto Sans CJK KR Regular"/>
                <w:sz w:val="18"/>
                <w:szCs w:val="18"/>
              </w:rPr>
              <w:t>전화번호:</w:t>
            </w:r>
          </w:p>
          <w:p w14:paraId="71EEA6B9" w14:textId="77777777" w:rsidR="00CE4CFE" w:rsidRPr="00124595" w:rsidRDefault="00CE4CFE" w:rsidP="003529E4">
            <w:pPr>
              <w:pStyle w:val="af"/>
              <w:wordWrap/>
              <w:spacing w:line="276" w:lineRule="auto"/>
              <w:jc w:val="left"/>
              <w:rPr>
                <w:rFonts w:ascii="Noto Sans CJK KR Regular" w:eastAsia="Noto Sans CJK KR Regular" w:hAnsi="Noto Sans CJK KR Regular"/>
                <w:sz w:val="18"/>
                <w:szCs w:val="18"/>
              </w:rPr>
            </w:pPr>
            <w:r w:rsidRPr="00124595">
              <w:rPr>
                <w:rFonts w:ascii="Noto Sans CJK KR Regular" w:eastAsia="Noto Sans CJK KR Regular" w:hAnsi="Noto Sans CJK KR Regular"/>
                <w:sz w:val="18"/>
                <w:szCs w:val="18"/>
              </w:rPr>
              <w:t xml:space="preserve">주소: </w:t>
            </w:r>
            <w:r w:rsidRPr="00124595">
              <w:rPr>
                <w:rFonts w:ascii="Noto Sans CJK KR Regular" w:eastAsia="Noto Sans CJK KR Regular" w:hAnsi="Noto Sans CJK KR Regular" w:hint="eastAsia"/>
                <w:sz w:val="18"/>
                <w:szCs w:val="18"/>
              </w:rPr>
              <w:t>서울시</w:t>
            </w:r>
            <w:r w:rsidRPr="00124595">
              <w:rPr>
                <w:rFonts w:ascii="Noto Sans CJK KR Regular" w:eastAsia="Noto Sans CJK KR Regular" w:hAnsi="Noto Sans CJK KR Regular"/>
                <w:sz w:val="18"/>
                <w:szCs w:val="18"/>
              </w:rPr>
              <w:t xml:space="preserve"> 송파구 </w:t>
            </w:r>
            <w:proofErr w:type="spellStart"/>
            <w:r w:rsidRPr="00124595">
              <w:rPr>
                <w:rFonts w:ascii="Noto Sans CJK KR Regular" w:eastAsia="Noto Sans CJK KR Regular" w:hAnsi="Noto Sans CJK KR Regular" w:hint="eastAsia"/>
                <w:sz w:val="18"/>
                <w:szCs w:val="18"/>
              </w:rPr>
              <w:t>오금로</w:t>
            </w:r>
            <w:proofErr w:type="spellEnd"/>
            <w:r w:rsidRPr="00124595">
              <w:rPr>
                <w:rFonts w:ascii="Noto Sans CJK KR Regular" w:eastAsia="Noto Sans CJK KR Regular" w:hAnsi="Noto Sans CJK KR Regular"/>
                <w:sz w:val="18"/>
                <w:szCs w:val="18"/>
              </w:rPr>
              <w:t xml:space="preserve"> 311</w:t>
            </w:r>
          </w:p>
          <w:p w14:paraId="6B7F0EC0" w14:textId="596BF7F5" w:rsidR="00CE4CFE" w:rsidRPr="00124595" w:rsidRDefault="00CE4CFE" w:rsidP="003529E4">
            <w:pPr>
              <w:pStyle w:val="af"/>
              <w:wordWrap/>
              <w:spacing w:line="276" w:lineRule="auto"/>
              <w:jc w:val="left"/>
              <w:rPr>
                <w:rFonts w:ascii="Noto Sans CJK KR Regular" w:eastAsia="Noto Sans CJK KR Regular" w:hAnsi="Noto Sans CJK KR Regular"/>
                <w:sz w:val="18"/>
                <w:szCs w:val="18"/>
              </w:rPr>
            </w:pPr>
            <w:r w:rsidRPr="00124595">
              <w:rPr>
                <w:rFonts w:ascii="Noto Sans CJK KR Regular" w:eastAsia="Noto Sans CJK KR Regular" w:hAnsi="Noto Sans CJK KR Regular"/>
                <w:sz w:val="18"/>
                <w:szCs w:val="18"/>
              </w:rPr>
              <w:t xml:space="preserve">대표자 성명: </w:t>
            </w:r>
            <w:proofErr w:type="gramStart"/>
            <w:r w:rsidR="00E938BC" w:rsidRPr="00124595">
              <w:rPr>
                <w:rFonts w:ascii="Noto Sans CJK KR Regular" w:eastAsia="Noto Sans CJK KR Regular" w:hAnsi="Noto Sans CJK KR Regular" w:hint="eastAsia"/>
                <w:sz w:val="18"/>
                <w:szCs w:val="18"/>
              </w:rPr>
              <w:t>정</w:t>
            </w:r>
            <w:r w:rsidRPr="00124595">
              <w:rPr>
                <w:rFonts w:ascii="Noto Sans CJK KR Regular" w:eastAsia="Noto Sans CJK KR Regular" w:hAnsi="Noto Sans CJK KR Regular"/>
                <w:sz w:val="18"/>
                <w:szCs w:val="18"/>
              </w:rPr>
              <w:t xml:space="preserve">  </w:t>
            </w:r>
            <w:r w:rsidR="00E938BC" w:rsidRPr="00124595">
              <w:rPr>
                <w:rFonts w:ascii="Noto Sans CJK KR Regular" w:eastAsia="Noto Sans CJK KR Regular" w:hAnsi="Noto Sans CJK KR Regular" w:hint="eastAsia"/>
                <w:sz w:val="18"/>
                <w:szCs w:val="18"/>
              </w:rPr>
              <w:t>보</w:t>
            </w:r>
            <w:proofErr w:type="gramEnd"/>
            <w:r w:rsidRPr="00124595">
              <w:rPr>
                <w:rFonts w:ascii="Noto Sans CJK KR Regular" w:eastAsia="Noto Sans CJK KR Regular" w:hAnsi="Noto Sans CJK KR Regular"/>
                <w:sz w:val="18"/>
                <w:szCs w:val="18"/>
              </w:rPr>
              <w:t xml:space="preserve">  </w:t>
            </w:r>
            <w:r w:rsidR="00E938BC" w:rsidRPr="00124595">
              <w:rPr>
                <w:rFonts w:ascii="Noto Sans CJK KR Regular" w:eastAsia="Noto Sans CJK KR Regular" w:hAnsi="Noto Sans CJK KR Regular" w:hint="eastAsia"/>
                <w:sz w:val="18"/>
                <w:szCs w:val="18"/>
              </w:rPr>
              <w:t>은</w:t>
            </w:r>
            <w:r w:rsidRPr="00124595">
              <w:rPr>
                <w:rFonts w:ascii="Noto Sans CJK KR Regular" w:eastAsia="Noto Sans CJK KR Regular" w:hAnsi="Noto Sans CJK KR Regular"/>
                <w:sz w:val="18"/>
                <w:szCs w:val="18"/>
              </w:rPr>
              <w:t xml:space="preserve">  (</w:t>
            </w:r>
            <w:r w:rsidRPr="00124595">
              <w:rPr>
                <w:rFonts w:ascii="Noto Sans CJK KR Regular" w:eastAsia="Noto Sans CJK KR Regular" w:hAnsi="Noto Sans CJK KR Regular" w:hint="eastAsia"/>
                <w:sz w:val="18"/>
                <w:szCs w:val="18"/>
              </w:rPr>
              <w:t>인</w:t>
            </w:r>
            <w:r w:rsidRPr="00124595">
              <w:rPr>
                <w:rFonts w:ascii="Noto Sans CJK KR Regular" w:eastAsia="Noto Sans CJK KR Regular" w:hAnsi="Noto Sans CJK KR Regular"/>
                <w:sz w:val="18"/>
                <w:szCs w:val="18"/>
              </w:rPr>
              <w:t>)</w:t>
            </w:r>
          </w:p>
          <w:p w14:paraId="0465CC39" w14:textId="77777777" w:rsidR="00CE4CFE" w:rsidRPr="00124595" w:rsidRDefault="00CE4CFE" w:rsidP="003529E4">
            <w:pPr>
              <w:pStyle w:val="af"/>
              <w:wordWrap/>
              <w:spacing w:line="276" w:lineRule="auto"/>
              <w:jc w:val="left"/>
              <w:rPr>
                <w:rFonts w:ascii="Noto Sans CJK KR Regular" w:eastAsia="Noto Sans CJK KR Regular" w:hAnsi="Noto Sans CJK KR Regular"/>
                <w:sz w:val="18"/>
                <w:szCs w:val="18"/>
              </w:rPr>
            </w:pPr>
            <w:r w:rsidRPr="00124595">
              <w:rPr>
                <w:rFonts w:ascii="Noto Sans CJK KR Regular" w:eastAsia="Noto Sans CJK KR Regular" w:hAnsi="Noto Sans CJK KR Regular"/>
                <w:sz w:val="18"/>
                <w:szCs w:val="18"/>
              </w:rPr>
              <w:t>사업자(법인)번호: 215-86-93600</w:t>
            </w:r>
          </w:p>
        </w:tc>
        <w:tc>
          <w:tcPr>
            <w:tcW w:w="454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4BA37110" w14:textId="1051295C" w:rsidR="00B34F83" w:rsidRPr="00124595" w:rsidRDefault="00B34F83" w:rsidP="00B34F83">
            <w:pPr>
              <w:pStyle w:val="af"/>
              <w:wordWrap/>
              <w:spacing w:line="276" w:lineRule="auto"/>
              <w:jc w:val="left"/>
              <w:rPr>
                <w:rFonts w:ascii="Noto Sans CJK KR Regular" w:eastAsia="Noto Sans CJK KR Regular" w:hAnsi="Noto Sans CJK KR Regular"/>
                <w:sz w:val="18"/>
                <w:szCs w:val="18"/>
              </w:rPr>
            </w:pPr>
            <w:r w:rsidRPr="00124595">
              <w:rPr>
                <w:rFonts w:ascii="Noto Sans CJK KR Regular" w:eastAsia="Noto Sans CJK KR Regular" w:hAnsi="Noto Sans CJK KR Regular"/>
                <w:sz w:val="18"/>
                <w:szCs w:val="18"/>
              </w:rPr>
              <w:t xml:space="preserve">상호 또는 명칭: </w:t>
            </w:r>
            <w:r w:rsidR="000A3673">
              <w:rPr>
                <w:rFonts w:ascii="Noto Sans CJK KR Regular" w:eastAsia="Noto Sans CJK KR Regular" w:hAnsi="Noto Sans CJK KR Regular" w:hint="eastAsia"/>
                <w:sz w:val="18"/>
                <w:szCs w:val="18"/>
              </w:rPr>
              <w:t>공간플러스</w:t>
            </w:r>
          </w:p>
          <w:p w14:paraId="58354DD9" w14:textId="77777777" w:rsidR="00B34F83" w:rsidRPr="00124595" w:rsidRDefault="00B34F83" w:rsidP="00B34F83">
            <w:pPr>
              <w:pStyle w:val="af"/>
              <w:wordWrap/>
              <w:spacing w:line="276" w:lineRule="auto"/>
              <w:jc w:val="left"/>
              <w:rPr>
                <w:rFonts w:ascii="Noto Sans CJK KR Regular" w:eastAsia="Noto Sans CJK KR Regular" w:hAnsi="Noto Sans CJK KR Regular"/>
                <w:sz w:val="18"/>
                <w:szCs w:val="18"/>
              </w:rPr>
            </w:pPr>
            <w:r w:rsidRPr="00124595">
              <w:rPr>
                <w:rFonts w:ascii="Noto Sans CJK KR Regular" w:eastAsia="Noto Sans CJK KR Regular" w:hAnsi="Noto Sans CJK KR Regular"/>
                <w:sz w:val="18"/>
                <w:szCs w:val="18"/>
              </w:rPr>
              <w:t>전화번호:</w:t>
            </w:r>
          </w:p>
          <w:p w14:paraId="0FF87246" w14:textId="0A5F63DC" w:rsidR="00B34F83" w:rsidRPr="00124595" w:rsidRDefault="00B34F83" w:rsidP="00B34F83">
            <w:pPr>
              <w:pStyle w:val="af"/>
              <w:wordWrap/>
              <w:spacing w:line="276" w:lineRule="auto"/>
              <w:jc w:val="left"/>
              <w:rPr>
                <w:rFonts w:ascii="Noto Sans CJK KR Regular" w:eastAsia="Noto Sans CJK KR Regular" w:hAnsi="Noto Sans CJK KR Regular"/>
                <w:sz w:val="18"/>
                <w:szCs w:val="18"/>
              </w:rPr>
            </w:pPr>
            <w:r w:rsidRPr="00124595">
              <w:rPr>
                <w:rFonts w:ascii="Noto Sans CJK KR Regular" w:eastAsia="Noto Sans CJK KR Regular" w:hAnsi="Noto Sans CJK KR Regular"/>
                <w:sz w:val="18"/>
                <w:szCs w:val="18"/>
              </w:rPr>
              <w:t xml:space="preserve">주소: </w:t>
            </w:r>
            <w:r w:rsidR="007E40B6" w:rsidRPr="007E40B6">
              <w:rPr>
                <w:rFonts w:ascii="Noto Sans CJK KR Regular" w:eastAsia="Noto Sans CJK KR Regular" w:hAnsi="Noto Sans CJK KR Regular" w:hint="eastAsia"/>
                <w:sz w:val="18"/>
                <w:szCs w:val="18"/>
              </w:rPr>
              <w:t>서울</w:t>
            </w:r>
            <w:r w:rsidR="0045137B">
              <w:rPr>
                <w:rFonts w:ascii="Noto Sans CJK KR Regular" w:eastAsia="Noto Sans CJK KR Regular" w:hAnsi="Noto Sans CJK KR Regular" w:hint="eastAsia"/>
                <w:sz w:val="18"/>
                <w:szCs w:val="18"/>
              </w:rPr>
              <w:t xml:space="preserve">시 송파구 </w:t>
            </w:r>
            <w:proofErr w:type="spellStart"/>
            <w:r w:rsidR="0045137B">
              <w:rPr>
                <w:rFonts w:ascii="Noto Sans CJK KR Regular" w:eastAsia="Noto Sans CJK KR Regular" w:hAnsi="Noto Sans CJK KR Regular" w:hint="eastAsia"/>
                <w:sz w:val="18"/>
                <w:szCs w:val="18"/>
              </w:rPr>
              <w:t>오금로</w:t>
            </w:r>
            <w:proofErr w:type="spellEnd"/>
            <w:r w:rsidR="0045137B">
              <w:rPr>
                <w:rFonts w:ascii="Noto Sans CJK KR Regular" w:eastAsia="Noto Sans CJK KR Regular" w:hAnsi="Noto Sans CJK KR Regular" w:hint="eastAsia"/>
                <w:sz w:val="18"/>
                <w:szCs w:val="18"/>
              </w:rPr>
              <w:t xml:space="preserve"> 310</w:t>
            </w:r>
            <w:r w:rsidR="00015CDD">
              <w:rPr>
                <w:rFonts w:ascii="Noto Sans CJK KR Regular" w:eastAsia="Noto Sans CJK KR Regular" w:hAnsi="Noto Sans CJK KR Regular" w:hint="eastAsia"/>
                <w:sz w:val="18"/>
                <w:szCs w:val="18"/>
              </w:rPr>
              <w:t xml:space="preserve"> 7층</w:t>
            </w:r>
          </w:p>
          <w:p w14:paraId="4944A53F" w14:textId="5A1BC5B9" w:rsidR="00B34F83" w:rsidRPr="00124595" w:rsidRDefault="00B34F83" w:rsidP="00B34F83">
            <w:pPr>
              <w:pStyle w:val="af"/>
              <w:wordWrap/>
              <w:spacing w:line="276" w:lineRule="auto"/>
              <w:jc w:val="left"/>
              <w:rPr>
                <w:rFonts w:ascii="Noto Sans CJK KR Regular" w:eastAsia="Noto Sans CJK KR Regular" w:hAnsi="Noto Sans CJK KR Regular"/>
                <w:sz w:val="18"/>
                <w:szCs w:val="18"/>
              </w:rPr>
            </w:pPr>
            <w:r w:rsidRPr="00124595">
              <w:rPr>
                <w:rFonts w:ascii="Noto Sans CJK KR Regular" w:eastAsia="Noto Sans CJK KR Regular" w:hAnsi="Noto Sans CJK KR Regular"/>
                <w:sz w:val="18"/>
                <w:szCs w:val="18"/>
              </w:rPr>
              <w:t xml:space="preserve">대표자 성명: </w:t>
            </w:r>
            <w:proofErr w:type="gramStart"/>
            <w:r w:rsidR="00015CDD">
              <w:rPr>
                <w:rFonts w:ascii="Noto Sans CJK KR Regular" w:eastAsia="Noto Sans CJK KR Regular" w:hAnsi="Noto Sans CJK KR Regular" w:hint="eastAsia"/>
                <w:sz w:val="18"/>
                <w:szCs w:val="18"/>
              </w:rPr>
              <w:t>유</w:t>
            </w:r>
            <w:r w:rsidR="001475DE">
              <w:rPr>
                <w:rFonts w:ascii="Noto Sans CJK KR Regular" w:eastAsia="Noto Sans CJK KR Regular" w:hAnsi="Noto Sans CJK KR Regular" w:hint="eastAsia"/>
                <w:sz w:val="18"/>
                <w:szCs w:val="18"/>
              </w:rPr>
              <w:t xml:space="preserve">  </w:t>
            </w:r>
            <w:r w:rsidR="00015CDD">
              <w:rPr>
                <w:rFonts w:ascii="Noto Sans CJK KR Regular" w:eastAsia="Noto Sans CJK KR Regular" w:hAnsi="Noto Sans CJK KR Regular" w:hint="eastAsia"/>
                <w:sz w:val="18"/>
                <w:szCs w:val="18"/>
              </w:rPr>
              <w:t>희</w:t>
            </w:r>
            <w:proofErr w:type="gramEnd"/>
            <w:r w:rsidRPr="00124595">
              <w:rPr>
                <w:rFonts w:ascii="Noto Sans CJK KR Regular" w:eastAsia="Noto Sans CJK KR Regular" w:hAnsi="Noto Sans CJK KR Regular"/>
                <w:sz w:val="18"/>
                <w:szCs w:val="18"/>
              </w:rPr>
              <w:t xml:space="preserve"> </w:t>
            </w:r>
            <w:r w:rsidR="001475DE">
              <w:rPr>
                <w:rFonts w:ascii="Noto Sans CJK KR Regular" w:eastAsia="Noto Sans CJK KR Regular" w:hAnsi="Noto Sans CJK KR Regular" w:hint="eastAsia"/>
                <w:sz w:val="18"/>
                <w:szCs w:val="18"/>
              </w:rPr>
              <w:t xml:space="preserve"> </w:t>
            </w:r>
            <w:r w:rsidR="00015CDD">
              <w:rPr>
                <w:rFonts w:ascii="Noto Sans CJK KR Regular" w:eastAsia="Noto Sans CJK KR Regular" w:hAnsi="Noto Sans CJK KR Regular" w:hint="eastAsia"/>
                <w:sz w:val="18"/>
                <w:szCs w:val="18"/>
              </w:rPr>
              <w:t>정</w:t>
            </w:r>
            <w:r w:rsidRPr="00124595">
              <w:rPr>
                <w:rFonts w:ascii="Noto Sans CJK KR Regular" w:eastAsia="Noto Sans CJK KR Regular" w:hAnsi="Noto Sans CJK KR Regular"/>
                <w:sz w:val="18"/>
                <w:szCs w:val="18"/>
              </w:rPr>
              <w:t xml:space="preserve">  (</w:t>
            </w:r>
            <w:r w:rsidRPr="00124595">
              <w:rPr>
                <w:rFonts w:ascii="Noto Sans CJK KR Regular" w:eastAsia="Noto Sans CJK KR Regular" w:hAnsi="Noto Sans CJK KR Regular" w:hint="eastAsia"/>
                <w:sz w:val="18"/>
                <w:szCs w:val="18"/>
              </w:rPr>
              <w:t>인</w:t>
            </w:r>
            <w:r w:rsidRPr="00124595">
              <w:rPr>
                <w:rFonts w:ascii="Noto Sans CJK KR Regular" w:eastAsia="Noto Sans CJK KR Regular" w:hAnsi="Noto Sans CJK KR Regular"/>
                <w:sz w:val="18"/>
                <w:szCs w:val="18"/>
              </w:rPr>
              <w:t>)</w:t>
            </w:r>
          </w:p>
          <w:p w14:paraId="53C5BB10" w14:textId="4A842245" w:rsidR="00CE4CFE" w:rsidRPr="00124595" w:rsidRDefault="00B34F83" w:rsidP="00B34F83">
            <w:pPr>
              <w:pStyle w:val="af"/>
              <w:wordWrap/>
              <w:spacing w:line="276" w:lineRule="auto"/>
              <w:jc w:val="left"/>
              <w:rPr>
                <w:rFonts w:ascii="Noto Sans CJK KR Regular" w:eastAsia="Noto Sans CJK KR Regular" w:hAnsi="Noto Sans CJK KR Regular"/>
                <w:sz w:val="18"/>
                <w:szCs w:val="18"/>
              </w:rPr>
            </w:pPr>
            <w:r w:rsidRPr="00124595">
              <w:rPr>
                <w:rFonts w:ascii="Noto Sans CJK KR Regular" w:eastAsia="Noto Sans CJK KR Regular" w:hAnsi="Noto Sans CJK KR Regular"/>
                <w:sz w:val="18"/>
                <w:szCs w:val="18"/>
              </w:rPr>
              <w:t>법인</w:t>
            </w:r>
            <w:r w:rsidR="00015CDD">
              <w:rPr>
                <w:rFonts w:ascii="Noto Sans CJK KR Regular" w:eastAsia="Noto Sans CJK KR Regular" w:hAnsi="Noto Sans CJK KR Regular" w:hint="eastAsia"/>
                <w:sz w:val="18"/>
                <w:szCs w:val="18"/>
              </w:rPr>
              <w:t>등록</w:t>
            </w:r>
            <w:r w:rsidRPr="00124595">
              <w:rPr>
                <w:rFonts w:ascii="Noto Sans CJK KR Regular" w:eastAsia="Noto Sans CJK KR Regular" w:hAnsi="Noto Sans CJK KR Regular"/>
                <w:sz w:val="18"/>
                <w:szCs w:val="18"/>
              </w:rPr>
              <w:t xml:space="preserve">번호: </w:t>
            </w:r>
            <w:r w:rsidR="00015CDD">
              <w:rPr>
                <w:rFonts w:ascii="Noto Sans CJK KR Regular" w:eastAsia="Noto Sans CJK KR Regular" w:hAnsi="Noto Sans CJK KR Regular" w:hint="eastAsia"/>
                <w:sz w:val="18"/>
                <w:szCs w:val="18"/>
              </w:rPr>
              <w:t>110111-0934221</w:t>
            </w:r>
          </w:p>
        </w:tc>
      </w:tr>
    </w:tbl>
    <w:p w14:paraId="264D993D" w14:textId="3FF02CB6" w:rsidR="004F758C" w:rsidRPr="00124595" w:rsidRDefault="004F758C">
      <w:pPr>
        <w:rPr>
          <w:rFonts w:ascii="Noto Sans CJK KR Regular" w:eastAsia="Noto Sans CJK KR Regular" w:hAnsi="Noto Sans CJK KR Regular" w:cs="궁서"/>
          <w:sz w:val="18"/>
          <w:szCs w:val="18"/>
        </w:rPr>
      </w:pPr>
    </w:p>
    <w:p w14:paraId="7BF01E80" w14:textId="45CF1347" w:rsidR="003908E0" w:rsidRPr="00124595" w:rsidRDefault="003908E0">
      <w:pPr>
        <w:rPr>
          <w:rFonts w:ascii="Noto Sans CJK KR Regular" w:eastAsia="Noto Sans CJK KR Regular" w:hAnsi="Noto Sans CJK KR Regular" w:cs="궁서"/>
          <w:sz w:val="18"/>
          <w:szCs w:val="18"/>
        </w:rPr>
      </w:pPr>
    </w:p>
    <w:p w14:paraId="34237185" w14:textId="4EC6D647" w:rsidR="003908E0" w:rsidRPr="00124595" w:rsidRDefault="003908E0">
      <w:pPr>
        <w:rPr>
          <w:rFonts w:ascii="Noto Sans CJK KR Regular" w:eastAsia="Noto Sans CJK KR Regular" w:hAnsi="Noto Sans CJK KR Regular" w:cs="궁서"/>
          <w:sz w:val="18"/>
          <w:szCs w:val="18"/>
        </w:rPr>
      </w:pPr>
    </w:p>
    <w:p w14:paraId="3D174F44" w14:textId="4248A5A4" w:rsidR="003908E0" w:rsidRPr="00124595" w:rsidRDefault="003908E0">
      <w:pPr>
        <w:rPr>
          <w:rFonts w:ascii="Noto Sans CJK KR Regular" w:eastAsia="Noto Sans CJK KR Regular" w:hAnsi="Noto Sans CJK KR Regular" w:cs="궁서"/>
          <w:sz w:val="18"/>
          <w:szCs w:val="18"/>
        </w:rPr>
      </w:pPr>
    </w:p>
    <w:p w14:paraId="7807586B" w14:textId="4CD80AE3" w:rsidR="003908E0" w:rsidRPr="00124595" w:rsidRDefault="003908E0">
      <w:pPr>
        <w:rPr>
          <w:rFonts w:ascii="Noto Sans CJK KR Regular" w:eastAsia="Noto Sans CJK KR Regular" w:hAnsi="Noto Sans CJK KR Regular" w:cs="궁서"/>
          <w:sz w:val="18"/>
          <w:szCs w:val="18"/>
        </w:rPr>
      </w:pPr>
    </w:p>
    <w:p w14:paraId="172696C9" w14:textId="3E735B36" w:rsidR="003908E0" w:rsidRPr="00124595" w:rsidRDefault="003908E0">
      <w:pPr>
        <w:rPr>
          <w:rFonts w:ascii="Noto Sans CJK KR Regular" w:eastAsia="Noto Sans CJK KR Regular" w:hAnsi="Noto Sans CJK KR Regular" w:cs="궁서"/>
          <w:sz w:val="18"/>
          <w:szCs w:val="18"/>
        </w:rPr>
      </w:pPr>
    </w:p>
    <w:p w14:paraId="6A7EF750" w14:textId="23E2A9F5" w:rsidR="003908E0" w:rsidRPr="00124595" w:rsidRDefault="003908E0">
      <w:pPr>
        <w:rPr>
          <w:rFonts w:ascii="Noto Sans CJK KR Regular" w:eastAsia="Noto Sans CJK KR Regular" w:hAnsi="Noto Sans CJK KR Regular" w:cs="궁서"/>
          <w:sz w:val="18"/>
          <w:szCs w:val="18"/>
        </w:rPr>
      </w:pPr>
    </w:p>
    <w:p w14:paraId="499ED313" w14:textId="6D146D25" w:rsidR="003908E0" w:rsidRPr="00124595" w:rsidRDefault="003908E0">
      <w:pPr>
        <w:rPr>
          <w:rFonts w:ascii="Noto Sans CJK KR Regular" w:eastAsia="Noto Sans CJK KR Regular" w:hAnsi="Noto Sans CJK KR Regular" w:cs="궁서"/>
          <w:sz w:val="18"/>
          <w:szCs w:val="18"/>
        </w:rPr>
      </w:pPr>
    </w:p>
    <w:p w14:paraId="474B6628" w14:textId="77777777" w:rsidR="003908E0" w:rsidRPr="00124595" w:rsidRDefault="003908E0" w:rsidP="00DB59E3">
      <w:pPr>
        <w:shd w:val="clear" w:color="auto" w:fill="FFFFFF"/>
        <w:snapToGrid w:val="0"/>
        <w:spacing w:line="384" w:lineRule="auto"/>
        <w:textAlignment w:val="baseline"/>
        <w:rPr>
          <w:rFonts w:ascii="Noto Sans CJK KR Regular" w:eastAsia="Noto Sans CJK KR Regular" w:hAnsi="Noto Sans CJK KR Regular" w:cs="굴림"/>
          <w:color w:val="000000"/>
          <w:sz w:val="18"/>
          <w:szCs w:val="18"/>
        </w:rPr>
      </w:pPr>
    </w:p>
    <w:p w14:paraId="7B03C26A" w14:textId="77777777" w:rsidR="00923135" w:rsidRDefault="00923135" w:rsidP="00124595">
      <w:pPr>
        <w:shd w:val="clear" w:color="auto" w:fill="FFFFFF"/>
        <w:snapToGrid w:val="0"/>
        <w:spacing w:line="384" w:lineRule="auto"/>
        <w:textAlignment w:val="baseline"/>
        <w:rPr>
          <w:ins w:id="452" w:author="정영재 (Youngjae Jeong)" w:date="2026-02-10T11:58:00Z"/>
          <w:rFonts w:ascii="Noto Sans CJK KR Regular" w:eastAsia="Noto Sans CJK KR Regular" w:hAnsi="Noto Sans CJK KR Regular" w:cs="굴림"/>
          <w:b/>
          <w:bCs/>
          <w:color w:val="000000"/>
          <w:sz w:val="18"/>
          <w:szCs w:val="18"/>
          <w:shd w:val="clear" w:color="auto" w:fill="FFFFFF"/>
        </w:rPr>
      </w:pPr>
    </w:p>
    <w:p w14:paraId="329AD776" w14:textId="18603ADE" w:rsidR="003908E0" w:rsidRPr="00124595" w:rsidRDefault="00ED5CB5" w:rsidP="00124595">
      <w:pPr>
        <w:shd w:val="clear" w:color="auto" w:fill="FFFFFF"/>
        <w:snapToGrid w:val="0"/>
        <w:spacing w:line="384" w:lineRule="auto"/>
        <w:textAlignment w:val="baseline"/>
        <w:rPr>
          <w:rFonts w:ascii="Noto Sans CJK KR Regular" w:eastAsia="Noto Sans CJK KR Regular" w:hAnsi="Noto Sans CJK KR Regular" w:cs="굴림"/>
          <w:color w:val="000000"/>
          <w:sz w:val="18"/>
          <w:szCs w:val="18"/>
        </w:rPr>
      </w:pPr>
      <w:r w:rsidRPr="00124595">
        <w:rPr>
          <w:rFonts w:ascii="Noto Sans CJK KR Regular" w:eastAsia="Noto Sans CJK KR Regular" w:hAnsi="Noto Sans CJK KR Regular" w:cs="굴림"/>
          <w:b/>
          <w:bCs/>
          <w:color w:val="000000"/>
          <w:sz w:val="18"/>
          <w:szCs w:val="18"/>
          <w:shd w:val="clear" w:color="auto" w:fill="FFFFFF"/>
        </w:rPr>
        <w:t>[별첨1</w:t>
      </w:r>
      <w:ins w:id="453" w:author="정영재 (Youngjae Jeong)" w:date="2026-02-10T11:58:00Z">
        <w:r w:rsidR="00923135">
          <w:rPr>
            <w:rFonts w:ascii="Noto Sans CJK KR Regular" w:eastAsia="Noto Sans CJK KR Regular" w:hAnsi="Noto Sans CJK KR Regular" w:cs="굴림" w:hint="eastAsia"/>
            <w:b/>
            <w:bCs/>
            <w:color w:val="000000"/>
            <w:sz w:val="24"/>
            <w:szCs w:val="24"/>
            <w:shd w:val="clear" w:color="auto" w:fill="FFFFFF"/>
          </w:rPr>
          <w:t>]</w:t>
        </w:r>
      </w:ins>
      <w:del w:id="454" w:author="정영재 (Youngjae Jeong)" w:date="2026-02-10T11:58:00Z">
        <w:r w:rsidRPr="00124595" w:rsidDel="00923135">
          <w:rPr>
            <w:rFonts w:ascii="Noto Sans CJK KR Regular" w:eastAsia="Noto Sans CJK KR Regular" w:hAnsi="Noto Sans CJK KR Regular" w:cs="굴림"/>
            <w:b/>
            <w:bCs/>
            <w:color w:val="000000"/>
            <w:sz w:val="24"/>
            <w:szCs w:val="24"/>
            <w:shd w:val="clear" w:color="auto" w:fill="FFFFFF"/>
          </w:rPr>
          <w:delText xml:space="preserve"> </w:delText>
        </w:r>
        <w:r w:rsidDel="00923135">
          <w:rPr>
            <w:rFonts w:ascii="Noto Sans CJK KR Regular" w:eastAsia="Noto Sans CJK KR Regular" w:hAnsi="Noto Sans CJK KR Regular" w:cs="굴림"/>
            <w:b/>
            <w:bCs/>
            <w:color w:val="000000"/>
            <w:sz w:val="24"/>
            <w:szCs w:val="24"/>
            <w:shd w:val="clear" w:color="auto" w:fill="FFFFFF"/>
          </w:rPr>
          <w:delText xml:space="preserve"> </w:delText>
        </w:r>
      </w:del>
      <w:r>
        <w:rPr>
          <w:rFonts w:ascii="Noto Sans CJK KR Regular" w:eastAsia="Noto Sans CJK KR Regular" w:hAnsi="Noto Sans CJK KR Regular" w:cs="굴림"/>
          <w:b/>
          <w:bCs/>
          <w:color w:val="000000"/>
          <w:sz w:val="24"/>
          <w:szCs w:val="24"/>
          <w:shd w:val="clear" w:color="auto" w:fill="FFFFFF"/>
        </w:rPr>
        <w:t xml:space="preserve">                                        </w:t>
      </w:r>
      <w:r w:rsidR="003908E0" w:rsidRPr="00124595">
        <w:rPr>
          <w:rFonts w:ascii="Noto Sans CJK KR Regular" w:eastAsia="Noto Sans CJK KR Regular" w:hAnsi="Noto Sans CJK KR Regular" w:cs="굴림"/>
          <w:b/>
          <w:bCs/>
          <w:color w:val="000000"/>
          <w:sz w:val="24"/>
          <w:szCs w:val="24"/>
          <w:u w:val="single" w:color="000000"/>
          <w:shd w:val="clear" w:color="auto" w:fill="FFFFFF"/>
        </w:rPr>
        <w:t>표준 개인정보처리위탁 계약서</w:t>
      </w:r>
    </w:p>
    <w:p w14:paraId="794895EB" w14:textId="77777777" w:rsidR="003908E0" w:rsidRPr="00124595" w:rsidRDefault="003908E0" w:rsidP="003908E0">
      <w:pPr>
        <w:shd w:val="clear" w:color="auto" w:fill="FFFFFF"/>
        <w:snapToGrid w:val="0"/>
        <w:spacing w:line="384" w:lineRule="auto"/>
        <w:jc w:val="center"/>
        <w:textAlignment w:val="baseline"/>
        <w:rPr>
          <w:rFonts w:ascii="Noto Sans CJK KR Regular" w:eastAsia="Noto Sans CJK KR Regular" w:hAnsi="Noto Sans CJK KR Regular" w:cs="굴림"/>
          <w:color w:val="000000"/>
          <w:sz w:val="18"/>
          <w:szCs w:val="18"/>
        </w:rPr>
      </w:pPr>
    </w:p>
    <w:p w14:paraId="70AC4038" w14:textId="2E9436F7" w:rsidR="003908E0" w:rsidRPr="00124595" w:rsidRDefault="00ED5CB5" w:rsidP="003908E0">
      <w:pPr>
        <w:shd w:val="clear" w:color="auto" w:fill="FFFFFF"/>
        <w:snapToGrid w:val="0"/>
        <w:spacing w:line="384" w:lineRule="auto"/>
        <w:textAlignment w:val="baseline"/>
        <w:rPr>
          <w:rFonts w:ascii="Noto Sans CJK KR Regular" w:eastAsia="Noto Sans CJK KR Regular" w:hAnsi="Noto Sans CJK KR Regular" w:cs="굴림"/>
          <w:color w:val="000000"/>
          <w:sz w:val="18"/>
          <w:szCs w:val="18"/>
        </w:rPr>
      </w:pPr>
      <w:r w:rsidRPr="00446B00">
        <w:rPr>
          <w:rFonts w:ascii="Noto Sans CJK KR Regular" w:eastAsia="Noto Sans CJK KR Regular" w:hAnsi="Noto Sans CJK KR Regular" w:cs="Times New Roman" w:hint="eastAsia"/>
          <w:sz w:val="18"/>
          <w:szCs w:val="18"/>
        </w:rPr>
        <w:t>㈜</w:t>
      </w:r>
      <w:proofErr w:type="spellStart"/>
      <w:r w:rsidRPr="00446B00">
        <w:rPr>
          <w:rFonts w:ascii="Noto Sans CJK KR Regular" w:eastAsia="Noto Sans CJK KR Regular" w:hAnsi="Noto Sans CJK KR Regular" w:cs="Times New Roman" w:hint="eastAsia"/>
          <w:sz w:val="18"/>
          <w:szCs w:val="18"/>
        </w:rPr>
        <w:t>일룸</w:t>
      </w:r>
      <w:proofErr w:type="spellEnd"/>
      <w:r w:rsidRPr="00446B00">
        <w:rPr>
          <w:rFonts w:ascii="Noto Sans CJK KR Regular" w:eastAsia="Noto Sans CJK KR Regular" w:hAnsi="Noto Sans CJK KR Regular" w:cs="Times New Roman"/>
          <w:sz w:val="18"/>
          <w:szCs w:val="18"/>
        </w:rPr>
        <w:t xml:space="preserve">-DESKER </w:t>
      </w:r>
      <w:r w:rsidR="003908E0" w:rsidRPr="00124595">
        <w:rPr>
          <w:rFonts w:ascii="Noto Sans CJK KR Regular" w:eastAsia="Noto Sans CJK KR Regular" w:hAnsi="Noto Sans CJK KR Regular" w:cs="굴림"/>
          <w:color w:val="000000"/>
          <w:spacing w:val="-4"/>
          <w:sz w:val="18"/>
          <w:szCs w:val="18"/>
          <w:shd w:val="clear" w:color="auto" w:fill="FFFFFF"/>
        </w:rPr>
        <w:t xml:space="preserve">이하 </w:t>
      </w:r>
      <w:r w:rsidR="003908E0" w:rsidRPr="00124595">
        <w:rPr>
          <w:rFonts w:ascii="Noto Sans CJK KR Regular" w:eastAsia="Noto Sans CJK KR Regular" w:hAnsi="Noto Sans CJK KR Regular" w:cs="굴림" w:hint="eastAsia"/>
          <w:color w:val="000000"/>
          <w:spacing w:val="-4"/>
          <w:sz w:val="18"/>
          <w:szCs w:val="18"/>
          <w:shd w:val="clear" w:color="auto" w:fill="FFFFFF"/>
        </w:rPr>
        <w:t>“</w:t>
      </w:r>
      <w:proofErr w:type="spellStart"/>
      <w:r w:rsidR="003908E0" w:rsidRPr="00124595">
        <w:rPr>
          <w:rFonts w:ascii="Noto Sans CJK KR Regular" w:eastAsia="Noto Sans CJK KR Regular" w:hAnsi="Noto Sans CJK KR Regular" w:cs="굴림"/>
          <w:color w:val="000000"/>
          <w:spacing w:val="-4"/>
          <w:sz w:val="18"/>
          <w:szCs w:val="18"/>
          <w:shd w:val="clear" w:color="auto" w:fill="FFFFFF"/>
        </w:rPr>
        <w:t>위탁자</w:t>
      </w:r>
      <w:r w:rsidR="003908E0" w:rsidRPr="00124595">
        <w:rPr>
          <w:rFonts w:ascii="Noto Sans CJK KR Regular" w:eastAsia="Noto Sans CJK KR Regular" w:hAnsi="Noto Sans CJK KR Regular" w:cs="굴림" w:hint="eastAsia"/>
          <w:color w:val="000000"/>
          <w:spacing w:val="-4"/>
          <w:sz w:val="18"/>
          <w:szCs w:val="18"/>
          <w:shd w:val="clear" w:color="auto" w:fill="FFFFFF"/>
        </w:rPr>
        <w:t>”</w:t>
      </w:r>
      <w:r w:rsidR="003908E0" w:rsidRPr="00124595">
        <w:rPr>
          <w:rFonts w:ascii="Noto Sans CJK KR Regular" w:eastAsia="Noto Sans CJK KR Regular" w:hAnsi="Noto Sans CJK KR Regular" w:cs="굴림"/>
          <w:color w:val="000000"/>
          <w:spacing w:val="-4"/>
          <w:sz w:val="18"/>
          <w:szCs w:val="18"/>
          <w:shd w:val="clear" w:color="auto" w:fill="FFFFFF"/>
        </w:rPr>
        <w:t>이라</w:t>
      </w:r>
      <w:proofErr w:type="spellEnd"/>
      <w:r w:rsidR="003908E0" w:rsidRPr="00124595">
        <w:rPr>
          <w:rFonts w:ascii="Noto Sans CJK KR Regular" w:eastAsia="Noto Sans CJK KR Regular" w:hAnsi="Noto Sans CJK KR Regular" w:cs="굴림"/>
          <w:color w:val="000000"/>
          <w:spacing w:val="-4"/>
          <w:sz w:val="18"/>
          <w:szCs w:val="18"/>
          <w:shd w:val="clear" w:color="auto" w:fill="FFFFFF"/>
        </w:rPr>
        <w:t xml:space="preserve"> 한다)과 </w:t>
      </w:r>
      <w:r w:rsidRPr="00446B00">
        <w:rPr>
          <w:rFonts w:ascii="Noto Sans CJK KR Regular" w:eastAsia="Noto Sans CJK KR Regular" w:hAnsi="Noto Sans CJK KR Regular" w:cs="Times New Roman"/>
          <w:sz w:val="18"/>
          <w:szCs w:val="18"/>
        </w:rPr>
        <w:t xml:space="preserve">“DESKER MATE” </w:t>
      </w:r>
      <w:r w:rsidR="003908E0" w:rsidRPr="00124595">
        <w:rPr>
          <w:rFonts w:ascii="Noto Sans CJK KR Regular" w:eastAsia="Noto Sans CJK KR Regular" w:hAnsi="Noto Sans CJK KR Regular" w:cs="굴림"/>
          <w:color w:val="000000"/>
          <w:spacing w:val="-4"/>
          <w:sz w:val="18"/>
          <w:szCs w:val="18"/>
          <w:shd w:val="clear" w:color="auto" w:fill="FFFFFF"/>
        </w:rPr>
        <w:t xml:space="preserve">이하 </w:t>
      </w:r>
      <w:r w:rsidR="003908E0" w:rsidRPr="00124595">
        <w:rPr>
          <w:rFonts w:ascii="Noto Sans CJK KR Regular" w:eastAsia="Noto Sans CJK KR Regular" w:hAnsi="Noto Sans CJK KR Regular" w:cs="굴림" w:hint="eastAsia"/>
          <w:color w:val="000000"/>
          <w:spacing w:val="-4"/>
          <w:sz w:val="18"/>
          <w:szCs w:val="18"/>
          <w:shd w:val="clear" w:color="auto" w:fill="FFFFFF"/>
        </w:rPr>
        <w:t>“</w:t>
      </w:r>
      <w:proofErr w:type="spellStart"/>
      <w:r w:rsidR="003908E0" w:rsidRPr="00124595">
        <w:rPr>
          <w:rFonts w:ascii="Noto Sans CJK KR Regular" w:eastAsia="Noto Sans CJK KR Regular" w:hAnsi="Noto Sans CJK KR Regular" w:cs="굴림"/>
          <w:color w:val="000000"/>
          <w:spacing w:val="-4"/>
          <w:sz w:val="18"/>
          <w:szCs w:val="18"/>
          <w:shd w:val="clear" w:color="auto" w:fill="FFFFFF"/>
        </w:rPr>
        <w:t>수탁자</w:t>
      </w:r>
      <w:r w:rsidR="003908E0" w:rsidRPr="00124595">
        <w:rPr>
          <w:rFonts w:ascii="Noto Sans CJK KR Regular" w:eastAsia="Noto Sans CJK KR Regular" w:hAnsi="Noto Sans CJK KR Regular" w:cs="굴림" w:hint="eastAsia"/>
          <w:color w:val="000000"/>
          <w:spacing w:val="-4"/>
          <w:sz w:val="18"/>
          <w:szCs w:val="18"/>
          <w:shd w:val="clear" w:color="auto" w:fill="FFFFFF"/>
        </w:rPr>
        <w:t>”</w:t>
      </w:r>
      <w:r w:rsidR="003908E0" w:rsidRPr="00124595">
        <w:rPr>
          <w:rFonts w:ascii="Noto Sans CJK KR Regular" w:eastAsia="Noto Sans CJK KR Regular" w:hAnsi="Noto Sans CJK KR Regular" w:cs="굴림"/>
          <w:color w:val="000000"/>
          <w:spacing w:val="-4"/>
          <w:sz w:val="18"/>
          <w:szCs w:val="18"/>
          <w:shd w:val="clear" w:color="auto" w:fill="FFFFFF"/>
        </w:rPr>
        <w:t>이라</w:t>
      </w:r>
      <w:proofErr w:type="spellEnd"/>
      <w:r w:rsidR="003908E0" w:rsidRPr="00124595">
        <w:rPr>
          <w:rFonts w:ascii="Noto Sans CJK KR Regular" w:eastAsia="Noto Sans CJK KR Regular" w:hAnsi="Noto Sans CJK KR Regular" w:cs="굴림"/>
          <w:color w:val="000000"/>
          <w:spacing w:val="-4"/>
          <w:sz w:val="18"/>
          <w:szCs w:val="18"/>
          <w:shd w:val="clear" w:color="auto" w:fill="FFFFFF"/>
        </w:rPr>
        <w:t xml:space="preserve"> 한다)는 </w:t>
      </w:r>
      <w:r w:rsidR="003908E0" w:rsidRPr="00124595">
        <w:rPr>
          <w:rFonts w:ascii="Noto Sans CJK KR Regular" w:eastAsia="Noto Sans CJK KR Regular" w:hAnsi="Noto Sans CJK KR Regular" w:cs="굴림" w:hint="eastAsia"/>
          <w:color w:val="000000"/>
          <w:spacing w:val="-4"/>
          <w:sz w:val="18"/>
          <w:szCs w:val="18"/>
          <w:shd w:val="clear" w:color="auto" w:fill="FFFFFF"/>
        </w:rPr>
        <w:t>“</w:t>
      </w:r>
      <w:proofErr w:type="spellStart"/>
      <w:r w:rsidR="003908E0" w:rsidRPr="00124595">
        <w:rPr>
          <w:rFonts w:ascii="Noto Sans CJK KR Regular" w:eastAsia="Noto Sans CJK KR Regular" w:hAnsi="Noto Sans CJK KR Regular" w:cs="굴림"/>
          <w:color w:val="000000"/>
          <w:spacing w:val="-4"/>
          <w:sz w:val="18"/>
          <w:szCs w:val="18"/>
          <w:shd w:val="clear" w:color="auto" w:fill="FFFFFF"/>
        </w:rPr>
        <w:t>위탁자</w:t>
      </w:r>
      <w:r w:rsidR="003908E0" w:rsidRPr="00124595">
        <w:rPr>
          <w:rFonts w:ascii="Noto Sans CJK KR Regular" w:eastAsia="Noto Sans CJK KR Regular" w:hAnsi="Noto Sans CJK KR Regular" w:cs="굴림" w:hint="eastAsia"/>
          <w:color w:val="000000"/>
          <w:spacing w:val="-4"/>
          <w:sz w:val="18"/>
          <w:szCs w:val="18"/>
          <w:shd w:val="clear" w:color="auto" w:fill="FFFFFF"/>
        </w:rPr>
        <w:t>”</w:t>
      </w:r>
      <w:r w:rsidR="003908E0" w:rsidRPr="00124595">
        <w:rPr>
          <w:rFonts w:ascii="Noto Sans CJK KR Regular" w:eastAsia="Noto Sans CJK KR Regular" w:hAnsi="Noto Sans CJK KR Regular" w:cs="굴림"/>
          <w:color w:val="000000"/>
          <w:spacing w:val="-4"/>
          <w:sz w:val="18"/>
          <w:szCs w:val="18"/>
          <w:shd w:val="clear" w:color="auto" w:fill="FFFFFF"/>
        </w:rPr>
        <w:t>의</w:t>
      </w:r>
      <w:proofErr w:type="spellEnd"/>
      <w:r w:rsidR="003908E0" w:rsidRPr="00124595">
        <w:rPr>
          <w:rFonts w:ascii="Noto Sans CJK KR Regular" w:eastAsia="Noto Sans CJK KR Regular" w:hAnsi="Noto Sans CJK KR Regular" w:cs="굴림"/>
          <w:color w:val="000000"/>
          <w:spacing w:val="-4"/>
          <w:sz w:val="18"/>
          <w:szCs w:val="18"/>
          <w:shd w:val="clear" w:color="auto" w:fill="FFFFFF"/>
        </w:rPr>
        <w:t xml:space="preserve"> 개인정보 처리업무를</w:t>
      </w:r>
      <w:r w:rsidR="003908E0"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</w:rPr>
        <w:t xml:space="preserve"> </w:t>
      </w:r>
      <w:r w:rsidR="003908E0" w:rsidRPr="00124595">
        <w:rPr>
          <w:rFonts w:ascii="Noto Sans CJK KR Regular" w:eastAsia="Noto Sans CJK KR Regular" w:hAnsi="Noto Sans CJK KR Regular" w:cs="굴림" w:hint="eastAsia"/>
          <w:color w:val="000000"/>
          <w:sz w:val="18"/>
          <w:szCs w:val="18"/>
          <w:shd w:val="clear" w:color="auto" w:fill="FFFFFF"/>
        </w:rPr>
        <w:t>“</w:t>
      </w:r>
      <w:proofErr w:type="spellStart"/>
      <w:r w:rsidR="003908E0"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</w:rPr>
        <w:t>수탁자</w:t>
      </w:r>
      <w:r w:rsidR="003908E0" w:rsidRPr="00124595">
        <w:rPr>
          <w:rFonts w:ascii="Noto Sans CJK KR Regular" w:eastAsia="Noto Sans CJK KR Regular" w:hAnsi="Noto Sans CJK KR Regular" w:cs="굴림" w:hint="eastAsia"/>
          <w:color w:val="000000"/>
          <w:sz w:val="18"/>
          <w:szCs w:val="18"/>
          <w:shd w:val="clear" w:color="auto" w:fill="FFFFFF"/>
        </w:rPr>
        <w:t>”</w:t>
      </w:r>
      <w:r w:rsidR="003908E0"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</w:rPr>
        <w:t>에게</w:t>
      </w:r>
      <w:proofErr w:type="spellEnd"/>
      <w:r w:rsidR="003908E0"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</w:rPr>
        <w:t xml:space="preserve"> 위탁함에 있어 다음과 같은 내용으로 본 업무위탁계약을 체결한다. </w:t>
      </w:r>
    </w:p>
    <w:p w14:paraId="1B289B42" w14:textId="77777777" w:rsidR="003908E0" w:rsidRPr="00124595" w:rsidRDefault="003908E0" w:rsidP="003908E0">
      <w:pPr>
        <w:shd w:val="clear" w:color="auto" w:fill="FFFFFF"/>
        <w:snapToGrid w:val="0"/>
        <w:spacing w:line="384" w:lineRule="auto"/>
        <w:textAlignment w:val="baseline"/>
        <w:rPr>
          <w:rFonts w:ascii="Noto Sans CJK KR Regular" w:eastAsia="Noto Sans CJK KR Regular" w:hAnsi="Noto Sans CJK KR Regular" w:cs="굴림"/>
          <w:color w:val="000000"/>
          <w:sz w:val="18"/>
          <w:szCs w:val="18"/>
        </w:rPr>
      </w:pPr>
    </w:p>
    <w:p w14:paraId="7FD8F0A4" w14:textId="77777777" w:rsidR="003908E0" w:rsidRPr="00124595" w:rsidRDefault="003908E0" w:rsidP="003908E0">
      <w:pPr>
        <w:shd w:val="clear" w:color="auto" w:fill="FFFFFF"/>
        <w:snapToGrid w:val="0"/>
        <w:spacing w:line="384" w:lineRule="auto"/>
        <w:ind w:hanging="240"/>
        <w:textAlignment w:val="baseline"/>
        <w:rPr>
          <w:rFonts w:ascii="Noto Sans CJK KR Regular" w:eastAsia="Noto Sans CJK KR Regular" w:hAnsi="Noto Sans CJK KR Regular" w:cs="굴림"/>
          <w:color w:val="000000"/>
          <w:sz w:val="18"/>
          <w:szCs w:val="18"/>
        </w:rPr>
      </w:pPr>
      <w:r w:rsidRPr="00124595">
        <w:rPr>
          <w:rFonts w:ascii="Noto Sans CJK KR Regular" w:eastAsia="Noto Sans CJK KR Regular" w:hAnsi="Noto Sans CJK KR Regular" w:cs="굴림"/>
          <w:b/>
          <w:bCs/>
          <w:color w:val="000000"/>
          <w:sz w:val="18"/>
          <w:szCs w:val="18"/>
          <w:shd w:val="clear" w:color="auto" w:fill="FFFFFF"/>
        </w:rPr>
        <w:t xml:space="preserve">제1조 (목적) </w:t>
      </w:r>
      <w:r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</w:rPr>
        <w:t xml:space="preserve">이 계약은 </w:t>
      </w:r>
      <w:r w:rsidRPr="00124595">
        <w:rPr>
          <w:rFonts w:ascii="Noto Sans CJK KR Regular" w:eastAsia="Noto Sans CJK KR Regular" w:hAnsi="Noto Sans CJK KR Regular" w:cs="굴림" w:hint="eastAsia"/>
          <w:color w:val="000000"/>
          <w:sz w:val="18"/>
          <w:szCs w:val="18"/>
          <w:shd w:val="clear" w:color="auto" w:fill="FFFFFF"/>
        </w:rPr>
        <w:t>“</w:t>
      </w:r>
      <w:proofErr w:type="spellStart"/>
      <w:r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</w:rPr>
        <w:t>위탁자</w:t>
      </w:r>
      <w:r w:rsidRPr="00124595">
        <w:rPr>
          <w:rFonts w:ascii="Noto Sans CJK KR Regular" w:eastAsia="Noto Sans CJK KR Regular" w:hAnsi="Noto Sans CJK KR Regular" w:cs="굴림" w:hint="eastAsia"/>
          <w:color w:val="000000"/>
          <w:sz w:val="18"/>
          <w:szCs w:val="18"/>
          <w:shd w:val="clear" w:color="auto" w:fill="FFFFFF"/>
        </w:rPr>
        <w:t>”</w:t>
      </w:r>
      <w:r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</w:rPr>
        <w:t>가</w:t>
      </w:r>
      <w:proofErr w:type="spellEnd"/>
      <w:r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</w:rPr>
        <w:t xml:space="preserve"> 개인정보처리업무를 </w:t>
      </w:r>
      <w:r w:rsidRPr="00124595">
        <w:rPr>
          <w:rFonts w:ascii="Noto Sans CJK KR Regular" w:eastAsia="Noto Sans CJK KR Regular" w:hAnsi="Noto Sans CJK KR Regular" w:cs="굴림" w:hint="eastAsia"/>
          <w:color w:val="000000"/>
          <w:sz w:val="18"/>
          <w:szCs w:val="18"/>
          <w:shd w:val="clear" w:color="auto" w:fill="FFFFFF"/>
        </w:rPr>
        <w:t>“</w:t>
      </w:r>
      <w:proofErr w:type="spellStart"/>
      <w:r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</w:rPr>
        <w:t>수탁자</w:t>
      </w:r>
      <w:r w:rsidRPr="00124595">
        <w:rPr>
          <w:rFonts w:ascii="Noto Sans CJK KR Regular" w:eastAsia="Noto Sans CJK KR Regular" w:hAnsi="Noto Sans CJK KR Regular" w:cs="굴림" w:hint="eastAsia"/>
          <w:color w:val="000000"/>
          <w:sz w:val="18"/>
          <w:szCs w:val="18"/>
          <w:shd w:val="clear" w:color="auto" w:fill="FFFFFF"/>
        </w:rPr>
        <w:t>”</w:t>
      </w:r>
      <w:r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</w:rPr>
        <w:t>에게</w:t>
      </w:r>
      <w:proofErr w:type="spellEnd"/>
      <w:r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</w:rPr>
        <w:t xml:space="preserve"> 위탁하고, </w:t>
      </w:r>
      <w:r w:rsidRPr="00124595">
        <w:rPr>
          <w:rFonts w:ascii="Noto Sans CJK KR Regular" w:eastAsia="Noto Sans CJK KR Regular" w:hAnsi="Noto Sans CJK KR Regular" w:cs="굴림" w:hint="eastAsia"/>
          <w:color w:val="000000"/>
          <w:sz w:val="18"/>
          <w:szCs w:val="18"/>
          <w:shd w:val="clear" w:color="auto" w:fill="FFFFFF"/>
        </w:rPr>
        <w:t>“</w:t>
      </w:r>
      <w:proofErr w:type="spellStart"/>
      <w:r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</w:rPr>
        <w:t>수탁자</w:t>
      </w:r>
      <w:r w:rsidRPr="00124595">
        <w:rPr>
          <w:rFonts w:ascii="Noto Sans CJK KR Regular" w:eastAsia="Noto Sans CJK KR Regular" w:hAnsi="Noto Sans CJK KR Regular" w:cs="굴림" w:hint="eastAsia"/>
          <w:color w:val="000000"/>
          <w:sz w:val="18"/>
          <w:szCs w:val="18"/>
          <w:shd w:val="clear" w:color="auto" w:fill="FFFFFF"/>
        </w:rPr>
        <w:t>”</w:t>
      </w:r>
      <w:r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</w:rPr>
        <w:t>는</w:t>
      </w:r>
      <w:proofErr w:type="spellEnd"/>
      <w:r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</w:rPr>
        <w:t xml:space="preserve"> 이를 </w:t>
      </w:r>
      <w:r w:rsidRPr="00124595">
        <w:rPr>
          <w:rFonts w:ascii="Noto Sans CJK KR Regular" w:eastAsia="Noto Sans CJK KR Regular" w:hAnsi="Noto Sans CJK KR Regular" w:cs="굴림"/>
          <w:color w:val="000000"/>
          <w:spacing w:val="-2"/>
          <w:sz w:val="18"/>
          <w:szCs w:val="18"/>
          <w:shd w:val="clear" w:color="auto" w:fill="FFFFFF"/>
        </w:rPr>
        <w:t xml:space="preserve">승낙하여 </w:t>
      </w:r>
      <w:r w:rsidRPr="00124595">
        <w:rPr>
          <w:rFonts w:ascii="Noto Sans CJK KR Regular" w:eastAsia="Noto Sans CJK KR Regular" w:hAnsi="Noto Sans CJK KR Regular" w:cs="굴림" w:hint="eastAsia"/>
          <w:color w:val="000000"/>
          <w:spacing w:val="-2"/>
          <w:sz w:val="18"/>
          <w:szCs w:val="18"/>
          <w:shd w:val="clear" w:color="auto" w:fill="FFFFFF"/>
        </w:rPr>
        <w:t>“</w:t>
      </w:r>
      <w:proofErr w:type="spellStart"/>
      <w:r w:rsidRPr="00124595">
        <w:rPr>
          <w:rFonts w:ascii="Noto Sans CJK KR Regular" w:eastAsia="Noto Sans CJK KR Regular" w:hAnsi="Noto Sans CJK KR Regular" w:cs="굴림"/>
          <w:color w:val="000000"/>
          <w:spacing w:val="-2"/>
          <w:sz w:val="18"/>
          <w:szCs w:val="18"/>
          <w:shd w:val="clear" w:color="auto" w:fill="FFFFFF"/>
        </w:rPr>
        <w:t>수탁자</w:t>
      </w:r>
      <w:r w:rsidRPr="00124595">
        <w:rPr>
          <w:rFonts w:ascii="Noto Sans CJK KR Regular" w:eastAsia="Noto Sans CJK KR Regular" w:hAnsi="Noto Sans CJK KR Regular" w:cs="굴림" w:hint="eastAsia"/>
          <w:color w:val="000000"/>
          <w:spacing w:val="-2"/>
          <w:sz w:val="18"/>
          <w:szCs w:val="18"/>
          <w:shd w:val="clear" w:color="auto" w:fill="FFFFFF"/>
        </w:rPr>
        <w:t>”</w:t>
      </w:r>
      <w:r w:rsidRPr="00124595">
        <w:rPr>
          <w:rFonts w:ascii="Noto Sans CJK KR Regular" w:eastAsia="Noto Sans CJK KR Regular" w:hAnsi="Noto Sans CJK KR Regular" w:cs="굴림"/>
          <w:color w:val="000000"/>
          <w:spacing w:val="-2"/>
          <w:sz w:val="18"/>
          <w:szCs w:val="18"/>
          <w:shd w:val="clear" w:color="auto" w:fill="FFFFFF"/>
        </w:rPr>
        <w:t>의</w:t>
      </w:r>
      <w:proofErr w:type="spellEnd"/>
      <w:r w:rsidRPr="00124595">
        <w:rPr>
          <w:rFonts w:ascii="Noto Sans CJK KR Regular" w:eastAsia="Noto Sans CJK KR Regular" w:hAnsi="Noto Sans CJK KR Regular" w:cs="굴림"/>
          <w:color w:val="000000"/>
          <w:spacing w:val="-2"/>
          <w:sz w:val="18"/>
          <w:szCs w:val="18"/>
          <w:shd w:val="clear" w:color="auto" w:fill="FFFFFF"/>
        </w:rPr>
        <w:t xml:space="preserve"> 책임아래 성실하게 업무를 완성하도록 하는데 필요한 사항을 정함을</w:t>
      </w:r>
      <w:r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</w:rPr>
        <w:t xml:space="preserve"> 목적으로 한다. </w:t>
      </w:r>
    </w:p>
    <w:p w14:paraId="4094B039" w14:textId="77777777" w:rsidR="003908E0" w:rsidRPr="00124595" w:rsidRDefault="003908E0" w:rsidP="003908E0">
      <w:pPr>
        <w:shd w:val="clear" w:color="auto" w:fill="FFFFFF"/>
        <w:snapToGrid w:val="0"/>
        <w:spacing w:line="384" w:lineRule="auto"/>
        <w:textAlignment w:val="baseline"/>
        <w:rPr>
          <w:rFonts w:ascii="Noto Sans CJK KR Regular" w:eastAsia="Noto Sans CJK KR Regular" w:hAnsi="Noto Sans CJK KR Regular" w:cs="굴림"/>
          <w:color w:val="000000"/>
          <w:sz w:val="18"/>
          <w:szCs w:val="18"/>
        </w:rPr>
      </w:pPr>
    </w:p>
    <w:p w14:paraId="2339633C" w14:textId="77777777" w:rsidR="003908E0" w:rsidRPr="00124595" w:rsidRDefault="003908E0" w:rsidP="003908E0">
      <w:pPr>
        <w:shd w:val="clear" w:color="auto" w:fill="FFFFFF"/>
        <w:snapToGrid w:val="0"/>
        <w:spacing w:line="384" w:lineRule="auto"/>
        <w:ind w:hanging="274"/>
        <w:textAlignment w:val="baseline"/>
        <w:rPr>
          <w:rFonts w:ascii="Noto Sans CJK KR Regular" w:eastAsia="Noto Sans CJK KR Regular" w:hAnsi="Noto Sans CJK KR Regular" w:cs="굴림"/>
          <w:color w:val="000000"/>
          <w:sz w:val="18"/>
          <w:szCs w:val="18"/>
        </w:rPr>
      </w:pPr>
      <w:r w:rsidRPr="00124595">
        <w:rPr>
          <w:rFonts w:ascii="Noto Sans CJK KR Regular" w:eastAsia="Noto Sans CJK KR Regular" w:hAnsi="Noto Sans CJK KR Regular" w:cs="굴림"/>
          <w:b/>
          <w:bCs/>
          <w:color w:val="000000"/>
          <w:sz w:val="18"/>
          <w:szCs w:val="18"/>
          <w:shd w:val="clear" w:color="auto" w:fill="FFFFFF"/>
        </w:rPr>
        <w:t>제2조 (용어의 정의)</w:t>
      </w:r>
      <w:r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</w:rPr>
        <w:t xml:space="preserve"> 본 계약에서 별도로 정의되지 아니한 </w:t>
      </w:r>
      <w:proofErr w:type="spellStart"/>
      <w:r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</w:rPr>
        <w:t>용어는「개인정보</w:t>
      </w:r>
      <w:proofErr w:type="spellEnd"/>
      <w:r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</w:rPr>
        <w:t xml:space="preserve"> 보호법」, 같은 법 시행령 및 </w:t>
      </w:r>
      <w:proofErr w:type="gramStart"/>
      <w:r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</w:rPr>
        <w:t>시행규칙,「</w:t>
      </w:r>
      <w:proofErr w:type="gramEnd"/>
      <w:r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</w:rPr>
        <w:t xml:space="preserve">개인정보의 안전성 확보조치 기준」(행정안전부 고시 제2019-47호) </w:t>
      </w:r>
      <w:proofErr w:type="spellStart"/>
      <w:r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</w:rPr>
        <w:t>및「표준</w:t>
      </w:r>
      <w:proofErr w:type="spellEnd"/>
      <w:r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</w:rPr>
        <w:t xml:space="preserve"> 개인정보 보호지침」(행정안전부 고시 제2017-1호)에서 정의된 바에 따른다. </w:t>
      </w:r>
    </w:p>
    <w:p w14:paraId="6BA0B72E" w14:textId="77777777" w:rsidR="003908E0" w:rsidRPr="00124595" w:rsidRDefault="003908E0" w:rsidP="003908E0">
      <w:pPr>
        <w:shd w:val="clear" w:color="auto" w:fill="FFFFFF"/>
        <w:snapToGrid w:val="0"/>
        <w:spacing w:line="384" w:lineRule="auto"/>
        <w:textAlignment w:val="baseline"/>
        <w:rPr>
          <w:rFonts w:ascii="Noto Sans CJK KR Regular" w:eastAsia="Noto Sans CJK KR Regular" w:hAnsi="Noto Sans CJK KR Regular" w:cs="굴림"/>
          <w:color w:val="000000"/>
          <w:sz w:val="18"/>
          <w:szCs w:val="18"/>
        </w:rPr>
      </w:pPr>
    </w:p>
    <w:p w14:paraId="0FA05D5E" w14:textId="77777777" w:rsidR="003908E0" w:rsidRPr="00124595" w:rsidRDefault="003908E0" w:rsidP="003908E0">
      <w:pPr>
        <w:shd w:val="clear" w:color="auto" w:fill="FFFFFF"/>
        <w:snapToGrid w:val="0"/>
        <w:spacing w:line="384" w:lineRule="auto"/>
        <w:ind w:hanging="274"/>
        <w:textAlignment w:val="baseline"/>
        <w:rPr>
          <w:rFonts w:ascii="Noto Sans CJK KR Regular" w:eastAsia="Noto Sans CJK KR Regular" w:hAnsi="Noto Sans CJK KR Regular" w:cs="굴림"/>
          <w:color w:val="000000"/>
          <w:sz w:val="18"/>
          <w:szCs w:val="18"/>
        </w:rPr>
      </w:pPr>
      <w:r w:rsidRPr="00124595">
        <w:rPr>
          <w:rFonts w:ascii="Noto Sans CJK KR Regular" w:eastAsia="Noto Sans CJK KR Regular" w:hAnsi="Noto Sans CJK KR Regular" w:cs="굴림"/>
          <w:b/>
          <w:bCs/>
          <w:color w:val="000000"/>
          <w:sz w:val="18"/>
          <w:szCs w:val="18"/>
          <w:shd w:val="clear" w:color="auto" w:fill="FFFFFF"/>
        </w:rPr>
        <w:t>제3조 (위탁업무의 목적 및 범위)</w:t>
      </w:r>
      <w:r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</w:rPr>
        <w:t xml:space="preserve"> </w:t>
      </w:r>
      <w:r w:rsidRPr="00124595">
        <w:rPr>
          <w:rFonts w:ascii="Noto Sans CJK KR Regular" w:eastAsia="Noto Sans CJK KR Regular" w:hAnsi="Noto Sans CJK KR Regular" w:cs="굴림" w:hint="eastAsia"/>
          <w:color w:val="000000"/>
          <w:sz w:val="18"/>
          <w:szCs w:val="18"/>
          <w:shd w:val="clear" w:color="auto" w:fill="FFFFFF"/>
        </w:rPr>
        <w:t>“</w:t>
      </w:r>
      <w:proofErr w:type="spellStart"/>
      <w:r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</w:rPr>
        <w:t>수탁자</w:t>
      </w:r>
      <w:r w:rsidRPr="00124595">
        <w:rPr>
          <w:rFonts w:ascii="Noto Sans CJK KR Regular" w:eastAsia="Noto Sans CJK KR Regular" w:hAnsi="Noto Sans CJK KR Regular" w:cs="굴림" w:hint="eastAsia"/>
          <w:color w:val="000000"/>
          <w:sz w:val="18"/>
          <w:szCs w:val="18"/>
          <w:shd w:val="clear" w:color="auto" w:fill="FFFFFF"/>
        </w:rPr>
        <w:t>”</w:t>
      </w:r>
      <w:r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</w:rPr>
        <w:t>는</w:t>
      </w:r>
      <w:proofErr w:type="spellEnd"/>
      <w:r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</w:rPr>
        <w:t xml:space="preserve"> 계약이 정하는 바에 따라 </w:t>
      </w:r>
      <w:proofErr w:type="spellStart"/>
      <w:r w:rsidRPr="00124595">
        <w:rPr>
          <w:rFonts w:ascii="Noto Sans CJK KR Regular" w:eastAsia="Noto Sans CJK KR Regular" w:hAnsi="Noto Sans CJK KR Regular" w:cs="굴림" w:hint="eastAsia"/>
          <w:color w:val="000000"/>
          <w:sz w:val="18"/>
          <w:szCs w:val="18"/>
          <w:shd w:val="clear" w:color="auto" w:fill="FFFFFF"/>
        </w:rPr>
        <w:t>데스커</w:t>
      </w:r>
      <w:proofErr w:type="spellEnd"/>
      <w:r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</w:rPr>
        <w:t xml:space="preserve"> </w:t>
      </w:r>
      <w:r w:rsidRPr="00124595">
        <w:rPr>
          <w:rFonts w:ascii="Noto Sans CJK KR Regular" w:eastAsia="Noto Sans CJK KR Regular" w:hAnsi="Noto Sans CJK KR Regular" w:cs="굴림" w:hint="eastAsia"/>
          <w:color w:val="000000"/>
          <w:sz w:val="18"/>
          <w:szCs w:val="18"/>
          <w:shd w:val="clear" w:color="auto" w:fill="FFFFFF"/>
        </w:rPr>
        <w:t>브랜드의</w:t>
      </w:r>
      <w:r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</w:rPr>
        <w:t xml:space="preserve"> </w:t>
      </w:r>
      <w:r w:rsidRPr="00124595">
        <w:rPr>
          <w:rFonts w:ascii="Noto Sans CJK KR Regular" w:eastAsia="Noto Sans CJK KR Regular" w:hAnsi="Noto Sans CJK KR Regular" w:cs="굴림" w:hint="eastAsia"/>
          <w:color w:val="000000"/>
          <w:sz w:val="18"/>
          <w:szCs w:val="18"/>
          <w:shd w:val="clear" w:color="auto" w:fill="FFFFFF"/>
        </w:rPr>
        <w:t>위탁거래업체로서</w:t>
      </w:r>
      <w:r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</w:rPr>
        <w:t xml:space="preserve"> </w:t>
      </w:r>
      <w:r w:rsidRPr="00124595">
        <w:rPr>
          <w:rFonts w:ascii="Noto Sans CJK KR Regular" w:eastAsia="Noto Sans CJK KR Regular" w:hAnsi="Noto Sans CJK KR Regular" w:cs="굴림" w:hint="eastAsia"/>
          <w:color w:val="000000"/>
          <w:sz w:val="18"/>
          <w:szCs w:val="18"/>
          <w:shd w:val="clear" w:color="auto" w:fill="FFFFFF"/>
        </w:rPr>
        <w:t>고객서비스</w:t>
      </w:r>
      <w:r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</w:rPr>
        <w:t xml:space="preserve"> </w:t>
      </w:r>
      <w:r w:rsidRPr="00124595">
        <w:rPr>
          <w:rFonts w:ascii="Noto Sans CJK KR Regular" w:eastAsia="Noto Sans CJK KR Regular" w:hAnsi="Noto Sans CJK KR Regular" w:cs="굴림" w:hint="eastAsia"/>
          <w:color w:val="000000"/>
          <w:sz w:val="18"/>
          <w:szCs w:val="18"/>
          <w:shd w:val="clear" w:color="auto" w:fill="FFFFFF"/>
        </w:rPr>
        <w:t>목적으로</w:t>
      </w:r>
      <w:r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</w:rPr>
        <w:t xml:space="preserve"> </w:t>
      </w:r>
      <w:r w:rsidRPr="00124595">
        <w:rPr>
          <w:rFonts w:ascii="Noto Sans CJK KR Regular" w:eastAsia="Noto Sans CJK KR Regular" w:hAnsi="Noto Sans CJK KR Regular" w:cs="굴림" w:hint="eastAsia"/>
          <w:color w:val="000000"/>
          <w:sz w:val="18"/>
          <w:szCs w:val="18"/>
          <w:shd w:val="clear" w:color="auto" w:fill="FFFFFF"/>
        </w:rPr>
        <w:t>다음과</w:t>
      </w:r>
      <w:r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</w:rPr>
        <w:t xml:space="preserve"> </w:t>
      </w:r>
      <w:r w:rsidRPr="00124595">
        <w:rPr>
          <w:rFonts w:ascii="Noto Sans CJK KR Regular" w:eastAsia="Noto Sans CJK KR Regular" w:hAnsi="Noto Sans CJK KR Regular" w:cs="굴림" w:hint="eastAsia"/>
          <w:color w:val="000000"/>
          <w:sz w:val="18"/>
          <w:szCs w:val="18"/>
          <w:shd w:val="clear" w:color="auto" w:fill="FFFFFF"/>
        </w:rPr>
        <w:t>같은</w:t>
      </w:r>
      <w:r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</w:rPr>
        <w:t xml:space="preserve"> 개인정보 처리 업무를 수행한다.</w:t>
      </w:r>
    </w:p>
    <w:p w14:paraId="162AAA28" w14:textId="77777777" w:rsidR="003908E0" w:rsidRPr="00124595" w:rsidRDefault="003908E0" w:rsidP="003908E0">
      <w:pPr>
        <w:shd w:val="clear" w:color="auto" w:fill="FFFFFF"/>
        <w:snapToGrid w:val="0"/>
        <w:spacing w:line="384" w:lineRule="auto"/>
        <w:ind w:hanging="240"/>
        <w:textAlignment w:val="baseline"/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</w:rPr>
      </w:pPr>
      <w:r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</w:rPr>
        <w:t xml:space="preserve">1. </w:t>
      </w:r>
      <w:r w:rsidRPr="00124595">
        <w:rPr>
          <w:rFonts w:ascii="Noto Sans CJK KR Regular" w:eastAsia="Noto Sans CJK KR Regular" w:hAnsi="Noto Sans CJK KR Regular" w:cs="굴림" w:hint="eastAsia"/>
          <w:color w:val="000000"/>
          <w:sz w:val="18"/>
          <w:szCs w:val="18"/>
          <w:shd w:val="clear" w:color="auto" w:fill="FFFFFF"/>
        </w:rPr>
        <w:t>위탁자가</w:t>
      </w:r>
      <w:r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</w:rPr>
        <w:t xml:space="preserve"> </w:t>
      </w:r>
      <w:r w:rsidRPr="00124595">
        <w:rPr>
          <w:rFonts w:ascii="Noto Sans CJK KR Regular" w:eastAsia="Noto Sans CJK KR Regular" w:hAnsi="Noto Sans CJK KR Regular" w:cs="굴림" w:hint="eastAsia"/>
          <w:color w:val="000000"/>
          <w:sz w:val="18"/>
          <w:szCs w:val="18"/>
          <w:shd w:val="clear" w:color="auto" w:fill="FFFFFF"/>
        </w:rPr>
        <w:t>공급하는</w:t>
      </w:r>
      <w:r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</w:rPr>
        <w:t xml:space="preserve"> </w:t>
      </w:r>
      <w:r w:rsidRPr="00124595">
        <w:rPr>
          <w:rFonts w:ascii="Noto Sans CJK KR Regular" w:eastAsia="Noto Sans CJK KR Regular" w:hAnsi="Noto Sans CJK KR Regular" w:cs="굴림" w:hint="eastAsia"/>
          <w:color w:val="000000"/>
          <w:sz w:val="18"/>
          <w:szCs w:val="18"/>
          <w:shd w:val="clear" w:color="auto" w:fill="FFFFFF"/>
        </w:rPr>
        <w:t>일체의</w:t>
      </w:r>
      <w:r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</w:rPr>
        <w:t xml:space="preserve"> </w:t>
      </w:r>
      <w:r w:rsidRPr="00124595">
        <w:rPr>
          <w:rFonts w:ascii="Noto Sans CJK KR Regular" w:eastAsia="Noto Sans CJK KR Regular" w:hAnsi="Noto Sans CJK KR Regular" w:cs="굴림" w:hint="eastAsia"/>
          <w:color w:val="000000"/>
          <w:sz w:val="18"/>
          <w:szCs w:val="18"/>
          <w:shd w:val="clear" w:color="auto" w:fill="FFFFFF"/>
        </w:rPr>
        <w:t>상품</w:t>
      </w:r>
      <w:r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</w:rPr>
        <w:t xml:space="preserve"> </w:t>
      </w:r>
      <w:r w:rsidRPr="00124595">
        <w:rPr>
          <w:rFonts w:ascii="Noto Sans CJK KR Regular" w:eastAsia="Noto Sans CJK KR Regular" w:hAnsi="Noto Sans CJK KR Regular" w:cs="굴림" w:hint="eastAsia"/>
          <w:color w:val="000000"/>
          <w:sz w:val="18"/>
          <w:szCs w:val="18"/>
          <w:shd w:val="clear" w:color="auto" w:fill="FFFFFF"/>
        </w:rPr>
        <w:t>판매를</w:t>
      </w:r>
      <w:r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</w:rPr>
        <w:t xml:space="preserve"> </w:t>
      </w:r>
      <w:r w:rsidRPr="00124595">
        <w:rPr>
          <w:rFonts w:ascii="Noto Sans CJK KR Regular" w:eastAsia="Noto Sans CJK KR Regular" w:hAnsi="Noto Sans CJK KR Regular" w:cs="굴림" w:hint="eastAsia"/>
          <w:color w:val="000000"/>
          <w:sz w:val="18"/>
          <w:szCs w:val="18"/>
          <w:shd w:val="clear" w:color="auto" w:fill="FFFFFF"/>
        </w:rPr>
        <w:t>위한</w:t>
      </w:r>
      <w:r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</w:rPr>
        <w:t xml:space="preserve"> </w:t>
      </w:r>
      <w:r w:rsidRPr="00124595">
        <w:rPr>
          <w:rFonts w:ascii="Noto Sans CJK KR Regular" w:eastAsia="Noto Sans CJK KR Regular" w:hAnsi="Noto Sans CJK KR Regular" w:cs="굴림" w:hint="eastAsia"/>
          <w:color w:val="000000"/>
          <w:sz w:val="18"/>
          <w:szCs w:val="18"/>
          <w:shd w:val="clear" w:color="auto" w:fill="FFFFFF"/>
        </w:rPr>
        <w:t>견적서</w:t>
      </w:r>
      <w:r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</w:rPr>
        <w:t>/</w:t>
      </w:r>
      <w:r w:rsidRPr="00124595">
        <w:rPr>
          <w:rFonts w:ascii="Noto Sans CJK KR Regular" w:eastAsia="Noto Sans CJK KR Regular" w:hAnsi="Noto Sans CJK KR Regular" w:cs="굴림" w:hint="eastAsia"/>
          <w:color w:val="000000"/>
          <w:sz w:val="18"/>
          <w:szCs w:val="18"/>
          <w:shd w:val="clear" w:color="auto" w:fill="FFFFFF"/>
        </w:rPr>
        <w:t>주문서</w:t>
      </w:r>
      <w:r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</w:rPr>
        <w:t xml:space="preserve"> </w:t>
      </w:r>
      <w:r w:rsidRPr="00124595">
        <w:rPr>
          <w:rFonts w:ascii="Noto Sans CJK KR Regular" w:eastAsia="Noto Sans CJK KR Regular" w:hAnsi="Noto Sans CJK KR Regular" w:cs="굴림" w:hint="eastAsia"/>
          <w:color w:val="000000"/>
          <w:sz w:val="18"/>
          <w:szCs w:val="18"/>
          <w:shd w:val="clear" w:color="auto" w:fill="FFFFFF"/>
        </w:rPr>
        <w:t>발행</w:t>
      </w:r>
      <w:r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</w:rPr>
        <w:t xml:space="preserve"> </w:t>
      </w:r>
      <w:r w:rsidRPr="00124595">
        <w:rPr>
          <w:rFonts w:ascii="Noto Sans CJK KR Regular" w:eastAsia="Noto Sans CJK KR Regular" w:hAnsi="Noto Sans CJK KR Regular" w:cs="굴림" w:hint="eastAsia"/>
          <w:color w:val="000000"/>
          <w:sz w:val="18"/>
          <w:szCs w:val="18"/>
          <w:shd w:val="clear" w:color="auto" w:fill="FFFFFF"/>
        </w:rPr>
        <w:t>시</w:t>
      </w:r>
      <w:r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</w:rPr>
        <w:t xml:space="preserve"> </w:t>
      </w:r>
      <w:r w:rsidRPr="00124595">
        <w:rPr>
          <w:rFonts w:ascii="Noto Sans CJK KR Regular" w:eastAsia="Noto Sans CJK KR Regular" w:hAnsi="Noto Sans CJK KR Regular" w:cs="굴림" w:hint="eastAsia"/>
          <w:color w:val="000000"/>
          <w:sz w:val="18"/>
          <w:szCs w:val="18"/>
          <w:shd w:val="clear" w:color="auto" w:fill="FFFFFF"/>
        </w:rPr>
        <w:t>개인정보</w:t>
      </w:r>
      <w:r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</w:rPr>
        <w:t xml:space="preserve"> </w:t>
      </w:r>
      <w:r w:rsidRPr="00124595">
        <w:rPr>
          <w:rFonts w:ascii="Noto Sans CJK KR Regular" w:eastAsia="Noto Sans CJK KR Regular" w:hAnsi="Noto Sans CJK KR Regular" w:cs="굴림" w:hint="eastAsia"/>
          <w:color w:val="000000"/>
          <w:sz w:val="18"/>
          <w:szCs w:val="18"/>
          <w:shd w:val="clear" w:color="auto" w:fill="FFFFFF"/>
        </w:rPr>
        <w:t>처리</w:t>
      </w:r>
      <w:r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</w:rPr>
        <w:t xml:space="preserve"> </w:t>
      </w:r>
      <w:r w:rsidRPr="00124595">
        <w:rPr>
          <w:rFonts w:ascii="Noto Sans CJK KR Regular" w:eastAsia="Noto Sans CJK KR Regular" w:hAnsi="Noto Sans CJK KR Regular" w:cs="굴림" w:hint="eastAsia"/>
          <w:color w:val="000000"/>
          <w:sz w:val="18"/>
          <w:szCs w:val="18"/>
          <w:shd w:val="clear" w:color="auto" w:fill="FFFFFF"/>
        </w:rPr>
        <w:t>업무</w:t>
      </w:r>
    </w:p>
    <w:p w14:paraId="7DCE6D2F" w14:textId="77777777" w:rsidR="003908E0" w:rsidRPr="00124595" w:rsidRDefault="003908E0" w:rsidP="003908E0">
      <w:pPr>
        <w:shd w:val="clear" w:color="auto" w:fill="FFFFFF"/>
        <w:snapToGrid w:val="0"/>
        <w:spacing w:line="384" w:lineRule="auto"/>
        <w:ind w:hanging="240"/>
        <w:textAlignment w:val="baseline"/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</w:rPr>
      </w:pPr>
      <w:r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</w:rPr>
        <w:t xml:space="preserve">2. </w:t>
      </w:r>
      <w:r w:rsidRPr="00124595">
        <w:rPr>
          <w:rFonts w:ascii="Noto Sans CJK KR Regular" w:eastAsia="Noto Sans CJK KR Regular" w:hAnsi="Noto Sans CJK KR Regular" w:cs="굴림" w:hint="eastAsia"/>
          <w:color w:val="000000"/>
          <w:sz w:val="18"/>
          <w:szCs w:val="18"/>
          <w:shd w:val="clear" w:color="auto" w:fill="FFFFFF"/>
        </w:rPr>
        <w:t>상품판매와</w:t>
      </w:r>
      <w:r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</w:rPr>
        <w:t xml:space="preserve"> </w:t>
      </w:r>
      <w:r w:rsidRPr="00124595">
        <w:rPr>
          <w:rFonts w:ascii="Noto Sans CJK KR Regular" w:eastAsia="Noto Sans CJK KR Regular" w:hAnsi="Noto Sans CJK KR Regular" w:cs="굴림" w:hint="eastAsia"/>
          <w:color w:val="000000"/>
          <w:sz w:val="18"/>
          <w:szCs w:val="18"/>
          <w:shd w:val="clear" w:color="auto" w:fill="FFFFFF"/>
        </w:rPr>
        <w:t>관련된</w:t>
      </w:r>
      <w:r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</w:rPr>
        <w:t xml:space="preserve"> </w:t>
      </w:r>
      <w:proofErr w:type="spellStart"/>
      <w:r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</w:rPr>
        <w:t>A</w:t>
      </w:r>
      <w:proofErr w:type="spellEnd"/>
      <w:r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</w:rPr>
        <w:t>/</w:t>
      </w:r>
      <w:proofErr w:type="spellStart"/>
      <w:r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</w:rPr>
        <w:t>S</w:t>
      </w:r>
      <w:proofErr w:type="spellEnd"/>
      <w:r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</w:rPr>
        <w:t xml:space="preserve"> </w:t>
      </w:r>
      <w:r w:rsidRPr="00124595">
        <w:rPr>
          <w:rFonts w:ascii="Noto Sans CJK KR Regular" w:eastAsia="Noto Sans CJK KR Regular" w:hAnsi="Noto Sans CJK KR Regular" w:cs="굴림" w:hint="eastAsia"/>
          <w:color w:val="000000"/>
          <w:sz w:val="18"/>
          <w:szCs w:val="18"/>
          <w:shd w:val="clear" w:color="auto" w:fill="FFFFFF"/>
        </w:rPr>
        <w:t>접수</w:t>
      </w:r>
      <w:r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</w:rPr>
        <w:t xml:space="preserve">, </w:t>
      </w:r>
      <w:r w:rsidRPr="00124595">
        <w:rPr>
          <w:rFonts w:ascii="Noto Sans CJK KR Regular" w:eastAsia="Noto Sans CJK KR Regular" w:hAnsi="Noto Sans CJK KR Regular" w:cs="굴림" w:hint="eastAsia"/>
          <w:color w:val="000000"/>
          <w:sz w:val="18"/>
          <w:szCs w:val="18"/>
          <w:shd w:val="clear" w:color="auto" w:fill="FFFFFF"/>
        </w:rPr>
        <w:t>조치</w:t>
      </w:r>
      <w:r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</w:rPr>
        <w:t xml:space="preserve"> </w:t>
      </w:r>
      <w:r w:rsidRPr="00124595">
        <w:rPr>
          <w:rFonts w:ascii="Noto Sans CJK KR Regular" w:eastAsia="Noto Sans CJK KR Regular" w:hAnsi="Noto Sans CJK KR Regular" w:cs="굴림" w:hint="eastAsia"/>
          <w:color w:val="000000"/>
          <w:sz w:val="18"/>
          <w:szCs w:val="18"/>
          <w:shd w:val="clear" w:color="auto" w:fill="FFFFFF"/>
        </w:rPr>
        <w:t>및</w:t>
      </w:r>
      <w:r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</w:rPr>
        <w:t xml:space="preserve"> </w:t>
      </w:r>
      <w:r w:rsidRPr="00124595">
        <w:rPr>
          <w:rFonts w:ascii="Noto Sans CJK KR Regular" w:eastAsia="Noto Sans CJK KR Regular" w:hAnsi="Noto Sans CJK KR Regular" w:cs="굴림" w:hint="eastAsia"/>
          <w:color w:val="000000"/>
          <w:sz w:val="18"/>
          <w:szCs w:val="18"/>
          <w:shd w:val="clear" w:color="auto" w:fill="FFFFFF"/>
        </w:rPr>
        <w:t>확인</w:t>
      </w:r>
      <w:r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</w:rPr>
        <w:t xml:space="preserve"> </w:t>
      </w:r>
      <w:r w:rsidRPr="00124595">
        <w:rPr>
          <w:rFonts w:ascii="Noto Sans CJK KR Regular" w:eastAsia="Noto Sans CJK KR Regular" w:hAnsi="Noto Sans CJK KR Regular" w:cs="굴림" w:hint="eastAsia"/>
          <w:color w:val="000000"/>
          <w:sz w:val="18"/>
          <w:szCs w:val="18"/>
          <w:shd w:val="clear" w:color="auto" w:fill="FFFFFF"/>
        </w:rPr>
        <w:t>업무</w:t>
      </w:r>
    </w:p>
    <w:p w14:paraId="733FAE2A" w14:textId="77777777" w:rsidR="003908E0" w:rsidRPr="00124595" w:rsidRDefault="003908E0" w:rsidP="003908E0">
      <w:pPr>
        <w:shd w:val="clear" w:color="auto" w:fill="FFFFFF"/>
        <w:snapToGrid w:val="0"/>
        <w:spacing w:line="384" w:lineRule="auto"/>
        <w:ind w:hanging="240"/>
        <w:textAlignment w:val="baseline"/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</w:rPr>
      </w:pPr>
      <w:r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</w:rPr>
        <w:t xml:space="preserve">3. </w:t>
      </w:r>
      <w:r w:rsidRPr="00124595">
        <w:rPr>
          <w:rFonts w:ascii="Noto Sans CJK KR Regular" w:eastAsia="Noto Sans CJK KR Regular" w:hAnsi="Noto Sans CJK KR Regular" w:cs="굴림" w:hint="eastAsia"/>
          <w:color w:val="000000"/>
          <w:sz w:val="18"/>
          <w:szCs w:val="18"/>
          <w:shd w:val="clear" w:color="auto" w:fill="FFFFFF"/>
        </w:rPr>
        <w:t>기타</w:t>
      </w:r>
      <w:r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</w:rPr>
        <w:t xml:space="preserve"> </w:t>
      </w:r>
      <w:r w:rsidRPr="00124595">
        <w:rPr>
          <w:rFonts w:ascii="Noto Sans CJK KR Regular" w:eastAsia="Noto Sans CJK KR Regular" w:hAnsi="Noto Sans CJK KR Regular" w:cs="굴림" w:hint="eastAsia"/>
          <w:color w:val="000000"/>
          <w:sz w:val="18"/>
          <w:szCs w:val="18"/>
          <w:shd w:val="clear" w:color="auto" w:fill="FFFFFF"/>
        </w:rPr>
        <w:t>고객의</w:t>
      </w:r>
      <w:r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</w:rPr>
        <w:t xml:space="preserve"> </w:t>
      </w:r>
      <w:r w:rsidRPr="00124595">
        <w:rPr>
          <w:rFonts w:ascii="Noto Sans CJK KR Regular" w:eastAsia="Noto Sans CJK KR Regular" w:hAnsi="Noto Sans CJK KR Regular" w:cs="굴림" w:hint="eastAsia"/>
          <w:color w:val="000000"/>
          <w:sz w:val="18"/>
          <w:szCs w:val="18"/>
          <w:shd w:val="clear" w:color="auto" w:fill="FFFFFF"/>
        </w:rPr>
        <w:t>요청에</w:t>
      </w:r>
      <w:r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</w:rPr>
        <w:t xml:space="preserve"> </w:t>
      </w:r>
      <w:r w:rsidRPr="00124595">
        <w:rPr>
          <w:rFonts w:ascii="Noto Sans CJK KR Regular" w:eastAsia="Noto Sans CJK KR Regular" w:hAnsi="Noto Sans CJK KR Regular" w:cs="굴림" w:hint="eastAsia"/>
          <w:color w:val="000000"/>
          <w:sz w:val="18"/>
          <w:szCs w:val="18"/>
          <w:shd w:val="clear" w:color="auto" w:fill="FFFFFF"/>
        </w:rPr>
        <w:t>따른</w:t>
      </w:r>
      <w:r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</w:rPr>
        <w:t xml:space="preserve"> </w:t>
      </w:r>
      <w:r w:rsidRPr="00124595">
        <w:rPr>
          <w:rFonts w:ascii="Noto Sans CJK KR Regular" w:eastAsia="Noto Sans CJK KR Regular" w:hAnsi="Noto Sans CJK KR Regular" w:cs="굴림" w:hint="eastAsia"/>
          <w:color w:val="000000"/>
          <w:sz w:val="18"/>
          <w:szCs w:val="18"/>
          <w:shd w:val="clear" w:color="auto" w:fill="FFFFFF"/>
        </w:rPr>
        <w:t>문의</w:t>
      </w:r>
      <w:r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</w:rPr>
        <w:t xml:space="preserve"> </w:t>
      </w:r>
      <w:r w:rsidRPr="00124595">
        <w:rPr>
          <w:rFonts w:ascii="Noto Sans CJK KR Regular" w:eastAsia="Noto Sans CJK KR Regular" w:hAnsi="Noto Sans CJK KR Regular" w:cs="굴림" w:hint="eastAsia"/>
          <w:color w:val="000000"/>
          <w:sz w:val="18"/>
          <w:szCs w:val="18"/>
          <w:shd w:val="clear" w:color="auto" w:fill="FFFFFF"/>
        </w:rPr>
        <w:t>대응</w:t>
      </w:r>
      <w:r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</w:rPr>
        <w:t xml:space="preserve"> </w:t>
      </w:r>
      <w:r w:rsidRPr="00124595">
        <w:rPr>
          <w:rFonts w:ascii="Noto Sans CJK KR Regular" w:eastAsia="Noto Sans CJK KR Regular" w:hAnsi="Noto Sans CJK KR Regular" w:cs="굴림" w:hint="eastAsia"/>
          <w:color w:val="000000"/>
          <w:sz w:val="18"/>
          <w:szCs w:val="18"/>
          <w:shd w:val="clear" w:color="auto" w:fill="FFFFFF"/>
        </w:rPr>
        <w:t>업무</w:t>
      </w:r>
    </w:p>
    <w:p w14:paraId="6D097877" w14:textId="77777777" w:rsidR="003908E0" w:rsidRPr="00124595" w:rsidRDefault="003908E0" w:rsidP="003908E0">
      <w:pPr>
        <w:shd w:val="clear" w:color="auto" w:fill="FFFFFF"/>
        <w:snapToGrid w:val="0"/>
        <w:spacing w:line="384" w:lineRule="auto"/>
        <w:ind w:hanging="240"/>
        <w:textAlignment w:val="baseline"/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</w:rPr>
      </w:pPr>
      <w:r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</w:rPr>
        <w:t xml:space="preserve">4. </w:t>
      </w:r>
      <w:r w:rsidRPr="00124595">
        <w:rPr>
          <w:rFonts w:ascii="Noto Sans CJK KR Regular" w:eastAsia="Noto Sans CJK KR Regular" w:hAnsi="Noto Sans CJK KR Regular" w:cs="굴림" w:hint="eastAsia"/>
          <w:color w:val="000000"/>
          <w:sz w:val="18"/>
          <w:szCs w:val="18"/>
          <w:shd w:val="clear" w:color="auto" w:fill="FFFFFF"/>
        </w:rPr>
        <w:t>고객서비스</w:t>
      </w:r>
      <w:r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</w:rPr>
        <w:t xml:space="preserve"> </w:t>
      </w:r>
      <w:r w:rsidRPr="00124595">
        <w:rPr>
          <w:rFonts w:ascii="Noto Sans CJK KR Regular" w:eastAsia="Noto Sans CJK KR Regular" w:hAnsi="Noto Sans CJK KR Regular" w:cs="굴림" w:hint="eastAsia"/>
          <w:color w:val="000000"/>
          <w:sz w:val="18"/>
          <w:szCs w:val="18"/>
          <w:shd w:val="clear" w:color="auto" w:fill="FFFFFF"/>
        </w:rPr>
        <w:t>제공목적의</w:t>
      </w:r>
      <w:r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</w:rPr>
        <w:t xml:space="preserve"> </w:t>
      </w:r>
      <w:r w:rsidRPr="00124595">
        <w:rPr>
          <w:rFonts w:ascii="Noto Sans CJK KR Regular" w:eastAsia="Noto Sans CJK KR Regular" w:hAnsi="Noto Sans CJK KR Regular" w:cs="굴림" w:hint="eastAsia"/>
          <w:color w:val="000000"/>
          <w:sz w:val="18"/>
          <w:szCs w:val="18"/>
          <w:shd w:val="clear" w:color="auto" w:fill="FFFFFF"/>
        </w:rPr>
        <w:t>기수주정보</w:t>
      </w:r>
      <w:r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</w:rPr>
        <w:t xml:space="preserve"> </w:t>
      </w:r>
      <w:r w:rsidRPr="00124595">
        <w:rPr>
          <w:rFonts w:ascii="Noto Sans CJK KR Regular" w:eastAsia="Noto Sans CJK KR Regular" w:hAnsi="Noto Sans CJK KR Regular" w:cs="굴림" w:hint="eastAsia"/>
          <w:color w:val="000000"/>
          <w:sz w:val="18"/>
          <w:szCs w:val="18"/>
          <w:shd w:val="clear" w:color="auto" w:fill="FFFFFF"/>
        </w:rPr>
        <w:t>조회업무</w:t>
      </w:r>
    </w:p>
    <w:p w14:paraId="1F5F6D23" w14:textId="77777777" w:rsidR="003908E0" w:rsidRPr="00124595" w:rsidRDefault="003908E0" w:rsidP="003908E0">
      <w:pPr>
        <w:shd w:val="clear" w:color="auto" w:fill="FFFFFF"/>
        <w:snapToGrid w:val="0"/>
        <w:spacing w:line="384" w:lineRule="auto"/>
        <w:ind w:hanging="240"/>
        <w:textAlignment w:val="baseline"/>
        <w:rPr>
          <w:rFonts w:ascii="Noto Sans CJK KR Regular" w:eastAsia="Noto Sans CJK KR Regular" w:hAnsi="Noto Sans CJK KR Regular" w:cs="굴림"/>
          <w:color w:val="000000"/>
          <w:sz w:val="18"/>
          <w:szCs w:val="18"/>
        </w:rPr>
      </w:pPr>
    </w:p>
    <w:p w14:paraId="2AEA8D97" w14:textId="77777777" w:rsidR="003908E0" w:rsidRPr="00124595" w:rsidRDefault="003908E0" w:rsidP="003908E0">
      <w:pPr>
        <w:shd w:val="clear" w:color="auto" w:fill="FFFFFF"/>
        <w:snapToGrid w:val="0"/>
        <w:spacing w:line="384" w:lineRule="auto"/>
        <w:ind w:hanging="240"/>
        <w:textAlignment w:val="baseline"/>
        <w:rPr>
          <w:rFonts w:ascii="Noto Sans CJK KR Regular" w:eastAsia="Noto Sans CJK KR Regular" w:hAnsi="Noto Sans CJK KR Regular" w:cs="굴림"/>
          <w:color w:val="000000"/>
          <w:sz w:val="18"/>
          <w:szCs w:val="18"/>
        </w:rPr>
      </w:pPr>
      <w:r w:rsidRPr="00124595">
        <w:rPr>
          <w:rFonts w:ascii="Noto Sans CJK KR Regular" w:eastAsia="Noto Sans CJK KR Regular" w:hAnsi="Noto Sans CJK KR Regular" w:cs="굴림"/>
          <w:b/>
          <w:bCs/>
          <w:color w:val="000000"/>
          <w:sz w:val="18"/>
          <w:szCs w:val="18"/>
          <w:shd w:val="clear" w:color="auto" w:fill="FFFFFF"/>
        </w:rPr>
        <w:t xml:space="preserve">제4조 (위탁업무 기간) </w:t>
      </w:r>
      <w:r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</w:rPr>
        <w:t>이 계약서에 의한 개인정보 처리업무의 기간은 다음과 같다.</w:t>
      </w:r>
    </w:p>
    <w:p w14:paraId="0346A457" w14:textId="0959F75A" w:rsidR="003908E0" w:rsidRPr="00124595" w:rsidRDefault="003908E0" w:rsidP="003908E0">
      <w:pPr>
        <w:shd w:val="clear" w:color="auto" w:fill="FFFFFF"/>
        <w:snapToGrid w:val="0"/>
        <w:spacing w:line="384" w:lineRule="auto"/>
        <w:ind w:hanging="240"/>
        <w:textAlignment w:val="baseline"/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</w:rPr>
      </w:pPr>
      <w:r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</w:rPr>
        <w:t xml:space="preserve">계약 </w:t>
      </w:r>
      <w:proofErr w:type="gramStart"/>
      <w:r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</w:rPr>
        <w:t>기간 :</w:t>
      </w:r>
      <w:proofErr w:type="gramEnd"/>
      <w:r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</w:rPr>
        <w:t xml:space="preserve"> 202</w:t>
      </w:r>
      <w:del w:id="455" w:author="정영재 (Youngjae Jeong)" w:date="2026-02-10T11:58:00Z">
        <w:r w:rsidRPr="00124595" w:rsidDel="00923135">
          <w:rPr>
            <w:rFonts w:ascii="Noto Sans CJK KR Regular" w:eastAsia="Noto Sans CJK KR Regular" w:hAnsi="Noto Sans CJK KR Regular" w:cs="굴림"/>
            <w:color w:val="000000"/>
            <w:sz w:val="18"/>
            <w:szCs w:val="18"/>
            <w:shd w:val="clear" w:color="auto" w:fill="FFFFFF"/>
          </w:rPr>
          <w:delText>5</w:delText>
        </w:r>
      </w:del>
      <w:ins w:id="456" w:author="정영재 (Youngjae Jeong)" w:date="2026-02-10T11:58:00Z">
        <w:r w:rsidR="00923135">
          <w:rPr>
            <w:rFonts w:ascii="Noto Sans CJK KR Regular" w:eastAsia="Noto Sans CJK KR Regular" w:hAnsi="Noto Sans CJK KR Regular" w:cs="굴림"/>
            <w:color w:val="000000"/>
            <w:sz w:val="18"/>
            <w:szCs w:val="18"/>
            <w:shd w:val="clear" w:color="auto" w:fill="FFFFFF"/>
          </w:rPr>
          <w:t>6</w:t>
        </w:r>
      </w:ins>
      <w:r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</w:rPr>
        <w:t>년 0</w:t>
      </w:r>
      <w:r w:rsidR="00FE20AF">
        <w:rPr>
          <w:rFonts w:ascii="Noto Sans CJK KR Regular" w:eastAsia="Noto Sans CJK KR Regular" w:hAnsi="Noto Sans CJK KR Regular" w:cs="굴림" w:hint="eastAsia"/>
          <w:color w:val="000000"/>
          <w:sz w:val="18"/>
          <w:szCs w:val="18"/>
          <w:shd w:val="clear" w:color="auto" w:fill="FFFFFF"/>
        </w:rPr>
        <w:t>4</w:t>
      </w:r>
      <w:r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</w:rPr>
        <w:t>월 01일 ~ 202</w:t>
      </w:r>
      <w:del w:id="457" w:author="정영재 (Youngjae Jeong)" w:date="2026-02-10T11:58:00Z">
        <w:r w:rsidR="00FE20AF" w:rsidDel="00923135">
          <w:rPr>
            <w:rFonts w:ascii="Noto Sans CJK KR Regular" w:eastAsia="Noto Sans CJK KR Regular" w:hAnsi="Noto Sans CJK KR Regular" w:cs="굴림" w:hint="eastAsia"/>
            <w:color w:val="000000"/>
            <w:sz w:val="18"/>
            <w:szCs w:val="18"/>
            <w:shd w:val="clear" w:color="auto" w:fill="FFFFFF"/>
          </w:rPr>
          <w:delText>6</w:delText>
        </w:r>
      </w:del>
      <w:ins w:id="458" w:author="정영재 (Youngjae Jeong)" w:date="2026-02-10T11:58:00Z">
        <w:r w:rsidR="00923135">
          <w:rPr>
            <w:rFonts w:ascii="Noto Sans CJK KR Regular" w:eastAsia="Noto Sans CJK KR Regular" w:hAnsi="Noto Sans CJK KR Regular" w:cs="굴림"/>
            <w:color w:val="000000"/>
            <w:sz w:val="18"/>
            <w:szCs w:val="18"/>
            <w:shd w:val="clear" w:color="auto" w:fill="FFFFFF"/>
          </w:rPr>
          <w:t>7</w:t>
        </w:r>
      </w:ins>
      <w:r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</w:rPr>
        <w:t xml:space="preserve">년 </w:t>
      </w:r>
      <w:r w:rsidR="00FE20AF">
        <w:rPr>
          <w:rFonts w:ascii="Noto Sans CJK KR Regular" w:eastAsia="Noto Sans CJK KR Regular" w:hAnsi="Noto Sans CJK KR Regular" w:cs="굴림" w:hint="eastAsia"/>
          <w:color w:val="000000"/>
          <w:sz w:val="18"/>
          <w:szCs w:val="18"/>
          <w:shd w:val="clear" w:color="auto" w:fill="FFFFFF"/>
        </w:rPr>
        <w:t>3</w:t>
      </w:r>
      <w:r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</w:rPr>
        <w:t>월 31일</w:t>
      </w:r>
    </w:p>
    <w:p w14:paraId="481B3FD9" w14:textId="77777777" w:rsidR="003908E0" w:rsidRPr="00124595" w:rsidRDefault="003908E0" w:rsidP="003908E0">
      <w:pPr>
        <w:shd w:val="clear" w:color="auto" w:fill="FFFFFF"/>
        <w:snapToGrid w:val="0"/>
        <w:spacing w:line="384" w:lineRule="auto"/>
        <w:ind w:hanging="240"/>
        <w:textAlignment w:val="baseline"/>
        <w:rPr>
          <w:rFonts w:ascii="Noto Sans CJK KR Regular" w:eastAsia="Noto Sans CJK KR Regular" w:hAnsi="Noto Sans CJK KR Regular" w:cs="굴림"/>
          <w:color w:val="000000"/>
          <w:sz w:val="18"/>
          <w:szCs w:val="18"/>
        </w:rPr>
      </w:pPr>
    </w:p>
    <w:p w14:paraId="586D420C" w14:textId="77777777" w:rsidR="003908E0" w:rsidRPr="00124595" w:rsidRDefault="003908E0" w:rsidP="003908E0">
      <w:pPr>
        <w:shd w:val="clear" w:color="auto" w:fill="FFFFFF"/>
        <w:snapToGrid w:val="0"/>
        <w:spacing w:line="384" w:lineRule="auto"/>
        <w:ind w:hanging="240"/>
        <w:textAlignment w:val="baseline"/>
        <w:rPr>
          <w:rFonts w:ascii="Noto Sans CJK KR Regular" w:eastAsia="Noto Sans CJK KR Regular" w:hAnsi="Noto Sans CJK KR Regular" w:cs="굴림"/>
          <w:color w:val="000000"/>
          <w:sz w:val="18"/>
          <w:szCs w:val="18"/>
        </w:rPr>
      </w:pPr>
      <w:r w:rsidRPr="00124595">
        <w:rPr>
          <w:rFonts w:ascii="Noto Sans CJK KR Regular" w:eastAsia="Noto Sans CJK KR Regular" w:hAnsi="Noto Sans CJK KR Regular" w:cs="굴림"/>
          <w:b/>
          <w:bCs/>
          <w:color w:val="000000"/>
          <w:sz w:val="18"/>
          <w:szCs w:val="18"/>
          <w:shd w:val="clear" w:color="auto" w:fill="FFFFFF"/>
        </w:rPr>
        <w:t>제5조 (</w:t>
      </w:r>
      <w:proofErr w:type="spellStart"/>
      <w:r w:rsidRPr="00124595">
        <w:rPr>
          <w:rFonts w:ascii="Noto Sans CJK KR Regular" w:eastAsia="Noto Sans CJK KR Regular" w:hAnsi="Noto Sans CJK KR Regular" w:cs="굴림"/>
          <w:b/>
          <w:bCs/>
          <w:color w:val="000000"/>
          <w:sz w:val="18"/>
          <w:szCs w:val="18"/>
          <w:shd w:val="clear" w:color="auto" w:fill="FFFFFF"/>
        </w:rPr>
        <w:t>재위탁</w:t>
      </w:r>
      <w:proofErr w:type="spellEnd"/>
      <w:r w:rsidRPr="00124595">
        <w:rPr>
          <w:rFonts w:ascii="Noto Sans CJK KR Regular" w:eastAsia="Noto Sans CJK KR Regular" w:hAnsi="Noto Sans CJK KR Regular" w:cs="굴림"/>
          <w:b/>
          <w:bCs/>
          <w:color w:val="000000"/>
          <w:sz w:val="18"/>
          <w:szCs w:val="18"/>
          <w:shd w:val="clear" w:color="auto" w:fill="FFFFFF"/>
        </w:rPr>
        <w:t xml:space="preserve"> 제한) </w:t>
      </w:r>
      <w:r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</w:rPr>
        <w:t xml:space="preserve">① </w:t>
      </w:r>
      <w:r w:rsidRPr="00124595">
        <w:rPr>
          <w:rFonts w:ascii="Noto Sans CJK KR Regular" w:eastAsia="Noto Sans CJK KR Regular" w:hAnsi="Noto Sans CJK KR Regular" w:cs="굴림" w:hint="eastAsia"/>
          <w:color w:val="000000"/>
          <w:sz w:val="18"/>
          <w:szCs w:val="18"/>
          <w:shd w:val="clear" w:color="auto" w:fill="FFFFFF"/>
        </w:rPr>
        <w:t>“</w:t>
      </w:r>
      <w:proofErr w:type="spellStart"/>
      <w:r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</w:rPr>
        <w:t>수탁자</w:t>
      </w:r>
      <w:r w:rsidRPr="00124595">
        <w:rPr>
          <w:rFonts w:ascii="Noto Sans CJK KR Regular" w:eastAsia="Noto Sans CJK KR Regular" w:hAnsi="Noto Sans CJK KR Regular" w:cs="굴림" w:hint="eastAsia"/>
          <w:color w:val="000000"/>
          <w:sz w:val="18"/>
          <w:szCs w:val="18"/>
          <w:shd w:val="clear" w:color="auto" w:fill="FFFFFF"/>
        </w:rPr>
        <w:t>”</w:t>
      </w:r>
      <w:r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</w:rPr>
        <w:t>는</w:t>
      </w:r>
      <w:proofErr w:type="spellEnd"/>
      <w:r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</w:rPr>
        <w:t xml:space="preserve"> </w:t>
      </w:r>
      <w:r w:rsidRPr="00124595">
        <w:rPr>
          <w:rFonts w:ascii="Noto Sans CJK KR Regular" w:eastAsia="Noto Sans CJK KR Regular" w:hAnsi="Noto Sans CJK KR Regular" w:cs="굴림" w:hint="eastAsia"/>
          <w:color w:val="000000"/>
          <w:sz w:val="18"/>
          <w:szCs w:val="18"/>
          <w:shd w:val="clear" w:color="auto" w:fill="FFFFFF"/>
        </w:rPr>
        <w:t>“</w:t>
      </w:r>
      <w:proofErr w:type="spellStart"/>
      <w:r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</w:rPr>
        <w:t>위탁자</w:t>
      </w:r>
      <w:r w:rsidRPr="00124595">
        <w:rPr>
          <w:rFonts w:ascii="Noto Sans CJK KR Regular" w:eastAsia="Noto Sans CJK KR Regular" w:hAnsi="Noto Sans CJK KR Regular" w:cs="굴림" w:hint="eastAsia"/>
          <w:color w:val="000000"/>
          <w:sz w:val="18"/>
          <w:szCs w:val="18"/>
          <w:shd w:val="clear" w:color="auto" w:fill="FFFFFF"/>
        </w:rPr>
        <w:t>”</w:t>
      </w:r>
      <w:r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</w:rPr>
        <w:t>의</w:t>
      </w:r>
      <w:proofErr w:type="spellEnd"/>
      <w:r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</w:rPr>
        <w:t xml:space="preserve"> 사전 승낙을 얻은 경우를 제외하고 </w:t>
      </w:r>
      <w:r w:rsidRPr="00124595">
        <w:rPr>
          <w:rFonts w:ascii="Noto Sans CJK KR Regular" w:eastAsia="Noto Sans CJK KR Regular" w:hAnsi="Noto Sans CJK KR Regular" w:cs="굴림" w:hint="eastAsia"/>
          <w:color w:val="000000"/>
          <w:sz w:val="18"/>
          <w:szCs w:val="18"/>
          <w:shd w:val="clear" w:color="auto" w:fill="FFFFFF"/>
        </w:rPr>
        <w:t>“</w:t>
      </w:r>
      <w:proofErr w:type="spellStart"/>
      <w:r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</w:rPr>
        <w:t>위탁자</w:t>
      </w:r>
      <w:r w:rsidRPr="00124595">
        <w:rPr>
          <w:rFonts w:ascii="Noto Sans CJK KR Regular" w:eastAsia="Noto Sans CJK KR Regular" w:hAnsi="Noto Sans CJK KR Regular" w:cs="굴림" w:hint="eastAsia"/>
          <w:color w:val="000000"/>
          <w:sz w:val="18"/>
          <w:szCs w:val="18"/>
          <w:shd w:val="clear" w:color="auto" w:fill="FFFFFF"/>
        </w:rPr>
        <w:t>”</w:t>
      </w:r>
      <w:r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</w:rPr>
        <w:t>와의</w:t>
      </w:r>
      <w:proofErr w:type="spellEnd"/>
      <w:r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</w:rPr>
        <w:t xml:space="preserve"> 계약상의 권리와 의무의 전부 또는 일부를 제3자에게 양도하거나 </w:t>
      </w:r>
      <w:proofErr w:type="spellStart"/>
      <w:r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</w:rPr>
        <w:t>재위탁할</w:t>
      </w:r>
      <w:proofErr w:type="spellEnd"/>
      <w:r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</w:rPr>
        <w:t xml:space="preserve"> 수 없다.</w:t>
      </w:r>
    </w:p>
    <w:p w14:paraId="728BAB83" w14:textId="77777777" w:rsidR="003908E0" w:rsidRPr="00124595" w:rsidRDefault="003908E0" w:rsidP="003908E0">
      <w:pPr>
        <w:shd w:val="clear" w:color="auto" w:fill="FFFFFF"/>
        <w:snapToGrid w:val="0"/>
        <w:spacing w:line="384" w:lineRule="auto"/>
        <w:ind w:hanging="240"/>
        <w:textAlignment w:val="baseline"/>
        <w:rPr>
          <w:rFonts w:ascii="Noto Sans CJK KR Regular" w:eastAsia="Noto Sans CJK KR Regular" w:hAnsi="Noto Sans CJK KR Regular" w:cs="굴림"/>
          <w:color w:val="000000"/>
          <w:sz w:val="18"/>
          <w:szCs w:val="18"/>
        </w:rPr>
      </w:pPr>
      <w:r w:rsidRPr="00124595">
        <w:rPr>
          <w:rFonts w:ascii="Noto Sans CJK KR Regular" w:eastAsia="Noto Sans CJK KR Regular" w:hAnsi="Noto Sans CJK KR Regular" w:cs="굴림"/>
          <w:color w:val="000000"/>
          <w:spacing w:val="-2"/>
          <w:sz w:val="18"/>
          <w:szCs w:val="18"/>
          <w:shd w:val="clear" w:color="auto" w:fill="FFFFFF"/>
        </w:rPr>
        <w:lastRenderedPageBreak/>
        <w:t xml:space="preserve">② </w:t>
      </w:r>
      <w:r w:rsidRPr="00124595">
        <w:rPr>
          <w:rFonts w:ascii="Noto Sans CJK KR Regular" w:eastAsia="Noto Sans CJK KR Regular" w:hAnsi="Noto Sans CJK KR Regular" w:cs="굴림" w:hint="eastAsia"/>
          <w:color w:val="000000"/>
          <w:spacing w:val="-2"/>
          <w:sz w:val="18"/>
          <w:szCs w:val="18"/>
          <w:shd w:val="clear" w:color="auto" w:fill="FFFFFF"/>
        </w:rPr>
        <w:t>“</w:t>
      </w:r>
      <w:proofErr w:type="spellStart"/>
      <w:r w:rsidRPr="00124595">
        <w:rPr>
          <w:rFonts w:ascii="Noto Sans CJK KR Regular" w:eastAsia="Noto Sans CJK KR Regular" w:hAnsi="Noto Sans CJK KR Regular" w:cs="굴림"/>
          <w:color w:val="000000"/>
          <w:spacing w:val="-2"/>
          <w:sz w:val="18"/>
          <w:szCs w:val="18"/>
          <w:shd w:val="clear" w:color="auto" w:fill="FFFFFF"/>
        </w:rPr>
        <w:t>수탁자</w:t>
      </w:r>
      <w:r w:rsidRPr="00124595">
        <w:rPr>
          <w:rFonts w:ascii="Noto Sans CJK KR Regular" w:eastAsia="Noto Sans CJK KR Regular" w:hAnsi="Noto Sans CJK KR Regular" w:cs="굴림" w:hint="eastAsia"/>
          <w:color w:val="000000"/>
          <w:spacing w:val="-2"/>
          <w:sz w:val="18"/>
          <w:szCs w:val="18"/>
          <w:shd w:val="clear" w:color="auto" w:fill="FFFFFF"/>
        </w:rPr>
        <w:t>”</w:t>
      </w:r>
      <w:r w:rsidRPr="00124595">
        <w:rPr>
          <w:rFonts w:ascii="Noto Sans CJK KR Regular" w:eastAsia="Noto Sans CJK KR Regular" w:hAnsi="Noto Sans CJK KR Regular" w:cs="굴림"/>
          <w:color w:val="000000"/>
          <w:spacing w:val="-2"/>
          <w:sz w:val="18"/>
          <w:szCs w:val="18"/>
          <w:shd w:val="clear" w:color="auto" w:fill="FFFFFF"/>
        </w:rPr>
        <w:t>가</w:t>
      </w:r>
      <w:proofErr w:type="spellEnd"/>
      <w:r w:rsidRPr="00124595">
        <w:rPr>
          <w:rFonts w:ascii="Noto Sans CJK KR Regular" w:eastAsia="Noto Sans CJK KR Regular" w:hAnsi="Noto Sans CJK KR Regular" w:cs="굴림"/>
          <w:color w:val="000000"/>
          <w:spacing w:val="-2"/>
          <w:sz w:val="18"/>
          <w:szCs w:val="18"/>
          <w:shd w:val="clear" w:color="auto" w:fill="FFFFFF"/>
        </w:rPr>
        <w:t xml:space="preserve"> 다른 제3의 회사와 수탁계약을 할 경우에는 </w:t>
      </w:r>
      <w:r w:rsidRPr="00124595">
        <w:rPr>
          <w:rFonts w:ascii="Noto Sans CJK KR Regular" w:eastAsia="Noto Sans CJK KR Regular" w:hAnsi="Noto Sans CJK KR Regular" w:cs="굴림" w:hint="eastAsia"/>
          <w:color w:val="000000"/>
          <w:spacing w:val="-2"/>
          <w:sz w:val="18"/>
          <w:szCs w:val="18"/>
          <w:shd w:val="clear" w:color="auto" w:fill="FFFFFF"/>
        </w:rPr>
        <w:t>“</w:t>
      </w:r>
      <w:proofErr w:type="spellStart"/>
      <w:r w:rsidRPr="00124595">
        <w:rPr>
          <w:rFonts w:ascii="Noto Sans CJK KR Regular" w:eastAsia="Noto Sans CJK KR Regular" w:hAnsi="Noto Sans CJK KR Regular" w:cs="굴림"/>
          <w:color w:val="000000"/>
          <w:spacing w:val="-2"/>
          <w:sz w:val="18"/>
          <w:szCs w:val="18"/>
          <w:shd w:val="clear" w:color="auto" w:fill="FFFFFF"/>
        </w:rPr>
        <w:t>수탁자</w:t>
      </w:r>
      <w:r w:rsidRPr="00124595">
        <w:rPr>
          <w:rFonts w:ascii="Noto Sans CJK KR Regular" w:eastAsia="Noto Sans CJK KR Regular" w:hAnsi="Noto Sans CJK KR Regular" w:cs="굴림" w:hint="eastAsia"/>
          <w:color w:val="000000"/>
          <w:spacing w:val="-2"/>
          <w:sz w:val="18"/>
          <w:szCs w:val="18"/>
          <w:shd w:val="clear" w:color="auto" w:fill="FFFFFF"/>
        </w:rPr>
        <w:t>”</w:t>
      </w:r>
      <w:r w:rsidRPr="00124595">
        <w:rPr>
          <w:rFonts w:ascii="Noto Sans CJK KR Regular" w:eastAsia="Noto Sans CJK KR Regular" w:hAnsi="Noto Sans CJK KR Regular" w:cs="굴림"/>
          <w:color w:val="000000"/>
          <w:spacing w:val="-2"/>
          <w:sz w:val="18"/>
          <w:szCs w:val="18"/>
          <w:shd w:val="clear" w:color="auto" w:fill="FFFFFF"/>
        </w:rPr>
        <w:t>는</w:t>
      </w:r>
      <w:proofErr w:type="spellEnd"/>
      <w:r w:rsidRPr="00124595">
        <w:rPr>
          <w:rFonts w:ascii="Noto Sans CJK KR Regular" w:eastAsia="Noto Sans CJK KR Regular" w:hAnsi="Noto Sans CJK KR Regular" w:cs="굴림"/>
          <w:color w:val="000000"/>
          <w:spacing w:val="-2"/>
          <w:sz w:val="18"/>
          <w:szCs w:val="18"/>
          <w:shd w:val="clear" w:color="auto" w:fill="FFFFFF"/>
        </w:rPr>
        <w:t xml:space="preserve"> 해당 사실을 계약 체결</w:t>
      </w:r>
      <w:r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</w:rPr>
        <w:t xml:space="preserve"> 7일 이전에 </w:t>
      </w:r>
      <w:r w:rsidRPr="00124595">
        <w:rPr>
          <w:rFonts w:ascii="Noto Sans CJK KR Regular" w:eastAsia="Noto Sans CJK KR Regular" w:hAnsi="Noto Sans CJK KR Regular" w:cs="굴림" w:hint="eastAsia"/>
          <w:color w:val="000000"/>
          <w:sz w:val="18"/>
          <w:szCs w:val="18"/>
          <w:shd w:val="clear" w:color="auto" w:fill="FFFFFF"/>
        </w:rPr>
        <w:t>“</w:t>
      </w:r>
      <w:proofErr w:type="spellStart"/>
      <w:r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</w:rPr>
        <w:t>위탁자</w:t>
      </w:r>
      <w:r w:rsidRPr="00124595">
        <w:rPr>
          <w:rFonts w:ascii="Noto Sans CJK KR Regular" w:eastAsia="Noto Sans CJK KR Regular" w:hAnsi="Noto Sans CJK KR Regular" w:cs="굴림" w:hint="eastAsia"/>
          <w:color w:val="000000"/>
          <w:sz w:val="18"/>
          <w:szCs w:val="18"/>
          <w:shd w:val="clear" w:color="auto" w:fill="FFFFFF"/>
        </w:rPr>
        <w:t>”</w:t>
      </w:r>
      <w:r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</w:rPr>
        <w:t>에게</w:t>
      </w:r>
      <w:proofErr w:type="spellEnd"/>
      <w:r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</w:rPr>
        <w:t xml:space="preserve"> 통보하고 협의하여야 한다.</w:t>
      </w:r>
    </w:p>
    <w:p w14:paraId="733FA2AB" w14:textId="77777777" w:rsidR="003908E0" w:rsidRPr="00124595" w:rsidRDefault="003908E0" w:rsidP="003908E0">
      <w:pPr>
        <w:shd w:val="clear" w:color="auto" w:fill="FFFFFF"/>
        <w:snapToGrid w:val="0"/>
        <w:spacing w:line="384" w:lineRule="auto"/>
        <w:textAlignment w:val="baseline"/>
        <w:rPr>
          <w:rFonts w:ascii="Noto Sans CJK KR Regular" w:eastAsia="Noto Sans CJK KR Regular" w:hAnsi="Noto Sans CJK KR Regular" w:cs="굴림"/>
          <w:color w:val="000000"/>
          <w:sz w:val="18"/>
          <w:szCs w:val="18"/>
        </w:rPr>
      </w:pPr>
    </w:p>
    <w:p w14:paraId="6B50717B" w14:textId="77777777" w:rsidR="003908E0" w:rsidRPr="00124595" w:rsidRDefault="003908E0" w:rsidP="003908E0">
      <w:pPr>
        <w:shd w:val="clear" w:color="auto" w:fill="FFFFFF"/>
        <w:snapToGrid w:val="0"/>
        <w:spacing w:line="384" w:lineRule="auto"/>
        <w:ind w:hanging="240"/>
        <w:textAlignment w:val="baseline"/>
        <w:rPr>
          <w:rFonts w:ascii="Noto Sans CJK KR Regular" w:eastAsia="Noto Sans CJK KR Regular" w:hAnsi="Noto Sans CJK KR Regular" w:cs="굴림"/>
          <w:color w:val="000000"/>
          <w:sz w:val="18"/>
          <w:szCs w:val="18"/>
        </w:rPr>
      </w:pPr>
      <w:r w:rsidRPr="00124595">
        <w:rPr>
          <w:rFonts w:ascii="Noto Sans CJK KR Regular" w:eastAsia="Noto Sans CJK KR Regular" w:hAnsi="Noto Sans CJK KR Regular" w:cs="굴림"/>
          <w:b/>
          <w:bCs/>
          <w:color w:val="000000"/>
          <w:sz w:val="18"/>
          <w:szCs w:val="18"/>
          <w:shd w:val="clear" w:color="auto" w:fill="FFFFFF"/>
        </w:rPr>
        <w:t>제6조 (개인정보의 안전성 확보조치)</w:t>
      </w:r>
      <w:r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</w:rPr>
        <w:t xml:space="preserve"> </w:t>
      </w:r>
      <w:r w:rsidRPr="00124595">
        <w:rPr>
          <w:rFonts w:ascii="Noto Sans CJK KR Regular" w:eastAsia="Noto Sans CJK KR Regular" w:hAnsi="Noto Sans CJK KR Regular" w:cs="굴림" w:hint="eastAsia"/>
          <w:color w:val="000000"/>
          <w:sz w:val="18"/>
          <w:szCs w:val="18"/>
          <w:shd w:val="clear" w:color="auto" w:fill="FFFFFF"/>
        </w:rPr>
        <w:t>“</w:t>
      </w:r>
      <w:proofErr w:type="spellStart"/>
      <w:r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</w:rPr>
        <w:t>수탁자</w:t>
      </w:r>
      <w:r w:rsidRPr="00124595">
        <w:rPr>
          <w:rFonts w:ascii="Noto Sans CJK KR Regular" w:eastAsia="Noto Sans CJK KR Regular" w:hAnsi="Noto Sans CJK KR Regular" w:cs="굴림" w:hint="eastAsia"/>
          <w:color w:val="000000"/>
          <w:sz w:val="18"/>
          <w:szCs w:val="18"/>
          <w:shd w:val="clear" w:color="auto" w:fill="FFFFFF"/>
        </w:rPr>
        <w:t>”</w:t>
      </w:r>
      <w:r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</w:rPr>
        <w:t>는「개인정보</w:t>
      </w:r>
      <w:proofErr w:type="spellEnd"/>
      <w:r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</w:rPr>
        <w:t xml:space="preserve"> 보호법」제23조제2항 및 제24조제3항 및 제29조, 같은 법 시행령 제21조 및 제30조, 「개인정보의 안전성 확보조치 </w:t>
      </w:r>
      <w:r w:rsidRPr="00124595">
        <w:rPr>
          <w:rFonts w:ascii="Noto Sans CJK KR Regular" w:eastAsia="Noto Sans CJK KR Regular" w:hAnsi="Noto Sans CJK KR Regular" w:cs="굴림"/>
          <w:color w:val="000000"/>
          <w:spacing w:val="-10"/>
          <w:sz w:val="18"/>
          <w:szCs w:val="18"/>
          <w:shd w:val="clear" w:color="auto" w:fill="FFFFFF"/>
        </w:rPr>
        <w:t xml:space="preserve">기준」(행정안전부 고시 제2019-47호)에 따라 개인정보의 안전성 확보에 필요한 </w:t>
      </w:r>
      <w:proofErr w:type="spellStart"/>
      <w:r w:rsidRPr="00124595">
        <w:rPr>
          <w:rFonts w:ascii="Noto Sans CJK KR Regular" w:eastAsia="Noto Sans CJK KR Regular" w:hAnsi="Noto Sans CJK KR Regular" w:cs="굴림"/>
          <w:color w:val="000000"/>
          <w:spacing w:val="-10"/>
          <w:sz w:val="18"/>
          <w:szCs w:val="18"/>
          <w:shd w:val="clear" w:color="auto" w:fill="FFFFFF"/>
        </w:rPr>
        <w:t>관리적</w:t>
      </w:r>
      <w:r w:rsidRPr="00124595">
        <w:rPr>
          <w:rFonts w:ascii="MS Gothic" w:eastAsia="MS Gothic" w:hAnsi="MS Gothic" w:cs="MS Gothic"/>
          <w:color w:val="000000"/>
          <w:spacing w:val="-10"/>
          <w:sz w:val="18"/>
          <w:szCs w:val="18"/>
          <w:shd w:val="clear" w:color="auto" w:fill="FFFFFF"/>
        </w:rPr>
        <w:t>․</w:t>
      </w:r>
      <w:r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</w:rPr>
        <w:t>기술적</w:t>
      </w:r>
      <w:proofErr w:type="spellEnd"/>
      <w:r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</w:rPr>
        <w:t xml:space="preserve"> 조치를 취하여야 한다.</w:t>
      </w:r>
    </w:p>
    <w:p w14:paraId="081E632A" w14:textId="77777777" w:rsidR="003908E0" w:rsidRPr="00124595" w:rsidRDefault="003908E0" w:rsidP="003908E0">
      <w:pPr>
        <w:shd w:val="clear" w:color="auto" w:fill="FFFFFF"/>
        <w:snapToGrid w:val="0"/>
        <w:spacing w:line="384" w:lineRule="auto"/>
        <w:ind w:hanging="240"/>
        <w:textAlignment w:val="baseline"/>
        <w:rPr>
          <w:rFonts w:ascii="Noto Sans CJK KR Regular" w:eastAsia="Noto Sans CJK KR Regular" w:hAnsi="Noto Sans CJK KR Regular" w:cs="굴림"/>
          <w:color w:val="000000"/>
          <w:sz w:val="18"/>
          <w:szCs w:val="18"/>
        </w:rPr>
      </w:pPr>
    </w:p>
    <w:p w14:paraId="10CEEFE4" w14:textId="77777777" w:rsidR="003908E0" w:rsidRPr="00124595" w:rsidRDefault="003908E0" w:rsidP="003908E0">
      <w:pPr>
        <w:shd w:val="clear" w:color="auto" w:fill="FFFFFF"/>
        <w:snapToGrid w:val="0"/>
        <w:spacing w:line="384" w:lineRule="auto"/>
        <w:ind w:hanging="240"/>
        <w:textAlignment w:val="baseline"/>
        <w:rPr>
          <w:rFonts w:ascii="Noto Sans CJK KR Regular" w:eastAsia="Noto Sans CJK KR Regular" w:hAnsi="Noto Sans CJK KR Regular" w:cs="굴림"/>
          <w:color w:val="000000"/>
          <w:sz w:val="18"/>
          <w:szCs w:val="18"/>
        </w:rPr>
      </w:pPr>
      <w:r w:rsidRPr="00124595">
        <w:rPr>
          <w:rFonts w:ascii="Noto Sans CJK KR Regular" w:eastAsia="Noto Sans CJK KR Regular" w:hAnsi="Noto Sans CJK KR Regular" w:cs="굴림"/>
          <w:b/>
          <w:bCs/>
          <w:color w:val="000000"/>
          <w:sz w:val="18"/>
          <w:szCs w:val="18"/>
          <w:shd w:val="clear" w:color="auto" w:fill="FFFFFF"/>
        </w:rPr>
        <w:t xml:space="preserve">제7조 (개인정보의 처리제한) </w:t>
      </w:r>
      <w:r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</w:rPr>
        <w:t xml:space="preserve">① </w:t>
      </w:r>
      <w:r w:rsidRPr="00124595">
        <w:rPr>
          <w:rFonts w:ascii="Noto Sans CJK KR Regular" w:eastAsia="Noto Sans CJK KR Regular" w:hAnsi="Noto Sans CJK KR Regular" w:cs="굴림" w:hint="eastAsia"/>
          <w:color w:val="000000"/>
          <w:sz w:val="18"/>
          <w:szCs w:val="18"/>
          <w:shd w:val="clear" w:color="auto" w:fill="FFFFFF"/>
        </w:rPr>
        <w:t>“</w:t>
      </w:r>
      <w:proofErr w:type="spellStart"/>
      <w:r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</w:rPr>
        <w:t>수탁자</w:t>
      </w:r>
      <w:r w:rsidRPr="00124595">
        <w:rPr>
          <w:rFonts w:ascii="Noto Sans CJK KR Regular" w:eastAsia="Noto Sans CJK KR Regular" w:hAnsi="Noto Sans CJK KR Regular" w:cs="굴림" w:hint="eastAsia"/>
          <w:color w:val="000000"/>
          <w:sz w:val="18"/>
          <w:szCs w:val="18"/>
          <w:shd w:val="clear" w:color="auto" w:fill="FFFFFF"/>
        </w:rPr>
        <w:t>”</w:t>
      </w:r>
      <w:r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</w:rPr>
        <w:t>는</w:t>
      </w:r>
      <w:proofErr w:type="spellEnd"/>
      <w:r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</w:rPr>
        <w:t xml:space="preserve"> 계약기간은 물론 계약 종료 후에도 위탁업무 수행 목적 범위를 넘어 개인정보를 이용하거나 이를 제3자에게 제공 또는 누설하여서는 안 된다.</w:t>
      </w:r>
    </w:p>
    <w:p w14:paraId="6DD5C90E" w14:textId="77777777" w:rsidR="003908E0" w:rsidRPr="00124595" w:rsidRDefault="003908E0" w:rsidP="003908E0">
      <w:pPr>
        <w:shd w:val="clear" w:color="auto" w:fill="FFFFFF"/>
        <w:snapToGrid w:val="0"/>
        <w:spacing w:line="384" w:lineRule="auto"/>
        <w:ind w:hanging="240"/>
        <w:textAlignment w:val="baseline"/>
        <w:rPr>
          <w:rFonts w:ascii="Noto Sans CJK KR Regular" w:eastAsia="Noto Sans CJK KR Regular" w:hAnsi="Noto Sans CJK KR Regular" w:cs="굴림"/>
          <w:color w:val="000000"/>
          <w:sz w:val="18"/>
          <w:szCs w:val="18"/>
        </w:rPr>
      </w:pPr>
      <w:r w:rsidRPr="00124595">
        <w:rPr>
          <w:rFonts w:ascii="Noto Sans CJK KR Regular" w:eastAsia="Noto Sans CJK KR Regular" w:hAnsi="Noto Sans CJK KR Regular" w:cs="굴림"/>
          <w:color w:val="000000"/>
          <w:spacing w:val="-6"/>
          <w:sz w:val="18"/>
          <w:szCs w:val="18"/>
          <w:shd w:val="clear" w:color="auto" w:fill="FFFFFF"/>
        </w:rPr>
        <w:t xml:space="preserve">② </w:t>
      </w:r>
      <w:r w:rsidRPr="00124595">
        <w:rPr>
          <w:rFonts w:ascii="Noto Sans CJK KR Regular" w:eastAsia="Noto Sans CJK KR Regular" w:hAnsi="Noto Sans CJK KR Regular" w:cs="굴림" w:hint="eastAsia"/>
          <w:color w:val="000000"/>
          <w:spacing w:val="-6"/>
          <w:sz w:val="18"/>
          <w:szCs w:val="18"/>
          <w:shd w:val="clear" w:color="auto" w:fill="FFFFFF"/>
        </w:rPr>
        <w:t>“</w:t>
      </w:r>
      <w:proofErr w:type="spellStart"/>
      <w:r w:rsidRPr="00124595">
        <w:rPr>
          <w:rFonts w:ascii="Noto Sans CJK KR Regular" w:eastAsia="Noto Sans CJK KR Regular" w:hAnsi="Noto Sans CJK KR Regular" w:cs="굴림"/>
          <w:color w:val="000000"/>
          <w:spacing w:val="-6"/>
          <w:sz w:val="18"/>
          <w:szCs w:val="18"/>
          <w:shd w:val="clear" w:color="auto" w:fill="FFFFFF"/>
        </w:rPr>
        <w:t>수탁자</w:t>
      </w:r>
      <w:r w:rsidRPr="00124595">
        <w:rPr>
          <w:rFonts w:ascii="Noto Sans CJK KR Regular" w:eastAsia="Noto Sans CJK KR Regular" w:hAnsi="Noto Sans CJK KR Regular" w:cs="굴림" w:hint="eastAsia"/>
          <w:color w:val="000000"/>
          <w:spacing w:val="-6"/>
          <w:sz w:val="18"/>
          <w:szCs w:val="18"/>
          <w:shd w:val="clear" w:color="auto" w:fill="FFFFFF"/>
        </w:rPr>
        <w:t>”</w:t>
      </w:r>
      <w:r w:rsidRPr="00124595">
        <w:rPr>
          <w:rFonts w:ascii="Noto Sans CJK KR Regular" w:eastAsia="Noto Sans CJK KR Regular" w:hAnsi="Noto Sans CJK KR Regular" w:cs="굴림"/>
          <w:color w:val="000000"/>
          <w:spacing w:val="-6"/>
          <w:sz w:val="18"/>
          <w:szCs w:val="18"/>
          <w:shd w:val="clear" w:color="auto" w:fill="FFFFFF"/>
        </w:rPr>
        <w:t>는</w:t>
      </w:r>
      <w:proofErr w:type="spellEnd"/>
      <w:r w:rsidRPr="00124595">
        <w:rPr>
          <w:rFonts w:ascii="Noto Sans CJK KR Regular" w:eastAsia="Noto Sans CJK KR Regular" w:hAnsi="Noto Sans CJK KR Regular" w:cs="굴림"/>
          <w:color w:val="000000"/>
          <w:spacing w:val="-6"/>
          <w:sz w:val="18"/>
          <w:szCs w:val="18"/>
          <w:shd w:val="clear" w:color="auto" w:fill="FFFFFF"/>
        </w:rPr>
        <w:t xml:space="preserve"> 계약이 해지되거나 또는 계약기간이 만료된 경우 위탁업무와 관련하여 보유</w:t>
      </w:r>
      <w:r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</w:rPr>
        <w:t xml:space="preserve">하고 있는 개인정보를 「개인정보 </w:t>
      </w:r>
      <w:proofErr w:type="spellStart"/>
      <w:r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</w:rPr>
        <w:t>보호법」시행령</w:t>
      </w:r>
      <w:proofErr w:type="spellEnd"/>
      <w:r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</w:rPr>
        <w:t xml:space="preserve"> 제16조 </w:t>
      </w:r>
      <w:proofErr w:type="spellStart"/>
      <w:r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</w:rPr>
        <w:t>및「개인정보의</w:t>
      </w:r>
      <w:proofErr w:type="spellEnd"/>
      <w:r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</w:rPr>
        <w:t xml:space="preserve"> 안전성 확보조치 기준」(행정안전부 고시 제2019-47호)에 따라 즉시 파기하거나 </w:t>
      </w:r>
      <w:r w:rsidRPr="00124595">
        <w:rPr>
          <w:rFonts w:ascii="Noto Sans CJK KR Regular" w:eastAsia="Noto Sans CJK KR Regular" w:hAnsi="Noto Sans CJK KR Regular" w:cs="굴림" w:hint="eastAsia"/>
          <w:color w:val="000000"/>
          <w:sz w:val="18"/>
          <w:szCs w:val="18"/>
          <w:shd w:val="clear" w:color="auto" w:fill="FFFFFF"/>
        </w:rPr>
        <w:t>“</w:t>
      </w:r>
      <w:proofErr w:type="spellStart"/>
      <w:r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</w:rPr>
        <w:t>위탁자</w:t>
      </w:r>
      <w:r w:rsidRPr="00124595">
        <w:rPr>
          <w:rFonts w:ascii="Noto Sans CJK KR Regular" w:eastAsia="Noto Sans CJK KR Regular" w:hAnsi="Noto Sans CJK KR Regular" w:cs="굴림" w:hint="eastAsia"/>
          <w:color w:val="000000"/>
          <w:sz w:val="18"/>
          <w:szCs w:val="18"/>
          <w:shd w:val="clear" w:color="auto" w:fill="FFFFFF"/>
        </w:rPr>
        <w:t>”</w:t>
      </w:r>
      <w:r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</w:rPr>
        <w:t>에게</w:t>
      </w:r>
      <w:proofErr w:type="spellEnd"/>
      <w:r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</w:rPr>
        <w:t xml:space="preserve"> 반납하여야 한다. </w:t>
      </w:r>
    </w:p>
    <w:p w14:paraId="3D8F0603" w14:textId="77777777" w:rsidR="003908E0" w:rsidRPr="00124595" w:rsidRDefault="003908E0" w:rsidP="003908E0">
      <w:pPr>
        <w:shd w:val="clear" w:color="auto" w:fill="FFFFFF"/>
        <w:snapToGrid w:val="0"/>
        <w:spacing w:line="384" w:lineRule="auto"/>
        <w:ind w:hanging="240"/>
        <w:textAlignment w:val="baseline"/>
        <w:rPr>
          <w:rFonts w:ascii="Noto Sans CJK KR Regular" w:eastAsia="Noto Sans CJK KR Regular" w:hAnsi="Noto Sans CJK KR Regular" w:cs="굴림"/>
          <w:color w:val="000000"/>
          <w:sz w:val="18"/>
          <w:szCs w:val="18"/>
        </w:rPr>
      </w:pPr>
      <w:r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</w:rPr>
        <w:t xml:space="preserve">③ 제2항에 따라 </w:t>
      </w:r>
      <w:r w:rsidRPr="00124595">
        <w:rPr>
          <w:rFonts w:ascii="Noto Sans CJK KR Regular" w:eastAsia="Noto Sans CJK KR Regular" w:hAnsi="Noto Sans CJK KR Regular" w:cs="굴림" w:hint="eastAsia"/>
          <w:color w:val="000000"/>
          <w:sz w:val="18"/>
          <w:szCs w:val="18"/>
          <w:shd w:val="clear" w:color="auto" w:fill="FFFFFF"/>
        </w:rPr>
        <w:t>“</w:t>
      </w:r>
      <w:proofErr w:type="spellStart"/>
      <w:r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</w:rPr>
        <w:t>수탁자</w:t>
      </w:r>
      <w:r w:rsidRPr="00124595">
        <w:rPr>
          <w:rFonts w:ascii="Noto Sans CJK KR Regular" w:eastAsia="Noto Sans CJK KR Regular" w:hAnsi="Noto Sans CJK KR Regular" w:cs="굴림" w:hint="eastAsia"/>
          <w:color w:val="000000"/>
          <w:sz w:val="18"/>
          <w:szCs w:val="18"/>
          <w:shd w:val="clear" w:color="auto" w:fill="FFFFFF"/>
        </w:rPr>
        <w:t>”</w:t>
      </w:r>
      <w:r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</w:rPr>
        <w:t>가</w:t>
      </w:r>
      <w:proofErr w:type="spellEnd"/>
      <w:r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</w:rPr>
        <w:t xml:space="preserve"> 개인정보를 파기한 경우 지체없이 </w:t>
      </w:r>
      <w:r w:rsidRPr="00124595">
        <w:rPr>
          <w:rFonts w:ascii="Noto Sans CJK KR Regular" w:eastAsia="Noto Sans CJK KR Regular" w:hAnsi="Noto Sans CJK KR Regular" w:cs="굴림" w:hint="eastAsia"/>
          <w:color w:val="000000"/>
          <w:sz w:val="18"/>
          <w:szCs w:val="18"/>
          <w:shd w:val="clear" w:color="auto" w:fill="FFFFFF"/>
        </w:rPr>
        <w:t>“</w:t>
      </w:r>
      <w:proofErr w:type="spellStart"/>
      <w:r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</w:rPr>
        <w:t>위탁자</w:t>
      </w:r>
      <w:r w:rsidRPr="00124595">
        <w:rPr>
          <w:rFonts w:ascii="Noto Sans CJK KR Regular" w:eastAsia="Noto Sans CJK KR Regular" w:hAnsi="Noto Sans CJK KR Regular" w:cs="굴림" w:hint="eastAsia"/>
          <w:color w:val="000000"/>
          <w:sz w:val="18"/>
          <w:szCs w:val="18"/>
          <w:shd w:val="clear" w:color="auto" w:fill="FFFFFF"/>
        </w:rPr>
        <w:t>”</w:t>
      </w:r>
      <w:r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</w:rPr>
        <w:t>에게</w:t>
      </w:r>
      <w:proofErr w:type="spellEnd"/>
      <w:r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</w:rPr>
        <w:t xml:space="preserve"> 그 결과를 통보하여야 한다.</w:t>
      </w:r>
    </w:p>
    <w:p w14:paraId="32E67888" w14:textId="77777777" w:rsidR="003908E0" w:rsidRPr="00124595" w:rsidRDefault="003908E0" w:rsidP="003908E0">
      <w:pPr>
        <w:shd w:val="clear" w:color="auto" w:fill="FFFFFF"/>
        <w:snapToGrid w:val="0"/>
        <w:spacing w:line="384" w:lineRule="auto"/>
        <w:ind w:hanging="240"/>
        <w:textAlignment w:val="baseline"/>
        <w:rPr>
          <w:rFonts w:ascii="Noto Sans CJK KR Regular" w:eastAsia="Noto Sans CJK KR Regular" w:hAnsi="Noto Sans CJK KR Regular" w:cs="굴림"/>
          <w:color w:val="000000"/>
          <w:sz w:val="18"/>
          <w:szCs w:val="18"/>
        </w:rPr>
      </w:pPr>
    </w:p>
    <w:p w14:paraId="4EAAD245" w14:textId="77777777" w:rsidR="003908E0" w:rsidRPr="00124595" w:rsidRDefault="003908E0" w:rsidP="003908E0">
      <w:pPr>
        <w:shd w:val="clear" w:color="auto" w:fill="FFFFFF"/>
        <w:snapToGrid w:val="0"/>
        <w:spacing w:line="384" w:lineRule="auto"/>
        <w:ind w:hanging="260"/>
        <w:textAlignment w:val="baseline"/>
        <w:rPr>
          <w:rFonts w:ascii="Noto Sans CJK KR Regular" w:eastAsia="Noto Sans CJK KR Regular" w:hAnsi="Noto Sans CJK KR Regular" w:cs="굴림"/>
          <w:color w:val="000000"/>
          <w:sz w:val="18"/>
          <w:szCs w:val="18"/>
        </w:rPr>
      </w:pPr>
      <w:r w:rsidRPr="00124595">
        <w:rPr>
          <w:rFonts w:ascii="Noto Sans CJK KR Regular" w:eastAsia="Noto Sans CJK KR Regular" w:hAnsi="Noto Sans CJK KR Regular" w:cs="굴림"/>
          <w:b/>
          <w:bCs/>
          <w:color w:val="000000"/>
          <w:sz w:val="18"/>
          <w:szCs w:val="18"/>
          <w:shd w:val="clear" w:color="auto" w:fill="FFFFFF"/>
        </w:rPr>
        <w:t xml:space="preserve">제8조 (수탁자에 대한 </w:t>
      </w:r>
      <w:proofErr w:type="spellStart"/>
      <w:r w:rsidRPr="00124595">
        <w:rPr>
          <w:rFonts w:ascii="Noto Sans CJK KR Regular" w:eastAsia="Noto Sans CJK KR Regular" w:hAnsi="Noto Sans CJK KR Regular" w:cs="굴림"/>
          <w:b/>
          <w:bCs/>
          <w:color w:val="000000"/>
          <w:sz w:val="18"/>
          <w:szCs w:val="18"/>
          <w:shd w:val="clear" w:color="auto" w:fill="FFFFFF"/>
        </w:rPr>
        <w:t>관리</w:t>
      </w:r>
      <w:r w:rsidRPr="00124595">
        <w:rPr>
          <w:rFonts w:ascii="Noto Sans CJK KR Regular" w:eastAsia="Noto Sans CJK KR Regular" w:hAnsi="Noto Sans CJK KR Regular" w:cs="굴림" w:hint="eastAsia"/>
          <w:b/>
          <w:bCs/>
          <w:color w:val="000000"/>
          <w:sz w:val="18"/>
          <w:szCs w:val="18"/>
          <w:shd w:val="clear" w:color="auto" w:fill="FFFFFF"/>
        </w:rPr>
        <w:t>·</w:t>
      </w:r>
      <w:r w:rsidRPr="00124595">
        <w:rPr>
          <w:rFonts w:ascii="Noto Sans CJK KR Regular" w:eastAsia="Noto Sans CJK KR Regular" w:hAnsi="Noto Sans CJK KR Regular" w:cs="굴림"/>
          <w:b/>
          <w:bCs/>
          <w:color w:val="000000"/>
          <w:sz w:val="18"/>
          <w:szCs w:val="18"/>
          <w:shd w:val="clear" w:color="auto" w:fill="FFFFFF"/>
        </w:rPr>
        <w:t>감독</w:t>
      </w:r>
      <w:proofErr w:type="spellEnd"/>
      <w:r w:rsidRPr="00124595">
        <w:rPr>
          <w:rFonts w:ascii="Noto Sans CJK KR Regular" w:eastAsia="Noto Sans CJK KR Regular" w:hAnsi="Noto Sans CJK KR Regular" w:cs="굴림"/>
          <w:b/>
          <w:bCs/>
          <w:color w:val="000000"/>
          <w:sz w:val="18"/>
          <w:szCs w:val="18"/>
          <w:shd w:val="clear" w:color="auto" w:fill="FFFFFF"/>
        </w:rPr>
        <w:t xml:space="preserve"> 등) </w:t>
      </w:r>
      <w:r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</w:rPr>
        <w:t xml:space="preserve">① </w:t>
      </w:r>
      <w:r w:rsidRPr="00124595">
        <w:rPr>
          <w:rFonts w:ascii="Noto Sans CJK KR Regular" w:eastAsia="Noto Sans CJK KR Regular" w:hAnsi="Noto Sans CJK KR Regular" w:cs="굴림" w:hint="eastAsia"/>
          <w:color w:val="000000"/>
          <w:sz w:val="18"/>
          <w:szCs w:val="18"/>
          <w:shd w:val="clear" w:color="auto" w:fill="FFFFFF"/>
        </w:rPr>
        <w:t>“</w:t>
      </w:r>
      <w:proofErr w:type="spellStart"/>
      <w:r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</w:rPr>
        <w:t>위탁자</w:t>
      </w:r>
      <w:r w:rsidRPr="00124595">
        <w:rPr>
          <w:rFonts w:ascii="Noto Sans CJK KR Regular" w:eastAsia="Noto Sans CJK KR Regular" w:hAnsi="Noto Sans CJK KR Regular" w:cs="굴림" w:hint="eastAsia"/>
          <w:color w:val="000000"/>
          <w:sz w:val="18"/>
          <w:szCs w:val="18"/>
          <w:shd w:val="clear" w:color="auto" w:fill="FFFFFF"/>
        </w:rPr>
        <w:t>”</w:t>
      </w:r>
      <w:r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</w:rPr>
        <w:t>는</w:t>
      </w:r>
      <w:proofErr w:type="spellEnd"/>
      <w:r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</w:rPr>
        <w:t xml:space="preserve"> </w:t>
      </w:r>
      <w:r w:rsidRPr="00124595">
        <w:rPr>
          <w:rFonts w:ascii="Noto Sans CJK KR Regular" w:eastAsia="Noto Sans CJK KR Regular" w:hAnsi="Noto Sans CJK KR Regular" w:cs="굴림" w:hint="eastAsia"/>
          <w:color w:val="000000"/>
          <w:sz w:val="18"/>
          <w:szCs w:val="18"/>
          <w:shd w:val="clear" w:color="auto" w:fill="FFFFFF"/>
        </w:rPr>
        <w:t>“</w:t>
      </w:r>
      <w:proofErr w:type="spellStart"/>
      <w:r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</w:rPr>
        <w:t>수탁자</w:t>
      </w:r>
      <w:r w:rsidRPr="00124595">
        <w:rPr>
          <w:rFonts w:ascii="Noto Sans CJK KR Regular" w:eastAsia="Noto Sans CJK KR Regular" w:hAnsi="Noto Sans CJK KR Regular" w:cs="굴림" w:hint="eastAsia"/>
          <w:color w:val="000000"/>
          <w:sz w:val="18"/>
          <w:szCs w:val="18"/>
          <w:shd w:val="clear" w:color="auto" w:fill="FFFFFF"/>
        </w:rPr>
        <w:t>”</w:t>
      </w:r>
      <w:r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</w:rPr>
        <w:t>에</w:t>
      </w:r>
      <w:proofErr w:type="spellEnd"/>
      <w:r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</w:rPr>
        <w:t xml:space="preserve"> 대하여 다음 각 호의 사항을 감독할 수 있으며, </w:t>
      </w:r>
      <w:r w:rsidRPr="00124595">
        <w:rPr>
          <w:rFonts w:ascii="Noto Sans CJK KR Regular" w:eastAsia="Noto Sans CJK KR Regular" w:hAnsi="Noto Sans CJK KR Regular" w:cs="굴림" w:hint="eastAsia"/>
          <w:color w:val="000000"/>
          <w:sz w:val="18"/>
          <w:szCs w:val="18"/>
          <w:shd w:val="clear" w:color="auto" w:fill="FFFFFF"/>
        </w:rPr>
        <w:t>“</w:t>
      </w:r>
      <w:proofErr w:type="spellStart"/>
      <w:r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</w:rPr>
        <w:t>수탁자</w:t>
      </w:r>
      <w:r w:rsidRPr="00124595">
        <w:rPr>
          <w:rFonts w:ascii="Noto Sans CJK KR Regular" w:eastAsia="Noto Sans CJK KR Regular" w:hAnsi="Noto Sans CJK KR Regular" w:cs="굴림" w:hint="eastAsia"/>
          <w:color w:val="000000"/>
          <w:sz w:val="18"/>
          <w:szCs w:val="18"/>
          <w:shd w:val="clear" w:color="auto" w:fill="FFFFFF"/>
        </w:rPr>
        <w:t>”</w:t>
      </w:r>
      <w:r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</w:rPr>
        <w:t>는</w:t>
      </w:r>
      <w:proofErr w:type="spellEnd"/>
      <w:r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</w:rPr>
        <w:t xml:space="preserve"> 특별한 사유가 없는 한 이에 응하여야 한다.</w:t>
      </w:r>
    </w:p>
    <w:p w14:paraId="0A518B3E" w14:textId="77777777" w:rsidR="003908E0" w:rsidRPr="00124595" w:rsidRDefault="003908E0" w:rsidP="003908E0">
      <w:pPr>
        <w:shd w:val="clear" w:color="auto" w:fill="FFFFFF"/>
        <w:snapToGrid w:val="0"/>
        <w:spacing w:line="384" w:lineRule="auto"/>
        <w:textAlignment w:val="baseline"/>
        <w:rPr>
          <w:rFonts w:ascii="Noto Sans CJK KR Regular" w:eastAsia="Noto Sans CJK KR Regular" w:hAnsi="Noto Sans CJK KR Regular" w:cs="굴림"/>
          <w:color w:val="000000"/>
          <w:sz w:val="18"/>
          <w:szCs w:val="18"/>
        </w:rPr>
      </w:pPr>
      <w:r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</w:rPr>
        <w:t>1. 개인정보의 처리 현황</w:t>
      </w:r>
    </w:p>
    <w:p w14:paraId="75578BC2" w14:textId="77777777" w:rsidR="003908E0" w:rsidRPr="00124595" w:rsidRDefault="003908E0" w:rsidP="003908E0">
      <w:pPr>
        <w:shd w:val="clear" w:color="auto" w:fill="FFFFFF"/>
        <w:snapToGrid w:val="0"/>
        <w:spacing w:line="384" w:lineRule="auto"/>
        <w:textAlignment w:val="baseline"/>
        <w:rPr>
          <w:rFonts w:ascii="Noto Sans CJK KR Regular" w:eastAsia="Noto Sans CJK KR Regular" w:hAnsi="Noto Sans CJK KR Regular" w:cs="굴림"/>
          <w:color w:val="000000"/>
          <w:sz w:val="18"/>
          <w:szCs w:val="18"/>
        </w:rPr>
      </w:pPr>
      <w:r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</w:rPr>
        <w:t>2. 개인정보의 접근 또는 접속현황</w:t>
      </w:r>
    </w:p>
    <w:p w14:paraId="3A998132" w14:textId="77777777" w:rsidR="003908E0" w:rsidRPr="00124595" w:rsidRDefault="003908E0" w:rsidP="003908E0">
      <w:pPr>
        <w:shd w:val="clear" w:color="auto" w:fill="FFFFFF"/>
        <w:snapToGrid w:val="0"/>
        <w:spacing w:line="384" w:lineRule="auto"/>
        <w:textAlignment w:val="baseline"/>
        <w:rPr>
          <w:rFonts w:ascii="Noto Sans CJK KR Regular" w:eastAsia="Noto Sans CJK KR Regular" w:hAnsi="Noto Sans CJK KR Regular" w:cs="굴림"/>
          <w:color w:val="000000"/>
          <w:sz w:val="18"/>
          <w:szCs w:val="18"/>
        </w:rPr>
      </w:pPr>
      <w:r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</w:rPr>
        <w:t>3. 개인정보 접근 또는 접속 대상자</w:t>
      </w:r>
    </w:p>
    <w:p w14:paraId="2DFE2E69" w14:textId="77777777" w:rsidR="003908E0" w:rsidRPr="00124595" w:rsidRDefault="003908E0" w:rsidP="003908E0">
      <w:pPr>
        <w:shd w:val="clear" w:color="auto" w:fill="FFFFFF"/>
        <w:snapToGrid w:val="0"/>
        <w:spacing w:line="384" w:lineRule="auto"/>
        <w:textAlignment w:val="baseline"/>
        <w:rPr>
          <w:rFonts w:ascii="Noto Sans CJK KR Regular" w:eastAsia="Noto Sans CJK KR Regular" w:hAnsi="Noto Sans CJK KR Regular" w:cs="굴림"/>
          <w:color w:val="000000"/>
          <w:sz w:val="18"/>
          <w:szCs w:val="18"/>
        </w:rPr>
      </w:pPr>
      <w:r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</w:rPr>
        <w:t xml:space="preserve">4. </w:t>
      </w:r>
      <w:proofErr w:type="spellStart"/>
      <w:r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</w:rPr>
        <w:t>목적외</w:t>
      </w:r>
      <w:proofErr w:type="spellEnd"/>
      <w:r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</w:rPr>
        <w:t xml:space="preserve"> </w:t>
      </w:r>
      <w:proofErr w:type="spellStart"/>
      <w:r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</w:rPr>
        <w:t>이용</w:t>
      </w:r>
      <w:r w:rsidRPr="00124595">
        <w:rPr>
          <w:rFonts w:ascii="MS Gothic" w:eastAsia="MS Gothic" w:hAnsi="MS Gothic" w:cs="MS Gothic"/>
          <w:color w:val="000000"/>
          <w:sz w:val="18"/>
          <w:szCs w:val="18"/>
          <w:shd w:val="clear" w:color="auto" w:fill="FFFFFF"/>
        </w:rPr>
        <w:t>․</w:t>
      </w:r>
      <w:r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</w:rPr>
        <w:t>제공</w:t>
      </w:r>
      <w:proofErr w:type="spellEnd"/>
      <w:r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</w:rPr>
        <w:t xml:space="preserve"> 및 </w:t>
      </w:r>
      <w:proofErr w:type="spellStart"/>
      <w:r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</w:rPr>
        <w:t>재위탁</w:t>
      </w:r>
      <w:proofErr w:type="spellEnd"/>
      <w:r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</w:rPr>
        <w:t xml:space="preserve"> 금지 준수여부</w:t>
      </w:r>
      <w:r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</w:rPr>
        <w:br/>
      </w:r>
      <w:r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</w:rPr>
        <w:t>5. 암호화 등 안전성 확보조치 이행여부</w:t>
      </w:r>
      <w:r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</w:rPr>
        <w:br/>
      </w:r>
      <w:r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</w:rPr>
        <w:t>6. 그 밖에 개인정보의 보호를 위하여 필요한 사항</w:t>
      </w:r>
    </w:p>
    <w:p w14:paraId="0B47446B" w14:textId="77777777" w:rsidR="003908E0" w:rsidRPr="00124595" w:rsidRDefault="003908E0" w:rsidP="003908E0">
      <w:pPr>
        <w:shd w:val="clear" w:color="auto" w:fill="FFFFFF"/>
        <w:snapToGrid w:val="0"/>
        <w:spacing w:line="384" w:lineRule="auto"/>
        <w:ind w:hanging="240"/>
        <w:textAlignment w:val="baseline"/>
        <w:rPr>
          <w:rFonts w:ascii="Noto Sans CJK KR Regular" w:eastAsia="Noto Sans CJK KR Regular" w:hAnsi="Noto Sans CJK KR Regular" w:cs="굴림"/>
          <w:color w:val="000000"/>
          <w:sz w:val="18"/>
          <w:szCs w:val="18"/>
        </w:rPr>
      </w:pPr>
      <w:r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</w:rPr>
        <w:t xml:space="preserve">② </w:t>
      </w:r>
      <w:r w:rsidRPr="00124595">
        <w:rPr>
          <w:rFonts w:ascii="Noto Sans CJK KR Regular" w:eastAsia="Noto Sans CJK KR Regular" w:hAnsi="Noto Sans CJK KR Regular" w:cs="굴림" w:hint="eastAsia"/>
          <w:color w:val="000000"/>
          <w:sz w:val="18"/>
          <w:szCs w:val="18"/>
          <w:shd w:val="clear" w:color="auto" w:fill="FFFFFF"/>
        </w:rPr>
        <w:t>“</w:t>
      </w:r>
      <w:proofErr w:type="spellStart"/>
      <w:r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</w:rPr>
        <w:t>위탁자</w:t>
      </w:r>
      <w:r w:rsidRPr="00124595">
        <w:rPr>
          <w:rFonts w:ascii="Noto Sans CJK KR Regular" w:eastAsia="Noto Sans CJK KR Regular" w:hAnsi="Noto Sans CJK KR Regular" w:cs="굴림" w:hint="eastAsia"/>
          <w:color w:val="000000"/>
          <w:sz w:val="18"/>
          <w:szCs w:val="18"/>
          <w:shd w:val="clear" w:color="auto" w:fill="FFFFFF"/>
        </w:rPr>
        <w:t>”</w:t>
      </w:r>
      <w:r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</w:rPr>
        <w:t>는</w:t>
      </w:r>
      <w:proofErr w:type="spellEnd"/>
      <w:r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</w:rPr>
        <w:t xml:space="preserve"> </w:t>
      </w:r>
      <w:r w:rsidRPr="00124595">
        <w:rPr>
          <w:rFonts w:ascii="Noto Sans CJK KR Regular" w:eastAsia="Noto Sans CJK KR Regular" w:hAnsi="Noto Sans CJK KR Regular" w:cs="굴림" w:hint="eastAsia"/>
          <w:color w:val="000000"/>
          <w:sz w:val="18"/>
          <w:szCs w:val="18"/>
          <w:shd w:val="clear" w:color="auto" w:fill="FFFFFF"/>
        </w:rPr>
        <w:t>“</w:t>
      </w:r>
      <w:proofErr w:type="spellStart"/>
      <w:r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</w:rPr>
        <w:t>수탁자</w:t>
      </w:r>
      <w:r w:rsidRPr="00124595">
        <w:rPr>
          <w:rFonts w:ascii="Noto Sans CJK KR Regular" w:eastAsia="Noto Sans CJK KR Regular" w:hAnsi="Noto Sans CJK KR Regular" w:cs="굴림" w:hint="eastAsia"/>
          <w:color w:val="000000"/>
          <w:sz w:val="18"/>
          <w:szCs w:val="18"/>
          <w:shd w:val="clear" w:color="auto" w:fill="FFFFFF"/>
        </w:rPr>
        <w:t>”</w:t>
      </w:r>
      <w:r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</w:rPr>
        <w:t>에</w:t>
      </w:r>
      <w:proofErr w:type="spellEnd"/>
      <w:r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</w:rPr>
        <w:t xml:space="preserve"> 대하여 제1항 각 호의 사항에 대한 실태를 점검하여 시정을 요구할 수 있으며, </w:t>
      </w:r>
      <w:r w:rsidRPr="00124595">
        <w:rPr>
          <w:rFonts w:ascii="Noto Sans CJK KR Regular" w:eastAsia="Noto Sans CJK KR Regular" w:hAnsi="Noto Sans CJK KR Regular" w:cs="굴림" w:hint="eastAsia"/>
          <w:color w:val="000000"/>
          <w:sz w:val="18"/>
          <w:szCs w:val="18"/>
          <w:shd w:val="clear" w:color="auto" w:fill="FFFFFF"/>
        </w:rPr>
        <w:t>“</w:t>
      </w:r>
      <w:proofErr w:type="spellStart"/>
      <w:r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</w:rPr>
        <w:t>수탁자</w:t>
      </w:r>
      <w:r w:rsidRPr="00124595">
        <w:rPr>
          <w:rFonts w:ascii="Noto Sans CJK KR Regular" w:eastAsia="Noto Sans CJK KR Regular" w:hAnsi="Noto Sans CJK KR Regular" w:cs="굴림" w:hint="eastAsia"/>
          <w:color w:val="000000"/>
          <w:sz w:val="18"/>
          <w:szCs w:val="18"/>
          <w:shd w:val="clear" w:color="auto" w:fill="FFFFFF"/>
        </w:rPr>
        <w:t>”</w:t>
      </w:r>
      <w:r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</w:rPr>
        <w:t>는</w:t>
      </w:r>
      <w:proofErr w:type="spellEnd"/>
      <w:r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</w:rPr>
        <w:t xml:space="preserve"> 특별한 사유가 없는 한 이행하여야 한다.</w:t>
      </w:r>
    </w:p>
    <w:p w14:paraId="48188148" w14:textId="77777777" w:rsidR="003908E0" w:rsidRPr="00124595" w:rsidRDefault="003908E0" w:rsidP="003908E0">
      <w:pPr>
        <w:shd w:val="clear" w:color="auto" w:fill="FFFFFF"/>
        <w:snapToGrid w:val="0"/>
        <w:spacing w:line="384" w:lineRule="auto"/>
        <w:ind w:hanging="240"/>
        <w:textAlignment w:val="baseline"/>
        <w:rPr>
          <w:rFonts w:ascii="Noto Sans CJK KR Regular" w:eastAsia="Noto Sans CJK KR Regular" w:hAnsi="Noto Sans CJK KR Regular" w:cs="굴림"/>
          <w:color w:val="000000"/>
          <w:sz w:val="18"/>
          <w:szCs w:val="18"/>
        </w:rPr>
      </w:pPr>
      <w:r w:rsidRPr="00124595">
        <w:rPr>
          <w:rFonts w:ascii="Noto Sans CJK KR Regular" w:eastAsia="Noto Sans CJK KR Regular" w:hAnsi="Noto Sans CJK KR Regular" w:cs="굴림"/>
          <w:color w:val="000000"/>
          <w:spacing w:val="-6"/>
          <w:sz w:val="18"/>
          <w:szCs w:val="18"/>
          <w:shd w:val="clear" w:color="auto" w:fill="FFFFFF"/>
        </w:rPr>
        <w:t xml:space="preserve">③ </w:t>
      </w:r>
      <w:r w:rsidRPr="00124595">
        <w:rPr>
          <w:rFonts w:ascii="Noto Sans CJK KR Regular" w:eastAsia="Noto Sans CJK KR Regular" w:hAnsi="Noto Sans CJK KR Regular" w:cs="굴림" w:hint="eastAsia"/>
          <w:color w:val="000000"/>
          <w:spacing w:val="-6"/>
          <w:sz w:val="18"/>
          <w:szCs w:val="18"/>
          <w:shd w:val="clear" w:color="auto" w:fill="FFFFFF"/>
        </w:rPr>
        <w:t>“</w:t>
      </w:r>
      <w:proofErr w:type="spellStart"/>
      <w:r w:rsidRPr="00124595">
        <w:rPr>
          <w:rFonts w:ascii="Noto Sans CJK KR Regular" w:eastAsia="Noto Sans CJK KR Regular" w:hAnsi="Noto Sans CJK KR Regular" w:cs="굴림"/>
          <w:color w:val="000000"/>
          <w:spacing w:val="-6"/>
          <w:sz w:val="18"/>
          <w:szCs w:val="18"/>
          <w:shd w:val="clear" w:color="auto" w:fill="FFFFFF"/>
        </w:rPr>
        <w:t>위탁자</w:t>
      </w:r>
      <w:r w:rsidRPr="00124595">
        <w:rPr>
          <w:rFonts w:ascii="Noto Sans CJK KR Regular" w:eastAsia="Noto Sans CJK KR Regular" w:hAnsi="Noto Sans CJK KR Regular" w:cs="굴림" w:hint="eastAsia"/>
          <w:color w:val="000000"/>
          <w:spacing w:val="-6"/>
          <w:sz w:val="18"/>
          <w:szCs w:val="18"/>
          <w:shd w:val="clear" w:color="auto" w:fill="FFFFFF"/>
        </w:rPr>
        <w:t>”</w:t>
      </w:r>
      <w:r w:rsidRPr="00124595">
        <w:rPr>
          <w:rFonts w:ascii="Noto Sans CJK KR Regular" w:eastAsia="Noto Sans CJK KR Regular" w:hAnsi="Noto Sans CJK KR Regular" w:cs="굴림"/>
          <w:color w:val="000000"/>
          <w:spacing w:val="-6"/>
          <w:sz w:val="18"/>
          <w:szCs w:val="18"/>
          <w:shd w:val="clear" w:color="auto" w:fill="FFFFFF"/>
        </w:rPr>
        <w:t>는</w:t>
      </w:r>
      <w:proofErr w:type="spellEnd"/>
      <w:r w:rsidRPr="00124595">
        <w:rPr>
          <w:rFonts w:ascii="Noto Sans CJK KR Regular" w:eastAsia="Noto Sans CJK KR Regular" w:hAnsi="Noto Sans CJK KR Regular" w:cs="굴림"/>
          <w:color w:val="000000"/>
          <w:spacing w:val="-6"/>
          <w:sz w:val="18"/>
          <w:szCs w:val="18"/>
          <w:shd w:val="clear" w:color="auto" w:fill="FFFFFF"/>
        </w:rPr>
        <w:t xml:space="preserve"> 처리위탁으로 인하여 정보주체의 개인정보가 </w:t>
      </w:r>
      <w:proofErr w:type="spellStart"/>
      <w:r w:rsidRPr="00124595">
        <w:rPr>
          <w:rFonts w:ascii="Noto Sans CJK KR Regular" w:eastAsia="Noto Sans CJK KR Regular" w:hAnsi="Noto Sans CJK KR Regular" w:cs="굴림"/>
          <w:color w:val="000000"/>
          <w:spacing w:val="-6"/>
          <w:sz w:val="18"/>
          <w:szCs w:val="18"/>
          <w:shd w:val="clear" w:color="auto" w:fill="FFFFFF"/>
        </w:rPr>
        <w:t>분실</w:t>
      </w:r>
      <w:r w:rsidRPr="00124595">
        <w:rPr>
          <w:rFonts w:ascii="Noto Sans CJK KR Regular" w:eastAsia="Noto Sans CJK KR Regular" w:hAnsi="Noto Sans CJK KR Regular" w:cs="굴림" w:hint="eastAsia"/>
          <w:color w:val="000000"/>
          <w:spacing w:val="-6"/>
          <w:sz w:val="18"/>
          <w:szCs w:val="18"/>
          <w:shd w:val="clear" w:color="auto" w:fill="FFFFFF"/>
        </w:rPr>
        <w:t>·</w:t>
      </w:r>
      <w:r w:rsidRPr="00124595">
        <w:rPr>
          <w:rFonts w:ascii="Noto Sans CJK KR Regular" w:eastAsia="Noto Sans CJK KR Regular" w:hAnsi="Noto Sans CJK KR Regular" w:cs="굴림"/>
          <w:color w:val="000000"/>
          <w:spacing w:val="-6"/>
          <w:sz w:val="18"/>
          <w:szCs w:val="18"/>
          <w:shd w:val="clear" w:color="auto" w:fill="FFFFFF"/>
        </w:rPr>
        <w:t>도난</w:t>
      </w:r>
      <w:r w:rsidRPr="00124595">
        <w:rPr>
          <w:rFonts w:ascii="Noto Sans CJK KR Regular" w:eastAsia="Noto Sans CJK KR Regular" w:hAnsi="Noto Sans CJK KR Regular" w:cs="굴림" w:hint="eastAsia"/>
          <w:color w:val="000000"/>
          <w:spacing w:val="-6"/>
          <w:sz w:val="18"/>
          <w:szCs w:val="18"/>
          <w:shd w:val="clear" w:color="auto" w:fill="FFFFFF"/>
        </w:rPr>
        <w:t>·</w:t>
      </w:r>
      <w:r w:rsidRPr="00124595">
        <w:rPr>
          <w:rFonts w:ascii="Noto Sans CJK KR Regular" w:eastAsia="Noto Sans CJK KR Regular" w:hAnsi="Noto Sans CJK KR Regular" w:cs="굴림"/>
          <w:color w:val="000000"/>
          <w:spacing w:val="-6"/>
          <w:sz w:val="18"/>
          <w:szCs w:val="18"/>
          <w:shd w:val="clear" w:color="auto" w:fill="FFFFFF"/>
        </w:rPr>
        <w:t>유출</w:t>
      </w:r>
      <w:r w:rsidRPr="00124595">
        <w:rPr>
          <w:rFonts w:ascii="Noto Sans CJK KR Regular" w:eastAsia="Noto Sans CJK KR Regular" w:hAnsi="Noto Sans CJK KR Regular" w:cs="굴림" w:hint="eastAsia"/>
          <w:color w:val="000000"/>
          <w:spacing w:val="-6"/>
          <w:sz w:val="18"/>
          <w:szCs w:val="18"/>
          <w:shd w:val="clear" w:color="auto" w:fill="FFFFFF"/>
        </w:rPr>
        <w:t>·</w:t>
      </w:r>
      <w:r w:rsidRPr="00124595">
        <w:rPr>
          <w:rFonts w:ascii="Noto Sans CJK KR Regular" w:eastAsia="Noto Sans CJK KR Regular" w:hAnsi="Noto Sans CJK KR Regular" w:cs="굴림"/>
          <w:color w:val="000000"/>
          <w:spacing w:val="-6"/>
          <w:sz w:val="18"/>
          <w:szCs w:val="18"/>
          <w:shd w:val="clear" w:color="auto" w:fill="FFFFFF"/>
        </w:rPr>
        <w:t>변조</w:t>
      </w:r>
      <w:proofErr w:type="spellEnd"/>
      <w:r w:rsidRPr="00124595">
        <w:rPr>
          <w:rFonts w:ascii="Noto Sans CJK KR Regular" w:eastAsia="Noto Sans CJK KR Regular" w:hAnsi="Noto Sans CJK KR Regular" w:cs="굴림"/>
          <w:color w:val="000000"/>
          <w:spacing w:val="-6"/>
          <w:sz w:val="18"/>
          <w:szCs w:val="18"/>
          <w:shd w:val="clear" w:color="auto" w:fill="FFFFFF"/>
        </w:rPr>
        <w:t xml:space="preserve"> 또는 훼손</w:t>
      </w:r>
      <w:r w:rsidRPr="00124595">
        <w:rPr>
          <w:rFonts w:ascii="Noto Sans CJK KR Regular" w:eastAsia="Noto Sans CJK KR Regular" w:hAnsi="Noto Sans CJK KR Regular" w:cs="굴림"/>
          <w:color w:val="000000"/>
          <w:spacing w:val="-4"/>
          <w:sz w:val="18"/>
          <w:szCs w:val="18"/>
          <w:shd w:val="clear" w:color="auto" w:fill="FFFFFF"/>
        </w:rPr>
        <w:t xml:space="preserve">되지 아니하도록 1년에 1회 </w:t>
      </w:r>
      <w:r w:rsidRPr="00124595">
        <w:rPr>
          <w:rFonts w:ascii="Noto Sans CJK KR Regular" w:eastAsia="Noto Sans CJK KR Regular" w:hAnsi="Noto Sans CJK KR Regular" w:cs="굴림" w:hint="eastAsia"/>
          <w:color w:val="000000"/>
          <w:spacing w:val="-4"/>
          <w:sz w:val="18"/>
          <w:szCs w:val="18"/>
          <w:shd w:val="clear" w:color="auto" w:fill="FFFFFF"/>
        </w:rPr>
        <w:t>“</w:t>
      </w:r>
      <w:proofErr w:type="spellStart"/>
      <w:r w:rsidRPr="00124595">
        <w:rPr>
          <w:rFonts w:ascii="Noto Sans CJK KR Regular" w:eastAsia="Noto Sans CJK KR Regular" w:hAnsi="Noto Sans CJK KR Regular" w:cs="굴림"/>
          <w:color w:val="000000"/>
          <w:spacing w:val="-4"/>
          <w:sz w:val="18"/>
          <w:szCs w:val="18"/>
          <w:shd w:val="clear" w:color="auto" w:fill="FFFFFF"/>
        </w:rPr>
        <w:t>수탁자</w:t>
      </w:r>
      <w:r w:rsidRPr="00124595">
        <w:rPr>
          <w:rFonts w:ascii="Noto Sans CJK KR Regular" w:eastAsia="Noto Sans CJK KR Regular" w:hAnsi="Noto Sans CJK KR Regular" w:cs="굴림" w:hint="eastAsia"/>
          <w:color w:val="000000"/>
          <w:spacing w:val="-4"/>
          <w:sz w:val="18"/>
          <w:szCs w:val="18"/>
          <w:shd w:val="clear" w:color="auto" w:fill="FFFFFF"/>
        </w:rPr>
        <w:t>”</w:t>
      </w:r>
      <w:r w:rsidRPr="00124595">
        <w:rPr>
          <w:rFonts w:ascii="Noto Sans CJK KR Regular" w:eastAsia="Noto Sans CJK KR Regular" w:hAnsi="Noto Sans CJK KR Regular" w:cs="굴림"/>
          <w:color w:val="000000"/>
          <w:spacing w:val="-4"/>
          <w:sz w:val="18"/>
          <w:szCs w:val="18"/>
          <w:shd w:val="clear" w:color="auto" w:fill="FFFFFF"/>
        </w:rPr>
        <w:t>를</w:t>
      </w:r>
      <w:proofErr w:type="spellEnd"/>
      <w:r w:rsidRPr="00124595">
        <w:rPr>
          <w:rFonts w:ascii="Noto Sans CJK KR Regular" w:eastAsia="Noto Sans CJK KR Regular" w:hAnsi="Noto Sans CJK KR Regular" w:cs="굴림"/>
          <w:color w:val="000000"/>
          <w:spacing w:val="-4"/>
          <w:sz w:val="18"/>
          <w:szCs w:val="18"/>
          <w:shd w:val="clear" w:color="auto" w:fill="FFFFFF"/>
        </w:rPr>
        <w:t xml:space="preserve"> 교육할 수 있으며, </w:t>
      </w:r>
      <w:r w:rsidRPr="00124595">
        <w:rPr>
          <w:rFonts w:ascii="Noto Sans CJK KR Regular" w:eastAsia="Noto Sans CJK KR Regular" w:hAnsi="Noto Sans CJK KR Regular" w:cs="굴림" w:hint="eastAsia"/>
          <w:color w:val="000000"/>
          <w:spacing w:val="-4"/>
          <w:sz w:val="18"/>
          <w:szCs w:val="18"/>
          <w:shd w:val="clear" w:color="auto" w:fill="FFFFFF"/>
        </w:rPr>
        <w:t>“</w:t>
      </w:r>
      <w:proofErr w:type="spellStart"/>
      <w:r w:rsidRPr="00124595">
        <w:rPr>
          <w:rFonts w:ascii="Noto Sans CJK KR Regular" w:eastAsia="Noto Sans CJK KR Regular" w:hAnsi="Noto Sans CJK KR Regular" w:cs="굴림"/>
          <w:color w:val="000000"/>
          <w:spacing w:val="-4"/>
          <w:sz w:val="18"/>
          <w:szCs w:val="18"/>
          <w:shd w:val="clear" w:color="auto" w:fill="FFFFFF"/>
        </w:rPr>
        <w:t>수탁자</w:t>
      </w:r>
      <w:r w:rsidRPr="00124595">
        <w:rPr>
          <w:rFonts w:ascii="Noto Sans CJK KR Regular" w:eastAsia="Noto Sans CJK KR Regular" w:hAnsi="Noto Sans CJK KR Regular" w:cs="굴림" w:hint="eastAsia"/>
          <w:color w:val="000000"/>
          <w:spacing w:val="-4"/>
          <w:sz w:val="18"/>
          <w:szCs w:val="18"/>
          <w:shd w:val="clear" w:color="auto" w:fill="FFFFFF"/>
        </w:rPr>
        <w:t>”</w:t>
      </w:r>
      <w:r w:rsidRPr="00124595">
        <w:rPr>
          <w:rFonts w:ascii="Noto Sans CJK KR Regular" w:eastAsia="Noto Sans CJK KR Regular" w:hAnsi="Noto Sans CJK KR Regular" w:cs="굴림"/>
          <w:color w:val="000000"/>
          <w:spacing w:val="-4"/>
          <w:sz w:val="18"/>
          <w:szCs w:val="18"/>
          <w:shd w:val="clear" w:color="auto" w:fill="FFFFFF"/>
        </w:rPr>
        <w:t>는</w:t>
      </w:r>
      <w:proofErr w:type="spellEnd"/>
      <w:r w:rsidRPr="00124595">
        <w:rPr>
          <w:rFonts w:ascii="Noto Sans CJK KR Regular" w:eastAsia="Noto Sans CJK KR Regular" w:hAnsi="Noto Sans CJK KR Regular" w:cs="굴림"/>
          <w:color w:val="000000"/>
          <w:spacing w:val="-4"/>
          <w:sz w:val="18"/>
          <w:szCs w:val="18"/>
          <w:shd w:val="clear" w:color="auto" w:fill="FFFFFF"/>
        </w:rPr>
        <w:t xml:space="preserve"> 이에 응하여야 한다.</w:t>
      </w:r>
    </w:p>
    <w:p w14:paraId="6F247AC6" w14:textId="77777777" w:rsidR="003908E0" w:rsidRPr="00124595" w:rsidRDefault="003908E0" w:rsidP="003908E0">
      <w:pPr>
        <w:shd w:val="clear" w:color="auto" w:fill="FFFFFF"/>
        <w:snapToGrid w:val="0"/>
        <w:spacing w:line="384" w:lineRule="auto"/>
        <w:ind w:hanging="240"/>
        <w:textAlignment w:val="baseline"/>
        <w:rPr>
          <w:rFonts w:ascii="Noto Sans CJK KR Regular" w:eastAsia="Noto Sans CJK KR Regular" w:hAnsi="Noto Sans CJK KR Regular" w:cs="굴림"/>
          <w:color w:val="000000"/>
          <w:sz w:val="18"/>
          <w:szCs w:val="18"/>
        </w:rPr>
      </w:pPr>
      <w:r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</w:rPr>
        <w:t xml:space="preserve">④ </w:t>
      </w:r>
      <w:r w:rsidRPr="00124595">
        <w:rPr>
          <w:rFonts w:ascii="Noto Sans CJK KR Regular" w:eastAsia="Noto Sans CJK KR Regular" w:hAnsi="Noto Sans CJK KR Regular" w:cs="굴림"/>
          <w:color w:val="000000"/>
          <w:spacing w:val="-6"/>
          <w:sz w:val="18"/>
          <w:szCs w:val="18"/>
          <w:shd w:val="clear" w:color="auto" w:fill="FFFFFF"/>
        </w:rPr>
        <w:t xml:space="preserve">제1항에 따른 교육의 시기와 방법 등에 대해서는 </w:t>
      </w:r>
      <w:r w:rsidRPr="00124595">
        <w:rPr>
          <w:rFonts w:ascii="Noto Sans CJK KR Regular" w:eastAsia="Noto Sans CJK KR Regular" w:hAnsi="Noto Sans CJK KR Regular" w:cs="굴림" w:hint="eastAsia"/>
          <w:color w:val="000000"/>
          <w:spacing w:val="-6"/>
          <w:sz w:val="18"/>
          <w:szCs w:val="18"/>
          <w:shd w:val="clear" w:color="auto" w:fill="FFFFFF"/>
        </w:rPr>
        <w:t>“</w:t>
      </w:r>
      <w:proofErr w:type="spellStart"/>
      <w:r w:rsidRPr="00124595">
        <w:rPr>
          <w:rFonts w:ascii="Noto Sans CJK KR Regular" w:eastAsia="Noto Sans CJK KR Regular" w:hAnsi="Noto Sans CJK KR Regular" w:cs="굴림"/>
          <w:color w:val="000000"/>
          <w:spacing w:val="-6"/>
          <w:sz w:val="18"/>
          <w:szCs w:val="18"/>
          <w:shd w:val="clear" w:color="auto" w:fill="FFFFFF"/>
        </w:rPr>
        <w:t>위탁자</w:t>
      </w:r>
      <w:r w:rsidRPr="00124595">
        <w:rPr>
          <w:rFonts w:ascii="Noto Sans CJK KR Regular" w:eastAsia="Noto Sans CJK KR Regular" w:hAnsi="Noto Sans CJK KR Regular" w:cs="굴림" w:hint="eastAsia"/>
          <w:color w:val="000000"/>
          <w:spacing w:val="-6"/>
          <w:sz w:val="18"/>
          <w:szCs w:val="18"/>
          <w:shd w:val="clear" w:color="auto" w:fill="FFFFFF"/>
        </w:rPr>
        <w:t>”</w:t>
      </w:r>
      <w:r w:rsidRPr="00124595">
        <w:rPr>
          <w:rFonts w:ascii="Noto Sans CJK KR Regular" w:eastAsia="Noto Sans CJK KR Regular" w:hAnsi="Noto Sans CJK KR Regular" w:cs="굴림"/>
          <w:color w:val="000000"/>
          <w:spacing w:val="-6"/>
          <w:sz w:val="18"/>
          <w:szCs w:val="18"/>
          <w:shd w:val="clear" w:color="auto" w:fill="FFFFFF"/>
        </w:rPr>
        <w:t>는</w:t>
      </w:r>
      <w:proofErr w:type="spellEnd"/>
      <w:r w:rsidRPr="00124595">
        <w:rPr>
          <w:rFonts w:ascii="Noto Sans CJK KR Regular" w:eastAsia="Noto Sans CJK KR Regular" w:hAnsi="Noto Sans CJK KR Regular" w:cs="굴림"/>
          <w:color w:val="000000"/>
          <w:spacing w:val="-6"/>
          <w:sz w:val="18"/>
          <w:szCs w:val="18"/>
          <w:shd w:val="clear" w:color="auto" w:fill="FFFFFF"/>
        </w:rPr>
        <w:t xml:space="preserve"> </w:t>
      </w:r>
      <w:r w:rsidRPr="00124595">
        <w:rPr>
          <w:rFonts w:ascii="Noto Sans CJK KR Regular" w:eastAsia="Noto Sans CJK KR Regular" w:hAnsi="Noto Sans CJK KR Regular" w:cs="굴림" w:hint="eastAsia"/>
          <w:color w:val="000000"/>
          <w:spacing w:val="-6"/>
          <w:sz w:val="18"/>
          <w:szCs w:val="18"/>
          <w:shd w:val="clear" w:color="auto" w:fill="FFFFFF"/>
        </w:rPr>
        <w:t>“</w:t>
      </w:r>
      <w:proofErr w:type="spellStart"/>
      <w:r w:rsidRPr="00124595">
        <w:rPr>
          <w:rFonts w:ascii="Noto Sans CJK KR Regular" w:eastAsia="Noto Sans CJK KR Regular" w:hAnsi="Noto Sans CJK KR Regular" w:cs="굴림"/>
          <w:color w:val="000000"/>
          <w:spacing w:val="-6"/>
          <w:sz w:val="18"/>
          <w:szCs w:val="18"/>
          <w:shd w:val="clear" w:color="auto" w:fill="FFFFFF"/>
        </w:rPr>
        <w:t>수탁자</w:t>
      </w:r>
      <w:r w:rsidRPr="00124595">
        <w:rPr>
          <w:rFonts w:ascii="Noto Sans CJK KR Regular" w:eastAsia="Noto Sans CJK KR Regular" w:hAnsi="Noto Sans CJK KR Regular" w:cs="굴림" w:hint="eastAsia"/>
          <w:color w:val="000000"/>
          <w:spacing w:val="-6"/>
          <w:sz w:val="18"/>
          <w:szCs w:val="18"/>
          <w:shd w:val="clear" w:color="auto" w:fill="FFFFFF"/>
        </w:rPr>
        <w:t>”</w:t>
      </w:r>
      <w:r w:rsidRPr="00124595">
        <w:rPr>
          <w:rFonts w:ascii="Noto Sans CJK KR Regular" w:eastAsia="Noto Sans CJK KR Regular" w:hAnsi="Noto Sans CJK KR Regular" w:cs="굴림"/>
          <w:color w:val="000000"/>
          <w:spacing w:val="-6"/>
          <w:sz w:val="18"/>
          <w:szCs w:val="18"/>
          <w:shd w:val="clear" w:color="auto" w:fill="FFFFFF"/>
        </w:rPr>
        <w:t>와</w:t>
      </w:r>
      <w:proofErr w:type="spellEnd"/>
      <w:r w:rsidRPr="00124595">
        <w:rPr>
          <w:rFonts w:ascii="Noto Sans CJK KR Regular" w:eastAsia="Noto Sans CJK KR Regular" w:hAnsi="Noto Sans CJK KR Regular" w:cs="굴림"/>
          <w:color w:val="000000"/>
          <w:spacing w:val="-6"/>
          <w:sz w:val="18"/>
          <w:szCs w:val="18"/>
          <w:shd w:val="clear" w:color="auto" w:fill="FFFFFF"/>
        </w:rPr>
        <w:t xml:space="preserve"> 협의하여 시행한다.</w:t>
      </w:r>
    </w:p>
    <w:p w14:paraId="6586F30A" w14:textId="77777777" w:rsidR="003908E0" w:rsidRPr="00124595" w:rsidRDefault="003908E0" w:rsidP="003908E0">
      <w:pPr>
        <w:shd w:val="clear" w:color="auto" w:fill="FFFFFF"/>
        <w:snapToGrid w:val="0"/>
        <w:spacing w:line="384" w:lineRule="auto"/>
        <w:ind w:hanging="240"/>
        <w:textAlignment w:val="baseline"/>
        <w:rPr>
          <w:rFonts w:ascii="Noto Sans CJK KR Regular" w:eastAsia="Noto Sans CJK KR Regular" w:hAnsi="Noto Sans CJK KR Regular" w:cs="굴림"/>
          <w:color w:val="000000"/>
          <w:sz w:val="18"/>
          <w:szCs w:val="18"/>
        </w:rPr>
      </w:pPr>
    </w:p>
    <w:p w14:paraId="0526C33E" w14:textId="77777777" w:rsidR="003908E0" w:rsidRPr="00124595" w:rsidRDefault="003908E0" w:rsidP="003908E0">
      <w:pPr>
        <w:shd w:val="clear" w:color="auto" w:fill="FFFFFF"/>
        <w:snapToGrid w:val="0"/>
        <w:spacing w:line="384" w:lineRule="auto"/>
        <w:ind w:hanging="274"/>
        <w:textAlignment w:val="baseline"/>
        <w:rPr>
          <w:rFonts w:ascii="Noto Sans CJK KR Regular" w:eastAsia="Noto Sans CJK KR Regular" w:hAnsi="Noto Sans CJK KR Regular" w:cs="굴림"/>
          <w:color w:val="000000"/>
          <w:sz w:val="18"/>
          <w:szCs w:val="18"/>
        </w:rPr>
      </w:pPr>
      <w:r w:rsidRPr="00124595">
        <w:rPr>
          <w:rFonts w:ascii="Noto Sans CJK KR Regular" w:eastAsia="Noto Sans CJK KR Regular" w:hAnsi="Noto Sans CJK KR Regular" w:cs="굴림"/>
          <w:b/>
          <w:bCs/>
          <w:color w:val="000000"/>
          <w:sz w:val="18"/>
          <w:szCs w:val="18"/>
          <w:shd w:val="clear" w:color="auto" w:fill="FFFFFF"/>
        </w:rPr>
        <w:lastRenderedPageBreak/>
        <w:t>제9조 (정보주체 권리보장)</w:t>
      </w:r>
      <w:r w:rsidRPr="00124595">
        <w:rPr>
          <w:rFonts w:ascii="Noto Sans CJK KR Regular" w:eastAsia="Noto Sans CJK KR Regular" w:hAnsi="Noto Sans CJK KR Regular" w:cs="함초롬바탕"/>
          <w:b/>
          <w:bCs/>
          <w:color w:val="000000"/>
          <w:spacing w:val="-12"/>
          <w:sz w:val="18"/>
          <w:szCs w:val="18"/>
          <w:shd w:val="clear" w:color="auto" w:fill="FFFFFF"/>
        </w:rPr>
        <w:t xml:space="preserve"> </w:t>
      </w:r>
      <w:r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</w:rPr>
        <w:t xml:space="preserve">① </w:t>
      </w:r>
      <w:r w:rsidRPr="00124595">
        <w:rPr>
          <w:rFonts w:ascii="Noto Sans CJK KR Regular" w:eastAsia="Noto Sans CJK KR Regular" w:hAnsi="Noto Sans CJK KR Regular" w:cs="굴림" w:hint="eastAsia"/>
          <w:color w:val="000000"/>
          <w:sz w:val="18"/>
          <w:szCs w:val="18"/>
          <w:shd w:val="clear" w:color="auto" w:fill="FFFFFF"/>
        </w:rPr>
        <w:t>“</w:t>
      </w:r>
      <w:proofErr w:type="spellStart"/>
      <w:r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</w:rPr>
        <w:t>수탁자</w:t>
      </w:r>
      <w:r w:rsidRPr="00124595">
        <w:rPr>
          <w:rFonts w:ascii="Noto Sans CJK KR Regular" w:eastAsia="Noto Sans CJK KR Regular" w:hAnsi="Noto Sans CJK KR Regular" w:cs="굴림" w:hint="eastAsia"/>
          <w:color w:val="000000"/>
          <w:sz w:val="18"/>
          <w:szCs w:val="18"/>
          <w:shd w:val="clear" w:color="auto" w:fill="FFFFFF"/>
        </w:rPr>
        <w:t>”</w:t>
      </w:r>
      <w:r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</w:rPr>
        <w:t>는</w:t>
      </w:r>
      <w:proofErr w:type="spellEnd"/>
      <w:r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</w:rPr>
        <w:t xml:space="preserve"> 정보주체의 개인정보 열람, </w:t>
      </w:r>
      <w:proofErr w:type="spellStart"/>
      <w:r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</w:rPr>
        <w:t>정정</w:t>
      </w:r>
      <w:r w:rsidRPr="00124595">
        <w:rPr>
          <w:rFonts w:ascii="Noto Sans CJK KR Regular" w:eastAsia="Noto Sans CJK KR Regular" w:hAnsi="Noto Sans CJK KR Regular" w:cs="굴림" w:hint="eastAsia"/>
          <w:color w:val="000000"/>
          <w:sz w:val="18"/>
          <w:szCs w:val="18"/>
          <w:shd w:val="clear" w:color="auto" w:fill="FFFFFF"/>
        </w:rPr>
        <w:t>·</w:t>
      </w:r>
      <w:r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</w:rPr>
        <w:t>삭제</w:t>
      </w:r>
      <w:proofErr w:type="spellEnd"/>
      <w:r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</w:rPr>
        <w:t>, 처리 정지 요청 등에 대응하기 위한 연락처 등 민원 창구를 마련해야 한다.</w:t>
      </w:r>
    </w:p>
    <w:p w14:paraId="3B1CD79F" w14:textId="77777777" w:rsidR="003908E0" w:rsidRPr="00124595" w:rsidRDefault="003908E0" w:rsidP="003908E0">
      <w:pPr>
        <w:shd w:val="clear" w:color="auto" w:fill="FFFFFF"/>
        <w:snapToGrid w:val="0"/>
        <w:spacing w:line="336" w:lineRule="auto"/>
        <w:ind w:hanging="260"/>
        <w:textAlignment w:val="baseline"/>
        <w:rPr>
          <w:rFonts w:ascii="Noto Sans CJK KR Regular" w:eastAsia="Noto Sans CJK KR Regular" w:hAnsi="Noto Sans CJK KR Regular" w:cs="굴림"/>
          <w:color w:val="000000"/>
          <w:sz w:val="18"/>
          <w:szCs w:val="18"/>
        </w:rPr>
      </w:pPr>
    </w:p>
    <w:p w14:paraId="5C88CE25" w14:textId="77777777" w:rsidR="003908E0" w:rsidRPr="00124595" w:rsidRDefault="003908E0" w:rsidP="003908E0">
      <w:pPr>
        <w:shd w:val="clear" w:color="auto" w:fill="FFFFFF"/>
        <w:snapToGrid w:val="0"/>
        <w:spacing w:line="384" w:lineRule="auto"/>
        <w:ind w:hanging="274"/>
        <w:textAlignment w:val="baseline"/>
        <w:rPr>
          <w:rFonts w:ascii="Noto Sans CJK KR Regular" w:eastAsia="Noto Sans CJK KR Regular" w:hAnsi="Noto Sans CJK KR Regular" w:cs="굴림"/>
          <w:color w:val="000000"/>
          <w:sz w:val="18"/>
          <w:szCs w:val="18"/>
        </w:rPr>
      </w:pPr>
      <w:r w:rsidRPr="00124595">
        <w:rPr>
          <w:rFonts w:ascii="Noto Sans CJK KR Regular" w:eastAsia="Noto Sans CJK KR Regular" w:hAnsi="Noto Sans CJK KR Regular" w:cs="굴림"/>
          <w:b/>
          <w:bCs/>
          <w:color w:val="000000"/>
          <w:sz w:val="18"/>
          <w:szCs w:val="18"/>
          <w:shd w:val="clear" w:color="auto" w:fill="FFFFFF"/>
        </w:rPr>
        <w:t>제10조 (개인정보의 파기)</w:t>
      </w:r>
      <w:r w:rsidRPr="00124595">
        <w:rPr>
          <w:rFonts w:ascii="Noto Sans CJK KR Regular" w:eastAsia="Noto Sans CJK KR Regular" w:hAnsi="Noto Sans CJK KR Regular" w:cs="함초롬바탕"/>
          <w:b/>
          <w:bCs/>
          <w:color w:val="000000"/>
          <w:spacing w:val="-10"/>
          <w:sz w:val="18"/>
          <w:szCs w:val="18"/>
          <w:shd w:val="clear" w:color="auto" w:fill="FFFFFF"/>
        </w:rPr>
        <w:t xml:space="preserve"> </w:t>
      </w:r>
      <w:r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</w:rPr>
        <w:t xml:space="preserve">① </w:t>
      </w:r>
      <w:r w:rsidRPr="00124595">
        <w:rPr>
          <w:rFonts w:ascii="Noto Sans CJK KR Regular" w:eastAsia="Noto Sans CJK KR Regular" w:hAnsi="Noto Sans CJK KR Regular" w:cs="굴림" w:hint="eastAsia"/>
          <w:color w:val="000000"/>
          <w:sz w:val="18"/>
          <w:szCs w:val="18"/>
          <w:shd w:val="clear" w:color="auto" w:fill="FFFFFF"/>
        </w:rPr>
        <w:t>“</w:t>
      </w:r>
      <w:proofErr w:type="spellStart"/>
      <w:r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</w:rPr>
        <w:t>수탁자</w:t>
      </w:r>
      <w:r w:rsidRPr="00124595">
        <w:rPr>
          <w:rFonts w:ascii="Noto Sans CJK KR Regular" w:eastAsia="Noto Sans CJK KR Regular" w:hAnsi="Noto Sans CJK KR Regular" w:cs="굴림" w:hint="eastAsia"/>
          <w:color w:val="000000"/>
          <w:sz w:val="18"/>
          <w:szCs w:val="18"/>
          <w:shd w:val="clear" w:color="auto" w:fill="FFFFFF"/>
        </w:rPr>
        <w:t>”</w:t>
      </w:r>
      <w:r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</w:rPr>
        <w:t>는</w:t>
      </w:r>
      <w:proofErr w:type="spellEnd"/>
      <w:r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</w:rPr>
        <w:t xml:space="preserve"> 제4</w:t>
      </w:r>
      <w:r w:rsidRPr="00124595">
        <w:rPr>
          <w:rFonts w:ascii="Noto Sans CJK KR Regular" w:eastAsia="Noto Sans CJK KR Regular" w:hAnsi="Noto Sans CJK KR Regular" w:cs="굴림" w:hint="eastAsia"/>
          <w:color w:val="000000"/>
          <w:sz w:val="18"/>
          <w:szCs w:val="18"/>
          <w:shd w:val="clear" w:color="auto" w:fill="FFFFFF"/>
        </w:rPr>
        <w:t>조</w:t>
      </w:r>
      <w:r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</w:rPr>
        <w:t xml:space="preserve">의 위탁업무기간이 종료되면 특별한 사유가 없는 한 지체 없이 개인정보를 파기하고 이를 </w:t>
      </w:r>
      <w:r w:rsidRPr="00124595">
        <w:rPr>
          <w:rFonts w:ascii="Noto Sans CJK KR Regular" w:eastAsia="Noto Sans CJK KR Regular" w:hAnsi="Noto Sans CJK KR Regular" w:cs="굴림" w:hint="eastAsia"/>
          <w:color w:val="000000"/>
          <w:sz w:val="18"/>
          <w:szCs w:val="18"/>
          <w:shd w:val="clear" w:color="auto" w:fill="FFFFFF"/>
        </w:rPr>
        <w:t>“</w:t>
      </w:r>
      <w:proofErr w:type="spellStart"/>
      <w:r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</w:rPr>
        <w:t>위탁자</w:t>
      </w:r>
      <w:r w:rsidRPr="00124595">
        <w:rPr>
          <w:rFonts w:ascii="Noto Sans CJK KR Regular" w:eastAsia="Noto Sans CJK KR Regular" w:hAnsi="Noto Sans CJK KR Regular" w:cs="굴림" w:hint="eastAsia"/>
          <w:color w:val="000000"/>
          <w:sz w:val="18"/>
          <w:szCs w:val="18"/>
          <w:shd w:val="clear" w:color="auto" w:fill="FFFFFF"/>
        </w:rPr>
        <w:t>”</w:t>
      </w:r>
      <w:r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</w:rPr>
        <w:t>에게</w:t>
      </w:r>
      <w:proofErr w:type="spellEnd"/>
      <w:r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</w:rPr>
        <w:t xml:space="preserve"> </w:t>
      </w:r>
      <w:proofErr w:type="spellStart"/>
      <w:r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</w:rPr>
        <w:t>확인받아야</w:t>
      </w:r>
      <w:proofErr w:type="spellEnd"/>
      <w:r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</w:rPr>
        <w:t xml:space="preserve"> 한다. </w:t>
      </w:r>
    </w:p>
    <w:p w14:paraId="0759440D" w14:textId="77777777" w:rsidR="003908E0" w:rsidRPr="00124595" w:rsidRDefault="003908E0" w:rsidP="003908E0">
      <w:pPr>
        <w:shd w:val="clear" w:color="auto" w:fill="FFFFFF"/>
        <w:snapToGrid w:val="0"/>
        <w:spacing w:line="384" w:lineRule="auto"/>
        <w:ind w:hanging="240"/>
        <w:textAlignment w:val="baseline"/>
        <w:rPr>
          <w:rFonts w:ascii="Noto Sans CJK KR Regular" w:eastAsia="Noto Sans CJK KR Regular" w:hAnsi="Noto Sans CJK KR Regular" w:cs="굴림"/>
          <w:color w:val="000000"/>
          <w:sz w:val="18"/>
          <w:szCs w:val="18"/>
        </w:rPr>
      </w:pPr>
    </w:p>
    <w:p w14:paraId="06945BB3" w14:textId="77777777" w:rsidR="003908E0" w:rsidRPr="00124595" w:rsidRDefault="003908E0" w:rsidP="003908E0">
      <w:pPr>
        <w:shd w:val="clear" w:color="auto" w:fill="FFFFFF"/>
        <w:snapToGrid w:val="0"/>
        <w:spacing w:line="384" w:lineRule="auto"/>
        <w:ind w:hanging="274"/>
        <w:textAlignment w:val="baseline"/>
        <w:rPr>
          <w:rFonts w:ascii="Noto Sans CJK KR Regular" w:eastAsia="Noto Sans CJK KR Regular" w:hAnsi="Noto Sans CJK KR Regular" w:cs="굴림"/>
          <w:color w:val="000000"/>
          <w:sz w:val="18"/>
          <w:szCs w:val="18"/>
        </w:rPr>
      </w:pPr>
      <w:r w:rsidRPr="00124595">
        <w:rPr>
          <w:rFonts w:ascii="Noto Sans CJK KR Regular" w:eastAsia="Noto Sans CJK KR Regular" w:hAnsi="Noto Sans CJK KR Regular" w:cs="굴림"/>
          <w:b/>
          <w:bCs/>
          <w:color w:val="000000"/>
          <w:sz w:val="18"/>
          <w:szCs w:val="18"/>
          <w:shd w:val="clear" w:color="auto" w:fill="FFFFFF"/>
        </w:rPr>
        <w:t xml:space="preserve">제11조 (손해배상) </w:t>
      </w:r>
      <w:r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</w:rPr>
        <w:t xml:space="preserve">① </w:t>
      </w:r>
      <w:r w:rsidRPr="00124595">
        <w:rPr>
          <w:rFonts w:ascii="Noto Sans CJK KR Regular" w:eastAsia="Noto Sans CJK KR Regular" w:hAnsi="Noto Sans CJK KR Regular" w:cs="굴림" w:hint="eastAsia"/>
          <w:color w:val="000000"/>
          <w:sz w:val="18"/>
          <w:szCs w:val="18"/>
          <w:shd w:val="clear" w:color="auto" w:fill="FFFFFF"/>
        </w:rPr>
        <w:t>“</w:t>
      </w:r>
      <w:r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</w:rPr>
        <w:t>수탁자</w:t>
      </w:r>
      <w:r w:rsidRPr="00124595">
        <w:rPr>
          <w:rFonts w:ascii="Noto Sans CJK KR Regular" w:eastAsia="Noto Sans CJK KR Regular" w:hAnsi="Noto Sans CJK KR Regular" w:cs="굴림" w:hint="eastAsia"/>
          <w:color w:val="000000"/>
          <w:sz w:val="18"/>
          <w:szCs w:val="18"/>
          <w:shd w:val="clear" w:color="auto" w:fill="FFFFFF"/>
        </w:rPr>
        <w:t>”</w:t>
      </w:r>
      <w:r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</w:rPr>
        <w:t xml:space="preserve"> 또는 </w:t>
      </w:r>
      <w:r w:rsidRPr="00124595">
        <w:rPr>
          <w:rFonts w:ascii="Noto Sans CJK KR Regular" w:eastAsia="Noto Sans CJK KR Regular" w:hAnsi="Noto Sans CJK KR Regular" w:cs="굴림" w:hint="eastAsia"/>
          <w:color w:val="000000"/>
          <w:sz w:val="18"/>
          <w:szCs w:val="18"/>
          <w:shd w:val="clear" w:color="auto" w:fill="FFFFFF"/>
        </w:rPr>
        <w:t>“</w:t>
      </w:r>
      <w:proofErr w:type="spellStart"/>
      <w:r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</w:rPr>
        <w:t>수탁자</w:t>
      </w:r>
      <w:r w:rsidRPr="00124595">
        <w:rPr>
          <w:rFonts w:ascii="Noto Sans CJK KR Regular" w:eastAsia="Noto Sans CJK KR Regular" w:hAnsi="Noto Sans CJK KR Regular" w:cs="굴림" w:hint="eastAsia"/>
          <w:color w:val="000000"/>
          <w:sz w:val="18"/>
          <w:szCs w:val="18"/>
          <w:shd w:val="clear" w:color="auto" w:fill="FFFFFF"/>
        </w:rPr>
        <w:t>”</w:t>
      </w:r>
      <w:r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</w:rPr>
        <w:t>의</w:t>
      </w:r>
      <w:proofErr w:type="spellEnd"/>
      <w:r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</w:rPr>
        <w:t xml:space="preserve"> 임직원 기타 </w:t>
      </w:r>
      <w:r w:rsidRPr="00124595">
        <w:rPr>
          <w:rFonts w:ascii="Noto Sans CJK KR Regular" w:eastAsia="Noto Sans CJK KR Regular" w:hAnsi="Noto Sans CJK KR Regular" w:cs="굴림" w:hint="eastAsia"/>
          <w:color w:val="000000"/>
          <w:sz w:val="18"/>
          <w:szCs w:val="18"/>
          <w:shd w:val="clear" w:color="auto" w:fill="FFFFFF"/>
        </w:rPr>
        <w:t>“</w:t>
      </w:r>
      <w:proofErr w:type="spellStart"/>
      <w:r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</w:rPr>
        <w:t>수탁자</w:t>
      </w:r>
      <w:r w:rsidRPr="00124595">
        <w:rPr>
          <w:rFonts w:ascii="Noto Sans CJK KR Regular" w:eastAsia="Noto Sans CJK KR Regular" w:hAnsi="Noto Sans CJK KR Regular" w:cs="굴림" w:hint="eastAsia"/>
          <w:color w:val="000000"/>
          <w:sz w:val="18"/>
          <w:szCs w:val="18"/>
          <w:shd w:val="clear" w:color="auto" w:fill="FFFFFF"/>
        </w:rPr>
        <w:t>”</w:t>
      </w:r>
      <w:r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</w:rPr>
        <w:t>의</w:t>
      </w:r>
      <w:proofErr w:type="spellEnd"/>
      <w:r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</w:rPr>
        <w:t xml:space="preserve"> 수탁자가 이 계약에 의하여 위탁 또는 </w:t>
      </w:r>
      <w:proofErr w:type="spellStart"/>
      <w:r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</w:rPr>
        <w:t>재위탁</w:t>
      </w:r>
      <w:proofErr w:type="spellEnd"/>
      <w:r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</w:rPr>
        <w:t xml:space="preserve"> 받은 업무를 수행함에 있어 이 계약에 따른 의무를 위반하거나 </w:t>
      </w:r>
      <w:r w:rsidRPr="00124595">
        <w:rPr>
          <w:rFonts w:ascii="Noto Sans CJK KR Regular" w:eastAsia="Noto Sans CJK KR Regular" w:hAnsi="Noto Sans CJK KR Regular" w:cs="굴림" w:hint="eastAsia"/>
          <w:color w:val="000000"/>
          <w:sz w:val="18"/>
          <w:szCs w:val="18"/>
          <w:shd w:val="clear" w:color="auto" w:fill="FFFFFF"/>
        </w:rPr>
        <w:t>“</w:t>
      </w:r>
      <w:r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</w:rPr>
        <w:t>수탁자</w:t>
      </w:r>
      <w:r w:rsidRPr="00124595">
        <w:rPr>
          <w:rFonts w:ascii="Noto Sans CJK KR Regular" w:eastAsia="Noto Sans CJK KR Regular" w:hAnsi="Noto Sans CJK KR Regular" w:cs="굴림" w:hint="eastAsia"/>
          <w:color w:val="000000"/>
          <w:sz w:val="18"/>
          <w:szCs w:val="18"/>
          <w:shd w:val="clear" w:color="auto" w:fill="FFFFFF"/>
        </w:rPr>
        <w:t>”</w:t>
      </w:r>
      <w:r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</w:rPr>
        <w:t xml:space="preserve"> 또는 </w:t>
      </w:r>
      <w:r w:rsidRPr="00124595">
        <w:rPr>
          <w:rFonts w:ascii="Noto Sans CJK KR Regular" w:eastAsia="Noto Sans CJK KR Regular" w:hAnsi="Noto Sans CJK KR Regular" w:cs="굴림" w:hint="eastAsia"/>
          <w:color w:val="000000"/>
          <w:sz w:val="18"/>
          <w:szCs w:val="18"/>
          <w:shd w:val="clear" w:color="auto" w:fill="FFFFFF"/>
        </w:rPr>
        <w:t>“</w:t>
      </w:r>
      <w:proofErr w:type="spellStart"/>
      <w:r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</w:rPr>
        <w:t>수탁자</w:t>
      </w:r>
      <w:r w:rsidRPr="00124595">
        <w:rPr>
          <w:rFonts w:ascii="Noto Sans CJK KR Regular" w:eastAsia="Noto Sans CJK KR Regular" w:hAnsi="Noto Sans CJK KR Regular" w:cs="굴림" w:hint="eastAsia"/>
          <w:color w:val="000000"/>
          <w:sz w:val="18"/>
          <w:szCs w:val="18"/>
          <w:shd w:val="clear" w:color="auto" w:fill="FFFFFF"/>
        </w:rPr>
        <w:t>”</w:t>
      </w:r>
      <w:r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</w:rPr>
        <w:t>의</w:t>
      </w:r>
      <w:proofErr w:type="spellEnd"/>
      <w:r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</w:rPr>
        <w:t xml:space="preserve"> 임직원 기타 </w:t>
      </w:r>
      <w:r w:rsidRPr="00124595">
        <w:rPr>
          <w:rFonts w:ascii="Noto Sans CJK KR Regular" w:eastAsia="Noto Sans CJK KR Regular" w:hAnsi="Noto Sans CJK KR Regular" w:cs="굴림" w:hint="eastAsia"/>
          <w:color w:val="000000"/>
          <w:sz w:val="18"/>
          <w:szCs w:val="18"/>
          <w:shd w:val="clear" w:color="auto" w:fill="FFFFFF"/>
        </w:rPr>
        <w:t>“</w:t>
      </w:r>
      <w:proofErr w:type="spellStart"/>
      <w:r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</w:rPr>
        <w:t>수탁자</w:t>
      </w:r>
      <w:r w:rsidRPr="00124595">
        <w:rPr>
          <w:rFonts w:ascii="Noto Sans CJK KR Regular" w:eastAsia="Noto Sans CJK KR Regular" w:hAnsi="Noto Sans CJK KR Regular" w:cs="굴림" w:hint="eastAsia"/>
          <w:color w:val="000000"/>
          <w:sz w:val="18"/>
          <w:szCs w:val="18"/>
          <w:shd w:val="clear" w:color="auto" w:fill="FFFFFF"/>
        </w:rPr>
        <w:t>”</w:t>
      </w:r>
      <w:r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</w:rPr>
        <w:t>의</w:t>
      </w:r>
      <w:proofErr w:type="spellEnd"/>
      <w:r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</w:rPr>
        <w:t xml:space="preserve"> 수탁자의 귀책사유로 인하여 이 계약이 해지되어 </w:t>
      </w:r>
      <w:r w:rsidRPr="00124595">
        <w:rPr>
          <w:rFonts w:ascii="Noto Sans CJK KR Regular" w:eastAsia="Noto Sans CJK KR Regular" w:hAnsi="Noto Sans CJK KR Regular" w:cs="굴림" w:hint="eastAsia"/>
          <w:color w:val="000000"/>
          <w:sz w:val="18"/>
          <w:szCs w:val="18"/>
          <w:shd w:val="clear" w:color="auto" w:fill="FFFFFF"/>
        </w:rPr>
        <w:t>“</w:t>
      </w:r>
      <w:r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</w:rPr>
        <w:t>위탁자</w:t>
      </w:r>
      <w:r w:rsidRPr="00124595">
        <w:rPr>
          <w:rFonts w:ascii="Noto Sans CJK KR Regular" w:eastAsia="Noto Sans CJK KR Regular" w:hAnsi="Noto Sans CJK KR Regular" w:cs="굴림" w:hint="eastAsia"/>
          <w:color w:val="000000"/>
          <w:sz w:val="18"/>
          <w:szCs w:val="18"/>
          <w:shd w:val="clear" w:color="auto" w:fill="FFFFFF"/>
        </w:rPr>
        <w:t>”</w:t>
      </w:r>
      <w:r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</w:rPr>
        <w:t xml:space="preserve"> 또는 개인정보주체 기타 제3자에게 손해가 발생한 경우 </w:t>
      </w:r>
      <w:r w:rsidRPr="00124595">
        <w:rPr>
          <w:rFonts w:ascii="Noto Sans CJK KR Regular" w:eastAsia="Noto Sans CJK KR Regular" w:hAnsi="Noto Sans CJK KR Regular" w:cs="굴림" w:hint="eastAsia"/>
          <w:color w:val="000000"/>
          <w:sz w:val="18"/>
          <w:szCs w:val="18"/>
          <w:shd w:val="clear" w:color="auto" w:fill="FFFFFF"/>
        </w:rPr>
        <w:t>“</w:t>
      </w:r>
      <w:proofErr w:type="spellStart"/>
      <w:r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</w:rPr>
        <w:t>수탁자</w:t>
      </w:r>
      <w:r w:rsidRPr="00124595">
        <w:rPr>
          <w:rFonts w:ascii="Noto Sans CJK KR Regular" w:eastAsia="Noto Sans CJK KR Regular" w:hAnsi="Noto Sans CJK KR Regular" w:cs="굴림" w:hint="eastAsia"/>
          <w:color w:val="000000"/>
          <w:sz w:val="18"/>
          <w:szCs w:val="18"/>
          <w:shd w:val="clear" w:color="auto" w:fill="FFFFFF"/>
        </w:rPr>
        <w:t>”</w:t>
      </w:r>
      <w:r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</w:rPr>
        <w:t>는</w:t>
      </w:r>
      <w:proofErr w:type="spellEnd"/>
      <w:r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</w:rPr>
        <w:t xml:space="preserve"> 그 손해를 배상하여야 한다.</w:t>
      </w:r>
    </w:p>
    <w:p w14:paraId="048EA59E" w14:textId="77777777" w:rsidR="003908E0" w:rsidRPr="00124595" w:rsidRDefault="003908E0" w:rsidP="003908E0">
      <w:pPr>
        <w:shd w:val="clear" w:color="auto" w:fill="FFFFFF"/>
        <w:snapToGrid w:val="0"/>
        <w:spacing w:line="384" w:lineRule="auto"/>
        <w:ind w:hanging="240"/>
        <w:textAlignment w:val="baseline"/>
        <w:rPr>
          <w:rFonts w:ascii="Noto Sans CJK KR Regular" w:eastAsia="Noto Sans CJK KR Regular" w:hAnsi="Noto Sans CJK KR Regular" w:cs="굴림"/>
          <w:color w:val="000000"/>
          <w:sz w:val="18"/>
          <w:szCs w:val="18"/>
        </w:rPr>
      </w:pPr>
      <w:r w:rsidRPr="00124595">
        <w:rPr>
          <w:rFonts w:ascii="Noto Sans CJK KR Regular" w:eastAsia="Noto Sans CJK KR Regular" w:hAnsi="Noto Sans CJK KR Regular" w:cs="굴림"/>
          <w:color w:val="000000"/>
          <w:spacing w:val="-6"/>
          <w:sz w:val="18"/>
          <w:szCs w:val="18"/>
          <w:shd w:val="clear" w:color="auto" w:fill="FFFFFF"/>
        </w:rPr>
        <w:t xml:space="preserve">② 제1항과 관련하여 개인정보주체 기타 제3자에게 발생한 손해에 대하여 </w:t>
      </w:r>
      <w:r w:rsidRPr="00124595">
        <w:rPr>
          <w:rFonts w:ascii="Noto Sans CJK KR Regular" w:eastAsia="Noto Sans CJK KR Regular" w:hAnsi="Noto Sans CJK KR Regular" w:cs="굴림" w:hint="eastAsia"/>
          <w:color w:val="000000"/>
          <w:spacing w:val="-6"/>
          <w:sz w:val="18"/>
          <w:szCs w:val="18"/>
          <w:shd w:val="clear" w:color="auto" w:fill="FFFFFF"/>
        </w:rPr>
        <w:t>“</w:t>
      </w:r>
      <w:proofErr w:type="spellStart"/>
      <w:r w:rsidRPr="00124595">
        <w:rPr>
          <w:rFonts w:ascii="Noto Sans CJK KR Regular" w:eastAsia="Noto Sans CJK KR Regular" w:hAnsi="Noto Sans CJK KR Regular" w:cs="굴림"/>
          <w:color w:val="000000"/>
          <w:spacing w:val="-6"/>
          <w:sz w:val="18"/>
          <w:szCs w:val="18"/>
          <w:shd w:val="clear" w:color="auto" w:fill="FFFFFF"/>
        </w:rPr>
        <w:t>위탁자</w:t>
      </w:r>
      <w:r w:rsidRPr="00124595">
        <w:rPr>
          <w:rFonts w:ascii="Noto Sans CJK KR Regular" w:eastAsia="Noto Sans CJK KR Regular" w:hAnsi="Noto Sans CJK KR Regular" w:cs="굴림" w:hint="eastAsia"/>
          <w:color w:val="000000"/>
          <w:spacing w:val="-6"/>
          <w:sz w:val="18"/>
          <w:szCs w:val="18"/>
          <w:shd w:val="clear" w:color="auto" w:fill="FFFFFF"/>
        </w:rPr>
        <w:t>”</w:t>
      </w:r>
      <w:r w:rsidRPr="00124595">
        <w:rPr>
          <w:rFonts w:ascii="Noto Sans CJK KR Regular" w:eastAsia="Noto Sans CJK KR Regular" w:hAnsi="Noto Sans CJK KR Regular" w:cs="굴림"/>
          <w:color w:val="000000"/>
          <w:spacing w:val="-6"/>
          <w:sz w:val="18"/>
          <w:szCs w:val="18"/>
          <w:shd w:val="clear" w:color="auto" w:fill="FFFFFF"/>
        </w:rPr>
        <w:t>가</w:t>
      </w:r>
      <w:proofErr w:type="spellEnd"/>
      <w:r w:rsidRPr="00124595">
        <w:rPr>
          <w:rFonts w:ascii="Noto Sans CJK KR Regular" w:eastAsia="Noto Sans CJK KR Regular" w:hAnsi="Noto Sans CJK KR Regular" w:cs="굴림"/>
          <w:color w:val="000000"/>
          <w:spacing w:val="-6"/>
          <w:sz w:val="18"/>
          <w:szCs w:val="18"/>
          <w:shd w:val="clear" w:color="auto" w:fill="FFFFFF"/>
        </w:rPr>
        <w:t xml:space="preserve"> 전부</w:t>
      </w:r>
      <w:r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</w:rPr>
        <w:t xml:space="preserve"> 또는 일부를 배상한 때에는 </w:t>
      </w:r>
      <w:r w:rsidRPr="00124595">
        <w:rPr>
          <w:rFonts w:ascii="Noto Sans CJK KR Regular" w:eastAsia="Noto Sans CJK KR Regular" w:hAnsi="Noto Sans CJK KR Regular" w:cs="굴림" w:hint="eastAsia"/>
          <w:color w:val="000000"/>
          <w:sz w:val="18"/>
          <w:szCs w:val="18"/>
          <w:shd w:val="clear" w:color="auto" w:fill="FFFFFF"/>
        </w:rPr>
        <w:t>“</w:t>
      </w:r>
      <w:proofErr w:type="spellStart"/>
      <w:r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</w:rPr>
        <w:t>위탁자</w:t>
      </w:r>
      <w:r w:rsidRPr="00124595">
        <w:rPr>
          <w:rFonts w:ascii="Noto Sans CJK KR Regular" w:eastAsia="Noto Sans CJK KR Regular" w:hAnsi="Noto Sans CJK KR Regular" w:cs="굴림" w:hint="eastAsia"/>
          <w:color w:val="000000"/>
          <w:sz w:val="18"/>
          <w:szCs w:val="18"/>
          <w:shd w:val="clear" w:color="auto" w:fill="FFFFFF"/>
        </w:rPr>
        <w:t>”</w:t>
      </w:r>
      <w:r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</w:rPr>
        <w:t>는</w:t>
      </w:r>
      <w:proofErr w:type="spellEnd"/>
      <w:r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</w:rPr>
        <w:t xml:space="preserve"> 이를 </w:t>
      </w:r>
      <w:r w:rsidRPr="00124595">
        <w:rPr>
          <w:rFonts w:ascii="Noto Sans CJK KR Regular" w:eastAsia="Noto Sans CJK KR Regular" w:hAnsi="Noto Sans CJK KR Regular" w:cs="굴림" w:hint="eastAsia"/>
          <w:color w:val="000000"/>
          <w:sz w:val="18"/>
          <w:szCs w:val="18"/>
          <w:shd w:val="clear" w:color="auto" w:fill="FFFFFF"/>
        </w:rPr>
        <w:t>“</w:t>
      </w:r>
      <w:proofErr w:type="spellStart"/>
      <w:r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</w:rPr>
        <w:t>수탁자</w:t>
      </w:r>
      <w:r w:rsidRPr="00124595">
        <w:rPr>
          <w:rFonts w:ascii="Noto Sans CJK KR Regular" w:eastAsia="Noto Sans CJK KR Regular" w:hAnsi="Noto Sans CJK KR Regular" w:cs="굴림" w:hint="eastAsia"/>
          <w:color w:val="000000"/>
          <w:sz w:val="18"/>
          <w:szCs w:val="18"/>
          <w:shd w:val="clear" w:color="auto" w:fill="FFFFFF"/>
        </w:rPr>
        <w:t>”</w:t>
      </w:r>
      <w:r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</w:rPr>
        <w:t>에게</w:t>
      </w:r>
      <w:proofErr w:type="spellEnd"/>
      <w:r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</w:rPr>
        <w:t xml:space="preserve"> 구상할 수 있다. </w:t>
      </w:r>
    </w:p>
    <w:p w14:paraId="6F744BBA" w14:textId="77777777" w:rsidR="003908E0" w:rsidRPr="00124595" w:rsidRDefault="003908E0" w:rsidP="003908E0">
      <w:pPr>
        <w:shd w:val="clear" w:color="auto" w:fill="FFFFFF"/>
        <w:snapToGrid w:val="0"/>
        <w:spacing w:line="384" w:lineRule="auto"/>
        <w:textAlignment w:val="baseline"/>
        <w:rPr>
          <w:rFonts w:ascii="Noto Sans CJK KR Regular" w:eastAsia="Noto Sans CJK KR Regular" w:hAnsi="Noto Sans CJK KR Regular" w:cs="굴림"/>
          <w:color w:val="000000"/>
          <w:sz w:val="18"/>
          <w:szCs w:val="18"/>
        </w:rPr>
      </w:pPr>
    </w:p>
    <w:p w14:paraId="5C2D4AB7" w14:textId="070D6086" w:rsidR="003908E0" w:rsidRPr="00124595" w:rsidRDefault="003908E0">
      <w:pPr>
        <w:shd w:val="clear" w:color="auto" w:fill="FFFFFF"/>
        <w:snapToGrid w:val="0"/>
        <w:spacing w:line="384" w:lineRule="auto"/>
        <w:ind w:firstLine="200"/>
        <w:textAlignment w:val="baseline"/>
        <w:rPr>
          <w:rFonts w:ascii="Noto Sans CJK KR Regular" w:eastAsia="Noto Sans CJK KR Regular" w:hAnsi="Noto Sans CJK KR Regular" w:cs="굴림"/>
          <w:color w:val="000000"/>
          <w:sz w:val="18"/>
          <w:szCs w:val="18"/>
        </w:rPr>
      </w:pPr>
      <w:r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</w:rPr>
        <w:t xml:space="preserve">본 계약의 내용을 증명하기 위하여 계약서 2부를 작성하고, </w:t>
      </w:r>
      <w:r w:rsidRPr="00124595">
        <w:rPr>
          <w:rFonts w:ascii="Noto Sans CJK KR Regular" w:eastAsia="Noto Sans CJK KR Regular" w:hAnsi="Noto Sans CJK KR Regular" w:cs="굴림" w:hint="eastAsia"/>
          <w:color w:val="000000"/>
          <w:sz w:val="18"/>
          <w:szCs w:val="18"/>
          <w:shd w:val="clear" w:color="auto" w:fill="FFFFFF"/>
        </w:rPr>
        <w:t>“</w:t>
      </w:r>
      <w:proofErr w:type="spellStart"/>
      <w:r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</w:rPr>
        <w:t>위탁자</w:t>
      </w:r>
      <w:r w:rsidRPr="00124595">
        <w:rPr>
          <w:rFonts w:ascii="Noto Sans CJK KR Regular" w:eastAsia="Noto Sans CJK KR Regular" w:hAnsi="Noto Sans CJK KR Regular" w:cs="굴림" w:hint="eastAsia"/>
          <w:color w:val="000000"/>
          <w:sz w:val="18"/>
          <w:szCs w:val="18"/>
          <w:shd w:val="clear" w:color="auto" w:fill="FFFFFF"/>
        </w:rPr>
        <w:t>”</w:t>
      </w:r>
      <w:r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</w:rPr>
        <w:t>와</w:t>
      </w:r>
      <w:proofErr w:type="spellEnd"/>
      <w:r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</w:rPr>
        <w:t xml:space="preserve"> </w:t>
      </w:r>
      <w:r w:rsidRPr="00124595">
        <w:rPr>
          <w:rFonts w:ascii="Noto Sans CJK KR Regular" w:eastAsia="Noto Sans CJK KR Regular" w:hAnsi="Noto Sans CJK KR Regular" w:cs="굴림" w:hint="eastAsia"/>
          <w:color w:val="000000"/>
          <w:sz w:val="18"/>
          <w:szCs w:val="18"/>
          <w:shd w:val="clear" w:color="auto" w:fill="FFFFFF"/>
        </w:rPr>
        <w:t>“</w:t>
      </w:r>
      <w:proofErr w:type="spellStart"/>
      <w:r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</w:rPr>
        <w:t>수탁자</w:t>
      </w:r>
      <w:r w:rsidRPr="00124595">
        <w:rPr>
          <w:rFonts w:ascii="Noto Sans CJK KR Regular" w:eastAsia="Noto Sans CJK KR Regular" w:hAnsi="Noto Sans CJK KR Regular" w:cs="굴림" w:hint="eastAsia"/>
          <w:color w:val="000000"/>
          <w:sz w:val="18"/>
          <w:szCs w:val="18"/>
          <w:shd w:val="clear" w:color="auto" w:fill="FFFFFF"/>
        </w:rPr>
        <w:t>”</w:t>
      </w:r>
      <w:r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</w:rPr>
        <w:t>가</w:t>
      </w:r>
      <w:proofErr w:type="spellEnd"/>
      <w:r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</w:rPr>
        <w:t xml:space="preserve"> 서명 또는 날인한 후 각 1부씩 보관한다.</w:t>
      </w:r>
    </w:p>
    <w:p w14:paraId="77B74A50" w14:textId="4313B25D" w:rsidR="003908E0" w:rsidRPr="00124595" w:rsidRDefault="003908E0">
      <w:pPr>
        <w:shd w:val="clear" w:color="auto" w:fill="FFFFFF"/>
        <w:snapToGrid w:val="0"/>
        <w:spacing w:line="384" w:lineRule="auto"/>
        <w:ind w:firstLine="200"/>
        <w:jc w:val="center"/>
        <w:textAlignment w:val="baseline"/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</w:rPr>
      </w:pPr>
      <w:r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</w:rPr>
        <w:t>202</w:t>
      </w:r>
      <w:del w:id="459" w:author="정영재 (Youngjae Jeong)" w:date="2026-02-10T11:58:00Z">
        <w:r w:rsidRPr="00124595" w:rsidDel="00923135">
          <w:rPr>
            <w:rFonts w:ascii="Noto Sans CJK KR Regular" w:eastAsia="Noto Sans CJK KR Regular" w:hAnsi="Noto Sans CJK KR Regular" w:cs="굴림"/>
            <w:color w:val="000000"/>
            <w:sz w:val="18"/>
            <w:szCs w:val="18"/>
            <w:shd w:val="clear" w:color="auto" w:fill="FFFFFF"/>
          </w:rPr>
          <w:delText>5</w:delText>
        </w:r>
      </w:del>
      <w:ins w:id="460" w:author="정영재 (Youngjae Jeong)" w:date="2026-02-10T11:58:00Z">
        <w:r w:rsidR="00923135">
          <w:rPr>
            <w:rFonts w:ascii="Noto Sans CJK KR Regular" w:eastAsia="Noto Sans CJK KR Regular" w:hAnsi="Noto Sans CJK KR Regular" w:cs="굴림"/>
            <w:color w:val="000000"/>
            <w:sz w:val="18"/>
            <w:szCs w:val="18"/>
            <w:shd w:val="clear" w:color="auto" w:fill="FFFFFF"/>
          </w:rPr>
          <w:t>6</w:t>
        </w:r>
      </w:ins>
      <w:r w:rsidRPr="00124595">
        <w:rPr>
          <w:rFonts w:ascii="Noto Sans CJK KR Regular" w:eastAsia="Noto Sans CJK KR Regular" w:hAnsi="Noto Sans CJK KR Regular" w:cs="굴림"/>
          <w:color w:val="000000"/>
          <w:sz w:val="18"/>
          <w:szCs w:val="18"/>
          <w:shd w:val="clear" w:color="auto" w:fill="FFFFFF"/>
        </w:rPr>
        <w:t>. 03. 31.</w:t>
      </w:r>
    </w:p>
    <w:tbl>
      <w:tblPr>
        <w:tblOverlap w:val="never"/>
        <w:tblW w:w="0" w:type="auto"/>
        <w:tblBorders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31"/>
        <w:gridCol w:w="4096"/>
      </w:tblGrid>
      <w:tr w:rsidR="00006DEB" w:rsidRPr="003908E0" w14:paraId="6707BCC8" w14:textId="77777777" w:rsidTr="0045137B">
        <w:trPr>
          <w:trHeight w:val="1146"/>
        </w:trPr>
        <w:tc>
          <w:tcPr>
            <w:tcW w:w="4631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DAAD30D" w14:textId="77777777" w:rsidR="003908E0" w:rsidRPr="00124595" w:rsidRDefault="003908E0" w:rsidP="00003CF3">
            <w:pPr>
              <w:shd w:val="clear" w:color="auto" w:fill="FFFFFF"/>
              <w:snapToGrid w:val="0"/>
              <w:spacing w:line="384" w:lineRule="auto"/>
              <w:textAlignment w:val="baseline"/>
              <w:rPr>
                <w:rFonts w:ascii="Noto Sans CJK KR Regular" w:eastAsia="Noto Sans CJK KR Regular" w:hAnsi="Noto Sans CJK KR Regular" w:cs="굴림"/>
                <w:color w:val="000000"/>
                <w:sz w:val="18"/>
                <w:szCs w:val="18"/>
              </w:rPr>
            </w:pPr>
            <w:r w:rsidRPr="00124595">
              <w:rPr>
                <w:rFonts w:ascii="Noto Sans CJK KR Regular" w:eastAsia="Noto Sans CJK KR Regular" w:hAnsi="Noto Sans CJK KR Regular" w:cs="굴림"/>
                <w:color w:val="000000"/>
                <w:sz w:val="18"/>
                <w:szCs w:val="18"/>
                <w:shd w:val="clear" w:color="auto" w:fill="FFFFFF"/>
              </w:rPr>
              <w:t>위탁자</w:t>
            </w:r>
          </w:p>
          <w:p w14:paraId="2D6F7A75" w14:textId="77777777" w:rsidR="003908E0" w:rsidRPr="00124595" w:rsidRDefault="003908E0" w:rsidP="00003CF3">
            <w:pPr>
              <w:shd w:val="clear" w:color="auto" w:fill="FFFFFF"/>
              <w:snapToGrid w:val="0"/>
              <w:spacing w:line="384" w:lineRule="auto"/>
              <w:textAlignment w:val="baseline"/>
              <w:rPr>
                <w:rFonts w:ascii="Noto Sans CJK KR Regular" w:eastAsia="Noto Sans CJK KR Regular" w:hAnsi="Noto Sans CJK KR Regular" w:cs="굴림"/>
                <w:color w:val="000000"/>
                <w:sz w:val="18"/>
                <w:szCs w:val="18"/>
              </w:rPr>
            </w:pPr>
            <w:r w:rsidRPr="00124595">
              <w:rPr>
                <w:rFonts w:ascii="Noto Sans CJK KR Regular" w:eastAsia="Noto Sans CJK KR Regular" w:hAnsi="Noto Sans CJK KR Regular" w:cs="굴림"/>
                <w:color w:val="000000"/>
                <w:sz w:val="18"/>
                <w:szCs w:val="18"/>
                <w:shd w:val="clear" w:color="auto" w:fill="FFFFFF"/>
              </w:rPr>
              <w:t xml:space="preserve">주 </w:t>
            </w:r>
            <w:proofErr w:type="gramStart"/>
            <w:r w:rsidRPr="00124595">
              <w:rPr>
                <w:rFonts w:ascii="Noto Sans CJK KR Regular" w:eastAsia="Noto Sans CJK KR Regular" w:hAnsi="Noto Sans CJK KR Regular" w:cs="굴림"/>
                <w:color w:val="000000"/>
                <w:sz w:val="18"/>
                <w:szCs w:val="18"/>
                <w:shd w:val="clear" w:color="auto" w:fill="FFFFFF"/>
              </w:rPr>
              <w:t xml:space="preserve">소 </w:t>
            </w:r>
            <w:r w:rsidRPr="00124595">
              <w:rPr>
                <w:rFonts w:ascii="Noto Sans CJK KR Regular" w:eastAsia="Noto Sans CJK KR Regular" w:hAnsi="Noto Sans CJK KR Regular" w:cs="함초롬바탕"/>
                <w:color w:val="000000"/>
                <w:sz w:val="18"/>
                <w:szCs w:val="18"/>
                <w:shd w:val="clear" w:color="auto" w:fill="FFFFFF"/>
              </w:rPr>
              <w:t>:</w:t>
            </w:r>
            <w:proofErr w:type="gramEnd"/>
            <w:r w:rsidRPr="00124595">
              <w:rPr>
                <w:rFonts w:ascii="Noto Sans CJK KR Regular" w:eastAsia="Noto Sans CJK KR Regular" w:hAnsi="Noto Sans CJK KR Regular" w:cs="함초롬바탕"/>
                <w:color w:val="000000"/>
                <w:sz w:val="18"/>
                <w:szCs w:val="18"/>
                <w:shd w:val="clear" w:color="auto" w:fill="FFFFFF"/>
              </w:rPr>
              <w:t xml:space="preserve"> </w:t>
            </w:r>
            <w:r w:rsidRPr="00124595">
              <w:rPr>
                <w:rFonts w:ascii="Noto Sans CJK KR Regular" w:eastAsia="Noto Sans CJK KR Regular" w:hAnsi="Noto Sans CJK KR Regular" w:cs="함초롬바탕" w:hint="eastAsia"/>
                <w:color w:val="000000"/>
                <w:sz w:val="18"/>
                <w:szCs w:val="18"/>
                <w:shd w:val="clear" w:color="auto" w:fill="FFFFFF"/>
              </w:rPr>
              <w:t>서울</w:t>
            </w:r>
            <w:r w:rsidRPr="00124595">
              <w:rPr>
                <w:rFonts w:ascii="Noto Sans CJK KR Regular" w:eastAsia="Noto Sans CJK KR Regular" w:hAnsi="Noto Sans CJK KR Regular" w:cs="함초롬바탕"/>
                <w:color w:val="000000"/>
                <w:sz w:val="18"/>
                <w:szCs w:val="18"/>
                <w:shd w:val="clear" w:color="auto" w:fill="FFFFFF"/>
              </w:rPr>
              <w:t xml:space="preserve"> 송파구 </w:t>
            </w:r>
            <w:proofErr w:type="spellStart"/>
            <w:r w:rsidRPr="00124595">
              <w:rPr>
                <w:rFonts w:ascii="Noto Sans CJK KR Regular" w:eastAsia="Noto Sans CJK KR Regular" w:hAnsi="Noto Sans CJK KR Regular" w:cs="함초롬바탕" w:hint="eastAsia"/>
                <w:color w:val="000000"/>
                <w:sz w:val="18"/>
                <w:szCs w:val="18"/>
                <w:shd w:val="clear" w:color="auto" w:fill="FFFFFF"/>
              </w:rPr>
              <w:t>오금로</w:t>
            </w:r>
            <w:proofErr w:type="spellEnd"/>
            <w:r w:rsidRPr="00124595">
              <w:rPr>
                <w:rFonts w:ascii="Noto Sans CJK KR Regular" w:eastAsia="Noto Sans CJK KR Regular" w:hAnsi="Noto Sans CJK KR Regular" w:cs="함초롬바탕"/>
                <w:color w:val="000000"/>
                <w:sz w:val="18"/>
                <w:szCs w:val="18"/>
                <w:shd w:val="clear" w:color="auto" w:fill="FFFFFF"/>
              </w:rPr>
              <w:t xml:space="preserve"> 311, </w:t>
            </w:r>
            <w:proofErr w:type="spellStart"/>
            <w:r w:rsidRPr="00124595">
              <w:rPr>
                <w:rFonts w:ascii="Noto Sans CJK KR Regular" w:eastAsia="Noto Sans CJK KR Regular" w:hAnsi="Noto Sans CJK KR Regular" w:cs="함초롬바탕" w:hint="eastAsia"/>
                <w:color w:val="000000"/>
                <w:sz w:val="18"/>
                <w:szCs w:val="18"/>
                <w:shd w:val="clear" w:color="auto" w:fill="FFFFFF"/>
              </w:rPr>
              <w:t>퍼시스빌딩</w:t>
            </w:r>
            <w:proofErr w:type="spellEnd"/>
          </w:p>
          <w:p w14:paraId="28B9A117" w14:textId="77777777" w:rsidR="003908E0" w:rsidRPr="00124595" w:rsidRDefault="003908E0" w:rsidP="00003CF3">
            <w:pPr>
              <w:shd w:val="clear" w:color="auto" w:fill="FFFFFF"/>
              <w:snapToGrid w:val="0"/>
              <w:spacing w:line="384" w:lineRule="auto"/>
              <w:textAlignment w:val="baseline"/>
              <w:rPr>
                <w:rFonts w:ascii="Noto Sans CJK KR Regular" w:eastAsia="Noto Sans CJK KR Regular" w:hAnsi="Noto Sans CJK KR Regular" w:cs="굴림"/>
                <w:color w:val="000000"/>
                <w:sz w:val="18"/>
                <w:szCs w:val="18"/>
              </w:rPr>
            </w:pPr>
            <w:r w:rsidRPr="00124595">
              <w:rPr>
                <w:rFonts w:ascii="Noto Sans CJK KR Regular" w:eastAsia="Noto Sans CJK KR Regular" w:hAnsi="Noto Sans CJK KR Regular" w:cs="굴림"/>
                <w:color w:val="000000"/>
                <w:sz w:val="18"/>
                <w:szCs w:val="18"/>
                <w:shd w:val="clear" w:color="auto" w:fill="FFFFFF"/>
              </w:rPr>
              <w:t>기관</w:t>
            </w:r>
            <w:r w:rsidRPr="00124595">
              <w:rPr>
                <w:rFonts w:ascii="Noto Sans CJK KR Regular" w:eastAsia="Noto Sans CJK KR Regular" w:hAnsi="Noto Sans CJK KR Regular" w:cs="함초롬바탕"/>
                <w:color w:val="000000"/>
                <w:sz w:val="18"/>
                <w:szCs w:val="18"/>
                <w:shd w:val="clear" w:color="auto" w:fill="FFFFFF"/>
              </w:rPr>
              <w:t>(</w:t>
            </w:r>
            <w:r w:rsidRPr="00124595">
              <w:rPr>
                <w:rFonts w:ascii="Noto Sans CJK KR Regular" w:eastAsia="Noto Sans CJK KR Regular" w:hAnsi="Noto Sans CJK KR Regular" w:cs="굴림"/>
                <w:color w:val="000000"/>
                <w:sz w:val="18"/>
                <w:szCs w:val="18"/>
                <w:shd w:val="clear" w:color="auto" w:fill="FFFFFF"/>
              </w:rPr>
              <w:t>회사</w:t>
            </w:r>
            <w:r w:rsidRPr="00124595">
              <w:rPr>
                <w:rFonts w:ascii="Noto Sans CJK KR Regular" w:eastAsia="Noto Sans CJK KR Regular" w:hAnsi="Noto Sans CJK KR Regular" w:cs="함초롬바탕"/>
                <w:color w:val="000000"/>
                <w:sz w:val="18"/>
                <w:szCs w:val="18"/>
                <w:shd w:val="clear" w:color="auto" w:fill="FFFFFF"/>
              </w:rPr>
              <w:t>)</w:t>
            </w:r>
            <w:proofErr w:type="gramStart"/>
            <w:r w:rsidRPr="00124595">
              <w:rPr>
                <w:rFonts w:ascii="Noto Sans CJK KR Regular" w:eastAsia="Noto Sans CJK KR Regular" w:hAnsi="Noto Sans CJK KR Regular" w:cs="굴림"/>
                <w:color w:val="000000"/>
                <w:sz w:val="18"/>
                <w:szCs w:val="18"/>
                <w:shd w:val="clear" w:color="auto" w:fill="FFFFFF"/>
              </w:rPr>
              <w:t xml:space="preserve">명 </w:t>
            </w:r>
            <w:r w:rsidRPr="00124595">
              <w:rPr>
                <w:rFonts w:ascii="Noto Sans CJK KR Regular" w:eastAsia="Noto Sans CJK KR Regular" w:hAnsi="Noto Sans CJK KR Regular" w:cs="함초롬바탕"/>
                <w:color w:val="000000"/>
                <w:sz w:val="18"/>
                <w:szCs w:val="18"/>
                <w:shd w:val="clear" w:color="auto" w:fill="FFFFFF"/>
              </w:rPr>
              <w:t>:</w:t>
            </w:r>
            <w:proofErr w:type="gramEnd"/>
            <w:r w:rsidRPr="00124595">
              <w:rPr>
                <w:rFonts w:ascii="Noto Sans CJK KR Regular" w:eastAsia="Noto Sans CJK KR Regular" w:hAnsi="Noto Sans CJK KR Regular" w:cs="함초롬바탕"/>
                <w:color w:val="000000"/>
                <w:sz w:val="18"/>
                <w:szCs w:val="18"/>
                <w:shd w:val="clear" w:color="auto" w:fill="FFFFFF"/>
              </w:rPr>
              <w:t xml:space="preserve"> ㈜</w:t>
            </w:r>
            <w:proofErr w:type="spellStart"/>
            <w:r w:rsidRPr="00124595">
              <w:rPr>
                <w:rFonts w:ascii="Noto Sans CJK KR Regular" w:eastAsia="Noto Sans CJK KR Regular" w:hAnsi="Noto Sans CJK KR Regular" w:cs="함초롬바탕" w:hint="eastAsia"/>
                <w:color w:val="000000"/>
                <w:sz w:val="18"/>
                <w:szCs w:val="18"/>
                <w:shd w:val="clear" w:color="auto" w:fill="FFFFFF"/>
              </w:rPr>
              <w:t>일룸</w:t>
            </w:r>
            <w:proofErr w:type="spellEnd"/>
            <w:r w:rsidRPr="00124595">
              <w:rPr>
                <w:rFonts w:ascii="Noto Sans CJK KR Regular" w:eastAsia="Noto Sans CJK KR Regular" w:hAnsi="Noto Sans CJK KR Regular" w:cs="함초롬바탕"/>
                <w:color w:val="000000"/>
                <w:sz w:val="18"/>
                <w:szCs w:val="18"/>
                <w:shd w:val="clear" w:color="auto" w:fill="FFFFFF"/>
              </w:rPr>
              <w:t>(215-86-93600)</w:t>
            </w:r>
          </w:p>
          <w:p w14:paraId="7465A6E0" w14:textId="77777777" w:rsidR="003908E0" w:rsidRPr="00124595" w:rsidRDefault="003908E0" w:rsidP="00003CF3">
            <w:pPr>
              <w:shd w:val="clear" w:color="auto" w:fill="FFFFFF"/>
              <w:snapToGrid w:val="0"/>
              <w:spacing w:line="384" w:lineRule="auto"/>
              <w:textAlignment w:val="baseline"/>
              <w:rPr>
                <w:rFonts w:ascii="Noto Sans CJK KR Regular" w:eastAsia="Noto Sans CJK KR Regular" w:hAnsi="Noto Sans CJK KR Regular" w:cs="굴림"/>
                <w:color w:val="000000"/>
                <w:sz w:val="18"/>
                <w:szCs w:val="18"/>
              </w:rPr>
            </w:pPr>
            <w:r w:rsidRPr="00124595">
              <w:rPr>
                <w:rFonts w:ascii="Noto Sans CJK KR Regular" w:eastAsia="Noto Sans CJK KR Regular" w:hAnsi="Noto Sans CJK KR Regular" w:cs="굴림"/>
                <w:color w:val="000000"/>
                <w:sz w:val="18"/>
                <w:szCs w:val="18"/>
                <w:shd w:val="clear" w:color="auto" w:fill="FFFFFF"/>
              </w:rPr>
              <w:t xml:space="preserve">대표자 </w:t>
            </w:r>
            <w:proofErr w:type="gramStart"/>
            <w:r w:rsidRPr="00124595">
              <w:rPr>
                <w:rFonts w:ascii="Noto Sans CJK KR Regular" w:eastAsia="Noto Sans CJK KR Regular" w:hAnsi="Noto Sans CJK KR Regular" w:cs="굴림"/>
                <w:color w:val="000000"/>
                <w:sz w:val="18"/>
                <w:szCs w:val="18"/>
                <w:shd w:val="clear" w:color="auto" w:fill="FFFFFF"/>
              </w:rPr>
              <w:t xml:space="preserve">성명 </w:t>
            </w:r>
            <w:r w:rsidRPr="00124595">
              <w:rPr>
                <w:rFonts w:ascii="Noto Sans CJK KR Regular" w:eastAsia="Noto Sans CJK KR Regular" w:hAnsi="Noto Sans CJK KR Regular" w:cs="함초롬바탕"/>
                <w:color w:val="000000"/>
                <w:sz w:val="18"/>
                <w:szCs w:val="18"/>
                <w:shd w:val="clear" w:color="auto" w:fill="FFFFFF"/>
              </w:rPr>
              <w:t>:</w:t>
            </w:r>
            <w:proofErr w:type="gramEnd"/>
            <w:r w:rsidRPr="00124595">
              <w:rPr>
                <w:rFonts w:ascii="Noto Sans CJK KR Regular" w:eastAsia="Noto Sans CJK KR Regular" w:hAnsi="Noto Sans CJK KR Regular" w:cs="함초롬바탕"/>
                <w:color w:val="000000"/>
                <w:sz w:val="18"/>
                <w:szCs w:val="18"/>
                <w:shd w:val="clear" w:color="auto" w:fill="FFFFFF"/>
              </w:rPr>
              <w:t xml:space="preserve"> 정  </w:t>
            </w:r>
            <w:r w:rsidRPr="00124595">
              <w:rPr>
                <w:rFonts w:ascii="Noto Sans CJK KR Regular" w:eastAsia="Noto Sans CJK KR Regular" w:hAnsi="Noto Sans CJK KR Regular" w:cs="함초롬바탕" w:hint="eastAsia"/>
                <w:color w:val="000000"/>
                <w:sz w:val="18"/>
                <w:szCs w:val="18"/>
                <w:shd w:val="clear" w:color="auto" w:fill="FFFFFF"/>
              </w:rPr>
              <w:t>보</w:t>
            </w:r>
            <w:r w:rsidRPr="00124595">
              <w:rPr>
                <w:rFonts w:ascii="Noto Sans CJK KR Regular" w:eastAsia="Noto Sans CJK KR Regular" w:hAnsi="Noto Sans CJK KR Regular" w:cs="함초롬바탕"/>
                <w:color w:val="000000"/>
                <w:sz w:val="18"/>
                <w:szCs w:val="18"/>
                <w:shd w:val="clear" w:color="auto" w:fill="FFFFFF"/>
              </w:rPr>
              <w:t xml:space="preserve">   </w:t>
            </w:r>
            <w:r w:rsidRPr="00124595">
              <w:rPr>
                <w:rFonts w:ascii="Noto Sans CJK KR Regular" w:eastAsia="Noto Sans CJK KR Regular" w:hAnsi="Noto Sans CJK KR Regular" w:cs="함초롬바탕" w:hint="eastAsia"/>
                <w:color w:val="000000"/>
                <w:sz w:val="18"/>
                <w:szCs w:val="18"/>
                <w:shd w:val="clear" w:color="auto" w:fill="FFFFFF"/>
              </w:rPr>
              <w:t>은</w:t>
            </w:r>
            <w:r w:rsidRPr="00124595">
              <w:rPr>
                <w:rFonts w:ascii="Noto Sans CJK KR Regular" w:eastAsia="Noto Sans CJK KR Regular" w:hAnsi="Noto Sans CJK KR Regular" w:cs="함초롬바탕"/>
                <w:color w:val="000000"/>
                <w:sz w:val="18"/>
                <w:szCs w:val="18"/>
                <w:shd w:val="clear" w:color="auto" w:fill="FFFFFF"/>
              </w:rPr>
              <w:t xml:space="preserve">   (</w:t>
            </w:r>
            <w:r w:rsidRPr="00124595">
              <w:rPr>
                <w:rFonts w:ascii="Noto Sans CJK KR Regular" w:eastAsia="Noto Sans CJK KR Regular" w:hAnsi="Noto Sans CJK KR Regular" w:cs="굴림"/>
                <w:color w:val="000000"/>
                <w:sz w:val="18"/>
                <w:szCs w:val="18"/>
                <w:shd w:val="clear" w:color="auto" w:fill="FFFFFF"/>
              </w:rPr>
              <w:t>인</w:t>
            </w:r>
            <w:r w:rsidRPr="00124595">
              <w:rPr>
                <w:rFonts w:ascii="Noto Sans CJK KR Regular" w:eastAsia="Noto Sans CJK KR Regular" w:hAnsi="Noto Sans CJK KR Regular" w:cs="함초롬바탕"/>
                <w:color w:val="000000"/>
                <w:sz w:val="18"/>
                <w:szCs w:val="18"/>
                <w:shd w:val="clear" w:color="auto" w:fill="FFFFFF"/>
              </w:rPr>
              <w:t xml:space="preserve">) </w:t>
            </w:r>
          </w:p>
        </w:tc>
        <w:tc>
          <w:tcPr>
            <w:tcW w:w="4096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ABFD010" w14:textId="77777777" w:rsidR="003908E0" w:rsidRPr="00124595" w:rsidRDefault="003908E0" w:rsidP="00003CF3">
            <w:pPr>
              <w:shd w:val="clear" w:color="auto" w:fill="FFFFFF"/>
              <w:snapToGrid w:val="0"/>
              <w:spacing w:line="384" w:lineRule="auto"/>
              <w:textAlignment w:val="baseline"/>
              <w:rPr>
                <w:rFonts w:ascii="Noto Sans CJK KR Regular" w:eastAsia="Noto Sans CJK KR Regular" w:hAnsi="Noto Sans CJK KR Regular" w:cs="굴림"/>
                <w:color w:val="000000"/>
                <w:sz w:val="18"/>
                <w:szCs w:val="18"/>
              </w:rPr>
            </w:pPr>
            <w:r w:rsidRPr="00124595">
              <w:rPr>
                <w:rFonts w:ascii="Noto Sans CJK KR Regular" w:eastAsia="Noto Sans CJK KR Regular" w:hAnsi="Noto Sans CJK KR Regular" w:cs="굴림"/>
                <w:color w:val="000000"/>
                <w:sz w:val="18"/>
                <w:szCs w:val="18"/>
                <w:shd w:val="clear" w:color="auto" w:fill="FFFFFF"/>
              </w:rPr>
              <w:t>수탁자</w:t>
            </w:r>
          </w:p>
          <w:p w14:paraId="6C6B195F" w14:textId="72D072B9" w:rsidR="006978AF" w:rsidRDefault="00B34F83" w:rsidP="004A2FF8">
            <w:pPr>
              <w:shd w:val="clear" w:color="auto" w:fill="FFFFFF"/>
              <w:snapToGrid w:val="0"/>
              <w:spacing w:line="384" w:lineRule="auto"/>
              <w:textAlignment w:val="baseline"/>
              <w:rPr>
                <w:rFonts w:ascii="Noto Sans CJK KR Regular" w:eastAsia="Noto Sans CJK KR Regular" w:hAnsi="Noto Sans CJK KR Regular"/>
                <w:sz w:val="18"/>
                <w:szCs w:val="18"/>
              </w:rPr>
            </w:pPr>
            <w:r w:rsidRPr="00124595">
              <w:rPr>
                <w:rFonts w:ascii="Noto Sans CJK KR Regular" w:eastAsia="Noto Sans CJK KR Regular" w:hAnsi="Noto Sans CJK KR Regular" w:cs="굴림"/>
                <w:color w:val="000000"/>
                <w:sz w:val="18"/>
                <w:szCs w:val="18"/>
                <w:shd w:val="clear" w:color="auto" w:fill="FFFFFF"/>
              </w:rPr>
              <w:t xml:space="preserve">주 </w:t>
            </w:r>
            <w:proofErr w:type="gramStart"/>
            <w:r w:rsidRPr="00124595">
              <w:rPr>
                <w:rFonts w:ascii="Noto Sans CJK KR Regular" w:eastAsia="Noto Sans CJK KR Regular" w:hAnsi="Noto Sans CJK KR Regular" w:cs="굴림"/>
                <w:color w:val="000000"/>
                <w:sz w:val="18"/>
                <w:szCs w:val="18"/>
                <w:shd w:val="clear" w:color="auto" w:fill="FFFFFF"/>
              </w:rPr>
              <w:t xml:space="preserve">소 </w:t>
            </w:r>
            <w:r w:rsidRPr="004A2FF8">
              <w:rPr>
                <w:rFonts w:ascii="Noto Sans CJK KR Regular" w:eastAsia="Noto Sans CJK KR Regular" w:hAnsi="Noto Sans CJK KR Regular" w:cs="굴림"/>
                <w:color w:val="000000"/>
                <w:sz w:val="18"/>
                <w:szCs w:val="18"/>
                <w:shd w:val="clear" w:color="auto" w:fill="FFFFFF"/>
              </w:rPr>
              <w:t>:</w:t>
            </w:r>
            <w:proofErr w:type="gramEnd"/>
            <w:r w:rsidRPr="004A2FF8">
              <w:rPr>
                <w:rFonts w:ascii="Noto Sans CJK KR Regular" w:eastAsia="Noto Sans CJK KR Regular" w:hAnsi="Noto Sans CJK KR Regular" w:cs="굴림"/>
                <w:color w:val="000000"/>
                <w:sz w:val="18"/>
                <w:szCs w:val="18"/>
                <w:shd w:val="clear" w:color="auto" w:fill="FFFFFF"/>
              </w:rPr>
              <w:t xml:space="preserve"> </w:t>
            </w:r>
            <w:r w:rsidR="00006DEB" w:rsidRPr="00006DEB">
              <w:rPr>
                <w:rFonts w:ascii="Noto Sans CJK KR Regular" w:eastAsia="Noto Sans CJK KR Regular" w:hAnsi="Noto Sans CJK KR Regular" w:cs="굴림" w:hint="eastAsia"/>
                <w:color w:val="000000"/>
                <w:sz w:val="18"/>
                <w:szCs w:val="18"/>
                <w:shd w:val="clear" w:color="auto" w:fill="FFFFFF"/>
              </w:rPr>
              <w:t xml:space="preserve">서울시 </w:t>
            </w:r>
            <w:r w:rsidR="0045137B">
              <w:rPr>
                <w:rFonts w:ascii="Noto Sans CJK KR Regular" w:eastAsia="Noto Sans CJK KR Regular" w:hAnsi="Noto Sans CJK KR Regular" w:cs="굴림" w:hint="eastAsia"/>
                <w:color w:val="000000"/>
                <w:sz w:val="18"/>
                <w:szCs w:val="18"/>
                <w:shd w:val="clear" w:color="auto" w:fill="FFFFFF"/>
              </w:rPr>
              <w:t xml:space="preserve">송파구 </w:t>
            </w:r>
            <w:proofErr w:type="spellStart"/>
            <w:r w:rsidR="0045137B">
              <w:rPr>
                <w:rFonts w:ascii="Noto Sans CJK KR Regular" w:eastAsia="Noto Sans CJK KR Regular" w:hAnsi="Noto Sans CJK KR Regular" w:cs="굴림" w:hint="eastAsia"/>
                <w:color w:val="000000"/>
                <w:sz w:val="18"/>
                <w:szCs w:val="18"/>
                <w:shd w:val="clear" w:color="auto" w:fill="FFFFFF"/>
              </w:rPr>
              <w:t>오금로</w:t>
            </w:r>
            <w:proofErr w:type="spellEnd"/>
            <w:r w:rsidR="0045137B">
              <w:rPr>
                <w:rFonts w:ascii="Noto Sans CJK KR Regular" w:eastAsia="Noto Sans CJK KR Regular" w:hAnsi="Noto Sans CJK KR Regular" w:cs="굴림" w:hint="eastAsia"/>
                <w:color w:val="000000"/>
                <w:sz w:val="18"/>
                <w:szCs w:val="18"/>
                <w:shd w:val="clear" w:color="auto" w:fill="FFFFFF"/>
              </w:rPr>
              <w:t xml:space="preserve"> 310</w:t>
            </w:r>
          </w:p>
          <w:p w14:paraId="715C58E1" w14:textId="6AEDB004" w:rsidR="00B34F83" w:rsidRPr="004A2FF8" w:rsidRDefault="00B34F83" w:rsidP="00B40AAD">
            <w:pPr>
              <w:shd w:val="clear" w:color="auto" w:fill="FFFFFF"/>
              <w:snapToGrid w:val="0"/>
              <w:spacing w:line="384" w:lineRule="auto"/>
              <w:ind w:left="1080" w:hangingChars="600" w:hanging="1080"/>
              <w:textAlignment w:val="baseline"/>
              <w:rPr>
                <w:rFonts w:ascii="Noto Sans CJK KR Regular" w:eastAsia="Noto Sans CJK KR Regular" w:hAnsi="Noto Sans CJK KR Regular" w:cs="굴림"/>
                <w:color w:val="000000"/>
                <w:sz w:val="18"/>
                <w:szCs w:val="18"/>
                <w:shd w:val="clear" w:color="auto" w:fill="FFFFFF"/>
              </w:rPr>
            </w:pPr>
            <w:r w:rsidRPr="00124595">
              <w:rPr>
                <w:rFonts w:ascii="Noto Sans CJK KR Regular" w:eastAsia="Noto Sans CJK KR Regular" w:hAnsi="Noto Sans CJK KR Regular" w:cs="굴림"/>
                <w:color w:val="000000"/>
                <w:sz w:val="18"/>
                <w:szCs w:val="18"/>
                <w:shd w:val="clear" w:color="auto" w:fill="FFFFFF"/>
              </w:rPr>
              <w:t>기관</w:t>
            </w:r>
            <w:r w:rsidRPr="004A2FF8">
              <w:rPr>
                <w:rFonts w:ascii="Noto Sans CJK KR Regular" w:eastAsia="Noto Sans CJK KR Regular" w:hAnsi="Noto Sans CJK KR Regular" w:cs="굴림"/>
                <w:color w:val="000000"/>
                <w:sz w:val="18"/>
                <w:szCs w:val="18"/>
                <w:shd w:val="clear" w:color="auto" w:fill="FFFFFF"/>
              </w:rPr>
              <w:t>(</w:t>
            </w:r>
            <w:r w:rsidRPr="00124595">
              <w:rPr>
                <w:rFonts w:ascii="Noto Sans CJK KR Regular" w:eastAsia="Noto Sans CJK KR Regular" w:hAnsi="Noto Sans CJK KR Regular" w:cs="굴림"/>
                <w:color w:val="000000"/>
                <w:sz w:val="18"/>
                <w:szCs w:val="18"/>
                <w:shd w:val="clear" w:color="auto" w:fill="FFFFFF"/>
              </w:rPr>
              <w:t>회사</w:t>
            </w:r>
            <w:r w:rsidRPr="004A2FF8">
              <w:rPr>
                <w:rFonts w:ascii="Noto Sans CJK KR Regular" w:eastAsia="Noto Sans CJK KR Regular" w:hAnsi="Noto Sans CJK KR Regular" w:cs="굴림"/>
                <w:color w:val="000000"/>
                <w:sz w:val="18"/>
                <w:szCs w:val="18"/>
                <w:shd w:val="clear" w:color="auto" w:fill="FFFFFF"/>
              </w:rPr>
              <w:t>)</w:t>
            </w:r>
            <w:proofErr w:type="gramStart"/>
            <w:r w:rsidRPr="00124595">
              <w:rPr>
                <w:rFonts w:ascii="Noto Sans CJK KR Regular" w:eastAsia="Noto Sans CJK KR Regular" w:hAnsi="Noto Sans CJK KR Regular" w:cs="굴림"/>
                <w:color w:val="000000"/>
                <w:sz w:val="18"/>
                <w:szCs w:val="18"/>
                <w:shd w:val="clear" w:color="auto" w:fill="FFFFFF"/>
              </w:rPr>
              <w:t xml:space="preserve">명 </w:t>
            </w:r>
            <w:r w:rsidRPr="004A2FF8">
              <w:rPr>
                <w:rFonts w:ascii="Noto Sans CJK KR Regular" w:eastAsia="Noto Sans CJK KR Regular" w:hAnsi="Noto Sans CJK KR Regular" w:cs="굴림"/>
                <w:color w:val="000000"/>
                <w:sz w:val="18"/>
                <w:szCs w:val="18"/>
                <w:shd w:val="clear" w:color="auto" w:fill="FFFFFF"/>
              </w:rPr>
              <w:t>:</w:t>
            </w:r>
            <w:proofErr w:type="gramEnd"/>
            <w:r w:rsidR="006978AF">
              <w:rPr>
                <w:rFonts w:ascii="Noto Sans CJK KR Regular" w:eastAsia="Noto Sans CJK KR Regular" w:hAnsi="Noto Sans CJK KR Regular" w:cs="굴림" w:hint="eastAsia"/>
                <w:color w:val="000000"/>
                <w:sz w:val="18"/>
                <w:szCs w:val="18"/>
                <w:shd w:val="clear" w:color="auto" w:fill="FFFFFF"/>
              </w:rPr>
              <w:t xml:space="preserve"> </w:t>
            </w:r>
            <w:proofErr w:type="spellStart"/>
            <w:r w:rsidR="0045137B">
              <w:rPr>
                <w:rFonts w:ascii="Noto Sans CJK KR Regular" w:eastAsia="Noto Sans CJK KR Regular" w:hAnsi="Noto Sans CJK KR Regular" w:cs="굴림" w:hint="eastAsia"/>
                <w:color w:val="000000"/>
                <w:sz w:val="18"/>
                <w:szCs w:val="18"/>
                <w:shd w:val="clear" w:color="auto" w:fill="FFFFFF"/>
              </w:rPr>
              <w:t>퍼시스</w:t>
            </w:r>
            <w:proofErr w:type="spellEnd"/>
            <w:r w:rsidR="0045137B">
              <w:rPr>
                <w:rFonts w:ascii="Noto Sans CJK KR Regular" w:eastAsia="Noto Sans CJK KR Regular" w:hAnsi="Noto Sans CJK KR Regular" w:cs="굴림" w:hint="eastAsia"/>
                <w:color w:val="000000"/>
                <w:sz w:val="18"/>
                <w:szCs w:val="18"/>
                <w:shd w:val="clear" w:color="auto" w:fill="FFFFFF"/>
              </w:rPr>
              <w:t xml:space="preserve"> </w:t>
            </w:r>
            <w:proofErr w:type="spellStart"/>
            <w:r w:rsidR="0045137B">
              <w:rPr>
                <w:rFonts w:ascii="Noto Sans CJK KR Regular" w:eastAsia="Noto Sans CJK KR Regular" w:hAnsi="Noto Sans CJK KR Regular" w:cs="굴림" w:hint="eastAsia"/>
                <w:color w:val="000000"/>
                <w:sz w:val="18"/>
                <w:szCs w:val="18"/>
                <w:shd w:val="clear" w:color="auto" w:fill="FFFFFF"/>
              </w:rPr>
              <w:t>장혜정</w:t>
            </w:r>
            <w:proofErr w:type="spellEnd"/>
            <w:r w:rsidR="0045137B">
              <w:rPr>
                <w:rFonts w:ascii="Noto Sans CJK KR Regular" w:eastAsia="Noto Sans CJK KR Regular" w:hAnsi="Noto Sans CJK KR Regular" w:cs="굴림" w:hint="eastAsia"/>
                <w:color w:val="000000"/>
                <w:sz w:val="18"/>
                <w:szCs w:val="18"/>
                <w:shd w:val="clear" w:color="auto" w:fill="FFFFFF"/>
              </w:rPr>
              <w:t xml:space="preserve"> </w:t>
            </w:r>
            <w:proofErr w:type="spellStart"/>
            <w:r w:rsidR="0045137B">
              <w:rPr>
                <w:rFonts w:ascii="Noto Sans CJK KR Regular" w:eastAsia="Noto Sans CJK KR Regular" w:hAnsi="Noto Sans CJK KR Regular" w:cs="굴림" w:hint="eastAsia"/>
                <w:color w:val="000000"/>
                <w:sz w:val="18"/>
                <w:szCs w:val="18"/>
                <w:shd w:val="clear" w:color="auto" w:fill="FFFFFF"/>
              </w:rPr>
              <w:t>오피스컨설턴트</w:t>
            </w:r>
            <w:proofErr w:type="spellEnd"/>
            <w:r w:rsidR="0045137B">
              <w:rPr>
                <w:rFonts w:ascii="Noto Sans CJK KR Regular" w:eastAsia="Noto Sans CJK KR Regular" w:hAnsi="Noto Sans CJK KR Regular" w:cs="굴림"/>
                <w:color w:val="000000"/>
                <w:sz w:val="18"/>
                <w:szCs w:val="18"/>
                <w:shd w:val="clear" w:color="auto" w:fill="FFFFFF"/>
              </w:rPr>
              <w:br/>
            </w:r>
            <w:r w:rsidR="0045137B" w:rsidRPr="004A2FF8">
              <w:rPr>
                <w:rFonts w:ascii="Noto Sans CJK KR Regular" w:eastAsia="Noto Sans CJK KR Regular" w:hAnsi="Noto Sans CJK KR Regular" w:cs="굴림"/>
                <w:color w:val="000000"/>
                <w:sz w:val="18"/>
                <w:szCs w:val="18"/>
                <w:shd w:val="clear" w:color="auto" w:fill="FFFFFF"/>
              </w:rPr>
              <w:t xml:space="preserve"> </w:t>
            </w:r>
            <w:r w:rsidRPr="004A2FF8">
              <w:rPr>
                <w:rFonts w:ascii="Noto Sans CJK KR Regular" w:eastAsia="Noto Sans CJK KR Regular" w:hAnsi="Noto Sans CJK KR Regular" w:cs="굴림"/>
                <w:color w:val="000000"/>
                <w:sz w:val="18"/>
                <w:szCs w:val="18"/>
                <w:shd w:val="clear" w:color="auto" w:fill="FFFFFF"/>
              </w:rPr>
              <w:t>(</w:t>
            </w:r>
            <w:r w:rsidR="0045137B">
              <w:rPr>
                <w:rFonts w:ascii="Noto Sans CJK KR Regular" w:eastAsia="Noto Sans CJK KR Regular" w:hAnsi="Noto Sans CJK KR Regular" w:hint="eastAsia"/>
                <w:sz w:val="18"/>
                <w:szCs w:val="18"/>
              </w:rPr>
              <w:t>101</w:t>
            </w:r>
            <w:r w:rsidR="0045137B" w:rsidRPr="007E40B6">
              <w:rPr>
                <w:rFonts w:ascii="Noto Sans CJK KR Regular" w:eastAsia="Noto Sans CJK KR Regular" w:hAnsi="Noto Sans CJK KR Regular" w:cs="굴림"/>
                <w:sz w:val="18"/>
                <w:szCs w:val="18"/>
                <w:shd w:val="clear" w:color="auto" w:fill="FFFFFF"/>
              </w:rPr>
              <w:t>-</w:t>
            </w:r>
            <w:r w:rsidR="0045137B">
              <w:rPr>
                <w:rFonts w:ascii="Noto Sans CJK KR Regular" w:eastAsia="Noto Sans CJK KR Regular" w:hAnsi="Noto Sans CJK KR Regular" w:cs="굴림" w:hint="eastAsia"/>
                <w:sz w:val="18"/>
                <w:szCs w:val="18"/>
                <w:shd w:val="clear" w:color="auto" w:fill="FFFFFF"/>
              </w:rPr>
              <w:t>11</w:t>
            </w:r>
            <w:r w:rsidR="0045137B" w:rsidRPr="007E40B6">
              <w:rPr>
                <w:rFonts w:ascii="Noto Sans CJK KR Regular" w:eastAsia="Noto Sans CJK KR Regular" w:hAnsi="Noto Sans CJK KR Regular" w:cs="굴림"/>
                <w:sz w:val="18"/>
                <w:szCs w:val="18"/>
                <w:shd w:val="clear" w:color="auto" w:fill="FFFFFF"/>
              </w:rPr>
              <w:t>-</w:t>
            </w:r>
            <w:r w:rsidR="0045137B">
              <w:rPr>
                <w:rFonts w:ascii="Noto Sans CJK KR Regular" w:eastAsia="Noto Sans CJK KR Regular" w:hAnsi="Noto Sans CJK KR Regular" w:cs="굴림" w:hint="eastAsia"/>
                <w:sz w:val="18"/>
                <w:szCs w:val="18"/>
                <w:shd w:val="clear" w:color="auto" w:fill="FFFFFF"/>
              </w:rPr>
              <w:t>97537</w:t>
            </w:r>
            <w:r w:rsidRPr="004A2FF8">
              <w:rPr>
                <w:rFonts w:ascii="Noto Sans CJK KR Regular" w:eastAsia="Noto Sans CJK KR Regular" w:hAnsi="Noto Sans CJK KR Regular" w:cs="굴림"/>
                <w:color w:val="000000"/>
                <w:sz w:val="18"/>
                <w:szCs w:val="18"/>
                <w:shd w:val="clear" w:color="auto" w:fill="FFFFFF"/>
              </w:rPr>
              <w:t>)</w:t>
            </w:r>
          </w:p>
          <w:p w14:paraId="2B9DFD36" w14:textId="146FF55C" w:rsidR="003908E0" w:rsidRPr="00124595" w:rsidRDefault="00B34F83" w:rsidP="00B34F83">
            <w:pPr>
              <w:shd w:val="clear" w:color="auto" w:fill="FFFFFF"/>
              <w:snapToGrid w:val="0"/>
              <w:spacing w:line="384" w:lineRule="auto"/>
              <w:textAlignment w:val="baseline"/>
              <w:rPr>
                <w:rFonts w:ascii="Noto Sans CJK KR Regular" w:eastAsia="Noto Sans CJK KR Regular" w:hAnsi="Noto Sans CJK KR Regular" w:cs="굴림"/>
                <w:color w:val="000000"/>
                <w:sz w:val="18"/>
                <w:szCs w:val="18"/>
              </w:rPr>
            </w:pPr>
            <w:r w:rsidRPr="00124595">
              <w:rPr>
                <w:rFonts w:ascii="Noto Sans CJK KR Regular" w:eastAsia="Noto Sans CJK KR Regular" w:hAnsi="Noto Sans CJK KR Regular" w:cs="굴림"/>
                <w:color w:val="000000"/>
                <w:sz w:val="18"/>
                <w:szCs w:val="18"/>
                <w:shd w:val="clear" w:color="auto" w:fill="FFFFFF"/>
              </w:rPr>
              <w:t xml:space="preserve">대표자 </w:t>
            </w:r>
            <w:proofErr w:type="gramStart"/>
            <w:r w:rsidRPr="00124595">
              <w:rPr>
                <w:rFonts w:ascii="Noto Sans CJK KR Regular" w:eastAsia="Noto Sans CJK KR Regular" w:hAnsi="Noto Sans CJK KR Regular" w:cs="굴림"/>
                <w:color w:val="000000"/>
                <w:sz w:val="18"/>
                <w:szCs w:val="18"/>
                <w:shd w:val="clear" w:color="auto" w:fill="FFFFFF"/>
              </w:rPr>
              <w:t xml:space="preserve">성명 </w:t>
            </w:r>
            <w:r w:rsidRPr="004A2FF8">
              <w:rPr>
                <w:rFonts w:ascii="Noto Sans CJK KR Regular" w:eastAsia="Noto Sans CJK KR Regular" w:hAnsi="Noto Sans CJK KR Regular" w:cs="굴림"/>
                <w:color w:val="000000"/>
                <w:sz w:val="18"/>
                <w:szCs w:val="18"/>
                <w:shd w:val="clear" w:color="auto" w:fill="FFFFFF"/>
              </w:rPr>
              <w:t>:</w:t>
            </w:r>
            <w:proofErr w:type="gramEnd"/>
            <w:r w:rsidRPr="004A2FF8">
              <w:rPr>
                <w:rFonts w:ascii="Noto Sans CJK KR Regular" w:eastAsia="Noto Sans CJK KR Regular" w:hAnsi="Noto Sans CJK KR Regular" w:cs="굴림"/>
                <w:color w:val="000000"/>
                <w:sz w:val="18"/>
                <w:szCs w:val="18"/>
                <w:shd w:val="clear" w:color="auto" w:fill="FFFFFF"/>
              </w:rPr>
              <w:t xml:space="preserve"> </w:t>
            </w:r>
            <w:r w:rsidR="0045137B">
              <w:rPr>
                <w:rFonts w:ascii="Noto Sans CJK KR Regular" w:eastAsia="Noto Sans CJK KR Regular" w:hAnsi="Noto Sans CJK KR Regular" w:cs="굴림" w:hint="eastAsia"/>
                <w:color w:val="000000"/>
                <w:sz w:val="18"/>
                <w:szCs w:val="18"/>
                <w:shd w:val="clear" w:color="auto" w:fill="FFFFFF"/>
              </w:rPr>
              <w:t>장</w:t>
            </w:r>
            <w:r w:rsidR="001475DE">
              <w:rPr>
                <w:rFonts w:ascii="Noto Sans CJK KR Regular" w:eastAsia="Noto Sans CJK KR Regular" w:hAnsi="Noto Sans CJK KR Regular" w:hint="eastAsia"/>
                <w:sz w:val="18"/>
                <w:szCs w:val="18"/>
              </w:rPr>
              <w:t xml:space="preserve">  </w:t>
            </w:r>
            <w:r w:rsidR="0045137B">
              <w:rPr>
                <w:rFonts w:ascii="Noto Sans CJK KR Regular" w:eastAsia="Noto Sans CJK KR Regular" w:hAnsi="Noto Sans CJK KR Regular" w:hint="eastAsia"/>
                <w:sz w:val="18"/>
                <w:szCs w:val="18"/>
              </w:rPr>
              <w:t>혜</w:t>
            </w:r>
            <w:r w:rsidR="001475DE" w:rsidRPr="00124595">
              <w:rPr>
                <w:rFonts w:ascii="Noto Sans CJK KR Regular" w:eastAsia="Noto Sans CJK KR Regular" w:hAnsi="Noto Sans CJK KR Regular"/>
                <w:sz w:val="18"/>
                <w:szCs w:val="18"/>
              </w:rPr>
              <w:t xml:space="preserve"> </w:t>
            </w:r>
            <w:r w:rsidR="001475DE">
              <w:rPr>
                <w:rFonts w:ascii="Noto Sans CJK KR Regular" w:eastAsia="Noto Sans CJK KR Regular" w:hAnsi="Noto Sans CJK KR Regular" w:hint="eastAsia"/>
                <w:sz w:val="18"/>
                <w:szCs w:val="18"/>
              </w:rPr>
              <w:t xml:space="preserve"> </w:t>
            </w:r>
            <w:r w:rsidR="0045137B">
              <w:rPr>
                <w:rFonts w:ascii="Noto Sans CJK KR Regular" w:eastAsia="Noto Sans CJK KR Regular" w:hAnsi="Noto Sans CJK KR Regular" w:hint="eastAsia"/>
                <w:sz w:val="18"/>
                <w:szCs w:val="18"/>
              </w:rPr>
              <w:t>정</w:t>
            </w:r>
            <w:r w:rsidRPr="004A2FF8">
              <w:rPr>
                <w:rFonts w:ascii="Noto Sans CJK KR Regular" w:eastAsia="Noto Sans CJK KR Regular" w:hAnsi="Noto Sans CJK KR Regular" w:cs="굴림"/>
                <w:color w:val="000000"/>
                <w:sz w:val="18"/>
                <w:szCs w:val="18"/>
                <w:shd w:val="clear" w:color="auto" w:fill="FFFFFF"/>
              </w:rPr>
              <w:t xml:space="preserve"> (</w:t>
            </w:r>
            <w:r w:rsidRPr="00124595">
              <w:rPr>
                <w:rFonts w:ascii="Noto Sans CJK KR Regular" w:eastAsia="Noto Sans CJK KR Regular" w:hAnsi="Noto Sans CJK KR Regular" w:cs="굴림"/>
                <w:color w:val="000000"/>
                <w:sz w:val="18"/>
                <w:szCs w:val="18"/>
                <w:shd w:val="clear" w:color="auto" w:fill="FFFFFF"/>
              </w:rPr>
              <w:t>인</w:t>
            </w:r>
            <w:r w:rsidRPr="004A2FF8">
              <w:rPr>
                <w:rFonts w:ascii="Noto Sans CJK KR Regular" w:eastAsia="Noto Sans CJK KR Regular" w:hAnsi="Noto Sans CJK KR Regular" w:cs="굴림"/>
                <w:color w:val="000000"/>
                <w:sz w:val="18"/>
                <w:szCs w:val="18"/>
                <w:shd w:val="clear" w:color="auto" w:fill="FFFFFF"/>
              </w:rPr>
              <w:t>)</w:t>
            </w:r>
          </w:p>
        </w:tc>
      </w:tr>
    </w:tbl>
    <w:p w14:paraId="10708282" w14:textId="2F81D010" w:rsidR="003908E0" w:rsidRPr="00124595" w:rsidRDefault="003908E0" w:rsidP="0045137B">
      <w:pPr>
        <w:rPr>
          <w:rFonts w:ascii="Noto Sans CJK KR Regular" w:eastAsia="Noto Sans CJK KR Regular" w:hAnsi="Noto Sans CJK KR Regular" w:cs="궁서"/>
          <w:sz w:val="18"/>
          <w:szCs w:val="18"/>
        </w:rPr>
      </w:pPr>
    </w:p>
    <w:sectPr w:rsidR="003908E0" w:rsidRPr="00124595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comment w:id="5" w:author="윤현정 (Hyunjeong Yoon)" w:date="2026-02-26T10:38:00Z" w:initials="윤(Y">
    <w:p w14:paraId="4BCCECBB" w14:textId="0479D864" w:rsidR="00E436B7" w:rsidRDefault="00E436B7">
      <w:pPr>
        <w:pStyle w:val="a8"/>
      </w:pPr>
      <w:r>
        <w:rPr>
          <w:rStyle w:val="a9"/>
        </w:rPr>
        <w:annotationRef/>
      </w:r>
      <w:proofErr w:type="spellStart"/>
      <w:r>
        <w:rPr>
          <w:rFonts w:hint="eastAsia"/>
        </w:rPr>
        <w:t>공간플래닝</w:t>
      </w:r>
      <w:proofErr w:type="spellEnd"/>
      <w:r>
        <w:rPr>
          <w:rFonts w:hint="eastAsia"/>
        </w:rPr>
        <w:t xml:space="preserve"> 찾아가는 상담 서비스와 구분하기 위하여 별도의 서비스명칭을 만드실 것을 </w:t>
      </w:r>
      <w:proofErr w:type="spellStart"/>
      <w:r>
        <w:rPr>
          <w:rFonts w:hint="eastAsia"/>
        </w:rPr>
        <w:t>제안드립니다</w:t>
      </w:r>
      <w:proofErr w:type="spellEnd"/>
      <w:r>
        <w:rPr>
          <w:rFonts w:hint="eastAsia"/>
        </w:rPr>
        <w:t xml:space="preserve">. </w:t>
      </w:r>
    </w:p>
  </w:comment>
  <w:comment w:id="29" w:author="윤현정 (Hyunjeong Yoon)" w:date="2026-02-26T11:27:00Z" w:initials="윤(Y">
    <w:p w14:paraId="52A9264F" w14:textId="388DF4AC" w:rsidR="004762F0" w:rsidRDefault="004762F0">
      <w:pPr>
        <w:pStyle w:val="a8"/>
      </w:pPr>
      <w:r>
        <w:rPr>
          <w:rStyle w:val="a9"/>
        </w:rPr>
        <w:annotationRef/>
      </w:r>
      <w:r w:rsidR="003F1253">
        <w:rPr>
          <w:rFonts w:hint="eastAsia"/>
        </w:rPr>
        <w:t xml:space="preserve">다음 표준계약서의 내용 추가하실 것을 </w:t>
      </w:r>
      <w:proofErr w:type="spellStart"/>
      <w:r w:rsidR="003F1253">
        <w:rPr>
          <w:rFonts w:hint="eastAsia"/>
        </w:rPr>
        <w:t>제안드립니다</w:t>
      </w:r>
      <w:proofErr w:type="spellEnd"/>
      <w:r w:rsidR="003F1253">
        <w:rPr>
          <w:rFonts w:hint="eastAsia"/>
        </w:rPr>
        <w:t>.</w:t>
      </w:r>
    </w:p>
    <w:p w14:paraId="3E727DC1" w14:textId="77777777" w:rsidR="003F1253" w:rsidRDefault="003F1253">
      <w:pPr>
        <w:pStyle w:val="a8"/>
      </w:pPr>
    </w:p>
    <w:p w14:paraId="69031484" w14:textId="77777777" w:rsidR="003C5AA2" w:rsidRDefault="003C5AA2" w:rsidP="003C5AA2">
      <w:pPr>
        <w:pStyle w:val="21"/>
        <w:wordWrap w:val="0"/>
        <w:spacing w:before="2" w:line="295" w:lineRule="auto"/>
        <w:ind w:left="728" w:right="216" w:hanging="404"/>
        <w:jc w:val="both"/>
      </w:pPr>
      <w:r>
        <w:rPr>
          <w:rFonts w:eastAsia="휴먼명조" w:hAnsi="휴먼명조"/>
          <w:shd w:val="clear" w:color="auto" w:fill="FFFFFF"/>
        </w:rPr>
        <w:t xml:space="preserve">② </w:t>
      </w:r>
      <w:r>
        <w:rPr>
          <w:rFonts w:eastAsia="휴먼명조"/>
          <w:shd w:val="clear" w:color="auto" w:fill="FFFFFF"/>
        </w:rPr>
        <w:t xml:space="preserve">공급업자 또는 대리점이 계약기간의 만료일로부터 </w:t>
      </w:r>
      <w:r>
        <w:rPr>
          <w:rFonts w:ascii="휴먼명조" w:eastAsia="휴먼명조" w:hint="eastAsia"/>
          <w:shd w:val="clear" w:color="auto" w:fill="FFFFFF"/>
        </w:rPr>
        <w:t>60</w:t>
      </w:r>
      <w:r>
        <w:rPr>
          <w:rFonts w:eastAsia="휴먼명조"/>
          <w:shd w:val="clear" w:color="auto" w:fill="FFFFFF"/>
        </w:rPr>
        <w:t>일 전까지 서면으로 상대 방에게 계약조건의 변경이나 갱신거절 등 계약의 갱신과 관련한 별도의 의사 표시를 하지 아니하는 경우</w:t>
      </w:r>
      <w:r>
        <w:rPr>
          <w:rFonts w:ascii="휴먼명조" w:eastAsia="휴먼명조" w:hint="eastAsia"/>
          <w:shd w:val="clear" w:color="auto" w:fill="FFFFFF"/>
        </w:rPr>
        <w:t xml:space="preserve">, </w:t>
      </w:r>
      <w:r>
        <w:rPr>
          <w:rFonts w:eastAsia="휴먼명조"/>
          <w:shd w:val="clear" w:color="auto" w:fill="FFFFFF"/>
        </w:rPr>
        <w:t>이 계약은 종전과 동일한 조건으로 자동 연장되는 것으로 본다</w:t>
      </w:r>
      <w:r>
        <w:rPr>
          <w:rFonts w:ascii="휴먼명조" w:eastAsia="휴먼명조" w:hint="eastAsia"/>
          <w:shd w:val="clear" w:color="auto" w:fill="FFFFFF"/>
        </w:rPr>
        <w:t>.</w:t>
      </w:r>
    </w:p>
    <w:p w14:paraId="363708B6" w14:textId="77777777" w:rsidR="003C5AA2" w:rsidRDefault="003C5AA2" w:rsidP="003C5AA2">
      <w:pPr>
        <w:pStyle w:val="20"/>
      </w:pPr>
    </w:p>
    <w:p w14:paraId="7855F226" w14:textId="77777777" w:rsidR="003C5AA2" w:rsidRDefault="003C5AA2" w:rsidP="003C5AA2">
      <w:pPr>
        <w:pStyle w:val="21"/>
        <w:wordWrap w:val="0"/>
        <w:spacing w:before="2" w:line="295" w:lineRule="auto"/>
        <w:ind w:left="722" w:right="216" w:hanging="400"/>
        <w:jc w:val="both"/>
      </w:pPr>
      <w:r>
        <w:rPr>
          <w:rFonts w:eastAsia="휴먼명조" w:hAnsi="휴먼명조"/>
          <w:shd w:val="clear" w:color="auto" w:fill="FFFFFF"/>
        </w:rPr>
        <w:t xml:space="preserve">③ </w:t>
      </w:r>
      <w:r>
        <w:rPr>
          <w:rFonts w:eastAsia="휴먼명조"/>
          <w:shd w:val="clear" w:color="auto" w:fill="FFFFFF"/>
        </w:rPr>
        <w:t xml:space="preserve">대리점은 최초 계약기간을 포함한 전체 계약기간이 </w:t>
      </w:r>
      <w:r>
        <w:rPr>
          <w:rFonts w:ascii="휴먼명조" w:eastAsia="휴먼명조" w:hint="eastAsia"/>
          <w:shd w:val="clear" w:color="auto" w:fill="FFFFFF"/>
        </w:rPr>
        <w:t>3</w:t>
      </w:r>
      <w:r>
        <w:rPr>
          <w:rFonts w:eastAsia="휴먼명조"/>
          <w:shd w:val="clear" w:color="auto" w:fill="FFFFFF"/>
        </w:rPr>
        <w:t>년을 초과하지 않는 범위에서 공급업자에게 계약의 갱신을 요청할 수 있고</w:t>
      </w:r>
      <w:r>
        <w:rPr>
          <w:rFonts w:ascii="휴먼명조" w:eastAsia="휴먼명조" w:hint="eastAsia"/>
          <w:shd w:val="clear" w:color="auto" w:fill="FFFFFF"/>
        </w:rPr>
        <w:t xml:space="preserve">, </w:t>
      </w:r>
      <w:r>
        <w:rPr>
          <w:rFonts w:eastAsia="휴먼명조"/>
          <w:shd w:val="clear" w:color="auto" w:fill="FFFFFF"/>
        </w:rPr>
        <w:t>공급업자는 대리점에게 중대한 계약 위반 등 특별한 사정이 없는 한 대리점의 계약 갱신 요청을 수락하여야 한다</w:t>
      </w:r>
      <w:r>
        <w:rPr>
          <w:rFonts w:ascii="휴먼명조" w:eastAsia="휴먼명조" w:hint="eastAsia"/>
          <w:shd w:val="clear" w:color="auto" w:fill="FFFFFF"/>
        </w:rPr>
        <w:t>.</w:t>
      </w:r>
    </w:p>
    <w:p w14:paraId="14379950" w14:textId="77777777" w:rsidR="003C5AA2" w:rsidRDefault="003C5AA2" w:rsidP="003C5AA2">
      <w:pPr>
        <w:pStyle w:val="12"/>
      </w:pPr>
    </w:p>
    <w:p w14:paraId="34014F21" w14:textId="77777777" w:rsidR="003C5AA2" w:rsidRDefault="003C5AA2" w:rsidP="003C5AA2">
      <w:pPr>
        <w:pStyle w:val="21"/>
        <w:wordWrap w:val="0"/>
        <w:spacing w:before="2" w:line="295" w:lineRule="auto"/>
        <w:ind w:left="688" w:right="216" w:hanging="364"/>
        <w:jc w:val="both"/>
      </w:pPr>
      <w:r>
        <w:rPr>
          <w:rFonts w:eastAsia="휴먼명조" w:hAnsi="휴먼명조"/>
          <w:color w:val="0000FF"/>
          <w:shd w:val="clear" w:color="auto" w:fill="FFFFFF"/>
        </w:rPr>
        <w:t xml:space="preserve">④ </w:t>
      </w:r>
      <w:r>
        <w:rPr>
          <w:rFonts w:eastAsia="휴먼명조"/>
          <w:color w:val="0000FF"/>
          <w:shd w:val="clear" w:color="auto" w:fill="FFFFFF"/>
        </w:rPr>
        <w:t>공급업자의 요청에 따라 대리점이 인테리어 재시공을 할 경우</w:t>
      </w:r>
      <w:r>
        <w:rPr>
          <w:rFonts w:ascii="휴먼명조" w:eastAsia="휴먼명조" w:hint="eastAsia"/>
          <w:color w:val="0000FF"/>
          <w:shd w:val="clear" w:color="auto" w:fill="FFFFFF"/>
        </w:rPr>
        <w:t xml:space="preserve">, </w:t>
      </w:r>
      <w:r>
        <w:rPr>
          <w:rFonts w:eastAsia="휴먼명조"/>
          <w:color w:val="0000FF"/>
          <w:shd w:val="clear" w:color="auto" w:fill="FFFFFF"/>
        </w:rPr>
        <w:t>재시공 이후 계약기간은 대리점이 재시공을 시행하기 전에 당사자 간 합의에 의하여 다시 정하여야 한다</w:t>
      </w:r>
      <w:r>
        <w:rPr>
          <w:rFonts w:ascii="휴먼명조" w:eastAsia="휴먼명조" w:hint="eastAsia"/>
          <w:color w:val="0000FF"/>
          <w:shd w:val="clear" w:color="auto" w:fill="FFFFFF"/>
        </w:rPr>
        <w:t xml:space="preserve">. </w:t>
      </w:r>
      <w:r>
        <w:rPr>
          <w:rFonts w:eastAsia="휴먼명조"/>
          <w:color w:val="0000FF"/>
          <w:shd w:val="clear" w:color="auto" w:fill="FFFFFF"/>
        </w:rPr>
        <w:t>단</w:t>
      </w:r>
      <w:r>
        <w:rPr>
          <w:rFonts w:ascii="휴먼명조" w:eastAsia="휴먼명조" w:hint="eastAsia"/>
          <w:color w:val="0000FF"/>
          <w:shd w:val="clear" w:color="auto" w:fill="FFFFFF"/>
        </w:rPr>
        <w:t xml:space="preserve">, </w:t>
      </w:r>
      <w:r>
        <w:rPr>
          <w:rFonts w:eastAsia="휴먼명조"/>
          <w:color w:val="0000FF"/>
          <w:shd w:val="clear" w:color="auto" w:fill="FFFFFF"/>
        </w:rPr>
        <w:t>공급업자가 전액 비용을 지원하거나</w:t>
      </w:r>
      <w:r>
        <w:rPr>
          <w:rFonts w:ascii="휴먼명조" w:eastAsia="휴먼명조" w:hint="eastAsia"/>
          <w:color w:val="0000FF"/>
          <w:shd w:val="clear" w:color="auto" w:fill="FFFFFF"/>
        </w:rPr>
        <w:t xml:space="preserve">, </w:t>
      </w:r>
      <w:r>
        <w:rPr>
          <w:rFonts w:eastAsia="휴먼명조"/>
          <w:color w:val="0000FF"/>
          <w:shd w:val="clear" w:color="auto" w:fill="FFFFFF"/>
        </w:rPr>
        <w:t>간판교체 등 소규모 인테리어는 예외로 한다</w:t>
      </w:r>
      <w:r>
        <w:rPr>
          <w:rFonts w:ascii="휴먼명조" w:eastAsia="휴먼명조" w:hint="eastAsia"/>
          <w:color w:val="0000FF"/>
          <w:shd w:val="clear" w:color="auto" w:fill="FFFFFF"/>
        </w:rPr>
        <w:t xml:space="preserve">. </w:t>
      </w:r>
    </w:p>
    <w:p w14:paraId="5A7E0747" w14:textId="77777777" w:rsidR="003F1253" w:rsidRPr="003C5AA2" w:rsidRDefault="003F1253">
      <w:pPr>
        <w:pStyle w:val="a8"/>
        <w:rPr>
          <w:lang w:val="en-US"/>
        </w:rPr>
      </w:pPr>
    </w:p>
    <w:p w14:paraId="31D3315F" w14:textId="5A85CFB4" w:rsidR="003F1253" w:rsidRDefault="003F1253">
      <w:pPr>
        <w:pStyle w:val="a8"/>
      </w:pPr>
    </w:p>
  </w:comment>
  <w:comment w:id="32" w:author="윤현정 (Hyunjeong Yoon)" w:date="2026-02-26T14:05:00Z" w:initials="윤(Y">
    <w:p w14:paraId="3B7F90F0" w14:textId="6011208B" w:rsidR="003C5AA2" w:rsidRDefault="003C5AA2" w:rsidP="003C5AA2">
      <w:pPr>
        <w:pStyle w:val="21"/>
        <w:wordWrap w:val="0"/>
        <w:spacing w:before="26"/>
        <w:ind w:left="104"/>
        <w:rPr>
          <w:rFonts w:eastAsia="휴먼명조"/>
          <w:shd w:val="clear" w:color="auto" w:fill="FFFFFF"/>
        </w:rPr>
      </w:pPr>
      <w:r>
        <w:rPr>
          <w:rStyle w:val="a9"/>
        </w:rPr>
        <w:annotationRef/>
      </w:r>
      <w:r>
        <w:rPr>
          <w:rFonts w:hint="eastAsia"/>
        </w:rPr>
        <w:t xml:space="preserve">다음 표준계약서의 내용 추가하실 것을 </w:t>
      </w:r>
      <w:proofErr w:type="spellStart"/>
      <w:r>
        <w:rPr>
          <w:rFonts w:hint="eastAsia"/>
        </w:rPr>
        <w:t>제안드립니다</w:t>
      </w:r>
      <w:proofErr w:type="spellEnd"/>
      <w:r>
        <w:rPr>
          <w:rFonts w:hint="eastAsia"/>
        </w:rPr>
        <w:t>.</w:t>
      </w:r>
    </w:p>
    <w:p w14:paraId="22FFA61B" w14:textId="77777777" w:rsidR="003C5AA2" w:rsidRDefault="003C5AA2" w:rsidP="003C5AA2">
      <w:pPr>
        <w:pStyle w:val="21"/>
        <w:wordWrap w:val="0"/>
        <w:spacing w:before="26"/>
        <w:ind w:left="104"/>
        <w:rPr>
          <w:rFonts w:eastAsia="휴먼명조"/>
          <w:shd w:val="clear" w:color="auto" w:fill="FFFFFF"/>
        </w:rPr>
      </w:pPr>
    </w:p>
    <w:p w14:paraId="61B63527" w14:textId="49A6E72E" w:rsidR="003C5AA2" w:rsidRPr="003C5AA2" w:rsidRDefault="003C5AA2" w:rsidP="003C5AA2">
      <w:pPr>
        <w:pStyle w:val="21"/>
        <w:wordWrap w:val="0"/>
        <w:spacing w:before="26"/>
        <w:ind w:left="104"/>
      </w:pPr>
      <w:r w:rsidRPr="003C5AA2">
        <w:rPr>
          <w:rFonts w:eastAsia="휴먼명조"/>
          <w:shd w:val="clear" w:color="auto" w:fill="FFFFFF"/>
        </w:rPr>
        <w:t>제</w:t>
      </w:r>
      <w:r w:rsidRPr="003C5AA2">
        <w:rPr>
          <w:rFonts w:ascii="휴먼명조" w:eastAsia="휴먼명조" w:hint="eastAsia"/>
          <w:shd w:val="clear" w:color="auto" w:fill="FFFFFF"/>
        </w:rPr>
        <w:t>5</w:t>
      </w:r>
      <w:r w:rsidRPr="003C5AA2">
        <w:rPr>
          <w:rFonts w:eastAsia="휴먼명조"/>
          <w:shd w:val="clear" w:color="auto" w:fill="FFFFFF"/>
        </w:rPr>
        <w:t>조</w:t>
      </w:r>
      <w:r w:rsidRPr="003C5AA2">
        <w:rPr>
          <w:rFonts w:ascii="휴먼명조" w:eastAsia="휴먼명조" w:hint="eastAsia"/>
          <w:spacing w:val="28"/>
          <w:shd w:val="clear" w:color="auto" w:fill="FFFFFF"/>
        </w:rPr>
        <w:t xml:space="preserve"> </w:t>
      </w:r>
      <w:r w:rsidRPr="003C5AA2">
        <w:rPr>
          <w:rFonts w:ascii="휴먼명조" w:eastAsia="휴먼명조" w:hint="eastAsia"/>
          <w:shd w:val="clear" w:color="auto" w:fill="FFFFFF"/>
        </w:rPr>
        <w:t>[</w:t>
      </w:r>
      <w:r w:rsidRPr="003C5AA2">
        <w:rPr>
          <w:rFonts w:eastAsia="휴먼명조"/>
          <w:shd w:val="clear" w:color="auto" w:fill="FFFFFF"/>
        </w:rPr>
        <w:t>상품의</w:t>
      </w:r>
      <w:r w:rsidRPr="003C5AA2">
        <w:rPr>
          <w:rFonts w:ascii="휴먼명조" w:eastAsia="휴먼명조" w:hint="eastAsia"/>
          <w:spacing w:val="28"/>
          <w:shd w:val="clear" w:color="auto" w:fill="FFFFFF"/>
        </w:rPr>
        <w:t xml:space="preserve"> </w:t>
      </w:r>
      <w:r w:rsidRPr="003C5AA2">
        <w:rPr>
          <w:rFonts w:eastAsia="휴먼명조"/>
          <w:shd w:val="clear" w:color="auto" w:fill="FFFFFF"/>
        </w:rPr>
        <w:t>발주와</w:t>
      </w:r>
      <w:r w:rsidRPr="003C5AA2">
        <w:rPr>
          <w:rFonts w:ascii="휴먼명조" w:eastAsia="휴먼명조" w:hint="eastAsia"/>
          <w:spacing w:val="28"/>
          <w:shd w:val="clear" w:color="auto" w:fill="FFFFFF"/>
        </w:rPr>
        <w:t xml:space="preserve"> </w:t>
      </w:r>
      <w:r w:rsidRPr="003C5AA2">
        <w:rPr>
          <w:rFonts w:eastAsia="휴먼명조"/>
          <w:shd w:val="clear" w:color="auto" w:fill="FFFFFF"/>
        </w:rPr>
        <w:t>청구</w:t>
      </w:r>
      <w:r w:rsidRPr="003C5AA2">
        <w:rPr>
          <w:rFonts w:ascii="휴먼명조" w:eastAsia="휴먼명조" w:hint="eastAsia"/>
          <w:spacing w:val="28"/>
          <w:shd w:val="clear" w:color="auto" w:fill="FFFFFF"/>
        </w:rPr>
        <w:t xml:space="preserve"> </w:t>
      </w:r>
      <w:r w:rsidRPr="003C5AA2">
        <w:rPr>
          <w:rFonts w:eastAsia="휴먼명조"/>
          <w:shd w:val="clear" w:color="auto" w:fill="FFFFFF"/>
        </w:rPr>
        <w:t>등</w:t>
      </w:r>
      <w:r w:rsidRPr="003C5AA2">
        <w:rPr>
          <w:rFonts w:ascii="휴먼명조" w:eastAsia="휴먼명조" w:hint="eastAsia"/>
          <w:shd w:val="clear" w:color="auto" w:fill="FFFFFF"/>
        </w:rPr>
        <w:t>]</w:t>
      </w:r>
    </w:p>
    <w:p w14:paraId="2621F9AD" w14:textId="77777777" w:rsidR="003C5AA2" w:rsidRPr="003C5AA2" w:rsidRDefault="003C5AA2" w:rsidP="003C5AA2">
      <w:pPr>
        <w:widowControl w:val="0"/>
        <w:shd w:val="clear" w:color="auto" w:fill="FFFFFF"/>
        <w:wordWrap w:val="0"/>
        <w:autoSpaceDE w:val="0"/>
        <w:autoSpaceDN w:val="0"/>
        <w:spacing w:before="6" w:line="240" w:lineRule="auto"/>
        <w:textAlignment w:val="baseline"/>
        <w:rPr>
          <w:rFonts w:ascii="굴림" w:eastAsia="굴림" w:hAnsi="굴림" w:cs="굴림"/>
          <w:color w:val="000000"/>
          <w:sz w:val="29"/>
          <w:szCs w:val="29"/>
          <w:lang w:val="en-US"/>
        </w:rPr>
      </w:pPr>
    </w:p>
    <w:p w14:paraId="007439E5" w14:textId="77777777" w:rsidR="003C5AA2" w:rsidRPr="003C5AA2" w:rsidRDefault="003C5AA2" w:rsidP="003C5AA2">
      <w:pPr>
        <w:widowControl w:val="0"/>
        <w:shd w:val="clear" w:color="auto" w:fill="FFFFFF"/>
        <w:wordWrap w:val="0"/>
        <w:autoSpaceDE w:val="0"/>
        <w:autoSpaceDN w:val="0"/>
        <w:spacing w:before="2" w:line="295" w:lineRule="auto"/>
        <w:ind w:left="694" w:right="216" w:hanging="370"/>
        <w:jc w:val="both"/>
        <w:textAlignment w:val="baseline"/>
        <w:rPr>
          <w:rFonts w:ascii="굴림" w:eastAsia="굴림" w:hAnsi="굴림" w:cs="굴림"/>
          <w:color w:val="000000"/>
          <w:sz w:val="24"/>
          <w:szCs w:val="24"/>
          <w:lang w:val="en-US"/>
        </w:rPr>
      </w:pPr>
      <w:r w:rsidRPr="003C5AA2">
        <w:rPr>
          <w:rFonts w:ascii="굴림" w:eastAsia="휴먼명조" w:hAnsi="휴먼명조" w:cs="굴림"/>
          <w:color w:val="000000"/>
          <w:sz w:val="24"/>
          <w:szCs w:val="24"/>
          <w:shd w:val="clear" w:color="auto" w:fill="FFFFFF"/>
          <w:lang w:val="en-US"/>
        </w:rPr>
        <w:t xml:space="preserve">① </w:t>
      </w:r>
      <w:r w:rsidRPr="003C5AA2">
        <w:rPr>
          <w:rFonts w:ascii="굴림" w:eastAsia="휴먼명조" w:hAnsi="굴림" w:cs="굴림"/>
          <w:color w:val="000000"/>
          <w:sz w:val="24"/>
          <w:szCs w:val="24"/>
          <w:shd w:val="clear" w:color="auto" w:fill="FFFFFF"/>
          <w:lang w:val="en-US"/>
        </w:rPr>
        <w:t>공급업자와 대리점은 상품 생산 또는 구매에 필요한 기간을 고려하여 상품의 공급기일과 수량에 관하여 협의하여 발주를 진행한다</w:t>
      </w:r>
      <w:r w:rsidRPr="003C5AA2">
        <w:rPr>
          <w:rFonts w:ascii="휴먼명조" w:eastAsia="휴먼명조" w:hAnsi="굴림" w:cs="굴림" w:hint="eastAsia"/>
          <w:color w:val="000000"/>
          <w:sz w:val="24"/>
          <w:szCs w:val="24"/>
          <w:shd w:val="clear" w:color="auto" w:fill="FFFFFF"/>
          <w:lang w:val="en-US"/>
        </w:rPr>
        <w:t>.</w:t>
      </w:r>
    </w:p>
    <w:p w14:paraId="05DDA3B8" w14:textId="77777777" w:rsidR="003C5AA2" w:rsidRPr="003C5AA2" w:rsidRDefault="003C5AA2" w:rsidP="003C5AA2">
      <w:pPr>
        <w:widowControl w:val="0"/>
        <w:shd w:val="clear" w:color="auto" w:fill="FFFFFF"/>
        <w:wordWrap w:val="0"/>
        <w:autoSpaceDE w:val="0"/>
        <w:autoSpaceDN w:val="0"/>
        <w:spacing w:before="2" w:line="295" w:lineRule="auto"/>
        <w:ind w:left="670" w:right="216" w:hanging="346"/>
        <w:jc w:val="both"/>
        <w:textAlignment w:val="baseline"/>
        <w:rPr>
          <w:rFonts w:ascii="굴림" w:eastAsia="굴림" w:hAnsi="굴림" w:cs="굴림"/>
          <w:color w:val="000000"/>
          <w:sz w:val="20"/>
          <w:szCs w:val="20"/>
          <w:lang w:val="en-US"/>
        </w:rPr>
      </w:pPr>
    </w:p>
    <w:p w14:paraId="22DE6CB0" w14:textId="77777777" w:rsidR="003C5AA2" w:rsidRPr="003C5AA2" w:rsidRDefault="003C5AA2" w:rsidP="003C5AA2">
      <w:pPr>
        <w:widowControl w:val="0"/>
        <w:shd w:val="clear" w:color="auto" w:fill="FFFFFF"/>
        <w:wordWrap w:val="0"/>
        <w:autoSpaceDE w:val="0"/>
        <w:autoSpaceDN w:val="0"/>
        <w:spacing w:before="2" w:line="295" w:lineRule="auto"/>
        <w:ind w:left="718" w:right="216" w:hanging="394"/>
        <w:jc w:val="both"/>
        <w:textAlignment w:val="baseline"/>
        <w:rPr>
          <w:rFonts w:ascii="굴림" w:eastAsia="굴림" w:hAnsi="굴림" w:cs="굴림"/>
          <w:color w:val="000000"/>
          <w:sz w:val="24"/>
          <w:szCs w:val="24"/>
          <w:lang w:val="en-US"/>
        </w:rPr>
      </w:pPr>
      <w:r w:rsidRPr="003C5AA2">
        <w:rPr>
          <w:rFonts w:ascii="굴림" w:eastAsia="휴먼명조" w:hAnsi="휴먼명조" w:cs="굴림"/>
          <w:color w:val="000000"/>
          <w:sz w:val="24"/>
          <w:szCs w:val="24"/>
          <w:shd w:val="clear" w:color="auto" w:fill="FFFFFF"/>
          <w:lang w:val="en-US"/>
        </w:rPr>
        <w:t xml:space="preserve">② </w:t>
      </w:r>
      <w:r w:rsidRPr="003C5AA2">
        <w:rPr>
          <w:rFonts w:ascii="굴림" w:eastAsia="휴먼명조" w:hAnsi="굴림" w:cs="굴림"/>
          <w:color w:val="000000"/>
          <w:sz w:val="24"/>
          <w:szCs w:val="24"/>
          <w:shd w:val="clear" w:color="auto" w:fill="FFFFFF"/>
          <w:lang w:val="en-US"/>
        </w:rPr>
        <w:t xml:space="preserve">상품의 발주와 </w:t>
      </w:r>
      <w:proofErr w:type="spellStart"/>
      <w:r w:rsidRPr="003C5AA2">
        <w:rPr>
          <w:rFonts w:ascii="굴림" w:eastAsia="휴먼명조" w:hAnsi="굴림" w:cs="굴림"/>
          <w:color w:val="000000"/>
          <w:sz w:val="24"/>
          <w:szCs w:val="24"/>
          <w:shd w:val="clear" w:color="auto" w:fill="FFFFFF"/>
          <w:lang w:val="en-US"/>
        </w:rPr>
        <w:t>대금</w:t>
      </w:r>
      <w:r w:rsidRPr="003C5AA2">
        <w:rPr>
          <w:rFonts w:ascii="굴림" w:eastAsia="휴먼명조" w:hAnsi="휴먼명조" w:cs="굴림"/>
          <w:color w:val="000000"/>
          <w:sz w:val="24"/>
          <w:szCs w:val="24"/>
          <w:shd w:val="clear" w:color="auto" w:fill="FFFFFF"/>
          <w:lang w:val="en-US"/>
        </w:rPr>
        <w:t>ㆍ</w:t>
      </w:r>
      <w:r w:rsidRPr="003C5AA2">
        <w:rPr>
          <w:rFonts w:ascii="굴림" w:eastAsia="휴먼명조" w:hAnsi="굴림" w:cs="굴림"/>
          <w:color w:val="000000"/>
          <w:sz w:val="24"/>
          <w:szCs w:val="24"/>
          <w:shd w:val="clear" w:color="auto" w:fill="FFFFFF"/>
          <w:lang w:val="en-US"/>
        </w:rPr>
        <w:t>반품</w:t>
      </w:r>
      <w:proofErr w:type="spellEnd"/>
      <w:r w:rsidRPr="003C5AA2">
        <w:rPr>
          <w:rFonts w:ascii="굴림" w:eastAsia="휴먼명조" w:hAnsi="굴림" w:cs="굴림"/>
          <w:color w:val="000000"/>
          <w:sz w:val="24"/>
          <w:szCs w:val="24"/>
          <w:shd w:val="clear" w:color="auto" w:fill="FFFFFF"/>
          <w:lang w:val="en-US"/>
        </w:rPr>
        <w:t xml:space="preserve"> 청구 등은 전산시스템 등 적정한 방식을 통하여 투명하게 이루어져야 하며</w:t>
      </w:r>
      <w:r w:rsidRPr="003C5AA2">
        <w:rPr>
          <w:rFonts w:ascii="휴먼명조" w:eastAsia="휴먼명조" w:hAnsi="굴림" w:cs="굴림" w:hint="eastAsia"/>
          <w:color w:val="000000"/>
          <w:sz w:val="24"/>
          <w:szCs w:val="24"/>
          <w:shd w:val="clear" w:color="auto" w:fill="FFFFFF"/>
          <w:lang w:val="en-US"/>
        </w:rPr>
        <w:t xml:space="preserve">, </w:t>
      </w:r>
      <w:proofErr w:type="spellStart"/>
      <w:r w:rsidRPr="003C5AA2">
        <w:rPr>
          <w:rFonts w:ascii="굴림" w:eastAsia="휴먼명조" w:hAnsi="굴림" w:cs="굴림"/>
          <w:color w:val="000000"/>
          <w:sz w:val="24"/>
          <w:szCs w:val="24"/>
          <w:shd w:val="clear" w:color="auto" w:fill="FFFFFF"/>
          <w:lang w:val="en-US"/>
        </w:rPr>
        <w:t>발주</w:t>
      </w:r>
      <w:r w:rsidRPr="003C5AA2">
        <w:rPr>
          <w:rFonts w:ascii="MS Mincho" w:eastAsia="MS Mincho" w:hAnsi="MS Mincho" w:cs="MS Mincho" w:hint="eastAsia"/>
          <w:color w:val="000000"/>
          <w:sz w:val="24"/>
          <w:szCs w:val="24"/>
          <w:shd w:val="clear" w:color="auto" w:fill="FFFFFF"/>
          <w:lang w:val="en-US"/>
        </w:rPr>
        <w:t>・</w:t>
      </w:r>
      <w:r w:rsidRPr="003C5AA2">
        <w:rPr>
          <w:rFonts w:ascii="휴먼명조" w:eastAsia="휴먼명조" w:hAnsi="휴먼명조" w:cs="휴먼명조" w:hint="eastAsia"/>
          <w:color w:val="000000"/>
          <w:sz w:val="24"/>
          <w:szCs w:val="24"/>
          <w:shd w:val="clear" w:color="auto" w:fill="FFFFFF"/>
          <w:lang w:val="en-US"/>
        </w:rPr>
        <w:t>청구</w:t>
      </w:r>
      <w:proofErr w:type="spellEnd"/>
      <w:r w:rsidRPr="003C5AA2">
        <w:rPr>
          <w:rFonts w:ascii="굴림" w:eastAsia="휴먼명조" w:hAnsi="굴림" w:cs="굴림"/>
          <w:color w:val="000000"/>
          <w:sz w:val="24"/>
          <w:szCs w:val="24"/>
          <w:shd w:val="clear" w:color="auto" w:fill="FFFFFF"/>
          <w:lang w:val="en-US"/>
        </w:rPr>
        <w:t xml:space="preserve"> 내용 등과 관련하여 공급업자는 합리적 사유 없이 일방적으로 수정하거나 대리점에 대한 부당한 수정 요구를 하지 않는다</w:t>
      </w:r>
      <w:r w:rsidRPr="003C5AA2">
        <w:rPr>
          <w:rFonts w:ascii="휴먼명조" w:eastAsia="휴먼명조" w:hAnsi="굴림" w:cs="굴림" w:hint="eastAsia"/>
          <w:color w:val="000000"/>
          <w:sz w:val="24"/>
          <w:szCs w:val="24"/>
          <w:shd w:val="clear" w:color="auto" w:fill="FFFFFF"/>
          <w:lang w:val="en-US"/>
        </w:rPr>
        <w:t>.</w:t>
      </w:r>
    </w:p>
    <w:p w14:paraId="49FC6CAB" w14:textId="77777777" w:rsidR="003C5AA2" w:rsidRPr="003C5AA2" w:rsidRDefault="003C5AA2" w:rsidP="003C5AA2">
      <w:pPr>
        <w:widowControl w:val="0"/>
        <w:shd w:val="clear" w:color="auto" w:fill="FFFFFF"/>
        <w:wordWrap w:val="0"/>
        <w:autoSpaceDE w:val="0"/>
        <w:autoSpaceDN w:val="0"/>
        <w:spacing w:before="6" w:line="240" w:lineRule="auto"/>
        <w:textAlignment w:val="baseline"/>
        <w:rPr>
          <w:rFonts w:ascii="굴림" w:eastAsia="굴림" w:hAnsi="굴림" w:cs="굴림"/>
          <w:color w:val="000000"/>
          <w:sz w:val="29"/>
          <w:szCs w:val="29"/>
          <w:lang w:val="en-US"/>
        </w:rPr>
      </w:pPr>
    </w:p>
    <w:p w14:paraId="73E1B6AB" w14:textId="77777777" w:rsidR="003C5AA2" w:rsidRPr="003C5AA2" w:rsidRDefault="003C5AA2" w:rsidP="003C5AA2">
      <w:pPr>
        <w:widowControl w:val="0"/>
        <w:shd w:val="clear" w:color="auto" w:fill="FFFFFF"/>
        <w:wordWrap w:val="0"/>
        <w:autoSpaceDE w:val="0"/>
        <w:autoSpaceDN w:val="0"/>
        <w:spacing w:line="240" w:lineRule="auto"/>
        <w:ind w:left="104"/>
        <w:textAlignment w:val="baseline"/>
        <w:rPr>
          <w:rFonts w:ascii="굴림" w:eastAsia="굴림" w:hAnsi="굴림" w:cs="굴림"/>
          <w:color w:val="000000"/>
          <w:sz w:val="24"/>
          <w:szCs w:val="24"/>
          <w:lang w:val="en-US"/>
        </w:rPr>
      </w:pPr>
      <w:r w:rsidRPr="003C5AA2">
        <w:rPr>
          <w:rFonts w:ascii="굴림" w:eastAsia="휴먼명조" w:hAnsi="굴림" w:cs="굴림"/>
          <w:color w:val="000000"/>
          <w:sz w:val="24"/>
          <w:szCs w:val="24"/>
          <w:shd w:val="clear" w:color="auto" w:fill="FFFFFF"/>
          <w:lang w:val="en-US"/>
        </w:rPr>
        <w:t>제</w:t>
      </w:r>
      <w:r w:rsidRPr="003C5AA2">
        <w:rPr>
          <w:rFonts w:ascii="휴먼명조" w:eastAsia="휴먼명조" w:hAnsi="굴림" w:cs="굴림" w:hint="eastAsia"/>
          <w:color w:val="000000"/>
          <w:sz w:val="24"/>
          <w:szCs w:val="24"/>
          <w:shd w:val="clear" w:color="auto" w:fill="FFFFFF"/>
          <w:lang w:val="en-US"/>
        </w:rPr>
        <w:t>6</w:t>
      </w:r>
      <w:r w:rsidRPr="003C5AA2">
        <w:rPr>
          <w:rFonts w:ascii="굴림" w:eastAsia="휴먼명조" w:hAnsi="굴림" w:cs="굴림"/>
          <w:color w:val="000000"/>
          <w:sz w:val="24"/>
          <w:szCs w:val="24"/>
          <w:shd w:val="clear" w:color="auto" w:fill="FFFFFF"/>
          <w:lang w:val="en-US"/>
        </w:rPr>
        <w:t>조</w:t>
      </w:r>
      <w:r w:rsidRPr="003C5AA2">
        <w:rPr>
          <w:rFonts w:ascii="휴먼명조" w:eastAsia="휴먼명조" w:hAnsi="굴림" w:cs="굴림" w:hint="eastAsia"/>
          <w:color w:val="000000"/>
          <w:spacing w:val="20"/>
          <w:sz w:val="24"/>
          <w:szCs w:val="24"/>
          <w:shd w:val="clear" w:color="auto" w:fill="FFFFFF"/>
          <w:lang w:val="en-US"/>
        </w:rPr>
        <w:t xml:space="preserve"> </w:t>
      </w:r>
      <w:r w:rsidRPr="003C5AA2">
        <w:rPr>
          <w:rFonts w:ascii="휴먼명조" w:eastAsia="휴먼명조" w:hAnsi="굴림" w:cs="굴림" w:hint="eastAsia"/>
          <w:color w:val="000000"/>
          <w:sz w:val="24"/>
          <w:szCs w:val="24"/>
          <w:shd w:val="clear" w:color="auto" w:fill="FFFFFF"/>
          <w:lang w:val="en-US"/>
        </w:rPr>
        <w:t>[</w:t>
      </w:r>
      <w:r w:rsidRPr="003C5AA2">
        <w:rPr>
          <w:rFonts w:ascii="굴림" w:eastAsia="휴먼명조" w:hAnsi="굴림" w:cs="굴림"/>
          <w:color w:val="000000"/>
          <w:sz w:val="24"/>
          <w:szCs w:val="24"/>
          <w:shd w:val="clear" w:color="auto" w:fill="FFFFFF"/>
          <w:lang w:val="en-US"/>
        </w:rPr>
        <w:t>상품의</w:t>
      </w:r>
      <w:r w:rsidRPr="003C5AA2">
        <w:rPr>
          <w:rFonts w:ascii="휴먼명조" w:eastAsia="휴먼명조" w:hAnsi="굴림" w:cs="굴림" w:hint="eastAsia"/>
          <w:color w:val="000000"/>
          <w:spacing w:val="24"/>
          <w:sz w:val="24"/>
          <w:szCs w:val="24"/>
          <w:shd w:val="clear" w:color="auto" w:fill="FFFFFF"/>
          <w:lang w:val="en-US"/>
        </w:rPr>
        <w:t xml:space="preserve"> </w:t>
      </w:r>
      <w:r w:rsidRPr="003C5AA2">
        <w:rPr>
          <w:rFonts w:ascii="굴림" w:eastAsia="휴먼명조" w:hAnsi="굴림" w:cs="굴림"/>
          <w:color w:val="000000"/>
          <w:sz w:val="24"/>
          <w:szCs w:val="24"/>
          <w:shd w:val="clear" w:color="auto" w:fill="FFFFFF"/>
          <w:lang w:val="en-US"/>
        </w:rPr>
        <w:t>납품</w:t>
      </w:r>
      <w:r w:rsidRPr="003C5AA2">
        <w:rPr>
          <w:rFonts w:ascii="휴먼명조" w:eastAsia="휴먼명조" w:hAnsi="굴림" w:cs="굴림" w:hint="eastAsia"/>
          <w:color w:val="000000"/>
          <w:sz w:val="24"/>
          <w:szCs w:val="24"/>
          <w:shd w:val="clear" w:color="auto" w:fill="FFFFFF"/>
          <w:lang w:val="en-US"/>
        </w:rPr>
        <w:t>]</w:t>
      </w:r>
    </w:p>
    <w:p w14:paraId="3529BED9" w14:textId="77777777" w:rsidR="003C5AA2" w:rsidRPr="003C5AA2" w:rsidRDefault="003C5AA2" w:rsidP="003C5AA2">
      <w:pPr>
        <w:widowControl w:val="0"/>
        <w:shd w:val="clear" w:color="auto" w:fill="FFFFFF"/>
        <w:wordWrap w:val="0"/>
        <w:autoSpaceDE w:val="0"/>
        <w:autoSpaceDN w:val="0"/>
        <w:spacing w:before="6" w:line="240" w:lineRule="auto"/>
        <w:textAlignment w:val="baseline"/>
        <w:rPr>
          <w:rFonts w:ascii="굴림" w:eastAsia="굴림" w:hAnsi="굴림" w:cs="굴림"/>
          <w:color w:val="000000"/>
          <w:sz w:val="29"/>
          <w:szCs w:val="29"/>
          <w:lang w:val="en-US"/>
        </w:rPr>
      </w:pPr>
    </w:p>
    <w:p w14:paraId="1D8B6712" w14:textId="77777777" w:rsidR="003C5AA2" w:rsidRPr="003C5AA2" w:rsidRDefault="003C5AA2" w:rsidP="003C5AA2">
      <w:pPr>
        <w:widowControl w:val="0"/>
        <w:shd w:val="clear" w:color="auto" w:fill="FFFFFF"/>
        <w:wordWrap w:val="0"/>
        <w:autoSpaceDE w:val="0"/>
        <w:autoSpaceDN w:val="0"/>
        <w:spacing w:before="2" w:line="295" w:lineRule="auto"/>
        <w:ind w:left="708" w:right="216" w:hanging="384"/>
        <w:jc w:val="both"/>
        <w:textAlignment w:val="baseline"/>
        <w:rPr>
          <w:rFonts w:ascii="굴림" w:eastAsia="굴림" w:hAnsi="굴림" w:cs="굴림"/>
          <w:color w:val="000000"/>
          <w:sz w:val="24"/>
          <w:szCs w:val="24"/>
          <w:lang w:val="en-US"/>
        </w:rPr>
      </w:pPr>
      <w:r w:rsidRPr="003C5AA2">
        <w:rPr>
          <w:rFonts w:ascii="굴림" w:eastAsia="휴먼명조" w:hAnsi="휴먼명조" w:cs="굴림"/>
          <w:color w:val="000000"/>
          <w:sz w:val="24"/>
          <w:szCs w:val="24"/>
          <w:shd w:val="clear" w:color="auto" w:fill="FFFFFF"/>
          <w:lang w:val="en-US"/>
        </w:rPr>
        <w:t xml:space="preserve">① </w:t>
      </w:r>
      <w:r w:rsidRPr="003C5AA2">
        <w:rPr>
          <w:rFonts w:ascii="굴림" w:eastAsia="휴먼명조" w:hAnsi="굴림" w:cs="굴림"/>
          <w:color w:val="000000"/>
          <w:sz w:val="24"/>
          <w:szCs w:val="24"/>
          <w:shd w:val="clear" w:color="auto" w:fill="FFFFFF"/>
          <w:lang w:val="en-US"/>
        </w:rPr>
        <w:t>공급업자는 대리점이 주문한 상품을 대리점의 사업장 또는 대리점이 지정한 장소에 운송한다</w:t>
      </w:r>
      <w:r w:rsidRPr="003C5AA2">
        <w:rPr>
          <w:rFonts w:ascii="휴먼명조" w:eastAsia="휴먼명조" w:hAnsi="굴림" w:cs="굴림" w:hint="eastAsia"/>
          <w:color w:val="000000"/>
          <w:sz w:val="24"/>
          <w:szCs w:val="24"/>
          <w:shd w:val="clear" w:color="auto" w:fill="FFFFFF"/>
          <w:lang w:val="en-US"/>
        </w:rPr>
        <w:t xml:space="preserve">. </w:t>
      </w:r>
      <w:r w:rsidRPr="003C5AA2">
        <w:rPr>
          <w:rFonts w:ascii="굴림" w:eastAsia="휴먼명조" w:hAnsi="굴림" w:cs="굴림"/>
          <w:color w:val="000000"/>
          <w:sz w:val="24"/>
          <w:szCs w:val="24"/>
          <w:shd w:val="clear" w:color="auto" w:fill="FFFFFF"/>
          <w:lang w:val="en-US"/>
        </w:rPr>
        <w:t>다만</w:t>
      </w:r>
      <w:r w:rsidRPr="003C5AA2">
        <w:rPr>
          <w:rFonts w:ascii="휴먼명조" w:eastAsia="휴먼명조" w:hAnsi="굴림" w:cs="굴림" w:hint="eastAsia"/>
          <w:color w:val="000000"/>
          <w:sz w:val="24"/>
          <w:szCs w:val="24"/>
          <w:shd w:val="clear" w:color="auto" w:fill="FFFFFF"/>
          <w:lang w:val="en-US"/>
        </w:rPr>
        <w:t xml:space="preserve">, </w:t>
      </w:r>
      <w:r w:rsidRPr="003C5AA2">
        <w:rPr>
          <w:rFonts w:ascii="굴림" w:eastAsia="휴먼명조" w:hAnsi="굴림" w:cs="굴림"/>
          <w:color w:val="000000"/>
          <w:sz w:val="24"/>
          <w:szCs w:val="24"/>
          <w:shd w:val="clear" w:color="auto" w:fill="FFFFFF"/>
          <w:lang w:val="en-US"/>
        </w:rPr>
        <w:t xml:space="preserve">상품의 긴급한 수요나 영업상 필요시에는 </w:t>
      </w:r>
      <w:proofErr w:type="spellStart"/>
      <w:r w:rsidRPr="003C5AA2">
        <w:rPr>
          <w:rFonts w:ascii="굴림" w:eastAsia="휴먼명조" w:hAnsi="굴림" w:cs="굴림"/>
          <w:color w:val="000000"/>
          <w:sz w:val="24"/>
          <w:szCs w:val="24"/>
          <w:shd w:val="clear" w:color="auto" w:fill="FFFFFF"/>
          <w:lang w:val="en-US"/>
        </w:rPr>
        <w:t>납품장소</w:t>
      </w:r>
      <w:r w:rsidRPr="003C5AA2">
        <w:rPr>
          <w:rFonts w:ascii="MS Mincho" w:eastAsia="MS Mincho" w:hAnsi="MS Mincho" w:cs="MS Mincho" w:hint="eastAsia"/>
          <w:color w:val="000000"/>
          <w:sz w:val="24"/>
          <w:szCs w:val="24"/>
          <w:shd w:val="clear" w:color="auto" w:fill="FFFFFF"/>
          <w:lang w:val="en-US"/>
        </w:rPr>
        <w:t>・</w:t>
      </w:r>
      <w:r w:rsidRPr="003C5AA2">
        <w:rPr>
          <w:rFonts w:ascii="휴먼명조" w:eastAsia="휴먼명조" w:hAnsi="휴먼명조" w:cs="휴먼명조" w:hint="eastAsia"/>
          <w:color w:val="000000"/>
          <w:sz w:val="24"/>
          <w:szCs w:val="24"/>
          <w:shd w:val="clear" w:color="auto" w:fill="FFFFFF"/>
          <w:lang w:val="en-US"/>
        </w:rPr>
        <w:t>기일</w:t>
      </w:r>
      <w:r w:rsidRPr="003C5AA2">
        <w:rPr>
          <w:rFonts w:ascii="MS Mincho" w:eastAsia="MS Mincho" w:hAnsi="MS Mincho" w:cs="MS Mincho" w:hint="eastAsia"/>
          <w:color w:val="000000"/>
          <w:sz w:val="24"/>
          <w:szCs w:val="24"/>
          <w:shd w:val="clear" w:color="auto" w:fill="FFFFFF"/>
          <w:lang w:val="en-US"/>
        </w:rPr>
        <w:t>・</w:t>
      </w:r>
      <w:r w:rsidRPr="003C5AA2">
        <w:rPr>
          <w:rFonts w:ascii="휴먼명조" w:eastAsia="휴먼명조" w:hAnsi="휴먼명조" w:cs="휴먼명조" w:hint="eastAsia"/>
          <w:color w:val="000000"/>
          <w:sz w:val="24"/>
          <w:szCs w:val="24"/>
          <w:shd w:val="clear" w:color="auto" w:fill="FFFFFF"/>
          <w:lang w:val="en-US"/>
        </w:rPr>
        <w:t>배송</w:t>
      </w:r>
      <w:proofErr w:type="spellEnd"/>
      <w:r w:rsidRPr="003C5AA2">
        <w:rPr>
          <w:rFonts w:ascii="굴림" w:eastAsia="휴먼명조" w:hAnsi="굴림" w:cs="굴림"/>
          <w:color w:val="000000"/>
          <w:sz w:val="24"/>
          <w:szCs w:val="24"/>
          <w:shd w:val="clear" w:color="auto" w:fill="FFFFFF"/>
          <w:lang w:val="en-US"/>
        </w:rPr>
        <w:t xml:space="preserve"> 비용 부담 등에 관하여는 상호 합의하에 이를 변경할 수 있다</w:t>
      </w:r>
      <w:r w:rsidRPr="003C5AA2">
        <w:rPr>
          <w:rFonts w:ascii="휴먼명조" w:eastAsia="휴먼명조" w:hAnsi="굴림" w:cs="굴림" w:hint="eastAsia"/>
          <w:color w:val="000000"/>
          <w:sz w:val="24"/>
          <w:szCs w:val="24"/>
          <w:shd w:val="clear" w:color="auto" w:fill="FFFFFF"/>
          <w:lang w:val="en-US"/>
        </w:rPr>
        <w:t>.</w:t>
      </w:r>
    </w:p>
    <w:p w14:paraId="07FDE806" w14:textId="77777777" w:rsidR="003C5AA2" w:rsidRPr="003C5AA2" w:rsidRDefault="003C5AA2" w:rsidP="003C5AA2">
      <w:pPr>
        <w:widowControl w:val="0"/>
        <w:shd w:val="clear" w:color="auto" w:fill="FFFFFF"/>
        <w:wordWrap w:val="0"/>
        <w:autoSpaceDE w:val="0"/>
        <w:autoSpaceDN w:val="0"/>
        <w:spacing w:before="2" w:line="295" w:lineRule="auto"/>
        <w:ind w:left="670" w:right="216" w:hanging="346"/>
        <w:jc w:val="both"/>
        <w:textAlignment w:val="baseline"/>
        <w:rPr>
          <w:rFonts w:ascii="굴림" w:eastAsia="굴림" w:hAnsi="굴림" w:cs="굴림"/>
          <w:color w:val="000000"/>
          <w:sz w:val="20"/>
          <w:szCs w:val="20"/>
          <w:lang w:val="en-US"/>
        </w:rPr>
      </w:pPr>
    </w:p>
    <w:p w14:paraId="32BAD06C" w14:textId="77777777" w:rsidR="003C5AA2" w:rsidRPr="003C5AA2" w:rsidRDefault="003C5AA2" w:rsidP="003C5AA2">
      <w:pPr>
        <w:widowControl w:val="0"/>
        <w:shd w:val="clear" w:color="auto" w:fill="FFFFFF"/>
        <w:wordWrap w:val="0"/>
        <w:autoSpaceDE w:val="0"/>
        <w:autoSpaceDN w:val="0"/>
        <w:spacing w:before="2" w:line="295" w:lineRule="auto"/>
        <w:ind w:left="690" w:right="216" w:hanging="366"/>
        <w:jc w:val="both"/>
        <w:textAlignment w:val="baseline"/>
        <w:rPr>
          <w:rFonts w:ascii="굴림" w:eastAsia="굴림" w:hAnsi="굴림" w:cs="굴림"/>
          <w:color w:val="000000"/>
          <w:sz w:val="24"/>
          <w:szCs w:val="24"/>
          <w:lang w:val="en-US"/>
        </w:rPr>
      </w:pPr>
      <w:r w:rsidRPr="003C5AA2">
        <w:rPr>
          <w:rFonts w:ascii="굴림" w:eastAsia="휴먼명조" w:hAnsi="휴먼명조" w:cs="굴림"/>
          <w:color w:val="000000"/>
          <w:sz w:val="24"/>
          <w:szCs w:val="24"/>
          <w:shd w:val="clear" w:color="auto" w:fill="FFFFFF"/>
          <w:lang w:val="en-US"/>
        </w:rPr>
        <w:t xml:space="preserve">② </w:t>
      </w:r>
      <w:r w:rsidRPr="003C5AA2">
        <w:rPr>
          <w:rFonts w:ascii="굴림" w:eastAsia="휴먼명조" w:hAnsi="굴림" w:cs="굴림"/>
          <w:color w:val="000000"/>
          <w:sz w:val="24"/>
          <w:szCs w:val="24"/>
          <w:shd w:val="clear" w:color="auto" w:fill="FFFFFF"/>
          <w:lang w:val="en-US"/>
        </w:rPr>
        <w:t xml:space="preserve">공급업자가 대리점에게 납품하는 상품의 </w:t>
      </w:r>
      <w:proofErr w:type="spellStart"/>
      <w:r w:rsidRPr="003C5AA2">
        <w:rPr>
          <w:rFonts w:ascii="굴림" w:eastAsia="휴먼명조" w:hAnsi="굴림" w:cs="굴림"/>
          <w:color w:val="000000"/>
          <w:sz w:val="24"/>
          <w:szCs w:val="24"/>
          <w:shd w:val="clear" w:color="auto" w:fill="FFFFFF"/>
          <w:lang w:val="en-US"/>
        </w:rPr>
        <w:t>종류</w:t>
      </w:r>
      <w:r w:rsidRPr="003C5AA2">
        <w:rPr>
          <w:rFonts w:ascii="MS Mincho" w:eastAsia="MS Mincho" w:hAnsi="MS Mincho" w:cs="MS Mincho" w:hint="eastAsia"/>
          <w:color w:val="000000"/>
          <w:sz w:val="24"/>
          <w:szCs w:val="24"/>
          <w:shd w:val="clear" w:color="auto" w:fill="FFFFFF"/>
          <w:lang w:val="en-US"/>
        </w:rPr>
        <w:t>・</w:t>
      </w:r>
      <w:r w:rsidRPr="003C5AA2">
        <w:rPr>
          <w:rFonts w:ascii="휴먼명조" w:eastAsia="휴먼명조" w:hAnsi="휴먼명조" w:cs="휴먼명조" w:hint="eastAsia"/>
          <w:color w:val="000000"/>
          <w:sz w:val="24"/>
          <w:szCs w:val="24"/>
          <w:shd w:val="clear" w:color="auto" w:fill="FFFFFF"/>
          <w:lang w:val="en-US"/>
        </w:rPr>
        <w:t>수량</w:t>
      </w:r>
      <w:r w:rsidRPr="003C5AA2">
        <w:rPr>
          <w:rFonts w:ascii="MS Mincho" w:eastAsia="MS Mincho" w:hAnsi="MS Mincho" w:cs="MS Mincho" w:hint="eastAsia"/>
          <w:color w:val="000000"/>
          <w:sz w:val="24"/>
          <w:szCs w:val="24"/>
          <w:shd w:val="clear" w:color="auto" w:fill="FFFFFF"/>
          <w:lang w:val="en-US"/>
        </w:rPr>
        <w:t>・</w:t>
      </w:r>
      <w:r w:rsidRPr="003C5AA2">
        <w:rPr>
          <w:rFonts w:ascii="휴먼명조" w:eastAsia="휴먼명조" w:hAnsi="휴먼명조" w:cs="휴먼명조" w:hint="eastAsia"/>
          <w:color w:val="000000"/>
          <w:sz w:val="24"/>
          <w:szCs w:val="24"/>
          <w:shd w:val="clear" w:color="auto" w:fill="FFFFFF"/>
          <w:lang w:val="en-US"/>
        </w:rPr>
        <w:t>가격</w:t>
      </w:r>
      <w:r w:rsidRPr="003C5AA2">
        <w:rPr>
          <w:rFonts w:ascii="MS Mincho" w:eastAsia="MS Mincho" w:hAnsi="MS Mincho" w:cs="MS Mincho" w:hint="eastAsia"/>
          <w:color w:val="000000"/>
          <w:sz w:val="24"/>
          <w:szCs w:val="24"/>
          <w:shd w:val="clear" w:color="auto" w:fill="FFFFFF"/>
          <w:lang w:val="en-US"/>
        </w:rPr>
        <w:t>・</w:t>
      </w:r>
      <w:r w:rsidRPr="003C5AA2">
        <w:rPr>
          <w:rFonts w:ascii="휴먼명조" w:eastAsia="휴먼명조" w:hAnsi="휴먼명조" w:cs="휴먼명조" w:hint="eastAsia"/>
          <w:color w:val="000000"/>
          <w:sz w:val="24"/>
          <w:szCs w:val="24"/>
          <w:shd w:val="clear" w:color="auto" w:fill="FFFFFF"/>
          <w:lang w:val="en-US"/>
        </w:rPr>
        <w:t>납품기일은</w:t>
      </w:r>
      <w:proofErr w:type="spellEnd"/>
      <w:r w:rsidRPr="003C5AA2">
        <w:rPr>
          <w:rFonts w:ascii="굴림" w:eastAsia="휴먼명조" w:hAnsi="굴림" w:cs="굴림"/>
          <w:color w:val="000000"/>
          <w:sz w:val="24"/>
          <w:szCs w:val="24"/>
          <w:shd w:val="clear" w:color="auto" w:fill="FFFFFF"/>
          <w:lang w:val="en-US"/>
        </w:rPr>
        <w:t xml:space="preserve"> </w:t>
      </w:r>
      <w:r w:rsidRPr="003C5AA2">
        <w:rPr>
          <w:rFonts w:ascii="휴먼명조" w:eastAsia="휴먼명조" w:hAnsi="굴림" w:cs="굴림" w:hint="eastAsia"/>
          <w:color w:val="000000"/>
          <w:sz w:val="24"/>
          <w:szCs w:val="24"/>
          <w:shd w:val="clear" w:color="auto" w:fill="FFFFFF"/>
          <w:lang w:val="en-US"/>
        </w:rPr>
        <w:t>[</w:t>
      </w:r>
      <w:r w:rsidRPr="003C5AA2">
        <w:rPr>
          <w:rFonts w:ascii="굴림" w:eastAsia="휴먼명조" w:hAnsi="굴림" w:cs="굴림"/>
          <w:color w:val="000000"/>
          <w:sz w:val="24"/>
          <w:szCs w:val="24"/>
          <w:shd w:val="clear" w:color="auto" w:fill="FFFFFF"/>
          <w:lang w:val="en-US"/>
        </w:rPr>
        <w:t>별지</w:t>
      </w:r>
      <w:r w:rsidRPr="003C5AA2">
        <w:rPr>
          <w:rFonts w:ascii="휴먼명조" w:eastAsia="휴먼명조" w:hAnsi="굴림" w:cs="굴림" w:hint="eastAsia"/>
          <w:color w:val="000000"/>
          <w:sz w:val="24"/>
          <w:szCs w:val="24"/>
          <w:shd w:val="clear" w:color="auto" w:fill="FFFFFF"/>
          <w:lang w:val="en-US"/>
        </w:rPr>
        <w:t xml:space="preserve">] </w:t>
      </w:r>
      <w:r w:rsidRPr="003C5AA2">
        <w:rPr>
          <w:rFonts w:ascii="굴림" w:eastAsia="휴먼명조" w:hAnsi="굴림" w:cs="굴림"/>
          <w:color w:val="000000"/>
          <w:sz w:val="24"/>
          <w:szCs w:val="24"/>
          <w:shd w:val="clear" w:color="auto" w:fill="FFFFFF"/>
          <w:lang w:val="en-US"/>
        </w:rPr>
        <w:t>과 같다</w:t>
      </w:r>
      <w:r w:rsidRPr="003C5AA2">
        <w:rPr>
          <w:rFonts w:ascii="휴먼명조" w:eastAsia="휴먼명조" w:hAnsi="굴림" w:cs="굴림" w:hint="eastAsia"/>
          <w:color w:val="000000"/>
          <w:sz w:val="24"/>
          <w:szCs w:val="24"/>
          <w:shd w:val="clear" w:color="auto" w:fill="FFFFFF"/>
          <w:lang w:val="en-US"/>
        </w:rPr>
        <w:t>. [</w:t>
      </w:r>
      <w:r w:rsidRPr="003C5AA2">
        <w:rPr>
          <w:rFonts w:ascii="굴림" w:eastAsia="휴먼명조" w:hAnsi="굴림" w:cs="굴림"/>
          <w:color w:val="000000"/>
          <w:sz w:val="24"/>
          <w:szCs w:val="24"/>
          <w:shd w:val="clear" w:color="auto" w:fill="FFFFFF"/>
          <w:lang w:val="en-US"/>
        </w:rPr>
        <w:t>별지</w:t>
      </w:r>
      <w:r w:rsidRPr="003C5AA2">
        <w:rPr>
          <w:rFonts w:ascii="휴먼명조" w:eastAsia="휴먼명조" w:hAnsi="굴림" w:cs="굴림" w:hint="eastAsia"/>
          <w:color w:val="000000"/>
          <w:sz w:val="24"/>
          <w:szCs w:val="24"/>
          <w:shd w:val="clear" w:color="auto" w:fill="FFFFFF"/>
          <w:lang w:val="en-US"/>
        </w:rPr>
        <w:t>]</w:t>
      </w:r>
      <w:r w:rsidRPr="003C5AA2">
        <w:rPr>
          <w:rFonts w:ascii="굴림" w:eastAsia="휴먼명조" w:hAnsi="굴림" w:cs="굴림"/>
          <w:color w:val="000000"/>
          <w:sz w:val="24"/>
          <w:szCs w:val="24"/>
          <w:shd w:val="clear" w:color="auto" w:fill="FFFFFF"/>
          <w:lang w:val="en-US"/>
        </w:rPr>
        <w:t xml:space="preserve">는 상품의 </w:t>
      </w:r>
      <w:proofErr w:type="spellStart"/>
      <w:r w:rsidRPr="003C5AA2">
        <w:rPr>
          <w:rFonts w:ascii="굴림" w:eastAsia="휴먼명조" w:hAnsi="굴림" w:cs="굴림"/>
          <w:color w:val="000000"/>
          <w:sz w:val="24"/>
          <w:szCs w:val="24"/>
          <w:shd w:val="clear" w:color="auto" w:fill="FFFFFF"/>
          <w:lang w:val="en-US"/>
        </w:rPr>
        <w:t>종류</w:t>
      </w:r>
      <w:r w:rsidRPr="003C5AA2">
        <w:rPr>
          <w:rFonts w:ascii="MS Mincho" w:eastAsia="MS Mincho" w:hAnsi="MS Mincho" w:cs="MS Mincho" w:hint="eastAsia"/>
          <w:color w:val="000000"/>
          <w:sz w:val="24"/>
          <w:szCs w:val="24"/>
          <w:shd w:val="clear" w:color="auto" w:fill="FFFFFF"/>
          <w:lang w:val="en-US"/>
        </w:rPr>
        <w:t>・</w:t>
      </w:r>
      <w:r w:rsidRPr="003C5AA2">
        <w:rPr>
          <w:rFonts w:ascii="휴먼명조" w:eastAsia="휴먼명조" w:hAnsi="휴먼명조" w:cs="휴먼명조" w:hint="eastAsia"/>
          <w:color w:val="000000"/>
          <w:sz w:val="24"/>
          <w:szCs w:val="24"/>
          <w:shd w:val="clear" w:color="auto" w:fill="FFFFFF"/>
          <w:lang w:val="en-US"/>
        </w:rPr>
        <w:t>수량</w:t>
      </w:r>
      <w:r w:rsidRPr="003C5AA2">
        <w:rPr>
          <w:rFonts w:ascii="MS Mincho" w:eastAsia="MS Mincho" w:hAnsi="MS Mincho" w:cs="MS Mincho" w:hint="eastAsia"/>
          <w:color w:val="000000"/>
          <w:sz w:val="24"/>
          <w:szCs w:val="24"/>
          <w:shd w:val="clear" w:color="auto" w:fill="FFFFFF"/>
          <w:lang w:val="en-US"/>
        </w:rPr>
        <w:t>・</w:t>
      </w:r>
      <w:r w:rsidRPr="003C5AA2">
        <w:rPr>
          <w:rFonts w:ascii="휴먼명조" w:eastAsia="휴먼명조" w:hAnsi="휴먼명조" w:cs="휴먼명조" w:hint="eastAsia"/>
          <w:color w:val="000000"/>
          <w:sz w:val="24"/>
          <w:szCs w:val="24"/>
          <w:shd w:val="clear" w:color="auto" w:fill="FFFFFF"/>
          <w:lang w:val="en-US"/>
        </w:rPr>
        <w:t>가격</w:t>
      </w:r>
      <w:r w:rsidRPr="003C5AA2">
        <w:rPr>
          <w:rFonts w:ascii="MS Mincho" w:eastAsia="MS Mincho" w:hAnsi="MS Mincho" w:cs="MS Mincho" w:hint="eastAsia"/>
          <w:color w:val="000000"/>
          <w:sz w:val="24"/>
          <w:szCs w:val="24"/>
          <w:shd w:val="clear" w:color="auto" w:fill="FFFFFF"/>
          <w:lang w:val="en-US"/>
        </w:rPr>
        <w:t>・</w:t>
      </w:r>
      <w:r w:rsidRPr="003C5AA2">
        <w:rPr>
          <w:rFonts w:ascii="휴먼명조" w:eastAsia="휴먼명조" w:hAnsi="휴먼명조" w:cs="휴먼명조" w:hint="eastAsia"/>
          <w:color w:val="000000"/>
          <w:sz w:val="24"/>
          <w:szCs w:val="24"/>
          <w:shd w:val="clear" w:color="auto" w:fill="FFFFFF"/>
          <w:lang w:val="en-US"/>
        </w:rPr>
        <w:t>납품기일이</w:t>
      </w:r>
      <w:proofErr w:type="spellEnd"/>
      <w:r w:rsidRPr="003C5AA2">
        <w:rPr>
          <w:rFonts w:ascii="굴림" w:eastAsia="휴먼명조" w:hAnsi="굴림" w:cs="굴림"/>
          <w:color w:val="000000"/>
          <w:sz w:val="24"/>
          <w:szCs w:val="24"/>
          <w:shd w:val="clear" w:color="auto" w:fill="FFFFFF"/>
          <w:lang w:val="en-US"/>
        </w:rPr>
        <w:t xml:space="preserve"> 명시된 발주의뢰서</w:t>
      </w:r>
      <w:r w:rsidRPr="003C5AA2">
        <w:rPr>
          <w:rFonts w:ascii="휴먼명조" w:eastAsia="휴먼명조" w:hAnsi="굴림" w:cs="굴림" w:hint="eastAsia"/>
          <w:color w:val="000000"/>
          <w:sz w:val="24"/>
          <w:szCs w:val="24"/>
          <w:shd w:val="clear" w:color="auto" w:fill="FFFFFF"/>
          <w:lang w:val="en-US"/>
        </w:rPr>
        <w:t xml:space="preserve">, </w:t>
      </w:r>
      <w:r w:rsidRPr="003C5AA2">
        <w:rPr>
          <w:rFonts w:ascii="굴림" w:eastAsia="휴먼명조" w:hAnsi="굴림" w:cs="굴림"/>
          <w:color w:val="000000"/>
          <w:sz w:val="24"/>
          <w:szCs w:val="24"/>
          <w:shd w:val="clear" w:color="auto" w:fill="FFFFFF"/>
          <w:lang w:val="en-US"/>
        </w:rPr>
        <w:t xml:space="preserve">매 </w:t>
      </w:r>
      <w:proofErr w:type="spellStart"/>
      <w:r w:rsidRPr="003C5AA2">
        <w:rPr>
          <w:rFonts w:ascii="굴림" w:eastAsia="휴먼명조" w:hAnsi="굴림" w:cs="굴림"/>
          <w:color w:val="000000"/>
          <w:sz w:val="24"/>
          <w:szCs w:val="24"/>
          <w:shd w:val="clear" w:color="auto" w:fill="FFFFFF"/>
          <w:lang w:val="en-US"/>
        </w:rPr>
        <w:t>출전표</w:t>
      </w:r>
      <w:proofErr w:type="spellEnd"/>
      <w:r w:rsidRPr="003C5AA2">
        <w:rPr>
          <w:rFonts w:ascii="휴먼명조" w:eastAsia="휴먼명조" w:hAnsi="굴림" w:cs="굴림" w:hint="eastAsia"/>
          <w:color w:val="000000"/>
          <w:sz w:val="24"/>
          <w:szCs w:val="24"/>
          <w:shd w:val="clear" w:color="auto" w:fill="FFFFFF"/>
          <w:lang w:val="en-US"/>
        </w:rPr>
        <w:t xml:space="preserve">, </w:t>
      </w:r>
      <w:r w:rsidRPr="003C5AA2">
        <w:rPr>
          <w:rFonts w:ascii="굴림" w:eastAsia="휴먼명조" w:hAnsi="굴림" w:cs="굴림"/>
          <w:color w:val="000000"/>
          <w:sz w:val="24"/>
          <w:szCs w:val="24"/>
          <w:shd w:val="clear" w:color="auto" w:fill="FFFFFF"/>
          <w:lang w:val="en-US"/>
        </w:rPr>
        <w:t>세금계산서</w:t>
      </w:r>
      <w:r w:rsidRPr="003C5AA2">
        <w:rPr>
          <w:rFonts w:ascii="휴먼명조" w:eastAsia="휴먼명조" w:hAnsi="굴림" w:cs="굴림" w:hint="eastAsia"/>
          <w:color w:val="000000"/>
          <w:sz w:val="24"/>
          <w:szCs w:val="24"/>
          <w:shd w:val="clear" w:color="auto" w:fill="FFFFFF"/>
          <w:lang w:val="en-US"/>
        </w:rPr>
        <w:t xml:space="preserve">, </w:t>
      </w:r>
      <w:r w:rsidRPr="003C5AA2">
        <w:rPr>
          <w:rFonts w:ascii="굴림" w:eastAsia="휴먼명조" w:hAnsi="굴림" w:cs="굴림"/>
          <w:color w:val="000000"/>
          <w:sz w:val="24"/>
          <w:szCs w:val="24"/>
          <w:shd w:val="clear" w:color="auto" w:fill="FFFFFF"/>
          <w:lang w:val="en-US"/>
        </w:rPr>
        <w:t>거래명세서</w:t>
      </w:r>
      <w:r w:rsidRPr="003C5AA2">
        <w:rPr>
          <w:rFonts w:ascii="휴먼명조" w:eastAsia="휴먼명조" w:hAnsi="굴림" w:cs="굴림" w:hint="eastAsia"/>
          <w:color w:val="000000"/>
          <w:sz w:val="24"/>
          <w:szCs w:val="24"/>
          <w:shd w:val="clear" w:color="auto" w:fill="FFFFFF"/>
          <w:lang w:val="en-US"/>
        </w:rPr>
        <w:t xml:space="preserve">, </w:t>
      </w:r>
      <w:r w:rsidRPr="003C5AA2">
        <w:rPr>
          <w:rFonts w:ascii="굴림" w:eastAsia="휴먼명조" w:hAnsi="굴림" w:cs="굴림"/>
          <w:color w:val="000000"/>
          <w:sz w:val="24"/>
          <w:szCs w:val="24"/>
          <w:shd w:val="clear" w:color="auto" w:fill="FFFFFF"/>
          <w:lang w:val="en-US"/>
        </w:rPr>
        <w:t>전산기록 등으로 대신할 수 있다</w:t>
      </w:r>
      <w:r w:rsidRPr="003C5AA2">
        <w:rPr>
          <w:rFonts w:ascii="휴먼명조" w:eastAsia="휴먼명조" w:hAnsi="굴림" w:cs="굴림" w:hint="eastAsia"/>
          <w:color w:val="000000"/>
          <w:sz w:val="24"/>
          <w:szCs w:val="24"/>
          <w:shd w:val="clear" w:color="auto" w:fill="FFFFFF"/>
          <w:lang w:val="en-US"/>
        </w:rPr>
        <w:t>.</w:t>
      </w:r>
    </w:p>
    <w:p w14:paraId="43DA9973" w14:textId="77777777" w:rsidR="003C5AA2" w:rsidRPr="003C5AA2" w:rsidRDefault="003C5AA2" w:rsidP="003C5AA2">
      <w:pPr>
        <w:widowControl w:val="0"/>
        <w:shd w:val="clear" w:color="auto" w:fill="FFFFFF"/>
        <w:wordWrap w:val="0"/>
        <w:autoSpaceDE w:val="0"/>
        <w:autoSpaceDN w:val="0"/>
        <w:spacing w:before="2" w:line="295" w:lineRule="auto"/>
        <w:ind w:left="670" w:right="216" w:hanging="346"/>
        <w:jc w:val="both"/>
        <w:textAlignment w:val="baseline"/>
        <w:rPr>
          <w:rFonts w:ascii="굴림" w:eastAsia="굴림" w:hAnsi="굴림" w:cs="굴림"/>
          <w:color w:val="000000"/>
          <w:sz w:val="20"/>
          <w:szCs w:val="20"/>
          <w:lang w:val="en-US"/>
        </w:rPr>
      </w:pPr>
    </w:p>
    <w:p w14:paraId="343D9EEE" w14:textId="77777777" w:rsidR="003C5AA2" w:rsidRPr="003C5AA2" w:rsidRDefault="003C5AA2" w:rsidP="003C5AA2">
      <w:pPr>
        <w:widowControl w:val="0"/>
        <w:shd w:val="clear" w:color="auto" w:fill="FFFFFF"/>
        <w:wordWrap w:val="0"/>
        <w:autoSpaceDE w:val="0"/>
        <w:autoSpaceDN w:val="0"/>
        <w:spacing w:before="2" w:line="295" w:lineRule="auto"/>
        <w:ind w:left="688" w:right="216" w:hanging="364"/>
        <w:jc w:val="both"/>
        <w:textAlignment w:val="baseline"/>
        <w:rPr>
          <w:rFonts w:ascii="굴림" w:eastAsia="굴림" w:hAnsi="굴림" w:cs="굴림"/>
          <w:color w:val="000000"/>
          <w:sz w:val="24"/>
          <w:szCs w:val="24"/>
          <w:lang w:val="en-US"/>
        </w:rPr>
      </w:pPr>
      <w:r w:rsidRPr="003C5AA2">
        <w:rPr>
          <w:rFonts w:ascii="굴림" w:eastAsia="휴먼명조" w:hAnsi="휴먼명조" w:cs="굴림"/>
          <w:color w:val="000000"/>
          <w:sz w:val="24"/>
          <w:szCs w:val="24"/>
          <w:shd w:val="clear" w:color="auto" w:fill="FFFFFF"/>
          <w:lang w:val="en-US"/>
        </w:rPr>
        <w:t xml:space="preserve">③ </w:t>
      </w:r>
      <w:r w:rsidRPr="003C5AA2">
        <w:rPr>
          <w:rFonts w:ascii="굴림" w:eastAsia="휴먼명조" w:hAnsi="굴림" w:cs="굴림"/>
          <w:color w:val="000000"/>
          <w:sz w:val="24"/>
          <w:szCs w:val="24"/>
          <w:shd w:val="clear" w:color="auto" w:fill="FFFFFF"/>
          <w:lang w:val="en-US"/>
        </w:rPr>
        <w:t>공급업자는 제</w:t>
      </w:r>
      <w:r w:rsidRPr="003C5AA2">
        <w:rPr>
          <w:rFonts w:ascii="휴먼명조" w:eastAsia="휴먼명조" w:hAnsi="굴림" w:cs="굴림" w:hint="eastAsia"/>
          <w:color w:val="000000"/>
          <w:sz w:val="24"/>
          <w:szCs w:val="24"/>
          <w:shd w:val="clear" w:color="auto" w:fill="FFFFFF"/>
          <w:lang w:val="en-US"/>
        </w:rPr>
        <w:t>1</w:t>
      </w:r>
      <w:r w:rsidRPr="003C5AA2">
        <w:rPr>
          <w:rFonts w:ascii="굴림" w:eastAsia="휴먼명조" w:hAnsi="굴림" w:cs="굴림"/>
          <w:color w:val="000000"/>
          <w:sz w:val="24"/>
          <w:szCs w:val="24"/>
          <w:shd w:val="clear" w:color="auto" w:fill="FFFFFF"/>
          <w:lang w:val="en-US"/>
        </w:rPr>
        <w:t>항 및 제</w:t>
      </w:r>
      <w:r w:rsidRPr="003C5AA2">
        <w:rPr>
          <w:rFonts w:ascii="휴먼명조" w:eastAsia="휴먼명조" w:hAnsi="굴림" w:cs="굴림" w:hint="eastAsia"/>
          <w:color w:val="000000"/>
          <w:sz w:val="24"/>
          <w:szCs w:val="24"/>
          <w:shd w:val="clear" w:color="auto" w:fill="FFFFFF"/>
          <w:lang w:val="en-US"/>
        </w:rPr>
        <w:t>2</w:t>
      </w:r>
      <w:r w:rsidRPr="003C5AA2">
        <w:rPr>
          <w:rFonts w:ascii="굴림" w:eastAsia="휴먼명조" w:hAnsi="굴림" w:cs="굴림"/>
          <w:color w:val="000000"/>
          <w:sz w:val="24"/>
          <w:szCs w:val="24"/>
          <w:shd w:val="clear" w:color="auto" w:fill="FFFFFF"/>
          <w:lang w:val="en-US"/>
        </w:rPr>
        <w:t>항에 따른 납품기일</w:t>
      </w:r>
      <w:r w:rsidRPr="003C5AA2">
        <w:rPr>
          <w:rFonts w:ascii="휴먼명조" w:eastAsia="휴먼명조" w:hAnsi="굴림" w:cs="굴림" w:hint="eastAsia"/>
          <w:color w:val="000000"/>
          <w:sz w:val="24"/>
          <w:szCs w:val="24"/>
          <w:shd w:val="clear" w:color="auto" w:fill="FFFFFF"/>
          <w:lang w:val="en-US"/>
        </w:rPr>
        <w:t xml:space="preserve">, </w:t>
      </w:r>
      <w:r w:rsidRPr="003C5AA2">
        <w:rPr>
          <w:rFonts w:ascii="굴림" w:eastAsia="휴먼명조" w:hAnsi="굴림" w:cs="굴림"/>
          <w:color w:val="000000"/>
          <w:sz w:val="24"/>
          <w:szCs w:val="24"/>
          <w:shd w:val="clear" w:color="auto" w:fill="FFFFFF"/>
          <w:lang w:val="en-US"/>
        </w:rPr>
        <w:t>납품장소에 차질 없이 상품을 납품하여야 하며</w:t>
      </w:r>
      <w:r w:rsidRPr="003C5AA2">
        <w:rPr>
          <w:rFonts w:ascii="휴먼명조" w:eastAsia="휴먼명조" w:hAnsi="굴림" w:cs="굴림" w:hint="eastAsia"/>
          <w:color w:val="000000"/>
          <w:sz w:val="24"/>
          <w:szCs w:val="24"/>
          <w:shd w:val="clear" w:color="auto" w:fill="FFFFFF"/>
          <w:lang w:val="en-US"/>
        </w:rPr>
        <w:t xml:space="preserve">, </w:t>
      </w:r>
      <w:r w:rsidRPr="003C5AA2">
        <w:rPr>
          <w:rFonts w:ascii="굴림" w:eastAsia="휴먼명조" w:hAnsi="굴림" w:cs="굴림"/>
          <w:color w:val="000000"/>
          <w:sz w:val="24"/>
          <w:szCs w:val="24"/>
          <w:shd w:val="clear" w:color="auto" w:fill="FFFFFF"/>
          <w:lang w:val="en-US"/>
        </w:rPr>
        <w:t>부득이한 사유로 제</w:t>
      </w:r>
      <w:r w:rsidRPr="003C5AA2">
        <w:rPr>
          <w:rFonts w:ascii="휴먼명조" w:eastAsia="휴먼명조" w:hAnsi="굴림" w:cs="굴림" w:hint="eastAsia"/>
          <w:color w:val="000000"/>
          <w:sz w:val="24"/>
          <w:szCs w:val="24"/>
          <w:shd w:val="clear" w:color="auto" w:fill="FFFFFF"/>
          <w:lang w:val="en-US"/>
        </w:rPr>
        <w:t>1</w:t>
      </w:r>
      <w:r w:rsidRPr="003C5AA2">
        <w:rPr>
          <w:rFonts w:ascii="굴림" w:eastAsia="휴먼명조" w:hAnsi="굴림" w:cs="굴림"/>
          <w:color w:val="000000"/>
          <w:sz w:val="24"/>
          <w:szCs w:val="24"/>
          <w:shd w:val="clear" w:color="auto" w:fill="FFFFFF"/>
          <w:lang w:val="en-US"/>
        </w:rPr>
        <w:t xml:space="preserve">항 및 </w:t>
      </w:r>
      <w:r w:rsidRPr="003C5AA2">
        <w:rPr>
          <w:rFonts w:ascii="휴먼명조" w:eastAsia="휴먼명조" w:hAnsi="굴림" w:cs="굴림" w:hint="eastAsia"/>
          <w:color w:val="000000"/>
          <w:sz w:val="24"/>
          <w:szCs w:val="24"/>
          <w:shd w:val="clear" w:color="auto" w:fill="FFFFFF"/>
          <w:lang w:val="en-US"/>
        </w:rPr>
        <w:t>2</w:t>
      </w:r>
      <w:r w:rsidRPr="003C5AA2">
        <w:rPr>
          <w:rFonts w:ascii="굴림" w:eastAsia="휴먼명조" w:hAnsi="굴림" w:cs="굴림"/>
          <w:color w:val="000000"/>
          <w:sz w:val="24"/>
          <w:szCs w:val="24"/>
          <w:shd w:val="clear" w:color="auto" w:fill="FFFFFF"/>
          <w:lang w:val="en-US"/>
        </w:rPr>
        <w:t xml:space="preserve">항에 따른 상품의 납품이 불가능한 경우에는 해당 기일의 </w:t>
      </w:r>
      <w:r w:rsidRPr="003C5AA2">
        <w:rPr>
          <w:rFonts w:ascii="휴먼명조" w:eastAsia="휴먼명조" w:hAnsi="굴림" w:cs="굴림" w:hint="eastAsia"/>
          <w:color w:val="000000"/>
          <w:sz w:val="24"/>
          <w:szCs w:val="24"/>
          <w:shd w:val="clear" w:color="auto" w:fill="FFFFFF"/>
          <w:lang w:val="en-US"/>
        </w:rPr>
        <w:t>3</w:t>
      </w:r>
      <w:r w:rsidRPr="003C5AA2">
        <w:rPr>
          <w:rFonts w:ascii="굴림" w:eastAsia="휴먼명조" w:hAnsi="굴림" w:cs="굴림"/>
          <w:color w:val="000000"/>
          <w:sz w:val="24"/>
          <w:szCs w:val="24"/>
          <w:shd w:val="clear" w:color="auto" w:fill="FFFFFF"/>
          <w:lang w:val="en-US"/>
        </w:rPr>
        <w:t xml:space="preserve">일전까지 대리점에 이를 </w:t>
      </w:r>
      <w:proofErr w:type="spellStart"/>
      <w:r w:rsidRPr="003C5AA2">
        <w:rPr>
          <w:rFonts w:ascii="굴림" w:eastAsia="휴먼명조" w:hAnsi="굴림" w:cs="굴림"/>
          <w:color w:val="000000"/>
          <w:sz w:val="24"/>
          <w:szCs w:val="24"/>
          <w:shd w:val="clear" w:color="auto" w:fill="FFFFFF"/>
          <w:lang w:val="en-US"/>
        </w:rPr>
        <w:t>사전통지한다</w:t>
      </w:r>
      <w:proofErr w:type="spellEnd"/>
      <w:r w:rsidRPr="003C5AA2">
        <w:rPr>
          <w:rFonts w:ascii="휴먼명조" w:eastAsia="휴먼명조" w:hAnsi="굴림" w:cs="굴림" w:hint="eastAsia"/>
          <w:color w:val="000000"/>
          <w:sz w:val="24"/>
          <w:szCs w:val="24"/>
          <w:shd w:val="clear" w:color="auto" w:fill="FFFFFF"/>
          <w:lang w:val="en-US"/>
        </w:rPr>
        <w:t>.</w:t>
      </w:r>
    </w:p>
    <w:p w14:paraId="3B06D53F" w14:textId="77777777" w:rsidR="003C5AA2" w:rsidRPr="003C5AA2" w:rsidRDefault="003C5AA2" w:rsidP="003C5AA2">
      <w:pPr>
        <w:widowControl w:val="0"/>
        <w:shd w:val="clear" w:color="auto" w:fill="FFFFFF"/>
        <w:wordWrap w:val="0"/>
        <w:autoSpaceDE w:val="0"/>
        <w:autoSpaceDN w:val="0"/>
        <w:spacing w:before="2" w:line="295" w:lineRule="auto"/>
        <w:ind w:left="670" w:right="216" w:hanging="346"/>
        <w:jc w:val="both"/>
        <w:textAlignment w:val="baseline"/>
        <w:rPr>
          <w:rFonts w:ascii="굴림" w:eastAsia="굴림" w:hAnsi="굴림" w:cs="굴림"/>
          <w:color w:val="000000"/>
          <w:sz w:val="20"/>
          <w:szCs w:val="20"/>
          <w:lang w:val="en-US"/>
        </w:rPr>
      </w:pPr>
    </w:p>
    <w:p w14:paraId="102FA1FD" w14:textId="77777777" w:rsidR="003C5AA2" w:rsidRPr="003C5AA2" w:rsidRDefault="003C5AA2" w:rsidP="003C5AA2">
      <w:pPr>
        <w:widowControl w:val="0"/>
        <w:shd w:val="clear" w:color="auto" w:fill="FFFFFF"/>
        <w:wordWrap w:val="0"/>
        <w:autoSpaceDE w:val="0"/>
        <w:autoSpaceDN w:val="0"/>
        <w:spacing w:before="2" w:line="295" w:lineRule="auto"/>
        <w:ind w:left="686" w:right="216" w:hanging="362"/>
        <w:jc w:val="both"/>
        <w:textAlignment w:val="baseline"/>
        <w:rPr>
          <w:rFonts w:ascii="굴림" w:eastAsia="굴림" w:hAnsi="굴림" w:cs="굴림"/>
          <w:color w:val="000000"/>
          <w:lang w:val="en-US"/>
        </w:rPr>
      </w:pPr>
      <w:r w:rsidRPr="003C5AA2">
        <w:rPr>
          <w:rFonts w:ascii="굴림" w:eastAsia="휴먼명조" w:hAnsi="휴먼명조" w:cs="굴림"/>
          <w:color w:val="000000"/>
          <w:sz w:val="24"/>
          <w:szCs w:val="24"/>
          <w:shd w:val="clear" w:color="auto" w:fill="FFFFFF"/>
          <w:lang w:val="en-US"/>
        </w:rPr>
        <w:t xml:space="preserve">④ </w:t>
      </w:r>
      <w:r w:rsidRPr="003C5AA2">
        <w:rPr>
          <w:rFonts w:ascii="굴림" w:eastAsia="휴먼명조" w:hAnsi="굴림" w:cs="굴림"/>
          <w:color w:val="000000"/>
          <w:sz w:val="24"/>
          <w:szCs w:val="24"/>
          <w:shd w:val="clear" w:color="auto" w:fill="FFFFFF"/>
          <w:lang w:val="en-US"/>
        </w:rPr>
        <w:t>공급업자가 제</w:t>
      </w:r>
      <w:r w:rsidRPr="003C5AA2">
        <w:rPr>
          <w:rFonts w:ascii="휴먼명조" w:eastAsia="휴먼명조" w:hAnsi="굴림" w:cs="굴림" w:hint="eastAsia"/>
          <w:color w:val="000000"/>
          <w:sz w:val="24"/>
          <w:szCs w:val="24"/>
          <w:shd w:val="clear" w:color="auto" w:fill="FFFFFF"/>
          <w:lang w:val="en-US"/>
        </w:rPr>
        <w:t>1</w:t>
      </w:r>
      <w:r w:rsidRPr="003C5AA2">
        <w:rPr>
          <w:rFonts w:ascii="굴림" w:eastAsia="휴먼명조" w:hAnsi="굴림" w:cs="굴림"/>
          <w:color w:val="000000"/>
          <w:sz w:val="24"/>
          <w:szCs w:val="24"/>
          <w:shd w:val="clear" w:color="auto" w:fill="FFFFFF"/>
          <w:lang w:val="en-US"/>
        </w:rPr>
        <w:t>항의 장소에 납품하면</w:t>
      </w:r>
      <w:r w:rsidRPr="003C5AA2">
        <w:rPr>
          <w:rFonts w:ascii="휴먼명조" w:eastAsia="휴먼명조" w:hAnsi="굴림" w:cs="굴림" w:hint="eastAsia"/>
          <w:color w:val="000000"/>
          <w:sz w:val="24"/>
          <w:szCs w:val="24"/>
          <w:shd w:val="clear" w:color="auto" w:fill="FFFFFF"/>
          <w:lang w:val="en-US"/>
        </w:rPr>
        <w:t xml:space="preserve">, </w:t>
      </w:r>
      <w:r w:rsidRPr="003C5AA2">
        <w:rPr>
          <w:rFonts w:ascii="굴림" w:eastAsia="휴먼명조" w:hAnsi="굴림" w:cs="굴림"/>
          <w:color w:val="000000"/>
          <w:sz w:val="24"/>
          <w:szCs w:val="24"/>
          <w:shd w:val="clear" w:color="auto" w:fill="FFFFFF"/>
          <w:lang w:val="en-US"/>
        </w:rPr>
        <w:t>대리점</w:t>
      </w:r>
      <w:r w:rsidRPr="003C5AA2">
        <w:rPr>
          <w:rFonts w:ascii="휴먼명조" w:eastAsia="휴먼명조" w:hAnsi="굴림" w:cs="굴림" w:hint="eastAsia"/>
          <w:color w:val="000000"/>
          <w:sz w:val="24"/>
          <w:szCs w:val="24"/>
          <w:shd w:val="clear" w:color="auto" w:fill="FFFFFF"/>
          <w:lang w:val="en-US"/>
        </w:rPr>
        <w:t>(</w:t>
      </w:r>
      <w:r w:rsidRPr="003C5AA2">
        <w:rPr>
          <w:rFonts w:ascii="굴림" w:eastAsia="휴먼명조" w:hAnsi="굴림" w:cs="굴림"/>
          <w:color w:val="000000"/>
          <w:sz w:val="24"/>
          <w:szCs w:val="24"/>
          <w:shd w:val="clear" w:color="auto" w:fill="FFFFFF"/>
          <w:lang w:val="en-US"/>
        </w:rPr>
        <w:t>또는 고객</w:t>
      </w:r>
      <w:r w:rsidRPr="003C5AA2">
        <w:rPr>
          <w:rFonts w:ascii="휴먼명조" w:eastAsia="휴먼명조" w:hAnsi="굴림" w:cs="굴림" w:hint="eastAsia"/>
          <w:color w:val="000000"/>
          <w:sz w:val="24"/>
          <w:szCs w:val="24"/>
          <w:shd w:val="clear" w:color="auto" w:fill="FFFFFF"/>
          <w:lang w:val="en-US"/>
        </w:rPr>
        <w:t>)</w:t>
      </w:r>
      <w:r w:rsidRPr="003C5AA2">
        <w:rPr>
          <w:rFonts w:ascii="굴림" w:eastAsia="휴먼명조" w:hAnsi="굴림" w:cs="굴림"/>
          <w:color w:val="000000"/>
          <w:sz w:val="24"/>
          <w:szCs w:val="24"/>
          <w:shd w:val="clear" w:color="auto" w:fill="FFFFFF"/>
          <w:lang w:val="en-US"/>
        </w:rPr>
        <w:t>은 납품내역을 확인한 후 공급업자에게 인수증을 교부한다</w:t>
      </w:r>
      <w:r w:rsidRPr="003C5AA2">
        <w:rPr>
          <w:rFonts w:ascii="휴먼명조" w:eastAsia="휴먼명조" w:hAnsi="굴림" w:cs="굴림" w:hint="eastAsia"/>
          <w:color w:val="000000"/>
          <w:sz w:val="24"/>
          <w:szCs w:val="24"/>
          <w:shd w:val="clear" w:color="auto" w:fill="FFFFFF"/>
          <w:lang w:val="en-US"/>
        </w:rPr>
        <w:t xml:space="preserve">. </w:t>
      </w:r>
      <w:r w:rsidRPr="003C5AA2">
        <w:rPr>
          <w:rFonts w:ascii="굴림" w:eastAsia="휴먼명조" w:hAnsi="굴림" w:cs="굴림"/>
          <w:color w:val="000000"/>
          <w:sz w:val="24"/>
          <w:szCs w:val="24"/>
          <w:shd w:val="clear" w:color="auto" w:fill="FFFFFF"/>
          <w:lang w:val="en-US"/>
        </w:rPr>
        <w:t>이러한 인수증의 교부는 상품의 검수와는 무관하다</w:t>
      </w:r>
      <w:r w:rsidRPr="003C5AA2">
        <w:rPr>
          <w:rFonts w:ascii="휴먼명조" w:eastAsia="휴먼명조" w:hAnsi="굴림" w:cs="굴림" w:hint="eastAsia"/>
          <w:color w:val="000000"/>
          <w:sz w:val="24"/>
          <w:szCs w:val="24"/>
          <w:shd w:val="clear" w:color="auto" w:fill="FFFFFF"/>
          <w:lang w:val="en-US"/>
        </w:rPr>
        <w:t>.</w:t>
      </w:r>
    </w:p>
    <w:p w14:paraId="0E66210F" w14:textId="77777777" w:rsidR="003C5AA2" w:rsidRPr="003C5AA2" w:rsidRDefault="003C5AA2" w:rsidP="003C5AA2">
      <w:pPr>
        <w:widowControl w:val="0"/>
        <w:shd w:val="clear" w:color="auto" w:fill="FFFFFF"/>
        <w:wordWrap w:val="0"/>
        <w:autoSpaceDE w:val="0"/>
        <w:autoSpaceDN w:val="0"/>
        <w:spacing w:before="2" w:line="295" w:lineRule="auto"/>
        <w:ind w:left="670" w:right="216" w:hanging="346"/>
        <w:jc w:val="both"/>
        <w:textAlignment w:val="baseline"/>
        <w:rPr>
          <w:rFonts w:ascii="굴림" w:eastAsia="굴림" w:hAnsi="굴림" w:cs="굴림"/>
          <w:color w:val="000000"/>
          <w:sz w:val="20"/>
          <w:szCs w:val="20"/>
          <w:lang w:val="en-US"/>
        </w:rPr>
      </w:pPr>
    </w:p>
    <w:p w14:paraId="7F0EEE20" w14:textId="77777777" w:rsidR="003C5AA2" w:rsidRPr="003C5AA2" w:rsidRDefault="003C5AA2" w:rsidP="003C5AA2">
      <w:pPr>
        <w:widowControl w:val="0"/>
        <w:shd w:val="clear" w:color="auto" w:fill="FFFFFF"/>
        <w:wordWrap w:val="0"/>
        <w:autoSpaceDE w:val="0"/>
        <w:autoSpaceDN w:val="0"/>
        <w:spacing w:before="2" w:line="295" w:lineRule="auto"/>
        <w:ind w:left="710" w:right="216" w:hanging="386"/>
        <w:jc w:val="both"/>
        <w:textAlignment w:val="baseline"/>
        <w:rPr>
          <w:rFonts w:ascii="굴림" w:eastAsia="굴림" w:hAnsi="굴림" w:cs="굴림"/>
          <w:color w:val="000000"/>
          <w:sz w:val="24"/>
          <w:szCs w:val="24"/>
          <w:lang w:val="en-US"/>
        </w:rPr>
      </w:pPr>
      <w:r w:rsidRPr="003C5AA2">
        <w:rPr>
          <w:rFonts w:ascii="굴림" w:eastAsia="휴먼명조" w:hAnsi="휴먼명조" w:cs="굴림"/>
          <w:color w:val="000000"/>
          <w:sz w:val="24"/>
          <w:szCs w:val="24"/>
          <w:shd w:val="clear" w:color="auto" w:fill="FFFFFF"/>
          <w:lang w:val="en-US"/>
        </w:rPr>
        <w:t xml:space="preserve">⑤ </w:t>
      </w:r>
      <w:r w:rsidRPr="003C5AA2">
        <w:rPr>
          <w:rFonts w:ascii="굴림" w:eastAsia="휴먼명조" w:hAnsi="굴림" w:cs="굴림"/>
          <w:color w:val="000000"/>
          <w:sz w:val="24"/>
          <w:szCs w:val="24"/>
          <w:shd w:val="clear" w:color="auto" w:fill="FFFFFF"/>
          <w:lang w:val="en-US"/>
        </w:rPr>
        <w:t>공급업자는 합리적 이유 없이 대리점이 요청한 상품의 납품을 거절하여서는 아니 되며</w:t>
      </w:r>
      <w:r w:rsidRPr="003C5AA2">
        <w:rPr>
          <w:rFonts w:ascii="휴먼명조" w:eastAsia="휴먼명조" w:hAnsi="굴림" w:cs="굴림" w:hint="eastAsia"/>
          <w:color w:val="000000"/>
          <w:sz w:val="24"/>
          <w:szCs w:val="24"/>
          <w:shd w:val="clear" w:color="auto" w:fill="FFFFFF"/>
          <w:lang w:val="en-US"/>
        </w:rPr>
        <w:t xml:space="preserve">, </w:t>
      </w:r>
      <w:r w:rsidRPr="003C5AA2">
        <w:rPr>
          <w:rFonts w:ascii="굴림" w:eastAsia="휴먼명조" w:hAnsi="굴림" w:cs="굴림"/>
          <w:color w:val="000000"/>
          <w:sz w:val="24"/>
          <w:szCs w:val="24"/>
          <w:shd w:val="clear" w:color="auto" w:fill="FFFFFF"/>
          <w:lang w:val="en-US"/>
        </w:rPr>
        <w:t>공급업자가 합리적 이유를 들어 대리점의 납품 요청을 거절하는 경우 대리점은 공급업자에게 그 이유의 확인을 요청할 수 있다</w:t>
      </w:r>
      <w:r w:rsidRPr="003C5AA2">
        <w:rPr>
          <w:rFonts w:ascii="휴먼명조" w:eastAsia="휴먼명조" w:hAnsi="굴림" w:cs="굴림" w:hint="eastAsia"/>
          <w:color w:val="000000"/>
          <w:sz w:val="24"/>
          <w:szCs w:val="24"/>
          <w:shd w:val="clear" w:color="auto" w:fill="FFFFFF"/>
          <w:lang w:val="en-US"/>
        </w:rPr>
        <w:t xml:space="preserve">. </w:t>
      </w:r>
      <w:r w:rsidRPr="003C5AA2">
        <w:rPr>
          <w:rFonts w:ascii="굴림" w:eastAsia="휴먼명조" w:hAnsi="굴림" w:cs="굴림"/>
          <w:color w:val="000000"/>
          <w:sz w:val="24"/>
          <w:szCs w:val="24"/>
          <w:shd w:val="clear" w:color="auto" w:fill="FFFFFF"/>
          <w:lang w:val="en-US"/>
        </w:rPr>
        <w:t xml:space="preserve">이 경우 공급업자는 대리점의 요청을 받은 날로부터 </w:t>
      </w:r>
      <w:r w:rsidRPr="003C5AA2">
        <w:rPr>
          <w:rFonts w:ascii="휴먼명조" w:eastAsia="휴먼명조" w:hAnsi="굴림" w:cs="굴림" w:hint="eastAsia"/>
          <w:color w:val="000000"/>
          <w:sz w:val="24"/>
          <w:szCs w:val="24"/>
          <w:shd w:val="clear" w:color="auto" w:fill="FFFFFF"/>
          <w:lang w:val="en-US"/>
        </w:rPr>
        <w:t>30</w:t>
      </w:r>
      <w:r w:rsidRPr="003C5AA2">
        <w:rPr>
          <w:rFonts w:ascii="굴림" w:eastAsia="휴먼명조" w:hAnsi="굴림" w:cs="굴림"/>
          <w:color w:val="000000"/>
          <w:sz w:val="24"/>
          <w:szCs w:val="24"/>
          <w:shd w:val="clear" w:color="auto" w:fill="FFFFFF"/>
          <w:lang w:val="en-US"/>
        </w:rPr>
        <w:t>일 이내에 그 사유에 대하여 성실히 답변하여야 한다</w:t>
      </w:r>
      <w:r w:rsidRPr="003C5AA2">
        <w:rPr>
          <w:rFonts w:ascii="휴먼명조" w:eastAsia="휴먼명조" w:hAnsi="굴림" w:cs="굴림" w:hint="eastAsia"/>
          <w:color w:val="000000"/>
          <w:sz w:val="24"/>
          <w:szCs w:val="24"/>
          <w:shd w:val="clear" w:color="auto" w:fill="FFFFFF"/>
          <w:lang w:val="en-US"/>
        </w:rPr>
        <w:t>.</w:t>
      </w:r>
    </w:p>
    <w:p w14:paraId="7AD22BDF" w14:textId="77777777" w:rsidR="003C5AA2" w:rsidRPr="003C5AA2" w:rsidRDefault="003C5AA2" w:rsidP="003C5AA2">
      <w:pPr>
        <w:widowControl w:val="0"/>
        <w:shd w:val="clear" w:color="auto" w:fill="FFFFFF"/>
        <w:wordWrap w:val="0"/>
        <w:autoSpaceDE w:val="0"/>
        <w:autoSpaceDN w:val="0"/>
        <w:spacing w:before="2" w:line="295" w:lineRule="auto"/>
        <w:ind w:left="670" w:right="216" w:hanging="346"/>
        <w:jc w:val="both"/>
        <w:textAlignment w:val="baseline"/>
        <w:rPr>
          <w:rFonts w:ascii="굴림" w:eastAsia="굴림" w:hAnsi="굴림" w:cs="굴림"/>
          <w:color w:val="000000"/>
          <w:sz w:val="20"/>
          <w:szCs w:val="20"/>
          <w:lang w:val="en-US"/>
        </w:rPr>
      </w:pPr>
    </w:p>
    <w:p w14:paraId="6BE9F9BA" w14:textId="77777777" w:rsidR="003C5AA2" w:rsidRPr="003C5AA2" w:rsidRDefault="003C5AA2" w:rsidP="003C5AA2">
      <w:pPr>
        <w:widowControl w:val="0"/>
        <w:shd w:val="clear" w:color="auto" w:fill="FFFFFF"/>
        <w:wordWrap w:val="0"/>
        <w:autoSpaceDE w:val="0"/>
        <w:autoSpaceDN w:val="0"/>
        <w:spacing w:before="26" w:line="295" w:lineRule="auto"/>
        <w:ind w:left="462" w:hanging="480"/>
        <w:textAlignment w:val="baseline"/>
        <w:rPr>
          <w:rFonts w:ascii="굴림" w:eastAsia="굴림" w:hAnsi="굴림" w:cs="굴림"/>
          <w:color w:val="000000"/>
          <w:sz w:val="24"/>
          <w:szCs w:val="24"/>
          <w:lang w:val="en-US"/>
        </w:rPr>
      </w:pPr>
      <w:r w:rsidRPr="003C5AA2">
        <w:rPr>
          <w:rFonts w:ascii="굴림" w:eastAsia="휴먼명조" w:hAnsi="굴림" w:cs="굴림"/>
          <w:color w:val="000000"/>
          <w:sz w:val="24"/>
          <w:szCs w:val="24"/>
          <w:shd w:val="clear" w:color="auto" w:fill="FFFFFF"/>
          <w:lang w:val="en-US"/>
        </w:rPr>
        <w:t>⑥ 다음 각 호의 경우</w:t>
      </w:r>
      <w:r w:rsidRPr="003C5AA2">
        <w:rPr>
          <w:rFonts w:ascii="휴먼명조" w:eastAsia="휴먼명조" w:hAnsi="굴림" w:cs="굴림" w:hint="eastAsia"/>
          <w:color w:val="000000"/>
          <w:sz w:val="24"/>
          <w:szCs w:val="24"/>
          <w:shd w:val="clear" w:color="auto" w:fill="FFFFFF"/>
          <w:lang w:val="en-US"/>
        </w:rPr>
        <w:t xml:space="preserve">, </w:t>
      </w:r>
      <w:r w:rsidRPr="003C5AA2">
        <w:rPr>
          <w:rFonts w:ascii="굴림" w:eastAsia="휴먼명조" w:hAnsi="굴림" w:cs="굴림"/>
          <w:color w:val="000000"/>
          <w:sz w:val="24"/>
          <w:szCs w:val="24"/>
          <w:shd w:val="clear" w:color="auto" w:fill="FFFFFF"/>
          <w:lang w:val="en-US"/>
        </w:rPr>
        <w:t>대리점은 공급업자에게 당해 상품의 공급가격 조정을 요청할 수 있다</w:t>
      </w:r>
      <w:r w:rsidRPr="003C5AA2">
        <w:rPr>
          <w:rFonts w:ascii="휴먼명조" w:eastAsia="휴먼명조" w:hAnsi="굴림" w:cs="굴림" w:hint="eastAsia"/>
          <w:color w:val="000000"/>
          <w:sz w:val="24"/>
          <w:szCs w:val="24"/>
          <w:shd w:val="clear" w:color="auto" w:fill="FFFFFF"/>
          <w:lang w:val="en-US"/>
        </w:rPr>
        <w:t>.</w:t>
      </w:r>
    </w:p>
    <w:p w14:paraId="0A1E4E2F" w14:textId="77777777" w:rsidR="003C5AA2" w:rsidRPr="003C5AA2" w:rsidRDefault="003C5AA2" w:rsidP="003C5AA2">
      <w:pPr>
        <w:widowControl w:val="0"/>
        <w:shd w:val="clear" w:color="auto" w:fill="FFFFFF"/>
        <w:wordWrap w:val="0"/>
        <w:autoSpaceDE w:val="0"/>
        <w:autoSpaceDN w:val="0"/>
        <w:spacing w:before="26" w:line="295" w:lineRule="auto"/>
        <w:ind w:left="462" w:hanging="480"/>
        <w:textAlignment w:val="baseline"/>
        <w:rPr>
          <w:rFonts w:ascii="굴림" w:eastAsia="굴림" w:hAnsi="굴림" w:cs="굴림"/>
          <w:color w:val="000000"/>
          <w:sz w:val="24"/>
          <w:szCs w:val="24"/>
          <w:lang w:val="en-US"/>
        </w:rPr>
      </w:pPr>
    </w:p>
    <w:p w14:paraId="47AA0D0F" w14:textId="77777777" w:rsidR="003C5AA2" w:rsidRPr="003C5AA2" w:rsidRDefault="003C5AA2" w:rsidP="003C5AA2">
      <w:pPr>
        <w:widowControl w:val="0"/>
        <w:shd w:val="clear" w:color="auto" w:fill="FFFFFF"/>
        <w:wordWrap w:val="0"/>
        <w:autoSpaceDE w:val="0"/>
        <w:autoSpaceDN w:val="0"/>
        <w:spacing w:before="26" w:line="295" w:lineRule="auto"/>
        <w:ind w:left="462" w:hanging="480"/>
        <w:textAlignment w:val="baseline"/>
        <w:rPr>
          <w:rFonts w:ascii="굴림" w:eastAsia="굴림" w:hAnsi="굴림" w:cs="굴림"/>
          <w:color w:val="000000"/>
          <w:sz w:val="24"/>
          <w:szCs w:val="24"/>
          <w:lang w:val="en-US"/>
        </w:rPr>
      </w:pPr>
      <w:r w:rsidRPr="003C5AA2">
        <w:rPr>
          <w:rFonts w:ascii="휴먼명조" w:eastAsia="휴먼명조" w:hAnsi="굴림" w:cs="굴림" w:hint="eastAsia"/>
          <w:color w:val="000000"/>
          <w:sz w:val="24"/>
          <w:szCs w:val="24"/>
          <w:shd w:val="clear" w:color="auto" w:fill="FFFFFF"/>
          <w:lang w:val="en-US"/>
        </w:rPr>
        <w:t xml:space="preserve">1. </w:t>
      </w:r>
      <w:r w:rsidRPr="003C5AA2">
        <w:rPr>
          <w:rFonts w:ascii="굴림" w:eastAsia="휴먼명조" w:hAnsi="굴림" w:cs="굴림"/>
          <w:color w:val="000000"/>
          <w:sz w:val="24"/>
          <w:szCs w:val="24"/>
          <w:shd w:val="clear" w:color="auto" w:fill="FFFFFF"/>
          <w:lang w:val="en-US"/>
        </w:rPr>
        <w:t>대리점이 취급하는 상품과 동일한 상품을 공급업자가 직접 운영하는 점포</w:t>
      </w:r>
      <w:r w:rsidRPr="003C5AA2">
        <w:rPr>
          <w:rFonts w:ascii="휴먼명조" w:eastAsia="휴먼명조" w:hAnsi="굴림" w:cs="굴림" w:hint="eastAsia"/>
          <w:color w:val="000000"/>
          <w:sz w:val="24"/>
          <w:szCs w:val="24"/>
          <w:shd w:val="clear" w:color="auto" w:fill="FFFFFF"/>
          <w:lang w:val="en-US"/>
        </w:rPr>
        <w:t>(</w:t>
      </w:r>
      <w:r w:rsidRPr="003C5AA2">
        <w:rPr>
          <w:rFonts w:ascii="굴림" w:eastAsia="휴먼명조" w:hAnsi="굴림" w:cs="굴림"/>
          <w:color w:val="000000"/>
          <w:sz w:val="24"/>
          <w:szCs w:val="24"/>
          <w:shd w:val="clear" w:color="auto" w:fill="FFFFFF"/>
          <w:lang w:val="en-US"/>
        </w:rPr>
        <w:t>온라인 쇼핑몰 포함</w:t>
      </w:r>
      <w:r w:rsidRPr="003C5AA2">
        <w:rPr>
          <w:rFonts w:ascii="휴먼명조" w:eastAsia="휴먼명조" w:hAnsi="굴림" w:cs="굴림" w:hint="eastAsia"/>
          <w:color w:val="000000"/>
          <w:sz w:val="24"/>
          <w:szCs w:val="24"/>
          <w:shd w:val="clear" w:color="auto" w:fill="FFFFFF"/>
          <w:lang w:val="en-US"/>
        </w:rPr>
        <w:t>)</w:t>
      </w:r>
      <w:r w:rsidRPr="003C5AA2">
        <w:rPr>
          <w:rFonts w:ascii="굴림" w:eastAsia="휴먼명조" w:hAnsi="굴림" w:cs="굴림"/>
          <w:color w:val="000000"/>
          <w:sz w:val="24"/>
          <w:szCs w:val="24"/>
          <w:shd w:val="clear" w:color="auto" w:fill="FFFFFF"/>
          <w:lang w:val="en-US"/>
        </w:rPr>
        <w:t>에서 대리점 공급가격 보다 저렴한 가격으로 판매하는 경우</w:t>
      </w:r>
    </w:p>
    <w:p w14:paraId="61C3C3D3" w14:textId="77777777" w:rsidR="003C5AA2" w:rsidRPr="003C5AA2" w:rsidRDefault="003C5AA2" w:rsidP="003C5AA2">
      <w:pPr>
        <w:widowControl w:val="0"/>
        <w:shd w:val="clear" w:color="auto" w:fill="FFFFFF"/>
        <w:wordWrap w:val="0"/>
        <w:autoSpaceDE w:val="0"/>
        <w:autoSpaceDN w:val="0"/>
        <w:spacing w:before="26" w:line="295" w:lineRule="auto"/>
        <w:ind w:left="462" w:hanging="480"/>
        <w:textAlignment w:val="baseline"/>
        <w:rPr>
          <w:rFonts w:ascii="굴림" w:eastAsia="굴림" w:hAnsi="굴림" w:cs="굴림"/>
          <w:color w:val="000000"/>
          <w:sz w:val="24"/>
          <w:szCs w:val="24"/>
          <w:lang w:val="en-US"/>
        </w:rPr>
      </w:pPr>
    </w:p>
    <w:p w14:paraId="2E3C6B84" w14:textId="77777777" w:rsidR="003C5AA2" w:rsidRPr="003C5AA2" w:rsidRDefault="003C5AA2" w:rsidP="003C5AA2">
      <w:pPr>
        <w:widowControl w:val="0"/>
        <w:shd w:val="clear" w:color="auto" w:fill="FFFFFF"/>
        <w:wordWrap w:val="0"/>
        <w:autoSpaceDE w:val="0"/>
        <w:autoSpaceDN w:val="0"/>
        <w:spacing w:before="26" w:line="295" w:lineRule="auto"/>
        <w:ind w:left="462" w:hanging="480"/>
        <w:textAlignment w:val="baseline"/>
        <w:rPr>
          <w:rFonts w:ascii="굴림" w:eastAsia="굴림" w:hAnsi="굴림" w:cs="굴림"/>
          <w:color w:val="000000"/>
          <w:sz w:val="24"/>
          <w:szCs w:val="24"/>
          <w:lang w:val="en-US"/>
        </w:rPr>
      </w:pPr>
      <w:r w:rsidRPr="003C5AA2">
        <w:rPr>
          <w:rFonts w:ascii="휴먼명조" w:eastAsia="휴먼명조" w:hAnsi="굴림" w:cs="굴림" w:hint="eastAsia"/>
          <w:color w:val="000000"/>
          <w:sz w:val="24"/>
          <w:szCs w:val="24"/>
          <w:shd w:val="clear" w:color="auto" w:fill="FFFFFF"/>
          <w:lang w:val="en-US"/>
        </w:rPr>
        <w:t xml:space="preserve">2. </w:t>
      </w:r>
      <w:r w:rsidRPr="003C5AA2">
        <w:rPr>
          <w:rFonts w:ascii="굴림" w:eastAsia="휴먼명조" w:hAnsi="굴림" w:cs="굴림"/>
          <w:color w:val="000000"/>
          <w:sz w:val="24"/>
          <w:szCs w:val="24"/>
          <w:shd w:val="clear" w:color="auto" w:fill="FFFFFF"/>
          <w:lang w:val="en-US"/>
        </w:rPr>
        <w:t>대리점간 공급가격의 현저한 차이로 인해 정상적인 영업이 어려운 경우</w:t>
      </w:r>
    </w:p>
    <w:p w14:paraId="5EF57613" w14:textId="77777777" w:rsidR="003C5AA2" w:rsidRPr="003C5AA2" w:rsidRDefault="003C5AA2" w:rsidP="003C5AA2">
      <w:pPr>
        <w:widowControl w:val="0"/>
        <w:shd w:val="clear" w:color="auto" w:fill="FFFFFF"/>
        <w:autoSpaceDE w:val="0"/>
        <w:autoSpaceDN w:val="0"/>
        <w:spacing w:before="6" w:line="240" w:lineRule="auto"/>
        <w:textAlignment w:val="baseline"/>
        <w:rPr>
          <w:rFonts w:ascii="굴림" w:eastAsia="굴림" w:hAnsi="굴림" w:cs="굴림"/>
          <w:color w:val="000000"/>
          <w:sz w:val="24"/>
          <w:szCs w:val="24"/>
          <w:lang w:val="en-US"/>
        </w:rPr>
      </w:pPr>
    </w:p>
    <w:p w14:paraId="09BFAFEA" w14:textId="77777777" w:rsidR="003C5AA2" w:rsidRPr="003C5AA2" w:rsidRDefault="003C5AA2" w:rsidP="003C5AA2">
      <w:pPr>
        <w:widowControl w:val="0"/>
        <w:shd w:val="clear" w:color="auto" w:fill="FFFFFF"/>
        <w:wordWrap w:val="0"/>
        <w:autoSpaceDE w:val="0"/>
        <w:autoSpaceDN w:val="0"/>
        <w:spacing w:before="2" w:line="295" w:lineRule="auto"/>
        <w:ind w:left="670" w:right="216" w:hanging="346"/>
        <w:jc w:val="both"/>
        <w:textAlignment w:val="baseline"/>
        <w:rPr>
          <w:rFonts w:ascii="굴림" w:eastAsia="굴림" w:hAnsi="굴림" w:cs="굴림"/>
          <w:color w:val="000000"/>
          <w:sz w:val="20"/>
          <w:szCs w:val="20"/>
          <w:lang w:val="en-US"/>
        </w:rPr>
      </w:pPr>
    </w:p>
    <w:p w14:paraId="19CC64E6" w14:textId="77777777" w:rsidR="003C5AA2" w:rsidRPr="003C5AA2" w:rsidRDefault="003C5AA2" w:rsidP="003C5AA2">
      <w:pPr>
        <w:widowControl w:val="0"/>
        <w:shd w:val="clear" w:color="auto" w:fill="FFFFFF"/>
        <w:wordWrap w:val="0"/>
        <w:autoSpaceDE w:val="0"/>
        <w:autoSpaceDN w:val="0"/>
        <w:spacing w:line="240" w:lineRule="auto"/>
        <w:ind w:left="104"/>
        <w:textAlignment w:val="baseline"/>
        <w:rPr>
          <w:rFonts w:ascii="굴림" w:eastAsia="굴림" w:hAnsi="굴림" w:cs="굴림"/>
          <w:color w:val="000000"/>
          <w:sz w:val="24"/>
          <w:szCs w:val="24"/>
          <w:lang w:val="en-US"/>
        </w:rPr>
      </w:pPr>
      <w:r w:rsidRPr="003C5AA2">
        <w:rPr>
          <w:rFonts w:ascii="굴림" w:eastAsia="휴먼명조" w:hAnsi="굴림" w:cs="굴림"/>
          <w:color w:val="000000"/>
          <w:sz w:val="24"/>
          <w:szCs w:val="24"/>
          <w:shd w:val="clear" w:color="auto" w:fill="FFFFFF"/>
          <w:lang w:val="en-US"/>
        </w:rPr>
        <w:t>제</w:t>
      </w:r>
      <w:r w:rsidRPr="003C5AA2">
        <w:rPr>
          <w:rFonts w:ascii="휴먼명조" w:eastAsia="휴먼명조" w:hAnsi="굴림" w:cs="굴림" w:hint="eastAsia"/>
          <w:color w:val="000000"/>
          <w:sz w:val="24"/>
          <w:szCs w:val="24"/>
          <w:shd w:val="clear" w:color="auto" w:fill="FFFFFF"/>
          <w:lang w:val="en-US"/>
        </w:rPr>
        <w:t>7</w:t>
      </w:r>
      <w:r w:rsidRPr="003C5AA2">
        <w:rPr>
          <w:rFonts w:ascii="굴림" w:eastAsia="휴먼명조" w:hAnsi="굴림" w:cs="굴림"/>
          <w:color w:val="000000"/>
          <w:sz w:val="24"/>
          <w:szCs w:val="24"/>
          <w:shd w:val="clear" w:color="auto" w:fill="FFFFFF"/>
          <w:lang w:val="en-US"/>
        </w:rPr>
        <w:t>조</w:t>
      </w:r>
      <w:r w:rsidRPr="003C5AA2">
        <w:rPr>
          <w:rFonts w:ascii="휴먼명조" w:eastAsia="휴먼명조" w:hAnsi="굴림" w:cs="굴림" w:hint="eastAsia"/>
          <w:color w:val="000000"/>
          <w:spacing w:val="20"/>
          <w:sz w:val="24"/>
          <w:szCs w:val="24"/>
          <w:shd w:val="clear" w:color="auto" w:fill="FFFFFF"/>
          <w:lang w:val="en-US"/>
        </w:rPr>
        <w:t xml:space="preserve"> </w:t>
      </w:r>
      <w:r w:rsidRPr="003C5AA2">
        <w:rPr>
          <w:rFonts w:ascii="휴먼명조" w:eastAsia="휴먼명조" w:hAnsi="굴림" w:cs="굴림" w:hint="eastAsia"/>
          <w:color w:val="000000"/>
          <w:sz w:val="24"/>
          <w:szCs w:val="24"/>
          <w:shd w:val="clear" w:color="auto" w:fill="FFFFFF"/>
          <w:lang w:val="en-US"/>
        </w:rPr>
        <w:t>[</w:t>
      </w:r>
      <w:r w:rsidRPr="003C5AA2">
        <w:rPr>
          <w:rFonts w:ascii="굴림" w:eastAsia="휴먼명조" w:hAnsi="굴림" w:cs="굴림"/>
          <w:color w:val="000000"/>
          <w:sz w:val="24"/>
          <w:szCs w:val="24"/>
          <w:shd w:val="clear" w:color="auto" w:fill="FFFFFF"/>
          <w:lang w:val="en-US"/>
        </w:rPr>
        <w:t>상품의</w:t>
      </w:r>
      <w:r w:rsidRPr="003C5AA2">
        <w:rPr>
          <w:rFonts w:ascii="휴먼명조" w:eastAsia="휴먼명조" w:hAnsi="굴림" w:cs="굴림" w:hint="eastAsia"/>
          <w:color w:val="000000"/>
          <w:spacing w:val="24"/>
          <w:sz w:val="24"/>
          <w:szCs w:val="24"/>
          <w:shd w:val="clear" w:color="auto" w:fill="FFFFFF"/>
          <w:lang w:val="en-US"/>
        </w:rPr>
        <w:t xml:space="preserve"> </w:t>
      </w:r>
      <w:r w:rsidRPr="003C5AA2">
        <w:rPr>
          <w:rFonts w:ascii="굴림" w:eastAsia="휴먼명조" w:hAnsi="굴림" w:cs="굴림"/>
          <w:color w:val="000000"/>
          <w:sz w:val="24"/>
          <w:szCs w:val="24"/>
          <w:shd w:val="clear" w:color="auto" w:fill="FFFFFF"/>
          <w:lang w:val="en-US"/>
        </w:rPr>
        <w:t>시공</w:t>
      </w:r>
      <w:r w:rsidRPr="003C5AA2">
        <w:rPr>
          <w:rFonts w:ascii="휴먼명조" w:eastAsia="휴먼명조" w:hAnsi="굴림" w:cs="굴림" w:hint="eastAsia"/>
          <w:color w:val="000000"/>
          <w:sz w:val="24"/>
          <w:szCs w:val="24"/>
          <w:shd w:val="clear" w:color="auto" w:fill="FFFFFF"/>
          <w:lang w:val="en-US"/>
        </w:rPr>
        <w:t>]</w:t>
      </w:r>
    </w:p>
    <w:p w14:paraId="51478A92" w14:textId="77777777" w:rsidR="003C5AA2" w:rsidRPr="003C5AA2" w:rsidRDefault="003C5AA2" w:rsidP="003C5AA2">
      <w:pPr>
        <w:widowControl w:val="0"/>
        <w:shd w:val="clear" w:color="auto" w:fill="FFFFFF"/>
        <w:wordWrap w:val="0"/>
        <w:autoSpaceDE w:val="0"/>
        <w:autoSpaceDN w:val="0"/>
        <w:spacing w:before="6" w:line="240" w:lineRule="auto"/>
        <w:textAlignment w:val="baseline"/>
        <w:rPr>
          <w:rFonts w:ascii="굴림" w:eastAsia="굴림" w:hAnsi="굴림" w:cs="굴림"/>
          <w:color w:val="000000"/>
          <w:sz w:val="29"/>
          <w:szCs w:val="29"/>
          <w:lang w:val="en-US"/>
        </w:rPr>
      </w:pPr>
    </w:p>
    <w:p w14:paraId="409BD3AA" w14:textId="77777777" w:rsidR="003C5AA2" w:rsidRPr="003C5AA2" w:rsidRDefault="003C5AA2" w:rsidP="003C5AA2">
      <w:pPr>
        <w:widowControl w:val="0"/>
        <w:shd w:val="clear" w:color="auto" w:fill="FFFFFF"/>
        <w:wordWrap w:val="0"/>
        <w:autoSpaceDE w:val="0"/>
        <w:autoSpaceDN w:val="0"/>
        <w:spacing w:before="2" w:line="295" w:lineRule="auto"/>
        <w:ind w:left="688" w:right="216" w:hanging="364"/>
        <w:jc w:val="both"/>
        <w:textAlignment w:val="baseline"/>
        <w:rPr>
          <w:rFonts w:ascii="굴림" w:eastAsia="굴림" w:hAnsi="굴림" w:cs="굴림"/>
          <w:color w:val="000000"/>
          <w:sz w:val="24"/>
          <w:szCs w:val="24"/>
          <w:lang w:val="en-US"/>
        </w:rPr>
      </w:pPr>
      <w:r w:rsidRPr="003C5AA2">
        <w:rPr>
          <w:rFonts w:ascii="굴림" w:eastAsia="휴먼명조" w:hAnsi="휴먼명조" w:cs="굴림"/>
          <w:color w:val="000000"/>
          <w:sz w:val="24"/>
          <w:szCs w:val="24"/>
          <w:shd w:val="clear" w:color="auto" w:fill="FFFFFF"/>
          <w:lang w:val="en-US"/>
        </w:rPr>
        <w:t xml:space="preserve">① </w:t>
      </w:r>
      <w:r w:rsidRPr="003C5AA2">
        <w:rPr>
          <w:rFonts w:ascii="굴림" w:eastAsia="휴먼명조" w:hAnsi="굴림" w:cs="굴림"/>
          <w:color w:val="000000"/>
          <w:sz w:val="24"/>
          <w:szCs w:val="24"/>
          <w:shd w:val="clear" w:color="auto" w:fill="FFFFFF"/>
          <w:lang w:val="en-US"/>
        </w:rPr>
        <w:t>공급된 상품의 시공이 필요한 경우</w:t>
      </w:r>
      <w:r w:rsidRPr="003C5AA2">
        <w:rPr>
          <w:rFonts w:ascii="휴먼명조" w:eastAsia="휴먼명조" w:hAnsi="굴림" w:cs="굴림" w:hint="eastAsia"/>
          <w:color w:val="000000"/>
          <w:sz w:val="24"/>
          <w:szCs w:val="24"/>
          <w:shd w:val="clear" w:color="auto" w:fill="FFFFFF"/>
          <w:lang w:val="en-US"/>
        </w:rPr>
        <w:t xml:space="preserve">, </w:t>
      </w:r>
      <w:r w:rsidRPr="003C5AA2">
        <w:rPr>
          <w:rFonts w:ascii="굴림" w:eastAsia="휴먼명조" w:hAnsi="굴림" w:cs="굴림"/>
          <w:color w:val="000000"/>
          <w:sz w:val="24"/>
          <w:szCs w:val="24"/>
          <w:shd w:val="clear" w:color="auto" w:fill="FFFFFF"/>
          <w:lang w:val="en-US"/>
        </w:rPr>
        <w:t>시공업체의 선정은 품질확보를 위한 시공능력 등을 고려하여 공급업자와 대리점이 협의하여 결정한다</w:t>
      </w:r>
      <w:r w:rsidRPr="003C5AA2">
        <w:rPr>
          <w:rFonts w:ascii="휴먼명조" w:eastAsia="휴먼명조" w:hAnsi="굴림" w:cs="굴림" w:hint="eastAsia"/>
          <w:color w:val="000000"/>
          <w:sz w:val="24"/>
          <w:szCs w:val="24"/>
          <w:shd w:val="clear" w:color="auto" w:fill="FFFFFF"/>
          <w:lang w:val="en-US"/>
        </w:rPr>
        <w:t>.</w:t>
      </w:r>
    </w:p>
    <w:p w14:paraId="3513E551" w14:textId="77777777" w:rsidR="003C5AA2" w:rsidRPr="003C5AA2" w:rsidRDefault="003C5AA2" w:rsidP="003C5AA2">
      <w:pPr>
        <w:widowControl w:val="0"/>
        <w:shd w:val="clear" w:color="auto" w:fill="FFFFFF"/>
        <w:wordWrap w:val="0"/>
        <w:autoSpaceDE w:val="0"/>
        <w:autoSpaceDN w:val="0"/>
        <w:spacing w:before="2" w:line="295" w:lineRule="auto"/>
        <w:ind w:left="670" w:right="216" w:hanging="346"/>
        <w:jc w:val="both"/>
        <w:textAlignment w:val="baseline"/>
        <w:rPr>
          <w:rFonts w:ascii="굴림" w:eastAsia="굴림" w:hAnsi="굴림" w:cs="굴림"/>
          <w:color w:val="000000"/>
          <w:sz w:val="20"/>
          <w:szCs w:val="20"/>
          <w:lang w:val="en-US"/>
        </w:rPr>
      </w:pPr>
    </w:p>
    <w:p w14:paraId="575135FB" w14:textId="77777777" w:rsidR="003C5AA2" w:rsidRPr="003C5AA2" w:rsidRDefault="003C5AA2" w:rsidP="003C5AA2">
      <w:pPr>
        <w:widowControl w:val="0"/>
        <w:shd w:val="clear" w:color="auto" w:fill="FFFFFF"/>
        <w:wordWrap w:val="0"/>
        <w:autoSpaceDE w:val="0"/>
        <w:autoSpaceDN w:val="0"/>
        <w:spacing w:before="2" w:line="295" w:lineRule="auto"/>
        <w:ind w:left="694" w:right="216" w:hanging="370"/>
        <w:jc w:val="both"/>
        <w:textAlignment w:val="baseline"/>
        <w:rPr>
          <w:rFonts w:ascii="굴림" w:eastAsia="굴림" w:hAnsi="굴림" w:cs="굴림"/>
          <w:color w:val="000000"/>
          <w:sz w:val="24"/>
          <w:szCs w:val="24"/>
          <w:lang w:val="en-US"/>
        </w:rPr>
      </w:pPr>
      <w:r w:rsidRPr="003C5AA2">
        <w:rPr>
          <w:rFonts w:ascii="굴림" w:eastAsia="휴먼명조" w:hAnsi="휴먼명조" w:cs="굴림"/>
          <w:color w:val="000000"/>
          <w:sz w:val="24"/>
          <w:szCs w:val="24"/>
          <w:shd w:val="clear" w:color="auto" w:fill="FFFFFF"/>
          <w:lang w:val="en-US"/>
        </w:rPr>
        <w:t xml:space="preserve">② </w:t>
      </w:r>
      <w:r w:rsidRPr="003C5AA2">
        <w:rPr>
          <w:rFonts w:ascii="굴림" w:eastAsia="휴먼명조" w:hAnsi="굴림" w:cs="굴림"/>
          <w:color w:val="000000"/>
          <w:sz w:val="24"/>
          <w:szCs w:val="24"/>
          <w:shd w:val="clear" w:color="auto" w:fill="FFFFFF"/>
          <w:lang w:val="en-US"/>
        </w:rPr>
        <w:t>제</w:t>
      </w:r>
      <w:r w:rsidRPr="003C5AA2">
        <w:rPr>
          <w:rFonts w:ascii="휴먼명조" w:eastAsia="휴먼명조" w:hAnsi="굴림" w:cs="굴림" w:hint="eastAsia"/>
          <w:color w:val="000000"/>
          <w:sz w:val="24"/>
          <w:szCs w:val="24"/>
          <w:shd w:val="clear" w:color="auto" w:fill="FFFFFF"/>
          <w:lang w:val="en-US"/>
        </w:rPr>
        <w:t>1</w:t>
      </w:r>
      <w:r w:rsidRPr="003C5AA2">
        <w:rPr>
          <w:rFonts w:ascii="굴림" w:eastAsia="휴먼명조" w:hAnsi="굴림" w:cs="굴림"/>
          <w:color w:val="000000"/>
          <w:sz w:val="24"/>
          <w:szCs w:val="24"/>
          <w:shd w:val="clear" w:color="auto" w:fill="FFFFFF"/>
          <w:lang w:val="en-US"/>
        </w:rPr>
        <w:t>항에 따른 시공 상 하자로 인하여 발생한 손해 등의 비용은 공급업자가 지정한 시공업체에 의한 경우 공급업체가 대리점이 지정 또는 자체시공 한 경우에는 대리점이 부담한다</w:t>
      </w:r>
      <w:r w:rsidRPr="003C5AA2">
        <w:rPr>
          <w:rFonts w:ascii="휴먼명조" w:eastAsia="휴먼명조" w:hAnsi="굴림" w:cs="굴림" w:hint="eastAsia"/>
          <w:color w:val="000000"/>
          <w:sz w:val="24"/>
          <w:szCs w:val="24"/>
          <w:shd w:val="clear" w:color="auto" w:fill="FFFFFF"/>
          <w:lang w:val="en-US"/>
        </w:rPr>
        <w:t>.</w:t>
      </w:r>
    </w:p>
    <w:p w14:paraId="6190CB0D" w14:textId="77777777" w:rsidR="003C5AA2" w:rsidRPr="003C5AA2" w:rsidRDefault="003C5AA2" w:rsidP="003C5AA2">
      <w:pPr>
        <w:widowControl w:val="0"/>
        <w:shd w:val="clear" w:color="auto" w:fill="FFFFFF"/>
        <w:wordWrap w:val="0"/>
        <w:autoSpaceDE w:val="0"/>
        <w:autoSpaceDN w:val="0"/>
        <w:spacing w:before="2" w:line="295" w:lineRule="auto"/>
        <w:ind w:left="670" w:right="216" w:hanging="346"/>
        <w:jc w:val="both"/>
        <w:textAlignment w:val="baseline"/>
        <w:rPr>
          <w:rFonts w:ascii="굴림" w:eastAsia="굴림" w:hAnsi="굴림" w:cs="굴림"/>
          <w:color w:val="000000"/>
          <w:sz w:val="20"/>
          <w:szCs w:val="20"/>
          <w:lang w:val="en-US"/>
        </w:rPr>
      </w:pPr>
    </w:p>
    <w:p w14:paraId="0ACAAF02" w14:textId="77777777" w:rsidR="003C5AA2" w:rsidRPr="003C5AA2" w:rsidRDefault="003C5AA2" w:rsidP="003C5AA2">
      <w:pPr>
        <w:widowControl w:val="0"/>
        <w:shd w:val="clear" w:color="auto" w:fill="FFFFFF"/>
        <w:wordWrap w:val="0"/>
        <w:autoSpaceDE w:val="0"/>
        <w:autoSpaceDN w:val="0"/>
        <w:spacing w:before="2" w:line="295" w:lineRule="auto"/>
        <w:ind w:left="694" w:right="216" w:hanging="370"/>
        <w:jc w:val="both"/>
        <w:textAlignment w:val="baseline"/>
        <w:rPr>
          <w:rFonts w:ascii="굴림" w:eastAsia="굴림" w:hAnsi="굴림" w:cs="굴림"/>
          <w:color w:val="000000"/>
          <w:sz w:val="24"/>
          <w:szCs w:val="24"/>
          <w:lang w:val="en-US"/>
        </w:rPr>
      </w:pPr>
      <w:r w:rsidRPr="003C5AA2">
        <w:rPr>
          <w:rFonts w:ascii="굴림" w:eastAsia="휴먼명조" w:hAnsi="휴먼명조" w:cs="굴림"/>
          <w:color w:val="000000"/>
          <w:sz w:val="24"/>
          <w:szCs w:val="24"/>
          <w:shd w:val="clear" w:color="auto" w:fill="FFFFFF"/>
          <w:lang w:val="en-US"/>
        </w:rPr>
        <w:t xml:space="preserve">③ </w:t>
      </w:r>
      <w:r w:rsidRPr="003C5AA2">
        <w:rPr>
          <w:rFonts w:ascii="굴림" w:eastAsia="휴먼명조" w:hAnsi="굴림" w:cs="굴림"/>
          <w:color w:val="000000"/>
          <w:sz w:val="24"/>
          <w:szCs w:val="24"/>
          <w:shd w:val="clear" w:color="auto" w:fill="FFFFFF"/>
          <w:lang w:val="en-US"/>
        </w:rPr>
        <w:t>공급업자는 제</w:t>
      </w:r>
      <w:r w:rsidRPr="003C5AA2">
        <w:rPr>
          <w:rFonts w:ascii="휴먼명조" w:eastAsia="휴먼명조" w:hAnsi="굴림" w:cs="굴림" w:hint="eastAsia"/>
          <w:color w:val="000000"/>
          <w:sz w:val="24"/>
          <w:szCs w:val="24"/>
          <w:shd w:val="clear" w:color="auto" w:fill="FFFFFF"/>
          <w:lang w:val="en-US"/>
        </w:rPr>
        <w:t>1</w:t>
      </w:r>
      <w:r w:rsidRPr="003C5AA2">
        <w:rPr>
          <w:rFonts w:ascii="굴림" w:eastAsia="휴먼명조" w:hAnsi="굴림" w:cs="굴림"/>
          <w:color w:val="000000"/>
          <w:sz w:val="24"/>
          <w:szCs w:val="24"/>
          <w:shd w:val="clear" w:color="auto" w:fill="FFFFFF"/>
          <w:lang w:val="en-US"/>
        </w:rPr>
        <w:t>항의 시공업체 관련 협의 결과를 이유로 한 계약의 해제 또는 해지를 요구하거나 불이익을 제공하여서는 아니 된다</w:t>
      </w:r>
      <w:r w:rsidRPr="003C5AA2">
        <w:rPr>
          <w:rFonts w:ascii="휴먼명조" w:eastAsia="휴먼명조" w:hAnsi="굴림" w:cs="굴림" w:hint="eastAsia"/>
          <w:color w:val="000000"/>
          <w:sz w:val="24"/>
          <w:szCs w:val="24"/>
          <w:shd w:val="clear" w:color="auto" w:fill="FFFFFF"/>
          <w:lang w:val="en-US"/>
        </w:rPr>
        <w:t>.</w:t>
      </w:r>
    </w:p>
    <w:p w14:paraId="1CA887D1" w14:textId="77777777" w:rsidR="003C5AA2" w:rsidRPr="003C5AA2" w:rsidRDefault="003C5AA2" w:rsidP="003C5AA2">
      <w:pPr>
        <w:widowControl w:val="0"/>
        <w:shd w:val="clear" w:color="auto" w:fill="FFFFFF"/>
        <w:wordWrap w:val="0"/>
        <w:autoSpaceDE w:val="0"/>
        <w:autoSpaceDN w:val="0"/>
        <w:spacing w:line="384" w:lineRule="auto"/>
        <w:jc w:val="both"/>
        <w:textAlignment w:val="baseline"/>
        <w:rPr>
          <w:rFonts w:ascii="굴림" w:eastAsia="굴림" w:hAnsi="굴림" w:cs="굴림"/>
          <w:color w:val="000000"/>
          <w:lang w:val="en-US"/>
        </w:rPr>
      </w:pPr>
    </w:p>
    <w:p w14:paraId="7A3218D9" w14:textId="77777777" w:rsidR="003C5AA2" w:rsidRPr="003C5AA2" w:rsidRDefault="003C5AA2" w:rsidP="003C5AA2">
      <w:pPr>
        <w:widowControl w:val="0"/>
        <w:shd w:val="clear" w:color="auto" w:fill="FFFFFF"/>
        <w:wordWrap w:val="0"/>
        <w:autoSpaceDE w:val="0"/>
        <w:autoSpaceDN w:val="0"/>
        <w:spacing w:line="240" w:lineRule="auto"/>
        <w:ind w:left="320"/>
        <w:textAlignment w:val="baseline"/>
        <w:rPr>
          <w:rFonts w:ascii="굴림" w:eastAsia="굴림" w:hAnsi="굴림" w:cs="굴림"/>
          <w:color w:val="000000"/>
          <w:sz w:val="24"/>
          <w:szCs w:val="24"/>
          <w:lang w:val="en-US"/>
        </w:rPr>
      </w:pPr>
      <w:r w:rsidRPr="003C5AA2">
        <w:rPr>
          <w:rFonts w:ascii="굴림" w:eastAsia="휴먼명조" w:hAnsi="굴림" w:cs="굴림"/>
          <w:color w:val="000000"/>
          <w:sz w:val="24"/>
          <w:szCs w:val="24"/>
          <w:shd w:val="clear" w:color="auto" w:fill="FFFFFF"/>
          <w:lang w:val="en-US"/>
        </w:rPr>
        <w:t>제</w:t>
      </w:r>
      <w:r w:rsidRPr="003C5AA2">
        <w:rPr>
          <w:rFonts w:ascii="휴먼명조" w:eastAsia="휴먼명조" w:hAnsi="굴림" w:cs="굴림" w:hint="eastAsia"/>
          <w:color w:val="000000"/>
          <w:sz w:val="24"/>
          <w:szCs w:val="24"/>
          <w:shd w:val="clear" w:color="auto" w:fill="FFFFFF"/>
          <w:lang w:val="en-US"/>
        </w:rPr>
        <w:t>12</w:t>
      </w:r>
      <w:r w:rsidRPr="003C5AA2">
        <w:rPr>
          <w:rFonts w:ascii="굴림" w:eastAsia="휴먼명조" w:hAnsi="굴림" w:cs="굴림"/>
          <w:color w:val="000000"/>
          <w:sz w:val="24"/>
          <w:szCs w:val="24"/>
          <w:shd w:val="clear" w:color="auto" w:fill="FFFFFF"/>
          <w:lang w:val="en-US"/>
        </w:rPr>
        <w:t xml:space="preserve">조 </w:t>
      </w:r>
      <w:r w:rsidRPr="003C5AA2">
        <w:rPr>
          <w:rFonts w:ascii="휴먼명조" w:eastAsia="휴먼명조" w:hAnsi="굴림" w:cs="굴림" w:hint="eastAsia"/>
          <w:color w:val="000000"/>
          <w:sz w:val="24"/>
          <w:szCs w:val="24"/>
          <w:shd w:val="clear" w:color="auto" w:fill="FFFFFF"/>
          <w:lang w:val="en-US"/>
        </w:rPr>
        <w:t>[</w:t>
      </w:r>
      <w:r w:rsidRPr="003C5AA2">
        <w:rPr>
          <w:rFonts w:ascii="굴림" w:eastAsia="휴먼명조" w:hAnsi="굴림" w:cs="굴림"/>
          <w:color w:val="000000"/>
          <w:sz w:val="24"/>
          <w:szCs w:val="24"/>
          <w:shd w:val="clear" w:color="auto" w:fill="FFFFFF"/>
          <w:lang w:val="en-US"/>
        </w:rPr>
        <w:t>판촉행사의 실시</w:t>
      </w:r>
      <w:r w:rsidRPr="003C5AA2">
        <w:rPr>
          <w:rFonts w:ascii="휴먼명조" w:eastAsia="휴먼명조" w:hAnsi="굴림" w:cs="굴림" w:hint="eastAsia"/>
          <w:color w:val="000000"/>
          <w:sz w:val="24"/>
          <w:szCs w:val="24"/>
          <w:shd w:val="clear" w:color="auto" w:fill="FFFFFF"/>
          <w:lang w:val="en-US"/>
        </w:rPr>
        <w:t>]</w:t>
      </w:r>
    </w:p>
    <w:p w14:paraId="6EF044F9" w14:textId="77777777" w:rsidR="003C5AA2" w:rsidRPr="003C5AA2" w:rsidRDefault="003C5AA2" w:rsidP="003C5AA2">
      <w:pPr>
        <w:widowControl w:val="0"/>
        <w:shd w:val="clear" w:color="auto" w:fill="FFFFFF"/>
        <w:wordWrap w:val="0"/>
        <w:autoSpaceDE w:val="0"/>
        <w:autoSpaceDN w:val="0"/>
        <w:spacing w:before="2" w:line="295" w:lineRule="auto"/>
        <w:ind w:left="100" w:right="216" w:hanging="346"/>
        <w:jc w:val="both"/>
        <w:textAlignment w:val="baseline"/>
        <w:rPr>
          <w:rFonts w:ascii="굴림" w:eastAsia="굴림" w:hAnsi="굴림" w:cs="굴림"/>
          <w:color w:val="000000"/>
          <w:sz w:val="20"/>
          <w:szCs w:val="20"/>
          <w:lang w:val="en-US"/>
        </w:rPr>
      </w:pPr>
    </w:p>
    <w:p w14:paraId="12930650" w14:textId="77777777" w:rsidR="003C5AA2" w:rsidRPr="003C5AA2" w:rsidRDefault="003C5AA2" w:rsidP="003C5AA2">
      <w:pPr>
        <w:widowControl w:val="0"/>
        <w:shd w:val="clear" w:color="auto" w:fill="FFFFFF"/>
        <w:wordWrap w:val="0"/>
        <w:autoSpaceDE w:val="0"/>
        <w:autoSpaceDN w:val="0"/>
        <w:spacing w:before="2" w:line="295" w:lineRule="auto"/>
        <w:ind w:left="710" w:right="216" w:hanging="386"/>
        <w:jc w:val="both"/>
        <w:textAlignment w:val="baseline"/>
        <w:rPr>
          <w:rFonts w:ascii="굴림" w:eastAsia="굴림" w:hAnsi="굴림" w:cs="굴림"/>
          <w:color w:val="000000"/>
          <w:sz w:val="24"/>
          <w:szCs w:val="24"/>
          <w:lang w:val="en-US"/>
        </w:rPr>
      </w:pPr>
      <w:r w:rsidRPr="003C5AA2">
        <w:rPr>
          <w:rFonts w:ascii="굴림" w:eastAsia="휴먼명조" w:hAnsi="휴먼명조" w:cs="굴림"/>
          <w:color w:val="000000"/>
          <w:sz w:val="24"/>
          <w:szCs w:val="24"/>
          <w:shd w:val="clear" w:color="auto" w:fill="FFFFFF"/>
          <w:lang w:val="en-US"/>
        </w:rPr>
        <w:t xml:space="preserve">① </w:t>
      </w:r>
      <w:r w:rsidRPr="003C5AA2">
        <w:rPr>
          <w:rFonts w:ascii="굴림" w:eastAsia="휴먼명조" w:hAnsi="굴림" w:cs="굴림"/>
          <w:color w:val="000000"/>
          <w:sz w:val="24"/>
          <w:szCs w:val="24"/>
          <w:shd w:val="clear" w:color="auto" w:fill="FFFFFF"/>
          <w:lang w:val="en-US"/>
        </w:rPr>
        <w:t>공급업자와 대리점은 상품 판매의 촉진을 위해 상대방에게 판촉행사의 실시를 제안할 수 있다</w:t>
      </w:r>
      <w:r w:rsidRPr="003C5AA2">
        <w:rPr>
          <w:rFonts w:ascii="휴먼명조" w:eastAsia="휴먼명조" w:hAnsi="굴림" w:cs="굴림" w:hint="eastAsia"/>
          <w:color w:val="000000"/>
          <w:sz w:val="24"/>
          <w:szCs w:val="24"/>
          <w:shd w:val="clear" w:color="auto" w:fill="FFFFFF"/>
          <w:lang w:val="en-US"/>
        </w:rPr>
        <w:t>.</w:t>
      </w:r>
    </w:p>
    <w:p w14:paraId="2D65D64C" w14:textId="77777777" w:rsidR="003C5AA2" w:rsidRPr="003C5AA2" w:rsidRDefault="003C5AA2" w:rsidP="003C5AA2">
      <w:pPr>
        <w:widowControl w:val="0"/>
        <w:shd w:val="clear" w:color="auto" w:fill="FFFFFF"/>
        <w:wordWrap w:val="0"/>
        <w:autoSpaceDE w:val="0"/>
        <w:autoSpaceDN w:val="0"/>
        <w:spacing w:before="2" w:line="295" w:lineRule="auto"/>
        <w:ind w:left="670" w:right="216" w:hanging="346"/>
        <w:jc w:val="both"/>
        <w:textAlignment w:val="baseline"/>
        <w:rPr>
          <w:rFonts w:ascii="굴림" w:eastAsia="굴림" w:hAnsi="굴림" w:cs="굴림"/>
          <w:color w:val="000000"/>
          <w:sz w:val="20"/>
          <w:szCs w:val="20"/>
          <w:lang w:val="en-US"/>
        </w:rPr>
      </w:pPr>
    </w:p>
    <w:p w14:paraId="36DAF408" w14:textId="77777777" w:rsidR="003C5AA2" w:rsidRPr="003C5AA2" w:rsidRDefault="003C5AA2" w:rsidP="003C5AA2">
      <w:pPr>
        <w:widowControl w:val="0"/>
        <w:shd w:val="clear" w:color="auto" w:fill="FFFFFF"/>
        <w:wordWrap w:val="0"/>
        <w:autoSpaceDE w:val="0"/>
        <w:autoSpaceDN w:val="0"/>
        <w:spacing w:before="2" w:line="295" w:lineRule="auto"/>
        <w:ind w:left="698" w:right="216" w:hanging="376"/>
        <w:jc w:val="both"/>
        <w:textAlignment w:val="baseline"/>
        <w:rPr>
          <w:rFonts w:ascii="굴림" w:eastAsia="굴림" w:hAnsi="굴림" w:cs="굴림"/>
          <w:color w:val="000000"/>
          <w:sz w:val="24"/>
          <w:szCs w:val="24"/>
          <w:lang w:val="en-US"/>
        </w:rPr>
      </w:pPr>
      <w:r w:rsidRPr="003C5AA2">
        <w:rPr>
          <w:rFonts w:ascii="굴림" w:eastAsia="휴먼명조" w:hAnsi="휴먼명조" w:cs="굴림"/>
          <w:color w:val="000000"/>
          <w:sz w:val="24"/>
          <w:szCs w:val="24"/>
          <w:shd w:val="clear" w:color="auto" w:fill="FFFFFF"/>
          <w:lang w:val="en-US"/>
        </w:rPr>
        <w:t xml:space="preserve">② </w:t>
      </w:r>
      <w:r w:rsidRPr="003C5AA2">
        <w:rPr>
          <w:rFonts w:ascii="굴림" w:eastAsia="휴먼명조" w:hAnsi="굴림" w:cs="굴림"/>
          <w:color w:val="000000"/>
          <w:sz w:val="24"/>
          <w:szCs w:val="24"/>
          <w:shd w:val="clear" w:color="auto" w:fill="FFFFFF"/>
          <w:lang w:val="en-US"/>
        </w:rPr>
        <w:t>판촉행사의 비용은 판촉행사의 내용</w:t>
      </w:r>
      <w:r w:rsidRPr="003C5AA2">
        <w:rPr>
          <w:rFonts w:ascii="휴먼명조" w:eastAsia="휴먼명조" w:hAnsi="굴림" w:cs="굴림" w:hint="eastAsia"/>
          <w:color w:val="000000"/>
          <w:sz w:val="24"/>
          <w:szCs w:val="24"/>
          <w:shd w:val="clear" w:color="auto" w:fill="FFFFFF"/>
          <w:lang w:val="en-US"/>
        </w:rPr>
        <w:t xml:space="preserve">, </w:t>
      </w:r>
      <w:r w:rsidRPr="003C5AA2">
        <w:rPr>
          <w:rFonts w:ascii="굴림" w:eastAsia="휴먼명조" w:hAnsi="굴림" w:cs="굴림"/>
          <w:color w:val="000000"/>
          <w:sz w:val="24"/>
          <w:szCs w:val="24"/>
          <w:shd w:val="clear" w:color="auto" w:fill="FFFFFF"/>
          <w:lang w:val="en-US"/>
        </w:rPr>
        <w:t>기간</w:t>
      </w:r>
      <w:r w:rsidRPr="003C5AA2">
        <w:rPr>
          <w:rFonts w:ascii="휴먼명조" w:eastAsia="휴먼명조" w:hAnsi="굴림" w:cs="굴림" w:hint="eastAsia"/>
          <w:color w:val="000000"/>
          <w:sz w:val="24"/>
          <w:szCs w:val="24"/>
          <w:shd w:val="clear" w:color="auto" w:fill="FFFFFF"/>
          <w:lang w:val="en-US"/>
        </w:rPr>
        <w:t xml:space="preserve">, </w:t>
      </w:r>
      <w:r w:rsidRPr="003C5AA2">
        <w:rPr>
          <w:rFonts w:ascii="굴림" w:eastAsia="휴먼명조" w:hAnsi="굴림" w:cs="굴림"/>
          <w:color w:val="000000"/>
          <w:sz w:val="24"/>
          <w:szCs w:val="24"/>
          <w:shd w:val="clear" w:color="auto" w:fill="FFFFFF"/>
          <w:lang w:val="en-US"/>
        </w:rPr>
        <w:t>소요 인력 및 경비</w:t>
      </w:r>
      <w:r w:rsidRPr="003C5AA2">
        <w:rPr>
          <w:rFonts w:ascii="휴먼명조" w:eastAsia="휴먼명조" w:hAnsi="굴림" w:cs="굴림" w:hint="eastAsia"/>
          <w:color w:val="000000"/>
          <w:sz w:val="24"/>
          <w:szCs w:val="24"/>
          <w:shd w:val="clear" w:color="auto" w:fill="FFFFFF"/>
          <w:lang w:val="en-US"/>
        </w:rPr>
        <w:t xml:space="preserve">, </w:t>
      </w:r>
      <w:r w:rsidRPr="003C5AA2">
        <w:rPr>
          <w:rFonts w:ascii="굴림" w:eastAsia="휴먼명조" w:hAnsi="굴림" w:cs="굴림"/>
          <w:color w:val="000000"/>
          <w:sz w:val="24"/>
          <w:szCs w:val="24"/>
          <w:shd w:val="clear" w:color="auto" w:fill="FFFFFF"/>
          <w:lang w:val="en-US"/>
        </w:rPr>
        <w:t xml:space="preserve">판촉행사로 증 </w:t>
      </w:r>
      <w:proofErr w:type="spellStart"/>
      <w:r w:rsidRPr="003C5AA2">
        <w:rPr>
          <w:rFonts w:ascii="굴림" w:eastAsia="휴먼명조" w:hAnsi="굴림" w:cs="굴림"/>
          <w:color w:val="000000"/>
          <w:sz w:val="24"/>
          <w:szCs w:val="24"/>
          <w:shd w:val="clear" w:color="auto" w:fill="FFFFFF"/>
          <w:lang w:val="en-US"/>
        </w:rPr>
        <w:t>대된</w:t>
      </w:r>
      <w:proofErr w:type="spellEnd"/>
      <w:r w:rsidRPr="003C5AA2">
        <w:rPr>
          <w:rFonts w:ascii="굴림" w:eastAsia="휴먼명조" w:hAnsi="굴림" w:cs="굴림"/>
          <w:color w:val="000000"/>
          <w:sz w:val="24"/>
          <w:szCs w:val="24"/>
          <w:shd w:val="clear" w:color="auto" w:fill="FFFFFF"/>
          <w:lang w:val="en-US"/>
        </w:rPr>
        <w:t xml:space="preserve"> 매출액 등을 고려하여 공급업자와 대리점이 합리적인 수준에서 분담한다</w:t>
      </w:r>
      <w:r w:rsidRPr="003C5AA2">
        <w:rPr>
          <w:rFonts w:ascii="휴먼명조" w:eastAsia="휴먼명조" w:hAnsi="굴림" w:cs="굴림" w:hint="eastAsia"/>
          <w:color w:val="000000"/>
          <w:sz w:val="24"/>
          <w:szCs w:val="24"/>
          <w:shd w:val="clear" w:color="auto" w:fill="FFFFFF"/>
          <w:lang w:val="en-US"/>
        </w:rPr>
        <w:t>.</w:t>
      </w:r>
    </w:p>
    <w:p w14:paraId="08D0A942" w14:textId="77777777" w:rsidR="003C5AA2" w:rsidRPr="003C5AA2" w:rsidRDefault="003C5AA2" w:rsidP="003C5AA2">
      <w:pPr>
        <w:widowControl w:val="0"/>
        <w:shd w:val="clear" w:color="auto" w:fill="FFFFFF"/>
        <w:wordWrap w:val="0"/>
        <w:autoSpaceDE w:val="0"/>
        <w:autoSpaceDN w:val="0"/>
        <w:spacing w:line="384" w:lineRule="auto"/>
        <w:jc w:val="both"/>
        <w:textAlignment w:val="baseline"/>
        <w:rPr>
          <w:rFonts w:ascii="굴림" w:eastAsia="굴림" w:hAnsi="굴림" w:cs="굴림"/>
          <w:color w:val="000000"/>
          <w:lang w:val="en-US"/>
        </w:rPr>
      </w:pPr>
    </w:p>
    <w:p w14:paraId="21F4986B" w14:textId="797F71F2" w:rsidR="003C5AA2" w:rsidRPr="003C5AA2" w:rsidRDefault="003C5AA2">
      <w:pPr>
        <w:pStyle w:val="a8"/>
        <w:rPr>
          <w:lang w:val="en-US"/>
        </w:rPr>
      </w:pPr>
    </w:p>
  </w:comment>
  <w:comment w:id="35" w:author="정영재 (Youngjae Jeong)" w:date="2026-01-06T14:13:00Z" w:initials="정(J">
    <w:p w14:paraId="46993A17" w14:textId="77FEEDBC" w:rsidR="00E436B7" w:rsidRDefault="00E436B7">
      <w:pPr>
        <w:pStyle w:val="a8"/>
      </w:pPr>
      <w:r>
        <w:rPr>
          <w:rStyle w:val="a9"/>
        </w:rPr>
        <w:annotationRef/>
      </w:r>
      <w:r>
        <w:rPr>
          <w:rFonts w:hint="eastAsia"/>
        </w:rPr>
        <w:t xml:space="preserve">PLANNING SERVICE </w:t>
      </w:r>
      <w:proofErr w:type="spellStart"/>
      <w:r>
        <w:rPr>
          <w:rFonts w:hint="eastAsia"/>
        </w:rPr>
        <w:t>PRO에</w:t>
      </w:r>
      <w:proofErr w:type="spellEnd"/>
      <w:r>
        <w:rPr>
          <w:rFonts w:hint="eastAsia"/>
        </w:rPr>
        <w:t xml:space="preserve"> 대한 용어가  </w:t>
      </w:r>
      <w:r>
        <w:br/>
      </w:r>
      <w:r>
        <w:rPr>
          <w:rFonts w:hint="eastAsia"/>
        </w:rPr>
        <w:t>‘</w:t>
      </w:r>
      <w:proofErr w:type="spellStart"/>
      <w:r>
        <w:rPr>
          <w:rFonts w:hint="eastAsia"/>
        </w:rPr>
        <w:t>공간플래닝</w:t>
      </w:r>
      <w:proofErr w:type="spellEnd"/>
      <w:r>
        <w:rPr>
          <w:rFonts w:hint="eastAsia"/>
        </w:rPr>
        <w:t xml:space="preserve"> 찾아가는 상담으로 홈페이지상 명칭이 변경됨.’</w:t>
      </w:r>
    </w:p>
  </w:comment>
  <w:comment w:id="61" w:author="정영재 (Youngjae Jeong)" w:date="2026-01-06T14:41:00Z" w:initials="정(J">
    <w:p w14:paraId="0C159510" w14:textId="35A648AA" w:rsidR="00E436B7" w:rsidRDefault="00E436B7">
      <w:pPr>
        <w:pStyle w:val="a8"/>
      </w:pPr>
      <w:r>
        <w:rPr>
          <w:rStyle w:val="a9"/>
        </w:rPr>
        <w:annotationRef/>
      </w:r>
      <w:proofErr w:type="spellStart"/>
      <w:r>
        <w:rPr>
          <w:rFonts w:hint="eastAsia"/>
        </w:rPr>
        <w:t>플래닝</w:t>
      </w:r>
      <w:proofErr w:type="spellEnd"/>
      <w:r>
        <w:rPr>
          <w:rFonts w:hint="eastAsia"/>
        </w:rPr>
        <w:t xml:space="preserve"> 서비스 </w:t>
      </w:r>
      <w:proofErr w:type="spellStart"/>
      <w:r>
        <w:rPr>
          <w:rFonts w:hint="eastAsia"/>
        </w:rPr>
        <w:t>PRO에</w:t>
      </w:r>
      <w:proofErr w:type="spellEnd"/>
      <w:r>
        <w:rPr>
          <w:rFonts w:hint="eastAsia"/>
        </w:rPr>
        <w:t xml:space="preserve"> 대한 내용 보다는 </w:t>
      </w:r>
      <w:proofErr w:type="spellStart"/>
      <w:r>
        <w:rPr>
          <w:rFonts w:hint="eastAsia"/>
        </w:rPr>
        <w:t>비즈데스커스에</w:t>
      </w:r>
      <w:proofErr w:type="spellEnd"/>
      <w:r>
        <w:rPr>
          <w:rFonts w:hint="eastAsia"/>
        </w:rPr>
        <w:t xml:space="preserve"> 대한 응대 및 </w:t>
      </w:r>
      <w:proofErr w:type="spellStart"/>
      <w:r>
        <w:rPr>
          <w:rFonts w:hint="eastAsia"/>
        </w:rPr>
        <w:t>영업건</w:t>
      </w:r>
      <w:proofErr w:type="spellEnd"/>
      <w:r>
        <w:rPr>
          <w:rFonts w:hint="eastAsia"/>
        </w:rPr>
        <w:t xml:space="preserve"> 대응에 대한 의무 조항으로 통합가능 여부 확인</w:t>
      </w:r>
    </w:p>
  </w:comment>
  <w:comment w:id="139" w:author="정영재 (Youngjae Jeong)" w:date="2026-01-06T15:18:00Z" w:initials="정(J">
    <w:p w14:paraId="208AFF33" w14:textId="1594B41B" w:rsidR="00E436B7" w:rsidRDefault="00E436B7">
      <w:pPr>
        <w:pStyle w:val="a8"/>
      </w:pPr>
      <w:r>
        <w:rPr>
          <w:rStyle w:val="a9"/>
        </w:rPr>
        <w:annotationRef/>
      </w:r>
      <w:proofErr w:type="spellStart"/>
      <w:r>
        <w:rPr>
          <w:rFonts w:hint="eastAsia"/>
        </w:rPr>
        <w:t>공간플래닝</w:t>
      </w:r>
      <w:proofErr w:type="spellEnd"/>
      <w:r>
        <w:rPr>
          <w:rFonts w:hint="eastAsia"/>
        </w:rPr>
        <w:t xml:space="preserve"> 상담서비스로 포괄해도 되는지 확인 필요..</w:t>
      </w:r>
      <w:r>
        <w:br/>
      </w:r>
      <w:r>
        <w:br/>
      </w:r>
      <w:r>
        <w:rPr>
          <w:rFonts w:hint="eastAsia"/>
        </w:rPr>
        <w:t xml:space="preserve">매장 방문 상담도 있고 찾아가는 상담도 있는데 전자의 경우 매장 가지고 있는 </w:t>
      </w:r>
      <w:proofErr w:type="spellStart"/>
      <w:r>
        <w:rPr>
          <w:rFonts w:hint="eastAsia"/>
        </w:rPr>
        <w:t>메이트에게만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해당 되나</w:t>
      </w:r>
      <w:proofErr w:type="gramEnd"/>
      <w:r>
        <w:rPr>
          <w:rFonts w:hint="eastAsia"/>
        </w:rPr>
        <w:t xml:space="preserve">, 그냥 따로 구분 값 없이 </w:t>
      </w:r>
      <w:proofErr w:type="spellStart"/>
      <w:r>
        <w:rPr>
          <w:rFonts w:hint="eastAsia"/>
        </w:rPr>
        <w:t>공간플래닝</w:t>
      </w:r>
      <w:proofErr w:type="spellEnd"/>
      <w:r>
        <w:rPr>
          <w:rFonts w:hint="eastAsia"/>
        </w:rPr>
        <w:t xml:space="preserve"> 상담으로 사용해도 되는지 검토 요청.</w:t>
      </w:r>
    </w:p>
  </w:comment>
  <w:comment w:id="140" w:author="윤현정 (Hyunjeong Yoon)" w:date="2026-02-26T10:45:00Z" w:initials="윤(Y">
    <w:p w14:paraId="30DDF56E" w14:textId="539FF738" w:rsidR="00E436B7" w:rsidRDefault="00E436B7">
      <w:pPr>
        <w:pStyle w:val="a8"/>
      </w:pPr>
      <w:r>
        <w:rPr>
          <w:rStyle w:val="a9"/>
        </w:rPr>
        <w:annotationRef/>
      </w:r>
      <w:proofErr w:type="gramStart"/>
      <w:r>
        <w:rPr>
          <w:rFonts w:hint="eastAsia"/>
        </w:rPr>
        <w:t>제 1</w:t>
      </w:r>
      <w:proofErr w:type="gramEnd"/>
      <w:r>
        <w:rPr>
          <w:rFonts w:hint="eastAsia"/>
        </w:rPr>
        <w:t>조 4항의 서비스도 포함하여 기입해주시기 바랍니다. (</w:t>
      </w:r>
      <w:proofErr w:type="spellStart"/>
      <w:r>
        <w:rPr>
          <w:rFonts w:hint="eastAsia"/>
        </w:rPr>
        <w:t>본조</w:t>
      </w:r>
      <w:proofErr w:type="spellEnd"/>
      <w:r>
        <w:rPr>
          <w:rFonts w:hint="eastAsia"/>
        </w:rPr>
        <w:t xml:space="preserve"> 및 다른 조항에도 필요한 경우 수정)</w:t>
      </w:r>
    </w:p>
  </w:comment>
  <w:comment w:id="167" w:author="정영재 (Youngjae Jeong)" w:date="2026-01-06T16:56:00Z" w:initials="정(J">
    <w:p w14:paraId="0EA28CA7" w14:textId="70B25825" w:rsidR="00E436B7" w:rsidRDefault="00E436B7">
      <w:pPr>
        <w:pStyle w:val="a8"/>
      </w:pPr>
      <w:r>
        <w:rPr>
          <w:rStyle w:val="a9"/>
        </w:rPr>
        <w:annotationRef/>
      </w:r>
      <w:r>
        <w:rPr>
          <w:rFonts w:hint="eastAsia"/>
        </w:rPr>
        <w:t xml:space="preserve">본사에서 배정해준 </w:t>
      </w:r>
      <w:proofErr w:type="spellStart"/>
      <w:r>
        <w:rPr>
          <w:rFonts w:hint="eastAsia"/>
        </w:rPr>
        <w:t>영업건이</w:t>
      </w:r>
      <w:proofErr w:type="spellEnd"/>
      <w:r>
        <w:rPr>
          <w:rFonts w:hint="eastAsia"/>
        </w:rPr>
        <w:t xml:space="preserve"> 이기 때문에 해당 </w:t>
      </w:r>
      <w:proofErr w:type="spellStart"/>
      <w:r>
        <w:rPr>
          <w:rFonts w:hint="eastAsia"/>
        </w:rPr>
        <w:t>영업건에</w:t>
      </w:r>
      <w:proofErr w:type="spellEnd"/>
      <w:r>
        <w:rPr>
          <w:rFonts w:hint="eastAsia"/>
        </w:rPr>
        <w:t xml:space="preserve"> 대한 위 항목과 같은 제한 조건을 넣을 수 있는지 확인 필요함.  </w:t>
      </w:r>
    </w:p>
  </w:comment>
  <w:comment w:id="168" w:author="윤현정 (Hyunjeong Yoon)" w:date="2026-02-23T15:56:00Z" w:initials="윤(Y">
    <w:p w14:paraId="65624C20" w14:textId="022EAF5F" w:rsidR="00E436B7" w:rsidRDefault="00E436B7">
      <w:pPr>
        <w:pStyle w:val="a8"/>
      </w:pPr>
      <w:r>
        <w:rPr>
          <w:rStyle w:val="a9"/>
        </w:rPr>
        <w:annotationRef/>
      </w:r>
      <w:proofErr w:type="spellStart"/>
      <w:r>
        <w:rPr>
          <w:rFonts w:hint="eastAsia"/>
        </w:rPr>
        <w:t>데스커</w:t>
      </w:r>
      <w:proofErr w:type="spellEnd"/>
      <w:r>
        <w:rPr>
          <w:rFonts w:hint="eastAsia"/>
        </w:rPr>
        <w:t xml:space="preserve"> 홈페이지를 통해 DESKER </w:t>
      </w:r>
      <w:proofErr w:type="spellStart"/>
      <w:r>
        <w:rPr>
          <w:rFonts w:hint="eastAsia"/>
        </w:rPr>
        <w:t>MATE와</w:t>
      </w:r>
      <w:proofErr w:type="spellEnd"/>
      <w:r>
        <w:rPr>
          <w:rFonts w:hint="eastAsia"/>
        </w:rPr>
        <w:t xml:space="preserve"> 매칭된 고객은 DESKER MATE 가 제안하는 제품을 </w:t>
      </w:r>
      <w:proofErr w:type="spellStart"/>
      <w:r>
        <w:rPr>
          <w:rFonts w:hint="eastAsia"/>
        </w:rPr>
        <w:t>데스커</w:t>
      </w:r>
      <w:proofErr w:type="spellEnd"/>
      <w:r>
        <w:rPr>
          <w:rFonts w:hint="eastAsia"/>
        </w:rPr>
        <w:t xml:space="preserve"> 제품으로 오인할 수 있기 때문에 이와 같이 조항을 추가할 수 있습니다. </w:t>
      </w:r>
      <w:r>
        <w:br/>
      </w:r>
      <w:r>
        <w:rPr>
          <w:rFonts w:hint="eastAsia"/>
        </w:rPr>
        <w:t xml:space="preserve">다만 </w:t>
      </w:r>
      <w:proofErr w:type="spellStart"/>
      <w:r>
        <w:rPr>
          <w:rFonts w:hint="eastAsia"/>
        </w:rPr>
        <w:t>일룸과</w:t>
      </w:r>
      <w:proofErr w:type="spellEnd"/>
      <w:r>
        <w:rPr>
          <w:rFonts w:hint="eastAsia"/>
        </w:rPr>
        <w:t xml:space="preserve"> DESKER </w:t>
      </w:r>
      <w:proofErr w:type="spellStart"/>
      <w:r>
        <w:rPr>
          <w:rFonts w:hint="eastAsia"/>
        </w:rPr>
        <w:t>MATE는</w:t>
      </w:r>
      <w:proofErr w:type="spellEnd"/>
      <w:r>
        <w:rPr>
          <w:rFonts w:hint="eastAsia"/>
        </w:rPr>
        <w:t xml:space="preserve"> 독점계약을 체결하지 않은 바 고객의 요청에 따라 DESKER </w:t>
      </w:r>
      <w:proofErr w:type="spellStart"/>
      <w:r>
        <w:rPr>
          <w:rFonts w:hint="eastAsia"/>
        </w:rPr>
        <w:t>MATE가</w:t>
      </w:r>
      <w:proofErr w:type="spellEnd"/>
      <w:r>
        <w:rPr>
          <w:rFonts w:hint="eastAsia"/>
        </w:rPr>
        <w:t xml:space="preserve"> 고객에게 타사의 제품을 판매한 경우 이를 제재하기는 어렵습니다.</w:t>
      </w:r>
    </w:p>
  </w:comment>
  <w:comment w:id="224" w:author="김현주 (Hyunjoo Kim)" w:date="2026-03-03T14:59:00Z" w:initials="김(K">
    <w:p w14:paraId="0ABF8BB3" w14:textId="64BC0922" w:rsidR="00AB7B65" w:rsidRDefault="00AB7B65">
      <w:pPr>
        <w:pStyle w:val="a8"/>
        <w:rPr>
          <w:rFonts w:hint="eastAsia"/>
        </w:rPr>
      </w:pPr>
      <w:r>
        <w:rPr>
          <w:rStyle w:val="a9"/>
        </w:rPr>
        <w:annotationRef/>
      </w:r>
      <w:r>
        <w:rPr>
          <w:rFonts w:hint="eastAsia"/>
        </w:rPr>
        <w:t xml:space="preserve">부적당하다고 공시한 행위의 범위가 너무 넓어 일부 축소하였습니다. </w:t>
      </w:r>
    </w:p>
  </w:comment>
  <w:comment w:id="228" w:author="정영재 (Youngjae Jeong)" w:date="2026-02-09T12:19:00Z" w:initials="정(J">
    <w:p w14:paraId="1FC761D7" w14:textId="5A5C2BE7" w:rsidR="00E436B7" w:rsidRDefault="00E436B7">
      <w:pPr>
        <w:pStyle w:val="a8"/>
      </w:pPr>
      <w:r>
        <w:rPr>
          <w:rStyle w:val="a9"/>
        </w:rPr>
        <w:annotationRef/>
      </w:r>
      <w:r>
        <w:rPr>
          <w:rFonts w:hint="eastAsia"/>
        </w:rPr>
        <w:t xml:space="preserve">제7조 1항 보다 2항의 각호가 위반시 더 중요한 사항인데 제한 기간에 대한 명시가 애매한 </w:t>
      </w:r>
      <w:proofErr w:type="spellStart"/>
      <w:r>
        <w:rPr>
          <w:rFonts w:hint="eastAsia"/>
        </w:rPr>
        <w:t>느낌이어서서</w:t>
      </w:r>
      <w:proofErr w:type="spellEnd"/>
      <w:r>
        <w:rPr>
          <w:rFonts w:hint="eastAsia"/>
        </w:rPr>
        <w:t xml:space="preserve"> 최소 90일또는 180일 등의 기간 명시가 가능할 지 확인 부탁드립니다.</w:t>
      </w:r>
    </w:p>
  </w:comment>
  <w:comment w:id="229" w:author="윤현정 (Hyunjeong Yoon)" w:date="2026-02-23T16:56:00Z" w:initials="윤(Y">
    <w:p w14:paraId="4F325D3F" w14:textId="03C514F5" w:rsidR="00E436B7" w:rsidRDefault="00E436B7">
      <w:pPr>
        <w:pStyle w:val="a8"/>
      </w:pPr>
      <w:r>
        <w:rPr>
          <w:rStyle w:val="a9"/>
        </w:rPr>
        <w:annotationRef/>
      </w:r>
      <w:proofErr w:type="spellStart"/>
      <w:r>
        <w:rPr>
          <w:rFonts w:hint="eastAsia"/>
        </w:rPr>
        <w:t>공간</w:t>
      </w:r>
      <w:r w:rsidR="0058604B">
        <w:rPr>
          <w:rFonts w:hint="eastAsia"/>
        </w:rPr>
        <w:t>플래닝</w:t>
      </w:r>
      <w:proofErr w:type="spellEnd"/>
      <w:r w:rsidR="0058604B">
        <w:rPr>
          <w:rFonts w:hint="eastAsia"/>
        </w:rPr>
        <w:t xml:space="preserve"> </w:t>
      </w:r>
      <w:r>
        <w:rPr>
          <w:rFonts w:hint="eastAsia"/>
        </w:rPr>
        <w:t xml:space="preserve">찾아가는 상담서비스로 인한 매출은 전체매출액의 4%정도 비율을 차지합니다. </w:t>
      </w:r>
      <w:r w:rsidR="0058604B">
        <w:br/>
      </w:r>
      <w:proofErr w:type="spellStart"/>
      <w:r w:rsidR="0058604B">
        <w:rPr>
          <w:rFonts w:hint="eastAsia"/>
        </w:rPr>
        <w:t>데스커메이트가</w:t>
      </w:r>
      <w:proofErr w:type="spellEnd"/>
      <w:r w:rsidR="0058604B">
        <w:rPr>
          <w:rFonts w:hint="eastAsia"/>
        </w:rPr>
        <w:t xml:space="preserve"> 직접영업을 통해 들어온 주문건은 회피하지 않으며, </w:t>
      </w:r>
      <w:proofErr w:type="spellStart"/>
      <w:r w:rsidR="0058604B">
        <w:rPr>
          <w:rFonts w:hint="eastAsia"/>
        </w:rPr>
        <w:t>데스커메이트가</w:t>
      </w:r>
      <w:proofErr w:type="spellEnd"/>
      <w:r w:rsidR="0058604B">
        <w:rPr>
          <w:rFonts w:hint="eastAsia"/>
        </w:rPr>
        <w:t xml:space="preserve"> 부당한 행위를 하는 경우 </w:t>
      </w:r>
      <w:proofErr w:type="spellStart"/>
      <w:r w:rsidR="0058604B">
        <w:rPr>
          <w:rFonts w:hint="eastAsia"/>
        </w:rPr>
        <w:t>공간플래닝</w:t>
      </w:r>
      <w:proofErr w:type="spellEnd"/>
      <w:r w:rsidR="0058604B">
        <w:rPr>
          <w:rFonts w:hint="eastAsia"/>
        </w:rPr>
        <w:t xml:space="preserve"> 찾아가는 상당서비스의 </w:t>
      </w:r>
      <w:proofErr w:type="spellStart"/>
      <w:r w:rsidR="0058604B">
        <w:rPr>
          <w:rFonts w:hint="eastAsia"/>
        </w:rPr>
        <w:t>신규매칭만</w:t>
      </w:r>
      <w:proofErr w:type="spellEnd"/>
      <w:r w:rsidR="0058604B">
        <w:rPr>
          <w:rFonts w:hint="eastAsia"/>
        </w:rPr>
        <w:t xml:space="preserve"> 일시적으로 </w:t>
      </w:r>
      <w:proofErr w:type="gramStart"/>
      <w:r w:rsidR="0058604B">
        <w:rPr>
          <w:rFonts w:hint="eastAsia"/>
        </w:rPr>
        <w:t>제한 하는</w:t>
      </w:r>
      <w:proofErr w:type="gramEnd"/>
      <w:r w:rsidR="0058604B">
        <w:rPr>
          <w:rFonts w:hint="eastAsia"/>
        </w:rPr>
        <w:t xml:space="preserve"> 것은 가능할 것으로 사료됩니다. (90일정도)</w:t>
      </w:r>
    </w:p>
  </w:comment>
  <w:comment w:id="249" w:author="정영재 (Youngjae Jeong)" w:date="2026-01-06T14:41:00Z" w:initials="정(J">
    <w:p w14:paraId="16DE56B6" w14:textId="77777777" w:rsidR="00E436B7" w:rsidRDefault="00E436B7" w:rsidP="00E436B7">
      <w:pPr>
        <w:pStyle w:val="a8"/>
      </w:pPr>
      <w:r>
        <w:rPr>
          <w:rStyle w:val="a9"/>
        </w:rPr>
        <w:annotationRef/>
      </w:r>
      <w:proofErr w:type="spellStart"/>
      <w:r>
        <w:rPr>
          <w:rFonts w:hint="eastAsia"/>
        </w:rPr>
        <w:t>플래닝</w:t>
      </w:r>
      <w:proofErr w:type="spellEnd"/>
      <w:r>
        <w:rPr>
          <w:rFonts w:hint="eastAsia"/>
        </w:rPr>
        <w:t xml:space="preserve"> 서비스 </w:t>
      </w:r>
      <w:proofErr w:type="spellStart"/>
      <w:r>
        <w:rPr>
          <w:rFonts w:hint="eastAsia"/>
        </w:rPr>
        <w:t>PRO에</w:t>
      </w:r>
      <w:proofErr w:type="spellEnd"/>
      <w:r>
        <w:rPr>
          <w:rFonts w:hint="eastAsia"/>
        </w:rPr>
        <w:t xml:space="preserve"> 대한 내용 보다는 </w:t>
      </w:r>
      <w:proofErr w:type="spellStart"/>
      <w:r>
        <w:rPr>
          <w:rFonts w:hint="eastAsia"/>
        </w:rPr>
        <w:t>비즈데스커스에</w:t>
      </w:r>
      <w:proofErr w:type="spellEnd"/>
      <w:r>
        <w:rPr>
          <w:rFonts w:hint="eastAsia"/>
        </w:rPr>
        <w:t xml:space="preserve"> 대한 응대 및 </w:t>
      </w:r>
      <w:proofErr w:type="spellStart"/>
      <w:r>
        <w:rPr>
          <w:rFonts w:hint="eastAsia"/>
        </w:rPr>
        <w:t>영업건</w:t>
      </w:r>
      <w:proofErr w:type="spellEnd"/>
      <w:r>
        <w:rPr>
          <w:rFonts w:hint="eastAsia"/>
        </w:rPr>
        <w:t xml:space="preserve"> 대응에 대한 의무 조항으로 통합가능 여부 확인</w:t>
      </w:r>
    </w:p>
  </w:comment>
  <w:comment w:id="255" w:author="정영재 (Youngjae Jeong)" w:date="2026-01-06T15:18:00Z" w:initials="정(J">
    <w:p w14:paraId="6AB13950" w14:textId="77777777" w:rsidR="00E436B7" w:rsidRDefault="00E436B7" w:rsidP="00E436B7">
      <w:pPr>
        <w:pStyle w:val="a8"/>
      </w:pPr>
      <w:r>
        <w:rPr>
          <w:rStyle w:val="a9"/>
        </w:rPr>
        <w:annotationRef/>
      </w:r>
      <w:proofErr w:type="spellStart"/>
      <w:r>
        <w:rPr>
          <w:rFonts w:hint="eastAsia"/>
        </w:rPr>
        <w:t>공간플래닝</w:t>
      </w:r>
      <w:proofErr w:type="spellEnd"/>
      <w:r>
        <w:rPr>
          <w:rFonts w:hint="eastAsia"/>
        </w:rPr>
        <w:t xml:space="preserve"> 상담서비스로 포괄해도 되는지 확인 필요..</w:t>
      </w:r>
      <w:r>
        <w:br/>
      </w:r>
      <w:r>
        <w:br/>
      </w:r>
      <w:r>
        <w:rPr>
          <w:rFonts w:hint="eastAsia"/>
        </w:rPr>
        <w:t xml:space="preserve">매장 방문 상담도 있고 찾아가는 상담도 있는데 전자의 경우 매장 가지고 있는 </w:t>
      </w:r>
      <w:proofErr w:type="spellStart"/>
      <w:r>
        <w:rPr>
          <w:rFonts w:hint="eastAsia"/>
        </w:rPr>
        <w:t>메이트에게만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해당 되나</w:t>
      </w:r>
      <w:proofErr w:type="gramEnd"/>
      <w:r>
        <w:rPr>
          <w:rFonts w:hint="eastAsia"/>
        </w:rPr>
        <w:t xml:space="preserve">, 그냥 따로 구분 값 없이 </w:t>
      </w:r>
      <w:proofErr w:type="spellStart"/>
      <w:r>
        <w:rPr>
          <w:rFonts w:hint="eastAsia"/>
        </w:rPr>
        <w:t>공간플래닝</w:t>
      </w:r>
      <w:proofErr w:type="spellEnd"/>
      <w:r>
        <w:rPr>
          <w:rFonts w:hint="eastAsia"/>
        </w:rPr>
        <w:t xml:space="preserve"> 상담으로 사용해도 되는지 검토 요청.</w:t>
      </w:r>
    </w:p>
  </w:comment>
  <w:comment w:id="256" w:author="윤현정 (Hyunjeong Yoon)" w:date="2026-02-26T10:45:00Z" w:initials="윤(Y">
    <w:p w14:paraId="2BF0B0EB" w14:textId="77777777" w:rsidR="00E436B7" w:rsidRDefault="00E436B7" w:rsidP="00E436B7">
      <w:pPr>
        <w:pStyle w:val="a8"/>
      </w:pPr>
      <w:r>
        <w:rPr>
          <w:rStyle w:val="a9"/>
        </w:rPr>
        <w:annotationRef/>
      </w:r>
      <w:proofErr w:type="gramStart"/>
      <w:r>
        <w:rPr>
          <w:rFonts w:hint="eastAsia"/>
        </w:rPr>
        <w:t>제 1</w:t>
      </w:r>
      <w:proofErr w:type="gramEnd"/>
      <w:r>
        <w:rPr>
          <w:rFonts w:hint="eastAsia"/>
        </w:rPr>
        <w:t>조 4항의 서비스도 포함하여 기입해주시기 바랍니다. (</w:t>
      </w:r>
      <w:proofErr w:type="spellStart"/>
      <w:r>
        <w:rPr>
          <w:rFonts w:hint="eastAsia"/>
        </w:rPr>
        <w:t>본조</w:t>
      </w:r>
      <w:proofErr w:type="spellEnd"/>
      <w:r>
        <w:rPr>
          <w:rFonts w:hint="eastAsia"/>
        </w:rPr>
        <w:t xml:space="preserve"> 및 다른 조항에도 필요한 경우 수정)</w:t>
      </w:r>
    </w:p>
  </w:comment>
  <w:comment w:id="264" w:author="정영재 (Youngjae Jeong)" w:date="2026-01-06T16:56:00Z" w:initials="정(J">
    <w:p w14:paraId="4BBFEEB4" w14:textId="77777777" w:rsidR="00E436B7" w:rsidRDefault="00E436B7" w:rsidP="00E436B7">
      <w:pPr>
        <w:pStyle w:val="a8"/>
      </w:pPr>
      <w:r>
        <w:rPr>
          <w:rStyle w:val="a9"/>
        </w:rPr>
        <w:annotationRef/>
      </w:r>
      <w:r>
        <w:rPr>
          <w:rFonts w:hint="eastAsia"/>
        </w:rPr>
        <w:t xml:space="preserve">본사에서 배정해준 </w:t>
      </w:r>
      <w:proofErr w:type="spellStart"/>
      <w:r>
        <w:rPr>
          <w:rFonts w:hint="eastAsia"/>
        </w:rPr>
        <w:t>영업건이</w:t>
      </w:r>
      <w:proofErr w:type="spellEnd"/>
      <w:r>
        <w:rPr>
          <w:rFonts w:hint="eastAsia"/>
        </w:rPr>
        <w:t xml:space="preserve"> 이기 때문에 해당 </w:t>
      </w:r>
      <w:proofErr w:type="spellStart"/>
      <w:r>
        <w:rPr>
          <w:rFonts w:hint="eastAsia"/>
        </w:rPr>
        <w:t>영업건에</w:t>
      </w:r>
      <w:proofErr w:type="spellEnd"/>
      <w:r>
        <w:rPr>
          <w:rFonts w:hint="eastAsia"/>
        </w:rPr>
        <w:t xml:space="preserve"> 대한 위 항목과 같은 제한 조건을 넣을 수 있는지 확인 필요함.  </w:t>
      </w:r>
    </w:p>
  </w:comment>
  <w:comment w:id="265" w:author="윤현정 (Hyunjeong Yoon)" w:date="2026-02-23T15:56:00Z" w:initials="윤(Y">
    <w:p w14:paraId="1D35463C" w14:textId="77777777" w:rsidR="00E436B7" w:rsidRDefault="00E436B7" w:rsidP="00E436B7">
      <w:pPr>
        <w:pStyle w:val="a8"/>
      </w:pPr>
      <w:r>
        <w:rPr>
          <w:rStyle w:val="a9"/>
        </w:rPr>
        <w:annotationRef/>
      </w:r>
      <w:proofErr w:type="spellStart"/>
      <w:r>
        <w:rPr>
          <w:rFonts w:hint="eastAsia"/>
        </w:rPr>
        <w:t>데스커</w:t>
      </w:r>
      <w:proofErr w:type="spellEnd"/>
      <w:r>
        <w:rPr>
          <w:rFonts w:hint="eastAsia"/>
        </w:rPr>
        <w:t xml:space="preserve"> 홈페이지를 통해 DESKER </w:t>
      </w:r>
      <w:proofErr w:type="spellStart"/>
      <w:r>
        <w:rPr>
          <w:rFonts w:hint="eastAsia"/>
        </w:rPr>
        <w:t>MATE와</w:t>
      </w:r>
      <w:proofErr w:type="spellEnd"/>
      <w:r>
        <w:rPr>
          <w:rFonts w:hint="eastAsia"/>
        </w:rPr>
        <w:t xml:space="preserve"> 매칭된 고객은 DESKER MATE 가 제안하는 제품을 </w:t>
      </w:r>
      <w:proofErr w:type="spellStart"/>
      <w:r>
        <w:rPr>
          <w:rFonts w:hint="eastAsia"/>
        </w:rPr>
        <w:t>데스커</w:t>
      </w:r>
      <w:proofErr w:type="spellEnd"/>
      <w:r>
        <w:rPr>
          <w:rFonts w:hint="eastAsia"/>
        </w:rPr>
        <w:t xml:space="preserve"> 제품으로 오인할 수 있기 때문에 이와 같이 조항을 추가할 수 있습니다. </w:t>
      </w:r>
      <w:r>
        <w:br/>
      </w:r>
      <w:r>
        <w:rPr>
          <w:rFonts w:hint="eastAsia"/>
        </w:rPr>
        <w:t xml:space="preserve">다만 </w:t>
      </w:r>
      <w:proofErr w:type="spellStart"/>
      <w:r>
        <w:rPr>
          <w:rFonts w:hint="eastAsia"/>
        </w:rPr>
        <w:t>일룸과</w:t>
      </w:r>
      <w:proofErr w:type="spellEnd"/>
      <w:r>
        <w:rPr>
          <w:rFonts w:hint="eastAsia"/>
        </w:rPr>
        <w:t xml:space="preserve"> DESKER </w:t>
      </w:r>
      <w:proofErr w:type="spellStart"/>
      <w:r>
        <w:rPr>
          <w:rFonts w:hint="eastAsia"/>
        </w:rPr>
        <w:t>MATE는</w:t>
      </w:r>
      <w:proofErr w:type="spellEnd"/>
      <w:r>
        <w:rPr>
          <w:rFonts w:hint="eastAsia"/>
        </w:rPr>
        <w:t xml:space="preserve"> 독점계약을 체결하지 않은 바 고객의 요청에 따라 DESKER </w:t>
      </w:r>
      <w:proofErr w:type="spellStart"/>
      <w:r>
        <w:rPr>
          <w:rFonts w:hint="eastAsia"/>
        </w:rPr>
        <w:t>MATE가</w:t>
      </w:r>
      <w:proofErr w:type="spellEnd"/>
      <w:r>
        <w:rPr>
          <w:rFonts w:hint="eastAsia"/>
        </w:rPr>
        <w:t xml:space="preserve"> 고객에게 타사의 제품을 판매한 경우 이를 제재하기는 어렵습니다.</w:t>
      </w:r>
    </w:p>
  </w:comment>
  <w:comment w:id="350" w:author="정영재 (Youngjae Jeong)" w:date="2026-02-09T13:57:00Z" w:initials="정(J">
    <w:p w14:paraId="148C5398" w14:textId="6706EBDB" w:rsidR="00E436B7" w:rsidRDefault="00E436B7">
      <w:pPr>
        <w:pStyle w:val="a8"/>
      </w:pPr>
      <w:r>
        <w:rPr>
          <w:rStyle w:val="a9"/>
        </w:rPr>
        <w:annotationRef/>
      </w:r>
      <w:proofErr w:type="spellStart"/>
      <w:r>
        <w:rPr>
          <w:rFonts w:hint="eastAsia"/>
        </w:rPr>
        <w:t>메이트</w:t>
      </w:r>
      <w:proofErr w:type="spellEnd"/>
      <w:r>
        <w:rPr>
          <w:rFonts w:hint="eastAsia"/>
        </w:rPr>
        <w:t xml:space="preserve"> 오수주로 발생하는 제품의 대한 청구가 이루어 질 수 있어 제품 관련된 내용</w:t>
      </w:r>
      <w:r>
        <w:t xml:space="preserve"> </w:t>
      </w:r>
      <w:r>
        <w:rPr>
          <w:rFonts w:hint="eastAsia"/>
        </w:rPr>
        <w:t>추가 검토</w:t>
      </w:r>
    </w:p>
  </w:comment>
  <w:comment w:id="351" w:author="김현주 (Hyunjoo Kim)" w:date="2026-03-03T15:03:00Z" w:initials="김(K">
    <w:p w14:paraId="4191DBE0" w14:textId="5B085E30" w:rsidR="00AB7B65" w:rsidRDefault="00AB7B65">
      <w:pPr>
        <w:pStyle w:val="a8"/>
        <w:rPr>
          <w:rFonts w:hint="eastAsia"/>
        </w:rPr>
      </w:pPr>
      <w:r>
        <w:rPr>
          <w:rStyle w:val="a9"/>
        </w:rPr>
        <w:annotationRef/>
      </w:r>
      <w:r>
        <w:rPr>
          <w:rFonts w:hint="eastAsia"/>
        </w:rPr>
        <w:t xml:space="preserve">반품 진행 시 발생하는 반품 관련 비용은 반품 귀책 주체가 부담한다. </w:t>
      </w:r>
      <w:r>
        <w:t xml:space="preserve">다만, “DESKER </w:t>
      </w:r>
      <w:proofErr w:type="spellStart"/>
      <w:r>
        <w:t>MATE”의</w:t>
      </w:r>
      <w:proofErr w:type="spellEnd"/>
      <w:r>
        <w:t xml:space="preserve"> 고의 또는 과실로 인하여 반품이 발생한 경우에 한하여, “DESKER </w:t>
      </w:r>
      <w:proofErr w:type="spellStart"/>
      <w:r>
        <w:t>MATE”는</w:t>
      </w:r>
      <w:proofErr w:type="spellEnd"/>
      <w:r>
        <w:t xml:space="preserve"> 반품 회수에 소요되는 직접비용(</w:t>
      </w:r>
      <w:proofErr w:type="spellStart"/>
      <w:r>
        <w:t>시공·물류비</w:t>
      </w:r>
      <w:proofErr w:type="spellEnd"/>
      <w:r>
        <w:t xml:space="preserve"> 등) 및 그로 인하여 회사에 발생한 통상적인 손해를 부담한다.</w:t>
      </w:r>
      <w:r>
        <w:br/>
        <w:t xml:space="preserve">귀책 여부는 객관적인 자료에 근거하여 합리적으로 판단하며, 회사는 비용 부담 결정 전 “DESKER </w:t>
      </w:r>
      <w:proofErr w:type="spellStart"/>
      <w:r>
        <w:t>MATE”에게</w:t>
      </w:r>
      <w:proofErr w:type="spellEnd"/>
      <w:r>
        <w:t xml:space="preserve"> 소명기회를 </w:t>
      </w:r>
      <w:proofErr w:type="gramStart"/>
      <w:r>
        <w:t>부여한다.</w:t>
      </w:r>
      <w:r>
        <w:rPr>
          <w:rFonts w:hint="eastAsia"/>
        </w:rPr>
        <w:t>=</w:t>
      </w:r>
      <w:proofErr w:type="gramEnd"/>
      <w:r>
        <w:rPr>
          <w:rFonts w:hint="eastAsia"/>
        </w:rPr>
        <w:t xml:space="preserve">&gt; 위 정도 문구로 수정 제안 드립니다. </w:t>
      </w:r>
    </w:p>
  </w:comment>
  <w:comment w:id="356" w:author="윤현정 (Hyunjeong Yoon)" w:date="2026-02-26T11:29:00Z" w:initials="윤(Y">
    <w:p w14:paraId="7777F71A" w14:textId="197124B9" w:rsidR="004762F0" w:rsidRDefault="004762F0">
      <w:pPr>
        <w:pStyle w:val="a8"/>
      </w:pPr>
      <w:r>
        <w:rPr>
          <w:rStyle w:val="a9"/>
        </w:rPr>
        <w:annotationRef/>
      </w:r>
      <w:r>
        <w:rPr>
          <w:rFonts w:hint="eastAsia"/>
        </w:rPr>
        <w:t xml:space="preserve">1조 정의규정에서 정한 명칭을 활용하여 수정하실 것을 </w:t>
      </w:r>
      <w:proofErr w:type="spellStart"/>
      <w:r>
        <w:rPr>
          <w:rFonts w:hint="eastAsia"/>
        </w:rPr>
        <w:t>제안드립니다</w:t>
      </w:r>
      <w:proofErr w:type="spellEnd"/>
      <w:r>
        <w:rPr>
          <w:rFonts w:hint="eastAsia"/>
        </w:rPr>
        <w:t>.</w:t>
      </w:r>
      <w:r>
        <w:t xml:space="preserve"> </w:t>
      </w:r>
    </w:p>
  </w:comment>
  <w:comment w:id="360" w:author="정영재 (Youngjae Jeong)" w:date="2026-02-10T11:43:00Z" w:initials="정(J">
    <w:p w14:paraId="5F7B3E0F" w14:textId="77777777" w:rsidR="00E436B7" w:rsidRDefault="00E436B7">
      <w:pPr>
        <w:pStyle w:val="a8"/>
      </w:pPr>
      <w:r>
        <w:rPr>
          <w:rStyle w:val="a9"/>
        </w:rPr>
        <w:annotationRef/>
      </w:r>
      <w:r>
        <w:rPr>
          <w:rFonts w:hint="eastAsia"/>
        </w:rPr>
        <w:t>거래가 확정된 건에 대해서 조금 더 구체적으로 문구가 들어가야 할 것 같은 생각이 듭니다.</w:t>
      </w:r>
      <w:r>
        <w:t xml:space="preserve"> </w:t>
      </w:r>
      <w:r>
        <w:br/>
      </w:r>
    </w:p>
    <w:p w14:paraId="21A1CB9E" w14:textId="308FE34D" w:rsidR="00E436B7" w:rsidRDefault="00E436B7">
      <w:pPr>
        <w:pStyle w:val="a8"/>
        <w:ind w:leftChars="492" w:left="1082"/>
      </w:pPr>
      <w:r>
        <w:rPr>
          <w:rFonts w:hint="eastAsia"/>
        </w:rPr>
        <w:t xml:space="preserve">수수료 정산이 출고 및 거래 대금 회수가 완료 된 후 지급 되어야 하는데 </w:t>
      </w:r>
      <w:r>
        <w:br/>
      </w:r>
      <w:r>
        <w:br/>
      </w:r>
      <w:proofErr w:type="spellStart"/>
      <w:r>
        <w:rPr>
          <w:rFonts w:hint="eastAsia"/>
        </w:rPr>
        <w:t>예를들어</w:t>
      </w:r>
      <w:proofErr w:type="spellEnd"/>
      <w:r>
        <w:rPr>
          <w:rFonts w:hint="eastAsia"/>
        </w:rPr>
        <w:t xml:space="preserve"> </w:t>
      </w:r>
      <w:r>
        <w:t>3</w:t>
      </w:r>
      <w:r>
        <w:rPr>
          <w:rFonts w:hint="eastAsia"/>
        </w:rPr>
        <w:t xml:space="preserve">월 </w:t>
      </w:r>
      <w:r>
        <w:t>31</w:t>
      </w:r>
      <w:r>
        <w:rPr>
          <w:rFonts w:hint="eastAsia"/>
        </w:rPr>
        <w:t xml:space="preserve">일자로 계약 </w:t>
      </w:r>
      <w:proofErr w:type="gramStart"/>
      <w:r>
        <w:rPr>
          <w:rFonts w:hint="eastAsia"/>
        </w:rPr>
        <w:t>종료되고,</w:t>
      </w:r>
      <w:r>
        <w:t xml:space="preserve">  4</w:t>
      </w:r>
      <w:proofErr w:type="gramEnd"/>
      <w:r>
        <w:rPr>
          <w:rFonts w:hint="eastAsia"/>
        </w:rPr>
        <w:t xml:space="preserve">월에 납품이 되면 </w:t>
      </w:r>
      <w:r>
        <w:t>5</w:t>
      </w:r>
      <w:r>
        <w:rPr>
          <w:rFonts w:hint="eastAsia"/>
        </w:rPr>
        <w:t>월에 수수료가 지급되어야 하는데 현재 해당 문항이 위 의미를 담고 있는지가 모호한 거 같습니다.</w:t>
      </w:r>
      <w:r>
        <w:t xml:space="preserve"> </w:t>
      </w:r>
    </w:p>
  </w:comment>
  <w:comment w:id="362" w:author="김현주 (Hyunjoo Kim)" w:date="2026-03-03T15:09:00Z" w:initials="김(K">
    <w:p w14:paraId="54967C64" w14:textId="609C7854" w:rsidR="00AB7B65" w:rsidRDefault="00AB7B65">
      <w:pPr>
        <w:pStyle w:val="a8"/>
        <w:rPr>
          <w:rFonts w:hint="eastAsia"/>
        </w:rPr>
      </w:pPr>
      <w:r>
        <w:rPr>
          <w:rStyle w:val="a9"/>
        </w:rPr>
        <w:annotationRef/>
      </w:r>
      <w:r>
        <w:rPr>
          <w:rFonts w:hint="eastAsia"/>
        </w:rPr>
        <w:t xml:space="preserve">위 문구가 오해의 소지가 있어 일부 수정하였습니다. </w:t>
      </w:r>
      <w:bookmarkStart w:id="385" w:name="_GoBack"/>
      <w:bookmarkEnd w:id="385"/>
    </w:p>
  </w:comment>
  <w:comment w:id="387" w:author="정영재 (Youngjae Jeong)" w:date="2026-02-10T11:55:00Z" w:initials="정(J">
    <w:p w14:paraId="5A0DF1EE" w14:textId="02CAB723" w:rsidR="00E436B7" w:rsidRDefault="00E436B7">
      <w:pPr>
        <w:pStyle w:val="a8"/>
      </w:pPr>
      <w:r>
        <w:rPr>
          <w:rStyle w:val="a9"/>
        </w:rPr>
        <w:annotationRef/>
      </w:r>
      <w:r>
        <w:rPr>
          <w:rFonts w:hint="eastAsia"/>
        </w:rPr>
        <w:t xml:space="preserve">최근 </w:t>
      </w:r>
      <w:proofErr w:type="spellStart"/>
      <w:r>
        <w:rPr>
          <w:rFonts w:hint="eastAsia"/>
        </w:rPr>
        <w:t>에이치디엘</w:t>
      </w:r>
      <w:proofErr w:type="spellEnd"/>
      <w:r>
        <w:rPr>
          <w:rFonts w:hint="eastAsia"/>
        </w:rPr>
        <w:t xml:space="preserve"> 건축이라는 곳이 </w:t>
      </w:r>
      <w:r>
        <w:t>1</w:t>
      </w:r>
      <w:r>
        <w:rPr>
          <w:rFonts w:hint="eastAsia"/>
        </w:rPr>
        <w:t>년 이상 미회수가 발생하였는데,</w:t>
      </w:r>
      <w:r>
        <w:t xml:space="preserve"> </w:t>
      </w:r>
      <w:r>
        <w:rPr>
          <w:rFonts w:hint="eastAsia"/>
        </w:rPr>
        <w:t xml:space="preserve">그 관점에서 수수료에 대한 거를 몇 년이 걸리고 더라도 채권이 회수될 때까지 해당 </w:t>
      </w:r>
      <w:proofErr w:type="spellStart"/>
      <w:r>
        <w:rPr>
          <w:rFonts w:hint="eastAsia"/>
        </w:rPr>
        <w:t>메이트에게</w:t>
      </w:r>
      <w:proofErr w:type="spellEnd"/>
      <w:r>
        <w:rPr>
          <w:rFonts w:hint="eastAsia"/>
        </w:rPr>
        <w:t xml:space="preserve"> 지급해야할 부채처럼 본사에서 가지고 </w:t>
      </w:r>
      <w:proofErr w:type="gramStart"/>
      <w:r>
        <w:rPr>
          <w:rFonts w:hint="eastAsia"/>
        </w:rPr>
        <w:t>있는게</w:t>
      </w:r>
      <w:proofErr w:type="gramEnd"/>
      <w:r>
        <w:rPr>
          <w:rFonts w:hint="eastAsia"/>
        </w:rPr>
        <w:t xml:space="preserve"> 맞는지에 대한 생각이</w:t>
      </w:r>
      <w:r>
        <w:t xml:space="preserve"> </w:t>
      </w:r>
      <w:proofErr w:type="spellStart"/>
      <w:r>
        <w:rPr>
          <w:rFonts w:hint="eastAsia"/>
        </w:rPr>
        <w:t>들어거</w:t>
      </w:r>
      <w:proofErr w:type="spellEnd"/>
      <w:r>
        <w:rPr>
          <w:rFonts w:hint="eastAsia"/>
        </w:rPr>
        <w:t xml:space="preserve"> 해당 조항 추가가 가능한지,</w:t>
      </w:r>
      <w:r>
        <w:t xml:space="preserve"> </w:t>
      </w:r>
      <w:r>
        <w:rPr>
          <w:rFonts w:hint="eastAsia"/>
        </w:rPr>
        <w:t xml:space="preserve">가능하다면 적년 기간이 몇 년일지 검토 </w:t>
      </w:r>
      <w:proofErr w:type="spellStart"/>
      <w:r>
        <w:rPr>
          <w:rFonts w:hint="eastAsia"/>
        </w:rPr>
        <w:t>요청드립니다</w:t>
      </w:r>
      <w:proofErr w:type="spellEnd"/>
      <w:r>
        <w:rPr>
          <w:rFonts w:hint="eastAsia"/>
        </w:rPr>
        <w:t>.</w:t>
      </w:r>
    </w:p>
  </w:comment>
  <w:comment w:id="388" w:author="윤현정 (Hyunjeong Yoon)" w:date="2026-02-23T17:11:00Z" w:initials="윤(Y">
    <w:p w14:paraId="22EFEF90" w14:textId="149D95FA" w:rsidR="00E436B7" w:rsidRDefault="00E436B7">
      <w:pPr>
        <w:pStyle w:val="a8"/>
      </w:pPr>
      <w:r>
        <w:rPr>
          <w:rStyle w:val="a9"/>
        </w:rPr>
        <w:annotationRef/>
      </w:r>
      <w:r>
        <w:rPr>
          <w:rFonts w:hint="eastAsia"/>
        </w:rPr>
        <w:t xml:space="preserve">수수료는 영업에 대한 수수료이며 채권회수에 대한 책임은 </w:t>
      </w:r>
      <w:proofErr w:type="spellStart"/>
      <w:r>
        <w:rPr>
          <w:rFonts w:hint="eastAsia"/>
        </w:rPr>
        <w:t>일룸본사에</w:t>
      </w:r>
      <w:proofErr w:type="spellEnd"/>
      <w:r>
        <w:rPr>
          <w:rFonts w:hint="eastAsia"/>
        </w:rPr>
        <w:t xml:space="preserve"> 있습니다. </w:t>
      </w:r>
      <w:proofErr w:type="spellStart"/>
      <w:r>
        <w:rPr>
          <w:rFonts w:hint="eastAsia"/>
        </w:rPr>
        <w:t>채권미회수에</w:t>
      </w:r>
      <w:proofErr w:type="spellEnd"/>
      <w:r>
        <w:rPr>
          <w:rFonts w:hint="eastAsia"/>
        </w:rPr>
        <w:t xml:space="preserve"> 대하여 일부 수수료를 지급하지 않을 </w:t>
      </w:r>
      <w:proofErr w:type="gramStart"/>
      <w:r>
        <w:rPr>
          <w:rFonts w:hint="eastAsia"/>
        </w:rPr>
        <w:t>수 는</w:t>
      </w:r>
      <w:proofErr w:type="gramEnd"/>
      <w:r>
        <w:rPr>
          <w:rFonts w:hint="eastAsia"/>
        </w:rPr>
        <w:t xml:space="preserve"> 있지만 수수료 전부를 지급하지 않을 경우 불이익제공행위에 해당할 우려가 있습니다. </w:t>
      </w:r>
    </w:p>
  </w:comment>
  <w:comment w:id="389" w:author="김현주 (Hyunjoo Kim)" w:date="2026-03-03T15:05:00Z" w:initials="김(K">
    <w:p w14:paraId="4D72C7C3" w14:textId="6338A6F3" w:rsidR="00AB7B65" w:rsidRDefault="00AB7B65">
      <w:pPr>
        <w:pStyle w:val="a8"/>
      </w:pPr>
      <w:r>
        <w:rPr>
          <w:rStyle w:val="a9"/>
        </w:rPr>
        <w:annotationRef/>
      </w:r>
      <w:r>
        <w:rPr>
          <w:rFonts w:hint="eastAsia"/>
        </w:rPr>
        <w:t xml:space="preserve">위 문구 </w:t>
      </w:r>
      <w:proofErr w:type="spellStart"/>
      <w:r>
        <w:rPr>
          <w:rFonts w:hint="eastAsia"/>
        </w:rPr>
        <w:t>삭제요망</w:t>
      </w:r>
      <w:proofErr w:type="spellEnd"/>
      <w:r>
        <w:rPr>
          <w:rFonts w:hint="eastAsia"/>
        </w:rPr>
        <w:t>.</w:t>
      </w:r>
    </w:p>
  </w:comment>
  <w:comment w:id="435" w:author="윤현정 (Hyunjeong Yoon)" w:date="2026-02-26T11:24:00Z" w:initials="윤(Y">
    <w:p w14:paraId="70BE7011" w14:textId="66C147EC" w:rsidR="0006050B" w:rsidRDefault="0006050B">
      <w:pPr>
        <w:pStyle w:val="a8"/>
      </w:pPr>
      <w:r>
        <w:rPr>
          <w:rStyle w:val="a9"/>
        </w:rPr>
        <w:annotationRef/>
      </w:r>
      <w:r>
        <w:rPr>
          <w:rFonts w:hint="eastAsia"/>
        </w:rPr>
        <w:t>표준 대리점계약서 내용 참조하였습니다.</w:t>
      </w:r>
      <w:r>
        <w:t xml:space="preserve">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4BCCECBB" w15:done="0"/>
  <w15:commentEx w15:paraId="31D3315F" w15:done="0"/>
  <w15:commentEx w15:paraId="21F4986B" w15:done="0"/>
  <w15:commentEx w15:paraId="46993A17" w15:done="0"/>
  <w15:commentEx w15:paraId="0C159510" w15:done="0"/>
  <w15:commentEx w15:paraId="208AFF33" w15:done="0"/>
  <w15:commentEx w15:paraId="30DDF56E" w15:paraIdParent="208AFF33" w15:done="0"/>
  <w15:commentEx w15:paraId="0EA28CA7" w15:done="0"/>
  <w15:commentEx w15:paraId="65624C20" w15:paraIdParent="0EA28CA7" w15:done="0"/>
  <w15:commentEx w15:paraId="0ABF8BB3" w15:done="0"/>
  <w15:commentEx w15:paraId="1FC761D7" w15:done="0"/>
  <w15:commentEx w15:paraId="4F325D3F" w15:paraIdParent="1FC761D7" w15:done="0"/>
  <w15:commentEx w15:paraId="16DE56B6" w15:done="1"/>
  <w15:commentEx w15:paraId="6AB13950" w15:done="0"/>
  <w15:commentEx w15:paraId="2BF0B0EB" w15:paraIdParent="6AB13950" w15:done="0"/>
  <w15:commentEx w15:paraId="4BBFEEB4" w15:done="0"/>
  <w15:commentEx w15:paraId="1D35463C" w15:paraIdParent="4BBFEEB4" w15:done="0"/>
  <w15:commentEx w15:paraId="148C5398" w15:done="0"/>
  <w15:commentEx w15:paraId="4191DBE0" w15:paraIdParent="148C5398" w15:done="0"/>
  <w15:commentEx w15:paraId="7777F71A" w15:done="0"/>
  <w15:commentEx w15:paraId="21A1CB9E" w15:done="0"/>
  <w15:commentEx w15:paraId="54967C64" w15:done="0"/>
  <w15:commentEx w15:paraId="5A0DF1EE" w15:done="0"/>
  <w15:commentEx w15:paraId="22EFEF90" w15:paraIdParent="5A0DF1EE" w15:done="0"/>
  <w15:commentEx w15:paraId="4D72C7C3" w15:paraIdParent="5A0DF1EE" w15:done="0"/>
  <w15:commentEx w15:paraId="70BE7011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4BCCECBB" w16cid:durableId="2D4AA12A"/>
  <w16cid:commentId w16cid:paraId="31D3315F" w16cid:durableId="2D4AACAF"/>
  <w16cid:commentId w16cid:paraId="21F4986B" w16cid:durableId="2D4AD19F"/>
  <w16cid:commentId w16cid:paraId="46993A17" w16cid:durableId="2D079720"/>
  <w16cid:commentId w16cid:paraId="0C159510" w16cid:durableId="2D079D87"/>
  <w16cid:commentId w16cid:paraId="208AFF33" w16cid:durableId="2D07A632"/>
  <w16cid:commentId w16cid:paraId="30DDF56E" w16cid:durableId="2D4AA2D2"/>
  <w16cid:commentId w16cid:paraId="0EA28CA7" w16cid:durableId="2D07BD2A"/>
  <w16cid:commentId w16cid:paraId="65624C20" w16cid:durableId="2D46F71C"/>
  <w16cid:commentId w16cid:paraId="0ABF8BB3" w16cid:durableId="2D5175EC"/>
  <w16cid:commentId w16cid:paraId="1FC761D7" w16cid:durableId="2D344F39"/>
  <w16cid:commentId w16cid:paraId="4F325D3F" w16cid:durableId="2D47053E"/>
  <w16cid:commentId w16cid:paraId="16DE56B6" w16cid:durableId="2D4AA3CC"/>
  <w16cid:commentId w16cid:paraId="6AB13950" w16cid:durableId="2D4AA3CB"/>
  <w16cid:commentId w16cid:paraId="2BF0B0EB" w16cid:durableId="2D4AA3CA"/>
  <w16cid:commentId w16cid:paraId="4BBFEEB4" w16cid:durableId="2D4AA3C9"/>
  <w16cid:commentId w16cid:paraId="1D35463C" w16cid:durableId="2D4AA3C8"/>
  <w16cid:commentId w16cid:paraId="148C5398" w16cid:durableId="2D346652"/>
  <w16cid:commentId w16cid:paraId="4191DBE0" w16cid:durableId="2D5176CC"/>
  <w16cid:commentId w16cid:paraId="7777F71A" w16cid:durableId="2D4AAD09"/>
  <w16cid:commentId w16cid:paraId="21A1CB9E" w16cid:durableId="2D35985D"/>
  <w16cid:commentId w16cid:paraId="54967C64" w16cid:durableId="2D517815"/>
  <w16cid:commentId w16cid:paraId="5A0DF1EE" w16cid:durableId="2D359B18"/>
  <w16cid:commentId w16cid:paraId="22EFEF90" w16cid:durableId="2D4708DB"/>
  <w16cid:commentId w16cid:paraId="4D72C7C3" w16cid:durableId="2D517752"/>
  <w16cid:commentId w16cid:paraId="70BE7011" w16cid:durableId="2D4AABE6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1CFC2A3" w14:textId="77777777" w:rsidR="008E45E6" w:rsidRDefault="008E45E6" w:rsidP="006C6EDA">
      <w:pPr>
        <w:spacing w:line="240" w:lineRule="auto"/>
      </w:pPr>
      <w:r>
        <w:separator/>
      </w:r>
    </w:p>
  </w:endnote>
  <w:endnote w:type="continuationSeparator" w:id="0">
    <w:p w14:paraId="3B69142C" w14:textId="77777777" w:rsidR="008E45E6" w:rsidRDefault="008E45E6" w:rsidP="006C6ED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CJK KR Regular">
    <w:altName w:val="맑은 고딕"/>
    <w:panose1 w:val="00000000000000000000"/>
    <w:charset w:val="81"/>
    <w:family w:val="swiss"/>
    <w:notTrueType/>
    <w:pitch w:val="variable"/>
    <w:sig w:usb0="30000207" w:usb1="2BDF3C10" w:usb2="00000016" w:usb3="00000000" w:csb0="002E0107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panose1 w:val="020B0604020202020204"/>
    <w:charset w:val="81"/>
    <w:family w:val="modern"/>
    <w:pitch w:val="variable"/>
    <w:sig w:usb0="F7FFAEFF" w:usb1="F9DFFFFF" w:usb2="0000007F" w:usb3="00000000" w:csb0="003F01FF" w:csb1="00000000"/>
  </w:font>
  <w:font w:name="-윤명조120">
    <w:altName w:val="바탕"/>
    <w:charset w:val="81"/>
    <w:family w:val="roman"/>
    <w:pitch w:val="variable"/>
    <w:sig w:usb0="00000000" w:usb1="29D77CFB" w:usb2="00000010" w:usb3="00000000" w:csb0="00080000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휴먼명조">
    <w:altName w:val="맑은 고딕"/>
    <w:charset w:val="81"/>
    <w:family w:val="auto"/>
    <w:pitch w:val="variable"/>
    <w:sig w:usb0="800002A7" w:usb1="19D77CFB" w:usb2="00000010" w:usb3="00000000" w:csb0="0008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함초롬바탕">
    <w:panose1 w:val="02030604000101010101"/>
    <w:charset w:val="81"/>
    <w:family w:val="roman"/>
    <w:pitch w:val="variable"/>
    <w:sig w:usb0="F7002EFF" w:usb1="19DFFFFF" w:usb2="001BFDD7" w:usb3="00000000" w:csb0="001F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궁서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469A716" w14:textId="77777777" w:rsidR="008E45E6" w:rsidRDefault="008E45E6" w:rsidP="006C6EDA">
      <w:pPr>
        <w:spacing w:line="240" w:lineRule="auto"/>
      </w:pPr>
      <w:r>
        <w:separator/>
      </w:r>
    </w:p>
  </w:footnote>
  <w:footnote w:type="continuationSeparator" w:id="0">
    <w:p w14:paraId="390BC76B" w14:textId="77777777" w:rsidR="008E45E6" w:rsidRDefault="008E45E6" w:rsidP="006C6EDA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268B5"/>
    <w:multiLevelType w:val="multilevel"/>
    <w:tmpl w:val="0038B344"/>
    <w:lvl w:ilvl="0">
      <w:start w:val="1"/>
      <w:numFmt w:val="decimal"/>
      <w:lvlText w:val="%1."/>
      <w:lvlJc w:val="left"/>
      <w:pPr>
        <w:ind w:left="696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16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36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56" w:hanging="360"/>
      </w:pPr>
      <w:rPr>
        <w:rFonts w:hint="eastAsia"/>
        <w:u w:val="none"/>
      </w:rPr>
    </w:lvl>
    <w:lvl w:ilvl="4">
      <w:start w:val="1"/>
      <w:numFmt w:val="lowerLetter"/>
      <w:lvlText w:val="%5."/>
      <w:lvlJc w:val="left"/>
      <w:pPr>
        <w:ind w:left="3576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296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16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36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56" w:hanging="360"/>
      </w:pPr>
      <w:rPr>
        <w:u w:val="none"/>
      </w:rPr>
    </w:lvl>
  </w:abstractNum>
  <w:abstractNum w:abstractNumId="1" w15:restartNumberingAfterBreak="0">
    <w:nsid w:val="034514EC"/>
    <w:multiLevelType w:val="hybridMultilevel"/>
    <w:tmpl w:val="C094882E"/>
    <w:lvl w:ilvl="0" w:tplc="04090019">
      <w:start w:val="1"/>
      <w:numFmt w:val="upperLetter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061B7422"/>
    <w:multiLevelType w:val="hybridMultilevel"/>
    <w:tmpl w:val="65DAEEAA"/>
    <w:lvl w:ilvl="0" w:tplc="04090019">
      <w:start w:val="1"/>
      <w:numFmt w:val="upperLetter"/>
      <w:lvlText w:val="%1."/>
      <w:lvlJc w:val="left"/>
      <w:pPr>
        <w:ind w:left="1400" w:hanging="400"/>
      </w:pPr>
    </w:lvl>
    <w:lvl w:ilvl="1" w:tplc="04090019" w:tentative="1">
      <w:start w:val="1"/>
      <w:numFmt w:val="upperLetter"/>
      <w:lvlText w:val="%2."/>
      <w:lvlJc w:val="left"/>
      <w:pPr>
        <w:ind w:left="1800" w:hanging="400"/>
      </w:pPr>
    </w:lvl>
    <w:lvl w:ilvl="2" w:tplc="0409001B" w:tentative="1">
      <w:start w:val="1"/>
      <w:numFmt w:val="lowerRoman"/>
      <w:lvlText w:val="%3."/>
      <w:lvlJc w:val="right"/>
      <w:pPr>
        <w:ind w:left="2200" w:hanging="400"/>
      </w:pPr>
    </w:lvl>
    <w:lvl w:ilvl="3" w:tplc="0409000F" w:tentative="1">
      <w:start w:val="1"/>
      <w:numFmt w:val="decimal"/>
      <w:lvlText w:val="%4."/>
      <w:lvlJc w:val="left"/>
      <w:pPr>
        <w:ind w:left="2600" w:hanging="400"/>
      </w:pPr>
    </w:lvl>
    <w:lvl w:ilvl="4" w:tplc="04090019" w:tentative="1">
      <w:start w:val="1"/>
      <w:numFmt w:val="upperLetter"/>
      <w:lvlText w:val="%5."/>
      <w:lvlJc w:val="left"/>
      <w:pPr>
        <w:ind w:left="3000" w:hanging="400"/>
      </w:pPr>
    </w:lvl>
    <w:lvl w:ilvl="5" w:tplc="0409001B" w:tentative="1">
      <w:start w:val="1"/>
      <w:numFmt w:val="lowerRoman"/>
      <w:lvlText w:val="%6."/>
      <w:lvlJc w:val="right"/>
      <w:pPr>
        <w:ind w:left="3400" w:hanging="400"/>
      </w:pPr>
    </w:lvl>
    <w:lvl w:ilvl="6" w:tplc="0409000F" w:tentative="1">
      <w:start w:val="1"/>
      <w:numFmt w:val="decimal"/>
      <w:lvlText w:val="%7."/>
      <w:lvlJc w:val="left"/>
      <w:pPr>
        <w:ind w:left="3800" w:hanging="400"/>
      </w:pPr>
    </w:lvl>
    <w:lvl w:ilvl="7" w:tplc="04090019" w:tentative="1">
      <w:start w:val="1"/>
      <w:numFmt w:val="upperLetter"/>
      <w:lvlText w:val="%8."/>
      <w:lvlJc w:val="left"/>
      <w:pPr>
        <w:ind w:left="4200" w:hanging="400"/>
      </w:pPr>
    </w:lvl>
    <w:lvl w:ilvl="8" w:tplc="0409001B" w:tentative="1">
      <w:start w:val="1"/>
      <w:numFmt w:val="lowerRoman"/>
      <w:lvlText w:val="%9."/>
      <w:lvlJc w:val="right"/>
      <w:pPr>
        <w:ind w:left="4600" w:hanging="400"/>
      </w:pPr>
    </w:lvl>
  </w:abstractNum>
  <w:abstractNum w:abstractNumId="3" w15:restartNumberingAfterBreak="0">
    <w:nsid w:val="095C3EF1"/>
    <w:multiLevelType w:val="hybridMultilevel"/>
    <w:tmpl w:val="22E05264"/>
    <w:lvl w:ilvl="0" w:tplc="E254728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0B1566DB"/>
    <w:multiLevelType w:val="hybridMultilevel"/>
    <w:tmpl w:val="6B9A5E30"/>
    <w:lvl w:ilvl="0" w:tplc="04090019">
      <w:start w:val="1"/>
      <w:numFmt w:val="upperLetter"/>
      <w:lvlText w:val="%1."/>
      <w:lvlJc w:val="left"/>
      <w:pPr>
        <w:ind w:left="2000" w:hanging="400"/>
      </w:pPr>
    </w:lvl>
    <w:lvl w:ilvl="1" w:tplc="04090019" w:tentative="1">
      <w:start w:val="1"/>
      <w:numFmt w:val="upperLetter"/>
      <w:lvlText w:val="%2."/>
      <w:lvlJc w:val="left"/>
      <w:pPr>
        <w:ind w:left="2400" w:hanging="400"/>
      </w:pPr>
    </w:lvl>
    <w:lvl w:ilvl="2" w:tplc="0409001B" w:tentative="1">
      <w:start w:val="1"/>
      <w:numFmt w:val="lowerRoman"/>
      <w:lvlText w:val="%3."/>
      <w:lvlJc w:val="right"/>
      <w:pPr>
        <w:ind w:left="2800" w:hanging="400"/>
      </w:pPr>
    </w:lvl>
    <w:lvl w:ilvl="3" w:tplc="0409000F" w:tentative="1">
      <w:start w:val="1"/>
      <w:numFmt w:val="decimal"/>
      <w:lvlText w:val="%4."/>
      <w:lvlJc w:val="left"/>
      <w:pPr>
        <w:ind w:left="3200" w:hanging="400"/>
      </w:pPr>
    </w:lvl>
    <w:lvl w:ilvl="4" w:tplc="04090019" w:tentative="1">
      <w:start w:val="1"/>
      <w:numFmt w:val="upperLetter"/>
      <w:lvlText w:val="%5."/>
      <w:lvlJc w:val="left"/>
      <w:pPr>
        <w:ind w:left="3600" w:hanging="400"/>
      </w:pPr>
    </w:lvl>
    <w:lvl w:ilvl="5" w:tplc="0409001B" w:tentative="1">
      <w:start w:val="1"/>
      <w:numFmt w:val="lowerRoman"/>
      <w:lvlText w:val="%6."/>
      <w:lvlJc w:val="right"/>
      <w:pPr>
        <w:ind w:left="4000" w:hanging="400"/>
      </w:pPr>
    </w:lvl>
    <w:lvl w:ilvl="6" w:tplc="0409000F" w:tentative="1">
      <w:start w:val="1"/>
      <w:numFmt w:val="decimal"/>
      <w:lvlText w:val="%7."/>
      <w:lvlJc w:val="left"/>
      <w:pPr>
        <w:ind w:left="4400" w:hanging="400"/>
      </w:pPr>
    </w:lvl>
    <w:lvl w:ilvl="7" w:tplc="04090019" w:tentative="1">
      <w:start w:val="1"/>
      <w:numFmt w:val="upperLetter"/>
      <w:lvlText w:val="%8."/>
      <w:lvlJc w:val="left"/>
      <w:pPr>
        <w:ind w:left="4800" w:hanging="400"/>
      </w:pPr>
    </w:lvl>
    <w:lvl w:ilvl="8" w:tplc="0409001B" w:tentative="1">
      <w:start w:val="1"/>
      <w:numFmt w:val="lowerRoman"/>
      <w:lvlText w:val="%9."/>
      <w:lvlJc w:val="right"/>
      <w:pPr>
        <w:ind w:left="5200" w:hanging="400"/>
      </w:pPr>
    </w:lvl>
  </w:abstractNum>
  <w:abstractNum w:abstractNumId="5" w15:restartNumberingAfterBreak="0">
    <w:nsid w:val="0B667AE5"/>
    <w:multiLevelType w:val="multilevel"/>
    <w:tmpl w:val="8CD69A68"/>
    <w:lvl w:ilvl="0">
      <w:start w:val="1"/>
      <w:numFmt w:val="decimal"/>
      <w:lvlText w:val="%1."/>
      <w:lvlJc w:val="left"/>
      <w:pPr>
        <w:ind w:left="643" w:hanging="360"/>
      </w:pPr>
      <w:rPr>
        <w:rFonts w:hint="eastAsia"/>
        <w:sz w:val="20"/>
        <w:szCs w:val="20"/>
        <w:u w:val="none"/>
      </w:rPr>
    </w:lvl>
    <w:lvl w:ilvl="1">
      <w:start w:val="1"/>
      <w:numFmt w:val="lowerLetter"/>
      <w:lvlText w:val="%2."/>
      <w:lvlJc w:val="left"/>
      <w:pPr>
        <w:ind w:left="1363" w:hanging="360"/>
      </w:pPr>
      <w:rPr>
        <w:rFonts w:hint="eastAsia"/>
        <w:u w:val="none"/>
      </w:rPr>
    </w:lvl>
    <w:lvl w:ilvl="2">
      <w:start w:val="1"/>
      <w:numFmt w:val="lowerRoman"/>
      <w:lvlText w:val="%3."/>
      <w:lvlJc w:val="right"/>
      <w:pPr>
        <w:ind w:left="2083" w:hanging="360"/>
      </w:pPr>
      <w:rPr>
        <w:rFonts w:hint="eastAsia"/>
        <w:u w:val="none"/>
      </w:rPr>
    </w:lvl>
    <w:lvl w:ilvl="3">
      <w:start w:val="1"/>
      <w:numFmt w:val="decimal"/>
      <w:lvlText w:val="%4."/>
      <w:lvlJc w:val="left"/>
      <w:pPr>
        <w:ind w:left="1133" w:hanging="360"/>
      </w:pPr>
      <w:rPr>
        <w:rFonts w:hint="eastAsia"/>
        <w:u w:val="none"/>
      </w:rPr>
    </w:lvl>
    <w:lvl w:ilvl="4">
      <w:start w:val="1"/>
      <w:numFmt w:val="lowerLetter"/>
      <w:lvlText w:val="%5."/>
      <w:lvlJc w:val="left"/>
      <w:pPr>
        <w:ind w:left="3523" w:hanging="360"/>
      </w:pPr>
      <w:rPr>
        <w:rFonts w:hint="eastAsia"/>
        <w:u w:val="none"/>
      </w:rPr>
    </w:lvl>
    <w:lvl w:ilvl="5">
      <w:start w:val="1"/>
      <w:numFmt w:val="lowerRoman"/>
      <w:lvlText w:val="%6."/>
      <w:lvlJc w:val="right"/>
      <w:pPr>
        <w:ind w:left="4243" w:hanging="360"/>
      </w:pPr>
      <w:rPr>
        <w:rFonts w:hint="eastAsia"/>
        <w:u w:val="none"/>
      </w:rPr>
    </w:lvl>
    <w:lvl w:ilvl="6">
      <w:start w:val="1"/>
      <w:numFmt w:val="decimal"/>
      <w:lvlText w:val="%7."/>
      <w:lvlJc w:val="left"/>
      <w:pPr>
        <w:ind w:left="4963" w:hanging="360"/>
      </w:pPr>
      <w:rPr>
        <w:rFonts w:hint="eastAsia"/>
        <w:u w:val="none"/>
      </w:rPr>
    </w:lvl>
    <w:lvl w:ilvl="7">
      <w:start w:val="1"/>
      <w:numFmt w:val="lowerLetter"/>
      <w:lvlText w:val="%8."/>
      <w:lvlJc w:val="left"/>
      <w:pPr>
        <w:ind w:left="5683" w:hanging="360"/>
      </w:pPr>
      <w:rPr>
        <w:rFonts w:hint="eastAsia"/>
        <w:u w:val="none"/>
      </w:rPr>
    </w:lvl>
    <w:lvl w:ilvl="8">
      <w:start w:val="1"/>
      <w:numFmt w:val="lowerRoman"/>
      <w:lvlText w:val="%9."/>
      <w:lvlJc w:val="right"/>
      <w:pPr>
        <w:ind w:left="6403" w:hanging="360"/>
      </w:pPr>
      <w:rPr>
        <w:rFonts w:hint="eastAsia"/>
        <w:u w:val="none"/>
      </w:rPr>
    </w:lvl>
  </w:abstractNum>
  <w:abstractNum w:abstractNumId="6" w15:restartNumberingAfterBreak="0">
    <w:nsid w:val="0E784952"/>
    <w:multiLevelType w:val="hybridMultilevel"/>
    <w:tmpl w:val="4858D920"/>
    <w:lvl w:ilvl="0" w:tplc="3B545BB2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15964F3A"/>
    <w:multiLevelType w:val="hybridMultilevel"/>
    <w:tmpl w:val="6E3A3F50"/>
    <w:lvl w:ilvl="0" w:tplc="04090019">
      <w:start w:val="1"/>
      <w:numFmt w:val="upperLetter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 w15:restartNumberingAfterBreak="0">
    <w:nsid w:val="15D951E7"/>
    <w:multiLevelType w:val="hybridMultilevel"/>
    <w:tmpl w:val="601A1FA2"/>
    <w:lvl w:ilvl="0" w:tplc="D500F84A">
      <w:start w:val="1"/>
      <w:numFmt w:val="decimal"/>
      <w:lvlText w:val="%1."/>
      <w:lvlJc w:val="left"/>
      <w:pPr>
        <w:ind w:left="684" w:hanging="400"/>
      </w:pPr>
      <w:rPr>
        <w:rFonts w:hint="eastAsia"/>
        <w:sz w:val="20"/>
        <w:szCs w:val="2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 w15:restartNumberingAfterBreak="0">
    <w:nsid w:val="189B2D4A"/>
    <w:multiLevelType w:val="hybridMultilevel"/>
    <w:tmpl w:val="5BFC2566"/>
    <w:lvl w:ilvl="0" w:tplc="326CA908">
      <w:start w:val="1"/>
      <w:numFmt w:val="upperLetter"/>
      <w:lvlText w:val="%1."/>
      <w:lvlJc w:val="left"/>
      <w:pPr>
        <w:ind w:left="800" w:hanging="400"/>
      </w:pPr>
      <w:rPr>
        <w:rFonts w:ascii="Noto Sans CJK KR Regular" w:eastAsia="Noto Sans CJK KR Regular" w:hAnsi="Noto Sans CJK KR Regular"/>
        <w:sz w:val="20"/>
        <w:szCs w:val="2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" w15:restartNumberingAfterBreak="0">
    <w:nsid w:val="19B6033A"/>
    <w:multiLevelType w:val="hybridMultilevel"/>
    <w:tmpl w:val="E87220C0"/>
    <w:lvl w:ilvl="0" w:tplc="9992E0F8">
      <w:start w:val="12"/>
      <w:numFmt w:val="decimal"/>
      <w:lvlText w:val="%1."/>
      <w:lvlJc w:val="left"/>
      <w:pPr>
        <w:ind w:left="8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1" w15:restartNumberingAfterBreak="0">
    <w:nsid w:val="1D7F49F2"/>
    <w:multiLevelType w:val="hybridMultilevel"/>
    <w:tmpl w:val="1D0A86EA"/>
    <w:lvl w:ilvl="0" w:tplc="04090019">
      <w:start w:val="1"/>
      <w:numFmt w:val="upperLetter"/>
      <w:lvlText w:val="%1."/>
      <w:lvlJc w:val="left"/>
      <w:pPr>
        <w:ind w:left="1200" w:hanging="400"/>
      </w:pPr>
    </w:lvl>
    <w:lvl w:ilvl="1" w:tplc="04090019" w:tentative="1">
      <w:start w:val="1"/>
      <w:numFmt w:val="upperLetter"/>
      <w:lvlText w:val="%2."/>
      <w:lvlJc w:val="left"/>
      <w:pPr>
        <w:ind w:left="1600" w:hanging="400"/>
      </w:pPr>
    </w:lvl>
    <w:lvl w:ilvl="2" w:tplc="0409001B" w:tentative="1">
      <w:start w:val="1"/>
      <w:numFmt w:val="lowerRoman"/>
      <w:lvlText w:val="%3."/>
      <w:lvlJc w:val="right"/>
      <w:pPr>
        <w:ind w:left="2000" w:hanging="400"/>
      </w:pPr>
    </w:lvl>
    <w:lvl w:ilvl="3" w:tplc="0409000F" w:tentative="1">
      <w:start w:val="1"/>
      <w:numFmt w:val="decimal"/>
      <w:lvlText w:val="%4."/>
      <w:lvlJc w:val="left"/>
      <w:pPr>
        <w:ind w:left="2400" w:hanging="400"/>
      </w:pPr>
    </w:lvl>
    <w:lvl w:ilvl="4" w:tplc="04090019" w:tentative="1">
      <w:start w:val="1"/>
      <w:numFmt w:val="upperLetter"/>
      <w:lvlText w:val="%5."/>
      <w:lvlJc w:val="left"/>
      <w:pPr>
        <w:ind w:left="2800" w:hanging="400"/>
      </w:pPr>
    </w:lvl>
    <w:lvl w:ilvl="5" w:tplc="0409001B" w:tentative="1">
      <w:start w:val="1"/>
      <w:numFmt w:val="lowerRoman"/>
      <w:lvlText w:val="%6."/>
      <w:lvlJc w:val="right"/>
      <w:pPr>
        <w:ind w:left="3200" w:hanging="400"/>
      </w:pPr>
    </w:lvl>
    <w:lvl w:ilvl="6" w:tplc="0409000F" w:tentative="1">
      <w:start w:val="1"/>
      <w:numFmt w:val="decimal"/>
      <w:lvlText w:val="%7."/>
      <w:lvlJc w:val="left"/>
      <w:pPr>
        <w:ind w:left="3600" w:hanging="400"/>
      </w:pPr>
    </w:lvl>
    <w:lvl w:ilvl="7" w:tplc="04090019" w:tentative="1">
      <w:start w:val="1"/>
      <w:numFmt w:val="upperLetter"/>
      <w:lvlText w:val="%8."/>
      <w:lvlJc w:val="left"/>
      <w:pPr>
        <w:ind w:left="4000" w:hanging="400"/>
      </w:pPr>
    </w:lvl>
    <w:lvl w:ilvl="8" w:tplc="0409001B" w:tentative="1">
      <w:start w:val="1"/>
      <w:numFmt w:val="lowerRoman"/>
      <w:lvlText w:val="%9."/>
      <w:lvlJc w:val="right"/>
      <w:pPr>
        <w:ind w:left="4400" w:hanging="400"/>
      </w:pPr>
    </w:lvl>
  </w:abstractNum>
  <w:abstractNum w:abstractNumId="12" w15:restartNumberingAfterBreak="0">
    <w:nsid w:val="1E4F6AB0"/>
    <w:multiLevelType w:val="hybridMultilevel"/>
    <w:tmpl w:val="70D0767C"/>
    <w:lvl w:ilvl="0" w:tplc="04090019">
      <w:start w:val="1"/>
      <w:numFmt w:val="upperLetter"/>
      <w:lvlText w:val="%1."/>
      <w:lvlJc w:val="left"/>
      <w:pPr>
        <w:ind w:left="2000" w:hanging="400"/>
      </w:pPr>
    </w:lvl>
    <w:lvl w:ilvl="1" w:tplc="04090019">
      <w:start w:val="1"/>
      <w:numFmt w:val="upperLetter"/>
      <w:lvlText w:val="%2."/>
      <w:lvlJc w:val="left"/>
      <w:pPr>
        <w:ind w:left="2400" w:hanging="400"/>
      </w:pPr>
    </w:lvl>
    <w:lvl w:ilvl="2" w:tplc="0409001B" w:tentative="1">
      <w:start w:val="1"/>
      <w:numFmt w:val="lowerRoman"/>
      <w:lvlText w:val="%3."/>
      <w:lvlJc w:val="right"/>
      <w:pPr>
        <w:ind w:left="2800" w:hanging="400"/>
      </w:pPr>
    </w:lvl>
    <w:lvl w:ilvl="3" w:tplc="0409000F" w:tentative="1">
      <w:start w:val="1"/>
      <w:numFmt w:val="decimal"/>
      <w:lvlText w:val="%4."/>
      <w:lvlJc w:val="left"/>
      <w:pPr>
        <w:ind w:left="3200" w:hanging="400"/>
      </w:pPr>
    </w:lvl>
    <w:lvl w:ilvl="4" w:tplc="04090019" w:tentative="1">
      <w:start w:val="1"/>
      <w:numFmt w:val="upperLetter"/>
      <w:lvlText w:val="%5."/>
      <w:lvlJc w:val="left"/>
      <w:pPr>
        <w:ind w:left="3600" w:hanging="400"/>
      </w:pPr>
    </w:lvl>
    <w:lvl w:ilvl="5" w:tplc="0409001B" w:tentative="1">
      <w:start w:val="1"/>
      <w:numFmt w:val="lowerRoman"/>
      <w:lvlText w:val="%6."/>
      <w:lvlJc w:val="right"/>
      <w:pPr>
        <w:ind w:left="4000" w:hanging="400"/>
      </w:pPr>
    </w:lvl>
    <w:lvl w:ilvl="6" w:tplc="0409000F" w:tentative="1">
      <w:start w:val="1"/>
      <w:numFmt w:val="decimal"/>
      <w:lvlText w:val="%7."/>
      <w:lvlJc w:val="left"/>
      <w:pPr>
        <w:ind w:left="4400" w:hanging="400"/>
      </w:pPr>
    </w:lvl>
    <w:lvl w:ilvl="7" w:tplc="04090019" w:tentative="1">
      <w:start w:val="1"/>
      <w:numFmt w:val="upperLetter"/>
      <w:lvlText w:val="%8."/>
      <w:lvlJc w:val="left"/>
      <w:pPr>
        <w:ind w:left="4800" w:hanging="400"/>
      </w:pPr>
    </w:lvl>
    <w:lvl w:ilvl="8" w:tplc="0409001B" w:tentative="1">
      <w:start w:val="1"/>
      <w:numFmt w:val="lowerRoman"/>
      <w:lvlText w:val="%9."/>
      <w:lvlJc w:val="right"/>
      <w:pPr>
        <w:ind w:left="5200" w:hanging="400"/>
      </w:pPr>
    </w:lvl>
  </w:abstractNum>
  <w:abstractNum w:abstractNumId="13" w15:restartNumberingAfterBreak="0">
    <w:nsid w:val="26705339"/>
    <w:multiLevelType w:val="multilevel"/>
    <w:tmpl w:val="C562DCC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121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 w15:restartNumberingAfterBreak="0">
    <w:nsid w:val="2862680E"/>
    <w:multiLevelType w:val="multilevel"/>
    <w:tmpl w:val="1F28CBDE"/>
    <w:lvl w:ilvl="0">
      <w:start w:val="1"/>
      <w:numFmt w:val="decimal"/>
      <w:lvlText w:val="%1."/>
      <w:lvlJc w:val="left"/>
      <w:pPr>
        <w:ind w:left="643" w:hanging="360"/>
      </w:pPr>
      <w:rPr>
        <w:sz w:val="20"/>
        <w:szCs w:val="20"/>
        <w:u w:val="none"/>
      </w:rPr>
    </w:lvl>
    <w:lvl w:ilvl="1">
      <w:start w:val="1"/>
      <w:numFmt w:val="lowerLetter"/>
      <w:lvlText w:val="%2."/>
      <w:lvlJc w:val="left"/>
      <w:pPr>
        <w:ind w:left="1363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083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1133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523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243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4963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683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03" w:hanging="360"/>
      </w:pPr>
      <w:rPr>
        <w:u w:val="none"/>
      </w:rPr>
    </w:lvl>
  </w:abstractNum>
  <w:abstractNum w:abstractNumId="15" w15:restartNumberingAfterBreak="0">
    <w:nsid w:val="28B73E61"/>
    <w:multiLevelType w:val="hybridMultilevel"/>
    <w:tmpl w:val="7A2EB23E"/>
    <w:lvl w:ilvl="0" w:tplc="20F821B8">
      <w:start w:val="1"/>
      <w:numFmt w:val="decimal"/>
      <w:lvlText w:val="%1."/>
      <w:lvlJc w:val="left"/>
      <w:pPr>
        <w:ind w:left="1220" w:hanging="400"/>
      </w:pPr>
      <w:rPr>
        <w:rFonts w:hint="eastAsia"/>
        <w:sz w:val="20"/>
        <w:szCs w:val="20"/>
      </w:rPr>
    </w:lvl>
    <w:lvl w:ilvl="1" w:tplc="04090019" w:tentative="1">
      <w:start w:val="1"/>
      <w:numFmt w:val="upperLetter"/>
      <w:lvlText w:val="%2."/>
      <w:lvlJc w:val="left"/>
      <w:pPr>
        <w:ind w:left="1620" w:hanging="400"/>
      </w:pPr>
    </w:lvl>
    <w:lvl w:ilvl="2" w:tplc="0409001B" w:tentative="1">
      <w:start w:val="1"/>
      <w:numFmt w:val="lowerRoman"/>
      <w:lvlText w:val="%3."/>
      <w:lvlJc w:val="right"/>
      <w:pPr>
        <w:ind w:left="2020" w:hanging="400"/>
      </w:pPr>
    </w:lvl>
    <w:lvl w:ilvl="3" w:tplc="0409000F" w:tentative="1">
      <w:start w:val="1"/>
      <w:numFmt w:val="decimal"/>
      <w:lvlText w:val="%4."/>
      <w:lvlJc w:val="left"/>
      <w:pPr>
        <w:ind w:left="2420" w:hanging="400"/>
      </w:pPr>
    </w:lvl>
    <w:lvl w:ilvl="4" w:tplc="04090019" w:tentative="1">
      <w:start w:val="1"/>
      <w:numFmt w:val="upperLetter"/>
      <w:lvlText w:val="%5."/>
      <w:lvlJc w:val="left"/>
      <w:pPr>
        <w:ind w:left="2820" w:hanging="400"/>
      </w:pPr>
    </w:lvl>
    <w:lvl w:ilvl="5" w:tplc="0409001B" w:tentative="1">
      <w:start w:val="1"/>
      <w:numFmt w:val="lowerRoman"/>
      <w:lvlText w:val="%6."/>
      <w:lvlJc w:val="right"/>
      <w:pPr>
        <w:ind w:left="3220" w:hanging="400"/>
      </w:pPr>
    </w:lvl>
    <w:lvl w:ilvl="6" w:tplc="0409000F" w:tentative="1">
      <w:start w:val="1"/>
      <w:numFmt w:val="decimal"/>
      <w:lvlText w:val="%7."/>
      <w:lvlJc w:val="left"/>
      <w:pPr>
        <w:ind w:left="3620" w:hanging="400"/>
      </w:pPr>
    </w:lvl>
    <w:lvl w:ilvl="7" w:tplc="04090019" w:tentative="1">
      <w:start w:val="1"/>
      <w:numFmt w:val="upperLetter"/>
      <w:lvlText w:val="%8."/>
      <w:lvlJc w:val="left"/>
      <w:pPr>
        <w:ind w:left="4020" w:hanging="400"/>
      </w:pPr>
    </w:lvl>
    <w:lvl w:ilvl="8" w:tplc="0409001B" w:tentative="1">
      <w:start w:val="1"/>
      <w:numFmt w:val="lowerRoman"/>
      <w:lvlText w:val="%9."/>
      <w:lvlJc w:val="right"/>
      <w:pPr>
        <w:ind w:left="4420" w:hanging="400"/>
      </w:pPr>
    </w:lvl>
  </w:abstractNum>
  <w:abstractNum w:abstractNumId="16" w15:restartNumberingAfterBreak="0">
    <w:nsid w:val="2FCC54DD"/>
    <w:multiLevelType w:val="multilevel"/>
    <w:tmpl w:val="C562DCC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121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 w15:restartNumberingAfterBreak="0">
    <w:nsid w:val="314307AC"/>
    <w:multiLevelType w:val="hybridMultilevel"/>
    <w:tmpl w:val="01D45FAC"/>
    <w:lvl w:ilvl="0" w:tplc="08145AAE">
      <w:start w:val="1"/>
      <w:numFmt w:val="decimal"/>
      <w:lvlText w:val="%1."/>
      <w:lvlJc w:val="left"/>
      <w:pPr>
        <w:ind w:left="8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8" w15:restartNumberingAfterBreak="0">
    <w:nsid w:val="31B7025D"/>
    <w:multiLevelType w:val="hybridMultilevel"/>
    <w:tmpl w:val="A1F4BD9A"/>
    <w:lvl w:ilvl="0" w:tplc="D29640A4">
      <w:start w:val="1"/>
      <w:numFmt w:val="decimal"/>
      <w:lvlText w:val="%1."/>
      <w:lvlJc w:val="left"/>
      <w:pPr>
        <w:ind w:left="8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9" w15:restartNumberingAfterBreak="0">
    <w:nsid w:val="35E13DB8"/>
    <w:multiLevelType w:val="hybridMultilevel"/>
    <w:tmpl w:val="400A41D4"/>
    <w:lvl w:ilvl="0" w:tplc="EDFCA178">
      <w:start w:val="1"/>
      <w:numFmt w:val="decimal"/>
      <w:lvlText w:val="%1."/>
      <w:lvlJc w:val="left"/>
      <w:pPr>
        <w:ind w:left="684" w:hanging="400"/>
      </w:pPr>
      <w:rPr>
        <w:sz w:val="20"/>
        <w:szCs w:val="20"/>
      </w:rPr>
    </w:lvl>
    <w:lvl w:ilvl="1" w:tplc="04090019" w:tentative="1">
      <w:start w:val="1"/>
      <w:numFmt w:val="upperLetter"/>
      <w:lvlText w:val="%2."/>
      <w:lvlJc w:val="left"/>
      <w:pPr>
        <w:ind w:left="1084" w:hanging="400"/>
      </w:pPr>
    </w:lvl>
    <w:lvl w:ilvl="2" w:tplc="0409001B" w:tentative="1">
      <w:start w:val="1"/>
      <w:numFmt w:val="lowerRoman"/>
      <w:lvlText w:val="%3."/>
      <w:lvlJc w:val="right"/>
      <w:pPr>
        <w:ind w:left="1484" w:hanging="400"/>
      </w:pPr>
    </w:lvl>
    <w:lvl w:ilvl="3" w:tplc="0409000F" w:tentative="1">
      <w:start w:val="1"/>
      <w:numFmt w:val="decimal"/>
      <w:lvlText w:val="%4."/>
      <w:lvlJc w:val="left"/>
      <w:pPr>
        <w:ind w:left="1884" w:hanging="400"/>
      </w:pPr>
    </w:lvl>
    <w:lvl w:ilvl="4" w:tplc="04090019" w:tentative="1">
      <w:start w:val="1"/>
      <w:numFmt w:val="upperLetter"/>
      <w:lvlText w:val="%5."/>
      <w:lvlJc w:val="left"/>
      <w:pPr>
        <w:ind w:left="2284" w:hanging="400"/>
      </w:pPr>
    </w:lvl>
    <w:lvl w:ilvl="5" w:tplc="0409001B" w:tentative="1">
      <w:start w:val="1"/>
      <w:numFmt w:val="lowerRoman"/>
      <w:lvlText w:val="%6."/>
      <w:lvlJc w:val="right"/>
      <w:pPr>
        <w:ind w:left="2684" w:hanging="400"/>
      </w:pPr>
    </w:lvl>
    <w:lvl w:ilvl="6" w:tplc="0409000F" w:tentative="1">
      <w:start w:val="1"/>
      <w:numFmt w:val="decimal"/>
      <w:lvlText w:val="%7."/>
      <w:lvlJc w:val="left"/>
      <w:pPr>
        <w:ind w:left="3084" w:hanging="400"/>
      </w:pPr>
    </w:lvl>
    <w:lvl w:ilvl="7" w:tplc="04090019" w:tentative="1">
      <w:start w:val="1"/>
      <w:numFmt w:val="upperLetter"/>
      <w:lvlText w:val="%8."/>
      <w:lvlJc w:val="left"/>
      <w:pPr>
        <w:ind w:left="3484" w:hanging="400"/>
      </w:pPr>
    </w:lvl>
    <w:lvl w:ilvl="8" w:tplc="0409001B" w:tentative="1">
      <w:start w:val="1"/>
      <w:numFmt w:val="lowerRoman"/>
      <w:lvlText w:val="%9."/>
      <w:lvlJc w:val="right"/>
      <w:pPr>
        <w:ind w:left="3884" w:hanging="400"/>
      </w:pPr>
    </w:lvl>
  </w:abstractNum>
  <w:abstractNum w:abstractNumId="20" w15:restartNumberingAfterBreak="0">
    <w:nsid w:val="36F3599E"/>
    <w:multiLevelType w:val="hybridMultilevel"/>
    <w:tmpl w:val="8A36AEAE"/>
    <w:lvl w:ilvl="0" w:tplc="04090019">
      <w:start w:val="1"/>
      <w:numFmt w:val="upperLetter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1" w15:restartNumberingAfterBreak="0">
    <w:nsid w:val="37684B80"/>
    <w:multiLevelType w:val="multilevel"/>
    <w:tmpl w:val="82686514"/>
    <w:lvl w:ilvl="0">
      <w:start w:val="1"/>
      <w:numFmt w:val="decimal"/>
      <w:lvlText w:val="%1."/>
      <w:lvlJc w:val="left"/>
      <w:pPr>
        <w:ind w:left="643" w:hanging="360"/>
      </w:pPr>
      <w:rPr>
        <w:sz w:val="20"/>
        <w:szCs w:val="2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2" w15:restartNumberingAfterBreak="0">
    <w:nsid w:val="39076FB5"/>
    <w:multiLevelType w:val="hybridMultilevel"/>
    <w:tmpl w:val="7BB2FDA4"/>
    <w:lvl w:ilvl="0" w:tplc="04090019">
      <w:start w:val="1"/>
      <w:numFmt w:val="upperLetter"/>
      <w:lvlText w:val="%1."/>
      <w:lvlJc w:val="left"/>
      <w:pPr>
        <w:ind w:left="1600" w:hanging="400"/>
      </w:pPr>
    </w:lvl>
    <w:lvl w:ilvl="1" w:tplc="04090019" w:tentative="1">
      <w:start w:val="1"/>
      <w:numFmt w:val="upperLetter"/>
      <w:lvlText w:val="%2."/>
      <w:lvlJc w:val="left"/>
      <w:pPr>
        <w:ind w:left="2000" w:hanging="400"/>
      </w:pPr>
    </w:lvl>
    <w:lvl w:ilvl="2" w:tplc="0409001B" w:tentative="1">
      <w:start w:val="1"/>
      <w:numFmt w:val="lowerRoman"/>
      <w:lvlText w:val="%3."/>
      <w:lvlJc w:val="right"/>
      <w:pPr>
        <w:ind w:left="2400" w:hanging="400"/>
      </w:pPr>
    </w:lvl>
    <w:lvl w:ilvl="3" w:tplc="0409000F" w:tentative="1">
      <w:start w:val="1"/>
      <w:numFmt w:val="decimal"/>
      <w:lvlText w:val="%4."/>
      <w:lvlJc w:val="left"/>
      <w:pPr>
        <w:ind w:left="2800" w:hanging="400"/>
      </w:pPr>
    </w:lvl>
    <w:lvl w:ilvl="4" w:tplc="04090019" w:tentative="1">
      <w:start w:val="1"/>
      <w:numFmt w:val="upperLetter"/>
      <w:lvlText w:val="%5."/>
      <w:lvlJc w:val="left"/>
      <w:pPr>
        <w:ind w:left="3200" w:hanging="400"/>
      </w:pPr>
    </w:lvl>
    <w:lvl w:ilvl="5" w:tplc="0409001B" w:tentative="1">
      <w:start w:val="1"/>
      <w:numFmt w:val="lowerRoman"/>
      <w:lvlText w:val="%6."/>
      <w:lvlJc w:val="right"/>
      <w:pPr>
        <w:ind w:left="3600" w:hanging="400"/>
      </w:pPr>
    </w:lvl>
    <w:lvl w:ilvl="6" w:tplc="0409000F" w:tentative="1">
      <w:start w:val="1"/>
      <w:numFmt w:val="decimal"/>
      <w:lvlText w:val="%7."/>
      <w:lvlJc w:val="left"/>
      <w:pPr>
        <w:ind w:left="4000" w:hanging="400"/>
      </w:pPr>
    </w:lvl>
    <w:lvl w:ilvl="7" w:tplc="04090019" w:tentative="1">
      <w:start w:val="1"/>
      <w:numFmt w:val="upperLetter"/>
      <w:lvlText w:val="%8."/>
      <w:lvlJc w:val="left"/>
      <w:pPr>
        <w:ind w:left="4400" w:hanging="400"/>
      </w:pPr>
    </w:lvl>
    <w:lvl w:ilvl="8" w:tplc="0409001B" w:tentative="1">
      <w:start w:val="1"/>
      <w:numFmt w:val="lowerRoman"/>
      <w:lvlText w:val="%9."/>
      <w:lvlJc w:val="right"/>
      <w:pPr>
        <w:ind w:left="4800" w:hanging="400"/>
      </w:pPr>
    </w:lvl>
  </w:abstractNum>
  <w:abstractNum w:abstractNumId="23" w15:restartNumberingAfterBreak="0">
    <w:nsid w:val="3CBD57B4"/>
    <w:multiLevelType w:val="hybridMultilevel"/>
    <w:tmpl w:val="FD7E8304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4" w15:restartNumberingAfterBreak="0">
    <w:nsid w:val="3DE544E5"/>
    <w:multiLevelType w:val="hybridMultilevel"/>
    <w:tmpl w:val="A808B0DC"/>
    <w:lvl w:ilvl="0" w:tplc="6C2067A0">
      <w:start w:val="1"/>
      <w:numFmt w:val="decimal"/>
      <w:lvlText w:val="%1."/>
      <w:lvlJc w:val="left"/>
      <w:pPr>
        <w:ind w:left="800" w:hanging="400"/>
      </w:pPr>
      <w:rPr>
        <w:rFonts w:hint="eastAsia"/>
        <w:b w:val="0"/>
        <w:sz w:val="20"/>
        <w:szCs w:val="20"/>
        <w:lang w:eastAsia="ko-KR"/>
      </w:rPr>
    </w:lvl>
    <w:lvl w:ilvl="1" w:tplc="04090019">
      <w:start w:val="1"/>
      <w:numFmt w:val="upperLetter"/>
      <w:lvlText w:val="%2."/>
      <w:lvlJc w:val="left"/>
      <w:pPr>
        <w:ind w:left="967" w:hanging="400"/>
      </w:p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5" w15:restartNumberingAfterBreak="0">
    <w:nsid w:val="41CB5CBA"/>
    <w:multiLevelType w:val="multilevel"/>
    <w:tmpl w:val="1F28CBDE"/>
    <w:lvl w:ilvl="0">
      <w:start w:val="1"/>
      <w:numFmt w:val="decimal"/>
      <w:lvlText w:val="%1."/>
      <w:lvlJc w:val="left"/>
      <w:pPr>
        <w:ind w:left="643" w:hanging="360"/>
      </w:pPr>
      <w:rPr>
        <w:sz w:val="20"/>
        <w:szCs w:val="20"/>
        <w:u w:val="none"/>
      </w:rPr>
    </w:lvl>
    <w:lvl w:ilvl="1">
      <w:start w:val="1"/>
      <w:numFmt w:val="lowerLetter"/>
      <w:lvlText w:val="%2."/>
      <w:lvlJc w:val="left"/>
      <w:pPr>
        <w:ind w:left="1363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083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1133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523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243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4963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683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03" w:hanging="360"/>
      </w:pPr>
      <w:rPr>
        <w:u w:val="none"/>
      </w:rPr>
    </w:lvl>
  </w:abstractNum>
  <w:abstractNum w:abstractNumId="26" w15:restartNumberingAfterBreak="0">
    <w:nsid w:val="41F0435B"/>
    <w:multiLevelType w:val="hybridMultilevel"/>
    <w:tmpl w:val="6B7CCB4E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7" w15:restartNumberingAfterBreak="0">
    <w:nsid w:val="43280F6D"/>
    <w:multiLevelType w:val="hybridMultilevel"/>
    <w:tmpl w:val="BF8E47C2"/>
    <w:lvl w:ilvl="0" w:tplc="382AFBC2">
      <w:start w:val="1"/>
      <w:numFmt w:val="decimal"/>
      <w:lvlText w:val="%1."/>
      <w:lvlJc w:val="left"/>
      <w:pPr>
        <w:ind w:left="800" w:hanging="400"/>
      </w:pPr>
      <w:rPr>
        <w:rFonts w:hint="eastAsia"/>
        <w:sz w:val="20"/>
        <w:szCs w:val="2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>
      <w:start w:val="1"/>
      <w:numFmt w:val="decimal"/>
      <w:lvlText w:val="%4."/>
      <w:lvlJc w:val="left"/>
      <w:pPr>
        <w:ind w:left="825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8" w15:restartNumberingAfterBreak="0">
    <w:nsid w:val="44CF6BA6"/>
    <w:multiLevelType w:val="hybridMultilevel"/>
    <w:tmpl w:val="02D4C990"/>
    <w:lvl w:ilvl="0" w:tplc="04090019">
      <w:start w:val="1"/>
      <w:numFmt w:val="upperLetter"/>
      <w:lvlText w:val="%1."/>
      <w:lvlJc w:val="left"/>
      <w:pPr>
        <w:ind w:left="1109" w:hanging="400"/>
      </w:pPr>
    </w:lvl>
    <w:lvl w:ilvl="1" w:tplc="B0AC3BAC">
      <w:start w:val="1"/>
      <w:numFmt w:val="upperLetter"/>
      <w:lvlText w:val="%2."/>
      <w:lvlJc w:val="left"/>
      <w:pPr>
        <w:ind w:left="1509" w:hanging="400"/>
      </w:pPr>
      <w:rPr>
        <w:rFonts w:hint="default"/>
        <w:color w:val="auto"/>
      </w:rPr>
    </w:lvl>
    <w:lvl w:ilvl="2" w:tplc="0409001B" w:tentative="1">
      <w:start w:val="1"/>
      <w:numFmt w:val="lowerRoman"/>
      <w:lvlText w:val="%3."/>
      <w:lvlJc w:val="right"/>
      <w:pPr>
        <w:ind w:left="1909" w:hanging="400"/>
      </w:pPr>
    </w:lvl>
    <w:lvl w:ilvl="3" w:tplc="0409000F" w:tentative="1">
      <w:start w:val="1"/>
      <w:numFmt w:val="decimal"/>
      <w:lvlText w:val="%4."/>
      <w:lvlJc w:val="left"/>
      <w:pPr>
        <w:ind w:left="2309" w:hanging="400"/>
      </w:pPr>
    </w:lvl>
    <w:lvl w:ilvl="4" w:tplc="04090019" w:tentative="1">
      <w:start w:val="1"/>
      <w:numFmt w:val="upperLetter"/>
      <w:lvlText w:val="%5."/>
      <w:lvlJc w:val="left"/>
      <w:pPr>
        <w:ind w:left="2709" w:hanging="400"/>
      </w:pPr>
    </w:lvl>
    <w:lvl w:ilvl="5" w:tplc="0409001B" w:tentative="1">
      <w:start w:val="1"/>
      <w:numFmt w:val="lowerRoman"/>
      <w:lvlText w:val="%6."/>
      <w:lvlJc w:val="right"/>
      <w:pPr>
        <w:ind w:left="3109" w:hanging="400"/>
      </w:pPr>
    </w:lvl>
    <w:lvl w:ilvl="6" w:tplc="0409000F" w:tentative="1">
      <w:start w:val="1"/>
      <w:numFmt w:val="decimal"/>
      <w:lvlText w:val="%7."/>
      <w:lvlJc w:val="left"/>
      <w:pPr>
        <w:ind w:left="3509" w:hanging="400"/>
      </w:pPr>
    </w:lvl>
    <w:lvl w:ilvl="7" w:tplc="04090019" w:tentative="1">
      <w:start w:val="1"/>
      <w:numFmt w:val="upperLetter"/>
      <w:lvlText w:val="%8."/>
      <w:lvlJc w:val="left"/>
      <w:pPr>
        <w:ind w:left="3909" w:hanging="400"/>
      </w:pPr>
    </w:lvl>
    <w:lvl w:ilvl="8" w:tplc="0409001B" w:tentative="1">
      <w:start w:val="1"/>
      <w:numFmt w:val="lowerRoman"/>
      <w:lvlText w:val="%9."/>
      <w:lvlJc w:val="right"/>
      <w:pPr>
        <w:ind w:left="4309" w:hanging="400"/>
      </w:pPr>
    </w:lvl>
  </w:abstractNum>
  <w:abstractNum w:abstractNumId="29" w15:restartNumberingAfterBreak="0">
    <w:nsid w:val="452D0042"/>
    <w:multiLevelType w:val="multilevel"/>
    <w:tmpl w:val="1F28CBDE"/>
    <w:lvl w:ilvl="0">
      <w:start w:val="1"/>
      <w:numFmt w:val="decimal"/>
      <w:lvlText w:val="%1."/>
      <w:lvlJc w:val="left"/>
      <w:pPr>
        <w:ind w:left="643" w:hanging="360"/>
      </w:pPr>
      <w:rPr>
        <w:sz w:val="20"/>
        <w:szCs w:val="20"/>
        <w:u w:val="none"/>
      </w:rPr>
    </w:lvl>
    <w:lvl w:ilvl="1">
      <w:start w:val="1"/>
      <w:numFmt w:val="lowerLetter"/>
      <w:lvlText w:val="%2."/>
      <w:lvlJc w:val="left"/>
      <w:pPr>
        <w:ind w:left="1363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083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1133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523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243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4963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683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03" w:hanging="360"/>
      </w:pPr>
      <w:rPr>
        <w:u w:val="none"/>
      </w:rPr>
    </w:lvl>
  </w:abstractNum>
  <w:abstractNum w:abstractNumId="30" w15:restartNumberingAfterBreak="0">
    <w:nsid w:val="46085866"/>
    <w:multiLevelType w:val="hybridMultilevel"/>
    <w:tmpl w:val="1A020166"/>
    <w:lvl w:ilvl="0" w:tplc="82EE8C90">
      <w:start w:val="1"/>
      <w:numFmt w:val="bullet"/>
      <w:lvlText w:val="-"/>
      <w:lvlJc w:val="left"/>
      <w:pPr>
        <w:ind w:left="760" w:hanging="360"/>
      </w:pPr>
      <w:rPr>
        <w:rFonts w:ascii="Noto Sans CJK KR Regular" w:eastAsia="Noto Sans CJK KR Regular" w:hAnsi="Noto Sans CJK KR Regular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1" w15:restartNumberingAfterBreak="0">
    <w:nsid w:val="46446158"/>
    <w:multiLevelType w:val="hybridMultilevel"/>
    <w:tmpl w:val="4F92E4B0"/>
    <w:lvl w:ilvl="0" w:tplc="0EF8BA60">
      <w:start w:val="1"/>
      <w:numFmt w:val="decimal"/>
      <w:lvlText w:val="%1."/>
      <w:lvlJc w:val="left"/>
      <w:pPr>
        <w:ind w:left="8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2" w15:restartNumberingAfterBreak="0">
    <w:nsid w:val="4C1E5638"/>
    <w:multiLevelType w:val="hybridMultilevel"/>
    <w:tmpl w:val="9CBA2ACC"/>
    <w:lvl w:ilvl="0" w:tplc="E9A26AE8">
      <w:start w:val="1"/>
      <w:numFmt w:val="decimal"/>
      <w:lvlText w:val="%1)"/>
      <w:lvlJc w:val="left"/>
      <w:pPr>
        <w:ind w:left="1035" w:hanging="315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20" w:hanging="400"/>
      </w:pPr>
    </w:lvl>
    <w:lvl w:ilvl="2" w:tplc="0409001B" w:tentative="1">
      <w:start w:val="1"/>
      <w:numFmt w:val="lowerRoman"/>
      <w:lvlText w:val="%3."/>
      <w:lvlJc w:val="right"/>
      <w:pPr>
        <w:ind w:left="1920" w:hanging="400"/>
      </w:pPr>
    </w:lvl>
    <w:lvl w:ilvl="3" w:tplc="0409000F" w:tentative="1">
      <w:start w:val="1"/>
      <w:numFmt w:val="decimal"/>
      <w:lvlText w:val="%4."/>
      <w:lvlJc w:val="left"/>
      <w:pPr>
        <w:ind w:left="2320" w:hanging="400"/>
      </w:pPr>
    </w:lvl>
    <w:lvl w:ilvl="4" w:tplc="04090019" w:tentative="1">
      <w:start w:val="1"/>
      <w:numFmt w:val="upperLetter"/>
      <w:lvlText w:val="%5."/>
      <w:lvlJc w:val="left"/>
      <w:pPr>
        <w:ind w:left="2720" w:hanging="400"/>
      </w:pPr>
    </w:lvl>
    <w:lvl w:ilvl="5" w:tplc="0409001B" w:tentative="1">
      <w:start w:val="1"/>
      <w:numFmt w:val="lowerRoman"/>
      <w:lvlText w:val="%6."/>
      <w:lvlJc w:val="right"/>
      <w:pPr>
        <w:ind w:left="3120" w:hanging="400"/>
      </w:pPr>
    </w:lvl>
    <w:lvl w:ilvl="6" w:tplc="0409000F" w:tentative="1">
      <w:start w:val="1"/>
      <w:numFmt w:val="decimal"/>
      <w:lvlText w:val="%7."/>
      <w:lvlJc w:val="left"/>
      <w:pPr>
        <w:ind w:left="3520" w:hanging="400"/>
      </w:pPr>
    </w:lvl>
    <w:lvl w:ilvl="7" w:tplc="04090019" w:tentative="1">
      <w:start w:val="1"/>
      <w:numFmt w:val="upperLetter"/>
      <w:lvlText w:val="%8."/>
      <w:lvlJc w:val="left"/>
      <w:pPr>
        <w:ind w:left="3920" w:hanging="400"/>
      </w:pPr>
    </w:lvl>
    <w:lvl w:ilvl="8" w:tplc="0409001B" w:tentative="1">
      <w:start w:val="1"/>
      <w:numFmt w:val="lowerRoman"/>
      <w:lvlText w:val="%9."/>
      <w:lvlJc w:val="right"/>
      <w:pPr>
        <w:ind w:left="4320" w:hanging="400"/>
      </w:pPr>
    </w:lvl>
  </w:abstractNum>
  <w:abstractNum w:abstractNumId="33" w15:restartNumberingAfterBreak="0">
    <w:nsid w:val="4F746245"/>
    <w:multiLevelType w:val="hybridMultilevel"/>
    <w:tmpl w:val="78EED2E6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4" w15:restartNumberingAfterBreak="0">
    <w:nsid w:val="569B2E1B"/>
    <w:multiLevelType w:val="hybridMultilevel"/>
    <w:tmpl w:val="AA7E26C0"/>
    <w:lvl w:ilvl="0" w:tplc="FDA2BD5A">
      <w:start w:val="1"/>
      <w:numFmt w:val="decimal"/>
      <w:lvlText w:val="%1."/>
      <w:lvlJc w:val="left"/>
      <w:pPr>
        <w:ind w:left="684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084" w:hanging="400"/>
      </w:pPr>
    </w:lvl>
    <w:lvl w:ilvl="2" w:tplc="0409001B" w:tentative="1">
      <w:start w:val="1"/>
      <w:numFmt w:val="lowerRoman"/>
      <w:lvlText w:val="%3."/>
      <w:lvlJc w:val="right"/>
      <w:pPr>
        <w:ind w:left="1484" w:hanging="400"/>
      </w:pPr>
    </w:lvl>
    <w:lvl w:ilvl="3" w:tplc="0409000F" w:tentative="1">
      <w:start w:val="1"/>
      <w:numFmt w:val="decimal"/>
      <w:lvlText w:val="%4."/>
      <w:lvlJc w:val="left"/>
      <w:pPr>
        <w:ind w:left="1884" w:hanging="400"/>
      </w:pPr>
    </w:lvl>
    <w:lvl w:ilvl="4" w:tplc="04090019" w:tentative="1">
      <w:start w:val="1"/>
      <w:numFmt w:val="upperLetter"/>
      <w:lvlText w:val="%5."/>
      <w:lvlJc w:val="left"/>
      <w:pPr>
        <w:ind w:left="2284" w:hanging="400"/>
      </w:pPr>
    </w:lvl>
    <w:lvl w:ilvl="5" w:tplc="0409001B" w:tentative="1">
      <w:start w:val="1"/>
      <w:numFmt w:val="lowerRoman"/>
      <w:lvlText w:val="%6."/>
      <w:lvlJc w:val="right"/>
      <w:pPr>
        <w:ind w:left="2684" w:hanging="400"/>
      </w:pPr>
    </w:lvl>
    <w:lvl w:ilvl="6" w:tplc="0409000F" w:tentative="1">
      <w:start w:val="1"/>
      <w:numFmt w:val="decimal"/>
      <w:lvlText w:val="%7."/>
      <w:lvlJc w:val="left"/>
      <w:pPr>
        <w:ind w:left="3084" w:hanging="400"/>
      </w:pPr>
    </w:lvl>
    <w:lvl w:ilvl="7" w:tplc="04090019" w:tentative="1">
      <w:start w:val="1"/>
      <w:numFmt w:val="upperLetter"/>
      <w:lvlText w:val="%8."/>
      <w:lvlJc w:val="left"/>
      <w:pPr>
        <w:ind w:left="3484" w:hanging="400"/>
      </w:pPr>
    </w:lvl>
    <w:lvl w:ilvl="8" w:tplc="0409001B" w:tentative="1">
      <w:start w:val="1"/>
      <w:numFmt w:val="lowerRoman"/>
      <w:lvlText w:val="%9."/>
      <w:lvlJc w:val="right"/>
      <w:pPr>
        <w:ind w:left="3884" w:hanging="400"/>
      </w:pPr>
    </w:lvl>
  </w:abstractNum>
  <w:abstractNum w:abstractNumId="35" w15:restartNumberingAfterBreak="0">
    <w:nsid w:val="57A94412"/>
    <w:multiLevelType w:val="multilevel"/>
    <w:tmpl w:val="F0AA6B1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6" w15:restartNumberingAfterBreak="0">
    <w:nsid w:val="58EA44FE"/>
    <w:multiLevelType w:val="hybridMultilevel"/>
    <w:tmpl w:val="03AE8BEA"/>
    <w:lvl w:ilvl="0" w:tplc="D8DE6E94">
      <w:start w:val="3"/>
      <w:numFmt w:val="decimal"/>
      <w:lvlText w:val="%1."/>
      <w:lvlJc w:val="left"/>
      <w:pPr>
        <w:ind w:left="800" w:hanging="400"/>
      </w:pPr>
      <w:rPr>
        <w:rFonts w:hint="eastAsia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7" w15:restartNumberingAfterBreak="0">
    <w:nsid w:val="5A4C5B3D"/>
    <w:multiLevelType w:val="hybridMultilevel"/>
    <w:tmpl w:val="046AAD2C"/>
    <w:lvl w:ilvl="0" w:tplc="5866A05E">
      <w:start w:val="1"/>
      <w:numFmt w:val="decimal"/>
      <w:lvlText w:val="%1."/>
      <w:lvlJc w:val="left"/>
      <w:pPr>
        <w:ind w:left="800" w:hanging="400"/>
      </w:pPr>
      <w:rPr>
        <w:rFonts w:hint="eastAsia"/>
        <w:sz w:val="20"/>
        <w:szCs w:val="2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EE8E660E">
      <w:start w:val="1"/>
      <w:numFmt w:val="upperLetter"/>
      <w:lvlText w:val="%3."/>
      <w:lvlJc w:val="right"/>
      <w:pPr>
        <w:ind w:left="1251" w:hanging="400"/>
      </w:pPr>
      <w:rPr>
        <w:rFonts w:ascii="Noto Sans CJK KR Regular" w:eastAsia="Noto Sans CJK KR Regular" w:hAnsi="Noto Sans CJK KR Regular" w:cs="Arial Unicode MS"/>
      </w:r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8" w15:restartNumberingAfterBreak="0">
    <w:nsid w:val="5CA145D4"/>
    <w:multiLevelType w:val="hybridMultilevel"/>
    <w:tmpl w:val="3BF0DED0"/>
    <w:lvl w:ilvl="0" w:tplc="6D1A032E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9" w15:restartNumberingAfterBreak="0">
    <w:nsid w:val="5E2277ED"/>
    <w:multiLevelType w:val="hybridMultilevel"/>
    <w:tmpl w:val="2A68366E"/>
    <w:lvl w:ilvl="0" w:tplc="04090019">
      <w:start w:val="1"/>
      <w:numFmt w:val="upperLetter"/>
      <w:lvlText w:val="%1."/>
      <w:lvlJc w:val="left"/>
      <w:pPr>
        <w:ind w:left="1560" w:hanging="400"/>
      </w:pPr>
    </w:lvl>
    <w:lvl w:ilvl="1" w:tplc="04090019" w:tentative="1">
      <w:start w:val="1"/>
      <w:numFmt w:val="upperLetter"/>
      <w:lvlText w:val="%2."/>
      <w:lvlJc w:val="left"/>
      <w:pPr>
        <w:ind w:left="1960" w:hanging="400"/>
      </w:pPr>
    </w:lvl>
    <w:lvl w:ilvl="2" w:tplc="0409001B" w:tentative="1">
      <w:start w:val="1"/>
      <w:numFmt w:val="lowerRoman"/>
      <w:lvlText w:val="%3."/>
      <w:lvlJc w:val="right"/>
      <w:pPr>
        <w:ind w:left="2360" w:hanging="400"/>
      </w:pPr>
    </w:lvl>
    <w:lvl w:ilvl="3" w:tplc="0409000F" w:tentative="1">
      <w:start w:val="1"/>
      <w:numFmt w:val="decimal"/>
      <w:lvlText w:val="%4."/>
      <w:lvlJc w:val="left"/>
      <w:pPr>
        <w:ind w:left="2760" w:hanging="400"/>
      </w:pPr>
    </w:lvl>
    <w:lvl w:ilvl="4" w:tplc="04090019" w:tentative="1">
      <w:start w:val="1"/>
      <w:numFmt w:val="upperLetter"/>
      <w:lvlText w:val="%5."/>
      <w:lvlJc w:val="left"/>
      <w:pPr>
        <w:ind w:left="3160" w:hanging="400"/>
      </w:pPr>
    </w:lvl>
    <w:lvl w:ilvl="5" w:tplc="0409001B" w:tentative="1">
      <w:start w:val="1"/>
      <w:numFmt w:val="lowerRoman"/>
      <w:lvlText w:val="%6."/>
      <w:lvlJc w:val="right"/>
      <w:pPr>
        <w:ind w:left="3560" w:hanging="400"/>
      </w:pPr>
    </w:lvl>
    <w:lvl w:ilvl="6" w:tplc="0409000F" w:tentative="1">
      <w:start w:val="1"/>
      <w:numFmt w:val="decimal"/>
      <w:lvlText w:val="%7."/>
      <w:lvlJc w:val="left"/>
      <w:pPr>
        <w:ind w:left="3960" w:hanging="400"/>
      </w:pPr>
    </w:lvl>
    <w:lvl w:ilvl="7" w:tplc="04090019" w:tentative="1">
      <w:start w:val="1"/>
      <w:numFmt w:val="upperLetter"/>
      <w:lvlText w:val="%8."/>
      <w:lvlJc w:val="left"/>
      <w:pPr>
        <w:ind w:left="4360" w:hanging="400"/>
      </w:pPr>
    </w:lvl>
    <w:lvl w:ilvl="8" w:tplc="0409001B" w:tentative="1">
      <w:start w:val="1"/>
      <w:numFmt w:val="lowerRoman"/>
      <w:lvlText w:val="%9."/>
      <w:lvlJc w:val="right"/>
      <w:pPr>
        <w:ind w:left="4760" w:hanging="400"/>
      </w:pPr>
    </w:lvl>
  </w:abstractNum>
  <w:abstractNum w:abstractNumId="40" w15:restartNumberingAfterBreak="0">
    <w:nsid w:val="5FEF1BBA"/>
    <w:multiLevelType w:val="hybridMultilevel"/>
    <w:tmpl w:val="B4024688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1" w15:restartNumberingAfterBreak="0">
    <w:nsid w:val="60585AEC"/>
    <w:multiLevelType w:val="hybridMultilevel"/>
    <w:tmpl w:val="B68C8C62"/>
    <w:lvl w:ilvl="0" w:tplc="0409000F">
      <w:start w:val="1"/>
      <w:numFmt w:val="decimal"/>
      <w:lvlText w:val="%1."/>
      <w:lvlJc w:val="left"/>
      <w:pPr>
        <w:ind w:left="1520" w:hanging="400"/>
      </w:pPr>
    </w:lvl>
    <w:lvl w:ilvl="1" w:tplc="04090019" w:tentative="1">
      <w:start w:val="1"/>
      <w:numFmt w:val="upperLetter"/>
      <w:lvlText w:val="%2."/>
      <w:lvlJc w:val="left"/>
      <w:pPr>
        <w:ind w:left="1920" w:hanging="400"/>
      </w:pPr>
    </w:lvl>
    <w:lvl w:ilvl="2" w:tplc="0409001B" w:tentative="1">
      <w:start w:val="1"/>
      <w:numFmt w:val="lowerRoman"/>
      <w:lvlText w:val="%3."/>
      <w:lvlJc w:val="right"/>
      <w:pPr>
        <w:ind w:left="2320" w:hanging="400"/>
      </w:pPr>
    </w:lvl>
    <w:lvl w:ilvl="3" w:tplc="0409000F" w:tentative="1">
      <w:start w:val="1"/>
      <w:numFmt w:val="decimal"/>
      <w:lvlText w:val="%4."/>
      <w:lvlJc w:val="left"/>
      <w:pPr>
        <w:ind w:left="2720" w:hanging="400"/>
      </w:pPr>
    </w:lvl>
    <w:lvl w:ilvl="4" w:tplc="04090019" w:tentative="1">
      <w:start w:val="1"/>
      <w:numFmt w:val="upperLetter"/>
      <w:lvlText w:val="%5."/>
      <w:lvlJc w:val="left"/>
      <w:pPr>
        <w:ind w:left="3120" w:hanging="400"/>
      </w:pPr>
    </w:lvl>
    <w:lvl w:ilvl="5" w:tplc="0409001B" w:tentative="1">
      <w:start w:val="1"/>
      <w:numFmt w:val="lowerRoman"/>
      <w:lvlText w:val="%6."/>
      <w:lvlJc w:val="right"/>
      <w:pPr>
        <w:ind w:left="3520" w:hanging="400"/>
      </w:pPr>
    </w:lvl>
    <w:lvl w:ilvl="6" w:tplc="0409000F" w:tentative="1">
      <w:start w:val="1"/>
      <w:numFmt w:val="decimal"/>
      <w:lvlText w:val="%7."/>
      <w:lvlJc w:val="left"/>
      <w:pPr>
        <w:ind w:left="3920" w:hanging="400"/>
      </w:pPr>
    </w:lvl>
    <w:lvl w:ilvl="7" w:tplc="04090019" w:tentative="1">
      <w:start w:val="1"/>
      <w:numFmt w:val="upperLetter"/>
      <w:lvlText w:val="%8."/>
      <w:lvlJc w:val="left"/>
      <w:pPr>
        <w:ind w:left="4320" w:hanging="400"/>
      </w:pPr>
    </w:lvl>
    <w:lvl w:ilvl="8" w:tplc="0409001B" w:tentative="1">
      <w:start w:val="1"/>
      <w:numFmt w:val="lowerRoman"/>
      <w:lvlText w:val="%9."/>
      <w:lvlJc w:val="right"/>
      <w:pPr>
        <w:ind w:left="4720" w:hanging="400"/>
      </w:pPr>
    </w:lvl>
  </w:abstractNum>
  <w:abstractNum w:abstractNumId="42" w15:restartNumberingAfterBreak="0">
    <w:nsid w:val="618741FD"/>
    <w:multiLevelType w:val="hybridMultilevel"/>
    <w:tmpl w:val="5A8C3506"/>
    <w:lvl w:ilvl="0" w:tplc="0D304FFA">
      <w:start w:val="1"/>
      <w:numFmt w:val="decimal"/>
      <w:lvlText w:val="%1."/>
      <w:lvlJc w:val="left"/>
      <w:pPr>
        <w:ind w:left="683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3" w15:restartNumberingAfterBreak="0">
    <w:nsid w:val="63A57363"/>
    <w:multiLevelType w:val="multilevel"/>
    <w:tmpl w:val="8D06AADE"/>
    <w:lvl w:ilvl="0">
      <w:start w:val="1"/>
      <w:numFmt w:val="decimal"/>
      <w:pStyle w:val="a"/>
      <w:lvlText w:val="제 %1조"/>
      <w:lvlJc w:val="left"/>
      <w:pPr>
        <w:tabs>
          <w:tab w:val="num" w:pos="1120"/>
        </w:tabs>
        <w:ind w:left="760" w:hanging="360"/>
      </w:pPr>
      <w:rPr>
        <w:rFonts w:ascii="-윤명조120" w:eastAsia="-윤명조120" w:hAnsi="Helvetica" w:hint="eastAsia"/>
        <w:b w:val="0"/>
        <w:i w:val="0"/>
        <w:spacing w:val="-12"/>
        <w:w w:val="100"/>
        <w:sz w:val="20"/>
        <w:lang w:val="en-US"/>
      </w:rPr>
    </w:lvl>
    <w:lvl w:ilvl="1">
      <w:start w:val="1"/>
      <w:numFmt w:val="decimalEnclosedCircle"/>
      <w:pStyle w:val="a0"/>
      <w:lvlText w:val="%2 "/>
      <w:lvlJc w:val="left"/>
      <w:pPr>
        <w:tabs>
          <w:tab w:val="num" w:pos="1200"/>
        </w:tabs>
        <w:ind w:left="1200" w:hanging="400"/>
      </w:pPr>
      <w:rPr>
        <w:rFonts w:ascii="-윤명조120" w:eastAsia="-윤명조120" w:hint="eastAsia"/>
        <w:b w:val="0"/>
        <w:i w:val="0"/>
        <w:spacing w:val="-12"/>
        <w:w w:val="100"/>
        <w:sz w:val="20"/>
      </w:rPr>
    </w:lvl>
    <w:lvl w:ilvl="2">
      <w:start w:val="1"/>
      <w:numFmt w:val="decimal"/>
      <w:lvlRestart w:val="0"/>
      <w:pStyle w:val="a1"/>
      <w:suff w:val="nothing"/>
      <w:lvlText w:val="%3. "/>
      <w:lvlJc w:val="left"/>
      <w:pPr>
        <w:ind w:left="1600" w:hanging="400"/>
      </w:pPr>
      <w:rPr>
        <w:rFonts w:ascii="-윤명조120" w:eastAsia="-윤명조120" w:hint="eastAsia"/>
        <w:b w:val="0"/>
        <w:i w:val="0"/>
        <w:spacing w:val="-16"/>
        <w:w w:val="100"/>
        <w:sz w:val="20"/>
      </w:rPr>
    </w:lvl>
    <w:lvl w:ilvl="3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  <w:rPr>
        <w:rFonts w:hint="eastAsia"/>
      </w:rPr>
    </w:lvl>
    <w:lvl w:ilvl="4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  <w:rPr>
        <w:rFonts w:hint="eastAsia"/>
      </w:rPr>
    </w:lvl>
  </w:abstractNum>
  <w:abstractNum w:abstractNumId="44" w15:restartNumberingAfterBreak="0">
    <w:nsid w:val="63F747F1"/>
    <w:multiLevelType w:val="hybridMultilevel"/>
    <w:tmpl w:val="5FBC3160"/>
    <w:lvl w:ilvl="0" w:tplc="2A8453B6">
      <w:start w:val="1"/>
      <w:numFmt w:val="decimal"/>
      <w:lvlText w:val="%1."/>
      <w:lvlJc w:val="left"/>
      <w:pPr>
        <w:ind w:left="8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5" w15:restartNumberingAfterBreak="0">
    <w:nsid w:val="65C87327"/>
    <w:multiLevelType w:val="hybridMultilevel"/>
    <w:tmpl w:val="EFCC1FAA"/>
    <w:lvl w:ilvl="0" w:tplc="57E20F4A">
      <w:start w:val="1"/>
      <w:numFmt w:val="decimal"/>
      <w:lvlText w:val="%1."/>
      <w:lvlJc w:val="left"/>
      <w:pPr>
        <w:ind w:left="800" w:hanging="400"/>
      </w:pPr>
      <w:rPr>
        <w:rFonts w:hint="eastAsia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11">
      <w:start w:val="1"/>
      <w:numFmt w:val="decimalEnclosedCircle"/>
      <w:lvlText w:val="%4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6" w15:restartNumberingAfterBreak="0">
    <w:nsid w:val="690A7F69"/>
    <w:multiLevelType w:val="hybridMultilevel"/>
    <w:tmpl w:val="83969F02"/>
    <w:lvl w:ilvl="0" w:tplc="04090019">
      <w:start w:val="1"/>
      <w:numFmt w:val="upperLetter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7" w15:restartNumberingAfterBreak="0">
    <w:nsid w:val="693F68D6"/>
    <w:multiLevelType w:val="hybridMultilevel"/>
    <w:tmpl w:val="8138A554"/>
    <w:lvl w:ilvl="0" w:tplc="8B96864C">
      <w:start w:val="1"/>
      <w:numFmt w:val="bullet"/>
      <w:lvlText w:val="-"/>
      <w:lvlJc w:val="left"/>
      <w:pPr>
        <w:ind w:left="760" w:hanging="360"/>
      </w:pPr>
      <w:rPr>
        <w:rFonts w:ascii="Noto Sans CJK KR Regular" w:eastAsia="Noto Sans CJK KR Regular" w:hAnsi="Noto Sans CJK KR Regular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8" w15:restartNumberingAfterBreak="0">
    <w:nsid w:val="6B7F34A7"/>
    <w:multiLevelType w:val="hybridMultilevel"/>
    <w:tmpl w:val="9654B8FE"/>
    <w:lvl w:ilvl="0" w:tplc="A0FA14E2">
      <w:start w:val="1"/>
      <w:numFmt w:val="upperLetter"/>
      <w:lvlText w:val="%1."/>
      <w:lvlJc w:val="left"/>
      <w:pPr>
        <w:ind w:left="900" w:hanging="400"/>
      </w:pPr>
      <w:rPr>
        <w:rFonts w:ascii="Noto Sans CJK KR Regular" w:eastAsia="Noto Sans CJK KR Regular" w:hAnsi="Noto Sans CJK KR Regular"/>
        <w:b w:val="0"/>
        <w:sz w:val="20"/>
        <w:szCs w:val="20"/>
      </w:rPr>
    </w:lvl>
    <w:lvl w:ilvl="1" w:tplc="04090019" w:tentative="1">
      <w:start w:val="1"/>
      <w:numFmt w:val="upperLetter"/>
      <w:lvlText w:val="%2."/>
      <w:lvlJc w:val="left"/>
      <w:pPr>
        <w:ind w:left="1300" w:hanging="400"/>
      </w:pPr>
    </w:lvl>
    <w:lvl w:ilvl="2" w:tplc="0409001B" w:tentative="1">
      <w:start w:val="1"/>
      <w:numFmt w:val="lowerRoman"/>
      <w:lvlText w:val="%3."/>
      <w:lvlJc w:val="right"/>
      <w:pPr>
        <w:ind w:left="1700" w:hanging="400"/>
      </w:pPr>
    </w:lvl>
    <w:lvl w:ilvl="3" w:tplc="0409000F" w:tentative="1">
      <w:start w:val="1"/>
      <w:numFmt w:val="decimal"/>
      <w:lvlText w:val="%4."/>
      <w:lvlJc w:val="left"/>
      <w:pPr>
        <w:ind w:left="2100" w:hanging="400"/>
      </w:pPr>
    </w:lvl>
    <w:lvl w:ilvl="4" w:tplc="04090019" w:tentative="1">
      <w:start w:val="1"/>
      <w:numFmt w:val="upperLetter"/>
      <w:lvlText w:val="%5."/>
      <w:lvlJc w:val="left"/>
      <w:pPr>
        <w:ind w:left="2500" w:hanging="400"/>
      </w:pPr>
    </w:lvl>
    <w:lvl w:ilvl="5" w:tplc="0409001B" w:tentative="1">
      <w:start w:val="1"/>
      <w:numFmt w:val="lowerRoman"/>
      <w:lvlText w:val="%6."/>
      <w:lvlJc w:val="right"/>
      <w:pPr>
        <w:ind w:left="2900" w:hanging="400"/>
      </w:pPr>
    </w:lvl>
    <w:lvl w:ilvl="6" w:tplc="0409000F" w:tentative="1">
      <w:start w:val="1"/>
      <w:numFmt w:val="decimal"/>
      <w:lvlText w:val="%7."/>
      <w:lvlJc w:val="left"/>
      <w:pPr>
        <w:ind w:left="3300" w:hanging="400"/>
      </w:pPr>
    </w:lvl>
    <w:lvl w:ilvl="7" w:tplc="04090019" w:tentative="1">
      <w:start w:val="1"/>
      <w:numFmt w:val="upperLetter"/>
      <w:lvlText w:val="%8."/>
      <w:lvlJc w:val="left"/>
      <w:pPr>
        <w:ind w:left="3700" w:hanging="400"/>
      </w:pPr>
    </w:lvl>
    <w:lvl w:ilvl="8" w:tplc="0409001B" w:tentative="1">
      <w:start w:val="1"/>
      <w:numFmt w:val="lowerRoman"/>
      <w:lvlText w:val="%9."/>
      <w:lvlJc w:val="right"/>
      <w:pPr>
        <w:ind w:left="4100" w:hanging="400"/>
      </w:pPr>
    </w:lvl>
  </w:abstractNum>
  <w:abstractNum w:abstractNumId="49" w15:restartNumberingAfterBreak="0">
    <w:nsid w:val="6D8602B4"/>
    <w:multiLevelType w:val="multilevel"/>
    <w:tmpl w:val="C562DCC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121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0" w15:restartNumberingAfterBreak="0">
    <w:nsid w:val="6F706ACE"/>
    <w:multiLevelType w:val="hybridMultilevel"/>
    <w:tmpl w:val="308CF7AC"/>
    <w:lvl w:ilvl="0" w:tplc="7676F31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1" w15:restartNumberingAfterBreak="0">
    <w:nsid w:val="6F766479"/>
    <w:multiLevelType w:val="hybridMultilevel"/>
    <w:tmpl w:val="62466B18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2" w15:restartNumberingAfterBreak="0">
    <w:nsid w:val="73AE1D71"/>
    <w:multiLevelType w:val="hybridMultilevel"/>
    <w:tmpl w:val="D6643BF0"/>
    <w:lvl w:ilvl="0" w:tplc="20F821B8">
      <w:start w:val="1"/>
      <w:numFmt w:val="decimal"/>
      <w:lvlText w:val="%1."/>
      <w:lvlJc w:val="left"/>
      <w:pPr>
        <w:ind w:left="800" w:hanging="400"/>
      </w:pPr>
      <w:rPr>
        <w:rFonts w:hint="eastAsia"/>
        <w:sz w:val="20"/>
        <w:szCs w:val="2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EE8E660E">
      <w:start w:val="1"/>
      <w:numFmt w:val="upperLetter"/>
      <w:lvlText w:val="%3."/>
      <w:lvlJc w:val="right"/>
      <w:pPr>
        <w:ind w:left="1251" w:hanging="400"/>
      </w:pPr>
      <w:rPr>
        <w:rFonts w:ascii="Noto Sans CJK KR Regular" w:eastAsia="Noto Sans CJK KR Regular" w:hAnsi="Noto Sans CJK KR Regular" w:cs="Arial Unicode MS"/>
      </w:r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3" w15:restartNumberingAfterBreak="0">
    <w:nsid w:val="74A705F4"/>
    <w:multiLevelType w:val="hybridMultilevel"/>
    <w:tmpl w:val="EE0CF25E"/>
    <w:lvl w:ilvl="0" w:tplc="F9221A22">
      <w:start w:val="1"/>
      <w:numFmt w:val="decimal"/>
      <w:lvlText w:val="%1)"/>
      <w:lvlJc w:val="left"/>
      <w:pPr>
        <w:ind w:left="179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235" w:hanging="400"/>
      </w:pPr>
    </w:lvl>
    <w:lvl w:ilvl="2" w:tplc="0409001B" w:tentative="1">
      <w:start w:val="1"/>
      <w:numFmt w:val="lowerRoman"/>
      <w:lvlText w:val="%3."/>
      <w:lvlJc w:val="right"/>
      <w:pPr>
        <w:ind w:left="2635" w:hanging="400"/>
      </w:pPr>
    </w:lvl>
    <w:lvl w:ilvl="3" w:tplc="0409000F">
      <w:start w:val="1"/>
      <w:numFmt w:val="decimal"/>
      <w:lvlText w:val="%4."/>
      <w:lvlJc w:val="left"/>
      <w:pPr>
        <w:ind w:left="3035" w:hanging="400"/>
      </w:pPr>
    </w:lvl>
    <w:lvl w:ilvl="4" w:tplc="04090019" w:tentative="1">
      <w:start w:val="1"/>
      <w:numFmt w:val="upperLetter"/>
      <w:lvlText w:val="%5."/>
      <w:lvlJc w:val="left"/>
      <w:pPr>
        <w:ind w:left="3435" w:hanging="400"/>
      </w:pPr>
    </w:lvl>
    <w:lvl w:ilvl="5" w:tplc="0409001B" w:tentative="1">
      <w:start w:val="1"/>
      <w:numFmt w:val="lowerRoman"/>
      <w:lvlText w:val="%6."/>
      <w:lvlJc w:val="right"/>
      <w:pPr>
        <w:ind w:left="3835" w:hanging="400"/>
      </w:pPr>
    </w:lvl>
    <w:lvl w:ilvl="6" w:tplc="0409000F" w:tentative="1">
      <w:start w:val="1"/>
      <w:numFmt w:val="decimal"/>
      <w:lvlText w:val="%7."/>
      <w:lvlJc w:val="left"/>
      <w:pPr>
        <w:ind w:left="4235" w:hanging="400"/>
      </w:pPr>
    </w:lvl>
    <w:lvl w:ilvl="7" w:tplc="04090019" w:tentative="1">
      <w:start w:val="1"/>
      <w:numFmt w:val="upperLetter"/>
      <w:lvlText w:val="%8."/>
      <w:lvlJc w:val="left"/>
      <w:pPr>
        <w:ind w:left="4635" w:hanging="400"/>
      </w:pPr>
    </w:lvl>
    <w:lvl w:ilvl="8" w:tplc="0409001B" w:tentative="1">
      <w:start w:val="1"/>
      <w:numFmt w:val="lowerRoman"/>
      <w:lvlText w:val="%9."/>
      <w:lvlJc w:val="right"/>
      <w:pPr>
        <w:ind w:left="5035" w:hanging="400"/>
      </w:pPr>
    </w:lvl>
  </w:abstractNum>
  <w:abstractNum w:abstractNumId="54" w15:restartNumberingAfterBreak="0">
    <w:nsid w:val="74AA7E7C"/>
    <w:multiLevelType w:val="hybridMultilevel"/>
    <w:tmpl w:val="4D9EF6D0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5" w15:restartNumberingAfterBreak="0">
    <w:nsid w:val="75435AF5"/>
    <w:multiLevelType w:val="hybridMultilevel"/>
    <w:tmpl w:val="D234B660"/>
    <w:lvl w:ilvl="0" w:tplc="0409000F">
      <w:start w:val="1"/>
      <w:numFmt w:val="decimal"/>
      <w:lvlText w:val="%1."/>
      <w:lvlJc w:val="left"/>
      <w:pPr>
        <w:ind w:left="8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6" w15:restartNumberingAfterBreak="0">
    <w:nsid w:val="75A10341"/>
    <w:multiLevelType w:val="hybridMultilevel"/>
    <w:tmpl w:val="3BE4F518"/>
    <w:lvl w:ilvl="0" w:tplc="326CA908">
      <w:start w:val="1"/>
      <w:numFmt w:val="upperLetter"/>
      <w:lvlText w:val="%1."/>
      <w:lvlJc w:val="left"/>
      <w:pPr>
        <w:ind w:left="825" w:hanging="400"/>
      </w:pPr>
      <w:rPr>
        <w:rFonts w:ascii="Noto Sans CJK KR Regular" w:eastAsia="Noto Sans CJK KR Regular" w:hAnsi="Noto Sans CJK KR Regular"/>
        <w:sz w:val="20"/>
        <w:szCs w:val="20"/>
      </w:rPr>
    </w:lvl>
    <w:lvl w:ilvl="1" w:tplc="04090019" w:tentative="1">
      <w:start w:val="1"/>
      <w:numFmt w:val="upperLetter"/>
      <w:lvlText w:val="%2."/>
      <w:lvlJc w:val="left"/>
      <w:pPr>
        <w:ind w:left="1258" w:hanging="400"/>
      </w:pPr>
    </w:lvl>
    <w:lvl w:ilvl="2" w:tplc="0409001B" w:tentative="1">
      <w:start w:val="1"/>
      <w:numFmt w:val="lowerRoman"/>
      <w:lvlText w:val="%3."/>
      <w:lvlJc w:val="right"/>
      <w:pPr>
        <w:ind w:left="1658" w:hanging="400"/>
      </w:pPr>
    </w:lvl>
    <w:lvl w:ilvl="3" w:tplc="0409000F" w:tentative="1">
      <w:start w:val="1"/>
      <w:numFmt w:val="decimal"/>
      <w:lvlText w:val="%4."/>
      <w:lvlJc w:val="left"/>
      <w:pPr>
        <w:ind w:left="2058" w:hanging="400"/>
      </w:pPr>
    </w:lvl>
    <w:lvl w:ilvl="4" w:tplc="04090019" w:tentative="1">
      <w:start w:val="1"/>
      <w:numFmt w:val="upperLetter"/>
      <w:lvlText w:val="%5."/>
      <w:lvlJc w:val="left"/>
      <w:pPr>
        <w:ind w:left="2458" w:hanging="400"/>
      </w:pPr>
    </w:lvl>
    <w:lvl w:ilvl="5" w:tplc="0409001B" w:tentative="1">
      <w:start w:val="1"/>
      <w:numFmt w:val="lowerRoman"/>
      <w:lvlText w:val="%6."/>
      <w:lvlJc w:val="right"/>
      <w:pPr>
        <w:ind w:left="2858" w:hanging="400"/>
      </w:pPr>
    </w:lvl>
    <w:lvl w:ilvl="6" w:tplc="0409000F" w:tentative="1">
      <w:start w:val="1"/>
      <w:numFmt w:val="decimal"/>
      <w:lvlText w:val="%7."/>
      <w:lvlJc w:val="left"/>
      <w:pPr>
        <w:ind w:left="3258" w:hanging="400"/>
      </w:pPr>
    </w:lvl>
    <w:lvl w:ilvl="7" w:tplc="04090019" w:tentative="1">
      <w:start w:val="1"/>
      <w:numFmt w:val="upperLetter"/>
      <w:lvlText w:val="%8."/>
      <w:lvlJc w:val="left"/>
      <w:pPr>
        <w:ind w:left="3658" w:hanging="400"/>
      </w:pPr>
    </w:lvl>
    <w:lvl w:ilvl="8" w:tplc="0409001B" w:tentative="1">
      <w:start w:val="1"/>
      <w:numFmt w:val="lowerRoman"/>
      <w:lvlText w:val="%9."/>
      <w:lvlJc w:val="right"/>
      <w:pPr>
        <w:ind w:left="4058" w:hanging="400"/>
      </w:pPr>
    </w:lvl>
  </w:abstractNum>
  <w:abstractNum w:abstractNumId="57" w15:restartNumberingAfterBreak="0">
    <w:nsid w:val="771E16C1"/>
    <w:multiLevelType w:val="multilevel"/>
    <w:tmpl w:val="5BA43232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58" w15:restartNumberingAfterBreak="0">
    <w:nsid w:val="78245C54"/>
    <w:multiLevelType w:val="multilevel"/>
    <w:tmpl w:val="1F28CBDE"/>
    <w:lvl w:ilvl="0">
      <w:start w:val="1"/>
      <w:numFmt w:val="decimal"/>
      <w:lvlText w:val="%1."/>
      <w:lvlJc w:val="left"/>
      <w:pPr>
        <w:ind w:left="927" w:hanging="360"/>
      </w:pPr>
      <w:rPr>
        <w:sz w:val="20"/>
        <w:szCs w:val="20"/>
        <w:u w:val="none"/>
      </w:rPr>
    </w:lvl>
    <w:lvl w:ilvl="1">
      <w:start w:val="1"/>
      <w:numFmt w:val="lowerLetter"/>
      <w:lvlText w:val="%2."/>
      <w:lvlJc w:val="left"/>
      <w:pPr>
        <w:ind w:left="1647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367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1417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807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527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247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967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687" w:hanging="360"/>
      </w:pPr>
      <w:rPr>
        <w:u w:val="none"/>
      </w:rPr>
    </w:lvl>
  </w:abstractNum>
  <w:abstractNum w:abstractNumId="59" w15:restartNumberingAfterBreak="0">
    <w:nsid w:val="79A17AF4"/>
    <w:multiLevelType w:val="hybridMultilevel"/>
    <w:tmpl w:val="37D425D6"/>
    <w:lvl w:ilvl="0" w:tplc="04090019">
      <w:start w:val="1"/>
      <w:numFmt w:val="upperLetter"/>
      <w:lvlText w:val="%1."/>
      <w:lvlJc w:val="left"/>
      <w:pPr>
        <w:ind w:left="1400" w:hanging="400"/>
      </w:pPr>
    </w:lvl>
    <w:lvl w:ilvl="1" w:tplc="04090019" w:tentative="1">
      <w:start w:val="1"/>
      <w:numFmt w:val="upperLetter"/>
      <w:lvlText w:val="%2."/>
      <w:lvlJc w:val="left"/>
      <w:pPr>
        <w:ind w:left="1800" w:hanging="400"/>
      </w:pPr>
    </w:lvl>
    <w:lvl w:ilvl="2" w:tplc="0409001B" w:tentative="1">
      <w:start w:val="1"/>
      <w:numFmt w:val="lowerRoman"/>
      <w:lvlText w:val="%3."/>
      <w:lvlJc w:val="right"/>
      <w:pPr>
        <w:ind w:left="2200" w:hanging="400"/>
      </w:pPr>
    </w:lvl>
    <w:lvl w:ilvl="3" w:tplc="0409000F" w:tentative="1">
      <w:start w:val="1"/>
      <w:numFmt w:val="decimal"/>
      <w:lvlText w:val="%4."/>
      <w:lvlJc w:val="left"/>
      <w:pPr>
        <w:ind w:left="2600" w:hanging="400"/>
      </w:pPr>
    </w:lvl>
    <w:lvl w:ilvl="4" w:tplc="04090019" w:tentative="1">
      <w:start w:val="1"/>
      <w:numFmt w:val="upperLetter"/>
      <w:lvlText w:val="%5."/>
      <w:lvlJc w:val="left"/>
      <w:pPr>
        <w:ind w:left="3000" w:hanging="400"/>
      </w:pPr>
    </w:lvl>
    <w:lvl w:ilvl="5" w:tplc="0409001B" w:tentative="1">
      <w:start w:val="1"/>
      <w:numFmt w:val="lowerRoman"/>
      <w:lvlText w:val="%6."/>
      <w:lvlJc w:val="right"/>
      <w:pPr>
        <w:ind w:left="3400" w:hanging="400"/>
      </w:pPr>
    </w:lvl>
    <w:lvl w:ilvl="6" w:tplc="0409000F" w:tentative="1">
      <w:start w:val="1"/>
      <w:numFmt w:val="decimal"/>
      <w:lvlText w:val="%7."/>
      <w:lvlJc w:val="left"/>
      <w:pPr>
        <w:ind w:left="3800" w:hanging="400"/>
      </w:pPr>
    </w:lvl>
    <w:lvl w:ilvl="7" w:tplc="04090019" w:tentative="1">
      <w:start w:val="1"/>
      <w:numFmt w:val="upperLetter"/>
      <w:lvlText w:val="%8."/>
      <w:lvlJc w:val="left"/>
      <w:pPr>
        <w:ind w:left="4200" w:hanging="400"/>
      </w:pPr>
    </w:lvl>
    <w:lvl w:ilvl="8" w:tplc="0409001B" w:tentative="1">
      <w:start w:val="1"/>
      <w:numFmt w:val="lowerRoman"/>
      <w:lvlText w:val="%9."/>
      <w:lvlJc w:val="right"/>
      <w:pPr>
        <w:ind w:left="4600" w:hanging="400"/>
      </w:pPr>
    </w:lvl>
  </w:abstractNum>
  <w:num w:numId="1">
    <w:abstractNumId w:val="21"/>
  </w:num>
  <w:num w:numId="2">
    <w:abstractNumId w:val="49"/>
  </w:num>
  <w:num w:numId="3">
    <w:abstractNumId w:val="57"/>
  </w:num>
  <w:num w:numId="4">
    <w:abstractNumId w:val="0"/>
  </w:num>
  <w:num w:numId="5">
    <w:abstractNumId w:val="35"/>
  </w:num>
  <w:num w:numId="6">
    <w:abstractNumId w:val="26"/>
  </w:num>
  <w:num w:numId="7">
    <w:abstractNumId w:val="24"/>
  </w:num>
  <w:num w:numId="8">
    <w:abstractNumId w:val="28"/>
  </w:num>
  <w:num w:numId="9">
    <w:abstractNumId w:val="27"/>
  </w:num>
  <w:num w:numId="10">
    <w:abstractNumId w:val="43"/>
  </w:num>
  <w:num w:numId="11">
    <w:abstractNumId w:val="31"/>
  </w:num>
  <w:num w:numId="12">
    <w:abstractNumId w:val="17"/>
  </w:num>
  <w:num w:numId="13">
    <w:abstractNumId w:val="4"/>
  </w:num>
  <w:num w:numId="14">
    <w:abstractNumId w:val="12"/>
  </w:num>
  <w:num w:numId="15">
    <w:abstractNumId w:val="39"/>
  </w:num>
  <w:num w:numId="16">
    <w:abstractNumId w:val="52"/>
  </w:num>
  <w:num w:numId="17">
    <w:abstractNumId w:val="36"/>
  </w:num>
  <w:num w:numId="18">
    <w:abstractNumId w:val="18"/>
  </w:num>
  <w:num w:numId="19">
    <w:abstractNumId w:val="44"/>
  </w:num>
  <w:num w:numId="20">
    <w:abstractNumId w:val="34"/>
  </w:num>
  <w:num w:numId="21">
    <w:abstractNumId w:val="55"/>
  </w:num>
  <w:num w:numId="22">
    <w:abstractNumId w:val="45"/>
  </w:num>
  <w:num w:numId="23">
    <w:abstractNumId w:val="32"/>
  </w:num>
  <w:num w:numId="24">
    <w:abstractNumId w:val="53"/>
  </w:num>
  <w:num w:numId="25">
    <w:abstractNumId w:val="50"/>
  </w:num>
  <w:num w:numId="26">
    <w:abstractNumId w:val="47"/>
  </w:num>
  <w:num w:numId="27">
    <w:abstractNumId w:val="8"/>
  </w:num>
  <w:num w:numId="28">
    <w:abstractNumId w:val="30"/>
  </w:num>
  <w:num w:numId="29">
    <w:abstractNumId w:val="42"/>
  </w:num>
  <w:num w:numId="30">
    <w:abstractNumId w:val="10"/>
  </w:num>
  <w:num w:numId="31">
    <w:abstractNumId w:val="40"/>
  </w:num>
  <w:num w:numId="32">
    <w:abstractNumId w:val="54"/>
  </w:num>
  <w:num w:numId="33">
    <w:abstractNumId w:val="41"/>
  </w:num>
  <w:num w:numId="34">
    <w:abstractNumId w:val="23"/>
  </w:num>
  <w:num w:numId="35">
    <w:abstractNumId w:val="22"/>
  </w:num>
  <w:num w:numId="36">
    <w:abstractNumId w:val="2"/>
  </w:num>
  <w:num w:numId="37">
    <w:abstractNumId w:val="20"/>
  </w:num>
  <w:num w:numId="38">
    <w:abstractNumId w:val="59"/>
  </w:num>
  <w:num w:numId="39">
    <w:abstractNumId w:val="19"/>
  </w:num>
  <w:num w:numId="40">
    <w:abstractNumId w:val="51"/>
  </w:num>
  <w:num w:numId="41">
    <w:abstractNumId w:val="46"/>
  </w:num>
  <w:num w:numId="42">
    <w:abstractNumId w:val="1"/>
  </w:num>
  <w:num w:numId="43">
    <w:abstractNumId w:val="7"/>
  </w:num>
  <w:num w:numId="44">
    <w:abstractNumId w:val="11"/>
  </w:num>
  <w:num w:numId="45">
    <w:abstractNumId w:val="56"/>
  </w:num>
  <w:num w:numId="46">
    <w:abstractNumId w:val="37"/>
  </w:num>
  <w:num w:numId="47">
    <w:abstractNumId w:val="48"/>
  </w:num>
  <w:num w:numId="48">
    <w:abstractNumId w:val="15"/>
  </w:num>
  <w:num w:numId="49">
    <w:abstractNumId w:val="9"/>
  </w:num>
  <w:num w:numId="50">
    <w:abstractNumId w:val="16"/>
  </w:num>
  <w:num w:numId="51">
    <w:abstractNumId w:val="13"/>
  </w:num>
  <w:num w:numId="52">
    <w:abstractNumId w:val="5"/>
  </w:num>
  <w:num w:numId="53">
    <w:abstractNumId w:val="14"/>
  </w:num>
  <w:num w:numId="54">
    <w:abstractNumId w:val="29"/>
  </w:num>
  <w:num w:numId="55">
    <w:abstractNumId w:val="58"/>
  </w:num>
  <w:num w:numId="56">
    <w:abstractNumId w:val="25"/>
  </w:num>
  <w:num w:numId="57">
    <w:abstractNumId w:val="3"/>
  </w:num>
  <w:num w:numId="58">
    <w:abstractNumId w:val="33"/>
  </w:num>
  <w:num w:numId="59">
    <w:abstractNumId w:val="38"/>
  </w:num>
  <w:num w:numId="60">
    <w:abstractNumId w:val="6"/>
  </w:num>
  <w:numIdMacAtCleanup w:val="56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정영재 (Youngjae Jeong)">
    <w15:presenceInfo w15:providerId="AD" w15:userId="S-1-5-21-3142131576-2162402414-878710289-1000"/>
  </w15:person>
  <w15:person w15:author="윤현정 (Hyunjeong Yoon)">
    <w15:presenceInfo w15:providerId="None" w15:userId=" 윤현정 (Hyunjeong Yoon)"/>
  </w15:person>
  <w15:person w15:author="김현주 (Hyunjoo Kim)">
    <w15:presenceInfo w15:providerId="AD" w15:userId="S-1-5-21-2158528993-3912262144-1649455121-1000"/>
  </w15:person>
  <w15:person w15:author=" 윤현정 (Hyunjeong Yoon)">
    <w15:presenceInfo w15:providerId="None" w15:userId=" 윤현정 (Hyunjeong Yoon)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trackRevision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38D8"/>
    <w:rsid w:val="00003CF3"/>
    <w:rsid w:val="000052A7"/>
    <w:rsid w:val="00006DEB"/>
    <w:rsid w:val="00007F79"/>
    <w:rsid w:val="00012C57"/>
    <w:rsid w:val="00015CDD"/>
    <w:rsid w:val="00027677"/>
    <w:rsid w:val="00034CAC"/>
    <w:rsid w:val="0003719A"/>
    <w:rsid w:val="0004430A"/>
    <w:rsid w:val="000475B7"/>
    <w:rsid w:val="0006050B"/>
    <w:rsid w:val="000635B5"/>
    <w:rsid w:val="00063ACA"/>
    <w:rsid w:val="00067337"/>
    <w:rsid w:val="00080CE5"/>
    <w:rsid w:val="00083186"/>
    <w:rsid w:val="000964A1"/>
    <w:rsid w:val="000A03A9"/>
    <w:rsid w:val="000A068E"/>
    <w:rsid w:val="000A07CC"/>
    <w:rsid w:val="000A3673"/>
    <w:rsid w:val="000A3B36"/>
    <w:rsid w:val="000A417F"/>
    <w:rsid w:val="000A605A"/>
    <w:rsid w:val="000B2642"/>
    <w:rsid w:val="000C070B"/>
    <w:rsid w:val="000C1618"/>
    <w:rsid w:val="000E0420"/>
    <w:rsid w:val="000E22F6"/>
    <w:rsid w:val="000E2985"/>
    <w:rsid w:val="000F1628"/>
    <w:rsid w:val="000F3E30"/>
    <w:rsid w:val="000F4D36"/>
    <w:rsid w:val="00100A04"/>
    <w:rsid w:val="00103232"/>
    <w:rsid w:val="00104033"/>
    <w:rsid w:val="0010427C"/>
    <w:rsid w:val="00106AA1"/>
    <w:rsid w:val="0010750B"/>
    <w:rsid w:val="001100CD"/>
    <w:rsid w:val="001123C0"/>
    <w:rsid w:val="00124595"/>
    <w:rsid w:val="001260DA"/>
    <w:rsid w:val="00127311"/>
    <w:rsid w:val="001348CC"/>
    <w:rsid w:val="00140521"/>
    <w:rsid w:val="00141CF9"/>
    <w:rsid w:val="001433DD"/>
    <w:rsid w:val="00145745"/>
    <w:rsid w:val="001475DE"/>
    <w:rsid w:val="001476CC"/>
    <w:rsid w:val="0015551D"/>
    <w:rsid w:val="001570C8"/>
    <w:rsid w:val="001600A4"/>
    <w:rsid w:val="00160AD6"/>
    <w:rsid w:val="001640B2"/>
    <w:rsid w:val="00164738"/>
    <w:rsid w:val="00171112"/>
    <w:rsid w:val="0017583F"/>
    <w:rsid w:val="00182472"/>
    <w:rsid w:val="00185A16"/>
    <w:rsid w:val="00185A23"/>
    <w:rsid w:val="00194C48"/>
    <w:rsid w:val="00197BCE"/>
    <w:rsid w:val="00197BFD"/>
    <w:rsid w:val="001A4C0E"/>
    <w:rsid w:val="001A764D"/>
    <w:rsid w:val="001B537F"/>
    <w:rsid w:val="001C7215"/>
    <w:rsid w:val="001C7A5E"/>
    <w:rsid w:val="001D0E2D"/>
    <w:rsid w:val="001D59C1"/>
    <w:rsid w:val="001D7E19"/>
    <w:rsid w:val="001F060A"/>
    <w:rsid w:val="001F2C51"/>
    <w:rsid w:val="001F2CDC"/>
    <w:rsid w:val="001F4B91"/>
    <w:rsid w:val="001F7D95"/>
    <w:rsid w:val="0021043F"/>
    <w:rsid w:val="002134D3"/>
    <w:rsid w:val="00220824"/>
    <w:rsid w:val="002217B4"/>
    <w:rsid w:val="00221810"/>
    <w:rsid w:val="00227CDB"/>
    <w:rsid w:val="00230904"/>
    <w:rsid w:val="002411F3"/>
    <w:rsid w:val="00244F4A"/>
    <w:rsid w:val="00247FF6"/>
    <w:rsid w:val="00262E3B"/>
    <w:rsid w:val="002632D9"/>
    <w:rsid w:val="00270266"/>
    <w:rsid w:val="002707B4"/>
    <w:rsid w:val="00271C69"/>
    <w:rsid w:val="00277244"/>
    <w:rsid w:val="00282243"/>
    <w:rsid w:val="0028498D"/>
    <w:rsid w:val="00290DAC"/>
    <w:rsid w:val="0029145F"/>
    <w:rsid w:val="00291DF2"/>
    <w:rsid w:val="00293BED"/>
    <w:rsid w:val="00295D16"/>
    <w:rsid w:val="002A644C"/>
    <w:rsid w:val="002B1234"/>
    <w:rsid w:val="002B2D57"/>
    <w:rsid w:val="002B3C3E"/>
    <w:rsid w:val="002B500E"/>
    <w:rsid w:val="002C0C4C"/>
    <w:rsid w:val="002C3C82"/>
    <w:rsid w:val="002D13AC"/>
    <w:rsid w:val="002D75C1"/>
    <w:rsid w:val="002E2F2E"/>
    <w:rsid w:val="002E48A0"/>
    <w:rsid w:val="002F7988"/>
    <w:rsid w:val="00305558"/>
    <w:rsid w:val="003070D0"/>
    <w:rsid w:val="00315E0C"/>
    <w:rsid w:val="003165CD"/>
    <w:rsid w:val="00320524"/>
    <w:rsid w:val="00322F04"/>
    <w:rsid w:val="003255C5"/>
    <w:rsid w:val="00326128"/>
    <w:rsid w:val="00327C6B"/>
    <w:rsid w:val="00330119"/>
    <w:rsid w:val="0033370F"/>
    <w:rsid w:val="003432F4"/>
    <w:rsid w:val="003529E4"/>
    <w:rsid w:val="003612D1"/>
    <w:rsid w:val="00363C2C"/>
    <w:rsid w:val="00367FD7"/>
    <w:rsid w:val="00370CA1"/>
    <w:rsid w:val="00375A80"/>
    <w:rsid w:val="00377C6D"/>
    <w:rsid w:val="0038315B"/>
    <w:rsid w:val="003908E0"/>
    <w:rsid w:val="00391136"/>
    <w:rsid w:val="00397C01"/>
    <w:rsid w:val="003A68EF"/>
    <w:rsid w:val="003B505D"/>
    <w:rsid w:val="003C1E9C"/>
    <w:rsid w:val="003C52A7"/>
    <w:rsid w:val="003C5AA2"/>
    <w:rsid w:val="003D4FE8"/>
    <w:rsid w:val="003E238F"/>
    <w:rsid w:val="003E2459"/>
    <w:rsid w:val="003E30D7"/>
    <w:rsid w:val="003E36CC"/>
    <w:rsid w:val="003F1253"/>
    <w:rsid w:val="003F2FF0"/>
    <w:rsid w:val="003F3030"/>
    <w:rsid w:val="003F3409"/>
    <w:rsid w:val="003F3609"/>
    <w:rsid w:val="003F3ED1"/>
    <w:rsid w:val="0040025C"/>
    <w:rsid w:val="00400CA1"/>
    <w:rsid w:val="0040362C"/>
    <w:rsid w:val="004113C1"/>
    <w:rsid w:val="00431B2E"/>
    <w:rsid w:val="00431EFF"/>
    <w:rsid w:val="004326BF"/>
    <w:rsid w:val="00440467"/>
    <w:rsid w:val="004405F1"/>
    <w:rsid w:val="0045137B"/>
    <w:rsid w:val="004629E6"/>
    <w:rsid w:val="00465DF9"/>
    <w:rsid w:val="00466CE5"/>
    <w:rsid w:val="0047384A"/>
    <w:rsid w:val="004762F0"/>
    <w:rsid w:val="004774A5"/>
    <w:rsid w:val="00484D36"/>
    <w:rsid w:val="0048771A"/>
    <w:rsid w:val="00490EB8"/>
    <w:rsid w:val="00491853"/>
    <w:rsid w:val="00492334"/>
    <w:rsid w:val="00494AF4"/>
    <w:rsid w:val="00496D5E"/>
    <w:rsid w:val="004A2FF8"/>
    <w:rsid w:val="004A3901"/>
    <w:rsid w:val="004A3DA0"/>
    <w:rsid w:val="004A5973"/>
    <w:rsid w:val="004B187C"/>
    <w:rsid w:val="004C2A07"/>
    <w:rsid w:val="004D123F"/>
    <w:rsid w:val="004D355F"/>
    <w:rsid w:val="004E6B02"/>
    <w:rsid w:val="004E70FB"/>
    <w:rsid w:val="004F4B0B"/>
    <w:rsid w:val="004F758C"/>
    <w:rsid w:val="00503998"/>
    <w:rsid w:val="005055C5"/>
    <w:rsid w:val="00506C30"/>
    <w:rsid w:val="00515852"/>
    <w:rsid w:val="0051610A"/>
    <w:rsid w:val="00517F28"/>
    <w:rsid w:val="005246C7"/>
    <w:rsid w:val="00531BA4"/>
    <w:rsid w:val="00532B43"/>
    <w:rsid w:val="00541476"/>
    <w:rsid w:val="0054151F"/>
    <w:rsid w:val="00541F20"/>
    <w:rsid w:val="0054549C"/>
    <w:rsid w:val="00547522"/>
    <w:rsid w:val="00554C3F"/>
    <w:rsid w:val="00560838"/>
    <w:rsid w:val="00563813"/>
    <w:rsid w:val="005647BF"/>
    <w:rsid w:val="00570C2E"/>
    <w:rsid w:val="00575712"/>
    <w:rsid w:val="005761CA"/>
    <w:rsid w:val="00584444"/>
    <w:rsid w:val="0058604B"/>
    <w:rsid w:val="00597718"/>
    <w:rsid w:val="005B0EC8"/>
    <w:rsid w:val="005B6F75"/>
    <w:rsid w:val="005C1EB4"/>
    <w:rsid w:val="005C2939"/>
    <w:rsid w:val="005C3F2F"/>
    <w:rsid w:val="005C5514"/>
    <w:rsid w:val="005D2E61"/>
    <w:rsid w:val="005D3AC5"/>
    <w:rsid w:val="005D6E1D"/>
    <w:rsid w:val="005D763B"/>
    <w:rsid w:val="005E2812"/>
    <w:rsid w:val="005E2B5F"/>
    <w:rsid w:val="005E42E2"/>
    <w:rsid w:val="00603076"/>
    <w:rsid w:val="0060644B"/>
    <w:rsid w:val="00607045"/>
    <w:rsid w:val="00613170"/>
    <w:rsid w:val="00616367"/>
    <w:rsid w:val="00620F4A"/>
    <w:rsid w:val="006225F0"/>
    <w:rsid w:val="00626AAE"/>
    <w:rsid w:val="00644A26"/>
    <w:rsid w:val="00644EB4"/>
    <w:rsid w:val="0064705E"/>
    <w:rsid w:val="006475E9"/>
    <w:rsid w:val="00650C80"/>
    <w:rsid w:val="0065673D"/>
    <w:rsid w:val="00657C38"/>
    <w:rsid w:val="00660A1B"/>
    <w:rsid w:val="00661E03"/>
    <w:rsid w:val="0066391D"/>
    <w:rsid w:val="0066473E"/>
    <w:rsid w:val="006650DB"/>
    <w:rsid w:val="0066743B"/>
    <w:rsid w:val="00670E79"/>
    <w:rsid w:val="0067310B"/>
    <w:rsid w:val="00673D92"/>
    <w:rsid w:val="00680894"/>
    <w:rsid w:val="006843C3"/>
    <w:rsid w:val="0068622B"/>
    <w:rsid w:val="00690AB1"/>
    <w:rsid w:val="0069449C"/>
    <w:rsid w:val="006945D0"/>
    <w:rsid w:val="00696A2C"/>
    <w:rsid w:val="006978AF"/>
    <w:rsid w:val="006A3F68"/>
    <w:rsid w:val="006A55DB"/>
    <w:rsid w:val="006A5C12"/>
    <w:rsid w:val="006C334E"/>
    <w:rsid w:val="006C3FFB"/>
    <w:rsid w:val="006C6EDA"/>
    <w:rsid w:val="006D09B7"/>
    <w:rsid w:val="006D22BA"/>
    <w:rsid w:val="006D2A99"/>
    <w:rsid w:val="006D528F"/>
    <w:rsid w:val="006E739C"/>
    <w:rsid w:val="006F0089"/>
    <w:rsid w:val="006F3F01"/>
    <w:rsid w:val="00702AFF"/>
    <w:rsid w:val="00703081"/>
    <w:rsid w:val="007057C7"/>
    <w:rsid w:val="00725121"/>
    <w:rsid w:val="00731275"/>
    <w:rsid w:val="00740D24"/>
    <w:rsid w:val="00740D97"/>
    <w:rsid w:val="0074234C"/>
    <w:rsid w:val="00745016"/>
    <w:rsid w:val="00750395"/>
    <w:rsid w:val="007533E9"/>
    <w:rsid w:val="00755342"/>
    <w:rsid w:val="00774275"/>
    <w:rsid w:val="0078264F"/>
    <w:rsid w:val="00786091"/>
    <w:rsid w:val="00793341"/>
    <w:rsid w:val="00797D5F"/>
    <w:rsid w:val="007A10DF"/>
    <w:rsid w:val="007A3D5F"/>
    <w:rsid w:val="007A3FC1"/>
    <w:rsid w:val="007A6243"/>
    <w:rsid w:val="007A7778"/>
    <w:rsid w:val="007B0CFA"/>
    <w:rsid w:val="007B1B2B"/>
    <w:rsid w:val="007B7245"/>
    <w:rsid w:val="007C1328"/>
    <w:rsid w:val="007D1297"/>
    <w:rsid w:val="007D784E"/>
    <w:rsid w:val="007E27D4"/>
    <w:rsid w:val="007E3816"/>
    <w:rsid w:val="007E40B6"/>
    <w:rsid w:val="007E7F6B"/>
    <w:rsid w:val="00810E5A"/>
    <w:rsid w:val="00813DC4"/>
    <w:rsid w:val="008142EB"/>
    <w:rsid w:val="008144AE"/>
    <w:rsid w:val="00814DB1"/>
    <w:rsid w:val="0081754B"/>
    <w:rsid w:val="00820B9C"/>
    <w:rsid w:val="00822473"/>
    <w:rsid w:val="008234B5"/>
    <w:rsid w:val="00831D12"/>
    <w:rsid w:val="00832A1E"/>
    <w:rsid w:val="00834DD5"/>
    <w:rsid w:val="00841AFF"/>
    <w:rsid w:val="008559E1"/>
    <w:rsid w:val="0086061D"/>
    <w:rsid w:val="008630BC"/>
    <w:rsid w:val="008661C1"/>
    <w:rsid w:val="00866A8B"/>
    <w:rsid w:val="0087042B"/>
    <w:rsid w:val="0087095E"/>
    <w:rsid w:val="00874DFD"/>
    <w:rsid w:val="00881E38"/>
    <w:rsid w:val="008829DE"/>
    <w:rsid w:val="00883A2A"/>
    <w:rsid w:val="00887ECB"/>
    <w:rsid w:val="008A0EE4"/>
    <w:rsid w:val="008A419A"/>
    <w:rsid w:val="008B2772"/>
    <w:rsid w:val="008C1900"/>
    <w:rsid w:val="008C228B"/>
    <w:rsid w:val="008C4C9A"/>
    <w:rsid w:val="008C7B71"/>
    <w:rsid w:val="008C7C73"/>
    <w:rsid w:val="008E45E6"/>
    <w:rsid w:val="008F33BC"/>
    <w:rsid w:val="008F4081"/>
    <w:rsid w:val="008F79BB"/>
    <w:rsid w:val="00902984"/>
    <w:rsid w:val="00903993"/>
    <w:rsid w:val="00922F8E"/>
    <w:rsid w:val="00923135"/>
    <w:rsid w:val="00925036"/>
    <w:rsid w:val="009311F6"/>
    <w:rsid w:val="00931956"/>
    <w:rsid w:val="00933453"/>
    <w:rsid w:val="00933C75"/>
    <w:rsid w:val="00937637"/>
    <w:rsid w:val="0094255F"/>
    <w:rsid w:val="009427BD"/>
    <w:rsid w:val="0094384F"/>
    <w:rsid w:val="0094757A"/>
    <w:rsid w:val="009554E5"/>
    <w:rsid w:val="0097120F"/>
    <w:rsid w:val="009771A1"/>
    <w:rsid w:val="00983869"/>
    <w:rsid w:val="00983FB1"/>
    <w:rsid w:val="0099645D"/>
    <w:rsid w:val="009A1FB7"/>
    <w:rsid w:val="009A67C6"/>
    <w:rsid w:val="009A6809"/>
    <w:rsid w:val="009A7284"/>
    <w:rsid w:val="009B4791"/>
    <w:rsid w:val="009B6182"/>
    <w:rsid w:val="009B62A7"/>
    <w:rsid w:val="009B7B09"/>
    <w:rsid w:val="009C4A7D"/>
    <w:rsid w:val="009D2FE5"/>
    <w:rsid w:val="009D4A76"/>
    <w:rsid w:val="009D7A83"/>
    <w:rsid w:val="009E2A8A"/>
    <w:rsid w:val="009F3015"/>
    <w:rsid w:val="00A01740"/>
    <w:rsid w:val="00A0187B"/>
    <w:rsid w:val="00A04303"/>
    <w:rsid w:val="00A07775"/>
    <w:rsid w:val="00A133F4"/>
    <w:rsid w:val="00A23160"/>
    <w:rsid w:val="00A25E9C"/>
    <w:rsid w:val="00A269D1"/>
    <w:rsid w:val="00A273B7"/>
    <w:rsid w:val="00A32790"/>
    <w:rsid w:val="00A36146"/>
    <w:rsid w:val="00A405F3"/>
    <w:rsid w:val="00A41B56"/>
    <w:rsid w:val="00A4776A"/>
    <w:rsid w:val="00A54B64"/>
    <w:rsid w:val="00A609E6"/>
    <w:rsid w:val="00A61BA0"/>
    <w:rsid w:val="00A67D2F"/>
    <w:rsid w:val="00A73099"/>
    <w:rsid w:val="00A75225"/>
    <w:rsid w:val="00A76398"/>
    <w:rsid w:val="00A826DC"/>
    <w:rsid w:val="00A9332C"/>
    <w:rsid w:val="00AA01BA"/>
    <w:rsid w:val="00AA0E15"/>
    <w:rsid w:val="00AB0FCE"/>
    <w:rsid w:val="00AB20A9"/>
    <w:rsid w:val="00AB6F7E"/>
    <w:rsid w:val="00AB7B65"/>
    <w:rsid w:val="00AC1614"/>
    <w:rsid w:val="00AC3371"/>
    <w:rsid w:val="00AC54ED"/>
    <w:rsid w:val="00AD3BF2"/>
    <w:rsid w:val="00AE0ECF"/>
    <w:rsid w:val="00AE5C10"/>
    <w:rsid w:val="00AE7701"/>
    <w:rsid w:val="00AF1460"/>
    <w:rsid w:val="00AF2252"/>
    <w:rsid w:val="00AF4970"/>
    <w:rsid w:val="00AF611B"/>
    <w:rsid w:val="00AF7189"/>
    <w:rsid w:val="00B04F28"/>
    <w:rsid w:val="00B076B8"/>
    <w:rsid w:val="00B11A3C"/>
    <w:rsid w:val="00B142F2"/>
    <w:rsid w:val="00B14A46"/>
    <w:rsid w:val="00B34F83"/>
    <w:rsid w:val="00B3756C"/>
    <w:rsid w:val="00B40AAD"/>
    <w:rsid w:val="00B42AD4"/>
    <w:rsid w:val="00B436BE"/>
    <w:rsid w:val="00B45160"/>
    <w:rsid w:val="00B46D5A"/>
    <w:rsid w:val="00B512BC"/>
    <w:rsid w:val="00B51D10"/>
    <w:rsid w:val="00B54061"/>
    <w:rsid w:val="00B5569E"/>
    <w:rsid w:val="00B65322"/>
    <w:rsid w:val="00B71F4E"/>
    <w:rsid w:val="00B8090D"/>
    <w:rsid w:val="00B81FB0"/>
    <w:rsid w:val="00B82295"/>
    <w:rsid w:val="00B85C9C"/>
    <w:rsid w:val="00B87B4E"/>
    <w:rsid w:val="00BA018C"/>
    <w:rsid w:val="00BA5B3D"/>
    <w:rsid w:val="00BB42FC"/>
    <w:rsid w:val="00BB6145"/>
    <w:rsid w:val="00BC2A65"/>
    <w:rsid w:val="00BC4C8F"/>
    <w:rsid w:val="00BD0376"/>
    <w:rsid w:val="00BD04AD"/>
    <w:rsid w:val="00BE0D14"/>
    <w:rsid w:val="00BE3248"/>
    <w:rsid w:val="00BE4D07"/>
    <w:rsid w:val="00BF2E1E"/>
    <w:rsid w:val="00BF6072"/>
    <w:rsid w:val="00C00326"/>
    <w:rsid w:val="00C01A09"/>
    <w:rsid w:val="00C159E1"/>
    <w:rsid w:val="00C16ED1"/>
    <w:rsid w:val="00C22DC3"/>
    <w:rsid w:val="00C24A6F"/>
    <w:rsid w:val="00C252A9"/>
    <w:rsid w:val="00C4358E"/>
    <w:rsid w:val="00C45C5C"/>
    <w:rsid w:val="00C520A0"/>
    <w:rsid w:val="00C550CB"/>
    <w:rsid w:val="00C56705"/>
    <w:rsid w:val="00C6031C"/>
    <w:rsid w:val="00C60F8C"/>
    <w:rsid w:val="00C617BE"/>
    <w:rsid w:val="00C630A4"/>
    <w:rsid w:val="00C82718"/>
    <w:rsid w:val="00C832E7"/>
    <w:rsid w:val="00C86453"/>
    <w:rsid w:val="00C96860"/>
    <w:rsid w:val="00CA03E4"/>
    <w:rsid w:val="00CA4E0F"/>
    <w:rsid w:val="00CA650C"/>
    <w:rsid w:val="00CC046F"/>
    <w:rsid w:val="00CC5A4D"/>
    <w:rsid w:val="00CC7147"/>
    <w:rsid w:val="00CD3495"/>
    <w:rsid w:val="00CD474D"/>
    <w:rsid w:val="00CE1773"/>
    <w:rsid w:val="00CE4CFE"/>
    <w:rsid w:val="00CF137B"/>
    <w:rsid w:val="00CF2DC0"/>
    <w:rsid w:val="00CF7136"/>
    <w:rsid w:val="00D0017E"/>
    <w:rsid w:val="00D135DD"/>
    <w:rsid w:val="00D1651D"/>
    <w:rsid w:val="00D16CB9"/>
    <w:rsid w:val="00D22FB5"/>
    <w:rsid w:val="00D238D8"/>
    <w:rsid w:val="00D31844"/>
    <w:rsid w:val="00D3726B"/>
    <w:rsid w:val="00D37649"/>
    <w:rsid w:val="00D416B8"/>
    <w:rsid w:val="00D54E26"/>
    <w:rsid w:val="00D72FA4"/>
    <w:rsid w:val="00D82788"/>
    <w:rsid w:val="00D85BDE"/>
    <w:rsid w:val="00D964BF"/>
    <w:rsid w:val="00D975D7"/>
    <w:rsid w:val="00D97B88"/>
    <w:rsid w:val="00DA12AC"/>
    <w:rsid w:val="00DA2300"/>
    <w:rsid w:val="00DA3ECF"/>
    <w:rsid w:val="00DA67D7"/>
    <w:rsid w:val="00DB31E9"/>
    <w:rsid w:val="00DB59E3"/>
    <w:rsid w:val="00DB5A04"/>
    <w:rsid w:val="00DC508B"/>
    <w:rsid w:val="00DC7E46"/>
    <w:rsid w:val="00DC7F69"/>
    <w:rsid w:val="00DD20E2"/>
    <w:rsid w:val="00DD76FA"/>
    <w:rsid w:val="00DF176E"/>
    <w:rsid w:val="00DF5BFB"/>
    <w:rsid w:val="00DF7A58"/>
    <w:rsid w:val="00E04635"/>
    <w:rsid w:val="00E04A3D"/>
    <w:rsid w:val="00E06652"/>
    <w:rsid w:val="00E22D53"/>
    <w:rsid w:val="00E237AA"/>
    <w:rsid w:val="00E25089"/>
    <w:rsid w:val="00E2767E"/>
    <w:rsid w:val="00E32A83"/>
    <w:rsid w:val="00E34E79"/>
    <w:rsid w:val="00E436B7"/>
    <w:rsid w:val="00E46719"/>
    <w:rsid w:val="00E5567A"/>
    <w:rsid w:val="00E62B2F"/>
    <w:rsid w:val="00E72E2C"/>
    <w:rsid w:val="00E7388D"/>
    <w:rsid w:val="00E74BCC"/>
    <w:rsid w:val="00E802D7"/>
    <w:rsid w:val="00E938BC"/>
    <w:rsid w:val="00E93E64"/>
    <w:rsid w:val="00E94E79"/>
    <w:rsid w:val="00EA3C22"/>
    <w:rsid w:val="00EA4580"/>
    <w:rsid w:val="00EA4B78"/>
    <w:rsid w:val="00EA60F9"/>
    <w:rsid w:val="00EB368E"/>
    <w:rsid w:val="00EB638C"/>
    <w:rsid w:val="00EC0DDB"/>
    <w:rsid w:val="00EC586F"/>
    <w:rsid w:val="00ED5CB5"/>
    <w:rsid w:val="00ED7DC9"/>
    <w:rsid w:val="00EE5365"/>
    <w:rsid w:val="00EE79FA"/>
    <w:rsid w:val="00EF3E38"/>
    <w:rsid w:val="00EF5100"/>
    <w:rsid w:val="00EF5E29"/>
    <w:rsid w:val="00F11559"/>
    <w:rsid w:val="00F12CEB"/>
    <w:rsid w:val="00F1503B"/>
    <w:rsid w:val="00F1550A"/>
    <w:rsid w:val="00F2058F"/>
    <w:rsid w:val="00F237DD"/>
    <w:rsid w:val="00F36BBC"/>
    <w:rsid w:val="00F37691"/>
    <w:rsid w:val="00F50BFA"/>
    <w:rsid w:val="00F53652"/>
    <w:rsid w:val="00F806F2"/>
    <w:rsid w:val="00F84822"/>
    <w:rsid w:val="00F91B0F"/>
    <w:rsid w:val="00F940E2"/>
    <w:rsid w:val="00FA0CCA"/>
    <w:rsid w:val="00FA4492"/>
    <w:rsid w:val="00FA467C"/>
    <w:rsid w:val="00FA6552"/>
    <w:rsid w:val="00FB68FA"/>
    <w:rsid w:val="00FC2F86"/>
    <w:rsid w:val="00FC453E"/>
    <w:rsid w:val="00FD0733"/>
    <w:rsid w:val="00FD5BB1"/>
    <w:rsid w:val="00FD7EE8"/>
    <w:rsid w:val="00FE172C"/>
    <w:rsid w:val="00FE20AF"/>
    <w:rsid w:val="00FE50E9"/>
    <w:rsid w:val="00FE5954"/>
    <w:rsid w:val="00FF0964"/>
    <w:rsid w:val="00FF73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8987D26"/>
  <w15:docId w15:val="{860F5D50-0040-4FFD-8AD3-3B952C0D1B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Theme="minorEastAsia" w:hAnsi="Arial" w:cs="Arial"/>
        <w:sz w:val="22"/>
        <w:szCs w:val="22"/>
        <w:lang w:val="ko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2">
    <w:name w:val="Normal"/>
    <w:qFormat/>
  </w:style>
  <w:style w:type="paragraph" w:styleId="1">
    <w:name w:val="heading 1"/>
    <w:basedOn w:val="a2"/>
    <w:next w:val="a2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2"/>
    <w:next w:val="a2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2"/>
    <w:next w:val="a2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2"/>
    <w:next w:val="a2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2"/>
    <w:next w:val="a2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2"/>
    <w:next w:val="a2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6">
    <w:name w:val="Title"/>
    <w:basedOn w:val="a2"/>
    <w:next w:val="a2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7">
    <w:name w:val="Subtitle"/>
    <w:basedOn w:val="a2"/>
    <w:next w:val="a2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paragraph" w:styleId="a8">
    <w:name w:val="annotation text"/>
    <w:basedOn w:val="a2"/>
    <w:link w:val="Char"/>
    <w:uiPriority w:val="99"/>
    <w:semiHidden/>
    <w:unhideWhenUsed/>
  </w:style>
  <w:style w:type="character" w:customStyle="1" w:styleId="Char">
    <w:name w:val="메모 텍스트 Char"/>
    <w:basedOn w:val="a3"/>
    <w:link w:val="a8"/>
    <w:uiPriority w:val="99"/>
    <w:semiHidden/>
  </w:style>
  <w:style w:type="character" w:styleId="a9">
    <w:name w:val="annotation reference"/>
    <w:basedOn w:val="a3"/>
    <w:uiPriority w:val="99"/>
    <w:semiHidden/>
    <w:unhideWhenUsed/>
    <w:rPr>
      <w:sz w:val="18"/>
      <w:szCs w:val="18"/>
    </w:rPr>
  </w:style>
  <w:style w:type="paragraph" w:styleId="aa">
    <w:name w:val="Balloon Text"/>
    <w:basedOn w:val="a2"/>
    <w:link w:val="Char0"/>
    <w:uiPriority w:val="99"/>
    <w:semiHidden/>
    <w:unhideWhenUsed/>
    <w:rsid w:val="00197BFD"/>
    <w:pPr>
      <w:spacing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0">
    <w:name w:val="풍선 도움말 텍스트 Char"/>
    <w:basedOn w:val="a3"/>
    <w:link w:val="aa"/>
    <w:uiPriority w:val="99"/>
    <w:semiHidden/>
    <w:rsid w:val="00197BFD"/>
    <w:rPr>
      <w:rFonts w:asciiTheme="majorHAnsi" w:eastAsiaTheme="majorEastAsia" w:hAnsiTheme="majorHAnsi" w:cstheme="majorBidi"/>
      <w:sz w:val="18"/>
      <w:szCs w:val="18"/>
    </w:rPr>
  </w:style>
  <w:style w:type="paragraph" w:styleId="ab">
    <w:name w:val="List Paragraph"/>
    <w:basedOn w:val="a2"/>
    <w:uiPriority w:val="34"/>
    <w:qFormat/>
    <w:rsid w:val="00484D36"/>
    <w:pPr>
      <w:ind w:leftChars="400" w:left="800"/>
    </w:pPr>
  </w:style>
  <w:style w:type="paragraph" w:customStyle="1" w:styleId="ac">
    <w:name w:val="목차(숫자)"/>
    <w:qFormat/>
    <w:rsid w:val="00484D36"/>
    <w:pPr>
      <w:widowControl w:val="0"/>
      <w:tabs>
        <w:tab w:val="right" w:leader="middleDot" w:pos="13150"/>
      </w:tabs>
      <w:wordWrap w:val="0"/>
      <w:autoSpaceDE w:val="0"/>
      <w:autoSpaceDN w:val="0"/>
      <w:spacing w:line="312" w:lineRule="auto"/>
      <w:ind w:left="300"/>
      <w:jc w:val="both"/>
    </w:pPr>
    <w:rPr>
      <w:rFonts w:ascii="휴먼명조" w:eastAsia="휴먼명조" w:hAnsi="Arial Unicode MS" w:cs="휴먼명조"/>
      <w:color w:val="000000"/>
      <w:kern w:val="2"/>
      <w:sz w:val="24"/>
      <w:szCs w:val="24"/>
      <w:lang w:val="en-US"/>
    </w:rPr>
  </w:style>
  <w:style w:type="paragraph" w:customStyle="1" w:styleId="ad">
    <w:name w:val="로마자"/>
    <w:qFormat/>
    <w:rsid w:val="00484D36"/>
    <w:pPr>
      <w:widowControl w:val="0"/>
      <w:wordWrap w:val="0"/>
      <w:autoSpaceDE w:val="0"/>
      <w:autoSpaceDN w:val="0"/>
      <w:spacing w:line="280" w:lineRule="auto"/>
      <w:ind w:left="444" w:hanging="344"/>
      <w:jc w:val="both"/>
    </w:pPr>
    <w:rPr>
      <w:rFonts w:ascii="휴먼명조" w:eastAsia="휴먼명조" w:hAnsi="Arial Unicode MS" w:cs="휴먼명조"/>
      <w:b/>
      <w:bCs/>
      <w:color w:val="000000"/>
      <w:kern w:val="2"/>
      <w:sz w:val="26"/>
      <w:szCs w:val="26"/>
      <w:lang w:val="en-US"/>
    </w:rPr>
  </w:style>
  <w:style w:type="paragraph" w:styleId="ae">
    <w:name w:val="annotation subject"/>
    <w:basedOn w:val="a8"/>
    <w:next w:val="a8"/>
    <w:link w:val="Char1"/>
    <w:uiPriority w:val="99"/>
    <w:semiHidden/>
    <w:unhideWhenUsed/>
    <w:rsid w:val="00484D36"/>
    <w:rPr>
      <w:b/>
      <w:bCs/>
    </w:rPr>
  </w:style>
  <w:style w:type="character" w:customStyle="1" w:styleId="Char1">
    <w:name w:val="메모 주제 Char"/>
    <w:basedOn w:val="Char"/>
    <w:link w:val="ae"/>
    <w:uiPriority w:val="99"/>
    <w:semiHidden/>
    <w:rsid w:val="00484D36"/>
    <w:rPr>
      <w:b/>
      <w:bCs/>
    </w:rPr>
  </w:style>
  <w:style w:type="paragraph" w:customStyle="1" w:styleId="af">
    <w:name w:val="바탕글"/>
    <w:qFormat/>
    <w:rsid w:val="00484D36"/>
    <w:pPr>
      <w:widowControl w:val="0"/>
      <w:wordWrap w:val="0"/>
      <w:autoSpaceDE w:val="0"/>
      <w:autoSpaceDN w:val="0"/>
      <w:spacing w:line="312" w:lineRule="auto"/>
      <w:jc w:val="both"/>
    </w:pPr>
    <w:rPr>
      <w:rFonts w:ascii="휴먼명조" w:eastAsia="휴먼명조" w:hAnsi="Arial Unicode MS" w:cs="휴먼명조"/>
      <w:color w:val="000000"/>
      <w:kern w:val="2"/>
      <w:sz w:val="24"/>
      <w:szCs w:val="24"/>
      <w:lang w:val="en-US"/>
    </w:rPr>
  </w:style>
  <w:style w:type="paragraph" w:customStyle="1" w:styleId="a">
    <w:name w:val="사규(조문)"/>
    <w:basedOn w:val="a2"/>
    <w:rsid w:val="00322F04"/>
    <w:pPr>
      <w:numPr>
        <w:numId w:val="10"/>
      </w:numPr>
      <w:spacing w:line="240" w:lineRule="auto"/>
    </w:pPr>
    <w:rPr>
      <w:rFonts w:ascii="바탕" w:eastAsia="바탕" w:hAnsi="Times New Roman" w:cs="Times New Roman"/>
      <w:kern w:val="2"/>
      <w:sz w:val="20"/>
      <w:szCs w:val="24"/>
      <w:lang w:val="en-US"/>
    </w:rPr>
  </w:style>
  <w:style w:type="paragraph" w:customStyle="1" w:styleId="a0">
    <w:name w:val="사규(항목)"/>
    <w:basedOn w:val="a2"/>
    <w:rsid w:val="00322F04"/>
    <w:pPr>
      <w:numPr>
        <w:ilvl w:val="1"/>
        <w:numId w:val="10"/>
      </w:numPr>
      <w:spacing w:line="240" w:lineRule="auto"/>
    </w:pPr>
    <w:rPr>
      <w:rFonts w:ascii="바탕" w:eastAsia="바탕" w:hAnsi="Times New Roman" w:cs="Times New Roman"/>
      <w:kern w:val="2"/>
      <w:sz w:val="20"/>
      <w:szCs w:val="24"/>
      <w:lang w:val="en-US"/>
    </w:rPr>
  </w:style>
  <w:style w:type="paragraph" w:customStyle="1" w:styleId="a1">
    <w:name w:val="사규(호문)"/>
    <w:basedOn w:val="a2"/>
    <w:rsid w:val="00322F04"/>
    <w:pPr>
      <w:numPr>
        <w:ilvl w:val="2"/>
        <w:numId w:val="10"/>
      </w:numPr>
      <w:spacing w:line="240" w:lineRule="auto"/>
    </w:pPr>
    <w:rPr>
      <w:rFonts w:ascii="바탕" w:eastAsia="바탕" w:hAnsi="Times New Roman" w:cs="Times New Roman"/>
      <w:kern w:val="2"/>
      <w:sz w:val="20"/>
      <w:szCs w:val="24"/>
      <w:lang w:val="en-US"/>
    </w:rPr>
  </w:style>
  <w:style w:type="table" w:styleId="af0">
    <w:name w:val="Table Grid"/>
    <w:basedOn w:val="a4"/>
    <w:uiPriority w:val="39"/>
    <w:rsid w:val="00CE4CFE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header"/>
    <w:basedOn w:val="a2"/>
    <w:link w:val="Char2"/>
    <w:uiPriority w:val="99"/>
    <w:unhideWhenUsed/>
    <w:rsid w:val="006C6EDA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머리글 Char"/>
    <w:basedOn w:val="a3"/>
    <w:link w:val="af1"/>
    <w:uiPriority w:val="99"/>
    <w:rsid w:val="006C6EDA"/>
  </w:style>
  <w:style w:type="paragraph" w:styleId="af2">
    <w:name w:val="footer"/>
    <w:basedOn w:val="a2"/>
    <w:link w:val="Char3"/>
    <w:uiPriority w:val="99"/>
    <w:unhideWhenUsed/>
    <w:rsid w:val="006C6EDA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바닥글 Char"/>
    <w:basedOn w:val="a3"/>
    <w:link w:val="af2"/>
    <w:uiPriority w:val="99"/>
    <w:rsid w:val="006C6EDA"/>
  </w:style>
  <w:style w:type="paragraph" w:customStyle="1" w:styleId="10">
    <w:name w:val="개요 1"/>
    <w:basedOn w:val="a2"/>
    <w:rsid w:val="00866A8B"/>
    <w:pPr>
      <w:widowControl w:val="0"/>
      <w:wordWrap w:val="0"/>
      <w:autoSpaceDE w:val="0"/>
      <w:autoSpaceDN w:val="0"/>
      <w:spacing w:line="384" w:lineRule="auto"/>
      <w:ind w:left="200"/>
      <w:jc w:val="both"/>
      <w:textAlignment w:val="baseline"/>
      <w:outlineLvl w:val="0"/>
    </w:pPr>
    <w:rPr>
      <w:rFonts w:ascii="함초롬바탕" w:eastAsia="굴림" w:hAnsi="굴림" w:cs="굴림"/>
      <w:color w:val="000000"/>
      <w:sz w:val="20"/>
      <w:szCs w:val="20"/>
      <w:lang w:val="en-US"/>
    </w:rPr>
  </w:style>
  <w:style w:type="paragraph" w:customStyle="1" w:styleId="30">
    <w:name w:val="개요 3"/>
    <w:basedOn w:val="a2"/>
    <w:rsid w:val="00866A8B"/>
    <w:pPr>
      <w:widowControl w:val="0"/>
      <w:wordWrap w:val="0"/>
      <w:autoSpaceDE w:val="0"/>
      <w:autoSpaceDN w:val="0"/>
      <w:spacing w:line="384" w:lineRule="auto"/>
      <w:ind w:left="600"/>
      <w:jc w:val="both"/>
      <w:textAlignment w:val="baseline"/>
      <w:outlineLvl w:val="2"/>
    </w:pPr>
    <w:rPr>
      <w:rFonts w:ascii="함초롬바탕" w:eastAsia="굴림" w:hAnsi="굴림" w:cs="굴림"/>
      <w:color w:val="000000"/>
      <w:sz w:val="20"/>
      <w:szCs w:val="20"/>
      <w:lang w:val="en-US"/>
    </w:rPr>
  </w:style>
  <w:style w:type="paragraph" w:customStyle="1" w:styleId="af3">
    <w:name w:val="계약서(호)"/>
    <w:basedOn w:val="a2"/>
    <w:rsid w:val="00866A8B"/>
    <w:pPr>
      <w:widowControl w:val="0"/>
      <w:wordWrap w:val="0"/>
      <w:autoSpaceDE w:val="0"/>
      <w:autoSpaceDN w:val="0"/>
      <w:spacing w:line="480" w:lineRule="auto"/>
      <w:ind w:left="900" w:right="100" w:hanging="300"/>
      <w:jc w:val="both"/>
      <w:textAlignment w:val="baseline"/>
    </w:pPr>
    <w:rPr>
      <w:rFonts w:ascii="휴먼명조" w:eastAsia="굴림" w:hAnsi="굴림" w:cs="굴림"/>
      <w:color w:val="000000"/>
      <w:sz w:val="24"/>
      <w:szCs w:val="24"/>
      <w:lang w:val="en-US"/>
    </w:rPr>
  </w:style>
  <w:style w:type="character" w:styleId="af4">
    <w:name w:val="Hyperlink"/>
    <w:basedOn w:val="a3"/>
    <w:uiPriority w:val="99"/>
    <w:unhideWhenUsed/>
    <w:rsid w:val="0033370F"/>
    <w:rPr>
      <w:color w:val="0000FF" w:themeColor="hyperlink"/>
      <w:u w:val="single"/>
    </w:rPr>
  </w:style>
  <w:style w:type="character" w:styleId="af5">
    <w:name w:val="Unresolved Mention"/>
    <w:basedOn w:val="a3"/>
    <w:uiPriority w:val="99"/>
    <w:semiHidden/>
    <w:unhideWhenUsed/>
    <w:rsid w:val="0033370F"/>
    <w:rPr>
      <w:color w:val="605E5C"/>
      <w:shd w:val="clear" w:color="auto" w:fill="E1DFDD"/>
    </w:rPr>
  </w:style>
  <w:style w:type="paragraph" w:styleId="af6">
    <w:name w:val="Revision"/>
    <w:hidden/>
    <w:uiPriority w:val="99"/>
    <w:semiHidden/>
    <w:rsid w:val="00DC7F69"/>
    <w:pPr>
      <w:spacing w:line="240" w:lineRule="auto"/>
    </w:pPr>
  </w:style>
  <w:style w:type="paragraph" w:customStyle="1" w:styleId="af7">
    <w:name w:val="비즈폼"/>
    <w:qFormat/>
    <w:rsid w:val="001C7A5E"/>
    <w:pPr>
      <w:widowControl w:val="0"/>
      <w:wordWrap w:val="0"/>
      <w:autoSpaceDE w:val="0"/>
      <w:autoSpaceDN w:val="0"/>
      <w:snapToGrid w:val="0"/>
      <w:spacing w:line="249" w:lineRule="auto"/>
      <w:jc w:val="both"/>
    </w:pPr>
    <w:rPr>
      <w:rFonts w:ascii="맑은 고딕" w:eastAsia="맑은 고딕" w:hAnsi="Arial Unicode MS" w:cs="맑은 고딕"/>
      <w:color w:val="000000"/>
      <w:kern w:val="2"/>
      <w:sz w:val="20"/>
      <w:szCs w:val="20"/>
      <w:lang w:val="en-US"/>
    </w:rPr>
  </w:style>
  <w:style w:type="paragraph" w:customStyle="1" w:styleId="11">
    <w:name w:val="본문1"/>
    <w:basedOn w:val="a2"/>
    <w:rsid w:val="009A1FB7"/>
    <w:pPr>
      <w:widowControl w:val="0"/>
      <w:shd w:val="clear" w:color="auto" w:fill="FFFFFF"/>
      <w:autoSpaceDE w:val="0"/>
      <w:autoSpaceDN w:val="0"/>
      <w:spacing w:line="240" w:lineRule="auto"/>
      <w:textAlignment w:val="baseline"/>
    </w:pPr>
    <w:rPr>
      <w:rFonts w:ascii="굴림" w:eastAsia="굴림" w:hAnsi="굴림" w:cs="굴림"/>
      <w:color w:val="000000"/>
      <w:sz w:val="24"/>
      <w:szCs w:val="24"/>
      <w:lang w:val="en-US"/>
    </w:rPr>
  </w:style>
  <w:style w:type="paragraph" w:customStyle="1" w:styleId="20">
    <w:name w:val="바탕글2"/>
    <w:basedOn w:val="a2"/>
    <w:rsid w:val="009A1FB7"/>
    <w:pPr>
      <w:widowControl w:val="0"/>
      <w:shd w:val="clear" w:color="auto" w:fill="FFFFFF"/>
      <w:autoSpaceDE w:val="0"/>
      <w:autoSpaceDN w:val="0"/>
      <w:spacing w:before="2" w:line="295" w:lineRule="auto"/>
      <w:ind w:left="670" w:right="216" w:hanging="346"/>
      <w:jc w:val="both"/>
      <w:textAlignment w:val="baseline"/>
    </w:pPr>
    <w:rPr>
      <w:rFonts w:ascii="굴림" w:eastAsia="굴림" w:hAnsi="굴림" w:cs="굴림"/>
      <w:color w:val="000000"/>
      <w:sz w:val="20"/>
      <w:szCs w:val="20"/>
      <w:lang w:val="en-US"/>
    </w:rPr>
  </w:style>
  <w:style w:type="paragraph" w:customStyle="1" w:styleId="21">
    <w:name w:val="본문2"/>
    <w:basedOn w:val="a2"/>
    <w:rsid w:val="003C5AA2"/>
    <w:pPr>
      <w:widowControl w:val="0"/>
      <w:shd w:val="clear" w:color="auto" w:fill="FFFFFF"/>
      <w:autoSpaceDE w:val="0"/>
      <w:autoSpaceDN w:val="0"/>
      <w:spacing w:line="240" w:lineRule="auto"/>
      <w:textAlignment w:val="baseline"/>
    </w:pPr>
    <w:rPr>
      <w:rFonts w:ascii="굴림" w:eastAsia="굴림" w:hAnsi="굴림" w:cs="굴림"/>
      <w:color w:val="000000"/>
      <w:sz w:val="24"/>
      <w:szCs w:val="24"/>
      <w:lang w:val="en-US"/>
    </w:rPr>
  </w:style>
  <w:style w:type="paragraph" w:customStyle="1" w:styleId="12">
    <w:name w:val="바탕글1"/>
    <w:basedOn w:val="a2"/>
    <w:rsid w:val="003C5AA2"/>
    <w:pPr>
      <w:widowControl w:val="0"/>
      <w:shd w:val="clear" w:color="auto" w:fill="FFFFFF"/>
      <w:autoSpaceDE w:val="0"/>
      <w:autoSpaceDN w:val="0"/>
      <w:spacing w:before="6" w:line="240" w:lineRule="auto"/>
      <w:textAlignment w:val="baseline"/>
    </w:pPr>
    <w:rPr>
      <w:rFonts w:ascii="굴림" w:eastAsia="굴림" w:hAnsi="굴림" w:cs="굴림"/>
      <w:color w:val="000000"/>
      <w:sz w:val="29"/>
      <w:szCs w:val="29"/>
      <w:lang w:val="en-US"/>
    </w:rPr>
  </w:style>
  <w:style w:type="paragraph" w:customStyle="1" w:styleId="af8">
    <w:name w:val="조항내용"/>
    <w:basedOn w:val="a2"/>
    <w:rsid w:val="003C5AA2"/>
    <w:pPr>
      <w:widowControl w:val="0"/>
      <w:shd w:val="clear" w:color="auto" w:fill="FFFFFF"/>
      <w:wordWrap w:val="0"/>
      <w:autoSpaceDE w:val="0"/>
      <w:autoSpaceDN w:val="0"/>
      <w:spacing w:before="26" w:line="295" w:lineRule="auto"/>
      <w:ind w:left="462" w:hanging="360"/>
      <w:textAlignment w:val="baseline"/>
    </w:pPr>
    <w:rPr>
      <w:rFonts w:ascii="굴림" w:eastAsia="굴림" w:hAnsi="굴림" w:cs="굴림"/>
      <w:color w:val="000000"/>
      <w:sz w:val="24"/>
      <w:szCs w:val="24"/>
      <w:lang w:val="en-US"/>
    </w:rPr>
  </w:style>
  <w:style w:type="paragraph" w:customStyle="1" w:styleId="af9">
    <w:name w:val="간격"/>
    <w:basedOn w:val="a2"/>
    <w:rsid w:val="003C5AA2"/>
    <w:pPr>
      <w:widowControl w:val="0"/>
      <w:shd w:val="clear" w:color="auto" w:fill="FFFFFF"/>
      <w:autoSpaceDE w:val="0"/>
      <w:autoSpaceDN w:val="0"/>
      <w:spacing w:before="6" w:line="240" w:lineRule="auto"/>
      <w:textAlignment w:val="baseline"/>
    </w:pPr>
    <w:rPr>
      <w:rFonts w:ascii="굴림" w:eastAsia="굴림" w:hAnsi="굴림" w:cs="굴림"/>
      <w:color w:val="000000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6250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52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22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48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92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83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0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9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10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4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73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99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04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44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1A7303-4897-4003-B4B8-D8E6656833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17</Pages>
  <Words>3317</Words>
  <Characters>18907</Characters>
  <Application>Microsoft Office Word</Application>
  <DocSecurity>0</DocSecurity>
  <Lines>157</Lines>
  <Paragraphs>44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FURSYS GROUP</Company>
  <LinksUpToDate>false</LinksUpToDate>
  <CharactersWithSpaces>22180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윤현정</dc:creator>
  <cp:keywords/>
  <dc:description/>
  <cp:lastModifiedBy>김현주 (Hyunjoo Kim)</cp:lastModifiedBy>
  <cp:revision>2</cp:revision>
  <cp:lastPrinted>2025-03-31T06:01:00Z</cp:lastPrinted>
  <dcterms:created xsi:type="dcterms:W3CDTF">2026-03-03T06:09:00Z</dcterms:created>
  <dcterms:modified xsi:type="dcterms:W3CDTF">2026-03-03T06:09:00Z</dcterms:modified>
</cp:coreProperties>
</file>