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23222" w14:textId="77777777" w:rsidR="002B0411" w:rsidRDefault="000817B4">
      <w:pPr>
        <w:spacing w:before="23"/>
        <w:ind w:right="306"/>
        <w:jc w:val="right"/>
        <w:rPr>
          <w:sz w:val="20"/>
        </w:rPr>
      </w:pPr>
      <w:r>
        <w:rPr>
          <w:color w:val="000000"/>
          <w:sz w:val="20"/>
          <w:shd w:val="clear" w:color="auto" w:fill="D9D9D9"/>
        </w:rPr>
        <w:t>Mall</w:t>
      </w:r>
      <w:r>
        <w:rPr>
          <w:color w:val="000000"/>
          <w:spacing w:val="19"/>
          <w:sz w:val="20"/>
          <w:shd w:val="clear" w:color="auto" w:fill="D9D9D9"/>
        </w:rPr>
        <w:t xml:space="preserve"> </w:t>
      </w:r>
      <w:r>
        <w:rPr>
          <w:color w:val="000000"/>
          <w:sz w:val="20"/>
          <w:shd w:val="clear" w:color="auto" w:fill="D9D9D9"/>
        </w:rPr>
        <w:t>표준화</w:t>
      </w:r>
      <w:r>
        <w:rPr>
          <w:color w:val="000000"/>
          <w:spacing w:val="20"/>
          <w:sz w:val="20"/>
          <w:shd w:val="clear" w:color="auto" w:fill="D9D9D9"/>
        </w:rPr>
        <w:t xml:space="preserve"> </w:t>
      </w:r>
      <w:r>
        <w:rPr>
          <w:color w:val="000000"/>
          <w:sz w:val="20"/>
          <w:shd w:val="clear" w:color="auto" w:fill="D9D9D9"/>
        </w:rPr>
        <w:t>003-001-</w:t>
      </w:r>
      <w:r>
        <w:rPr>
          <w:color w:val="000000"/>
          <w:spacing w:val="-5"/>
          <w:sz w:val="20"/>
          <w:shd w:val="clear" w:color="auto" w:fill="D9D9D9"/>
        </w:rPr>
        <w:t>006</w:t>
      </w:r>
    </w:p>
    <w:p w14:paraId="6EEBBD59" w14:textId="77777777" w:rsidR="002B0411" w:rsidRDefault="000817B4">
      <w:pPr>
        <w:pStyle w:val="1"/>
        <w:spacing w:before="168"/>
        <w:ind w:left="2"/>
      </w:pPr>
      <w:r>
        <w:rPr>
          <w:b w:val="0"/>
        </w:rPr>
        <w:t>[</w:t>
      </w:r>
      <w:r>
        <w:t>계약조건</w:t>
      </w:r>
      <w:r>
        <w:rPr>
          <w:spacing w:val="34"/>
        </w:rPr>
        <w:t xml:space="preserve"> </w:t>
      </w:r>
      <w:r>
        <w:t>변경</w:t>
      </w:r>
      <w:r>
        <w:rPr>
          <w:spacing w:val="35"/>
        </w:rPr>
        <w:t xml:space="preserve"> </w:t>
      </w:r>
      <w:r>
        <w:t>시</w:t>
      </w:r>
      <w:r>
        <w:rPr>
          <w:spacing w:val="35"/>
        </w:rPr>
        <w:t xml:space="preserve"> </w:t>
      </w:r>
      <w:r>
        <w:t>협의내용을</w:t>
      </w:r>
      <w:r>
        <w:rPr>
          <w:spacing w:val="36"/>
        </w:rPr>
        <w:t xml:space="preserve"> </w:t>
      </w:r>
      <w:r>
        <w:t>기재한</w:t>
      </w:r>
      <w:r>
        <w:rPr>
          <w:spacing w:val="35"/>
        </w:rPr>
        <w:t xml:space="preserve"> </w:t>
      </w:r>
      <w:r>
        <w:rPr>
          <w:spacing w:val="-5"/>
        </w:rPr>
        <w:t>서류]</w:t>
      </w:r>
    </w:p>
    <w:p w14:paraId="34BAE16F" w14:textId="77777777" w:rsidR="002B0411" w:rsidRDefault="000817B4">
      <w:pPr>
        <w:pStyle w:val="a3"/>
        <w:spacing w:before="29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D78817" wp14:editId="07777777">
                <wp:simplePos x="0" y="0"/>
                <wp:positionH relativeFrom="page">
                  <wp:posOffset>986332</wp:posOffset>
                </wp:positionH>
                <wp:positionV relativeFrom="paragraph">
                  <wp:posOffset>437051</wp:posOffset>
                </wp:positionV>
                <wp:extent cx="5658485" cy="13779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8485" cy="13779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98549C" w14:textId="77777777" w:rsidR="002B0411" w:rsidRDefault="000817B4">
                            <w:pPr>
                              <w:spacing w:line="315" w:lineRule="exact"/>
                              <w:ind w:left="10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u w:val="single"/>
                              </w:rPr>
                              <w:t>※</w:t>
                            </w:r>
                            <w:r>
                              <w:rPr>
                                <w:spacing w:val="25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u w:val="single"/>
                              </w:rPr>
                              <w:t>작성하여야</w:t>
                            </w:r>
                            <w:r>
                              <w:rPr>
                                <w:b/>
                                <w:spacing w:val="25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u w:val="single"/>
                              </w:rPr>
                              <w:t>하는</w:t>
                            </w:r>
                            <w:r>
                              <w:rPr>
                                <w:b/>
                                <w:spacing w:val="27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  <w:u w:val="single"/>
                              </w:rPr>
                              <w:t>경우</w:t>
                            </w:r>
                          </w:p>
                          <w:p w14:paraId="0F7DAE7A" w14:textId="77777777" w:rsidR="002B0411" w:rsidRDefault="000817B4">
                            <w:pPr>
                              <w:pStyle w:val="a3"/>
                              <w:spacing w:before="9"/>
                              <w:ind w:left="103"/>
                            </w:pPr>
                            <w:r>
                              <w:t>①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정당한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사유로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임차인의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매장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위치∙면적∙시설을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변경하게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한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경우</w:t>
                            </w:r>
                          </w:p>
                          <w:p w14:paraId="1B573B85" w14:textId="77777777" w:rsidR="002B0411" w:rsidRDefault="000817B4">
                            <w:pPr>
                              <w:pStyle w:val="a3"/>
                              <w:spacing w:before="171"/>
                              <w:ind w:left="103"/>
                            </w:pPr>
                            <w:r>
                              <w:t>②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정당한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사유로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판매장려금의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액수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또는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비율을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변경한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경우</w:t>
                            </w:r>
                          </w:p>
                          <w:p w14:paraId="6CEE3063" w14:textId="77777777" w:rsidR="002B0411" w:rsidRDefault="000817B4">
                            <w:pPr>
                              <w:pStyle w:val="a3"/>
                              <w:spacing w:before="168" w:line="247" w:lineRule="auto"/>
                              <w:ind w:left="103"/>
                            </w:pPr>
                            <w:r>
                              <w:t>③ 정당한 사유로 상품판매대금에서 홈플러스가 공제하는 판매수익(특약매입거래) 또는 수수료(위∙</w:t>
                            </w:r>
                            <w:proofErr w:type="spellStart"/>
                            <w:r>
                              <w:t>수탁거</w:t>
                            </w:r>
                            <w:proofErr w:type="spellEnd"/>
                            <w:r>
                              <w:t xml:space="preserve"> 래)의 비율을 변경하는 경우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D78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65pt;margin-top:34.4pt;width:445.55pt;height:108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" filled="f" strokeweight=".48pt">
                <v:path arrowok="t"/>
                <v:textbox inset="0,0,0,0">
                  <w:txbxContent>
                    <w:p w14:paraId="3B98549C" w14:textId="77777777" w:rsidR="002B0411" w:rsidRDefault="000817B4">
                      <w:pPr>
                        <w:spacing w:line="315" w:lineRule="exact"/>
                        <w:ind w:left="103"/>
                        <w:rPr>
                          <w:b/>
                          <w:sz w:val="18"/>
                        </w:rPr>
                      </w:pPr>
                      <w:r>
                        <w:rPr>
                          <w:sz w:val="18"/>
                          <w:u w:val="single"/>
                        </w:rPr>
                        <w:t>※</w:t>
                      </w:r>
                      <w:r>
                        <w:rPr>
                          <w:spacing w:val="25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u w:val="single"/>
                        </w:rPr>
                        <w:t>작성하여야</w:t>
                      </w:r>
                      <w:r>
                        <w:rPr>
                          <w:b/>
                          <w:spacing w:val="25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u w:val="single"/>
                        </w:rPr>
                        <w:t>하는</w:t>
                      </w:r>
                      <w:r>
                        <w:rPr>
                          <w:b/>
                          <w:spacing w:val="27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18"/>
                          <w:u w:val="single"/>
                        </w:rPr>
                        <w:t>경우</w:t>
                      </w:r>
                    </w:p>
                    <w:p w14:paraId="0F7DAE7A" w14:textId="77777777" w:rsidR="002B0411" w:rsidRDefault="000817B4">
                      <w:pPr>
                        <w:pStyle w:val="a3"/>
                        <w:spacing w:before="9"/>
                        <w:ind w:left="103"/>
                      </w:pPr>
                      <w:r>
                        <w:t>①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정당한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사유로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임차인의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매장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위치∙면적∙시설을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변경하게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한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경우</w:t>
                      </w:r>
                    </w:p>
                    <w:p w14:paraId="1B573B85" w14:textId="77777777" w:rsidR="002B0411" w:rsidRDefault="000817B4">
                      <w:pPr>
                        <w:pStyle w:val="a3"/>
                        <w:spacing w:before="171"/>
                        <w:ind w:left="103"/>
                      </w:pPr>
                      <w:r>
                        <w:t>②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정당한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사유로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판매장려금의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액수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또는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비율을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변경한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경우</w:t>
                      </w:r>
                    </w:p>
                    <w:p w14:paraId="6CEE3063" w14:textId="77777777" w:rsidR="002B0411" w:rsidRDefault="000817B4">
                      <w:pPr>
                        <w:pStyle w:val="a3"/>
                        <w:spacing w:before="168" w:line="247" w:lineRule="auto"/>
                        <w:ind w:left="103"/>
                      </w:pPr>
                      <w:r>
                        <w:t>③ 정당한 사유로 상품판매대금에서 홈플러스가 공제하는 판매수익(특약매입거래) 또는 수수료(위∙</w:t>
                      </w:r>
                      <w:proofErr w:type="spellStart"/>
                      <w:r>
                        <w:t>수탁거</w:t>
                      </w:r>
                      <w:proofErr w:type="spellEnd"/>
                      <w:r>
                        <w:t xml:space="preserve"> 래)의 비율을 변경하는 경우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2A6659" w14:textId="77777777" w:rsidR="002B0411" w:rsidRDefault="002B0411">
      <w:pPr>
        <w:pStyle w:val="a3"/>
        <w:spacing w:before="163"/>
        <w:rPr>
          <w:b/>
        </w:rPr>
      </w:pPr>
    </w:p>
    <w:p w14:paraId="4E7A1A16" w14:textId="77777777" w:rsidR="002B0411" w:rsidRDefault="000817B4">
      <w:pPr>
        <w:pStyle w:val="a4"/>
        <w:numPr>
          <w:ilvl w:val="0"/>
          <w:numId w:val="5"/>
        </w:numPr>
        <w:tabs>
          <w:tab w:val="left" w:pos="261"/>
        </w:tabs>
        <w:ind w:left="261" w:hanging="238"/>
        <w:rPr>
          <w:b/>
          <w:sz w:val="18"/>
        </w:rPr>
      </w:pPr>
      <w:r>
        <w:rPr>
          <w:b/>
          <w:sz w:val="18"/>
        </w:rPr>
        <w:t>협의</w:t>
      </w:r>
      <w:r>
        <w:rPr>
          <w:b/>
          <w:spacing w:val="24"/>
          <w:sz w:val="18"/>
        </w:rPr>
        <w:t xml:space="preserve"> </w:t>
      </w:r>
      <w:proofErr w:type="gramStart"/>
      <w:r>
        <w:rPr>
          <w:b/>
          <w:sz w:val="18"/>
        </w:rPr>
        <w:t>일시</w:t>
      </w:r>
      <w:r>
        <w:rPr>
          <w:b/>
          <w:spacing w:val="26"/>
          <w:sz w:val="18"/>
        </w:rPr>
        <w:t xml:space="preserve"> </w:t>
      </w:r>
      <w:r>
        <w:rPr>
          <w:b/>
          <w:sz w:val="18"/>
        </w:rPr>
        <w:t>:</w:t>
      </w:r>
      <w:proofErr w:type="gramEnd"/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2025년</w:t>
      </w:r>
      <w:r>
        <w:rPr>
          <w:b/>
          <w:spacing w:val="26"/>
          <w:sz w:val="18"/>
        </w:rPr>
        <w:t xml:space="preserve"> </w:t>
      </w:r>
      <w:r>
        <w:rPr>
          <w:b/>
          <w:sz w:val="18"/>
        </w:rPr>
        <w:t>8월</w:t>
      </w:r>
      <w:r>
        <w:rPr>
          <w:b/>
          <w:spacing w:val="25"/>
          <w:sz w:val="18"/>
        </w:rPr>
        <w:t xml:space="preserve"> </w:t>
      </w:r>
      <w:r>
        <w:rPr>
          <w:b/>
          <w:spacing w:val="-5"/>
          <w:sz w:val="18"/>
        </w:rPr>
        <w:t>1일</w:t>
      </w:r>
    </w:p>
    <w:p w14:paraId="62CDD18E" w14:textId="77777777" w:rsidR="002B0411" w:rsidRDefault="000817B4">
      <w:pPr>
        <w:pStyle w:val="a4"/>
        <w:numPr>
          <w:ilvl w:val="0"/>
          <w:numId w:val="5"/>
        </w:numPr>
        <w:tabs>
          <w:tab w:val="left" w:pos="261"/>
        </w:tabs>
        <w:spacing w:before="169"/>
        <w:ind w:left="261" w:hanging="238"/>
        <w:rPr>
          <w:b/>
          <w:sz w:val="18"/>
        </w:rPr>
      </w:pPr>
      <w:r>
        <w:rPr>
          <w:b/>
          <w:sz w:val="18"/>
        </w:rPr>
        <w:t>협의</w:t>
      </w:r>
      <w:r>
        <w:rPr>
          <w:b/>
          <w:spacing w:val="25"/>
          <w:sz w:val="18"/>
        </w:rPr>
        <w:t xml:space="preserve"> </w:t>
      </w:r>
      <w:proofErr w:type="gramStart"/>
      <w:r>
        <w:rPr>
          <w:b/>
          <w:sz w:val="18"/>
        </w:rPr>
        <w:t>장소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:</w:t>
      </w:r>
      <w:proofErr w:type="gramEnd"/>
      <w:r>
        <w:rPr>
          <w:b/>
          <w:spacing w:val="26"/>
          <w:sz w:val="18"/>
        </w:rPr>
        <w:t xml:space="preserve"> </w:t>
      </w:r>
      <w:proofErr w:type="spellStart"/>
      <w:r>
        <w:rPr>
          <w:b/>
          <w:sz w:val="18"/>
        </w:rPr>
        <w:t>일룸</w:t>
      </w:r>
      <w:proofErr w:type="spellEnd"/>
      <w:r>
        <w:rPr>
          <w:b/>
          <w:spacing w:val="25"/>
          <w:sz w:val="18"/>
        </w:rPr>
        <w:t xml:space="preserve"> </w:t>
      </w:r>
      <w:r>
        <w:rPr>
          <w:b/>
          <w:spacing w:val="-5"/>
          <w:sz w:val="18"/>
        </w:rPr>
        <w:t>본사</w:t>
      </w:r>
    </w:p>
    <w:p w14:paraId="2D9427E8" w14:textId="77777777" w:rsidR="002B0411" w:rsidRDefault="000817B4">
      <w:pPr>
        <w:pStyle w:val="a4"/>
        <w:numPr>
          <w:ilvl w:val="0"/>
          <w:numId w:val="5"/>
        </w:numPr>
        <w:tabs>
          <w:tab w:val="left" w:pos="261"/>
        </w:tabs>
        <w:spacing w:before="170"/>
        <w:ind w:left="261" w:hanging="238"/>
        <w:rPr>
          <w:b/>
          <w:sz w:val="18"/>
        </w:rPr>
      </w:pPr>
      <w:r>
        <w:rPr>
          <w:b/>
          <w:sz w:val="18"/>
        </w:rPr>
        <w:t>협의</w:t>
      </w:r>
      <w:r>
        <w:rPr>
          <w:b/>
          <w:spacing w:val="24"/>
          <w:sz w:val="18"/>
        </w:rPr>
        <w:t xml:space="preserve"> </w:t>
      </w:r>
      <w:proofErr w:type="gramStart"/>
      <w:r>
        <w:rPr>
          <w:b/>
          <w:sz w:val="18"/>
        </w:rPr>
        <w:t>기간</w:t>
      </w:r>
      <w:r>
        <w:rPr>
          <w:b/>
          <w:spacing w:val="26"/>
          <w:sz w:val="18"/>
        </w:rPr>
        <w:t xml:space="preserve"> </w:t>
      </w:r>
      <w:r>
        <w:rPr>
          <w:b/>
          <w:sz w:val="18"/>
        </w:rPr>
        <w:t>:</w:t>
      </w:r>
      <w:proofErr w:type="gramEnd"/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2025년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8월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1일</w:t>
      </w:r>
      <w:r>
        <w:rPr>
          <w:b/>
          <w:spacing w:val="25"/>
          <w:sz w:val="18"/>
        </w:rPr>
        <w:t xml:space="preserve"> </w:t>
      </w:r>
      <w:r>
        <w:rPr>
          <w:b/>
          <w:sz w:val="18"/>
        </w:rPr>
        <w:t>~2025년</w:t>
      </w:r>
      <w:r>
        <w:rPr>
          <w:b/>
          <w:spacing w:val="26"/>
          <w:sz w:val="18"/>
        </w:rPr>
        <w:t xml:space="preserve">  </w:t>
      </w:r>
      <w:r>
        <w:rPr>
          <w:b/>
          <w:sz w:val="18"/>
        </w:rPr>
        <w:t>8월</w:t>
      </w:r>
      <w:r>
        <w:rPr>
          <w:b/>
          <w:spacing w:val="27"/>
          <w:sz w:val="18"/>
        </w:rPr>
        <w:t xml:space="preserve"> </w:t>
      </w:r>
      <w:r>
        <w:rPr>
          <w:b/>
          <w:spacing w:val="-5"/>
          <w:sz w:val="18"/>
        </w:rPr>
        <w:t>14일</w:t>
      </w:r>
    </w:p>
    <w:p w14:paraId="550DABAE" w14:textId="77777777" w:rsidR="002B0411" w:rsidRDefault="000817B4">
      <w:pPr>
        <w:pStyle w:val="a4"/>
        <w:numPr>
          <w:ilvl w:val="0"/>
          <w:numId w:val="5"/>
        </w:numPr>
        <w:tabs>
          <w:tab w:val="left" w:pos="261"/>
        </w:tabs>
        <w:spacing w:before="171"/>
        <w:ind w:left="261" w:hanging="238"/>
        <w:rPr>
          <w:b/>
          <w:sz w:val="18"/>
        </w:rPr>
      </w:pPr>
      <w:r>
        <w:rPr>
          <w:b/>
          <w:sz w:val="18"/>
        </w:rPr>
        <w:t>협의</w:t>
      </w:r>
      <w:r>
        <w:rPr>
          <w:b/>
          <w:spacing w:val="25"/>
          <w:sz w:val="18"/>
        </w:rPr>
        <w:t xml:space="preserve"> </w:t>
      </w:r>
      <w:r>
        <w:rPr>
          <w:b/>
          <w:sz w:val="18"/>
        </w:rPr>
        <w:t>참석자:</w:t>
      </w:r>
      <w:r>
        <w:rPr>
          <w:b/>
          <w:spacing w:val="26"/>
          <w:sz w:val="18"/>
        </w:rPr>
        <w:t xml:space="preserve"> </w:t>
      </w:r>
      <w:proofErr w:type="spellStart"/>
      <w:r>
        <w:rPr>
          <w:b/>
          <w:sz w:val="18"/>
        </w:rPr>
        <w:t>안권희</w:t>
      </w:r>
      <w:proofErr w:type="spellEnd"/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팀장,</w:t>
      </w:r>
      <w:r>
        <w:rPr>
          <w:b/>
          <w:spacing w:val="26"/>
          <w:sz w:val="18"/>
        </w:rPr>
        <w:t xml:space="preserve"> </w:t>
      </w:r>
      <w:proofErr w:type="spellStart"/>
      <w:r>
        <w:rPr>
          <w:b/>
          <w:sz w:val="18"/>
        </w:rPr>
        <w:t>서다솔님</w:t>
      </w:r>
      <w:proofErr w:type="spellEnd"/>
      <w:r>
        <w:rPr>
          <w:b/>
          <w:sz w:val="18"/>
        </w:rPr>
        <w:t>,</w:t>
      </w:r>
      <w:r>
        <w:rPr>
          <w:b/>
          <w:spacing w:val="26"/>
          <w:sz w:val="18"/>
        </w:rPr>
        <w:t xml:space="preserve"> </w:t>
      </w:r>
      <w:proofErr w:type="spellStart"/>
      <w:r>
        <w:rPr>
          <w:b/>
          <w:spacing w:val="-2"/>
          <w:sz w:val="18"/>
        </w:rPr>
        <w:t>곽애리차장</w:t>
      </w:r>
      <w:proofErr w:type="spellEnd"/>
    </w:p>
    <w:p w14:paraId="1E376723" w14:textId="77777777" w:rsidR="002B0411" w:rsidRDefault="000817B4">
      <w:pPr>
        <w:pStyle w:val="a4"/>
        <w:numPr>
          <w:ilvl w:val="0"/>
          <w:numId w:val="5"/>
        </w:numPr>
        <w:tabs>
          <w:tab w:val="left" w:pos="261"/>
        </w:tabs>
        <w:spacing w:before="168"/>
        <w:ind w:left="261" w:hanging="238"/>
        <w:rPr>
          <w:b/>
          <w:sz w:val="18"/>
        </w:rPr>
      </w:pPr>
      <w:r>
        <w:rPr>
          <w:b/>
          <w:sz w:val="18"/>
        </w:rPr>
        <w:t>대상</w:t>
      </w:r>
      <w:r>
        <w:rPr>
          <w:b/>
          <w:spacing w:val="25"/>
          <w:sz w:val="18"/>
        </w:rPr>
        <w:t xml:space="preserve"> </w:t>
      </w:r>
      <w:r>
        <w:rPr>
          <w:b/>
          <w:spacing w:val="-4"/>
          <w:sz w:val="18"/>
        </w:rPr>
        <w:t>계약조건</w:t>
      </w:r>
    </w:p>
    <w:p w14:paraId="0A37501D" w14:textId="77777777" w:rsidR="002B0411" w:rsidRDefault="002B0411">
      <w:pPr>
        <w:pStyle w:val="a3"/>
        <w:rPr>
          <w:b/>
          <w:sz w:val="10"/>
        </w:rPr>
      </w:pP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127"/>
        <w:gridCol w:w="2684"/>
        <w:gridCol w:w="2087"/>
      </w:tblGrid>
      <w:tr w:rsidR="002B0411" w14:paraId="2E8CE7BB" w14:textId="77777777" w:rsidTr="1E199399">
        <w:trPr>
          <w:trHeight w:val="496"/>
        </w:trPr>
        <w:tc>
          <w:tcPr>
            <w:tcW w:w="2014" w:type="dxa"/>
            <w:shd w:val="clear" w:color="auto" w:fill="DBE4F0"/>
          </w:tcPr>
          <w:p w14:paraId="1B1137DA" w14:textId="77777777" w:rsidR="002B0411" w:rsidRDefault="000817B4">
            <w:pPr>
              <w:pStyle w:val="TableParagraph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변경조건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z w:val="18"/>
              </w:rPr>
              <w:t>적용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기간</w:t>
            </w:r>
          </w:p>
        </w:tc>
        <w:tc>
          <w:tcPr>
            <w:tcW w:w="2127" w:type="dxa"/>
            <w:shd w:val="clear" w:color="auto" w:fill="DBE4F0"/>
          </w:tcPr>
          <w:p w14:paraId="50576249" w14:textId="77777777" w:rsidR="002B0411" w:rsidRDefault="000817B4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z w:val="18"/>
              </w:rPr>
              <w:t>기존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계약조건</w:t>
            </w:r>
          </w:p>
        </w:tc>
        <w:tc>
          <w:tcPr>
            <w:tcW w:w="2684" w:type="dxa"/>
            <w:shd w:val="clear" w:color="auto" w:fill="DBE4F0"/>
          </w:tcPr>
          <w:p w14:paraId="22146351" w14:textId="77777777" w:rsidR="002B0411" w:rsidRDefault="000817B4">
            <w:pPr>
              <w:pStyle w:val="TableParagraph"/>
              <w:ind w:left="8" w:right="3"/>
              <w:rPr>
                <w:b/>
                <w:sz w:val="18"/>
              </w:rPr>
            </w:pPr>
            <w:r>
              <w:rPr>
                <w:b/>
                <w:sz w:val="18"/>
              </w:rPr>
              <w:t>변경제안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계약조건</w:t>
            </w:r>
          </w:p>
        </w:tc>
        <w:tc>
          <w:tcPr>
            <w:tcW w:w="2087" w:type="dxa"/>
            <w:shd w:val="clear" w:color="auto" w:fill="DBE4F0"/>
          </w:tcPr>
          <w:p w14:paraId="49BA53CE" w14:textId="77777777" w:rsidR="002B0411" w:rsidRDefault="000817B4">
            <w:pPr>
              <w:pStyle w:val="TableParagraph"/>
              <w:ind w:lef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비고</w:t>
            </w:r>
          </w:p>
        </w:tc>
      </w:tr>
      <w:tr w:rsidR="002B0411" w14:paraId="1BBD105D" w14:textId="77777777" w:rsidTr="1E199399">
        <w:trPr>
          <w:trHeight w:val="1055"/>
        </w:trPr>
        <w:tc>
          <w:tcPr>
            <w:tcW w:w="2014" w:type="dxa"/>
          </w:tcPr>
          <w:p w14:paraId="02B876AB" w14:textId="77777777" w:rsidR="002B0411" w:rsidRDefault="000817B4">
            <w:pPr>
              <w:pStyle w:val="TableParagraph"/>
              <w:ind w:left="6" w:right="2"/>
              <w:rPr>
                <w:sz w:val="18"/>
              </w:rPr>
            </w:pPr>
            <w:r>
              <w:rPr>
                <w:sz w:val="18"/>
              </w:rPr>
              <w:t>2025.9.1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~2026.2.28</w:t>
            </w:r>
          </w:p>
        </w:tc>
        <w:tc>
          <w:tcPr>
            <w:tcW w:w="2127" w:type="dxa"/>
          </w:tcPr>
          <w:p w14:paraId="17B3DA37" w14:textId="77777777" w:rsidR="002B0411" w:rsidRDefault="000817B4">
            <w:pPr>
              <w:pStyle w:val="TableParagraph"/>
              <w:spacing w:line="281" w:lineRule="exact"/>
              <w:rPr>
                <w:sz w:val="16"/>
              </w:rPr>
            </w:pPr>
            <w:r>
              <w:rPr>
                <w:sz w:val="16"/>
              </w:rPr>
              <w:t>전대인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POS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사용</w:t>
            </w:r>
          </w:p>
        </w:tc>
        <w:tc>
          <w:tcPr>
            <w:tcW w:w="2684" w:type="dxa"/>
          </w:tcPr>
          <w:p w14:paraId="35007AFE" w14:textId="77777777" w:rsidR="002B0411" w:rsidRDefault="000817B4">
            <w:pPr>
              <w:pStyle w:val="TableParagraph"/>
              <w:spacing w:line="247" w:lineRule="auto"/>
              <w:ind w:left="172" w:right="159" w:hanging="1"/>
              <w:rPr>
                <w:sz w:val="16"/>
              </w:rPr>
            </w:pPr>
            <w:r>
              <w:rPr>
                <w:sz w:val="16"/>
              </w:rPr>
              <w:t xml:space="preserve">전차인의 POS를 사용함에 따라, 계약서 제8조의2후정산 특약 적 </w:t>
            </w:r>
            <w:r>
              <w:rPr>
                <w:spacing w:val="-10"/>
                <w:sz w:val="16"/>
              </w:rPr>
              <w:t>용</w:t>
            </w:r>
          </w:p>
        </w:tc>
        <w:tc>
          <w:tcPr>
            <w:tcW w:w="2087" w:type="dxa"/>
          </w:tcPr>
          <w:p w14:paraId="469A971A" w14:textId="77777777" w:rsidR="002B0411" w:rsidRDefault="000817B4">
            <w:pPr>
              <w:pStyle w:val="TableParagraph"/>
              <w:spacing w:line="379" w:lineRule="auto"/>
              <w:ind w:left="320" w:right="308" w:firstLine="43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6개월간 </w:t>
            </w:r>
            <w:r>
              <w:rPr>
                <w:sz w:val="16"/>
              </w:rPr>
              <w:t xml:space="preserve">한시적 </w:t>
            </w:r>
            <w:proofErr w:type="spellStart"/>
            <w:r>
              <w:rPr>
                <w:sz w:val="16"/>
              </w:rPr>
              <w:t>후정산</w:t>
            </w:r>
            <w:proofErr w:type="spellEnd"/>
            <w:r>
              <w:rPr>
                <w:sz w:val="16"/>
              </w:rPr>
              <w:t xml:space="preserve"> 변경</w:t>
            </w:r>
          </w:p>
        </w:tc>
      </w:tr>
      <w:tr w:rsidR="002B0411" w14:paraId="48550F67" w14:textId="77777777" w:rsidTr="1E199399">
        <w:trPr>
          <w:trHeight w:val="758"/>
        </w:trPr>
        <w:tc>
          <w:tcPr>
            <w:tcW w:w="2014" w:type="dxa"/>
          </w:tcPr>
          <w:p w14:paraId="5DAB6C7B" w14:textId="77777777" w:rsidR="002B0411" w:rsidRDefault="002B041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65010C52" w14:textId="77777777" w:rsidR="002B0411" w:rsidRDefault="000817B4">
            <w:pPr>
              <w:pStyle w:val="TableParagraph"/>
              <w:spacing w:line="282" w:lineRule="exact"/>
              <w:ind w:right="2"/>
              <w:rPr>
                <w:sz w:val="16"/>
              </w:rPr>
            </w:pPr>
            <w:proofErr w:type="gramStart"/>
            <w:r>
              <w:rPr>
                <w:sz w:val="16"/>
              </w:rPr>
              <w:t>보증금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0원</w:t>
            </w:r>
          </w:p>
        </w:tc>
        <w:tc>
          <w:tcPr>
            <w:tcW w:w="2684" w:type="dxa"/>
          </w:tcPr>
          <w:p w14:paraId="540E3378" w14:textId="77777777" w:rsidR="002B0411" w:rsidRDefault="000817B4">
            <w:pPr>
              <w:pStyle w:val="TableParagraph"/>
              <w:spacing w:line="282" w:lineRule="exact"/>
              <w:ind w:left="8"/>
              <w:rPr>
                <w:sz w:val="16"/>
              </w:rPr>
            </w:pPr>
            <w:proofErr w:type="gramStart"/>
            <w:r>
              <w:rPr>
                <w:sz w:val="16"/>
              </w:rPr>
              <w:t>보증금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33,325,000원</w:t>
            </w:r>
          </w:p>
        </w:tc>
        <w:tc>
          <w:tcPr>
            <w:tcW w:w="2087" w:type="dxa"/>
          </w:tcPr>
          <w:p w14:paraId="0ED35D79" w14:textId="77777777" w:rsidR="002B0411" w:rsidRDefault="000817B4">
            <w:pPr>
              <w:pStyle w:val="TableParagraph"/>
              <w:spacing w:line="247" w:lineRule="auto"/>
              <w:ind w:left="522" w:right="37" w:hanging="406"/>
              <w:jc w:val="left"/>
              <w:rPr>
                <w:sz w:val="16"/>
              </w:rPr>
            </w:pPr>
            <w:r>
              <w:rPr>
                <w:sz w:val="16"/>
              </w:rPr>
              <w:t>최근 1년 월 평균 수수료 수입액 *3개월</w:t>
            </w:r>
          </w:p>
        </w:tc>
      </w:tr>
      <w:tr w:rsidR="002B0411" w14:paraId="6CB7B93C" w14:textId="77777777" w:rsidTr="1E199399">
        <w:trPr>
          <w:trHeight w:val="3290"/>
        </w:trPr>
        <w:tc>
          <w:tcPr>
            <w:tcW w:w="2014" w:type="dxa"/>
          </w:tcPr>
          <w:p w14:paraId="02EB378F" w14:textId="77777777" w:rsidR="002B0411" w:rsidRDefault="002B041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21EA07D2" w14:textId="77777777" w:rsidR="002B0411" w:rsidRDefault="000817B4">
            <w:pPr>
              <w:pStyle w:val="TableParagraph"/>
              <w:spacing w:before="1" w:line="228" w:lineRule="auto"/>
              <w:rPr>
                <w:sz w:val="16"/>
              </w:rPr>
            </w:pPr>
            <w:proofErr w:type="spellStart"/>
            <w:r>
              <w:rPr>
                <w:sz w:val="16"/>
              </w:rPr>
              <w:t>전대료</w:t>
            </w:r>
            <w:proofErr w:type="spellEnd"/>
            <w:r>
              <w:rPr>
                <w:sz w:val="16"/>
              </w:rPr>
              <w:t>(수수료율</w:t>
            </w:r>
            <w:proofErr w:type="gramStart"/>
            <w:r>
              <w:rPr>
                <w:sz w:val="16"/>
              </w:rPr>
              <w:t>)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proofErr w:type="gramEnd"/>
            <w:r>
              <w:rPr>
                <w:sz w:val="16"/>
              </w:rPr>
              <w:t xml:space="preserve"> 월 순 매출의 10 %</w:t>
            </w:r>
          </w:p>
          <w:p w14:paraId="3C0038AA" w14:textId="77777777" w:rsidR="002B0411" w:rsidRDefault="000817B4">
            <w:pPr>
              <w:pStyle w:val="TableParagraph"/>
              <w:spacing w:line="230" w:lineRule="auto"/>
              <w:ind w:left="174" w:right="161" w:hanging="2"/>
              <w:rPr>
                <w:sz w:val="16"/>
              </w:rPr>
            </w:pPr>
            <w:r>
              <w:rPr>
                <w:sz w:val="16"/>
              </w:rPr>
              <w:t>단, 월 순매출이 90,000,000 원에 미치지 못하는 경우, 정액으로 9,000,000 원 (부가세 별 도) 부과</w:t>
            </w:r>
          </w:p>
          <w:p w14:paraId="3DC80C6D" w14:textId="77777777" w:rsidR="002B0411" w:rsidRDefault="000817B4">
            <w:pPr>
              <w:pStyle w:val="TableParagraph"/>
              <w:spacing w:line="274" w:lineRule="exact"/>
              <w:ind w:right="1"/>
              <w:rPr>
                <w:sz w:val="16"/>
              </w:rPr>
            </w:pPr>
            <w:r>
              <w:rPr>
                <w:sz w:val="16"/>
              </w:rPr>
              <w:t>월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순매출이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150,000,000</w:t>
            </w:r>
          </w:p>
          <w:p w14:paraId="55E0455B" w14:textId="77777777" w:rsidR="002B0411" w:rsidRDefault="000817B4">
            <w:pPr>
              <w:pStyle w:val="TableParagraph"/>
              <w:spacing w:before="6" w:line="247" w:lineRule="auto"/>
              <w:ind w:left="124" w:right="115"/>
              <w:rPr>
                <w:sz w:val="16"/>
              </w:rPr>
            </w:pPr>
            <w:r>
              <w:rPr>
                <w:sz w:val="16"/>
              </w:rPr>
              <w:t>원을 초과하는 경우, 초과 매출분에 대해 수수료율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7 % 적용</w:t>
            </w:r>
          </w:p>
        </w:tc>
        <w:tc>
          <w:tcPr>
            <w:tcW w:w="2684" w:type="dxa"/>
          </w:tcPr>
          <w:p w14:paraId="0378546B" w14:textId="77777777" w:rsidR="002B0411" w:rsidRDefault="000817B4" w:rsidP="1E199399">
            <w:pPr>
              <w:pStyle w:val="TableParagraph"/>
              <w:spacing w:line="274" w:lineRule="exact"/>
              <w:ind w:left="205"/>
              <w:jc w:val="left"/>
              <w:rPr>
                <w:sz w:val="16"/>
                <w:szCs w:val="16"/>
              </w:rPr>
            </w:pPr>
            <w:proofErr w:type="spellStart"/>
            <w:r w:rsidRPr="1E199399">
              <w:rPr>
                <w:sz w:val="16"/>
                <w:szCs w:val="16"/>
              </w:rPr>
              <w:t>전대료</w:t>
            </w:r>
            <w:proofErr w:type="spellEnd"/>
            <w:r w:rsidRPr="1E199399">
              <w:rPr>
                <w:sz w:val="16"/>
                <w:szCs w:val="16"/>
              </w:rPr>
              <w:t>(수수료율</w:t>
            </w:r>
            <w:proofErr w:type="gramStart"/>
            <w:r w:rsidRPr="1E199399">
              <w:rPr>
                <w:sz w:val="16"/>
                <w:szCs w:val="16"/>
              </w:rPr>
              <w:t>)</w:t>
            </w:r>
            <w:r w:rsidRPr="1E199399">
              <w:rPr>
                <w:spacing w:val="-5"/>
                <w:sz w:val="16"/>
                <w:szCs w:val="16"/>
              </w:rPr>
              <w:t xml:space="preserve"> </w:t>
            </w:r>
            <w:r w:rsidRPr="1E199399">
              <w:rPr>
                <w:sz w:val="16"/>
                <w:szCs w:val="16"/>
              </w:rPr>
              <w:t>:</w:t>
            </w:r>
            <w:proofErr w:type="gramEnd"/>
            <w:r w:rsidRPr="1E199399">
              <w:rPr>
                <w:spacing w:val="22"/>
                <w:sz w:val="16"/>
                <w:szCs w:val="16"/>
              </w:rPr>
              <w:t xml:space="preserve"> </w:t>
            </w:r>
            <w:r w:rsidRPr="1E199399">
              <w:rPr>
                <w:sz w:val="16"/>
                <w:szCs w:val="16"/>
              </w:rPr>
              <w:t>월</w:t>
            </w:r>
            <w:r w:rsidRPr="1E199399">
              <w:rPr>
                <w:spacing w:val="21"/>
                <w:sz w:val="16"/>
                <w:szCs w:val="16"/>
              </w:rPr>
              <w:t xml:space="preserve"> </w:t>
            </w:r>
            <w:r w:rsidRPr="1E199399">
              <w:rPr>
                <w:spacing w:val="-4"/>
                <w:sz w:val="16"/>
                <w:szCs w:val="16"/>
              </w:rPr>
              <w:t>순매출의</w:t>
            </w:r>
          </w:p>
          <w:p w14:paraId="06FF2EAA" w14:textId="77777777" w:rsidR="002B0411" w:rsidRDefault="000817B4">
            <w:pPr>
              <w:pStyle w:val="TableParagraph"/>
              <w:spacing w:line="276" w:lineRule="exact"/>
              <w:ind w:left="1139"/>
              <w:jc w:val="left"/>
              <w:rPr>
                <w:sz w:val="16"/>
              </w:rPr>
            </w:pPr>
            <w:r>
              <w:rPr>
                <w:sz w:val="16"/>
              </w:rPr>
              <w:t>8.2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%</w:t>
            </w:r>
          </w:p>
          <w:p w14:paraId="43F2FC57" w14:textId="77777777" w:rsidR="002B0411" w:rsidRDefault="000817B4">
            <w:pPr>
              <w:pStyle w:val="TableParagraph"/>
              <w:spacing w:line="235" w:lineRule="auto"/>
              <w:ind w:left="107" w:right="99" w:firstLine="2"/>
              <w:rPr>
                <w:sz w:val="16"/>
              </w:rPr>
            </w:pPr>
            <w:r>
              <w:rPr>
                <w:sz w:val="16"/>
              </w:rPr>
              <w:t>단, 월 순매출이 90,000,000 원에 미치지 못하는 경우, 정액으로 7,380,000 원 (부가세 별도) 부과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월 순매출이 150,000,000 원을 초 과하는 경우, 초과 매출분에 대해 수수료율 6.2 % 적용</w:t>
            </w:r>
          </w:p>
        </w:tc>
        <w:tc>
          <w:tcPr>
            <w:tcW w:w="2087" w:type="dxa"/>
          </w:tcPr>
          <w:p w14:paraId="550D48CF" w14:textId="77777777" w:rsidR="002B0411" w:rsidRDefault="000817B4">
            <w:pPr>
              <w:pStyle w:val="TableParagraph"/>
              <w:spacing w:line="247" w:lineRule="auto"/>
              <w:ind w:left="106" w:right="37"/>
              <w:jc w:val="left"/>
              <w:rPr>
                <w:sz w:val="16"/>
              </w:rPr>
            </w:pPr>
            <w:r>
              <w:rPr>
                <w:sz w:val="16"/>
              </w:rPr>
              <w:t xml:space="preserve">카드 수수료 1.8% </w:t>
            </w:r>
            <w:proofErr w:type="spellStart"/>
            <w:r>
              <w:rPr>
                <w:sz w:val="16"/>
              </w:rPr>
              <w:t>일룸에</w:t>
            </w:r>
            <w:proofErr w:type="spellEnd"/>
            <w:r>
              <w:rPr>
                <w:sz w:val="16"/>
              </w:rPr>
              <w:t xml:space="preserve"> 서 부담</w:t>
            </w:r>
          </w:p>
        </w:tc>
      </w:tr>
    </w:tbl>
    <w:p w14:paraId="41A2E3D2" w14:textId="77777777" w:rsidR="002B0411" w:rsidRDefault="000817B4">
      <w:pPr>
        <w:pStyle w:val="a4"/>
        <w:numPr>
          <w:ilvl w:val="0"/>
          <w:numId w:val="5"/>
        </w:numPr>
        <w:tabs>
          <w:tab w:val="left" w:pos="261"/>
        </w:tabs>
        <w:ind w:left="261" w:hanging="238"/>
        <w:rPr>
          <w:b/>
          <w:sz w:val="18"/>
        </w:rPr>
      </w:pPr>
      <w:r>
        <w:rPr>
          <w:b/>
          <w:sz w:val="18"/>
        </w:rPr>
        <w:t>계약조건</w:t>
      </w:r>
      <w:r>
        <w:rPr>
          <w:b/>
          <w:spacing w:val="25"/>
          <w:sz w:val="18"/>
        </w:rPr>
        <w:t xml:space="preserve"> </w:t>
      </w:r>
      <w:r>
        <w:rPr>
          <w:b/>
          <w:sz w:val="18"/>
        </w:rPr>
        <w:t>변경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제안</w:t>
      </w:r>
      <w:r>
        <w:rPr>
          <w:b/>
          <w:spacing w:val="26"/>
          <w:sz w:val="18"/>
        </w:rPr>
        <w:t xml:space="preserve"> </w:t>
      </w:r>
      <w:r>
        <w:rPr>
          <w:b/>
          <w:sz w:val="18"/>
        </w:rPr>
        <w:t>당사자</w:t>
      </w:r>
      <w:r>
        <w:rPr>
          <w:b/>
          <w:spacing w:val="26"/>
          <w:sz w:val="18"/>
        </w:rPr>
        <w:t xml:space="preserve"> </w:t>
      </w:r>
      <w:r>
        <w:rPr>
          <w:b/>
          <w:sz w:val="18"/>
        </w:rPr>
        <w:t>및</w:t>
      </w:r>
      <w:r>
        <w:rPr>
          <w:b/>
          <w:spacing w:val="25"/>
          <w:sz w:val="18"/>
        </w:rPr>
        <w:t xml:space="preserve"> </w:t>
      </w:r>
      <w:r>
        <w:rPr>
          <w:b/>
          <w:sz w:val="18"/>
        </w:rPr>
        <w:t>제안</w:t>
      </w:r>
      <w:r>
        <w:rPr>
          <w:b/>
          <w:spacing w:val="28"/>
          <w:sz w:val="18"/>
        </w:rPr>
        <w:t xml:space="preserve"> </w:t>
      </w:r>
      <w:r>
        <w:rPr>
          <w:b/>
          <w:spacing w:val="-5"/>
          <w:sz w:val="18"/>
        </w:rPr>
        <w:t>이유</w:t>
      </w:r>
    </w:p>
    <w:p w14:paraId="52052359" w14:textId="77777777" w:rsidR="002B0411" w:rsidRDefault="000817B4">
      <w:pPr>
        <w:pStyle w:val="a4"/>
        <w:numPr>
          <w:ilvl w:val="0"/>
          <w:numId w:val="4"/>
        </w:numPr>
        <w:tabs>
          <w:tab w:val="left" w:pos="320"/>
        </w:tabs>
        <w:spacing w:before="160"/>
        <w:ind w:left="320" w:hanging="297"/>
        <w:rPr>
          <w:sz w:val="18"/>
        </w:rPr>
      </w:pPr>
      <w:r>
        <w:rPr>
          <w:sz w:val="18"/>
        </w:rPr>
        <w:t>제안</w:t>
      </w:r>
      <w:r>
        <w:rPr>
          <w:spacing w:val="25"/>
          <w:sz w:val="18"/>
        </w:rPr>
        <w:t xml:space="preserve"> </w:t>
      </w:r>
      <w:proofErr w:type="gramStart"/>
      <w:r>
        <w:rPr>
          <w:sz w:val="18"/>
        </w:rPr>
        <w:t>당사자</w:t>
      </w:r>
      <w:r>
        <w:rPr>
          <w:spacing w:val="27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24"/>
          <w:sz w:val="18"/>
        </w:rPr>
        <w:t xml:space="preserve"> </w:t>
      </w:r>
      <w:r>
        <w:rPr>
          <w:spacing w:val="-4"/>
          <w:sz w:val="18"/>
        </w:rPr>
        <w:t>홈플러스</w:t>
      </w:r>
    </w:p>
    <w:p w14:paraId="52C90AEF" w14:textId="77777777" w:rsidR="002B0411" w:rsidRDefault="000817B4">
      <w:pPr>
        <w:pStyle w:val="a4"/>
        <w:numPr>
          <w:ilvl w:val="0"/>
          <w:numId w:val="4"/>
        </w:numPr>
        <w:tabs>
          <w:tab w:val="left" w:pos="320"/>
        </w:tabs>
        <w:spacing w:before="171"/>
        <w:ind w:left="320" w:hanging="297"/>
        <w:rPr>
          <w:sz w:val="18"/>
        </w:rPr>
      </w:pPr>
      <w:r>
        <w:rPr>
          <w:sz w:val="18"/>
        </w:rPr>
        <w:t>제안</w:t>
      </w:r>
      <w:r>
        <w:rPr>
          <w:spacing w:val="25"/>
          <w:sz w:val="18"/>
        </w:rPr>
        <w:t xml:space="preserve"> </w:t>
      </w:r>
      <w:proofErr w:type="gramStart"/>
      <w:r>
        <w:rPr>
          <w:sz w:val="18"/>
        </w:rPr>
        <w:t>이유</w:t>
      </w:r>
      <w:r>
        <w:rPr>
          <w:spacing w:val="27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25"/>
          <w:sz w:val="18"/>
        </w:rPr>
        <w:t xml:space="preserve"> </w:t>
      </w:r>
      <w:r>
        <w:rPr>
          <w:sz w:val="18"/>
        </w:rPr>
        <w:t>전차인의</w:t>
      </w:r>
      <w:r>
        <w:rPr>
          <w:spacing w:val="27"/>
          <w:sz w:val="18"/>
        </w:rPr>
        <w:t xml:space="preserve"> </w:t>
      </w:r>
      <w:r>
        <w:rPr>
          <w:sz w:val="18"/>
        </w:rPr>
        <w:t>요청에</w:t>
      </w:r>
      <w:r>
        <w:rPr>
          <w:spacing w:val="27"/>
          <w:sz w:val="18"/>
        </w:rPr>
        <w:t xml:space="preserve"> </w:t>
      </w:r>
      <w:r>
        <w:rPr>
          <w:sz w:val="18"/>
        </w:rPr>
        <w:t>따른</w:t>
      </w:r>
      <w:r>
        <w:rPr>
          <w:spacing w:val="25"/>
          <w:sz w:val="18"/>
        </w:rPr>
        <w:t xml:space="preserve"> </w:t>
      </w:r>
      <w:r>
        <w:rPr>
          <w:sz w:val="18"/>
        </w:rPr>
        <w:t>한시적</w:t>
      </w:r>
      <w:r>
        <w:rPr>
          <w:spacing w:val="28"/>
          <w:sz w:val="18"/>
        </w:rPr>
        <w:t xml:space="preserve"> </w:t>
      </w:r>
      <w:r>
        <w:rPr>
          <w:sz w:val="18"/>
        </w:rPr>
        <w:t>정산</w:t>
      </w:r>
      <w:r>
        <w:rPr>
          <w:spacing w:val="25"/>
          <w:sz w:val="18"/>
        </w:rPr>
        <w:t xml:space="preserve"> </w:t>
      </w:r>
      <w:r>
        <w:rPr>
          <w:sz w:val="18"/>
        </w:rPr>
        <w:t>방식(</w:t>
      </w:r>
      <w:proofErr w:type="spellStart"/>
      <w:r>
        <w:rPr>
          <w:sz w:val="18"/>
        </w:rPr>
        <w:t>후정산</w:t>
      </w:r>
      <w:proofErr w:type="spellEnd"/>
      <w:r>
        <w:rPr>
          <w:sz w:val="18"/>
        </w:rPr>
        <w:t>)</w:t>
      </w:r>
      <w:r>
        <w:rPr>
          <w:spacing w:val="26"/>
          <w:sz w:val="18"/>
        </w:rPr>
        <w:t xml:space="preserve"> </w:t>
      </w:r>
      <w:r>
        <w:rPr>
          <w:spacing w:val="-5"/>
          <w:sz w:val="18"/>
        </w:rPr>
        <w:t>변경</w:t>
      </w:r>
    </w:p>
    <w:p w14:paraId="6A05A809" w14:textId="77777777" w:rsidR="002B0411" w:rsidRDefault="002B0411">
      <w:pPr>
        <w:pStyle w:val="a4"/>
        <w:rPr>
          <w:sz w:val="18"/>
        </w:rPr>
        <w:sectPr w:rsidR="002B0411">
          <w:type w:val="continuous"/>
          <w:pgSz w:w="11910" w:h="16840"/>
          <w:pgMar w:top="940" w:right="1133" w:bottom="280" w:left="1417" w:header="720" w:footer="720" w:gutter="0"/>
          <w:cols w:space="720"/>
        </w:sectPr>
      </w:pPr>
    </w:p>
    <w:p w14:paraId="66C80B42" w14:textId="77777777" w:rsidR="002B0411" w:rsidRDefault="000817B4">
      <w:pPr>
        <w:pStyle w:val="2"/>
        <w:numPr>
          <w:ilvl w:val="0"/>
          <w:numId w:val="5"/>
        </w:numPr>
        <w:tabs>
          <w:tab w:val="left" w:pos="261"/>
        </w:tabs>
        <w:spacing w:before="43"/>
        <w:ind w:left="261" w:hanging="238"/>
      </w:pPr>
      <w:r>
        <w:lastRenderedPageBreak/>
        <w:t>계약조건</w:t>
      </w:r>
      <w:r>
        <w:rPr>
          <w:spacing w:val="25"/>
        </w:rPr>
        <w:t xml:space="preserve"> </w:t>
      </w:r>
      <w:r>
        <w:t>변경</w:t>
      </w:r>
      <w:r>
        <w:rPr>
          <w:spacing w:val="27"/>
        </w:rPr>
        <w:t xml:space="preserve"> </w:t>
      </w:r>
      <w:r>
        <w:t>제안</w:t>
      </w:r>
      <w:r>
        <w:rPr>
          <w:spacing w:val="26"/>
        </w:rPr>
        <w:t xml:space="preserve"> </w:t>
      </w:r>
      <w:r>
        <w:t>중</w:t>
      </w:r>
      <w:r>
        <w:rPr>
          <w:spacing w:val="27"/>
        </w:rPr>
        <w:t xml:space="preserve"> </w:t>
      </w:r>
      <w:r>
        <w:t>동의하는</w:t>
      </w:r>
      <w:r>
        <w:rPr>
          <w:spacing w:val="26"/>
        </w:rPr>
        <w:t xml:space="preserve"> </w:t>
      </w:r>
      <w:r>
        <w:t>부분</w:t>
      </w:r>
      <w:r>
        <w:rPr>
          <w:spacing w:val="26"/>
        </w:rPr>
        <w:t xml:space="preserve"> </w:t>
      </w:r>
      <w:r>
        <w:t>및</w:t>
      </w:r>
      <w:r>
        <w:rPr>
          <w:spacing w:val="27"/>
        </w:rPr>
        <w:t xml:space="preserve"> </w:t>
      </w:r>
      <w:r>
        <w:t>동의하지</w:t>
      </w:r>
      <w:r>
        <w:rPr>
          <w:spacing w:val="25"/>
        </w:rPr>
        <w:t xml:space="preserve"> </w:t>
      </w:r>
      <w:r>
        <w:t>아니하는</w:t>
      </w:r>
      <w:r>
        <w:rPr>
          <w:spacing w:val="27"/>
        </w:rPr>
        <w:t xml:space="preserve"> </w:t>
      </w:r>
      <w:r>
        <w:t>부분</w:t>
      </w:r>
      <w:r>
        <w:rPr>
          <w:spacing w:val="25"/>
        </w:rPr>
        <w:t xml:space="preserve"> </w:t>
      </w:r>
      <w:r>
        <w:t>(각</w:t>
      </w:r>
      <w:r>
        <w:rPr>
          <w:spacing w:val="25"/>
        </w:rPr>
        <w:t xml:space="preserve"> </w:t>
      </w:r>
      <w:r>
        <w:t>이유</w:t>
      </w:r>
      <w:r>
        <w:rPr>
          <w:spacing w:val="28"/>
        </w:rPr>
        <w:t xml:space="preserve"> </w:t>
      </w:r>
      <w:r>
        <w:rPr>
          <w:spacing w:val="-5"/>
        </w:rPr>
        <w:t>명시)</w:t>
      </w:r>
    </w:p>
    <w:p w14:paraId="4C475120" w14:textId="77777777" w:rsidR="002B0411" w:rsidRDefault="000817B4">
      <w:pPr>
        <w:pStyle w:val="a4"/>
        <w:numPr>
          <w:ilvl w:val="0"/>
          <w:numId w:val="3"/>
        </w:numPr>
        <w:tabs>
          <w:tab w:val="left" w:pos="320"/>
        </w:tabs>
        <w:spacing w:before="168"/>
        <w:ind w:left="320" w:hanging="297"/>
        <w:rPr>
          <w:sz w:val="18"/>
        </w:rPr>
      </w:pPr>
      <w:r>
        <w:rPr>
          <w:sz w:val="18"/>
        </w:rPr>
        <w:t>동의하는</w:t>
      </w:r>
      <w:r>
        <w:rPr>
          <w:spacing w:val="25"/>
          <w:sz w:val="18"/>
        </w:rPr>
        <w:t xml:space="preserve"> </w:t>
      </w:r>
      <w:proofErr w:type="gramStart"/>
      <w:r>
        <w:rPr>
          <w:sz w:val="18"/>
        </w:rPr>
        <w:t>부분</w:t>
      </w:r>
      <w:r>
        <w:rPr>
          <w:spacing w:val="27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24"/>
          <w:sz w:val="18"/>
        </w:rPr>
        <w:t xml:space="preserve"> </w:t>
      </w:r>
      <w:r>
        <w:rPr>
          <w:sz w:val="18"/>
        </w:rPr>
        <w:t>한시적</w:t>
      </w:r>
      <w:r>
        <w:rPr>
          <w:spacing w:val="30"/>
          <w:sz w:val="18"/>
        </w:rPr>
        <w:t xml:space="preserve"> </w:t>
      </w:r>
      <w:r>
        <w:rPr>
          <w:sz w:val="18"/>
        </w:rPr>
        <w:t>정산</w:t>
      </w:r>
      <w:r>
        <w:rPr>
          <w:spacing w:val="27"/>
          <w:sz w:val="18"/>
        </w:rPr>
        <w:t xml:space="preserve"> </w:t>
      </w:r>
      <w:r>
        <w:rPr>
          <w:sz w:val="18"/>
        </w:rPr>
        <w:t>방식(</w:t>
      </w:r>
      <w:proofErr w:type="spellStart"/>
      <w:r>
        <w:rPr>
          <w:sz w:val="18"/>
        </w:rPr>
        <w:t>후정산</w:t>
      </w:r>
      <w:proofErr w:type="spellEnd"/>
      <w:r>
        <w:rPr>
          <w:sz w:val="18"/>
        </w:rPr>
        <w:t>)</w:t>
      </w:r>
      <w:r>
        <w:rPr>
          <w:spacing w:val="25"/>
          <w:sz w:val="18"/>
        </w:rPr>
        <w:t xml:space="preserve"> </w:t>
      </w:r>
      <w:r>
        <w:rPr>
          <w:sz w:val="18"/>
        </w:rPr>
        <w:t>변경,</w:t>
      </w:r>
      <w:r>
        <w:rPr>
          <w:spacing w:val="26"/>
          <w:sz w:val="18"/>
        </w:rPr>
        <w:t xml:space="preserve"> </w:t>
      </w:r>
      <w:r>
        <w:rPr>
          <w:sz w:val="18"/>
        </w:rPr>
        <w:t>카드수수료</w:t>
      </w:r>
      <w:r>
        <w:rPr>
          <w:spacing w:val="26"/>
          <w:sz w:val="18"/>
        </w:rPr>
        <w:t xml:space="preserve"> </w:t>
      </w:r>
      <w:r>
        <w:rPr>
          <w:sz w:val="18"/>
        </w:rPr>
        <w:t>1.8%</w:t>
      </w:r>
      <w:r>
        <w:rPr>
          <w:spacing w:val="27"/>
          <w:sz w:val="18"/>
        </w:rPr>
        <w:t xml:space="preserve"> </w:t>
      </w:r>
      <w:r>
        <w:rPr>
          <w:sz w:val="18"/>
        </w:rPr>
        <w:t>업체</w:t>
      </w:r>
      <w:r>
        <w:rPr>
          <w:spacing w:val="25"/>
          <w:sz w:val="18"/>
        </w:rPr>
        <w:t xml:space="preserve"> </w:t>
      </w:r>
      <w:r>
        <w:rPr>
          <w:sz w:val="18"/>
        </w:rPr>
        <w:t>부담,</w:t>
      </w:r>
      <w:r>
        <w:rPr>
          <w:spacing w:val="24"/>
          <w:sz w:val="18"/>
        </w:rPr>
        <w:t xml:space="preserve"> </w:t>
      </w:r>
      <w:r>
        <w:rPr>
          <w:sz w:val="18"/>
        </w:rPr>
        <w:t>일별</w:t>
      </w:r>
      <w:r>
        <w:rPr>
          <w:spacing w:val="27"/>
          <w:sz w:val="18"/>
        </w:rPr>
        <w:t xml:space="preserve"> </w:t>
      </w:r>
      <w:r>
        <w:rPr>
          <w:sz w:val="18"/>
        </w:rPr>
        <w:t>매출</w:t>
      </w:r>
      <w:r>
        <w:rPr>
          <w:spacing w:val="26"/>
          <w:sz w:val="18"/>
        </w:rPr>
        <w:t xml:space="preserve"> </w:t>
      </w:r>
      <w:r>
        <w:rPr>
          <w:spacing w:val="-5"/>
          <w:sz w:val="18"/>
        </w:rPr>
        <w:t>타건</w:t>
      </w:r>
    </w:p>
    <w:p w14:paraId="39408553" w14:textId="77777777" w:rsidR="002B0411" w:rsidRDefault="000817B4">
      <w:pPr>
        <w:pStyle w:val="a4"/>
        <w:numPr>
          <w:ilvl w:val="0"/>
          <w:numId w:val="3"/>
        </w:numPr>
        <w:tabs>
          <w:tab w:val="left" w:pos="320"/>
        </w:tabs>
        <w:spacing w:before="171"/>
        <w:ind w:left="320" w:hanging="297"/>
        <w:rPr>
          <w:sz w:val="18"/>
        </w:rPr>
      </w:pPr>
      <w:r>
        <w:rPr>
          <w:sz w:val="18"/>
        </w:rPr>
        <w:t>동의하지</w:t>
      </w:r>
      <w:r>
        <w:rPr>
          <w:spacing w:val="25"/>
          <w:sz w:val="18"/>
        </w:rPr>
        <w:t xml:space="preserve"> </w:t>
      </w:r>
      <w:r>
        <w:rPr>
          <w:sz w:val="18"/>
        </w:rPr>
        <w:t>않는</w:t>
      </w:r>
      <w:r>
        <w:rPr>
          <w:spacing w:val="27"/>
          <w:sz w:val="18"/>
        </w:rPr>
        <w:t xml:space="preserve"> </w:t>
      </w:r>
      <w:r>
        <w:rPr>
          <w:sz w:val="18"/>
        </w:rPr>
        <w:t>부분</w:t>
      </w:r>
      <w:r>
        <w:rPr>
          <w:spacing w:val="25"/>
          <w:sz w:val="18"/>
        </w:rPr>
        <w:t xml:space="preserve"> </w:t>
      </w:r>
      <w:r>
        <w:rPr>
          <w:sz w:val="18"/>
        </w:rPr>
        <w:t>(또는</w:t>
      </w:r>
      <w:r>
        <w:rPr>
          <w:spacing w:val="27"/>
          <w:sz w:val="18"/>
        </w:rPr>
        <w:t xml:space="preserve"> </w:t>
      </w:r>
      <w:r>
        <w:rPr>
          <w:sz w:val="18"/>
        </w:rPr>
        <w:t>수정제안)</w:t>
      </w:r>
      <w:r>
        <w:rPr>
          <w:spacing w:val="25"/>
          <w:sz w:val="18"/>
        </w:rPr>
        <w:t xml:space="preserve"> </w:t>
      </w:r>
      <w:r>
        <w:rPr>
          <w:spacing w:val="-5"/>
          <w:sz w:val="18"/>
        </w:rPr>
        <w:t>없음</w:t>
      </w:r>
    </w:p>
    <w:p w14:paraId="5A39BBE3" w14:textId="77777777" w:rsidR="002B0411" w:rsidRDefault="002B0411">
      <w:pPr>
        <w:pStyle w:val="a3"/>
      </w:pPr>
    </w:p>
    <w:p w14:paraId="41C8F396" w14:textId="77777777" w:rsidR="002B0411" w:rsidRDefault="002B0411">
      <w:pPr>
        <w:pStyle w:val="a3"/>
        <w:spacing w:before="12"/>
      </w:pPr>
    </w:p>
    <w:p w14:paraId="12610377" w14:textId="77777777" w:rsidR="002B0411" w:rsidRDefault="000817B4">
      <w:pPr>
        <w:pStyle w:val="2"/>
        <w:numPr>
          <w:ilvl w:val="0"/>
          <w:numId w:val="5"/>
        </w:numPr>
        <w:tabs>
          <w:tab w:val="left" w:pos="261"/>
        </w:tabs>
        <w:ind w:left="261" w:hanging="238"/>
      </w:pPr>
      <w:r>
        <w:t>최종</w:t>
      </w:r>
      <w:r>
        <w:rPr>
          <w:spacing w:val="25"/>
        </w:rPr>
        <w:t xml:space="preserve"> </w:t>
      </w:r>
      <w:r>
        <w:t>합의안</w:t>
      </w:r>
      <w:r>
        <w:rPr>
          <w:spacing w:val="27"/>
        </w:rPr>
        <w:t xml:space="preserve"> </w:t>
      </w:r>
      <w:r>
        <w:t>도출</w:t>
      </w:r>
      <w:r>
        <w:rPr>
          <w:spacing w:val="25"/>
        </w:rPr>
        <w:t xml:space="preserve"> </w:t>
      </w:r>
      <w:r>
        <w:rPr>
          <w:spacing w:val="-5"/>
        </w:rPr>
        <w:t>과정</w:t>
      </w:r>
    </w:p>
    <w:p w14:paraId="47D2E7B0" w14:textId="77777777" w:rsidR="002B0411" w:rsidRDefault="000817B4">
      <w:pPr>
        <w:pStyle w:val="a3"/>
        <w:spacing w:before="171"/>
        <w:ind w:left="383"/>
      </w:pPr>
      <w:r>
        <w:t>구두</w:t>
      </w:r>
      <w:r>
        <w:rPr>
          <w:spacing w:val="25"/>
        </w:rPr>
        <w:t xml:space="preserve"> </w:t>
      </w:r>
      <w:r>
        <w:t>협의</w:t>
      </w:r>
      <w:r>
        <w:rPr>
          <w:spacing w:val="25"/>
        </w:rPr>
        <w:t xml:space="preserve"> </w:t>
      </w:r>
      <w:r>
        <w:t>및</w:t>
      </w:r>
      <w:r>
        <w:rPr>
          <w:spacing w:val="27"/>
        </w:rPr>
        <w:t xml:space="preserve"> </w:t>
      </w:r>
      <w:r>
        <w:rPr>
          <w:spacing w:val="-2"/>
        </w:rPr>
        <w:t>공문(별첨)</w:t>
      </w:r>
    </w:p>
    <w:p w14:paraId="1E9F3AB0" w14:textId="77777777" w:rsidR="002B0411" w:rsidRDefault="000817B4">
      <w:pPr>
        <w:pStyle w:val="a3"/>
        <w:spacing w:before="170"/>
        <w:ind w:left="383"/>
      </w:pPr>
      <w:proofErr w:type="spellStart"/>
      <w:r>
        <w:t>인천송도점</w:t>
      </w:r>
      <w:proofErr w:type="spellEnd"/>
      <w:r>
        <w:rPr>
          <w:spacing w:val="23"/>
        </w:rPr>
        <w:t xml:space="preserve"> </w:t>
      </w:r>
      <w:proofErr w:type="spellStart"/>
      <w:r>
        <w:t>일룸</w:t>
      </w:r>
      <w:proofErr w:type="spellEnd"/>
      <w:r>
        <w:rPr>
          <w:spacing w:val="25"/>
        </w:rPr>
        <w:t xml:space="preserve"> </w:t>
      </w:r>
      <w:r>
        <w:t>한시적</w:t>
      </w:r>
      <w:r>
        <w:rPr>
          <w:spacing w:val="28"/>
        </w:rPr>
        <w:t xml:space="preserve"> </w:t>
      </w:r>
      <w:proofErr w:type="spellStart"/>
      <w:r>
        <w:t>후정산</w:t>
      </w:r>
      <w:proofErr w:type="spellEnd"/>
      <w:r>
        <w:rPr>
          <w:spacing w:val="26"/>
        </w:rPr>
        <w:t xml:space="preserve"> </w:t>
      </w:r>
      <w:r>
        <w:t>전환에</w:t>
      </w:r>
      <w:r>
        <w:rPr>
          <w:spacing w:val="25"/>
        </w:rPr>
        <w:t xml:space="preserve"> </w:t>
      </w:r>
      <w:r>
        <w:t>따른</w:t>
      </w:r>
      <w:r>
        <w:rPr>
          <w:spacing w:val="28"/>
        </w:rPr>
        <w:t xml:space="preserve"> </w:t>
      </w:r>
      <w:r>
        <w:t>거래</w:t>
      </w:r>
      <w:r>
        <w:rPr>
          <w:spacing w:val="25"/>
        </w:rPr>
        <w:t xml:space="preserve"> </w:t>
      </w:r>
      <w:r>
        <w:t>조건(수수료/</w:t>
      </w:r>
      <w:proofErr w:type="gramStart"/>
      <w:r>
        <w:t>보증금/</w:t>
      </w:r>
      <w:r>
        <w:rPr>
          <w:spacing w:val="26"/>
        </w:rPr>
        <w:t xml:space="preserve"> </w:t>
      </w:r>
      <w:r>
        <w:t>하이브리드</w:t>
      </w:r>
      <w:proofErr w:type="gramEnd"/>
      <w:r>
        <w:rPr>
          <w:spacing w:val="26"/>
        </w:rPr>
        <w:t xml:space="preserve"> </w:t>
      </w:r>
      <w:r>
        <w:t>계약</w:t>
      </w:r>
      <w:r>
        <w:rPr>
          <w:spacing w:val="25"/>
        </w:rPr>
        <w:t xml:space="preserve"> </w:t>
      </w:r>
      <w:r>
        <w:t>조건)</w:t>
      </w:r>
      <w:r>
        <w:rPr>
          <w:spacing w:val="26"/>
        </w:rPr>
        <w:t xml:space="preserve"> </w:t>
      </w:r>
      <w:r>
        <w:rPr>
          <w:spacing w:val="-5"/>
        </w:rPr>
        <w:t>변경</w:t>
      </w:r>
    </w:p>
    <w:p w14:paraId="72A3D3EC" w14:textId="77777777" w:rsidR="002B0411" w:rsidRDefault="002B0411">
      <w:pPr>
        <w:pStyle w:val="a3"/>
      </w:pPr>
    </w:p>
    <w:p w14:paraId="0D0B940D" w14:textId="77777777" w:rsidR="002B0411" w:rsidRDefault="002B0411">
      <w:pPr>
        <w:pStyle w:val="a3"/>
        <w:spacing w:before="12"/>
      </w:pPr>
    </w:p>
    <w:p w14:paraId="0D1B7814" w14:textId="77777777" w:rsidR="002B0411" w:rsidRDefault="000817B4">
      <w:pPr>
        <w:pStyle w:val="2"/>
        <w:numPr>
          <w:ilvl w:val="0"/>
          <w:numId w:val="5"/>
        </w:numPr>
        <w:tabs>
          <w:tab w:val="left" w:pos="261"/>
        </w:tabs>
        <w:ind w:left="261" w:hanging="238"/>
      </w:pPr>
      <w:r>
        <w:t>계약조건</w:t>
      </w:r>
      <w:r>
        <w:rPr>
          <w:spacing w:val="25"/>
        </w:rPr>
        <w:t xml:space="preserve"> </w:t>
      </w:r>
      <w:r>
        <w:t>변경</w:t>
      </w:r>
      <w:r>
        <w:rPr>
          <w:spacing w:val="27"/>
        </w:rPr>
        <w:t xml:space="preserve"> </w:t>
      </w:r>
      <w:proofErr w:type="gramStart"/>
      <w:r>
        <w:t>합의서</w:t>
      </w:r>
      <w:r>
        <w:rPr>
          <w:spacing w:val="25"/>
        </w:rPr>
        <w:t xml:space="preserve"> </w:t>
      </w:r>
      <w:r>
        <w:t>:</w:t>
      </w:r>
      <w:proofErr w:type="gramEnd"/>
      <w:r>
        <w:rPr>
          <w:spacing w:val="26"/>
        </w:rPr>
        <w:t xml:space="preserve"> </w:t>
      </w:r>
      <w:r>
        <w:rPr>
          <w:spacing w:val="-5"/>
        </w:rPr>
        <w:t>별첨</w:t>
      </w:r>
    </w:p>
    <w:p w14:paraId="0E27B00A" w14:textId="77777777" w:rsidR="002B0411" w:rsidRDefault="002B0411">
      <w:pPr>
        <w:pStyle w:val="a3"/>
        <w:rPr>
          <w:b/>
        </w:rPr>
      </w:pPr>
    </w:p>
    <w:p w14:paraId="60061E4C" w14:textId="77777777" w:rsidR="002B0411" w:rsidRDefault="002B0411">
      <w:pPr>
        <w:pStyle w:val="a3"/>
        <w:spacing w:before="12"/>
        <w:rPr>
          <w:b/>
        </w:rPr>
      </w:pPr>
    </w:p>
    <w:p w14:paraId="60D62AE9" w14:textId="77777777" w:rsidR="002B0411" w:rsidRDefault="000817B4">
      <w:pPr>
        <w:pStyle w:val="a3"/>
        <w:ind w:left="23"/>
      </w:pPr>
      <w:r>
        <w:t>협의</w:t>
      </w:r>
      <w:r>
        <w:rPr>
          <w:spacing w:val="25"/>
        </w:rPr>
        <w:t xml:space="preserve"> </w:t>
      </w:r>
      <w:proofErr w:type="gramStart"/>
      <w:r>
        <w:t>참석자</w:t>
      </w:r>
      <w:r>
        <w:rPr>
          <w:spacing w:val="25"/>
        </w:rPr>
        <w:t xml:space="preserve"> </w:t>
      </w:r>
      <w:r>
        <w:rPr>
          <w:spacing w:val="-10"/>
        </w:rPr>
        <w:t>:</w:t>
      </w:r>
      <w:proofErr w:type="gramEnd"/>
    </w:p>
    <w:p w14:paraId="44EAFD9C" w14:textId="77777777" w:rsidR="002B0411" w:rsidRDefault="002B0411">
      <w:pPr>
        <w:pStyle w:val="a3"/>
      </w:pPr>
    </w:p>
    <w:p w14:paraId="4B94D5A5" w14:textId="77777777" w:rsidR="002B0411" w:rsidRDefault="002B0411">
      <w:pPr>
        <w:pStyle w:val="a3"/>
        <w:spacing w:before="14"/>
      </w:pPr>
    </w:p>
    <w:p w14:paraId="4976B915" w14:textId="77777777" w:rsidR="002B0411" w:rsidRDefault="000817B4">
      <w:pPr>
        <w:pStyle w:val="2"/>
        <w:spacing w:before="1"/>
        <w:ind w:left="23" w:firstLine="0"/>
      </w:pPr>
      <w:proofErr w:type="gramStart"/>
      <w:r>
        <w:t>홈플러스</w:t>
      </w:r>
      <w:r>
        <w:rPr>
          <w:spacing w:val="25"/>
        </w:rPr>
        <w:t xml:space="preserve"> </w:t>
      </w:r>
      <w:r>
        <w:rPr>
          <w:spacing w:val="-10"/>
        </w:rPr>
        <w:t>:</w:t>
      </w:r>
      <w:proofErr w:type="gramEnd"/>
    </w:p>
    <w:p w14:paraId="6493B21B" w14:textId="77777777" w:rsidR="002B0411" w:rsidRDefault="000817B4">
      <w:pPr>
        <w:pStyle w:val="a3"/>
        <w:tabs>
          <w:tab w:val="left" w:pos="1280"/>
        </w:tabs>
        <w:spacing w:before="168" w:line="364" w:lineRule="auto"/>
        <w:ind w:left="23" w:right="7262"/>
      </w:pPr>
      <w:r>
        <w:t xml:space="preserve">성명 </w:t>
      </w:r>
      <w:proofErr w:type="spellStart"/>
      <w:r>
        <w:t>곽애리</w:t>
      </w:r>
      <w:proofErr w:type="spellEnd"/>
      <w:r>
        <w:tab/>
        <w:t>직함</w:t>
      </w:r>
      <w:r>
        <w:rPr>
          <w:spacing w:val="-5"/>
        </w:rPr>
        <w:t xml:space="preserve"> </w:t>
      </w:r>
      <w:r>
        <w:t xml:space="preserve">자장 </w:t>
      </w:r>
      <w:r>
        <w:rPr>
          <w:spacing w:val="-4"/>
        </w:rPr>
        <w:t>서명날인</w:t>
      </w:r>
    </w:p>
    <w:p w14:paraId="3DEEC669" w14:textId="77777777" w:rsidR="002B0411" w:rsidRDefault="002B0411">
      <w:pPr>
        <w:pStyle w:val="a3"/>
        <w:spacing w:before="169"/>
      </w:pPr>
    </w:p>
    <w:p w14:paraId="50169DC9" w14:textId="77777777" w:rsidR="002B0411" w:rsidRDefault="000817B4">
      <w:pPr>
        <w:pStyle w:val="2"/>
        <w:ind w:left="23" w:firstLine="0"/>
      </w:pPr>
      <w:r>
        <w:t>임차인:</w:t>
      </w:r>
      <w:r>
        <w:rPr>
          <w:spacing w:val="-1"/>
        </w:rPr>
        <w:t xml:space="preserve"> </w:t>
      </w:r>
      <w:proofErr w:type="gramStart"/>
      <w:r>
        <w:t>[</w:t>
      </w:r>
      <w:r>
        <w:rPr>
          <w:spacing w:val="25"/>
        </w:rPr>
        <w:t xml:space="preserve"> </w:t>
      </w:r>
      <w:proofErr w:type="spellStart"/>
      <w:r>
        <w:t>일룸</w:t>
      </w:r>
      <w:proofErr w:type="spellEnd"/>
      <w:proofErr w:type="gramEnd"/>
      <w:r>
        <w:rPr>
          <w:spacing w:val="25"/>
        </w:rPr>
        <w:t xml:space="preserve"> </w:t>
      </w:r>
      <w:r>
        <w:rPr>
          <w:spacing w:val="-10"/>
        </w:rPr>
        <w:t>]</w:t>
      </w:r>
    </w:p>
    <w:p w14:paraId="5840BCC9" w14:textId="77777777" w:rsidR="002B0411" w:rsidRDefault="000817B4">
      <w:pPr>
        <w:pStyle w:val="a3"/>
        <w:tabs>
          <w:tab w:val="left" w:pos="1372"/>
        </w:tabs>
        <w:spacing w:before="171" w:line="362" w:lineRule="auto"/>
        <w:ind w:left="23" w:right="7173"/>
      </w:pPr>
      <w:r>
        <w:t xml:space="preserve">성명 </w:t>
      </w:r>
      <w:proofErr w:type="spellStart"/>
      <w:r>
        <w:t>안권희</w:t>
      </w:r>
      <w:proofErr w:type="spellEnd"/>
      <w:r>
        <w:tab/>
        <w:t>직함</w:t>
      </w:r>
      <w:r>
        <w:rPr>
          <w:spacing w:val="-6"/>
        </w:rPr>
        <w:t xml:space="preserve"> </w:t>
      </w:r>
      <w:r>
        <w:t xml:space="preserve">팀장 </w:t>
      </w:r>
      <w:r>
        <w:rPr>
          <w:spacing w:val="-4"/>
        </w:rPr>
        <w:t>서명날인</w:t>
      </w:r>
    </w:p>
    <w:p w14:paraId="4A15BB4B" w14:textId="77777777" w:rsidR="002B0411" w:rsidRDefault="000817B4">
      <w:pPr>
        <w:pStyle w:val="a3"/>
        <w:spacing w:before="1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5AA06C9" wp14:editId="07777777">
                <wp:simplePos x="0" y="0"/>
                <wp:positionH relativeFrom="page">
                  <wp:posOffset>983284</wp:posOffset>
                </wp:positionH>
                <wp:positionV relativeFrom="paragraph">
                  <wp:posOffset>348421</wp:posOffset>
                </wp:positionV>
                <wp:extent cx="5664200" cy="9588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4200" cy="958850"/>
                          <a:chOff x="0" y="0"/>
                          <a:chExt cx="5664200" cy="958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664200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958850">
                                <a:moveTo>
                                  <a:pt x="5657964" y="952500"/>
                                </a:moveTo>
                                <a:lnTo>
                                  <a:pt x="6096" y="95250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58583"/>
                                </a:lnTo>
                                <a:lnTo>
                                  <a:pt x="6096" y="958583"/>
                                </a:lnTo>
                                <a:lnTo>
                                  <a:pt x="5657964" y="958583"/>
                                </a:lnTo>
                                <a:lnTo>
                                  <a:pt x="5657964" y="952500"/>
                                </a:lnTo>
                                <a:close/>
                              </a:path>
                              <a:path w="5664200" h="958850">
                                <a:moveTo>
                                  <a:pt x="565796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952487"/>
                                </a:lnTo>
                                <a:lnTo>
                                  <a:pt x="6096" y="952487"/>
                                </a:lnTo>
                                <a:lnTo>
                                  <a:pt x="6096" y="6083"/>
                                </a:lnTo>
                                <a:lnTo>
                                  <a:pt x="5657964" y="6083"/>
                                </a:lnTo>
                                <a:lnTo>
                                  <a:pt x="5657964" y="0"/>
                                </a:lnTo>
                                <a:close/>
                              </a:path>
                              <a:path w="5664200" h="958850">
                                <a:moveTo>
                                  <a:pt x="5664149" y="952500"/>
                                </a:moveTo>
                                <a:lnTo>
                                  <a:pt x="5658053" y="952500"/>
                                </a:lnTo>
                                <a:lnTo>
                                  <a:pt x="5658053" y="958583"/>
                                </a:lnTo>
                                <a:lnTo>
                                  <a:pt x="5664149" y="958583"/>
                                </a:lnTo>
                                <a:lnTo>
                                  <a:pt x="5664149" y="952500"/>
                                </a:lnTo>
                                <a:close/>
                              </a:path>
                              <a:path w="5664200" h="958850">
                                <a:moveTo>
                                  <a:pt x="5664149" y="0"/>
                                </a:moveTo>
                                <a:lnTo>
                                  <a:pt x="5658053" y="0"/>
                                </a:lnTo>
                                <a:lnTo>
                                  <a:pt x="5658053" y="6083"/>
                                </a:lnTo>
                                <a:lnTo>
                                  <a:pt x="5658053" y="952487"/>
                                </a:lnTo>
                                <a:lnTo>
                                  <a:pt x="5664149" y="952487"/>
                                </a:lnTo>
                                <a:lnTo>
                                  <a:pt x="5664149" y="6083"/>
                                </a:lnTo>
                                <a:lnTo>
                                  <a:pt x="5664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1627" y="26474"/>
                            <a:ext cx="3787775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3A9DC0" w14:textId="77777777" w:rsidR="002B0411" w:rsidRDefault="000817B4">
                              <w:pPr>
                                <w:spacing w:line="283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서류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교부/</w:t>
                              </w:r>
                              <w:proofErr w:type="spellStart"/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보관시</w:t>
                              </w:r>
                              <w:proofErr w:type="spellEnd"/>
                              <w:r>
                                <w:rPr>
                                  <w:b/>
                                  <w:spacing w:val="27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  <w:u w:val="single"/>
                                </w:rPr>
                                <w:t>확인사항</w:t>
                              </w:r>
                            </w:p>
                            <w:p w14:paraId="74175B83" w14:textId="77777777" w:rsidR="002B0411" w:rsidRDefault="000817B4">
                              <w:pPr>
                                <w:spacing w:before="170" w:line="283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전차인</w:t>
                              </w:r>
                              <w:r>
                                <w:rPr>
                                  <w:b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교부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18"/>
                                </w:rPr>
                                <w:t>확인</w:t>
                              </w:r>
                              <w:r>
                                <w:rPr>
                                  <w:b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본</w:t>
                              </w:r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서류와</w:t>
                              </w:r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동일한</w:t>
                              </w:r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서류를</w:t>
                              </w:r>
                              <w:r>
                                <w:rPr>
                                  <w:b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교부받았음을</w:t>
                              </w:r>
                              <w:proofErr w:type="spellEnd"/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확인합니다.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0177" y="657410"/>
                            <a:ext cx="19926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4B6C9" w14:textId="77777777" w:rsidR="002B0411" w:rsidRDefault="000817B4">
                              <w:pPr>
                                <w:spacing w:line="23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2025.</w:t>
                              </w:r>
                              <w:r>
                                <w:rPr>
                                  <w:b/>
                                  <w:spacing w:val="5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임차인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담당자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직책(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554554" y="657410"/>
                            <a:ext cx="3803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427D4A" w14:textId="77777777" w:rsidR="002B0411" w:rsidRDefault="000817B4">
                              <w:pPr>
                                <w:spacing w:line="23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성명(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197682" y="657410"/>
                            <a:ext cx="3816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44FD8" w14:textId="77777777" w:rsidR="002B0411" w:rsidRDefault="000817B4">
                              <w:pPr>
                                <w:spacing w:line="23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서명(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225112" y="657410"/>
                            <a:ext cx="539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AEE8A" w14:textId="77777777" w:rsidR="002B0411" w:rsidRDefault="000817B4">
                              <w:pPr>
                                <w:spacing w:line="23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A06C9" id="Group 2" o:spid="_x0000_s1027" style="position:absolute;margin-left:77.4pt;margin-top:27.45pt;width:446pt;height:75.5pt;z-index:-15728128;mso-wrap-distance-left:0;mso-wrap-distance-right:0;mso-position-horizontal-relative:page" coordsize="56642,9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">
                <v:shape id="Graphic 3" o:spid="_x0000_s1028" style="position:absolute;width:56642;height:9588;visibility:visible;mso-wrap-style:square;v-text-anchor:top" coordsize="5664200,95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" path="m5657964,952500r-5651868,l,952500r,6083l6096,958583r5651868,l5657964,952500xem5657964,l6096,,,,,6083,,952487r6096,l6096,6083r5651868,l5657964,xem5664149,952500r-6096,l5658053,958583r6096,l5664149,952500xem5664149,r-6096,l5658053,6083r,946404l5664149,952487r,-946404l5664149,xe" fillcolor="black" stroked="f">
                  <v:path arrowok="t"/>
                </v:shape>
                <v:shape id="Textbox 4" o:spid="_x0000_s1029" type="#_x0000_t202" style="position:absolute;left:716;top:264;width:37878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73A9DC0" w14:textId="77777777" w:rsidR="002B0411" w:rsidRDefault="000817B4">
                        <w:pPr>
                          <w:spacing w:line="283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*</w:t>
                        </w:r>
                        <w:r>
                          <w:rPr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서류</w:t>
                        </w:r>
                        <w:r>
                          <w:rPr>
                            <w:b/>
                            <w:spacing w:val="2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교부/</w:t>
                        </w:r>
                        <w:proofErr w:type="spellStart"/>
                        <w:r>
                          <w:rPr>
                            <w:b/>
                            <w:sz w:val="18"/>
                            <w:u w:val="single"/>
                          </w:rPr>
                          <w:t>보관시</w:t>
                        </w:r>
                        <w:proofErr w:type="spellEnd"/>
                        <w:r>
                          <w:rPr>
                            <w:b/>
                            <w:spacing w:val="27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  <w:u w:val="single"/>
                          </w:rPr>
                          <w:t>확인사항</w:t>
                        </w:r>
                      </w:p>
                      <w:p w14:paraId="74175B83" w14:textId="77777777" w:rsidR="002B0411" w:rsidRDefault="000817B4">
                        <w:pPr>
                          <w:spacing w:before="170" w:line="283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전차인</w:t>
                        </w:r>
                        <w:r>
                          <w:rPr>
                            <w:b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교부</w:t>
                        </w:r>
                        <w:r>
                          <w:rPr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18"/>
                          </w:rPr>
                          <w:t>확인</w:t>
                        </w:r>
                        <w:r>
                          <w:rPr>
                            <w:b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본</w:t>
                        </w:r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서류와</w:t>
                        </w:r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동일한</w:t>
                        </w:r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서류를</w:t>
                        </w:r>
                        <w:r>
                          <w:rPr>
                            <w:b/>
                            <w:spacing w:val="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교부받았음을</w:t>
                        </w:r>
                        <w:proofErr w:type="spellEnd"/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확인합니다.</w:t>
                        </w:r>
                      </w:p>
                    </w:txbxContent>
                  </v:textbox>
                </v:shape>
                <v:shape id="Textbox 5" o:spid="_x0000_s1030" type="#_x0000_t202" style="position:absolute;left:3001;top:6574;width:1992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E24B6C9" w14:textId="77777777" w:rsidR="002B0411" w:rsidRDefault="000817B4">
                        <w:pPr>
                          <w:spacing w:line="23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2025.</w:t>
                        </w:r>
                        <w:r>
                          <w:rPr>
                            <w:b/>
                            <w:spacing w:val="58"/>
                            <w:w w:val="15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18"/>
                          </w:rPr>
                          <w:t>0</w:t>
                        </w:r>
                        <w:r>
                          <w:rPr>
                            <w:b/>
                            <w:spacing w:val="25"/>
                            <w:sz w:val="18"/>
                          </w:rPr>
                          <w:t xml:space="preserve">  </w:t>
                        </w:r>
                        <w:r>
                          <w:rPr>
                            <w:b/>
                            <w:sz w:val="18"/>
                          </w:rPr>
                          <w:t>.</w:t>
                        </w:r>
                        <w:proofErr w:type="gramEnd"/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18"/>
                          </w:rPr>
                          <w:t>0</w:t>
                        </w:r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 </w:t>
                        </w:r>
                        <w:r>
                          <w:rPr>
                            <w:b/>
                            <w:sz w:val="18"/>
                          </w:rPr>
                          <w:t>.</w:t>
                        </w:r>
                        <w:proofErr w:type="gramEnd"/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임차인</w:t>
                        </w:r>
                        <w:r>
                          <w:rPr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담당자</w:t>
                        </w:r>
                        <w:r>
                          <w:rPr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직책(</w:t>
                        </w:r>
                      </w:p>
                    </w:txbxContent>
                  </v:textbox>
                </v:shape>
                <v:shape id="Textbox 6" o:spid="_x0000_s1031" type="#_x0000_t202" style="position:absolute;left:25545;top:6574;width:380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8427D4A" w14:textId="77777777" w:rsidR="002B0411" w:rsidRDefault="000817B4">
                        <w:pPr>
                          <w:spacing w:line="23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)</w:t>
                        </w:r>
                        <w:r>
                          <w:rPr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성명(</w:t>
                        </w:r>
                      </w:p>
                    </w:txbxContent>
                  </v:textbox>
                </v:shape>
                <v:shape id="Textbox 7" o:spid="_x0000_s1032" type="#_x0000_t202" style="position:absolute;left:31976;top:6574;width:381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8744FD8" w14:textId="77777777" w:rsidR="002B0411" w:rsidRDefault="000817B4">
                        <w:pPr>
                          <w:spacing w:line="23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)</w:t>
                        </w:r>
                        <w:r>
                          <w:rPr>
                            <w:b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서명(</w:t>
                        </w:r>
                      </w:p>
                    </w:txbxContent>
                  </v:textbox>
                </v:shape>
                <v:shape id="Textbox 8" o:spid="_x0000_s1033" type="#_x0000_t202" style="position:absolute;left:42251;top:6574;width:53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CEAEE8A" w14:textId="77777777" w:rsidR="002B0411" w:rsidRDefault="000817B4">
                        <w:pPr>
                          <w:spacing w:line="23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0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56B9AB" w14:textId="77777777" w:rsidR="002B0411" w:rsidRDefault="002B0411">
      <w:pPr>
        <w:pStyle w:val="a3"/>
        <w:rPr>
          <w:sz w:val="20"/>
        </w:rPr>
        <w:sectPr w:rsidR="002B0411">
          <w:pgSz w:w="11910" w:h="16840"/>
          <w:pgMar w:top="920" w:right="1133" w:bottom="280" w:left="1417" w:header="720" w:footer="720" w:gutter="0"/>
          <w:cols w:space="720"/>
        </w:sectPr>
      </w:pPr>
    </w:p>
    <w:p w14:paraId="4F1FDE85" w14:textId="77777777" w:rsidR="002B0411" w:rsidRDefault="000817B4">
      <w:pPr>
        <w:pStyle w:val="1"/>
      </w:pPr>
      <w:r>
        <w:lastRenderedPageBreak/>
        <w:t>계약조건</w:t>
      </w:r>
      <w:r>
        <w:rPr>
          <w:spacing w:val="35"/>
        </w:rPr>
        <w:t xml:space="preserve"> </w:t>
      </w:r>
      <w:r>
        <w:t>변경</w:t>
      </w:r>
      <w:r>
        <w:rPr>
          <w:spacing w:val="35"/>
        </w:rPr>
        <w:t xml:space="preserve"> </w:t>
      </w:r>
      <w:r>
        <w:rPr>
          <w:spacing w:val="-5"/>
        </w:rPr>
        <w:t>합의서</w:t>
      </w:r>
    </w:p>
    <w:p w14:paraId="45FB0818" w14:textId="77777777" w:rsidR="002B0411" w:rsidRDefault="002B0411">
      <w:pPr>
        <w:pStyle w:val="a3"/>
        <w:spacing w:before="237"/>
        <w:rPr>
          <w:b/>
          <w:sz w:val="24"/>
        </w:rPr>
      </w:pPr>
    </w:p>
    <w:p w14:paraId="59A95ED7" w14:textId="2EEDDBA0" w:rsidR="002B0411" w:rsidDel="00E776FD" w:rsidRDefault="000817B4">
      <w:pPr>
        <w:pStyle w:val="a3"/>
        <w:tabs>
          <w:tab w:val="left" w:pos="8868"/>
        </w:tabs>
        <w:spacing w:line="247" w:lineRule="auto"/>
        <w:ind w:left="203" w:right="305" w:hanging="180"/>
        <w:rPr>
          <w:del w:id="0" w:author="김현주 (Hyunjoo Kim)" w:date="2025-08-22T13:05:00Z"/>
          <w:rFonts w:hint="eastAsia"/>
        </w:rPr>
      </w:pPr>
      <w:r>
        <w:t>홈플러스</w:t>
      </w:r>
      <w:r>
        <w:rPr>
          <w:spacing w:val="40"/>
        </w:rPr>
        <w:t xml:space="preserve"> </w:t>
      </w:r>
      <w:r>
        <w:t>주식회사(이하</w:t>
      </w:r>
      <w:r>
        <w:rPr>
          <w:spacing w:val="40"/>
        </w:rPr>
        <w:t xml:space="preserve"> </w:t>
      </w:r>
      <w:r>
        <w:t>"전대인"이라</w:t>
      </w:r>
      <w:r>
        <w:rPr>
          <w:spacing w:val="40"/>
        </w:rPr>
        <w:t xml:space="preserve"> </w:t>
      </w:r>
      <w:r>
        <w:t>한다)와</w:t>
      </w:r>
      <w:r>
        <w:rPr>
          <w:spacing w:val="40"/>
        </w:rPr>
        <w:t xml:space="preserve"> </w:t>
      </w:r>
      <w:r>
        <w:t>㈜</w:t>
      </w:r>
      <w:r>
        <w:rPr>
          <w:spacing w:val="40"/>
        </w:rPr>
        <w:t xml:space="preserve"> </w:t>
      </w:r>
      <w:proofErr w:type="spellStart"/>
      <w:r>
        <w:t>일룸</w:t>
      </w:r>
      <w:proofErr w:type="spellEnd"/>
      <w:r>
        <w:rPr>
          <w:spacing w:val="40"/>
        </w:rPr>
        <w:t xml:space="preserve"> </w:t>
      </w:r>
      <w:r>
        <w:t>(이하</w:t>
      </w:r>
      <w:r>
        <w:rPr>
          <w:spacing w:val="40"/>
        </w:rPr>
        <w:t xml:space="preserve"> </w:t>
      </w:r>
      <w:r>
        <w:t>“전차인”이라</w:t>
      </w:r>
      <w:r>
        <w:rPr>
          <w:spacing w:val="40"/>
        </w:rPr>
        <w:t xml:space="preserve"> </w:t>
      </w:r>
      <w:r>
        <w:t>한다)는</w:t>
      </w:r>
      <w:r>
        <w:rPr>
          <w:spacing w:val="40"/>
        </w:rPr>
        <w:t xml:space="preserve"> </w:t>
      </w:r>
      <w:r>
        <w:t>다음과</w:t>
      </w:r>
      <w:r>
        <w:rPr>
          <w:spacing w:val="40"/>
        </w:rPr>
        <w:t xml:space="preserve"> </w:t>
      </w:r>
      <w:r>
        <w:t>같이</w:t>
      </w:r>
      <w:r>
        <w:rPr>
          <w:spacing w:val="40"/>
        </w:rPr>
        <w:t xml:space="preserve"> </w:t>
      </w:r>
      <w:r>
        <w:t>20</w:t>
      </w:r>
      <w:r>
        <w:rPr>
          <w:spacing w:val="40"/>
        </w:rPr>
        <w:t xml:space="preserve"> </w:t>
      </w:r>
      <w:r>
        <w:t>년</w:t>
      </w:r>
      <w:r>
        <w:tab/>
      </w:r>
      <w:r>
        <w:rPr>
          <w:spacing w:val="-10"/>
        </w:rPr>
        <w:t xml:space="preserve">월 </w:t>
      </w:r>
      <w:r>
        <w:t>일 양 당사자 사이에 체결한</w:t>
      </w:r>
      <w:r>
        <w:rPr>
          <w:spacing w:val="40"/>
        </w:rPr>
        <w:t xml:space="preserve"> </w:t>
      </w:r>
      <w:r>
        <w:t>기본계약서를 변경하기로 합의한다.</w:t>
      </w:r>
      <w:ins w:id="1" w:author="김현주 (Hyunjoo Kim)" w:date="2025-08-22T11:23:00Z">
        <w:r w:rsidR="003A42DF">
          <w:t xml:space="preserve"> </w:t>
        </w:r>
      </w:ins>
    </w:p>
    <w:p w14:paraId="049F31CB" w14:textId="77777777" w:rsidR="002B0411" w:rsidRDefault="002B0411">
      <w:pPr>
        <w:pStyle w:val="a3"/>
      </w:pPr>
    </w:p>
    <w:p w14:paraId="53128261" w14:textId="77777777" w:rsidR="002B0411" w:rsidRDefault="002B0411">
      <w:pPr>
        <w:pStyle w:val="a3"/>
        <w:spacing w:before="2"/>
      </w:pPr>
    </w:p>
    <w:p w14:paraId="696F7A4E" w14:textId="77777777" w:rsidR="002B0411" w:rsidRDefault="000817B4">
      <w:pPr>
        <w:pStyle w:val="2"/>
        <w:ind w:left="23" w:firstLine="0"/>
      </w:pPr>
      <w:r>
        <w:t>제1조</w:t>
      </w:r>
      <w:r>
        <w:rPr>
          <w:spacing w:val="24"/>
        </w:rPr>
        <w:t xml:space="preserve"> </w:t>
      </w:r>
      <w:r>
        <w:t>[계약조건</w:t>
      </w:r>
      <w:r>
        <w:rPr>
          <w:spacing w:val="24"/>
        </w:rPr>
        <w:t xml:space="preserve"> </w:t>
      </w:r>
      <w:r>
        <w:t>변경의</w:t>
      </w:r>
      <w:r>
        <w:rPr>
          <w:spacing w:val="27"/>
        </w:rPr>
        <w:t xml:space="preserve"> </w:t>
      </w:r>
      <w:r>
        <w:rPr>
          <w:spacing w:val="-5"/>
        </w:rPr>
        <w:t>사유]</w:t>
      </w:r>
    </w:p>
    <w:p w14:paraId="5F8EE877" w14:textId="77777777" w:rsidR="002B0411" w:rsidRDefault="000817B4">
      <w:pPr>
        <w:pStyle w:val="a3"/>
        <w:spacing w:before="171"/>
        <w:ind w:left="23"/>
      </w:pPr>
      <w:r>
        <w:t>계약조건</w:t>
      </w:r>
      <w:r>
        <w:rPr>
          <w:spacing w:val="25"/>
        </w:rPr>
        <w:t xml:space="preserve"> </w:t>
      </w:r>
      <w:r>
        <w:t>변경의</w:t>
      </w:r>
      <w:r>
        <w:rPr>
          <w:spacing w:val="25"/>
        </w:rPr>
        <w:t xml:space="preserve"> </w:t>
      </w:r>
      <w:r>
        <w:t>정당한</w:t>
      </w:r>
      <w:r>
        <w:rPr>
          <w:spacing w:val="27"/>
        </w:rPr>
        <w:t xml:space="preserve"> </w:t>
      </w:r>
      <w:proofErr w:type="gramStart"/>
      <w:r>
        <w:t>사유</w:t>
      </w:r>
      <w:r>
        <w:rPr>
          <w:spacing w:val="27"/>
        </w:rPr>
        <w:t xml:space="preserve"> </w:t>
      </w:r>
      <w:r>
        <w:t>:</w:t>
      </w:r>
      <w:proofErr w:type="gramEnd"/>
      <w:r>
        <w:rPr>
          <w:spacing w:val="25"/>
        </w:rPr>
        <w:t xml:space="preserve"> </w:t>
      </w:r>
      <w:r>
        <w:t>전차인의</w:t>
      </w:r>
      <w:r>
        <w:rPr>
          <w:spacing w:val="28"/>
        </w:rPr>
        <w:t xml:space="preserve"> </w:t>
      </w:r>
      <w:r>
        <w:t>요청에</w:t>
      </w:r>
      <w:r>
        <w:rPr>
          <w:spacing w:val="25"/>
        </w:rPr>
        <w:t xml:space="preserve"> </w:t>
      </w:r>
      <w:r>
        <w:t>따른</w:t>
      </w:r>
      <w:r>
        <w:rPr>
          <w:spacing w:val="27"/>
        </w:rPr>
        <w:t xml:space="preserve"> </w:t>
      </w:r>
      <w:r>
        <w:t>한시적</w:t>
      </w:r>
      <w:r>
        <w:rPr>
          <w:spacing w:val="25"/>
        </w:rPr>
        <w:t xml:space="preserve"> </w:t>
      </w:r>
      <w:r>
        <w:t>정산</w:t>
      </w:r>
      <w:r>
        <w:rPr>
          <w:spacing w:val="25"/>
        </w:rPr>
        <w:t xml:space="preserve"> </w:t>
      </w:r>
      <w:r>
        <w:t>방식(</w:t>
      </w:r>
      <w:proofErr w:type="spellStart"/>
      <w:r>
        <w:t>후정산</w:t>
      </w:r>
      <w:proofErr w:type="spellEnd"/>
      <w:r>
        <w:t>)</w:t>
      </w:r>
      <w:r>
        <w:rPr>
          <w:spacing w:val="26"/>
        </w:rPr>
        <w:t xml:space="preserve"> </w:t>
      </w:r>
      <w:r>
        <w:rPr>
          <w:spacing w:val="-5"/>
        </w:rPr>
        <w:t>변경</w:t>
      </w:r>
    </w:p>
    <w:p w14:paraId="62486C05" w14:textId="77777777" w:rsidR="002B0411" w:rsidRDefault="002B0411">
      <w:pPr>
        <w:pStyle w:val="a3"/>
      </w:pPr>
    </w:p>
    <w:p w14:paraId="4101652C" w14:textId="77777777" w:rsidR="002B0411" w:rsidRDefault="002B0411">
      <w:pPr>
        <w:pStyle w:val="a3"/>
        <w:spacing w:before="11"/>
      </w:pPr>
    </w:p>
    <w:p w14:paraId="560C30D1" w14:textId="77777777" w:rsidR="002B0411" w:rsidRDefault="000817B4">
      <w:pPr>
        <w:pStyle w:val="2"/>
        <w:spacing w:before="1"/>
        <w:ind w:left="23" w:firstLine="0"/>
      </w:pPr>
      <w:r>
        <w:t>제2조</w:t>
      </w:r>
      <w:r>
        <w:rPr>
          <w:spacing w:val="24"/>
        </w:rPr>
        <w:t xml:space="preserve"> </w:t>
      </w:r>
      <w:r>
        <w:t>[계약</w:t>
      </w:r>
      <w:r>
        <w:rPr>
          <w:spacing w:val="24"/>
        </w:rPr>
        <w:t xml:space="preserve"> </w:t>
      </w:r>
      <w:r>
        <w:rPr>
          <w:spacing w:val="-2"/>
        </w:rPr>
        <w:t>변경사항]</w:t>
      </w:r>
    </w:p>
    <w:p w14:paraId="4B99056E" w14:textId="77777777" w:rsidR="002B0411" w:rsidRDefault="002B0411">
      <w:pPr>
        <w:pStyle w:val="a3"/>
        <w:rPr>
          <w:b/>
        </w:rPr>
      </w:pPr>
    </w:p>
    <w:p w14:paraId="1299C43A" w14:textId="77777777" w:rsidR="002B0411" w:rsidRDefault="002B0411">
      <w:pPr>
        <w:pStyle w:val="a3"/>
        <w:spacing w:before="12"/>
        <w:rPr>
          <w:b/>
        </w:rPr>
      </w:pPr>
    </w:p>
    <w:p w14:paraId="3E1475B2" w14:textId="77777777" w:rsidR="002B0411" w:rsidRDefault="000817B4">
      <w:pPr>
        <w:pStyle w:val="a3"/>
        <w:ind w:left="23"/>
      </w:pPr>
      <w:r>
        <w:rPr>
          <w:color w:val="FF0000"/>
        </w:rPr>
        <w:t>계약조건</w:t>
      </w:r>
      <w:r>
        <w:rPr>
          <w:color w:val="FF0000"/>
          <w:spacing w:val="25"/>
        </w:rPr>
        <w:t xml:space="preserve"> </w:t>
      </w:r>
      <w:r>
        <w:rPr>
          <w:color w:val="FF0000"/>
        </w:rPr>
        <w:t>변경</w:t>
      </w:r>
      <w:r>
        <w:rPr>
          <w:color w:val="FF0000"/>
          <w:spacing w:val="26"/>
        </w:rPr>
        <w:t xml:space="preserve"> </w:t>
      </w:r>
      <w:r>
        <w:rPr>
          <w:color w:val="FF0000"/>
        </w:rPr>
        <w:t>계약서의</w:t>
      </w:r>
      <w:r>
        <w:rPr>
          <w:color w:val="FF0000"/>
          <w:spacing w:val="27"/>
        </w:rPr>
        <w:t xml:space="preserve"> </w:t>
      </w:r>
      <w:proofErr w:type="gramStart"/>
      <w:r>
        <w:rPr>
          <w:color w:val="FF0000"/>
        </w:rPr>
        <w:t>계약번호</w:t>
      </w:r>
      <w:r>
        <w:rPr>
          <w:color w:val="FF0000"/>
          <w:spacing w:val="27"/>
        </w:rPr>
        <w:t xml:space="preserve"> </w:t>
      </w:r>
      <w:r>
        <w:rPr>
          <w:color w:val="FF0000"/>
          <w:spacing w:val="-10"/>
        </w:rPr>
        <w:t>:</w:t>
      </w:r>
      <w:proofErr w:type="gramEnd"/>
    </w:p>
    <w:p w14:paraId="4DDBEF00" w14:textId="77777777" w:rsidR="002B0411" w:rsidRDefault="002B0411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1844"/>
        <w:gridCol w:w="1702"/>
        <w:gridCol w:w="1836"/>
        <w:gridCol w:w="1849"/>
      </w:tblGrid>
      <w:tr w:rsidR="002B0411" w14:paraId="7A5BAE45" w14:textId="77777777">
        <w:trPr>
          <w:trHeight w:val="496"/>
        </w:trPr>
        <w:tc>
          <w:tcPr>
            <w:tcW w:w="1872" w:type="dxa"/>
            <w:shd w:val="clear" w:color="auto" w:fill="DBE4F0"/>
          </w:tcPr>
          <w:p w14:paraId="64B20EB1" w14:textId="77777777" w:rsidR="002B0411" w:rsidRDefault="000817B4">
            <w:pPr>
              <w:pStyle w:val="TableParagraph"/>
              <w:ind w:left="7" w:right="3"/>
              <w:rPr>
                <w:b/>
                <w:sz w:val="18"/>
              </w:rPr>
            </w:pPr>
            <w:r>
              <w:rPr>
                <w:b/>
                <w:sz w:val="18"/>
              </w:rPr>
              <w:t>변경조건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z w:val="18"/>
              </w:rPr>
              <w:t>적용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기간</w:t>
            </w:r>
          </w:p>
        </w:tc>
        <w:tc>
          <w:tcPr>
            <w:tcW w:w="1844" w:type="dxa"/>
            <w:shd w:val="clear" w:color="auto" w:fill="DBE4F0"/>
          </w:tcPr>
          <w:p w14:paraId="35D91969" w14:textId="77777777" w:rsidR="002B0411" w:rsidRDefault="000817B4">
            <w:pPr>
              <w:pStyle w:val="TableParagraph"/>
              <w:ind w:left="33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기본계약</w:t>
            </w:r>
            <w:r>
              <w:rPr>
                <w:b/>
                <w:spacing w:val="2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조항</w:t>
            </w:r>
          </w:p>
        </w:tc>
        <w:tc>
          <w:tcPr>
            <w:tcW w:w="1702" w:type="dxa"/>
            <w:shd w:val="clear" w:color="auto" w:fill="DBE4F0"/>
          </w:tcPr>
          <w:p w14:paraId="0179F2F5" w14:textId="77777777" w:rsidR="002B0411" w:rsidRDefault="000817B4">
            <w:pPr>
              <w:pStyle w:val="TableParagraph"/>
              <w:ind w:left="16" w:right="10"/>
              <w:rPr>
                <w:b/>
                <w:sz w:val="18"/>
              </w:rPr>
            </w:pPr>
            <w:r>
              <w:rPr>
                <w:b/>
                <w:sz w:val="18"/>
              </w:rPr>
              <w:t>변경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전</w:t>
            </w:r>
          </w:p>
        </w:tc>
        <w:tc>
          <w:tcPr>
            <w:tcW w:w="1836" w:type="dxa"/>
            <w:shd w:val="clear" w:color="auto" w:fill="DBE4F0"/>
          </w:tcPr>
          <w:p w14:paraId="537791FA" w14:textId="77777777" w:rsidR="002B0411" w:rsidRDefault="000817B4">
            <w:pPr>
              <w:pStyle w:val="TableParagraph"/>
              <w:ind w:left="60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변경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후</w:t>
            </w:r>
          </w:p>
        </w:tc>
        <w:tc>
          <w:tcPr>
            <w:tcW w:w="1849" w:type="dxa"/>
            <w:shd w:val="clear" w:color="auto" w:fill="DBE4F0"/>
          </w:tcPr>
          <w:p w14:paraId="02DA44E7" w14:textId="77777777" w:rsidR="002B0411" w:rsidRDefault="000817B4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z w:val="18"/>
              </w:rPr>
              <w:t>변경</w:t>
            </w:r>
            <w:r>
              <w:rPr>
                <w:b/>
                <w:spacing w:val="2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사유</w:t>
            </w:r>
          </w:p>
        </w:tc>
      </w:tr>
      <w:tr w:rsidR="002B0411" w14:paraId="455E533A" w14:textId="77777777">
        <w:trPr>
          <w:trHeight w:val="1106"/>
        </w:trPr>
        <w:tc>
          <w:tcPr>
            <w:tcW w:w="1872" w:type="dxa"/>
          </w:tcPr>
          <w:p w14:paraId="3C85E1DF" w14:textId="77777777" w:rsidR="002B0411" w:rsidRDefault="000817B4"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2025.9.1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~2026.2.28</w:t>
            </w:r>
          </w:p>
        </w:tc>
        <w:tc>
          <w:tcPr>
            <w:tcW w:w="1844" w:type="dxa"/>
          </w:tcPr>
          <w:p w14:paraId="4A98103F" w14:textId="77777777" w:rsidR="002B0411" w:rsidRDefault="000817B4">
            <w:pPr>
              <w:pStyle w:val="TableParagraph"/>
              <w:spacing w:line="379" w:lineRule="auto"/>
              <w:ind w:left="150" w:right="87" w:firstLine="44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제8조의2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후정산</w:t>
            </w:r>
            <w:proofErr w:type="spellEnd"/>
            <w:r>
              <w:rPr>
                <w:sz w:val="16"/>
              </w:rPr>
              <w:t xml:space="preserve"> 업체의 특례)</w:t>
            </w:r>
          </w:p>
        </w:tc>
        <w:tc>
          <w:tcPr>
            <w:tcW w:w="1702" w:type="dxa"/>
          </w:tcPr>
          <w:p w14:paraId="68C6D836" w14:textId="77777777" w:rsidR="002B0411" w:rsidRDefault="000817B4">
            <w:pPr>
              <w:pStyle w:val="TableParagraph"/>
              <w:spacing w:before="1" w:line="228" w:lineRule="auto"/>
              <w:ind w:left="16" w:right="3"/>
              <w:rPr>
                <w:sz w:val="16"/>
              </w:rPr>
            </w:pPr>
            <w:r>
              <w:rPr>
                <w:sz w:val="16"/>
              </w:rPr>
              <w:t>전대인의 POS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z w:val="16"/>
              </w:rPr>
              <w:t>를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사 용하여,</w:t>
            </w:r>
            <w:r>
              <w:rPr>
                <w:spacing w:val="40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제 8</w:t>
            </w:r>
            <w:proofErr w:type="gramEnd"/>
            <w:r>
              <w:rPr>
                <w:sz w:val="16"/>
              </w:rPr>
              <w:t xml:space="preserve"> 조의 2(</w:t>
            </w:r>
            <w:proofErr w:type="spellStart"/>
            <w:r>
              <w:rPr>
                <w:sz w:val="16"/>
              </w:rPr>
              <w:t>후정산</w:t>
            </w:r>
            <w:proofErr w:type="spellEnd"/>
            <w:r>
              <w:rPr>
                <w:sz w:val="16"/>
              </w:rPr>
              <w:t xml:space="preserve"> 업체의 </w:t>
            </w:r>
            <w:proofErr w:type="spellStart"/>
            <w:r>
              <w:rPr>
                <w:sz w:val="16"/>
              </w:rPr>
              <w:t>특</w:t>
            </w:r>
            <w:proofErr w:type="spellEnd"/>
          </w:p>
          <w:p w14:paraId="427F8A03" w14:textId="77777777" w:rsidR="002B0411" w:rsidRDefault="000817B4">
            <w:pPr>
              <w:pStyle w:val="TableParagraph"/>
              <w:spacing w:line="257" w:lineRule="exact"/>
              <w:ind w:left="16" w:right="8"/>
              <w:rPr>
                <w:sz w:val="16"/>
              </w:rPr>
            </w:pPr>
            <w:proofErr w:type="spellStart"/>
            <w:r>
              <w:rPr>
                <w:sz w:val="16"/>
              </w:rPr>
              <w:t>례</w:t>
            </w:r>
            <w:proofErr w:type="spellEnd"/>
            <w:r>
              <w:rPr>
                <w:sz w:val="16"/>
              </w:rPr>
              <w:t>)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미적용</w:t>
            </w:r>
          </w:p>
        </w:tc>
        <w:tc>
          <w:tcPr>
            <w:tcW w:w="1836" w:type="dxa"/>
          </w:tcPr>
          <w:p w14:paraId="4058D11A" w14:textId="77777777" w:rsidR="002B0411" w:rsidRDefault="000817B4">
            <w:pPr>
              <w:pStyle w:val="TableParagraph"/>
              <w:spacing w:before="1" w:line="228" w:lineRule="auto"/>
              <w:ind w:left="174" w:right="163" w:firstLine="12"/>
              <w:jc w:val="both"/>
              <w:rPr>
                <w:sz w:val="16"/>
              </w:rPr>
            </w:pPr>
            <w:r>
              <w:rPr>
                <w:sz w:val="16"/>
              </w:rPr>
              <w:t>전차인의 POS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를 사 용함에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따라,</w:t>
            </w:r>
            <w:r>
              <w:rPr>
                <w:spacing w:val="1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제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proofErr w:type="gramEnd"/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조 의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후정산</w:t>
            </w:r>
            <w:proofErr w:type="spellEnd"/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업체의</w:t>
            </w:r>
          </w:p>
          <w:p w14:paraId="1501356D" w14:textId="77777777" w:rsidR="002B0411" w:rsidRDefault="000817B4">
            <w:pPr>
              <w:pStyle w:val="TableParagraph"/>
              <w:spacing w:line="257" w:lineRule="exact"/>
              <w:ind w:left="532"/>
              <w:jc w:val="both"/>
              <w:rPr>
                <w:sz w:val="16"/>
              </w:rPr>
            </w:pPr>
            <w:r>
              <w:rPr>
                <w:sz w:val="16"/>
              </w:rPr>
              <w:t>특례)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적용</w:t>
            </w:r>
          </w:p>
        </w:tc>
        <w:tc>
          <w:tcPr>
            <w:tcW w:w="1849" w:type="dxa"/>
          </w:tcPr>
          <w:p w14:paraId="352B6E85" w14:textId="77777777" w:rsidR="002B0411" w:rsidRDefault="000817B4">
            <w:pPr>
              <w:pStyle w:val="TableParagraph"/>
              <w:spacing w:line="281" w:lineRule="exact"/>
              <w:rPr>
                <w:sz w:val="16"/>
              </w:rPr>
            </w:pPr>
            <w:r>
              <w:rPr>
                <w:sz w:val="16"/>
              </w:rPr>
              <w:t>한시적</w:t>
            </w:r>
            <w:r>
              <w:rPr>
                <w:spacing w:val="2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후정산</w:t>
            </w:r>
            <w:proofErr w:type="spellEnd"/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적용</w:t>
            </w:r>
          </w:p>
        </w:tc>
      </w:tr>
      <w:tr w:rsidR="002B0411" w14:paraId="4E28DADD" w14:textId="77777777">
        <w:trPr>
          <w:trHeight w:val="3866"/>
        </w:trPr>
        <w:tc>
          <w:tcPr>
            <w:tcW w:w="1872" w:type="dxa"/>
          </w:tcPr>
          <w:p w14:paraId="12F44F49" w14:textId="77777777" w:rsidR="002B0411" w:rsidRDefault="000817B4"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2025.9.1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~2026.2.28</w:t>
            </w:r>
          </w:p>
        </w:tc>
        <w:tc>
          <w:tcPr>
            <w:tcW w:w="1844" w:type="dxa"/>
          </w:tcPr>
          <w:p w14:paraId="76444591" w14:textId="77777777" w:rsidR="002B0411" w:rsidRDefault="000817B4">
            <w:pPr>
              <w:pStyle w:val="TableParagraph"/>
              <w:spacing w:line="247" w:lineRule="auto"/>
              <w:ind w:left="561" w:right="87" w:hanging="406"/>
              <w:jc w:val="left"/>
              <w:rPr>
                <w:sz w:val="16"/>
              </w:rPr>
            </w:pPr>
            <w:r>
              <w:rPr>
                <w:sz w:val="16"/>
              </w:rPr>
              <w:t xml:space="preserve">1쪽 전대차 요약내역 월 </w:t>
            </w:r>
            <w:proofErr w:type="spellStart"/>
            <w:r>
              <w:rPr>
                <w:sz w:val="16"/>
              </w:rPr>
              <w:t>전대료</w:t>
            </w:r>
            <w:proofErr w:type="spellEnd"/>
          </w:p>
        </w:tc>
        <w:tc>
          <w:tcPr>
            <w:tcW w:w="1702" w:type="dxa"/>
          </w:tcPr>
          <w:p w14:paraId="30B0C231" w14:textId="77777777" w:rsidR="002B0411" w:rsidRDefault="000817B4">
            <w:pPr>
              <w:pStyle w:val="TableParagraph"/>
              <w:spacing w:before="1" w:line="228" w:lineRule="auto"/>
              <w:ind w:left="141" w:right="130" w:hanging="4"/>
              <w:rPr>
                <w:sz w:val="16"/>
              </w:rPr>
            </w:pPr>
            <w:proofErr w:type="spellStart"/>
            <w:r>
              <w:rPr>
                <w:sz w:val="16"/>
              </w:rPr>
              <w:t>전대료</w:t>
            </w:r>
            <w:proofErr w:type="spellEnd"/>
            <w:r>
              <w:rPr>
                <w:sz w:val="16"/>
              </w:rPr>
              <w:t>(수수료율</w:t>
            </w:r>
            <w:proofErr w:type="gramStart"/>
            <w:r>
              <w:rPr>
                <w:sz w:val="16"/>
              </w:rPr>
              <w:t>) :</w:t>
            </w:r>
            <w:proofErr w:type="gramEnd"/>
            <w:r>
              <w:rPr>
                <w:sz w:val="16"/>
              </w:rPr>
              <w:t xml:space="preserve"> 월 순매출의 10 % 단, 월 순매출이 90,000,000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원에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미</w:t>
            </w:r>
          </w:p>
          <w:p w14:paraId="4AA07072" w14:textId="77777777" w:rsidR="002B0411" w:rsidRDefault="000817B4">
            <w:pPr>
              <w:pStyle w:val="TableParagraph"/>
              <w:spacing w:before="4" w:line="228" w:lineRule="auto"/>
              <w:ind w:left="121" w:right="108" w:hanging="4"/>
              <w:rPr>
                <w:sz w:val="16"/>
              </w:rPr>
            </w:pPr>
            <w:r>
              <w:rPr>
                <w:sz w:val="16"/>
              </w:rPr>
              <w:t xml:space="preserve">치지 못하는 경우, 정액으로 9,000,000 원 (부가세 별도) 부 </w:t>
            </w:r>
            <w:r>
              <w:rPr>
                <w:spacing w:val="-12"/>
                <w:sz w:val="16"/>
              </w:rPr>
              <w:t>과</w:t>
            </w:r>
          </w:p>
          <w:p w14:paraId="03FC1C09" w14:textId="77777777" w:rsidR="002B0411" w:rsidRDefault="000817B4">
            <w:pPr>
              <w:pStyle w:val="TableParagraph"/>
              <w:spacing w:line="247" w:lineRule="auto"/>
              <w:ind w:left="217" w:right="209" w:firstLine="4"/>
              <w:rPr>
                <w:sz w:val="16"/>
              </w:rPr>
            </w:pPr>
            <w:r>
              <w:rPr>
                <w:sz w:val="16"/>
              </w:rPr>
              <w:t>월 순매출이 150,000,000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원을</w:t>
            </w:r>
          </w:p>
          <w:p w14:paraId="54419DB2" w14:textId="77777777" w:rsidR="002B0411" w:rsidRDefault="000817B4">
            <w:pPr>
              <w:pStyle w:val="TableParagraph"/>
              <w:spacing w:line="247" w:lineRule="auto"/>
              <w:ind w:left="16" w:right="3"/>
              <w:rPr>
                <w:sz w:val="16"/>
              </w:rPr>
            </w:pPr>
            <w:r>
              <w:rPr>
                <w:sz w:val="16"/>
              </w:rPr>
              <w:t xml:space="preserve">초과하는 경우, 초과 매출분에 대해 수수 </w:t>
            </w:r>
            <w:proofErr w:type="spellStart"/>
            <w:r>
              <w:rPr>
                <w:sz w:val="16"/>
              </w:rPr>
              <w:t>료율</w:t>
            </w:r>
            <w:proofErr w:type="spellEnd"/>
            <w:r>
              <w:rPr>
                <w:sz w:val="16"/>
              </w:rPr>
              <w:t xml:space="preserve"> 7 % 적용</w:t>
            </w:r>
          </w:p>
        </w:tc>
        <w:tc>
          <w:tcPr>
            <w:tcW w:w="1836" w:type="dxa"/>
          </w:tcPr>
          <w:p w14:paraId="5817C9AE" w14:textId="77777777" w:rsidR="002B0411" w:rsidRDefault="000817B4">
            <w:pPr>
              <w:pStyle w:val="TableParagraph"/>
              <w:spacing w:line="230" w:lineRule="auto"/>
              <w:ind w:left="337" w:right="136" w:hanging="197"/>
              <w:jc w:val="left"/>
              <w:rPr>
                <w:sz w:val="16"/>
              </w:rPr>
            </w:pPr>
            <w:proofErr w:type="spellStart"/>
            <w:r>
              <w:rPr>
                <w:sz w:val="16"/>
              </w:rPr>
              <w:t>전대료</w:t>
            </w:r>
            <w:proofErr w:type="spellEnd"/>
            <w:r>
              <w:rPr>
                <w:sz w:val="16"/>
              </w:rPr>
              <w:t>(수수료율</w:t>
            </w:r>
            <w:proofErr w:type="gramStart"/>
            <w:r>
              <w:rPr>
                <w:sz w:val="16"/>
              </w:rPr>
              <w:t>)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proofErr w:type="gramEnd"/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월 순매출의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8.2 %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단, 월 순매출이</w:t>
            </w:r>
          </w:p>
          <w:p w14:paraId="376C8863" w14:textId="77777777" w:rsidR="002B0411" w:rsidRDefault="000817B4">
            <w:pPr>
              <w:pStyle w:val="TableParagraph"/>
              <w:spacing w:line="269" w:lineRule="exact"/>
              <w:ind w:left="129"/>
              <w:jc w:val="left"/>
              <w:rPr>
                <w:sz w:val="16"/>
              </w:rPr>
            </w:pPr>
            <w:r>
              <w:rPr>
                <w:sz w:val="16"/>
              </w:rPr>
              <w:t>90,000,000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원에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미치</w:t>
            </w:r>
          </w:p>
          <w:p w14:paraId="1ECE6A0F" w14:textId="77777777" w:rsidR="002B0411" w:rsidRDefault="000817B4">
            <w:pPr>
              <w:pStyle w:val="TableParagraph"/>
              <w:spacing w:before="1" w:line="230" w:lineRule="auto"/>
              <w:ind w:left="109" w:right="96" w:hanging="3"/>
              <w:rPr>
                <w:sz w:val="16"/>
              </w:rPr>
            </w:pPr>
            <w:r>
              <w:rPr>
                <w:sz w:val="16"/>
              </w:rPr>
              <w:t xml:space="preserve">지 못하는 경우, 정액 </w:t>
            </w:r>
            <w:proofErr w:type="spellStart"/>
            <w:r>
              <w:rPr>
                <w:sz w:val="16"/>
              </w:rPr>
              <w:t>으로</w:t>
            </w:r>
            <w:proofErr w:type="spellEnd"/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7,380,000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원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(부</w:t>
            </w:r>
          </w:p>
          <w:p w14:paraId="768452E2" w14:textId="77777777" w:rsidR="002B0411" w:rsidRDefault="000817B4">
            <w:pPr>
              <w:pStyle w:val="TableParagraph"/>
              <w:spacing w:line="228" w:lineRule="auto"/>
              <w:ind w:left="299" w:right="285"/>
              <w:rPr>
                <w:sz w:val="16"/>
              </w:rPr>
            </w:pPr>
            <w:r>
              <w:rPr>
                <w:sz w:val="16"/>
              </w:rPr>
              <w:t>가세 별도) 부과 월 순매출이</w:t>
            </w:r>
          </w:p>
          <w:p w14:paraId="1F28079B" w14:textId="77777777" w:rsidR="002B0411" w:rsidRDefault="000817B4">
            <w:pPr>
              <w:pStyle w:val="TableParagraph"/>
              <w:spacing w:before="14" w:line="240" w:lineRule="auto"/>
              <w:ind w:left="9"/>
              <w:rPr>
                <w:sz w:val="16"/>
              </w:rPr>
            </w:pPr>
            <w:r>
              <w:rPr>
                <w:sz w:val="16"/>
              </w:rPr>
              <w:t>150,000,000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원을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초</w:t>
            </w:r>
          </w:p>
          <w:p w14:paraId="2C44714A" w14:textId="77777777" w:rsidR="002B0411" w:rsidRDefault="000817B4">
            <w:pPr>
              <w:pStyle w:val="TableParagraph"/>
              <w:spacing w:before="7" w:line="247" w:lineRule="auto"/>
              <w:ind w:left="117" w:right="103" w:hanging="3"/>
              <w:rPr>
                <w:sz w:val="16"/>
              </w:rPr>
            </w:pPr>
            <w:r>
              <w:rPr>
                <w:sz w:val="16"/>
              </w:rPr>
              <w:t xml:space="preserve">과하는 경우, 초과 매 </w:t>
            </w:r>
            <w:proofErr w:type="spellStart"/>
            <w:r>
              <w:rPr>
                <w:sz w:val="16"/>
              </w:rPr>
              <w:t>출분에</w:t>
            </w:r>
            <w:proofErr w:type="spellEnd"/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대해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수수료율</w:t>
            </w:r>
          </w:p>
          <w:p w14:paraId="161188C4" w14:textId="77777777" w:rsidR="002B0411" w:rsidRDefault="000817B4">
            <w:pPr>
              <w:pStyle w:val="TableParagraph"/>
              <w:spacing w:line="240" w:lineRule="auto"/>
              <w:ind w:left="515"/>
              <w:jc w:val="left"/>
              <w:rPr>
                <w:sz w:val="16"/>
              </w:rPr>
            </w:pPr>
            <w:r>
              <w:rPr>
                <w:sz w:val="16"/>
              </w:rPr>
              <w:t>6.2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%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적용</w:t>
            </w:r>
          </w:p>
        </w:tc>
        <w:tc>
          <w:tcPr>
            <w:tcW w:w="1849" w:type="dxa"/>
          </w:tcPr>
          <w:p w14:paraId="2F4B34F3" w14:textId="77777777" w:rsidR="002B0411" w:rsidRDefault="000817B4">
            <w:pPr>
              <w:pStyle w:val="TableParagraph"/>
              <w:spacing w:line="247" w:lineRule="auto"/>
              <w:ind w:left="361" w:hanging="240"/>
              <w:jc w:val="left"/>
              <w:rPr>
                <w:sz w:val="16"/>
              </w:rPr>
            </w:pPr>
            <w:r>
              <w:rPr>
                <w:sz w:val="16"/>
              </w:rPr>
              <w:t xml:space="preserve">한시적 </w:t>
            </w:r>
            <w:proofErr w:type="spellStart"/>
            <w:r>
              <w:rPr>
                <w:sz w:val="16"/>
              </w:rPr>
              <w:t>후정산</w:t>
            </w:r>
            <w:proofErr w:type="spellEnd"/>
            <w:r>
              <w:rPr>
                <w:sz w:val="16"/>
              </w:rPr>
              <w:t xml:space="preserve"> 적용에 따른 조건 변경</w:t>
            </w:r>
          </w:p>
        </w:tc>
      </w:tr>
      <w:tr w:rsidR="002B0411" w14:paraId="203ECE7D" w14:textId="77777777">
        <w:trPr>
          <w:trHeight w:val="4152"/>
        </w:trPr>
        <w:tc>
          <w:tcPr>
            <w:tcW w:w="1872" w:type="dxa"/>
          </w:tcPr>
          <w:p w14:paraId="26E76C7A" w14:textId="77777777" w:rsidR="002B0411" w:rsidRDefault="000817B4">
            <w:pPr>
              <w:pStyle w:val="TableParagraph"/>
              <w:spacing w:line="317" w:lineRule="exact"/>
              <w:ind w:left="7"/>
              <w:rPr>
                <w:sz w:val="18"/>
              </w:rPr>
            </w:pPr>
            <w:r>
              <w:rPr>
                <w:sz w:val="18"/>
              </w:rPr>
              <w:t>2025.9.1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~2026.2.28</w:t>
            </w:r>
          </w:p>
        </w:tc>
        <w:tc>
          <w:tcPr>
            <w:tcW w:w="1844" w:type="dxa"/>
          </w:tcPr>
          <w:p w14:paraId="0DF2D015" w14:textId="77777777" w:rsidR="002B0411" w:rsidRDefault="000817B4">
            <w:pPr>
              <w:pStyle w:val="TableParagraph"/>
              <w:spacing w:line="379" w:lineRule="auto"/>
              <w:ind w:left="520" w:hanging="365"/>
              <w:jc w:val="left"/>
              <w:rPr>
                <w:sz w:val="16"/>
              </w:rPr>
            </w:pPr>
            <w:r>
              <w:rPr>
                <w:sz w:val="16"/>
              </w:rPr>
              <w:t xml:space="preserve">1쪽 전대차 요약내역 </w:t>
            </w:r>
            <w:r>
              <w:rPr>
                <w:spacing w:val="-2"/>
                <w:sz w:val="16"/>
              </w:rPr>
              <w:t>전대보증금</w:t>
            </w:r>
          </w:p>
        </w:tc>
        <w:tc>
          <w:tcPr>
            <w:tcW w:w="1702" w:type="dxa"/>
          </w:tcPr>
          <w:p w14:paraId="6FE0DA27" w14:textId="77777777" w:rsidR="002B0411" w:rsidRDefault="000817B4">
            <w:pPr>
              <w:pStyle w:val="TableParagraph"/>
              <w:spacing w:line="284" w:lineRule="exact"/>
              <w:ind w:left="16" w:right="5"/>
              <w:rPr>
                <w:sz w:val="16"/>
              </w:rPr>
            </w:pPr>
            <w:r>
              <w:rPr>
                <w:sz w:val="16"/>
              </w:rPr>
              <w:t>전대보증금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원</w:t>
            </w:r>
          </w:p>
        </w:tc>
        <w:tc>
          <w:tcPr>
            <w:tcW w:w="1836" w:type="dxa"/>
          </w:tcPr>
          <w:p w14:paraId="11550128" w14:textId="77777777" w:rsidR="002B0411" w:rsidRDefault="000817B4">
            <w:pPr>
              <w:pStyle w:val="TableParagraph"/>
              <w:numPr>
                <w:ilvl w:val="0"/>
                <w:numId w:val="2"/>
              </w:numPr>
              <w:tabs>
                <w:tab w:val="left" w:pos="356"/>
              </w:tabs>
              <w:spacing w:before="4" w:line="228" w:lineRule="auto"/>
              <w:ind w:right="94" w:firstLine="0"/>
              <w:jc w:val="both"/>
              <w:rPr>
                <w:sz w:val="16"/>
              </w:rPr>
            </w:pPr>
            <w:r>
              <w:rPr>
                <w:sz w:val="16"/>
              </w:rPr>
              <w:t xml:space="preserve">전차인은 본 합의 체결일로부터 </w:t>
            </w:r>
            <w:proofErr w:type="gramStart"/>
            <w:r>
              <w:rPr>
                <w:color w:val="000000"/>
                <w:sz w:val="16"/>
                <w:highlight w:val="yellow"/>
              </w:rPr>
              <w:t>[</w:t>
            </w:r>
            <w:r>
              <w:rPr>
                <w:color w:val="000000"/>
                <w:spacing w:val="40"/>
                <w:sz w:val="16"/>
                <w:highlight w:val="yellow"/>
              </w:rPr>
              <w:t xml:space="preserve"> </w:t>
            </w:r>
            <w:r>
              <w:rPr>
                <w:color w:val="000000"/>
                <w:sz w:val="16"/>
                <w:highlight w:val="yellow"/>
              </w:rPr>
              <w:t>]</w:t>
            </w:r>
            <w:proofErr w:type="gramEnd"/>
            <w:r>
              <w:rPr>
                <w:color w:val="000000"/>
                <w:sz w:val="16"/>
              </w:rPr>
              <w:t>일 이내에 전대보증금 33,325,000</w:t>
            </w:r>
            <w:r>
              <w:rPr>
                <w:color w:val="000000"/>
                <w:spacing w:val="41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원을</w:t>
            </w:r>
            <w:r>
              <w:rPr>
                <w:color w:val="000000"/>
                <w:spacing w:val="46"/>
                <w:sz w:val="16"/>
              </w:rPr>
              <w:t xml:space="preserve"> </w:t>
            </w:r>
            <w:r>
              <w:rPr>
                <w:color w:val="000000"/>
                <w:spacing w:val="-5"/>
                <w:sz w:val="16"/>
              </w:rPr>
              <w:t>전대</w:t>
            </w:r>
          </w:p>
          <w:p w14:paraId="770A3773" w14:textId="77777777" w:rsidR="002B0411" w:rsidRDefault="000817B4">
            <w:pPr>
              <w:pStyle w:val="TableParagraph"/>
              <w:spacing w:before="4" w:line="228" w:lineRule="auto"/>
              <w:ind w:left="107" w:right="94"/>
              <w:jc w:val="both"/>
              <w:rPr>
                <w:sz w:val="16"/>
              </w:rPr>
            </w:pPr>
            <w:r>
              <w:rPr>
                <w:sz w:val="16"/>
              </w:rPr>
              <w:t xml:space="preserve">인에게 납부하여야 하 </w:t>
            </w:r>
            <w:proofErr w:type="spellStart"/>
            <w:r>
              <w:rPr>
                <w:sz w:val="16"/>
              </w:rPr>
              <w:t>며</w:t>
            </w:r>
            <w:proofErr w:type="spellEnd"/>
            <w:r>
              <w:rPr>
                <w:sz w:val="16"/>
              </w:rPr>
              <w:t xml:space="preserve">, 관련하여 본 계약 </w:t>
            </w:r>
            <w:proofErr w:type="gramStart"/>
            <w:r>
              <w:rPr>
                <w:sz w:val="16"/>
              </w:rPr>
              <w:t>제 5</w:t>
            </w:r>
            <w:proofErr w:type="gramEnd"/>
            <w:r>
              <w:rPr>
                <w:sz w:val="16"/>
              </w:rPr>
              <w:t xml:space="preserve"> 조(전대보증금)을 </w:t>
            </w:r>
            <w:r>
              <w:rPr>
                <w:spacing w:val="-2"/>
                <w:sz w:val="16"/>
              </w:rPr>
              <w:t>적용한다.</w:t>
            </w:r>
          </w:p>
          <w:p w14:paraId="22BC6EA3" w14:textId="77777777" w:rsidR="002B0411" w:rsidRDefault="000817B4">
            <w:pPr>
              <w:pStyle w:val="TableParagraph"/>
              <w:numPr>
                <w:ilvl w:val="0"/>
                <w:numId w:val="2"/>
              </w:numPr>
              <w:tabs>
                <w:tab w:val="left" w:pos="356"/>
              </w:tabs>
              <w:spacing w:before="4" w:line="228" w:lineRule="auto"/>
              <w:ind w:right="94" w:firstLine="0"/>
              <w:jc w:val="both"/>
              <w:rPr>
                <w:sz w:val="16"/>
              </w:rPr>
            </w:pPr>
            <w:r>
              <w:rPr>
                <w:sz w:val="16"/>
              </w:rPr>
              <w:t>전대인은 본 변경 조건 적용 기간 종료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시 전차인에게 위 전 대보증금을 반환하며, 관련하여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본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계약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제</w:t>
            </w:r>
          </w:p>
          <w:p w14:paraId="15162A92" w14:textId="77777777" w:rsidR="002B0411" w:rsidRDefault="000817B4">
            <w:pPr>
              <w:pStyle w:val="TableParagraph"/>
              <w:spacing w:line="278" w:lineRule="exact"/>
              <w:ind w:left="107"/>
              <w:jc w:val="both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조(전대보증금의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반</w:t>
            </w:r>
          </w:p>
          <w:p w14:paraId="243E5E14" w14:textId="77777777" w:rsidR="002B0411" w:rsidRDefault="000817B4">
            <w:pPr>
              <w:pStyle w:val="TableParagraph"/>
              <w:spacing w:line="259" w:lineRule="exact"/>
              <w:ind w:left="107"/>
              <w:jc w:val="both"/>
              <w:rPr>
                <w:sz w:val="16"/>
              </w:rPr>
            </w:pPr>
            <w:r>
              <w:rPr>
                <w:sz w:val="16"/>
              </w:rPr>
              <w:t>환)을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적용한다.</w:t>
            </w:r>
          </w:p>
        </w:tc>
        <w:tc>
          <w:tcPr>
            <w:tcW w:w="1849" w:type="dxa"/>
          </w:tcPr>
          <w:p w14:paraId="5A6034A3" w14:textId="77777777" w:rsidR="002B0411" w:rsidRDefault="000817B4">
            <w:pPr>
              <w:pStyle w:val="TableParagraph"/>
              <w:spacing w:line="247" w:lineRule="auto"/>
              <w:ind w:left="361" w:hanging="240"/>
              <w:jc w:val="left"/>
              <w:rPr>
                <w:sz w:val="16"/>
              </w:rPr>
            </w:pPr>
            <w:r>
              <w:rPr>
                <w:sz w:val="16"/>
              </w:rPr>
              <w:t xml:space="preserve">한시적 </w:t>
            </w:r>
            <w:proofErr w:type="spellStart"/>
            <w:r>
              <w:rPr>
                <w:sz w:val="16"/>
              </w:rPr>
              <w:t>후정산</w:t>
            </w:r>
            <w:proofErr w:type="spellEnd"/>
            <w:r>
              <w:rPr>
                <w:sz w:val="16"/>
              </w:rPr>
              <w:t xml:space="preserve"> 적용에 따른 조건 변경</w:t>
            </w:r>
          </w:p>
        </w:tc>
      </w:tr>
    </w:tbl>
    <w:p w14:paraId="3461D779" w14:textId="77777777" w:rsidR="002B0411" w:rsidRDefault="002B0411">
      <w:pPr>
        <w:pStyle w:val="TableParagraph"/>
        <w:spacing w:line="247" w:lineRule="auto"/>
        <w:jc w:val="left"/>
        <w:rPr>
          <w:sz w:val="16"/>
        </w:rPr>
        <w:sectPr w:rsidR="002B0411">
          <w:pgSz w:w="11910" w:h="16840"/>
          <w:pgMar w:top="940" w:right="1133" w:bottom="280" w:left="1417" w:header="720" w:footer="720" w:gutter="0"/>
          <w:cols w:space="720"/>
        </w:sectPr>
      </w:pPr>
    </w:p>
    <w:p w14:paraId="3C28C83B" w14:textId="77777777" w:rsidR="002B0411" w:rsidRDefault="000817B4">
      <w:pPr>
        <w:pStyle w:val="2"/>
        <w:spacing w:before="33" w:line="319" w:lineRule="exact"/>
        <w:ind w:left="23" w:firstLine="0"/>
      </w:pPr>
      <w:proofErr w:type="gramStart"/>
      <w:r>
        <w:lastRenderedPageBreak/>
        <w:t>제</w:t>
      </w:r>
      <w:r>
        <w:rPr>
          <w:spacing w:val="-18"/>
        </w:rPr>
        <w:t xml:space="preserve"> </w:t>
      </w:r>
      <w:r>
        <w:t>3</w:t>
      </w:r>
      <w:proofErr w:type="gramEnd"/>
      <w:r>
        <w:rPr>
          <w:spacing w:val="-19"/>
        </w:rPr>
        <w:t xml:space="preserve"> </w:t>
      </w:r>
      <w:r>
        <w:t>조</w:t>
      </w:r>
      <w:r>
        <w:rPr>
          <w:spacing w:val="25"/>
        </w:rPr>
        <w:t xml:space="preserve"> </w:t>
      </w:r>
      <w:r>
        <w:rPr>
          <w:spacing w:val="-4"/>
        </w:rPr>
        <w:t>[기타]</w:t>
      </w:r>
    </w:p>
    <w:p w14:paraId="0669BA5E" w14:textId="77777777" w:rsidR="002B0411" w:rsidRDefault="000817B4">
      <w:pPr>
        <w:pStyle w:val="a4"/>
        <w:numPr>
          <w:ilvl w:val="0"/>
          <w:numId w:val="1"/>
        </w:numPr>
        <w:tabs>
          <w:tab w:val="left" w:pos="426"/>
        </w:tabs>
        <w:spacing w:before="2" w:line="230" w:lineRule="auto"/>
        <w:ind w:right="305"/>
        <w:rPr>
          <w:sz w:val="18"/>
        </w:rPr>
      </w:pPr>
      <w:r>
        <w:rPr>
          <w:sz w:val="18"/>
        </w:rPr>
        <w:t>홈플러스와</w:t>
      </w:r>
      <w:r>
        <w:rPr>
          <w:spacing w:val="25"/>
          <w:sz w:val="18"/>
        </w:rPr>
        <w:t xml:space="preserve"> </w:t>
      </w:r>
      <w:r>
        <w:rPr>
          <w:sz w:val="18"/>
        </w:rPr>
        <w:t>전차인간에</w:t>
      </w:r>
      <w:r>
        <w:rPr>
          <w:spacing w:val="25"/>
          <w:sz w:val="18"/>
        </w:rPr>
        <w:t xml:space="preserve"> </w:t>
      </w:r>
      <w:r>
        <w:rPr>
          <w:sz w:val="18"/>
        </w:rPr>
        <w:t>기본계약이</w:t>
      </w:r>
      <w:r>
        <w:rPr>
          <w:spacing w:val="25"/>
          <w:sz w:val="18"/>
        </w:rPr>
        <w:t xml:space="preserve"> </w:t>
      </w:r>
      <w:r>
        <w:rPr>
          <w:sz w:val="18"/>
        </w:rPr>
        <w:t>해제,</w:t>
      </w:r>
      <w:r>
        <w:rPr>
          <w:spacing w:val="27"/>
          <w:sz w:val="18"/>
        </w:rPr>
        <w:t xml:space="preserve"> </w:t>
      </w:r>
      <w:r>
        <w:rPr>
          <w:sz w:val="18"/>
        </w:rPr>
        <w:t>해지</w:t>
      </w:r>
      <w:r>
        <w:rPr>
          <w:spacing w:val="25"/>
          <w:sz w:val="18"/>
        </w:rPr>
        <w:t xml:space="preserve"> </w:t>
      </w:r>
      <w:r>
        <w:rPr>
          <w:sz w:val="18"/>
        </w:rPr>
        <w:t>또는</w:t>
      </w:r>
      <w:r>
        <w:rPr>
          <w:spacing w:val="28"/>
          <w:sz w:val="18"/>
        </w:rPr>
        <w:t xml:space="preserve"> </w:t>
      </w:r>
      <w:r>
        <w:rPr>
          <w:sz w:val="18"/>
        </w:rPr>
        <w:t>기간</w:t>
      </w:r>
      <w:r>
        <w:rPr>
          <w:spacing w:val="28"/>
          <w:sz w:val="18"/>
        </w:rPr>
        <w:t xml:space="preserve"> </w:t>
      </w:r>
      <w:r>
        <w:rPr>
          <w:sz w:val="18"/>
        </w:rPr>
        <w:t>만료</w:t>
      </w:r>
      <w:r>
        <w:rPr>
          <w:spacing w:val="26"/>
          <w:sz w:val="18"/>
        </w:rPr>
        <w:t xml:space="preserve"> </w:t>
      </w:r>
      <w:r>
        <w:rPr>
          <w:sz w:val="18"/>
        </w:rPr>
        <w:t>등으로</w:t>
      </w:r>
      <w:r>
        <w:rPr>
          <w:spacing w:val="28"/>
          <w:sz w:val="18"/>
        </w:rPr>
        <w:t xml:space="preserve"> </w:t>
      </w:r>
      <w:r>
        <w:rPr>
          <w:sz w:val="18"/>
        </w:rPr>
        <w:t>종료하게</w:t>
      </w:r>
      <w:r>
        <w:rPr>
          <w:spacing w:val="25"/>
          <w:sz w:val="18"/>
        </w:rPr>
        <w:t xml:space="preserve"> </w:t>
      </w:r>
      <w:r>
        <w:rPr>
          <w:sz w:val="18"/>
        </w:rPr>
        <w:t>되는</w:t>
      </w:r>
      <w:r>
        <w:rPr>
          <w:spacing w:val="30"/>
          <w:sz w:val="18"/>
        </w:rPr>
        <w:t xml:space="preserve"> </w:t>
      </w:r>
      <w:r>
        <w:rPr>
          <w:sz w:val="18"/>
        </w:rPr>
        <w:t>경우</w:t>
      </w:r>
      <w:r>
        <w:rPr>
          <w:spacing w:val="26"/>
          <w:sz w:val="18"/>
        </w:rPr>
        <w:t xml:space="preserve"> </w:t>
      </w:r>
      <w:r>
        <w:rPr>
          <w:sz w:val="18"/>
        </w:rPr>
        <w:t>본</w:t>
      </w:r>
      <w:r>
        <w:rPr>
          <w:spacing w:val="25"/>
          <w:sz w:val="18"/>
        </w:rPr>
        <w:t xml:space="preserve"> </w:t>
      </w:r>
      <w:r>
        <w:rPr>
          <w:sz w:val="18"/>
        </w:rPr>
        <w:t>합의서도 자동적으로 종료한다.</w:t>
      </w:r>
    </w:p>
    <w:p w14:paraId="5384298E" w14:textId="77777777" w:rsidR="002B0411" w:rsidRDefault="000817B4">
      <w:pPr>
        <w:pStyle w:val="a4"/>
        <w:numPr>
          <w:ilvl w:val="0"/>
          <w:numId w:val="1"/>
        </w:numPr>
        <w:tabs>
          <w:tab w:val="left" w:pos="426"/>
        </w:tabs>
        <w:spacing w:line="306" w:lineRule="exact"/>
        <w:ind w:hanging="403"/>
        <w:rPr>
          <w:sz w:val="18"/>
        </w:rPr>
      </w:pPr>
      <w:r>
        <w:rPr>
          <w:sz w:val="18"/>
        </w:rPr>
        <w:t>기타</w:t>
      </w:r>
      <w:r>
        <w:rPr>
          <w:spacing w:val="23"/>
          <w:sz w:val="18"/>
        </w:rPr>
        <w:t xml:space="preserve"> </w:t>
      </w:r>
      <w:r>
        <w:rPr>
          <w:sz w:val="18"/>
        </w:rPr>
        <w:t>본</w:t>
      </w:r>
      <w:r>
        <w:rPr>
          <w:spacing w:val="25"/>
          <w:sz w:val="18"/>
        </w:rPr>
        <w:t xml:space="preserve"> </w:t>
      </w:r>
      <w:r>
        <w:rPr>
          <w:sz w:val="18"/>
        </w:rPr>
        <w:t>합의서에</w:t>
      </w:r>
      <w:r>
        <w:rPr>
          <w:spacing w:val="28"/>
          <w:sz w:val="18"/>
        </w:rPr>
        <w:t xml:space="preserve"> </w:t>
      </w:r>
      <w:r>
        <w:rPr>
          <w:sz w:val="18"/>
        </w:rPr>
        <w:t>명시되지</w:t>
      </w:r>
      <w:r>
        <w:rPr>
          <w:spacing w:val="28"/>
          <w:sz w:val="18"/>
        </w:rPr>
        <w:t xml:space="preserve"> </w:t>
      </w:r>
      <w:r>
        <w:rPr>
          <w:sz w:val="18"/>
        </w:rPr>
        <w:t>아니한</w:t>
      </w:r>
      <w:r>
        <w:rPr>
          <w:spacing w:val="26"/>
          <w:sz w:val="18"/>
        </w:rPr>
        <w:t xml:space="preserve"> </w:t>
      </w:r>
      <w:r>
        <w:rPr>
          <w:sz w:val="18"/>
        </w:rPr>
        <w:t>사항은</w:t>
      </w:r>
      <w:r>
        <w:rPr>
          <w:spacing w:val="25"/>
          <w:sz w:val="18"/>
        </w:rPr>
        <w:t xml:space="preserve"> </w:t>
      </w:r>
      <w:r>
        <w:rPr>
          <w:sz w:val="18"/>
        </w:rPr>
        <w:t>홈플러스와</w:t>
      </w:r>
      <w:r>
        <w:rPr>
          <w:spacing w:val="27"/>
          <w:sz w:val="18"/>
        </w:rPr>
        <w:t xml:space="preserve"> </w:t>
      </w:r>
      <w:r>
        <w:rPr>
          <w:sz w:val="18"/>
        </w:rPr>
        <w:t>전차인간에</w:t>
      </w:r>
      <w:r>
        <w:rPr>
          <w:spacing w:val="26"/>
          <w:sz w:val="18"/>
        </w:rPr>
        <w:t xml:space="preserve"> </w:t>
      </w:r>
      <w:r>
        <w:rPr>
          <w:sz w:val="18"/>
        </w:rPr>
        <w:t>체결한</w:t>
      </w:r>
      <w:r>
        <w:rPr>
          <w:spacing w:val="25"/>
          <w:sz w:val="18"/>
        </w:rPr>
        <w:t xml:space="preserve"> </w:t>
      </w:r>
      <w:r>
        <w:rPr>
          <w:sz w:val="18"/>
        </w:rPr>
        <w:t>기본계약서에</w:t>
      </w:r>
      <w:r>
        <w:rPr>
          <w:spacing w:val="26"/>
          <w:sz w:val="18"/>
        </w:rPr>
        <w:t xml:space="preserve"> </w:t>
      </w:r>
      <w:r>
        <w:rPr>
          <w:spacing w:val="-4"/>
          <w:sz w:val="18"/>
        </w:rPr>
        <w:t>따른다.</w:t>
      </w:r>
    </w:p>
    <w:p w14:paraId="24A1F359" w14:textId="77777777" w:rsidR="002B0411" w:rsidRPr="003F24C6" w:rsidRDefault="000817B4">
      <w:pPr>
        <w:pStyle w:val="a4"/>
        <w:numPr>
          <w:ilvl w:val="0"/>
          <w:numId w:val="1"/>
        </w:numPr>
        <w:tabs>
          <w:tab w:val="left" w:pos="395"/>
        </w:tabs>
        <w:spacing w:line="318" w:lineRule="exact"/>
        <w:ind w:left="395" w:hanging="372"/>
        <w:rPr>
          <w:sz w:val="18"/>
        </w:rPr>
      </w:pPr>
      <w:r>
        <w:rPr>
          <w:sz w:val="18"/>
        </w:rPr>
        <w:t>본</w:t>
      </w:r>
      <w:r>
        <w:rPr>
          <w:spacing w:val="23"/>
          <w:sz w:val="18"/>
        </w:rPr>
        <w:t xml:space="preserve"> </w:t>
      </w:r>
      <w:r>
        <w:rPr>
          <w:sz w:val="18"/>
        </w:rPr>
        <w:t>부속합의서는</w:t>
      </w:r>
      <w:r>
        <w:rPr>
          <w:spacing w:val="28"/>
          <w:sz w:val="18"/>
        </w:rPr>
        <w:t xml:space="preserve"> </w:t>
      </w:r>
      <w:r>
        <w:rPr>
          <w:sz w:val="18"/>
        </w:rPr>
        <w:t>기본계약서와</w:t>
      </w:r>
      <w:r>
        <w:rPr>
          <w:spacing w:val="26"/>
          <w:sz w:val="18"/>
        </w:rPr>
        <w:t xml:space="preserve"> </w:t>
      </w:r>
      <w:r>
        <w:rPr>
          <w:sz w:val="18"/>
        </w:rPr>
        <w:t>일체가</w:t>
      </w:r>
      <w:r>
        <w:rPr>
          <w:spacing w:val="26"/>
          <w:sz w:val="18"/>
        </w:rPr>
        <w:t xml:space="preserve"> </w:t>
      </w:r>
      <w:r>
        <w:rPr>
          <w:sz w:val="18"/>
        </w:rPr>
        <w:t>되어</w:t>
      </w:r>
      <w:r>
        <w:rPr>
          <w:spacing w:val="27"/>
          <w:sz w:val="18"/>
        </w:rPr>
        <w:t xml:space="preserve"> </w:t>
      </w:r>
      <w:r>
        <w:rPr>
          <w:sz w:val="18"/>
        </w:rPr>
        <w:t>하나의</w:t>
      </w:r>
      <w:r>
        <w:rPr>
          <w:spacing w:val="26"/>
          <w:sz w:val="18"/>
        </w:rPr>
        <w:t xml:space="preserve"> </w:t>
      </w:r>
      <w:r>
        <w:rPr>
          <w:sz w:val="18"/>
        </w:rPr>
        <w:t>계약으로</w:t>
      </w:r>
      <w:r>
        <w:rPr>
          <w:spacing w:val="27"/>
          <w:sz w:val="18"/>
        </w:rPr>
        <w:t xml:space="preserve"> </w:t>
      </w:r>
      <w:r>
        <w:rPr>
          <w:spacing w:val="-2"/>
          <w:sz w:val="18"/>
        </w:rPr>
        <w:t>취급된다.</w:t>
      </w:r>
    </w:p>
    <w:p w14:paraId="41C6FF2D" w14:textId="77777777" w:rsidR="003F24C6" w:rsidRPr="003F24C6" w:rsidRDefault="003F24C6" w:rsidP="003F24C6">
      <w:pPr>
        <w:pStyle w:val="a4"/>
        <w:numPr>
          <w:ilvl w:val="0"/>
          <w:numId w:val="1"/>
        </w:numPr>
        <w:tabs>
          <w:tab w:val="left" w:pos="395"/>
        </w:tabs>
        <w:spacing w:line="318" w:lineRule="exact"/>
        <w:ind w:left="395" w:hanging="372"/>
        <w:rPr>
          <w:sz w:val="18"/>
          <w:highlight w:val="yellow"/>
        </w:rPr>
      </w:pPr>
      <w:bookmarkStart w:id="2" w:name="_Hlk206567873"/>
      <w:r w:rsidRPr="003F24C6">
        <w:rPr>
          <w:sz w:val="18"/>
          <w:highlight w:val="yellow"/>
        </w:rPr>
        <w:t xml:space="preserve">본 </w:t>
      </w:r>
      <w:r w:rsidRPr="000817B4">
        <w:rPr>
          <w:rFonts w:hint="eastAsia"/>
          <w:sz w:val="18"/>
          <w:highlight w:val="yellow"/>
        </w:rPr>
        <w:t xml:space="preserve">계약조건 변경 </w:t>
      </w:r>
      <w:r w:rsidRPr="003F24C6">
        <w:rPr>
          <w:sz w:val="18"/>
          <w:highlight w:val="yellow"/>
        </w:rPr>
        <w:t xml:space="preserve">합의서 종료일(26년 2월 28일) 이후 기존 계약으로 조건 변경이 되었을 때 10일 이내 </w:t>
      </w:r>
      <w:r w:rsidRPr="000817B4">
        <w:rPr>
          <w:rFonts w:hint="eastAsia"/>
          <w:sz w:val="18"/>
          <w:highlight w:val="yellow"/>
        </w:rPr>
        <w:t xml:space="preserve">전대 </w:t>
      </w:r>
      <w:r w:rsidRPr="003F24C6">
        <w:rPr>
          <w:sz w:val="18"/>
          <w:highlight w:val="yellow"/>
        </w:rPr>
        <w:t>보증금</w:t>
      </w:r>
      <w:r w:rsidRPr="000817B4">
        <w:rPr>
          <w:rFonts w:hint="eastAsia"/>
          <w:sz w:val="18"/>
          <w:highlight w:val="yellow"/>
        </w:rPr>
        <w:t>을 반환한다.</w:t>
      </w:r>
    </w:p>
    <w:p w14:paraId="0090FA64" w14:textId="77777777" w:rsidR="003F24C6" w:rsidRPr="003F24C6" w:rsidRDefault="003F24C6" w:rsidP="003F24C6">
      <w:pPr>
        <w:pStyle w:val="a4"/>
        <w:numPr>
          <w:ilvl w:val="0"/>
          <w:numId w:val="1"/>
        </w:numPr>
        <w:tabs>
          <w:tab w:val="left" w:pos="395"/>
        </w:tabs>
        <w:spacing w:line="318" w:lineRule="exact"/>
        <w:ind w:left="395" w:hanging="372"/>
        <w:rPr>
          <w:sz w:val="18"/>
          <w:highlight w:val="yellow"/>
        </w:rPr>
      </w:pPr>
      <w:r w:rsidRPr="003F24C6">
        <w:rPr>
          <w:sz w:val="18"/>
          <w:highlight w:val="yellow"/>
        </w:rPr>
        <w:t xml:space="preserve">전대보증금이 반환되지 않을 경우, </w:t>
      </w:r>
      <w:r w:rsidRPr="000817B4">
        <w:rPr>
          <w:rFonts w:hint="eastAsia"/>
          <w:sz w:val="18"/>
          <w:highlight w:val="yellow"/>
        </w:rPr>
        <w:t xml:space="preserve">전체 </w:t>
      </w:r>
      <w:r w:rsidRPr="003F24C6">
        <w:rPr>
          <w:sz w:val="18"/>
          <w:highlight w:val="yellow"/>
        </w:rPr>
        <w:t xml:space="preserve">계약에 대해서 종료가 되며 </w:t>
      </w:r>
      <w:proofErr w:type="spellStart"/>
      <w:r w:rsidRPr="003F24C6">
        <w:rPr>
          <w:sz w:val="18"/>
          <w:highlight w:val="yellow"/>
        </w:rPr>
        <w:t>일룸은</w:t>
      </w:r>
      <w:proofErr w:type="spellEnd"/>
      <w:r w:rsidRPr="003F24C6">
        <w:rPr>
          <w:sz w:val="18"/>
          <w:highlight w:val="yellow"/>
        </w:rPr>
        <w:t xml:space="preserve"> 해당 매장에 대한 원복 의무를 면한다.</w:t>
      </w:r>
    </w:p>
    <w:p w14:paraId="624B7FE1" w14:textId="77777777" w:rsidR="003F24C6" w:rsidRPr="003F24C6" w:rsidRDefault="003F24C6" w:rsidP="003F24C6">
      <w:pPr>
        <w:pStyle w:val="a4"/>
        <w:numPr>
          <w:ilvl w:val="0"/>
          <w:numId w:val="1"/>
        </w:numPr>
        <w:tabs>
          <w:tab w:val="left" w:pos="395"/>
        </w:tabs>
        <w:spacing w:line="318" w:lineRule="exact"/>
        <w:ind w:left="395" w:hanging="372"/>
        <w:rPr>
          <w:sz w:val="18"/>
          <w:highlight w:val="yellow"/>
        </w:rPr>
      </w:pPr>
      <w:r w:rsidRPr="000817B4">
        <w:rPr>
          <w:rFonts w:hint="eastAsia"/>
          <w:sz w:val="18"/>
          <w:highlight w:val="yellow"/>
        </w:rPr>
        <w:t xml:space="preserve">계약조건 </w:t>
      </w:r>
      <w:r w:rsidRPr="003F24C6">
        <w:rPr>
          <w:sz w:val="18"/>
          <w:highlight w:val="yellow"/>
        </w:rPr>
        <w:t>변경</w:t>
      </w:r>
      <w:r w:rsidRPr="000817B4">
        <w:rPr>
          <w:rFonts w:hint="eastAsia"/>
          <w:sz w:val="18"/>
          <w:highlight w:val="yellow"/>
        </w:rPr>
        <w:t xml:space="preserve"> </w:t>
      </w:r>
      <w:r w:rsidRPr="003F24C6">
        <w:rPr>
          <w:sz w:val="18"/>
          <w:highlight w:val="yellow"/>
        </w:rPr>
        <w:t xml:space="preserve">합의서 종료 1개월 전에(26년 1월 31일 이전) 상호간의 </w:t>
      </w:r>
      <w:proofErr w:type="spellStart"/>
      <w:r w:rsidRPr="003F24C6">
        <w:rPr>
          <w:sz w:val="18"/>
          <w:highlight w:val="yellow"/>
        </w:rPr>
        <w:t>후정산</w:t>
      </w:r>
      <w:proofErr w:type="spellEnd"/>
      <w:r w:rsidRPr="003F24C6">
        <w:rPr>
          <w:sz w:val="18"/>
          <w:highlight w:val="yellow"/>
        </w:rPr>
        <w:t xml:space="preserve"> 방식에 대한 연장유무를 협의한다</w:t>
      </w:r>
      <w:r w:rsidRPr="000817B4">
        <w:rPr>
          <w:rFonts w:hint="eastAsia"/>
          <w:sz w:val="18"/>
          <w:highlight w:val="yellow"/>
        </w:rPr>
        <w:t>.</w:t>
      </w:r>
    </w:p>
    <w:bookmarkEnd w:id="2"/>
    <w:p w14:paraId="3CF2D8B6" w14:textId="1292A528" w:rsidR="003F24C6" w:rsidRDefault="003F24C6" w:rsidP="003F24C6">
      <w:pPr>
        <w:tabs>
          <w:tab w:val="left" w:pos="395"/>
        </w:tabs>
        <w:spacing w:line="318" w:lineRule="exact"/>
        <w:rPr>
          <w:sz w:val="18"/>
        </w:rPr>
      </w:pPr>
    </w:p>
    <w:p w14:paraId="1ED6BBF6" w14:textId="1B23A1D6" w:rsidR="00D53BAF" w:rsidRDefault="00D53BAF" w:rsidP="003F24C6">
      <w:pPr>
        <w:tabs>
          <w:tab w:val="left" w:pos="395"/>
        </w:tabs>
        <w:spacing w:line="318" w:lineRule="exact"/>
        <w:rPr>
          <w:ins w:id="3" w:author="최규현 (Kyoohyun Choi)" w:date="2025-08-20T07:42:00Z"/>
          <w:sz w:val="18"/>
        </w:rPr>
      </w:pPr>
      <w:ins w:id="4" w:author="최규현 (Kyoohyun Choi)" w:date="2025-08-20T07:42:00Z">
        <w:r>
          <w:rPr>
            <w:rFonts w:hint="eastAsia"/>
            <w:sz w:val="18"/>
          </w:rPr>
          <w:t>4</w:t>
        </w:r>
        <w:r>
          <w:rPr>
            <w:sz w:val="18"/>
          </w:rPr>
          <w:t xml:space="preserve">. </w:t>
        </w:r>
        <w:r w:rsidRPr="00D53BAF">
          <w:rPr>
            <w:sz w:val="18"/>
          </w:rPr>
          <w:t>전대인인 홈플러스는 2026년 2월 28일을 기준으로 10일 이내에 전차인에게 전대보증금 금 33,325,000원을 반환하여야 한다.</w:t>
        </w:r>
        <w:r>
          <w:rPr>
            <w:sz w:val="18"/>
          </w:rPr>
          <w:t xml:space="preserve"> </w:t>
        </w:r>
        <w:r w:rsidRPr="00D53BAF">
          <w:rPr>
            <w:sz w:val="18"/>
          </w:rPr>
          <w:t>다만, 전차인이 수수료 지급의무를 불이행한 경우, 전대인은 그 미지급액을 공제한 나머지 금액만을 반환</w:t>
        </w:r>
        <w:r w:rsidR="00B32BB1">
          <w:rPr>
            <w:rFonts w:hint="eastAsia"/>
            <w:sz w:val="18"/>
          </w:rPr>
          <w:t>하기로 한</w:t>
        </w:r>
        <w:r w:rsidRPr="00D53BAF">
          <w:rPr>
            <w:sz w:val="18"/>
          </w:rPr>
          <w:t>다.</w:t>
        </w:r>
      </w:ins>
    </w:p>
    <w:p w14:paraId="41045254" w14:textId="5DD73436" w:rsidR="00B32BB1" w:rsidRDefault="00B32BB1" w:rsidP="003F24C6">
      <w:pPr>
        <w:tabs>
          <w:tab w:val="left" w:pos="395"/>
        </w:tabs>
        <w:spacing w:line="318" w:lineRule="exact"/>
        <w:rPr>
          <w:ins w:id="5" w:author="최규현 (Kyoohyun Choi)" w:date="2025-08-20T07:42:00Z"/>
          <w:sz w:val="18"/>
        </w:rPr>
      </w:pPr>
    </w:p>
    <w:p w14:paraId="23FAD156" w14:textId="46B563CF" w:rsidR="00B32BB1" w:rsidRDefault="00B32BB1" w:rsidP="003F24C6">
      <w:pPr>
        <w:tabs>
          <w:tab w:val="left" w:pos="395"/>
        </w:tabs>
        <w:spacing w:line="318" w:lineRule="exact"/>
        <w:rPr>
          <w:ins w:id="6" w:author="최규현 (Kyoohyun Choi)" w:date="2025-08-20T07:43:00Z"/>
          <w:sz w:val="18"/>
        </w:rPr>
      </w:pPr>
      <w:ins w:id="7" w:author="최규현 (Kyoohyun Choi)" w:date="2025-08-20T07:42:00Z">
        <w:r>
          <w:rPr>
            <w:rFonts w:hint="eastAsia"/>
            <w:sz w:val="18"/>
          </w:rPr>
          <w:t>5</w:t>
        </w:r>
        <w:r>
          <w:rPr>
            <w:sz w:val="18"/>
          </w:rPr>
          <w:t xml:space="preserve">. </w:t>
        </w:r>
      </w:ins>
      <w:ins w:id="8" w:author="최규현 (Kyoohyun Choi)" w:date="2025-08-20T07:44:00Z">
        <w:r w:rsidRPr="00B32BB1">
          <w:rPr>
            <w:sz w:val="18"/>
          </w:rPr>
          <w:t>전대인이 제4항에서 정한 기간 내에 전대보증금</w:t>
        </w:r>
      </w:ins>
      <w:ins w:id="9" w:author="김현주 (Hyunjoo Kim)" w:date="2025-08-22T13:03:00Z">
        <w:r w:rsidR="00E776FD">
          <w:rPr>
            <w:rFonts w:hint="eastAsia"/>
            <w:sz w:val="18"/>
          </w:rPr>
          <w:t xml:space="preserve"> 전액</w:t>
        </w:r>
      </w:ins>
      <w:ins w:id="10" w:author="최규현 (Kyoohyun Choi)" w:date="2025-08-20T07:44:00Z">
        <w:r w:rsidRPr="00B32BB1">
          <w:rPr>
            <w:sz w:val="18"/>
          </w:rPr>
          <w:t xml:space="preserve">을 반환하지 못하는 경우, 전차인은 </w:t>
        </w:r>
        <w:r>
          <w:rPr>
            <w:rFonts w:hint="eastAsia"/>
            <w:sz w:val="18"/>
          </w:rPr>
          <w:t>기본계약서에</w:t>
        </w:r>
        <w:r>
          <w:rPr>
            <w:sz w:val="18"/>
          </w:rPr>
          <w:t xml:space="preserve"> </w:t>
        </w:r>
        <w:r>
          <w:rPr>
            <w:rFonts w:hint="eastAsia"/>
            <w:sz w:val="18"/>
          </w:rPr>
          <w:t xml:space="preserve">따른 </w:t>
        </w:r>
        <w:r w:rsidRPr="00B32BB1">
          <w:rPr>
            <w:sz w:val="18"/>
          </w:rPr>
          <w:t>원상회복의무를 면</w:t>
        </w:r>
      </w:ins>
      <w:ins w:id="11" w:author="김현주 (Hyunjoo Kim)" w:date="2025-08-22T13:08:00Z">
        <w:r w:rsidR="00D5279A">
          <w:rPr>
            <w:rFonts w:hint="eastAsia"/>
            <w:sz w:val="18"/>
          </w:rPr>
          <w:t>하고,</w:t>
        </w:r>
        <w:r w:rsidR="00D5279A">
          <w:rPr>
            <w:sz w:val="18"/>
          </w:rPr>
          <w:t xml:space="preserve"> </w:t>
        </w:r>
        <w:r w:rsidR="00D5279A">
          <w:rPr>
            <w:rFonts w:hint="eastAsia"/>
            <w:sz w:val="18"/>
          </w:rPr>
          <w:t>바로</w:t>
        </w:r>
      </w:ins>
      <w:ins w:id="12" w:author="최규현 (Kyoohyun Choi)" w:date="2025-08-20T07:44:00Z">
        <w:del w:id="13" w:author="김현주 (Hyunjoo Kim)" w:date="2025-08-22T13:07:00Z">
          <w:r w:rsidRPr="00B32BB1" w:rsidDel="00D5279A">
            <w:rPr>
              <w:sz w:val="18"/>
            </w:rPr>
            <w:delText>한</w:delText>
          </w:r>
        </w:del>
        <w:r w:rsidRPr="00B32BB1">
          <w:rPr>
            <w:sz w:val="18"/>
          </w:rPr>
          <w:t xml:space="preserve"> </w:t>
        </w:r>
        <w:del w:id="14" w:author="김현주 (Hyunjoo Kim)" w:date="2025-08-22T13:08:00Z">
          <w:r w:rsidRPr="00B32BB1" w:rsidDel="00D5279A">
            <w:rPr>
              <w:sz w:val="18"/>
            </w:rPr>
            <w:delText xml:space="preserve">상태에서 </w:delText>
          </w:r>
        </w:del>
        <w:r w:rsidRPr="00B32BB1">
          <w:rPr>
            <w:sz w:val="18"/>
          </w:rPr>
          <w:t>퇴거</w:t>
        </w:r>
      </w:ins>
      <w:ins w:id="15" w:author="김현주 (Hyunjoo Kim)" w:date="2025-08-22T13:08:00Z">
        <w:r w:rsidR="00D5279A">
          <w:rPr>
            <w:rFonts w:hint="eastAsia"/>
            <w:sz w:val="18"/>
          </w:rPr>
          <w:t>할 수 있으며</w:t>
        </w:r>
      </w:ins>
      <w:bookmarkStart w:id="16" w:name="_GoBack"/>
      <w:bookmarkEnd w:id="16"/>
      <w:ins w:id="17" w:author="최규현 (Kyoohyun Choi)" w:date="2025-08-20T07:44:00Z">
        <w:del w:id="18" w:author="김현주 (Hyunjoo Kim)" w:date="2025-08-22T13:08:00Z">
          <w:r w:rsidRPr="00B32BB1" w:rsidDel="00D5279A">
            <w:rPr>
              <w:sz w:val="18"/>
            </w:rPr>
            <w:delText>하며</w:delText>
          </w:r>
        </w:del>
        <w:r w:rsidRPr="00B32BB1">
          <w:rPr>
            <w:sz w:val="18"/>
          </w:rPr>
          <w:t>, 이에 대하여 양 당사자는 이의를 제기하지 않는다</w:t>
        </w:r>
        <w:r w:rsidR="00B10455">
          <w:rPr>
            <w:rFonts w:hint="eastAsia"/>
            <w:sz w:val="18"/>
          </w:rPr>
          <w:t>.</w:t>
        </w:r>
      </w:ins>
      <w:ins w:id="19" w:author="김현주 (Hyunjoo Kim)" w:date="2025-08-22T13:03:00Z">
        <w:r w:rsidR="00E776FD">
          <w:rPr>
            <w:sz w:val="18"/>
          </w:rPr>
          <w:t xml:space="preserve"> </w:t>
        </w:r>
      </w:ins>
      <w:ins w:id="20" w:author="김현주 (Hyunjoo Kim)" w:date="2025-08-22T13:05:00Z">
        <w:r w:rsidR="00E776FD">
          <w:rPr>
            <w:rFonts w:hint="eastAsia"/>
            <w:sz w:val="18"/>
          </w:rPr>
          <w:t xml:space="preserve">전차인이 </w:t>
        </w:r>
      </w:ins>
      <w:ins w:id="21" w:author="김현주 (Hyunjoo Kim)" w:date="2025-08-22T13:06:00Z">
        <w:r w:rsidR="00E776FD">
          <w:rPr>
            <w:rFonts w:hint="eastAsia"/>
            <w:sz w:val="18"/>
          </w:rPr>
          <w:t>임대차 목적물에서 퇴거하여도,</w:t>
        </w:r>
        <w:r w:rsidR="00E776FD">
          <w:rPr>
            <w:sz w:val="18"/>
          </w:rPr>
          <w:t xml:space="preserve"> </w:t>
        </w:r>
        <w:r w:rsidR="00E776FD">
          <w:rPr>
            <w:rFonts w:hint="eastAsia"/>
            <w:sz w:val="18"/>
          </w:rPr>
          <w:t>전대인의 임대차보증금 반환의무는 소멸하지 않는다.</w:t>
        </w:r>
        <w:r w:rsidR="00E776FD">
          <w:rPr>
            <w:sz w:val="18"/>
          </w:rPr>
          <w:t xml:space="preserve"> </w:t>
        </w:r>
      </w:ins>
    </w:p>
    <w:p w14:paraId="15087735" w14:textId="00D1F4F0" w:rsidR="00B32BB1" w:rsidRDefault="00B32BB1" w:rsidP="003F24C6">
      <w:pPr>
        <w:tabs>
          <w:tab w:val="left" w:pos="395"/>
        </w:tabs>
        <w:spacing w:line="318" w:lineRule="exact"/>
        <w:rPr>
          <w:ins w:id="22" w:author="최규현 (Kyoohyun Choi)" w:date="2025-08-20T07:43:00Z"/>
          <w:sz w:val="18"/>
        </w:rPr>
      </w:pPr>
    </w:p>
    <w:p w14:paraId="11AE5602" w14:textId="1EA7B9DF" w:rsidR="00B32BB1" w:rsidRPr="00B32BB1" w:rsidRDefault="00B32BB1" w:rsidP="003F24C6">
      <w:pPr>
        <w:tabs>
          <w:tab w:val="left" w:pos="395"/>
        </w:tabs>
        <w:spacing w:line="318" w:lineRule="exact"/>
        <w:rPr>
          <w:sz w:val="18"/>
        </w:rPr>
      </w:pPr>
      <w:ins w:id="23" w:author="최규현 (Kyoohyun Choi)" w:date="2025-08-20T07:43:00Z">
        <w:r>
          <w:rPr>
            <w:rFonts w:hint="eastAsia"/>
            <w:sz w:val="18"/>
          </w:rPr>
          <w:t>6</w:t>
        </w:r>
        <w:r>
          <w:rPr>
            <w:sz w:val="18"/>
          </w:rPr>
          <w:t xml:space="preserve">. </w:t>
        </w:r>
        <w:r w:rsidRPr="00B32BB1">
          <w:rPr>
            <w:sz w:val="18"/>
          </w:rPr>
          <w:t xml:space="preserve">당사자 쌍방은 본 계약조건 변경 합의서의 종료일 1개월 전(2026년 1월 31일 이전)까지 </w:t>
        </w:r>
        <w:proofErr w:type="spellStart"/>
        <w:r w:rsidRPr="00B32BB1">
          <w:rPr>
            <w:sz w:val="18"/>
          </w:rPr>
          <w:t>후정산</w:t>
        </w:r>
        <w:proofErr w:type="spellEnd"/>
        <w:r w:rsidRPr="00B32BB1">
          <w:rPr>
            <w:sz w:val="18"/>
          </w:rPr>
          <w:t xml:space="preserve"> 방식의 연장 여부에 관하여 협의하여야 한다.</w:t>
        </w:r>
      </w:ins>
    </w:p>
    <w:p w14:paraId="1CC8C10A" w14:textId="77777777" w:rsidR="00D53BAF" w:rsidRPr="00B32BB1" w:rsidRDefault="00D53BAF" w:rsidP="003F24C6">
      <w:pPr>
        <w:tabs>
          <w:tab w:val="left" w:pos="395"/>
        </w:tabs>
        <w:spacing w:line="318" w:lineRule="exact"/>
        <w:rPr>
          <w:sz w:val="18"/>
        </w:rPr>
      </w:pPr>
    </w:p>
    <w:p w14:paraId="23CC6077" w14:textId="77777777" w:rsidR="002B0411" w:rsidRDefault="000817B4">
      <w:pPr>
        <w:pStyle w:val="a3"/>
        <w:spacing w:before="310" w:line="228" w:lineRule="auto"/>
        <w:ind w:left="23" w:right="305"/>
      </w:pPr>
      <w:r>
        <w:t>본</w:t>
      </w:r>
      <w:r>
        <w:rPr>
          <w:spacing w:val="27"/>
        </w:rPr>
        <w:t xml:space="preserve"> </w:t>
      </w:r>
      <w:r>
        <w:t>합의의</w:t>
      </w:r>
      <w:r>
        <w:rPr>
          <w:spacing w:val="28"/>
        </w:rPr>
        <w:t xml:space="preserve"> </w:t>
      </w:r>
      <w:r>
        <w:t>체결을</w:t>
      </w:r>
      <w:r>
        <w:rPr>
          <w:spacing w:val="28"/>
        </w:rPr>
        <w:t xml:space="preserve"> </w:t>
      </w:r>
      <w:r>
        <w:t>증명하기</w:t>
      </w:r>
      <w:r>
        <w:rPr>
          <w:spacing w:val="30"/>
        </w:rPr>
        <w:t xml:space="preserve"> </w:t>
      </w:r>
      <w:r>
        <w:t>위하여</w:t>
      </w:r>
      <w:r>
        <w:rPr>
          <w:spacing w:val="28"/>
        </w:rPr>
        <w:t xml:space="preserve"> </w:t>
      </w:r>
      <w:r>
        <w:t>합의서</w:t>
      </w:r>
      <w:r>
        <w:rPr>
          <w:spacing w:val="28"/>
        </w:rPr>
        <w:t xml:space="preserve"> </w:t>
      </w:r>
      <w:r>
        <w:t>2</w:t>
      </w:r>
      <w:r>
        <w:rPr>
          <w:spacing w:val="-19"/>
        </w:rPr>
        <w:t xml:space="preserve"> </w:t>
      </w:r>
      <w:r>
        <w:t>통을</w:t>
      </w:r>
      <w:r>
        <w:rPr>
          <w:spacing w:val="28"/>
        </w:rPr>
        <w:t xml:space="preserve"> </w:t>
      </w:r>
      <w:r>
        <w:t>작성하여</w:t>
      </w:r>
      <w:r>
        <w:rPr>
          <w:spacing w:val="28"/>
        </w:rPr>
        <w:t xml:space="preserve"> </w:t>
      </w:r>
      <w:r>
        <w:t>홈플러스와</w:t>
      </w:r>
      <w:r>
        <w:rPr>
          <w:spacing w:val="28"/>
        </w:rPr>
        <w:t xml:space="preserve"> </w:t>
      </w:r>
      <w:r>
        <w:t>전차인이</w:t>
      </w:r>
      <w:r>
        <w:rPr>
          <w:spacing w:val="28"/>
        </w:rPr>
        <w:t xml:space="preserve"> </w:t>
      </w:r>
      <w:r>
        <w:t>서명</w:t>
      </w:r>
      <w:r>
        <w:rPr>
          <w:spacing w:val="30"/>
        </w:rPr>
        <w:t xml:space="preserve"> </w:t>
      </w:r>
      <w:r>
        <w:t>또는</w:t>
      </w:r>
      <w:r>
        <w:rPr>
          <w:spacing w:val="28"/>
        </w:rPr>
        <w:t xml:space="preserve"> </w:t>
      </w:r>
      <w:r>
        <w:t>기명</w:t>
      </w:r>
      <w:r>
        <w:rPr>
          <w:spacing w:val="28"/>
        </w:rPr>
        <w:t xml:space="preserve"> </w:t>
      </w:r>
      <w:r>
        <w:t>날인한</w:t>
      </w:r>
      <w:r>
        <w:rPr>
          <w:spacing w:val="28"/>
        </w:rPr>
        <w:t xml:space="preserve"> </w:t>
      </w:r>
      <w:r>
        <w:t>후 각각</w:t>
      </w:r>
      <w:r>
        <w:rPr>
          <w:spacing w:val="40"/>
        </w:rPr>
        <w:t xml:space="preserve"> </w:t>
      </w:r>
      <w:r>
        <w:t xml:space="preserve">1 </w:t>
      </w:r>
      <w:proofErr w:type="spellStart"/>
      <w:r>
        <w:t>통씩</w:t>
      </w:r>
      <w:proofErr w:type="spellEnd"/>
      <w:r>
        <w:rPr>
          <w:spacing w:val="40"/>
        </w:rPr>
        <w:t xml:space="preserve"> </w:t>
      </w:r>
      <w:r>
        <w:t>보관한다.</w:t>
      </w:r>
    </w:p>
    <w:p w14:paraId="3D48C7B6" w14:textId="77777777" w:rsidR="002B0411" w:rsidRDefault="000817B4">
      <w:pPr>
        <w:pStyle w:val="a3"/>
        <w:spacing w:before="301"/>
        <w:ind w:left="3897"/>
      </w:pPr>
      <w:proofErr w:type="gramStart"/>
      <w:r>
        <w:t>20</w:t>
      </w:r>
      <w:r>
        <w:rPr>
          <w:spacing w:val="25"/>
        </w:rPr>
        <w:t xml:space="preserve">  </w:t>
      </w:r>
      <w:r>
        <w:t>년</w:t>
      </w:r>
      <w:proofErr w:type="gramEnd"/>
      <w:r>
        <w:rPr>
          <w:spacing w:val="26"/>
        </w:rPr>
        <w:t xml:space="preserve">  </w:t>
      </w:r>
      <w:r>
        <w:t>월</w:t>
      </w:r>
      <w:r>
        <w:rPr>
          <w:spacing w:val="27"/>
        </w:rPr>
        <w:t xml:space="preserve">  </w:t>
      </w:r>
      <w:r>
        <w:rPr>
          <w:spacing w:val="-10"/>
        </w:rPr>
        <w:t>일</w:t>
      </w:r>
    </w:p>
    <w:p w14:paraId="6F89FCBB" w14:textId="77777777" w:rsidR="002B0411" w:rsidRDefault="000817B4">
      <w:pPr>
        <w:tabs>
          <w:tab w:val="left" w:pos="4480"/>
        </w:tabs>
        <w:spacing w:before="295" w:line="354" w:lineRule="exact"/>
        <w:ind w:left="23"/>
        <w:rPr>
          <w:b/>
          <w:sz w:val="18"/>
        </w:rPr>
      </w:pPr>
      <w:proofErr w:type="gramStart"/>
      <w:r>
        <w:rPr>
          <w:sz w:val="20"/>
        </w:rPr>
        <w:t>홈플러스</w:t>
      </w:r>
      <w:r>
        <w:rPr>
          <w:spacing w:val="22"/>
          <w:sz w:val="20"/>
        </w:rPr>
        <w:t xml:space="preserve"> </w:t>
      </w:r>
      <w:r>
        <w:rPr>
          <w:b/>
          <w:spacing w:val="-10"/>
          <w:sz w:val="18"/>
        </w:rPr>
        <w:t>:</w:t>
      </w:r>
      <w:proofErr w:type="gramEnd"/>
      <w:r>
        <w:rPr>
          <w:b/>
          <w:sz w:val="18"/>
        </w:rPr>
        <w:tab/>
        <w:t>전차인</w:t>
      </w:r>
      <w:r>
        <w:rPr>
          <w:b/>
          <w:spacing w:val="25"/>
          <w:sz w:val="18"/>
        </w:rPr>
        <w:t xml:space="preserve"> </w:t>
      </w:r>
      <w:r>
        <w:rPr>
          <w:b/>
          <w:spacing w:val="-10"/>
          <w:sz w:val="18"/>
        </w:rPr>
        <w:t>:</w:t>
      </w:r>
    </w:p>
    <w:p w14:paraId="3A56CBE3" w14:textId="77777777" w:rsidR="002B0411" w:rsidRDefault="000817B4">
      <w:pPr>
        <w:spacing w:line="347" w:lineRule="exact"/>
        <w:ind w:left="23"/>
        <w:rPr>
          <w:sz w:val="20"/>
        </w:rPr>
      </w:pPr>
      <w:r>
        <w:rPr>
          <w:sz w:val="20"/>
        </w:rPr>
        <w:t>홈플러스</w:t>
      </w:r>
      <w:r>
        <w:rPr>
          <w:spacing w:val="22"/>
          <w:sz w:val="20"/>
        </w:rPr>
        <w:t xml:space="preserve"> </w:t>
      </w:r>
      <w:r>
        <w:rPr>
          <w:spacing w:val="-4"/>
          <w:sz w:val="20"/>
        </w:rPr>
        <w:t>주식회사</w:t>
      </w:r>
    </w:p>
    <w:p w14:paraId="662B9988" w14:textId="77777777" w:rsidR="002B0411" w:rsidRDefault="000817B4">
      <w:pPr>
        <w:tabs>
          <w:tab w:val="left" w:pos="1422"/>
        </w:tabs>
        <w:spacing w:before="7" w:line="228" w:lineRule="auto"/>
        <w:ind w:left="23" w:right="5699"/>
        <w:rPr>
          <w:sz w:val="20"/>
        </w:rPr>
      </w:pPr>
      <w:r>
        <w:rPr>
          <w:sz w:val="20"/>
        </w:rPr>
        <w:t xml:space="preserve">서울 강서구 </w:t>
      </w:r>
      <w:proofErr w:type="spellStart"/>
      <w:r>
        <w:rPr>
          <w:sz w:val="20"/>
        </w:rPr>
        <w:t>화곡로</w:t>
      </w:r>
      <w:proofErr w:type="spellEnd"/>
      <w:r>
        <w:rPr>
          <w:sz w:val="20"/>
        </w:rPr>
        <w:t xml:space="preserve"> 398 홈플러스 본사 </w:t>
      </w:r>
      <w:r>
        <w:rPr>
          <w:spacing w:val="-2"/>
          <w:sz w:val="20"/>
        </w:rPr>
        <w:t>법률상관리인</w:t>
      </w:r>
      <w:r>
        <w:rPr>
          <w:sz w:val="20"/>
        </w:rPr>
        <w:tab/>
        <w:t xml:space="preserve">김 광 일, 조 주 연 </w:t>
      </w:r>
      <w:r>
        <w:rPr>
          <w:spacing w:val="-4"/>
          <w:sz w:val="20"/>
        </w:rPr>
        <w:t>대표이사</w:t>
      </w:r>
    </w:p>
    <w:p w14:paraId="5629925A" w14:textId="77777777" w:rsidR="002B0411" w:rsidRDefault="000817B4">
      <w:pPr>
        <w:spacing w:line="353" w:lineRule="exact"/>
        <w:ind w:left="23"/>
        <w:rPr>
          <w:sz w:val="20"/>
        </w:rPr>
      </w:pPr>
      <w:r>
        <w:rPr>
          <w:sz w:val="20"/>
        </w:rPr>
        <w:t>사업자등록번호</w:t>
      </w:r>
      <w:r>
        <w:rPr>
          <w:spacing w:val="8"/>
          <w:sz w:val="20"/>
        </w:rPr>
        <w:t xml:space="preserve"> </w:t>
      </w:r>
      <w:r>
        <w:rPr>
          <w:sz w:val="20"/>
        </w:rPr>
        <w:t>220-81-</w:t>
      </w:r>
      <w:r>
        <w:rPr>
          <w:spacing w:val="-4"/>
          <w:sz w:val="20"/>
        </w:rPr>
        <w:t>60348</w:t>
      </w:r>
    </w:p>
    <w:p w14:paraId="3FBA8F01" w14:textId="77777777" w:rsidR="002B0411" w:rsidRDefault="000817B4">
      <w:pPr>
        <w:pStyle w:val="a3"/>
        <w:spacing w:before="1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E7E8470" wp14:editId="07777777">
                <wp:simplePos x="0" y="0"/>
                <wp:positionH relativeFrom="page">
                  <wp:posOffset>914704</wp:posOffset>
                </wp:positionH>
                <wp:positionV relativeFrom="paragraph">
                  <wp:posOffset>194323</wp:posOffset>
                </wp:positionV>
                <wp:extent cx="5732780" cy="95758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957580"/>
                          <a:chOff x="0" y="0"/>
                          <a:chExt cx="5732780" cy="9575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2780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957580">
                                <a:moveTo>
                                  <a:pt x="5726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50976"/>
                                </a:lnTo>
                                <a:lnTo>
                                  <a:pt x="0" y="957072"/>
                                </a:lnTo>
                                <a:lnTo>
                                  <a:pt x="6096" y="957072"/>
                                </a:lnTo>
                                <a:lnTo>
                                  <a:pt x="5726544" y="957072"/>
                                </a:lnTo>
                                <a:lnTo>
                                  <a:pt x="5726544" y="950976"/>
                                </a:lnTo>
                                <a:lnTo>
                                  <a:pt x="6096" y="950976"/>
                                </a:lnTo>
                                <a:lnTo>
                                  <a:pt x="6096" y="6096"/>
                                </a:lnTo>
                                <a:lnTo>
                                  <a:pt x="5726544" y="6096"/>
                                </a:lnTo>
                                <a:lnTo>
                                  <a:pt x="5726544" y="0"/>
                                </a:lnTo>
                                <a:close/>
                              </a:path>
                              <a:path w="5732780" h="957580">
                                <a:moveTo>
                                  <a:pt x="5732729" y="0"/>
                                </a:moveTo>
                                <a:lnTo>
                                  <a:pt x="5726633" y="0"/>
                                </a:lnTo>
                                <a:lnTo>
                                  <a:pt x="5726633" y="6096"/>
                                </a:lnTo>
                                <a:lnTo>
                                  <a:pt x="5726633" y="950976"/>
                                </a:lnTo>
                                <a:lnTo>
                                  <a:pt x="5726633" y="957072"/>
                                </a:lnTo>
                                <a:lnTo>
                                  <a:pt x="5732729" y="957072"/>
                                </a:lnTo>
                                <a:lnTo>
                                  <a:pt x="5732729" y="950976"/>
                                </a:lnTo>
                                <a:lnTo>
                                  <a:pt x="5732729" y="6096"/>
                                </a:lnTo>
                                <a:lnTo>
                                  <a:pt x="573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627" y="26474"/>
                            <a:ext cx="3787775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920DEB" w14:textId="77777777" w:rsidR="002B0411" w:rsidRDefault="000817B4">
                              <w:pPr>
                                <w:spacing w:line="283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서류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교부/</w:t>
                              </w:r>
                              <w:proofErr w:type="spellStart"/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보관시</w:t>
                              </w:r>
                              <w:proofErr w:type="spellEnd"/>
                              <w:r>
                                <w:rPr>
                                  <w:b/>
                                  <w:spacing w:val="27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  <w:u w:val="single"/>
                                </w:rPr>
                                <w:t>확인사항</w:t>
                              </w:r>
                            </w:p>
                            <w:p w14:paraId="27BF15C1" w14:textId="77777777" w:rsidR="002B0411" w:rsidRDefault="000817B4">
                              <w:pPr>
                                <w:spacing w:before="170" w:line="283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전차인</w:t>
                              </w:r>
                              <w:r>
                                <w:rPr>
                                  <w:b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교부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18"/>
                                </w:rPr>
                                <w:t>확인</w:t>
                              </w:r>
                              <w:r>
                                <w:rPr>
                                  <w:b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본</w:t>
                              </w:r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서류와</w:t>
                              </w:r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동일한</w:t>
                              </w:r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서류를</w:t>
                              </w:r>
                              <w:r>
                                <w:rPr>
                                  <w:b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교부받았음을</w:t>
                              </w:r>
                              <w:proofErr w:type="spellEnd"/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확인합니다.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00227" y="655886"/>
                            <a:ext cx="17780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EBA30" w14:textId="77777777" w:rsidR="002B0411" w:rsidRDefault="000817B4">
                              <w:pPr>
                                <w:tabs>
                                  <w:tab w:val="left" w:pos="676"/>
                                </w:tabs>
                                <w:spacing w:line="239" w:lineRule="exact"/>
                                <w:rPr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b/>
                                  <w:spacing w:val="2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  <w:t xml:space="preserve">. </w:t>
                              </w:r>
                              <w:proofErr w:type="gramStart"/>
                              <w:r>
                                <w:rPr>
                                  <w:b/>
                                  <w:sz w:val="18"/>
                                </w:rPr>
                                <w:t>1 .</w:t>
                              </w:r>
                              <w:proofErr w:type="gramEnd"/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전차인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담당자</w:t>
                              </w:r>
                              <w:r>
                                <w:rPr>
                                  <w:b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직책(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338146" y="655886"/>
                            <a:ext cx="3816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AA8A92" w14:textId="77777777" w:rsidR="002B0411" w:rsidRDefault="000817B4">
                              <w:pPr>
                                <w:spacing w:line="23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성명(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981274" y="655886"/>
                            <a:ext cx="3803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8AA4C2" w14:textId="77777777" w:rsidR="002B0411" w:rsidRDefault="000817B4">
                              <w:pPr>
                                <w:spacing w:line="23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서명(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008704" y="655886"/>
                            <a:ext cx="844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BF8AA6" w14:textId="77777777" w:rsidR="002B0411" w:rsidRDefault="000817B4">
                              <w:pPr>
                                <w:spacing w:line="23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E8470" id="Group 9" o:spid="_x0000_s1034" style="position:absolute;margin-left:1in;margin-top:15.3pt;width:451.4pt;height:75.4pt;z-index:-15727616;mso-wrap-distance-left:0;mso-wrap-distance-right:0;mso-position-horizontal-relative:page" coordsize="57327,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">
                <v:shape id="Graphic 10" o:spid="_x0000_s1035" style="position:absolute;width:57327;height:9575;visibility:visible;mso-wrap-style:square;v-text-anchor:top" coordsize="5732780,957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" path="m5726544,l6096,,,,,6096,,950976r,6096l6096,957072r5720448,l5726544,950976r-5720448,l6096,6096r5720448,l5726544,xem5732729,r-6096,l5726633,6096r,944880l5726633,957072r6096,l5732729,950976r,-944880l5732729,xe" fillcolor="black" stroked="f">
                  <v:path arrowok="t"/>
                </v:shape>
                <v:shape id="Textbox 11" o:spid="_x0000_s1036" type="#_x0000_t202" style="position:absolute;left:716;top:264;width:37878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D920DEB" w14:textId="77777777" w:rsidR="002B0411" w:rsidRDefault="000817B4">
                        <w:pPr>
                          <w:spacing w:line="283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*</w:t>
                        </w:r>
                        <w:r>
                          <w:rPr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서류</w:t>
                        </w:r>
                        <w:r>
                          <w:rPr>
                            <w:b/>
                            <w:spacing w:val="2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교부/</w:t>
                        </w:r>
                        <w:proofErr w:type="spellStart"/>
                        <w:r>
                          <w:rPr>
                            <w:b/>
                            <w:sz w:val="18"/>
                            <w:u w:val="single"/>
                          </w:rPr>
                          <w:t>보관시</w:t>
                        </w:r>
                        <w:proofErr w:type="spellEnd"/>
                        <w:r>
                          <w:rPr>
                            <w:b/>
                            <w:spacing w:val="27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  <w:u w:val="single"/>
                          </w:rPr>
                          <w:t>확인사항</w:t>
                        </w:r>
                      </w:p>
                      <w:p w14:paraId="27BF15C1" w14:textId="77777777" w:rsidR="002B0411" w:rsidRDefault="000817B4">
                        <w:pPr>
                          <w:spacing w:before="170" w:line="283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전차인</w:t>
                        </w:r>
                        <w:r>
                          <w:rPr>
                            <w:b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교부</w:t>
                        </w:r>
                        <w:r>
                          <w:rPr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18"/>
                          </w:rPr>
                          <w:t>확인</w:t>
                        </w:r>
                        <w:r>
                          <w:rPr>
                            <w:b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본</w:t>
                        </w:r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서류와</w:t>
                        </w:r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동일한</w:t>
                        </w:r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서류를</w:t>
                        </w:r>
                        <w:r>
                          <w:rPr>
                            <w:b/>
                            <w:spacing w:val="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교부받았음을</w:t>
                        </w:r>
                        <w:proofErr w:type="spellEnd"/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확인합니다.</w:t>
                        </w:r>
                      </w:p>
                    </w:txbxContent>
                  </v:textbox>
                </v:shape>
                <v:shape id="Textbox 12" o:spid="_x0000_s1037" type="#_x0000_t202" style="position:absolute;left:3002;top:6558;width:1778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3EEBA30" w14:textId="77777777" w:rsidR="002B0411" w:rsidRDefault="000817B4">
                        <w:pPr>
                          <w:tabs>
                            <w:tab w:val="left" w:pos="676"/>
                          </w:tabs>
                          <w:spacing w:line="239" w:lineRule="exact"/>
                          <w:rPr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b/>
                            <w:sz w:val="18"/>
                          </w:rPr>
                          <w:t>20</w:t>
                        </w:r>
                        <w:r>
                          <w:rPr>
                            <w:b/>
                            <w:spacing w:val="24"/>
                            <w:sz w:val="18"/>
                          </w:rPr>
                          <w:t xml:space="preserve">  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>.</w:t>
                        </w:r>
                        <w:proofErr w:type="gramEnd"/>
                        <w:r>
                          <w:rPr>
                            <w:b/>
                            <w:sz w:val="18"/>
                          </w:rPr>
                          <w:tab/>
                          <w:t xml:space="preserve">. </w:t>
                        </w:r>
                        <w:proofErr w:type="gramStart"/>
                        <w:r>
                          <w:rPr>
                            <w:b/>
                            <w:sz w:val="18"/>
                          </w:rPr>
                          <w:t>1 .</w:t>
                        </w:r>
                        <w:proofErr w:type="gramEnd"/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전차인</w:t>
                        </w:r>
                        <w:r>
                          <w:rPr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담당자</w:t>
                        </w:r>
                        <w:r>
                          <w:rPr>
                            <w:b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직책(</w:t>
                        </w:r>
                      </w:p>
                    </w:txbxContent>
                  </v:textbox>
                </v:shape>
                <v:shape id="Textbox 13" o:spid="_x0000_s1038" type="#_x0000_t202" style="position:absolute;left:23381;top:6558;width:381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3AA8A92" w14:textId="77777777" w:rsidR="002B0411" w:rsidRDefault="000817B4">
                        <w:pPr>
                          <w:spacing w:line="23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)</w:t>
                        </w:r>
                        <w:r>
                          <w:rPr>
                            <w:b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성명(</w:t>
                        </w:r>
                      </w:p>
                    </w:txbxContent>
                  </v:textbox>
                </v:shape>
                <v:shape id="Textbox 14" o:spid="_x0000_s1039" type="#_x0000_t202" style="position:absolute;left:29812;top:6558;width:380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88AA4C2" w14:textId="77777777" w:rsidR="002B0411" w:rsidRDefault="000817B4">
                        <w:pPr>
                          <w:spacing w:line="23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)</w:t>
                        </w:r>
                        <w:r>
                          <w:rPr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서명(</w:t>
                        </w:r>
                      </w:p>
                    </w:txbxContent>
                  </v:textbox>
                </v:shape>
                <v:shape id="Textbox 15" o:spid="_x0000_s1040" type="#_x0000_t202" style="position:absolute;left:40087;top:6558;width:84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EBF8AA6" w14:textId="77777777" w:rsidR="002B0411" w:rsidRDefault="000817B4">
                        <w:pPr>
                          <w:spacing w:line="23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2B0411">
      <w:pgSz w:w="11910" w:h="16840"/>
      <w:pgMar w:top="12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D6A7C"/>
    <w:multiLevelType w:val="hybridMultilevel"/>
    <w:tmpl w:val="C5420304"/>
    <w:lvl w:ilvl="0" w:tplc="02DAB228">
      <w:start w:val="1"/>
      <w:numFmt w:val="decimal"/>
      <w:lvlText w:val="%1."/>
      <w:lvlJc w:val="left"/>
      <w:pPr>
        <w:ind w:left="107" w:hanging="25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1B82C572">
      <w:numFmt w:val="bullet"/>
      <w:lvlText w:val="•"/>
      <w:lvlJc w:val="left"/>
      <w:pPr>
        <w:ind w:left="272" w:hanging="250"/>
      </w:pPr>
      <w:rPr>
        <w:rFonts w:hint="default"/>
        <w:lang w:val="en-US" w:eastAsia="ko-KR" w:bidi="ar-SA"/>
      </w:rPr>
    </w:lvl>
    <w:lvl w:ilvl="2" w:tplc="422E5D54">
      <w:numFmt w:val="bullet"/>
      <w:lvlText w:val="•"/>
      <w:lvlJc w:val="left"/>
      <w:pPr>
        <w:ind w:left="445" w:hanging="250"/>
      </w:pPr>
      <w:rPr>
        <w:rFonts w:hint="default"/>
        <w:lang w:val="en-US" w:eastAsia="ko-KR" w:bidi="ar-SA"/>
      </w:rPr>
    </w:lvl>
    <w:lvl w:ilvl="3" w:tplc="CD942318">
      <w:numFmt w:val="bullet"/>
      <w:lvlText w:val="•"/>
      <w:lvlJc w:val="left"/>
      <w:pPr>
        <w:ind w:left="617" w:hanging="250"/>
      </w:pPr>
      <w:rPr>
        <w:rFonts w:hint="default"/>
        <w:lang w:val="en-US" w:eastAsia="ko-KR" w:bidi="ar-SA"/>
      </w:rPr>
    </w:lvl>
    <w:lvl w:ilvl="4" w:tplc="B41E93B2">
      <w:numFmt w:val="bullet"/>
      <w:lvlText w:val="•"/>
      <w:lvlJc w:val="left"/>
      <w:pPr>
        <w:ind w:left="790" w:hanging="250"/>
      </w:pPr>
      <w:rPr>
        <w:rFonts w:hint="default"/>
        <w:lang w:val="en-US" w:eastAsia="ko-KR" w:bidi="ar-SA"/>
      </w:rPr>
    </w:lvl>
    <w:lvl w:ilvl="5" w:tplc="A814AF44">
      <w:numFmt w:val="bullet"/>
      <w:lvlText w:val="•"/>
      <w:lvlJc w:val="left"/>
      <w:pPr>
        <w:ind w:left="963" w:hanging="250"/>
      </w:pPr>
      <w:rPr>
        <w:rFonts w:hint="default"/>
        <w:lang w:val="en-US" w:eastAsia="ko-KR" w:bidi="ar-SA"/>
      </w:rPr>
    </w:lvl>
    <w:lvl w:ilvl="6" w:tplc="56A4405A">
      <w:numFmt w:val="bullet"/>
      <w:lvlText w:val="•"/>
      <w:lvlJc w:val="left"/>
      <w:pPr>
        <w:ind w:left="1135" w:hanging="250"/>
      </w:pPr>
      <w:rPr>
        <w:rFonts w:hint="default"/>
        <w:lang w:val="en-US" w:eastAsia="ko-KR" w:bidi="ar-SA"/>
      </w:rPr>
    </w:lvl>
    <w:lvl w:ilvl="7" w:tplc="162281FE">
      <w:numFmt w:val="bullet"/>
      <w:lvlText w:val="•"/>
      <w:lvlJc w:val="left"/>
      <w:pPr>
        <w:ind w:left="1308" w:hanging="250"/>
      </w:pPr>
      <w:rPr>
        <w:rFonts w:hint="default"/>
        <w:lang w:val="en-US" w:eastAsia="ko-KR" w:bidi="ar-SA"/>
      </w:rPr>
    </w:lvl>
    <w:lvl w:ilvl="8" w:tplc="51EACCA8">
      <w:numFmt w:val="bullet"/>
      <w:lvlText w:val="•"/>
      <w:lvlJc w:val="left"/>
      <w:pPr>
        <w:ind w:left="1480" w:hanging="250"/>
      </w:pPr>
      <w:rPr>
        <w:rFonts w:hint="default"/>
        <w:lang w:val="en-US" w:eastAsia="ko-KR" w:bidi="ar-SA"/>
      </w:rPr>
    </w:lvl>
  </w:abstractNum>
  <w:abstractNum w:abstractNumId="1" w15:restartNumberingAfterBreak="0">
    <w:nsid w:val="11273355"/>
    <w:multiLevelType w:val="hybridMultilevel"/>
    <w:tmpl w:val="1BFA9E7C"/>
    <w:lvl w:ilvl="0" w:tplc="629C663C">
      <w:start w:val="1"/>
      <w:numFmt w:val="decimal"/>
      <w:lvlText w:val="%1."/>
      <w:lvlJc w:val="left"/>
      <w:pPr>
        <w:ind w:left="426" w:hanging="40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7C1CC626">
      <w:numFmt w:val="bullet"/>
      <w:lvlText w:val="•"/>
      <w:lvlJc w:val="left"/>
      <w:pPr>
        <w:ind w:left="1313" w:hanging="404"/>
      </w:pPr>
      <w:rPr>
        <w:rFonts w:hint="default"/>
        <w:lang w:val="en-US" w:eastAsia="ko-KR" w:bidi="ar-SA"/>
      </w:rPr>
    </w:lvl>
    <w:lvl w:ilvl="2" w:tplc="5C8835A4">
      <w:numFmt w:val="bullet"/>
      <w:lvlText w:val="•"/>
      <w:lvlJc w:val="left"/>
      <w:pPr>
        <w:ind w:left="2207" w:hanging="404"/>
      </w:pPr>
      <w:rPr>
        <w:rFonts w:hint="default"/>
        <w:lang w:val="en-US" w:eastAsia="ko-KR" w:bidi="ar-SA"/>
      </w:rPr>
    </w:lvl>
    <w:lvl w:ilvl="3" w:tplc="1E88B388">
      <w:numFmt w:val="bullet"/>
      <w:lvlText w:val="•"/>
      <w:lvlJc w:val="left"/>
      <w:pPr>
        <w:ind w:left="3100" w:hanging="404"/>
      </w:pPr>
      <w:rPr>
        <w:rFonts w:hint="default"/>
        <w:lang w:val="en-US" w:eastAsia="ko-KR" w:bidi="ar-SA"/>
      </w:rPr>
    </w:lvl>
    <w:lvl w:ilvl="4" w:tplc="12FE08C0">
      <w:numFmt w:val="bullet"/>
      <w:lvlText w:val="•"/>
      <w:lvlJc w:val="left"/>
      <w:pPr>
        <w:ind w:left="3994" w:hanging="404"/>
      </w:pPr>
      <w:rPr>
        <w:rFonts w:hint="default"/>
        <w:lang w:val="en-US" w:eastAsia="ko-KR" w:bidi="ar-SA"/>
      </w:rPr>
    </w:lvl>
    <w:lvl w:ilvl="5" w:tplc="00F65A7C">
      <w:numFmt w:val="bullet"/>
      <w:lvlText w:val="•"/>
      <w:lvlJc w:val="left"/>
      <w:pPr>
        <w:ind w:left="4888" w:hanging="404"/>
      </w:pPr>
      <w:rPr>
        <w:rFonts w:hint="default"/>
        <w:lang w:val="en-US" w:eastAsia="ko-KR" w:bidi="ar-SA"/>
      </w:rPr>
    </w:lvl>
    <w:lvl w:ilvl="6" w:tplc="E34ED1D6">
      <w:numFmt w:val="bullet"/>
      <w:lvlText w:val="•"/>
      <w:lvlJc w:val="left"/>
      <w:pPr>
        <w:ind w:left="5781" w:hanging="404"/>
      </w:pPr>
      <w:rPr>
        <w:rFonts w:hint="default"/>
        <w:lang w:val="en-US" w:eastAsia="ko-KR" w:bidi="ar-SA"/>
      </w:rPr>
    </w:lvl>
    <w:lvl w:ilvl="7" w:tplc="855C8AD8">
      <w:numFmt w:val="bullet"/>
      <w:lvlText w:val="•"/>
      <w:lvlJc w:val="left"/>
      <w:pPr>
        <w:ind w:left="6675" w:hanging="404"/>
      </w:pPr>
      <w:rPr>
        <w:rFonts w:hint="default"/>
        <w:lang w:val="en-US" w:eastAsia="ko-KR" w:bidi="ar-SA"/>
      </w:rPr>
    </w:lvl>
    <w:lvl w:ilvl="8" w:tplc="25489330">
      <w:numFmt w:val="bullet"/>
      <w:lvlText w:val="•"/>
      <w:lvlJc w:val="left"/>
      <w:pPr>
        <w:ind w:left="7569" w:hanging="404"/>
      </w:pPr>
      <w:rPr>
        <w:rFonts w:hint="default"/>
        <w:lang w:val="en-US" w:eastAsia="ko-KR" w:bidi="ar-SA"/>
      </w:rPr>
    </w:lvl>
  </w:abstractNum>
  <w:abstractNum w:abstractNumId="2" w15:restartNumberingAfterBreak="0">
    <w:nsid w:val="23DD08F9"/>
    <w:multiLevelType w:val="hybridMultilevel"/>
    <w:tmpl w:val="ECDA0BB8"/>
    <w:lvl w:ilvl="0" w:tplc="E1622E8E">
      <w:start w:val="1"/>
      <w:numFmt w:val="decimal"/>
      <w:lvlText w:val="(%1)"/>
      <w:lvlJc w:val="left"/>
      <w:pPr>
        <w:ind w:left="321" w:hanging="2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 w:tplc="8A124468">
      <w:numFmt w:val="bullet"/>
      <w:lvlText w:val="•"/>
      <w:lvlJc w:val="left"/>
      <w:pPr>
        <w:ind w:left="1223" w:hanging="298"/>
      </w:pPr>
      <w:rPr>
        <w:rFonts w:hint="default"/>
        <w:lang w:val="en-US" w:eastAsia="ko-KR" w:bidi="ar-SA"/>
      </w:rPr>
    </w:lvl>
    <w:lvl w:ilvl="2" w:tplc="CB4CCE3A">
      <w:numFmt w:val="bullet"/>
      <w:lvlText w:val="•"/>
      <w:lvlJc w:val="left"/>
      <w:pPr>
        <w:ind w:left="2127" w:hanging="298"/>
      </w:pPr>
      <w:rPr>
        <w:rFonts w:hint="default"/>
        <w:lang w:val="en-US" w:eastAsia="ko-KR" w:bidi="ar-SA"/>
      </w:rPr>
    </w:lvl>
    <w:lvl w:ilvl="3" w:tplc="3E8CE946">
      <w:numFmt w:val="bullet"/>
      <w:lvlText w:val="•"/>
      <w:lvlJc w:val="left"/>
      <w:pPr>
        <w:ind w:left="3030" w:hanging="298"/>
      </w:pPr>
      <w:rPr>
        <w:rFonts w:hint="default"/>
        <w:lang w:val="en-US" w:eastAsia="ko-KR" w:bidi="ar-SA"/>
      </w:rPr>
    </w:lvl>
    <w:lvl w:ilvl="4" w:tplc="CB7C0FCA">
      <w:numFmt w:val="bullet"/>
      <w:lvlText w:val="•"/>
      <w:lvlJc w:val="left"/>
      <w:pPr>
        <w:ind w:left="3934" w:hanging="298"/>
      </w:pPr>
      <w:rPr>
        <w:rFonts w:hint="default"/>
        <w:lang w:val="en-US" w:eastAsia="ko-KR" w:bidi="ar-SA"/>
      </w:rPr>
    </w:lvl>
    <w:lvl w:ilvl="5" w:tplc="1994A090">
      <w:numFmt w:val="bullet"/>
      <w:lvlText w:val="•"/>
      <w:lvlJc w:val="left"/>
      <w:pPr>
        <w:ind w:left="4838" w:hanging="298"/>
      </w:pPr>
      <w:rPr>
        <w:rFonts w:hint="default"/>
        <w:lang w:val="en-US" w:eastAsia="ko-KR" w:bidi="ar-SA"/>
      </w:rPr>
    </w:lvl>
    <w:lvl w:ilvl="6" w:tplc="5DD895E0">
      <w:numFmt w:val="bullet"/>
      <w:lvlText w:val="•"/>
      <w:lvlJc w:val="left"/>
      <w:pPr>
        <w:ind w:left="5741" w:hanging="298"/>
      </w:pPr>
      <w:rPr>
        <w:rFonts w:hint="default"/>
        <w:lang w:val="en-US" w:eastAsia="ko-KR" w:bidi="ar-SA"/>
      </w:rPr>
    </w:lvl>
    <w:lvl w:ilvl="7" w:tplc="2CC87D74">
      <w:numFmt w:val="bullet"/>
      <w:lvlText w:val="•"/>
      <w:lvlJc w:val="left"/>
      <w:pPr>
        <w:ind w:left="6645" w:hanging="298"/>
      </w:pPr>
      <w:rPr>
        <w:rFonts w:hint="default"/>
        <w:lang w:val="en-US" w:eastAsia="ko-KR" w:bidi="ar-SA"/>
      </w:rPr>
    </w:lvl>
    <w:lvl w:ilvl="8" w:tplc="612C4808">
      <w:numFmt w:val="bullet"/>
      <w:lvlText w:val="•"/>
      <w:lvlJc w:val="left"/>
      <w:pPr>
        <w:ind w:left="7549" w:hanging="298"/>
      </w:pPr>
      <w:rPr>
        <w:rFonts w:hint="default"/>
        <w:lang w:val="en-US" w:eastAsia="ko-KR" w:bidi="ar-SA"/>
      </w:rPr>
    </w:lvl>
  </w:abstractNum>
  <w:abstractNum w:abstractNumId="3" w15:restartNumberingAfterBreak="0">
    <w:nsid w:val="26EF6922"/>
    <w:multiLevelType w:val="multilevel"/>
    <w:tmpl w:val="0F40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B52826"/>
    <w:multiLevelType w:val="hybridMultilevel"/>
    <w:tmpl w:val="011498D4"/>
    <w:lvl w:ilvl="0" w:tplc="6F7A2656">
      <w:start w:val="1"/>
      <w:numFmt w:val="decimal"/>
      <w:lvlText w:val="%1."/>
      <w:lvlJc w:val="left"/>
      <w:pPr>
        <w:ind w:left="263" w:hanging="240"/>
      </w:pPr>
      <w:rPr>
        <w:rFonts w:ascii="맑은 고딕" w:eastAsia="맑은 고딕" w:hAnsi="맑은 고딕" w:cs="맑은 고딕" w:hint="default"/>
        <w:b/>
        <w:bCs/>
        <w:i w:val="0"/>
        <w:iCs w:val="0"/>
        <w:spacing w:val="-2"/>
        <w:w w:val="100"/>
        <w:sz w:val="18"/>
        <w:szCs w:val="18"/>
        <w:lang w:val="en-US" w:eastAsia="ko-KR" w:bidi="ar-SA"/>
      </w:rPr>
    </w:lvl>
    <w:lvl w:ilvl="1" w:tplc="140A2AC6">
      <w:numFmt w:val="bullet"/>
      <w:lvlText w:val="•"/>
      <w:lvlJc w:val="left"/>
      <w:pPr>
        <w:ind w:left="1169" w:hanging="240"/>
      </w:pPr>
      <w:rPr>
        <w:rFonts w:hint="default"/>
        <w:lang w:val="en-US" w:eastAsia="ko-KR" w:bidi="ar-SA"/>
      </w:rPr>
    </w:lvl>
    <w:lvl w:ilvl="2" w:tplc="77AEE6C6">
      <w:numFmt w:val="bullet"/>
      <w:lvlText w:val="•"/>
      <w:lvlJc w:val="left"/>
      <w:pPr>
        <w:ind w:left="2079" w:hanging="240"/>
      </w:pPr>
      <w:rPr>
        <w:rFonts w:hint="default"/>
        <w:lang w:val="en-US" w:eastAsia="ko-KR" w:bidi="ar-SA"/>
      </w:rPr>
    </w:lvl>
    <w:lvl w:ilvl="3" w:tplc="B64C3938">
      <w:numFmt w:val="bullet"/>
      <w:lvlText w:val="•"/>
      <w:lvlJc w:val="left"/>
      <w:pPr>
        <w:ind w:left="2988" w:hanging="240"/>
      </w:pPr>
      <w:rPr>
        <w:rFonts w:hint="default"/>
        <w:lang w:val="en-US" w:eastAsia="ko-KR" w:bidi="ar-SA"/>
      </w:rPr>
    </w:lvl>
    <w:lvl w:ilvl="4" w:tplc="7D50D634">
      <w:numFmt w:val="bullet"/>
      <w:lvlText w:val="•"/>
      <w:lvlJc w:val="left"/>
      <w:pPr>
        <w:ind w:left="3898" w:hanging="240"/>
      </w:pPr>
      <w:rPr>
        <w:rFonts w:hint="default"/>
        <w:lang w:val="en-US" w:eastAsia="ko-KR" w:bidi="ar-SA"/>
      </w:rPr>
    </w:lvl>
    <w:lvl w:ilvl="5" w:tplc="3AC899A8">
      <w:numFmt w:val="bullet"/>
      <w:lvlText w:val="•"/>
      <w:lvlJc w:val="left"/>
      <w:pPr>
        <w:ind w:left="4808" w:hanging="240"/>
      </w:pPr>
      <w:rPr>
        <w:rFonts w:hint="default"/>
        <w:lang w:val="en-US" w:eastAsia="ko-KR" w:bidi="ar-SA"/>
      </w:rPr>
    </w:lvl>
    <w:lvl w:ilvl="6" w:tplc="72467E88">
      <w:numFmt w:val="bullet"/>
      <w:lvlText w:val="•"/>
      <w:lvlJc w:val="left"/>
      <w:pPr>
        <w:ind w:left="5717" w:hanging="240"/>
      </w:pPr>
      <w:rPr>
        <w:rFonts w:hint="default"/>
        <w:lang w:val="en-US" w:eastAsia="ko-KR" w:bidi="ar-SA"/>
      </w:rPr>
    </w:lvl>
    <w:lvl w:ilvl="7" w:tplc="C4AEF6D4">
      <w:numFmt w:val="bullet"/>
      <w:lvlText w:val="•"/>
      <w:lvlJc w:val="left"/>
      <w:pPr>
        <w:ind w:left="6627" w:hanging="240"/>
      </w:pPr>
      <w:rPr>
        <w:rFonts w:hint="default"/>
        <w:lang w:val="en-US" w:eastAsia="ko-KR" w:bidi="ar-SA"/>
      </w:rPr>
    </w:lvl>
    <w:lvl w:ilvl="8" w:tplc="B9C8C808">
      <w:numFmt w:val="bullet"/>
      <w:lvlText w:val="•"/>
      <w:lvlJc w:val="left"/>
      <w:pPr>
        <w:ind w:left="7537" w:hanging="240"/>
      </w:pPr>
      <w:rPr>
        <w:rFonts w:hint="default"/>
        <w:lang w:val="en-US" w:eastAsia="ko-KR" w:bidi="ar-SA"/>
      </w:rPr>
    </w:lvl>
  </w:abstractNum>
  <w:abstractNum w:abstractNumId="5" w15:restartNumberingAfterBreak="0">
    <w:nsid w:val="634B0FAB"/>
    <w:multiLevelType w:val="hybridMultilevel"/>
    <w:tmpl w:val="66F8CA04"/>
    <w:lvl w:ilvl="0" w:tplc="96B64432">
      <w:start w:val="1"/>
      <w:numFmt w:val="decimal"/>
      <w:lvlText w:val="(%1)"/>
      <w:lvlJc w:val="left"/>
      <w:pPr>
        <w:ind w:left="321" w:hanging="2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 w:tplc="99141C14">
      <w:numFmt w:val="bullet"/>
      <w:lvlText w:val="•"/>
      <w:lvlJc w:val="left"/>
      <w:pPr>
        <w:ind w:left="1223" w:hanging="298"/>
      </w:pPr>
      <w:rPr>
        <w:rFonts w:hint="default"/>
        <w:lang w:val="en-US" w:eastAsia="ko-KR" w:bidi="ar-SA"/>
      </w:rPr>
    </w:lvl>
    <w:lvl w:ilvl="2" w:tplc="7E98EB3C">
      <w:numFmt w:val="bullet"/>
      <w:lvlText w:val="•"/>
      <w:lvlJc w:val="left"/>
      <w:pPr>
        <w:ind w:left="2127" w:hanging="298"/>
      </w:pPr>
      <w:rPr>
        <w:rFonts w:hint="default"/>
        <w:lang w:val="en-US" w:eastAsia="ko-KR" w:bidi="ar-SA"/>
      </w:rPr>
    </w:lvl>
    <w:lvl w:ilvl="3" w:tplc="EA763636">
      <w:numFmt w:val="bullet"/>
      <w:lvlText w:val="•"/>
      <w:lvlJc w:val="left"/>
      <w:pPr>
        <w:ind w:left="3030" w:hanging="298"/>
      </w:pPr>
      <w:rPr>
        <w:rFonts w:hint="default"/>
        <w:lang w:val="en-US" w:eastAsia="ko-KR" w:bidi="ar-SA"/>
      </w:rPr>
    </w:lvl>
    <w:lvl w:ilvl="4" w:tplc="387445E4">
      <w:numFmt w:val="bullet"/>
      <w:lvlText w:val="•"/>
      <w:lvlJc w:val="left"/>
      <w:pPr>
        <w:ind w:left="3934" w:hanging="298"/>
      </w:pPr>
      <w:rPr>
        <w:rFonts w:hint="default"/>
        <w:lang w:val="en-US" w:eastAsia="ko-KR" w:bidi="ar-SA"/>
      </w:rPr>
    </w:lvl>
    <w:lvl w:ilvl="5" w:tplc="953A49EE">
      <w:numFmt w:val="bullet"/>
      <w:lvlText w:val="•"/>
      <w:lvlJc w:val="left"/>
      <w:pPr>
        <w:ind w:left="4838" w:hanging="298"/>
      </w:pPr>
      <w:rPr>
        <w:rFonts w:hint="default"/>
        <w:lang w:val="en-US" w:eastAsia="ko-KR" w:bidi="ar-SA"/>
      </w:rPr>
    </w:lvl>
    <w:lvl w:ilvl="6" w:tplc="7F64B1CE">
      <w:numFmt w:val="bullet"/>
      <w:lvlText w:val="•"/>
      <w:lvlJc w:val="left"/>
      <w:pPr>
        <w:ind w:left="5741" w:hanging="298"/>
      </w:pPr>
      <w:rPr>
        <w:rFonts w:hint="default"/>
        <w:lang w:val="en-US" w:eastAsia="ko-KR" w:bidi="ar-SA"/>
      </w:rPr>
    </w:lvl>
    <w:lvl w:ilvl="7" w:tplc="CCE4FC84">
      <w:numFmt w:val="bullet"/>
      <w:lvlText w:val="•"/>
      <w:lvlJc w:val="left"/>
      <w:pPr>
        <w:ind w:left="6645" w:hanging="298"/>
      </w:pPr>
      <w:rPr>
        <w:rFonts w:hint="default"/>
        <w:lang w:val="en-US" w:eastAsia="ko-KR" w:bidi="ar-SA"/>
      </w:rPr>
    </w:lvl>
    <w:lvl w:ilvl="8" w:tplc="0616FA5C">
      <w:numFmt w:val="bullet"/>
      <w:lvlText w:val="•"/>
      <w:lvlJc w:val="left"/>
      <w:pPr>
        <w:ind w:left="7549" w:hanging="298"/>
      </w:pPr>
      <w:rPr>
        <w:rFonts w:hint="default"/>
        <w:lang w:val="en-US" w:eastAsia="ko-KR" w:bidi="ar-SA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  <w15:person w15:author="최규현 (Kyoohyun Choi)">
    <w15:presenceInfo w15:providerId="AD" w15:userId="S-1-5-21-2509653191-2681279221-3321279642-1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trackRevisions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11"/>
    <w:rsid w:val="000817B4"/>
    <w:rsid w:val="002B0411"/>
    <w:rsid w:val="003A42DF"/>
    <w:rsid w:val="003F24C6"/>
    <w:rsid w:val="009B0CC6"/>
    <w:rsid w:val="00B10455"/>
    <w:rsid w:val="00B32BB1"/>
    <w:rsid w:val="00D5279A"/>
    <w:rsid w:val="00D53BAF"/>
    <w:rsid w:val="00E567D9"/>
    <w:rsid w:val="00E776FD"/>
    <w:rsid w:val="1E199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0AB14"/>
  <w15:docId w15:val="{66FC7C7A-6BA6-4A1C-B0E8-9D4EB5F0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1"/>
    <w:qFormat/>
    <w:pPr>
      <w:spacing w:before="20"/>
      <w:ind w:right="282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ind w:left="261" w:hanging="238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ind w:left="261" w:hanging="238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1"/>
      <w:jc w:val="center"/>
    </w:pPr>
  </w:style>
  <w:style w:type="paragraph" w:styleId="a5">
    <w:name w:val="Balloon Text"/>
    <w:basedOn w:val="a"/>
    <w:link w:val="Char"/>
    <w:uiPriority w:val="99"/>
    <w:semiHidden/>
    <w:unhideWhenUsed/>
    <w:rsid w:val="00B32BB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B32BB1"/>
    <w:rPr>
      <w:rFonts w:asciiTheme="majorHAnsi" w:eastAsiaTheme="majorEastAsia" w:hAnsiTheme="majorHAnsi" w:cstheme="majorBidi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3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최보경</dc:creator>
  <cp:lastModifiedBy>김현주 (Hyunjoo Kim)</cp:lastModifiedBy>
  <cp:revision>3</cp:revision>
  <dcterms:created xsi:type="dcterms:W3CDTF">2025-08-22T04:07:00Z</dcterms:created>
  <dcterms:modified xsi:type="dcterms:W3CDTF">2025-08-22T04:08:00Z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2013</vt:lpwstr>
  </property>
</Properties>
</file>