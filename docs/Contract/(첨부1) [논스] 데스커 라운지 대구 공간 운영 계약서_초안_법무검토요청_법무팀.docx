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AEDCC" w14:textId="77777777" w:rsidR="004D172E" w:rsidRDefault="005A410E">
      <w:pPr>
        <w:jc w:val="center"/>
        <w:rPr>
          <w:rFonts w:asciiTheme="minorEastAsia" w:hAnsiTheme="minorEastAsia"/>
          <w:b/>
          <w:szCs w:val="20"/>
        </w:rPr>
      </w:pPr>
      <w:r>
        <w:rPr>
          <w:rFonts w:asciiTheme="minorEastAsia" w:hAnsiTheme="minorEastAsia"/>
          <w:b/>
          <w:szCs w:val="20"/>
        </w:rPr>
        <w:t>&lt;</w:t>
      </w:r>
      <w:proofErr w:type="spellStart"/>
      <w:r>
        <w:rPr>
          <w:rFonts w:asciiTheme="minorEastAsia" w:hAnsiTheme="minorEastAsia"/>
          <w:b/>
          <w:szCs w:val="20"/>
        </w:rPr>
        <w:t>데스커</w:t>
      </w:r>
      <w:proofErr w:type="spellEnd"/>
      <w:r>
        <w:rPr>
          <w:rFonts w:asciiTheme="minorEastAsia" w:hAnsiTheme="minorEastAsia"/>
          <w:b/>
          <w:szCs w:val="20"/>
        </w:rPr>
        <w:t xml:space="preserve"> 라운지 대구&gt; 운영 계약서</w:t>
      </w:r>
    </w:p>
    <w:p w14:paraId="36519DFA" w14:textId="77777777" w:rsidR="004D172E" w:rsidRDefault="004D172E">
      <w:pPr>
        <w:rPr>
          <w:rFonts w:asciiTheme="minorEastAsia" w:hAnsiTheme="minorEastAsia"/>
          <w:szCs w:val="20"/>
        </w:rPr>
      </w:pPr>
    </w:p>
    <w:p w14:paraId="742644C0" w14:textId="567212A1" w:rsidR="004D172E" w:rsidRPr="0055659A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㈜</w:t>
      </w:r>
      <w:proofErr w:type="spellStart"/>
      <w:r>
        <w:rPr>
          <w:rFonts w:asciiTheme="minorEastAsia" w:hAnsiTheme="minorEastAsia"/>
          <w:szCs w:val="20"/>
        </w:rPr>
        <w:t>일룸</w:t>
      </w:r>
      <w:proofErr w:type="spellEnd"/>
      <w:r>
        <w:rPr>
          <w:rFonts w:asciiTheme="minorEastAsia" w:hAnsiTheme="minorEastAsia"/>
          <w:szCs w:val="20"/>
        </w:rPr>
        <w:t>(이하 “</w:t>
      </w:r>
      <w:proofErr w:type="spellStart"/>
      <w:r>
        <w:rPr>
          <w:rFonts w:asciiTheme="minorEastAsia" w:hAnsiTheme="minorEastAsia"/>
          <w:szCs w:val="20"/>
        </w:rPr>
        <w:t>일룸</w:t>
      </w:r>
      <w:proofErr w:type="spellEnd"/>
      <w:r>
        <w:rPr>
          <w:rFonts w:asciiTheme="minorEastAsia" w:hAnsiTheme="minorEastAsia"/>
          <w:szCs w:val="20"/>
        </w:rPr>
        <w:t xml:space="preserve">”라 한다) </w:t>
      </w:r>
      <w:r w:rsidRPr="0055659A">
        <w:rPr>
          <w:rFonts w:asciiTheme="minorEastAsia" w:hAnsiTheme="minorEastAsia"/>
          <w:szCs w:val="20"/>
        </w:rPr>
        <w:t xml:space="preserve">과 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(이하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 xml:space="preserve">”라 한다)는 </w:t>
      </w:r>
      <w:proofErr w:type="spellStart"/>
      <w:r w:rsidRPr="0055659A">
        <w:rPr>
          <w:rFonts w:asciiTheme="minorEastAsia" w:hAnsiTheme="minorEastAsia"/>
          <w:szCs w:val="20"/>
        </w:rPr>
        <w:t>일룸이</w:t>
      </w:r>
      <w:proofErr w:type="spellEnd"/>
      <w:r w:rsidRPr="0055659A">
        <w:rPr>
          <w:rFonts w:asciiTheme="minorEastAsia" w:hAnsiTheme="minorEastAsia"/>
          <w:szCs w:val="20"/>
        </w:rPr>
        <w:t xml:space="preserve"> 의뢰하는 ‘</w:t>
      </w:r>
      <w:proofErr w:type="spellStart"/>
      <w:r w:rsidRPr="0055659A">
        <w:rPr>
          <w:rFonts w:asciiTheme="minorEastAsia" w:hAnsiTheme="minorEastAsia"/>
          <w:szCs w:val="20"/>
        </w:rPr>
        <w:t>데스커</w:t>
      </w:r>
      <w:proofErr w:type="spellEnd"/>
      <w:r w:rsidRPr="0055659A">
        <w:rPr>
          <w:rFonts w:asciiTheme="minorEastAsia" w:hAnsiTheme="minorEastAsia"/>
          <w:szCs w:val="20"/>
        </w:rPr>
        <w:t xml:space="preserve"> 라운지 대구’ 운영 대행용역(이하“용역”이라 한다)에 대하여 다음과 같이 합의하고 본 계약을 체결한다.</w:t>
      </w:r>
    </w:p>
    <w:p w14:paraId="7B287E25" w14:textId="77777777" w:rsidR="004D172E" w:rsidRPr="0055659A" w:rsidRDefault="004D172E">
      <w:pPr>
        <w:rPr>
          <w:rFonts w:asciiTheme="minorEastAsia" w:hAnsiTheme="minorEastAsia"/>
          <w:szCs w:val="20"/>
        </w:rPr>
      </w:pPr>
    </w:p>
    <w:p w14:paraId="5B7C5025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제1조(목적) </w:t>
      </w:r>
    </w:p>
    <w:p w14:paraId="4B1B7B46" w14:textId="7B50073C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”과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용역사업의 중요성과 그 취지를 충분히 인식하고, 이를 성공적으로 추진하기 위하여 신의·성실의 원칙에 입각하여 상호 최대한 협조·지원하며, 계약사항 이행에 필요한 사항을 정하고자 한다.</w:t>
      </w:r>
    </w:p>
    <w:p w14:paraId="7855127B" w14:textId="77777777" w:rsidR="004D172E" w:rsidRPr="0055659A" w:rsidRDefault="004D172E">
      <w:pPr>
        <w:rPr>
          <w:rFonts w:asciiTheme="minorEastAsia" w:hAnsiTheme="minorEastAsia"/>
          <w:szCs w:val="20"/>
        </w:rPr>
      </w:pPr>
    </w:p>
    <w:p w14:paraId="72B2E1A8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제2조(용역내역) </w:t>
      </w:r>
    </w:p>
    <w:p w14:paraId="5387D64D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1 본 용역의 업무 범위는 ‘별첨 1’ 기재와 같다.</w:t>
      </w:r>
    </w:p>
    <w:p w14:paraId="1D3533F2" w14:textId="5845E781" w:rsidR="004D172E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2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”과 “</w:t>
      </w:r>
      <w:proofErr w:type="spellStart"/>
      <w:r w:rsidR="009B12AA" w:rsidRPr="00CC4303">
        <w:rPr>
          <w:rFonts w:asciiTheme="minorEastAsia" w:hAnsiTheme="minorEastAsia"/>
          <w:color w:val="000000" w:themeColor="text1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”의 해석이 다르거나 누락된 부분은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”과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”가 상호 합의하여 결정한다.</w:t>
      </w:r>
    </w:p>
    <w:p w14:paraId="1C3B8CE3" w14:textId="182652B1" w:rsidR="00856B0A" w:rsidRPr="0013672D" w:rsidRDefault="00856B0A">
      <w:pPr>
        <w:rPr>
          <w:rFonts w:asciiTheme="minorEastAsia" w:hAnsiTheme="minorEastAsia"/>
          <w:color w:val="000000" w:themeColor="text1"/>
          <w:szCs w:val="20"/>
        </w:rPr>
      </w:pPr>
      <w:r w:rsidRPr="0013672D">
        <w:rPr>
          <w:rFonts w:asciiTheme="minorEastAsia" w:hAnsiTheme="minorEastAsia" w:hint="eastAsia"/>
          <w:color w:val="000000" w:themeColor="text1"/>
          <w:szCs w:val="20"/>
        </w:rPr>
        <w:t>3</w:t>
      </w:r>
      <w:r w:rsidRPr="0013672D">
        <w:rPr>
          <w:rFonts w:asciiTheme="minorEastAsia" w:hAnsiTheme="minorEastAsia"/>
          <w:color w:val="000000" w:themeColor="text1"/>
          <w:szCs w:val="20"/>
        </w:rPr>
        <w:t xml:space="preserve"> 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Pr="0013672D">
        <w:rPr>
          <w:rFonts w:asciiTheme="minorEastAsia" w:hAnsiTheme="minorEastAsia"/>
          <w:color w:val="000000" w:themeColor="text1"/>
          <w:szCs w:val="20"/>
        </w:rPr>
        <w:t>”</w:t>
      </w:r>
      <w:r w:rsidRPr="0013672D">
        <w:rPr>
          <w:rFonts w:asciiTheme="minorEastAsia" w:hAnsiTheme="minorEastAsia" w:hint="eastAsia"/>
          <w:color w:val="000000" w:themeColor="text1"/>
          <w:szCs w:val="20"/>
        </w:rPr>
        <w:t xml:space="preserve">는 </w:t>
      </w:r>
      <w:proofErr w:type="spellStart"/>
      <w:r w:rsidRPr="0013672D">
        <w:rPr>
          <w:rFonts w:asciiTheme="minorEastAsia" w:hAnsiTheme="minorEastAsia" w:hint="eastAsia"/>
          <w:color w:val="000000" w:themeColor="text1"/>
          <w:szCs w:val="20"/>
        </w:rPr>
        <w:t>일룸이</w:t>
      </w:r>
      <w:proofErr w:type="spellEnd"/>
      <w:r w:rsidRPr="0013672D">
        <w:rPr>
          <w:rFonts w:asciiTheme="minorEastAsia" w:hAnsiTheme="minorEastAsia" w:hint="eastAsia"/>
          <w:color w:val="000000" w:themeColor="text1"/>
          <w:szCs w:val="20"/>
        </w:rPr>
        <w:t xml:space="preserve"> 임대한 </w:t>
      </w:r>
      <w:r w:rsidRPr="00372C2B">
        <w:rPr>
          <w:rFonts w:asciiTheme="minorEastAsia" w:hAnsiTheme="minorEastAsia" w:hint="eastAsia"/>
          <w:szCs w:val="20"/>
        </w:rPr>
        <w:t xml:space="preserve">대구광역시 수성구 </w:t>
      </w:r>
      <w:proofErr w:type="spellStart"/>
      <w:r w:rsidRPr="00372C2B">
        <w:rPr>
          <w:rFonts w:asciiTheme="minorEastAsia" w:hAnsiTheme="minorEastAsia" w:hint="eastAsia"/>
          <w:szCs w:val="20"/>
        </w:rPr>
        <w:t>두산동</w:t>
      </w:r>
      <w:proofErr w:type="spellEnd"/>
      <w:r w:rsidRPr="00372C2B">
        <w:rPr>
          <w:rFonts w:asciiTheme="minorEastAsia" w:hAnsiTheme="minorEastAsia" w:hint="eastAsia"/>
          <w:szCs w:val="20"/>
        </w:rPr>
        <w:t xml:space="preserve"> 178-2번지, L1010 2~</w:t>
      </w:r>
      <w:r w:rsidR="00CC4303">
        <w:rPr>
          <w:rFonts w:asciiTheme="minorEastAsia" w:hAnsiTheme="minorEastAsia"/>
          <w:szCs w:val="20"/>
        </w:rPr>
        <w:t>3</w:t>
      </w:r>
      <w:r w:rsidRPr="00372C2B">
        <w:rPr>
          <w:rFonts w:asciiTheme="minorEastAsia" w:hAnsiTheme="minorEastAsia" w:hint="eastAsia"/>
          <w:szCs w:val="20"/>
        </w:rPr>
        <w:t>층(201, 301, 401A호)</w:t>
      </w:r>
      <w:r w:rsidRPr="00372C2B">
        <w:rPr>
          <w:rFonts w:asciiTheme="minorEastAsia" w:hAnsiTheme="minorEastAsia"/>
          <w:szCs w:val="20"/>
        </w:rPr>
        <w:t xml:space="preserve"> ‘</w:t>
      </w:r>
      <w:proofErr w:type="spellStart"/>
      <w:r w:rsidRPr="00372C2B">
        <w:rPr>
          <w:rFonts w:asciiTheme="minorEastAsia" w:hAnsiTheme="minorEastAsia" w:hint="eastAsia"/>
          <w:szCs w:val="20"/>
        </w:rPr>
        <w:t>데스커</w:t>
      </w:r>
      <w:proofErr w:type="spellEnd"/>
      <w:r w:rsidRPr="00372C2B">
        <w:rPr>
          <w:rFonts w:asciiTheme="minorEastAsia" w:hAnsiTheme="minorEastAsia" w:hint="eastAsia"/>
          <w:szCs w:val="20"/>
        </w:rPr>
        <w:t xml:space="preserve"> 라운지 대구</w:t>
      </w:r>
      <w:r w:rsidRPr="00372C2B">
        <w:rPr>
          <w:rFonts w:asciiTheme="minorEastAsia" w:hAnsiTheme="minorEastAsia"/>
          <w:szCs w:val="20"/>
        </w:rPr>
        <w:t xml:space="preserve">’ </w:t>
      </w:r>
      <w:r w:rsidRPr="0013672D">
        <w:rPr>
          <w:rFonts w:asciiTheme="minorEastAsia" w:hAnsiTheme="minorEastAsia"/>
          <w:color w:val="000000" w:themeColor="text1"/>
          <w:szCs w:val="20"/>
        </w:rPr>
        <w:t>(</w:t>
      </w:r>
      <w:r w:rsidRPr="0013672D">
        <w:rPr>
          <w:rFonts w:asciiTheme="minorEastAsia" w:hAnsiTheme="minorEastAsia" w:hint="eastAsia"/>
          <w:color w:val="000000" w:themeColor="text1"/>
          <w:szCs w:val="20"/>
        </w:rPr>
        <w:t xml:space="preserve">이하 본 계약에서 </w:t>
      </w:r>
      <w:r w:rsidRPr="0013672D">
        <w:rPr>
          <w:rFonts w:asciiTheme="minorEastAsia" w:hAnsiTheme="minorEastAsia"/>
          <w:color w:val="000000" w:themeColor="text1"/>
          <w:szCs w:val="20"/>
        </w:rPr>
        <w:t>“</w:t>
      </w:r>
      <w:r w:rsidRPr="0013672D">
        <w:rPr>
          <w:rFonts w:asciiTheme="minorEastAsia" w:hAnsiTheme="minorEastAsia" w:hint="eastAsia"/>
          <w:color w:val="000000" w:themeColor="text1"/>
          <w:szCs w:val="20"/>
        </w:rPr>
        <w:t>대상공간</w:t>
      </w:r>
      <w:r w:rsidRPr="0013672D">
        <w:rPr>
          <w:rFonts w:asciiTheme="minorEastAsia" w:hAnsiTheme="minorEastAsia"/>
          <w:color w:val="000000" w:themeColor="text1"/>
          <w:szCs w:val="20"/>
        </w:rPr>
        <w:t>”)</w:t>
      </w:r>
      <w:r w:rsidRPr="0013672D">
        <w:rPr>
          <w:rFonts w:asciiTheme="minorEastAsia" w:hAnsiTheme="minorEastAsia" w:hint="eastAsia"/>
          <w:color w:val="000000" w:themeColor="text1"/>
          <w:szCs w:val="20"/>
        </w:rPr>
        <w:t>에서 용역을 수행한다.</w:t>
      </w:r>
    </w:p>
    <w:p w14:paraId="1D169AF1" w14:textId="77777777" w:rsidR="004D172E" w:rsidRPr="0055659A" w:rsidRDefault="004D172E">
      <w:pPr>
        <w:rPr>
          <w:rFonts w:asciiTheme="minorEastAsia" w:hAnsiTheme="minorEastAsia"/>
          <w:szCs w:val="20"/>
        </w:rPr>
      </w:pPr>
    </w:p>
    <w:p w14:paraId="0742C2BB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제3조(계약기간) </w:t>
      </w:r>
    </w:p>
    <w:p w14:paraId="273535BC" w14:textId="67EA5610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1 본 계약 기간은 </w:t>
      </w:r>
      <w:r w:rsidRPr="0013672D">
        <w:rPr>
          <w:rFonts w:asciiTheme="minorEastAsia" w:hAnsiTheme="minorEastAsia"/>
          <w:szCs w:val="20"/>
        </w:rPr>
        <w:t>202</w:t>
      </w:r>
      <w:r w:rsidR="00CC4303">
        <w:rPr>
          <w:rFonts w:asciiTheme="minorEastAsia" w:hAnsiTheme="minorEastAsia"/>
          <w:szCs w:val="20"/>
        </w:rPr>
        <w:t>5</w:t>
      </w:r>
      <w:r w:rsidRPr="0013672D">
        <w:rPr>
          <w:rFonts w:asciiTheme="minorEastAsia" w:hAnsiTheme="minorEastAsia"/>
          <w:szCs w:val="20"/>
        </w:rPr>
        <w:t xml:space="preserve">년 8월 1일 2025년 </w:t>
      </w:r>
      <w:r w:rsidR="00CC4303">
        <w:rPr>
          <w:rFonts w:asciiTheme="minorEastAsia" w:hAnsiTheme="minorEastAsia"/>
          <w:szCs w:val="20"/>
        </w:rPr>
        <w:t>12</w:t>
      </w:r>
      <w:r w:rsidRPr="0013672D">
        <w:rPr>
          <w:rFonts w:asciiTheme="minorEastAsia" w:hAnsiTheme="minorEastAsia"/>
          <w:szCs w:val="20"/>
        </w:rPr>
        <w:t>월 31일</w:t>
      </w:r>
      <w:r w:rsidRPr="0055659A">
        <w:rPr>
          <w:rFonts w:asciiTheme="minorEastAsia" w:hAnsiTheme="minorEastAsia"/>
          <w:szCs w:val="20"/>
        </w:rPr>
        <w:t>까지로 하며,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본 용역을 계약기간 동안 성실히 수행하여야 한다.</w:t>
      </w:r>
    </w:p>
    <w:p w14:paraId="518C9ADC" w14:textId="5EA21223" w:rsidR="004D172E" w:rsidRPr="0055659A" w:rsidRDefault="005A410E" w:rsidP="00856B0A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2 본 용역 수행 중 불가항력적인 상황이 발생할 경우에는 당사자들이 상호 협의하여 본 계약 기간을 조정할 수 있다.</w:t>
      </w:r>
      <w:r w:rsidRPr="0055659A">
        <w:rPr>
          <w:rFonts w:asciiTheme="minorEastAsia" w:hAnsiTheme="minorEastAsia"/>
          <w:szCs w:val="20"/>
        </w:rPr>
        <w:br/>
      </w:r>
    </w:p>
    <w:p w14:paraId="1A1DC350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제4조(대금지급) </w:t>
      </w:r>
    </w:p>
    <w:p w14:paraId="792B060A" w14:textId="77777777" w:rsidR="00856B0A" w:rsidRDefault="00856B0A" w:rsidP="00856B0A">
      <w:pPr>
        <w:rPr>
          <w:rFonts w:asciiTheme="minorEastAsia" w:hAnsiTheme="minorEastAsia"/>
          <w:szCs w:val="20"/>
        </w:rPr>
      </w:pPr>
    </w:p>
    <w:p w14:paraId="02DAA24B" w14:textId="7B3296E5" w:rsidR="004D172E" w:rsidRPr="0055659A" w:rsidRDefault="00856B0A">
      <w:pPr>
        <w:ind w:left="200" w:hangingChars="100" w:hanging="2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1</w:t>
      </w:r>
      <w:r>
        <w:rPr>
          <w:rFonts w:asciiTheme="minorEastAsia" w:hAnsiTheme="minorEastAsia"/>
          <w:szCs w:val="20"/>
        </w:rPr>
        <w:t xml:space="preserve"> </w:t>
      </w:r>
      <w:r w:rsidR="005A410E" w:rsidRPr="0055659A">
        <w:rPr>
          <w:rFonts w:asciiTheme="minorEastAsia" w:hAnsiTheme="minorEastAsia"/>
          <w:szCs w:val="20"/>
        </w:rPr>
        <w:t>“</w:t>
      </w:r>
      <w:proofErr w:type="spellStart"/>
      <w:r w:rsidR="005A410E" w:rsidRPr="0055659A">
        <w:rPr>
          <w:rFonts w:asciiTheme="minorEastAsia" w:hAnsiTheme="minorEastAsia"/>
          <w:szCs w:val="20"/>
        </w:rPr>
        <w:t>일룸</w:t>
      </w:r>
      <w:proofErr w:type="spellEnd"/>
      <w:r w:rsidR="005A410E" w:rsidRPr="0055659A">
        <w:rPr>
          <w:rFonts w:asciiTheme="minorEastAsia" w:hAnsiTheme="minorEastAsia"/>
          <w:szCs w:val="20"/>
        </w:rPr>
        <w:t>”은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="005A410E" w:rsidRPr="0055659A">
        <w:rPr>
          <w:rFonts w:asciiTheme="minorEastAsia" w:hAnsiTheme="minorEastAsia"/>
          <w:szCs w:val="20"/>
        </w:rPr>
        <w:t>”가 지정한 계좌로 아래의 기준으로 이체한다. 비용의 상세항목은 ‘별첨 2’ 기재와 같다.</w:t>
      </w:r>
    </w:p>
    <w:p w14:paraId="1890BCA3" w14:textId="763B079A" w:rsidR="004D172E" w:rsidRPr="0055659A" w:rsidRDefault="00C223A5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Cs w:val="20"/>
        </w:rPr>
      </w:pPr>
      <w:ins w:id="0" w:author="김현주 (Hyunjoo Kim)" w:date="2025-07-17T14:28:00Z">
        <w:r>
          <w:rPr>
            <w:rFonts w:asciiTheme="minorEastAsia" w:hAnsiTheme="minorEastAsia" w:hint="eastAsia"/>
            <w:color w:val="000000" w:themeColor="text1"/>
            <w:szCs w:val="20"/>
          </w:rPr>
          <w:lastRenderedPageBreak/>
          <w:t xml:space="preserve">5개월치 운영비 </w:t>
        </w:r>
      </w:ins>
      <w:commentRangeStart w:id="1"/>
      <w:proofErr w:type="gramStart"/>
      <w:r w:rsidR="00856B0A" w:rsidRPr="006172C0">
        <w:rPr>
          <w:rFonts w:asciiTheme="minorEastAsia" w:hAnsiTheme="minorEastAsia" w:hint="eastAsia"/>
          <w:color w:val="000000" w:themeColor="text1"/>
          <w:szCs w:val="20"/>
        </w:rPr>
        <w:t>선금</w:t>
      </w:r>
      <w:ins w:id="2" w:author="김현주 (Hyunjoo Kim)" w:date="2025-07-17T14:28:00Z">
        <w:r>
          <w:rPr>
            <w:rFonts w:asciiTheme="minorEastAsia" w:hAnsiTheme="minorEastAsia" w:hint="eastAsia"/>
            <w:color w:val="000000" w:themeColor="text1"/>
            <w:szCs w:val="20"/>
          </w:rPr>
          <w:t>지급</w:t>
        </w:r>
      </w:ins>
      <w:r w:rsidR="00856B0A" w:rsidRPr="006172C0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856B0A" w:rsidRPr="006172C0">
        <w:rPr>
          <w:rFonts w:asciiTheme="minorEastAsia" w:hAnsiTheme="minorEastAsia"/>
          <w:color w:val="000000" w:themeColor="text1"/>
          <w:szCs w:val="20"/>
        </w:rPr>
        <w:t>:</w:t>
      </w:r>
      <w:proofErr w:type="gramEnd"/>
      <w:r w:rsidR="00856B0A" w:rsidRPr="006172C0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5A410E" w:rsidRPr="006172C0">
        <w:rPr>
          <w:rFonts w:asciiTheme="minorEastAsia" w:hAnsiTheme="minorEastAsia"/>
          <w:color w:val="000000" w:themeColor="text1"/>
          <w:szCs w:val="20"/>
        </w:rPr>
        <w:t xml:space="preserve">사업 초기 </w:t>
      </w:r>
      <w:ins w:id="3" w:author="김현주 (Hyunjoo Kim)" w:date="2025-07-17T14:28:00Z">
        <w:r>
          <w:rPr>
            <w:rFonts w:asciiTheme="minorEastAsia" w:hAnsiTheme="minorEastAsia"/>
            <w:color w:val="000000" w:themeColor="text1"/>
            <w:szCs w:val="20"/>
          </w:rPr>
          <w:t>5</w:t>
        </w:r>
      </w:ins>
      <w:del w:id="4" w:author="김현주 (Hyunjoo Kim)" w:date="2025-07-17T14:28:00Z">
        <w:r w:rsidR="005A410E" w:rsidRPr="006172C0" w:rsidDel="00C223A5">
          <w:rPr>
            <w:rFonts w:asciiTheme="minorEastAsia" w:hAnsiTheme="minorEastAsia"/>
            <w:color w:val="000000" w:themeColor="text1"/>
            <w:szCs w:val="20"/>
          </w:rPr>
          <w:delText>3</w:delText>
        </w:r>
      </w:del>
      <w:r w:rsidR="005A410E" w:rsidRPr="006172C0">
        <w:rPr>
          <w:rFonts w:asciiTheme="minorEastAsia" w:hAnsiTheme="minorEastAsia"/>
          <w:color w:val="000000" w:themeColor="text1"/>
          <w:szCs w:val="20"/>
        </w:rPr>
        <w:t xml:space="preserve">개월 (24.08-24.10)의 </w:t>
      </w:r>
      <w:r w:rsidR="00856B0A" w:rsidRPr="006172C0">
        <w:rPr>
          <w:rFonts w:asciiTheme="minorEastAsia" w:hAnsiTheme="minorEastAsia" w:hint="eastAsia"/>
          <w:color w:val="000000" w:themeColor="text1"/>
          <w:szCs w:val="20"/>
        </w:rPr>
        <w:t>운영 용역대금</w:t>
      </w:r>
      <w:r w:rsidR="0065369F" w:rsidRPr="006172C0">
        <w:rPr>
          <w:rFonts w:asciiTheme="minorEastAsia" w:hAnsiTheme="minorEastAsia"/>
          <w:color w:val="000000" w:themeColor="text1"/>
          <w:szCs w:val="20"/>
        </w:rPr>
        <w:t xml:space="preserve"> </w:t>
      </w:r>
      <w:ins w:id="5" w:author="김현주 (Hyunjoo Kim)" w:date="2025-07-17T14:27:00Z">
        <w:r w:rsidR="00502316">
          <w:t>180,000,000</w:t>
        </w:r>
        <w:r w:rsidR="00502316">
          <w:rPr>
            <w:rFonts w:hint="eastAsia"/>
          </w:rPr>
          <w:t>원</w:t>
        </w:r>
        <w:r w:rsidR="00502316">
          <w:rPr>
            <w:rFonts w:asciiTheme="minorEastAsia" w:hAnsiTheme="minorEastAsia"/>
            <w:szCs w:val="20"/>
          </w:rPr>
          <w:t xml:space="preserve"> </w:t>
        </w:r>
      </w:ins>
      <w:r w:rsidR="00832110">
        <w:rPr>
          <w:rFonts w:asciiTheme="minorEastAsia" w:hAnsiTheme="minorEastAsia"/>
          <w:szCs w:val="20"/>
        </w:rPr>
        <w:t xml:space="preserve">(VAT </w:t>
      </w:r>
      <w:r w:rsidR="00832110">
        <w:rPr>
          <w:rFonts w:asciiTheme="minorEastAsia" w:hAnsiTheme="minorEastAsia" w:hint="eastAsia"/>
          <w:szCs w:val="20"/>
        </w:rPr>
        <w:t>별도)</w:t>
      </w:r>
      <w:r w:rsidR="00832110">
        <w:rPr>
          <w:rFonts w:asciiTheme="minorEastAsia" w:hAnsiTheme="minorEastAsia"/>
          <w:szCs w:val="20"/>
        </w:rPr>
        <w:t xml:space="preserve"> </w:t>
      </w:r>
      <w:r w:rsidR="005A410E" w:rsidRPr="0055659A">
        <w:rPr>
          <w:rFonts w:asciiTheme="minorEastAsia" w:hAnsiTheme="minorEastAsia"/>
          <w:szCs w:val="20"/>
        </w:rPr>
        <w:t>을 사전 지급</w:t>
      </w:r>
      <w:commentRangeEnd w:id="1"/>
      <w:r w:rsidR="00372C2B">
        <w:rPr>
          <w:rStyle w:val="a6"/>
        </w:rPr>
        <w:commentReference w:id="1"/>
      </w:r>
    </w:p>
    <w:p w14:paraId="03A18533" w14:textId="117CD7FF" w:rsidR="004D172E" w:rsidRPr="006172C0" w:rsidDel="00C223A5" w:rsidRDefault="00856B0A">
      <w:pPr>
        <w:pStyle w:val="a3"/>
        <w:numPr>
          <w:ilvl w:val="0"/>
          <w:numId w:val="1"/>
        </w:numPr>
        <w:ind w:leftChars="0"/>
        <w:rPr>
          <w:del w:id="6" w:author="김현주 (Hyunjoo Kim)" w:date="2025-07-17T14:28:00Z"/>
          <w:rFonts w:asciiTheme="minorEastAsia" w:hAnsiTheme="minorEastAsia"/>
          <w:color w:val="000000" w:themeColor="text1"/>
          <w:szCs w:val="20"/>
        </w:rPr>
      </w:pPr>
      <w:commentRangeStart w:id="7"/>
      <w:del w:id="8" w:author="김현주 (Hyunjoo Kim)" w:date="2025-07-17T14:28:00Z"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 xml:space="preserve">운영비 </w:delText>
        </w:r>
        <w:r w:rsidRPr="006172C0" w:rsidDel="00C223A5">
          <w:rPr>
            <w:rFonts w:asciiTheme="minorEastAsia" w:hAnsiTheme="minorEastAsia"/>
            <w:color w:val="000000" w:themeColor="text1"/>
            <w:szCs w:val="20"/>
          </w:rPr>
          <w:delText xml:space="preserve">: </w:delText>
        </w:r>
        <w:r w:rsidR="005A410E" w:rsidRPr="006172C0" w:rsidDel="00C223A5">
          <w:rPr>
            <w:rFonts w:asciiTheme="minorEastAsia" w:hAnsiTheme="minorEastAsia"/>
            <w:color w:val="000000" w:themeColor="text1"/>
            <w:szCs w:val="20"/>
          </w:rPr>
          <w:delText xml:space="preserve">이후 사업 기간 9개월(24.11-25.07)간 월별 </w:delText>
        </w:r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>운영 용역대금</w:delText>
        </w:r>
        <w:r w:rsidR="005A410E" w:rsidRPr="006172C0" w:rsidDel="00C223A5">
          <w:rPr>
            <w:rFonts w:asciiTheme="minorEastAsia" w:hAnsiTheme="minorEastAsia"/>
            <w:color w:val="000000" w:themeColor="text1"/>
            <w:szCs w:val="20"/>
          </w:rPr>
          <w:delText xml:space="preserve"> 대금 3</w:delText>
        </w:r>
        <w:r w:rsidR="00832110" w:rsidRPr="006172C0" w:rsidDel="00C223A5">
          <w:rPr>
            <w:rFonts w:asciiTheme="minorEastAsia" w:hAnsiTheme="minorEastAsia"/>
            <w:color w:val="000000" w:themeColor="text1"/>
            <w:szCs w:val="20"/>
          </w:rPr>
          <w:delText>4</w:delText>
        </w:r>
        <w:r w:rsidR="005A410E" w:rsidRPr="006172C0" w:rsidDel="00C223A5">
          <w:rPr>
            <w:rFonts w:asciiTheme="minorEastAsia" w:hAnsiTheme="minorEastAsia"/>
            <w:color w:val="000000" w:themeColor="text1"/>
            <w:szCs w:val="20"/>
          </w:rPr>
          <w:delText>,</w:delText>
        </w:r>
        <w:r w:rsidR="00832110" w:rsidRPr="006172C0" w:rsidDel="00C223A5">
          <w:rPr>
            <w:rFonts w:asciiTheme="minorEastAsia" w:hAnsiTheme="minorEastAsia"/>
            <w:color w:val="000000" w:themeColor="text1"/>
            <w:szCs w:val="20"/>
          </w:rPr>
          <w:delText>50</w:delText>
        </w:r>
        <w:r w:rsidR="00083472"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>0</w:delText>
        </w:r>
        <w:r w:rsidR="005A410E" w:rsidRPr="006172C0" w:rsidDel="00C223A5">
          <w:rPr>
            <w:rFonts w:asciiTheme="minorEastAsia" w:hAnsiTheme="minorEastAsia"/>
            <w:color w:val="000000" w:themeColor="text1"/>
            <w:szCs w:val="20"/>
          </w:rPr>
          <w:delText>,000원</w:delText>
        </w:r>
        <w:r w:rsidR="00832110"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 xml:space="preserve"> </w:delText>
        </w:r>
        <w:r w:rsidR="00832110" w:rsidRPr="006172C0" w:rsidDel="00C223A5">
          <w:rPr>
            <w:rFonts w:asciiTheme="minorEastAsia" w:hAnsiTheme="minorEastAsia"/>
            <w:color w:val="000000" w:themeColor="text1"/>
            <w:szCs w:val="20"/>
          </w:rPr>
          <w:delText xml:space="preserve">(VAT </w:delText>
        </w:r>
        <w:r w:rsidR="00832110"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>별도)</w:delText>
        </w:r>
        <w:r w:rsidR="00832110" w:rsidRPr="006172C0" w:rsidDel="00C223A5">
          <w:rPr>
            <w:rFonts w:asciiTheme="minorEastAsia" w:hAnsiTheme="minorEastAsia"/>
            <w:color w:val="000000" w:themeColor="text1"/>
            <w:szCs w:val="20"/>
          </w:rPr>
          <w:delText xml:space="preserve"> </w:delText>
        </w:r>
        <w:r w:rsidR="005A410E" w:rsidRPr="006172C0" w:rsidDel="00C223A5">
          <w:rPr>
            <w:rFonts w:asciiTheme="minorEastAsia" w:hAnsiTheme="minorEastAsia"/>
            <w:color w:val="000000" w:themeColor="text1"/>
            <w:szCs w:val="20"/>
          </w:rPr>
          <w:delText xml:space="preserve">을 </w:delText>
        </w:r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>월별 운영보고서 제출 및 승인,</w:delText>
        </w:r>
        <w:r w:rsidRPr="006172C0" w:rsidDel="00C223A5">
          <w:rPr>
            <w:rFonts w:asciiTheme="minorEastAsia" w:hAnsiTheme="minorEastAsia"/>
            <w:color w:val="000000" w:themeColor="text1"/>
            <w:szCs w:val="20"/>
          </w:rPr>
          <w:delText xml:space="preserve"> </w:delText>
        </w:r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 xml:space="preserve">세금계산서 발행 후 </w:delText>
        </w:r>
        <w:r w:rsidRPr="006172C0" w:rsidDel="00C223A5">
          <w:rPr>
            <w:rFonts w:asciiTheme="minorEastAsia" w:hAnsiTheme="minorEastAsia"/>
            <w:color w:val="000000" w:themeColor="text1"/>
            <w:szCs w:val="20"/>
          </w:rPr>
          <w:delText>10</w:delText>
        </w:r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>일 이내 지급</w:delText>
        </w:r>
        <w:commentRangeEnd w:id="7"/>
        <w:r w:rsidR="00372C2B" w:rsidDel="00C223A5">
          <w:rPr>
            <w:rStyle w:val="a6"/>
          </w:rPr>
          <w:commentReference w:id="7"/>
        </w:r>
      </w:del>
    </w:p>
    <w:p w14:paraId="667FA0AF" w14:textId="2AB9EEFB" w:rsidR="00383875" w:rsidRPr="006172C0" w:rsidRDefault="00856B0A" w:rsidP="00383875">
      <w:pPr>
        <w:ind w:leftChars="100" w:left="200"/>
        <w:rPr>
          <w:rFonts w:asciiTheme="minorEastAsia" w:hAnsiTheme="minorEastAsia" w:hint="eastAsia"/>
          <w:color w:val="000000" w:themeColor="text1"/>
          <w:szCs w:val="20"/>
        </w:rPr>
      </w:pPr>
      <w:r w:rsidRPr="006172C0">
        <w:rPr>
          <w:rFonts w:asciiTheme="minorEastAsia" w:hAnsiTheme="minorEastAsia"/>
          <w:color w:val="000000" w:themeColor="text1"/>
          <w:szCs w:val="20"/>
        </w:rPr>
        <w:t>2</w:t>
      </w:r>
      <w:r w:rsidR="00383875" w:rsidRPr="006172C0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5A410E" w:rsidRPr="006172C0">
        <w:rPr>
          <w:rFonts w:asciiTheme="minorEastAsia" w:hAnsiTheme="minorEastAsia"/>
          <w:color w:val="000000" w:themeColor="text1"/>
          <w:szCs w:val="20"/>
        </w:rPr>
        <w:t>“</w:t>
      </w:r>
      <w:commentRangeStart w:id="9"/>
      <w:proofErr w:type="spellStart"/>
      <w:r w:rsidR="005A410E" w:rsidRPr="006172C0">
        <w:rPr>
          <w:rFonts w:asciiTheme="minorEastAsia" w:hAnsiTheme="minorEastAsia"/>
          <w:color w:val="000000" w:themeColor="text1"/>
          <w:szCs w:val="20"/>
        </w:rPr>
        <w:t>일룸</w:t>
      </w:r>
      <w:proofErr w:type="spellEnd"/>
      <w:r w:rsidR="005A410E" w:rsidRPr="006172C0">
        <w:rPr>
          <w:rFonts w:asciiTheme="minorEastAsia" w:hAnsiTheme="minorEastAsia"/>
          <w:color w:val="000000" w:themeColor="text1"/>
          <w:szCs w:val="20"/>
        </w:rPr>
        <w:t xml:space="preserve">”은 사업 초기 </w:t>
      </w:r>
      <w:ins w:id="10" w:author="김현주 (Hyunjoo Kim)" w:date="2025-07-17T14:28:00Z">
        <w:r w:rsidR="00C223A5">
          <w:rPr>
            <w:rFonts w:asciiTheme="minorEastAsia" w:hAnsiTheme="minorEastAsia"/>
            <w:color w:val="000000" w:themeColor="text1"/>
            <w:szCs w:val="20"/>
          </w:rPr>
          <w:t>5</w:t>
        </w:r>
      </w:ins>
      <w:del w:id="11" w:author="김현주 (Hyunjoo Kim)" w:date="2025-07-17T14:28:00Z">
        <w:r w:rsidR="005A410E" w:rsidRPr="006172C0" w:rsidDel="00C223A5">
          <w:rPr>
            <w:rFonts w:asciiTheme="minorEastAsia" w:hAnsiTheme="minorEastAsia"/>
            <w:color w:val="000000" w:themeColor="text1"/>
            <w:szCs w:val="20"/>
          </w:rPr>
          <w:delText>3</w:delText>
        </w:r>
      </w:del>
      <w:r w:rsidR="005A410E" w:rsidRPr="006172C0">
        <w:rPr>
          <w:rFonts w:asciiTheme="minorEastAsia" w:hAnsiTheme="minorEastAsia"/>
          <w:color w:val="000000" w:themeColor="text1"/>
          <w:szCs w:val="20"/>
        </w:rPr>
        <w:t xml:space="preserve">개월의 운영대금을 </w:t>
      </w:r>
      <w:proofErr w:type="spellStart"/>
      <w:ins w:id="12" w:author="김현주 (Hyunjoo Kim)" w:date="2025-07-17T14:29:00Z">
        <w:r w:rsidR="00C223A5">
          <w:rPr>
            <w:rFonts w:asciiTheme="minorEastAsia" w:hAnsiTheme="minorEastAsia" w:hint="eastAsia"/>
            <w:color w:val="000000" w:themeColor="text1"/>
            <w:szCs w:val="20"/>
          </w:rPr>
          <w:t>계약시</w:t>
        </w:r>
        <w:proofErr w:type="spellEnd"/>
        <w:r w:rsidR="00C223A5">
          <w:rPr>
            <w:rFonts w:asciiTheme="minorEastAsia" w:hAnsiTheme="minorEastAsia" w:hint="eastAsia"/>
            <w:color w:val="000000" w:themeColor="text1"/>
            <w:szCs w:val="20"/>
          </w:rPr>
          <w:t xml:space="preserve"> </w:t>
        </w:r>
      </w:ins>
      <w:r w:rsidR="005A410E" w:rsidRPr="006172C0">
        <w:rPr>
          <w:rFonts w:asciiTheme="minorEastAsia" w:hAnsiTheme="minorEastAsia"/>
          <w:color w:val="000000" w:themeColor="text1"/>
          <w:szCs w:val="20"/>
        </w:rPr>
        <w:t xml:space="preserve">사전 지급하여야 하며, </w:t>
      </w:r>
      <w:commentRangeStart w:id="13"/>
      <w:r w:rsidR="005A410E" w:rsidRPr="006172C0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="009B12AA">
        <w:rPr>
          <w:rFonts w:asciiTheme="minorEastAsia" w:hAnsiTheme="minorEastAsia"/>
          <w:color w:val="000000" w:themeColor="text1"/>
          <w:szCs w:val="20"/>
        </w:rPr>
        <w:t>논스</w:t>
      </w:r>
      <w:proofErr w:type="spellEnd"/>
      <w:r w:rsidR="005A410E" w:rsidRPr="006172C0">
        <w:rPr>
          <w:rFonts w:asciiTheme="minorEastAsia" w:hAnsiTheme="minorEastAsia"/>
          <w:color w:val="000000" w:themeColor="text1"/>
          <w:szCs w:val="20"/>
        </w:rPr>
        <w:t>”는</w:t>
      </w:r>
      <w:r w:rsidRPr="006172C0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ins w:id="14" w:author="김현주 (Hyunjoo Kim)" w:date="2025-07-17T14:29:00Z">
        <w:r w:rsidR="00C223A5">
          <w:rPr>
            <w:rFonts w:asciiTheme="minorEastAsia" w:hAnsiTheme="minorEastAsia" w:hint="eastAsia"/>
            <w:color w:val="000000" w:themeColor="text1"/>
            <w:szCs w:val="20"/>
          </w:rPr>
          <w:t xml:space="preserve">위 용역대금을 지급받음과 동시에 위 용액대금에 해당하는 선급금이행보증보험증권을 발급받아 </w:t>
        </w:r>
        <w:r w:rsidR="00C223A5">
          <w:rPr>
            <w:rFonts w:asciiTheme="minorEastAsia" w:hAnsiTheme="minorEastAsia"/>
            <w:color w:val="000000" w:themeColor="text1"/>
            <w:szCs w:val="20"/>
          </w:rPr>
          <w:t>“</w:t>
        </w:r>
        <w:proofErr w:type="spellStart"/>
        <w:r w:rsidR="00C223A5">
          <w:rPr>
            <w:rFonts w:asciiTheme="minorEastAsia" w:hAnsiTheme="minorEastAsia" w:hint="eastAsia"/>
            <w:color w:val="000000" w:themeColor="text1"/>
            <w:szCs w:val="20"/>
          </w:rPr>
          <w:t>일룸</w:t>
        </w:r>
        <w:proofErr w:type="spellEnd"/>
        <w:r w:rsidR="00C223A5">
          <w:rPr>
            <w:rFonts w:asciiTheme="minorEastAsia" w:hAnsiTheme="minorEastAsia"/>
            <w:color w:val="000000" w:themeColor="text1"/>
            <w:szCs w:val="20"/>
          </w:rPr>
          <w:t>”</w:t>
        </w:r>
        <w:r w:rsidR="00C223A5">
          <w:rPr>
            <w:rFonts w:asciiTheme="minorEastAsia" w:hAnsiTheme="minorEastAsia" w:hint="eastAsia"/>
            <w:color w:val="000000" w:themeColor="text1"/>
            <w:szCs w:val="20"/>
          </w:rPr>
          <w:t>에게 제출하여야 한다</w:t>
        </w:r>
      </w:ins>
      <w:commentRangeEnd w:id="13"/>
      <w:ins w:id="15" w:author="김현주 (Hyunjoo Kim)" w:date="2025-07-17T15:00:00Z">
        <w:r w:rsidR="001A0575">
          <w:rPr>
            <w:rStyle w:val="a6"/>
          </w:rPr>
          <w:commentReference w:id="13"/>
        </w:r>
      </w:ins>
      <w:ins w:id="17" w:author="김현주 (Hyunjoo Kim)" w:date="2025-07-17T14:29:00Z">
        <w:r w:rsidR="00C223A5">
          <w:rPr>
            <w:rFonts w:asciiTheme="minorEastAsia" w:hAnsiTheme="minorEastAsia" w:hint="eastAsia"/>
            <w:color w:val="000000" w:themeColor="text1"/>
            <w:szCs w:val="20"/>
          </w:rPr>
          <w:t>.</w:t>
        </w:r>
        <w:r w:rsidR="00C223A5">
          <w:rPr>
            <w:rFonts w:asciiTheme="minorEastAsia" w:hAnsiTheme="minorEastAsia"/>
            <w:color w:val="000000" w:themeColor="text1"/>
            <w:szCs w:val="20"/>
          </w:rPr>
          <w:t xml:space="preserve"> </w:t>
        </w:r>
      </w:ins>
      <w:del w:id="18" w:author="김현주 (Hyunjoo Kim)" w:date="2025-07-17T14:29:00Z"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 xml:space="preserve">계약체결 및 선금이행보증증권 제출일로부터 </w:delText>
        </w:r>
        <w:r w:rsidRPr="006172C0" w:rsidDel="00C223A5">
          <w:rPr>
            <w:rFonts w:asciiTheme="minorEastAsia" w:hAnsiTheme="minorEastAsia"/>
            <w:color w:val="000000" w:themeColor="text1"/>
            <w:szCs w:val="20"/>
          </w:rPr>
          <w:delText>10</w:delText>
        </w:r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 xml:space="preserve">일 내에 </w:delText>
        </w:r>
        <w:r w:rsidRPr="006172C0" w:rsidDel="00C223A5">
          <w:rPr>
            <w:rFonts w:asciiTheme="minorEastAsia" w:hAnsiTheme="minorEastAsia"/>
            <w:color w:val="000000" w:themeColor="text1"/>
            <w:szCs w:val="20"/>
          </w:rPr>
          <w:delText>“</w:delText>
        </w:r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>일룸</w:delText>
        </w:r>
        <w:r w:rsidRPr="006172C0" w:rsidDel="00C223A5">
          <w:rPr>
            <w:rFonts w:asciiTheme="minorEastAsia" w:hAnsiTheme="minorEastAsia"/>
            <w:color w:val="000000" w:themeColor="text1"/>
            <w:szCs w:val="20"/>
          </w:rPr>
          <w:delText>”</w:delText>
        </w:r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>에 세금계산서 발행을 통해 선금을 청구해야 한다.</w:delText>
        </w:r>
        <w:r w:rsidR="005A410E" w:rsidRPr="006172C0" w:rsidDel="00C223A5">
          <w:rPr>
            <w:rFonts w:asciiTheme="minorEastAsia" w:hAnsiTheme="minorEastAsia"/>
            <w:color w:val="000000" w:themeColor="text1"/>
            <w:szCs w:val="20"/>
          </w:rPr>
          <w:delText xml:space="preserve"> </w:delText>
        </w:r>
        <w:r w:rsidRPr="006172C0" w:rsidDel="00C223A5">
          <w:rPr>
            <w:rFonts w:asciiTheme="minorEastAsia" w:hAnsiTheme="minorEastAsia"/>
            <w:color w:val="000000" w:themeColor="text1"/>
            <w:szCs w:val="20"/>
          </w:rPr>
          <w:delText>“</w:delText>
        </w:r>
        <w:r w:rsidR="009B12AA" w:rsidDel="00C223A5">
          <w:rPr>
            <w:rFonts w:asciiTheme="minorEastAsia" w:hAnsiTheme="minorEastAsia" w:hint="eastAsia"/>
            <w:color w:val="000000" w:themeColor="text1"/>
            <w:szCs w:val="20"/>
          </w:rPr>
          <w:delText>논스</w:delText>
        </w:r>
        <w:r w:rsidRPr="006172C0" w:rsidDel="00C223A5">
          <w:rPr>
            <w:rFonts w:asciiTheme="minorEastAsia" w:hAnsiTheme="minorEastAsia"/>
            <w:color w:val="000000" w:themeColor="text1"/>
            <w:szCs w:val="20"/>
          </w:rPr>
          <w:delText>”</w:delText>
        </w:r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 xml:space="preserve">는 계약체결 즉시 선금이행보증증권을 발급받아 </w:delText>
        </w:r>
        <w:r w:rsidRPr="006172C0" w:rsidDel="00C223A5">
          <w:rPr>
            <w:rFonts w:asciiTheme="minorEastAsia" w:hAnsiTheme="minorEastAsia"/>
            <w:color w:val="000000" w:themeColor="text1"/>
            <w:szCs w:val="20"/>
          </w:rPr>
          <w:delText>“</w:delText>
        </w:r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>일룸</w:delText>
        </w:r>
        <w:r w:rsidRPr="006172C0" w:rsidDel="00C223A5">
          <w:rPr>
            <w:rFonts w:asciiTheme="minorEastAsia" w:hAnsiTheme="minorEastAsia"/>
            <w:color w:val="000000" w:themeColor="text1"/>
            <w:szCs w:val="20"/>
          </w:rPr>
          <w:delText>”</w:delText>
        </w:r>
        <w:r w:rsidRPr="006172C0" w:rsidDel="00C223A5">
          <w:rPr>
            <w:rFonts w:asciiTheme="minorEastAsia" w:hAnsiTheme="minorEastAsia" w:hint="eastAsia"/>
            <w:color w:val="000000" w:themeColor="text1"/>
            <w:szCs w:val="20"/>
          </w:rPr>
          <w:delText xml:space="preserve">에게 제출하여야하며 </w:delText>
        </w:r>
      </w:del>
      <w:r w:rsidRPr="006172C0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Pr="006172C0">
        <w:rPr>
          <w:rFonts w:asciiTheme="minorEastAsia" w:hAnsiTheme="minorEastAsia" w:hint="eastAsia"/>
          <w:color w:val="000000" w:themeColor="text1"/>
          <w:szCs w:val="20"/>
        </w:rPr>
        <w:t>일룸</w:t>
      </w:r>
      <w:proofErr w:type="spellEnd"/>
      <w:r w:rsidRPr="006172C0">
        <w:rPr>
          <w:rFonts w:asciiTheme="minorEastAsia" w:hAnsiTheme="minorEastAsia"/>
          <w:color w:val="000000" w:themeColor="text1"/>
          <w:szCs w:val="20"/>
        </w:rPr>
        <w:t>”</w:t>
      </w:r>
      <w:r w:rsidRPr="006172C0">
        <w:rPr>
          <w:rFonts w:asciiTheme="minorEastAsia" w:hAnsiTheme="minorEastAsia" w:hint="eastAsia"/>
          <w:color w:val="000000" w:themeColor="text1"/>
          <w:szCs w:val="20"/>
        </w:rPr>
        <w:t>은 본 계약이 이행되지 않는 경우 선금이행보증증권을 통해 발생한 손해에 대한 보상을 청구할 수 있다.</w:t>
      </w:r>
      <w:r w:rsidRPr="006172C0">
        <w:rPr>
          <w:rFonts w:asciiTheme="minorEastAsia" w:hAnsiTheme="minorEastAsia"/>
          <w:color w:val="000000" w:themeColor="text1"/>
          <w:szCs w:val="20"/>
        </w:rPr>
        <w:t xml:space="preserve"> </w:t>
      </w:r>
      <w:commentRangeEnd w:id="9"/>
      <w:r w:rsidR="005901A2">
        <w:rPr>
          <w:rStyle w:val="a6"/>
        </w:rPr>
        <w:commentReference w:id="9"/>
      </w:r>
      <w:ins w:id="19" w:author="김현주 (Hyunjoo Kim)" w:date="2025-07-17T14:30:00Z">
        <w:r w:rsidR="00C223A5">
          <w:rPr>
            <w:rFonts w:asciiTheme="minorEastAsia" w:hAnsiTheme="minorEastAsia"/>
            <w:color w:val="000000" w:themeColor="text1"/>
            <w:szCs w:val="20"/>
          </w:rPr>
          <w:t>“</w:t>
        </w:r>
        <w:proofErr w:type="spellStart"/>
        <w:r w:rsidR="00C223A5">
          <w:rPr>
            <w:rFonts w:asciiTheme="minorEastAsia" w:hAnsiTheme="minorEastAsia" w:hint="eastAsia"/>
            <w:color w:val="000000" w:themeColor="text1"/>
            <w:szCs w:val="20"/>
          </w:rPr>
          <w:t>논스</w:t>
        </w:r>
        <w:proofErr w:type="spellEnd"/>
        <w:r w:rsidR="00C223A5">
          <w:rPr>
            <w:rFonts w:asciiTheme="minorEastAsia" w:hAnsiTheme="minorEastAsia"/>
            <w:color w:val="000000" w:themeColor="text1"/>
            <w:szCs w:val="20"/>
          </w:rPr>
          <w:t>”</w:t>
        </w:r>
        <w:r w:rsidR="00C223A5">
          <w:rPr>
            <w:rFonts w:asciiTheme="minorEastAsia" w:hAnsiTheme="minorEastAsia" w:hint="eastAsia"/>
            <w:color w:val="000000" w:themeColor="text1"/>
            <w:szCs w:val="20"/>
          </w:rPr>
          <w:t xml:space="preserve">가 선급금이행보증보험증권을 제출하지 않는 경우 </w:t>
        </w:r>
        <w:r w:rsidR="00C223A5">
          <w:rPr>
            <w:rFonts w:asciiTheme="minorEastAsia" w:hAnsiTheme="minorEastAsia"/>
            <w:color w:val="000000" w:themeColor="text1"/>
            <w:szCs w:val="20"/>
          </w:rPr>
          <w:t>“</w:t>
        </w:r>
        <w:proofErr w:type="spellStart"/>
        <w:r w:rsidR="00C223A5">
          <w:rPr>
            <w:rFonts w:asciiTheme="minorEastAsia" w:hAnsiTheme="minorEastAsia" w:hint="eastAsia"/>
            <w:color w:val="000000" w:themeColor="text1"/>
            <w:szCs w:val="20"/>
          </w:rPr>
          <w:t>일룸</w:t>
        </w:r>
        <w:proofErr w:type="spellEnd"/>
        <w:r w:rsidR="00C223A5">
          <w:rPr>
            <w:rFonts w:asciiTheme="minorEastAsia" w:hAnsiTheme="minorEastAsia"/>
            <w:color w:val="000000" w:themeColor="text1"/>
            <w:szCs w:val="20"/>
          </w:rPr>
          <w:t>”</w:t>
        </w:r>
        <w:r w:rsidR="00C223A5">
          <w:rPr>
            <w:rFonts w:asciiTheme="minorEastAsia" w:hAnsiTheme="minorEastAsia" w:hint="eastAsia"/>
            <w:color w:val="000000" w:themeColor="text1"/>
            <w:szCs w:val="20"/>
          </w:rPr>
          <w:t>은 계약을 해지하고 위 용역대금을 반환을 청구할 수 있다.</w:t>
        </w:r>
        <w:r w:rsidR="00C223A5">
          <w:rPr>
            <w:rFonts w:asciiTheme="minorEastAsia" w:hAnsiTheme="minorEastAsia"/>
            <w:color w:val="000000" w:themeColor="text1"/>
            <w:szCs w:val="20"/>
          </w:rPr>
          <w:t xml:space="preserve"> </w:t>
        </w:r>
      </w:ins>
    </w:p>
    <w:p w14:paraId="49444B64" w14:textId="7404103F" w:rsidR="004D172E" w:rsidRPr="006172C0" w:rsidRDefault="005A410E">
      <w:pPr>
        <w:ind w:leftChars="100" w:left="200"/>
        <w:rPr>
          <w:rFonts w:asciiTheme="minorEastAsia" w:hAnsiTheme="minorEastAsia"/>
          <w:color w:val="000000" w:themeColor="text1"/>
          <w:szCs w:val="20"/>
        </w:rPr>
      </w:pPr>
      <w:r w:rsidRPr="0055659A">
        <w:rPr>
          <w:rFonts w:asciiTheme="minorEastAsia" w:hAnsiTheme="minorEastAsia"/>
          <w:szCs w:val="20"/>
        </w:rPr>
        <w:t xml:space="preserve"> </w:t>
      </w:r>
      <w:r w:rsidRPr="0055659A">
        <w:rPr>
          <w:rFonts w:asciiTheme="minorEastAsia" w:hAnsiTheme="minorEastAsia"/>
          <w:szCs w:val="20"/>
        </w:rPr>
        <w:br/>
      </w:r>
      <w:r w:rsidR="00856B0A" w:rsidRPr="006172C0">
        <w:rPr>
          <w:rFonts w:asciiTheme="minorEastAsia" w:hAnsiTheme="minorEastAsia" w:hint="eastAsia"/>
          <w:color w:val="000000" w:themeColor="text1"/>
          <w:szCs w:val="20"/>
        </w:rPr>
        <w:t>3</w:t>
      </w:r>
      <w:r w:rsidR="00856B0A" w:rsidRPr="006172C0">
        <w:rPr>
          <w:rFonts w:asciiTheme="minorEastAsia" w:hAnsiTheme="minorEastAsia"/>
          <w:color w:val="000000" w:themeColor="text1"/>
          <w:szCs w:val="20"/>
        </w:rPr>
        <w:t xml:space="preserve"> </w:t>
      </w:r>
      <w:commentRangeStart w:id="20"/>
      <w:r w:rsidRPr="006172C0">
        <w:rPr>
          <w:rFonts w:asciiTheme="minorEastAsia" w:hAnsiTheme="minorEastAsia"/>
          <w:color w:val="000000" w:themeColor="text1"/>
          <w:szCs w:val="20"/>
        </w:rPr>
        <w:t>단, 계약서에 기재된</w:t>
      </w:r>
      <w:r w:rsidR="00856B0A" w:rsidRPr="006172C0">
        <w:rPr>
          <w:rFonts w:asciiTheme="minorEastAsia" w:hAnsiTheme="minorEastAsia" w:hint="eastAsia"/>
          <w:color w:val="000000" w:themeColor="text1"/>
          <w:szCs w:val="20"/>
        </w:rPr>
        <w:t xml:space="preserve"> 용역 이외의 업무수행으로</w:t>
      </w:r>
      <w:r w:rsidRPr="006172C0">
        <w:rPr>
          <w:rFonts w:asciiTheme="minorEastAsia" w:hAnsiTheme="minorEastAsia"/>
          <w:color w:val="000000" w:themeColor="text1"/>
          <w:szCs w:val="20"/>
        </w:rPr>
        <w:t xml:space="preserve"> ‘추가 지출 비용’이 발생할 경우 사전에 “</w:t>
      </w:r>
      <w:proofErr w:type="spellStart"/>
      <w:r w:rsidRPr="006172C0">
        <w:rPr>
          <w:rFonts w:asciiTheme="minorEastAsia" w:hAnsiTheme="minorEastAsia"/>
          <w:color w:val="000000" w:themeColor="text1"/>
          <w:szCs w:val="20"/>
        </w:rPr>
        <w:t>일룸</w:t>
      </w:r>
      <w:proofErr w:type="spellEnd"/>
      <w:r w:rsidRPr="006172C0">
        <w:rPr>
          <w:rFonts w:asciiTheme="minorEastAsia" w:hAnsiTheme="minorEastAsia"/>
          <w:color w:val="000000" w:themeColor="text1"/>
          <w:szCs w:val="20"/>
        </w:rPr>
        <w:t xml:space="preserve">”의 승인을 득하고 </w:t>
      </w:r>
      <w:proofErr w:type="gramStart"/>
      <w:r w:rsidRPr="006172C0">
        <w:rPr>
          <w:rFonts w:asciiTheme="minorEastAsia" w:hAnsiTheme="minorEastAsia"/>
          <w:color w:val="000000" w:themeColor="text1"/>
          <w:szCs w:val="20"/>
        </w:rPr>
        <w:t>진행한다.(</w:t>
      </w:r>
      <w:proofErr w:type="gramEnd"/>
      <w:r w:rsidRPr="006172C0">
        <w:rPr>
          <w:rFonts w:asciiTheme="minorEastAsia" w:hAnsiTheme="minorEastAsia"/>
          <w:color w:val="000000" w:themeColor="text1"/>
          <w:szCs w:val="20"/>
        </w:rPr>
        <w:t>실비 영수증 증빙 필수)</w:t>
      </w:r>
    </w:p>
    <w:p w14:paraId="7C708A1C" w14:textId="7C7A78D0" w:rsidR="004D172E" w:rsidRPr="006172C0" w:rsidRDefault="00856B0A">
      <w:pPr>
        <w:ind w:leftChars="100" w:left="200"/>
        <w:rPr>
          <w:rFonts w:asciiTheme="minorEastAsia" w:hAnsiTheme="minorEastAsia"/>
          <w:color w:val="000000" w:themeColor="text1"/>
          <w:szCs w:val="20"/>
        </w:rPr>
      </w:pPr>
      <w:r w:rsidRPr="006172C0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Pr="006172C0">
        <w:rPr>
          <w:rFonts w:asciiTheme="minorEastAsia" w:hAnsiTheme="minorEastAsia"/>
          <w:color w:val="000000" w:themeColor="text1"/>
          <w:szCs w:val="20"/>
        </w:rPr>
        <w:t>”</w:t>
      </w:r>
      <w:r w:rsidRPr="006172C0">
        <w:rPr>
          <w:rFonts w:asciiTheme="minorEastAsia" w:hAnsiTheme="minorEastAsia" w:hint="eastAsia"/>
          <w:color w:val="000000" w:themeColor="text1"/>
          <w:szCs w:val="20"/>
        </w:rPr>
        <w:t>는 발생한 추가지출비용 및 수익금에 대해 지출 비용 증빙서류와 함께 월별보고서에 포함하여 제출해야 하며,</w:t>
      </w:r>
      <w:r w:rsidRPr="006172C0">
        <w:rPr>
          <w:rFonts w:asciiTheme="minorEastAsia" w:hAnsiTheme="minorEastAsia"/>
          <w:color w:val="000000" w:themeColor="text1"/>
          <w:szCs w:val="20"/>
        </w:rPr>
        <w:t xml:space="preserve"> “</w:t>
      </w:r>
      <w:proofErr w:type="spellStart"/>
      <w:r w:rsidRPr="006172C0">
        <w:rPr>
          <w:rFonts w:asciiTheme="minorEastAsia" w:hAnsiTheme="minorEastAsia" w:hint="eastAsia"/>
          <w:color w:val="000000" w:themeColor="text1"/>
          <w:szCs w:val="20"/>
        </w:rPr>
        <w:t>일룸</w:t>
      </w:r>
      <w:proofErr w:type="spellEnd"/>
      <w:r w:rsidRPr="006172C0">
        <w:rPr>
          <w:rFonts w:asciiTheme="minorEastAsia" w:hAnsiTheme="minorEastAsia"/>
          <w:color w:val="000000" w:themeColor="text1"/>
          <w:szCs w:val="20"/>
        </w:rPr>
        <w:t>”</w:t>
      </w:r>
      <w:r w:rsidRPr="006172C0">
        <w:rPr>
          <w:rFonts w:asciiTheme="minorEastAsia" w:hAnsiTheme="minorEastAsia" w:hint="eastAsia"/>
          <w:color w:val="000000" w:themeColor="text1"/>
          <w:szCs w:val="20"/>
        </w:rPr>
        <w:t>이 승인하는 경우 세금계산서 발행을 통해 대금을 청구한다.</w:t>
      </w:r>
      <w:r w:rsidRPr="006172C0">
        <w:rPr>
          <w:rFonts w:asciiTheme="minorEastAsia" w:hAnsiTheme="minorEastAsia"/>
          <w:color w:val="000000" w:themeColor="text1"/>
          <w:szCs w:val="20"/>
        </w:rPr>
        <w:t xml:space="preserve"> “</w:t>
      </w:r>
      <w:proofErr w:type="spellStart"/>
      <w:r w:rsidRPr="006172C0">
        <w:rPr>
          <w:rFonts w:asciiTheme="minorEastAsia" w:hAnsiTheme="minorEastAsia" w:hint="eastAsia"/>
          <w:color w:val="000000" w:themeColor="text1"/>
          <w:szCs w:val="20"/>
        </w:rPr>
        <w:t>일룸</w:t>
      </w:r>
      <w:proofErr w:type="spellEnd"/>
      <w:r w:rsidRPr="006172C0">
        <w:rPr>
          <w:rFonts w:asciiTheme="minorEastAsia" w:hAnsiTheme="minorEastAsia"/>
          <w:color w:val="000000" w:themeColor="text1"/>
          <w:szCs w:val="20"/>
        </w:rPr>
        <w:t>”</w:t>
      </w:r>
      <w:r w:rsidRPr="006172C0">
        <w:rPr>
          <w:rFonts w:asciiTheme="minorEastAsia" w:hAnsiTheme="minorEastAsia" w:hint="eastAsia"/>
          <w:color w:val="000000" w:themeColor="text1"/>
          <w:szCs w:val="20"/>
        </w:rPr>
        <w:t xml:space="preserve">은 세금계산서 발행 후 </w:t>
      </w:r>
      <w:r w:rsidRPr="006172C0">
        <w:rPr>
          <w:rFonts w:asciiTheme="minorEastAsia" w:hAnsiTheme="minorEastAsia"/>
          <w:color w:val="000000" w:themeColor="text1"/>
          <w:szCs w:val="20"/>
        </w:rPr>
        <w:t>10</w:t>
      </w:r>
      <w:r w:rsidRPr="006172C0">
        <w:rPr>
          <w:rFonts w:asciiTheme="minorEastAsia" w:hAnsiTheme="minorEastAsia" w:hint="eastAsia"/>
          <w:color w:val="000000" w:themeColor="text1"/>
          <w:szCs w:val="20"/>
        </w:rPr>
        <w:t>일 이내 운영비와 추가지출비용을 지급하여야 한다.</w:t>
      </w:r>
      <w:commentRangeEnd w:id="20"/>
      <w:r w:rsidR="005901A2">
        <w:rPr>
          <w:rStyle w:val="a6"/>
        </w:rPr>
        <w:commentReference w:id="20"/>
      </w:r>
    </w:p>
    <w:p w14:paraId="3B39A5B9" w14:textId="34E84417" w:rsidR="00856B0A" w:rsidRPr="006172C0" w:rsidRDefault="00856B0A">
      <w:pPr>
        <w:ind w:leftChars="100" w:left="200"/>
        <w:rPr>
          <w:rFonts w:asciiTheme="minorEastAsia" w:hAnsiTheme="minorEastAsia"/>
          <w:color w:val="000000" w:themeColor="text1"/>
          <w:szCs w:val="20"/>
        </w:rPr>
      </w:pPr>
      <w:r w:rsidRPr="006172C0">
        <w:rPr>
          <w:rFonts w:asciiTheme="minorEastAsia" w:hAnsiTheme="minorEastAsia" w:hint="eastAsia"/>
          <w:color w:val="000000" w:themeColor="text1"/>
          <w:szCs w:val="20"/>
        </w:rPr>
        <w:t>4</w:t>
      </w:r>
      <w:r w:rsidRPr="006172C0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6172C0">
        <w:rPr>
          <w:rFonts w:asciiTheme="minorEastAsia" w:hAnsiTheme="minorEastAsia" w:hint="eastAsia"/>
          <w:color w:val="000000" w:themeColor="text1"/>
          <w:szCs w:val="20"/>
        </w:rPr>
        <w:t xml:space="preserve">세금계산서 </w:t>
      </w:r>
      <w:proofErr w:type="spellStart"/>
      <w:r w:rsidRPr="006172C0">
        <w:rPr>
          <w:rFonts w:asciiTheme="minorEastAsia" w:hAnsiTheme="minorEastAsia" w:hint="eastAsia"/>
          <w:color w:val="000000" w:themeColor="text1"/>
          <w:szCs w:val="20"/>
        </w:rPr>
        <w:t>미발행</w:t>
      </w:r>
      <w:proofErr w:type="spellEnd"/>
      <w:r w:rsidRPr="006172C0">
        <w:rPr>
          <w:rFonts w:asciiTheme="minorEastAsia" w:hAnsiTheme="minorEastAsia" w:hint="eastAsia"/>
          <w:color w:val="000000" w:themeColor="text1"/>
          <w:szCs w:val="20"/>
        </w:rPr>
        <w:t xml:space="preserve"> 및 지연발행의 책임은 </w:t>
      </w:r>
      <w:r w:rsidRPr="006172C0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Pr="006172C0">
        <w:rPr>
          <w:rFonts w:asciiTheme="minorEastAsia" w:hAnsiTheme="minorEastAsia"/>
          <w:color w:val="000000" w:themeColor="text1"/>
          <w:szCs w:val="20"/>
        </w:rPr>
        <w:t>”</w:t>
      </w:r>
      <w:r w:rsidRPr="006172C0">
        <w:rPr>
          <w:rFonts w:asciiTheme="minorEastAsia" w:hAnsiTheme="minorEastAsia" w:hint="eastAsia"/>
          <w:color w:val="000000" w:themeColor="text1"/>
          <w:szCs w:val="20"/>
        </w:rPr>
        <w:t>가 부담한다.</w:t>
      </w:r>
    </w:p>
    <w:p w14:paraId="046F4D8F" w14:textId="77777777" w:rsidR="004D172E" w:rsidRPr="0055659A" w:rsidRDefault="004D172E">
      <w:pPr>
        <w:ind w:leftChars="100" w:left="200"/>
        <w:rPr>
          <w:rFonts w:asciiTheme="minorEastAsia" w:hAnsiTheme="minorEastAsia"/>
          <w:szCs w:val="20"/>
        </w:rPr>
      </w:pPr>
    </w:p>
    <w:p w14:paraId="3CFF2451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제5조(대금의 관리 및 사용) </w:t>
      </w:r>
    </w:p>
    <w:p w14:paraId="23210833" w14:textId="19E811B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1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 xml:space="preserve">”는 본 용역의 업무 범위 내에서 대금을 관리, 사용하여야 한다. </w:t>
      </w:r>
      <w:r w:rsidRPr="006172C0">
        <w:rPr>
          <w:rFonts w:asciiTheme="minorEastAsia" w:hAnsiTheme="minorEastAsia"/>
          <w:color w:val="000000" w:themeColor="text1"/>
          <w:szCs w:val="20"/>
        </w:rPr>
        <w:t xml:space="preserve">제8조 제1호의 </w:t>
      </w:r>
      <w:r w:rsidRPr="0055659A">
        <w:rPr>
          <w:rFonts w:asciiTheme="minorEastAsia" w:hAnsiTheme="minorEastAsia"/>
          <w:szCs w:val="20"/>
        </w:rPr>
        <w:t>월별보고서를 통해 대금을 관리 및 사용하여 운영한 ‘</w:t>
      </w:r>
      <w:proofErr w:type="spellStart"/>
      <w:r w:rsidRPr="0055659A">
        <w:rPr>
          <w:rFonts w:asciiTheme="minorEastAsia" w:hAnsiTheme="minorEastAsia"/>
          <w:szCs w:val="20"/>
        </w:rPr>
        <w:t>데스커</w:t>
      </w:r>
      <w:proofErr w:type="spellEnd"/>
      <w:r w:rsidRPr="0055659A">
        <w:rPr>
          <w:rFonts w:asciiTheme="minorEastAsia" w:hAnsiTheme="minorEastAsia"/>
          <w:szCs w:val="20"/>
        </w:rPr>
        <w:t xml:space="preserve"> 라운지 대구’의 운영 내역을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”에 제출하여야 한다.</w:t>
      </w:r>
    </w:p>
    <w:p w14:paraId="6AFE427E" w14:textId="39DFD22E" w:rsidR="004D172E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2 대상 공간에 대한 다음 각호의 지출은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”이 계약금액과 별도로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”에 보상한다.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해당 비용을 별도로 정리하여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”에 청구하고,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”은 청구에 이견이 없는 경우 이를 청구를 받은 날로부터 10일 내에 지급한다</w:t>
      </w:r>
      <w:r w:rsidRPr="006172C0">
        <w:rPr>
          <w:rFonts w:asciiTheme="minorEastAsia" w:hAnsiTheme="minorEastAsia"/>
          <w:color w:val="000000" w:themeColor="text1"/>
          <w:szCs w:val="20"/>
        </w:rPr>
        <w:t xml:space="preserve">. </w:t>
      </w:r>
      <w:r w:rsidR="00944229" w:rsidRPr="006172C0">
        <w:rPr>
          <w:rFonts w:asciiTheme="minorEastAsia" w:hAnsiTheme="minorEastAsia" w:hint="eastAsia"/>
          <w:color w:val="000000" w:themeColor="text1"/>
          <w:szCs w:val="20"/>
        </w:rPr>
        <w:t>단,</w:t>
      </w:r>
      <w:r w:rsidR="00944229" w:rsidRPr="006172C0">
        <w:rPr>
          <w:rFonts w:asciiTheme="minorEastAsia" w:hAnsiTheme="minorEastAsia"/>
          <w:color w:val="000000" w:themeColor="text1"/>
          <w:szCs w:val="20"/>
        </w:rPr>
        <w:t xml:space="preserve"> 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="00944229" w:rsidRPr="006172C0">
        <w:rPr>
          <w:rFonts w:asciiTheme="minorEastAsia" w:hAnsiTheme="minorEastAsia"/>
          <w:color w:val="000000" w:themeColor="text1"/>
          <w:szCs w:val="20"/>
        </w:rPr>
        <w:t>”</w:t>
      </w:r>
      <w:r w:rsidR="00944229" w:rsidRPr="006172C0">
        <w:rPr>
          <w:rFonts w:asciiTheme="minorEastAsia" w:hAnsiTheme="minorEastAsia" w:hint="eastAsia"/>
          <w:color w:val="000000" w:themeColor="text1"/>
          <w:szCs w:val="20"/>
        </w:rPr>
        <w:t xml:space="preserve">는 본 조항의 비용을 사용하기 이전에 </w:t>
      </w:r>
      <w:r w:rsidR="00944229" w:rsidRPr="006172C0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="00944229" w:rsidRPr="006172C0">
        <w:rPr>
          <w:rFonts w:asciiTheme="minorEastAsia" w:hAnsiTheme="minorEastAsia" w:hint="eastAsia"/>
          <w:color w:val="000000" w:themeColor="text1"/>
          <w:szCs w:val="20"/>
        </w:rPr>
        <w:t>일룸</w:t>
      </w:r>
      <w:proofErr w:type="spellEnd"/>
      <w:r w:rsidR="00944229" w:rsidRPr="006172C0">
        <w:rPr>
          <w:rFonts w:asciiTheme="minorEastAsia" w:hAnsiTheme="minorEastAsia"/>
          <w:color w:val="000000" w:themeColor="text1"/>
          <w:szCs w:val="20"/>
        </w:rPr>
        <w:t>”</w:t>
      </w:r>
      <w:r w:rsidR="00944229" w:rsidRPr="006172C0">
        <w:rPr>
          <w:rFonts w:asciiTheme="minorEastAsia" w:hAnsiTheme="minorEastAsia" w:hint="eastAsia"/>
          <w:color w:val="000000" w:themeColor="text1"/>
          <w:szCs w:val="20"/>
        </w:rPr>
        <w:t>의 사전 서면 승인을 하여야 한다.</w:t>
      </w:r>
      <w:r w:rsidR="00944229" w:rsidRPr="006172C0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6172C0">
        <w:rPr>
          <w:rFonts w:asciiTheme="minorEastAsia" w:hAnsiTheme="minorEastAsia"/>
          <w:color w:val="000000" w:themeColor="text1"/>
          <w:szCs w:val="20"/>
        </w:rPr>
        <w:t xml:space="preserve">명확히 </w:t>
      </w:r>
      <w:r w:rsidRPr="0055659A">
        <w:rPr>
          <w:rFonts w:asciiTheme="minorEastAsia" w:hAnsiTheme="minorEastAsia"/>
          <w:szCs w:val="20"/>
        </w:rPr>
        <w:t>하기 위하여,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 xml:space="preserve">”은 계약금액과 </w:t>
      </w:r>
      <w:proofErr w:type="spellStart"/>
      <w:r w:rsidRPr="0055659A">
        <w:rPr>
          <w:rFonts w:asciiTheme="minorEastAsia" w:hAnsiTheme="minorEastAsia"/>
          <w:szCs w:val="20"/>
        </w:rPr>
        <w:t>본항에</w:t>
      </w:r>
      <w:proofErr w:type="spellEnd"/>
      <w:r w:rsidRPr="0055659A">
        <w:rPr>
          <w:rFonts w:asciiTheme="minorEastAsia" w:hAnsiTheme="minorEastAsia"/>
          <w:szCs w:val="20"/>
        </w:rPr>
        <w:t xml:space="preserve"> 기재된 비용 외에 어떠한 금전도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”에 대하여 지</w:t>
      </w:r>
      <w:r>
        <w:rPr>
          <w:rFonts w:asciiTheme="minorEastAsia" w:hAnsiTheme="minorEastAsia"/>
          <w:szCs w:val="20"/>
        </w:rPr>
        <w:t>급할 의무를 부담하지 않는다.</w:t>
      </w:r>
    </w:p>
    <w:p w14:paraId="3749C965" w14:textId="77777777" w:rsidR="004D172E" w:rsidRDefault="005A410E">
      <w:pPr>
        <w:ind w:leftChars="100" w:left="200"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2-1. 대상공간에 기 존재하던 하자로 인한 지출한 금액 (수리비, 제3자에 대한 손해배상금 등)</w:t>
      </w:r>
      <w:r>
        <w:rPr>
          <w:rFonts w:asciiTheme="minorEastAsia" w:hAnsiTheme="minorEastAsia"/>
          <w:szCs w:val="20"/>
        </w:rPr>
        <w:br/>
        <w:t>2-2. 기타 “</w:t>
      </w:r>
      <w:proofErr w:type="spellStart"/>
      <w:r>
        <w:rPr>
          <w:rFonts w:asciiTheme="minorEastAsia" w:hAnsiTheme="minorEastAsia"/>
          <w:szCs w:val="20"/>
        </w:rPr>
        <w:t>일룸</w:t>
      </w:r>
      <w:proofErr w:type="spellEnd"/>
      <w:r>
        <w:rPr>
          <w:rFonts w:asciiTheme="minorEastAsia" w:hAnsiTheme="minorEastAsia"/>
          <w:szCs w:val="20"/>
        </w:rPr>
        <w:t>”이 별도의 서면으로 인정하는 비용</w:t>
      </w:r>
      <w:r>
        <w:rPr>
          <w:rFonts w:asciiTheme="minorEastAsia" w:hAnsiTheme="minorEastAsia"/>
          <w:szCs w:val="20"/>
        </w:rPr>
        <w:br/>
        <w:t>2-3 시설 노후 및 예상치 못한 상황에 의한 훼손 등으로 발생한 공간 집기, 시설물의 유지보수 비용이 발생할 경우</w:t>
      </w:r>
    </w:p>
    <w:p w14:paraId="24BFF7A4" w14:textId="77777777" w:rsidR="004D172E" w:rsidRDefault="004D172E">
      <w:pPr>
        <w:ind w:firstLineChars="100" w:firstLine="200"/>
        <w:rPr>
          <w:rFonts w:asciiTheme="minorEastAsia" w:hAnsiTheme="minorEastAsia"/>
          <w:szCs w:val="20"/>
        </w:rPr>
      </w:pPr>
    </w:p>
    <w:p w14:paraId="738C2125" w14:textId="77777777" w:rsidR="004D172E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lastRenderedPageBreak/>
        <w:t xml:space="preserve">제6조(참여인력의 관리) </w:t>
      </w:r>
    </w:p>
    <w:p w14:paraId="61E08F16" w14:textId="3A9E6E09" w:rsidR="004D172E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1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>
        <w:rPr>
          <w:rFonts w:asciiTheme="minorEastAsia" w:hAnsiTheme="minorEastAsia"/>
          <w:szCs w:val="20"/>
        </w:rPr>
        <w:t>”는 용역수행 중 참여 인력의 변경사항이 발생할 경우 “</w:t>
      </w:r>
      <w:proofErr w:type="spellStart"/>
      <w:r>
        <w:rPr>
          <w:rFonts w:asciiTheme="minorEastAsia" w:hAnsiTheme="minorEastAsia"/>
          <w:szCs w:val="20"/>
        </w:rPr>
        <w:t>일룸</w:t>
      </w:r>
      <w:proofErr w:type="spellEnd"/>
      <w:r>
        <w:rPr>
          <w:rFonts w:asciiTheme="minorEastAsia" w:hAnsiTheme="minorEastAsia"/>
          <w:szCs w:val="20"/>
        </w:rPr>
        <w:t>”의 승인을 받아 교체할 수 있으며, 이때 변경된 인력은 인건비 산정기준에서 정하는 동급 및 동급 이상인 자로 하여야 한다.</w:t>
      </w:r>
    </w:p>
    <w:p w14:paraId="7EDE2890" w14:textId="61BF6B6D" w:rsidR="004D172E" w:rsidRPr="00227994" w:rsidRDefault="005A410E">
      <w:pPr>
        <w:rPr>
          <w:rFonts w:asciiTheme="minorEastAsia" w:hAnsiTheme="minorEastAsia"/>
          <w:color w:val="000000" w:themeColor="text1"/>
          <w:szCs w:val="20"/>
        </w:rPr>
      </w:pPr>
      <w:r w:rsidRPr="00227994">
        <w:rPr>
          <w:rFonts w:asciiTheme="minorEastAsia" w:hAnsiTheme="minorEastAsia"/>
          <w:color w:val="000000" w:themeColor="text1"/>
          <w:szCs w:val="20"/>
        </w:rPr>
        <w:t xml:space="preserve">2 </w:t>
      </w:r>
      <w:r w:rsidR="00944229"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="00944229" w:rsidRPr="00227994">
        <w:rPr>
          <w:rFonts w:asciiTheme="minorEastAsia" w:hAnsiTheme="minorEastAsia"/>
          <w:color w:val="000000" w:themeColor="text1"/>
          <w:szCs w:val="20"/>
        </w:rPr>
        <w:t>”</w:t>
      </w:r>
      <w:r w:rsidR="00944229" w:rsidRPr="00227994">
        <w:rPr>
          <w:rFonts w:asciiTheme="minorEastAsia" w:hAnsiTheme="minorEastAsia" w:hint="eastAsia"/>
          <w:color w:val="000000" w:themeColor="text1"/>
          <w:szCs w:val="20"/>
        </w:rPr>
        <w:t xml:space="preserve">는 참여요원을 관리하고 업무를 지시할 수 있으며 </w:t>
      </w:r>
      <w:r w:rsidR="00944229"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="00944229" w:rsidRPr="00227994">
        <w:rPr>
          <w:rFonts w:asciiTheme="minorEastAsia" w:hAnsiTheme="minorEastAsia" w:hint="eastAsia"/>
          <w:color w:val="000000" w:themeColor="text1"/>
          <w:szCs w:val="20"/>
        </w:rPr>
        <w:t>일룸</w:t>
      </w:r>
      <w:proofErr w:type="spellEnd"/>
      <w:r w:rsidR="00944229" w:rsidRPr="00227994">
        <w:rPr>
          <w:rFonts w:asciiTheme="minorEastAsia" w:hAnsiTheme="minorEastAsia"/>
          <w:color w:val="000000" w:themeColor="text1"/>
          <w:szCs w:val="20"/>
        </w:rPr>
        <w:t>”</w:t>
      </w:r>
      <w:r w:rsidR="00944229" w:rsidRPr="00227994">
        <w:rPr>
          <w:rFonts w:asciiTheme="minorEastAsia" w:hAnsiTheme="minorEastAsia" w:hint="eastAsia"/>
          <w:color w:val="000000" w:themeColor="text1"/>
          <w:szCs w:val="20"/>
        </w:rPr>
        <w:t xml:space="preserve">은 </w:t>
      </w:r>
      <w:proofErr w:type="spellStart"/>
      <w:r w:rsidR="00944229" w:rsidRPr="00227994">
        <w:rPr>
          <w:rFonts w:asciiTheme="minorEastAsia" w:hAnsiTheme="minorEastAsia" w:hint="eastAsia"/>
          <w:color w:val="000000" w:themeColor="text1"/>
          <w:szCs w:val="20"/>
        </w:rPr>
        <w:t>참여요원에게</w:t>
      </w:r>
      <w:proofErr w:type="spellEnd"/>
      <w:r w:rsidR="00944229" w:rsidRPr="00227994">
        <w:rPr>
          <w:rFonts w:asciiTheme="minorEastAsia" w:hAnsiTheme="minorEastAsia" w:hint="eastAsia"/>
          <w:color w:val="000000" w:themeColor="text1"/>
          <w:szCs w:val="20"/>
        </w:rPr>
        <w:t xml:space="preserve"> 직접 업무지시 등을 할 수 없다.</w:t>
      </w:r>
      <w:r w:rsidR="00944229" w:rsidRPr="00227994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944229" w:rsidRPr="00227994">
        <w:rPr>
          <w:rFonts w:asciiTheme="minorEastAsia" w:hAnsiTheme="minorEastAsia" w:hint="eastAsia"/>
          <w:color w:val="000000" w:themeColor="text1"/>
          <w:szCs w:val="20"/>
        </w:rPr>
        <w:t>단,</w:t>
      </w:r>
      <w:r w:rsidR="00944229" w:rsidRPr="00227994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Pr="00227994">
        <w:rPr>
          <w:rFonts w:asciiTheme="minorEastAsia" w:hAnsiTheme="minorEastAsia"/>
          <w:color w:val="000000" w:themeColor="text1"/>
          <w:szCs w:val="20"/>
        </w:rPr>
        <w:t>일룸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>”은 전항의 참여요원이 용역수행 중 부적당하다고 판단될</w:t>
      </w:r>
      <w:r w:rsidR="008123CA" w:rsidRPr="00227994">
        <w:rPr>
          <w:rFonts w:asciiTheme="minorEastAsia" w:hAnsiTheme="minorEastAsia" w:hint="eastAsia"/>
          <w:color w:val="000000" w:themeColor="text1"/>
          <w:szCs w:val="20"/>
        </w:rPr>
        <w:t xml:space="preserve"> 합리적인 사유가 있는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경우</w:t>
      </w:r>
      <w:r w:rsidR="008123CA" w:rsidRPr="0022799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="008123CA"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="008123CA" w:rsidRPr="00227994">
        <w:rPr>
          <w:rFonts w:asciiTheme="minorEastAsia" w:hAnsiTheme="minorEastAsia"/>
          <w:color w:val="000000" w:themeColor="text1"/>
          <w:szCs w:val="20"/>
        </w:rPr>
        <w:t>”</w:t>
      </w:r>
      <w:r w:rsidR="008123CA" w:rsidRPr="00227994">
        <w:rPr>
          <w:rFonts w:asciiTheme="minorEastAsia" w:hAnsiTheme="minorEastAsia" w:hint="eastAsia"/>
          <w:color w:val="000000" w:themeColor="text1"/>
          <w:szCs w:val="20"/>
        </w:rPr>
        <w:t>에게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교체를 요구할 수 있으며, “</w:t>
      </w:r>
      <w:proofErr w:type="spellStart"/>
      <w:r w:rsidR="009B12AA">
        <w:rPr>
          <w:rFonts w:asciiTheme="minorEastAsia" w:hAnsiTheme="minorEastAsia"/>
          <w:color w:val="000000" w:themeColor="text1"/>
          <w:szCs w:val="20"/>
        </w:rPr>
        <w:t>논스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>”</w:t>
      </w:r>
      <w:proofErr w:type="gramStart"/>
      <w:r w:rsidRPr="00227994">
        <w:rPr>
          <w:rFonts w:asciiTheme="minorEastAsia" w:hAnsiTheme="minorEastAsia"/>
          <w:color w:val="000000" w:themeColor="text1"/>
          <w:szCs w:val="20"/>
        </w:rPr>
        <w:t>는</w:t>
      </w:r>
      <w:r w:rsidR="008123CA" w:rsidRPr="00227994">
        <w:rPr>
          <w:rFonts w:asciiTheme="minorEastAsia" w:hAnsiTheme="minorEastAsia" w:hint="eastAsia"/>
          <w:color w:val="000000" w:themeColor="text1"/>
          <w:szCs w:val="20"/>
        </w:rPr>
        <w:t xml:space="preserve">  </w:t>
      </w:r>
      <w:r w:rsidR="008123CA"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proofErr w:type="gramEnd"/>
      <w:r w:rsidR="008123CA" w:rsidRPr="00227994">
        <w:rPr>
          <w:rFonts w:asciiTheme="minorEastAsia" w:hAnsiTheme="minorEastAsia" w:hint="eastAsia"/>
          <w:color w:val="000000" w:themeColor="text1"/>
          <w:szCs w:val="20"/>
        </w:rPr>
        <w:t>일룸</w:t>
      </w:r>
      <w:proofErr w:type="spellEnd"/>
      <w:r w:rsidR="008123CA" w:rsidRPr="00227994">
        <w:rPr>
          <w:rFonts w:asciiTheme="minorEastAsia" w:hAnsiTheme="minorEastAsia"/>
          <w:color w:val="000000" w:themeColor="text1"/>
          <w:szCs w:val="20"/>
        </w:rPr>
        <w:t xml:space="preserve">” </w:t>
      </w:r>
      <w:r w:rsidR="008123CA" w:rsidRPr="00227994">
        <w:rPr>
          <w:rFonts w:asciiTheme="minorEastAsia" w:hAnsiTheme="minorEastAsia" w:hint="eastAsia"/>
          <w:color w:val="000000" w:themeColor="text1"/>
          <w:szCs w:val="20"/>
        </w:rPr>
        <w:t>요구가 합리적인 경우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이에 응하여야 한다.</w:t>
      </w:r>
    </w:p>
    <w:p w14:paraId="1C789D25" w14:textId="532DC70B" w:rsidR="008123CA" w:rsidRPr="00227994" w:rsidRDefault="005A410E">
      <w:pPr>
        <w:rPr>
          <w:rFonts w:asciiTheme="minorEastAsia" w:hAnsiTheme="minorEastAsia"/>
          <w:color w:val="000000" w:themeColor="text1"/>
          <w:szCs w:val="20"/>
        </w:rPr>
      </w:pPr>
      <w:r w:rsidRPr="00227994">
        <w:rPr>
          <w:rFonts w:asciiTheme="minorEastAsia" w:hAnsiTheme="minorEastAsia"/>
          <w:color w:val="000000" w:themeColor="text1"/>
          <w:szCs w:val="20"/>
        </w:rPr>
        <w:t>3 “</w:t>
      </w:r>
      <w:proofErr w:type="spellStart"/>
      <w:r w:rsidR="009B12AA">
        <w:rPr>
          <w:rFonts w:asciiTheme="minorEastAsia" w:hAnsiTheme="minorEastAsia"/>
          <w:color w:val="000000" w:themeColor="text1"/>
          <w:szCs w:val="20"/>
        </w:rPr>
        <w:t>논스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>”는 본 계약을 성실하게 이행하기 위하여 투입인력을 적정하게 배치하고 지도감독과 교육훈련을 수시 실시하여야 하며, 투입인력으로 인하여 발생한 모든 법적 문제에 대한 전적인 책임</w:t>
      </w:r>
      <w:r w:rsidR="008123CA" w:rsidRPr="00227994">
        <w:rPr>
          <w:rFonts w:asciiTheme="minorEastAsia" w:hAnsiTheme="minorEastAsia" w:hint="eastAsia"/>
          <w:color w:val="000000" w:themeColor="text1"/>
          <w:szCs w:val="20"/>
        </w:rPr>
        <w:t>을 진다.</w:t>
      </w:r>
    </w:p>
    <w:p w14:paraId="2BC719E5" w14:textId="7308CC05" w:rsidR="004D172E" w:rsidRPr="00227994" w:rsidRDefault="008123CA">
      <w:pPr>
        <w:rPr>
          <w:rFonts w:asciiTheme="minorEastAsia" w:hAnsiTheme="minorEastAsia"/>
          <w:color w:val="000000" w:themeColor="text1"/>
          <w:szCs w:val="20"/>
        </w:rPr>
      </w:pPr>
      <w:r w:rsidRPr="00227994">
        <w:rPr>
          <w:rFonts w:asciiTheme="minorEastAsia" w:hAnsiTheme="minorEastAsia"/>
          <w:color w:val="000000" w:themeColor="text1"/>
          <w:szCs w:val="20"/>
        </w:rPr>
        <w:t>4 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>”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 xml:space="preserve">는 본 계약을 이행하면서 </w:t>
      </w:r>
      <w:r w:rsidR="005A410E" w:rsidRPr="00227994">
        <w:rPr>
          <w:rFonts w:asciiTheme="minorEastAsia" w:hAnsiTheme="minorEastAsia"/>
          <w:color w:val="000000" w:themeColor="text1"/>
          <w:szCs w:val="20"/>
        </w:rPr>
        <w:t>「근로기준법</w:t>
      </w:r>
      <w:proofErr w:type="gramStart"/>
      <w:r w:rsidR="005A410E" w:rsidRPr="00227994">
        <w:rPr>
          <w:rFonts w:asciiTheme="minorEastAsia" w:hAnsiTheme="minorEastAsia"/>
          <w:color w:val="000000" w:themeColor="text1"/>
          <w:szCs w:val="20"/>
        </w:rPr>
        <w:t>」,「</w:t>
      </w:r>
      <w:proofErr w:type="gramEnd"/>
      <w:r w:rsidR="005A410E" w:rsidRPr="00227994">
        <w:rPr>
          <w:rFonts w:asciiTheme="minorEastAsia" w:hAnsiTheme="minorEastAsia"/>
          <w:color w:val="000000" w:themeColor="text1"/>
          <w:szCs w:val="20"/>
        </w:rPr>
        <w:t>산업재해보상보험법」,「</w:t>
      </w:r>
      <w:proofErr w:type="spellStart"/>
      <w:r w:rsidR="005A410E" w:rsidRPr="00227994">
        <w:rPr>
          <w:rFonts w:asciiTheme="minorEastAsia" w:hAnsiTheme="minorEastAsia"/>
          <w:color w:val="000000" w:themeColor="text1"/>
          <w:szCs w:val="20"/>
        </w:rPr>
        <w:t>국민건강보험법」등</w:t>
      </w:r>
      <w:proofErr w:type="spellEnd"/>
      <w:r w:rsidR="005A410E" w:rsidRPr="00227994">
        <w:rPr>
          <w:rFonts w:asciiTheme="minorEastAsia" w:hAnsiTheme="minorEastAsia"/>
          <w:color w:val="000000" w:themeColor="text1"/>
          <w:szCs w:val="20"/>
        </w:rPr>
        <w:t xml:space="preserve"> 제반 관련 법령을 준수하여 필요한 조치를 취하여야 하고 이의 불이행으로 인한 모든 책임은 “</w:t>
      </w:r>
      <w:proofErr w:type="spellStart"/>
      <w:r w:rsidR="009B12AA">
        <w:rPr>
          <w:rFonts w:asciiTheme="minorEastAsia" w:hAnsiTheme="minorEastAsia"/>
          <w:color w:val="000000" w:themeColor="text1"/>
          <w:szCs w:val="20"/>
        </w:rPr>
        <w:t>논스</w:t>
      </w:r>
      <w:proofErr w:type="spellEnd"/>
      <w:r w:rsidR="005A410E" w:rsidRPr="00227994">
        <w:rPr>
          <w:rFonts w:asciiTheme="minorEastAsia" w:hAnsiTheme="minorEastAsia"/>
          <w:color w:val="000000" w:themeColor="text1"/>
          <w:szCs w:val="20"/>
        </w:rPr>
        <w:t>”에 있다.</w:t>
      </w:r>
    </w:p>
    <w:p w14:paraId="1181E9AC" w14:textId="5A8FE02F" w:rsidR="008123CA" w:rsidRDefault="008123CA" w:rsidP="008123CA">
      <w:pPr>
        <w:rPr>
          <w:ins w:id="21" w:author="김현주 (Hyunjoo Kim)" w:date="2025-07-17T14:56:00Z"/>
          <w:rFonts w:asciiTheme="minorEastAsia" w:hAnsiTheme="minorEastAsia"/>
          <w:color w:val="000000" w:themeColor="text1"/>
          <w:szCs w:val="20"/>
        </w:rPr>
      </w:pPr>
      <w:r w:rsidRPr="00227994">
        <w:rPr>
          <w:rFonts w:asciiTheme="minorEastAsia" w:hAnsiTheme="minorEastAsia" w:hint="eastAsia"/>
          <w:color w:val="000000" w:themeColor="text1"/>
          <w:szCs w:val="20"/>
        </w:rPr>
        <w:t>5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>”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 xml:space="preserve">는 대상공간에 안전관리자를 지정 및 파견하여 본업무를 수행하면서 </w:t>
      </w:r>
      <w:r w:rsidRPr="00227994">
        <w:rPr>
          <w:rFonts w:asciiTheme="minorEastAsia" w:hAnsiTheme="minorEastAsia"/>
          <w:color w:val="000000" w:themeColor="text1"/>
          <w:szCs w:val="20"/>
        </w:rPr>
        <w:t>「산업재해보상보험법」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 xml:space="preserve"> 및 </w:t>
      </w:r>
      <w:r w:rsidRPr="00227994">
        <w:rPr>
          <w:rFonts w:asciiTheme="minorEastAsia" w:hAnsiTheme="minorEastAsia"/>
          <w:color w:val="000000" w:themeColor="text1"/>
          <w:szCs w:val="20"/>
        </w:rPr>
        <w:t>「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 xml:space="preserve">중대재해 처벌 등에 관한 </w:t>
      </w:r>
      <w:proofErr w:type="spellStart"/>
      <w:r w:rsidRPr="00227994">
        <w:rPr>
          <w:rFonts w:asciiTheme="minorEastAsia" w:hAnsiTheme="minorEastAsia" w:hint="eastAsia"/>
          <w:color w:val="000000" w:themeColor="text1"/>
          <w:szCs w:val="20"/>
        </w:rPr>
        <w:t>법률</w:t>
      </w:r>
      <w:r w:rsidRPr="00227994">
        <w:rPr>
          <w:rFonts w:asciiTheme="minorEastAsia" w:hAnsiTheme="minorEastAsia"/>
          <w:color w:val="000000" w:themeColor="text1"/>
          <w:szCs w:val="20"/>
        </w:rPr>
        <w:t>」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>에</w:t>
      </w:r>
      <w:proofErr w:type="spellEnd"/>
      <w:r w:rsidRPr="00227994">
        <w:rPr>
          <w:rFonts w:asciiTheme="minorEastAsia" w:hAnsiTheme="minorEastAsia" w:hint="eastAsia"/>
          <w:color w:val="000000" w:themeColor="text1"/>
          <w:szCs w:val="20"/>
        </w:rPr>
        <w:t xml:space="preserve"> 따른 안전 및 보건에 관한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 xml:space="preserve">조치를 수행하도록 하여야 하며 안전관리자가 본 업무를 수행하지 않아 발생한 사고에 대해서는 </w:t>
      </w:r>
      <w:r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>”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>가 모든 책임을 부담한다.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5C985579" w14:textId="4594BC66" w:rsidR="00E95780" w:rsidRPr="00227994" w:rsidRDefault="00E95780" w:rsidP="008123CA">
      <w:pPr>
        <w:rPr>
          <w:rFonts w:asciiTheme="minorEastAsia" w:hAnsiTheme="minorEastAsia" w:hint="eastAsia"/>
          <w:color w:val="000000" w:themeColor="text1"/>
          <w:szCs w:val="20"/>
        </w:rPr>
      </w:pPr>
      <w:ins w:id="22" w:author="김현주 (Hyunjoo Kim)" w:date="2025-07-17T14:57:00Z">
        <w:r>
          <w:rPr>
            <w:rFonts w:asciiTheme="minorEastAsia" w:hAnsiTheme="minorEastAsia" w:hint="eastAsia"/>
            <w:color w:val="000000" w:themeColor="text1"/>
            <w:szCs w:val="20"/>
          </w:rPr>
          <w:t>6</w:t>
        </w:r>
        <w:r>
          <w:rPr>
            <w:rFonts w:asciiTheme="minorEastAsia" w:hAnsiTheme="minorEastAsia"/>
            <w:color w:val="000000" w:themeColor="text1"/>
            <w:szCs w:val="20"/>
          </w:rPr>
          <w:t xml:space="preserve"> “</w:t>
        </w:r>
        <w:proofErr w:type="spellStart"/>
        <w:r>
          <w:rPr>
            <w:rFonts w:asciiTheme="minorEastAsia" w:hAnsiTheme="minorEastAsia" w:hint="eastAsia"/>
            <w:color w:val="000000" w:themeColor="text1"/>
            <w:szCs w:val="20"/>
          </w:rPr>
          <w:t>논스</w:t>
        </w:r>
        <w:proofErr w:type="spellEnd"/>
        <w:r>
          <w:rPr>
            <w:rFonts w:asciiTheme="minorEastAsia" w:hAnsiTheme="minorEastAsia"/>
            <w:color w:val="000000" w:themeColor="text1"/>
            <w:szCs w:val="20"/>
          </w:rPr>
          <w:t>”</w:t>
        </w:r>
        <w:r>
          <w:rPr>
            <w:rFonts w:asciiTheme="minorEastAsia" w:hAnsiTheme="minorEastAsia" w:hint="eastAsia"/>
            <w:color w:val="000000" w:themeColor="text1"/>
            <w:szCs w:val="20"/>
          </w:rPr>
          <w:t>는 본</w:t>
        </w:r>
      </w:ins>
      <w:ins w:id="23" w:author="김현주 (Hyunjoo Kim)" w:date="2025-07-17T14:59:00Z">
        <w:r>
          <w:rPr>
            <w:rFonts w:asciiTheme="minorEastAsia" w:hAnsiTheme="minorEastAsia" w:hint="eastAsia"/>
            <w:color w:val="000000" w:themeColor="text1"/>
            <w:szCs w:val="20"/>
          </w:rPr>
          <w:t xml:space="preserve"> 계약에 따른</w:t>
        </w:r>
      </w:ins>
      <w:ins w:id="24" w:author="김현주 (Hyunjoo Kim)" w:date="2025-07-17T14:57:00Z">
        <w:r>
          <w:rPr>
            <w:rFonts w:asciiTheme="minorEastAsia" w:hAnsiTheme="minorEastAsia" w:hint="eastAsia"/>
            <w:color w:val="000000" w:themeColor="text1"/>
            <w:szCs w:val="20"/>
          </w:rPr>
          <w:t xml:space="preserve"> 용역을</w:t>
        </w:r>
        <w:r>
          <w:rPr>
            <w:rFonts w:asciiTheme="minorEastAsia" w:hAnsiTheme="minorEastAsia"/>
            <w:color w:val="000000" w:themeColor="text1"/>
            <w:szCs w:val="20"/>
          </w:rPr>
          <w:t xml:space="preserve"> </w:t>
        </w:r>
      </w:ins>
      <w:ins w:id="25" w:author="김현주 (Hyunjoo Kim)" w:date="2025-07-17T14:59:00Z">
        <w:r>
          <w:rPr>
            <w:rFonts w:asciiTheme="minorEastAsia" w:hAnsiTheme="minorEastAsia" w:hint="eastAsia"/>
            <w:color w:val="000000" w:themeColor="text1"/>
            <w:szCs w:val="20"/>
          </w:rPr>
          <w:t>수</w:t>
        </w:r>
      </w:ins>
      <w:ins w:id="26" w:author="김현주 (Hyunjoo Kim)" w:date="2025-07-17T14:57:00Z">
        <w:r>
          <w:rPr>
            <w:rFonts w:asciiTheme="minorEastAsia" w:hAnsiTheme="minorEastAsia" w:hint="eastAsia"/>
            <w:color w:val="000000" w:themeColor="text1"/>
            <w:szCs w:val="20"/>
          </w:rPr>
          <w:t xml:space="preserve">행함에 있어서 </w:t>
        </w:r>
        <w:r>
          <w:rPr>
            <w:rFonts w:asciiTheme="minorEastAsia" w:hAnsiTheme="minorEastAsia"/>
            <w:color w:val="000000" w:themeColor="text1"/>
            <w:szCs w:val="20"/>
          </w:rPr>
          <w:t>“</w:t>
        </w:r>
        <w:proofErr w:type="spellStart"/>
        <w:r>
          <w:rPr>
            <w:rFonts w:asciiTheme="minorEastAsia" w:hAnsiTheme="minorEastAsia" w:hint="eastAsia"/>
            <w:color w:val="000000" w:themeColor="text1"/>
            <w:szCs w:val="20"/>
          </w:rPr>
          <w:t>일룸</w:t>
        </w:r>
        <w:proofErr w:type="spellEnd"/>
        <w:r>
          <w:rPr>
            <w:rFonts w:asciiTheme="minorEastAsia" w:hAnsiTheme="minorEastAsia"/>
            <w:color w:val="000000" w:themeColor="text1"/>
            <w:szCs w:val="20"/>
          </w:rPr>
          <w:t>”</w:t>
        </w:r>
        <w:r>
          <w:rPr>
            <w:rFonts w:asciiTheme="minorEastAsia" w:hAnsiTheme="minorEastAsia" w:hint="eastAsia"/>
            <w:color w:val="000000" w:themeColor="text1"/>
            <w:szCs w:val="20"/>
          </w:rPr>
          <w:t xml:space="preserve">의 </w:t>
        </w:r>
      </w:ins>
      <w:ins w:id="27" w:author="김현주 (Hyunjoo Kim)" w:date="2025-07-17T14:58:00Z">
        <w:r>
          <w:t xml:space="preserve">기업 이미지, 품위 및 명예를 훼손하지 않도록 주의하여야 하며, 성실과 신의를 바탕으로 관련 법령, 사회 일반의 윤리 기준 및 위탁자의 내부 정책을 준수하여야 한다. </w:t>
        </w:r>
      </w:ins>
      <w:ins w:id="28" w:author="김현주 (Hyunjoo Kim)" w:date="2025-07-17T14:59:00Z">
        <w:r>
          <w:t>“</w:t>
        </w:r>
        <w:proofErr w:type="spellStart"/>
        <w:r>
          <w:rPr>
            <w:rFonts w:hint="eastAsia"/>
          </w:rPr>
          <w:t>논스</w:t>
        </w:r>
        <w:proofErr w:type="spellEnd"/>
        <w:r>
          <w:t>”</w:t>
        </w:r>
      </w:ins>
      <w:ins w:id="29" w:author="김현주 (Hyunjoo Kim)" w:date="2025-07-17T14:58:00Z">
        <w:r>
          <w:t xml:space="preserve">의 임직원, 대리인 등 관련 인력이 용역 수행 과정에서 </w:t>
        </w:r>
      </w:ins>
      <w:ins w:id="30" w:author="김현주 (Hyunjoo Kim)" w:date="2025-07-17T14:59:00Z">
        <w:r>
          <w:t>“</w:t>
        </w:r>
        <w:proofErr w:type="spellStart"/>
        <w:r>
          <w:rPr>
            <w:rFonts w:hint="eastAsia"/>
          </w:rPr>
          <w:t>일룸</w:t>
        </w:r>
        <w:proofErr w:type="spellEnd"/>
        <w:r>
          <w:t>”</w:t>
        </w:r>
      </w:ins>
      <w:ins w:id="31" w:author="김현주 (Hyunjoo Kim)" w:date="2025-07-17T14:58:00Z">
        <w:r>
          <w:t>의 명예 또는 신뢰를 실추시키는 언행이나 행위를 하여서는 아니 된다.</w:t>
        </w:r>
      </w:ins>
    </w:p>
    <w:p w14:paraId="10392A28" w14:textId="77777777" w:rsidR="004D172E" w:rsidRDefault="004D172E">
      <w:pPr>
        <w:rPr>
          <w:rFonts w:asciiTheme="minorEastAsia" w:hAnsiTheme="minorEastAsia"/>
          <w:szCs w:val="20"/>
        </w:rPr>
      </w:pPr>
    </w:p>
    <w:p w14:paraId="7C12EA57" w14:textId="77777777" w:rsidR="004D172E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 xml:space="preserve">제7조(용역내용의 미비에 대한 조치) </w:t>
      </w:r>
    </w:p>
    <w:p w14:paraId="7CB4F314" w14:textId="11DA893B" w:rsidR="004D172E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1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>
        <w:rPr>
          <w:rFonts w:asciiTheme="minorEastAsia" w:hAnsiTheme="minorEastAsia"/>
          <w:szCs w:val="20"/>
        </w:rPr>
        <w:t xml:space="preserve">”는 대상 공간의 하자, 서비스의 품질에 관한 이용자의 민원 등 문제가 발생한 경우 이를 </w:t>
      </w:r>
      <w:proofErr w:type="spellStart"/>
      <w:r>
        <w:rPr>
          <w:rFonts w:asciiTheme="minorEastAsia" w:hAnsiTheme="minorEastAsia"/>
          <w:szCs w:val="20"/>
        </w:rPr>
        <w:t>최단시일</w:t>
      </w:r>
      <w:proofErr w:type="spellEnd"/>
      <w:r>
        <w:rPr>
          <w:rFonts w:asciiTheme="minorEastAsia" w:hAnsiTheme="minorEastAsia"/>
          <w:szCs w:val="20"/>
        </w:rPr>
        <w:t xml:space="preserve"> 내에 해결하여야 하며, 이때 “</w:t>
      </w:r>
      <w:proofErr w:type="spellStart"/>
      <w:r>
        <w:rPr>
          <w:rFonts w:asciiTheme="minorEastAsia" w:hAnsiTheme="minorEastAsia"/>
          <w:szCs w:val="20"/>
        </w:rPr>
        <w:t>일룸</w:t>
      </w:r>
      <w:proofErr w:type="spellEnd"/>
      <w:r>
        <w:rPr>
          <w:rFonts w:asciiTheme="minorEastAsia" w:hAnsiTheme="minorEastAsia"/>
          <w:szCs w:val="20"/>
        </w:rPr>
        <w:t>”의 보완·수정·변경 요청이 있을 경우에는 이를 신속히 이행하여야 한다.</w:t>
      </w:r>
    </w:p>
    <w:p w14:paraId="44DE40A0" w14:textId="3636BAF5" w:rsidR="004D172E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2 본 용역의 추진 및 운영과 관련하여 사안이 발생하였을 경우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>
        <w:rPr>
          <w:rFonts w:asciiTheme="minorEastAsia" w:hAnsiTheme="minorEastAsia"/>
          <w:szCs w:val="20"/>
        </w:rPr>
        <w:t>”는 즉각 대응할 수 있어야 한다.</w:t>
      </w:r>
    </w:p>
    <w:p w14:paraId="1D62056E" w14:textId="13DEA0E8" w:rsidR="004D172E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3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>
        <w:rPr>
          <w:rFonts w:asciiTheme="minorEastAsia" w:hAnsiTheme="minorEastAsia"/>
          <w:szCs w:val="20"/>
        </w:rPr>
        <w:t>”는 불가피한 사유로 인해 용역내용의 변경이 필요한 경우, 즉시 계약변경 사항 및 그 사</w:t>
      </w:r>
      <w:r>
        <w:rPr>
          <w:rFonts w:asciiTheme="minorEastAsia" w:hAnsiTheme="minorEastAsia"/>
          <w:szCs w:val="20"/>
        </w:rPr>
        <w:lastRenderedPageBreak/>
        <w:t>유를 명시한 계약 변경요청서를 “</w:t>
      </w:r>
      <w:proofErr w:type="spellStart"/>
      <w:r>
        <w:rPr>
          <w:rFonts w:asciiTheme="minorEastAsia" w:hAnsiTheme="minorEastAsia"/>
          <w:szCs w:val="20"/>
        </w:rPr>
        <w:t>일룸</w:t>
      </w:r>
      <w:proofErr w:type="spellEnd"/>
      <w:r>
        <w:rPr>
          <w:rFonts w:asciiTheme="minorEastAsia" w:hAnsiTheme="minorEastAsia"/>
          <w:szCs w:val="20"/>
        </w:rPr>
        <w:t xml:space="preserve">”에 </w:t>
      </w:r>
      <w:proofErr w:type="spellStart"/>
      <w:r>
        <w:rPr>
          <w:rFonts w:asciiTheme="minorEastAsia" w:hAnsiTheme="minorEastAsia"/>
          <w:szCs w:val="20"/>
        </w:rPr>
        <w:t>제출하여야하며</w:t>
      </w:r>
      <w:proofErr w:type="spellEnd"/>
      <w:r>
        <w:rPr>
          <w:rFonts w:asciiTheme="minorEastAsia" w:hAnsiTheme="minorEastAsia"/>
          <w:szCs w:val="20"/>
        </w:rPr>
        <w:t>, “</w:t>
      </w:r>
      <w:proofErr w:type="spellStart"/>
      <w:r>
        <w:rPr>
          <w:rFonts w:asciiTheme="minorEastAsia" w:hAnsiTheme="minorEastAsia"/>
          <w:szCs w:val="20"/>
        </w:rPr>
        <w:t>일룸</w:t>
      </w:r>
      <w:proofErr w:type="spellEnd"/>
      <w:r>
        <w:rPr>
          <w:rFonts w:asciiTheme="minorEastAsia" w:hAnsiTheme="minorEastAsia"/>
          <w:szCs w:val="20"/>
        </w:rPr>
        <w:t>”은 이를 승인할 수 있다.</w:t>
      </w:r>
    </w:p>
    <w:p w14:paraId="5477157E" w14:textId="5C6845DF" w:rsidR="004D172E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4 “</w:t>
      </w:r>
      <w:proofErr w:type="spellStart"/>
      <w:r>
        <w:rPr>
          <w:rFonts w:asciiTheme="minorEastAsia" w:hAnsiTheme="minorEastAsia"/>
          <w:szCs w:val="20"/>
        </w:rPr>
        <w:t>일룸</w:t>
      </w:r>
      <w:proofErr w:type="spellEnd"/>
      <w:r>
        <w:rPr>
          <w:rFonts w:asciiTheme="minorEastAsia" w:hAnsiTheme="minorEastAsia"/>
          <w:szCs w:val="20"/>
        </w:rPr>
        <w:t>”은 제3항에 의거 용역 대금을 조정할 경우, 그 내용을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>
        <w:rPr>
          <w:rFonts w:asciiTheme="minorEastAsia" w:hAnsiTheme="minorEastAsia"/>
          <w:szCs w:val="20"/>
        </w:rPr>
        <w:t>”와 협의하여 결정한다.</w:t>
      </w:r>
    </w:p>
    <w:p w14:paraId="77805604" w14:textId="77777777" w:rsidR="004D172E" w:rsidRDefault="004D172E">
      <w:pPr>
        <w:rPr>
          <w:rFonts w:asciiTheme="minorEastAsia" w:hAnsiTheme="minorEastAsia"/>
          <w:szCs w:val="20"/>
        </w:rPr>
      </w:pPr>
    </w:p>
    <w:p w14:paraId="1170D017" w14:textId="2D19FD3F" w:rsidR="004D172E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 xml:space="preserve">제8조 (보고 및 자료제출) </w:t>
      </w:r>
    </w:p>
    <w:p w14:paraId="1DC7543C" w14:textId="603077D8" w:rsidR="00264BBD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1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>
        <w:rPr>
          <w:rFonts w:asciiTheme="minorEastAsia" w:hAnsiTheme="minorEastAsia"/>
          <w:szCs w:val="20"/>
        </w:rPr>
        <w:t>”는 정기적으로 용역수행의 진행사항에 대하여 보고하여야 하며, 다음</w:t>
      </w:r>
      <w:r w:rsidR="00363AC1">
        <w:rPr>
          <w:rFonts w:asciiTheme="minorEastAsia" w:hAnsiTheme="minorEastAsia" w:hint="eastAsia"/>
          <w:szCs w:val="20"/>
        </w:rPr>
        <w:t xml:space="preserve"> </w:t>
      </w:r>
      <w:r w:rsidR="00363AC1" w:rsidRPr="00227994">
        <w:rPr>
          <w:rFonts w:asciiTheme="minorEastAsia" w:hAnsiTheme="minorEastAsia" w:hint="eastAsia"/>
          <w:color w:val="000000" w:themeColor="text1"/>
          <w:szCs w:val="20"/>
        </w:rPr>
        <w:t>표</w:t>
      </w:r>
      <w:r>
        <w:rPr>
          <w:rFonts w:asciiTheme="minorEastAsia" w:hAnsiTheme="minorEastAsia"/>
          <w:szCs w:val="20"/>
        </w:rPr>
        <w:t xml:space="preserve"> 이외의 사항에 대한 보고시기 및 방법 등은 “</w:t>
      </w:r>
      <w:proofErr w:type="spellStart"/>
      <w:r>
        <w:rPr>
          <w:rFonts w:asciiTheme="minorEastAsia" w:hAnsiTheme="minorEastAsia"/>
          <w:szCs w:val="20"/>
        </w:rPr>
        <w:t>일룸</w:t>
      </w:r>
      <w:proofErr w:type="spellEnd"/>
      <w:r>
        <w:rPr>
          <w:rFonts w:asciiTheme="minorEastAsia" w:hAnsiTheme="minorEastAsia"/>
          <w:szCs w:val="20"/>
        </w:rPr>
        <w:t>”과 협의하여 정한다.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5529"/>
        <w:gridCol w:w="1224"/>
      </w:tblGrid>
      <w:tr w:rsidR="00E154CF" w:rsidRPr="00E154CF" w14:paraId="57C8FFC4" w14:textId="77777777" w:rsidTr="00264BBD">
        <w:tc>
          <w:tcPr>
            <w:tcW w:w="2263" w:type="dxa"/>
          </w:tcPr>
          <w:p w14:paraId="10C5139F" w14:textId="66F32AE2" w:rsidR="00264BBD" w:rsidRPr="00E154CF" w:rsidRDefault="00264BBD" w:rsidP="00264BBD">
            <w:pPr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5529" w:type="dxa"/>
          </w:tcPr>
          <w:p w14:paraId="738E6FA9" w14:textId="2E38F299" w:rsidR="00264BBD" w:rsidRPr="00E154CF" w:rsidRDefault="00264BBD" w:rsidP="00264BBD">
            <w:pPr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내용</w:t>
            </w:r>
          </w:p>
        </w:tc>
        <w:tc>
          <w:tcPr>
            <w:tcW w:w="1224" w:type="dxa"/>
          </w:tcPr>
          <w:p w14:paraId="3A5E8960" w14:textId="4A05A5D2" w:rsidR="00264BBD" w:rsidRPr="00E154CF" w:rsidRDefault="00264BBD" w:rsidP="00264BBD">
            <w:pPr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보고시기</w:t>
            </w:r>
          </w:p>
        </w:tc>
      </w:tr>
      <w:tr w:rsidR="00E154CF" w:rsidRPr="00E154CF" w14:paraId="06B423DC" w14:textId="77777777" w:rsidTr="00130F4D">
        <w:tc>
          <w:tcPr>
            <w:tcW w:w="2263" w:type="dxa"/>
            <w:vAlign w:val="center"/>
          </w:tcPr>
          <w:p w14:paraId="4AECF9F6" w14:textId="77777777" w:rsidR="00C653A1" w:rsidRPr="00E154CF" w:rsidRDefault="00C653A1" w:rsidP="00264BBD">
            <w:pPr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월별</w:t>
            </w:r>
          </w:p>
          <w:p w14:paraId="504D3F66" w14:textId="65EF02EE" w:rsidR="00C653A1" w:rsidRPr="00E154CF" w:rsidRDefault="00C653A1" w:rsidP="0015601C">
            <w:pPr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보고</w:t>
            </w:r>
          </w:p>
        </w:tc>
        <w:tc>
          <w:tcPr>
            <w:tcW w:w="5529" w:type="dxa"/>
          </w:tcPr>
          <w:p w14:paraId="45B85429" w14:textId="4CE56026" w:rsidR="00C653A1" w:rsidRPr="00E154CF" w:rsidRDefault="00C653A1" w:rsidP="00C653A1">
            <w:pPr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-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KPI 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달성현황,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방문객 통계,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예약,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매출현황</w:t>
            </w:r>
            <w:r w:rsidR="004B2A40"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,</w:t>
            </w:r>
            <w:r w:rsidR="004B2A40"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="004B2A40"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미디어 노출내역 등</w:t>
            </w:r>
          </w:p>
          <w:p w14:paraId="555B19A3" w14:textId="08151AC8" w:rsidR="00C653A1" w:rsidRPr="00E154CF" w:rsidRDefault="00C653A1" w:rsidP="00C653A1">
            <w:pPr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-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비용집행내역</w:t>
            </w:r>
          </w:p>
          <w:p w14:paraId="2CB12E18" w14:textId="11C0E087" w:rsidR="004B2A40" w:rsidRPr="00E154CF" w:rsidRDefault="004B2A40" w:rsidP="00C653A1">
            <w:pPr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-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현장 기록 콘텐츠(사진,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영상 등)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일체</w:t>
            </w:r>
          </w:p>
          <w:p w14:paraId="75C32A97" w14:textId="15FAADAC" w:rsidR="004B2A40" w:rsidRPr="00E154CF" w:rsidRDefault="00C653A1" w:rsidP="00C653A1">
            <w:pPr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-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기타 운영 인사이트 </w:t>
            </w:r>
            <w:r w:rsidR="004B2A40"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및 피드백</w:t>
            </w:r>
          </w:p>
          <w:p w14:paraId="3E8616E7" w14:textId="2E5F9CBB" w:rsidR="00C653A1" w:rsidRPr="00E154CF" w:rsidRDefault="004B2A40" w:rsidP="00C653A1">
            <w:pPr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-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="00C653A1"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익월 운영 계획</w:t>
            </w:r>
          </w:p>
        </w:tc>
        <w:tc>
          <w:tcPr>
            <w:tcW w:w="1224" w:type="dxa"/>
            <w:vAlign w:val="center"/>
          </w:tcPr>
          <w:p w14:paraId="39297682" w14:textId="24232104" w:rsidR="00C653A1" w:rsidRPr="00E154CF" w:rsidRDefault="00C653A1" w:rsidP="00264BBD">
            <w:pPr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매월 </w:t>
            </w:r>
            <w:r w:rsidRPr="00E154CF">
              <w:rPr>
                <w:rFonts w:asciiTheme="minorEastAsia" w:hAnsiTheme="minorEastAsia"/>
                <w:color w:val="000000" w:themeColor="text1"/>
                <w:szCs w:val="20"/>
              </w:rPr>
              <w:t>5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일</w:t>
            </w:r>
          </w:p>
        </w:tc>
      </w:tr>
      <w:tr w:rsidR="00E154CF" w:rsidRPr="00E154CF" w14:paraId="2E6A710B" w14:textId="77777777" w:rsidTr="0015601C">
        <w:tc>
          <w:tcPr>
            <w:tcW w:w="2263" w:type="dxa"/>
            <w:vAlign w:val="center"/>
          </w:tcPr>
          <w:p w14:paraId="116A36F3" w14:textId="77777777" w:rsidR="00264BBD" w:rsidRPr="00E154CF" w:rsidRDefault="00C653A1" w:rsidP="0015601C">
            <w:pPr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상시</w:t>
            </w:r>
          </w:p>
          <w:p w14:paraId="4C21BBB5" w14:textId="553ED144" w:rsidR="00C653A1" w:rsidRPr="00E154CF" w:rsidRDefault="00C653A1" w:rsidP="0015601C">
            <w:pPr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보고</w:t>
            </w:r>
          </w:p>
        </w:tc>
        <w:tc>
          <w:tcPr>
            <w:tcW w:w="5529" w:type="dxa"/>
          </w:tcPr>
          <w:p w14:paraId="2180ACA2" w14:textId="7985B3BE" w:rsidR="00264BBD" w:rsidRPr="00E154CF" w:rsidRDefault="00264BBD" w:rsidP="004B2A40">
            <w:pPr>
              <w:ind w:left="400" w:hangingChars="200" w:hanging="400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- </w:t>
            </w:r>
            <w:r w:rsidR="004B2A40"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비품 및 재고 관리 내역</w:t>
            </w:r>
          </w:p>
          <w:p w14:paraId="452AE12D" w14:textId="708C9305" w:rsidR="00264BBD" w:rsidRPr="00E154CF" w:rsidRDefault="00264BBD" w:rsidP="004B2A40">
            <w:pPr>
              <w:ind w:left="400" w:hangingChars="200" w:hanging="400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- </w:t>
            </w:r>
            <w:r w:rsidR="004B2A40"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기타 </w:t>
            </w:r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브랜드가 요청하는 자료 일체</w:t>
            </w:r>
          </w:p>
        </w:tc>
        <w:tc>
          <w:tcPr>
            <w:tcW w:w="1224" w:type="dxa"/>
            <w:vAlign w:val="center"/>
          </w:tcPr>
          <w:p w14:paraId="3F59C0A6" w14:textId="26E6FA8E" w:rsidR="004B2A40" w:rsidRPr="00E154CF" w:rsidRDefault="009B4482" w:rsidP="0015601C">
            <w:pPr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일룸</w:t>
            </w:r>
            <w:proofErr w:type="spellEnd"/>
            <w:r w:rsidR="004B2A40"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</w:p>
          <w:p w14:paraId="190D4DB2" w14:textId="08E11E72" w:rsidR="00264BBD" w:rsidRPr="00E154CF" w:rsidRDefault="004B2A40" w:rsidP="0015601C">
            <w:pPr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 w:rsidRPr="00E154CF">
              <w:rPr>
                <w:rFonts w:asciiTheme="minorEastAsia" w:hAnsiTheme="minorEastAsia" w:hint="eastAsia"/>
                <w:color w:val="000000" w:themeColor="text1"/>
                <w:szCs w:val="20"/>
              </w:rPr>
              <w:t>요청시</w:t>
            </w:r>
            <w:proofErr w:type="spellEnd"/>
          </w:p>
        </w:tc>
      </w:tr>
    </w:tbl>
    <w:p w14:paraId="2374C72E" w14:textId="4A145479" w:rsidR="004D172E" w:rsidRPr="0055659A" w:rsidRDefault="005A410E">
      <w:pPr>
        <w:rPr>
          <w:rFonts w:asciiTheme="minorEastAsia" w:hAnsiTheme="minorEastAsia"/>
          <w:szCs w:val="20"/>
        </w:rPr>
      </w:pPr>
      <w:r w:rsidRPr="00E154CF">
        <w:rPr>
          <w:rFonts w:asciiTheme="minorEastAsia" w:hAnsiTheme="minorEastAsia"/>
          <w:color w:val="000000" w:themeColor="text1"/>
          <w:szCs w:val="20"/>
        </w:rPr>
        <w:t>2 “</w:t>
      </w:r>
      <w:proofErr w:type="spellStart"/>
      <w:r w:rsidR="009B12AA" w:rsidRPr="00E154CF">
        <w:rPr>
          <w:rFonts w:asciiTheme="minorEastAsia" w:hAnsiTheme="minorEastAsia"/>
          <w:color w:val="000000" w:themeColor="text1"/>
          <w:szCs w:val="20"/>
        </w:rPr>
        <w:t>논스</w:t>
      </w:r>
      <w:proofErr w:type="spellEnd"/>
      <w:r w:rsidRPr="00E154CF">
        <w:rPr>
          <w:rFonts w:asciiTheme="minorEastAsia" w:hAnsiTheme="minorEastAsia"/>
          <w:color w:val="000000" w:themeColor="text1"/>
          <w:szCs w:val="20"/>
        </w:rPr>
        <w:t>”는 계약이행 중에 발생하는 문제점에 대하여 “</w:t>
      </w:r>
      <w:proofErr w:type="spellStart"/>
      <w:r w:rsidRPr="00E154CF">
        <w:rPr>
          <w:rFonts w:asciiTheme="minorEastAsia" w:hAnsiTheme="minorEastAsia"/>
          <w:color w:val="000000" w:themeColor="text1"/>
          <w:szCs w:val="20"/>
        </w:rPr>
        <w:t>일룸</w:t>
      </w:r>
      <w:proofErr w:type="spellEnd"/>
      <w:r w:rsidRPr="00E154CF">
        <w:rPr>
          <w:rFonts w:asciiTheme="minorEastAsia" w:hAnsiTheme="minorEastAsia"/>
          <w:color w:val="000000" w:themeColor="text1"/>
          <w:szCs w:val="20"/>
        </w:rPr>
        <w:t xml:space="preserve">”에 수시로 보고 및 해결방안 등을 </w:t>
      </w:r>
      <w:r w:rsidRPr="0055659A">
        <w:rPr>
          <w:rFonts w:asciiTheme="minorEastAsia" w:hAnsiTheme="minorEastAsia"/>
          <w:szCs w:val="20"/>
        </w:rPr>
        <w:t>제시하여야 하고, “재단”의 조치사항에 따라야 하며, 본 용역 수행과 관련한 자료 요청 시 성실히 응하여야 한다.</w:t>
      </w:r>
    </w:p>
    <w:p w14:paraId="5209EC67" w14:textId="649D5E51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3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용역수행 과정에서 취득한 자료 중 보안을 요구하는 자료는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”의 사전 허락 없이 누설하여서는 아니 된다.</w:t>
      </w:r>
    </w:p>
    <w:p w14:paraId="61BF0A33" w14:textId="77777777" w:rsidR="004D172E" w:rsidRPr="0055659A" w:rsidRDefault="004D172E">
      <w:pPr>
        <w:rPr>
          <w:rFonts w:asciiTheme="minorEastAsia" w:hAnsiTheme="minorEastAsia"/>
          <w:szCs w:val="20"/>
        </w:rPr>
      </w:pPr>
    </w:p>
    <w:p w14:paraId="78F73E1C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제9조 (검수) </w:t>
      </w:r>
    </w:p>
    <w:p w14:paraId="4016B47A" w14:textId="7BC715AD" w:rsidR="004D172E" w:rsidRPr="0055659A" w:rsidRDefault="005A410E">
      <w:pPr>
        <w:rPr>
          <w:rFonts w:asciiTheme="minorEastAsia" w:hAnsiTheme="minorEastAsia"/>
          <w:szCs w:val="20"/>
        </w:rPr>
      </w:pPr>
      <w:commentRangeStart w:id="32"/>
      <w:commentRangeStart w:id="33"/>
      <w:r w:rsidRPr="0055659A">
        <w:rPr>
          <w:rFonts w:asciiTheme="minorEastAsia" w:hAnsiTheme="minorEastAsia"/>
          <w:szCs w:val="20"/>
        </w:rPr>
        <w:t>1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보고서와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”이 용역 수행내역 확인을 위하여</w:t>
      </w:r>
      <w:r w:rsidR="00EA66E9">
        <w:rPr>
          <w:rFonts w:asciiTheme="minorEastAsia" w:hAnsiTheme="minorEastAsia" w:hint="eastAsia"/>
          <w:szCs w:val="20"/>
        </w:rPr>
        <w:t xml:space="preserve"> </w:t>
      </w:r>
      <w:r w:rsidR="00EA66E9" w:rsidRPr="00227994">
        <w:rPr>
          <w:rFonts w:asciiTheme="minorEastAsia" w:hAnsiTheme="minorEastAsia" w:hint="eastAsia"/>
          <w:color w:val="000000" w:themeColor="text1"/>
          <w:szCs w:val="20"/>
        </w:rPr>
        <w:t>보고서와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필</w:t>
      </w:r>
      <w:r w:rsidRPr="0055659A">
        <w:rPr>
          <w:rFonts w:asciiTheme="minorEastAsia" w:hAnsiTheme="minorEastAsia"/>
          <w:szCs w:val="20"/>
        </w:rPr>
        <w:t>요로 하는 증빙서류를 첨부하여,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”이 지정한 자에게 매월 검수를 받아야 하며, 검수결과 불합격 판정을 받았을 경우</w:t>
      </w:r>
      <w:r w:rsidR="00EA66E9">
        <w:rPr>
          <w:rFonts w:asciiTheme="minorEastAsia" w:hAnsiTheme="minorEastAsia" w:hint="eastAsia"/>
          <w:szCs w:val="20"/>
        </w:rPr>
        <w:t xml:space="preserve"> </w:t>
      </w:r>
      <w:r w:rsidR="00EA66E9" w:rsidRPr="00227994">
        <w:rPr>
          <w:rFonts w:asciiTheme="minorEastAsia" w:hAnsiTheme="minorEastAsia" w:hint="eastAsia"/>
          <w:color w:val="000000" w:themeColor="text1"/>
          <w:szCs w:val="20"/>
        </w:rPr>
        <w:t>불합격 사유를 보완하여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55659A">
        <w:rPr>
          <w:rFonts w:asciiTheme="minorEastAsia" w:hAnsiTheme="minorEastAsia"/>
          <w:szCs w:val="20"/>
        </w:rPr>
        <w:t>합격 판정을 받을 때까지 비용 지급을 보류할 수 있다.</w:t>
      </w:r>
      <w:commentRangeEnd w:id="32"/>
      <w:r w:rsidR="00C653A1">
        <w:rPr>
          <w:rStyle w:val="a6"/>
        </w:rPr>
        <w:commentReference w:id="32"/>
      </w:r>
      <w:commentRangeEnd w:id="33"/>
      <w:r w:rsidR="00E95780">
        <w:rPr>
          <w:rStyle w:val="a6"/>
        </w:rPr>
        <w:commentReference w:id="33"/>
      </w:r>
    </w:p>
    <w:p w14:paraId="42169359" w14:textId="37F9170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2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”은 검수에 필요한 사항을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”에 요청할 수 있으며,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이에 성실히 응하여야 한다.</w:t>
      </w:r>
    </w:p>
    <w:p w14:paraId="771F8DCD" w14:textId="7EF45420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3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”은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”의 업무를 부당하게 방해하지 않는 범위내에서 대상공간을 방문하여 용역의 진행현황을 검수하거나 관련 자료의 제출을 요구할 수 있다.</w:t>
      </w:r>
    </w:p>
    <w:p w14:paraId="108FF4D3" w14:textId="77777777" w:rsidR="004D172E" w:rsidRPr="0055659A" w:rsidRDefault="004D172E">
      <w:pPr>
        <w:rPr>
          <w:rFonts w:asciiTheme="minorEastAsia" w:hAnsiTheme="minorEastAsia"/>
          <w:szCs w:val="20"/>
        </w:rPr>
      </w:pPr>
    </w:p>
    <w:p w14:paraId="7DB00629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lastRenderedPageBreak/>
        <w:t xml:space="preserve">제10조 (계약의 해지, 불가항력 및 손해배상) </w:t>
      </w:r>
    </w:p>
    <w:p w14:paraId="64E945FC" w14:textId="5171203F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1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”가 다음 각 호의 사유에 해당하는 경우,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”은 본 계약의 일부 또는 전부를 해지할 수 있다.</w:t>
      </w:r>
    </w:p>
    <w:p w14:paraId="642EAE62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="바탕" w:eastAsia="바탕" w:hAnsi="바탕" w:cs="바탕" w:hint="eastAsia"/>
          <w:szCs w:val="20"/>
        </w:rPr>
        <w:t>◦</w:t>
      </w:r>
      <w:r w:rsidRPr="0055659A">
        <w:rPr>
          <w:rFonts w:asciiTheme="minorEastAsia" w:hAnsiTheme="minorEastAsia"/>
          <w:szCs w:val="20"/>
        </w:rPr>
        <w:t xml:space="preserve"> 용역수행의 무성의, 능력부족으로 계약기간 내에 용역수행이 불가능한 경우 또는 불가 피하다고 명백히 판단되는 경우</w:t>
      </w:r>
    </w:p>
    <w:p w14:paraId="6DE4DDA2" w14:textId="1334B063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="바탕" w:eastAsia="바탕" w:hAnsi="바탕" w:cs="바탕" w:hint="eastAsia"/>
          <w:szCs w:val="20"/>
        </w:rPr>
        <w:t>◦</w:t>
      </w:r>
      <w:r w:rsidRPr="0055659A">
        <w:rPr>
          <w:rFonts w:asciiTheme="minorEastAsia" w:hAnsiTheme="minorEastAsia"/>
          <w:szCs w:val="20"/>
        </w:rPr>
        <w:t xml:space="preserve">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”이 본 용역의 이행을 위하여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”에게 요구하는 서류의 제출, 기타의 협조 요청에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”가 정당한 사유없이 불응하는 경우</w:t>
      </w:r>
    </w:p>
    <w:p w14:paraId="00178F9C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="바탕" w:eastAsia="바탕" w:hAnsi="바탕" w:cs="바탕" w:hint="eastAsia"/>
          <w:szCs w:val="20"/>
        </w:rPr>
        <w:t xml:space="preserve">◦ </w:t>
      </w:r>
      <w:r w:rsidRPr="0055659A">
        <w:rPr>
          <w:rFonts w:asciiTheme="minorEastAsia" w:hAnsiTheme="minorEastAsia"/>
          <w:szCs w:val="20"/>
        </w:rPr>
        <w:t>용역수행에 있어 본 계약 내용을 위반하거나 품질에 중대한 하자가 있는 경우</w:t>
      </w:r>
    </w:p>
    <w:p w14:paraId="22ECFB9C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="바탕" w:eastAsia="바탕" w:hAnsi="바탕" w:cs="바탕" w:hint="eastAsia"/>
          <w:szCs w:val="20"/>
        </w:rPr>
        <w:t xml:space="preserve">◦ </w:t>
      </w:r>
      <w:r w:rsidRPr="0055659A">
        <w:rPr>
          <w:rFonts w:asciiTheme="minorEastAsia" w:hAnsiTheme="minorEastAsia"/>
          <w:szCs w:val="20"/>
        </w:rPr>
        <w:t xml:space="preserve">본 계약 관련한 업무를 </w:t>
      </w:r>
      <w:proofErr w:type="gramStart"/>
      <w:r w:rsidRPr="0055659A">
        <w:rPr>
          <w:rFonts w:asciiTheme="minorEastAsia" w:hAnsiTheme="minorEastAsia"/>
          <w:szCs w:val="20"/>
        </w:rPr>
        <w:t>제 3</w:t>
      </w:r>
      <w:proofErr w:type="gramEnd"/>
      <w:r w:rsidRPr="0055659A">
        <w:rPr>
          <w:rFonts w:asciiTheme="minorEastAsia" w:hAnsiTheme="minorEastAsia"/>
          <w:szCs w:val="20"/>
        </w:rPr>
        <w:t>자에게 위탁함에 있어 금품 또는 향응을 받거나 불공정한 행위를 한 경우</w:t>
      </w:r>
    </w:p>
    <w:p w14:paraId="787D6264" w14:textId="3F6CB0A2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2 전 제1항의 경우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”가 제공한 모든 정보와 자료 등은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”의 소유로 하며,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”의 손해 발생 시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손해배상의 책임을 진다.</w:t>
      </w:r>
    </w:p>
    <w:p w14:paraId="7D34922E" w14:textId="54036F79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3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”의 귀책사유로 인하여 불가피하게 본 계약이 해지되었을 경우에는 해지 전 일까지 용역수행에 소요된 비용을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”은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”에게 지급한다.</w:t>
      </w:r>
    </w:p>
    <w:p w14:paraId="64D8F8A7" w14:textId="6095AB4C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4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”의 서면 승인 없이 본 계약상 권리와 의무를 제3자에게 위임 또는 하도급 시킬 경우,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</w:t>
      </w:r>
      <w:proofErr w:type="spellStart"/>
      <w:r w:rsidRPr="0055659A">
        <w:rPr>
          <w:rFonts w:asciiTheme="minorEastAsia" w:hAnsiTheme="minorEastAsia"/>
          <w:szCs w:val="20"/>
        </w:rPr>
        <w:t>으로부터</w:t>
      </w:r>
      <w:proofErr w:type="spellEnd"/>
      <w:r w:rsidRPr="0055659A">
        <w:rPr>
          <w:rFonts w:asciiTheme="minorEastAsia" w:hAnsiTheme="minorEastAsia"/>
          <w:szCs w:val="20"/>
        </w:rPr>
        <w:t xml:space="preserve"> 부분 하도급에 대한 승인을 받아야 한다. </w:t>
      </w:r>
    </w:p>
    <w:p w14:paraId="72C807F0" w14:textId="757D3C4B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5 </w:t>
      </w:r>
      <w:proofErr w:type="gramStart"/>
      <w:r w:rsidRPr="0055659A">
        <w:rPr>
          <w:rFonts w:asciiTheme="minorEastAsia" w:hAnsiTheme="minorEastAsia"/>
          <w:szCs w:val="20"/>
        </w:rPr>
        <w:t>제 4</w:t>
      </w:r>
      <w:proofErr w:type="gramEnd"/>
      <w:r w:rsidRPr="0055659A">
        <w:rPr>
          <w:rFonts w:asciiTheme="minorEastAsia" w:hAnsiTheme="minorEastAsia"/>
          <w:szCs w:val="20"/>
        </w:rPr>
        <w:t>항에서 하도급을 승인한 경우라도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”은 필요하다고 인정할 때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”에 대하여 하도급 승인을 철회하거나 수급자의 교체를 요구할 수 있다.</w:t>
      </w:r>
    </w:p>
    <w:p w14:paraId="7EE58A41" w14:textId="00DFFD77" w:rsidR="004D172E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6 불가항력의 사태가 발생하는 경우, 본 계약에 관계된 제반 사항을 당사자 쌍방이 신의와 성실로써 상호 협의하여 계약을 해지할 수 있다. 여기서 불가항력이란 천재지변, 전쟁 등 제어 한계를 벗어나고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”과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”의 고의 또는 과실이나 태만이 아닌 불가피하거나 예측할 수 없는 사태를 말한다.</w:t>
      </w:r>
    </w:p>
    <w:p w14:paraId="3F6A37B7" w14:textId="4D21A96B" w:rsidR="00EA66E9" w:rsidRPr="00227994" w:rsidRDefault="00EA66E9">
      <w:pPr>
        <w:rPr>
          <w:rFonts w:asciiTheme="minorEastAsia" w:hAnsiTheme="minorEastAsia"/>
          <w:color w:val="000000" w:themeColor="text1"/>
          <w:szCs w:val="20"/>
        </w:rPr>
      </w:pPr>
      <w:r w:rsidRPr="00227994">
        <w:rPr>
          <w:rFonts w:asciiTheme="minorEastAsia" w:hAnsiTheme="minorEastAsia" w:hint="eastAsia"/>
          <w:color w:val="000000" w:themeColor="text1"/>
          <w:szCs w:val="20"/>
        </w:rPr>
        <w:t>7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 xml:space="preserve">다음 각목의 사유가 상대방에게 발생하는 경우 </w:t>
      </w:r>
      <w:r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Pr="00227994">
        <w:rPr>
          <w:rFonts w:asciiTheme="minorEastAsia" w:hAnsiTheme="minorEastAsia" w:hint="eastAsia"/>
          <w:color w:val="000000" w:themeColor="text1"/>
          <w:szCs w:val="20"/>
        </w:rPr>
        <w:t>일룸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 xml:space="preserve">” 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 xml:space="preserve">또는 </w:t>
      </w:r>
      <w:r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>”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>는 본 계약을 즉시 해지할 수 있다.</w:t>
      </w:r>
    </w:p>
    <w:p w14:paraId="2732C461" w14:textId="40CD7703" w:rsidR="00EA66E9" w:rsidRPr="00227994" w:rsidRDefault="00EA66E9" w:rsidP="00EA66E9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color w:val="000000" w:themeColor="text1"/>
          <w:szCs w:val="20"/>
        </w:rPr>
      </w:pPr>
      <w:r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Pr="00227994">
        <w:rPr>
          <w:rFonts w:asciiTheme="minorEastAsia" w:hAnsiTheme="minorEastAsia" w:hint="eastAsia"/>
          <w:color w:val="000000" w:themeColor="text1"/>
          <w:szCs w:val="20"/>
        </w:rPr>
        <w:t>일룸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 xml:space="preserve">” 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>또는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>”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>에게 파산,</w:t>
      </w:r>
      <w:r w:rsidRPr="00227994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>회생 또는 이와 유사한 절차의 신청이 있는 경우</w:t>
      </w:r>
    </w:p>
    <w:p w14:paraId="63A07923" w14:textId="42A5D0B4" w:rsidR="00EA66E9" w:rsidRPr="00227994" w:rsidRDefault="00EA66E9" w:rsidP="00EA66E9">
      <w:pPr>
        <w:pStyle w:val="a3"/>
        <w:numPr>
          <w:ilvl w:val="0"/>
          <w:numId w:val="5"/>
        </w:numPr>
        <w:ind w:leftChars="0"/>
        <w:rPr>
          <w:rFonts w:asciiTheme="minorEastAsia" w:hAnsiTheme="minorEastAsia"/>
          <w:color w:val="000000" w:themeColor="text1"/>
          <w:szCs w:val="20"/>
        </w:rPr>
      </w:pPr>
      <w:r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Pr="00227994">
        <w:rPr>
          <w:rFonts w:asciiTheme="minorEastAsia" w:hAnsiTheme="minorEastAsia" w:hint="eastAsia"/>
          <w:color w:val="000000" w:themeColor="text1"/>
          <w:szCs w:val="20"/>
        </w:rPr>
        <w:t>일룸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 xml:space="preserve">” 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 xml:space="preserve">또는 </w:t>
      </w:r>
      <w:r w:rsidRPr="00227994">
        <w:rPr>
          <w:rFonts w:asciiTheme="minorEastAsia" w:hAnsiTheme="minorEastAsia"/>
          <w:color w:val="000000" w:themeColor="text1"/>
          <w:szCs w:val="20"/>
        </w:rPr>
        <w:t>“</w:t>
      </w:r>
      <w:proofErr w:type="spellStart"/>
      <w:r w:rsidR="009B12AA">
        <w:rPr>
          <w:rFonts w:asciiTheme="minorEastAsia" w:hAnsiTheme="minorEastAsia" w:hint="eastAsia"/>
          <w:color w:val="000000" w:themeColor="text1"/>
          <w:szCs w:val="20"/>
        </w:rPr>
        <w:t>논스</w:t>
      </w:r>
      <w:proofErr w:type="spellEnd"/>
      <w:r w:rsidRPr="00227994">
        <w:rPr>
          <w:rFonts w:asciiTheme="minorEastAsia" w:hAnsiTheme="minorEastAsia"/>
          <w:color w:val="000000" w:themeColor="text1"/>
          <w:szCs w:val="20"/>
        </w:rPr>
        <w:t>”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 xml:space="preserve">의 주요재산이 </w:t>
      </w:r>
      <w:r w:rsidRPr="00227994">
        <w:rPr>
          <w:rFonts w:asciiTheme="minorEastAsia" w:hAnsiTheme="minorEastAsia"/>
          <w:color w:val="000000" w:themeColor="text1"/>
          <w:szCs w:val="20"/>
        </w:rPr>
        <w:t>(</w:t>
      </w:r>
      <w:r w:rsidRPr="00227994">
        <w:rPr>
          <w:rFonts w:asciiTheme="minorEastAsia" w:hAnsiTheme="minorEastAsia" w:hint="eastAsia"/>
          <w:color w:val="000000" w:themeColor="text1"/>
          <w:szCs w:val="20"/>
        </w:rPr>
        <w:t>가)압류되어 계약이행의 신뢰를 상실한 경우</w:t>
      </w:r>
    </w:p>
    <w:p w14:paraId="46F5DA6C" w14:textId="77777777" w:rsidR="004D172E" w:rsidRPr="0055659A" w:rsidRDefault="004D172E">
      <w:pPr>
        <w:rPr>
          <w:rFonts w:asciiTheme="minorEastAsia" w:hAnsiTheme="minorEastAsia"/>
          <w:szCs w:val="20"/>
        </w:rPr>
      </w:pPr>
    </w:p>
    <w:p w14:paraId="60C92FFB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lastRenderedPageBreak/>
        <w:t xml:space="preserve">제11조(소유권 및 지식재산권) </w:t>
      </w:r>
    </w:p>
    <w:p w14:paraId="2142ACB7" w14:textId="5043A43E" w:rsidR="004D172E" w:rsidRPr="00227994" w:rsidRDefault="005A410E">
      <w:pPr>
        <w:rPr>
          <w:rFonts w:asciiTheme="minorEastAsia" w:hAnsiTheme="minorEastAsia"/>
          <w:color w:val="000000" w:themeColor="text1"/>
          <w:szCs w:val="20"/>
        </w:rPr>
      </w:pPr>
      <w:r w:rsidRPr="0055659A">
        <w:rPr>
          <w:rFonts w:asciiTheme="minorEastAsia" w:hAnsiTheme="minorEastAsia"/>
          <w:szCs w:val="20"/>
        </w:rPr>
        <w:t>1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”가 본 용역에 따라 제공하는 모든 산출물의 소유권 및 지식재산권은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</w:t>
      </w:r>
      <w:r w:rsidRPr="00227994">
        <w:rPr>
          <w:rFonts w:asciiTheme="minorEastAsia" w:hAnsiTheme="minorEastAsia"/>
          <w:color w:val="000000" w:themeColor="text1"/>
          <w:szCs w:val="20"/>
        </w:rPr>
        <w:t>이</w:t>
      </w:r>
      <w:r w:rsidR="00EA66E9" w:rsidRPr="00227994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proofErr w:type="gramStart"/>
      <w:r w:rsidR="00EA66E9" w:rsidRPr="00227994">
        <w:rPr>
          <w:rFonts w:asciiTheme="minorEastAsia" w:hAnsiTheme="minorEastAsia" w:hint="eastAsia"/>
          <w:color w:val="000000" w:themeColor="text1"/>
          <w:szCs w:val="20"/>
        </w:rPr>
        <w:t>독점적,배타적으로</w:t>
      </w:r>
      <w:proofErr w:type="gramEnd"/>
      <w:r w:rsidRPr="00227994">
        <w:rPr>
          <w:rFonts w:asciiTheme="minorEastAsia" w:hAnsiTheme="minorEastAsia"/>
          <w:color w:val="000000" w:themeColor="text1"/>
          <w:szCs w:val="20"/>
        </w:rPr>
        <w:t xml:space="preserve"> 보유한다.</w:t>
      </w:r>
    </w:p>
    <w:p w14:paraId="15E8BDFA" w14:textId="0F25FD02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2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보고서 및 산출물의 연구·개발과 관련된 자료를 타인에게 제공, 대여 또는 양도할 수 없다.</w:t>
      </w:r>
    </w:p>
    <w:p w14:paraId="1CCCDCF7" w14:textId="12756A0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3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”가 제공하는 용역 산출물의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”의 권리발생시점은 기초조사부터 적용이 된다.</w:t>
      </w:r>
    </w:p>
    <w:p w14:paraId="7A45AB98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4 산출물 및 보고서 제작 과정에서 발생되는 자료 및 부대 산출물은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”이 소유한다.</w:t>
      </w:r>
    </w:p>
    <w:p w14:paraId="5DD4EB71" w14:textId="3F826E85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5 "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“과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 간에 권리 부분에 관하여 이견이 발생할 경우에는 상호 협의하여 조정한다.</w:t>
      </w:r>
    </w:p>
    <w:p w14:paraId="4C592664" w14:textId="77777777" w:rsidR="004D172E" w:rsidRPr="0055659A" w:rsidRDefault="004D172E">
      <w:pPr>
        <w:rPr>
          <w:rFonts w:asciiTheme="minorEastAsia" w:hAnsiTheme="minorEastAsia"/>
          <w:szCs w:val="20"/>
        </w:rPr>
      </w:pPr>
    </w:p>
    <w:p w14:paraId="1322AA17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제12조 (양도금지) </w:t>
      </w:r>
    </w:p>
    <w:p w14:paraId="33E3ED14" w14:textId="0DDC9B1F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 xml:space="preserve">”의 </w:t>
      </w:r>
      <w:r w:rsidR="00EA66E9" w:rsidRPr="00227994">
        <w:rPr>
          <w:rFonts w:asciiTheme="minorEastAsia" w:hAnsiTheme="minorEastAsia" w:hint="eastAsia"/>
          <w:color w:val="000000" w:themeColor="text1"/>
          <w:szCs w:val="20"/>
        </w:rPr>
        <w:t>서면</w:t>
      </w:r>
      <w:r w:rsidRPr="0055659A">
        <w:rPr>
          <w:rFonts w:asciiTheme="minorEastAsia" w:hAnsiTheme="minorEastAsia"/>
          <w:szCs w:val="20"/>
        </w:rPr>
        <w:t>승낙 없이 본 계약에 따른 권리 및 의무 일체를 제3자에게 채권 등으로 양도하거나 담보로 제공할 수 없다.</w:t>
      </w:r>
    </w:p>
    <w:p w14:paraId="4A0ADEFF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제13조 (청렴계약이행) </w:t>
      </w:r>
    </w:p>
    <w:p w14:paraId="1E19C876" w14:textId="69924AAD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입찰, 계약체결 및 계약이행과 관련하여 계약담당자에게 뇌물을 제공한 사실이 드러날 경우, 계약체결 이전의 경우에는 낙찰자결정 취소, 용역 착수 전에는 계약취소, 착수 이후에는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”이 전체 또는 일부 계약을 해지하여도 감수하고 민형사상 이의를 제기하지 않는다.</w:t>
      </w:r>
    </w:p>
    <w:p w14:paraId="5E2C18F4" w14:textId="77777777" w:rsidR="004D172E" w:rsidRPr="0055659A" w:rsidRDefault="004D172E">
      <w:pPr>
        <w:rPr>
          <w:rFonts w:asciiTheme="minorEastAsia" w:hAnsiTheme="minorEastAsia"/>
          <w:szCs w:val="20"/>
        </w:rPr>
      </w:pPr>
    </w:p>
    <w:p w14:paraId="5CC62A6C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제14조 (결과의 발표) </w:t>
      </w:r>
    </w:p>
    <w:p w14:paraId="39564CA6" w14:textId="54D1719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”는 본 용역의 수행으로 인하여 발생하는 성과 및 결과에 대하여 대외에 발표하거나 홍보하는 경우에는 발표, 홍보의 시기, 내용 및 방법 등에 대하여 사전에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”과 합의하여야 한다.</w:t>
      </w:r>
    </w:p>
    <w:p w14:paraId="3EC746DC" w14:textId="77777777" w:rsidR="004D172E" w:rsidRPr="0055659A" w:rsidRDefault="004D172E">
      <w:pPr>
        <w:rPr>
          <w:rFonts w:asciiTheme="minorEastAsia" w:hAnsiTheme="minorEastAsia"/>
          <w:szCs w:val="20"/>
        </w:rPr>
      </w:pPr>
    </w:p>
    <w:p w14:paraId="7DF6357E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제15조 (기밀유지) </w:t>
      </w:r>
    </w:p>
    <w:p w14:paraId="696F1F3A" w14:textId="44E8739C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”과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 xml:space="preserve">”는 본 계약에 따른 업무 수행 중 획득한 상대방에 관한 정보 또는 </w:t>
      </w:r>
      <w:proofErr w:type="gramStart"/>
      <w:r w:rsidRPr="0055659A">
        <w:rPr>
          <w:rFonts w:asciiTheme="minorEastAsia" w:hAnsiTheme="minorEastAsia"/>
          <w:szCs w:val="20"/>
        </w:rPr>
        <w:t>연구.개발</w:t>
      </w:r>
      <w:proofErr w:type="gramEnd"/>
      <w:r w:rsidRPr="0055659A">
        <w:rPr>
          <w:rFonts w:asciiTheme="minorEastAsia" w:hAnsiTheme="minorEastAsia"/>
          <w:szCs w:val="20"/>
        </w:rPr>
        <w:t xml:space="preserve"> 중에 획득한 정보·자료에 대하여 상대방의 사전 승인 없이 이를 공표, 제3자에게 제공 또는 누설하여서는 아니되고 본 계약 이행을 위한 목적 이외의 용도로 사용되어서는 아니 된다. 다만, 기밀유지의무는 본 계약이 종료한 이후에도 3년 간 유효하게 존속하다.</w:t>
      </w:r>
    </w:p>
    <w:p w14:paraId="670DE908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lastRenderedPageBreak/>
        <w:t xml:space="preserve">제16조 (분쟁의 처리) </w:t>
      </w:r>
    </w:p>
    <w:p w14:paraId="1BB1C681" w14:textId="5BF8AB25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>1 본 계약이 정하지 않은 사항 또는 본 계약 내용에 대하여 분쟁이 발생하였을 때에는 “</w:t>
      </w:r>
      <w:proofErr w:type="spellStart"/>
      <w:r w:rsidRPr="0055659A">
        <w:rPr>
          <w:rFonts w:asciiTheme="minorEastAsia" w:hAnsiTheme="minorEastAsia"/>
          <w:szCs w:val="20"/>
        </w:rPr>
        <w:t>일룸</w:t>
      </w:r>
      <w:proofErr w:type="spellEnd"/>
      <w:r w:rsidRPr="0055659A">
        <w:rPr>
          <w:rFonts w:asciiTheme="minorEastAsia" w:hAnsiTheme="minorEastAsia"/>
          <w:szCs w:val="20"/>
        </w:rPr>
        <w:t>”과 “</w:t>
      </w:r>
      <w:proofErr w:type="spellStart"/>
      <w:r w:rsidR="009B12AA">
        <w:rPr>
          <w:rFonts w:asciiTheme="minorEastAsia" w:hAnsiTheme="minorEastAsia"/>
          <w:szCs w:val="20"/>
        </w:rPr>
        <w:t>논스</w:t>
      </w:r>
      <w:proofErr w:type="spellEnd"/>
      <w:r w:rsidRPr="0055659A">
        <w:rPr>
          <w:rFonts w:asciiTheme="minorEastAsia" w:hAnsiTheme="minorEastAsia"/>
          <w:szCs w:val="20"/>
        </w:rPr>
        <w:t>”가 상호 협의하여 해결한다.</w:t>
      </w:r>
    </w:p>
    <w:p w14:paraId="0E18FA3D" w14:textId="4EFD8799" w:rsidR="004D172E" w:rsidRPr="00EA66E9" w:rsidRDefault="005A410E">
      <w:pPr>
        <w:rPr>
          <w:rFonts w:asciiTheme="minorEastAsia" w:hAnsiTheme="minorEastAsia"/>
          <w:color w:val="FF0000"/>
          <w:szCs w:val="20"/>
        </w:rPr>
      </w:pPr>
      <w:r w:rsidRPr="0055659A">
        <w:rPr>
          <w:rFonts w:asciiTheme="minorEastAsia" w:hAnsiTheme="minorEastAsia"/>
          <w:szCs w:val="20"/>
        </w:rPr>
        <w:t xml:space="preserve">2 전항의 협의가 이루어지지 않을 경우, </w:t>
      </w:r>
      <w:r w:rsidR="00EA66E9" w:rsidRPr="00227994">
        <w:rPr>
          <w:rFonts w:asciiTheme="minorEastAsia" w:hAnsiTheme="minorEastAsia" w:hint="eastAsia"/>
          <w:color w:val="000000" w:themeColor="text1"/>
          <w:szCs w:val="20"/>
        </w:rPr>
        <w:t>서울동부지방법원을 제</w:t>
      </w:r>
      <w:r w:rsidR="00EA66E9" w:rsidRPr="00227994">
        <w:rPr>
          <w:rFonts w:asciiTheme="minorEastAsia" w:hAnsiTheme="minorEastAsia"/>
          <w:color w:val="000000" w:themeColor="text1"/>
          <w:szCs w:val="20"/>
        </w:rPr>
        <w:t>1</w:t>
      </w:r>
      <w:r w:rsidR="00EA66E9" w:rsidRPr="00227994">
        <w:rPr>
          <w:rFonts w:asciiTheme="minorEastAsia" w:hAnsiTheme="minorEastAsia" w:hint="eastAsia"/>
          <w:color w:val="000000" w:themeColor="text1"/>
          <w:szCs w:val="20"/>
        </w:rPr>
        <w:t xml:space="preserve">심의 전속적 합의관할 </w:t>
      </w:r>
      <w:proofErr w:type="spellStart"/>
      <w:r w:rsidR="00EA66E9" w:rsidRPr="00227994">
        <w:rPr>
          <w:rFonts w:asciiTheme="minorEastAsia" w:hAnsiTheme="minorEastAsia" w:hint="eastAsia"/>
          <w:color w:val="000000" w:themeColor="text1"/>
          <w:szCs w:val="20"/>
        </w:rPr>
        <w:t>법원으로하여</w:t>
      </w:r>
      <w:proofErr w:type="spellEnd"/>
      <w:r w:rsidR="00EA66E9" w:rsidRPr="00227994">
        <w:rPr>
          <w:rFonts w:asciiTheme="minorEastAsia" w:hAnsiTheme="minorEastAsia" w:hint="eastAsia"/>
          <w:color w:val="000000" w:themeColor="text1"/>
          <w:szCs w:val="20"/>
        </w:rPr>
        <w:t xml:space="preserve"> 분쟁을 해결한다.</w:t>
      </w:r>
      <w:r w:rsidR="00EA66E9" w:rsidRPr="00227994"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6F44B28D" w14:textId="77777777" w:rsidR="004D172E" w:rsidRPr="0055659A" w:rsidRDefault="005A410E">
      <w:pPr>
        <w:rPr>
          <w:rFonts w:asciiTheme="minorEastAsia" w:hAnsiTheme="minorEastAsia"/>
          <w:szCs w:val="20"/>
        </w:rPr>
      </w:pPr>
      <w:r w:rsidRPr="0055659A">
        <w:rPr>
          <w:rFonts w:asciiTheme="minorEastAsia" w:hAnsiTheme="minorEastAsia"/>
          <w:szCs w:val="20"/>
        </w:rPr>
        <w:t xml:space="preserve">본 계약이 유효하게 성립되었음을 증명하기 위하여 계약서 2부를 작성하여 쌍방이 날인하고 각 </w:t>
      </w:r>
      <w:proofErr w:type="spellStart"/>
      <w:r w:rsidRPr="0055659A">
        <w:rPr>
          <w:rFonts w:asciiTheme="minorEastAsia" w:hAnsiTheme="minorEastAsia"/>
          <w:szCs w:val="20"/>
        </w:rPr>
        <w:t>한부씩</w:t>
      </w:r>
      <w:proofErr w:type="spellEnd"/>
      <w:r w:rsidRPr="0055659A">
        <w:rPr>
          <w:rFonts w:asciiTheme="minorEastAsia" w:hAnsiTheme="minorEastAsia"/>
          <w:szCs w:val="20"/>
        </w:rPr>
        <w:t xml:space="preserve"> 보관한다.</w:t>
      </w:r>
    </w:p>
    <w:p w14:paraId="3982B47F" w14:textId="77777777" w:rsidR="004D172E" w:rsidRPr="0055659A" w:rsidRDefault="004D172E">
      <w:pPr>
        <w:rPr>
          <w:rFonts w:asciiTheme="minorEastAsia" w:hAnsiTheme="minorEastAsia"/>
          <w:szCs w:val="20"/>
        </w:rPr>
      </w:pPr>
    </w:p>
    <w:p w14:paraId="66534DEB" w14:textId="72A77A69" w:rsidR="004D172E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>202</w:t>
      </w:r>
      <w:r w:rsidR="00854AEA">
        <w:rPr>
          <w:rFonts w:asciiTheme="minorEastAsia" w:hAnsiTheme="minorEastAsia"/>
          <w:szCs w:val="20"/>
        </w:rPr>
        <w:t>5</w:t>
      </w:r>
      <w:r>
        <w:rPr>
          <w:rFonts w:asciiTheme="minorEastAsia" w:hAnsiTheme="minorEastAsia"/>
          <w:szCs w:val="20"/>
        </w:rPr>
        <w:t>. 0</w:t>
      </w:r>
      <w:r w:rsidR="00854AEA">
        <w:rPr>
          <w:rFonts w:asciiTheme="minorEastAsia" w:hAnsiTheme="minorEastAsia"/>
          <w:szCs w:val="20"/>
        </w:rPr>
        <w:t>7</w:t>
      </w:r>
      <w:r>
        <w:rPr>
          <w:rFonts w:asciiTheme="minorEastAsia" w:hAnsiTheme="minorEastAsia"/>
          <w:szCs w:val="20"/>
        </w:rPr>
        <w:t xml:space="preserve">. </w:t>
      </w:r>
      <w:r w:rsidR="0002104C">
        <w:rPr>
          <w:rFonts w:asciiTheme="minorEastAsia" w:hAnsiTheme="minorEastAsia"/>
          <w:szCs w:val="20"/>
        </w:rPr>
        <w:t>25</w:t>
      </w:r>
    </w:p>
    <w:p w14:paraId="24E10BC9" w14:textId="77777777" w:rsidR="004D172E" w:rsidRDefault="004D172E">
      <w:pPr>
        <w:rPr>
          <w:rFonts w:asciiTheme="minorEastAsia" w:hAnsiTheme="minorEastAsia"/>
          <w:szCs w:val="20"/>
        </w:rPr>
      </w:pPr>
    </w:p>
    <w:p w14:paraId="688DE892" w14:textId="77777777" w:rsidR="004D172E" w:rsidRDefault="005A410E">
      <w:pPr>
        <w:tabs>
          <w:tab w:val="left" w:pos="800"/>
          <w:tab w:val="left" w:pos="1600"/>
          <w:tab w:val="left" w:pos="2400"/>
          <w:tab w:val="left" w:pos="3200"/>
          <w:tab w:val="left" w:pos="4000"/>
        </w:tabs>
        <w:suppressAutoHyphens/>
        <w:rPr>
          <w:rFonts w:asciiTheme="majorHAnsi" w:eastAsiaTheme="majorHAnsi" w:hAnsiTheme="majorHAnsi" w:cs="맑은 고딕"/>
          <w:color w:val="00000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Theme="majorHAnsi" w:eastAsiaTheme="majorHAnsi" w:hAnsiTheme="majorHAnsi" w:cs="맑은 고딕"/>
          <w:color w:val="000000"/>
          <w:szCs w:val="20"/>
          <w:lang w:val="ko-KR"/>
          <w14:textOutline w14:w="0" w14:cap="flat" w14:cmpd="sng" w14:algn="ctr">
            <w14:noFill/>
            <w14:prstDash w14:val="solid"/>
            <w14:bevel/>
          </w14:textOutline>
        </w:rPr>
        <w:t xml:space="preserve">위탁자 ㈜ </w:t>
      </w:r>
      <w:proofErr w:type="spellStart"/>
      <w:r>
        <w:rPr>
          <w:rFonts w:asciiTheme="majorHAnsi" w:eastAsiaTheme="majorHAnsi" w:hAnsiTheme="majorHAnsi" w:cs="맑은 고딕"/>
          <w:color w:val="000000"/>
          <w:szCs w:val="20"/>
          <w:lang w:val="ko-KR"/>
          <w14:textOutline w14:w="0" w14:cap="flat" w14:cmpd="sng" w14:algn="ctr">
            <w14:noFill/>
            <w14:prstDash w14:val="solid"/>
            <w14:bevel/>
          </w14:textOutline>
        </w:rPr>
        <w:t>일룸</w:t>
      </w:r>
      <w:proofErr w:type="spellEnd"/>
      <w:r>
        <w:rPr>
          <w:rFonts w:asciiTheme="majorHAnsi" w:eastAsiaTheme="majorHAnsi" w:hAnsiTheme="majorHAnsi" w:cs="맑은 고딕"/>
          <w:color w:val="000000"/>
          <w:szCs w:val="20"/>
          <w:lang w:val="ko-KR"/>
          <w14:textOutline w14:w="0" w14:cap="flat" w14:cmpd="sng" w14:algn="ctr">
            <w14:noFill/>
            <w14:prstDash w14:val="solid"/>
            <w14:bevel/>
          </w14:textOutline>
        </w:rPr>
        <w:t xml:space="preserve"> (215-86-93600)</w:t>
      </w:r>
    </w:p>
    <w:p w14:paraId="27201EFA" w14:textId="77777777" w:rsidR="004D172E" w:rsidRDefault="005A410E">
      <w:pPr>
        <w:tabs>
          <w:tab w:val="left" w:pos="800"/>
          <w:tab w:val="left" w:pos="1600"/>
          <w:tab w:val="left" w:pos="2400"/>
          <w:tab w:val="left" w:pos="3200"/>
          <w:tab w:val="left" w:pos="4000"/>
        </w:tabs>
        <w:suppressAutoHyphens/>
        <w:rPr>
          <w:rFonts w:asciiTheme="majorHAnsi" w:eastAsiaTheme="majorHAnsi" w:hAnsiTheme="majorHAnsi" w:cs="맑은 고딕"/>
          <w:color w:val="00000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Theme="majorHAnsi" w:eastAsiaTheme="majorHAnsi" w:hAnsiTheme="majorHAnsi" w:cs="맑은 고딕"/>
          <w:color w:val="000000"/>
          <w:szCs w:val="20"/>
          <w:lang w:val="ko-KR"/>
          <w14:textOutline w14:w="0" w14:cap="flat" w14:cmpd="sng" w14:algn="ctr">
            <w14:noFill/>
            <w14:prstDash w14:val="solid"/>
            <w14:bevel/>
          </w14:textOutline>
        </w:rPr>
        <w:t xml:space="preserve">서울특별시 송파구 </w:t>
      </w:r>
      <w:proofErr w:type="spellStart"/>
      <w:r>
        <w:rPr>
          <w:rFonts w:asciiTheme="majorHAnsi" w:eastAsiaTheme="majorHAnsi" w:hAnsiTheme="majorHAnsi" w:cs="맑은 고딕"/>
          <w:color w:val="000000"/>
          <w:szCs w:val="20"/>
          <w:lang w:val="ko-KR"/>
          <w14:textOutline w14:w="0" w14:cap="flat" w14:cmpd="sng" w14:algn="ctr">
            <w14:noFill/>
            <w14:prstDash w14:val="solid"/>
            <w14:bevel/>
          </w14:textOutline>
        </w:rPr>
        <w:t>오금로</w:t>
      </w:r>
      <w:proofErr w:type="spellEnd"/>
      <w:r>
        <w:rPr>
          <w:rFonts w:asciiTheme="majorHAnsi" w:eastAsiaTheme="majorHAnsi" w:hAnsiTheme="majorHAnsi" w:cs="맑은 고딕"/>
          <w:color w:val="000000"/>
          <w:szCs w:val="20"/>
          <w:lang w:val="ko-KR"/>
          <w14:textOutline w14:w="0" w14:cap="flat" w14:cmpd="sng" w14:algn="ctr">
            <w14:noFill/>
            <w14:prstDash w14:val="solid"/>
            <w14:bevel/>
          </w14:textOutline>
        </w:rPr>
        <w:t xml:space="preserve"> 311</w:t>
      </w:r>
    </w:p>
    <w:p w14:paraId="165132EA" w14:textId="77777777" w:rsidR="004D172E" w:rsidRDefault="005A410E">
      <w:pPr>
        <w:rPr>
          <w:rFonts w:asciiTheme="majorHAnsi" w:eastAsiaTheme="majorHAnsi" w:hAnsiTheme="majorHAnsi" w:cs="맑은 고딕"/>
          <w:color w:val="00000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Theme="majorHAnsi" w:eastAsiaTheme="majorHAnsi" w:hAnsiTheme="majorHAnsi" w:cs="맑은 고딕"/>
          <w:color w:val="000000"/>
          <w:szCs w:val="20"/>
          <w:lang w:val="ko-KR"/>
          <w14:textOutline w14:w="0" w14:cap="flat" w14:cmpd="sng" w14:algn="ctr">
            <w14:noFill/>
            <w14:prstDash w14:val="solid"/>
            <w14:bevel/>
          </w14:textOutline>
        </w:rPr>
        <w:t>대표이사</w:t>
      </w:r>
      <w:r>
        <w:rPr>
          <w:rFonts w:asciiTheme="majorHAnsi" w:eastAsiaTheme="majorHAnsi" w:hAnsiTheme="majorHAnsi" w:cs="맑은 고딕"/>
          <w:color w:val="000000"/>
          <w:szCs w:val="2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Theme="majorHAnsi" w:eastAsiaTheme="majorHAnsi" w:hAnsiTheme="majorHAnsi" w:cs="맑은 고딕"/>
          <w:color w:val="000000"/>
          <w:szCs w:val="20"/>
          <w:lang w:val="ko-KR"/>
          <w14:textOutline w14:w="0" w14:cap="flat" w14:cmpd="sng" w14:algn="ctr">
            <w14:noFill/>
            <w14:prstDash w14:val="solid"/>
            <w14:bevel/>
          </w14:textOutline>
        </w:rPr>
        <w:t xml:space="preserve">정 보 은 </w:t>
      </w:r>
      <w:r>
        <w:rPr>
          <w:rFonts w:asciiTheme="majorHAnsi" w:eastAsiaTheme="majorHAnsi" w:hAnsiTheme="majorHAnsi" w:cs="맑은 고딕"/>
          <w:color w:val="000000"/>
          <w:szCs w:val="20"/>
          <w14:textOutline w14:w="0" w14:cap="flat" w14:cmpd="sng" w14:algn="ctr">
            <w14:noFill/>
            <w14:prstDash w14:val="solid"/>
            <w14:bevel/>
          </w14:textOutline>
        </w:rPr>
        <w:t>(</w:t>
      </w:r>
      <w:r>
        <w:rPr>
          <w:rFonts w:asciiTheme="majorHAnsi" w:eastAsiaTheme="majorHAnsi" w:hAnsiTheme="majorHAnsi" w:cs="맑은 고딕"/>
          <w:color w:val="000000"/>
          <w:szCs w:val="20"/>
          <w:lang w:val="ko-KR"/>
          <w14:textOutline w14:w="0" w14:cap="flat" w14:cmpd="sng" w14:algn="ctr">
            <w14:noFill/>
            <w14:prstDash w14:val="solid"/>
            <w14:bevel/>
          </w14:textOutline>
        </w:rPr>
        <w:t>인</w:t>
      </w:r>
      <w:r>
        <w:rPr>
          <w:rFonts w:asciiTheme="majorHAnsi" w:eastAsiaTheme="majorHAnsi" w:hAnsiTheme="majorHAnsi" w:cs="맑은 고딕"/>
          <w:color w:val="000000"/>
          <w:szCs w:val="20"/>
          <w14:textOutline w14:w="0" w14:cap="flat" w14:cmpd="sng" w14:algn="ctr">
            <w14:noFill/>
            <w14:prstDash w14:val="solid"/>
            <w14:bevel/>
          </w14:textOutline>
        </w:rPr>
        <w:t>)</w:t>
      </w:r>
    </w:p>
    <w:p w14:paraId="441B0988" w14:textId="77777777" w:rsidR="004D172E" w:rsidRDefault="004D172E">
      <w:pPr>
        <w:rPr>
          <w:rFonts w:asciiTheme="minorEastAsia" w:hAnsiTheme="minorEastAsia"/>
          <w:szCs w:val="20"/>
        </w:rPr>
      </w:pPr>
    </w:p>
    <w:p w14:paraId="5C498E08" w14:textId="7B33F5A2" w:rsidR="004D172E" w:rsidRDefault="005A410E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t xml:space="preserve">수탁자 </w:t>
      </w:r>
    </w:p>
    <w:p w14:paraId="0CDAAAC4" w14:textId="5435F44A" w:rsidR="004D172E" w:rsidRDefault="00854AEA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>주소</w:t>
      </w:r>
    </w:p>
    <w:p w14:paraId="3BD5DD39" w14:textId="2CA22410" w:rsidR="004D172E" w:rsidRDefault="005A410E">
      <w:pPr>
        <w:rPr>
          <w:rFonts w:asciiTheme="minorEastAsia" w:hAnsiTheme="minorEastAsia"/>
          <w:szCs w:val="20"/>
        </w:rPr>
      </w:pPr>
      <w:proofErr w:type="gramStart"/>
      <w:r>
        <w:rPr>
          <w:rFonts w:asciiTheme="minorEastAsia" w:hAnsiTheme="minorEastAsia"/>
          <w:szCs w:val="20"/>
        </w:rPr>
        <w:t>대표이사  (</w:t>
      </w:r>
      <w:proofErr w:type="gramEnd"/>
      <w:r>
        <w:rPr>
          <w:rFonts w:asciiTheme="minorEastAsia" w:hAnsiTheme="minorEastAsia"/>
          <w:szCs w:val="20"/>
        </w:rPr>
        <w:t>인)</w:t>
      </w:r>
    </w:p>
    <w:p w14:paraId="16949A24" w14:textId="77777777" w:rsidR="004D172E" w:rsidRDefault="004D172E">
      <w:pPr>
        <w:rPr>
          <w:rFonts w:asciiTheme="minorEastAsia" w:hAnsiTheme="minorEastAsia"/>
        </w:rPr>
      </w:pPr>
    </w:p>
    <w:p w14:paraId="5DEA2706" w14:textId="77777777" w:rsidR="004D172E" w:rsidRDefault="004D172E">
      <w:pPr>
        <w:rPr>
          <w:rFonts w:asciiTheme="minorEastAsia" w:hAnsiTheme="minorEastAsia"/>
        </w:rPr>
      </w:pPr>
    </w:p>
    <w:p w14:paraId="7AE80A1C" w14:textId="77777777" w:rsidR="004D172E" w:rsidRDefault="004D172E">
      <w:pPr>
        <w:rPr>
          <w:rFonts w:asciiTheme="minorEastAsia" w:hAnsiTheme="minorEastAsia"/>
        </w:rPr>
      </w:pPr>
    </w:p>
    <w:p w14:paraId="32D8DAD2" w14:textId="77777777" w:rsidR="004D172E" w:rsidRDefault="004D172E">
      <w:pPr>
        <w:rPr>
          <w:rFonts w:asciiTheme="minorEastAsia" w:hAnsiTheme="minorEastAsia"/>
        </w:rPr>
      </w:pPr>
    </w:p>
    <w:p w14:paraId="444F6D80" w14:textId="77777777" w:rsidR="004D172E" w:rsidRDefault="004D172E">
      <w:pPr>
        <w:rPr>
          <w:rFonts w:asciiTheme="minorEastAsia" w:hAnsiTheme="minorEastAsia"/>
        </w:rPr>
      </w:pPr>
    </w:p>
    <w:p w14:paraId="36289EB8" w14:textId="77777777" w:rsidR="004D172E" w:rsidRDefault="004D172E">
      <w:pPr>
        <w:rPr>
          <w:rFonts w:asciiTheme="minorEastAsia" w:hAnsiTheme="minorEastAsia"/>
        </w:rPr>
      </w:pPr>
    </w:p>
    <w:p w14:paraId="4F5DBCCE" w14:textId="77777777" w:rsidR="004D172E" w:rsidRDefault="004D172E">
      <w:pPr>
        <w:rPr>
          <w:rFonts w:asciiTheme="minorEastAsia" w:hAnsiTheme="minorEastAsia"/>
        </w:rPr>
      </w:pPr>
    </w:p>
    <w:p w14:paraId="4A8C0B2D" w14:textId="77777777" w:rsidR="00A03136" w:rsidRDefault="00A03136">
      <w:pPr>
        <w:rPr>
          <w:rFonts w:asciiTheme="minorEastAsia" w:hAnsiTheme="minorEastAsia"/>
        </w:rPr>
      </w:pPr>
    </w:p>
    <w:p w14:paraId="27B0CF85" w14:textId="301899A7" w:rsidR="004D172E" w:rsidRPr="00A03136" w:rsidRDefault="00227994">
      <w:pPr>
        <w:rPr>
          <w:rFonts w:asciiTheme="minorEastAsia" w:hAnsiTheme="minorEastAsia"/>
          <w:color w:val="FF0000"/>
        </w:rPr>
      </w:pPr>
      <w:r w:rsidRPr="00A03136">
        <w:rPr>
          <w:rFonts w:asciiTheme="minorEastAsia" w:hAnsiTheme="minorEastAsia" w:hint="eastAsia"/>
          <w:color w:val="FF0000"/>
        </w:rPr>
        <w:t>[</w:t>
      </w:r>
      <w:r w:rsidR="005A410E" w:rsidRPr="00A03136">
        <w:rPr>
          <w:rFonts w:asciiTheme="minorEastAsia" w:hAnsiTheme="minorEastAsia"/>
          <w:color w:val="FF0000"/>
        </w:rPr>
        <w:t>별첨1</w:t>
      </w:r>
      <w:r w:rsidRPr="00A03136">
        <w:rPr>
          <w:rFonts w:asciiTheme="minorEastAsia" w:hAnsiTheme="minorEastAsia"/>
          <w:color w:val="FF0000"/>
        </w:rPr>
        <w:t>]</w:t>
      </w:r>
      <w:r w:rsidR="005A410E" w:rsidRPr="00A03136">
        <w:rPr>
          <w:rFonts w:asciiTheme="minorEastAsia" w:hAnsiTheme="minorEastAsia"/>
          <w:color w:val="FF0000"/>
        </w:rPr>
        <w:t xml:space="preserve"> 업무 내용</w:t>
      </w:r>
    </w:p>
    <w:p w14:paraId="4515E14E" w14:textId="013E0B1D" w:rsidR="004D172E" w:rsidRDefault="005A410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1. </w:t>
      </w:r>
      <w:r>
        <w:rPr>
          <w:rFonts w:ascii="맑은 고딕" w:eastAsia="맑은 고딕" w:hAnsi="맑은 고딕" w:hint="eastAsia"/>
          <w:sz w:val="18"/>
          <w:szCs w:val="18"/>
          <w:shd w:val="clear" w:color="auto" w:fill="FFFFFF"/>
        </w:rPr>
        <w:t xml:space="preserve">대구광역시 수성구 </w:t>
      </w:r>
      <w:proofErr w:type="spellStart"/>
      <w:r w:rsidR="00BB3D63" w:rsidRPr="00227994">
        <w:rPr>
          <w:rFonts w:asciiTheme="minorEastAsia" w:hAnsiTheme="minorEastAsia" w:hint="eastAsia"/>
          <w:color w:val="000000" w:themeColor="text1"/>
          <w:szCs w:val="20"/>
        </w:rPr>
        <w:t>두산동</w:t>
      </w:r>
      <w:proofErr w:type="spellEnd"/>
      <w:r w:rsidR="00BB3D63" w:rsidRPr="00227994">
        <w:rPr>
          <w:rFonts w:asciiTheme="minorEastAsia" w:hAnsiTheme="minorEastAsia" w:hint="eastAsia"/>
          <w:color w:val="000000" w:themeColor="text1"/>
          <w:szCs w:val="20"/>
        </w:rPr>
        <w:t xml:space="preserve"> 178-2번지, L1010 2~</w:t>
      </w:r>
      <w:r w:rsidR="00FA6831">
        <w:rPr>
          <w:rFonts w:asciiTheme="minorEastAsia" w:hAnsiTheme="minorEastAsia"/>
          <w:color w:val="000000" w:themeColor="text1"/>
          <w:szCs w:val="20"/>
        </w:rPr>
        <w:t>3</w:t>
      </w:r>
      <w:r w:rsidR="00BB3D63" w:rsidRPr="00227994">
        <w:rPr>
          <w:rFonts w:asciiTheme="minorEastAsia" w:hAnsiTheme="minorEastAsia" w:hint="eastAsia"/>
          <w:color w:val="000000" w:themeColor="text1"/>
          <w:szCs w:val="20"/>
        </w:rPr>
        <w:t>층(201, 301, 401A호)</w:t>
      </w:r>
      <w:r>
        <w:rPr>
          <w:rFonts w:ascii="맑은 고딕" w:eastAsia="맑은 고딕" w:hAnsi="맑은 고딕" w:hint="eastAsia"/>
          <w:sz w:val="18"/>
          <w:szCs w:val="18"/>
          <w:shd w:val="clear" w:color="auto" w:fill="FFFFFF"/>
        </w:rPr>
        <w:t>에 위치한</w:t>
      </w:r>
      <w:r>
        <w:rPr>
          <w:rFonts w:asciiTheme="minorEastAsia" w:hAnsiTheme="minorEastAsia"/>
        </w:rPr>
        <w:t xml:space="preserve"> ‘</w:t>
      </w:r>
      <w:proofErr w:type="spellStart"/>
      <w:r>
        <w:rPr>
          <w:rFonts w:asciiTheme="minorEastAsia" w:hAnsiTheme="minorEastAsia"/>
        </w:rPr>
        <w:t>데스커</w:t>
      </w:r>
      <w:proofErr w:type="spellEnd"/>
      <w:r>
        <w:rPr>
          <w:rFonts w:asciiTheme="minorEastAsia" w:hAnsiTheme="minorEastAsia"/>
        </w:rPr>
        <w:t xml:space="preserve"> 라운지 대구’ (이하 본 계약에서“대상공간”)</w:t>
      </w:r>
    </w:p>
    <w:p w14:paraId="73714BD1" w14:textId="79959A08" w:rsidR="004D172E" w:rsidRDefault="005A410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가. 대상공간의 범위: 2,</w:t>
      </w:r>
      <w:proofErr w:type="gramStart"/>
      <w:r>
        <w:rPr>
          <w:rFonts w:asciiTheme="minorEastAsia" w:hAnsiTheme="minorEastAsia"/>
        </w:rPr>
        <w:t>3,F</w:t>
      </w:r>
      <w:proofErr w:type="gramEnd"/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/>
        </w:rPr>
        <w:t>데스커</w:t>
      </w:r>
      <w:proofErr w:type="spellEnd"/>
      <w:r>
        <w:rPr>
          <w:rFonts w:asciiTheme="minorEastAsia" w:hAnsiTheme="minorEastAsia"/>
        </w:rPr>
        <w:t xml:space="preserve"> 라운지 공간 (카페 포함) </w:t>
      </w:r>
    </w:p>
    <w:p w14:paraId="5C769300" w14:textId="6EF4DE3D" w:rsidR="004D172E" w:rsidRDefault="005A410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나. 대상공간은 “</w:t>
      </w:r>
      <w:proofErr w:type="spellStart"/>
      <w:r>
        <w:rPr>
          <w:rFonts w:asciiTheme="minorEastAsia" w:hAnsiTheme="minorEastAsia"/>
        </w:rPr>
        <w:t>일룸</w:t>
      </w:r>
      <w:proofErr w:type="spellEnd"/>
      <w:r>
        <w:rPr>
          <w:rFonts w:asciiTheme="minorEastAsia" w:hAnsiTheme="minorEastAsia"/>
        </w:rPr>
        <w:t>” 혹은 그 사업파트너가 임차하여 “</w:t>
      </w:r>
      <w:proofErr w:type="spellStart"/>
      <w:r w:rsidR="009B12AA">
        <w:rPr>
          <w:rFonts w:asciiTheme="minorEastAsia" w:hAnsiTheme="minorEastAsia"/>
        </w:rPr>
        <w:t>논스</w:t>
      </w:r>
      <w:proofErr w:type="spellEnd"/>
      <w:r>
        <w:rPr>
          <w:rFonts w:asciiTheme="minorEastAsia" w:hAnsiTheme="minorEastAsia"/>
        </w:rPr>
        <w:t>”에 제공함 (전차에 해당하지 않음).</w:t>
      </w:r>
    </w:p>
    <w:p w14:paraId="4BF24D6D" w14:textId="77777777" w:rsidR="004D172E" w:rsidRDefault="004D172E">
      <w:pPr>
        <w:rPr>
          <w:rFonts w:asciiTheme="minorEastAsia" w:hAnsiTheme="minorEastAsia"/>
        </w:rPr>
      </w:pPr>
    </w:p>
    <w:p w14:paraId="2991340D" w14:textId="0488984D" w:rsidR="004D172E" w:rsidRPr="00A03136" w:rsidRDefault="005A410E">
      <w:pPr>
        <w:rPr>
          <w:rFonts w:asciiTheme="minorEastAsia" w:hAnsiTheme="minorEastAsia"/>
          <w:b/>
        </w:rPr>
      </w:pPr>
      <w:r w:rsidRPr="00A03136">
        <w:rPr>
          <w:rFonts w:asciiTheme="minorEastAsia" w:hAnsiTheme="minorEastAsia"/>
          <w:b/>
        </w:rPr>
        <w:t>2. 대상공간의 기본 운영 및 관리</w:t>
      </w:r>
      <w:r w:rsidR="00B83566" w:rsidRPr="00A03136">
        <w:rPr>
          <w:rFonts w:asciiTheme="minorEastAsia" w:hAnsiTheme="minorEastAsia" w:hint="eastAsia"/>
          <w:b/>
        </w:rPr>
        <w:t xml:space="preserve"> </w:t>
      </w:r>
      <w:r w:rsidR="00B83566" w:rsidRPr="00A03136">
        <w:rPr>
          <w:rFonts w:asciiTheme="minorEastAsia" w:hAnsiTheme="minorEastAsia" w:hint="eastAsia"/>
          <w:b/>
          <w:color w:val="000000" w:themeColor="text1"/>
        </w:rPr>
        <w:t>(사업기간 전체)</w:t>
      </w:r>
    </w:p>
    <w:p w14:paraId="4286AE50" w14:textId="77777777" w:rsidR="004D172E" w:rsidRDefault="005A410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가. 운영 및 안내를 위한 운영 체계 구축, 인력 배치, 관리 및 교육</w:t>
      </w:r>
    </w:p>
    <w:p w14:paraId="43DA19DD" w14:textId="77777777" w:rsidR="004D172E" w:rsidRDefault="005A410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나. 대상공간 이용자 예약/결제 시스템 구축 및 운영, 개선</w:t>
      </w:r>
    </w:p>
    <w:p w14:paraId="211F1538" w14:textId="77777777" w:rsidR="004D172E" w:rsidRDefault="005A410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다. 건물 운영 및 관리에 수반되는 다음을 포함한 기본적인 업무</w:t>
      </w:r>
    </w:p>
    <w:p w14:paraId="407DC854" w14:textId="77777777" w:rsidR="004D172E" w:rsidRDefault="005A410E">
      <w:pPr>
        <w:ind w:leftChars="100" w:left="200"/>
        <w:rPr>
          <w:rFonts w:asciiTheme="minorEastAsia" w:hAnsiTheme="minorEastAsia"/>
        </w:rPr>
      </w:pPr>
      <w:r>
        <w:rPr>
          <w:rFonts w:asciiTheme="minorEastAsia" w:hAnsiTheme="minorEastAsia"/>
        </w:rPr>
        <w:t>1) 방범, 안전, 생활, 편의 등 일반적인 시설·용품·비품 구비</w:t>
      </w:r>
      <w:r>
        <w:rPr>
          <w:rFonts w:asciiTheme="minorEastAsia" w:hAnsiTheme="minorEastAsia"/>
        </w:rPr>
        <w:br/>
        <w:t>2) 하자 수리 및 수선</w:t>
      </w:r>
    </w:p>
    <w:p w14:paraId="347B2731" w14:textId="77777777" w:rsidR="004D172E" w:rsidRDefault="005A410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라. </w:t>
      </w:r>
      <w:proofErr w:type="spellStart"/>
      <w:r>
        <w:rPr>
          <w:rFonts w:asciiTheme="minorEastAsia" w:hAnsiTheme="minorEastAsia"/>
        </w:rPr>
        <w:t>렌탈</w:t>
      </w:r>
      <w:proofErr w:type="spellEnd"/>
      <w:r>
        <w:rPr>
          <w:rFonts w:asciiTheme="minorEastAsia" w:hAnsiTheme="minorEastAsia"/>
        </w:rPr>
        <w:t xml:space="preserve"> 기기 포함, 비품, 전시품, 인테리어 등 </w:t>
      </w:r>
      <w:proofErr w:type="spellStart"/>
      <w:r>
        <w:rPr>
          <w:rFonts w:asciiTheme="minorEastAsia" w:hAnsiTheme="minorEastAsia"/>
        </w:rPr>
        <w:t>일룸의</w:t>
      </w:r>
      <w:proofErr w:type="spellEnd"/>
      <w:r>
        <w:rPr>
          <w:rFonts w:asciiTheme="minorEastAsia" w:hAnsiTheme="minorEastAsia"/>
        </w:rPr>
        <w:t xml:space="preserve"> 자산 관리</w:t>
      </w:r>
    </w:p>
    <w:p w14:paraId="739B531F" w14:textId="42083628" w:rsidR="004D172E" w:rsidRDefault="005A410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마. 방범, 시설경비 및 건물위생관리 등 업면허가 필요하거나 그 성질상 직접 수행하는 것이 적절하지 않으므로 “</w:t>
      </w:r>
      <w:proofErr w:type="spellStart"/>
      <w:r w:rsidR="009B12AA">
        <w:rPr>
          <w:rFonts w:asciiTheme="minorEastAsia" w:hAnsiTheme="minorEastAsia"/>
        </w:rPr>
        <w:t>논스</w:t>
      </w:r>
      <w:proofErr w:type="spellEnd"/>
      <w:r>
        <w:rPr>
          <w:rFonts w:asciiTheme="minorEastAsia" w:hAnsiTheme="minorEastAsia"/>
        </w:rPr>
        <w:t>”는 “</w:t>
      </w:r>
      <w:proofErr w:type="spellStart"/>
      <w:r>
        <w:rPr>
          <w:rFonts w:asciiTheme="minorEastAsia" w:hAnsiTheme="minorEastAsia"/>
        </w:rPr>
        <w:t>일룸</w:t>
      </w:r>
      <w:proofErr w:type="spellEnd"/>
      <w:r>
        <w:rPr>
          <w:rFonts w:asciiTheme="minorEastAsia" w:hAnsiTheme="minorEastAsia"/>
        </w:rPr>
        <w:t xml:space="preserve">”의 승인을 얻어 제3자에 위탁할 수 있다. </w:t>
      </w:r>
    </w:p>
    <w:p w14:paraId="7B7C467D" w14:textId="77777777" w:rsidR="00A03136" w:rsidRDefault="00A03136">
      <w:pPr>
        <w:rPr>
          <w:rFonts w:asciiTheme="minorEastAsia" w:hAnsiTheme="minorEastAsia"/>
        </w:rPr>
      </w:pPr>
    </w:p>
    <w:p w14:paraId="6BA2D599" w14:textId="6928593D" w:rsidR="004D172E" w:rsidRPr="00A03136" w:rsidRDefault="00A03136">
      <w:pPr>
        <w:rPr>
          <w:rFonts w:asciiTheme="minorEastAsia" w:hAnsiTheme="minorEastAsia"/>
          <w:b/>
          <w:color w:val="FF0000"/>
        </w:rPr>
      </w:pPr>
      <w:commentRangeStart w:id="34"/>
      <w:r w:rsidRPr="00A03136">
        <w:rPr>
          <w:rFonts w:asciiTheme="minorEastAsia" w:hAnsiTheme="minorEastAsia"/>
          <w:b/>
          <w:color w:val="FF0000"/>
        </w:rPr>
        <w:t>3.</w:t>
      </w:r>
      <w:r w:rsidR="005A410E" w:rsidRPr="00A03136">
        <w:rPr>
          <w:rFonts w:asciiTheme="minorEastAsia" w:hAnsiTheme="minorEastAsia"/>
          <w:b/>
          <w:color w:val="FF0000"/>
        </w:rPr>
        <w:t xml:space="preserve"> 라운지 서비스 운영 </w:t>
      </w:r>
      <w:commentRangeEnd w:id="34"/>
      <w:r>
        <w:rPr>
          <w:rStyle w:val="a6"/>
        </w:rPr>
        <w:commentReference w:id="34"/>
      </w:r>
    </w:p>
    <w:p w14:paraId="60E940EC" w14:textId="77777777" w:rsidR="004D172E" w:rsidRDefault="005A410E">
      <w:pPr>
        <w:ind w:left="200" w:hangingChars="100" w:hanging="200"/>
        <w:rPr>
          <w:rFonts w:asciiTheme="minorEastAsia" w:hAnsiTheme="minorEastAsia"/>
        </w:rPr>
      </w:pPr>
      <w:r>
        <w:rPr>
          <w:rFonts w:asciiTheme="minorEastAsia" w:hAnsiTheme="minorEastAsia"/>
        </w:rPr>
        <w:t>가. 라운지 공간 기획/운영</w:t>
      </w:r>
      <w:r>
        <w:rPr>
          <w:rFonts w:asciiTheme="minorEastAsia" w:hAnsiTheme="minorEastAsia"/>
        </w:rPr>
        <w:br/>
        <w:t>1) 공간 운영 및 안내를 위한 운영 체계 구축, 인력 배치 및 관리</w:t>
      </w:r>
      <w:r>
        <w:rPr>
          <w:rFonts w:asciiTheme="minorEastAsia" w:hAnsiTheme="minorEastAsia"/>
        </w:rPr>
        <w:br/>
        <w:t>2) 정기/</w:t>
      </w:r>
      <w:proofErr w:type="spellStart"/>
      <w:r>
        <w:rPr>
          <w:rFonts w:asciiTheme="minorEastAsia" w:hAnsiTheme="minorEastAsia"/>
        </w:rPr>
        <w:t>비정기</w:t>
      </w:r>
      <w:proofErr w:type="spellEnd"/>
      <w:r>
        <w:rPr>
          <w:rFonts w:asciiTheme="minorEastAsia" w:hAnsiTheme="minorEastAsia"/>
        </w:rPr>
        <w:t xml:space="preserve"> 공간 프로그램, 제휴/협업 기획과 실행 (추가 협의) </w:t>
      </w:r>
      <w:r>
        <w:rPr>
          <w:rFonts w:asciiTheme="minorEastAsia" w:hAnsiTheme="minorEastAsia"/>
        </w:rPr>
        <w:br/>
        <w:t>2) 참여자 예약/결제 시스템 기획, 운영, 개선</w:t>
      </w:r>
      <w:r>
        <w:rPr>
          <w:rFonts w:asciiTheme="minorEastAsia" w:hAnsiTheme="minorEastAsia"/>
        </w:rPr>
        <w:br/>
        <w:t xml:space="preserve">3) 마케팅 기획 및 SNS 관리 (추가 협의) </w:t>
      </w:r>
      <w:r>
        <w:rPr>
          <w:rFonts w:asciiTheme="minorEastAsia" w:hAnsiTheme="minorEastAsia"/>
        </w:rPr>
        <w:br/>
        <w:t>4) 전시, 체험 컨텐츠 유지 및 보수</w:t>
      </w:r>
      <w:r>
        <w:rPr>
          <w:rFonts w:asciiTheme="minorEastAsia" w:hAnsiTheme="minorEastAsia"/>
        </w:rPr>
        <w:br/>
        <w:t xml:space="preserve">5) </w:t>
      </w:r>
      <w:proofErr w:type="spellStart"/>
      <w:r>
        <w:rPr>
          <w:rFonts w:asciiTheme="minorEastAsia" w:hAnsiTheme="minorEastAsia"/>
        </w:rPr>
        <w:t>데스커</w:t>
      </w:r>
      <w:proofErr w:type="spellEnd"/>
      <w:r>
        <w:rPr>
          <w:rFonts w:asciiTheme="minorEastAsia" w:hAnsiTheme="minorEastAsia"/>
        </w:rPr>
        <w:t xml:space="preserve"> 카페 팝업 프로그램 공동 운영 (R&amp;R 협의필요) </w:t>
      </w:r>
    </w:p>
    <w:p w14:paraId="6F6C7EC4" w14:textId="77777777" w:rsidR="004D172E" w:rsidRDefault="005A410E">
      <w:pPr>
        <w:ind w:left="200" w:hangingChars="100" w:hanging="200"/>
        <w:rPr>
          <w:rFonts w:asciiTheme="minorEastAsia" w:hAnsiTheme="minorEastAsia"/>
        </w:rPr>
      </w:pPr>
      <w:r>
        <w:rPr>
          <w:rFonts w:asciiTheme="minorEastAsia" w:hAnsiTheme="minorEastAsia"/>
        </w:rPr>
        <w:t>나. 라운지 서비스의 제공 (단, “</w:t>
      </w:r>
      <w:proofErr w:type="spellStart"/>
      <w:r>
        <w:rPr>
          <w:rFonts w:asciiTheme="minorEastAsia" w:hAnsiTheme="minorEastAsia"/>
        </w:rPr>
        <w:t>일룸</w:t>
      </w:r>
      <w:proofErr w:type="spellEnd"/>
      <w:r>
        <w:rPr>
          <w:rFonts w:asciiTheme="minorEastAsia" w:hAnsiTheme="minorEastAsia"/>
        </w:rPr>
        <w:t>”의 서면 승인 혹은 별도 계약을 진행한 기획에 한함)</w:t>
      </w:r>
      <w:r>
        <w:rPr>
          <w:rFonts w:asciiTheme="minorEastAsia" w:hAnsiTheme="minorEastAsia"/>
        </w:rPr>
        <w:br/>
      </w:r>
      <w:r>
        <w:rPr>
          <w:rFonts w:asciiTheme="minorEastAsia" w:hAnsiTheme="minorEastAsia"/>
        </w:rPr>
        <w:lastRenderedPageBreak/>
        <w:t>1) 편의시설 및 프로젝트 관련 시설, 용품 구비 및 운영</w:t>
      </w:r>
      <w:r>
        <w:rPr>
          <w:rFonts w:asciiTheme="minorEastAsia" w:hAnsiTheme="minorEastAsia"/>
        </w:rPr>
        <w:br/>
        <w:t xml:space="preserve">2) 안내를 위한 인쇄제작물, </w:t>
      </w:r>
      <w:proofErr w:type="spellStart"/>
      <w:r>
        <w:rPr>
          <w:rFonts w:asciiTheme="minorEastAsia" w:hAnsiTheme="minorEastAsia"/>
        </w:rPr>
        <w:t>사인물</w:t>
      </w:r>
      <w:proofErr w:type="spellEnd"/>
      <w:r>
        <w:rPr>
          <w:rFonts w:asciiTheme="minorEastAsia" w:hAnsiTheme="minorEastAsia"/>
        </w:rPr>
        <w:t xml:space="preserve"> 제작 및 설치, 배포</w:t>
      </w:r>
    </w:p>
    <w:p w14:paraId="304807A9" w14:textId="77777777" w:rsidR="004D172E" w:rsidRDefault="005A410E">
      <w:pPr>
        <w:ind w:left="200" w:hangingChars="100" w:hanging="20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다. 브랜드 소개 및 프로모션 기획 및 홍보 </w:t>
      </w:r>
      <w:r>
        <w:rPr>
          <w:rFonts w:asciiTheme="minorEastAsia" w:hAnsiTheme="minorEastAsia"/>
        </w:rPr>
        <w:br/>
        <w:t>1) 브랜드 관련 소개 및 관련 문의 대응</w:t>
      </w:r>
      <w:r>
        <w:rPr>
          <w:rFonts w:asciiTheme="minorEastAsia" w:hAnsiTheme="minorEastAsia"/>
        </w:rPr>
        <w:br/>
        <w:t>2) 라운지 전용 프로모션(가구 구매 등)안내 및 이벤트 참여 유도</w:t>
      </w:r>
      <w:r>
        <w:rPr>
          <w:rFonts w:asciiTheme="minorEastAsia" w:hAnsiTheme="minorEastAsia"/>
        </w:rPr>
        <w:br/>
        <w:t xml:space="preserve">4) 프로모션 홍보를 위한 </w:t>
      </w:r>
      <w:proofErr w:type="spellStart"/>
      <w:r>
        <w:rPr>
          <w:rFonts w:asciiTheme="minorEastAsia" w:hAnsiTheme="minorEastAsia"/>
        </w:rPr>
        <w:t>온오프라인</w:t>
      </w:r>
      <w:proofErr w:type="spellEnd"/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/>
        </w:rPr>
        <w:t>시각물</w:t>
      </w:r>
      <w:proofErr w:type="spellEnd"/>
      <w:r>
        <w:rPr>
          <w:rFonts w:asciiTheme="minorEastAsia" w:hAnsiTheme="minorEastAsia"/>
        </w:rPr>
        <w:t xml:space="preserve"> 디자인 및 제작</w:t>
      </w:r>
    </w:p>
    <w:p w14:paraId="565AABF2" w14:textId="77777777" w:rsidR="004D172E" w:rsidRDefault="005A410E">
      <w:pPr>
        <w:ind w:left="200" w:hangingChars="100" w:hanging="200"/>
        <w:rPr>
          <w:rFonts w:asciiTheme="minorEastAsia" w:hAnsiTheme="minorEastAsia"/>
        </w:rPr>
      </w:pPr>
      <w:r>
        <w:rPr>
          <w:rFonts w:asciiTheme="minorEastAsia" w:hAnsiTheme="minorEastAsia"/>
        </w:rPr>
        <w:t>라. 라운지 서비스의 정리 및 피드백</w:t>
      </w:r>
      <w:r>
        <w:rPr>
          <w:rFonts w:asciiTheme="minorEastAsia" w:hAnsiTheme="minorEastAsia"/>
        </w:rPr>
        <w:br/>
        <w:t>1) 라운지 서비스의 월별 결과 보고서 작성 및 제출</w:t>
      </w:r>
      <w:r>
        <w:rPr>
          <w:rFonts w:asciiTheme="minorEastAsia" w:hAnsiTheme="minorEastAsia"/>
        </w:rPr>
        <w:br/>
        <w:t>2) 이용자의 의견 취합 및 분석, 개선 활동</w:t>
      </w:r>
    </w:p>
    <w:p w14:paraId="6F833CAD" w14:textId="77777777" w:rsidR="004D172E" w:rsidRDefault="004D172E">
      <w:pPr>
        <w:rPr>
          <w:rFonts w:asciiTheme="minorEastAsia" w:hAnsiTheme="minorEastAsia"/>
        </w:rPr>
      </w:pPr>
    </w:p>
    <w:p w14:paraId="18BBA9EB" w14:textId="77777777" w:rsidR="004D172E" w:rsidRPr="00A03136" w:rsidRDefault="005A410E">
      <w:pPr>
        <w:rPr>
          <w:rFonts w:asciiTheme="minorEastAsia" w:hAnsiTheme="minorEastAsia"/>
          <w:b/>
        </w:rPr>
      </w:pPr>
      <w:r w:rsidRPr="00A03136">
        <w:rPr>
          <w:rFonts w:asciiTheme="minorEastAsia" w:hAnsiTheme="minorEastAsia"/>
          <w:b/>
        </w:rPr>
        <w:t>4. 안전 관련 안내 및 위기 상황 운영 정책 수립</w:t>
      </w:r>
    </w:p>
    <w:p w14:paraId="72725397" w14:textId="77777777" w:rsidR="004D172E" w:rsidRDefault="005A410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가. 도난·화재·안전사고 방지 및 위급 시 운영 대책 수립</w:t>
      </w:r>
    </w:p>
    <w:p w14:paraId="26FDC30A" w14:textId="77777777" w:rsidR="004D172E" w:rsidRDefault="005A410E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나. 전염병 관련 정부방역지침 확인 및 수행을 위한 일체의 행위</w:t>
      </w:r>
    </w:p>
    <w:p w14:paraId="535F92AD" w14:textId="77777777" w:rsidR="004D172E" w:rsidRDefault="004D172E">
      <w:pPr>
        <w:rPr>
          <w:rFonts w:asciiTheme="minorEastAsia" w:hAnsiTheme="minorEastAsia"/>
        </w:rPr>
      </w:pPr>
    </w:p>
    <w:p w14:paraId="148AEB4A" w14:textId="77777777" w:rsidR="004D172E" w:rsidRDefault="004D172E">
      <w:pPr>
        <w:rPr>
          <w:rFonts w:asciiTheme="minorEastAsia" w:hAnsiTheme="minorEastAsia"/>
        </w:rPr>
      </w:pPr>
    </w:p>
    <w:p w14:paraId="307133B3" w14:textId="77777777" w:rsidR="004D172E" w:rsidRDefault="004D172E">
      <w:pPr>
        <w:rPr>
          <w:rFonts w:asciiTheme="minorEastAsia" w:hAnsiTheme="minorEastAsia"/>
        </w:rPr>
      </w:pPr>
    </w:p>
    <w:p w14:paraId="01D92E40" w14:textId="77777777" w:rsidR="004D172E" w:rsidRDefault="004D172E">
      <w:pPr>
        <w:rPr>
          <w:rFonts w:asciiTheme="minorEastAsia" w:hAnsiTheme="minorEastAsia"/>
        </w:rPr>
      </w:pPr>
    </w:p>
    <w:p w14:paraId="03D00706" w14:textId="77777777" w:rsidR="004D172E" w:rsidRDefault="004D172E">
      <w:pPr>
        <w:rPr>
          <w:rFonts w:asciiTheme="minorEastAsia" w:hAnsiTheme="minorEastAsia"/>
        </w:rPr>
      </w:pPr>
    </w:p>
    <w:p w14:paraId="5EAA2661" w14:textId="77777777" w:rsidR="004D172E" w:rsidRDefault="004D172E">
      <w:pPr>
        <w:rPr>
          <w:rFonts w:asciiTheme="minorEastAsia" w:hAnsiTheme="minorEastAsia"/>
        </w:rPr>
      </w:pPr>
    </w:p>
    <w:p w14:paraId="408F46B9" w14:textId="77777777" w:rsidR="004D172E" w:rsidRDefault="004D172E">
      <w:pPr>
        <w:rPr>
          <w:rFonts w:asciiTheme="minorEastAsia" w:hAnsiTheme="minorEastAsia"/>
        </w:rPr>
      </w:pPr>
    </w:p>
    <w:p w14:paraId="5398FC8D" w14:textId="77777777" w:rsidR="004D172E" w:rsidRDefault="004D172E">
      <w:pPr>
        <w:rPr>
          <w:rFonts w:asciiTheme="minorEastAsia" w:hAnsiTheme="minorEastAsia"/>
        </w:rPr>
      </w:pPr>
    </w:p>
    <w:p w14:paraId="2F1D82CB" w14:textId="77777777" w:rsidR="004D172E" w:rsidRDefault="004D172E">
      <w:pPr>
        <w:rPr>
          <w:rFonts w:asciiTheme="minorEastAsia" w:hAnsiTheme="minorEastAsia"/>
        </w:rPr>
      </w:pPr>
    </w:p>
    <w:p w14:paraId="1A2F69DC" w14:textId="77777777" w:rsidR="004D172E" w:rsidRDefault="004D172E">
      <w:pPr>
        <w:rPr>
          <w:rFonts w:asciiTheme="minorEastAsia" w:hAnsiTheme="minorEastAsia"/>
        </w:rPr>
      </w:pPr>
    </w:p>
    <w:p w14:paraId="27FCD4AC" w14:textId="77777777" w:rsidR="004D172E" w:rsidRDefault="004D172E">
      <w:pPr>
        <w:rPr>
          <w:rFonts w:asciiTheme="minorEastAsia" w:hAnsiTheme="minorEastAsia"/>
        </w:rPr>
      </w:pPr>
    </w:p>
    <w:p w14:paraId="2977835B" w14:textId="77777777" w:rsidR="004D172E" w:rsidRDefault="004D172E">
      <w:pPr>
        <w:rPr>
          <w:rFonts w:asciiTheme="minorEastAsia" w:hAnsiTheme="minorEastAsia"/>
        </w:rPr>
      </w:pPr>
    </w:p>
    <w:sectPr w:rsidR="004D172E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김혜지 (Hyaejee Kim)" w:date="2025-07-09T11:48:00Z" w:initials="김(K">
    <w:p w14:paraId="7CFF9722" w14:textId="7F109814" w:rsidR="00372C2B" w:rsidRDefault="00372C2B">
      <w:pPr>
        <w:pStyle w:val="a7"/>
      </w:pPr>
      <w:r>
        <w:rPr>
          <w:rStyle w:val="a6"/>
        </w:rPr>
        <w:annotationRef/>
      </w:r>
      <w:r>
        <w:rPr>
          <w:rFonts w:hint="eastAsia"/>
        </w:rPr>
        <w:t xml:space="preserve">5개월치 선금 </w:t>
      </w:r>
      <w:r>
        <w:t>3</w:t>
      </w:r>
      <w:r w:rsidR="00FA6831">
        <w:t>6</w:t>
      </w:r>
      <w:r>
        <w:t>,</w:t>
      </w:r>
      <w:r w:rsidR="00FA6831">
        <w:t>0</w:t>
      </w:r>
      <w:r>
        <w:t>00,000</w:t>
      </w:r>
      <w:r>
        <w:rPr>
          <w:rFonts w:hint="eastAsia"/>
        </w:rPr>
        <w:t>*</w:t>
      </w:r>
      <w:r>
        <w:t>5 = 18</w:t>
      </w:r>
      <w:r w:rsidR="00FA6831">
        <w:t>0</w:t>
      </w:r>
      <w:r>
        <w:t>,000,000</w:t>
      </w:r>
      <w:r>
        <w:rPr>
          <w:rFonts w:hint="eastAsia"/>
        </w:rPr>
        <w:t>원</w:t>
      </w:r>
    </w:p>
  </w:comment>
  <w:comment w:id="7" w:author="김혜지 (Hyaejee Kim)" w:date="2025-07-09T11:48:00Z" w:initials="김(K">
    <w:p w14:paraId="3F0E0063" w14:textId="72508C74" w:rsidR="00FA6831" w:rsidRDefault="00372C2B">
      <w:pPr>
        <w:pStyle w:val="a7"/>
      </w:pPr>
      <w:r>
        <w:rPr>
          <w:rStyle w:val="a6"/>
        </w:rPr>
        <w:annotationRef/>
      </w:r>
      <w:r w:rsidR="00FA6831">
        <w:rPr>
          <w:rFonts w:hint="eastAsia"/>
        </w:rPr>
        <w:t>세금계산서 발행:</w:t>
      </w:r>
      <w:r w:rsidR="00FA6831">
        <w:t xml:space="preserve"> </w:t>
      </w:r>
      <w:r w:rsidR="00FA6831">
        <w:rPr>
          <w:rFonts w:hint="eastAsia"/>
        </w:rPr>
        <w:t>계약완료 즉시 발행,</w:t>
      </w:r>
      <w:r w:rsidR="00FA6831">
        <w:t xml:space="preserve"> </w:t>
      </w:r>
      <w:r w:rsidR="00FA6831">
        <w:rPr>
          <w:rFonts w:hint="eastAsia"/>
        </w:rPr>
        <w:t xml:space="preserve">발행 후 </w:t>
      </w:r>
      <w:r w:rsidR="00FA6831">
        <w:t>30</w:t>
      </w:r>
      <w:r w:rsidR="00FA6831">
        <w:rPr>
          <w:rFonts w:hint="eastAsia"/>
        </w:rPr>
        <w:t>일 이내 지급</w:t>
      </w:r>
    </w:p>
    <w:p w14:paraId="172928EB" w14:textId="77777777" w:rsidR="00FA6831" w:rsidRDefault="00FA6831">
      <w:pPr>
        <w:pStyle w:val="a7"/>
      </w:pPr>
    </w:p>
    <w:p w14:paraId="542BE7B0" w14:textId="1999DF08" w:rsidR="00FA6831" w:rsidRDefault="005901A2">
      <w:pPr>
        <w:pStyle w:val="a7"/>
      </w:pPr>
      <w:r>
        <w:rPr>
          <w:rFonts w:hint="eastAsia"/>
        </w:rPr>
        <w:t>증빙</w:t>
      </w:r>
      <w:r w:rsidR="00FA6831">
        <w:rPr>
          <w:rFonts w:hint="eastAsia"/>
        </w:rPr>
        <w:t>수단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운영보고서.</w:t>
      </w:r>
      <w:r>
        <w:t xml:space="preserve"> </w:t>
      </w:r>
    </w:p>
    <w:p w14:paraId="7CC7F93C" w14:textId="1DC7EB48" w:rsidR="00372C2B" w:rsidRDefault="005901A2">
      <w:pPr>
        <w:pStyle w:val="a7"/>
      </w:pP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필요시 상세 비용 사용내역을 요청할 수 </w:t>
      </w:r>
      <w:proofErr w:type="spellStart"/>
      <w:r>
        <w:rPr>
          <w:rFonts w:hint="eastAsia"/>
        </w:rPr>
        <w:t>있다</w:t>
      </w:r>
      <w:r w:rsidR="00FA6831">
        <w:rPr>
          <w:rFonts w:hint="eastAsia"/>
        </w:rPr>
        <w:t>로</w:t>
      </w:r>
      <w:proofErr w:type="spellEnd"/>
      <w:r w:rsidR="00FA6831">
        <w:rPr>
          <w:rFonts w:hint="eastAsia"/>
        </w:rPr>
        <w:t xml:space="preserve"> 수정 희망.</w:t>
      </w:r>
    </w:p>
  </w:comment>
  <w:comment w:id="13" w:author="김현주 (Hyunjoo Kim)" w:date="2025-07-17T15:00:00Z" w:initials="김(K">
    <w:p w14:paraId="0985E1F6" w14:textId="1DD5C8AF" w:rsidR="001A0575" w:rsidRDefault="001A0575">
      <w:pPr>
        <w:pStyle w:val="a7"/>
      </w:pPr>
      <w:r>
        <w:rPr>
          <w:rStyle w:val="a6"/>
        </w:rPr>
        <w:annotationRef/>
      </w:r>
      <w:r>
        <w:rPr>
          <w:rFonts w:hint="eastAsia"/>
        </w:rPr>
        <w:t xml:space="preserve">선금을 </w:t>
      </w:r>
      <w:r>
        <w:t xml:space="preserve">100% </w:t>
      </w:r>
      <w:r>
        <w:rPr>
          <w:rFonts w:hint="eastAsia"/>
        </w:rPr>
        <w:t xml:space="preserve">지급하실 경우 반드시 선급금이행보증보험증권을 </w:t>
      </w:r>
      <w:proofErr w:type="spellStart"/>
      <w:r>
        <w:rPr>
          <w:rFonts w:hint="eastAsia"/>
        </w:rPr>
        <w:t>제출받으시기</w:t>
      </w:r>
      <w:proofErr w:type="spellEnd"/>
      <w:r>
        <w:rPr>
          <w:rFonts w:hint="eastAsia"/>
        </w:rPr>
        <w:t xml:space="preserve"> 바랍니다.</w:t>
      </w:r>
      <w:r>
        <w:t xml:space="preserve"> </w:t>
      </w:r>
      <w:bookmarkStart w:id="16" w:name="_GoBack"/>
      <w:bookmarkEnd w:id="16"/>
    </w:p>
  </w:comment>
  <w:comment w:id="9" w:author="김혜지 (Hyaejee Kim)" w:date="2025-07-09T11:49:00Z" w:initials="김(K">
    <w:p w14:paraId="247626AF" w14:textId="7DC5F1C1" w:rsidR="005901A2" w:rsidRDefault="005901A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위 내용에 맞춰 수정</w:t>
      </w:r>
    </w:p>
  </w:comment>
  <w:comment w:id="20" w:author="김혜지 (Hyaejee Kim)" w:date="2025-07-09T11:50:00Z" w:initials="김(K">
    <w:p w14:paraId="7872FB70" w14:textId="13ABE7DE" w:rsidR="005901A2" w:rsidRDefault="005901A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삭제</w:t>
      </w:r>
    </w:p>
  </w:comment>
  <w:comment w:id="32" w:author="김혜지 (Hyaejee Kim)" w:date="2025-07-09T11:53:00Z" w:initials="김(K">
    <w:p w14:paraId="679652D2" w14:textId="2B4E9218" w:rsidR="00C653A1" w:rsidRDefault="00C653A1">
      <w:pPr>
        <w:pStyle w:val="a7"/>
      </w:pPr>
      <w:r>
        <w:rPr>
          <w:rStyle w:val="a6"/>
        </w:rPr>
        <w:annotationRef/>
      </w:r>
      <w:r>
        <w:rPr>
          <w:rFonts w:hint="eastAsia"/>
        </w:rPr>
        <w:t xml:space="preserve">선금 일괄지급으로 </w:t>
      </w:r>
      <w:proofErr w:type="spellStart"/>
      <w:r>
        <w:rPr>
          <w:rFonts w:hint="eastAsia"/>
        </w:rPr>
        <w:t>변경시</w:t>
      </w:r>
      <w:proofErr w:type="spellEnd"/>
      <w:r>
        <w:rPr>
          <w:rFonts w:hint="eastAsia"/>
        </w:rPr>
        <w:t xml:space="preserve"> 삭제</w:t>
      </w:r>
      <w:r w:rsidR="00854AEA">
        <w:rPr>
          <w:rFonts w:hint="eastAsia"/>
        </w:rPr>
        <w:t>필요</w:t>
      </w:r>
    </w:p>
  </w:comment>
  <w:comment w:id="33" w:author="김현주 (Hyunjoo Kim)" w:date="2025-07-17T14:56:00Z" w:initials="김(K">
    <w:p w14:paraId="14CF8BD2" w14:textId="54479E47" w:rsidR="00E95780" w:rsidRDefault="00E95780">
      <w:pPr>
        <w:pStyle w:val="a7"/>
        <w:rPr>
          <w:rFonts w:hint="eastAsia"/>
        </w:rPr>
      </w:pPr>
      <w:r>
        <w:rPr>
          <w:rStyle w:val="a6"/>
        </w:rPr>
        <w:annotationRef/>
      </w:r>
      <w:r>
        <w:rPr>
          <w:rFonts w:hint="eastAsia"/>
        </w:rPr>
        <w:t>일괄지급일 경우 적절히 수정하여 사용하시기 바랍니다.</w:t>
      </w:r>
      <w:r>
        <w:t xml:space="preserve"> </w:t>
      </w:r>
    </w:p>
  </w:comment>
  <w:comment w:id="34" w:author="김혜지 (Hyaejee Kim)" w:date="2025-07-09T12:06:00Z" w:initials="김(K">
    <w:p w14:paraId="69A93573" w14:textId="72C50DB6" w:rsidR="00A03136" w:rsidRDefault="00A03136">
      <w:pPr>
        <w:pStyle w:val="a7"/>
      </w:pPr>
      <w:r>
        <w:rPr>
          <w:rStyle w:val="a6"/>
        </w:rPr>
        <w:annotationRef/>
      </w:r>
      <w:r w:rsidR="00B33AEA">
        <w:rPr>
          <w:rFonts w:hint="eastAsia"/>
        </w:rPr>
        <w:t>업체와 논의 후 업데이트 예정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CFF9722" w15:done="0"/>
  <w15:commentEx w15:paraId="7CC7F93C" w15:done="0"/>
  <w15:commentEx w15:paraId="0985E1F6" w15:done="0"/>
  <w15:commentEx w15:paraId="247626AF" w15:done="0"/>
  <w15:commentEx w15:paraId="7872FB70" w15:done="0"/>
  <w15:commentEx w15:paraId="679652D2" w15:done="0"/>
  <w15:commentEx w15:paraId="14CF8BD2" w15:paraIdParent="679652D2" w15:done="0"/>
  <w15:commentEx w15:paraId="69A9357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CFF9722" w16cid:durableId="2C18D57A"/>
  <w16cid:commentId w16cid:paraId="7CC7F93C" w16cid:durableId="2C18D59E"/>
  <w16cid:commentId w16cid:paraId="0985E1F6" w16cid:durableId="2C238E9A"/>
  <w16cid:commentId w16cid:paraId="247626AF" w16cid:durableId="2C18D5C6"/>
  <w16cid:commentId w16cid:paraId="7872FB70" w16cid:durableId="2C18D60D"/>
  <w16cid:commentId w16cid:paraId="679652D2" w16cid:durableId="2C18D6C7"/>
  <w16cid:commentId w16cid:paraId="14CF8BD2" w16cid:durableId="2C238D8C"/>
  <w16cid:commentId w16cid:paraId="69A93573" w16cid:durableId="2C18D9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5355D7" w14:textId="77777777" w:rsidR="0030716B" w:rsidRDefault="0030716B" w:rsidP="00383875">
      <w:pPr>
        <w:spacing w:after="0" w:line="240" w:lineRule="auto"/>
      </w:pPr>
      <w:r>
        <w:separator/>
      </w:r>
    </w:p>
  </w:endnote>
  <w:endnote w:type="continuationSeparator" w:id="0">
    <w:p w14:paraId="53566A52" w14:textId="77777777" w:rsidR="0030716B" w:rsidRDefault="0030716B" w:rsidP="00383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887A21" w14:textId="77777777" w:rsidR="0030716B" w:rsidRDefault="0030716B" w:rsidP="00383875">
      <w:pPr>
        <w:spacing w:after="0" w:line="240" w:lineRule="auto"/>
      </w:pPr>
      <w:r>
        <w:separator/>
      </w:r>
    </w:p>
  </w:footnote>
  <w:footnote w:type="continuationSeparator" w:id="0">
    <w:p w14:paraId="04467A01" w14:textId="77777777" w:rsidR="0030716B" w:rsidRDefault="0030716B" w:rsidP="00383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73AF4"/>
    <w:multiLevelType w:val="hybridMultilevel"/>
    <w:tmpl w:val="BB1A4968"/>
    <w:lvl w:ilvl="0" w:tplc="C55E1E68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FAE732C"/>
    <w:multiLevelType w:val="hybridMultilevel"/>
    <w:tmpl w:val="AD62FC8A"/>
    <w:lvl w:ilvl="0" w:tplc="2CBA2526">
      <w:start w:val="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98F7083"/>
    <w:multiLevelType w:val="hybridMultilevel"/>
    <w:tmpl w:val="A2B69CB4"/>
    <w:lvl w:ilvl="0" w:tplc="D7BCE700">
      <w:start w:val="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D14730E"/>
    <w:multiLevelType w:val="hybridMultilevel"/>
    <w:tmpl w:val="AF7471B2"/>
    <w:lvl w:ilvl="0" w:tplc="56824482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" w15:restartNumberingAfterBreak="0">
    <w:nsid w:val="71AE7275"/>
    <w:multiLevelType w:val="hybridMultilevel"/>
    <w:tmpl w:val="AD6464E6"/>
    <w:lvl w:ilvl="0" w:tplc="34642B1E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  <w15:person w15:author="김혜지 (Hyaejee Kim)">
    <w15:presenceInfo w15:providerId="AD" w15:userId="S-1-5-21-1277563759-1697922073-3443289271-1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72E"/>
    <w:rsid w:val="0002104C"/>
    <w:rsid w:val="000338C7"/>
    <w:rsid w:val="00066DAD"/>
    <w:rsid w:val="00073937"/>
    <w:rsid w:val="00083472"/>
    <w:rsid w:val="0013672D"/>
    <w:rsid w:val="0014661A"/>
    <w:rsid w:val="0015601C"/>
    <w:rsid w:val="001A0575"/>
    <w:rsid w:val="001C03CC"/>
    <w:rsid w:val="00227994"/>
    <w:rsid w:val="00264BBD"/>
    <w:rsid w:val="002A6B73"/>
    <w:rsid w:val="002D36C0"/>
    <w:rsid w:val="0030716B"/>
    <w:rsid w:val="0034796D"/>
    <w:rsid w:val="00363AC1"/>
    <w:rsid w:val="00372C2B"/>
    <w:rsid w:val="00383875"/>
    <w:rsid w:val="003C0EAE"/>
    <w:rsid w:val="003E155B"/>
    <w:rsid w:val="004329F7"/>
    <w:rsid w:val="004B2A40"/>
    <w:rsid w:val="004D172E"/>
    <w:rsid w:val="00502316"/>
    <w:rsid w:val="0055659A"/>
    <w:rsid w:val="005901A2"/>
    <w:rsid w:val="005A410E"/>
    <w:rsid w:val="006172C0"/>
    <w:rsid w:val="0065369F"/>
    <w:rsid w:val="006C2DB3"/>
    <w:rsid w:val="006E55CF"/>
    <w:rsid w:val="007204CC"/>
    <w:rsid w:val="007D6891"/>
    <w:rsid w:val="008123CA"/>
    <w:rsid w:val="00832110"/>
    <w:rsid w:val="00854AEA"/>
    <w:rsid w:val="00856B0A"/>
    <w:rsid w:val="00862F25"/>
    <w:rsid w:val="008D45F4"/>
    <w:rsid w:val="008F669D"/>
    <w:rsid w:val="00934B0E"/>
    <w:rsid w:val="00944229"/>
    <w:rsid w:val="0094424B"/>
    <w:rsid w:val="009619EE"/>
    <w:rsid w:val="009B12AA"/>
    <w:rsid w:val="009B4482"/>
    <w:rsid w:val="009D0D10"/>
    <w:rsid w:val="009D4826"/>
    <w:rsid w:val="00A03136"/>
    <w:rsid w:val="00A273C3"/>
    <w:rsid w:val="00A32934"/>
    <w:rsid w:val="00A859FD"/>
    <w:rsid w:val="00A96EB2"/>
    <w:rsid w:val="00B33AEA"/>
    <w:rsid w:val="00B718FD"/>
    <w:rsid w:val="00B83566"/>
    <w:rsid w:val="00BB3D63"/>
    <w:rsid w:val="00BE01EB"/>
    <w:rsid w:val="00C223A5"/>
    <w:rsid w:val="00C23D6C"/>
    <w:rsid w:val="00C653A1"/>
    <w:rsid w:val="00CC4303"/>
    <w:rsid w:val="00E154CF"/>
    <w:rsid w:val="00E95780"/>
    <w:rsid w:val="00EA66E9"/>
    <w:rsid w:val="00ED4608"/>
    <w:rsid w:val="00FA04EA"/>
    <w:rsid w:val="00FA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067DAF"/>
  <w15:docId w15:val="{5B605377-1FA5-4A6E-81D3-8B63FAF9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7">
    <w:name w:val="annotation text"/>
    <w:basedOn w:val="a"/>
    <w:link w:val="Char1"/>
    <w:uiPriority w:val="99"/>
    <w:semiHidden/>
    <w:unhideWhenUsed/>
    <w:pPr>
      <w:jc w:val="left"/>
    </w:pPr>
  </w:style>
  <w:style w:type="character" w:customStyle="1" w:styleId="Char1">
    <w:name w:val="메모 텍스트 Char"/>
    <w:basedOn w:val="a0"/>
    <w:link w:val="a7"/>
    <w:uiPriority w:val="99"/>
    <w:semiHidden/>
  </w:style>
  <w:style w:type="paragraph" w:styleId="a8">
    <w:name w:val="annotation subject"/>
    <w:basedOn w:val="a7"/>
    <w:next w:val="a7"/>
    <w:link w:val="Char2"/>
    <w:uiPriority w:val="99"/>
    <w:semiHidden/>
    <w:unhideWhenUsed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a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spacing w:after="0" w:line="295" w:lineRule="auto"/>
    </w:pPr>
    <w:rPr>
      <w:rFonts w:ascii="바탕" w:eastAsia="바탕" w:hAnsi="Times New Roman" w:cs="Times New Roman"/>
      <w:color w:val="000000"/>
      <w:kern w:val="0"/>
      <w:szCs w:val="20"/>
    </w:rPr>
  </w:style>
  <w:style w:type="table" w:styleId="ab">
    <w:name w:val="Table Grid"/>
    <w:basedOn w:val="a1"/>
    <w:uiPriority w:val="89"/>
    <w:rsid w:val="00264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9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이서윤 (Seoyun Lee)</dc:creator>
  <cp:keywords/>
  <dc:description/>
  <cp:lastModifiedBy>김현주 (Hyunjoo Kim)</cp:lastModifiedBy>
  <cp:revision>5</cp:revision>
  <dcterms:created xsi:type="dcterms:W3CDTF">2025-07-17T03:25:00Z</dcterms:created>
  <dcterms:modified xsi:type="dcterms:W3CDTF">2025-07-17T06:00:00Z</dcterms:modified>
  <cp:version>1000.0100.01</cp:version>
</cp:coreProperties>
</file>