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8ACFBA" w14:textId="77777777" w:rsidR="00B32441" w:rsidRDefault="00B32441" w:rsidP="00B32441">
      <w:r>
        <w:rPr>
          <w:noProof/>
        </w:rPr>
        <w:drawing>
          <wp:inline distT="0" distB="0" distL="0" distR="0" wp14:anchorId="41B032F5" wp14:editId="1F9FAFC1">
            <wp:extent cx="1828800" cy="915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RSYS_LOGO.png"/>
                    <pic:cNvPicPr/>
                  </pic:nvPicPr>
                  <pic:blipFill>
                    <a:blip r:embed="rId6"/>
                    <a:stretch>
                      <a:fillRect/>
                    </a:stretch>
                  </pic:blipFill>
                  <pic:spPr>
                    <a:xfrm>
                      <a:off x="0" y="0"/>
                      <a:ext cx="1828800" cy="915856"/>
                    </a:xfrm>
                    <a:prstGeom prst="rect">
                      <a:avLst/>
                    </a:prstGeom>
                  </pic:spPr>
                </pic:pic>
              </a:graphicData>
            </a:graphic>
          </wp:inline>
        </w:drawing>
      </w:r>
    </w:p>
    <w:p w14:paraId="2AF3A534" w14:textId="77777777" w:rsidR="00BE116E" w:rsidRDefault="00BE116E" w:rsidP="00BE116E">
      <w:pPr>
        <w:jc w:val="center"/>
        <w:rPr>
          <w:b/>
          <w:sz w:val="28"/>
        </w:rPr>
      </w:pPr>
      <w:r w:rsidRPr="00BE116E">
        <w:rPr>
          <w:b/>
          <w:sz w:val="28"/>
        </w:rPr>
        <w:t>SUPPLY AGREEMENT</w:t>
      </w:r>
    </w:p>
    <w:p w14:paraId="56B80D33" w14:textId="77777777" w:rsidR="00BE116E" w:rsidRDefault="00BE116E" w:rsidP="00BE116E">
      <w:r>
        <w:t>This Agreement is made and entered into by and between the following parties:</w:t>
      </w:r>
    </w:p>
    <w:p w14:paraId="6DDF478D" w14:textId="77777777" w:rsidR="00BE116E" w:rsidRDefault="00BE116E" w:rsidP="00BE116E">
      <w:r>
        <w:t>Supplier:</w:t>
      </w:r>
    </w:p>
    <w:p w14:paraId="29C8DDE4" w14:textId="77777777" w:rsidR="00BE116E" w:rsidRDefault="00BE116E" w:rsidP="00BE116E">
      <w:r>
        <w:t>FURSYS INC.</w:t>
      </w:r>
      <w:r>
        <w:br/>
        <w:t xml:space="preserve">FURSYS BLDG., 311, </w:t>
      </w:r>
      <w:proofErr w:type="spellStart"/>
      <w:r>
        <w:t>Ogeum-ro</w:t>
      </w:r>
      <w:proofErr w:type="spellEnd"/>
      <w:r>
        <w:t xml:space="preserve">, </w:t>
      </w:r>
      <w:proofErr w:type="spellStart"/>
      <w:r>
        <w:t>Songpa-gu</w:t>
      </w:r>
      <w:proofErr w:type="spellEnd"/>
      <w:r>
        <w:t>, Seoul, Republic of Korea</w:t>
      </w:r>
      <w:r>
        <w:br/>
        <w:t>Website: http://www.globalfursys.com</w:t>
      </w:r>
    </w:p>
    <w:p w14:paraId="19F53C70" w14:textId="77777777" w:rsidR="00BE116E" w:rsidRDefault="00BE116E" w:rsidP="00BE116E">
      <w:r>
        <w:t>Importer:</w:t>
      </w:r>
    </w:p>
    <w:p w14:paraId="701C4889" w14:textId="0DEFD7FD" w:rsidR="00BE116E" w:rsidRDefault="00F267E8" w:rsidP="00F63CD0">
      <w:r>
        <w:t>LX PANTOS VIETNAM LTD</w:t>
      </w:r>
      <w:r w:rsidR="00BE116E">
        <w:br/>
        <w:t>[Address to be inserted]</w:t>
      </w:r>
    </w:p>
    <w:p w14:paraId="0E3A8EAF" w14:textId="77777777" w:rsidR="00BE116E" w:rsidRDefault="00BE116E"/>
    <w:p w14:paraId="5E76F0FD" w14:textId="77777777" w:rsidR="00BE116E" w:rsidRPr="00BE116E" w:rsidRDefault="00BE116E" w:rsidP="00BE116E">
      <w:pPr>
        <w:rPr>
          <w:b/>
          <w:bCs/>
        </w:rPr>
      </w:pPr>
      <w:r w:rsidRPr="00BE116E">
        <w:rPr>
          <w:b/>
          <w:bCs/>
        </w:rPr>
        <w:t>Article 1 [Purpose]</w:t>
      </w:r>
    </w:p>
    <w:p w14:paraId="140801D7" w14:textId="77777777" w:rsidR="00BE116E" w:rsidRPr="00BE116E" w:rsidRDefault="00BE116E" w:rsidP="00BE116E">
      <w:r w:rsidRPr="00BE116E">
        <w:t>This Agreement is intended to clearly define the terms under which the Supplier shall supply specified products to the Importer, and the Importer shall pay for such products.</w:t>
      </w:r>
    </w:p>
    <w:p w14:paraId="123B461D" w14:textId="77777777" w:rsidR="00BE116E" w:rsidRPr="00BE116E" w:rsidRDefault="00BE116E" w:rsidP="00BE116E">
      <w:pPr>
        <w:rPr>
          <w:b/>
          <w:bCs/>
        </w:rPr>
      </w:pPr>
      <w:r w:rsidRPr="00BE116E">
        <w:rPr>
          <w:b/>
          <w:bCs/>
        </w:rPr>
        <w:t>Article 2 [Product and Quantity]</w:t>
      </w:r>
    </w:p>
    <w:p w14:paraId="06FD7213" w14:textId="104515B3" w:rsidR="00BE116E" w:rsidRPr="00BE116E" w:rsidRDefault="00BE116E" w:rsidP="00BE116E">
      <w:r w:rsidRPr="00BE116E">
        <w:t xml:space="preserve">The Supplier shall deliver the products according to the </w:t>
      </w:r>
      <w:ins w:id="0" w:author="윤현정 (Hyunjeong Yoon)" w:date="2025-07-10T09:57:00Z">
        <w:r w:rsidR="00314F49">
          <w:t xml:space="preserve">attached item list. </w:t>
        </w:r>
      </w:ins>
      <w:del w:id="1" w:author="윤현정 (Hyunjeong Yoon)" w:date="2025-07-10T09:57:00Z">
        <w:r w:rsidRPr="00BE116E" w:rsidDel="00314F49">
          <w:delText>purchase order (PO) issued by the Importer.</w:delText>
        </w:r>
      </w:del>
      <w:r w:rsidRPr="00BE116E">
        <w:t xml:space="preserve"> The details of items and quantities shall be based on</w:t>
      </w:r>
      <w:ins w:id="2" w:author="윤현정 (Hyunjeong Yoon)" w:date="2025-07-10T09:58:00Z">
        <w:r w:rsidR="00314F49">
          <w:t xml:space="preserve"> a</w:t>
        </w:r>
      </w:ins>
      <w:ins w:id="3" w:author="윤현정 (Hyunjeong Yoon)" w:date="2025-07-10T09:57:00Z">
        <w:r w:rsidR="00314F49">
          <w:t>ttached item list.</w:t>
        </w:r>
      </w:ins>
      <w:del w:id="4" w:author="윤현정 (Hyunjeong Yoon)" w:date="2025-07-10T09:57:00Z">
        <w:r w:rsidRPr="00BE116E" w:rsidDel="00314F49">
          <w:delText xml:space="preserve"> the issued PO.</w:delText>
        </w:r>
      </w:del>
    </w:p>
    <w:p w14:paraId="440DE478" w14:textId="77777777" w:rsidR="00BE116E" w:rsidRPr="00BE116E" w:rsidRDefault="00BE116E" w:rsidP="00BE116E">
      <w:pPr>
        <w:rPr>
          <w:b/>
          <w:bCs/>
        </w:rPr>
      </w:pPr>
      <w:r w:rsidRPr="00BE116E">
        <w:rPr>
          <w:b/>
          <w:bCs/>
        </w:rPr>
        <w:t>Article 3 [Delivery and Incoterms]</w:t>
      </w:r>
    </w:p>
    <w:p w14:paraId="2994E64E" w14:textId="176B305A" w:rsidR="00314F49" w:rsidRDefault="00BE116E" w:rsidP="00314F49">
      <w:pPr>
        <w:rPr>
          <w:ins w:id="5" w:author="윤현정 (Hyunjeong Yoon)" w:date="2025-07-10T09:54:00Z"/>
        </w:rPr>
      </w:pPr>
      <w:r w:rsidRPr="00BE116E">
        <w:t xml:space="preserve">1. The delivery deadline shall be by the end of </w:t>
      </w:r>
      <w:r w:rsidR="00F63CD0">
        <w:t>July</w:t>
      </w:r>
      <w:r w:rsidRPr="00BE116E">
        <w:t xml:space="preserve"> 2025.</w:t>
      </w:r>
      <w:r w:rsidRPr="00BE116E">
        <w:br/>
        <w:t xml:space="preserve">2. Delivery shall be made under </w:t>
      </w:r>
      <w:commentRangeStart w:id="6"/>
      <w:r w:rsidRPr="00BE116E">
        <w:t xml:space="preserve">DDP terms as per Incoterms 2020 </w:t>
      </w:r>
      <w:commentRangeEnd w:id="6"/>
      <w:r w:rsidR="00701AD8">
        <w:rPr>
          <w:rStyle w:val="aff1"/>
        </w:rPr>
        <w:commentReference w:id="6"/>
      </w:r>
      <w:r w:rsidRPr="00BE116E">
        <w:t>to the location designated by the Importer.</w:t>
      </w:r>
      <w:ins w:id="7" w:author="윤현정 (Hyunjeong Yoon)" w:date="2025-07-10T09:54:00Z">
        <w:r w:rsidR="00314F49">
          <w:t xml:space="preserve"> The delivery location for the </w:t>
        </w:r>
      </w:ins>
      <w:ins w:id="8" w:author="윤현정 (Hyunjeong Yoon)" w:date="2025-07-10T09:59:00Z">
        <w:r w:rsidR="00314F49">
          <w:t>products</w:t>
        </w:r>
      </w:ins>
      <w:ins w:id="9" w:author="윤현정 (Hyunjeong Yoon)" w:date="2025-07-10T09:54:00Z">
        <w:r w:rsidR="00314F49">
          <w:t xml:space="preserve"> listed in the attached item list shall be as follows:</w:t>
        </w:r>
      </w:ins>
    </w:p>
    <w:p w14:paraId="6402B7D1" w14:textId="50541840" w:rsidR="00BE116E" w:rsidRPr="00BE116E" w:rsidRDefault="00314F49" w:rsidP="00314F49">
      <w:ins w:id="10" w:author="윤현정 (Hyunjeong Yoon)" w:date="2025-07-10T09:54:00Z">
        <w:r>
          <w:t>[</w:t>
        </w:r>
        <w:commentRangeStart w:id="11"/>
        <w:r>
          <w:t>Insert Address</w:t>
        </w:r>
        <w:commentRangeEnd w:id="11"/>
        <w:r>
          <w:rPr>
            <w:rStyle w:val="aff1"/>
          </w:rPr>
          <w:commentReference w:id="11"/>
        </w:r>
        <w:r>
          <w:t>]</w:t>
        </w:r>
      </w:ins>
      <w:r w:rsidR="00BE116E" w:rsidRPr="00BE116E">
        <w:br/>
        <w:t>3. The delivery schedule may be subject to delay due to unforeseen circumstances such as production issues or transportation problems. In such cases, the Supplier shall promptly notify the Importer and seek mutual agreement.</w:t>
      </w:r>
    </w:p>
    <w:p w14:paraId="5752C02A" w14:textId="77777777" w:rsidR="00BE116E" w:rsidRPr="00BE116E" w:rsidRDefault="00BE116E" w:rsidP="00BE116E">
      <w:pPr>
        <w:rPr>
          <w:b/>
          <w:bCs/>
        </w:rPr>
      </w:pPr>
      <w:r w:rsidRPr="00BE116E">
        <w:rPr>
          <w:b/>
          <w:bCs/>
        </w:rPr>
        <w:t>Article 4 [Payment Terms]</w:t>
      </w:r>
    </w:p>
    <w:p w14:paraId="5F610AC7" w14:textId="11EF16E0" w:rsidR="00C15CEE" w:rsidRDefault="00BE116E" w:rsidP="00BE116E">
      <w:pPr>
        <w:rPr>
          <w:ins w:id="12" w:author="윤현정 (Hyunjeong Yoon)" w:date="2025-07-10T09:52:00Z"/>
        </w:rPr>
      </w:pPr>
      <w:r w:rsidRPr="00BE116E">
        <w:t>The Importer shall remit the payment as follows:</w:t>
      </w:r>
      <w:r w:rsidR="00F63CD0" w:rsidRPr="00BE116E">
        <w:t xml:space="preserve"> </w:t>
      </w:r>
      <w:r w:rsidRPr="00BE116E">
        <w:br/>
      </w:r>
      <w:r w:rsidR="00F63CD0">
        <w:t>1</w:t>
      </w:r>
      <w:commentRangeStart w:id="13"/>
      <w:r w:rsidRPr="00BE116E">
        <w:t xml:space="preserve">. </w:t>
      </w:r>
      <w:r w:rsidR="00F63CD0">
        <w:t>100</w:t>
      </w:r>
      <w:r w:rsidRPr="00BE116E">
        <w:t>% before the release of the Bill of Lading (BL)</w:t>
      </w:r>
      <w:r w:rsidR="00F63CD0" w:rsidRPr="00F63CD0">
        <w:t xml:space="preserve"> </w:t>
      </w:r>
      <w:r w:rsidR="00F63CD0" w:rsidRPr="00BE116E">
        <w:t>(T/T remittance).</w:t>
      </w:r>
      <w:commentRangeEnd w:id="13"/>
      <w:r w:rsidR="00C15CEE">
        <w:rPr>
          <w:rStyle w:val="aff1"/>
        </w:rPr>
        <w:commentReference w:id="13"/>
      </w:r>
    </w:p>
    <w:p w14:paraId="1C4D4D0B" w14:textId="792C09C6" w:rsidR="00D1785E" w:rsidRDefault="00D1785E" w:rsidP="00BE116E">
      <w:pPr>
        <w:rPr>
          <w:ins w:id="14" w:author="윤현정 (Hyunjeong Yoon)" w:date="2025-07-10T09:09:00Z"/>
        </w:rPr>
      </w:pPr>
      <w:ins w:id="15" w:author="윤현정 (Hyunjeong Yoon)" w:date="2025-07-10T09:52:00Z">
        <w:r>
          <w:t>2. The total contract amount is [USD 66,131.2]. Upon full receipt of this payment, the Supplier shall release the Bill of Lading (BL) to the Importer.</w:t>
        </w:r>
      </w:ins>
    </w:p>
    <w:p w14:paraId="74A59F6D" w14:textId="2E1D4AF9" w:rsidR="00C15CEE" w:rsidRDefault="00D1785E" w:rsidP="00BE116E">
      <w:pPr>
        <w:rPr>
          <w:ins w:id="16" w:author="윤현정 (Hyunjeong Yoon)" w:date="2025-07-10T10:24:00Z"/>
        </w:rPr>
      </w:pPr>
      <w:ins w:id="17" w:author="윤현정 (Hyunjeong Yoon)" w:date="2025-07-10T09:52:00Z">
        <w:r>
          <w:rPr>
            <w:rFonts w:eastAsia="맑은 고딕"/>
            <w:lang w:eastAsia="ko-KR"/>
          </w:rPr>
          <w:t>3</w:t>
        </w:r>
      </w:ins>
      <w:ins w:id="18" w:author="윤현정 (Hyunjeong Yoon)" w:date="2025-07-10T09:09:00Z">
        <w:r w:rsidR="00C15CEE">
          <w:rPr>
            <w:rFonts w:eastAsia="맑은 고딕"/>
            <w:lang w:eastAsia="ko-KR"/>
          </w:rPr>
          <w:t xml:space="preserve">. </w:t>
        </w:r>
      </w:ins>
      <w:ins w:id="19" w:author="윤현정 (Hyunjeong Yoon)" w:date="2025-07-10T09:17:00Z">
        <w:r w:rsidR="00C15CEE">
          <w:t>The supplier will bear any income tax incurred</w:t>
        </w:r>
      </w:ins>
      <w:r w:rsidR="009A421F">
        <w:t xml:space="preserve"> </w:t>
      </w:r>
      <w:ins w:id="20" w:author="윤현정 (Hyunjeong Yoon)" w:date="2025-07-10T09:17:00Z">
        <w:r w:rsidR="00C15CEE">
          <w:t>from the contract amount. Importer bears VAT amount regulated by Vietnam withholding tax regulations if any</w:t>
        </w:r>
      </w:ins>
    </w:p>
    <w:p w14:paraId="26101DC4" w14:textId="4501058B" w:rsidR="00D70664" w:rsidRDefault="00D70664" w:rsidP="00BE116E">
      <w:pPr>
        <w:rPr>
          <w:ins w:id="21" w:author="윤현정 (Hyunjeong Yoon)" w:date="2025-07-10T10:07:00Z"/>
        </w:rPr>
      </w:pPr>
      <w:ins w:id="22" w:author="윤현정 (Hyunjeong Yoon)" w:date="2025-07-10T10:24:00Z">
        <w:r>
          <w:lastRenderedPageBreak/>
          <w:t xml:space="preserve">4. </w:t>
        </w:r>
      </w:ins>
      <w:ins w:id="23" w:author="김현주 (Hyunjoo Kim)" w:date="2025-07-11T11:44:00Z">
        <w:r w:rsidR="009A421F">
          <w:t xml:space="preserve">The Corporate Income Tax (CIT) component shall be borne by </w:t>
        </w:r>
        <w:r w:rsidR="009A421F">
          <w:rPr>
            <w:rFonts w:ascii="맑은 고딕" w:eastAsia="맑은 고딕" w:hAnsi="맑은 고딕" w:cs="맑은 고딕" w:hint="eastAsia"/>
            <w:lang w:eastAsia="ko-KR"/>
          </w:rPr>
          <w:t>S</w:t>
        </w:r>
        <w:r w:rsidR="009A421F">
          <w:rPr>
            <w:rFonts w:ascii="맑은 고딕" w:eastAsia="맑은 고딕" w:hAnsi="맑은 고딕" w:cs="맑은 고딕"/>
            <w:lang w:eastAsia="ko-KR"/>
          </w:rPr>
          <w:t>upplier</w:t>
        </w:r>
        <w:r w:rsidR="009A421F">
          <w:t xml:space="preserve">, and </w:t>
        </w:r>
        <w:r w:rsidR="009A421F">
          <w:t xml:space="preserve">Importer </w:t>
        </w:r>
        <w:r w:rsidR="009A421F">
          <w:t xml:space="preserve">shall be entitled to deduct and remit such CIT to the Vietnamese tax authorities on </w:t>
        </w:r>
      </w:ins>
      <w:ins w:id="24" w:author="김현주 (Hyunjoo Kim)" w:date="2025-07-11T11:45:00Z">
        <w:r w:rsidR="009A421F">
          <w:t>Supplier</w:t>
        </w:r>
      </w:ins>
      <w:ins w:id="25" w:author="김현주 (Hyunjoo Kim)" w:date="2025-07-11T11:44:00Z">
        <w:r w:rsidR="009A421F">
          <w:t>'</w:t>
        </w:r>
      </w:ins>
      <w:ins w:id="26" w:author="김현주 (Hyunjoo Kim)" w:date="2025-07-11T11:45:00Z">
        <w:r w:rsidR="009A421F">
          <w:t>s</w:t>
        </w:r>
      </w:ins>
      <w:ins w:id="27" w:author="김현주 (Hyunjoo Kim)" w:date="2025-07-11T11:44:00Z">
        <w:r w:rsidR="009A421F">
          <w:t xml:space="preserve"> behalf. </w:t>
        </w:r>
      </w:ins>
      <w:ins w:id="28" w:author="김현주 (Hyunjoo Kim)" w:date="2025-07-11T11:45:00Z">
        <w:r w:rsidR="009A421F">
          <w:t xml:space="preserve">Importer </w:t>
        </w:r>
      </w:ins>
      <w:ins w:id="29" w:author="김현주 (Hyunjoo Kim)" w:date="2025-07-11T11:44:00Z">
        <w:r w:rsidR="009A421F">
          <w:t xml:space="preserve">shall </w:t>
        </w:r>
      </w:ins>
      <w:ins w:id="30" w:author="김현주 (Hyunjoo Kim)" w:date="2025-07-11T11:47:00Z">
        <w:r w:rsidR="005504DD">
          <w:rPr>
            <w:rFonts w:ascii="맑은 고딕" w:eastAsia="맑은 고딕" w:hAnsi="맑은 고딕" w:cs="맑은 고딕"/>
            <w:lang w:eastAsia="ko-KR"/>
          </w:rPr>
          <w:t>prompt</w:t>
        </w:r>
      </w:ins>
      <w:ins w:id="31" w:author="김현주 (Hyunjoo Kim)" w:date="2025-07-11T11:48:00Z">
        <w:r w:rsidR="005504DD">
          <w:rPr>
            <w:rFonts w:ascii="맑은 고딕" w:eastAsia="맑은 고딕" w:hAnsi="맑은 고딕" w:cs="맑은 고딕"/>
            <w:lang w:eastAsia="ko-KR"/>
          </w:rPr>
          <w:t xml:space="preserve">ly </w:t>
        </w:r>
      </w:ins>
      <w:bookmarkStart w:id="32" w:name="_GoBack"/>
      <w:bookmarkEnd w:id="32"/>
      <w:ins w:id="33" w:author="김현주 (Hyunjoo Kim)" w:date="2025-07-11T11:44:00Z">
        <w:r w:rsidR="009A421F">
          <w:t xml:space="preserve">provide </w:t>
        </w:r>
      </w:ins>
      <w:ins w:id="34" w:author="김현주 (Hyunjoo Kim)" w:date="2025-07-11T11:45:00Z">
        <w:r w:rsidR="009A421F">
          <w:t xml:space="preserve">Supplier </w:t>
        </w:r>
      </w:ins>
      <w:ins w:id="35" w:author="김현주 (Hyunjoo Kim)" w:date="2025-07-11T11:44:00Z">
        <w:r w:rsidR="009A421F">
          <w:t>with official tax payment receipts or certificates from the Vietnamese tax authorities for the CIT paid.</w:t>
        </w:r>
      </w:ins>
      <w:ins w:id="36" w:author="윤현정 (Hyunjeong Yoon)" w:date="2025-07-10T10:24:00Z">
        <w:del w:id="37" w:author="김현주 (Hyunjoo Kim)" w:date="2025-07-11T11:44:00Z">
          <w:r w:rsidDel="009A421F">
            <w:delText>Importer shall withhold the Corporate Income Tax (CIT) and shall promptly provide the Supplier with evidence of such withholding.</w:delText>
          </w:r>
        </w:del>
      </w:ins>
    </w:p>
    <w:p w14:paraId="756AF879" w14:textId="78F8DBFC" w:rsidR="00D034F1" w:rsidRPr="00D034F1" w:rsidRDefault="00D70664" w:rsidP="00BE116E">
      <w:pPr>
        <w:rPr>
          <w:ins w:id="38" w:author="윤현정 (Hyunjeong Yoon)" w:date="2025-07-10T09:19:00Z"/>
        </w:rPr>
      </w:pPr>
      <w:ins w:id="39" w:author="윤현정 (Hyunjeong Yoon)" w:date="2025-07-10T10:24:00Z">
        <w:r>
          <w:rPr>
            <w:rFonts w:eastAsia="맑은 고딕"/>
            <w:lang w:eastAsia="ko-KR"/>
          </w:rPr>
          <w:t>5</w:t>
        </w:r>
      </w:ins>
      <w:ins w:id="40" w:author="윤현정 (Hyunjeong Yoon)" w:date="2025-07-10T10:07:00Z">
        <w:r w:rsidR="00D034F1">
          <w:rPr>
            <w:rFonts w:eastAsia="맑은 고딕"/>
            <w:lang w:eastAsia="ko-KR"/>
          </w:rPr>
          <w:t xml:space="preserve">. </w:t>
        </w:r>
        <w:r w:rsidR="00D034F1">
          <w:t xml:space="preserve">The Importer shall make the payment in USD by </w:t>
        </w:r>
        <w:commentRangeStart w:id="41"/>
        <w:r w:rsidR="00D034F1">
          <w:t>[0000</w:t>
        </w:r>
        <w:proofErr w:type="gramStart"/>
        <w:r w:rsidR="00D034F1">
          <w:t>].[</w:t>
        </w:r>
        <w:proofErr w:type="gramEnd"/>
        <w:r w:rsidR="00D034F1">
          <w:t>00].[00].</w:t>
        </w:r>
      </w:ins>
      <w:commentRangeEnd w:id="41"/>
      <w:ins w:id="42" w:author="윤현정 (Hyunjeong Yoon)" w:date="2025-07-10T10:08:00Z">
        <w:r w:rsidR="00D034F1">
          <w:rPr>
            <w:rStyle w:val="aff1"/>
          </w:rPr>
          <w:commentReference w:id="41"/>
        </w:r>
      </w:ins>
    </w:p>
    <w:p w14:paraId="471B2F70" w14:textId="6D7FD4ED" w:rsidR="00C15CEE" w:rsidRPr="00C15CEE" w:rsidRDefault="00D70664" w:rsidP="00BE116E">
      <w:pPr>
        <w:rPr>
          <w:lang w:eastAsia="ko-KR"/>
        </w:rPr>
      </w:pPr>
      <w:ins w:id="43" w:author="윤현정 (Hyunjeong Yoon)" w:date="2025-07-10T10:24:00Z">
        <w:r>
          <w:rPr>
            <w:rFonts w:ascii="맑은 고딕" w:eastAsia="맑은 고딕" w:hAnsi="맑은 고딕" w:cs="맑은 고딕"/>
            <w:lang w:eastAsia="ko-KR"/>
          </w:rPr>
          <w:t>6</w:t>
        </w:r>
      </w:ins>
      <w:ins w:id="44" w:author="윤현정 (Hyunjeong Yoon)" w:date="2025-07-10T09:19:00Z">
        <w:r w:rsidR="00C15CEE">
          <w:rPr>
            <w:rFonts w:ascii="맑은 고딕" w:eastAsia="맑은 고딕" w:hAnsi="맑은 고딕" w:cs="맑은 고딕"/>
            <w:lang w:eastAsia="ko-KR"/>
          </w:rPr>
          <w:t>.</w:t>
        </w:r>
        <w:r w:rsidR="00C5015D">
          <w:rPr>
            <w:rFonts w:ascii="맑은 고딕" w:eastAsia="맑은 고딕" w:hAnsi="맑은 고딕" w:cs="맑은 고딕"/>
            <w:lang w:eastAsia="ko-KR"/>
          </w:rPr>
          <w:t xml:space="preserve">Bank information for </w:t>
        </w:r>
      </w:ins>
      <w:ins w:id="45" w:author="윤현정 (Hyunjeong Yoon)" w:date="2025-07-10T09:20:00Z">
        <w:r w:rsidR="00C5015D">
          <w:rPr>
            <w:rFonts w:ascii="맑은 고딕" w:eastAsia="맑은 고딕" w:hAnsi="맑은 고딕" w:cs="맑은 고딕"/>
            <w:lang w:eastAsia="ko-KR"/>
          </w:rPr>
          <w:t>p</w:t>
        </w:r>
      </w:ins>
      <w:ins w:id="46" w:author="윤현정 (Hyunjeong Yoon)" w:date="2025-07-10T09:19:00Z">
        <w:r w:rsidR="00C5015D">
          <w:rPr>
            <w:rFonts w:ascii="맑은 고딕" w:eastAsia="맑은 고딕" w:hAnsi="맑은 고딕" w:cs="맑은 고딕"/>
            <w:lang w:eastAsia="ko-KR"/>
          </w:rPr>
          <w:t>ayme</w:t>
        </w:r>
      </w:ins>
      <w:ins w:id="47" w:author="윤현정 (Hyunjeong Yoon)" w:date="2025-07-10T09:20:00Z">
        <w:r w:rsidR="00C5015D">
          <w:rPr>
            <w:rFonts w:ascii="맑은 고딕" w:eastAsia="맑은 고딕" w:hAnsi="맑은 고딕" w:cs="맑은 고딕"/>
            <w:lang w:eastAsia="ko-KR"/>
          </w:rPr>
          <w:t>nt</w:t>
        </w:r>
      </w:ins>
      <w:ins w:id="48" w:author="윤현정 (Hyunjeong Yoon)" w:date="2025-07-10T10:02:00Z">
        <w:r w:rsidR="005A589B">
          <w:rPr>
            <w:rFonts w:ascii="맑은 고딕" w:eastAsia="맑은 고딕" w:hAnsi="맑은 고딕" w:cs="맑은 고딕"/>
            <w:lang w:eastAsia="ko-KR"/>
          </w:rPr>
          <w:br/>
        </w:r>
      </w:ins>
      <w:ins w:id="49" w:author="윤현정 (Hyunjeong Yoon)" w:date="2025-07-10T10:03:00Z">
        <w:r w:rsidR="00D034F1">
          <w:rPr>
            <w:rFonts w:ascii="맑은 고딕" w:eastAsia="맑은 고딕" w:hAnsi="맑은 고딕" w:cs="맑은 고딕"/>
            <w:lang w:eastAsia="ko-KR"/>
          </w:rPr>
          <w:t>[</w:t>
        </w:r>
      </w:ins>
      <w:ins w:id="50" w:author="김현주 (Hyunjoo Kim)" w:date="2025-07-11T11:45:00Z">
        <w:r w:rsidR="009A421F">
          <w:rPr>
            <w:rFonts w:ascii="맑은 고딕" w:eastAsia="맑은 고딕" w:hAnsi="맑은 고딕" w:cs="맑은 고딕"/>
            <w:lang w:eastAsia="ko-KR"/>
          </w:rPr>
          <w:t>Bank n</w:t>
        </w:r>
      </w:ins>
      <w:ins w:id="51" w:author="김현주 (Hyunjoo Kim)" w:date="2025-07-11T11:46:00Z">
        <w:r w:rsidR="009A421F">
          <w:rPr>
            <w:rFonts w:ascii="맑은 고딕" w:eastAsia="맑은 고딕" w:hAnsi="맑은 고딕" w:cs="맑은 고딕"/>
            <w:lang w:eastAsia="ko-KR"/>
          </w:rPr>
          <w:t xml:space="preserve">ame, Bank </w:t>
        </w:r>
      </w:ins>
      <w:commentRangeStart w:id="52"/>
      <w:ins w:id="53" w:author="윤현정 (Hyunjeong Yoon)" w:date="2025-07-10T10:03:00Z">
        <w:r w:rsidR="00D034F1">
          <w:rPr>
            <w:rFonts w:ascii="맑은 고딕" w:eastAsia="맑은 고딕" w:hAnsi="맑은 고딕" w:cs="맑은 고딕"/>
            <w:lang w:eastAsia="ko-KR"/>
          </w:rPr>
          <w:t>account</w:t>
        </w:r>
        <w:commentRangeEnd w:id="52"/>
        <w:r w:rsidR="00D034F1">
          <w:rPr>
            <w:rStyle w:val="aff1"/>
          </w:rPr>
          <w:commentReference w:id="52"/>
        </w:r>
      </w:ins>
      <w:ins w:id="54" w:author="김현주 (Hyunjoo Kim)" w:date="2025-07-11T11:46:00Z">
        <w:r w:rsidR="009A421F">
          <w:rPr>
            <w:rFonts w:ascii="맑은 고딕" w:eastAsia="맑은 고딕" w:hAnsi="맑은 고딕" w:cs="맑은 고딕"/>
            <w:lang w:eastAsia="ko-KR"/>
          </w:rPr>
          <w:t>, SWIFT Code</w:t>
        </w:r>
      </w:ins>
      <w:ins w:id="55" w:author="윤현정 (Hyunjeong Yoon)" w:date="2025-07-10T10:03:00Z">
        <w:r w:rsidR="00D034F1">
          <w:rPr>
            <w:rFonts w:ascii="맑은 고딕" w:eastAsia="맑은 고딕" w:hAnsi="맑은 고딕" w:cs="맑은 고딕"/>
            <w:lang w:eastAsia="ko-KR"/>
          </w:rPr>
          <w:t>]</w:t>
        </w:r>
      </w:ins>
    </w:p>
    <w:p w14:paraId="325269B3" w14:textId="77777777" w:rsidR="00BE116E" w:rsidRPr="00BE116E" w:rsidRDefault="00BE116E" w:rsidP="00BE116E">
      <w:pPr>
        <w:rPr>
          <w:b/>
          <w:bCs/>
        </w:rPr>
      </w:pPr>
      <w:r w:rsidRPr="00BE116E">
        <w:rPr>
          <w:b/>
          <w:bCs/>
        </w:rPr>
        <w:t>Article 5 [Miscellaneous]</w:t>
      </w:r>
    </w:p>
    <w:p w14:paraId="1EADD22B" w14:textId="76053831" w:rsidR="00BE116E" w:rsidRPr="00BE116E" w:rsidRDefault="00BE116E" w:rsidP="00BE116E">
      <w:r w:rsidRPr="00BE116E">
        <w:t>1. Any matters not specified in this Agreement shall be determined through mutual agreement between the parties.</w:t>
      </w:r>
      <w:r w:rsidRPr="00BE116E">
        <w:br/>
        <w:t>2. In the event of any dispute arising in connection with this Agreement, the Seoul Central District Court shall have jurisdiction as the court of first instance.</w:t>
      </w:r>
      <w:ins w:id="56" w:author="윤현정 (Hyunjeong Yoon)" w:date="2025-07-10T09:26:00Z">
        <w:r w:rsidR="00C5015D">
          <w:t xml:space="preserve"> The governing law of this Agreement shall be the laws of the Republic of Korea.</w:t>
        </w:r>
      </w:ins>
    </w:p>
    <w:p w14:paraId="0D6482CE" w14:textId="77777777" w:rsidR="00BE116E" w:rsidRPr="00BE116E" w:rsidRDefault="00BE116E" w:rsidP="00BE116E">
      <w:r w:rsidRPr="00BE116E">
        <w:t>This Agreement shall become effective upon the signatures of both parties after full understanding and agreement.</w:t>
      </w:r>
    </w:p>
    <w:p w14:paraId="63FAE1BD" w14:textId="5C3BF4F0" w:rsidR="00BE116E" w:rsidRPr="00BE116E" w:rsidRDefault="00BE116E" w:rsidP="00BE116E">
      <w:r w:rsidRPr="00BE116E">
        <w:t xml:space="preserve">Date of Agreement: </w:t>
      </w:r>
      <w:r w:rsidR="00B25413">
        <w:t>J</w:t>
      </w:r>
      <w:r w:rsidR="00F63CD0">
        <w:t>uly</w:t>
      </w:r>
      <w:r w:rsidR="00B25413">
        <w:t>.</w:t>
      </w:r>
      <w:r w:rsidR="00F63CD0">
        <w:t>0</w:t>
      </w:r>
      <w:r w:rsidR="00480A44">
        <w:t>9</w:t>
      </w:r>
      <w:r w:rsidR="00B25413">
        <w:t>, 2025</w:t>
      </w:r>
    </w:p>
    <w:tbl>
      <w:tblPr>
        <w:tblW w:w="0" w:type="auto"/>
        <w:tblLook w:val="04A0" w:firstRow="1" w:lastRow="0" w:firstColumn="1" w:lastColumn="0" w:noHBand="0" w:noVBand="1"/>
      </w:tblPr>
      <w:tblGrid>
        <w:gridCol w:w="4320"/>
        <w:gridCol w:w="5286"/>
      </w:tblGrid>
      <w:tr w:rsidR="00BE116E" w:rsidRPr="00BE116E" w14:paraId="0EE35328" w14:textId="77777777" w:rsidTr="00B25413">
        <w:tc>
          <w:tcPr>
            <w:tcW w:w="4320" w:type="dxa"/>
          </w:tcPr>
          <w:p w14:paraId="2AB305C0" w14:textId="77777777" w:rsidR="00BE116E" w:rsidRPr="00BE116E" w:rsidRDefault="00BE116E" w:rsidP="00BE116E">
            <w:r w:rsidRPr="00BE116E">
              <w:t>Supplier (FURSYS INC.)</w:t>
            </w:r>
          </w:p>
        </w:tc>
        <w:tc>
          <w:tcPr>
            <w:tcW w:w="5286" w:type="dxa"/>
          </w:tcPr>
          <w:p w14:paraId="30F0546B" w14:textId="35898593" w:rsidR="00BE116E" w:rsidRPr="00BE116E" w:rsidRDefault="00BE116E" w:rsidP="00BE116E">
            <w:r w:rsidRPr="00BE116E">
              <w:t>Importer (</w:t>
            </w:r>
            <w:r w:rsidR="00F63CD0">
              <w:t>LX PANTOS VIETNAM LTD)</w:t>
            </w:r>
          </w:p>
        </w:tc>
      </w:tr>
      <w:tr w:rsidR="00BE116E" w:rsidRPr="00BE116E" w14:paraId="1C10A83C" w14:textId="77777777" w:rsidTr="00B25413">
        <w:tc>
          <w:tcPr>
            <w:tcW w:w="4320" w:type="dxa"/>
          </w:tcPr>
          <w:p w14:paraId="02DA4801" w14:textId="7975701E" w:rsidR="00BE116E" w:rsidRPr="00B25413" w:rsidRDefault="00BE116E" w:rsidP="00BE116E">
            <w:pPr>
              <w:rPr>
                <w:rFonts w:eastAsia="맑은 고딕"/>
                <w:lang w:eastAsia="ko-KR"/>
              </w:rPr>
            </w:pPr>
            <w:r w:rsidRPr="00BE116E">
              <w:t>Signature:</w:t>
            </w:r>
            <w:r>
              <w:t xml:space="preserve"> </w:t>
            </w:r>
            <w:r w:rsidRPr="00BE116E">
              <w:br/>
              <w:t>Name:</w:t>
            </w:r>
            <w:r>
              <w:t xml:space="preserve"> </w:t>
            </w:r>
            <w:r>
              <w:rPr>
                <w:rFonts w:ascii="맑은 고딕" w:eastAsia="맑은 고딕" w:hAnsi="맑은 고딕" w:cs="맑은 고딕" w:hint="eastAsia"/>
                <w:lang w:eastAsia="ko-KR"/>
              </w:rPr>
              <w:t>K</w:t>
            </w:r>
            <w:r>
              <w:rPr>
                <w:rFonts w:ascii="맑은 고딕" w:eastAsia="맑은 고딕" w:hAnsi="맑은 고딕" w:cs="맑은 고딕"/>
                <w:lang w:eastAsia="ko-KR"/>
              </w:rPr>
              <w:t>wang-Ho, Park</w:t>
            </w:r>
            <w:r w:rsidRPr="00BE116E">
              <w:br/>
              <w:t>Title:</w:t>
            </w:r>
            <w:r>
              <w:t xml:space="preserve"> President</w:t>
            </w:r>
            <w:r w:rsidRPr="00BE116E">
              <w:br/>
              <w:t>Date:</w:t>
            </w:r>
            <w:r>
              <w:t xml:space="preserve"> </w:t>
            </w:r>
            <w:r w:rsidR="00B25413">
              <w:t>J</w:t>
            </w:r>
            <w:r w:rsidR="00F63CD0">
              <w:t>uly</w:t>
            </w:r>
            <w:r w:rsidR="00B25413">
              <w:t>.</w:t>
            </w:r>
            <w:r w:rsidR="00F63CD0">
              <w:t>0</w:t>
            </w:r>
            <w:r w:rsidR="00480A44">
              <w:t>9</w:t>
            </w:r>
            <w:r w:rsidR="00B25413">
              <w:t>, 2025</w:t>
            </w:r>
          </w:p>
          <w:p w14:paraId="41F9E78B" w14:textId="7DA3755C" w:rsidR="00BE116E" w:rsidRPr="00BE116E" w:rsidRDefault="00BE116E" w:rsidP="00BE116E"/>
        </w:tc>
        <w:tc>
          <w:tcPr>
            <w:tcW w:w="5286" w:type="dxa"/>
          </w:tcPr>
          <w:p w14:paraId="2B349A50" w14:textId="77777777" w:rsidR="00BE116E" w:rsidRPr="00BE116E" w:rsidRDefault="00BE116E" w:rsidP="00BE116E">
            <w:r w:rsidRPr="00BE116E">
              <w:t>Signature:</w:t>
            </w:r>
            <w:r w:rsidRPr="00BE116E">
              <w:br/>
              <w:t>Name:</w:t>
            </w:r>
            <w:r w:rsidRPr="00BE116E">
              <w:br/>
              <w:t>Title:</w:t>
            </w:r>
            <w:r w:rsidRPr="00BE116E">
              <w:br/>
              <w:t>Date:</w:t>
            </w:r>
          </w:p>
        </w:tc>
      </w:tr>
    </w:tbl>
    <w:p w14:paraId="4612CFFA" w14:textId="77777777" w:rsidR="00BE116E" w:rsidRPr="00BE116E" w:rsidRDefault="00BE116E" w:rsidP="00BE116E">
      <w:pPr>
        <w:rPr>
          <w:b/>
          <w:bCs/>
        </w:rPr>
      </w:pPr>
      <w:r w:rsidRPr="00BE116E">
        <w:rPr>
          <w:b/>
          <w:bCs/>
        </w:rPr>
        <w:t>Article 6 [List of Supplied Items and Total Amount]</w:t>
      </w:r>
    </w:p>
    <w:p w14:paraId="5AC17CEA" w14:textId="77777777" w:rsidR="00BE116E" w:rsidRPr="00BE116E" w:rsidRDefault="00BE116E" w:rsidP="00BE116E">
      <w:r w:rsidRPr="00BE116E">
        <w:t>The following table outlines the list of items to be supplied under this Agreement and their respective prices. The total contract amount shall be specified below.</w:t>
      </w:r>
    </w:p>
    <w:p w14:paraId="4BE207B5" w14:textId="77777777" w:rsidR="00BE116E" w:rsidRPr="00BE116E" w:rsidRDefault="00BE116E" w:rsidP="00BE116E">
      <w:r w:rsidRPr="00BE116E">
        <w:t>[Table to be inserted upon finalization of product specifications and quantities]</w:t>
      </w:r>
    </w:p>
    <w:p w14:paraId="303D7B4E" w14:textId="2A270344" w:rsidR="002F1B77" w:rsidRPr="00C8610D" w:rsidRDefault="00BE116E">
      <w:pPr>
        <w:rPr>
          <w:b/>
        </w:rPr>
      </w:pPr>
      <w:r w:rsidRPr="00C8610D">
        <w:rPr>
          <w:b/>
        </w:rPr>
        <w:t xml:space="preserve">Total Contract Amount: [USD </w:t>
      </w:r>
      <w:r w:rsidR="00E62F07" w:rsidRPr="00C8610D">
        <w:rPr>
          <w:b/>
        </w:rPr>
        <w:t>6</w:t>
      </w:r>
      <w:r w:rsidR="00F1325C">
        <w:rPr>
          <w:b/>
        </w:rPr>
        <w:t>6,131.2</w:t>
      </w:r>
      <w:r w:rsidRPr="00C8610D">
        <w:rPr>
          <w:b/>
        </w:rPr>
        <w:t>]</w:t>
      </w:r>
    </w:p>
    <w:p w14:paraId="506765BC" w14:textId="57EB56E8" w:rsidR="00C8610D" w:rsidRDefault="00C8610D">
      <w:pPr>
        <w:rPr>
          <w:rFonts w:eastAsia="맑은 고딕"/>
          <w:lang w:eastAsia="ko-KR"/>
        </w:rPr>
      </w:pPr>
      <w:r>
        <w:rPr>
          <w:rFonts w:eastAsia="맑은 고딕" w:hint="eastAsia"/>
          <w:lang w:eastAsia="ko-KR"/>
        </w:rPr>
        <w:t>1</w:t>
      </w:r>
      <w:r>
        <w:rPr>
          <w:rFonts w:eastAsia="맑은 고딕"/>
          <w:lang w:eastAsia="ko-KR"/>
        </w:rPr>
        <w:t xml:space="preserve">. Product price: USD </w:t>
      </w:r>
      <w:r w:rsidR="00F63CD0">
        <w:rPr>
          <w:rFonts w:eastAsia="맑은 고딕"/>
          <w:lang w:eastAsia="ko-KR"/>
        </w:rPr>
        <w:t>45,979.2</w:t>
      </w:r>
    </w:p>
    <w:p w14:paraId="60C354E0" w14:textId="6D53C493" w:rsidR="00C8610D" w:rsidRPr="00F1325C" w:rsidRDefault="00C8610D">
      <w:pPr>
        <w:rPr>
          <w:rFonts w:ascii="Times New Roman" w:eastAsia="굴림" w:hAnsi="Times New Roman" w:cs="Times New Roman"/>
          <w:color w:val="000000"/>
          <w:sz w:val="20"/>
          <w:szCs w:val="20"/>
          <w:lang w:eastAsia="ko-KR"/>
        </w:rPr>
      </w:pPr>
      <w:r>
        <w:rPr>
          <w:rFonts w:eastAsia="맑은 고딕" w:hint="eastAsia"/>
          <w:lang w:eastAsia="ko-KR"/>
        </w:rPr>
        <w:t>2</w:t>
      </w:r>
      <w:r>
        <w:rPr>
          <w:rFonts w:eastAsia="맑은 고딕"/>
          <w:lang w:eastAsia="ko-KR"/>
        </w:rPr>
        <w:t>. INSTALLATION FEE: USD</w:t>
      </w:r>
      <w:r w:rsidR="00F1325C">
        <w:rPr>
          <w:rFonts w:eastAsia="맑은 고딕"/>
          <w:lang w:eastAsia="ko-KR"/>
        </w:rPr>
        <w:t xml:space="preserve"> 842.8</w:t>
      </w:r>
    </w:p>
    <w:p w14:paraId="5D2C0284" w14:textId="1A40AA19" w:rsidR="00C8610D" w:rsidRPr="00C8610D" w:rsidRDefault="00C8610D">
      <w:pPr>
        <w:rPr>
          <w:rFonts w:eastAsia="맑은 고딕"/>
          <w:lang w:eastAsia="ko-KR"/>
        </w:rPr>
      </w:pPr>
      <w:r>
        <w:rPr>
          <w:rFonts w:eastAsia="맑은 고딕" w:hint="eastAsia"/>
          <w:lang w:eastAsia="ko-KR"/>
        </w:rPr>
        <w:t>3</w:t>
      </w:r>
      <w:r>
        <w:rPr>
          <w:rFonts w:eastAsia="맑은 고딕"/>
          <w:lang w:eastAsia="ko-KR"/>
        </w:rPr>
        <w:t xml:space="preserve">. LOGISTICS COST: USD </w:t>
      </w:r>
      <w:r w:rsidR="00F1325C">
        <w:rPr>
          <w:rFonts w:eastAsia="맑은 고딕"/>
          <w:lang w:eastAsia="ko-KR"/>
        </w:rPr>
        <w:t>2,610.4</w:t>
      </w:r>
    </w:p>
    <w:p w14:paraId="189592EC" w14:textId="7D225C44" w:rsidR="00C8610D" w:rsidRPr="00C8610D" w:rsidRDefault="00C8610D" w:rsidP="00F1325C">
      <w:pPr>
        <w:rPr>
          <w:rFonts w:eastAsia="맑은 고딕"/>
          <w:lang w:eastAsia="ko-KR"/>
        </w:rPr>
      </w:pPr>
      <w:r>
        <w:rPr>
          <w:rFonts w:eastAsia="맑은 고딕" w:hint="eastAsia"/>
          <w:lang w:eastAsia="ko-KR"/>
        </w:rPr>
        <w:t>4</w:t>
      </w:r>
      <w:r>
        <w:rPr>
          <w:rFonts w:eastAsia="맑은 고딕"/>
          <w:lang w:eastAsia="ko-KR"/>
        </w:rPr>
        <w:t xml:space="preserve">. TAX: USD </w:t>
      </w:r>
      <w:r w:rsidR="00F1325C">
        <w:rPr>
          <w:rFonts w:eastAsia="맑은 고딕"/>
          <w:lang w:eastAsia="ko-KR"/>
        </w:rPr>
        <w:t>16,698.8</w:t>
      </w:r>
    </w:p>
    <w:p w14:paraId="5F308D28" w14:textId="084C3D95" w:rsidR="00FA6E29" w:rsidRDefault="00FA6E29" w:rsidP="00D14ED6">
      <w:pPr>
        <w:rPr>
          <w:ins w:id="57" w:author="윤현정 (Hyunjeong Yoon)" w:date="2025-07-10T09:28:00Z"/>
        </w:rPr>
      </w:pPr>
    </w:p>
    <w:p w14:paraId="7D3BD2CC" w14:textId="49CEFE4A" w:rsidR="007F38B5" w:rsidRPr="00BE116E" w:rsidRDefault="007F38B5" w:rsidP="007F38B5">
      <w:pPr>
        <w:rPr>
          <w:ins w:id="58" w:author="윤현정 (Hyunjeong Yoon)" w:date="2025-07-10T09:28:00Z"/>
          <w:b/>
          <w:bCs/>
        </w:rPr>
      </w:pPr>
      <w:ins w:id="59" w:author="윤현정 (Hyunjeong Yoon)" w:date="2025-07-10T09:28:00Z">
        <w:r w:rsidRPr="00BE116E">
          <w:rPr>
            <w:b/>
            <w:bCs/>
          </w:rPr>
          <w:t xml:space="preserve">Article </w:t>
        </w:r>
      </w:ins>
      <w:ins w:id="60" w:author="윤현정 (Hyunjeong Yoon)" w:date="2025-07-10T09:29:00Z">
        <w:r>
          <w:rPr>
            <w:b/>
            <w:bCs/>
          </w:rPr>
          <w:t>7</w:t>
        </w:r>
      </w:ins>
      <w:ins w:id="61" w:author="윤현정 (Hyunjeong Yoon)" w:date="2025-07-10T09:28:00Z">
        <w:r w:rsidRPr="00BE116E">
          <w:rPr>
            <w:b/>
            <w:bCs/>
          </w:rPr>
          <w:t xml:space="preserve"> [</w:t>
        </w:r>
        <w:r>
          <w:rPr>
            <w:rFonts w:ascii="맑은 고딕" w:eastAsia="맑은 고딕" w:hAnsi="맑은 고딕" w:cs="맑은 고딕" w:hint="eastAsia"/>
            <w:b/>
            <w:bCs/>
            <w:lang w:eastAsia="ko-KR"/>
          </w:rPr>
          <w:t>T</w:t>
        </w:r>
        <w:r>
          <w:rPr>
            <w:rFonts w:ascii="맑은 고딕" w:eastAsia="맑은 고딕" w:hAnsi="맑은 고딕" w:cs="맑은 고딕"/>
            <w:b/>
            <w:bCs/>
            <w:lang w:eastAsia="ko-KR"/>
          </w:rPr>
          <w:t>ermination</w:t>
        </w:r>
        <w:r w:rsidRPr="00BE116E">
          <w:rPr>
            <w:b/>
            <w:bCs/>
          </w:rPr>
          <w:t>]</w:t>
        </w:r>
      </w:ins>
    </w:p>
    <w:p w14:paraId="1CB902FF" w14:textId="2E90C84A" w:rsidR="00D034F1" w:rsidRDefault="00D034F1" w:rsidP="00D034F1">
      <w:pPr>
        <w:rPr>
          <w:ins w:id="62" w:author="윤현정 (Hyunjeong Yoon)" w:date="2025-07-10T10:12:00Z"/>
        </w:rPr>
      </w:pPr>
      <w:ins w:id="63" w:author="윤현정 (Hyunjeong Yoon)" w:date="2025-07-10T10:12:00Z">
        <w:r>
          <w:lastRenderedPageBreak/>
          <w:t>1. Either Party (the Supplier or the Importer) shall have the right to immediately terminate this Agreement upon the occurrence of any of the following events:</w:t>
        </w:r>
      </w:ins>
    </w:p>
    <w:p w14:paraId="00B4ACCF" w14:textId="77777777" w:rsidR="00D034F1" w:rsidRDefault="00D034F1" w:rsidP="00D034F1">
      <w:pPr>
        <w:rPr>
          <w:ins w:id="64" w:author="윤현정 (Hyunjeong Yoon)" w:date="2025-07-10T10:12:00Z"/>
        </w:rPr>
      </w:pPr>
      <w:ins w:id="65" w:author="윤현정 (Hyunjeong Yoon)" w:date="2025-07-10T10:12:00Z">
        <w:r>
          <w:t>(a) If a petition for bankruptcy, rehabilitation, or any similar insolvency proceeding is filed by or against the other Party;</w:t>
        </w:r>
      </w:ins>
    </w:p>
    <w:p w14:paraId="2E562F35" w14:textId="77777777" w:rsidR="00D034F1" w:rsidRDefault="00D034F1" w:rsidP="00D034F1">
      <w:pPr>
        <w:rPr>
          <w:ins w:id="66" w:author="윤현정 (Hyunjeong Yoon)" w:date="2025-07-10T10:12:00Z"/>
        </w:rPr>
      </w:pPr>
      <w:ins w:id="67" w:author="윤현정 (Hyunjeong Yoon)" w:date="2025-07-10T10:12:00Z">
        <w:r>
          <w:t>(b) If the other Party fails to perform any of its obligations under this Agreement and does not cure such failure within two (2) weeks after receiving written notice requesting such cure.</w:t>
        </w:r>
      </w:ins>
    </w:p>
    <w:p w14:paraId="6FE33626" w14:textId="7AA13268" w:rsidR="007F38B5" w:rsidRDefault="007F38B5" w:rsidP="00D14ED6">
      <w:pPr>
        <w:rPr>
          <w:ins w:id="68" w:author="윤현정 (Hyunjeong Yoon)" w:date="2025-07-10T09:28:00Z"/>
        </w:rPr>
      </w:pPr>
    </w:p>
    <w:p w14:paraId="2A65932D" w14:textId="68032D71" w:rsidR="00D034F1" w:rsidRPr="00BE116E" w:rsidRDefault="00D034F1" w:rsidP="00D034F1">
      <w:pPr>
        <w:rPr>
          <w:ins w:id="69" w:author="윤현정 (Hyunjeong Yoon)" w:date="2025-07-10T10:12:00Z"/>
          <w:b/>
          <w:bCs/>
        </w:rPr>
      </w:pPr>
      <w:ins w:id="70" w:author="윤현정 (Hyunjeong Yoon)" w:date="2025-07-10T10:12:00Z">
        <w:r w:rsidRPr="00BE116E">
          <w:rPr>
            <w:b/>
            <w:bCs/>
          </w:rPr>
          <w:t xml:space="preserve">Article </w:t>
        </w:r>
        <w:r>
          <w:rPr>
            <w:b/>
            <w:bCs/>
          </w:rPr>
          <w:t>8 [</w:t>
        </w:r>
        <w:r w:rsidR="00322705">
          <w:rPr>
            <w:b/>
            <w:bCs/>
          </w:rPr>
          <w:t>Ind</w:t>
        </w:r>
      </w:ins>
      <w:ins w:id="71" w:author="윤현정 (Hyunjeong Yoon)" w:date="2025-07-10T10:13:00Z">
        <w:r w:rsidR="00322705">
          <w:rPr>
            <w:b/>
            <w:bCs/>
          </w:rPr>
          <w:t>emnification</w:t>
        </w:r>
      </w:ins>
      <w:ins w:id="72" w:author="윤현정 (Hyunjeong Yoon)" w:date="2025-07-10T10:12:00Z">
        <w:r w:rsidRPr="00BE116E">
          <w:rPr>
            <w:b/>
            <w:bCs/>
          </w:rPr>
          <w:t>]</w:t>
        </w:r>
      </w:ins>
    </w:p>
    <w:p w14:paraId="34BE7B6B" w14:textId="2647FB31" w:rsidR="007F38B5" w:rsidRDefault="00322705" w:rsidP="00D14ED6">
      <w:pPr>
        <w:rPr>
          <w:ins w:id="73" w:author="윤현정 (Hyunjeong Yoon)" w:date="2025-07-10T10:13:00Z"/>
        </w:rPr>
      </w:pPr>
      <w:ins w:id="74" w:author="윤현정 (Hyunjeong Yoon)" w:date="2025-07-10T10:13:00Z">
        <w:r>
          <w:t>Any Party that breaches this Agreement shall indemnify, defend, and hold harmless the other Party from and against any and all losses, damages, costs, and expenses (including reasonable attorney’s fees) arising out of or relating to such breach.</w:t>
        </w:r>
      </w:ins>
    </w:p>
    <w:p w14:paraId="327C5A59" w14:textId="67A2D01C" w:rsidR="00322705" w:rsidRDefault="00322705" w:rsidP="00D14ED6">
      <w:pPr>
        <w:rPr>
          <w:ins w:id="75" w:author="윤현정 (Hyunjeong Yoon)" w:date="2025-07-10T10:13:00Z"/>
        </w:rPr>
      </w:pPr>
    </w:p>
    <w:p w14:paraId="6C16C2D2" w14:textId="77777777" w:rsidR="00322705" w:rsidRDefault="00322705" w:rsidP="00D14ED6"/>
    <w:p w14:paraId="4A34EAB7" w14:textId="7A1CE442" w:rsidR="006F52D3" w:rsidRPr="006F52D3" w:rsidRDefault="006F52D3" w:rsidP="00D14ED6">
      <w:pPr>
        <w:rPr>
          <w:rFonts w:eastAsia="맑은 고딕"/>
          <w:b/>
          <w:lang w:eastAsia="ko-KR"/>
        </w:rPr>
      </w:pPr>
      <w:r w:rsidRPr="006F52D3">
        <w:rPr>
          <w:rFonts w:eastAsia="맑은 고딕"/>
          <w:b/>
          <w:lang w:eastAsia="ko-KR"/>
        </w:rPr>
        <w:t>APPENDIX.</w:t>
      </w:r>
    </w:p>
    <w:p w14:paraId="10291109" w14:textId="37E1C07F" w:rsidR="006F52D3" w:rsidRDefault="006F52D3" w:rsidP="00D14ED6">
      <w:pPr>
        <w:rPr>
          <w:rFonts w:eastAsia="맑은 고딕"/>
          <w:lang w:eastAsia="ko-KR"/>
        </w:rPr>
      </w:pPr>
      <w:r>
        <w:rPr>
          <w:rFonts w:eastAsia="맑은 고딕"/>
          <w:lang w:eastAsia="ko-KR"/>
        </w:rPr>
        <w:t>ITEM LIST</w:t>
      </w:r>
    </w:p>
    <w:p w14:paraId="6AA2A5F2" w14:textId="3AD6277F" w:rsidR="006F52D3" w:rsidRDefault="00F1325C" w:rsidP="00D14ED6">
      <w:pPr>
        <w:rPr>
          <w:rFonts w:eastAsia="맑은 고딕"/>
          <w:lang w:eastAsia="ko-KR"/>
        </w:rPr>
      </w:pPr>
      <w:r w:rsidRPr="00F1325C">
        <w:rPr>
          <w:rFonts w:eastAsia="맑은 고딕"/>
          <w:noProof/>
          <w:lang w:eastAsia="ko-KR"/>
        </w:rPr>
        <w:lastRenderedPageBreak/>
        <w:drawing>
          <wp:inline distT="0" distB="0" distL="0" distR="0" wp14:anchorId="44B5FE5D" wp14:editId="77E96FD8">
            <wp:extent cx="6858000" cy="5804535"/>
            <wp:effectExtent l="0" t="0" r="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5804535"/>
                    </a:xfrm>
                    <a:prstGeom prst="rect">
                      <a:avLst/>
                    </a:prstGeom>
                  </pic:spPr>
                </pic:pic>
              </a:graphicData>
            </a:graphic>
          </wp:inline>
        </w:drawing>
      </w:r>
    </w:p>
    <w:p w14:paraId="272326C6" w14:textId="35B50957" w:rsidR="006F52D3" w:rsidRDefault="006F52D3" w:rsidP="00D14ED6">
      <w:pPr>
        <w:rPr>
          <w:rFonts w:eastAsia="맑은 고딕"/>
          <w:lang w:eastAsia="ko-KR"/>
        </w:rPr>
      </w:pPr>
    </w:p>
    <w:p w14:paraId="0D6F2D1E" w14:textId="4EF5B433" w:rsidR="006F52D3" w:rsidRDefault="00F267E8" w:rsidP="00D14ED6">
      <w:pPr>
        <w:rPr>
          <w:rFonts w:eastAsia="맑은 고딕"/>
          <w:lang w:eastAsia="ko-KR"/>
        </w:rPr>
      </w:pPr>
      <w:r w:rsidRPr="00F267E8">
        <w:rPr>
          <w:rFonts w:eastAsia="맑은 고딕"/>
          <w:noProof/>
          <w:lang w:eastAsia="ko-KR"/>
        </w:rPr>
        <w:lastRenderedPageBreak/>
        <w:drawing>
          <wp:inline distT="0" distB="0" distL="0" distR="0" wp14:anchorId="430EE42A" wp14:editId="4663204C">
            <wp:extent cx="6858000" cy="3805555"/>
            <wp:effectExtent l="0" t="0" r="0" b="444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05555"/>
                    </a:xfrm>
                    <a:prstGeom prst="rect">
                      <a:avLst/>
                    </a:prstGeom>
                  </pic:spPr>
                </pic:pic>
              </a:graphicData>
            </a:graphic>
          </wp:inline>
        </w:drawing>
      </w:r>
    </w:p>
    <w:p w14:paraId="0F4F9BAF" w14:textId="63DAD3C8" w:rsidR="006F52D3" w:rsidRPr="006F52D3" w:rsidRDefault="006F52D3" w:rsidP="00D14ED6">
      <w:pPr>
        <w:rPr>
          <w:rFonts w:eastAsia="맑은 고딕"/>
          <w:lang w:eastAsia="ko-KR"/>
        </w:rPr>
      </w:pPr>
    </w:p>
    <w:sectPr w:rsidR="006F52D3" w:rsidRPr="006F52D3" w:rsidSect="007B2ACA">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윤현정 (Hyunjeong Yoon)" w:date="2025-07-10T09:08:00Z" w:initials="윤(Y">
    <w:p w14:paraId="5E49360A" w14:textId="1954DD1D" w:rsidR="00701AD8" w:rsidRDefault="00701AD8">
      <w:pPr>
        <w:pStyle w:val="aff2"/>
        <w:rPr>
          <w:lang w:eastAsia="ko-KR"/>
        </w:rPr>
      </w:pPr>
      <w:r>
        <w:rPr>
          <w:rStyle w:val="aff1"/>
        </w:rPr>
        <w:annotationRef/>
      </w:r>
      <w:r>
        <w:rPr>
          <w:rFonts w:ascii="맑은 고딕" w:eastAsia="맑은 고딕" w:hAnsi="맑은 고딕" w:cs="맑은 고딕" w:hint="eastAsia"/>
          <w:lang w:eastAsia="ko-KR"/>
        </w:rPr>
        <w:t xml:space="preserve">공급업자가 </w:t>
      </w:r>
      <w:r w:rsidR="00C15CEE">
        <w:rPr>
          <w:rFonts w:ascii="맑은 고딕" w:eastAsia="맑은 고딕" w:hAnsi="맑은 고딕" w:cs="맑은 고딕" w:hint="eastAsia"/>
          <w:lang w:eastAsia="ko-KR"/>
        </w:rPr>
        <w:t>수입국에서 발생하는 모든 관세,</w:t>
      </w:r>
      <w:r w:rsidR="00C15CEE">
        <w:rPr>
          <w:rFonts w:ascii="맑은 고딕" w:eastAsia="맑은 고딕" w:hAnsi="맑은 고딕" w:cs="맑은 고딕"/>
          <w:lang w:eastAsia="ko-KR"/>
        </w:rPr>
        <w:t xml:space="preserve"> </w:t>
      </w:r>
      <w:r w:rsidR="00C15CEE">
        <w:rPr>
          <w:rFonts w:ascii="맑은 고딕" w:eastAsia="맑은 고딕" w:hAnsi="맑은 고딕" w:cs="맑은 고딕" w:hint="eastAsia"/>
          <w:lang w:eastAsia="ko-KR"/>
        </w:rPr>
        <w:t>세금</w:t>
      </w:r>
      <w:r w:rsidR="00C15CEE">
        <w:rPr>
          <w:rFonts w:ascii="맑은 고딕" w:eastAsia="맑은 고딕" w:hAnsi="맑은 고딕" w:cs="맑은 고딕"/>
          <w:lang w:eastAsia="ko-KR"/>
        </w:rPr>
        <w:t xml:space="preserve">, </w:t>
      </w:r>
      <w:r w:rsidR="00C15CEE">
        <w:rPr>
          <w:rFonts w:ascii="맑은 고딕" w:eastAsia="맑은 고딕" w:hAnsi="맑은 고딕" w:cs="맑은 고딕" w:hint="eastAsia"/>
          <w:lang w:eastAsia="ko-KR"/>
        </w:rPr>
        <w:t>통관 비용 등을 부담하는 조건입니다.</w:t>
      </w:r>
      <w:r w:rsidR="00C15CEE">
        <w:rPr>
          <w:rFonts w:ascii="맑은 고딕" w:eastAsia="맑은 고딕" w:hAnsi="맑은 고딕" w:cs="맑은 고딕"/>
          <w:lang w:eastAsia="ko-KR"/>
        </w:rPr>
        <w:t xml:space="preserve"> </w:t>
      </w:r>
    </w:p>
  </w:comment>
  <w:comment w:id="11" w:author="윤현정 (Hyunjeong Yoon)" w:date="2025-07-10T09:54:00Z" w:initials="윤(Y">
    <w:p w14:paraId="45333364" w14:textId="14072438" w:rsidR="00314F49" w:rsidRPr="00314F49" w:rsidRDefault="00314F49">
      <w:pPr>
        <w:pStyle w:val="aff2"/>
        <w:rPr>
          <w:rFonts w:eastAsia="맑은 고딕"/>
          <w:lang w:eastAsia="ko-KR"/>
        </w:rPr>
      </w:pPr>
      <w:r>
        <w:rPr>
          <w:rStyle w:val="aff1"/>
        </w:rPr>
        <w:annotationRef/>
      </w:r>
      <w:r>
        <w:rPr>
          <w:rFonts w:eastAsia="맑은 고딕" w:hint="eastAsia"/>
          <w:lang w:eastAsia="ko-KR"/>
        </w:rPr>
        <w:t>물품</w:t>
      </w:r>
      <w:r>
        <w:rPr>
          <w:rFonts w:eastAsia="맑은 고딕" w:hint="eastAsia"/>
          <w:lang w:eastAsia="ko-KR"/>
        </w:rPr>
        <w:t xml:space="preserve"> </w:t>
      </w:r>
      <w:r>
        <w:rPr>
          <w:rFonts w:eastAsia="맑은 고딕" w:hint="eastAsia"/>
          <w:lang w:eastAsia="ko-KR"/>
        </w:rPr>
        <w:t>인도장소</w:t>
      </w:r>
      <w:r>
        <w:rPr>
          <w:rFonts w:eastAsia="맑은 고딕" w:hint="eastAsia"/>
          <w:lang w:eastAsia="ko-KR"/>
        </w:rPr>
        <w:t xml:space="preserve"> </w:t>
      </w:r>
      <w:proofErr w:type="spellStart"/>
      <w:r>
        <w:rPr>
          <w:rFonts w:eastAsia="맑은 고딕" w:hint="eastAsia"/>
          <w:lang w:eastAsia="ko-KR"/>
        </w:rPr>
        <w:t>기입바랍니다</w:t>
      </w:r>
      <w:proofErr w:type="spellEnd"/>
      <w:r>
        <w:rPr>
          <w:rFonts w:eastAsia="맑은 고딕" w:hint="eastAsia"/>
          <w:lang w:eastAsia="ko-KR"/>
        </w:rPr>
        <w:t>.</w:t>
      </w:r>
      <w:r>
        <w:rPr>
          <w:rFonts w:eastAsia="맑은 고딕"/>
          <w:lang w:eastAsia="ko-KR"/>
        </w:rPr>
        <w:t xml:space="preserve"> </w:t>
      </w:r>
    </w:p>
  </w:comment>
  <w:comment w:id="13" w:author="윤현정 (Hyunjeong Yoon)" w:date="2025-07-10T09:09:00Z" w:initials="윤(Y">
    <w:p w14:paraId="67B37348" w14:textId="59DCD7B6" w:rsidR="00C5015D" w:rsidRDefault="00C15CEE" w:rsidP="00C5015D">
      <w:pPr>
        <w:pStyle w:val="aff2"/>
        <w:rPr>
          <w:lang w:eastAsia="ko-KR"/>
        </w:rPr>
      </w:pPr>
      <w:r>
        <w:rPr>
          <w:rStyle w:val="aff1"/>
        </w:rPr>
        <w:annotationRef/>
      </w:r>
      <w:r w:rsidR="00C5015D" w:rsidRPr="00C5015D">
        <w:rPr>
          <w:rFonts w:eastAsia="맑은 고딕" w:hint="eastAsia"/>
          <w:lang w:eastAsia="ko-KR"/>
        </w:rPr>
        <w:t>대금지급</w:t>
      </w:r>
      <w:r w:rsidR="00C5015D" w:rsidRPr="00C5015D">
        <w:rPr>
          <w:rFonts w:eastAsia="맑은 고딕" w:hint="eastAsia"/>
          <w:lang w:eastAsia="ko-KR"/>
        </w:rPr>
        <w:t xml:space="preserve"> </w:t>
      </w:r>
      <w:r w:rsidR="00C5015D" w:rsidRPr="00C5015D">
        <w:rPr>
          <w:rFonts w:eastAsia="맑은 고딕" w:hint="eastAsia"/>
          <w:lang w:eastAsia="ko-KR"/>
        </w:rPr>
        <w:t>이루어지지</w:t>
      </w:r>
      <w:r w:rsidR="00C5015D" w:rsidRPr="00C5015D">
        <w:rPr>
          <w:rFonts w:eastAsia="맑은 고딕" w:hint="eastAsia"/>
          <w:lang w:eastAsia="ko-KR"/>
        </w:rPr>
        <w:t xml:space="preserve"> </w:t>
      </w:r>
      <w:proofErr w:type="spellStart"/>
      <w:r w:rsidR="00C5015D" w:rsidRPr="00C5015D">
        <w:rPr>
          <w:rFonts w:eastAsia="맑은 고딕" w:hint="eastAsia"/>
          <w:lang w:eastAsia="ko-KR"/>
        </w:rPr>
        <w:t>않을경우</w:t>
      </w:r>
      <w:proofErr w:type="spellEnd"/>
      <w:r w:rsidR="00C5015D" w:rsidRPr="00C5015D">
        <w:rPr>
          <w:rFonts w:eastAsia="맑은 고딕"/>
          <w:lang w:eastAsia="ko-KR"/>
        </w:rPr>
        <w:t xml:space="preserve"> BL</w:t>
      </w:r>
      <w:r w:rsidR="00C5015D" w:rsidRPr="00C5015D">
        <w:rPr>
          <w:rFonts w:eastAsia="맑은 고딕" w:hint="eastAsia"/>
          <w:lang w:eastAsia="ko-KR"/>
        </w:rPr>
        <w:t>전달</w:t>
      </w:r>
      <w:r w:rsidR="00C5015D" w:rsidRPr="00C5015D">
        <w:rPr>
          <w:rFonts w:eastAsia="맑은 고딕" w:hint="eastAsia"/>
          <w:lang w:eastAsia="ko-KR"/>
        </w:rPr>
        <w:t xml:space="preserve"> </w:t>
      </w:r>
      <w:proofErr w:type="spellStart"/>
      <w:r w:rsidR="00C5015D" w:rsidRPr="00C5015D">
        <w:rPr>
          <w:rFonts w:eastAsia="맑은 고딕" w:hint="eastAsia"/>
          <w:lang w:eastAsia="ko-KR"/>
        </w:rPr>
        <w:t>안할</w:t>
      </w:r>
      <w:proofErr w:type="spellEnd"/>
      <w:r w:rsidR="00C5015D" w:rsidRPr="00C5015D">
        <w:rPr>
          <w:rFonts w:eastAsia="맑은 고딕" w:hint="eastAsia"/>
          <w:lang w:eastAsia="ko-KR"/>
        </w:rPr>
        <w:t xml:space="preserve"> </w:t>
      </w:r>
      <w:r w:rsidR="00C5015D" w:rsidRPr="00C5015D">
        <w:rPr>
          <w:rFonts w:eastAsia="맑은 고딕" w:hint="eastAsia"/>
          <w:lang w:eastAsia="ko-KR"/>
        </w:rPr>
        <w:t>수</w:t>
      </w:r>
      <w:r w:rsidR="00C5015D" w:rsidRPr="00C5015D">
        <w:rPr>
          <w:rFonts w:eastAsia="맑은 고딕" w:hint="eastAsia"/>
          <w:lang w:eastAsia="ko-KR"/>
        </w:rPr>
        <w:t xml:space="preserve"> </w:t>
      </w:r>
      <w:r w:rsidR="00C5015D" w:rsidRPr="00C5015D">
        <w:rPr>
          <w:rFonts w:eastAsia="맑은 고딕" w:hint="eastAsia"/>
          <w:lang w:eastAsia="ko-KR"/>
        </w:rPr>
        <w:t>있다는</w:t>
      </w:r>
      <w:r w:rsidR="00C5015D" w:rsidRPr="00C5015D">
        <w:rPr>
          <w:rFonts w:eastAsia="맑은 고딕" w:hint="eastAsia"/>
          <w:lang w:eastAsia="ko-KR"/>
        </w:rPr>
        <w:t xml:space="preserve"> </w:t>
      </w:r>
      <w:r w:rsidR="00C5015D" w:rsidRPr="00C5015D">
        <w:rPr>
          <w:rFonts w:eastAsia="맑은 고딕" w:hint="eastAsia"/>
          <w:lang w:eastAsia="ko-KR"/>
        </w:rPr>
        <w:t>내용</w:t>
      </w:r>
      <w:r w:rsidR="00C5015D" w:rsidRPr="00C5015D">
        <w:rPr>
          <w:rFonts w:eastAsia="맑은 고딕" w:hint="eastAsia"/>
          <w:lang w:eastAsia="ko-KR"/>
        </w:rPr>
        <w:t xml:space="preserve"> </w:t>
      </w:r>
      <w:r w:rsidR="00C5015D" w:rsidRPr="00C5015D">
        <w:rPr>
          <w:rFonts w:eastAsia="맑은 고딕" w:hint="eastAsia"/>
          <w:lang w:eastAsia="ko-KR"/>
        </w:rPr>
        <w:t>추가</w:t>
      </w:r>
      <w:r w:rsidR="00C5015D" w:rsidRPr="00C5015D">
        <w:rPr>
          <w:rFonts w:eastAsia="맑은 고딕" w:hint="eastAsia"/>
          <w:lang w:eastAsia="ko-KR"/>
        </w:rPr>
        <w:t xml:space="preserve"> </w:t>
      </w:r>
      <w:proofErr w:type="gramStart"/>
      <w:r w:rsidR="00C5015D" w:rsidRPr="00C5015D">
        <w:rPr>
          <w:rFonts w:eastAsia="맑은 고딕" w:hint="eastAsia"/>
          <w:lang w:eastAsia="ko-KR"/>
        </w:rPr>
        <w:t>필요</w:t>
      </w:r>
      <w:r w:rsidR="007F38B5">
        <w:rPr>
          <w:rFonts w:eastAsia="맑은 고딕" w:hint="eastAsia"/>
          <w:lang w:eastAsia="ko-KR"/>
        </w:rPr>
        <w:t>/</w:t>
      </w:r>
      <w:r w:rsidR="007F38B5">
        <w:rPr>
          <w:rFonts w:eastAsia="맑은 고딕"/>
          <w:lang w:eastAsia="ko-KR"/>
        </w:rPr>
        <w:t xml:space="preserve"> </w:t>
      </w:r>
      <w:r w:rsidR="007F38B5">
        <w:rPr>
          <w:rFonts w:eastAsia="맑은 고딕" w:hint="eastAsia"/>
          <w:lang w:eastAsia="ko-KR"/>
        </w:rPr>
        <w:t>위약금</w:t>
      </w:r>
      <w:proofErr w:type="gramEnd"/>
      <w:r w:rsidR="007F38B5">
        <w:rPr>
          <w:rFonts w:eastAsia="맑은 고딕" w:hint="eastAsia"/>
          <w:lang w:eastAsia="ko-KR"/>
        </w:rPr>
        <w:t xml:space="preserve"> </w:t>
      </w:r>
      <w:r w:rsidR="007F38B5">
        <w:rPr>
          <w:rFonts w:eastAsia="맑은 고딕" w:hint="eastAsia"/>
          <w:lang w:eastAsia="ko-KR"/>
        </w:rPr>
        <w:t>및</w:t>
      </w:r>
      <w:r w:rsidR="007F38B5">
        <w:rPr>
          <w:rFonts w:eastAsia="맑은 고딕" w:hint="eastAsia"/>
          <w:lang w:eastAsia="ko-KR"/>
        </w:rPr>
        <w:t xml:space="preserve"> </w:t>
      </w:r>
      <w:r w:rsidR="007F38B5">
        <w:rPr>
          <w:rFonts w:eastAsia="맑은 고딕" w:hint="eastAsia"/>
          <w:lang w:eastAsia="ko-KR"/>
        </w:rPr>
        <w:t>손해배상도</w:t>
      </w:r>
      <w:r w:rsidR="007F38B5">
        <w:rPr>
          <w:rFonts w:eastAsia="맑은 고딕" w:hint="eastAsia"/>
          <w:lang w:eastAsia="ko-KR"/>
        </w:rPr>
        <w:t xml:space="preserve"> </w:t>
      </w:r>
      <w:r w:rsidR="007F38B5">
        <w:rPr>
          <w:rFonts w:eastAsia="맑은 고딕" w:hint="eastAsia"/>
          <w:lang w:eastAsia="ko-KR"/>
        </w:rPr>
        <w:t>추가필요</w:t>
      </w:r>
      <w:r w:rsidR="007F38B5">
        <w:rPr>
          <w:rFonts w:eastAsia="맑은 고딕" w:hint="eastAsia"/>
          <w:lang w:eastAsia="ko-KR"/>
        </w:rPr>
        <w:t xml:space="preserve"> </w:t>
      </w:r>
      <w:r w:rsidR="00C5015D" w:rsidRPr="00C5015D">
        <w:rPr>
          <w:rFonts w:eastAsia="맑은 고딕" w:hint="eastAsia"/>
          <w:lang w:eastAsia="ko-KR"/>
        </w:rPr>
        <w:t xml:space="preserve"> </w:t>
      </w:r>
      <w:r w:rsidR="00C5015D">
        <w:rPr>
          <w:rFonts w:eastAsia="맑은 고딕"/>
          <w:lang w:eastAsia="ko-KR"/>
        </w:rPr>
        <w:t>_</w:t>
      </w:r>
      <w:r w:rsidR="00C5015D">
        <w:rPr>
          <w:rFonts w:eastAsia="맑은 고딕" w:hint="eastAsia"/>
          <w:lang w:eastAsia="ko-KR"/>
        </w:rPr>
        <w:t>법무</w:t>
      </w:r>
      <w:r w:rsidR="00C5015D">
        <w:rPr>
          <w:rFonts w:eastAsia="맑은 고딕" w:hint="eastAsia"/>
          <w:lang w:eastAsia="ko-KR"/>
        </w:rPr>
        <w:t xml:space="preserve"> </w:t>
      </w:r>
    </w:p>
  </w:comment>
  <w:comment w:id="41" w:author="윤현정 (Hyunjeong Yoon)" w:date="2025-07-10T10:08:00Z" w:initials="윤(Y">
    <w:p w14:paraId="51B2CB0E" w14:textId="35F66AC0" w:rsidR="00D034F1" w:rsidRDefault="00D034F1">
      <w:pPr>
        <w:pStyle w:val="aff2"/>
        <w:rPr>
          <w:lang w:eastAsia="ko-KR"/>
        </w:rPr>
      </w:pPr>
      <w:r>
        <w:rPr>
          <w:rStyle w:val="aff1"/>
        </w:rPr>
        <w:annotationRef/>
      </w:r>
      <w:r>
        <w:rPr>
          <w:rFonts w:ascii="맑은 고딕" w:eastAsia="맑은 고딕" w:hAnsi="맑은 고딕" w:cs="맑은 고딕" w:hint="eastAsia"/>
          <w:lang w:eastAsia="ko-KR"/>
        </w:rPr>
        <w:t xml:space="preserve">대금을 받으실 날짜 </w:t>
      </w:r>
      <w:proofErr w:type="spellStart"/>
      <w:r>
        <w:rPr>
          <w:rFonts w:ascii="맑은 고딕" w:eastAsia="맑은 고딕" w:hAnsi="맑은 고딕" w:cs="맑은 고딕" w:hint="eastAsia"/>
          <w:lang w:eastAsia="ko-KR"/>
        </w:rPr>
        <w:t>기입바랍니다</w:t>
      </w:r>
      <w:proofErr w:type="spellEnd"/>
      <w:r>
        <w:rPr>
          <w:rFonts w:ascii="맑은 고딕" w:eastAsia="맑은 고딕" w:hAnsi="맑은 고딕" w:cs="맑은 고딕" w:hint="eastAsia"/>
          <w:lang w:eastAsia="ko-KR"/>
        </w:rPr>
        <w:t>.</w:t>
      </w:r>
      <w:r>
        <w:rPr>
          <w:rFonts w:ascii="맑은 고딕" w:eastAsia="맑은 고딕" w:hAnsi="맑은 고딕" w:cs="맑은 고딕"/>
          <w:lang w:eastAsia="ko-KR"/>
        </w:rPr>
        <w:t xml:space="preserve"> </w:t>
      </w:r>
    </w:p>
  </w:comment>
  <w:comment w:id="52" w:author="윤현정 (Hyunjeong Yoon)" w:date="2025-07-10T10:03:00Z" w:initials="윤(Y">
    <w:p w14:paraId="2AEF6DDD" w14:textId="67527C9F" w:rsidR="00D034F1" w:rsidRPr="00D034F1" w:rsidRDefault="00D034F1">
      <w:pPr>
        <w:pStyle w:val="aff2"/>
        <w:rPr>
          <w:rFonts w:eastAsia="맑은 고딕"/>
          <w:lang w:eastAsia="ko-KR"/>
        </w:rPr>
      </w:pPr>
      <w:r>
        <w:rPr>
          <w:rStyle w:val="aff1"/>
        </w:rPr>
        <w:annotationRef/>
      </w:r>
      <w:r>
        <w:rPr>
          <w:rFonts w:eastAsia="맑은 고딕" w:hint="eastAsia"/>
          <w:lang w:eastAsia="ko-KR"/>
        </w:rPr>
        <w:t>물품대금을</w:t>
      </w:r>
      <w:r>
        <w:rPr>
          <w:rFonts w:eastAsia="맑은 고딕" w:hint="eastAsia"/>
          <w:lang w:eastAsia="ko-KR"/>
        </w:rPr>
        <w:t xml:space="preserve"> </w:t>
      </w:r>
      <w:proofErr w:type="spellStart"/>
      <w:r>
        <w:rPr>
          <w:rFonts w:eastAsia="맑은 고딕" w:hint="eastAsia"/>
          <w:lang w:eastAsia="ko-KR"/>
        </w:rPr>
        <w:t>입금받으실</w:t>
      </w:r>
      <w:proofErr w:type="spellEnd"/>
      <w:r>
        <w:rPr>
          <w:rFonts w:eastAsia="맑은 고딕" w:hint="eastAsia"/>
          <w:lang w:eastAsia="ko-KR"/>
        </w:rPr>
        <w:t xml:space="preserve"> </w:t>
      </w:r>
      <w:r>
        <w:rPr>
          <w:rFonts w:eastAsia="맑은 고딕" w:hint="eastAsia"/>
          <w:lang w:eastAsia="ko-KR"/>
        </w:rPr>
        <w:t>계좌번호</w:t>
      </w:r>
      <w:r>
        <w:rPr>
          <w:rFonts w:eastAsia="맑은 고딕" w:hint="eastAsia"/>
          <w:lang w:eastAsia="ko-KR"/>
        </w:rPr>
        <w:t xml:space="preserve"> </w:t>
      </w:r>
      <w:proofErr w:type="spellStart"/>
      <w:r>
        <w:rPr>
          <w:rFonts w:eastAsia="맑은 고딕" w:hint="eastAsia"/>
          <w:lang w:eastAsia="ko-KR"/>
        </w:rPr>
        <w:t>작성바랍니다</w:t>
      </w:r>
      <w:proofErr w:type="spellEnd"/>
      <w:r>
        <w:rPr>
          <w:rFonts w:eastAsia="맑은 고딕" w:hint="eastAsia"/>
          <w:lang w:eastAsia="ko-KR"/>
        </w:rPr>
        <w:t>.</w:t>
      </w:r>
      <w:r>
        <w:rPr>
          <w:rFonts w:eastAsia="맑은 고딕"/>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E49360A" w15:done="0"/>
  <w15:commentEx w15:paraId="45333364" w15:done="0"/>
  <w15:commentEx w15:paraId="67B37348" w15:done="0"/>
  <w15:commentEx w15:paraId="51B2CB0E" w15:done="0"/>
  <w15:commentEx w15:paraId="2AEF6D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E49360A" w16cid:durableId="2C1A0177"/>
  <w16cid:commentId w16cid:paraId="45333364" w16cid:durableId="2C1A0C73"/>
  <w16cid:commentId w16cid:paraId="67B37348" w16cid:durableId="2C1A01AF"/>
  <w16cid:commentId w16cid:paraId="51B2CB0E" w16cid:durableId="2C1A0F82"/>
  <w16cid:commentId w16cid:paraId="2AEF6DDD" w16cid:durableId="2C1A0E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A21092"/>
    <w:multiLevelType w:val="hybridMultilevel"/>
    <w:tmpl w:val="134A7E32"/>
    <w:lvl w:ilvl="0" w:tplc="A9D03574">
      <w:start w:val="1"/>
      <w:numFmt w:val="decimal"/>
      <w:lvlText w:val="%1."/>
      <w:lvlJc w:val="left"/>
      <w:pPr>
        <w:ind w:left="760" w:hanging="360"/>
      </w:pPr>
      <w:rPr>
        <w:rFonts w:ascii="맑은 고딕" w:eastAsia="맑은 고딕" w:hAnsi="맑은 고딕" w:cs="맑은 고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윤현정 (Hyunjeong Yoon)">
    <w15:presenceInfo w15:providerId="AD" w15:userId="S-1-5-21-654308782-720637390-2373776299-1000"/>
  </w15:person>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D6B"/>
    <w:rsid w:val="0006063C"/>
    <w:rsid w:val="000E06E2"/>
    <w:rsid w:val="0015074B"/>
    <w:rsid w:val="001714BB"/>
    <w:rsid w:val="0029639D"/>
    <w:rsid w:val="002C2D6F"/>
    <w:rsid w:val="002F1B77"/>
    <w:rsid w:val="00314F49"/>
    <w:rsid w:val="00322705"/>
    <w:rsid w:val="00326F90"/>
    <w:rsid w:val="00470F50"/>
    <w:rsid w:val="00480A44"/>
    <w:rsid w:val="005504DD"/>
    <w:rsid w:val="005860EC"/>
    <w:rsid w:val="005862FA"/>
    <w:rsid w:val="005A589B"/>
    <w:rsid w:val="006F52D3"/>
    <w:rsid w:val="00701AD8"/>
    <w:rsid w:val="007B2ACA"/>
    <w:rsid w:val="007F38B5"/>
    <w:rsid w:val="008136A3"/>
    <w:rsid w:val="008616E6"/>
    <w:rsid w:val="009562E5"/>
    <w:rsid w:val="009628BF"/>
    <w:rsid w:val="009A421F"/>
    <w:rsid w:val="00AA1D8D"/>
    <w:rsid w:val="00B25413"/>
    <w:rsid w:val="00B3123F"/>
    <w:rsid w:val="00B32441"/>
    <w:rsid w:val="00B47730"/>
    <w:rsid w:val="00BE116E"/>
    <w:rsid w:val="00C15CEE"/>
    <w:rsid w:val="00C5015D"/>
    <w:rsid w:val="00C8610D"/>
    <w:rsid w:val="00CB0664"/>
    <w:rsid w:val="00D034F1"/>
    <w:rsid w:val="00D14ED6"/>
    <w:rsid w:val="00D1785E"/>
    <w:rsid w:val="00D220B7"/>
    <w:rsid w:val="00D70664"/>
    <w:rsid w:val="00E62F07"/>
    <w:rsid w:val="00F1325C"/>
    <w:rsid w:val="00F267E8"/>
    <w:rsid w:val="00F63CD0"/>
    <w:rsid w:val="00FA6E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99A8C"/>
  <w14:defaultImageDpi w14:val="300"/>
  <w15:docId w15:val="{ACBF10B0-0F75-49A8-9703-D1605CBB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5860EC"/>
    <w:rPr>
      <w:sz w:val="18"/>
      <w:szCs w:val="18"/>
    </w:rPr>
  </w:style>
  <w:style w:type="paragraph" w:styleId="aff2">
    <w:name w:val="annotation text"/>
    <w:basedOn w:val="a1"/>
    <w:link w:val="Char7"/>
    <w:uiPriority w:val="99"/>
    <w:semiHidden/>
    <w:unhideWhenUsed/>
    <w:rsid w:val="005860EC"/>
  </w:style>
  <w:style w:type="character" w:customStyle="1" w:styleId="Char7">
    <w:name w:val="메모 텍스트 Char"/>
    <w:basedOn w:val="a2"/>
    <w:link w:val="aff2"/>
    <w:uiPriority w:val="99"/>
    <w:semiHidden/>
    <w:rsid w:val="005860EC"/>
  </w:style>
  <w:style w:type="paragraph" w:styleId="aff3">
    <w:name w:val="annotation subject"/>
    <w:basedOn w:val="aff2"/>
    <w:next w:val="aff2"/>
    <w:link w:val="Char8"/>
    <w:uiPriority w:val="99"/>
    <w:semiHidden/>
    <w:unhideWhenUsed/>
    <w:rsid w:val="005860EC"/>
    <w:rPr>
      <w:b/>
      <w:bCs/>
    </w:rPr>
  </w:style>
  <w:style w:type="character" w:customStyle="1" w:styleId="Char8">
    <w:name w:val="메모 주제 Char"/>
    <w:basedOn w:val="Char7"/>
    <w:link w:val="aff3"/>
    <w:uiPriority w:val="99"/>
    <w:semiHidden/>
    <w:rsid w:val="005860EC"/>
    <w:rPr>
      <w:b/>
      <w:bCs/>
    </w:rPr>
  </w:style>
  <w:style w:type="paragraph" w:styleId="aff4">
    <w:name w:val="Balloon Text"/>
    <w:basedOn w:val="a1"/>
    <w:link w:val="Char9"/>
    <w:uiPriority w:val="99"/>
    <w:semiHidden/>
    <w:unhideWhenUsed/>
    <w:rsid w:val="005860EC"/>
    <w:pPr>
      <w:spacing w:after="0" w:line="240" w:lineRule="auto"/>
    </w:pPr>
    <w:rPr>
      <w:rFonts w:asciiTheme="majorHAnsi" w:eastAsiaTheme="majorEastAsia" w:hAnsiTheme="majorHAnsi" w:cstheme="majorBidi"/>
      <w:sz w:val="18"/>
      <w:szCs w:val="18"/>
    </w:rPr>
  </w:style>
  <w:style w:type="character" w:customStyle="1" w:styleId="Char9">
    <w:name w:val="풍선 도움말 텍스트 Char"/>
    <w:basedOn w:val="a2"/>
    <w:link w:val="aff4"/>
    <w:uiPriority w:val="99"/>
    <w:semiHidden/>
    <w:rsid w:val="005860E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18789">
      <w:bodyDiv w:val="1"/>
      <w:marLeft w:val="0"/>
      <w:marRight w:val="0"/>
      <w:marTop w:val="0"/>
      <w:marBottom w:val="0"/>
      <w:divBdr>
        <w:top w:val="none" w:sz="0" w:space="0" w:color="auto"/>
        <w:left w:val="none" w:sz="0" w:space="0" w:color="auto"/>
        <w:bottom w:val="none" w:sz="0" w:space="0" w:color="auto"/>
        <w:right w:val="none" w:sz="0" w:space="0" w:color="auto"/>
      </w:divBdr>
    </w:div>
    <w:div w:id="435910889">
      <w:bodyDiv w:val="1"/>
      <w:marLeft w:val="0"/>
      <w:marRight w:val="0"/>
      <w:marTop w:val="0"/>
      <w:marBottom w:val="0"/>
      <w:divBdr>
        <w:top w:val="none" w:sz="0" w:space="0" w:color="auto"/>
        <w:left w:val="none" w:sz="0" w:space="0" w:color="auto"/>
        <w:bottom w:val="none" w:sz="0" w:space="0" w:color="auto"/>
        <w:right w:val="none" w:sz="0" w:space="0" w:color="auto"/>
      </w:divBdr>
    </w:div>
    <w:div w:id="489174572">
      <w:bodyDiv w:val="1"/>
      <w:marLeft w:val="0"/>
      <w:marRight w:val="0"/>
      <w:marTop w:val="0"/>
      <w:marBottom w:val="0"/>
      <w:divBdr>
        <w:top w:val="none" w:sz="0" w:space="0" w:color="auto"/>
        <w:left w:val="none" w:sz="0" w:space="0" w:color="auto"/>
        <w:bottom w:val="none" w:sz="0" w:space="0" w:color="auto"/>
        <w:right w:val="none" w:sz="0" w:space="0" w:color="auto"/>
      </w:divBdr>
    </w:div>
    <w:div w:id="505021108">
      <w:bodyDiv w:val="1"/>
      <w:marLeft w:val="0"/>
      <w:marRight w:val="0"/>
      <w:marTop w:val="0"/>
      <w:marBottom w:val="0"/>
      <w:divBdr>
        <w:top w:val="none" w:sz="0" w:space="0" w:color="auto"/>
        <w:left w:val="none" w:sz="0" w:space="0" w:color="auto"/>
        <w:bottom w:val="none" w:sz="0" w:space="0" w:color="auto"/>
        <w:right w:val="none" w:sz="0" w:space="0" w:color="auto"/>
      </w:divBdr>
    </w:div>
    <w:div w:id="536163787">
      <w:bodyDiv w:val="1"/>
      <w:marLeft w:val="0"/>
      <w:marRight w:val="0"/>
      <w:marTop w:val="0"/>
      <w:marBottom w:val="0"/>
      <w:divBdr>
        <w:top w:val="none" w:sz="0" w:space="0" w:color="auto"/>
        <w:left w:val="none" w:sz="0" w:space="0" w:color="auto"/>
        <w:bottom w:val="none" w:sz="0" w:space="0" w:color="auto"/>
        <w:right w:val="none" w:sz="0" w:space="0" w:color="auto"/>
      </w:divBdr>
    </w:div>
    <w:div w:id="590353763">
      <w:bodyDiv w:val="1"/>
      <w:marLeft w:val="0"/>
      <w:marRight w:val="0"/>
      <w:marTop w:val="0"/>
      <w:marBottom w:val="0"/>
      <w:divBdr>
        <w:top w:val="none" w:sz="0" w:space="0" w:color="auto"/>
        <w:left w:val="none" w:sz="0" w:space="0" w:color="auto"/>
        <w:bottom w:val="none" w:sz="0" w:space="0" w:color="auto"/>
        <w:right w:val="none" w:sz="0" w:space="0" w:color="auto"/>
      </w:divBdr>
    </w:div>
    <w:div w:id="643773997">
      <w:bodyDiv w:val="1"/>
      <w:marLeft w:val="0"/>
      <w:marRight w:val="0"/>
      <w:marTop w:val="0"/>
      <w:marBottom w:val="0"/>
      <w:divBdr>
        <w:top w:val="none" w:sz="0" w:space="0" w:color="auto"/>
        <w:left w:val="none" w:sz="0" w:space="0" w:color="auto"/>
        <w:bottom w:val="none" w:sz="0" w:space="0" w:color="auto"/>
        <w:right w:val="none" w:sz="0" w:space="0" w:color="auto"/>
      </w:divBdr>
    </w:div>
    <w:div w:id="685903471">
      <w:bodyDiv w:val="1"/>
      <w:marLeft w:val="0"/>
      <w:marRight w:val="0"/>
      <w:marTop w:val="0"/>
      <w:marBottom w:val="0"/>
      <w:divBdr>
        <w:top w:val="none" w:sz="0" w:space="0" w:color="auto"/>
        <w:left w:val="none" w:sz="0" w:space="0" w:color="auto"/>
        <w:bottom w:val="none" w:sz="0" w:space="0" w:color="auto"/>
        <w:right w:val="none" w:sz="0" w:space="0" w:color="auto"/>
      </w:divBdr>
    </w:div>
    <w:div w:id="699628104">
      <w:bodyDiv w:val="1"/>
      <w:marLeft w:val="0"/>
      <w:marRight w:val="0"/>
      <w:marTop w:val="0"/>
      <w:marBottom w:val="0"/>
      <w:divBdr>
        <w:top w:val="none" w:sz="0" w:space="0" w:color="auto"/>
        <w:left w:val="none" w:sz="0" w:space="0" w:color="auto"/>
        <w:bottom w:val="none" w:sz="0" w:space="0" w:color="auto"/>
        <w:right w:val="none" w:sz="0" w:space="0" w:color="auto"/>
      </w:divBdr>
    </w:div>
    <w:div w:id="881526579">
      <w:bodyDiv w:val="1"/>
      <w:marLeft w:val="0"/>
      <w:marRight w:val="0"/>
      <w:marTop w:val="0"/>
      <w:marBottom w:val="0"/>
      <w:divBdr>
        <w:top w:val="none" w:sz="0" w:space="0" w:color="auto"/>
        <w:left w:val="none" w:sz="0" w:space="0" w:color="auto"/>
        <w:bottom w:val="none" w:sz="0" w:space="0" w:color="auto"/>
        <w:right w:val="none" w:sz="0" w:space="0" w:color="auto"/>
      </w:divBdr>
    </w:div>
    <w:div w:id="934635298">
      <w:bodyDiv w:val="1"/>
      <w:marLeft w:val="0"/>
      <w:marRight w:val="0"/>
      <w:marTop w:val="0"/>
      <w:marBottom w:val="0"/>
      <w:divBdr>
        <w:top w:val="none" w:sz="0" w:space="0" w:color="auto"/>
        <w:left w:val="none" w:sz="0" w:space="0" w:color="auto"/>
        <w:bottom w:val="none" w:sz="0" w:space="0" w:color="auto"/>
        <w:right w:val="none" w:sz="0" w:space="0" w:color="auto"/>
      </w:divBdr>
    </w:div>
    <w:div w:id="940333447">
      <w:bodyDiv w:val="1"/>
      <w:marLeft w:val="0"/>
      <w:marRight w:val="0"/>
      <w:marTop w:val="0"/>
      <w:marBottom w:val="0"/>
      <w:divBdr>
        <w:top w:val="none" w:sz="0" w:space="0" w:color="auto"/>
        <w:left w:val="none" w:sz="0" w:space="0" w:color="auto"/>
        <w:bottom w:val="none" w:sz="0" w:space="0" w:color="auto"/>
        <w:right w:val="none" w:sz="0" w:space="0" w:color="auto"/>
      </w:divBdr>
    </w:div>
    <w:div w:id="949169372">
      <w:bodyDiv w:val="1"/>
      <w:marLeft w:val="0"/>
      <w:marRight w:val="0"/>
      <w:marTop w:val="0"/>
      <w:marBottom w:val="0"/>
      <w:divBdr>
        <w:top w:val="none" w:sz="0" w:space="0" w:color="auto"/>
        <w:left w:val="none" w:sz="0" w:space="0" w:color="auto"/>
        <w:bottom w:val="none" w:sz="0" w:space="0" w:color="auto"/>
        <w:right w:val="none" w:sz="0" w:space="0" w:color="auto"/>
      </w:divBdr>
    </w:div>
    <w:div w:id="1164660669">
      <w:bodyDiv w:val="1"/>
      <w:marLeft w:val="0"/>
      <w:marRight w:val="0"/>
      <w:marTop w:val="0"/>
      <w:marBottom w:val="0"/>
      <w:divBdr>
        <w:top w:val="none" w:sz="0" w:space="0" w:color="auto"/>
        <w:left w:val="none" w:sz="0" w:space="0" w:color="auto"/>
        <w:bottom w:val="none" w:sz="0" w:space="0" w:color="auto"/>
        <w:right w:val="none" w:sz="0" w:space="0" w:color="auto"/>
      </w:divBdr>
    </w:div>
    <w:div w:id="1264996636">
      <w:bodyDiv w:val="1"/>
      <w:marLeft w:val="0"/>
      <w:marRight w:val="0"/>
      <w:marTop w:val="0"/>
      <w:marBottom w:val="0"/>
      <w:divBdr>
        <w:top w:val="none" w:sz="0" w:space="0" w:color="auto"/>
        <w:left w:val="none" w:sz="0" w:space="0" w:color="auto"/>
        <w:bottom w:val="none" w:sz="0" w:space="0" w:color="auto"/>
        <w:right w:val="none" w:sz="0" w:space="0" w:color="auto"/>
      </w:divBdr>
    </w:div>
    <w:div w:id="1467621829">
      <w:bodyDiv w:val="1"/>
      <w:marLeft w:val="0"/>
      <w:marRight w:val="0"/>
      <w:marTop w:val="0"/>
      <w:marBottom w:val="0"/>
      <w:divBdr>
        <w:top w:val="none" w:sz="0" w:space="0" w:color="auto"/>
        <w:left w:val="none" w:sz="0" w:space="0" w:color="auto"/>
        <w:bottom w:val="none" w:sz="0" w:space="0" w:color="auto"/>
        <w:right w:val="none" w:sz="0" w:space="0" w:color="auto"/>
      </w:divBdr>
    </w:div>
    <w:div w:id="1599823654">
      <w:bodyDiv w:val="1"/>
      <w:marLeft w:val="0"/>
      <w:marRight w:val="0"/>
      <w:marTop w:val="0"/>
      <w:marBottom w:val="0"/>
      <w:divBdr>
        <w:top w:val="none" w:sz="0" w:space="0" w:color="auto"/>
        <w:left w:val="none" w:sz="0" w:space="0" w:color="auto"/>
        <w:bottom w:val="none" w:sz="0" w:space="0" w:color="auto"/>
        <w:right w:val="none" w:sz="0" w:space="0" w:color="auto"/>
      </w:divBdr>
    </w:div>
    <w:div w:id="1710453620">
      <w:bodyDiv w:val="1"/>
      <w:marLeft w:val="0"/>
      <w:marRight w:val="0"/>
      <w:marTop w:val="0"/>
      <w:marBottom w:val="0"/>
      <w:divBdr>
        <w:top w:val="none" w:sz="0" w:space="0" w:color="auto"/>
        <w:left w:val="none" w:sz="0" w:space="0" w:color="auto"/>
        <w:bottom w:val="none" w:sz="0" w:space="0" w:color="auto"/>
        <w:right w:val="none" w:sz="0" w:space="0" w:color="auto"/>
      </w:divBdr>
    </w:div>
    <w:div w:id="2070032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BED48-CBC8-499D-9E19-E61EE7DE9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635</Words>
  <Characters>3622</Characters>
  <Application>Microsoft Office Word</Application>
  <DocSecurity>0</DocSecurity>
  <Lines>30</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FURSYS</dc:creator>
  <cp:keywords/>
  <dc:description>generated by python-docx</dc:description>
  <cp:lastModifiedBy>김현주 (Hyunjoo Kim)</cp:lastModifiedBy>
  <cp:revision>3</cp:revision>
  <cp:lastPrinted>2025-05-27T02:20:00Z</cp:lastPrinted>
  <dcterms:created xsi:type="dcterms:W3CDTF">2025-07-11T02:47:00Z</dcterms:created>
  <dcterms:modified xsi:type="dcterms:W3CDTF">2025-07-11T02:48:00Z</dcterms:modified>
  <cp:category/>
</cp:coreProperties>
</file>