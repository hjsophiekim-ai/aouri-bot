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B54B03" w14:textId="77777777" w:rsidR="00B31E44" w:rsidRPr="00482FEC" w:rsidRDefault="000A1B7B" w:rsidP="006A3C9A">
      <w:pPr>
        <w:jc w:val="center"/>
        <w:rPr>
          <w:rFonts w:asciiTheme="minorHAnsi" w:eastAsiaTheme="minorHAnsi" w:hAnsiTheme="minorHAnsi"/>
          <w:b/>
          <w:bCs/>
          <w:color w:val="000000"/>
          <w:sz w:val="48"/>
          <w:szCs w:val="48"/>
        </w:rPr>
      </w:pPr>
      <w:r w:rsidRPr="00482FEC">
        <w:rPr>
          <w:rFonts w:asciiTheme="minorHAnsi" w:eastAsiaTheme="minorHAnsi" w:hAnsiTheme="minorHAnsi" w:hint="eastAsia"/>
          <w:b/>
          <w:bCs/>
          <w:color w:val="000000"/>
          <w:sz w:val="48"/>
          <w:szCs w:val="48"/>
        </w:rPr>
        <w:t xml:space="preserve">시공 </w:t>
      </w:r>
      <w:r w:rsidR="006732BD" w:rsidRPr="00482FEC">
        <w:rPr>
          <w:rFonts w:asciiTheme="minorHAnsi" w:eastAsiaTheme="minorHAnsi" w:hAnsiTheme="minorHAnsi" w:hint="eastAsia"/>
          <w:b/>
          <w:bCs/>
          <w:color w:val="000000"/>
          <w:sz w:val="48"/>
          <w:szCs w:val="48"/>
        </w:rPr>
        <w:t>위탁</w:t>
      </w:r>
      <w:r w:rsidRPr="00482FEC">
        <w:rPr>
          <w:rFonts w:asciiTheme="minorHAnsi" w:eastAsiaTheme="minorHAnsi" w:hAnsiTheme="minorHAnsi" w:hint="eastAsia"/>
          <w:b/>
          <w:bCs/>
          <w:color w:val="000000"/>
          <w:sz w:val="48"/>
          <w:szCs w:val="48"/>
        </w:rPr>
        <w:t xml:space="preserve"> 계약서</w:t>
      </w:r>
    </w:p>
    <w:p w14:paraId="440B63EB" w14:textId="77777777" w:rsidR="00AF45B5" w:rsidRPr="00CF5FE9" w:rsidRDefault="00AF45B5" w:rsidP="00AF45B5">
      <w:pPr>
        <w:jc w:val="center"/>
        <w:rPr>
          <w:rFonts w:asciiTheme="minorHAnsi" w:eastAsiaTheme="minorHAnsi" w:hAnsiTheme="minorHAnsi"/>
          <w:b/>
          <w:bCs/>
          <w:color w:val="000000"/>
          <w:szCs w:val="20"/>
        </w:rPr>
      </w:pPr>
    </w:p>
    <w:tbl>
      <w:tblPr>
        <w:tblW w:w="9540" w:type="dxa"/>
        <w:tblInd w:w="9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779"/>
        <w:gridCol w:w="4761"/>
      </w:tblGrid>
      <w:tr w:rsidR="00105ACE" w:rsidRPr="00CF5FE9" w14:paraId="4BB39AF9" w14:textId="77777777">
        <w:tc>
          <w:tcPr>
            <w:tcW w:w="4779" w:type="dxa"/>
          </w:tcPr>
          <w:p w14:paraId="04050032" w14:textId="77777777" w:rsidR="00105ACE" w:rsidRPr="00CF5FE9" w:rsidRDefault="00105ACE" w:rsidP="00105ACE">
            <w:pPr>
              <w:spacing w:line="360" w:lineRule="exact"/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</w:pPr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(갑) </w:t>
            </w:r>
            <w:r w:rsidRPr="00CF5FE9"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  <w:t>㈜</w:t>
            </w:r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 </w:t>
            </w:r>
            <w:proofErr w:type="gramStart"/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>바  로</w:t>
            </w:r>
            <w:proofErr w:type="gramEnd"/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  스</w:t>
            </w:r>
          </w:p>
        </w:tc>
        <w:tc>
          <w:tcPr>
            <w:tcW w:w="4761" w:type="dxa"/>
          </w:tcPr>
          <w:p w14:paraId="4EE53F20" w14:textId="77777777" w:rsidR="00105ACE" w:rsidRPr="00CF5FE9" w:rsidRDefault="00105ACE" w:rsidP="00BC5630">
            <w:pPr>
              <w:spacing w:line="360" w:lineRule="exact"/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</w:pPr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>(을</w:t>
            </w:r>
            <w:r w:rsidR="007045D5"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>)</w:t>
            </w:r>
            <w:r w:rsidR="000E1BF5" w:rsidRPr="00CF5FE9"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  <w:t xml:space="preserve"> </w:t>
            </w:r>
          </w:p>
        </w:tc>
      </w:tr>
      <w:tr w:rsidR="00105ACE" w:rsidRPr="00CF5FE9" w14:paraId="6A147204" w14:textId="77777777">
        <w:tc>
          <w:tcPr>
            <w:tcW w:w="4779" w:type="dxa"/>
          </w:tcPr>
          <w:p w14:paraId="444D0EF5" w14:textId="77777777" w:rsidR="002F7BEB" w:rsidRPr="00CF5FE9" w:rsidRDefault="002F7BEB" w:rsidP="00105ACE">
            <w:pPr>
              <w:spacing w:line="360" w:lineRule="exact"/>
              <w:ind w:firstLineChars="200" w:firstLine="400"/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</w:pPr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경기도 용인시 </w:t>
            </w:r>
            <w:proofErr w:type="spellStart"/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>처인구</w:t>
            </w:r>
            <w:proofErr w:type="spellEnd"/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 양지면 </w:t>
            </w:r>
          </w:p>
          <w:p w14:paraId="5B43B84D" w14:textId="77777777" w:rsidR="00105ACE" w:rsidRPr="00CF5FE9" w:rsidRDefault="002F7BEB" w:rsidP="00105ACE">
            <w:pPr>
              <w:spacing w:line="360" w:lineRule="exact"/>
              <w:ind w:firstLineChars="200" w:firstLine="400"/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</w:pPr>
            <w:proofErr w:type="spellStart"/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>남평로</w:t>
            </w:r>
            <w:proofErr w:type="spellEnd"/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 </w:t>
            </w:r>
            <w:r w:rsidRPr="00CF5FE9"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  <w:t xml:space="preserve">111-73 </w:t>
            </w:r>
          </w:p>
        </w:tc>
        <w:tc>
          <w:tcPr>
            <w:tcW w:w="4761" w:type="dxa"/>
          </w:tcPr>
          <w:p w14:paraId="50024002" w14:textId="77777777" w:rsidR="006F22A0" w:rsidRPr="00CF5FE9" w:rsidRDefault="000E1BF5" w:rsidP="00C4240D">
            <w:pPr>
              <w:spacing w:line="360" w:lineRule="exact"/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</w:pPr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    </w:t>
            </w:r>
          </w:p>
          <w:p w14:paraId="015E64FF" w14:textId="77777777" w:rsidR="00C4240D" w:rsidRPr="00CF5FE9" w:rsidRDefault="00C4240D" w:rsidP="00916253">
            <w:pPr>
              <w:spacing w:line="360" w:lineRule="exact"/>
              <w:ind w:firstLineChars="200" w:firstLine="400"/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</w:pPr>
          </w:p>
          <w:p w14:paraId="1D553D11" w14:textId="77777777" w:rsidR="00916253" w:rsidRPr="00CF5FE9" w:rsidRDefault="00916253" w:rsidP="00916253">
            <w:pPr>
              <w:spacing w:line="360" w:lineRule="exact"/>
              <w:ind w:firstLineChars="200" w:firstLine="400"/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</w:pPr>
          </w:p>
        </w:tc>
      </w:tr>
      <w:tr w:rsidR="00105ACE" w:rsidRPr="00CF5FE9" w14:paraId="2B77D65D" w14:textId="77777777">
        <w:tc>
          <w:tcPr>
            <w:tcW w:w="4779" w:type="dxa"/>
          </w:tcPr>
          <w:p w14:paraId="2D66FBAD" w14:textId="77777777" w:rsidR="00105ACE" w:rsidRPr="00CF5FE9" w:rsidRDefault="00105ACE" w:rsidP="00916253">
            <w:pPr>
              <w:spacing w:line="360" w:lineRule="exact"/>
              <w:ind w:firstLineChars="200" w:firstLine="400"/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</w:pPr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대표이사             박 </w:t>
            </w:r>
            <w:r w:rsidR="00916253"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>성</w:t>
            </w:r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 </w:t>
            </w:r>
            <w:r w:rsidR="00916253"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>진</w:t>
            </w:r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  (인)</w:t>
            </w:r>
          </w:p>
        </w:tc>
        <w:tc>
          <w:tcPr>
            <w:tcW w:w="4761" w:type="dxa"/>
          </w:tcPr>
          <w:p w14:paraId="62D1F383" w14:textId="77777777" w:rsidR="00105ACE" w:rsidRPr="00CF5FE9" w:rsidRDefault="00105ACE" w:rsidP="00E374B9">
            <w:pPr>
              <w:spacing w:line="360" w:lineRule="exact"/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</w:pPr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대표자 </w:t>
            </w:r>
            <w:r w:rsidR="00B17EDE"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           </w:t>
            </w:r>
            <w:r w:rsidR="00E374B9" w:rsidRPr="00CF5FE9"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  <w:t xml:space="preserve">       </w:t>
            </w:r>
            <w:r w:rsidR="00A455DE"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 </w:t>
            </w:r>
            <w:r w:rsidR="00E374B9"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 </w:t>
            </w:r>
            <w:r w:rsidR="00A455DE"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 </w:t>
            </w:r>
            <w:r w:rsidR="00E374B9"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 </w:t>
            </w:r>
            <w:r w:rsidR="00A455DE"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 </w:t>
            </w:r>
            <w:r w:rsidR="00E374B9"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  </w:t>
            </w:r>
            <w:r w:rsidR="00AE3D36" w:rsidRPr="00CF5FE9"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  <w:t>(</w:t>
            </w:r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>인)</w:t>
            </w:r>
          </w:p>
        </w:tc>
      </w:tr>
    </w:tbl>
    <w:p w14:paraId="2F67653C" w14:textId="77777777" w:rsidR="000A1B7B" w:rsidRPr="00CF5FE9" w:rsidRDefault="000A1B7B">
      <w:pPr>
        <w:rPr>
          <w:rFonts w:asciiTheme="minorHAnsi" w:eastAsiaTheme="minorHAnsi" w:hAnsiTheme="minorHAnsi"/>
          <w:color w:val="000000"/>
          <w:szCs w:val="20"/>
        </w:rPr>
      </w:pPr>
    </w:p>
    <w:p w14:paraId="2CA37229" w14:textId="77777777" w:rsidR="000A1B7B" w:rsidRPr="00CF5FE9" w:rsidRDefault="000A1B7B">
      <w:pPr>
        <w:jc w:val="center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>(갑)과 (을)은 다음과 같이 시공</w:t>
      </w:r>
      <w:r w:rsidR="00D929A7" w:rsidRPr="00CF5FE9">
        <w:rPr>
          <w:rFonts w:asciiTheme="minorHAnsi" w:eastAsiaTheme="minorHAnsi" w:hAnsiTheme="minorHAnsi" w:hint="eastAsia"/>
          <w:color w:val="000000"/>
          <w:szCs w:val="20"/>
        </w:rPr>
        <w:t xml:space="preserve"> 위탁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계약을 체결한다.</w:t>
      </w:r>
    </w:p>
    <w:p w14:paraId="155F4DB0" w14:textId="77777777" w:rsidR="000A1B7B" w:rsidRPr="00CF5FE9" w:rsidRDefault="000A1B7B">
      <w:pPr>
        <w:rPr>
          <w:rFonts w:asciiTheme="minorHAnsi" w:eastAsiaTheme="minorHAnsi" w:hAnsiTheme="minorHAnsi"/>
          <w:b/>
          <w:bCs/>
          <w:color w:val="000000"/>
          <w:szCs w:val="20"/>
        </w:rPr>
      </w:pPr>
    </w:p>
    <w:p w14:paraId="043414A9" w14:textId="77777777" w:rsidR="00915B6C" w:rsidRPr="00CF5FE9" w:rsidRDefault="004A56A2" w:rsidP="00915B6C">
      <w:pPr>
        <w:spacing w:line="320" w:lineRule="exact"/>
        <w:ind w:left="366" w:hangingChars="183" w:hanging="366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제1조 [계약의 목적]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</w:p>
    <w:p w14:paraId="5D0941F4" w14:textId="77777777" w:rsidR="004A56A2" w:rsidRPr="00CF5FE9" w:rsidRDefault="004A56A2" w:rsidP="00AB2A2F">
      <w:pPr>
        <w:pStyle w:val="af0"/>
        <w:numPr>
          <w:ilvl w:val="0"/>
          <w:numId w:val="30"/>
        </w:numPr>
        <w:spacing w:line="320" w:lineRule="exact"/>
        <w:ind w:leftChars="0"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본 계약은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이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에게 의뢰하는 시공용역에 관해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과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간의 권리와 의무를 정하는 </w:t>
      </w:r>
      <w:r w:rsidR="00915B6C" w:rsidRPr="00CF5FE9">
        <w:rPr>
          <w:rFonts w:asciiTheme="minorHAnsi" w:eastAsiaTheme="minorHAnsi" w:hAnsiTheme="minorHAnsi" w:hint="eastAsia"/>
          <w:color w:val="000000"/>
          <w:szCs w:val="20"/>
        </w:rPr>
        <w:t xml:space="preserve">것을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목적으로 한다.</w:t>
      </w:r>
    </w:p>
    <w:p w14:paraId="47340E13" w14:textId="77777777" w:rsidR="004A56A2" w:rsidRPr="00CF5FE9" w:rsidRDefault="004A56A2" w:rsidP="004A56A2">
      <w:pPr>
        <w:spacing w:line="320" w:lineRule="exact"/>
        <w:rPr>
          <w:rFonts w:asciiTheme="minorHAnsi" w:eastAsiaTheme="minorHAnsi" w:hAnsiTheme="minorHAnsi"/>
          <w:color w:val="000000"/>
          <w:szCs w:val="20"/>
        </w:rPr>
      </w:pPr>
    </w:p>
    <w:p w14:paraId="330CBFFA" w14:textId="77777777" w:rsidR="00915B6C" w:rsidRPr="00CF5FE9" w:rsidRDefault="004A56A2" w:rsidP="004A56A2">
      <w:pPr>
        <w:spacing w:line="320" w:lineRule="exact"/>
        <w:ind w:left="366" w:hangingChars="183" w:hanging="366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제2조 [정의]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</w:p>
    <w:p w14:paraId="0B2DA1D4" w14:textId="77777777" w:rsidR="004A56A2" w:rsidRPr="00CF5FE9" w:rsidRDefault="004A56A2" w:rsidP="00AB2A2F">
      <w:pPr>
        <w:pStyle w:val="af0"/>
        <w:numPr>
          <w:ilvl w:val="0"/>
          <w:numId w:val="31"/>
        </w:numPr>
        <w:spacing w:line="320" w:lineRule="exact"/>
        <w:ind w:leftChars="0"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>본 계약에서 사용하는 용어의 정의는 다음 각 호와 같다.</w:t>
      </w:r>
    </w:p>
    <w:p w14:paraId="70A60AD8" w14:textId="77777777" w:rsidR="004A56A2" w:rsidRPr="00CF5FE9" w:rsidRDefault="004A56A2" w:rsidP="00AB2A2F">
      <w:pPr>
        <w:numPr>
          <w:ilvl w:val="0"/>
          <w:numId w:val="1"/>
        </w:numPr>
        <w:spacing w:line="320" w:lineRule="exact"/>
        <w:ind w:left="1080" w:hanging="360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“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발주자</w:t>
      </w:r>
      <w:r w:rsidRPr="00CF5FE9">
        <w:rPr>
          <w:rFonts w:asciiTheme="minorHAnsi" w:eastAsiaTheme="minorHAnsi" w:hAnsiTheme="minorHAnsi"/>
          <w:color w:val="000000"/>
          <w:szCs w:val="20"/>
        </w:rPr>
        <w:t>”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라 함은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에게 시공용역을 의뢰한 자를 말한다.</w:t>
      </w:r>
      <w:r w:rsidRPr="00CF5FE9" w:rsidDel="00D929A7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</w:p>
    <w:p w14:paraId="2CFAEF97" w14:textId="77777777" w:rsidR="004A56A2" w:rsidRPr="00CF5FE9" w:rsidRDefault="004A56A2" w:rsidP="00AB2A2F">
      <w:pPr>
        <w:numPr>
          <w:ilvl w:val="0"/>
          <w:numId w:val="1"/>
        </w:numPr>
        <w:spacing w:line="320" w:lineRule="exact"/>
        <w:ind w:left="1080" w:hanging="360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“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시공장비 및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장구류</w:t>
      </w:r>
      <w:proofErr w:type="spellEnd"/>
      <w:r w:rsidRPr="00CF5FE9">
        <w:rPr>
          <w:rFonts w:asciiTheme="minorHAnsi" w:eastAsiaTheme="minorHAnsi" w:hAnsiTheme="minorHAnsi"/>
          <w:color w:val="000000"/>
          <w:szCs w:val="20"/>
        </w:rPr>
        <w:t>”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라 함은 시공용역을 위해 사용되는 장비등을 말한다.</w:t>
      </w:r>
    </w:p>
    <w:p w14:paraId="31C635B8" w14:textId="6ED143D1" w:rsidR="004A56A2" w:rsidRPr="00CF5FE9" w:rsidRDefault="004A56A2" w:rsidP="00AB2A2F">
      <w:pPr>
        <w:numPr>
          <w:ilvl w:val="0"/>
          <w:numId w:val="1"/>
        </w:numPr>
        <w:spacing w:line="320" w:lineRule="exact"/>
        <w:ind w:left="1080" w:hanging="360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“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시공</w:t>
      </w:r>
      <w:r w:rsidRPr="00CF5FE9">
        <w:rPr>
          <w:rFonts w:asciiTheme="minorHAnsi" w:eastAsiaTheme="minorHAnsi" w:hAnsiTheme="minorHAnsi"/>
          <w:color w:val="000000"/>
          <w:szCs w:val="20"/>
        </w:rPr>
        <w:t>”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이라 함은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이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으로부터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/>
          <w:color w:val="000000"/>
          <w:szCs w:val="20"/>
        </w:rPr>
        <w:t>“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시공의뢰품</w:t>
      </w:r>
      <w:r w:rsidRPr="00CF5FE9">
        <w:rPr>
          <w:rFonts w:asciiTheme="minorHAnsi" w:eastAsiaTheme="minorHAnsi" w:hAnsiTheme="minorHAnsi"/>
          <w:color w:val="000000"/>
          <w:szCs w:val="20"/>
        </w:rPr>
        <w:t>”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을 </w:t>
      </w:r>
      <w:proofErr w:type="gramStart"/>
      <w:r w:rsidRPr="00CF5FE9">
        <w:rPr>
          <w:rFonts w:asciiTheme="minorHAnsi" w:eastAsiaTheme="minorHAnsi" w:hAnsiTheme="minorHAnsi" w:hint="eastAsia"/>
          <w:color w:val="000000"/>
          <w:szCs w:val="20"/>
        </w:rPr>
        <w:t>인수 받아</w:t>
      </w:r>
      <w:proofErr w:type="gram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  <w:ins w:id="0" w:author="윤현정 (Hyunjeong Yoon)" w:date="2025-07-22T17:39:00Z">
        <w:r w:rsidR="00232090">
          <w:rPr>
            <w:rFonts w:asciiTheme="minorHAnsi" w:eastAsiaTheme="minorHAnsi" w:hAnsiTheme="minorHAnsi"/>
            <w:color w:val="000000"/>
            <w:szCs w:val="20"/>
          </w:rPr>
          <w:t>‘</w:t>
        </w:r>
        <w:r w:rsidR="00232090">
          <w:rPr>
            <w:rFonts w:asciiTheme="minorHAnsi" w:eastAsiaTheme="minorHAnsi" w:hAnsiTheme="minorHAnsi" w:hint="eastAsia"/>
            <w:color w:val="000000"/>
            <w:szCs w:val="20"/>
          </w:rPr>
          <w:t>갑</w:t>
        </w:r>
        <w:r w:rsidR="00232090">
          <w:rPr>
            <w:rFonts w:asciiTheme="minorHAnsi" w:eastAsiaTheme="minorHAnsi" w:hAnsiTheme="minorHAnsi"/>
            <w:color w:val="000000"/>
            <w:szCs w:val="20"/>
          </w:rPr>
          <w:t>’</w:t>
        </w:r>
        <w:r w:rsidR="00232090">
          <w:rPr>
            <w:rFonts w:asciiTheme="minorHAnsi" w:eastAsiaTheme="minorHAnsi" w:hAnsiTheme="minorHAnsi" w:hint="eastAsia"/>
            <w:color w:val="000000"/>
            <w:szCs w:val="20"/>
          </w:rPr>
          <w:t xml:space="preserve">이 지정한 장소에 </w:t>
        </w:r>
      </w:ins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조립·설치하는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행위</w:t>
      </w:r>
      <w:ins w:id="1" w:author="윤현정 (Hyunjeong Yoon)" w:date="2025-07-22T17:39:00Z">
        <w:r w:rsidR="00232090">
          <w:rPr>
            <w:rFonts w:asciiTheme="minorHAnsi" w:eastAsiaTheme="minorHAnsi" w:hAnsiTheme="minorHAnsi" w:hint="eastAsia"/>
            <w:color w:val="000000"/>
            <w:szCs w:val="20"/>
          </w:rPr>
          <w:t>를 말한다.</w:t>
        </w:r>
      </w:ins>
    </w:p>
    <w:p w14:paraId="1C07A0B9" w14:textId="4EA8B333" w:rsidR="004A56A2" w:rsidRPr="00CF5FE9" w:rsidRDefault="004A56A2" w:rsidP="00AB2A2F">
      <w:pPr>
        <w:numPr>
          <w:ilvl w:val="0"/>
          <w:numId w:val="1"/>
        </w:numPr>
        <w:spacing w:line="320" w:lineRule="exact"/>
        <w:ind w:left="1080" w:hanging="360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“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시공의뢰품</w:t>
      </w:r>
      <w:r w:rsidRPr="00CF5FE9">
        <w:rPr>
          <w:rFonts w:asciiTheme="minorHAnsi" w:eastAsiaTheme="minorHAnsi" w:hAnsiTheme="minorHAnsi"/>
          <w:color w:val="000000"/>
          <w:szCs w:val="20"/>
        </w:rPr>
        <w:t>”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이라 함은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이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에게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조립·설치</w:t>
      </w:r>
      <w:r w:rsidR="004F7D83" w:rsidRPr="00CF5FE9">
        <w:rPr>
          <w:rFonts w:asciiTheme="minorHAnsi" w:eastAsiaTheme="minorHAnsi" w:hAnsiTheme="minorHAnsi" w:hint="eastAsia"/>
          <w:color w:val="000000"/>
          <w:szCs w:val="20"/>
        </w:rPr>
        <w:t>를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의뢰한 상품의 일체</w:t>
      </w:r>
      <w:ins w:id="2" w:author="윤현정 (Hyunjeong Yoon)" w:date="2025-07-22T17:39:00Z">
        <w:r w:rsidR="00232090">
          <w:rPr>
            <w:rFonts w:asciiTheme="minorHAnsi" w:eastAsiaTheme="minorHAnsi" w:hAnsiTheme="minorHAnsi" w:hint="eastAsia"/>
            <w:color w:val="000000"/>
            <w:szCs w:val="20"/>
          </w:rPr>
          <w:t>를 말한다.</w:t>
        </w:r>
      </w:ins>
    </w:p>
    <w:p w14:paraId="6BAD9A9E" w14:textId="4CD1F27B" w:rsidR="004A56A2" w:rsidRPr="00CF5FE9" w:rsidRDefault="004A56A2" w:rsidP="00AB2A2F">
      <w:pPr>
        <w:numPr>
          <w:ilvl w:val="0"/>
          <w:numId w:val="1"/>
        </w:numPr>
        <w:spacing w:line="320" w:lineRule="exact"/>
        <w:ind w:left="1080" w:hanging="360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“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시공납기</w:t>
      </w:r>
      <w:proofErr w:type="spellEnd"/>
      <w:r w:rsidRPr="00CF5FE9">
        <w:rPr>
          <w:rFonts w:asciiTheme="minorHAnsi" w:eastAsiaTheme="minorHAnsi" w:hAnsiTheme="minorHAnsi"/>
          <w:color w:val="000000"/>
          <w:szCs w:val="20"/>
        </w:rPr>
        <w:t>”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라 함은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이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으로부터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요청받은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시공용역 수행 완료</w:t>
      </w:r>
      <w:ins w:id="3" w:author="윤현정 (Hyunjeong Yoon)" w:date="2025-07-22T17:39:00Z">
        <w:r w:rsidR="00232090">
          <w:rPr>
            <w:rFonts w:asciiTheme="minorHAnsi" w:eastAsiaTheme="minorHAnsi" w:hAnsiTheme="minorHAnsi" w:hint="eastAsia"/>
            <w:color w:val="000000"/>
            <w:szCs w:val="20"/>
          </w:rPr>
          <w:t>기한을 말한다.</w:t>
        </w:r>
        <w:r w:rsidR="00232090">
          <w:rPr>
            <w:rFonts w:asciiTheme="minorHAnsi" w:eastAsiaTheme="minorHAnsi" w:hAnsiTheme="minorHAnsi"/>
            <w:color w:val="000000"/>
            <w:szCs w:val="20"/>
          </w:rPr>
          <w:t xml:space="preserve"> </w:t>
        </w:r>
      </w:ins>
      <w:del w:id="4" w:author="윤현정 (Hyunjeong Yoon)" w:date="2025-07-22T17:39:00Z">
        <w:r w:rsidRPr="00CF5FE9" w:rsidDel="00232090">
          <w:rPr>
            <w:rFonts w:asciiTheme="minorHAnsi" w:eastAsiaTheme="minorHAnsi" w:hAnsiTheme="minorHAnsi" w:hint="eastAsia"/>
            <w:color w:val="000000"/>
            <w:szCs w:val="20"/>
          </w:rPr>
          <w:delText>시점</w:delText>
        </w:r>
      </w:del>
    </w:p>
    <w:p w14:paraId="7E118F30" w14:textId="5A6AECD4" w:rsidR="004A56A2" w:rsidRPr="00CF5FE9" w:rsidRDefault="004A56A2" w:rsidP="00AB2A2F">
      <w:pPr>
        <w:numPr>
          <w:ilvl w:val="0"/>
          <w:numId w:val="1"/>
        </w:numPr>
        <w:spacing w:line="320" w:lineRule="exact"/>
        <w:ind w:left="1080" w:hanging="360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“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소비자</w:t>
      </w:r>
      <w:r w:rsidRPr="00CF5FE9">
        <w:rPr>
          <w:rFonts w:asciiTheme="minorHAnsi" w:eastAsiaTheme="minorHAnsi" w:hAnsiTheme="minorHAnsi"/>
          <w:color w:val="000000"/>
          <w:szCs w:val="20"/>
        </w:rPr>
        <w:t>”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라 함은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발주자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에게 시공의뢰품을 구입한 거래상대방 또는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이 서비스를 제공하는 거래상대방</w:t>
      </w:r>
      <w:ins w:id="5" w:author="윤현정 (Hyunjeong Yoon)" w:date="2025-07-22T17:39:00Z">
        <w:r w:rsidR="00232090">
          <w:rPr>
            <w:rFonts w:asciiTheme="minorHAnsi" w:eastAsiaTheme="minorHAnsi" w:hAnsiTheme="minorHAnsi" w:hint="eastAsia"/>
            <w:color w:val="000000"/>
            <w:szCs w:val="20"/>
          </w:rPr>
          <w:t>을 말한다.</w:t>
        </w:r>
        <w:r w:rsidR="00232090">
          <w:rPr>
            <w:rFonts w:asciiTheme="minorHAnsi" w:eastAsiaTheme="minorHAnsi" w:hAnsiTheme="minorHAnsi"/>
            <w:color w:val="000000"/>
            <w:szCs w:val="20"/>
          </w:rPr>
          <w:t xml:space="preserve"> </w:t>
        </w:r>
      </w:ins>
    </w:p>
    <w:p w14:paraId="02AF24F2" w14:textId="6D1C02BD" w:rsidR="004A56A2" w:rsidRPr="00CF5FE9" w:rsidRDefault="004A56A2" w:rsidP="00AB2A2F">
      <w:pPr>
        <w:numPr>
          <w:ilvl w:val="0"/>
          <w:numId w:val="1"/>
        </w:numPr>
        <w:spacing w:line="320" w:lineRule="exact"/>
        <w:ind w:left="1080" w:hanging="360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“</w:t>
      </w:r>
      <w:r w:rsidR="00781396" w:rsidRPr="00CF5FE9">
        <w:rPr>
          <w:rFonts w:asciiTheme="minorHAnsi" w:eastAsiaTheme="minorHAnsi" w:hAnsiTheme="minorHAnsi" w:hint="eastAsia"/>
          <w:color w:val="000000"/>
          <w:szCs w:val="20"/>
        </w:rPr>
        <w:t>수수료</w:t>
      </w:r>
      <w:r w:rsidRPr="00CF5FE9">
        <w:rPr>
          <w:rFonts w:asciiTheme="minorHAnsi" w:eastAsiaTheme="minorHAnsi" w:hAnsiTheme="minorHAnsi"/>
          <w:color w:val="000000"/>
          <w:szCs w:val="20"/>
        </w:rPr>
        <w:t>”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라 함은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이 본 계약을 통해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이 의뢰한 시공을 이행함으로 얻는 대가</w:t>
      </w:r>
      <w:ins w:id="6" w:author="윤현정 (Hyunjeong Yoon)" w:date="2025-07-22T17:39:00Z">
        <w:r w:rsidR="00232090">
          <w:rPr>
            <w:rFonts w:asciiTheme="minorHAnsi" w:eastAsiaTheme="minorHAnsi" w:hAnsiTheme="minorHAnsi" w:hint="eastAsia"/>
            <w:color w:val="000000"/>
            <w:szCs w:val="20"/>
          </w:rPr>
          <w:t>를 말한다.</w:t>
        </w:r>
      </w:ins>
    </w:p>
    <w:p w14:paraId="1428F8D0" w14:textId="2C2EBC01" w:rsidR="004A56A2" w:rsidRDefault="004A56A2" w:rsidP="00AB2A2F">
      <w:pPr>
        <w:numPr>
          <w:ilvl w:val="0"/>
          <w:numId w:val="1"/>
        </w:numPr>
        <w:spacing w:line="320" w:lineRule="exact"/>
        <w:ind w:left="1080" w:hanging="360"/>
        <w:rPr>
          <w:ins w:id="7" w:author="윤현정 (Hyunjeong Yoon)" w:date="2025-07-22T17:37:00Z"/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“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서브센터</w:t>
      </w:r>
      <w:r w:rsidRPr="00CF5FE9">
        <w:rPr>
          <w:rFonts w:asciiTheme="minorHAnsi" w:eastAsiaTheme="minorHAnsi" w:hAnsiTheme="minorHAnsi"/>
          <w:color w:val="000000"/>
          <w:szCs w:val="20"/>
        </w:rPr>
        <w:t>”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라 함은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이 시공을 이행하기 위해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이 </w:t>
      </w:r>
      <w:ins w:id="8" w:author="윤현정 (Hyunjeong Yoon)" w:date="2025-07-23T18:28:00Z">
        <w:r w:rsidR="009A3308">
          <w:rPr>
            <w:rFonts w:asciiTheme="minorHAnsi" w:eastAsiaTheme="minorHAnsi" w:hAnsiTheme="minorHAnsi" w:hint="eastAsia"/>
            <w:color w:val="000000"/>
            <w:szCs w:val="20"/>
          </w:rPr>
          <w:t xml:space="preserve">임차료를 지원한 </w:t>
        </w:r>
        <w:r w:rsidR="009A3308">
          <w:rPr>
            <w:rFonts w:asciiTheme="minorHAnsi" w:eastAsiaTheme="minorHAnsi" w:hAnsiTheme="minorHAnsi"/>
            <w:color w:val="000000"/>
            <w:szCs w:val="20"/>
          </w:rPr>
          <w:t>‘</w:t>
        </w:r>
        <w:r w:rsidR="009A3308">
          <w:rPr>
            <w:rFonts w:asciiTheme="minorHAnsi" w:eastAsiaTheme="minorHAnsi" w:hAnsiTheme="minorHAnsi" w:hint="eastAsia"/>
            <w:color w:val="000000"/>
            <w:szCs w:val="20"/>
          </w:rPr>
          <w:t>을</w:t>
        </w:r>
        <w:r w:rsidR="009A3308">
          <w:rPr>
            <w:rFonts w:asciiTheme="minorHAnsi" w:eastAsiaTheme="minorHAnsi" w:hAnsiTheme="minorHAnsi"/>
            <w:color w:val="000000"/>
            <w:szCs w:val="20"/>
          </w:rPr>
          <w:t>’</w:t>
        </w:r>
        <w:r w:rsidR="009A3308">
          <w:rPr>
            <w:rFonts w:asciiTheme="minorHAnsi" w:eastAsiaTheme="minorHAnsi" w:hAnsiTheme="minorHAnsi" w:hint="eastAsia"/>
            <w:color w:val="000000"/>
            <w:szCs w:val="20"/>
          </w:rPr>
          <w:t xml:space="preserve">의 </w:t>
        </w:r>
      </w:ins>
      <w:del w:id="9" w:author="윤현정 (Hyunjeong Yoon)" w:date="2025-07-23T18:28:00Z">
        <w:r w:rsidRPr="00CF5FE9" w:rsidDel="009A3308">
          <w:rPr>
            <w:rFonts w:asciiTheme="minorHAnsi" w:eastAsiaTheme="minorHAnsi" w:hAnsiTheme="minorHAnsi" w:hint="eastAsia"/>
            <w:color w:val="000000"/>
            <w:szCs w:val="20"/>
          </w:rPr>
          <w:delText>제공하는</w:delText>
        </w:r>
      </w:del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창고</w:t>
      </w:r>
      <w:ins w:id="10" w:author="윤현정 (Hyunjeong Yoon)" w:date="2025-07-22T17:39:00Z">
        <w:r w:rsidR="00232090">
          <w:rPr>
            <w:rFonts w:asciiTheme="minorHAnsi" w:eastAsiaTheme="minorHAnsi" w:hAnsiTheme="minorHAnsi" w:hint="eastAsia"/>
            <w:color w:val="000000"/>
            <w:szCs w:val="20"/>
          </w:rPr>
          <w:t>를 말한다.</w:t>
        </w:r>
        <w:r w:rsidR="00232090">
          <w:rPr>
            <w:rFonts w:asciiTheme="minorHAnsi" w:eastAsiaTheme="minorHAnsi" w:hAnsiTheme="minorHAnsi"/>
            <w:color w:val="000000"/>
            <w:szCs w:val="20"/>
          </w:rPr>
          <w:t xml:space="preserve"> </w:t>
        </w:r>
      </w:ins>
    </w:p>
    <w:p w14:paraId="642E5C98" w14:textId="181B5D81" w:rsidR="00232090" w:rsidRPr="00CF5FE9" w:rsidRDefault="00232090" w:rsidP="00AB2A2F">
      <w:pPr>
        <w:numPr>
          <w:ilvl w:val="0"/>
          <w:numId w:val="1"/>
        </w:numPr>
        <w:spacing w:line="320" w:lineRule="exact"/>
        <w:ind w:left="1080" w:hanging="360"/>
        <w:rPr>
          <w:rFonts w:asciiTheme="minorHAnsi" w:eastAsiaTheme="minorHAnsi" w:hAnsiTheme="minorHAnsi"/>
          <w:color w:val="000000"/>
          <w:szCs w:val="20"/>
        </w:rPr>
      </w:pPr>
      <w:ins w:id="11" w:author="윤현정 (Hyunjeong Yoon)" w:date="2025-07-22T17:37:00Z">
        <w:r>
          <w:rPr>
            <w:rFonts w:asciiTheme="minorHAnsi" w:eastAsiaTheme="minorHAnsi" w:hAnsiTheme="minorHAnsi"/>
            <w:color w:val="000000"/>
            <w:szCs w:val="20"/>
          </w:rPr>
          <w:t>”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>모바일</w:t>
        </w:r>
        <w:r>
          <w:rPr>
            <w:rFonts w:asciiTheme="minorHAnsi" w:eastAsiaTheme="minorHAnsi" w:hAnsiTheme="minorHAnsi"/>
            <w:color w:val="000000"/>
            <w:szCs w:val="20"/>
          </w:rPr>
          <w:t xml:space="preserve"> 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>c</w:t>
        </w:r>
        <w:r>
          <w:rPr>
            <w:rFonts w:asciiTheme="minorHAnsi" w:eastAsiaTheme="minorHAnsi" w:hAnsiTheme="minorHAnsi"/>
            <w:color w:val="000000"/>
            <w:szCs w:val="20"/>
          </w:rPr>
          <w:t>m”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>라</w:t>
        </w:r>
      </w:ins>
      <w:ins w:id="12" w:author="윤현정 (Hyunjeong Yoon)" w:date="2025-07-22T17:38:00Z">
        <w:r>
          <w:rPr>
            <w:rFonts w:asciiTheme="minorHAnsi" w:eastAsiaTheme="minorHAnsi" w:hAnsiTheme="minorHAnsi" w:hint="eastAsia"/>
            <w:color w:val="000000"/>
            <w:szCs w:val="20"/>
          </w:rPr>
          <w:t xml:space="preserve"> 함은 </w:t>
        </w:r>
        <w:r>
          <w:rPr>
            <w:rFonts w:asciiTheme="minorHAnsi" w:eastAsiaTheme="minorHAnsi" w:hAnsiTheme="minorHAnsi"/>
            <w:color w:val="000000"/>
            <w:szCs w:val="20"/>
          </w:rPr>
          <w:t>‘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>을</w:t>
        </w:r>
        <w:r>
          <w:rPr>
            <w:rFonts w:asciiTheme="minorHAnsi" w:eastAsiaTheme="minorHAnsi" w:hAnsiTheme="minorHAnsi"/>
            <w:color w:val="000000"/>
            <w:szCs w:val="20"/>
          </w:rPr>
          <w:t>’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>이 본 계약을 이행하기 위하여 시공의뢰품,</w:t>
        </w:r>
        <w:r>
          <w:rPr>
            <w:rFonts w:asciiTheme="minorHAnsi" w:eastAsiaTheme="minorHAnsi" w:hAnsiTheme="minorHAnsi"/>
            <w:color w:val="000000"/>
            <w:szCs w:val="20"/>
          </w:rPr>
          <w:t xml:space="preserve"> </w:t>
        </w:r>
        <w:proofErr w:type="spellStart"/>
        <w:r>
          <w:rPr>
            <w:rFonts w:asciiTheme="minorHAnsi" w:eastAsiaTheme="minorHAnsi" w:hAnsiTheme="minorHAnsi" w:hint="eastAsia"/>
            <w:color w:val="000000"/>
            <w:szCs w:val="20"/>
          </w:rPr>
          <w:t>시공납기</w:t>
        </w:r>
        <w:proofErr w:type="spellEnd"/>
        <w:r>
          <w:rPr>
            <w:rFonts w:asciiTheme="minorHAnsi" w:eastAsiaTheme="minorHAnsi" w:hAnsiTheme="minorHAnsi" w:hint="eastAsia"/>
            <w:color w:val="000000"/>
            <w:szCs w:val="20"/>
          </w:rPr>
          <w:t>,</w:t>
        </w:r>
        <w:r>
          <w:rPr>
            <w:rFonts w:asciiTheme="minorHAnsi" w:eastAsiaTheme="minorHAnsi" w:hAnsiTheme="minorHAnsi"/>
            <w:color w:val="000000"/>
            <w:szCs w:val="20"/>
          </w:rPr>
          <w:t xml:space="preserve"> 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>소비자 등을 확인 할 수 있는 소</w:t>
        </w:r>
      </w:ins>
      <w:ins w:id="13" w:author="윤현정 (Hyunjeong Yoon)" w:date="2025-07-22T17:39:00Z">
        <w:r>
          <w:rPr>
            <w:rFonts w:asciiTheme="minorHAnsi" w:eastAsiaTheme="minorHAnsi" w:hAnsiTheme="minorHAnsi" w:hint="eastAsia"/>
            <w:color w:val="000000"/>
            <w:szCs w:val="20"/>
          </w:rPr>
          <w:t>프트웨어를 말한다.</w:t>
        </w:r>
        <w:r>
          <w:rPr>
            <w:rFonts w:asciiTheme="minorHAnsi" w:eastAsiaTheme="minorHAnsi" w:hAnsiTheme="minorHAnsi"/>
            <w:color w:val="000000"/>
            <w:szCs w:val="20"/>
          </w:rPr>
          <w:t xml:space="preserve"> </w:t>
        </w:r>
      </w:ins>
    </w:p>
    <w:p w14:paraId="02DDED14" w14:textId="77777777" w:rsidR="004A56A2" w:rsidRPr="00CF5FE9" w:rsidRDefault="004A56A2" w:rsidP="004A56A2">
      <w:pPr>
        <w:spacing w:line="320" w:lineRule="exact"/>
        <w:rPr>
          <w:rFonts w:asciiTheme="minorHAnsi" w:eastAsiaTheme="minorHAnsi" w:hAnsiTheme="minorHAnsi"/>
          <w:color w:val="000000"/>
          <w:szCs w:val="20"/>
        </w:rPr>
      </w:pPr>
    </w:p>
    <w:p w14:paraId="16DCD483" w14:textId="77777777" w:rsidR="004A56A2" w:rsidRPr="00CF5FE9" w:rsidRDefault="004A56A2" w:rsidP="004A56A2">
      <w:pPr>
        <w:spacing w:line="320" w:lineRule="exact"/>
        <w:rPr>
          <w:rFonts w:asciiTheme="minorHAnsi" w:eastAsiaTheme="minorHAnsi" w:hAnsiTheme="minorHAnsi"/>
          <w:b/>
          <w:bCs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제3조 [제출서류]</w:t>
      </w:r>
    </w:p>
    <w:p w14:paraId="30D15A91" w14:textId="77777777" w:rsidR="004A56A2" w:rsidRPr="00CF5FE9" w:rsidRDefault="004A56A2" w:rsidP="00AB2A2F">
      <w:pPr>
        <w:numPr>
          <w:ilvl w:val="0"/>
          <w:numId w:val="2"/>
        </w:numPr>
        <w:tabs>
          <w:tab w:val="num" w:pos="720"/>
        </w:tabs>
        <w:spacing w:line="320" w:lineRule="exact"/>
        <w:ind w:left="720" w:hanging="294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은 본 계약을 체결함에 있어서 다음 각 호의 서류를 제출하여야 한다.</w:t>
      </w:r>
    </w:p>
    <w:p w14:paraId="6A8C4743" w14:textId="77777777" w:rsidR="004A56A2" w:rsidRPr="00CF5FE9" w:rsidRDefault="004A56A2" w:rsidP="00AB2A2F">
      <w:pPr>
        <w:numPr>
          <w:ilvl w:val="1"/>
          <w:numId w:val="2"/>
        </w:numPr>
        <w:spacing w:line="320" w:lineRule="exact"/>
        <w:ind w:left="1077" w:hanging="357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>인감증명서 1부</w:t>
      </w:r>
    </w:p>
    <w:p w14:paraId="2296C655" w14:textId="77777777" w:rsidR="00407020" w:rsidRPr="00CF5FE9" w:rsidRDefault="00407020" w:rsidP="00AB2A2F">
      <w:pPr>
        <w:numPr>
          <w:ilvl w:val="1"/>
          <w:numId w:val="2"/>
        </w:numPr>
        <w:spacing w:line="320" w:lineRule="exact"/>
        <w:ind w:left="1077" w:hanging="357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>사업자등록증 사본 1부</w:t>
      </w:r>
    </w:p>
    <w:p w14:paraId="0D43816D" w14:textId="77777777" w:rsidR="00407020" w:rsidRPr="00CF5FE9" w:rsidRDefault="00407020" w:rsidP="00AB2A2F">
      <w:pPr>
        <w:numPr>
          <w:ilvl w:val="1"/>
          <w:numId w:val="2"/>
        </w:numPr>
        <w:spacing w:line="320" w:lineRule="exact"/>
        <w:ind w:left="1077" w:hanging="357"/>
        <w:rPr>
          <w:rFonts w:asciiTheme="minorHAnsi" w:eastAsiaTheme="minorHAnsi" w:hAnsiTheme="minorHAnsi"/>
          <w:color w:val="000000"/>
          <w:szCs w:val="20"/>
        </w:rPr>
      </w:pP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스마트빌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가입 확인서 사본 </w:t>
      </w:r>
      <w:r w:rsidRPr="00CF5FE9">
        <w:rPr>
          <w:rFonts w:asciiTheme="minorHAnsi" w:eastAsiaTheme="minorHAnsi" w:hAnsiTheme="minorHAnsi"/>
          <w:color w:val="000000"/>
          <w:szCs w:val="20"/>
        </w:rPr>
        <w:t>1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부</w:t>
      </w:r>
    </w:p>
    <w:p w14:paraId="71C8DE34" w14:textId="77777777" w:rsidR="004A56A2" w:rsidRPr="00CF5FE9" w:rsidRDefault="00407020" w:rsidP="00AB2A2F">
      <w:pPr>
        <w:numPr>
          <w:ilvl w:val="1"/>
          <w:numId w:val="2"/>
        </w:numPr>
        <w:spacing w:line="320" w:lineRule="exact"/>
        <w:ind w:left="1077" w:hanging="357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신한은행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전자방식외상매출채권담보대출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결제계좌 등록확인서 1부</w:t>
      </w:r>
    </w:p>
    <w:p w14:paraId="42016627" w14:textId="77777777" w:rsidR="004A56A2" w:rsidRPr="00CF5FE9" w:rsidRDefault="00407020" w:rsidP="00AB2A2F">
      <w:pPr>
        <w:numPr>
          <w:ilvl w:val="1"/>
          <w:numId w:val="2"/>
        </w:numPr>
        <w:spacing w:line="320" w:lineRule="exact"/>
        <w:ind w:left="1077" w:hanging="357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기타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이 필요로 하는 서류</w:t>
      </w:r>
    </w:p>
    <w:p w14:paraId="4AB8CA59" w14:textId="77777777" w:rsidR="004A56A2" w:rsidRPr="00CF5FE9" w:rsidRDefault="004A56A2" w:rsidP="00AB2A2F">
      <w:pPr>
        <w:numPr>
          <w:ilvl w:val="0"/>
          <w:numId w:val="2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에게 제출한 서류의 기재사항이 변경된 경우에는 지체 없이 변경 후 서류를 제출하여야 한다. 이를 지체 또는 위반하여 발생하는 문제는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의 책임으로 한다.</w:t>
      </w:r>
    </w:p>
    <w:p w14:paraId="2E378C8E" w14:textId="77777777" w:rsidR="004A56A2" w:rsidRPr="00CF5FE9" w:rsidRDefault="004A56A2" w:rsidP="004A56A2">
      <w:pPr>
        <w:spacing w:line="320" w:lineRule="exact"/>
        <w:ind w:left="200" w:hangingChars="100" w:hanging="200"/>
        <w:rPr>
          <w:rFonts w:asciiTheme="minorHAnsi" w:eastAsiaTheme="minorHAnsi" w:hAnsiTheme="minorHAnsi"/>
          <w:color w:val="000000"/>
          <w:szCs w:val="20"/>
        </w:rPr>
      </w:pPr>
    </w:p>
    <w:p w14:paraId="2417DD5C" w14:textId="77777777" w:rsidR="00915B6C" w:rsidRPr="00CF5FE9" w:rsidRDefault="004A56A2" w:rsidP="00D64369">
      <w:pPr>
        <w:spacing w:line="320" w:lineRule="exact"/>
        <w:ind w:left="366" w:hangingChars="183" w:hanging="366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 xml:space="preserve">제4조 [시공장비 및 </w:t>
      </w:r>
      <w:proofErr w:type="spellStart"/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장구류</w:t>
      </w:r>
      <w:proofErr w:type="spellEnd"/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 xml:space="preserve"> 등] </w:t>
      </w:r>
    </w:p>
    <w:p w14:paraId="4293C79F" w14:textId="77777777" w:rsidR="004A56A2" w:rsidRPr="00CF5FE9" w:rsidRDefault="004A56A2" w:rsidP="00AB2A2F">
      <w:pPr>
        <w:pStyle w:val="af0"/>
        <w:numPr>
          <w:ilvl w:val="0"/>
          <w:numId w:val="32"/>
        </w:numPr>
        <w:spacing w:line="320" w:lineRule="exact"/>
        <w:ind w:leftChars="0" w:left="720" w:hanging="295"/>
        <w:rPr>
          <w:rFonts w:asciiTheme="minorHAnsi" w:eastAsiaTheme="minorHAnsi" w:hAnsiTheme="minorHAnsi"/>
          <w:bCs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lastRenderedPageBreak/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은 본 계약의 원활한 이행을 위하여 다음 각 호의 시공장비 및 장구류를 구비하여야 한다.</w:t>
      </w:r>
    </w:p>
    <w:p w14:paraId="3A5DF741" w14:textId="77777777" w:rsidR="004A56A2" w:rsidRPr="00CF5FE9" w:rsidRDefault="004A56A2" w:rsidP="00AB2A2F">
      <w:pPr>
        <w:numPr>
          <w:ilvl w:val="0"/>
          <w:numId w:val="15"/>
        </w:numPr>
        <w:spacing w:line="320" w:lineRule="exact"/>
        <w:ind w:left="1077" w:hanging="357"/>
        <w:rPr>
          <w:rFonts w:asciiTheme="minorHAnsi" w:eastAsiaTheme="minorHAnsi" w:hAnsiTheme="minorHAnsi"/>
          <w:bCs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 xml:space="preserve">필수장비 및 </w:t>
      </w:r>
      <w:proofErr w:type="spellStart"/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장구</w:t>
      </w:r>
      <w:r w:rsidR="00EA3971" w:rsidRPr="00CF5FE9">
        <w:rPr>
          <w:rFonts w:asciiTheme="minorHAnsi" w:eastAsiaTheme="minorHAnsi" w:hAnsiTheme="minorHAnsi" w:hint="eastAsia"/>
          <w:bCs/>
          <w:color w:val="000000"/>
          <w:szCs w:val="20"/>
        </w:rPr>
        <w:t>류</w:t>
      </w:r>
      <w:proofErr w:type="spellEnd"/>
      <w:r w:rsidR="00D64369" w:rsidRPr="00CF5FE9">
        <w:rPr>
          <w:rFonts w:asciiTheme="minorHAnsi" w:eastAsiaTheme="minorHAnsi" w:hAnsiTheme="minorHAnsi"/>
          <w:bCs/>
          <w:color w:val="000000"/>
          <w:szCs w:val="20"/>
        </w:rPr>
        <w:br/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 xml:space="preserve">이 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>’</w:t>
      </w:r>
      <w:proofErr w:type="spellStart"/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으로부터</w:t>
      </w:r>
      <w:proofErr w:type="spellEnd"/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>“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시공의뢰품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>”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 xml:space="preserve">을 인수받아 </w:t>
      </w:r>
      <w:proofErr w:type="spellStart"/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시공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·회수시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필요한 장비 및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장구류</w:t>
      </w:r>
      <w:proofErr w:type="spellEnd"/>
    </w:p>
    <w:p w14:paraId="41E33FF2" w14:textId="77777777" w:rsidR="004A56A2" w:rsidRPr="00CF5FE9" w:rsidRDefault="004A56A2" w:rsidP="004A56A2">
      <w:pPr>
        <w:spacing w:line="320" w:lineRule="exact"/>
        <w:ind w:left="1250"/>
        <w:rPr>
          <w:rFonts w:asciiTheme="minorHAnsi" w:eastAsiaTheme="minorHAnsi" w:hAnsiTheme="minorHAnsi"/>
          <w:bCs/>
          <w:color w:val="000000"/>
          <w:szCs w:val="20"/>
        </w:rPr>
      </w:pPr>
      <w:proofErr w:type="gramStart"/>
      <w:r w:rsidRPr="00CF5FE9">
        <w:rPr>
          <w:rFonts w:asciiTheme="minorHAnsi" w:eastAsiaTheme="minorHAnsi" w:hAnsiTheme="minorHAnsi"/>
          <w:color w:val="000000"/>
          <w:szCs w:val="20"/>
        </w:rPr>
        <w:t xml:space="preserve">(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전동드릴</w:t>
      </w:r>
      <w:proofErr w:type="gramEnd"/>
      <w:r w:rsidRPr="00CF5FE9">
        <w:rPr>
          <w:rFonts w:asciiTheme="minorHAnsi" w:eastAsiaTheme="minorHAnsi" w:hAnsiTheme="minorHAnsi" w:hint="eastAsia"/>
          <w:color w:val="000000"/>
          <w:szCs w:val="20"/>
        </w:rPr>
        <w:t>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전기드릴_벽고정용,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시공매트 등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)</w:t>
      </w:r>
    </w:p>
    <w:p w14:paraId="4618FDC2" w14:textId="77777777" w:rsidR="004A56A2" w:rsidRPr="00CF5FE9" w:rsidRDefault="004A56A2" w:rsidP="00AB2A2F">
      <w:pPr>
        <w:numPr>
          <w:ilvl w:val="0"/>
          <w:numId w:val="15"/>
        </w:numPr>
        <w:spacing w:line="320" w:lineRule="exact"/>
        <w:ind w:left="1077" w:hanging="357"/>
        <w:rPr>
          <w:rFonts w:asciiTheme="minorHAnsi" w:eastAsiaTheme="minorHAnsi" w:hAnsiTheme="minorHAnsi"/>
          <w:color w:val="000000"/>
          <w:szCs w:val="20"/>
        </w:rPr>
      </w:pPr>
      <w:proofErr w:type="spellStart"/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시공복</w:t>
      </w:r>
      <w:proofErr w:type="spellEnd"/>
    </w:p>
    <w:p w14:paraId="47CBC2F5" w14:textId="77777777" w:rsidR="004A56A2" w:rsidRPr="00CF5FE9" w:rsidRDefault="004A56A2" w:rsidP="004A56A2">
      <w:pPr>
        <w:spacing w:line="320" w:lineRule="exact"/>
        <w:ind w:left="1250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의 서비스품질 유지 등을 위해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정하는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복장규정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에 따른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시공복</w:t>
      </w:r>
      <w:proofErr w:type="spellEnd"/>
    </w:p>
    <w:p w14:paraId="6F0315C8" w14:textId="77777777" w:rsidR="004A56A2" w:rsidRPr="00CF5FE9" w:rsidRDefault="004A56A2" w:rsidP="004A56A2">
      <w:pPr>
        <w:spacing w:line="320" w:lineRule="exact"/>
        <w:rPr>
          <w:rFonts w:asciiTheme="minorHAnsi" w:eastAsiaTheme="minorHAnsi" w:hAnsiTheme="minorHAnsi"/>
          <w:bCs/>
          <w:color w:val="000000"/>
          <w:szCs w:val="20"/>
        </w:rPr>
      </w:pPr>
    </w:p>
    <w:p w14:paraId="64677F42" w14:textId="77777777" w:rsidR="004A56A2" w:rsidRPr="00CF5FE9" w:rsidRDefault="004A56A2" w:rsidP="004A56A2">
      <w:pPr>
        <w:spacing w:line="320" w:lineRule="exact"/>
        <w:rPr>
          <w:rFonts w:asciiTheme="minorHAnsi" w:eastAsiaTheme="minorHAnsi" w:hAnsiTheme="minorHAnsi"/>
          <w:b/>
          <w:bCs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 xml:space="preserve">제5조 [시공장비 및 </w:t>
      </w:r>
      <w:proofErr w:type="spellStart"/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장구류등의</w:t>
      </w:r>
      <w:proofErr w:type="spellEnd"/>
      <w:r w:rsidRPr="00CF5FE9">
        <w:rPr>
          <w:rFonts w:asciiTheme="minorHAnsi" w:eastAsiaTheme="minorHAnsi" w:hAnsiTheme="minorHAnsi"/>
          <w:b/>
          <w:bCs/>
          <w:color w:val="000000"/>
          <w:szCs w:val="20"/>
        </w:rPr>
        <w:t xml:space="preserve"> </w:t>
      </w:r>
      <w:proofErr w:type="spellStart"/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양도•대여</w:t>
      </w:r>
      <w:proofErr w:type="spellEnd"/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 xml:space="preserve"> 등</w:t>
      </w:r>
      <w:r w:rsidRPr="00CF5FE9">
        <w:rPr>
          <w:rFonts w:asciiTheme="minorHAnsi" w:eastAsiaTheme="minorHAnsi" w:hAnsiTheme="minorHAnsi"/>
          <w:b/>
          <w:bCs/>
          <w:color w:val="000000"/>
          <w:szCs w:val="20"/>
        </w:rPr>
        <w:t>]</w:t>
      </w:r>
    </w:p>
    <w:p w14:paraId="7189EC80" w14:textId="77777777" w:rsidR="00F65402" w:rsidRPr="00CF5FE9" w:rsidRDefault="00F65402" w:rsidP="00AB2A2F">
      <w:pPr>
        <w:numPr>
          <w:ilvl w:val="0"/>
          <w:numId w:val="25"/>
        </w:numPr>
        <w:spacing w:line="320" w:lineRule="exact"/>
        <w:ind w:left="720" w:hanging="295"/>
        <w:rPr>
          <w:rFonts w:asciiTheme="minorHAnsi" w:eastAsiaTheme="minorHAnsi" w:hAnsiTheme="minorHAnsi"/>
          <w:bCs/>
          <w:color w:val="000000"/>
          <w:szCs w:val="20"/>
        </w:rPr>
      </w:pPr>
      <w:r w:rsidRPr="00CF5FE9">
        <w:rPr>
          <w:rFonts w:asciiTheme="minorHAnsi" w:eastAsiaTheme="minorHAnsi" w:hAnsiTheme="minorHAnsi"/>
          <w:bCs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 xml:space="preserve">은 시공용역을 수행함에 있어 </w:t>
      </w:r>
      <w:proofErr w:type="spellStart"/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품질유지·개선</w:t>
      </w:r>
      <w:proofErr w:type="spellEnd"/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 xml:space="preserve"> 및 기타 정당한 사유가 있거나 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 xml:space="preserve">의 요청이 있는 경우에 자신의 시공장비 및 </w:t>
      </w:r>
      <w:proofErr w:type="spellStart"/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장구류등을</w:t>
      </w:r>
      <w:proofErr w:type="spellEnd"/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 xml:space="preserve"> 무상으로 지원하거나 매도 또는 임대할 수 있다.</w:t>
      </w:r>
    </w:p>
    <w:p w14:paraId="5342EF6C" w14:textId="77777777" w:rsidR="00F65402" w:rsidRPr="00CF5FE9" w:rsidRDefault="00F65402" w:rsidP="00AB2A2F">
      <w:pPr>
        <w:numPr>
          <w:ilvl w:val="0"/>
          <w:numId w:val="25"/>
        </w:numPr>
        <w:spacing w:line="320" w:lineRule="exact"/>
        <w:ind w:left="720" w:hanging="295"/>
        <w:rPr>
          <w:rFonts w:asciiTheme="minorHAnsi" w:eastAsiaTheme="minorHAnsi" w:hAnsiTheme="minorHAnsi"/>
          <w:bCs/>
          <w:color w:val="000000"/>
          <w:szCs w:val="20"/>
        </w:rPr>
      </w:pPr>
      <w:r w:rsidRPr="00CF5FE9">
        <w:rPr>
          <w:rFonts w:asciiTheme="minorHAnsi" w:eastAsiaTheme="minorHAnsi" w:hAnsiTheme="minorHAnsi"/>
          <w:bCs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 xml:space="preserve">이 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 xml:space="preserve">에게 시공장비 및 </w:t>
      </w:r>
      <w:proofErr w:type="spellStart"/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장구류등을</w:t>
      </w:r>
      <w:proofErr w:type="spellEnd"/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 xml:space="preserve"> 매도 또는 임대할 경우에 그 가격,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임대료,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보관,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반환 등에 관한 사항은 상호 협의로 정한다.</w:t>
      </w:r>
    </w:p>
    <w:p w14:paraId="49E7E511" w14:textId="77777777" w:rsidR="00F65402" w:rsidRPr="00CF5FE9" w:rsidRDefault="00F65402" w:rsidP="00AB2A2F">
      <w:pPr>
        <w:pStyle w:val="af0"/>
        <w:numPr>
          <w:ilvl w:val="0"/>
          <w:numId w:val="25"/>
        </w:numPr>
        <w:spacing w:line="320" w:lineRule="exact"/>
        <w:ind w:leftChars="0" w:left="720" w:hanging="295"/>
        <w:rPr>
          <w:rFonts w:asciiTheme="minorHAnsi" w:eastAsiaTheme="minorHAnsi" w:hAnsiTheme="minorHAnsi"/>
          <w:b/>
          <w:bCs/>
          <w:color w:val="000000"/>
          <w:szCs w:val="20"/>
        </w:rPr>
      </w:pPr>
      <w:r w:rsidRPr="00CF5FE9">
        <w:rPr>
          <w:rFonts w:asciiTheme="minorHAnsi" w:eastAsiaTheme="minorHAnsi" w:hAnsiTheme="minorHAnsi"/>
          <w:bCs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 xml:space="preserve">이 제공한 시공장비 및 </w:t>
      </w:r>
      <w:proofErr w:type="spellStart"/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장구류등에</w:t>
      </w:r>
      <w:proofErr w:type="spellEnd"/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 xml:space="preserve"> 대한 소유권은 그 점유가 이전된 때에 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이 취득한다.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다만,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 xml:space="preserve">무상인 경우에 한해 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 xml:space="preserve">이 시공장비 및 </w:t>
      </w:r>
      <w:proofErr w:type="spellStart"/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장구류등의</w:t>
      </w:r>
      <w:proofErr w:type="spellEnd"/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 xml:space="preserve"> 소유권을 유보한 때에는 그러하지 아니한다.</w:t>
      </w:r>
    </w:p>
    <w:p w14:paraId="604B870E" w14:textId="77777777" w:rsidR="004A56A2" w:rsidRPr="00CF5FE9" w:rsidRDefault="004A56A2" w:rsidP="00AB2A2F">
      <w:pPr>
        <w:pStyle w:val="af0"/>
        <w:numPr>
          <w:ilvl w:val="0"/>
          <w:numId w:val="25"/>
        </w:numPr>
        <w:spacing w:line="320" w:lineRule="exact"/>
        <w:ind w:leftChars="0" w:left="720" w:hanging="295"/>
        <w:rPr>
          <w:rFonts w:asciiTheme="minorHAnsi" w:eastAsiaTheme="minorHAnsi" w:hAnsiTheme="minorHAnsi"/>
          <w:b/>
          <w:bCs/>
          <w:color w:val="000000"/>
          <w:szCs w:val="20"/>
        </w:rPr>
      </w:pPr>
      <w:r w:rsidRPr="00CF5FE9">
        <w:rPr>
          <w:rFonts w:asciiTheme="minorHAnsi" w:eastAsiaTheme="minorHAnsi" w:hAnsiTheme="minorHAnsi"/>
          <w:bCs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 xml:space="preserve">은 무상으로 제공받은 시공장비 및 </w:t>
      </w:r>
      <w:proofErr w:type="spellStart"/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장구류등을</w:t>
      </w:r>
      <w:proofErr w:type="spellEnd"/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 xml:space="preserve">의 동의없이 이 계약에서 정한 내용 외의 용도로 사용하거나 제3자에게 </w:t>
      </w:r>
      <w:proofErr w:type="spellStart"/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양도</w:t>
      </w:r>
      <w:r w:rsidR="008F00E0" w:rsidRPr="00CF5FE9">
        <w:rPr>
          <w:rFonts w:asciiTheme="minorHAnsi" w:eastAsiaTheme="minorHAnsi" w:hAnsiTheme="minorHAnsi" w:hint="eastAsia"/>
          <w:bCs/>
          <w:color w:val="000000"/>
          <w:szCs w:val="20"/>
        </w:rPr>
        <w:t>·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대여하거나</w:t>
      </w:r>
      <w:proofErr w:type="spellEnd"/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 xml:space="preserve"> 담보로 제공할 수 없다.</w:t>
      </w:r>
    </w:p>
    <w:p w14:paraId="4C8901AC" w14:textId="77777777" w:rsidR="004A56A2" w:rsidRPr="00CF5FE9" w:rsidRDefault="004A56A2" w:rsidP="00AB2A2F">
      <w:pPr>
        <w:pStyle w:val="af0"/>
        <w:numPr>
          <w:ilvl w:val="0"/>
          <w:numId w:val="25"/>
        </w:numPr>
        <w:spacing w:line="320" w:lineRule="exact"/>
        <w:ind w:leftChars="0" w:left="720" w:hanging="295"/>
        <w:rPr>
          <w:rFonts w:asciiTheme="minorHAnsi" w:eastAsiaTheme="minorHAnsi" w:hAnsiTheme="minorHAnsi"/>
          <w:b/>
          <w:bCs/>
          <w:color w:val="000000"/>
          <w:szCs w:val="20"/>
        </w:rPr>
      </w:pPr>
      <w:r w:rsidRPr="00CF5FE9">
        <w:rPr>
          <w:rFonts w:asciiTheme="minorHAnsi" w:eastAsiaTheme="minorHAnsi" w:hAnsiTheme="minorHAnsi"/>
          <w:bCs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 xml:space="preserve">이 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>’</w:t>
      </w:r>
      <w:proofErr w:type="spellStart"/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으로부터</w:t>
      </w:r>
      <w:proofErr w:type="spellEnd"/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 xml:space="preserve"> 시공장비 및 </w:t>
      </w:r>
      <w:proofErr w:type="spellStart"/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장구류등을</w:t>
      </w:r>
      <w:proofErr w:type="spellEnd"/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 xml:space="preserve"> 유상으로 구입한 경우에 그 대금의 지급시기는 </w:t>
      </w:r>
      <w:r w:rsidR="00781396" w:rsidRPr="00CF5FE9">
        <w:rPr>
          <w:rFonts w:asciiTheme="minorHAnsi" w:eastAsiaTheme="minorHAnsi" w:hAnsiTheme="minorHAnsi" w:hint="eastAsia"/>
          <w:bCs/>
          <w:color w:val="000000"/>
          <w:szCs w:val="20"/>
        </w:rPr>
        <w:t>수수료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의 지급일로 한다.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 xml:space="preserve">이 경우에 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 xml:space="preserve">은 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 xml:space="preserve">에게 지급할 용역비에서 시공장비 및 </w:t>
      </w:r>
      <w:proofErr w:type="spellStart"/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장구류</w:t>
      </w:r>
      <w:proofErr w:type="spellEnd"/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 xml:space="preserve"> 등에 대금을 상계할 수 있다.</w:t>
      </w:r>
    </w:p>
    <w:p w14:paraId="3F11F84E" w14:textId="77777777" w:rsidR="008A27E5" w:rsidRPr="00CF5FE9" w:rsidRDefault="008A27E5" w:rsidP="00075439">
      <w:pPr>
        <w:spacing w:line="320" w:lineRule="exact"/>
        <w:rPr>
          <w:rFonts w:asciiTheme="minorHAnsi" w:eastAsiaTheme="minorHAnsi" w:hAnsiTheme="minorHAnsi"/>
          <w:bCs/>
          <w:color w:val="000000"/>
          <w:szCs w:val="20"/>
        </w:rPr>
      </w:pPr>
    </w:p>
    <w:p w14:paraId="2F6F937E" w14:textId="77777777" w:rsidR="008A27E5" w:rsidRPr="00CF5FE9" w:rsidRDefault="008A27E5" w:rsidP="008A27E5">
      <w:pPr>
        <w:spacing w:line="320" w:lineRule="exact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제6조 [담보의 제공]</w:t>
      </w:r>
    </w:p>
    <w:p w14:paraId="667A035E" w14:textId="77777777" w:rsidR="008A27E5" w:rsidRPr="00CF5FE9" w:rsidRDefault="008A27E5" w:rsidP="00AB2A2F">
      <w:pPr>
        <w:widowControl/>
        <w:numPr>
          <w:ilvl w:val="0"/>
          <w:numId w:val="16"/>
        </w:numPr>
        <w:autoSpaceDE/>
        <w:autoSpaceDN/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은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본 계약의 성실한 이행을 담보하기 위하여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아래 기준에 따른 보증금을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에게 예치 한다.</w:t>
      </w:r>
    </w:p>
    <w:tbl>
      <w:tblPr>
        <w:tblpPr w:leftFromText="142" w:rightFromText="142" w:vertAnchor="text" w:tblpXSpec="center" w:tblpY="1"/>
        <w:tblOverlap w:val="never"/>
        <w:tblW w:w="8789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09"/>
        <w:gridCol w:w="1923"/>
        <w:gridCol w:w="1608"/>
        <w:gridCol w:w="722"/>
        <w:gridCol w:w="2056"/>
        <w:gridCol w:w="1771"/>
      </w:tblGrid>
      <w:tr w:rsidR="00075439" w:rsidRPr="00CF5FE9" w14:paraId="219DAA39" w14:textId="77777777" w:rsidTr="00075439">
        <w:trPr>
          <w:trHeight w:val="302"/>
        </w:trPr>
        <w:tc>
          <w:tcPr>
            <w:tcW w:w="70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E008A2" w14:textId="77777777" w:rsidR="008A27E5" w:rsidRPr="00CF5FE9" w:rsidRDefault="008A27E5" w:rsidP="00613F91">
            <w:pPr>
              <w:rPr>
                <w:rFonts w:asciiTheme="minorHAnsi" w:eastAsiaTheme="minorHAnsi" w:hAnsiTheme="minorHAnsi" w:cs="굴림"/>
                <w:b/>
                <w:color w:val="000000"/>
                <w:kern w:val="0"/>
                <w:szCs w:val="20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B826BD" w14:textId="77777777" w:rsidR="008A27E5" w:rsidRPr="00CF5FE9" w:rsidRDefault="008A27E5" w:rsidP="00613F91">
            <w:pPr>
              <w:rPr>
                <w:rFonts w:asciiTheme="minorHAnsi" w:eastAsiaTheme="minorHAnsi" w:hAnsiTheme="minorHAnsi"/>
                <w:b/>
                <w:color w:val="000000"/>
                <w:kern w:val="0"/>
                <w:szCs w:val="20"/>
              </w:rPr>
            </w:pPr>
          </w:p>
        </w:tc>
        <w:tc>
          <w:tcPr>
            <w:tcW w:w="160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B2EC1D" w14:textId="77777777" w:rsidR="008A27E5" w:rsidRPr="00CF5FE9" w:rsidRDefault="008A27E5" w:rsidP="00613F91">
            <w:pPr>
              <w:rPr>
                <w:rFonts w:asciiTheme="minorHAnsi" w:eastAsiaTheme="minorHAnsi" w:hAnsiTheme="minorHAnsi"/>
                <w:b/>
                <w:color w:val="000000"/>
                <w:kern w:val="0"/>
                <w:szCs w:val="20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C18EB00" w14:textId="77777777" w:rsidR="008A27E5" w:rsidRPr="00CF5FE9" w:rsidRDefault="008A27E5" w:rsidP="00613F91">
            <w:pPr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205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2FC505D" w14:textId="77777777" w:rsidR="008A27E5" w:rsidRPr="00CF5FE9" w:rsidRDefault="008A27E5" w:rsidP="00613F91">
            <w:pPr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177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4A3F93F" w14:textId="77777777" w:rsidR="008A27E5" w:rsidRPr="00CF5FE9" w:rsidRDefault="008A27E5" w:rsidP="00075439">
            <w:pPr>
              <w:jc w:val="right"/>
              <w:rPr>
                <w:rFonts w:asciiTheme="minorHAnsi" w:eastAsiaTheme="minorHAnsi" w:hAnsiTheme="minorHAnsi" w:cs="굴림"/>
                <w:b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 w:hint="eastAsia"/>
                <w:b/>
                <w:color w:val="000000"/>
                <w:kern w:val="0"/>
                <w:szCs w:val="20"/>
              </w:rPr>
              <w:t>(</w:t>
            </w:r>
            <w:proofErr w:type="gramStart"/>
            <w:r w:rsidRPr="00CF5FE9">
              <w:rPr>
                <w:rFonts w:asciiTheme="minorHAnsi" w:eastAsiaTheme="minorHAnsi" w:hAnsiTheme="minorHAnsi" w:cs="굴림" w:hint="eastAsia"/>
                <w:b/>
                <w:color w:val="000000"/>
                <w:kern w:val="0"/>
                <w:szCs w:val="20"/>
              </w:rPr>
              <w:t>단위 :</w:t>
            </w:r>
            <w:proofErr w:type="gramEnd"/>
            <w:r w:rsidRPr="00CF5FE9">
              <w:rPr>
                <w:rFonts w:asciiTheme="minorHAnsi" w:eastAsiaTheme="minorHAnsi" w:hAnsiTheme="minorHAnsi" w:cs="굴림" w:hint="eastAsia"/>
                <w:b/>
                <w:color w:val="000000"/>
                <w:kern w:val="0"/>
                <w:szCs w:val="20"/>
              </w:rPr>
              <w:t xml:space="preserve"> 만원)</w:t>
            </w:r>
          </w:p>
        </w:tc>
      </w:tr>
      <w:tr w:rsidR="00075439" w:rsidRPr="00CF5FE9" w14:paraId="4A7870BC" w14:textId="77777777" w:rsidTr="001C2BF6">
        <w:trPr>
          <w:trHeight w:val="292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8195C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bCs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 w:hint="eastAsia"/>
                <w:bCs/>
                <w:color w:val="000000"/>
                <w:kern w:val="0"/>
                <w:szCs w:val="20"/>
              </w:rPr>
              <w:t>구간</w:t>
            </w:r>
          </w:p>
        </w:tc>
        <w:tc>
          <w:tcPr>
            <w:tcW w:w="1923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1B14B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bCs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 w:hint="eastAsia"/>
                <w:bCs/>
                <w:color w:val="000000"/>
                <w:kern w:val="0"/>
                <w:szCs w:val="20"/>
              </w:rPr>
              <w:t>월</w:t>
            </w:r>
            <w:r w:rsidRPr="00CF5FE9">
              <w:rPr>
                <w:rFonts w:asciiTheme="minorHAnsi" w:eastAsiaTheme="minorHAnsi" w:hAnsiTheme="minorHAnsi" w:cs="굴림"/>
                <w:bCs/>
                <w:color w:val="000000"/>
                <w:kern w:val="0"/>
                <w:szCs w:val="20"/>
              </w:rPr>
              <w:t xml:space="preserve"> </w:t>
            </w:r>
            <w:r w:rsidRPr="00CF5FE9">
              <w:rPr>
                <w:rFonts w:asciiTheme="minorHAnsi" w:eastAsiaTheme="minorHAnsi" w:hAnsiTheme="minorHAnsi" w:cs="굴림" w:hint="eastAsia"/>
                <w:bCs/>
                <w:color w:val="000000"/>
                <w:kern w:val="0"/>
                <w:szCs w:val="20"/>
              </w:rPr>
              <w:t>평균</w:t>
            </w:r>
            <w:r w:rsidRPr="00CF5FE9">
              <w:rPr>
                <w:rFonts w:asciiTheme="minorHAnsi" w:eastAsiaTheme="minorHAnsi" w:hAnsiTheme="minorHAnsi" w:cs="굴림"/>
                <w:bCs/>
                <w:color w:val="000000"/>
                <w:kern w:val="0"/>
                <w:szCs w:val="20"/>
              </w:rPr>
              <w:t xml:space="preserve"> </w:t>
            </w:r>
            <w:r w:rsidRPr="00CF5FE9">
              <w:rPr>
                <w:rFonts w:asciiTheme="minorHAnsi" w:eastAsiaTheme="minorHAnsi" w:hAnsiTheme="minorHAnsi" w:cs="굴림" w:hint="eastAsia"/>
                <w:bCs/>
                <w:color w:val="000000"/>
                <w:kern w:val="0"/>
                <w:szCs w:val="20"/>
              </w:rPr>
              <w:t>수수료</w:t>
            </w:r>
          </w:p>
        </w:tc>
        <w:tc>
          <w:tcPr>
            <w:tcW w:w="160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B600A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bCs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 w:hint="eastAsia"/>
                <w:bCs/>
                <w:color w:val="000000"/>
                <w:kern w:val="0"/>
                <w:szCs w:val="20"/>
              </w:rPr>
              <w:t>예수보증금</w:t>
            </w:r>
          </w:p>
        </w:tc>
        <w:tc>
          <w:tcPr>
            <w:tcW w:w="72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3038A5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bCs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 w:hint="eastAsia"/>
                <w:bCs/>
                <w:color w:val="000000"/>
                <w:kern w:val="0"/>
                <w:szCs w:val="20"/>
              </w:rPr>
              <w:t>구간</w:t>
            </w:r>
          </w:p>
        </w:tc>
        <w:tc>
          <w:tcPr>
            <w:tcW w:w="205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A0A0D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bCs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 w:hint="eastAsia"/>
                <w:bCs/>
                <w:color w:val="000000"/>
                <w:kern w:val="0"/>
                <w:szCs w:val="20"/>
              </w:rPr>
              <w:t>월 평균 수수료</w:t>
            </w:r>
          </w:p>
        </w:tc>
        <w:tc>
          <w:tcPr>
            <w:tcW w:w="177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07514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bCs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 w:hint="eastAsia"/>
                <w:bCs/>
                <w:color w:val="000000"/>
                <w:kern w:val="0"/>
                <w:szCs w:val="20"/>
              </w:rPr>
              <w:t>예수보증금</w:t>
            </w:r>
          </w:p>
        </w:tc>
      </w:tr>
      <w:tr w:rsidR="00075439" w:rsidRPr="00CF5FE9" w14:paraId="20E923BC" w14:textId="77777777" w:rsidTr="001C2BF6">
        <w:trPr>
          <w:trHeight w:val="292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9A881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205EE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  <w:t xml:space="preserve">3,000 </w:t>
            </w:r>
            <w:r w:rsidRPr="00CF5FE9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미만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A1D41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  <w:t>500</w:t>
            </w:r>
          </w:p>
        </w:tc>
        <w:tc>
          <w:tcPr>
            <w:tcW w:w="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C11D63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8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1049E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10,000 미만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F296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  <w:t>2,</w:t>
            </w:r>
            <w:r w:rsidRPr="00CF5FE9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0</w:t>
            </w:r>
            <w:r w:rsidRPr="00CF5FE9"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  <w:t>0</w:t>
            </w:r>
            <w:r w:rsidRPr="00CF5FE9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0</w:t>
            </w:r>
          </w:p>
        </w:tc>
      </w:tr>
      <w:tr w:rsidR="00075439" w:rsidRPr="00CF5FE9" w14:paraId="3811B9AD" w14:textId="77777777" w:rsidTr="001C2BF6">
        <w:trPr>
          <w:trHeight w:val="292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CA277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1676E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  <w:t xml:space="preserve">4,000 </w:t>
            </w:r>
            <w:r w:rsidRPr="00CF5FE9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미만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9A346" w14:textId="77777777" w:rsidR="008A27E5" w:rsidRPr="00CF5FE9" w:rsidRDefault="008A27E5" w:rsidP="003D3567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  <w:t>650</w:t>
            </w:r>
          </w:p>
        </w:tc>
        <w:tc>
          <w:tcPr>
            <w:tcW w:w="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E9BD1A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9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84DE9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12,000 미만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1B7B7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2,500</w:t>
            </w:r>
          </w:p>
        </w:tc>
      </w:tr>
      <w:tr w:rsidR="00075439" w:rsidRPr="00CF5FE9" w14:paraId="50CE70FA" w14:textId="77777777" w:rsidTr="001C2BF6">
        <w:trPr>
          <w:trHeight w:val="292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D05A8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EAF68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  <w:t xml:space="preserve">5,000 </w:t>
            </w:r>
            <w:r w:rsidRPr="00CF5FE9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미만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C1D85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  <w:t>800</w:t>
            </w:r>
          </w:p>
        </w:tc>
        <w:tc>
          <w:tcPr>
            <w:tcW w:w="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C55101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1</w:t>
            </w:r>
            <w:r w:rsidRPr="00CF5FE9"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  <w:t>0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17D77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14,000 미만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6F980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3,000</w:t>
            </w:r>
          </w:p>
        </w:tc>
      </w:tr>
      <w:tr w:rsidR="00075439" w:rsidRPr="00CF5FE9" w14:paraId="4980AE29" w14:textId="77777777" w:rsidTr="001C2BF6">
        <w:trPr>
          <w:trHeight w:val="292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0F99E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4F139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  <w:t xml:space="preserve">6,000 </w:t>
            </w:r>
            <w:r w:rsidRPr="00CF5FE9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미만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6F4D7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  <w:t>1,000</w:t>
            </w:r>
          </w:p>
        </w:tc>
        <w:tc>
          <w:tcPr>
            <w:tcW w:w="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0BD3D7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1</w:t>
            </w:r>
            <w:r w:rsidRPr="00CF5FE9"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AC322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16,000 미만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CDBFF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3,500</w:t>
            </w:r>
          </w:p>
        </w:tc>
      </w:tr>
      <w:tr w:rsidR="00075439" w:rsidRPr="00CF5FE9" w14:paraId="4CC90D7F" w14:textId="77777777" w:rsidTr="001C2BF6">
        <w:trPr>
          <w:trHeight w:val="292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643B8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0C81A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  <w:t xml:space="preserve">7,000 </w:t>
            </w:r>
            <w:r w:rsidRPr="00CF5FE9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미만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97A9D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  <w:t>1,250</w:t>
            </w:r>
          </w:p>
        </w:tc>
        <w:tc>
          <w:tcPr>
            <w:tcW w:w="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31CBD4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12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541FC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18,000 미만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11C56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4,000</w:t>
            </w:r>
          </w:p>
        </w:tc>
      </w:tr>
      <w:tr w:rsidR="00075439" w:rsidRPr="00CF5FE9" w14:paraId="08AFCFEA" w14:textId="77777777" w:rsidTr="001C2BF6">
        <w:trPr>
          <w:trHeight w:val="292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79D86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2F619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  <w:t xml:space="preserve">8,000 </w:t>
            </w:r>
            <w:r w:rsidRPr="00CF5FE9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미만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7DD73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  <w:t>1,500</w:t>
            </w:r>
          </w:p>
        </w:tc>
        <w:tc>
          <w:tcPr>
            <w:tcW w:w="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E73960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13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10559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20,000 미만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6E945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4,500</w:t>
            </w:r>
          </w:p>
        </w:tc>
      </w:tr>
      <w:tr w:rsidR="00075439" w:rsidRPr="00CF5FE9" w14:paraId="7A794796" w14:textId="77777777" w:rsidTr="001C2BF6">
        <w:trPr>
          <w:trHeight w:val="302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8014C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6B0C7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  <w:t xml:space="preserve">9,000 </w:t>
            </w:r>
            <w:r w:rsidRPr="00CF5FE9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미만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898EA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  <w:t>1,800</w:t>
            </w:r>
          </w:p>
        </w:tc>
        <w:tc>
          <w:tcPr>
            <w:tcW w:w="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AEFB95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1</w:t>
            </w:r>
            <w:r w:rsidRPr="00CF5FE9"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67446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20,000 이상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75F8B" w14:textId="77777777" w:rsidR="008A27E5" w:rsidRPr="00CF5FE9" w:rsidRDefault="008A27E5" w:rsidP="00075439">
            <w:pPr>
              <w:jc w:val="center"/>
              <w:rPr>
                <w:rFonts w:asciiTheme="minorHAnsi" w:eastAsiaTheme="minorHAnsi" w:hAnsiTheme="minorHAnsi" w:cs="굴림"/>
                <w:color w:val="000000"/>
                <w:kern w:val="0"/>
                <w:szCs w:val="20"/>
              </w:rPr>
            </w:pPr>
            <w:r w:rsidRPr="00CF5FE9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5,000</w:t>
            </w:r>
          </w:p>
        </w:tc>
      </w:tr>
    </w:tbl>
    <w:p w14:paraId="19BC3B82" w14:textId="77777777" w:rsidR="008A27E5" w:rsidRPr="00CF5FE9" w:rsidRDefault="008A27E5" w:rsidP="00F65402">
      <w:pPr>
        <w:widowControl/>
        <w:autoSpaceDE/>
        <w:autoSpaceDN/>
        <w:spacing w:line="320" w:lineRule="exact"/>
        <w:jc w:val="left"/>
        <w:rPr>
          <w:rFonts w:asciiTheme="minorHAnsi" w:eastAsiaTheme="minorHAnsi" w:hAnsiTheme="minorHAnsi"/>
          <w:color w:val="000000"/>
          <w:szCs w:val="20"/>
        </w:rPr>
      </w:pPr>
    </w:p>
    <w:p w14:paraId="6543A0FF" w14:textId="77777777" w:rsidR="008A27E5" w:rsidRPr="00CF5FE9" w:rsidRDefault="008A27E5" w:rsidP="00AB2A2F">
      <w:pPr>
        <w:widowControl/>
        <w:numPr>
          <w:ilvl w:val="0"/>
          <w:numId w:val="16"/>
        </w:numPr>
        <w:autoSpaceDE/>
        <w:autoSpaceDN/>
        <w:spacing w:line="320" w:lineRule="exact"/>
        <w:ind w:left="720" w:hanging="295"/>
        <w:rPr>
          <w:rFonts w:asciiTheme="minorHAnsi" w:eastAsiaTheme="minorHAnsi" w:hAnsiTheme="minorHAnsi"/>
          <w:bCs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최초계약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시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 xml:space="preserve">, 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본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 xml:space="preserve"> 조1항의 ‘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월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 xml:space="preserve"> 평균 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수수료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는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 xml:space="preserve"> 연간 예상 월 평균 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수수료를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산정하여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적용하며</w:t>
      </w:r>
      <w:r w:rsidR="00F65402" w:rsidRPr="00CF5FE9">
        <w:rPr>
          <w:rFonts w:asciiTheme="minorHAnsi" w:eastAsiaTheme="minorHAnsi" w:hAnsiTheme="minorHAnsi" w:hint="eastAsia"/>
          <w:bCs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계약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 xml:space="preserve"> 연장 시에는 ‘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직전연도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 xml:space="preserve"> 월 평균 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수수료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>’</w:t>
      </w:r>
      <w:proofErr w:type="spellStart"/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를</w:t>
      </w:r>
      <w:proofErr w:type="spellEnd"/>
      <w:r w:rsidRPr="00CF5FE9">
        <w:rPr>
          <w:rFonts w:asciiTheme="minorHAnsi" w:eastAsiaTheme="minorHAnsi" w:hAnsiTheme="minorHAnsi"/>
          <w:bCs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bCs/>
          <w:color w:val="000000"/>
          <w:szCs w:val="20"/>
        </w:rPr>
        <w:t>기준으로 한다</w:t>
      </w:r>
      <w:r w:rsidRPr="00CF5FE9">
        <w:rPr>
          <w:rFonts w:asciiTheme="minorHAnsi" w:eastAsiaTheme="minorHAnsi" w:hAnsiTheme="minorHAnsi"/>
          <w:bCs/>
          <w:color w:val="000000"/>
          <w:szCs w:val="20"/>
        </w:rPr>
        <w:t>.</w:t>
      </w:r>
    </w:p>
    <w:p w14:paraId="6E844E5F" w14:textId="77777777" w:rsidR="008A27E5" w:rsidRPr="00CF5FE9" w:rsidRDefault="008A27E5" w:rsidP="00AB2A2F">
      <w:pPr>
        <w:numPr>
          <w:ilvl w:val="0"/>
          <w:numId w:val="16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은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본 조에 따른 보증금을 계약 체결일로부터 90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일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이내에 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에게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지급하여야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하며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,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계약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연장으로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인해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보증금의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변동되는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경우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,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계약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연장일로부터 30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일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이내에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추가지급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및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반환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의무자는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그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이행을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완료하여야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한다</w:t>
      </w:r>
      <w:r w:rsidRPr="00CF5FE9">
        <w:rPr>
          <w:rFonts w:asciiTheme="minorHAnsi" w:eastAsiaTheme="minorHAnsi" w:hAnsiTheme="minorHAnsi"/>
          <w:color w:val="000000"/>
          <w:szCs w:val="20"/>
        </w:rPr>
        <w:t>.</w:t>
      </w:r>
    </w:p>
    <w:p w14:paraId="64BF7664" w14:textId="77777777" w:rsidR="008A27E5" w:rsidRPr="00CF5FE9" w:rsidRDefault="008A27E5" w:rsidP="00AB2A2F">
      <w:pPr>
        <w:numPr>
          <w:ilvl w:val="0"/>
          <w:numId w:val="16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의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해당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구간은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proofErr w:type="gramStart"/>
      <w:r w:rsidRPr="00CF5FE9">
        <w:rPr>
          <w:rFonts w:asciiTheme="minorHAnsi" w:eastAsiaTheme="minorHAnsi" w:hAnsiTheme="minorHAnsi"/>
          <w:color w:val="000000"/>
          <w:szCs w:val="20"/>
        </w:rPr>
        <w:t xml:space="preserve">[  </w:t>
      </w:r>
      <w:proofErr w:type="gramEnd"/>
      <w:r w:rsidRPr="00CF5FE9">
        <w:rPr>
          <w:rFonts w:asciiTheme="minorHAnsi" w:eastAsiaTheme="minorHAnsi" w:hAnsiTheme="minorHAnsi"/>
          <w:color w:val="000000"/>
          <w:szCs w:val="20"/>
        </w:rPr>
        <w:t xml:space="preserve"> ]으로, 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의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보증금은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[                  ]원으로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한다</w:t>
      </w:r>
      <w:r w:rsidRPr="00CF5FE9">
        <w:rPr>
          <w:rFonts w:asciiTheme="minorHAnsi" w:eastAsiaTheme="minorHAnsi" w:hAnsiTheme="minorHAnsi"/>
          <w:color w:val="000000"/>
          <w:szCs w:val="20"/>
        </w:rPr>
        <w:t>.</w:t>
      </w:r>
    </w:p>
    <w:p w14:paraId="202DB91D" w14:textId="77777777" w:rsidR="007C31AB" w:rsidRPr="00CF5FE9" w:rsidRDefault="007C31AB" w:rsidP="003D3567">
      <w:pPr>
        <w:spacing w:line="320" w:lineRule="exact"/>
        <w:rPr>
          <w:rFonts w:asciiTheme="minorHAnsi" w:eastAsiaTheme="minorHAnsi" w:hAnsiTheme="minorHAnsi"/>
          <w:color w:val="000000"/>
          <w:szCs w:val="20"/>
        </w:rPr>
      </w:pPr>
    </w:p>
    <w:p w14:paraId="15235EC3" w14:textId="77777777" w:rsidR="004A56A2" w:rsidRPr="00CF5FE9" w:rsidRDefault="004A56A2" w:rsidP="004A56A2">
      <w:pPr>
        <w:spacing w:line="320" w:lineRule="exact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제</w:t>
      </w:r>
      <w:r w:rsidR="0053208E" w:rsidRPr="00CF5FE9">
        <w:rPr>
          <w:rFonts w:asciiTheme="minorHAnsi" w:eastAsiaTheme="minorHAnsi" w:hAnsiTheme="minorHAnsi"/>
          <w:b/>
          <w:bCs/>
          <w:color w:val="000000"/>
          <w:szCs w:val="20"/>
        </w:rPr>
        <w:t>7</w:t>
      </w: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조 [용역의 범위]</w:t>
      </w:r>
    </w:p>
    <w:p w14:paraId="08F70E6C" w14:textId="77777777" w:rsidR="004A56A2" w:rsidRPr="00CF5FE9" w:rsidRDefault="004A56A2" w:rsidP="00AB2A2F">
      <w:pPr>
        <w:numPr>
          <w:ilvl w:val="0"/>
          <w:numId w:val="19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이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에게 제공하는 시공 서비스 용역[이하 </w:t>
      </w:r>
      <w:r w:rsidRPr="00CF5FE9">
        <w:rPr>
          <w:rFonts w:asciiTheme="minorHAnsi" w:eastAsiaTheme="minorHAnsi" w:hAnsiTheme="minorHAnsi"/>
          <w:color w:val="000000"/>
          <w:szCs w:val="20"/>
        </w:rPr>
        <w:t>“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시공 용역</w:t>
      </w:r>
      <w:r w:rsidRPr="00CF5FE9">
        <w:rPr>
          <w:rFonts w:asciiTheme="minorHAnsi" w:eastAsiaTheme="minorHAnsi" w:hAnsiTheme="minorHAnsi"/>
          <w:color w:val="000000"/>
          <w:szCs w:val="20"/>
        </w:rPr>
        <w:t>”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]의 범위는 다음 각 호와 같다.</w:t>
      </w:r>
    </w:p>
    <w:p w14:paraId="08F105D4" w14:textId="77777777" w:rsidR="004A56A2" w:rsidRPr="00CF5FE9" w:rsidRDefault="004A56A2" w:rsidP="00AB2A2F">
      <w:pPr>
        <w:numPr>
          <w:ilvl w:val="1"/>
          <w:numId w:val="14"/>
        </w:numPr>
        <w:spacing w:line="320" w:lineRule="exact"/>
        <w:ind w:left="1077" w:hanging="357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이 의뢰하는 </w:t>
      </w:r>
      <w:r w:rsidRPr="00CF5FE9">
        <w:rPr>
          <w:rFonts w:asciiTheme="minorHAnsi" w:eastAsiaTheme="minorHAnsi" w:hAnsiTheme="minorHAnsi"/>
          <w:color w:val="000000"/>
          <w:szCs w:val="20"/>
        </w:rPr>
        <w:t>“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시공의뢰품</w:t>
      </w:r>
      <w:r w:rsidRPr="00CF5FE9">
        <w:rPr>
          <w:rFonts w:asciiTheme="minorHAnsi" w:eastAsiaTheme="minorHAnsi" w:hAnsiTheme="minorHAnsi"/>
          <w:color w:val="000000"/>
          <w:szCs w:val="20"/>
        </w:rPr>
        <w:t>”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의 시공 행위</w:t>
      </w:r>
    </w:p>
    <w:p w14:paraId="21793929" w14:textId="77777777" w:rsidR="004A56A2" w:rsidRPr="00CF5FE9" w:rsidRDefault="004A56A2" w:rsidP="00AB2A2F">
      <w:pPr>
        <w:numPr>
          <w:ilvl w:val="1"/>
          <w:numId w:val="14"/>
        </w:numPr>
        <w:spacing w:line="320" w:lineRule="exact"/>
        <w:ind w:left="1077" w:hanging="357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lastRenderedPageBreak/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의 시공용역 의뢰에 관한 정보 및 자료의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유지·관리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행위</w:t>
      </w:r>
    </w:p>
    <w:p w14:paraId="429294A3" w14:textId="77777777" w:rsidR="004A56A2" w:rsidRPr="00CF5FE9" w:rsidRDefault="004A56A2" w:rsidP="00AB2A2F">
      <w:pPr>
        <w:numPr>
          <w:ilvl w:val="1"/>
          <w:numId w:val="14"/>
        </w:numPr>
        <w:spacing w:line="320" w:lineRule="exact"/>
        <w:ind w:left="1077" w:hanging="357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시공의뢰품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의</w:t>
      </w:r>
      <w:r w:rsidR="00ED160E" w:rsidRPr="00CF5FE9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보관에 관한 행위</w:t>
      </w:r>
    </w:p>
    <w:p w14:paraId="0C5D1AA4" w14:textId="77777777" w:rsidR="004A56A2" w:rsidRPr="00CF5FE9" w:rsidRDefault="004A56A2" w:rsidP="00AB2A2F">
      <w:pPr>
        <w:numPr>
          <w:ilvl w:val="1"/>
          <w:numId w:val="14"/>
        </w:numPr>
        <w:spacing w:line="320" w:lineRule="exact"/>
        <w:ind w:left="1077" w:hanging="357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/>
          <w:color w:val="000000"/>
          <w:szCs w:val="20"/>
        </w:rPr>
        <w:t>“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시공의뢰품</w:t>
      </w:r>
      <w:r w:rsidRPr="00CF5FE9">
        <w:rPr>
          <w:rFonts w:asciiTheme="minorHAnsi" w:eastAsiaTheme="minorHAnsi" w:hAnsiTheme="minorHAnsi"/>
          <w:color w:val="000000"/>
          <w:szCs w:val="20"/>
        </w:rPr>
        <w:t>”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의</w:t>
      </w:r>
      <w:r w:rsidR="00ED160E" w:rsidRPr="00CF5FE9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도난 · 분실 · 파손방지 행위</w:t>
      </w:r>
    </w:p>
    <w:p w14:paraId="6AD3CEDB" w14:textId="77777777" w:rsidR="004A56A2" w:rsidRPr="00CF5FE9" w:rsidRDefault="004A56A2" w:rsidP="00AB2A2F">
      <w:pPr>
        <w:numPr>
          <w:ilvl w:val="1"/>
          <w:numId w:val="14"/>
        </w:numPr>
        <w:tabs>
          <w:tab w:val="num" w:pos="1109"/>
        </w:tabs>
        <w:spacing w:line="320" w:lineRule="exact"/>
        <w:ind w:left="1077" w:hanging="357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>기왕에 시공된 물품의 분해 및 반품설치 행위</w:t>
      </w:r>
    </w:p>
    <w:p w14:paraId="5AB39A1F" w14:textId="77777777" w:rsidR="004A56A2" w:rsidRPr="00CF5FE9" w:rsidRDefault="004A56A2" w:rsidP="00AB2A2F">
      <w:pPr>
        <w:numPr>
          <w:ilvl w:val="1"/>
          <w:numId w:val="14"/>
        </w:numPr>
        <w:spacing w:line="320" w:lineRule="exact"/>
        <w:ind w:left="1077" w:hanging="357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>A/S 또는 B/S지원 업무</w:t>
      </w:r>
    </w:p>
    <w:p w14:paraId="372C8D20" w14:textId="77777777" w:rsidR="004A56A2" w:rsidRPr="00CF5FE9" w:rsidRDefault="004A56A2" w:rsidP="00AB2A2F">
      <w:pPr>
        <w:numPr>
          <w:ilvl w:val="1"/>
          <w:numId w:val="14"/>
        </w:numPr>
        <w:spacing w:line="320" w:lineRule="exact"/>
        <w:ind w:left="1077" w:hanging="357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기타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의 영업활동 관련하여 의뢰하는 시공용역</w:t>
      </w:r>
    </w:p>
    <w:p w14:paraId="432ED3C0" w14:textId="77777777" w:rsidR="004A56A2" w:rsidRPr="00CF5FE9" w:rsidRDefault="004A56A2" w:rsidP="00AB2A2F">
      <w:pPr>
        <w:numPr>
          <w:ilvl w:val="1"/>
          <w:numId w:val="14"/>
        </w:numPr>
        <w:spacing w:line="320" w:lineRule="exact"/>
        <w:ind w:left="1077" w:hanging="357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’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의 서브센터를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유지·관리하는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행위</w:t>
      </w:r>
    </w:p>
    <w:p w14:paraId="767E3F65" w14:textId="77777777" w:rsidR="004A56A2" w:rsidRPr="00CF5FE9" w:rsidRDefault="004A56A2" w:rsidP="004A56A2">
      <w:pPr>
        <w:spacing w:line="320" w:lineRule="exact"/>
        <w:rPr>
          <w:rFonts w:asciiTheme="minorHAnsi" w:eastAsiaTheme="minorHAnsi" w:hAnsiTheme="minorHAnsi"/>
          <w:color w:val="000000"/>
          <w:szCs w:val="20"/>
        </w:rPr>
      </w:pPr>
    </w:p>
    <w:p w14:paraId="6452ECF1" w14:textId="77777777" w:rsidR="004A56A2" w:rsidRPr="00CF5FE9" w:rsidRDefault="004A56A2" w:rsidP="004A56A2">
      <w:pPr>
        <w:spacing w:line="320" w:lineRule="exact"/>
        <w:rPr>
          <w:rFonts w:asciiTheme="minorHAnsi" w:eastAsiaTheme="minorHAnsi" w:hAnsiTheme="minorHAnsi"/>
          <w:b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b/>
          <w:color w:val="000000"/>
          <w:szCs w:val="20"/>
        </w:rPr>
        <w:t>제</w:t>
      </w:r>
      <w:r w:rsidR="0053208E" w:rsidRPr="00CF5FE9">
        <w:rPr>
          <w:rFonts w:asciiTheme="minorHAnsi" w:eastAsiaTheme="minorHAnsi" w:hAnsiTheme="minorHAnsi"/>
          <w:b/>
          <w:color w:val="000000"/>
          <w:szCs w:val="20"/>
        </w:rPr>
        <w:t>8</w:t>
      </w:r>
      <w:r w:rsidRPr="00CF5FE9">
        <w:rPr>
          <w:rFonts w:asciiTheme="minorHAnsi" w:eastAsiaTheme="minorHAnsi" w:hAnsiTheme="minorHAnsi" w:hint="eastAsia"/>
          <w:b/>
          <w:color w:val="000000"/>
          <w:szCs w:val="20"/>
        </w:rPr>
        <w:t>조 [시공 이행 절차]</w:t>
      </w:r>
    </w:p>
    <w:p w14:paraId="5C58BF14" w14:textId="77777777" w:rsidR="00D873A6" w:rsidRPr="00CF5FE9" w:rsidRDefault="004A56A2" w:rsidP="00AB2A2F">
      <w:pPr>
        <w:numPr>
          <w:ilvl w:val="0"/>
          <w:numId w:val="20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시공납기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/>
          <w:color w:val="000000"/>
          <w:szCs w:val="20"/>
        </w:rPr>
        <w:t>D-3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일 전까지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에게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시공의뢰품,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시공납기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>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시공장소 등을 기재한 모바일</w:t>
      </w:r>
    </w:p>
    <w:p w14:paraId="53A740D3" w14:textId="77777777" w:rsidR="004A56A2" w:rsidRPr="00CF5FE9" w:rsidRDefault="004A56A2" w:rsidP="00D873A6">
      <w:pPr>
        <w:spacing w:line="320" w:lineRule="exact"/>
        <w:ind w:leftChars="71" w:left="142" w:firstLineChars="300" w:firstLine="600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>CM을 통해 시공업무를 요청하여야 하며 추가되는 일정에 대해서는 상호 협의할 수 있다.</w:t>
      </w:r>
    </w:p>
    <w:p w14:paraId="526EC155" w14:textId="77777777" w:rsidR="00D873A6" w:rsidRPr="00CF5FE9" w:rsidRDefault="004A56A2" w:rsidP="00AB2A2F">
      <w:pPr>
        <w:numPr>
          <w:ilvl w:val="0"/>
          <w:numId w:val="20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은 불가피한 사유로 인하여 전 항의 시공업무 제공이 불가능한 경우,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이 요청한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시공납</w:t>
      </w:r>
      <w:proofErr w:type="spellEnd"/>
    </w:p>
    <w:p w14:paraId="7DFBBC2E" w14:textId="77777777" w:rsidR="004A56A2" w:rsidRPr="00CF5FE9" w:rsidRDefault="004A56A2" w:rsidP="00D873A6">
      <w:pPr>
        <w:spacing w:line="320" w:lineRule="exact"/>
        <w:ind w:left="709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기 </w:t>
      </w:r>
      <w:r w:rsidRPr="00CF5FE9">
        <w:rPr>
          <w:rFonts w:asciiTheme="minorHAnsi" w:eastAsiaTheme="minorHAnsi" w:hAnsiTheme="minorHAnsi"/>
          <w:color w:val="000000"/>
          <w:szCs w:val="20"/>
        </w:rPr>
        <w:t>D-2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일 이전에 불가사유를 통보하고 협의할 수 있다.</w:t>
      </w:r>
    </w:p>
    <w:p w14:paraId="3D6F3CE7" w14:textId="4ABAAD5B" w:rsidR="00781396" w:rsidRPr="00CF5FE9" w:rsidRDefault="00781396" w:rsidP="00AB2A2F">
      <w:pPr>
        <w:numPr>
          <w:ilvl w:val="0"/>
          <w:numId w:val="20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Style w:val="ae"/>
          <w:rFonts w:asciiTheme="minorHAnsi" w:eastAsiaTheme="minorHAnsi" w:hAnsiTheme="minorHAnsi" w:cs="Segoe UI"/>
          <w:b w:val="0"/>
          <w:color w:val="000000"/>
          <w:spacing w:val="-1"/>
          <w:szCs w:val="20"/>
          <w:shd w:val="clear" w:color="auto" w:fill="FFFFFF"/>
        </w:rPr>
        <w:t>위 1항 및 2항의 내용은 ‘갑’의 시공 정책에 따라 변경 될 수 있다. 이 경우 ‘갑’ 과 ‘을’은 협</w:t>
      </w:r>
      <w:ins w:id="14" w:author="윤현정 (Hyunjeong Yoon)" w:date="2025-07-22T17:35:00Z">
        <w:r w:rsidR="003E6702">
          <w:rPr>
            <w:rStyle w:val="ae"/>
            <w:rFonts w:asciiTheme="minorHAnsi" w:eastAsiaTheme="minorHAnsi" w:hAnsiTheme="minorHAnsi" w:cs="Segoe UI" w:hint="eastAsia"/>
            <w:b w:val="0"/>
            <w:color w:val="000000"/>
            <w:spacing w:val="-1"/>
            <w:szCs w:val="20"/>
            <w:shd w:val="clear" w:color="auto" w:fill="FFFFFF"/>
          </w:rPr>
          <w:t>의</w:t>
        </w:r>
      </w:ins>
      <w:del w:id="15" w:author="윤현정 (Hyunjeong Yoon)" w:date="2025-07-22T17:35:00Z">
        <w:r w:rsidR="00FC6DA8" w:rsidRPr="00CF5FE9" w:rsidDel="003E6702">
          <w:rPr>
            <w:rStyle w:val="ae"/>
            <w:rFonts w:asciiTheme="minorHAnsi" w:eastAsiaTheme="minorHAnsi" w:hAnsiTheme="minorHAnsi" w:cs="Segoe UI" w:hint="eastAsia"/>
            <w:b w:val="0"/>
            <w:color w:val="000000"/>
            <w:spacing w:val="-1"/>
            <w:szCs w:val="20"/>
            <w:shd w:val="clear" w:color="auto" w:fill="FFFFFF"/>
          </w:rPr>
          <w:delText>d</w:delText>
        </w:r>
        <w:r w:rsidR="00FC6DA8" w:rsidRPr="00CF5FE9" w:rsidDel="003E6702">
          <w:rPr>
            <w:rStyle w:val="ae"/>
            <w:rFonts w:asciiTheme="minorHAnsi" w:eastAsiaTheme="minorHAnsi" w:hAnsiTheme="minorHAnsi" w:cs="Segoe UI"/>
            <w:b w:val="0"/>
            <w:color w:val="000000"/>
            <w:spacing w:val="-1"/>
            <w:szCs w:val="20"/>
            <w:shd w:val="clear" w:color="auto" w:fill="FFFFFF"/>
          </w:rPr>
          <w:delText>ml</w:delText>
        </w:r>
      </w:del>
      <w:r w:rsidRPr="00CF5FE9">
        <w:rPr>
          <w:rStyle w:val="ae"/>
          <w:rFonts w:asciiTheme="minorHAnsi" w:eastAsiaTheme="minorHAnsi" w:hAnsiTheme="minorHAnsi" w:cs="Segoe UI"/>
          <w:b w:val="0"/>
          <w:color w:val="000000"/>
          <w:spacing w:val="-1"/>
          <w:szCs w:val="20"/>
          <w:shd w:val="clear" w:color="auto" w:fill="FFFFFF"/>
        </w:rPr>
        <w:t>하여 필요한 절차를 정할 수 있다.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</w:p>
    <w:p w14:paraId="6F803E0F" w14:textId="0B31EC8C" w:rsidR="00D873A6" w:rsidRPr="00CF5FE9" w:rsidRDefault="00BC77D0" w:rsidP="00AB2A2F">
      <w:pPr>
        <w:numPr>
          <w:ilvl w:val="0"/>
          <w:numId w:val="20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이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이 요청한 시공업무의 단독 수행이 어려울 경우,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</w:t>
      </w:r>
      <w:ins w:id="16" w:author="윤현정 (Hyunjeong Yoon)" w:date="2025-07-22T17:36:00Z">
        <w:r w:rsidR="003E6702">
          <w:rPr>
            <w:rFonts w:asciiTheme="minorHAnsi" w:eastAsiaTheme="minorHAnsi" w:hAnsiTheme="minorHAnsi"/>
            <w:color w:val="000000"/>
            <w:szCs w:val="20"/>
          </w:rPr>
          <w:t>‘</w:t>
        </w:r>
        <w:r w:rsidR="003E6702">
          <w:rPr>
            <w:rFonts w:asciiTheme="minorHAnsi" w:eastAsiaTheme="minorHAnsi" w:hAnsiTheme="minorHAnsi" w:hint="eastAsia"/>
            <w:color w:val="000000"/>
            <w:szCs w:val="20"/>
          </w:rPr>
          <w:t>갑</w:t>
        </w:r>
        <w:r w:rsidR="003E6702">
          <w:rPr>
            <w:rFonts w:asciiTheme="minorHAnsi" w:eastAsiaTheme="minorHAnsi" w:hAnsiTheme="minorHAnsi"/>
            <w:color w:val="000000"/>
            <w:szCs w:val="20"/>
          </w:rPr>
          <w:t>’</w:t>
        </w:r>
        <w:r w:rsidR="003E6702">
          <w:rPr>
            <w:rFonts w:asciiTheme="minorHAnsi" w:eastAsiaTheme="minorHAnsi" w:hAnsiTheme="minorHAnsi" w:hint="eastAsia"/>
            <w:color w:val="000000"/>
            <w:szCs w:val="20"/>
          </w:rPr>
          <w:t xml:space="preserve">의 사전승인을 얻어 </w:t>
        </w:r>
      </w:ins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의 다른 수급업체와 공동</w:t>
      </w:r>
    </w:p>
    <w:p w14:paraId="25D9C4FB" w14:textId="77777777" w:rsidR="00BC77D0" w:rsidRPr="00CF5FE9" w:rsidRDefault="00BC77D0" w:rsidP="00D873A6">
      <w:pPr>
        <w:spacing w:line="320" w:lineRule="exact"/>
        <w:ind w:left="426" w:firstLineChars="141" w:firstLine="282"/>
        <w:rPr>
          <w:rFonts w:asciiTheme="minorHAnsi" w:eastAsiaTheme="minorHAnsi" w:hAnsiTheme="minorHAnsi"/>
          <w:color w:val="000000"/>
          <w:szCs w:val="20"/>
        </w:rPr>
      </w:pP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으로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시공업무를 수행할 수 있다.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이 경우,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해당 시공업무에 대한 책임은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에게 귀속된다.</w:t>
      </w:r>
    </w:p>
    <w:p w14:paraId="2E668AA8" w14:textId="77777777" w:rsidR="00CD719C" w:rsidRPr="00CF5FE9" w:rsidRDefault="00BC77D0" w:rsidP="00AB2A2F">
      <w:pPr>
        <w:numPr>
          <w:ilvl w:val="0"/>
          <w:numId w:val="20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이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본조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/>
          <w:color w:val="000000"/>
          <w:szCs w:val="20"/>
        </w:rPr>
        <w:t>3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항에 따라 공동시공을 수행하고,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해당 시공업무의 </w:t>
      </w:r>
      <w:r w:rsidR="00781396" w:rsidRPr="00CF5FE9">
        <w:rPr>
          <w:rFonts w:asciiTheme="minorHAnsi" w:eastAsiaTheme="minorHAnsi" w:hAnsiTheme="minorHAnsi" w:hint="eastAsia"/>
          <w:color w:val="000000"/>
          <w:szCs w:val="20"/>
        </w:rPr>
        <w:t>수수료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의 분할정산을 요청할 경우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은 공동시공을 수행한 수급업체와 공동시공을 수행하였고,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="00781396" w:rsidRPr="00CF5FE9">
        <w:rPr>
          <w:rFonts w:asciiTheme="minorHAnsi" w:eastAsiaTheme="minorHAnsi" w:hAnsiTheme="minorHAnsi" w:hint="eastAsia"/>
          <w:color w:val="000000"/>
          <w:szCs w:val="20"/>
        </w:rPr>
        <w:t>수수료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를 분할한다는 확인서를 작성하여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에게 제출하여야 한다.</w:t>
      </w:r>
    </w:p>
    <w:p w14:paraId="2EE20EB9" w14:textId="77777777" w:rsidR="00CD719C" w:rsidRPr="00CF5FE9" w:rsidRDefault="00CD719C" w:rsidP="00CD719C">
      <w:pPr>
        <w:spacing w:line="320" w:lineRule="exact"/>
        <w:rPr>
          <w:rFonts w:asciiTheme="minorHAnsi" w:eastAsiaTheme="minorHAnsi" w:hAnsiTheme="minorHAnsi"/>
          <w:color w:val="000000"/>
          <w:szCs w:val="20"/>
        </w:rPr>
      </w:pPr>
    </w:p>
    <w:p w14:paraId="315B91D2" w14:textId="77777777" w:rsidR="004A56A2" w:rsidRPr="00CF5FE9" w:rsidRDefault="004A56A2" w:rsidP="004A56A2">
      <w:pPr>
        <w:spacing w:line="320" w:lineRule="exact"/>
        <w:rPr>
          <w:rFonts w:asciiTheme="minorHAnsi" w:eastAsiaTheme="minorHAnsi" w:hAnsiTheme="minorHAnsi"/>
          <w:b/>
          <w:bCs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제</w:t>
      </w:r>
      <w:r w:rsidR="0053208E" w:rsidRPr="00CF5FE9">
        <w:rPr>
          <w:rFonts w:asciiTheme="minorHAnsi" w:eastAsiaTheme="minorHAnsi" w:hAnsiTheme="minorHAnsi"/>
          <w:b/>
          <w:bCs/>
          <w:color w:val="000000"/>
          <w:szCs w:val="20"/>
        </w:rPr>
        <w:t>9</w:t>
      </w: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조 [</w:t>
      </w:r>
      <w:r w:rsidR="00781396"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수수료</w:t>
      </w: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의 결정]</w:t>
      </w:r>
    </w:p>
    <w:p w14:paraId="20F5EB20" w14:textId="77777777" w:rsidR="004A56A2" w:rsidRPr="00CF5FE9" w:rsidRDefault="004A56A2" w:rsidP="00AB2A2F">
      <w:pPr>
        <w:numPr>
          <w:ilvl w:val="0"/>
          <w:numId w:val="3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용역에 대한 대가(이하 </w:t>
      </w:r>
      <w:r w:rsidRPr="00CF5FE9">
        <w:rPr>
          <w:rFonts w:asciiTheme="minorHAnsi" w:eastAsiaTheme="minorHAnsi" w:hAnsiTheme="minorHAnsi"/>
          <w:color w:val="000000"/>
          <w:szCs w:val="20"/>
        </w:rPr>
        <w:t>“</w:t>
      </w:r>
      <w:r w:rsidR="00781396" w:rsidRPr="00CF5FE9">
        <w:rPr>
          <w:rFonts w:asciiTheme="minorHAnsi" w:eastAsiaTheme="minorHAnsi" w:hAnsiTheme="minorHAnsi" w:hint="eastAsia"/>
          <w:color w:val="000000"/>
          <w:szCs w:val="20"/>
        </w:rPr>
        <w:t>수수료</w:t>
      </w:r>
      <w:r w:rsidRPr="00CF5FE9">
        <w:rPr>
          <w:rFonts w:asciiTheme="minorHAnsi" w:eastAsiaTheme="minorHAnsi" w:hAnsiTheme="minorHAnsi"/>
          <w:color w:val="000000"/>
          <w:szCs w:val="20"/>
        </w:rPr>
        <w:t>”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)는 매월 1일부터 말일까지 1개월단위로 정산한다.</w:t>
      </w:r>
    </w:p>
    <w:p w14:paraId="1549E931" w14:textId="77777777" w:rsidR="004A56A2" w:rsidRPr="00CF5FE9" w:rsidRDefault="00245535" w:rsidP="00AB2A2F">
      <w:pPr>
        <w:numPr>
          <w:ilvl w:val="0"/>
          <w:numId w:val="3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“</w:t>
      </w:r>
      <w:r w:rsidR="00781396" w:rsidRPr="00CF5FE9">
        <w:rPr>
          <w:rFonts w:asciiTheme="minorHAnsi" w:eastAsiaTheme="minorHAnsi" w:hAnsiTheme="minorHAnsi" w:hint="eastAsia"/>
          <w:color w:val="000000"/>
          <w:szCs w:val="20"/>
        </w:rPr>
        <w:t>수수료</w:t>
      </w:r>
      <w:r w:rsidRPr="00CF5FE9">
        <w:rPr>
          <w:rFonts w:asciiTheme="minorHAnsi" w:eastAsiaTheme="minorHAnsi" w:hAnsiTheme="minorHAnsi"/>
          <w:color w:val="000000"/>
          <w:szCs w:val="20"/>
        </w:rPr>
        <w:t>”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는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이 사용하는 모바일 </w:t>
      </w:r>
      <w:r w:rsidRPr="00CF5FE9">
        <w:rPr>
          <w:rFonts w:asciiTheme="minorHAnsi" w:eastAsiaTheme="minorHAnsi" w:hAnsiTheme="minorHAnsi"/>
          <w:color w:val="000000"/>
          <w:szCs w:val="20"/>
        </w:rPr>
        <w:t>cm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에서 확인되는 품목별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지급</w:t>
      </w:r>
      <w:r w:rsidR="00781396" w:rsidRPr="00CF5FE9">
        <w:rPr>
          <w:rFonts w:asciiTheme="minorHAnsi" w:eastAsiaTheme="minorHAnsi" w:hAnsiTheme="minorHAnsi" w:hint="eastAsia"/>
          <w:color w:val="000000"/>
          <w:szCs w:val="20"/>
        </w:rPr>
        <w:t>수수료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금액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및 </w:t>
      </w:r>
      <w:r w:rsidRPr="00CF5FE9">
        <w:rPr>
          <w:rFonts w:asciiTheme="minorHAnsi" w:eastAsiaTheme="minorHAnsi" w:hAnsiTheme="minorHAnsi"/>
          <w:color w:val="000000"/>
          <w:szCs w:val="20"/>
        </w:rPr>
        <w:t>[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별첨</w:t>
      </w:r>
      <w:r w:rsidR="003A3361" w:rsidRPr="00CF5FE9">
        <w:rPr>
          <w:rFonts w:asciiTheme="minorHAnsi" w:eastAsiaTheme="minorHAnsi" w:hAnsiTheme="minorHAnsi"/>
          <w:color w:val="000000"/>
          <w:szCs w:val="20"/>
        </w:rPr>
        <w:t>2</w:t>
      </w:r>
      <w:r w:rsidRPr="00CF5FE9">
        <w:rPr>
          <w:rFonts w:asciiTheme="minorHAnsi" w:eastAsiaTheme="minorHAnsi" w:hAnsiTheme="minorHAnsi"/>
          <w:color w:val="000000"/>
          <w:szCs w:val="20"/>
        </w:rPr>
        <w:t>] ‘</w:t>
      </w:r>
      <w:r w:rsidR="00781396" w:rsidRPr="00CF5FE9">
        <w:rPr>
          <w:rFonts w:asciiTheme="minorHAnsi" w:eastAsiaTheme="minorHAnsi" w:hAnsiTheme="minorHAnsi" w:hint="eastAsia"/>
          <w:color w:val="000000"/>
          <w:szCs w:val="20"/>
        </w:rPr>
        <w:t>수수료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정산업무 규정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에 의거하여 정산한다.</w:t>
      </w:r>
      <w:r w:rsidRPr="00CF5FE9" w:rsidDel="00F529AC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</w:p>
    <w:p w14:paraId="4F83C9FA" w14:textId="77777777" w:rsidR="004A56A2" w:rsidRPr="00CF5FE9" w:rsidRDefault="004A56A2" w:rsidP="00AB2A2F">
      <w:pPr>
        <w:numPr>
          <w:ilvl w:val="0"/>
          <w:numId w:val="3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“</w:t>
      </w:r>
      <w:r w:rsidR="00781396" w:rsidRPr="00CF5FE9">
        <w:rPr>
          <w:rFonts w:asciiTheme="minorHAnsi" w:eastAsiaTheme="minorHAnsi" w:hAnsiTheme="minorHAnsi" w:hint="eastAsia"/>
          <w:color w:val="000000"/>
          <w:szCs w:val="20"/>
        </w:rPr>
        <w:t>수수료</w:t>
      </w:r>
      <w:r w:rsidRPr="00CF5FE9">
        <w:rPr>
          <w:rFonts w:asciiTheme="minorHAnsi" w:eastAsiaTheme="minorHAnsi" w:hAnsiTheme="minorHAnsi"/>
          <w:color w:val="000000"/>
          <w:szCs w:val="20"/>
        </w:rPr>
        <w:t>”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정산에 대하여 이의가 있는 경우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과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정산내역을 검토하여 </w:t>
      </w:r>
      <w:commentRangeStart w:id="17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익월 정산에 </w:t>
      </w:r>
      <w:commentRangeEnd w:id="17"/>
      <w:r w:rsidR="00232090">
        <w:rPr>
          <w:rStyle w:val="a7"/>
        </w:rPr>
        <w:commentReference w:id="17"/>
      </w:r>
      <w:proofErr w:type="gramStart"/>
      <w:r w:rsidRPr="00CF5FE9">
        <w:rPr>
          <w:rFonts w:asciiTheme="minorHAnsi" w:eastAsiaTheme="minorHAnsi" w:hAnsiTheme="minorHAnsi" w:hint="eastAsia"/>
          <w:color w:val="000000"/>
          <w:szCs w:val="20"/>
        </w:rPr>
        <w:t>반영 할</w:t>
      </w:r>
      <w:proofErr w:type="gram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수 있다.</w:t>
      </w:r>
    </w:p>
    <w:p w14:paraId="0DE8591C" w14:textId="77777777" w:rsidR="004A56A2" w:rsidRPr="00CF5FE9" w:rsidRDefault="004A56A2" w:rsidP="00AB2A2F">
      <w:pPr>
        <w:numPr>
          <w:ilvl w:val="0"/>
          <w:numId w:val="3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commentRangeStart w:id="18"/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의 </w:t>
      </w:r>
      <w:r w:rsidR="00781396" w:rsidRPr="00CF5FE9">
        <w:rPr>
          <w:rFonts w:asciiTheme="minorHAnsi" w:eastAsiaTheme="minorHAnsi" w:hAnsiTheme="minorHAnsi" w:hint="eastAsia"/>
          <w:color w:val="000000"/>
          <w:szCs w:val="20"/>
        </w:rPr>
        <w:t>수수료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에서 다음 각 호의 비용</w:t>
      </w:r>
      <w:r w:rsidR="00B36486" w:rsidRPr="00CF5FE9">
        <w:rPr>
          <w:rFonts w:asciiTheme="minorHAnsi" w:eastAsiaTheme="minorHAnsi" w:hAnsiTheme="minorHAnsi" w:hint="eastAsia"/>
          <w:color w:val="000000"/>
          <w:szCs w:val="20"/>
        </w:rPr>
        <w:t xml:space="preserve"> 등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 상계할 수 있다.</w:t>
      </w:r>
      <w:commentRangeEnd w:id="18"/>
      <w:r w:rsidR="00232090">
        <w:rPr>
          <w:rStyle w:val="a7"/>
        </w:rPr>
        <w:commentReference w:id="18"/>
      </w:r>
    </w:p>
    <w:p w14:paraId="25AF401F" w14:textId="21074E35" w:rsidR="004A56A2" w:rsidRPr="00CF5FE9" w:rsidRDefault="009A3308" w:rsidP="00AB2A2F">
      <w:pPr>
        <w:numPr>
          <w:ilvl w:val="0"/>
          <w:numId w:val="18"/>
        </w:numPr>
        <w:spacing w:line="320" w:lineRule="exact"/>
        <w:ind w:left="1077" w:hanging="357"/>
        <w:rPr>
          <w:rFonts w:asciiTheme="minorHAnsi" w:eastAsiaTheme="minorHAnsi" w:hAnsiTheme="minorHAnsi"/>
          <w:color w:val="000000"/>
          <w:szCs w:val="20"/>
        </w:rPr>
      </w:pPr>
      <w:ins w:id="19" w:author="윤현정 (Hyunjeong Yoon)" w:date="2025-07-23T18:30:00Z">
        <w:r>
          <w:rPr>
            <w:rFonts w:asciiTheme="minorHAnsi" w:eastAsiaTheme="minorHAnsi" w:hAnsiTheme="minorHAnsi"/>
            <w:color w:val="000000"/>
            <w:szCs w:val="20"/>
          </w:rPr>
          <w:t>’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>을</w:t>
        </w:r>
        <w:r>
          <w:rPr>
            <w:rFonts w:asciiTheme="minorHAnsi" w:eastAsiaTheme="minorHAnsi" w:hAnsiTheme="minorHAnsi"/>
            <w:color w:val="000000"/>
            <w:szCs w:val="20"/>
          </w:rPr>
          <w:t>’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 xml:space="preserve">이 </w:t>
        </w:r>
      </w:ins>
      <w:ins w:id="20" w:author="윤현정 (Hyunjeong Yoon)" w:date="2025-07-23T18:31:00Z">
        <w:r>
          <w:rPr>
            <w:rFonts w:asciiTheme="minorHAnsi" w:eastAsiaTheme="minorHAnsi" w:hAnsiTheme="minorHAnsi" w:hint="eastAsia"/>
            <w:color w:val="000000"/>
            <w:szCs w:val="20"/>
          </w:rPr>
          <w:t xml:space="preserve">시공장비 및 </w:t>
        </w:r>
        <w:proofErr w:type="spellStart"/>
        <w:r>
          <w:rPr>
            <w:rFonts w:asciiTheme="minorHAnsi" w:eastAsiaTheme="minorHAnsi" w:hAnsiTheme="minorHAnsi" w:hint="eastAsia"/>
            <w:color w:val="000000"/>
            <w:szCs w:val="20"/>
          </w:rPr>
          <w:t>장구류</w:t>
        </w:r>
        <w:proofErr w:type="spellEnd"/>
        <w:r>
          <w:rPr>
            <w:rFonts w:asciiTheme="minorHAnsi" w:eastAsiaTheme="minorHAnsi" w:hAnsiTheme="minorHAnsi" w:hint="eastAsia"/>
            <w:color w:val="000000"/>
            <w:szCs w:val="20"/>
          </w:rPr>
          <w:t xml:space="preserve"> 등을 유상으로 구매하거나 대여한 경우 해당 비용 </w:t>
        </w:r>
      </w:ins>
      <w:del w:id="21" w:author="윤현정 (Hyunjeong Yoon)" w:date="2025-07-23T18:31:00Z">
        <w:r w:rsidR="004A56A2" w:rsidRPr="00CF5FE9" w:rsidDel="009A3308">
          <w:rPr>
            <w:rFonts w:asciiTheme="minorHAnsi" w:eastAsiaTheme="minorHAnsi" w:hAnsiTheme="minorHAnsi" w:hint="eastAsia"/>
            <w:color w:val="000000"/>
            <w:szCs w:val="20"/>
          </w:rPr>
          <w:delText>FU</w:delText>
        </w:r>
        <w:r w:rsidR="004A56A2" w:rsidRPr="00CF5FE9" w:rsidDel="009A3308">
          <w:rPr>
            <w:rFonts w:asciiTheme="minorHAnsi" w:eastAsiaTheme="minorHAnsi" w:hAnsiTheme="minorHAnsi"/>
            <w:color w:val="000000"/>
            <w:szCs w:val="20"/>
          </w:rPr>
          <w:delText xml:space="preserve">RSYS </w:delText>
        </w:r>
        <w:r w:rsidR="004A56A2" w:rsidRPr="00CF5FE9" w:rsidDel="009A3308">
          <w:rPr>
            <w:rFonts w:asciiTheme="minorHAnsi" w:eastAsiaTheme="minorHAnsi" w:hAnsiTheme="minorHAnsi" w:hint="eastAsia"/>
            <w:color w:val="000000"/>
            <w:szCs w:val="20"/>
          </w:rPr>
          <w:delText>GROUP</w:delText>
        </w:r>
        <w:r w:rsidR="004A56A2" w:rsidRPr="00CF5FE9" w:rsidDel="009A3308">
          <w:rPr>
            <w:rFonts w:asciiTheme="minorHAnsi" w:eastAsiaTheme="minorHAnsi" w:hAnsiTheme="minorHAnsi"/>
            <w:color w:val="000000"/>
            <w:szCs w:val="20"/>
          </w:rPr>
          <w:delText xml:space="preserve"> </w:delText>
        </w:r>
        <w:r w:rsidR="004A56A2" w:rsidRPr="00CF5FE9" w:rsidDel="009A3308">
          <w:rPr>
            <w:rFonts w:asciiTheme="minorHAnsi" w:eastAsiaTheme="minorHAnsi" w:hAnsiTheme="minorHAnsi" w:hint="eastAsia"/>
            <w:color w:val="000000"/>
            <w:szCs w:val="20"/>
          </w:rPr>
          <w:delText>CI (시공복,</w:delText>
        </w:r>
        <w:r w:rsidR="004A56A2" w:rsidRPr="00CF5FE9" w:rsidDel="009A3308">
          <w:rPr>
            <w:rFonts w:asciiTheme="minorHAnsi" w:eastAsiaTheme="minorHAnsi" w:hAnsiTheme="minorHAnsi"/>
            <w:color w:val="000000"/>
            <w:szCs w:val="20"/>
          </w:rPr>
          <w:delText xml:space="preserve"> </w:delText>
        </w:r>
        <w:r w:rsidR="004A56A2" w:rsidRPr="00CF5FE9" w:rsidDel="009A3308">
          <w:rPr>
            <w:rFonts w:asciiTheme="minorHAnsi" w:eastAsiaTheme="minorHAnsi" w:hAnsiTheme="minorHAnsi" w:hint="eastAsia"/>
            <w:color w:val="000000"/>
            <w:szCs w:val="20"/>
          </w:rPr>
          <w:delText>장갑,</w:delText>
        </w:r>
        <w:r w:rsidR="004A56A2" w:rsidRPr="00CF5FE9" w:rsidDel="009A3308">
          <w:rPr>
            <w:rFonts w:asciiTheme="minorHAnsi" w:eastAsiaTheme="minorHAnsi" w:hAnsiTheme="minorHAnsi"/>
            <w:color w:val="000000"/>
            <w:szCs w:val="20"/>
          </w:rPr>
          <w:delText xml:space="preserve"> </w:delText>
        </w:r>
        <w:r w:rsidR="004A56A2" w:rsidRPr="00CF5FE9" w:rsidDel="009A3308">
          <w:rPr>
            <w:rFonts w:asciiTheme="minorHAnsi" w:eastAsiaTheme="minorHAnsi" w:hAnsiTheme="minorHAnsi" w:hint="eastAsia"/>
            <w:color w:val="000000"/>
            <w:szCs w:val="20"/>
          </w:rPr>
          <w:delText>시공매트 등)</w:delText>
        </w:r>
      </w:del>
    </w:p>
    <w:p w14:paraId="4F3B9A89" w14:textId="77777777" w:rsidR="00951BB0" w:rsidRPr="00CF5FE9" w:rsidRDefault="00951BB0" w:rsidP="00AB2A2F">
      <w:pPr>
        <w:numPr>
          <w:ilvl w:val="0"/>
          <w:numId w:val="18"/>
        </w:numPr>
        <w:spacing w:line="320" w:lineRule="exact"/>
        <w:ind w:left="1077" w:hanging="357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시공하자(시공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패널티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>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서비스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패널티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>)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비용</w:t>
      </w:r>
    </w:p>
    <w:p w14:paraId="3CA4593B" w14:textId="5FD16812" w:rsidR="004A56A2" w:rsidRPr="00CF5FE9" w:rsidRDefault="009A3308" w:rsidP="00AB2A2F">
      <w:pPr>
        <w:numPr>
          <w:ilvl w:val="0"/>
          <w:numId w:val="18"/>
        </w:numPr>
        <w:spacing w:line="320" w:lineRule="exact"/>
        <w:ind w:left="1077" w:hanging="357"/>
        <w:rPr>
          <w:rFonts w:asciiTheme="minorHAnsi" w:eastAsiaTheme="minorHAnsi" w:hAnsiTheme="minorHAnsi"/>
          <w:color w:val="000000"/>
          <w:szCs w:val="20"/>
        </w:rPr>
      </w:pPr>
      <w:ins w:id="22" w:author="윤현정 (Hyunjeong Yoon)" w:date="2025-07-23T18:30:00Z">
        <w:r>
          <w:rPr>
            <w:rFonts w:asciiTheme="minorHAnsi" w:eastAsiaTheme="minorHAnsi" w:hAnsiTheme="minorHAnsi"/>
            <w:color w:val="000000"/>
            <w:szCs w:val="20"/>
          </w:rPr>
          <w:t>’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>을</w:t>
        </w:r>
        <w:r>
          <w:rPr>
            <w:rFonts w:asciiTheme="minorHAnsi" w:eastAsiaTheme="minorHAnsi" w:hAnsiTheme="minorHAnsi"/>
            <w:color w:val="000000"/>
            <w:szCs w:val="20"/>
          </w:rPr>
          <w:t>’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 xml:space="preserve">의 요청에 따른 추가 </w:t>
        </w:r>
        <w:proofErr w:type="spellStart"/>
        <w:r>
          <w:rPr>
            <w:rFonts w:asciiTheme="minorHAnsi" w:eastAsiaTheme="minorHAnsi" w:hAnsiTheme="minorHAnsi" w:hint="eastAsia"/>
            <w:color w:val="000000"/>
            <w:szCs w:val="20"/>
          </w:rPr>
          <w:t>용차</w:t>
        </w:r>
        <w:proofErr w:type="spellEnd"/>
        <w:r>
          <w:rPr>
            <w:rFonts w:asciiTheme="minorHAnsi" w:eastAsiaTheme="minorHAnsi" w:hAnsiTheme="minorHAnsi" w:hint="eastAsia"/>
            <w:color w:val="000000"/>
            <w:szCs w:val="20"/>
          </w:rPr>
          <w:t xml:space="preserve"> 비용 또는 </w:t>
        </w:r>
      </w:ins>
      <w:r w:rsidR="004A56A2" w:rsidRPr="00CF5FE9">
        <w:rPr>
          <w:rFonts w:asciiTheme="minorHAnsi" w:eastAsiaTheme="minorHAnsi" w:hAnsiTheme="minorHAnsi" w:hint="eastAsia"/>
          <w:color w:val="000000"/>
          <w:szCs w:val="20"/>
        </w:rPr>
        <w:t>특수장비비용</w:t>
      </w:r>
    </w:p>
    <w:p w14:paraId="07FFEFA6" w14:textId="77777777" w:rsidR="00951BB0" w:rsidRPr="00CF5FE9" w:rsidRDefault="00951BB0" w:rsidP="00AB2A2F">
      <w:pPr>
        <w:numPr>
          <w:ilvl w:val="0"/>
          <w:numId w:val="18"/>
        </w:numPr>
        <w:spacing w:line="320" w:lineRule="exact"/>
        <w:ind w:left="1077" w:hanging="357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>기타</w:t>
      </w:r>
      <w:r w:rsidR="000330D5" w:rsidRPr="00CF5FE9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  <w:r w:rsidR="000330D5"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="000330D5"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="000330D5"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="000330D5"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이 </w:t>
      </w:r>
      <w:r w:rsidR="000330D5"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="000330D5"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="000330D5"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="000330D5" w:rsidRPr="00CF5FE9">
        <w:rPr>
          <w:rFonts w:asciiTheme="minorHAnsi" w:eastAsiaTheme="minorHAnsi" w:hAnsiTheme="minorHAnsi" w:hint="eastAsia"/>
          <w:color w:val="000000"/>
          <w:szCs w:val="20"/>
        </w:rPr>
        <w:t>에 갖는 채권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(</w:t>
      </w:r>
      <w:r w:rsidRPr="00CF5FE9">
        <w:rPr>
          <w:rFonts w:asciiTheme="minorHAnsi" w:eastAsiaTheme="minorHAnsi" w:hAnsiTheme="minorHAnsi"/>
          <w:color w:val="000000"/>
          <w:szCs w:val="20"/>
        </w:rPr>
        <w:t>CI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분실비,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파렛트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분실비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등)</w:t>
      </w:r>
    </w:p>
    <w:p w14:paraId="0099642A" w14:textId="77777777" w:rsidR="004A56A2" w:rsidRPr="00CF5FE9" w:rsidRDefault="004A56A2" w:rsidP="004A56A2">
      <w:pPr>
        <w:spacing w:line="320" w:lineRule="exact"/>
        <w:rPr>
          <w:rFonts w:asciiTheme="minorHAnsi" w:eastAsiaTheme="minorHAnsi" w:hAnsiTheme="minorHAnsi"/>
          <w:color w:val="000000"/>
          <w:szCs w:val="20"/>
        </w:rPr>
      </w:pPr>
    </w:p>
    <w:p w14:paraId="17A43CDB" w14:textId="77777777" w:rsidR="004A56A2" w:rsidRPr="00CF5FE9" w:rsidRDefault="004A56A2" w:rsidP="004A56A2">
      <w:pPr>
        <w:spacing w:line="320" w:lineRule="exact"/>
        <w:rPr>
          <w:rFonts w:asciiTheme="minorHAnsi" w:eastAsiaTheme="minorHAnsi" w:hAnsiTheme="minorHAnsi"/>
          <w:b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b/>
          <w:color w:val="000000"/>
          <w:szCs w:val="20"/>
        </w:rPr>
        <w:t>제</w:t>
      </w:r>
      <w:r w:rsidR="0053208E" w:rsidRPr="00CF5FE9">
        <w:rPr>
          <w:rFonts w:asciiTheme="minorHAnsi" w:eastAsiaTheme="minorHAnsi" w:hAnsiTheme="minorHAnsi"/>
          <w:b/>
          <w:color w:val="000000"/>
          <w:szCs w:val="20"/>
        </w:rPr>
        <w:t>10</w:t>
      </w:r>
      <w:r w:rsidRPr="00CF5FE9">
        <w:rPr>
          <w:rFonts w:asciiTheme="minorHAnsi" w:eastAsiaTheme="minorHAnsi" w:hAnsiTheme="minorHAnsi" w:hint="eastAsia"/>
          <w:b/>
          <w:color w:val="000000"/>
          <w:szCs w:val="20"/>
        </w:rPr>
        <w:t>조 [</w:t>
      </w:r>
      <w:r w:rsidR="00781396" w:rsidRPr="00CF5FE9">
        <w:rPr>
          <w:rFonts w:asciiTheme="minorHAnsi" w:eastAsiaTheme="minorHAnsi" w:hAnsiTheme="minorHAnsi" w:hint="eastAsia"/>
          <w:b/>
          <w:color w:val="000000"/>
          <w:szCs w:val="20"/>
        </w:rPr>
        <w:t>수수료</w:t>
      </w:r>
      <w:r w:rsidRPr="00CF5FE9">
        <w:rPr>
          <w:rFonts w:asciiTheme="minorHAnsi" w:eastAsiaTheme="minorHAnsi" w:hAnsiTheme="minorHAnsi" w:hint="eastAsia"/>
          <w:b/>
          <w:color w:val="000000"/>
          <w:szCs w:val="20"/>
        </w:rPr>
        <w:t>의 조정]</w:t>
      </w:r>
    </w:p>
    <w:p w14:paraId="12BF6DBC" w14:textId="77777777" w:rsidR="004A56A2" w:rsidRPr="00CF5FE9" w:rsidRDefault="004A56A2" w:rsidP="00AB2A2F">
      <w:pPr>
        <w:numPr>
          <w:ilvl w:val="0"/>
          <w:numId w:val="17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은 이 계약을 체결한 후 시공용역에 소요되는 경비,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노무비 등 공급원가가 변동되어 </w:t>
      </w:r>
      <w:r w:rsidR="00D873A6" w:rsidRPr="00CF5FE9">
        <w:rPr>
          <w:rFonts w:asciiTheme="minorHAnsi" w:eastAsiaTheme="minorHAnsi" w:hAnsiTheme="minorHAnsi" w:hint="eastAsia"/>
          <w:color w:val="000000"/>
          <w:szCs w:val="20"/>
        </w:rPr>
        <w:t>시공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의 조정이 불가피한 경우에는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에게 </w:t>
      </w:r>
      <w:r w:rsidR="00781396" w:rsidRPr="00CF5FE9">
        <w:rPr>
          <w:rFonts w:asciiTheme="minorHAnsi" w:eastAsiaTheme="minorHAnsi" w:hAnsiTheme="minorHAnsi" w:hint="eastAsia"/>
          <w:color w:val="000000"/>
          <w:szCs w:val="20"/>
        </w:rPr>
        <w:t>수수료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의 조정을 신청할 수 있다.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단,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="00781396" w:rsidRPr="00CF5FE9">
        <w:rPr>
          <w:rFonts w:asciiTheme="minorHAnsi" w:eastAsiaTheme="minorHAnsi" w:hAnsiTheme="minorHAnsi" w:hint="eastAsia"/>
          <w:color w:val="000000"/>
          <w:szCs w:val="20"/>
        </w:rPr>
        <w:t>수수료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의 조정은 조정</w:t>
      </w:r>
      <w:r w:rsidR="00FC6DA8" w:rsidRPr="00CF5FE9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요건에 해당하는 사유를 명시하여 증빙자료와 함께 서면으로 신청한다.</w:t>
      </w:r>
    </w:p>
    <w:p w14:paraId="54E191E9" w14:textId="77777777" w:rsidR="004A56A2" w:rsidRPr="00CF5FE9" w:rsidRDefault="004A56A2" w:rsidP="00AB2A2F">
      <w:pPr>
        <w:numPr>
          <w:ilvl w:val="0"/>
          <w:numId w:val="17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본 조 </w:t>
      </w:r>
      <w:r w:rsidR="00AA08D6" w:rsidRPr="00CF5FE9">
        <w:rPr>
          <w:rFonts w:asciiTheme="minorHAnsi" w:eastAsiaTheme="minorHAnsi" w:hAnsiTheme="minorHAnsi"/>
          <w:color w:val="000000"/>
          <w:szCs w:val="20"/>
        </w:rPr>
        <w:t>1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항에 따른 신청이 있은 날로부터 10일 이내에 </w:t>
      </w:r>
      <w:r w:rsidR="00781396" w:rsidRPr="00CF5FE9">
        <w:rPr>
          <w:rFonts w:asciiTheme="minorHAnsi" w:eastAsiaTheme="minorHAnsi" w:hAnsiTheme="minorHAnsi" w:hint="eastAsia"/>
          <w:color w:val="000000"/>
          <w:szCs w:val="20"/>
        </w:rPr>
        <w:t>수수료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조정을 위한 협의를 개시하며,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정당한 사유 없이 협의를 거부하거나 게을리 하지 아니한다.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</w:p>
    <w:p w14:paraId="6CA77A36" w14:textId="77777777" w:rsidR="004A56A2" w:rsidRPr="00CF5FE9" w:rsidRDefault="004A56A2" w:rsidP="004A56A2">
      <w:pPr>
        <w:spacing w:line="320" w:lineRule="exact"/>
        <w:ind w:left="800"/>
        <w:rPr>
          <w:rFonts w:asciiTheme="minorHAnsi" w:eastAsiaTheme="minorHAnsi" w:hAnsiTheme="minorHAnsi"/>
          <w:color w:val="000000"/>
          <w:szCs w:val="20"/>
        </w:rPr>
      </w:pPr>
    </w:p>
    <w:p w14:paraId="7008549D" w14:textId="77777777" w:rsidR="004A56A2" w:rsidRPr="00CF5FE9" w:rsidRDefault="004A56A2" w:rsidP="004A56A2">
      <w:pPr>
        <w:spacing w:line="320" w:lineRule="exact"/>
        <w:rPr>
          <w:rFonts w:asciiTheme="minorHAnsi" w:eastAsiaTheme="minorHAnsi" w:hAnsiTheme="minorHAnsi"/>
          <w:b/>
          <w:bCs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제1</w:t>
      </w:r>
      <w:r w:rsidR="0053208E" w:rsidRPr="00CF5FE9">
        <w:rPr>
          <w:rFonts w:asciiTheme="minorHAnsi" w:eastAsiaTheme="minorHAnsi" w:hAnsiTheme="minorHAnsi"/>
          <w:b/>
          <w:bCs/>
          <w:color w:val="000000"/>
          <w:szCs w:val="20"/>
        </w:rPr>
        <w:t>1</w:t>
      </w: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조 [</w:t>
      </w:r>
      <w:r w:rsidR="00781396"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수수료</w:t>
      </w: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의 지급]</w:t>
      </w:r>
    </w:p>
    <w:p w14:paraId="0AA2F390" w14:textId="77777777" w:rsidR="00C83165" w:rsidRPr="00CF5FE9" w:rsidRDefault="004A56A2" w:rsidP="00AB2A2F">
      <w:pPr>
        <w:numPr>
          <w:ilvl w:val="0"/>
          <w:numId w:val="4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“</w:t>
      </w:r>
      <w:r w:rsidR="00781396" w:rsidRPr="00CF5FE9">
        <w:rPr>
          <w:rFonts w:asciiTheme="minorHAnsi" w:eastAsiaTheme="minorHAnsi" w:hAnsiTheme="minorHAnsi" w:hint="eastAsia"/>
          <w:color w:val="000000"/>
          <w:szCs w:val="20"/>
        </w:rPr>
        <w:t>수수료</w:t>
      </w:r>
      <w:r w:rsidRPr="00CF5FE9">
        <w:rPr>
          <w:rFonts w:asciiTheme="minorHAnsi" w:eastAsiaTheme="minorHAnsi" w:hAnsiTheme="minorHAnsi"/>
          <w:color w:val="000000"/>
          <w:szCs w:val="20"/>
        </w:rPr>
        <w:t>”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는 제9조의 정산을 근거로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에게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월합계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세금계산서를 매월 말일자로 익월 7일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lastRenderedPageBreak/>
        <w:t xml:space="preserve">까지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역발행한다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>.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단,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7일이 공휴일인 경우 후(後)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영업일로 한다.</w:t>
      </w:r>
    </w:p>
    <w:p w14:paraId="28669DC7" w14:textId="77777777" w:rsidR="004A56A2" w:rsidRPr="00CF5FE9" w:rsidRDefault="004A56A2" w:rsidP="00AB2A2F">
      <w:pPr>
        <w:numPr>
          <w:ilvl w:val="0"/>
          <w:numId w:val="4"/>
        </w:numPr>
        <w:tabs>
          <w:tab w:val="num" w:pos="709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의 세금계산서 역발행일의 익일까지 해당 세금계산서 승인을 완료하여야 한다.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의 승인 지연으로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발생하는 모든 손해는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이 부담한다.</w:t>
      </w:r>
    </w:p>
    <w:p w14:paraId="03BF9332" w14:textId="77777777" w:rsidR="004A56A2" w:rsidRPr="00CF5FE9" w:rsidRDefault="004A56A2" w:rsidP="00AB2A2F">
      <w:pPr>
        <w:numPr>
          <w:ilvl w:val="0"/>
          <w:numId w:val="4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“</w:t>
      </w:r>
      <w:r w:rsidR="00781396" w:rsidRPr="00CF5FE9">
        <w:rPr>
          <w:rFonts w:asciiTheme="minorHAnsi" w:eastAsiaTheme="minorHAnsi" w:hAnsiTheme="minorHAnsi" w:hint="eastAsia"/>
          <w:color w:val="000000"/>
          <w:szCs w:val="20"/>
        </w:rPr>
        <w:t>수수료</w:t>
      </w:r>
      <w:r w:rsidRPr="00CF5FE9">
        <w:rPr>
          <w:rFonts w:asciiTheme="minorHAnsi" w:eastAsiaTheme="minorHAnsi" w:hAnsiTheme="minorHAnsi"/>
          <w:color w:val="000000"/>
          <w:szCs w:val="20"/>
        </w:rPr>
        <w:t>”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는 익월</w:t>
      </w:r>
      <w:r w:rsidR="002C6673" w:rsidRPr="00CF5FE9">
        <w:rPr>
          <w:rFonts w:asciiTheme="minorHAnsi" w:eastAsiaTheme="minorHAnsi" w:hAnsiTheme="minorHAnsi" w:hint="eastAsia"/>
          <w:color w:val="000000"/>
          <w:szCs w:val="20"/>
        </w:rPr>
        <w:t xml:space="preserve"> 15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일 전자방식외담대로 지급</w:t>
      </w:r>
      <w:r w:rsidR="00B36486" w:rsidRPr="00CF5FE9">
        <w:rPr>
          <w:rFonts w:asciiTheme="minorHAnsi" w:eastAsiaTheme="minorHAnsi" w:hAnsiTheme="minorHAnsi" w:hint="eastAsia"/>
          <w:color w:val="000000"/>
          <w:szCs w:val="20"/>
        </w:rPr>
        <w:t>한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다. 단, 결제일이 공휴일인 경우에는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의 결제기일 전(前) 영업일로 한다.</w:t>
      </w:r>
    </w:p>
    <w:p w14:paraId="677E859B" w14:textId="77777777" w:rsidR="004A56A2" w:rsidRPr="00CF5FE9" w:rsidRDefault="004A56A2" w:rsidP="00AB2A2F">
      <w:pPr>
        <w:numPr>
          <w:ilvl w:val="0"/>
          <w:numId w:val="4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로부터 지급받아야 할 채권이 있는 경우, 이를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에 대한 </w:t>
      </w:r>
      <w:r w:rsidRPr="00CF5FE9">
        <w:rPr>
          <w:rFonts w:asciiTheme="minorHAnsi" w:eastAsiaTheme="minorHAnsi" w:hAnsiTheme="minorHAnsi"/>
          <w:color w:val="000000"/>
          <w:szCs w:val="20"/>
        </w:rPr>
        <w:t>“</w:t>
      </w:r>
      <w:r w:rsidR="00781396" w:rsidRPr="00CF5FE9">
        <w:rPr>
          <w:rFonts w:asciiTheme="minorHAnsi" w:eastAsiaTheme="minorHAnsi" w:hAnsiTheme="minorHAnsi" w:hint="eastAsia"/>
          <w:color w:val="000000"/>
          <w:szCs w:val="20"/>
        </w:rPr>
        <w:t>수수료</w:t>
      </w:r>
      <w:r w:rsidRPr="00CF5FE9">
        <w:rPr>
          <w:rFonts w:asciiTheme="minorHAnsi" w:eastAsiaTheme="minorHAnsi" w:hAnsiTheme="minorHAnsi"/>
          <w:color w:val="000000"/>
          <w:szCs w:val="20"/>
        </w:rPr>
        <w:t>”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와 상계하여 지급 할 수 있다.</w:t>
      </w:r>
    </w:p>
    <w:p w14:paraId="7BD87E18" w14:textId="77777777" w:rsidR="004A56A2" w:rsidRPr="00CF5FE9" w:rsidRDefault="00F529AC" w:rsidP="00AB2A2F">
      <w:pPr>
        <w:numPr>
          <w:ilvl w:val="0"/>
          <w:numId w:val="4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>본 조 1항의 이행을 위해,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</w:t>
      </w:r>
      <w:r w:rsidRPr="00CF5FE9">
        <w:rPr>
          <w:rFonts w:asciiTheme="minorHAnsi" w:eastAsiaTheme="minorHAnsi" w:hAnsiTheme="minorHAnsi"/>
          <w:b/>
          <w:color w:val="000000"/>
          <w:szCs w:val="20"/>
        </w:rPr>
        <w:t>[</w:t>
      </w:r>
      <w:r w:rsidRPr="00CF5FE9">
        <w:rPr>
          <w:rFonts w:asciiTheme="minorHAnsi" w:eastAsiaTheme="minorHAnsi" w:hAnsiTheme="minorHAnsi" w:hint="eastAsia"/>
          <w:b/>
          <w:color w:val="000000"/>
          <w:szCs w:val="20"/>
        </w:rPr>
        <w:t>별첨</w:t>
      </w:r>
      <w:r w:rsidRPr="00CF5FE9">
        <w:rPr>
          <w:rFonts w:asciiTheme="minorHAnsi" w:eastAsiaTheme="minorHAnsi" w:hAnsiTheme="minorHAnsi"/>
          <w:b/>
          <w:color w:val="000000"/>
          <w:szCs w:val="20"/>
        </w:rPr>
        <w:t>1]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전자세금계산서 이용준수 동의서를 작성하여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에게 제출한다.</w:t>
      </w:r>
    </w:p>
    <w:p w14:paraId="3B6A6969" w14:textId="77777777" w:rsidR="004A56A2" w:rsidRPr="00CF5FE9" w:rsidRDefault="004A56A2" w:rsidP="00AB2A2F">
      <w:pPr>
        <w:numPr>
          <w:ilvl w:val="0"/>
          <w:numId w:val="4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이 본 계약 제3조 1항 4호의 서류를 제출하지 않거나,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신고(등록,</w:t>
      </w:r>
      <w:r w:rsidR="00FC6DA8"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기재 포함)한 내용이 사실과 다른 경우,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또는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의 신고내용이 변경된 후 그 즉시 </w:t>
      </w:r>
      <w:r w:rsidR="00781396" w:rsidRPr="00CF5FE9">
        <w:rPr>
          <w:rFonts w:asciiTheme="minorHAnsi" w:eastAsiaTheme="minorHAnsi" w:hAnsiTheme="minorHAnsi" w:hint="eastAsia"/>
          <w:color w:val="000000"/>
          <w:szCs w:val="20"/>
        </w:rPr>
        <w:t>수수료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입금에 필요한 충분한 자료 등을 첨부하여 변경 신고를 하지 않을 경우(변경 신고 시 그 첨부된 자료 등이 </w:t>
      </w:r>
      <w:r w:rsidR="00781396" w:rsidRPr="00CF5FE9">
        <w:rPr>
          <w:rFonts w:asciiTheme="minorHAnsi" w:eastAsiaTheme="minorHAnsi" w:hAnsiTheme="minorHAnsi" w:hint="eastAsia"/>
          <w:color w:val="000000"/>
          <w:szCs w:val="20"/>
        </w:rPr>
        <w:t>수수료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입금용으로 미비한 경우 포함)등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이 </w:t>
      </w:r>
      <w:r w:rsidR="00781396" w:rsidRPr="00CF5FE9">
        <w:rPr>
          <w:rFonts w:asciiTheme="minorHAnsi" w:eastAsiaTheme="minorHAnsi" w:hAnsiTheme="minorHAnsi" w:hint="eastAsia"/>
          <w:color w:val="000000"/>
          <w:szCs w:val="20"/>
        </w:rPr>
        <w:t>수수료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지급처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내지 방법을 확정할 수 없는 경우에는 </w:t>
      </w:r>
      <w:r w:rsidR="00781396" w:rsidRPr="00CF5FE9">
        <w:rPr>
          <w:rFonts w:asciiTheme="minorHAnsi" w:eastAsiaTheme="minorHAnsi" w:hAnsiTheme="minorHAnsi" w:hint="eastAsia"/>
          <w:color w:val="000000"/>
          <w:szCs w:val="20"/>
        </w:rPr>
        <w:t>수수료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지급을 일시 보류할 수 있다.</w:t>
      </w:r>
    </w:p>
    <w:p w14:paraId="7C5AC35F" w14:textId="77777777" w:rsidR="004A56A2" w:rsidRPr="00CF5FE9" w:rsidRDefault="004A56A2" w:rsidP="004A56A2">
      <w:pPr>
        <w:spacing w:line="320" w:lineRule="exact"/>
        <w:rPr>
          <w:rFonts w:asciiTheme="minorHAnsi" w:eastAsiaTheme="minorHAnsi" w:hAnsiTheme="minorHAnsi"/>
          <w:color w:val="000000"/>
          <w:szCs w:val="20"/>
        </w:rPr>
      </w:pPr>
    </w:p>
    <w:p w14:paraId="410618BC" w14:textId="77777777" w:rsidR="004A56A2" w:rsidRPr="00CF5FE9" w:rsidRDefault="004A56A2" w:rsidP="004A56A2">
      <w:pPr>
        <w:spacing w:line="320" w:lineRule="exact"/>
        <w:rPr>
          <w:rFonts w:asciiTheme="minorHAnsi" w:eastAsiaTheme="minorHAnsi" w:hAnsiTheme="minorHAnsi"/>
          <w:b/>
          <w:bCs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제1</w:t>
      </w:r>
      <w:r w:rsidR="0053208E" w:rsidRPr="00CF5FE9">
        <w:rPr>
          <w:rFonts w:asciiTheme="minorHAnsi" w:eastAsiaTheme="minorHAnsi" w:hAnsiTheme="minorHAnsi"/>
          <w:b/>
          <w:bCs/>
          <w:color w:val="000000"/>
          <w:szCs w:val="20"/>
        </w:rPr>
        <w:t>2</w:t>
      </w: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조 [책임과 의무]</w:t>
      </w:r>
    </w:p>
    <w:p w14:paraId="21EFBCA4" w14:textId="77777777" w:rsidR="004A56A2" w:rsidRPr="00CF5FE9" w:rsidRDefault="004A56A2" w:rsidP="00AB2A2F">
      <w:pPr>
        <w:numPr>
          <w:ilvl w:val="0"/>
          <w:numId w:val="5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의 영업비밀보호,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위탁업무의 질적 향상을 위하여,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이 의뢰하는 시공을 접수하여 성실하게 이행함을 원칙으로 한다.</w:t>
      </w:r>
    </w:p>
    <w:p w14:paraId="052498FA" w14:textId="77777777" w:rsidR="004A56A2" w:rsidRPr="00CF5FE9" w:rsidRDefault="004A56A2" w:rsidP="00AB2A2F">
      <w:pPr>
        <w:numPr>
          <w:ilvl w:val="0"/>
          <w:numId w:val="5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의 제품을 인수받는 시점부터 시공 및 부대업무를 완료할 때까지 모든 책임을 진다.</w:t>
      </w:r>
    </w:p>
    <w:p w14:paraId="680D678A" w14:textId="77777777" w:rsidR="004A56A2" w:rsidRPr="00CF5FE9" w:rsidRDefault="004A56A2" w:rsidP="00AB2A2F">
      <w:pPr>
        <w:numPr>
          <w:ilvl w:val="0"/>
          <w:numId w:val="5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제품의 보관 </w:t>
      </w:r>
      <w:r w:rsidR="0038121E" w:rsidRPr="00CF5FE9">
        <w:rPr>
          <w:rFonts w:asciiTheme="minorHAnsi" w:eastAsiaTheme="minorHAnsi" w:hAnsiTheme="minorHAnsi" w:hint="eastAsia"/>
          <w:color w:val="000000"/>
          <w:szCs w:val="20"/>
        </w:rPr>
        <w:t>및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시공 중에 발생하는 일체의 사고(화재,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풍수해,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파손 등)방지에 최선을 다하며,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="00F7474A"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="00F7474A"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="00F7474A"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="00F7474A"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의 귀책사유로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사고 발</w:t>
      </w:r>
      <w:del w:id="23" w:author="윤현정 (Hyunjeong Yoon)" w:date="2025-07-22T18:00:00Z">
        <w:r w:rsidR="00FC6DA8" w:rsidRPr="00CF5FE9" w:rsidDel="007D2680">
          <w:rPr>
            <w:rFonts w:asciiTheme="minorHAnsi" w:eastAsiaTheme="minorHAnsi" w:hAnsiTheme="minorHAnsi" w:hint="eastAsia"/>
            <w:color w:val="000000"/>
            <w:szCs w:val="20"/>
          </w:rPr>
          <w:delText xml:space="preserve"> </w:delText>
        </w:r>
        <w:r w:rsidR="00FC6DA8" w:rsidRPr="00CF5FE9" w:rsidDel="007D2680">
          <w:rPr>
            <w:rFonts w:asciiTheme="minorHAnsi" w:eastAsiaTheme="minorHAnsi" w:hAnsiTheme="minorHAnsi"/>
            <w:color w:val="000000"/>
            <w:szCs w:val="20"/>
          </w:rPr>
          <w:delText xml:space="preserve">  </w:delText>
        </w:r>
      </w:del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생시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발주자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가 정한 제품 공장도가를 기준으로 </w:t>
      </w:r>
      <w:proofErr w:type="gramStart"/>
      <w:r w:rsidRPr="00CF5FE9">
        <w:rPr>
          <w:rFonts w:asciiTheme="minorHAnsi" w:eastAsiaTheme="minorHAnsi" w:hAnsiTheme="minorHAnsi" w:hint="eastAsia"/>
          <w:color w:val="000000"/>
          <w:szCs w:val="20"/>
        </w:rPr>
        <w:t>보상한다.(</w:t>
      </w:r>
      <w:proofErr w:type="gramEnd"/>
      <w:r w:rsidRPr="00CF5FE9">
        <w:rPr>
          <w:rFonts w:asciiTheme="minorHAnsi" w:eastAsiaTheme="minorHAnsi" w:hAnsiTheme="minorHAnsi" w:hint="eastAsia"/>
          <w:color w:val="000000"/>
          <w:szCs w:val="20"/>
        </w:rPr>
        <w:t>단,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도난 및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분실 사고 발생시에는 제품 소비자가를 기준으로 보상한다.</w:t>
      </w:r>
      <w:r w:rsidRPr="00CF5FE9">
        <w:rPr>
          <w:rFonts w:asciiTheme="minorHAnsi" w:eastAsiaTheme="minorHAnsi" w:hAnsiTheme="minorHAnsi"/>
          <w:color w:val="000000"/>
          <w:szCs w:val="20"/>
        </w:rPr>
        <w:t>)</w:t>
      </w:r>
    </w:p>
    <w:p w14:paraId="654A063A" w14:textId="77777777" w:rsidR="004A56A2" w:rsidRPr="00CF5FE9" w:rsidRDefault="004A56A2" w:rsidP="00AB2A2F">
      <w:pPr>
        <w:numPr>
          <w:ilvl w:val="0"/>
          <w:numId w:val="5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의 제품을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설치시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’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또는</w:t>
      </w:r>
      <w:r w:rsidR="00221A9B" w:rsidRPr="00CF5FE9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의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수급인등의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부주의로 인하여 소비자에게 신체상,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재산상 손해가 발생할 경우,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의 책임으로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보상하여야 한다.</w:t>
      </w:r>
    </w:p>
    <w:p w14:paraId="63DDCAE4" w14:textId="68A575B2" w:rsidR="004A56A2" w:rsidRPr="00CF5FE9" w:rsidRDefault="004A56A2" w:rsidP="00AB2A2F">
      <w:pPr>
        <w:numPr>
          <w:ilvl w:val="0"/>
          <w:numId w:val="5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이 요청한 장소에 시공의뢰품을 설치 완료 해야할 책임이 있으며,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해당 장소의 상</w:t>
      </w:r>
      <w:r w:rsidR="00F96654" w:rsidRPr="00CF5FE9">
        <w:rPr>
          <w:rFonts w:asciiTheme="minorHAnsi" w:eastAsiaTheme="minorHAnsi" w:hAnsiTheme="minorHAnsi" w:hint="eastAsia"/>
          <w:color w:val="000000"/>
          <w:szCs w:val="20"/>
        </w:rPr>
        <w:t>세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위치에 대해서는 소비자가 희망하는 바에 따른다.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이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과 상의없이 시공업무를 수행치 않아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ins w:id="24" w:author="윤현정 (Hyunjeong Yoon)" w:date="2025-07-23T09:30:00Z">
        <w:r w:rsidR="0016709B">
          <w:rPr>
            <w:rFonts w:asciiTheme="minorHAnsi" w:eastAsiaTheme="minorHAnsi" w:hAnsiTheme="minorHAnsi" w:hint="eastAsia"/>
            <w:color w:val="000000"/>
            <w:szCs w:val="20"/>
          </w:rPr>
          <w:t xml:space="preserve">에게 손해가 발생한 경우 </w:t>
        </w:r>
        <w:r w:rsidR="0016709B">
          <w:rPr>
            <w:rFonts w:asciiTheme="minorHAnsi" w:eastAsiaTheme="minorHAnsi" w:hAnsiTheme="minorHAnsi"/>
            <w:color w:val="000000"/>
            <w:szCs w:val="20"/>
          </w:rPr>
          <w:t>‘</w:t>
        </w:r>
        <w:r w:rsidR="0016709B">
          <w:rPr>
            <w:rFonts w:asciiTheme="minorHAnsi" w:eastAsiaTheme="minorHAnsi" w:hAnsiTheme="minorHAnsi" w:hint="eastAsia"/>
            <w:color w:val="000000"/>
            <w:szCs w:val="20"/>
          </w:rPr>
          <w:t>갑</w:t>
        </w:r>
        <w:r w:rsidR="0016709B">
          <w:rPr>
            <w:rFonts w:asciiTheme="minorHAnsi" w:eastAsiaTheme="minorHAnsi" w:hAnsiTheme="minorHAnsi"/>
            <w:color w:val="000000"/>
            <w:szCs w:val="20"/>
          </w:rPr>
          <w:t>’</w:t>
        </w:r>
        <w:r w:rsidR="0016709B">
          <w:rPr>
            <w:rFonts w:asciiTheme="minorHAnsi" w:eastAsiaTheme="minorHAnsi" w:hAnsiTheme="minorHAnsi" w:hint="eastAsia"/>
            <w:color w:val="000000"/>
            <w:szCs w:val="20"/>
          </w:rPr>
          <w:t xml:space="preserve">은 </w:t>
        </w:r>
        <w:r w:rsidR="0016709B">
          <w:rPr>
            <w:rFonts w:asciiTheme="minorHAnsi" w:eastAsiaTheme="minorHAnsi" w:hAnsiTheme="minorHAnsi"/>
            <w:color w:val="000000"/>
            <w:szCs w:val="20"/>
          </w:rPr>
          <w:t>‘</w:t>
        </w:r>
        <w:r w:rsidR="0016709B">
          <w:rPr>
            <w:rFonts w:asciiTheme="minorHAnsi" w:eastAsiaTheme="minorHAnsi" w:hAnsiTheme="minorHAnsi" w:hint="eastAsia"/>
            <w:color w:val="000000"/>
            <w:szCs w:val="20"/>
          </w:rPr>
          <w:t>을</w:t>
        </w:r>
        <w:r w:rsidR="0016709B">
          <w:rPr>
            <w:rFonts w:asciiTheme="minorHAnsi" w:eastAsiaTheme="minorHAnsi" w:hAnsiTheme="minorHAnsi"/>
            <w:color w:val="000000"/>
            <w:szCs w:val="20"/>
          </w:rPr>
          <w:t>’</w:t>
        </w:r>
        <w:r w:rsidR="0016709B">
          <w:rPr>
            <w:rFonts w:asciiTheme="minorHAnsi" w:eastAsiaTheme="minorHAnsi" w:hAnsiTheme="minorHAnsi" w:hint="eastAsia"/>
            <w:color w:val="000000"/>
            <w:szCs w:val="20"/>
          </w:rPr>
          <w:t xml:space="preserve">에게 </w:t>
        </w:r>
      </w:ins>
      <w:del w:id="25" w:author="윤현정 (Hyunjeong Yoon)" w:date="2025-07-23T09:30:00Z">
        <w:r w:rsidRPr="00CF5FE9" w:rsidDel="0016709B">
          <w:rPr>
            <w:rFonts w:asciiTheme="minorHAnsi" w:eastAsiaTheme="minorHAnsi" w:hAnsiTheme="minorHAnsi" w:hint="eastAsia"/>
            <w:color w:val="000000"/>
            <w:szCs w:val="20"/>
          </w:rPr>
          <w:delText xml:space="preserve">이 소비자 또는 발주자로부터 받은 손실에 대하여 </w:delText>
        </w:r>
        <w:r w:rsidRPr="00CF5FE9" w:rsidDel="0016709B">
          <w:rPr>
            <w:rFonts w:asciiTheme="minorHAnsi" w:eastAsiaTheme="minorHAnsi" w:hAnsiTheme="minorHAnsi"/>
            <w:color w:val="000000"/>
            <w:szCs w:val="20"/>
          </w:rPr>
          <w:delText>‘</w:delText>
        </w:r>
        <w:r w:rsidRPr="00CF5FE9" w:rsidDel="0016709B">
          <w:rPr>
            <w:rFonts w:asciiTheme="minorHAnsi" w:eastAsiaTheme="minorHAnsi" w:hAnsiTheme="minorHAnsi" w:hint="eastAsia"/>
            <w:color w:val="000000"/>
            <w:szCs w:val="20"/>
          </w:rPr>
          <w:delText>갑</w:delText>
        </w:r>
        <w:r w:rsidRPr="00CF5FE9" w:rsidDel="0016709B">
          <w:rPr>
            <w:rFonts w:asciiTheme="minorHAnsi" w:eastAsiaTheme="minorHAnsi" w:hAnsiTheme="minorHAnsi"/>
            <w:color w:val="000000"/>
            <w:szCs w:val="20"/>
          </w:rPr>
          <w:delText>’</w:delText>
        </w:r>
        <w:r w:rsidRPr="00CF5FE9" w:rsidDel="0016709B">
          <w:rPr>
            <w:rFonts w:asciiTheme="minorHAnsi" w:eastAsiaTheme="minorHAnsi" w:hAnsiTheme="minorHAnsi" w:hint="eastAsia"/>
            <w:color w:val="000000"/>
            <w:szCs w:val="20"/>
          </w:rPr>
          <w:delText xml:space="preserve">은 </w:delText>
        </w:r>
        <w:r w:rsidRPr="00CF5FE9" w:rsidDel="0016709B">
          <w:rPr>
            <w:rFonts w:asciiTheme="minorHAnsi" w:eastAsiaTheme="minorHAnsi" w:hAnsiTheme="minorHAnsi"/>
            <w:color w:val="000000"/>
            <w:szCs w:val="20"/>
          </w:rPr>
          <w:delText>‘</w:delText>
        </w:r>
        <w:r w:rsidRPr="00CF5FE9" w:rsidDel="0016709B">
          <w:rPr>
            <w:rFonts w:asciiTheme="minorHAnsi" w:eastAsiaTheme="minorHAnsi" w:hAnsiTheme="minorHAnsi" w:hint="eastAsia"/>
            <w:color w:val="000000"/>
            <w:szCs w:val="20"/>
          </w:rPr>
          <w:delText>을</w:delText>
        </w:r>
        <w:r w:rsidRPr="00CF5FE9" w:rsidDel="0016709B">
          <w:rPr>
            <w:rFonts w:asciiTheme="minorHAnsi" w:eastAsiaTheme="minorHAnsi" w:hAnsiTheme="minorHAnsi"/>
            <w:color w:val="000000"/>
            <w:szCs w:val="20"/>
          </w:rPr>
          <w:delText>’</w:delText>
        </w:r>
        <w:r w:rsidRPr="00CF5FE9" w:rsidDel="0016709B">
          <w:rPr>
            <w:rFonts w:asciiTheme="minorHAnsi" w:eastAsiaTheme="minorHAnsi" w:hAnsiTheme="minorHAnsi" w:hint="eastAsia"/>
            <w:color w:val="000000"/>
            <w:szCs w:val="20"/>
          </w:rPr>
          <w:delText xml:space="preserve">에게 </w:delText>
        </w:r>
        <w:r w:rsidR="00781396" w:rsidRPr="00CF5FE9" w:rsidDel="0016709B">
          <w:rPr>
            <w:rFonts w:asciiTheme="minorHAnsi" w:eastAsiaTheme="minorHAnsi" w:hAnsiTheme="minorHAnsi" w:hint="eastAsia"/>
            <w:color w:val="000000"/>
            <w:szCs w:val="20"/>
          </w:rPr>
          <w:delText>수수료</w:delText>
        </w:r>
        <w:r w:rsidRPr="00CF5FE9" w:rsidDel="0016709B">
          <w:rPr>
            <w:rFonts w:asciiTheme="minorHAnsi" w:eastAsiaTheme="minorHAnsi" w:hAnsiTheme="minorHAnsi" w:hint="eastAsia"/>
            <w:color w:val="000000"/>
            <w:szCs w:val="20"/>
          </w:rPr>
          <w:delText xml:space="preserve"> 지급정지 및</w:delText>
        </w:r>
      </w:del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  <w:ins w:id="26" w:author="윤현정 (Hyunjeong Yoon)" w:date="2025-07-23T09:30:00Z">
        <w:r w:rsidR="0016709B">
          <w:rPr>
            <w:rFonts w:asciiTheme="minorHAnsi" w:eastAsiaTheme="minorHAnsi" w:hAnsiTheme="minorHAnsi" w:hint="eastAsia"/>
            <w:color w:val="000000"/>
            <w:szCs w:val="20"/>
          </w:rPr>
          <w:t xml:space="preserve">해당 건에 대한 수수료를 지급하지 않고 발생한 손해에 대한 </w:t>
        </w:r>
      </w:ins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배상을 </w:t>
      </w:r>
      <w:proofErr w:type="gramStart"/>
      <w:r w:rsidRPr="00CF5FE9">
        <w:rPr>
          <w:rFonts w:asciiTheme="minorHAnsi" w:eastAsiaTheme="minorHAnsi" w:hAnsiTheme="minorHAnsi" w:hint="eastAsia"/>
          <w:color w:val="000000"/>
          <w:szCs w:val="20"/>
        </w:rPr>
        <w:t>청구 할</w:t>
      </w:r>
      <w:proofErr w:type="gram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수 있다. </w:t>
      </w:r>
    </w:p>
    <w:p w14:paraId="4EBD7547" w14:textId="77777777" w:rsidR="004A56A2" w:rsidRPr="00CF5FE9" w:rsidRDefault="004A56A2" w:rsidP="00AB2A2F">
      <w:pPr>
        <w:numPr>
          <w:ilvl w:val="0"/>
          <w:numId w:val="5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시공용역 수행 시 발견된 하자에 대해서 즉시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에게 통보하여야 하고, 통보하지 않아 발생하는 문제에 대해서는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의 책임으로 한다.</w:t>
      </w:r>
    </w:p>
    <w:p w14:paraId="55490693" w14:textId="77777777" w:rsidR="004A56A2" w:rsidRPr="00CF5FE9" w:rsidRDefault="004A56A2" w:rsidP="00AB2A2F">
      <w:pPr>
        <w:numPr>
          <w:ilvl w:val="0"/>
          <w:numId w:val="5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시공 중 소비자와 문제가 발생한 경우 즉시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에게 통보하여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과 협의하여 처리하고,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그 처리결과를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에게 공유하여야 한다.</w:t>
      </w:r>
    </w:p>
    <w:p w14:paraId="6D8E10D0" w14:textId="77777777" w:rsidR="004A56A2" w:rsidRPr="00CF5FE9" w:rsidRDefault="004A56A2" w:rsidP="00AB2A2F">
      <w:pPr>
        <w:numPr>
          <w:ilvl w:val="0"/>
          <w:numId w:val="5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이 요청한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시공납기를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준수할 수 있도록 인원을 확보, 관리,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유지 해야한다.</w:t>
      </w:r>
    </w:p>
    <w:p w14:paraId="7E27EC7A" w14:textId="77777777" w:rsidR="004A56A2" w:rsidRPr="00CF5FE9" w:rsidRDefault="004A56A2" w:rsidP="00AB2A2F">
      <w:pPr>
        <w:numPr>
          <w:ilvl w:val="0"/>
          <w:numId w:val="5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이 요구하는 서비스의 품질을 유지,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관리 해야한다.</w:t>
      </w:r>
    </w:p>
    <w:p w14:paraId="5CA7FA55" w14:textId="77777777" w:rsidR="004A56A2" w:rsidRPr="00CF5FE9" w:rsidRDefault="004A56A2" w:rsidP="00AB2A2F">
      <w:pPr>
        <w:numPr>
          <w:ilvl w:val="0"/>
          <w:numId w:val="5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이 위탁하는 업무의 통일성 등 품질제고를 위해 위탁업무와 관련하여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이 시행하는 교육과정을 참석하여야 한다.</w:t>
      </w:r>
    </w:p>
    <w:p w14:paraId="333B6C04" w14:textId="0027B2FE" w:rsidR="004A56A2" w:rsidRPr="00CF5FE9" w:rsidRDefault="004A56A2" w:rsidP="00AB2A2F">
      <w:pPr>
        <w:numPr>
          <w:ilvl w:val="0"/>
          <w:numId w:val="5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의 용역수행 관련</w:t>
      </w:r>
      <w:ins w:id="27" w:author="윤현정 (Hyunjeong Yoon)" w:date="2025-07-23T17:22:00Z">
        <w:r w:rsidR="001B30AB">
          <w:rPr>
            <w:rFonts w:asciiTheme="minorHAnsi" w:eastAsiaTheme="minorHAnsi" w:hAnsiTheme="minorHAnsi" w:hint="eastAsia"/>
            <w:color w:val="000000"/>
            <w:szCs w:val="20"/>
          </w:rPr>
          <w:t>하여 법령에</w:t>
        </w:r>
        <w:r w:rsidR="001B30AB">
          <w:rPr>
            <w:rFonts w:asciiTheme="minorHAnsi" w:eastAsiaTheme="minorHAnsi" w:hAnsiTheme="minorHAnsi"/>
            <w:color w:val="000000"/>
            <w:szCs w:val="20"/>
          </w:rPr>
          <w:t xml:space="preserve"> </w:t>
        </w:r>
        <w:r w:rsidR="001B30AB">
          <w:rPr>
            <w:rFonts w:asciiTheme="minorHAnsi" w:eastAsiaTheme="minorHAnsi" w:hAnsiTheme="minorHAnsi" w:hint="eastAsia"/>
            <w:color w:val="000000"/>
            <w:szCs w:val="20"/>
          </w:rPr>
          <w:t>따라</w:t>
        </w:r>
      </w:ins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세무신고자료</w:t>
      </w:r>
      <w:ins w:id="28" w:author="윤현정 (Hyunjeong Yoon)" w:date="2025-07-23T17:22:00Z">
        <w:r w:rsidR="001B30AB">
          <w:rPr>
            <w:rFonts w:asciiTheme="minorHAnsi" w:eastAsiaTheme="minorHAnsi" w:hAnsiTheme="minorHAnsi" w:hint="eastAsia"/>
            <w:color w:val="000000"/>
            <w:szCs w:val="20"/>
          </w:rPr>
          <w:t>를 요청하는 경우</w:t>
        </w:r>
      </w:ins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요청에 응해야 한다.</w:t>
      </w:r>
    </w:p>
    <w:p w14:paraId="09ABA6D4" w14:textId="7C57C23E" w:rsidR="00A06B9D" w:rsidRPr="00CF5FE9" w:rsidRDefault="00A06B9D" w:rsidP="00AB2A2F">
      <w:pPr>
        <w:numPr>
          <w:ilvl w:val="0"/>
          <w:numId w:val="5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’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또는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이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이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계약상의 의무이행을 위하여 사용</w:t>
      </w:r>
      <w:ins w:id="29" w:author="윤현정 (Hyunjeong Yoon)" w:date="2025-07-23T09:32:00Z">
        <w:r w:rsidR="0016709B">
          <w:rPr>
            <w:rFonts w:asciiTheme="minorHAnsi" w:eastAsiaTheme="minorHAnsi" w:hAnsiTheme="minorHAnsi" w:hint="eastAsia"/>
            <w:color w:val="000000"/>
            <w:szCs w:val="20"/>
          </w:rPr>
          <w:t xml:space="preserve"> 또는 계약</w:t>
        </w:r>
      </w:ins>
      <w:r w:rsidRPr="00CF5FE9">
        <w:rPr>
          <w:rFonts w:asciiTheme="minorHAnsi" w:eastAsiaTheme="minorHAnsi" w:hAnsiTheme="minorHAnsi" w:hint="eastAsia"/>
          <w:color w:val="000000"/>
          <w:szCs w:val="20"/>
        </w:rPr>
        <w:t>하는</w:t>
      </w:r>
      <w:r w:rsidR="00B02129" w:rsidRPr="00CF5FE9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자의 사고에 대비하여(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과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위수탁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관계에 있는 </w:t>
      </w:r>
      <w:r w:rsidRPr="00CF5FE9">
        <w:rPr>
          <w:rFonts w:asciiTheme="minorHAnsi" w:eastAsiaTheme="minorHAnsi" w:hAnsiTheme="minorHAnsi"/>
          <w:color w:val="000000"/>
          <w:szCs w:val="20"/>
        </w:rPr>
        <w:t>1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인 사업자 포함)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산재보험에 가입하거나 스스로 가입하게 하여야 한다.</w:t>
      </w:r>
    </w:p>
    <w:p w14:paraId="5F45560C" w14:textId="77777777" w:rsidR="00A57F07" w:rsidRDefault="004F6F6E" w:rsidP="00A57F07">
      <w:pPr>
        <w:numPr>
          <w:ilvl w:val="0"/>
          <w:numId w:val="5"/>
        </w:numPr>
        <w:tabs>
          <w:tab w:val="num" w:pos="720"/>
        </w:tabs>
        <w:spacing w:line="320" w:lineRule="exact"/>
        <w:ind w:left="720" w:hanging="295"/>
        <w:rPr>
          <w:ins w:id="30" w:author="김현주 (Hyunjoo Kim)" w:date="2025-07-24T16:30:00Z"/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소비자들의 오인을 방지하고 설치되는 물품 및 브랜드를 표시하기 위하여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의 차량에 제품 및 브랜드와 관련된 </w:t>
      </w:r>
      <w:r w:rsidRPr="00CF5FE9">
        <w:rPr>
          <w:rFonts w:asciiTheme="minorHAnsi" w:eastAsiaTheme="minorHAnsi" w:hAnsiTheme="minorHAnsi"/>
          <w:color w:val="000000"/>
          <w:szCs w:val="20"/>
        </w:rPr>
        <w:t>CI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의 부착을 무상으로 요구할 수 있다.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단 이 경우 </w:t>
      </w:r>
      <w:r w:rsidRPr="00CF5FE9">
        <w:rPr>
          <w:rFonts w:asciiTheme="minorHAnsi" w:eastAsiaTheme="minorHAnsi" w:hAnsiTheme="minorHAnsi"/>
          <w:color w:val="000000"/>
          <w:szCs w:val="20"/>
        </w:rPr>
        <w:t>CI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제작 및 부착에 관한 비용은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이 부담한다.</w:t>
      </w:r>
    </w:p>
    <w:p w14:paraId="72C71EDF" w14:textId="5D33D7B9" w:rsidR="00A57F07" w:rsidRPr="00A57F07" w:rsidRDefault="00A57F07" w:rsidP="00A57F07">
      <w:pPr>
        <w:numPr>
          <w:ilvl w:val="0"/>
          <w:numId w:val="5"/>
        </w:numPr>
        <w:tabs>
          <w:tab w:val="num" w:pos="720"/>
        </w:tabs>
        <w:spacing w:line="320" w:lineRule="exact"/>
        <w:ind w:left="720" w:hanging="295"/>
        <w:rPr>
          <w:ins w:id="31" w:author="김현주 (Hyunjoo Kim)" w:date="2025-07-24T16:30:00Z"/>
          <w:rFonts w:asciiTheme="minorHAnsi" w:eastAsiaTheme="minorHAnsi" w:hAnsiTheme="minorHAnsi"/>
          <w:color w:val="000000"/>
          <w:szCs w:val="20"/>
          <w:rPrChange w:id="32" w:author="김현주 (Hyunjoo Kim)" w:date="2025-07-24T16:31:00Z">
            <w:rPr>
              <w:ins w:id="33" w:author="김현주 (Hyunjoo Kim)" w:date="2025-07-24T16:30:00Z"/>
            </w:rPr>
          </w:rPrChange>
        </w:rPr>
        <w:pPrChange w:id="34" w:author="김현주 (Hyunjoo Kim)" w:date="2025-07-24T16:31:00Z">
          <w:pPr>
            <w:pStyle w:val="af"/>
          </w:pPr>
        </w:pPrChange>
      </w:pPr>
      <w:ins w:id="35" w:author="김현주 (Hyunjoo Kim)" w:date="2025-07-24T16:31:00Z">
        <w:r>
          <w:lastRenderedPageBreak/>
          <w:t xml:space="preserve"> </w:t>
        </w:r>
        <w:r>
          <w:t>‘</w:t>
        </w:r>
        <w:r>
          <w:rPr>
            <w:rFonts w:hint="eastAsia"/>
          </w:rPr>
          <w:t>을</w:t>
        </w:r>
        <w:r>
          <w:t>’</w:t>
        </w:r>
        <w:r>
          <w:rPr>
            <w:rFonts w:hint="eastAsia"/>
          </w:rPr>
          <w:t>은</w:t>
        </w:r>
      </w:ins>
      <w:ins w:id="36" w:author="김현주 (Hyunjoo Kim)" w:date="2025-07-24T16:30:00Z">
        <w:r>
          <w:t xml:space="preserve"> 본 계약의 이행 기간 동안 </w:t>
        </w:r>
      </w:ins>
      <w:ins w:id="37" w:author="김현주 (Hyunjoo Kim)" w:date="2025-07-24T16:31:00Z">
        <w:r>
          <w:t>‘</w:t>
        </w:r>
        <w:r>
          <w:rPr>
            <w:rFonts w:hint="eastAsia"/>
          </w:rPr>
          <w:t>갑</w:t>
        </w:r>
        <w:r>
          <w:t>’</w:t>
        </w:r>
      </w:ins>
      <w:ins w:id="38" w:author="김현주 (Hyunjoo Kim)" w:date="2025-07-24T16:30:00Z">
        <w:r>
          <w:t xml:space="preserve">의 </w:t>
        </w:r>
      </w:ins>
      <w:ins w:id="39" w:author="김현주 (Hyunjoo Kim)" w:date="2025-07-24T16:31:00Z">
        <w:r>
          <w:rPr>
            <w:rFonts w:hint="eastAsia"/>
          </w:rPr>
          <w:t>시공</w:t>
        </w:r>
      </w:ins>
      <w:ins w:id="40" w:author="김현주 (Hyunjoo Kim)" w:date="2025-07-24T16:30:00Z">
        <w:r>
          <w:t xml:space="preserve"> 업무 수행과 관련하여 취득한 정보, 기술, 노하우를 이용하여 </w:t>
        </w:r>
      </w:ins>
      <w:ins w:id="41" w:author="김현주 (Hyunjoo Kim)" w:date="2025-07-24T16:31:00Z">
        <w:r>
          <w:t>‘</w:t>
        </w:r>
        <w:r>
          <w:rPr>
            <w:rFonts w:hint="eastAsia"/>
          </w:rPr>
          <w:t>갑</w:t>
        </w:r>
        <w:r>
          <w:t>’</w:t>
        </w:r>
      </w:ins>
      <w:ins w:id="42" w:author="김현주 (Hyunjoo Kim)" w:date="2025-07-24T16:30:00Z">
        <w:r>
          <w:t xml:space="preserve">의 사전 서면 동의 없이 </w:t>
        </w:r>
      </w:ins>
      <w:ins w:id="43" w:author="김현주 (Hyunjoo Kim)" w:date="2025-07-24T16:32:00Z">
        <w:r>
          <w:rPr>
            <w:rFonts w:hint="eastAsia"/>
          </w:rPr>
          <w:t>본 용역과</w:t>
        </w:r>
      </w:ins>
      <w:ins w:id="44" w:author="김현주 (Hyunjoo Kim)" w:date="2025-07-24T16:30:00Z">
        <w:r>
          <w:t xml:space="preserve"> 동일하거나 본 계약상 </w:t>
        </w:r>
        <w:proofErr w:type="spellStart"/>
        <w:r>
          <w:t>위탁</w:t>
        </w:r>
      </w:ins>
      <w:ins w:id="45" w:author="김현주 (Hyunjoo Kim)" w:date="2025-07-24T16:32:00Z">
        <w:r>
          <w:rPr>
            <w:rFonts w:hint="eastAsia"/>
          </w:rPr>
          <w:t xml:space="preserve"> </w:t>
        </w:r>
      </w:ins>
      <w:ins w:id="46" w:author="김현주 (Hyunjoo Kim)" w:date="2025-07-24T16:30:00Z">
        <w:r>
          <w:t>받</w:t>
        </w:r>
        <w:proofErr w:type="spellEnd"/>
        <w:r>
          <w:t xml:space="preserve">은 </w:t>
        </w:r>
      </w:ins>
      <w:ins w:id="47" w:author="김현주 (Hyunjoo Kim)" w:date="2025-07-24T16:32:00Z">
        <w:r>
          <w:rPr>
            <w:rFonts w:hint="eastAsia"/>
          </w:rPr>
          <w:t>시공</w:t>
        </w:r>
      </w:ins>
      <w:ins w:id="48" w:author="김현주 (Hyunjoo Kim)" w:date="2025-07-24T16:30:00Z">
        <w:r>
          <w:t xml:space="preserve"> 업무와 실질적으로 경쟁 관계에 있는 </w:t>
        </w:r>
        <w:r w:rsidRPr="00A57F07">
          <w:rPr>
            <w:b/>
            <w:bCs/>
          </w:rPr>
          <w:t>다른 사업</w:t>
        </w:r>
        <w:r>
          <w:t>을 영위하거나 제3자에게 제공하여서는 아니 된다.</w:t>
        </w:r>
      </w:ins>
      <w:ins w:id="49" w:author="김현주 (Hyunjoo Kim)" w:date="2025-07-24T16:31:00Z">
        <w:r>
          <w:t xml:space="preserve"> </w:t>
        </w:r>
      </w:ins>
      <w:ins w:id="50" w:author="김현주 (Hyunjoo Kim)" w:date="2025-07-24T16:30:00Z">
        <w:r>
          <w:t xml:space="preserve">본 </w:t>
        </w:r>
      </w:ins>
      <w:ins w:id="51" w:author="김현주 (Hyunjoo Kim)" w:date="2025-07-24T16:32:00Z">
        <w:r>
          <w:rPr>
            <w:rFonts w:hint="eastAsia"/>
          </w:rPr>
          <w:t>항</w:t>
        </w:r>
      </w:ins>
      <w:ins w:id="52" w:author="김현주 (Hyunjoo Kim)" w:date="2025-07-24T16:30:00Z">
        <w:r>
          <w:t xml:space="preserve">의 경업금지 의무는 </w:t>
        </w:r>
      </w:ins>
      <w:proofErr w:type="spellStart"/>
      <w:ins w:id="53" w:author="김현주 (Hyunjoo Kim)" w:date="2025-07-24T16:32:00Z">
        <w:r>
          <w:t>‘</w:t>
        </w:r>
        <w:r>
          <w:rPr>
            <w:rFonts w:hint="eastAsia"/>
          </w:rPr>
          <w:t>을</w:t>
        </w:r>
        <w:r>
          <w:t>’</w:t>
        </w:r>
        <w:r>
          <w:rPr>
            <w:rFonts w:hint="eastAsia"/>
          </w:rPr>
          <w:t>이</w:t>
        </w:r>
      </w:ins>
      <w:ins w:id="54" w:author="김현주 (Hyunjoo Kim)" w:date="2025-07-24T16:30:00Z">
        <w:r>
          <w:t xml:space="preserve"> 본</w:t>
        </w:r>
        <w:proofErr w:type="spellEnd"/>
        <w:r>
          <w:t xml:space="preserve"> 계약에 따라 원활하고 안정적인 </w:t>
        </w:r>
      </w:ins>
      <w:ins w:id="55" w:author="김현주 (Hyunjoo Kim)" w:date="2025-07-24T16:32:00Z">
        <w:r>
          <w:rPr>
            <w:rFonts w:hint="eastAsia"/>
          </w:rPr>
          <w:t>시공</w:t>
        </w:r>
      </w:ins>
      <w:ins w:id="56" w:author="김현주 (Hyunjoo Kim)" w:date="2025-07-24T16:30:00Z">
        <w:r>
          <w:t xml:space="preserve"> 용역의 품질을 유지하고, </w:t>
        </w:r>
      </w:ins>
      <w:ins w:id="57" w:author="김현주 (Hyunjoo Kim)" w:date="2025-07-24T16:32:00Z">
        <w:r>
          <w:t>‘</w:t>
        </w:r>
        <w:r>
          <w:rPr>
            <w:rFonts w:hint="eastAsia"/>
          </w:rPr>
          <w:t>갑</w:t>
        </w:r>
        <w:r>
          <w:t>’</w:t>
        </w:r>
        <w:r>
          <w:rPr>
            <w:rFonts w:hint="eastAsia"/>
          </w:rPr>
          <w:t>과</w:t>
        </w:r>
      </w:ins>
      <w:bookmarkStart w:id="58" w:name="_GoBack"/>
      <w:bookmarkEnd w:id="58"/>
      <w:ins w:id="59" w:author="김현주 (Hyunjoo Kim)" w:date="2025-07-24T16:30:00Z">
        <w:r>
          <w:t>의 신뢰 관계를 바탕으로 효율적인 협력을 수행하기 위한 목적으로 한다.</w:t>
        </w:r>
      </w:ins>
    </w:p>
    <w:p w14:paraId="4F7B14C7" w14:textId="71FF9B0F" w:rsidR="00A57F07" w:rsidRDefault="00A57F07" w:rsidP="00A57F07">
      <w:pPr>
        <w:spacing w:line="320" w:lineRule="exact"/>
        <w:ind w:left="1393"/>
        <w:rPr>
          <w:ins w:id="60" w:author="김현주 (Hyunjoo Kim)" w:date="2025-07-24T16:30:00Z"/>
          <w:rFonts w:asciiTheme="minorHAnsi" w:eastAsiaTheme="minorHAnsi" w:hAnsiTheme="minorHAnsi" w:hint="eastAsia"/>
          <w:color w:val="000000"/>
          <w:szCs w:val="20"/>
        </w:rPr>
        <w:pPrChange w:id="61" w:author="김현주 (Hyunjoo Kim)" w:date="2025-07-24T16:31:00Z">
          <w:pPr>
            <w:numPr>
              <w:numId w:val="5"/>
            </w:numPr>
            <w:spacing w:line="320" w:lineRule="exact"/>
            <w:ind w:left="1393" w:hanging="400"/>
          </w:pPr>
        </w:pPrChange>
      </w:pPr>
    </w:p>
    <w:p w14:paraId="26819360" w14:textId="77777777" w:rsidR="00A57F07" w:rsidRPr="00CF5FE9" w:rsidRDefault="00A57F07" w:rsidP="00AB2A2F">
      <w:pPr>
        <w:numPr>
          <w:ilvl w:val="0"/>
          <w:numId w:val="5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</w:p>
    <w:p w14:paraId="40EBD01E" w14:textId="77777777" w:rsidR="004A56A2" w:rsidRPr="00CF5FE9" w:rsidRDefault="004A56A2" w:rsidP="004A56A2">
      <w:pPr>
        <w:spacing w:line="320" w:lineRule="exact"/>
        <w:rPr>
          <w:rFonts w:asciiTheme="minorHAnsi" w:eastAsiaTheme="minorHAnsi" w:hAnsiTheme="minorHAnsi"/>
          <w:strike/>
          <w:color w:val="000000"/>
          <w:szCs w:val="20"/>
        </w:rPr>
      </w:pPr>
    </w:p>
    <w:p w14:paraId="319BD927" w14:textId="77777777" w:rsidR="004A56A2" w:rsidRPr="00CF5FE9" w:rsidRDefault="004A56A2" w:rsidP="004A56A2">
      <w:pPr>
        <w:spacing w:line="320" w:lineRule="exact"/>
        <w:rPr>
          <w:rFonts w:asciiTheme="minorHAnsi" w:eastAsiaTheme="minorHAnsi" w:hAnsiTheme="minorHAnsi"/>
          <w:b/>
          <w:bCs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제</w:t>
      </w:r>
      <w:r w:rsidRPr="00CF5FE9">
        <w:rPr>
          <w:rFonts w:asciiTheme="minorHAnsi" w:eastAsiaTheme="minorHAnsi" w:hAnsiTheme="minorHAnsi"/>
          <w:b/>
          <w:bCs/>
          <w:color w:val="000000"/>
          <w:szCs w:val="20"/>
        </w:rPr>
        <w:t>1</w:t>
      </w:r>
      <w:r w:rsidR="0053208E" w:rsidRPr="00CF5FE9">
        <w:rPr>
          <w:rFonts w:asciiTheme="minorHAnsi" w:eastAsiaTheme="minorHAnsi" w:hAnsiTheme="minorHAnsi"/>
          <w:b/>
          <w:bCs/>
          <w:color w:val="000000"/>
          <w:szCs w:val="20"/>
        </w:rPr>
        <w:t>3</w:t>
      </w: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조 [지원내용]</w:t>
      </w:r>
    </w:p>
    <w:p w14:paraId="42E6873B" w14:textId="77777777" w:rsidR="004A56A2" w:rsidRPr="00CF5FE9" w:rsidRDefault="00F529AC" w:rsidP="00AB2A2F">
      <w:pPr>
        <w:numPr>
          <w:ilvl w:val="0"/>
          <w:numId w:val="11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이 본 계약을 수행함에 있어 일정수준 이상의 서비스 품질 유지할 수 있도록 </w:t>
      </w:r>
      <w:r w:rsidR="00757CFC" w:rsidRPr="00CF5FE9">
        <w:rPr>
          <w:rFonts w:asciiTheme="minorHAnsi" w:eastAsiaTheme="minorHAnsi" w:hAnsiTheme="minorHAnsi" w:hint="eastAsia"/>
          <w:color w:val="000000"/>
          <w:szCs w:val="20"/>
        </w:rPr>
        <w:t xml:space="preserve">지원할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수 있다.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지원에 대한 상세 항목은 </w:t>
      </w:r>
      <w:r w:rsidR="00AB79CD" w:rsidRPr="00CF5FE9">
        <w:rPr>
          <w:rFonts w:asciiTheme="minorHAnsi" w:eastAsiaTheme="minorHAnsi" w:hAnsiTheme="minorHAnsi"/>
          <w:color w:val="000000"/>
          <w:szCs w:val="20"/>
        </w:rPr>
        <w:t>[</w:t>
      </w:r>
      <w:r w:rsidR="00AB79CD" w:rsidRPr="00CF5FE9">
        <w:rPr>
          <w:rFonts w:asciiTheme="minorHAnsi" w:eastAsiaTheme="minorHAnsi" w:hAnsiTheme="minorHAnsi" w:hint="eastAsia"/>
          <w:color w:val="000000"/>
          <w:szCs w:val="20"/>
        </w:rPr>
        <w:t>별첨</w:t>
      </w:r>
      <w:r w:rsidR="003A3361" w:rsidRPr="00CF5FE9">
        <w:rPr>
          <w:rFonts w:asciiTheme="minorHAnsi" w:eastAsiaTheme="minorHAnsi" w:hAnsiTheme="minorHAnsi"/>
          <w:color w:val="000000"/>
          <w:szCs w:val="20"/>
        </w:rPr>
        <w:t>2</w:t>
      </w:r>
      <w:r w:rsidR="00AB79CD" w:rsidRPr="00CF5FE9">
        <w:rPr>
          <w:rFonts w:asciiTheme="minorHAnsi" w:eastAsiaTheme="minorHAnsi" w:hAnsiTheme="minorHAnsi"/>
          <w:color w:val="000000"/>
          <w:szCs w:val="20"/>
        </w:rPr>
        <w:t>]</w:t>
      </w:r>
      <w:r w:rsidR="002214E4" w:rsidRPr="00CF5FE9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="00781396" w:rsidRPr="00CF5FE9">
        <w:rPr>
          <w:rFonts w:asciiTheme="minorHAnsi" w:eastAsiaTheme="minorHAnsi" w:hAnsiTheme="minorHAnsi" w:hint="eastAsia"/>
          <w:color w:val="000000"/>
          <w:szCs w:val="20"/>
        </w:rPr>
        <w:t>수수료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정산업무규정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에서 정한다.</w:t>
      </w:r>
    </w:p>
    <w:p w14:paraId="20DEC903" w14:textId="77777777" w:rsidR="00E03743" w:rsidRPr="00CF5FE9" w:rsidRDefault="00B36486" w:rsidP="00AB2A2F">
      <w:pPr>
        <w:numPr>
          <w:ilvl w:val="0"/>
          <w:numId w:val="11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본 조에 따른 지원금은 매월 </w:t>
      </w:r>
      <w:r w:rsidRPr="00CF5FE9">
        <w:rPr>
          <w:rFonts w:asciiTheme="minorHAnsi" w:eastAsiaTheme="minorHAnsi" w:hAnsiTheme="minorHAnsi"/>
          <w:color w:val="000000"/>
          <w:szCs w:val="20"/>
        </w:rPr>
        <w:t>1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일부터 말일까지 1개월 단위로 정산하여 현금으로 지급하며,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본</w:t>
      </w:r>
      <w:r w:rsidR="00757CFC" w:rsidRPr="00CF5FE9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계약 제1</w:t>
      </w:r>
      <w:r w:rsidRPr="00CF5FE9">
        <w:rPr>
          <w:rFonts w:asciiTheme="minorHAnsi" w:eastAsiaTheme="minorHAnsi" w:hAnsiTheme="minorHAnsi"/>
          <w:color w:val="000000"/>
          <w:szCs w:val="20"/>
        </w:rPr>
        <w:t>1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조에서 정하는 </w:t>
      </w:r>
      <w:r w:rsidR="00781396" w:rsidRPr="00CF5FE9">
        <w:rPr>
          <w:rFonts w:asciiTheme="minorHAnsi" w:eastAsiaTheme="minorHAnsi" w:hAnsiTheme="minorHAnsi" w:hint="eastAsia"/>
          <w:color w:val="000000"/>
          <w:szCs w:val="20"/>
        </w:rPr>
        <w:t>수수료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지급기준을 준용한다</w:t>
      </w:r>
      <w:r w:rsidR="00E03743" w:rsidRPr="00CF5FE9">
        <w:rPr>
          <w:rFonts w:asciiTheme="minorHAnsi" w:eastAsiaTheme="minorHAnsi" w:hAnsiTheme="minorHAnsi" w:hint="eastAsia"/>
          <w:color w:val="000000"/>
          <w:szCs w:val="20"/>
        </w:rPr>
        <w:t>.</w:t>
      </w:r>
    </w:p>
    <w:p w14:paraId="1DD2451E" w14:textId="5990A896" w:rsidR="00E03743" w:rsidRPr="00CF5FE9" w:rsidRDefault="00E03743" w:rsidP="00AB2A2F">
      <w:pPr>
        <w:numPr>
          <w:ilvl w:val="0"/>
          <w:numId w:val="11"/>
        </w:numPr>
        <w:spacing w:line="320" w:lineRule="exact"/>
        <w:ind w:left="720" w:hanging="295"/>
        <w:rPr>
          <w:rFonts w:asciiTheme="minorHAnsi" w:eastAsiaTheme="minorHAnsi" w:hAnsiTheme="minorHAnsi"/>
          <w:b/>
          <w:color w:val="000000"/>
          <w:szCs w:val="20"/>
        </w:rPr>
      </w:pPr>
      <w:r w:rsidRPr="00CF5FE9">
        <w:rPr>
          <w:rStyle w:val="ae"/>
          <w:rFonts w:asciiTheme="minorHAnsi" w:eastAsiaTheme="minorHAnsi" w:hAnsiTheme="minorHAnsi" w:cs="Segoe UI"/>
          <w:b w:val="0"/>
          <w:color w:val="000000"/>
          <w:spacing w:val="-1"/>
          <w:szCs w:val="20"/>
          <w:shd w:val="clear" w:color="auto" w:fill="FFFFFF"/>
        </w:rPr>
        <w:t xml:space="preserve">본 조 지원금은 </w:t>
      </w:r>
      <w:ins w:id="62" w:author="윤현정 (Hyunjeong Yoon)" w:date="2025-07-23T18:35:00Z">
        <w:r w:rsidR="00F219CC">
          <w:rPr>
            <w:rStyle w:val="ae"/>
            <w:rFonts w:asciiTheme="minorHAnsi" w:eastAsiaTheme="minorHAnsi" w:hAnsiTheme="minorHAnsi" w:cs="Segoe UI" w:hint="eastAsia"/>
            <w:b w:val="0"/>
            <w:color w:val="000000"/>
            <w:spacing w:val="-1"/>
            <w:szCs w:val="20"/>
            <w:shd w:val="clear" w:color="auto" w:fill="FFFFFF"/>
          </w:rPr>
          <w:t xml:space="preserve">본 계약 </w:t>
        </w:r>
        <w:proofErr w:type="gramStart"/>
        <w:r w:rsidR="00F219CC">
          <w:rPr>
            <w:rStyle w:val="ae"/>
            <w:rFonts w:asciiTheme="minorHAnsi" w:eastAsiaTheme="minorHAnsi" w:hAnsiTheme="minorHAnsi" w:cs="Segoe UI" w:hint="eastAsia"/>
            <w:b w:val="0"/>
            <w:color w:val="000000"/>
            <w:spacing w:val="-1"/>
            <w:szCs w:val="20"/>
            <w:shd w:val="clear" w:color="auto" w:fill="FFFFFF"/>
          </w:rPr>
          <w:t xml:space="preserve">제 </w:t>
        </w:r>
        <w:r w:rsidR="00F219CC">
          <w:rPr>
            <w:rStyle w:val="ae"/>
            <w:rFonts w:asciiTheme="minorHAnsi" w:eastAsiaTheme="minorHAnsi" w:hAnsiTheme="minorHAnsi" w:cs="Segoe UI"/>
            <w:b w:val="0"/>
            <w:color w:val="000000"/>
            <w:spacing w:val="-1"/>
            <w:szCs w:val="20"/>
            <w:shd w:val="clear" w:color="auto" w:fill="FFFFFF"/>
          </w:rPr>
          <w:t>9</w:t>
        </w:r>
        <w:proofErr w:type="gramEnd"/>
        <w:r w:rsidR="00F219CC">
          <w:rPr>
            <w:rStyle w:val="ae"/>
            <w:rFonts w:asciiTheme="minorHAnsi" w:eastAsiaTheme="minorHAnsi" w:hAnsiTheme="minorHAnsi" w:cs="Segoe UI" w:hint="eastAsia"/>
            <w:b w:val="0"/>
            <w:color w:val="000000"/>
            <w:spacing w:val="-1"/>
            <w:szCs w:val="20"/>
            <w:shd w:val="clear" w:color="auto" w:fill="FFFFFF"/>
          </w:rPr>
          <w:t>조의 수수료와 별도로 시혜적인 혜택으로 구분한다.</w:t>
        </w:r>
      </w:ins>
      <w:del w:id="63" w:author="윤현정 (Hyunjeong Yoon)" w:date="2025-07-23T18:35:00Z">
        <w:r w:rsidRPr="00CF5FE9" w:rsidDel="00F219CC">
          <w:rPr>
            <w:rStyle w:val="ae"/>
            <w:rFonts w:asciiTheme="minorHAnsi" w:eastAsiaTheme="minorHAnsi" w:hAnsiTheme="minorHAnsi" w:cs="Segoe UI" w:hint="eastAsia"/>
            <w:b w:val="0"/>
            <w:color w:val="000000"/>
            <w:spacing w:val="-1"/>
            <w:szCs w:val="20"/>
            <w:shd w:val="clear" w:color="auto" w:fill="FFFFFF"/>
          </w:rPr>
          <w:delText>시혜적인 것</w:delText>
        </w:r>
        <w:r w:rsidR="00F96654" w:rsidRPr="00CF5FE9" w:rsidDel="00F219CC">
          <w:rPr>
            <w:rStyle w:val="ae"/>
            <w:rFonts w:asciiTheme="minorHAnsi" w:eastAsiaTheme="minorHAnsi" w:hAnsiTheme="minorHAnsi" w:cs="Segoe UI" w:hint="eastAsia"/>
            <w:b w:val="0"/>
            <w:color w:val="000000"/>
            <w:spacing w:val="-1"/>
            <w:szCs w:val="20"/>
            <w:shd w:val="clear" w:color="auto" w:fill="FFFFFF"/>
          </w:rPr>
          <w:delText>이며</w:delText>
        </w:r>
        <w:r w:rsidRPr="00CF5FE9" w:rsidDel="00F219CC">
          <w:rPr>
            <w:rStyle w:val="ae"/>
            <w:rFonts w:asciiTheme="minorHAnsi" w:eastAsiaTheme="minorHAnsi" w:hAnsiTheme="minorHAnsi" w:cs="Segoe UI" w:hint="eastAsia"/>
            <w:b w:val="0"/>
            <w:color w:val="000000"/>
            <w:spacing w:val="-1"/>
            <w:szCs w:val="20"/>
            <w:shd w:val="clear" w:color="auto" w:fill="FFFFFF"/>
          </w:rPr>
          <w:delText xml:space="preserve"> 추후 수수료 또는 ‘을’의 채무와 상계할 수 </w:delText>
        </w:r>
      </w:del>
      <w:del w:id="64" w:author="윤현정 (Hyunjeong Yoon)" w:date="2025-07-23T18:34:00Z">
        <w:r w:rsidRPr="00CF5FE9" w:rsidDel="00F219CC">
          <w:rPr>
            <w:rStyle w:val="ae"/>
            <w:rFonts w:asciiTheme="minorHAnsi" w:eastAsiaTheme="minorHAnsi" w:hAnsiTheme="minorHAnsi" w:cs="Segoe UI" w:hint="eastAsia"/>
            <w:b w:val="0"/>
            <w:color w:val="000000"/>
            <w:spacing w:val="-1"/>
            <w:szCs w:val="20"/>
            <w:shd w:val="clear" w:color="auto" w:fill="FFFFFF"/>
          </w:rPr>
          <w:delText>없다.</w:delText>
        </w:r>
      </w:del>
    </w:p>
    <w:p w14:paraId="26B25F40" w14:textId="77777777" w:rsidR="004A56A2" w:rsidRPr="00CF5FE9" w:rsidRDefault="00B36486" w:rsidP="004A56A2">
      <w:pPr>
        <w:spacing w:line="320" w:lineRule="exact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>.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</w:p>
    <w:p w14:paraId="23FCDB71" w14:textId="77777777" w:rsidR="004A56A2" w:rsidRPr="00CF5FE9" w:rsidRDefault="004A56A2" w:rsidP="004A56A2">
      <w:pPr>
        <w:spacing w:line="320" w:lineRule="exact"/>
        <w:rPr>
          <w:rFonts w:asciiTheme="minorHAnsi" w:eastAsiaTheme="minorHAnsi" w:hAnsiTheme="minorHAnsi"/>
          <w:b/>
          <w:bCs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제1</w:t>
      </w:r>
      <w:r w:rsidR="0053208E" w:rsidRPr="00CF5FE9">
        <w:rPr>
          <w:rFonts w:asciiTheme="minorHAnsi" w:eastAsiaTheme="minorHAnsi" w:hAnsiTheme="minorHAnsi"/>
          <w:b/>
          <w:bCs/>
          <w:color w:val="000000"/>
          <w:szCs w:val="20"/>
        </w:rPr>
        <w:t>4</w:t>
      </w: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 xml:space="preserve">조 [비밀준수 의무]   </w:t>
      </w:r>
    </w:p>
    <w:p w14:paraId="367B3294" w14:textId="77777777" w:rsidR="004A56A2" w:rsidRPr="00CF5FE9" w:rsidRDefault="004A56A2" w:rsidP="00AB2A2F">
      <w:pPr>
        <w:numPr>
          <w:ilvl w:val="0"/>
          <w:numId w:val="6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과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본 계약을 수행함에 있어서 알게 된 상대방의 업무상 비밀 또는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인적·물적인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구성에 대한 비밀을 상대방의 승낙 없이 제3자에게 누설하여서는 아니 된다.</w:t>
      </w:r>
    </w:p>
    <w:p w14:paraId="2F5017E8" w14:textId="77777777" w:rsidR="004A56A2" w:rsidRPr="00CF5FE9" w:rsidRDefault="004A56A2" w:rsidP="00AB2A2F">
      <w:pPr>
        <w:numPr>
          <w:ilvl w:val="0"/>
          <w:numId w:val="6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과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은 계약기간 중은 물론 계약의 만료 또는 해지 후에도 상기 1항의 의무를 지며, 이 규정을 위반하여 상대방에게 손해를 입힌 경우에는 이를 배상하여야 한다.</w:t>
      </w:r>
    </w:p>
    <w:p w14:paraId="2EB1E557" w14:textId="77777777" w:rsidR="004A56A2" w:rsidRPr="00CF5FE9" w:rsidRDefault="004A56A2" w:rsidP="00AB2A2F">
      <w:pPr>
        <w:numPr>
          <w:ilvl w:val="0"/>
          <w:numId w:val="6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>본 조에 따른 의무는 계약 종료 이후에도 유효하다.</w:t>
      </w:r>
    </w:p>
    <w:p w14:paraId="79B80E13" w14:textId="77777777" w:rsidR="004A56A2" w:rsidRPr="00CF5FE9" w:rsidRDefault="004A56A2" w:rsidP="004A56A2">
      <w:pPr>
        <w:spacing w:line="320" w:lineRule="exact"/>
        <w:rPr>
          <w:rFonts w:asciiTheme="minorHAnsi" w:eastAsiaTheme="minorHAnsi" w:hAnsiTheme="minorHAnsi"/>
          <w:color w:val="000000"/>
          <w:szCs w:val="20"/>
        </w:rPr>
      </w:pPr>
    </w:p>
    <w:p w14:paraId="2500D615" w14:textId="77777777" w:rsidR="004A56A2" w:rsidRPr="00CF5FE9" w:rsidRDefault="004A56A2" w:rsidP="004A56A2">
      <w:pPr>
        <w:spacing w:line="320" w:lineRule="exact"/>
        <w:ind w:left="366" w:hangingChars="183" w:hanging="366"/>
        <w:rPr>
          <w:rFonts w:asciiTheme="minorHAnsi" w:eastAsiaTheme="minorHAnsi" w:hAnsiTheme="minorHAnsi"/>
          <w:b/>
          <w:bCs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제1</w:t>
      </w:r>
      <w:r w:rsidR="0053208E" w:rsidRPr="00CF5FE9">
        <w:rPr>
          <w:rFonts w:asciiTheme="minorHAnsi" w:eastAsiaTheme="minorHAnsi" w:hAnsiTheme="minorHAnsi"/>
          <w:b/>
          <w:bCs/>
          <w:color w:val="000000"/>
          <w:szCs w:val="20"/>
        </w:rPr>
        <w:t>5</w:t>
      </w: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조 [재하도급]</w:t>
      </w:r>
    </w:p>
    <w:p w14:paraId="2C219BC0" w14:textId="77777777" w:rsidR="004A56A2" w:rsidRPr="00CF5FE9" w:rsidRDefault="004A56A2" w:rsidP="00AB2A2F">
      <w:pPr>
        <w:numPr>
          <w:ilvl w:val="0"/>
          <w:numId w:val="12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은 본 계약을 수행함에 있어 자신의 책임으로 시공업무를 수행하도록 노력하여야 한다.</w:t>
      </w:r>
    </w:p>
    <w:p w14:paraId="2060F077" w14:textId="1EC27EE5" w:rsidR="00757CFC" w:rsidRPr="00CF5FE9" w:rsidRDefault="004A56A2" w:rsidP="00AB2A2F">
      <w:pPr>
        <w:numPr>
          <w:ilvl w:val="0"/>
          <w:numId w:val="12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="00627DDA" w:rsidRPr="00CF5FE9">
        <w:rPr>
          <w:rFonts w:asciiTheme="minorHAnsi" w:eastAsiaTheme="minorHAnsi" w:hAnsiTheme="minorHAnsi" w:hint="eastAsia"/>
          <w:color w:val="FF0000"/>
          <w:szCs w:val="20"/>
        </w:rPr>
        <w:t>을’은 시공</w:t>
      </w:r>
      <w:r w:rsidR="003B3489" w:rsidRPr="00CF5FE9">
        <w:rPr>
          <w:rFonts w:asciiTheme="minorHAnsi" w:eastAsiaTheme="minorHAnsi" w:hAnsiTheme="minorHAnsi" w:hint="eastAsia"/>
          <w:color w:val="FF0000"/>
          <w:szCs w:val="20"/>
        </w:rPr>
        <w:t xml:space="preserve"> 업무</w:t>
      </w:r>
      <w:r w:rsidR="00627DDA" w:rsidRPr="00CF5FE9">
        <w:rPr>
          <w:rFonts w:asciiTheme="minorHAnsi" w:eastAsiaTheme="minorHAnsi" w:hAnsiTheme="minorHAnsi" w:hint="eastAsia"/>
          <w:color w:val="FF0000"/>
          <w:szCs w:val="20"/>
        </w:rPr>
        <w:t xml:space="preserve"> </w:t>
      </w:r>
      <w:r w:rsidR="003B3489" w:rsidRPr="00CF5FE9">
        <w:rPr>
          <w:rFonts w:asciiTheme="minorHAnsi" w:eastAsiaTheme="minorHAnsi" w:hAnsiTheme="minorHAnsi" w:hint="eastAsia"/>
          <w:color w:val="FF0000"/>
          <w:szCs w:val="20"/>
        </w:rPr>
        <w:t>수행과 관련하여 그 일부 또는 전부를</w:t>
      </w:r>
      <w:r w:rsidR="003B3489" w:rsidRPr="00CF5FE9">
        <w:rPr>
          <w:rFonts w:asciiTheme="minorHAnsi" w:eastAsiaTheme="minorHAnsi" w:hAnsiTheme="minorHAnsi"/>
          <w:color w:val="FF0000"/>
          <w:szCs w:val="20"/>
        </w:rPr>
        <w:t xml:space="preserve"> </w:t>
      </w:r>
      <w:proofErr w:type="gramStart"/>
      <w:r w:rsidR="003B3489" w:rsidRPr="00CF5FE9">
        <w:rPr>
          <w:rFonts w:asciiTheme="minorHAnsi" w:eastAsiaTheme="minorHAnsi" w:hAnsiTheme="minorHAnsi" w:hint="eastAsia"/>
          <w:color w:val="FF0000"/>
          <w:szCs w:val="20"/>
        </w:rPr>
        <w:t xml:space="preserve">제 </w:t>
      </w:r>
      <w:r w:rsidR="003B3489" w:rsidRPr="00CF5FE9">
        <w:rPr>
          <w:rFonts w:asciiTheme="minorHAnsi" w:eastAsiaTheme="minorHAnsi" w:hAnsiTheme="minorHAnsi"/>
          <w:color w:val="FF0000"/>
          <w:szCs w:val="20"/>
        </w:rPr>
        <w:t>3</w:t>
      </w:r>
      <w:proofErr w:type="gramEnd"/>
      <w:r w:rsidR="003B3489" w:rsidRPr="00CF5FE9">
        <w:rPr>
          <w:rFonts w:asciiTheme="minorHAnsi" w:eastAsiaTheme="minorHAnsi" w:hAnsiTheme="minorHAnsi" w:hint="eastAsia"/>
          <w:color w:val="FF0000"/>
          <w:szCs w:val="20"/>
        </w:rPr>
        <w:t>자에게 위탁하고자 하는 경우,</w:t>
      </w:r>
      <w:r w:rsidR="003B3489" w:rsidRPr="00CF5FE9">
        <w:rPr>
          <w:rFonts w:asciiTheme="minorHAnsi" w:eastAsiaTheme="minorHAnsi" w:hAnsiTheme="minorHAnsi"/>
          <w:color w:val="FF0000"/>
          <w:szCs w:val="20"/>
        </w:rPr>
        <w:t xml:space="preserve"> </w:t>
      </w:r>
      <w:r w:rsidR="003B3489" w:rsidRPr="00CF5FE9">
        <w:rPr>
          <w:rFonts w:asciiTheme="minorHAnsi" w:eastAsiaTheme="minorHAnsi" w:hAnsiTheme="minorHAnsi" w:hint="eastAsia"/>
          <w:color w:val="FF0000"/>
          <w:szCs w:val="20"/>
        </w:rPr>
        <w:t xml:space="preserve">사전에 </w:t>
      </w:r>
      <w:r w:rsidR="003B3489" w:rsidRPr="00CF5FE9">
        <w:rPr>
          <w:rFonts w:asciiTheme="minorHAnsi" w:eastAsiaTheme="minorHAnsi" w:hAnsiTheme="minorHAnsi"/>
          <w:color w:val="FF0000"/>
          <w:szCs w:val="20"/>
        </w:rPr>
        <w:t>‘</w:t>
      </w:r>
      <w:r w:rsidR="003B3489" w:rsidRPr="00CF5FE9">
        <w:rPr>
          <w:rFonts w:asciiTheme="minorHAnsi" w:eastAsiaTheme="minorHAnsi" w:hAnsiTheme="minorHAnsi" w:hint="eastAsia"/>
          <w:color w:val="FF0000"/>
          <w:szCs w:val="20"/>
        </w:rPr>
        <w:t>갑</w:t>
      </w:r>
      <w:r w:rsidR="003B3489" w:rsidRPr="00CF5FE9">
        <w:rPr>
          <w:rFonts w:asciiTheme="minorHAnsi" w:eastAsiaTheme="minorHAnsi" w:hAnsiTheme="minorHAnsi"/>
          <w:color w:val="FF0000"/>
          <w:szCs w:val="20"/>
        </w:rPr>
        <w:t>’</w:t>
      </w:r>
      <w:r w:rsidR="003B3489" w:rsidRPr="00CF5FE9">
        <w:rPr>
          <w:rFonts w:asciiTheme="minorHAnsi" w:eastAsiaTheme="minorHAnsi" w:hAnsiTheme="minorHAnsi" w:hint="eastAsia"/>
          <w:color w:val="FF0000"/>
          <w:szCs w:val="20"/>
        </w:rPr>
        <w:t>과 협의하고,</w:t>
      </w:r>
      <w:r w:rsidR="003B3489" w:rsidRPr="00CF5FE9">
        <w:rPr>
          <w:rFonts w:asciiTheme="minorHAnsi" w:eastAsiaTheme="minorHAnsi" w:hAnsiTheme="minorHAnsi"/>
          <w:color w:val="FF0000"/>
          <w:szCs w:val="20"/>
        </w:rPr>
        <w:t xml:space="preserve"> ‘</w:t>
      </w:r>
      <w:r w:rsidR="003B3489" w:rsidRPr="00CF5FE9">
        <w:rPr>
          <w:rFonts w:asciiTheme="minorHAnsi" w:eastAsiaTheme="minorHAnsi" w:hAnsiTheme="minorHAnsi" w:hint="eastAsia"/>
          <w:color w:val="FF0000"/>
          <w:szCs w:val="20"/>
        </w:rPr>
        <w:t>갑</w:t>
      </w:r>
      <w:r w:rsidR="003B3489" w:rsidRPr="00CF5FE9">
        <w:rPr>
          <w:rFonts w:asciiTheme="minorHAnsi" w:eastAsiaTheme="minorHAnsi" w:hAnsiTheme="minorHAnsi"/>
          <w:color w:val="FF0000"/>
          <w:szCs w:val="20"/>
        </w:rPr>
        <w:t>’</w:t>
      </w:r>
      <w:r w:rsidR="003B3489" w:rsidRPr="00CF5FE9">
        <w:rPr>
          <w:rFonts w:asciiTheme="minorHAnsi" w:eastAsiaTheme="minorHAnsi" w:hAnsiTheme="minorHAnsi" w:hint="eastAsia"/>
          <w:color w:val="FF0000"/>
          <w:szCs w:val="20"/>
        </w:rPr>
        <w:t xml:space="preserve">이 제시한 아래의 각 호 조건을 모두 충족하여 사전 </w:t>
      </w:r>
      <w:ins w:id="65" w:author="윤현정 (Hyunjeong Yoon)" w:date="2025-07-23T09:39:00Z">
        <w:r w:rsidR="0016709B">
          <w:rPr>
            <w:rFonts w:asciiTheme="minorHAnsi" w:eastAsiaTheme="minorHAnsi" w:hAnsiTheme="minorHAnsi" w:hint="eastAsia"/>
            <w:color w:val="FF0000"/>
            <w:szCs w:val="20"/>
          </w:rPr>
          <w:t>서면</w:t>
        </w:r>
      </w:ins>
      <w:r w:rsidR="003B3489" w:rsidRPr="00CF5FE9">
        <w:rPr>
          <w:rFonts w:asciiTheme="minorHAnsi" w:eastAsiaTheme="minorHAnsi" w:hAnsiTheme="minorHAnsi" w:hint="eastAsia"/>
          <w:color w:val="FF0000"/>
          <w:szCs w:val="20"/>
        </w:rPr>
        <w:t>승인을 받은 자에 한하여 위탁할 수 있다.</w:t>
      </w:r>
      <w:r w:rsidR="003B3489" w:rsidRPr="00CF5FE9">
        <w:rPr>
          <w:rFonts w:asciiTheme="minorHAnsi" w:eastAsiaTheme="minorHAnsi" w:hAnsiTheme="minorHAnsi"/>
          <w:color w:val="FF0000"/>
          <w:szCs w:val="20"/>
        </w:rPr>
        <w:t xml:space="preserve"> </w:t>
      </w:r>
      <w:r w:rsidR="003B3489" w:rsidRPr="00CF5FE9">
        <w:rPr>
          <w:rFonts w:asciiTheme="minorHAnsi" w:eastAsiaTheme="minorHAnsi" w:hAnsiTheme="minorHAnsi" w:hint="eastAsia"/>
          <w:color w:val="FF0000"/>
          <w:szCs w:val="20"/>
        </w:rPr>
        <w:t xml:space="preserve">이 경우도 본 계약 및 계약에 따른 </w:t>
      </w:r>
      <w:r w:rsidR="003B3489" w:rsidRPr="00CF5FE9">
        <w:rPr>
          <w:rFonts w:asciiTheme="minorHAnsi" w:eastAsiaTheme="minorHAnsi" w:hAnsiTheme="minorHAnsi"/>
          <w:color w:val="FF0000"/>
          <w:szCs w:val="20"/>
        </w:rPr>
        <w:t>‘</w:t>
      </w:r>
      <w:r w:rsidR="003B3489" w:rsidRPr="00CF5FE9">
        <w:rPr>
          <w:rFonts w:asciiTheme="minorHAnsi" w:eastAsiaTheme="minorHAnsi" w:hAnsiTheme="minorHAnsi" w:hint="eastAsia"/>
          <w:color w:val="FF0000"/>
          <w:szCs w:val="20"/>
        </w:rPr>
        <w:t>을</w:t>
      </w:r>
      <w:r w:rsidR="003B3489" w:rsidRPr="00CF5FE9">
        <w:rPr>
          <w:rFonts w:asciiTheme="minorHAnsi" w:eastAsiaTheme="minorHAnsi" w:hAnsiTheme="minorHAnsi"/>
          <w:color w:val="FF0000"/>
          <w:szCs w:val="20"/>
        </w:rPr>
        <w:t>’</w:t>
      </w:r>
      <w:r w:rsidR="003B3489" w:rsidRPr="00CF5FE9">
        <w:rPr>
          <w:rFonts w:asciiTheme="minorHAnsi" w:eastAsiaTheme="minorHAnsi" w:hAnsiTheme="minorHAnsi" w:hint="eastAsia"/>
          <w:color w:val="FF0000"/>
          <w:szCs w:val="20"/>
        </w:rPr>
        <w:t>의 이행 의무는 면제되지 않는다.</w:t>
      </w:r>
    </w:p>
    <w:p w14:paraId="41F5C54B" w14:textId="77777777" w:rsidR="00757CFC" w:rsidRPr="00CF5FE9" w:rsidRDefault="00757CFC" w:rsidP="00AB2A2F">
      <w:pPr>
        <w:pStyle w:val="af0"/>
        <w:numPr>
          <w:ilvl w:val="0"/>
          <w:numId w:val="26"/>
        </w:numPr>
        <w:spacing w:line="320" w:lineRule="exact"/>
        <w:ind w:leftChars="0" w:left="1077" w:hanging="357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FF0000"/>
          <w:szCs w:val="20"/>
        </w:rPr>
        <w:t>영업용 번호판 부착 혹은 배번호판 부착 조건을 충족한 자</w:t>
      </w:r>
    </w:p>
    <w:p w14:paraId="0C9EB3B4" w14:textId="77777777" w:rsidR="008C1567" w:rsidRPr="00CF5FE9" w:rsidRDefault="00757CFC" w:rsidP="00AB2A2F">
      <w:pPr>
        <w:pStyle w:val="af0"/>
        <w:numPr>
          <w:ilvl w:val="0"/>
          <w:numId w:val="26"/>
        </w:numPr>
        <w:spacing w:line="320" w:lineRule="exact"/>
        <w:ind w:leftChars="0" w:left="1077" w:hanging="357"/>
        <w:rPr>
          <w:rFonts w:asciiTheme="minorHAnsi" w:eastAsiaTheme="minorHAnsi" w:hAnsiTheme="minorHAnsi"/>
          <w:color w:val="000000"/>
          <w:szCs w:val="20"/>
        </w:rPr>
      </w:pPr>
      <w:proofErr w:type="spellStart"/>
      <w:r w:rsidRPr="00CF5FE9">
        <w:rPr>
          <w:rFonts w:asciiTheme="minorHAnsi" w:eastAsiaTheme="minorHAnsi" w:hAnsiTheme="minorHAnsi" w:hint="eastAsia"/>
          <w:color w:val="FF0000"/>
          <w:szCs w:val="20"/>
        </w:rPr>
        <w:t>시공팀</w:t>
      </w:r>
      <w:proofErr w:type="spellEnd"/>
      <w:r w:rsidRPr="00CF5FE9">
        <w:rPr>
          <w:rFonts w:asciiTheme="minorHAnsi" w:eastAsiaTheme="minorHAnsi" w:hAnsiTheme="minorHAnsi" w:hint="eastAsia"/>
          <w:color w:val="FF0000"/>
          <w:szCs w:val="20"/>
        </w:rPr>
        <w:t xml:space="preserve"> 후보생 입문교육 과정을 수료한 자</w:t>
      </w:r>
    </w:p>
    <w:p w14:paraId="3F60B19E" w14:textId="77777777" w:rsidR="004A56A2" w:rsidRPr="00CF5FE9" w:rsidRDefault="004A56A2" w:rsidP="00AB2A2F">
      <w:pPr>
        <w:numPr>
          <w:ilvl w:val="0"/>
          <w:numId w:val="12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의 제 </w:t>
      </w:r>
      <w:r w:rsidRPr="00CF5FE9">
        <w:rPr>
          <w:rFonts w:asciiTheme="minorHAnsi" w:eastAsiaTheme="minorHAnsi" w:hAnsiTheme="minorHAnsi"/>
          <w:color w:val="000000"/>
          <w:szCs w:val="20"/>
        </w:rPr>
        <w:t>3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자와의 재하도급거래에 개입하여 자신이 위탁한 제품의 품질유지 및 납기 내 납품여부 등 하도급거래의 목적과 관계없는 제 </w:t>
      </w:r>
      <w:r w:rsidRPr="00CF5FE9">
        <w:rPr>
          <w:rFonts w:asciiTheme="minorHAnsi" w:eastAsiaTheme="minorHAnsi" w:hAnsiTheme="minorHAnsi"/>
          <w:color w:val="000000"/>
          <w:szCs w:val="20"/>
        </w:rPr>
        <w:t>3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자의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선정</w:t>
      </w:r>
      <w:r w:rsidRPr="00CF5FE9">
        <w:rPr>
          <w:rFonts w:asciiTheme="minorHAnsi" w:eastAsiaTheme="minorHAnsi" w:hAnsiTheme="minorHAnsi" w:cs="HY견고딕" w:hint="eastAsia"/>
          <w:color w:val="000000"/>
          <w:szCs w:val="20"/>
        </w:rPr>
        <w:t>·계약조건</w:t>
      </w:r>
      <w:proofErr w:type="spellEnd"/>
      <w:r w:rsidRPr="00CF5FE9">
        <w:rPr>
          <w:rFonts w:asciiTheme="minorHAnsi" w:eastAsiaTheme="minorHAnsi" w:hAnsiTheme="minorHAnsi" w:cs="HY견고딕" w:hint="eastAsia"/>
          <w:color w:val="000000"/>
          <w:szCs w:val="20"/>
        </w:rPr>
        <w:t xml:space="preserve"> 설정 등 재하도급거래 내용을 제한하여서는 아니된다.</w:t>
      </w:r>
    </w:p>
    <w:p w14:paraId="7B8AE132" w14:textId="77777777" w:rsidR="004A56A2" w:rsidRPr="00CF5FE9" w:rsidRDefault="004A56A2" w:rsidP="004A56A2">
      <w:pPr>
        <w:spacing w:line="320" w:lineRule="exact"/>
        <w:rPr>
          <w:rFonts w:asciiTheme="minorHAnsi" w:eastAsiaTheme="minorHAnsi" w:hAnsiTheme="minorHAnsi" w:cs="HY견고딕"/>
          <w:color w:val="000000"/>
          <w:szCs w:val="20"/>
        </w:rPr>
      </w:pPr>
    </w:p>
    <w:p w14:paraId="19EE4376" w14:textId="77777777" w:rsidR="004A56A2" w:rsidRPr="00CF5FE9" w:rsidRDefault="004A56A2" w:rsidP="004A56A2">
      <w:pPr>
        <w:spacing w:line="320" w:lineRule="exact"/>
        <w:rPr>
          <w:rFonts w:asciiTheme="minorHAnsi" w:eastAsiaTheme="minorHAnsi" w:hAnsiTheme="minorHAnsi"/>
          <w:b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b/>
          <w:color w:val="000000"/>
          <w:szCs w:val="20"/>
        </w:rPr>
        <w:t>제1</w:t>
      </w:r>
      <w:r w:rsidR="0053208E" w:rsidRPr="00CF5FE9">
        <w:rPr>
          <w:rFonts w:asciiTheme="minorHAnsi" w:eastAsiaTheme="minorHAnsi" w:hAnsiTheme="minorHAnsi"/>
          <w:b/>
          <w:color w:val="000000"/>
          <w:szCs w:val="20"/>
        </w:rPr>
        <w:t>6</w:t>
      </w:r>
      <w:r w:rsidRPr="00CF5FE9">
        <w:rPr>
          <w:rFonts w:asciiTheme="minorHAnsi" w:eastAsiaTheme="minorHAnsi" w:hAnsiTheme="minorHAnsi" w:hint="eastAsia"/>
          <w:b/>
          <w:color w:val="000000"/>
          <w:szCs w:val="20"/>
        </w:rPr>
        <w:t xml:space="preserve">조 </w:t>
      </w:r>
      <w:r w:rsidRPr="00CF5FE9">
        <w:rPr>
          <w:rFonts w:asciiTheme="minorHAnsi" w:eastAsiaTheme="minorHAnsi" w:hAnsiTheme="minorHAnsi"/>
          <w:b/>
          <w:color w:val="000000"/>
          <w:szCs w:val="20"/>
        </w:rPr>
        <w:t>[</w:t>
      </w:r>
      <w:r w:rsidRPr="00CF5FE9">
        <w:rPr>
          <w:rFonts w:asciiTheme="minorHAnsi" w:eastAsiaTheme="minorHAnsi" w:hAnsiTheme="minorHAnsi" w:hint="eastAsia"/>
          <w:b/>
          <w:color w:val="000000"/>
          <w:szCs w:val="20"/>
        </w:rPr>
        <w:t>서브센터 관리 책임]</w:t>
      </w:r>
    </w:p>
    <w:p w14:paraId="649EC8ED" w14:textId="77777777" w:rsidR="004A56A2" w:rsidRPr="00CF5FE9" w:rsidRDefault="004A56A2" w:rsidP="00AB2A2F">
      <w:pPr>
        <w:numPr>
          <w:ilvl w:val="0"/>
          <w:numId w:val="13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이 위탁한 서브센터 등의 유지관리에 결함이 발생하지 않도록 최선을 다하여야 하며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서브센터 등의 유지관리 책임에 관한 모든 의무를 다하여야 한다.</w:t>
      </w:r>
    </w:p>
    <w:p w14:paraId="3A8F1BBE" w14:textId="77777777" w:rsidR="004A56A2" w:rsidRPr="00CF5FE9" w:rsidRDefault="004A56A2" w:rsidP="00AB2A2F">
      <w:pPr>
        <w:numPr>
          <w:ilvl w:val="0"/>
          <w:numId w:val="13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의 귀책사유로 인해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에게 발생한 다음 각호 </w:t>
      </w:r>
      <w:r w:rsidRPr="00CF5FE9">
        <w:rPr>
          <w:rFonts w:asciiTheme="minorHAnsi" w:eastAsiaTheme="minorHAnsi" w:hAnsiTheme="minorHAnsi"/>
          <w:color w:val="000000"/>
          <w:szCs w:val="20"/>
        </w:rPr>
        <w:t>1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의 손해에 대해서는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이 손해를 배상하여야 한다. 다만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천재지변,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전쟁,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폭동,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테러,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기타 합리적인 지배 범위 밖의 사유로 인하여 상대방 및 제 </w:t>
      </w:r>
      <w:r w:rsidRPr="00CF5FE9">
        <w:rPr>
          <w:rFonts w:asciiTheme="minorHAnsi" w:eastAsiaTheme="minorHAnsi" w:hAnsiTheme="minorHAnsi"/>
          <w:color w:val="000000"/>
          <w:szCs w:val="20"/>
        </w:rPr>
        <w:t>3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자에게 발생시킨 손해에 대해서는 책임을 묻지 않는다.</w:t>
      </w:r>
    </w:p>
    <w:p w14:paraId="1F28143A" w14:textId="77777777" w:rsidR="009A044F" w:rsidRPr="00CF5FE9" w:rsidRDefault="009A044F" w:rsidP="00AB2A2F">
      <w:pPr>
        <w:pStyle w:val="af0"/>
        <w:numPr>
          <w:ilvl w:val="0"/>
          <w:numId w:val="27"/>
        </w:numPr>
        <w:spacing w:line="320" w:lineRule="exact"/>
        <w:ind w:leftChars="0" w:left="1077" w:hanging="357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>유지관리의 지연으로 인한 손해</w:t>
      </w:r>
    </w:p>
    <w:p w14:paraId="5F9CC47E" w14:textId="77777777" w:rsidR="009A044F" w:rsidRPr="00CF5FE9" w:rsidRDefault="009A044F" w:rsidP="00AB2A2F">
      <w:pPr>
        <w:pStyle w:val="af0"/>
        <w:numPr>
          <w:ilvl w:val="0"/>
          <w:numId w:val="27"/>
        </w:numPr>
        <w:spacing w:line="320" w:lineRule="exact"/>
        <w:ind w:leftChars="0" w:left="1077" w:hanging="357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>물품의 멸실,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훼손으로 인한 손해</w:t>
      </w:r>
    </w:p>
    <w:p w14:paraId="1C2B044C" w14:textId="77777777" w:rsidR="009A044F" w:rsidRPr="00CF5FE9" w:rsidRDefault="009A044F" w:rsidP="00AB2A2F">
      <w:pPr>
        <w:pStyle w:val="af0"/>
        <w:numPr>
          <w:ilvl w:val="0"/>
          <w:numId w:val="27"/>
        </w:numPr>
        <w:spacing w:line="320" w:lineRule="exact"/>
        <w:ind w:leftChars="0" w:left="1077" w:hanging="357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의 관련법규 위반으로 인한 손해</w:t>
      </w:r>
    </w:p>
    <w:p w14:paraId="39508804" w14:textId="77777777" w:rsidR="004A56A2" w:rsidRPr="00CF5FE9" w:rsidRDefault="004A56A2" w:rsidP="00AB2A2F">
      <w:pPr>
        <w:numPr>
          <w:ilvl w:val="0"/>
          <w:numId w:val="13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lastRenderedPageBreak/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은 서브센터 등의 유지관리에 변경,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수정을 할 경우에는 사전에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에게 승인을 얻어야 한다.</w:t>
      </w:r>
    </w:p>
    <w:p w14:paraId="617EC1F7" w14:textId="77777777" w:rsidR="004A56A2" w:rsidRPr="00CF5FE9" w:rsidRDefault="004A56A2" w:rsidP="004A56A2">
      <w:pPr>
        <w:spacing w:line="320" w:lineRule="exact"/>
        <w:ind w:left="200" w:hangingChars="100" w:hanging="200"/>
        <w:rPr>
          <w:rFonts w:asciiTheme="minorHAnsi" w:eastAsiaTheme="minorHAnsi" w:hAnsiTheme="minorHAnsi"/>
          <w:color w:val="000000"/>
          <w:szCs w:val="20"/>
        </w:rPr>
      </w:pPr>
    </w:p>
    <w:p w14:paraId="56E409A1" w14:textId="77777777" w:rsidR="0056254E" w:rsidRPr="00CF5FE9" w:rsidRDefault="004A56A2" w:rsidP="00E03743">
      <w:pPr>
        <w:spacing w:line="320" w:lineRule="exact"/>
        <w:rPr>
          <w:rFonts w:asciiTheme="minorHAnsi" w:eastAsiaTheme="minorHAnsi" w:hAnsiTheme="minorHAnsi"/>
          <w:bCs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제1</w:t>
      </w:r>
      <w:r w:rsidR="0053208E" w:rsidRPr="00CF5FE9">
        <w:rPr>
          <w:rFonts w:asciiTheme="minorHAnsi" w:eastAsiaTheme="minorHAnsi" w:hAnsiTheme="minorHAnsi"/>
          <w:b/>
          <w:bCs/>
          <w:color w:val="000000"/>
          <w:szCs w:val="20"/>
        </w:rPr>
        <w:t>7</w:t>
      </w: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 xml:space="preserve">조 [계약의 해지 </w:t>
      </w:r>
      <w:r w:rsidR="00E03743"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또는 변경</w:t>
      </w: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]</w:t>
      </w:r>
    </w:p>
    <w:p w14:paraId="05524AB8" w14:textId="77777777" w:rsidR="0056254E" w:rsidRPr="00CF5FE9" w:rsidRDefault="0056254E" w:rsidP="00AB2A2F">
      <w:pPr>
        <w:pStyle w:val="af0"/>
        <w:numPr>
          <w:ilvl w:val="0"/>
          <w:numId w:val="28"/>
        </w:numPr>
        <w:spacing w:line="320" w:lineRule="exact"/>
        <w:ind w:leftChars="0" w:left="720" w:hanging="295"/>
        <w:rPr>
          <w:rFonts w:asciiTheme="minorHAnsi" w:eastAsiaTheme="minorHAnsi" w:hAnsiTheme="minorHAnsi"/>
          <w:bCs/>
          <w:color w:val="000000"/>
          <w:szCs w:val="20"/>
        </w:rPr>
      </w:pPr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>‘갑'과 ‘을’은 계약기간 중이라도 서면으로 합의하는 경우 계약을 해지하거나 변경할 수 있다.</w:t>
      </w:r>
    </w:p>
    <w:p w14:paraId="41093788" w14:textId="77777777" w:rsidR="0056254E" w:rsidRPr="00CF5FE9" w:rsidRDefault="0056254E" w:rsidP="00AB2A2F">
      <w:pPr>
        <w:pStyle w:val="af0"/>
        <w:numPr>
          <w:ilvl w:val="0"/>
          <w:numId w:val="28"/>
        </w:numPr>
        <w:spacing w:line="320" w:lineRule="exact"/>
        <w:ind w:leftChars="0" w:left="720" w:hanging="295"/>
        <w:rPr>
          <w:rFonts w:asciiTheme="minorHAnsi" w:eastAsiaTheme="minorHAnsi" w:hAnsiTheme="minorHAnsi"/>
          <w:bCs/>
          <w:color w:val="000000"/>
          <w:szCs w:val="20"/>
        </w:rPr>
      </w:pPr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>‘갑' 또는 '을’은 상대방이 계약사항을 위반한 경우 3개월 이상의 유예기간을 두고 계약사항의 위반 사실을 구체적으로 밝히고 이를 시정하지 아니하면 계약을 해지한다는 의사를 서면으로 2회 이상 통지한 후, 그 기간 내에 시정이 이루어지지 않으면 계약을 해지하거나 변경할 수 있다.</w:t>
      </w:r>
    </w:p>
    <w:p w14:paraId="19A42936" w14:textId="77777777" w:rsidR="00E03743" w:rsidRPr="00CF5FE9" w:rsidRDefault="0056254E" w:rsidP="00AB2A2F">
      <w:pPr>
        <w:pStyle w:val="af0"/>
        <w:numPr>
          <w:ilvl w:val="0"/>
          <w:numId w:val="28"/>
        </w:numPr>
        <w:spacing w:line="320" w:lineRule="exact"/>
        <w:ind w:leftChars="0" w:left="720" w:hanging="295"/>
        <w:rPr>
          <w:rFonts w:asciiTheme="minorHAnsi" w:eastAsiaTheme="minorHAnsi" w:hAnsiTheme="minorHAnsi"/>
          <w:bCs/>
          <w:color w:val="000000"/>
          <w:szCs w:val="20"/>
        </w:rPr>
      </w:pPr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 xml:space="preserve">다음 각 호의 어느 하나에 해당하는 경우 '갑 또는 '을’은 제2항의 절차를 거치지 아니하고 </w:t>
      </w:r>
      <w:r w:rsidR="00405159"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>서</w:t>
      </w:r>
      <w:r w:rsidR="00405159" w:rsidRPr="00CF5FE9">
        <w:rPr>
          <w:rFonts w:asciiTheme="minorHAnsi" w:eastAsiaTheme="minorHAnsi" w:hAnsiTheme="minorHAnsi" w:cs="Segoe UI" w:hint="eastAsia"/>
          <w:color w:val="000000"/>
          <w:spacing w:val="-1"/>
          <w:kern w:val="0"/>
          <w:szCs w:val="20"/>
        </w:rPr>
        <w:t xml:space="preserve">면 </w:t>
      </w:r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>통지에 의하여 계약을 해지하거나 변경할 수 있다.</w:t>
      </w:r>
    </w:p>
    <w:p w14:paraId="49CDB710" w14:textId="77777777" w:rsidR="00E03743" w:rsidRPr="00CF5FE9" w:rsidRDefault="00E03743" w:rsidP="00AB2A2F">
      <w:pPr>
        <w:widowControl/>
        <w:numPr>
          <w:ilvl w:val="0"/>
          <w:numId w:val="22"/>
        </w:numPr>
        <w:shd w:val="clear" w:color="auto" w:fill="FFFFFF"/>
        <w:autoSpaceDE/>
        <w:autoSpaceDN/>
        <w:spacing w:line="320" w:lineRule="exact"/>
        <w:ind w:left="1077" w:hanging="357"/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</w:pPr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>‘갑' 또는 ‘을’ 발행한 어음·수표가 지급거절 되거나, ‘갑’ 또는 '을’에 대한 회생·파산 절차가 개시된 경우</w:t>
      </w:r>
    </w:p>
    <w:p w14:paraId="73F4AE5C" w14:textId="77777777" w:rsidR="00E03743" w:rsidRPr="00CF5FE9" w:rsidRDefault="00E03743" w:rsidP="00AB2A2F">
      <w:pPr>
        <w:widowControl/>
        <w:numPr>
          <w:ilvl w:val="0"/>
          <w:numId w:val="22"/>
        </w:numPr>
        <w:shd w:val="clear" w:color="auto" w:fill="FFFFFF"/>
        <w:autoSpaceDE/>
        <w:autoSpaceDN/>
        <w:spacing w:line="320" w:lineRule="exact"/>
        <w:ind w:left="1077" w:hanging="357"/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</w:pPr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 xml:space="preserve">‘갑' 또는 '을’의 주요재산에 대하여 압류, 가압류, 가처분, 강제집행, 체납처분 또는 이에 준하는 </w:t>
      </w:r>
      <w:proofErr w:type="spellStart"/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>법적ㆍ행정적</w:t>
      </w:r>
      <w:proofErr w:type="spellEnd"/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 xml:space="preserve"> 처분이 있는 경우</w:t>
      </w:r>
    </w:p>
    <w:p w14:paraId="0CD1FF8D" w14:textId="77777777" w:rsidR="00E03743" w:rsidRPr="00CF5FE9" w:rsidRDefault="00E03743" w:rsidP="00AB2A2F">
      <w:pPr>
        <w:widowControl/>
        <w:numPr>
          <w:ilvl w:val="0"/>
          <w:numId w:val="22"/>
        </w:numPr>
        <w:shd w:val="clear" w:color="auto" w:fill="FFFFFF"/>
        <w:autoSpaceDE/>
        <w:autoSpaceDN/>
        <w:spacing w:line="320" w:lineRule="exact"/>
        <w:ind w:left="1077" w:hanging="357"/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</w:pPr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>‘갑' 또는 '을' 화물자동차 운송 및 생활물류서비스와 관련된 법령을 위반하여 자격 취소 등 계약의 유지가 어려운 경우</w:t>
      </w:r>
    </w:p>
    <w:p w14:paraId="6F458F13" w14:textId="77777777" w:rsidR="00E03743" w:rsidRPr="00CF5FE9" w:rsidRDefault="00E03743" w:rsidP="00AB2A2F">
      <w:pPr>
        <w:widowControl/>
        <w:numPr>
          <w:ilvl w:val="0"/>
          <w:numId w:val="22"/>
        </w:numPr>
        <w:shd w:val="clear" w:color="auto" w:fill="FFFFFF"/>
        <w:autoSpaceDE/>
        <w:autoSpaceDN/>
        <w:spacing w:line="320" w:lineRule="exact"/>
        <w:ind w:left="1077" w:hanging="357"/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</w:pPr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>천재지변, 중대한 일신상의 사유가 발생하여 더 이상 사업을 영위할 수 없게 된 경우</w:t>
      </w:r>
    </w:p>
    <w:p w14:paraId="5A8EB759" w14:textId="77777777" w:rsidR="0056254E" w:rsidRPr="00CF5FE9" w:rsidRDefault="00E03743" w:rsidP="00AB2A2F">
      <w:pPr>
        <w:widowControl/>
        <w:numPr>
          <w:ilvl w:val="0"/>
          <w:numId w:val="22"/>
        </w:numPr>
        <w:shd w:val="clear" w:color="auto" w:fill="FFFFFF"/>
        <w:autoSpaceDE/>
        <w:autoSpaceDN/>
        <w:spacing w:before="100" w:beforeAutospacing="1" w:after="100" w:afterAutospacing="1" w:line="320" w:lineRule="exact"/>
        <w:ind w:left="1077" w:hanging="357"/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</w:pPr>
      <w:r w:rsidRPr="00CF5FE9">
        <w:rPr>
          <w:rFonts w:asciiTheme="minorHAnsi" w:eastAsiaTheme="minorHAnsi" w:hAnsiTheme="minorHAnsi" w:cs="Segoe UI"/>
          <w:bCs/>
          <w:color w:val="000000"/>
          <w:spacing w:val="-1"/>
          <w:kern w:val="0"/>
          <w:szCs w:val="20"/>
        </w:rPr>
        <w:t xml:space="preserve">기타 택배사업자 및 영업점이 협의하여 </w:t>
      </w:r>
      <w:proofErr w:type="spellStart"/>
      <w:r w:rsidRPr="00CF5FE9">
        <w:rPr>
          <w:rFonts w:asciiTheme="minorHAnsi" w:eastAsiaTheme="minorHAnsi" w:hAnsiTheme="minorHAnsi" w:cs="Segoe UI"/>
          <w:bCs/>
          <w:color w:val="000000"/>
          <w:spacing w:val="-1"/>
          <w:kern w:val="0"/>
          <w:szCs w:val="20"/>
        </w:rPr>
        <w:t>중요사항이라고</w:t>
      </w:r>
      <w:proofErr w:type="spellEnd"/>
      <w:r w:rsidRPr="00CF5FE9">
        <w:rPr>
          <w:rFonts w:asciiTheme="minorHAnsi" w:eastAsiaTheme="minorHAnsi" w:hAnsiTheme="minorHAnsi" w:cs="Segoe UI"/>
          <w:bCs/>
          <w:color w:val="000000"/>
          <w:spacing w:val="-1"/>
          <w:kern w:val="0"/>
          <w:szCs w:val="20"/>
        </w:rPr>
        <w:t xml:space="preserve"> 정한 경우로서 다음의 각 목에 </w:t>
      </w:r>
      <w:r w:rsidR="006D7EA1" w:rsidRPr="00CF5FE9">
        <w:rPr>
          <w:rFonts w:asciiTheme="minorHAnsi" w:eastAsiaTheme="minorHAnsi" w:hAnsiTheme="minorHAnsi" w:cs="Segoe UI" w:hint="eastAsia"/>
          <w:bCs/>
          <w:color w:val="000000"/>
          <w:spacing w:val="-1"/>
          <w:kern w:val="0"/>
          <w:szCs w:val="20"/>
        </w:rPr>
        <w:t>해</w:t>
      </w:r>
      <w:r w:rsidR="00B20A61" w:rsidRPr="00CF5FE9">
        <w:rPr>
          <w:rFonts w:asciiTheme="minorHAnsi" w:eastAsiaTheme="minorHAnsi" w:hAnsiTheme="minorHAnsi" w:cs="Segoe UI"/>
          <w:bCs/>
          <w:color w:val="000000"/>
          <w:spacing w:val="-1"/>
          <w:kern w:val="0"/>
          <w:szCs w:val="20"/>
        </w:rPr>
        <w:t>당</w:t>
      </w:r>
      <w:r w:rsidR="00B20A61" w:rsidRPr="00CF5FE9">
        <w:rPr>
          <w:rFonts w:asciiTheme="minorHAnsi" w:eastAsiaTheme="minorHAnsi" w:hAnsiTheme="minorHAnsi" w:cs="Segoe UI" w:hint="eastAsia"/>
          <w:bCs/>
          <w:color w:val="000000"/>
          <w:spacing w:val="-1"/>
          <w:kern w:val="0"/>
          <w:szCs w:val="20"/>
        </w:rPr>
        <w:t>하</w:t>
      </w:r>
      <w:r w:rsidR="00407A7B" w:rsidRPr="00CF5FE9">
        <w:rPr>
          <w:rFonts w:asciiTheme="minorHAnsi" w:eastAsiaTheme="minorHAnsi" w:hAnsiTheme="minorHAnsi" w:cs="Segoe UI" w:hint="eastAsia"/>
          <w:bCs/>
          <w:color w:val="000000"/>
          <w:spacing w:val="-1"/>
          <w:kern w:val="0"/>
          <w:szCs w:val="20"/>
        </w:rPr>
        <w:t xml:space="preserve">여 </w:t>
      </w:r>
      <w:r w:rsidR="00407A7B" w:rsidRPr="00CF5FE9">
        <w:rPr>
          <w:rFonts w:asciiTheme="minorHAnsi" w:eastAsiaTheme="minorHAnsi" w:hAnsiTheme="minorHAnsi" w:cs="Segoe UI"/>
          <w:bCs/>
          <w:color w:val="000000"/>
          <w:spacing w:val="-1"/>
          <w:kern w:val="0"/>
          <w:szCs w:val="20"/>
        </w:rPr>
        <w:t>‘</w:t>
      </w:r>
      <w:r w:rsidR="00407A7B" w:rsidRPr="00CF5FE9">
        <w:rPr>
          <w:rFonts w:asciiTheme="minorHAnsi" w:eastAsiaTheme="minorHAnsi" w:hAnsiTheme="minorHAnsi" w:cs="Segoe UI" w:hint="eastAsia"/>
          <w:bCs/>
          <w:color w:val="000000"/>
          <w:spacing w:val="-1"/>
          <w:kern w:val="0"/>
          <w:szCs w:val="20"/>
        </w:rPr>
        <w:t>갑</w:t>
      </w:r>
      <w:r w:rsidR="00407A7B" w:rsidRPr="00CF5FE9">
        <w:rPr>
          <w:rFonts w:asciiTheme="minorHAnsi" w:eastAsiaTheme="minorHAnsi" w:hAnsiTheme="minorHAnsi" w:cs="Segoe UI"/>
          <w:bCs/>
          <w:color w:val="000000"/>
          <w:spacing w:val="-1"/>
          <w:kern w:val="0"/>
          <w:szCs w:val="20"/>
        </w:rPr>
        <w:t>’</w:t>
      </w:r>
      <w:r w:rsidR="00407A7B" w:rsidRPr="00CF5FE9">
        <w:rPr>
          <w:rFonts w:asciiTheme="minorHAnsi" w:eastAsiaTheme="minorHAnsi" w:hAnsiTheme="minorHAnsi" w:cs="Segoe UI" w:hint="eastAsia"/>
          <w:bCs/>
          <w:color w:val="000000"/>
          <w:spacing w:val="-1"/>
          <w:kern w:val="0"/>
          <w:szCs w:val="20"/>
        </w:rPr>
        <w:t>이 서면으로 1회경고를 하였으나 동일한 사유가 또 발생한 경우</w:t>
      </w:r>
    </w:p>
    <w:p w14:paraId="301CBD74" w14:textId="2415264C" w:rsidR="0056254E" w:rsidRPr="00CF5FE9" w:rsidRDefault="0056254E" w:rsidP="00AB2A2F">
      <w:pPr>
        <w:pStyle w:val="af0"/>
        <w:widowControl/>
        <w:numPr>
          <w:ilvl w:val="0"/>
          <w:numId w:val="29"/>
        </w:numPr>
        <w:shd w:val="clear" w:color="auto" w:fill="FFFFFF"/>
        <w:autoSpaceDE/>
        <w:autoSpaceDN/>
        <w:spacing w:before="100" w:beforeAutospacing="1" w:after="100" w:afterAutospacing="1" w:line="320" w:lineRule="exact"/>
        <w:ind w:leftChars="0" w:left="1423" w:hanging="408"/>
        <w:jc w:val="left"/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</w:pPr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 xml:space="preserve">'을’이 본 계약에 의해 수행해야 할 업무를 이유 없이 </w:t>
      </w:r>
      <w:ins w:id="66" w:author="윤현정 (Hyunjeong Yoon)" w:date="2025-07-23T09:51:00Z">
        <w:r w:rsidR="006E3C07">
          <w:rPr>
            <w:rFonts w:asciiTheme="minorHAnsi" w:eastAsiaTheme="minorHAnsi" w:hAnsiTheme="minorHAnsi" w:cs="Segoe UI" w:hint="eastAsia"/>
            <w:color w:val="000000"/>
            <w:spacing w:val="-1"/>
            <w:kern w:val="0"/>
            <w:szCs w:val="20"/>
          </w:rPr>
          <w:t xml:space="preserve">수행하지 않거나 </w:t>
        </w:r>
      </w:ins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>거부하였을 경우</w:t>
      </w:r>
      <w:ins w:id="67" w:author="윤현정 (Hyunjeong Yoon)" w:date="2025-07-23T10:01:00Z">
        <w:r w:rsidR="007B3B57">
          <w:rPr>
            <w:rFonts w:asciiTheme="minorHAnsi" w:eastAsiaTheme="minorHAnsi" w:hAnsiTheme="minorHAnsi" w:cs="Segoe UI" w:hint="eastAsia"/>
            <w:color w:val="000000"/>
            <w:spacing w:val="-1"/>
            <w:kern w:val="0"/>
            <w:szCs w:val="20"/>
          </w:rPr>
          <w:t xml:space="preserve"> 또는 수행하지 않거나 수행할 수 없음이 명백한 경우</w:t>
        </w:r>
      </w:ins>
    </w:p>
    <w:p w14:paraId="599CE919" w14:textId="77777777" w:rsidR="0056254E" w:rsidRPr="00CF5FE9" w:rsidRDefault="0056254E" w:rsidP="00AB2A2F">
      <w:pPr>
        <w:pStyle w:val="af0"/>
        <w:widowControl/>
        <w:numPr>
          <w:ilvl w:val="0"/>
          <w:numId w:val="29"/>
        </w:numPr>
        <w:shd w:val="clear" w:color="auto" w:fill="FFFFFF"/>
        <w:autoSpaceDE/>
        <w:autoSpaceDN/>
        <w:spacing w:before="100" w:beforeAutospacing="1" w:after="100" w:afterAutospacing="1" w:line="320" w:lineRule="exact"/>
        <w:ind w:leftChars="0" w:left="1423" w:hanging="408"/>
        <w:jc w:val="left"/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</w:pPr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>'을'이 '갑'의 상표권 및 지식재산권을 침해하거나 상표권 보호에 위배되는 행위를 한 경우</w:t>
      </w:r>
    </w:p>
    <w:p w14:paraId="73A75BBD" w14:textId="77777777" w:rsidR="0056254E" w:rsidRPr="00CF5FE9" w:rsidRDefault="00E03743" w:rsidP="00AB2A2F">
      <w:pPr>
        <w:pStyle w:val="af0"/>
        <w:widowControl/>
        <w:numPr>
          <w:ilvl w:val="0"/>
          <w:numId w:val="29"/>
        </w:numPr>
        <w:shd w:val="clear" w:color="auto" w:fill="FFFFFF"/>
        <w:autoSpaceDE/>
        <w:autoSpaceDN/>
        <w:spacing w:before="100" w:beforeAutospacing="1" w:after="100" w:afterAutospacing="1" w:line="320" w:lineRule="exact"/>
        <w:ind w:leftChars="0" w:left="1423" w:hanging="408"/>
        <w:jc w:val="left"/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</w:pPr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>'을'이 '갑'가 정한 서비스 기준을 충족하지 못 한 경우로서 서비스 개선의지가 없거나 지속적으로 기준에 미달하는 경우</w:t>
      </w:r>
    </w:p>
    <w:p w14:paraId="767764EE" w14:textId="77777777" w:rsidR="0056254E" w:rsidRPr="00CF5FE9" w:rsidRDefault="00E03743" w:rsidP="00AB2A2F">
      <w:pPr>
        <w:pStyle w:val="af0"/>
        <w:widowControl/>
        <w:numPr>
          <w:ilvl w:val="0"/>
          <w:numId w:val="29"/>
        </w:numPr>
        <w:shd w:val="clear" w:color="auto" w:fill="FFFFFF"/>
        <w:autoSpaceDE/>
        <w:autoSpaceDN/>
        <w:spacing w:before="100" w:beforeAutospacing="1" w:after="100" w:afterAutospacing="1" w:line="320" w:lineRule="exact"/>
        <w:ind w:leftChars="0" w:left="1423" w:hanging="408"/>
        <w:jc w:val="left"/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</w:pPr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>'을'이 시공업무 수행 중 절도, 모욕, 폭행, 성희롱 등의 행위를 한 경우</w:t>
      </w:r>
    </w:p>
    <w:p w14:paraId="5D6807A7" w14:textId="77777777" w:rsidR="0056254E" w:rsidRPr="00CF5FE9" w:rsidRDefault="00E03743" w:rsidP="00AB2A2F">
      <w:pPr>
        <w:pStyle w:val="af0"/>
        <w:widowControl/>
        <w:numPr>
          <w:ilvl w:val="0"/>
          <w:numId w:val="29"/>
        </w:numPr>
        <w:shd w:val="clear" w:color="auto" w:fill="FFFFFF"/>
        <w:autoSpaceDE/>
        <w:autoSpaceDN/>
        <w:spacing w:before="100" w:beforeAutospacing="1" w:after="100" w:afterAutospacing="1" w:line="320" w:lineRule="exact"/>
        <w:ind w:leftChars="0" w:left="1423" w:hanging="408"/>
        <w:jc w:val="left"/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</w:pPr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>'을'이 시공업무 수행 중 고객과 정당한 사유없이 다투거나 욕설, 몸 싸움 등을 한</w:t>
      </w:r>
      <w:r w:rsidR="003F3CB3"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 xml:space="preserve"> </w:t>
      </w:r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>경우</w:t>
      </w:r>
    </w:p>
    <w:p w14:paraId="7AFA81FB" w14:textId="683618D5" w:rsidR="0056254E" w:rsidRPr="00CF5FE9" w:rsidRDefault="006E3C07" w:rsidP="00AB2A2F">
      <w:pPr>
        <w:pStyle w:val="af0"/>
        <w:widowControl/>
        <w:numPr>
          <w:ilvl w:val="0"/>
          <w:numId w:val="29"/>
        </w:numPr>
        <w:shd w:val="clear" w:color="auto" w:fill="FFFFFF"/>
        <w:autoSpaceDE/>
        <w:autoSpaceDN/>
        <w:spacing w:before="100" w:beforeAutospacing="1" w:after="100" w:afterAutospacing="1" w:line="320" w:lineRule="exact"/>
        <w:ind w:leftChars="0" w:left="1423" w:hanging="408"/>
        <w:jc w:val="left"/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</w:pPr>
      <w:ins w:id="68" w:author="윤현정 (Hyunjeong Yoon)" w:date="2025-07-23T09:51:00Z">
        <w:r>
          <w:rPr>
            <w:rFonts w:asciiTheme="minorHAnsi" w:eastAsiaTheme="minorHAnsi" w:hAnsiTheme="minorHAnsi" w:cs="Segoe UI"/>
            <w:color w:val="000000"/>
            <w:spacing w:val="-1"/>
            <w:kern w:val="0"/>
            <w:szCs w:val="20"/>
          </w:rPr>
          <w:t>’</w:t>
        </w:r>
        <w:r>
          <w:rPr>
            <w:rFonts w:asciiTheme="minorHAnsi" w:eastAsiaTheme="minorHAnsi" w:hAnsiTheme="minorHAnsi" w:cs="Segoe UI" w:hint="eastAsia"/>
            <w:color w:val="000000"/>
            <w:spacing w:val="-1"/>
            <w:kern w:val="0"/>
            <w:szCs w:val="20"/>
          </w:rPr>
          <w:t>을</w:t>
        </w:r>
        <w:r>
          <w:rPr>
            <w:rFonts w:asciiTheme="minorHAnsi" w:eastAsiaTheme="minorHAnsi" w:hAnsiTheme="minorHAnsi" w:cs="Segoe UI"/>
            <w:color w:val="000000"/>
            <w:spacing w:val="-1"/>
            <w:kern w:val="0"/>
            <w:szCs w:val="20"/>
          </w:rPr>
          <w:t>’</w:t>
        </w:r>
        <w:r>
          <w:rPr>
            <w:rFonts w:asciiTheme="minorHAnsi" w:eastAsiaTheme="minorHAnsi" w:hAnsiTheme="minorHAnsi" w:cs="Segoe UI" w:hint="eastAsia"/>
            <w:color w:val="000000"/>
            <w:spacing w:val="-1"/>
            <w:kern w:val="0"/>
            <w:szCs w:val="20"/>
          </w:rPr>
          <w:t xml:space="preserve">의 </w:t>
        </w:r>
      </w:ins>
      <w:ins w:id="69" w:author="윤현정 (Hyunjeong Yoon)" w:date="2025-07-23T09:52:00Z">
        <w:r>
          <w:rPr>
            <w:rFonts w:asciiTheme="minorHAnsi" w:eastAsiaTheme="minorHAnsi" w:hAnsiTheme="minorHAnsi" w:cs="Segoe UI" w:hint="eastAsia"/>
            <w:color w:val="000000"/>
            <w:spacing w:val="-1"/>
            <w:kern w:val="0"/>
            <w:szCs w:val="20"/>
          </w:rPr>
          <w:t xml:space="preserve">서비스 품질 등을 유지하지 않아 </w:t>
        </w:r>
        <w:r>
          <w:rPr>
            <w:rFonts w:asciiTheme="minorHAnsi" w:eastAsiaTheme="minorHAnsi" w:hAnsiTheme="minorHAnsi" w:cs="Segoe UI"/>
            <w:color w:val="000000"/>
            <w:spacing w:val="-1"/>
            <w:kern w:val="0"/>
            <w:szCs w:val="20"/>
          </w:rPr>
          <w:t>‘</w:t>
        </w:r>
        <w:r>
          <w:rPr>
            <w:rFonts w:asciiTheme="minorHAnsi" w:eastAsiaTheme="minorHAnsi" w:hAnsiTheme="minorHAnsi" w:cs="Segoe UI" w:hint="eastAsia"/>
            <w:color w:val="000000"/>
            <w:spacing w:val="-1"/>
            <w:kern w:val="0"/>
            <w:szCs w:val="20"/>
          </w:rPr>
          <w:t>갑</w:t>
        </w:r>
        <w:r>
          <w:rPr>
            <w:rFonts w:asciiTheme="minorHAnsi" w:eastAsiaTheme="minorHAnsi" w:hAnsiTheme="minorHAnsi" w:cs="Segoe UI"/>
            <w:color w:val="000000"/>
            <w:spacing w:val="-1"/>
            <w:kern w:val="0"/>
            <w:szCs w:val="20"/>
          </w:rPr>
          <w:t>’</w:t>
        </w:r>
        <w:r>
          <w:rPr>
            <w:rFonts w:asciiTheme="minorHAnsi" w:eastAsiaTheme="minorHAnsi" w:hAnsiTheme="minorHAnsi" w:cs="Segoe UI" w:hint="eastAsia"/>
            <w:color w:val="000000"/>
            <w:spacing w:val="-1"/>
            <w:kern w:val="0"/>
            <w:szCs w:val="20"/>
          </w:rPr>
          <w:t xml:space="preserve">이 </w:t>
        </w:r>
      </w:ins>
      <w:del w:id="70" w:author="윤현정 (Hyunjeong Yoon)" w:date="2025-07-23T09:52:00Z">
        <w:r w:rsidR="00E03743" w:rsidRPr="00CF5FE9" w:rsidDel="006E3C07">
          <w:rPr>
            <w:rFonts w:asciiTheme="minorHAnsi" w:eastAsiaTheme="minorHAnsi" w:hAnsiTheme="minorHAnsi" w:cs="Segoe UI"/>
            <w:color w:val="000000"/>
            <w:spacing w:val="-1"/>
            <w:kern w:val="0"/>
            <w:szCs w:val="20"/>
          </w:rPr>
          <w:delText>갑'가</w:delText>
        </w:r>
      </w:del>
      <w:r w:rsidR="00E03743"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 xml:space="preserve"> </w:t>
      </w:r>
      <w:proofErr w:type="spellStart"/>
      <w:r w:rsidR="00E03743"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>화주사</w:t>
      </w:r>
      <w:proofErr w:type="spellEnd"/>
      <w:r w:rsidR="00E03743"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 xml:space="preserve"> 또는 고객으로부터 </w:t>
      </w:r>
      <w:del w:id="71" w:author="윤현정 (Hyunjeong Yoon)" w:date="2025-07-23T09:52:00Z">
        <w:r w:rsidR="00E03743" w:rsidRPr="00CF5FE9" w:rsidDel="006E3C07">
          <w:rPr>
            <w:rFonts w:asciiTheme="minorHAnsi" w:eastAsiaTheme="minorHAnsi" w:hAnsiTheme="minorHAnsi" w:cs="Segoe UI"/>
            <w:color w:val="000000"/>
            <w:spacing w:val="-1"/>
            <w:kern w:val="0"/>
            <w:szCs w:val="20"/>
          </w:rPr>
          <w:delText xml:space="preserve">서비스 품질등을 이유로 </w:delText>
        </w:r>
      </w:del>
      <w:r w:rsidR="00E03743"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>클레임(공문서 접수)을 받는 경우</w:t>
      </w:r>
    </w:p>
    <w:p w14:paraId="77598519" w14:textId="138F1696" w:rsidR="0056254E" w:rsidRPr="00CF5FE9" w:rsidRDefault="00EF38EB" w:rsidP="00AB2A2F">
      <w:pPr>
        <w:pStyle w:val="af0"/>
        <w:widowControl/>
        <w:numPr>
          <w:ilvl w:val="0"/>
          <w:numId w:val="29"/>
        </w:numPr>
        <w:shd w:val="clear" w:color="auto" w:fill="FFFFFF"/>
        <w:autoSpaceDE/>
        <w:autoSpaceDN/>
        <w:spacing w:before="100" w:beforeAutospacing="1" w:after="100" w:afterAutospacing="1" w:line="320" w:lineRule="exact"/>
        <w:ind w:leftChars="0" w:left="1423" w:hanging="408"/>
        <w:jc w:val="left"/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</w:pPr>
      <w:del w:id="72" w:author="윤현정 (Hyunjeong Yoon)" w:date="2025-07-24T09:27:00Z">
        <w:r w:rsidRPr="00CF5FE9" w:rsidDel="006101C1">
          <w:rPr>
            <w:rFonts w:asciiTheme="minorHAnsi" w:eastAsiaTheme="minorHAnsi" w:hAnsiTheme="minorHAnsi" w:cs="Segoe UI"/>
            <w:color w:val="FF0000"/>
            <w:spacing w:val="-1"/>
            <w:kern w:val="0"/>
            <w:szCs w:val="20"/>
          </w:rPr>
          <w:delText>‘</w:delText>
        </w:r>
        <w:r w:rsidRPr="00CF5FE9" w:rsidDel="006101C1">
          <w:rPr>
            <w:rFonts w:asciiTheme="minorHAnsi" w:eastAsiaTheme="minorHAnsi" w:hAnsiTheme="minorHAnsi" w:cs="Segoe UI" w:hint="eastAsia"/>
            <w:color w:val="FF0000"/>
            <w:spacing w:val="-1"/>
            <w:kern w:val="0"/>
            <w:szCs w:val="20"/>
          </w:rPr>
          <w:delText>갑</w:delText>
        </w:r>
        <w:r w:rsidRPr="00CF5FE9" w:rsidDel="006101C1">
          <w:rPr>
            <w:rFonts w:asciiTheme="minorHAnsi" w:eastAsiaTheme="minorHAnsi" w:hAnsiTheme="minorHAnsi" w:cs="Segoe UI"/>
            <w:color w:val="FF0000"/>
            <w:spacing w:val="-1"/>
            <w:kern w:val="0"/>
            <w:szCs w:val="20"/>
          </w:rPr>
          <w:delText>’</w:delText>
        </w:r>
        <w:r w:rsidRPr="00CF5FE9" w:rsidDel="006101C1">
          <w:rPr>
            <w:rFonts w:asciiTheme="minorHAnsi" w:eastAsiaTheme="minorHAnsi" w:hAnsiTheme="minorHAnsi" w:cs="Segoe UI" w:hint="eastAsia"/>
            <w:color w:val="FF0000"/>
            <w:spacing w:val="-1"/>
            <w:kern w:val="0"/>
            <w:szCs w:val="20"/>
          </w:rPr>
          <w:delText>이 정한</w:delText>
        </w:r>
      </w:del>
      <w:ins w:id="73" w:author="윤현정 (Hyunjeong Yoon)" w:date="2025-07-24T09:27:00Z">
        <w:r w:rsidR="006101C1">
          <w:rPr>
            <w:rFonts w:asciiTheme="minorHAnsi" w:eastAsiaTheme="minorHAnsi" w:hAnsiTheme="minorHAnsi" w:cs="Segoe UI"/>
            <w:color w:val="FF0000"/>
            <w:spacing w:val="-1"/>
            <w:kern w:val="0"/>
            <w:szCs w:val="20"/>
          </w:rPr>
          <w:t>’</w:t>
        </w:r>
        <w:r w:rsidR="006101C1">
          <w:rPr>
            <w:rFonts w:asciiTheme="minorHAnsi" w:eastAsiaTheme="minorHAnsi" w:hAnsiTheme="minorHAnsi" w:cs="Segoe UI" w:hint="eastAsia"/>
            <w:color w:val="FF0000"/>
            <w:spacing w:val="-1"/>
            <w:kern w:val="0"/>
            <w:szCs w:val="20"/>
          </w:rPr>
          <w:t>을</w:t>
        </w:r>
        <w:r w:rsidR="006101C1">
          <w:rPr>
            <w:rFonts w:asciiTheme="minorHAnsi" w:eastAsiaTheme="minorHAnsi" w:hAnsiTheme="minorHAnsi" w:cs="Segoe UI"/>
            <w:color w:val="FF0000"/>
            <w:spacing w:val="-1"/>
            <w:kern w:val="0"/>
            <w:szCs w:val="20"/>
          </w:rPr>
          <w:t>’</w:t>
        </w:r>
        <w:r w:rsidR="006101C1">
          <w:rPr>
            <w:rFonts w:asciiTheme="minorHAnsi" w:eastAsiaTheme="minorHAnsi" w:hAnsiTheme="minorHAnsi" w:cs="Segoe UI" w:hint="eastAsia"/>
            <w:color w:val="FF0000"/>
            <w:spacing w:val="-1"/>
            <w:kern w:val="0"/>
            <w:szCs w:val="20"/>
          </w:rPr>
          <w:t>이</w:t>
        </w:r>
      </w:ins>
      <w:r w:rsidRPr="00CF5FE9">
        <w:rPr>
          <w:rFonts w:asciiTheme="minorHAnsi" w:eastAsiaTheme="minorHAnsi" w:hAnsiTheme="minorHAnsi" w:cs="Segoe UI"/>
          <w:color w:val="FF0000"/>
          <w:spacing w:val="-1"/>
          <w:kern w:val="0"/>
          <w:szCs w:val="20"/>
        </w:rPr>
        <w:t xml:space="preserve"> [</w:t>
      </w:r>
      <w:r w:rsidRPr="00CF5FE9">
        <w:rPr>
          <w:rFonts w:asciiTheme="minorHAnsi" w:eastAsiaTheme="minorHAnsi" w:hAnsiTheme="minorHAnsi" w:cs="Segoe UI" w:hint="eastAsia"/>
          <w:color w:val="FF0000"/>
          <w:spacing w:val="-1"/>
          <w:kern w:val="0"/>
          <w:szCs w:val="20"/>
        </w:rPr>
        <w:t>별첨3</w:t>
      </w:r>
      <w:r w:rsidRPr="00CF5FE9">
        <w:rPr>
          <w:rFonts w:asciiTheme="minorHAnsi" w:eastAsiaTheme="minorHAnsi" w:hAnsiTheme="minorHAnsi" w:cs="Segoe UI"/>
          <w:color w:val="FF0000"/>
          <w:spacing w:val="-1"/>
          <w:kern w:val="0"/>
          <w:szCs w:val="20"/>
        </w:rPr>
        <w:t xml:space="preserve">] </w:t>
      </w:r>
      <w:r w:rsidR="000C2C53" w:rsidRPr="00CF5FE9">
        <w:rPr>
          <w:rFonts w:asciiTheme="minorHAnsi" w:eastAsiaTheme="minorHAnsi" w:hAnsiTheme="minorHAnsi" w:cs="Segoe UI"/>
          <w:color w:val="FF0000"/>
          <w:spacing w:val="-1"/>
          <w:kern w:val="0"/>
          <w:szCs w:val="20"/>
        </w:rPr>
        <w:t xml:space="preserve">LETUS </w:t>
      </w:r>
      <w:r w:rsidR="000C2C53" w:rsidRPr="00CF5FE9">
        <w:rPr>
          <w:rFonts w:asciiTheme="minorHAnsi" w:eastAsiaTheme="minorHAnsi" w:hAnsiTheme="minorHAnsi" w:cs="Segoe UI" w:hint="eastAsia"/>
          <w:color w:val="FF0000"/>
          <w:spacing w:val="-1"/>
          <w:kern w:val="0"/>
          <w:szCs w:val="20"/>
        </w:rPr>
        <w:t xml:space="preserve">서비스 수준 요건 </w:t>
      </w:r>
      <w:r w:rsidRPr="00CF5FE9">
        <w:rPr>
          <w:rFonts w:asciiTheme="minorHAnsi" w:eastAsiaTheme="minorHAnsi" w:hAnsiTheme="minorHAnsi" w:cs="Segoe UI" w:hint="eastAsia"/>
          <w:color w:val="FF0000"/>
          <w:spacing w:val="-1"/>
          <w:kern w:val="0"/>
          <w:szCs w:val="20"/>
        </w:rPr>
        <w:t>에서</w:t>
      </w:r>
      <w:del w:id="74" w:author="윤현정 (Hyunjeong Yoon)" w:date="2025-07-24T09:28:00Z">
        <w:r w:rsidRPr="00CF5FE9" w:rsidDel="006101C1">
          <w:rPr>
            <w:rFonts w:asciiTheme="minorHAnsi" w:eastAsiaTheme="minorHAnsi" w:hAnsiTheme="minorHAnsi" w:cs="Segoe UI" w:hint="eastAsia"/>
            <w:color w:val="FF0000"/>
            <w:spacing w:val="-1"/>
            <w:kern w:val="0"/>
            <w:szCs w:val="20"/>
          </w:rPr>
          <w:delText xml:space="preserve"> </w:delText>
        </w:r>
        <w:r w:rsidRPr="00CF5FE9" w:rsidDel="006101C1">
          <w:rPr>
            <w:rFonts w:asciiTheme="minorHAnsi" w:eastAsiaTheme="minorHAnsi" w:hAnsiTheme="minorHAnsi" w:cs="Segoe UI"/>
            <w:color w:val="FF0000"/>
            <w:spacing w:val="-1"/>
            <w:kern w:val="0"/>
            <w:szCs w:val="20"/>
          </w:rPr>
          <w:delText>‘</w:delText>
        </w:r>
        <w:r w:rsidRPr="00CF5FE9" w:rsidDel="006101C1">
          <w:rPr>
            <w:rFonts w:asciiTheme="minorHAnsi" w:eastAsiaTheme="minorHAnsi" w:hAnsiTheme="minorHAnsi" w:cs="Segoe UI" w:hint="eastAsia"/>
            <w:color w:val="FF0000"/>
            <w:spacing w:val="-1"/>
            <w:kern w:val="0"/>
            <w:szCs w:val="20"/>
          </w:rPr>
          <w:delText>을</w:delText>
        </w:r>
        <w:r w:rsidRPr="00CF5FE9" w:rsidDel="006101C1">
          <w:rPr>
            <w:rFonts w:asciiTheme="minorHAnsi" w:eastAsiaTheme="minorHAnsi" w:hAnsiTheme="minorHAnsi" w:cs="Segoe UI"/>
            <w:color w:val="FF0000"/>
            <w:spacing w:val="-1"/>
            <w:kern w:val="0"/>
            <w:szCs w:val="20"/>
          </w:rPr>
          <w:delText>’</w:delText>
        </w:r>
        <w:r w:rsidRPr="00CF5FE9" w:rsidDel="006101C1">
          <w:rPr>
            <w:rFonts w:asciiTheme="minorHAnsi" w:eastAsiaTheme="minorHAnsi" w:hAnsiTheme="minorHAnsi" w:cs="Segoe UI" w:hint="eastAsia"/>
            <w:color w:val="FF0000"/>
            <w:spacing w:val="-1"/>
            <w:kern w:val="0"/>
            <w:szCs w:val="20"/>
          </w:rPr>
          <w:delText>이</w:delText>
        </w:r>
      </w:del>
      <w:r w:rsidRPr="00CF5FE9">
        <w:rPr>
          <w:rFonts w:asciiTheme="minorHAnsi" w:eastAsiaTheme="minorHAnsi" w:hAnsiTheme="minorHAnsi" w:cs="Segoe UI" w:hint="eastAsia"/>
          <w:color w:val="FF0000"/>
          <w:spacing w:val="-1"/>
          <w:kern w:val="0"/>
          <w:szCs w:val="20"/>
        </w:rPr>
        <w:t xml:space="preserve"> </w:t>
      </w:r>
      <w:r w:rsidRPr="00CF5FE9">
        <w:rPr>
          <w:rFonts w:asciiTheme="minorHAnsi" w:eastAsiaTheme="minorHAnsi" w:hAnsiTheme="minorHAnsi" w:cs="Segoe UI"/>
          <w:color w:val="FF0000"/>
          <w:spacing w:val="-1"/>
          <w:kern w:val="0"/>
          <w:szCs w:val="20"/>
        </w:rPr>
        <w:t>2</w:t>
      </w:r>
      <w:r w:rsidRPr="00CF5FE9">
        <w:rPr>
          <w:rFonts w:asciiTheme="minorHAnsi" w:eastAsiaTheme="minorHAnsi" w:hAnsiTheme="minorHAnsi" w:cs="Segoe UI" w:hint="eastAsia"/>
          <w:color w:val="FF0000"/>
          <w:spacing w:val="-1"/>
          <w:kern w:val="0"/>
          <w:szCs w:val="20"/>
        </w:rPr>
        <w:t xml:space="preserve">회 연속 </w:t>
      </w:r>
      <w:ins w:id="75" w:author="윤현정 (Hyunjeong Yoon)" w:date="2025-07-24T09:28:00Z">
        <w:r w:rsidR="006101C1">
          <w:rPr>
            <w:rFonts w:asciiTheme="minorHAnsi" w:eastAsiaTheme="minorHAnsi" w:hAnsiTheme="minorHAnsi" w:cs="Segoe UI"/>
            <w:color w:val="FF0000"/>
            <w:spacing w:val="-1"/>
            <w:kern w:val="0"/>
            <w:szCs w:val="20"/>
          </w:rPr>
          <w:t>C</w:t>
        </w:r>
        <w:r w:rsidR="006101C1">
          <w:rPr>
            <w:rFonts w:asciiTheme="minorHAnsi" w:eastAsiaTheme="minorHAnsi" w:hAnsiTheme="minorHAnsi" w:cs="Segoe UI" w:hint="eastAsia"/>
            <w:color w:val="FF0000"/>
            <w:spacing w:val="-1"/>
            <w:kern w:val="0"/>
            <w:szCs w:val="20"/>
          </w:rPr>
          <w:t>등급을 받은 경우</w:t>
        </w:r>
      </w:ins>
      <w:del w:id="76" w:author="윤현정 (Hyunjeong Yoon)" w:date="2025-07-24T09:28:00Z">
        <w:r w:rsidRPr="00CF5FE9" w:rsidDel="006101C1">
          <w:rPr>
            <w:rFonts w:asciiTheme="minorHAnsi" w:eastAsiaTheme="minorHAnsi" w:hAnsiTheme="minorHAnsi" w:cs="Segoe UI" w:hint="eastAsia"/>
            <w:color w:val="FF0000"/>
            <w:spacing w:val="-1"/>
            <w:kern w:val="0"/>
            <w:szCs w:val="20"/>
          </w:rPr>
          <w:delText>최하위 등급을 받을 경우</w:delText>
        </w:r>
      </w:del>
    </w:p>
    <w:p w14:paraId="4054074B" w14:textId="77777777" w:rsidR="0056254E" w:rsidRPr="00CF5FE9" w:rsidRDefault="006D7EA1" w:rsidP="00AB2A2F">
      <w:pPr>
        <w:pStyle w:val="af0"/>
        <w:widowControl/>
        <w:numPr>
          <w:ilvl w:val="0"/>
          <w:numId w:val="29"/>
        </w:numPr>
        <w:shd w:val="clear" w:color="auto" w:fill="FFFFFF"/>
        <w:autoSpaceDE/>
        <w:autoSpaceDN/>
        <w:spacing w:before="100" w:beforeAutospacing="1" w:after="100" w:afterAutospacing="1" w:line="320" w:lineRule="exact"/>
        <w:ind w:leftChars="0" w:left="1423" w:hanging="408"/>
        <w:jc w:val="left"/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</w:pPr>
      <w:r w:rsidRPr="00CF5FE9">
        <w:rPr>
          <w:rFonts w:asciiTheme="minorHAnsi" w:eastAsiaTheme="minorHAnsi" w:hAnsiTheme="minorHAnsi" w:cs="Segoe UI"/>
          <w:color w:val="FF0000"/>
          <w:spacing w:val="-1"/>
          <w:kern w:val="0"/>
          <w:szCs w:val="20"/>
        </w:rPr>
        <w:t>‘</w:t>
      </w:r>
      <w:r w:rsidRPr="00CF5FE9">
        <w:rPr>
          <w:rFonts w:asciiTheme="minorHAnsi" w:eastAsiaTheme="minorHAnsi" w:hAnsiTheme="minorHAnsi" w:cs="Segoe UI" w:hint="eastAsia"/>
          <w:color w:val="FF0000"/>
          <w:spacing w:val="-1"/>
          <w:kern w:val="0"/>
          <w:szCs w:val="20"/>
        </w:rPr>
        <w:t>을</w:t>
      </w:r>
      <w:r w:rsidRPr="00CF5FE9">
        <w:rPr>
          <w:rFonts w:asciiTheme="minorHAnsi" w:eastAsiaTheme="minorHAnsi" w:hAnsiTheme="minorHAnsi" w:cs="Segoe UI"/>
          <w:color w:val="FF0000"/>
          <w:spacing w:val="-1"/>
          <w:kern w:val="0"/>
          <w:szCs w:val="20"/>
        </w:rPr>
        <w:t xml:space="preserve">’ </w:t>
      </w:r>
      <w:r w:rsidRPr="00CF5FE9">
        <w:rPr>
          <w:rFonts w:asciiTheme="minorHAnsi" w:eastAsiaTheme="minorHAnsi" w:hAnsiTheme="minorHAnsi" w:cs="Segoe UI" w:hint="eastAsia"/>
          <w:color w:val="FF0000"/>
          <w:spacing w:val="-1"/>
          <w:kern w:val="0"/>
          <w:szCs w:val="20"/>
        </w:rPr>
        <w:t xml:space="preserve">또는 </w:t>
      </w:r>
      <w:r w:rsidRPr="00CF5FE9">
        <w:rPr>
          <w:rFonts w:asciiTheme="minorHAnsi" w:eastAsiaTheme="minorHAnsi" w:hAnsiTheme="minorHAnsi" w:cs="Segoe UI"/>
          <w:color w:val="FF0000"/>
          <w:spacing w:val="-1"/>
          <w:kern w:val="0"/>
          <w:szCs w:val="20"/>
        </w:rPr>
        <w:t>‘</w:t>
      </w:r>
      <w:r w:rsidRPr="00CF5FE9">
        <w:rPr>
          <w:rFonts w:asciiTheme="minorHAnsi" w:eastAsiaTheme="minorHAnsi" w:hAnsiTheme="minorHAnsi" w:cs="Segoe UI" w:hint="eastAsia"/>
          <w:color w:val="FF0000"/>
          <w:spacing w:val="-1"/>
          <w:kern w:val="0"/>
          <w:szCs w:val="20"/>
        </w:rPr>
        <w:t>을</w:t>
      </w:r>
      <w:r w:rsidRPr="00CF5FE9">
        <w:rPr>
          <w:rFonts w:asciiTheme="minorHAnsi" w:eastAsiaTheme="minorHAnsi" w:hAnsiTheme="minorHAnsi" w:cs="Segoe UI"/>
          <w:color w:val="FF0000"/>
          <w:spacing w:val="-1"/>
          <w:kern w:val="0"/>
          <w:szCs w:val="20"/>
        </w:rPr>
        <w:t>’</w:t>
      </w:r>
      <w:r w:rsidRPr="00CF5FE9">
        <w:rPr>
          <w:rFonts w:asciiTheme="minorHAnsi" w:eastAsiaTheme="minorHAnsi" w:hAnsiTheme="minorHAnsi" w:cs="Segoe UI" w:hint="eastAsia"/>
          <w:color w:val="FF0000"/>
          <w:spacing w:val="-1"/>
          <w:kern w:val="0"/>
          <w:szCs w:val="20"/>
        </w:rPr>
        <w:t xml:space="preserve">이 계약한 재위탁자가 제 </w:t>
      </w:r>
      <w:r w:rsidRPr="00CF5FE9">
        <w:rPr>
          <w:rFonts w:asciiTheme="minorHAnsi" w:eastAsiaTheme="minorHAnsi" w:hAnsiTheme="minorHAnsi" w:cs="Segoe UI"/>
          <w:color w:val="FF0000"/>
          <w:spacing w:val="-1"/>
          <w:kern w:val="0"/>
          <w:szCs w:val="20"/>
        </w:rPr>
        <w:t>23</w:t>
      </w:r>
      <w:r w:rsidRPr="00CF5FE9">
        <w:rPr>
          <w:rFonts w:asciiTheme="minorHAnsi" w:eastAsiaTheme="minorHAnsi" w:hAnsiTheme="minorHAnsi" w:cs="Segoe UI" w:hint="eastAsia"/>
          <w:color w:val="FF0000"/>
          <w:spacing w:val="-1"/>
          <w:kern w:val="0"/>
          <w:szCs w:val="20"/>
        </w:rPr>
        <w:t>조</w:t>
      </w:r>
      <w:r w:rsidRPr="00CF5FE9">
        <w:rPr>
          <w:rFonts w:asciiTheme="minorHAnsi" w:eastAsiaTheme="minorHAnsi" w:hAnsiTheme="minorHAnsi" w:cs="Segoe UI"/>
          <w:color w:val="FF0000"/>
          <w:spacing w:val="-1"/>
          <w:kern w:val="0"/>
          <w:szCs w:val="20"/>
        </w:rPr>
        <w:t>(</w:t>
      </w:r>
      <w:r w:rsidRPr="00CF5FE9">
        <w:rPr>
          <w:rFonts w:asciiTheme="minorHAnsi" w:eastAsiaTheme="minorHAnsi" w:hAnsiTheme="minorHAnsi" w:cs="Segoe UI" w:hint="eastAsia"/>
          <w:color w:val="FF0000"/>
          <w:spacing w:val="-1"/>
          <w:kern w:val="0"/>
          <w:szCs w:val="20"/>
        </w:rPr>
        <w:t xml:space="preserve">개인정보에 관한 사항)를 위반하여 </w:t>
      </w:r>
      <w:r w:rsidRPr="00CF5FE9">
        <w:rPr>
          <w:rFonts w:asciiTheme="minorHAnsi" w:eastAsiaTheme="minorHAnsi" w:hAnsiTheme="minorHAnsi" w:cs="Segoe UI"/>
          <w:color w:val="FF0000"/>
          <w:spacing w:val="-1"/>
          <w:kern w:val="0"/>
          <w:szCs w:val="20"/>
        </w:rPr>
        <w:t>‘</w:t>
      </w:r>
      <w:r w:rsidRPr="00CF5FE9">
        <w:rPr>
          <w:rFonts w:asciiTheme="minorHAnsi" w:eastAsiaTheme="minorHAnsi" w:hAnsiTheme="minorHAnsi" w:cs="Segoe UI" w:hint="eastAsia"/>
          <w:color w:val="FF0000"/>
          <w:spacing w:val="-1"/>
          <w:kern w:val="0"/>
          <w:szCs w:val="20"/>
        </w:rPr>
        <w:t>소비자</w:t>
      </w:r>
      <w:r w:rsidR="00EF38EB" w:rsidRPr="00CF5FE9">
        <w:rPr>
          <w:rFonts w:asciiTheme="minorHAnsi" w:eastAsiaTheme="minorHAnsi" w:hAnsiTheme="minorHAnsi" w:cs="Segoe UI"/>
          <w:color w:val="FF0000"/>
          <w:spacing w:val="-1"/>
          <w:kern w:val="0"/>
          <w:szCs w:val="20"/>
        </w:rPr>
        <w:t>’</w:t>
      </w:r>
      <w:r w:rsidR="00EF38EB" w:rsidRPr="00CF5FE9">
        <w:rPr>
          <w:rFonts w:asciiTheme="minorHAnsi" w:eastAsiaTheme="minorHAnsi" w:hAnsiTheme="minorHAnsi" w:cs="Segoe UI" w:hint="eastAsia"/>
          <w:color w:val="FF0000"/>
          <w:spacing w:val="-1"/>
          <w:kern w:val="0"/>
          <w:szCs w:val="20"/>
        </w:rPr>
        <w:t>의 개인정보를 계약 목적 외로 이용하거나</w:t>
      </w:r>
      <w:r w:rsidR="00EF38EB" w:rsidRPr="00CF5FE9">
        <w:rPr>
          <w:rFonts w:asciiTheme="minorHAnsi" w:eastAsiaTheme="minorHAnsi" w:hAnsiTheme="minorHAnsi" w:cs="Segoe UI"/>
          <w:color w:val="FF0000"/>
          <w:spacing w:val="-1"/>
          <w:kern w:val="0"/>
          <w:szCs w:val="20"/>
        </w:rPr>
        <w:t xml:space="preserve">, </w:t>
      </w:r>
      <w:r w:rsidR="00EF38EB" w:rsidRPr="00CF5FE9">
        <w:rPr>
          <w:rFonts w:asciiTheme="minorHAnsi" w:eastAsiaTheme="minorHAnsi" w:hAnsiTheme="minorHAnsi" w:cs="Segoe UI" w:hint="eastAsia"/>
          <w:color w:val="FF0000"/>
          <w:spacing w:val="-1"/>
          <w:kern w:val="0"/>
          <w:szCs w:val="20"/>
        </w:rPr>
        <w:t xml:space="preserve">관련 조치를 취하지 않아 </w:t>
      </w:r>
      <w:r w:rsidR="00EF38EB" w:rsidRPr="00CF5FE9">
        <w:rPr>
          <w:rFonts w:asciiTheme="minorHAnsi" w:eastAsiaTheme="minorHAnsi" w:hAnsiTheme="minorHAnsi" w:cs="Segoe UI"/>
          <w:color w:val="FF0000"/>
          <w:spacing w:val="-1"/>
          <w:kern w:val="0"/>
          <w:szCs w:val="20"/>
        </w:rPr>
        <w:t>‘</w:t>
      </w:r>
      <w:r w:rsidR="00EF38EB" w:rsidRPr="00CF5FE9">
        <w:rPr>
          <w:rFonts w:asciiTheme="minorHAnsi" w:eastAsiaTheme="minorHAnsi" w:hAnsiTheme="minorHAnsi" w:cs="Segoe UI" w:hint="eastAsia"/>
          <w:color w:val="FF0000"/>
          <w:spacing w:val="-1"/>
          <w:kern w:val="0"/>
          <w:szCs w:val="20"/>
        </w:rPr>
        <w:t>갑</w:t>
      </w:r>
      <w:r w:rsidR="00EF38EB" w:rsidRPr="00CF5FE9">
        <w:rPr>
          <w:rFonts w:asciiTheme="minorHAnsi" w:eastAsiaTheme="minorHAnsi" w:hAnsiTheme="minorHAnsi" w:cs="Segoe UI"/>
          <w:color w:val="FF0000"/>
          <w:spacing w:val="-1"/>
          <w:kern w:val="0"/>
          <w:szCs w:val="20"/>
        </w:rPr>
        <w:t xml:space="preserve">’ </w:t>
      </w:r>
      <w:r w:rsidR="00EF38EB" w:rsidRPr="00CF5FE9">
        <w:rPr>
          <w:rFonts w:asciiTheme="minorHAnsi" w:eastAsiaTheme="minorHAnsi" w:hAnsiTheme="minorHAnsi" w:cs="Segoe UI" w:hint="eastAsia"/>
          <w:color w:val="FF0000"/>
          <w:spacing w:val="-1"/>
          <w:kern w:val="0"/>
          <w:szCs w:val="20"/>
        </w:rPr>
        <w:t>또는 소비자에게 피해를 입힌 경우</w:t>
      </w:r>
    </w:p>
    <w:p w14:paraId="72A8A1C8" w14:textId="77777777" w:rsidR="0056254E" w:rsidRPr="00CF5FE9" w:rsidRDefault="00E03743" w:rsidP="00AB2A2F">
      <w:pPr>
        <w:pStyle w:val="af0"/>
        <w:widowControl/>
        <w:numPr>
          <w:ilvl w:val="0"/>
          <w:numId w:val="29"/>
        </w:numPr>
        <w:shd w:val="clear" w:color="auto" w:fill="FFFFFF"/>
        <w:autoSpaceDE/>
        <w:autoSpaceDN/>
        <w:spacing w:before="100" w:beforeAutospacing="1" w:after="100" w:afterAutospacing="1" w:line="320" w:lineRule="exact"/>
        <w:ind w:leftChars="0" w:left="1423" w:hanging="408"/>
        <w:jc w:val="left"/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</w:pPr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 xml:space="preserve">'을'(근로자, </w:t>
      </w:r>
      <w:proofErr w:type="spellStart"/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>택배기사등</w:t>
      </w:r>
      <w:proofErr w:type="spellEnd"/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 xml:space="preserve"> 포함)이 산재보험에 가입하지 않았거나, 보험료를 적시에 납부하지 않아 보험이 중단('갑'의 시정 요구 후 10일이내 시정된 경우 제외)된 경우</w:t>
      </w:r>
    </w:p>
    <w:p w14:paraId="4A53782E" w14:textId="77777777" w:rsidR="0056254E" w:rsidRPr="00CF5FE9" w:rsidRDefault="00E03743" w:rsidP="00AB2A2F">
      <w:pPr>
        <w:pStyle w:val="af0"/>
        <w:widowControl/>
        <w:numPr>
          <w:ilvl w:val="0"/>
          <w:numId w:val="29"/>
        </w:numPr>
        <w:shd w:val="clear" w:color="auto" w:fill="FFFFFF"/>
        <w:autoSpaceDE/>
        <w:autoSpaceDN/>
        <w:spacing w:before="100" w:beforeAutospacing="1" w:after="100" w:afterAutospacing="1" w:line="320" w:lineRule="exact"/>
        <w:ind w:leftChars="0" w:left="1423" w:hanging="408"/>
        <w:jc w:val="left"/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</w:pPr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>기타 '을'이 '갑'의 품위를 손상시키거나 유지하는데 위배되는 행위를 하였다고 인정하는 경우</w:t>
      </w:r>
    </w:p>
    <w:p w14:paraId="7F3666BB" w14:textId="0006F5DC" w:rsidR="0056254E" w:rsidRDefault="00E03743" w:rsidP="00AB2A2F">
      <w:pPr>
        <w:pStyle w:val="af0"/>
        <w:widowControl/>
        <w:numPr>
          <w:ilvl w:val="0"/>
          <w:numId w:val="29"/>
        </w:numPr>
        <w:shd w:val="clear" w:color="auto" w:fill="FFFFFF"/>
        <w:autoSpaceDE/>
        <w:autoSpaceDN/>
        <w:spacing w:before="100" w:beforeAutospacing="1" w:after="100" w:afterAutospacing="1" w:line="320" w:lineRule="exact"/>
        <w:ind w:leftChars="0" w:left="1423" w:hanging="408"/>
        <w:jc w:val="left"/>
        <w:rPr>
          <w:ins w:id="77" w:author="윤현정 (Hyunjeong Yoon)" w:date="2025-07-23T09:53:00Z"/>
          <w:rFonts w:asciiTheme="minorHAnsi" w:eastAsiaTheme="minorHAnsi" w:hAnsiTheme="minorHAnsi" w:cs="Segoe UI"/>
          <w:color w:val="000000"/>
          <w:spacing w:val="-1"/>
          <w:kern w:val="0"/>
          <w:szCs w:val="20"/>
        </w:rPr>
      </w:pPr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>특별한 사유없이 '갑'가 실시하는 서비스 교육, 간담회, 클레임 면담 등에</w:t>
      </w:r>
      <w:r w:rsidR="003F3CB3"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 xml:space="preserve"> </w:t>
      </w:r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 xml:space="preserve">불참하거나 거부하는 경우 </w:t>
      </w:r>
    </w:p>
    <w:p w14:paraId="0620727A" w14:textId="2E9F2EFF" w:rsidR="006101C1" w:rsidRPr="006101C1" w:rsidRDefault="006E3C07" w:rsidP="006101C1">
      <w:pPr>
        <w:pStyle w:val="af0"/>
        <w:widowControl/>
        <w:numPr>
          <w:ilvl w:val="0"/>
          <w:numId w:val="29"/>
        </w:numPr>
        <w:shd w:val="clear" w:color="auto" w:fill="FFFFFF"/>
        <w:autoSpaceDE/>
        <w:autoSpaceDN/>
        <w:spacing w:before="100" w:beforeAutospacing="1" w:after="100" w:afterAutospacing="1" w:line="320" w:lineRule="exact"/>
        <w:ind w:leftChars="0" w:left="1423" w:hanging="408"/>
        <w:jc w:val="left"/>
        <w:rPr>
          <w:rFonts w:asciiTheme="minorHAnsi" w:eastAsiaTheme="minorHAnsi" w:hAnsiTheme="minorHAnsi" w:cs="Segoe UI"/>
          <w:color w:val="000000"/>
          <w:spacing w:val="-1"/>
          <w:kern w:val="0"/>
          <w:szCs w:val="20"/>
          <w:rPrChange w:id="78" w:author="윤현정 (Hyunjeong Yoon)" w:date="2025-07-24T09:27:00Z">
            <w:rPr/>
          </w:rPrChange>
        </w:rPr>
      </w:pPr>
      <w:ins w:id="79" w:author="윤현정 (Hyunjeong Yoon)" w:date="2025-07-23T09:53:00Z">
        <w:r>
          <w:rPr>
            <w:rFonts w:asciiTheme="minorHAnsi" w:eastAsiaTheme="minorHAnsi" w:hAnsiTheme="minorHAnsi" w:cs="Segoe UI"/>
            <w:color w:val="000000"/>
            <w:spacing w:val="-1"/>
            <w:kern w:val="0"/>
            <w:szCs w:val="20"/>
          </w:rPr>
          <w:t>’</w:t>
        </w:r>
        <w:r>
          <w:rPr>
            <w:rFonts w:asciiTheme="minorHAnsi" w:eastAsiaTheme="minorHAnsi" w:hAnsiTheme="minorHAnsi" w:cs="Segoe UI" w:hint="eastAsia"/>
            <w:color w:val="000000"/>
            <w:spacing w:val="-1"/>
            <w:kern w:val="0"/>
            <w:szCs w:val="20"/>
          </w:rPr>
          <w:t>을</w:t>
        </w:r>
        <w:r>
          <w:rPr>
            <w:rFonts w:asciiTheme="minorHAnsi" w:eastAsiaTheme="minorHAnsi" w:hAnsiTheme="minorHAnsi" w:cs="Segoe UI"/>
            <w:color w:val="000000"/>
            <w:spacing w:val="-1"/>
            <w:kern w:val="0"/>
            <w:szCs w:val="20"/>
          </w:rPr>
          <w:t>’</w:t>
        </w:r>
      </w:ins>
      <w:ins w:id="80" w:author="윤현정 (Hyunjeong Yoon)" w:date="2025-07-23T09:58:00Z">
        <w:r>
          <w:rPr>
            <w:rFonts w:asciiTheme="minorHAnsi" w:eastAsiaTheme="minorHAnsi" w:hAnsiTheme="minorHAnsi" w:cs="Segoe UI" w:hint="eastAsia"/>
            <w:color w:val="000000"/>
            <w:spacing w:val="-1"/>
            <w:kern w:val="0"/>
            <w:szCs w:val="20"/>
          </w:rPr>
          <w:t>이</w:t>
        </w:r>
      </w:ins>
      <w:ins w:id="81" w:author="윤현정 (Hyunjeong Yoon)" w:date="2025-07-23T09:56:00Z">
        <w:r>
          <w:rPr>
            <w:rFonts w:asciiTheme="minorHAnsi" w:eastAsiaTheme="minorHAnsi" w:hAnsiTheme="minorHAnsi" w:cs="Segoe UI" w:hint="eastAsia"/>
            <w:color w:val="000000"/>
            <w:spacing w:val="-1"/>
            <w:kern w:val="0"/>
            <w:szCs w:val="20"/>
          </w:rPr>
          <w:t xml:space="preserve"> </w:t>
        </w:r>
        <w:r>
          <w:rPr>
            <w:rFonts w:asciiTheme="minorHAnsi" w:eastAsiaTheme="minorHAnsi" w:hAnsiTheme="minorHAnsi" w:cs="Segoe UI"/>
            <w:color w:val="000000"/>
            <w:spacing w:val="-1"/>
            <w:kern w:val="0"/>
            <w:szCs w:val="20"/>
          </w:rPr>
          <w:t>‘</w:t>
        </w:r>
        <w:r>
          <w:rPr>
            <w:rFonts w:asciiTheme="minorHAnsi" w:eastAsiaTheme="minorHAnsi" w:hAnsiTheme="minorHAnsi" w:cs="Segoe UI" w:hint="eastAsia"/>
            <w:color w:val="000000"/>
            <w:spacing w:val="-1"/>
            <w:kern w:val="0"/>
            <w:szCs w:val="20"/>
          </w:rPr>
          <w:t>갑</w:t>
        </w:r>
        <w:r>
          <w:rPr>
            <w:rFonts w:asciiTheme="minorHAnsi" w:eastAsiaTheme="minorHAnsi" w:hAnsiTheme="minorHAnsi" w:cs="Segoe UI"/>
            <w:color w:val="000000"/>
            <w:spacing w:val="-1"/>
            <w:kern w:val="0"/>
            <w:szCs w:val="20"/>
          </w:rPr>
          <w:t>’</w:t>
        </w:r>
      </w:ins>
      <w:ins w:id="82" w:author="윤현정 (Hyunjeong Yoon)" w:date="2025-07-23T09:57:00Z">
        <w:r>
          <w:rPr>
            <w:rFonts w:asciiTheme="minorHAnsi" w:eastAsiaTheme="minorHAnsi" w:hAnsiTheme="minorHAnsi" w:cs="Segoe UI"/>
            <w:color w:val="000000"/>
            <w:spacing w:val="-1"/>
            <w:kern w:val="0"/>
            <w:szCs w:val="20"/>
          </w:rPr>
          <w:t xml:space="preserve"> </w:t>
        </w:r>
        <w:r>
          <w:rPr>
            <w:rFonts w:asciiTheme="minorHAnsi" w:eastAsiaTheme="minorHAnsi" w:hAnsiTheme="minorHAnsi" w:cs="Segoe UI" w:hint="eastAsia"/>
            <w:color w:val="000000"/>
            <w:spacing w:val="-1"/>
            <w:kern w:val="0"/>
            <w:szCs w:val="20"/>
          </w:rPr>
          <w:t xml:space="preserve">또는 </w:t>
        </w:r>
        <w:r>
          <w:rPr>
            <w:rFonts w:asciiTheme="minorHAnsi" w:eastAsiaTheme="minorHAnsi" w:hAnsiTheme="minorHAnsi" w:cs="Segoe UI"/>
            <w:color w:val="000000"/>
            <w:spacing w:val="-1"/>
            <w:kern w:val="0"/>
            <w:szCs w:val="20"/>
          </w:rPr>
          <w:t>‘</w:t>
        </w:r>
        <w:r>
          <w:rPr>
            <w:rFonts w:asciiTheme="minorHAnsi" w:eastAsiaTheme="minorHAnsi" w:hAnsiTheme="minorHAnsi" w:cs="Segoe UI" w:hint="eastAsia"/>
            <w:color w:val="000000"/>
            <w:spacing w:val="-1"/>
            <w:kern w:val="0"/>
            <w:szCs w:val="20"/>
          </w:rPr>
          <w:t>갑</w:t>
        </w:r>
        <w:r>
          <w:rPr>
            <w:rFonts w:asciiTheme="minorHAnsi" w:eastAsiaTheme="minorHAnsi" w:hAnsiTheme="minorHAnsi" w:cs="Segoe UI"/>
            <w:color w:val="000000"/>
            <w:spacing w:val="-1"/>
            <w:kern w:val="0"/>
            <w:szCs w:val="20"/>
          </w:rPr>
          <w:t>’</w:t>
        </w:r>
        <w:r>
          <w:rPr>
            <w:rFonts w:asciiTheme="minorHAnsi" w:eastAsiaTheme="minorHAnsi" w:hAnsiTheme="minorHAnsi" w:cs="Segoe UI" w:hint="eastAsia"/>
            <w:color w:val="000000"/>
            <w:spacing w:val="-1"/>
            <w:kern w:val="0"/>
            <w:szCs w:val="20"/>
          </w:rPr>
          <w:t xml:space="preserve">의 계열사와 </w:t>
        </w:r>
      </w:ins>
      <w:ins w:id="83" w:author="윤현정 (Hyunjeong Yoon)" w:date="2025-07-23T09:56:00Z">
        <w:r>
          <w:rPr>
            <w:rFonts w:asciiTheme="minorHAnsi" w:eastAsiaTheme="minorHAnsi" w:hAnsiTheme="minorHAnsi" w:cs="Segoe UI" w:hint="eastAsia"/>
            <w:color w:val="000000"/>
            <w:spacing w:val="-1"/>
            <w:kern w:val="0"/>
            <w:szCs w:val="20"/>
          </w:rPr>
          <w:t>동일</w:t>
        </w:r>
      </w:ins>
      <w:ins w:id="84" w:author="윤현정 (Hyunjeong Yoon)" w:date="2025-07-23T09:58:00Z">
        <w:r>
          <w:rPr>
            <w:rFonts w:asciiTheme="minorHAnsi" w:eastAsiaTheme="minorHAnsi" w:hAnsiTheme="minorHAnsi" w:cs="Segoe UI" w:hint="eastAsia"/>
            <w:color w:val="000000"/>
            <w:spacing w:val="-1"/>
            <w:kern w:val="0"/>
            <w:szCs w:val="20"/>
          </w:rPr>
          <w:t>(가구제조업)</w:t>
        </w:r>
      </w:ins>
      <w:ins w:id="85" w:author="윤현정 (Hyunjeong Yoon)" w:date="2025-07-23T09:57:00Z">
        <w:r>
          <w:rPr>
            <w:rFonts w:asciiTheme="minorHAnsi" w:eastAsiaTheme="minorHAnsi" w:hAnsiTheme="minorHAnsi" w:cs="Segoe UI" w:hint="eastAsia"/>
            <w:color w:val="000000"/>
            <w:spacing w:val="-1"/>
            <w:kern w:val="0"/>
            <w:szCs w:val="20"/>
          </w:rPr>
          <w:t>하거나 유사한 업종</w:t>
        </w:r>
      </w:ins>
      <w:ins w:id="86" w:author="윤현정 (Hyunjeong Yoon)" w:date="2025-07-23T09:58:00Z">
        <w:r>
          <w:rPr>
            <w:rFonts w:asciiTheme="minorHAnsi" w:eastAsiaTheme="minorHAnsi" w:hAnsiTheme="minorHAnsi" w:cs="Segoe UI" w:hint="eastAsia"/>
            <w:color w:val="000000"/>
            <w:spacing w:val="-1"/>
            <w:kern w:val="0"/>
            <w:szCs w:val="20"/>
          </w:rPr>
          <w:t>에 종사하는 경우</w:t>
        </w:r>
      </w:ins>
    </w:p>
    <w:p w14:paraId="651014F5" w14:textId="7F0585DC" w:rsidR="00E03743" w:rsidRPr="00CF5FE9" w:rsidRDefault="00E03743" w:rsidP="00AB2A2F">
      <w:pPr>
        <w:pStyle w:val="af0"/>
        <w:widowControl/>
        <w:numPr>
          <w:ilvl w:val="0"/>
          <w:numId w:val="29"/>
        </w:numPr>
        <w:shd w:val="clear" w:color="auto" w:fill="FFFFFF"/>
        <w:autoSpaceDE/>
        <w:autoSpaceDN/>
        <w:spacing w:before="100" w:beforeAutospacing="1" w:after="100" w:afterAutospacing="1" w:line="320" w:lineRule="exact"/>
        <w:ind w:leftChars="0" w:left="1423" w:hanging="408"/>
        <w:jc w:val="left"/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</w:pPr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>제</w:t>
      </w:r>
      <w:ins w:id="87" w:author="윤현정 (Hyunjeong Yoon)" w:date="2025-07-23T10:00:00Z">
        <w:r w:rsidR="007B3B57">
          <w:rPr>
            <w:rFonts w:asciiTheme="minorHAnsi" w:eastAsiaTheme="minorHAnsi" w:hAnsiTheme="minorHAnsi" w:cs="Segoe UI" w:hint="eastAsia"/>
            <w:color w:val="000000"/>
            <w:spacing w:val="-1"/>
            <w:kern w:val="0"/>
            <w:szCs w:val="20"/>
          </w:rPr>
          <w:t xml:space="preserve"> </w:t>
        </w:r>
      </w:ins>
      <w:proofErr w:type="spellStart"/>
      <w:ins w:id="88" w:author="윤현정 (Hyunjeong Yoon)" w:date="2025-07-23T10:01:00Z">
        <w:r w:rsidR="007B3B57">
          <w:rPr>
            <w:rFonts w:asciiTheme="minorHAnsi" w:eastAsiaTheme="minorHAnsi" w:hAnsiTheme="minorHAnsi" w:cs="Segoe UI" w:hint="eastAsia"/>
            <w:color w:val="000000"/>
            <w:spacing w:val="-1"/>
            <w:kern w:val="0"/>
            <w:szCs w:val="20"/>
          </w:rPr>
          <w:t>가목</w:t>
        </w:r>
      </w:ins>
      <w:proofErr w:type="spellEnd"/>
      <w:del w:id="89" w:author="윤현정 (Hyunjeong Yoon)" w:date="2025-07-23T10:00:00Z">
        <w:r w:rsidRPr="00CF5FE9" w:rsidDel="007B3B57">
          <w:rPr>
            <w:rFonts w:asciiTheme="minorHAnsi" w:eastAsiaTheme="minorHAnsi" w:hAnsiTheme="minorHAnsi" w:cs="Segoe UI"/>
            <w:color w:val="000000"/>
            <w:spacing w:val="-1"/>
            <w:kern w:val="0"/>
            <w:szCs w:val="20"/>
          </w:rPr>
          <w:delText>1호</w:delText>
        </w:r>
      </w:del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 xml:space="preserve"> 내지 </w:t>
      </w:r>
      <w:proofErr w:type="spellStart"/>
      <w:ins w:id="90" w:author="윤현정 (Hyunjeong Yoon)" w:date="2025-07-24T09:27:00Z">
        <w:r w:rsidR="006101C1">
          <w:rPr>
            <w:rFonts w:asciiTheme="minorHAnsi" w:eastAsiaTheme="minorHAnsi" w:hAnsiTheme="minorHAnsi" w:cs="Segoe UI" w:hint="eastAsia"/>
            <w:color w:val="000000"/>
            <w:spacing w:val="-1"/>
            <w:kern w:val="0"/>
            <w:szCs w:val="20"/>
          </w:rPr>
          <w:t>파</w:t>
        </w:r>
      </w:ins>
      <w:ins w:id="91" w:author="윤현정 (Hyunjeong Yoon)" w:date="2025-07-23T10:01:00Z">
        <w:r w:rsidR="007B3B57">
          <w:rPr>
            <w:rFonts w:asciiTheme="minorHAnsi" w:eastAsiaTheme="minorHAnsi" w:hAnsiTheme="minorHAnsi" w:cs="Segoe UI" w:hint="eastAsia"/>
            <w:color w:val="000000"/>
            <w:spacing w:val="-1"/>
            <w:kern w:val="0"/>
            <w:szCs w:val="20"/>
          </w:rPr>
          <w:t>목</w:t>
        </w:r>
      </w:ins>
      <w:proofErr w:type="spellEnd"/>
      <w:del w:id="92" w:author="윤현정 (Hyunjeong Yoon)" w:date="2025-07-23T10:01:00Z">
        <w:r w:rsidRPr="00CF5FE9" w:rsidDel="007B3B57">
          <w:rPr>
            <w:rFonts w:asciiTheme="minorHAnsi" w:eastAsiaTheme="minorHAnsi" w:hAnsiTheme="minorHAnsi" w:cs="Segoe UI"/>
            <w:color w:val="000000"/>
            <w:spacing w:val="-1"/>
            <w:kern w:val="0"/>
            <w:szCs w:val="20"/>
          </w:rPr>
          <w:delText>제5호</w:delText>
        </w:r>
      </w:del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 xml:space="preserve"> 이 외에 사유로서 계약을 이행할 수 없는 사실이 중대 명백한 경우</w:t>
      </w:r>
    </w:p>
    <w:p w14:paraId="3500F31D" w14:textId="77777777" w:rsidR="00405159" w:rsidRPr="00CF5FE9" w:rsidRDefault="00E03743" w:rsidP="00AB2A2F">
      <w:pPr>
        <w:pStyle w:val="af0"/>
        <w:numPr>
          <w:ilvl w:val="0"/>
          <w:numId w:val="28"/>
        </w:numPr>
        <w:spacing w:line="320" w:lineRule="exact"/>
        <w:ind w:leftChars="0" w:left="720" w:hanging="295"/>
        <w:rPr>
          <w:rFonts w:asciiTheme="minorHAnsi" w:eastAsiaTheme="minorHAnsi" w:hAnsiTheme="minorHAnsi"/>
          <w:bCs/>
          <w:color w:val="000000"/>
          <w:szCs w:val="20"/>
        </w:rPr>
      </w:pPr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>'갑'은 제2항 또는 제3항에서 정한 사유가 발생한 경우 이외에는 물량의 현저한 축소 등</w:t>
      </w:r>
      <w:r w:rsidR="00405159"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 xml:space="preserve"> </w:t>
      </w:r>
      <w:r w:rsidR="00405159" w:rsidRPr="00CF5FE9">
        <w:rPr>
          <w:rFonts w:asciiTheme="minorHAnsi" w:eastAsiaTheme="minorHAnsi" w:hAnsiTheme="minorHAnsi" w:cs="Segoe UI" w:hint="eastAsia"/>
          <w:color w:val="000000"/>
          <w:spacing w:val="-1"/>
          <w:kern w:val="0"/>
          <w:szCs w:val="20"/>
        </w:rPr>
        <w:t>실</w:t>
      </w:r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>질적으로 계약 해지에 준하는 조치를 취해서는 아니 된다.</w:t>
      </w:r>
    </w:p>
    <w:p w14:paraId="007B7FE6" w14:textId="77777777" w:rsidR="00405159" w:rsidRPr="00CF5FE9" w:rsidRDefault="00E03743" w:rsidP="00AB2A2F">
      <w:pPr>
        <w:pStyle w:val="af0"/>
        <w:numPr>
          <w:ilvl w:val="0"/>
          <w:numId w:val="28"/>
        </w:numPr>
        <w:spacing w:line="320" w:lineRule="exact"/>
        <w:ind w:leftChars="0" w:left="720" w:hanging="295"/>
        <w:rPr>
          <w:rFonts w:asciiTheme="minorHAnsi" w:eastAsiaTheme="minorHAnsi" w:hAnsiTheme="minorHAnsi"/>
          <w:bCs/>
          <w:color w:val="000000"/>
          <w:szCs w:val="20"/>
        </w:rPr>
      </w:pPr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lastRenderedPageBreak/>
        <w:t xml:space="preserve">이 조에 의하여 계약이 해지될 경우, 계약 해지에 관하여 책임 있는 당사자는 상대방에 대하여 </w:t>
      </w:r>
      <w:r w:rsidR="00405159"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br/>
      </w:r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>계약 해지로 인한 손해를 배상한다.</w:t>
      </w:r>
    </w:p>
    <w:p w14:paraId="1CE63E4C" w14:textId="2C4C445B" w:rsidR="00405159" w:rsidRPr="00CF5FE9" w:rsidDel="00F219CC" w:rsidRDefault="00F219CC" w:rsidP="00AB2A2F">
      <w:pPr>
        <w:pStyle w:val="af0"/>
        <w:numPr>
          <w:ilvl w:val="0"/>
          <w:numId w:val="28"/>
        </w:numPr>
        <w:spacing w:line="320" w:lineRule="exact"/>
        <w:ind w:leftChars="0" w:left="720" w:hanging="295"/>
        <w:rPr>
          <w:del w:id="93" w:author="윤현정 (Hyunjeong Yoon)" w:date="2025-07-23T18:40:00Z"/>
          <w:rFonts w:asciiTheme="minorHAnsi" w:eastAsiaTheme="minorHAnsi" w:hAnsiTheme="minorHAnsi"/>
          <w:bCs/>
          <w:color w:val="000000"/>
          <w:szCs w:val="20"/>
        </w:rPr>
      </w:pPr>
      <w:ins w:id="94" w:author="윤현정 (Hyunjeong Yoon)" w:date="2025-07-23T18:40:00Z">
        <w:r w:rsidRPr="00CF5FE9" w:rsidDel="00F219CC">
          <w:rPr>
            <w:rFonts w:asciiTheme="minorHAnsi" w:eastAsiaTheme="minorHAnsi" w:hAnsiTheme="minorHAnsi" w:cs="Segoe UI"/>
            <w:bCs/>
            <w:color w:val="000000"/>
            <w:spacing w:val="-1"/>
            <w:kern w:val="0"/>
            <w:szCs w:val="20"/>
          </w:rPr>
          <w:t xml:space="preserve"> </w:t>
        </w:r>
      </w:ins>
      <w:del w:id="95" w:author="윤현정 (Hyunjeong Yoon)" w:date="2025-07-23T18:40:00Z">
        <w:r w:rsidR="00E03743" w:rsidRPr="00CF5FE9" w:rsidDel="00F219CC">
          <w:rPr>
            <w:rFonts w:asciiTheme="minorHAnsi" w:eastAsiaTheme="minorHAnsi" w:hAnsiTheme="minorHAnsi" w:cs="Segoe UI"/>
            <w:bCs/>
            <w:color w:val="000000"/>
            <w:spacing w:val="-1"/>
            <w:kern w:val="0"/>
            <w:szCs w:val="20"/>
          </w:rPr>
          <w:delText>이 조에 의한 계약 변경에는 '을' 위탁지역의 전부 또는 일부를 조정하는 것이 포함된다.</w:delText>
        </w:r>
      </w:del>
    </w:p>
    <w:p w14:paraId="47F0B5BD" w14:textId="77777777" w:rsidR="00405159" w:rsidRPr="00CF5FE9" w:rsidRDefault="00E03743" w:rsidP="00AB2A2F">
      <w:pPr>
        <w:pStyle w:val="af0"/>
        <w:numPr>
          <w:ilvl w:val="0"/>
          <w:numId w:val="28"/>
        </w:numPr>
        <w:spacing w:line="320" w:lineRule="exact"/>
        <w:ind w:leftChars="0" w:left="720" w:hanging="295"/>
        <w:rPr>
          <w:rFonts w:asciiTheme="minorHAnsi" w:eastAsiaTheme="minorHAnsi" w:hAnsiTheme="minorHAnsi"/>
          <w:bCs/>
          <w:color w:val="000000"/>
          <w:szCs w:val="20"/>
        </w:rPr>
      </w:pPr>
      <w:r w:rsidRPr="00CF5FE9">
        <w:rPr>
          <w:rFonts w:asciiTheme="minorHAnsi" w:eastAsiaTheme="minorHAnsi" w:hAnsiTheme="minorHAnsi" w:cs="Segoe UI"/>
          <w:bCs/>
          <w:color w:val="000000"/>
          <w:spacing w:val="-1"/>
          <w:kern w:val="0"/>
          <w:szCs w:val="20"/>
        </w:rPr>
        <w:t xml:space="preserve">‘을'은 이 조에 의한 계약 해지 또는 </w:t>
      </w:r>
      <w:proofErr w:type="spellStart"/>
      <w:r w:rsidRPr="00CF5FE9">
        <w:rPr>
          <w:rFonts w:asciiTheme="minorHAnsi" w:eastAsiaTheme="minorHAnsi" w:hAnsiTheme="minorHAnsi" w:cs="Segoe UI"/>
          <w:bCs/>
          <w:color w:val="000000"/>
          <w:spacing w:val="-1"/>
          <w:kern w:val="0"/>
          <w:szCs w:val="20"/>
        </w:rPr>
        <w:t>변경시</w:t>
      </w:r>
      <w:proofErr w:type="spellEnd"/>
      <w:r w:rsidRPr="00CF5FE9">
        <w:rPr>
          <w:rFonts w:asciiTheme="minorHAnsi" w:eastAsiaTheme="minorHAnsi" w:hAnsiTheme="minorHAnsi" w:cs="Segoe UI"/>
          <w:bCs/>
          <w:color w:val="000000"/>
          <w:spacing w:val="-1"/>
          <w:kern w:val="0"/>
          <w:szCs w:val="20"/>
        </w:rPr>
        <w:t xml:space="preserve"> '갑’에게 투자금의 회수, </w:t>
      </w:r>
      <w:proofErr w:type="spellStart"/>
      <w:r w:rsidRPr="00CF5FE9">
        <w:rPr>
          <w:rFonts w:asciiTheme="minorHAnsi" w:eastAsiaTheme="minorHAnsi" w:hAnsiTheme="minorHAnsi" w:cs="Segoe UI"/>
          <w:bCs/>
          <w:color w:val="000000"/>
          <w:spacing w:val="-1"/>
          <w:kern w:val="0"/>
          <w:szCs w:val="20"/>
        </w:rPr>
        <w:t>영업권등</w:t>
      </w:r>
      <w:proofErr w:type="spellEnd"/>
      <w:r w:rsidRPr="00CF5FE9">
        <w:rPr>
          <w:rFonts w:asciiTheme="minorHAnsi" w:eastAsiaTheme="minorHAnsi" w:hAnsiTheme="minorHAnsi" w:cs="Segoe UI"/>
          <w:bCs/>
          <w:color w:val="000000"/>
          <w:spacing w:val="-1"/>
          <w:kern w:val="0"/>
          <w:szCs w:val="20"/>
        </w:rPr>
        <w:t xml:space="preserve"> 일체의 권리금 </w:t>
      </w:r>
      <w:r w:rsidR="00405159" w:rsidRPr="00CF5FE9">
        <w:rPr>
          <w:rFonts w:asciiTheme="minorHAnsi" w:eastAsiaTheme="minorHAnsi" w:hAnsiTheme="minorHAnsi" w:cs="Segoe UI"/>
          <w:bCs/>
          <w:color w:val="000000"/>
          <w:spacing w:val="-1"/>
          <w:kern w:val="0"/>
          <w:szCs w:val="20"/>
        </w:rPr>
        <w:br/>
      </w:r>
      <w:r w:rsidRPr="00CF5FE9">
        <w:rPr>
          <w:rFonts w:asciiTheme="minorHAnsi" w:eastAsiaTheme="minorHAnsi" w:hAnsiTheme="minorHAnsi" w:cs="Segoe UI"/>
          <w:bCs/>
          <w:color w:val="000000"/>
          <w:spacing w:val="-1"/>
          <w:kern w:val="0"/>
          <w:szCs w:val="20"/>
        </w:rPr>
        <w:t>보상을 청구할 수 없다.</w:t>
      </w:r>
    </w:p>
    <w:p w14:paraId="7878E79D" w14:textId="77777777" w:rsidR="004A56A2" w:rsidRPr="00CF5FE9" w:rsidRDefault="00E03743" w:rsidP="00AB2A2F">
      <w:pPr>
        <w:pStyle w:val="af0"/>
        <w:numPr>
          <w:ilvl w:val="0"/>
          <w:numId w:val="28"/>
        </w:numPr>
        <w:spacing w:line="320" w:lineRule="exact"/>
        <w:ind w:leftChars="0" w:left="720" w:hanging="295"/>
        <w:rPr>
          <w:rFonts w:asciiTheme="minorHAnsi" w:eastAsiaTheme="minorHAnsi" w:hAnsiTheme="minorHAnsi"/>
          <w:bCs/>
          <w:color w:val="000000"/>
          <w:szCs w:val="20"/>
        </w:rPr>
      </w:pPr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>계약이 해지 되면 ‘갑’은 계약 해지일로부터 30일 이내에 ‘을’이 예치한 보증금을 반환하여야</w:t>
      </w:r>
      <w:r w:rsidR="00405159"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 xml:space="preserve"> </w:t>
      </w:r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 xml:space="preserve">한다. 단 계약 </w:t>
      </w:r>
      <w:proofErr w:type="spellStart"/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>해지시</w:t>
      </w:r>
      <w:proofErr w:type="spellEnd"/>
      <w:r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t xml:space="preserve"> ‘을’에 대한 손해배상액이나 채권이 있으면 이를 상계하고 반환할 수 있다.</w:t>
      </w:r>
      <w:r w:rsidR="00B20A61" w:rsidRPr="00CF5FE9">
        <w:rPr>
          <w:rFonts w:asciiTheme="minorHAnsi" w:eastAsiaTheme="minorHAnsi" w:hAnsiTheme="minorHAnsi" w:cs="Segoe UI"/>
          <w:color w:val="000000"/>
          <w:spacing w:val="-1"/>
          <w:kern w:val="0"/>
          <w:szCs w:val="20"/>
        </w:rPr>
        <w:br/>
      </w:r>
    </w:p>
    <w:p w14:paraId="515A735C" w14:textId="77777777" w:rsidR="004A56A2" w:rsidRPr="00CF5FE9" w:rsidRDefault="004A56A2" w:rsidP="004A56A2">
      <w:pPr>
        <w:spacing w:line="320" w:lineRule="exact"/>
        <w:rPr>
          <w:rFonts w:asciiTheme="minorHAnsi" w:eastAsiaTheme="minorHAnsi" w:hAnsiTheme="minorHAnsi"/>
          <w:b/>
          <w:bCs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제</w:t>
      </w:r>
      <w:r w:rsidR="003F3CB3"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1</w:t>
      </w:r>
      <w:r w:rsidR="0053208E" w:rsidRPr="00CF5FE9">
        <w:rPr>
          <w:rFonts w:asciiTheme="minorHAnsi" w:eastAsiaTheme="minorHAnsi" w:hAnsiTheme="minorHAnsi"/>
          <w:b/>
          <w:bCs/>
          <w:color w:val="000000"/>
          <w:szCs w:val="20"/>
        </w:rPr>
        <w:t>8</w:t>
      </w: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조 [손해배상]</w:t>
      </w:r>
    </w:p>
    <w:p w14:paraId="16087E0B" w14:textId="65F3018D" w:rsidR="004A56A2" w:rsidRPr="00CF5FE9" w:rsidRDefault="004A56A2" w:rsidP="00AB2A2F">
      <w:pPr>
        <w:numPr>
          <w:ilvl w:val="0"/>
          <w:numId w:val="7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ins w:id="96" w:author="윤현정 (Hyunjeong Yoon)" w:date="2025-07-23T18:41:00Z">
        <w:r w:rsidR="00F219CC">
          <w:rPr>
            <w:rFonts w:asciiTheme="minorHAnsi" w:eastAsiaTheme="minorHAnsi" w:hAnsiTheme="minorHAnsi"/>
            <w:color w:val="000000"/>
            <w:szCs w:val="20"/>
          </w:rPr>
          <w:t>’</w:t>
        </w:r>
        <w:r w:rsidR="00F219CC">
          <w:rPr>
            <w:rFonts w:asciiTheme="minorHAnsi" w:eastAsiaTheme="minorHAnsi" w:hAnsiTheme="minorHAnsi" w:hint="eastAsia"/>
            <w:color w:val="000000"/>
            <w:szCs w:val="20"/>
          </w:rPr>
          <w:t>갑</w:t>
        </w:r>
        <w:r w:rsidR="00F219CC">
          <w:rPr>
            <w:rFonts w:asciiTheme="minorHAnsi" w:eastAsiaTheme="minorHAnsi" w:hAnsiTheme="minorHAnsi"/>
            <w:color w:val="000000"/>
            <w:szCs w:val="20"/>
          </w:rPr>
          <w:t xml:space="preserve">’ </w:t>
        </w:r>
        <w:r w:rsidR="00F219CC">
          <w:rPr>
            <w:rFonts w:asciiTheme="minorHAnsi" w:eastAsiaTheme="minorHAnsi" w:hAnsiTheme="minorHAnsi" w:hint="eastAsia"/>
            <w:color w:val="000000"/>
            <w:szCs w:val="20"/>
          </w:rPr>
          <w:t xml:space="preserve">또는 </w:t>
        </w:r>
        <w:r w:rsidR="00F219CC">
          <w:rPr>
            <w:rFonts w:asciiTheme="minorHAnsi" w:eastAsiaTheme="minorHAnsi" w:hAnsiTheme="minorHAnsi"/>
            <w:color w:val="000000"/>
            <w:szCs w:val="20"/>
          </w:rPr>
          <w:t>‘</w:t>
        </w:r>
        <w:r w:rsidR="00F219CC">
          <w:rPr>
            <w:rFonts w:asciiTheme="minorHAnsi" w:eastAsiaTheme="minorHAnsi" w:hAnsiTheme="minorHAnsi" w:hint="eastAsia"/>
            <w:color w:val="000000"/>
            <w:szCs w:val="20"/>
          </w:rPr>
          <w:t>을</w:t>
        </w:r>
        <w:r w:rsidR="00F219CC">
          <w:rPr>
            <w:rFonts w:asciiTheme="minorHAnsi" w:eastAsiaTheme="minorHAnsi" w:hAnsiTheme="minorHAnsi"/>
            <w:color w:val="000000"/>
            <w:szCs w:val="20"/>
          </w:rPr>
          <w:t>’</w:t>
        </w:r>
        <w:r w:rsidR="00F219CC">
          <w:rPr>
            <w:rFonts w:asciiTheme="minorHAnsi" w:eastAsiaTheme="minorHAnsi" w:hAnsiTheme="minorHAnsi" w:hint="eastAsia"/>
            <w:color w:val="000000"/>
            <w:szCs w:val="20"/>
          </w:rPr>
          <w:t>은 본 계약을 위반하여 발생한</w:t>
        </w:r>
      </w:ins>
      <w:ins w:id="97" w:author="윤현정 (Hyunjeong Yoon)" w:date="2025-07-23T18:42:00Z">
        <w:r w:rsidR="00F219CC">
          <w:rPr>
            <w:rFonts w:asciiTheme="minorHAnsi" w:eastAsiaTheme="minorHAnsi" w:hAnsiTheme="minorHAnsi"/>
            <w:color w:val="000000"/>
            <w:szCs w:val="20"/>
          </w:rPr>
          <w:t xml:space="preserve"> </w:t>
        </w:r>
        <w:r w:rsidR="00F219CC">
          <w:rPr>
            <w:rFonts w:asciiTheme="minorHAnsi" w:eastAsiaTheme="minorHAnsi" w:hAnsiTheme="minorHAnsi" w:hint="eastAsia"/>
            <w:color w:val="000000"/>
            <w:szCs w:val="20"/>
          </w:rPr>
          <w:t xml:space="preserve">상대방의 손해에 대한 </w:t>
        </w:r>
      </w:ins>
      <w:ins w:id="98" w:author="윤현정 (Hyunjeong Yoon)" w:date="2025-07-23T18:43:00Z">
        <w:r w:rsidR="00F219CC">
          <w:rPr>
            <w:rFonts w:asciiTheme="minorHAnsi" w:eastAsiaTheme="minorHAnsi" w:hAnsiTheme="minorHAnsi" w:hint="eastAsia"/>
            <w:color w:val="000000"/>
            <w:szCs w:val="20"/>
          </w:rPr>
          <w:t>배</w:t>
        </w:r>
      </w:ins>
      <w:ins w:id="99" w:author="윤현정 (Hyunjeong Yoon)" w:date="2025-07-23T18:44:00Z">
        <w:r w:rsidR="00F219CC">
          <w:rPr>
            <w:rFonts w:asciiTheme="minorHAnsi" w:eastAsiaTheme="minorHAnsi" w:hAnsiTheme="minorHAnsi" w:hint="eastAsia"/>
            <w:color w:val="000000"/>
            <w:szCs w:val="20"/>
          </w:rPr>
          <w:t>상</w:t>
        </w:r>
      </w:ins>
      <w:ins w:id="100" w:author="윤현정 (Hyunjeong Yoon)" w:date="2025-07-23T18:42:00Z">
        <w:r w:rsidR="00F219CC">
          <w:rPr>
            <w:rFonts w:asciiTheme="minorHAnsi" w:eastAsiaTheme="minorHAnsi" w:hAnsiTheme="minorHAnsi" w:hint="eastAsia"/>
            <w:color w:val="000000"/>
            <w:szCs w:val="20"/>
          </w:rPr>
          <w:t xml:space="preserve">책임을 부담하며 </w:t>
        </w:r>
      </w:ins>
      <w:ins w:id="101" w:author="윤현정 (Hyunjeong Yoon)" w:date="2025-07-23T18:43:00Z">
        <w:r w:rsidR="00F219CC">
          <w:rPr>
            <w:rFonts w:asciiTheme="minorHAnsi" w:eastAsiaTheme="minorHAnsi" w:hAnsiTheme="minorHAnsi" w:hint="eastAsia"/>
            <w:color w:val="000000"/>
            <w:szCs w:val="20"/>
          </w:rPr>
          <w:t xml:space="preserve">손해는 다음 각 호의 </w:t>
        </w:r>
      </w:ins>
      <w:ins w:id="102" w:author="윤현정 (Hyunjeong Yoon)" w:date="2025-07-23T18:44:00Z">
        <w:r w:rsidR="00F219CC">
          <w:rPr>
            <w:rFonts w:asciiTheme="minorHAnsi" w:eastAsiaTheme="minorHAnsi" w:hAnsiTheme="minorHAnsi" w:hint="eastAsia"/>
            <w:color w:val="000000"/>
            <w:szCs w:val="20"/>
          </w:rPr>
          <w:t>손해를 포함한다.</w:t>
        </w:r>
        <w:r w:rsidR="00F219CC">
          <w:rPr>
            <w:rFonts w:asciiTheme="minorHAnsi" w:eastAsiaTheme="minorHAnsi" w:hAnsiTheme="minorHAnsi"/>
            <w:color w:val="000000"/>
            <w:szCs w:val="20"/>
          </w:rPr>
          <w:br/>
          <w:t xml:space="preserve">1) </w:t>
        </w:r>
      </w:ins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본 계약을 수행함에 있어 고의 또는 과실로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의 </w:t>
      </w:r>
      <w:r w:rsidRPr="00CF5FE9">
        <w:rPr>
          <w:rFonts w:asciiTheme="minorHAnsi" w:eastAsiaTheme="minorHAnsi" w:hAnsiTheme="minorHAnsi"/>
          <w:color w:val="000000"/>
          <w:szCs w:val="20"/>
        </w:rPr>
        <w:t>“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시공의뢰품</w:t>
      </w:r>
      <w:r w:rsidRPr="00CF5FE9">
        <w:rPr>
          <w:rFonts w:asciiTheme="minorHAnsi" w:eastAsiaTheme="minorHAnsi" w:hAnsiTheme="minorHAnsi"/>
          <w:color w:val="000000"/>
          <w:szCs w:val="20"/>
        </w:rPr>
        <w:t>”</w:t>
      </w:r>
      <w:ins w:id="103" w:author="윤현정 (Hyunjeong Yoon)" w:date="2025-07-23T18:44:00Z">
        <w:r w:rsidR="00F219CC">
          <w:rPr>
            <w:rFonts w:asciiTheme="minorHAnsi" w:eastAsiaTheme="minorHAnsi" w:hAnsiTheme="minorHAnsi" w:hint="eastAsia"/>
            <w:color w:val="000000"/>
            <w:szCs w:val="20"/>
          </w:rPr>
          <w:t>을</w:t>
        </w:r>
      </w:ins>
      <w:del w:id="104" w:author="윤현정 (Hyunjeong Yoon)" w:date="2025-07-23T18:44:00Z">
        <w:r w:rsidRPr="00CF5FE9" w:rsidDel="00F219CC">
          <w:rPr>
            <w:rFonts w:asciiTheme="minorHAnsi" w:eastAsiaTheme="minorHAnsi" w:hAnsiTheme="minorHAnsi" w:hint="eastAsia"/>
            <w:color w:val="000000"/>
            <w:szCs w:val="20"/>
          </w:rPr>
          <w:delText>의</w:delText>
        </w:r>
      </w:del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분실 또는 파손</w:t>
      </w:r>
      <w:ins w:id="105" w:author="윤현정 (Hyunjeong Yoon)" w:date="2025-07-23T18:44:00Z">
        <w:r w:rsidR="00F219CC">
          <w:rPr>
            <w:rFonts w:asciiTheme="minorHAnsi" w:eastAsiaTheme="minorHAnsi" w:hAnsiTheme="minorHAnsi" w:hint="eastAsia"/>
            <w:color w:val="000000"/>
            <w:szCs w:val="20"/>
          </w:rPr>
          <w:t xml:space="preserve">하여 발생한 손해 </w:t>
        </w:r>
      </w:ins>
      <w:del w:id="106" w:author="윤현정 (Hyunjeong Yoon)" w:date="2025-07-23T18:44:00Z">
        <w:r w:rsidRPr="00CF5FE9" w:rsidDel="00F219CC">
          <w:rPr>
            <w:rFonts w:asciiTheme="minorHAnsi" w:eastAsiaTheme="minorHAnsi" w:hAnsiTheme="minorHAnsi" w:hint="eastAsia"/>
            <w:color w:val="000000"/>
            <w:szCs w:val="20"/>
          </w:rPr>
          <w:delText>에 대하여 손해배상책임을 진다.</w:delText>
        </w:r>
      </w:del>
    </w:p>
    <w:p w14:paraId="5ED83BDE" w14:textId="50ACDD3D" w:rsidR="004A56A2" w:rsidRPr="00CF5FE9" w:rsidRDefault="000278BC">
      <w:pPr>
        <w:spacing w:line="320" w:lineRule="exact"/>
        <w:ind w:left="720"/>
        <w:rPr>
          <w:rFonts w:asciiTheme="minorHAnsi" w:eastAsiaTheme="minorHAnsi" w:hAnsiTheme="minorHAnsi"/>
          <w:color w:val="000000"/>
          <w:szCs w:val="20"/>
        </w:rPr>
        <w:pPrChange w:id="107" w:author="윤현정 (Hyunjeong Yoon)" w:date="2025-07-23T18:46:00Z">
          <w:pPr>
            <w:numPr>
              <w:numId w:val="7"/>
            </w:numPr>
            <w:tabs>
              <w:tab w:val="num" w:pos="720"/>
            </w:tabs>
            <w:spacing w:line="320" w:lineRule="exact"/>
            <w:ind w:left="720" w:hanging="295"/>
          </w:pPr>
        </w:pPrChange>
      </w:pPr>
      <w:ins w:id="108" w:author="윤현정 (Hyunjeong Yoon)" w:date="2025-07-23T18:46:00Z">
        <w:r>
          <w:rPr>
            <w:rFonts w:asciiTheme="minorHAnsi" w:eastAsiaTheme="minorHAnsi" w:hAnsiTheme="minorHAnsi"/>
            <w:color w:val="000000"/>
            <w:szCs w:val="20"/>
          </w:rPr>
          <w:t>2)</w:t>
        </w:r>
      </w:ins>
      <w:del w:id="109" w:author="윤현정 (Hyunjeong Yoon)" w:date="2025-07-23T18:46:00Z">
        <w:r w:rsidR="004A56A2" w:rsidRPr="00CF5FE9" w:rsidDel="000278BC">
          <w:rPr>
            <w:rFonts w:asciiTheme="minorHAnsi" w:eastAsiaTheme="minorHAnsi" w:hAnsiTheme="minorHAnsi"/>
            <w:color w:val="000000"/>
            <w:szCs w:val="20"/>
          </w:rPr>
          <w:delText>‘</w:delText>
        </w:r>
      </w:del>
      <w:r w:rsidR="004A56A2"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="004A56A2"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="004A56A2" w:rsidRPr="00CF5FE9">
        <w:rPr>
          <w:rFonts w:asciiTheme="minorHAnsi" w:eastAsiaTheme="minorHAnsi" w:hAnsiTheme="minorHAnsi" w:hint="eastAsia"/>
          <w:color w:val="000000"/>
          <w:szCs w:val="20"/>
        </w:rPr>
        <w:t>은 약속된 규정대로 시공을 수행하지 못해 발생된 시공하자(클레임)</w:t>
      </w:r>
      <w:r w:rsidR="004A56A2"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="004A56A2" w:rsidRPr="00CF5FE9">
        <w:rPr>
          <w:rFonts w:asciiTheme="minorHAnsi" w:eastAsiaTheme="minorHAnsi" w:hAnsiTheme="minorHAnsi" w:hint="eastAsia"/>
          <w:color w:val="000000"/>
          <w:szCs w:val="20"/>
        </w:rPr>
        <w:t>및 서비스하자(클레임)</w:t>
      </w:r>
      <w:ins w:id="110" w:author="윤현정 (Hyunjeong Yoon)" w:date="2025-07-23T18:45:00Z">
        <w:r>
          <w:rPr>
            <w:rFonts w:asciiTheme="minorHAnsi" w:eastAsiaTheme="minorHAnsi" w:hAnsiTheme="minorHAnsi" w:hint="eastAsia"/>
            <w:color w:val="000000"/>
            <w:szCs w:val="20"/>
          </w:rPr>
          <w:t xml:space="preserve">에 의하 손해 </w:t>
        </w:r>
      </w:ins>
      <w:del w:id="111" w:author="윤현정 (Hyunjeong Yoon)" w:date="2025-07-23T18:45:00Z">
        <w:r w:rsidR="004A56A2" w:rsidRPr="00CF5FE9" w:rsidDel="000278BC">
          <w:rPr>
            <w:rFonts w:asciiTheme="minorHAnsi" w:eastAsiaTheme="minorHAnsi" w:hAnsiTheme="minorHAnsi" w:hint="eastAsia"/>
            <w:color w:val="000000"/>
            <w:szCs w:val="20"/>
          </w:rPr>
          <w:delText xml:space="preserve">에 대하여 </w:delText>
        </w:r>
        <w:r w:rsidR="004A56A2" w:rsidRPr="00CF5FE9" w:rsidDel="000278BC">
          <w:rPr>
            <w:rFonts w:asciiTheme="minorHAnsi" w:eastAsiaTheme="minorHAnsi" w:hAnsiTheme="minorHAnsi"/>
            <w:color w:val="000000"/>
            <w:szCs w:val="20"/>
          </w:rPr>
          <w:delText>‘</w:delText>
        </w:r>
        <w:r w:rsidR="004A56A2" w:rsidRPr="00CF5FE9" w:rsidDel="000278BC">
          <w:rPr>
            <w:rFonts w:asciiTheme="minorHAnsi" w:eastAsiaTheme="minorHAnsi" w:hAnsiTheme="minorHAnsi" w:hint="eastAsia"/>
            <w:color w:val="000000"/>
            <w:szCs w:val="20"/>
          </w:rPr>
          <w:delText>을</w:delText>
        </w:r>
        <w:r w:rsidR="004A56A2" w:rsidRPr="00CF5FE9" w:rsidDel="000278BC">
          <w:rPr>
            <w:rFonts w:asciiTheme="minorHAnsi" w:eastAsiaTheme="minorHAnsi" w:hAnsiTheme="minorHAnsi"/>
            <w:color w:val="000000"/>
            <w:szCs w:val="20"/>
          </w:rPr>
          <w:delText>’</w:delText>
        </w:r>
        <w:r w:rsidR="004A56A2" w:rsidRPr="00CF5FE9" w:rsidDel="000278BC">
          <w:rPr>
            <w:rFonts w:asciiTheme="minorHAnsi" w:eastAsiaTheme="minorHAnsi" w:hAnsiTheme="minorHAnsi" w:hint="eastAsia"/>
            <w:color w:val="000000"/>
            <w:szCs w:val="20"/>
          </w:rPr>
          <w:delText>은 손해배상 책임을 진다.</w:delText>
        </w:r>
      </w:del>
    </w:p>
    <w:p w14:paraId="287DA59E" w14:textId="11FC4184" w:rsidR="004A56A2" w:rsidRPr="00CF5FE9" w:rsidRDefault="000278BC">
      <w:pPr>
        <w:spacing w:line="320" w:lineRule="exact"/>
        <w:ind w:left="720"/>
        <w:rPr>
          <w:rFonts w:asciiTheme="minorHAnsi" w:eastAsiaTheme="minorHAnsi" w:hAnsiTheme="minorHAnsi"/>
          <w:color w:val="000000"/>
          <w:szCs w:val="20"/>
        </w:rPr>
        <w:pPrChange w:id="112" w:author="윤현정 (Hyunjeong Yoon)" w:date="2025-07-23T18:46:00Z">
          <w:pPr>
            <w:numPr>
              <w:numId w:val="7"/>
            </w:numPr>
            <w:tabs>
              <w:tab w:val="num" w:pos="720"/>
            </w:tabs>
            <w:spacing w:line="320" w:lineRule="exact"/>
            <w:ind w:left="720" w:hanging="295"/>
          </w:pPr>
        </w:pPrChange>
      </w:pPr>
      <w:ins w:id="113" w:author="윤현정 (Hyunjeong Yoon)" w:date="2025-07-23T18:46:00Z">
        <w:r>
          <w:rPr>
            <w:rFonts w:asciiTheme="minorHAnsi" w:eastAsiaTheme="minorHAnsi" w:hAnsiTheme="minorHAnsi"/>
            <w:color w:val="000000"/>
            <w:szCs w:val="20"/>
          </w:rPr>
          <w:t>3)</w:t>
        </w:r>
      </w:ins>
      <w:r w:rsidR="004A56A2"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="004A56A2"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="004A56A2"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="004A56A2" w:rsidRPr="00CF5FE9">
        <w:rPr>
          <w:rFonts w:asciiTheme="minorHAnsi" w:eastAsiaTheme="minorHAnsi" w:hAnsiTheme="minorHAnsi" w:hint="eastAsia"/>
          <w:color w:val="000000"/>
          <w:szCs w:val="20"/>
        </w:rPr>
        <w:t>은 제12조,</w:t>
      </w:r>
      <w:r w:rsidR="004A56A2"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="004A56A2" w:rsidRPr="00CF5FE9">
        <w:rPr>
          <w:rFonts w:asciiTheme="minorHAnsi" w:eastAsiaTheme="minorHAnsi" w:hAnsiTheme="minorHAnsi" w:hint="eastAsia"/>
          <w:color w:val="000000"/>
          <w:szCs w:val="20"/>
        </w:rPr>
        <w:t>제</w:t>
      </w:r>
      <w:r w:rsidR="004A56A2" w:rsidRPr="00CF5FE9">
        <w:rPr>
          <w:rFonts w:asciiTheme="minorHAnsi" w:eastAsiaTheme="minorHAnsi" w:hAnsiTheme="minorHAnsi"/>
          <w:color w:val="000000"/>
          <w:szCs w:val="20"/>
        </w:rPr>
        <w:t>1</w:t>
      </w:r>
      <w:r w:rsidR="004A56A2" w:rsidRPr="00CF5FE9">
        <w:rPr>
          <w:rFonts w:asciiTheme="minorHAnsi" w:eastAsiaTheme="minorHAnsi" w:hAnsiTheme="minorHAnsi" w:hint="eastAsia"/>
          <w:color w:val="000000"/>
          <w:szCs w:val="20"/>
        </w:rPr>
        <w:t xml:space="preserve">9조 내용을 이행하지 않아 발생되는 피해에 대해 </w:t>
      </w:r>
      <w:ins w:id="114" w:author="윤현정 (Hyunjeong Yoon)" w:date="2025-07-23T18:45:00Z">
        <w:r>
          <w:rPr>
            <w:rFonts w:asciiTheme="minorHAnsi" w:eastAsiaTheme="minorHAnsi" w:hAnsiTheme="minorHAnsi" w:hint="eastAsia"/>
            <w:color w:val="000000"/>
            <w:szCs w:val="20"/>
          </w:rPr>
          <w:t>손해</w:t>
        </w:r>
      </w:ins>
      <w:del w:id="115" w:author="윤현정 (Hyunjeong Yoon)" w:date="2025-07-23T18:45:00Z">
        <w:r w:rsidR="004A56A2" w:rsidRPr="00CF5FE9" w:rsidDel="000278BC">
          <w:rPr>
            <w:rFonts w:asciiTheme="minorHAnsi" w:eastAsiaTheme="minorHAnsi" w:hAnsiTheme="minorHAnsi" w:hint="eastAsia"/>
            <w:color w:val="000000"/>
            <w:szCs w:val="20"/>
          </w:rPr>
          <w:delText>손해배상책임을 진다.</w:delText>
        </w:r>
      </w:del>
    </w:p>
    <w:p w14:paraId="77475C70" w14:textId="24B0692F" w:rsidR="004A56A2" w:rsidRPr="00CF5FE9" w:rsidRDefault="000278BC">
      <w:pPr>
        <w:spacing w:line="320" w:lineRule="exact"/>
        <w:ind w:left="720"/>
        <w:rPr>
          <w:rFonts w:asciiTheme="minorHAnsi" w:eastAsiaTheme="minorHAnsi" w:hAnsiTheme="minorHAnsi"/>
          <w:color w:val="000000"/>
          <w:szCs w:val="20"/>
        </w:rPr>
        <w:pPrChange w:id="116" w:author="윤현정 (Hyunjeong Yoon)" w:date="2025-07-23T18:46:00Z">
          <w:pPr>
            <w:numPr>
              <w:numId w:val="7"/>
            </w:numPr>
            <w:tabs>
              <w:tab w:val="num" w:pos="720"/>
            </w:tabs>
            <w:spacing w:line="320" w:lineRule="exact"/>
            <w:ind w:left="720" w:hanging="295"/>
          </w:pPr>
        </w:pPrChange>
      </w:pPr>
      <w:ins w:id="117" w:author="윤현정 (Hyunjeong Yoon)" w:date="2025-07-23T18:46:00Z">
        <w:r>
          <w:rPr>
            <w:rFonts w:asciiTheme="minorHAnsi" w:eastAsiaTheme="minorHAnsi" w:hAnsiTheme="minorHAnsi"/>
            <w:color w:val="000000"/>
            <w:szCs w:val="20"/>
          </w:rPr>
          <w:t>4)</w:t>
        </w:r>
      </w:ins>
      <w:r w:rsidR="004A56A2"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="004A56A2"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="004A56A2"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="004A56A2"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고의 또는 과실로 인해 </w:t>
      </w:r>
      <w:r w:rsidR="004A56A2"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="004A56A2"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="004A56A2"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="004A56A2" w:rsidRPr="00CF5FE9">
        <w:rPr>
          <w:rFonts w:asciiTheme="minorHAnsi" w:eastAsiaTheme="minorHAnsi" w:hAnsiTheme="minorHAnsi" w:hint="eastAsia"/>
          <w:color w:val="000000"/>
          <w:szCs w:val="20"/>
        </w:rPr>
        <w:t>에게 끼치는 기타의 물적 및 인적손해</w:t>
      </w:r>
      <w:del w:id="118" w:author="윤현정 (Hyunjeong Yoon)" w:date="2025-07-23T18:45:00Z">
        <w:r w:rsidR="004A56A2" w:rsidRPr="00CF5FE9" w:rsidDel="000278BC">
          <w:rPr>
            <w:rFonts w:asciiTheme="minorHAnsi" w:eastAsiaTheme="minorHAnsi" w:hAnsiTheme="minorHAnsi" w:hint="eastAsia"/>
            <w:color w:val="000000"/>
            <w:szCs w:val="20"/>
          </w:rPr>
          <w:delText>에 대하여 손해배상책임을 진다.</w:delText>
        </w:r>
      </w:del>
    </w:p>
    <w:p w14:paraId="07B21DD1" w14:textId="02570EA4" w:rsidR="004A56A2" w:rsidRDefault="004A56A2" w:rsidP="00AB2A2F">
      <w:pPr>
        <w:numPr>
          <w:ilvl w:val="0"/>
          <w:numId w:val="7"/>
        </w:numPr>
        <w:tabs>
          <w:tab w:val="num" w:pos="720"/>
        </w:tabs>
        <w:spacing w:line="320" w:lineRule="exact"/>
        <w:ind w:left="720" w:hanging="295"/>
        <w:rPr>
          <w:ins w:id="119" w:author="윤현정 (Hyunjeong Yoon)" w:date="2025-07-23T10:06:00Z"/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>본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계약이 종료된 후에도 본 조에 따로 발생한 손해배상 책임은 유효하다.</w:t>
      </w:r>
    </w:p>
    <w:p w14:paraId="60D969F1" w14:textId="2C0A9CB2" w:rsidR="007B3B57" w:rsidRPr="00CF5FE9" w:rsidRDefault="007B3B57" w:rsidP="00AB2A2F">
      <w:pPr>
        <w:numPr>
          <w:ilvl w:val="0"/>
          <w:numId w:val="7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ins w:id="120" w:author="윤현정 (Hyunjeong Yoon)" w:date="2025-07-23T10:06:00Z">
        <w:r>
          <w:rPr>
            <w:rFonts w:asciiTheme="minorHAnsi" w:eastAsiaTheme="minorHAnsi" w:hAnsiTheme="minorHAnsi" w:hint="eastAsia"/>
            <w:color w:val="000000"/>
            <w:szCs w:val="20"/>
          </w:rPr>
          <w:t xml:space="preserve">본 조의 손해배상금은 </w:t>
        </w:r>
        <w:r>
          <w:rPr>
            <w:rFonts w:asciiTheme="minorHAnsi" w:eastAsiaTheme="minorHAnsi" w:hAnsiTheme="minorHAnsi"/>
            <w:color w:val="000000"/>
            <w:szCs w:val="20"/>
          </w:rPr>
          <w:t>‘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>갑</w:t>
        </w:r>
        <w:r>
          <w:rPr>
            <w:rFonts w:asciiTheme="minorHAnsi" w:eastAsiaTheme="minorHAnsi" w:hAnsiTheme="minorHAnsi"/>
            <w:color w:val="000000"/>
            <w:szCs w:val="20"/>
          </w:rPr>
          <w:t>’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 xml:space="preserve">이 </w:t>
        </w:r>
        <w:r>
          <w:rPr>
            <w:rFonts w:asciiTheme="minorHAnsi" w:eastAsiaTheme="minorHAnsi" w:hAnsiTheme="minorHAnsi"/>
            <w:color w:val="000000"/>
            <w:szCs w:val="20"/>
          </w:rPr>
          <w:t>‘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>을</w:t>
        </w:r>
        <w:r>
          <w:rPr>
            <w:rFonts w:asciiTheme="minorHAnsi" w:eastAsiaTheme="minorHAnsi" w:hAnsiTheme="minorHAnsi"/>
            <w:color w:val="000000"/>
            <w:szCs w:val="20"/>
          </w:rPr>
          <w:t>’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>에게 지급해야</w:t>
        </w:r>
      </w:ins>
      <w:ins w:id="121" w:author="윤현정 (Hyunjeong Yoon)" w:date="2025-07-23T10:07:00Z">
        <w:r>
          <w:rPr>
            <w:rFonts w:asciiTheme="minorHAnsi" w:eastAsiaTheme="minorHAnsi" w:hAnsiTheme="minorHAnsi" w:hint="eastAsia"/>
            <w:color w:val="000000"/>
            <w:szCs w:val="20"/>
          </w:rPr>
          <w:t xml:space="preserve"> </w:t>
        </w:r>
      </w:ins>
      <w:ins w:id="122" w:author="윤현정 (Hyunjeong Yoon)" w:date="2025-07-23T10:06:00Z">
        <w:r>
          <w:rPr>
            <w:rFonts w:asciiTheme="minorHAnsi" w:eastAsiaTheme="minorHAnsi" w:hAnsiTheme="minorHAnsi" w:hint="eastAsia"/>
            <w:color w:val="000000"/>
            <w:szCs w:val="20"/>
          </w:rPr>
          <w:t xml:space="preserve">할 수수료 또는 담보금에서 </w:t>
        </w:r>
      </w:ins>
      <w:ins w:id="123" w:author="윤현정 (Hyunjeong Yoon)" w:date="2025-07-23T10:07:00Z">
        <w:r>
          <w:rPr>
            <w:rFonts w:asciiTheme="minorHAnsi" w:eastAsiaTheme="minorHAnsi" w:hAnsiTheme="minorHAnsi" w:hint="eastAsia"/>
            <w:color w:val="000000"/>
            <w:szCs w:val="20"/>
          </w:rPr>
          <w:t>공제할 수 있다.</w:t>
        </w:r>
      </w:ins>
    </w:p>
    <w:p w14:paraId="572E8868" w14:textId="5479601B" w:rsidR="004A56A2" w:rsidRDefault="004A56A2" w:rsidP="004A56A2">
      <w:pPr>
        <w:spacing w:line="320" w:lineRule="exact"/>
        <w:ind w:leftChars="100" w:left="400" w:hangingChars="100" w:hanging="200"/>
        <w:rPr>
          <w:ins w:id="124" w:author="윤현정 (Hyunjeong Yoon)" w:date="2025-07-23T19:31:00Z"/>
          <w:rFonts w:asciiTheme="minorHAnsi" w:eastAsiaTheme="minorHAnsi" w:hAnsiTheme="minorHAnsi"/>
          <w:color w:val="000000"/>
          <w:szCs w:val="20"/>
        </w:rPr>
      </w:pPr>
    </w:p>
    <w:p w14:paraId="4F68D2FC" w14:textId="77777777" w:rsidR="006D0ABB" w:rsidRDefault="006D0ABB" w:rsidP="004A56A2">
      <w:pPr>
        <w:spacing w:line="320" w:lineRule="exact"/>
        <w:ind w:leftChars="100" w:left="400" w:hangingChars="100" w:hanging="200"/>
        <w:rPr>
          <w:ins w:id="125" w:author="윤현정 (Hyunjeong Yoon)" w:date="2025-07-23T19:21:00Z"/>
          <w:rFonts w:asciiTheme="minorHAnsi" w:eastAsiaTheme="minorHAnsi" w:hAnsiTheme="minorHAnsi"/>
          <w:color w:val="000000"/>
          <w:szCs w:val="20"/>
        </w:rPr>
      </w:pPr>
    </w:p>
    <w:p w14:paraId="3BC081B7" w14:textId="0BDDDFD8" w:rsidR="006D0ABB" w:rsidRPr="00D578AB" w:rsidRDefault="0085257E" w:rsidP="006D0ABB">
      <w:pPr>
        <w:rPr>
          <w:ins w:id="126" w:author="윤현정 (Hyunjeong Yoon)" w:date="2025-07-23T19:29:00Z"/>
          <w:rFonts w:asciiTheme="majorHAnsi" w:eastAsiaTheme="majorHAnsi" w:hAnsiTheme="majorHAnsi"/>
          <w:color w:val="000000" w:themeColor="text1"/>
          <w:spacing w:val="-12"/>
          <w:szCs w:val="28"/>
        </w:rPr>
      </w:pPr>
      <w:proofErr w:type="gramStart"/>
      <w:ins w:id="127" w:author="윤현정 (Hyunjeong Yoon)" w:date="2025-07-23T19:23:00Z">
        <w:r>
          <w:rPr>
            <w:rFonts w:asciiTheme="minorHAnsi" w:eastAsiaTheme="minorHAnsi" w:hAnsiTheme="minorHAnsi" w:hint="eastAsia"/>
            <w:color w:val="000000"/>
            <w:szCs w:val="20"/>
          </w:rPr>
          <w:t xml:space="preserve">제 </w:t>
        </w:r>
        <w:r>
          <w:rPr>
            <w:rFonts w:asciiTheme="minorHAnsi" w:eastAsiaTheme="minorHAnsi" w:hAnsiTheme="minorHAnsi"/>
            <w:color w:val="000000"/>
            <w:szCs w:val="20"/>
          </w:rPr>
          <w:t>18</w:t>
        </w:r>
        <w:proofErr w:type="gramEnd"/>
        <w:r>
          <w:rPr>
            <w:rFonts w:asciiTheme="minorHAnsi" w:eastAsiaTheme="minorHAnsi" w:hAnsiTheme="minorHAnsi" w:hint="eastAsia"/>
            <w:color w:val="000000"/>
            <w:szCs w:val="20"/>
          </w:rPr>
          <w:t xml:space="preserve">조의 </w:t>
        </w:r>
        <w:r>
          <w:rPr>
            <w:rFonts w:asciiTheme="minorHAnsi" w:eastAsiaTheme="minorHAnsi" w:hAnsiTheme="minorHAnsi"/>
            <w:color w:val="000000"/>
            <w:szCs w:val="20"/>
          </w:rPr>
          <w:t>2 [</w:t>
        </w:r>
        <w:proofErr w:type="spellStart"/>
        <w:r>
          <w:rPr>
            <w:rFonts w:asciiTheme="minorHAnsi" w:eastAsiaTheme="minorHAnsi" w:hAnsiTheme="minorHAnsi" w:hint="eastAsia"/>
            <w:color w:val="000000"/>
            <w:szCs w:val="20"/>
          </w:rPr>
          <w:t>하자클레임</w:t>
        </w:r>
      </w:ins>
      <w:proofErr w:type="spellEnd"/>
      <w:ins w:id="128" w:author="윤현정 (Hyunjeong Yoon)" w:date="2025-07-23T19:32:00Z">
        <w:r w:rsidR="006D0ABB">
          <w:rPr>
            <w:rFonts w:asciiTheme="minorHAnsi" w:eastAsiaTheme="minorHAnsi" w:hAnsiTheme="minorHAnsi" w:hint="eastAsia"/>
            <w:color w:val="000000"/>
            <w:szCs w:val="20"/>
          </w:rPr>
          <w:t xml:space="preserve"> 등</w:t>
        </w:r>
      </w:ins>
      <w:ins w:id="129" w:author="윤현정 (Hyunjeong Yoon)" w:date="2025-07-23T19:23:00Z">
        <w:r>
          <w:rPr>
            <w:rFonts w:asciiTheme="minorHAnsi" w:eastAsiaTheme="minorHAnsi" w:hAnsiTheme="minorHAnsi" w:hint="eastAsia"/>
            <w:color w:val="000000"/>
            <w:szCs w:val="20"/>
          </w:rPr>
          <w:t>]</w:t>
        </w:r>
        <w:r>
          <w:rPr>
            <w:rFonts w:asciiTheme="minorHAnsi" w:eastAsiaTheme="minorHAnsi" w:hAnsiTheme="minorHAnsi"/>
            <w:color w:val="000000"/>
            <w:szCs w:val="20"/>
          </w:rPr>
          <w:br/>
          <w:t>① ‘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>을</w:t>
        </w:r>
        <w:r>
          <w:rPr>
            <w:rFonts w:asciiTheme="minorHAnsi" w:eastAsiaTheme="minorHAnsi" w:hAnsiTheme="minorHAnsi"/>
            <w:color w:val="000000"/>
            <w:szCs w:val="20"/>
          </w:rPr>
          <w:t>’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 xml:space="preserve">의 귀책사유로 </w:t>
        </w:r>
      </w:ins>
      <w:ins w:id="130" w:author="윤현정 (Hyunjeong Yoon)" w:date="2025-07-23T19:24:00Z">
        <w:r>
          <w:rPr>
            <w:rFonts w:asciiTheme="minorHAnsi" w:eastAsiaTheme="minorHAnsi" w:hAnsiTheme="minorHAnsi" w:hint="eastAsia"/>
            <w:color w:val="000000"/>
            <w:szCs w:val="20"/>
          </w:rPr>
          <w:t>하자가 발생한 경우</w:t>
        </w:r>
        <w:r>
          <w:rPr>
            <w:rFonts w:asciiTheme="minorHAnsi" w:eastAsiaTheme="minorHAnsi" w:hAnsiTheme="minorHAnsi"/>
            <w:color w:val="000000"/>
            <w:szCs w:val="20"/>
          </w:rPr>
          <w:t xml:space="preserve"> ‘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>을</w:t>
        </w:r>
        <w:r>
          <w:rPr>
            <w:rFonts w:asciiTheme="minorHAnsi" w:eastAsiaTheme="minorHAnsi" w:hAnsiTheme="minorHAnsi"/>
            <w:color w:val="000000"/>
            <w:szCs w:val="20"/>
          </w:rPr>
          <w:t>’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 xml:space="preserve">은 </w:t>
        </w:r>
        <w:r>
          <w:rPr>
            <w:rFonts w:asciiTheme="minorHAnsi" w:eastAsiaTheme="minorHAnsi" w:hAnsiTheme="minorHAnsi"/>
            <w:color w:val="000000"/>
            <w:szCs w:val="20"/>
          </w:rPr>
          <w:t>‘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>갑</w:t>
        </w:r>
        <w:r>
          <w:rPr>
            <w:rFonts w:asciiTheme="minorHAnsi" w:eastAsiaTheme="minorHAnsi" w:hAnsiTheme="minorHAnsi"/>
            <w:color w:val="000000"/>
            <w:szCs w:val="20"/>
          </w:rPr>
          <w:t>’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 xml:space="preserve">이 입은 손해를 </w:t>
        </w:r>
        <w:proofErr w:type="spellStart"/>
        <w:r>
          <w:rPr>
            <w:rFonts w:asciiTheme="minorHAnsi" w:eastAsiaTheme="minorHAnsi" w:hAnsiTheme="minorHAnsi" w:hint="eastAsia"/>
            <w:color w:val="000000"/>
            <w:szCs w:val="20"/>
          </w:rPr>
          <w:t>배상하여야하고</w:t>
        </w:r>
      </w:ins>
      <w:proofErr w:type="spellEnd"/>
      <w:ins w:id="131" w:author="윤현정 (Hyunjeong Yoon)" w:date="2025-07-23T19:33:00Z">
        <w:r w:rsidR="006D0ABB">
          <w:rPr>
            <w:rFonts w:asciiTheme="minorHAnsi" w:eastAsiaTheme="minorHAnsi" w:hAnsiTheme="minorHAnsi" w:hint="eastAsia"/>
            <w:color w:val="000000"/>
            <w:szCs w:val="20"/>
          </w:rPr>
          <w:t xml:space="preserve"> </w:t>
        </w:r>
        <w:r w:rsidR="006D0ABB">
          <w:rPr>
            <w:rFonts w:asciiTheme="minorHAnsi" w:eastAsiaTheme="minorHAnsi" w:hAnsiTheme="minorHAnsi"/>
            <w:color w:val="000000"/>
            <w:szCs w:val="20"/>
          </w:rPr>
          <w:t>‘</w:t>
        </w:r>
        <w:r w:rsidR="006D0ABB">
          <w:rPr>
            <w:rFonts w:asciiTheme="minorHAnsi" w:eastAsiaTheme="minorHAnsi" w:hAnsiTheme="minorHAnsi" w:hint="eastAsia"/>
            <w:color w:val="000000"/>
            <w:szCs w:val="20"/>
          </w:rPr>
          <w:t>을</w:t>
        </w:r>
        <w:r w:rsidR="006D0ABB">
          <w:rPr>
            <w:rFonts w:asciiTheme="minorHAnsi" w:eastAsiaTheme="minorHAnsi" w:hAnsiTheme="minorHAnsi"/>
            <w:color w:val="000000"/>
            <w:szCs w:val="20"/>
          </w:rPr>
          <w:t>’</w:t>
        </w:r>
        <w:r w:rsidR="006D0ABB">
          <w:rPr>
            <w:rFonts w:asciiTheme="minorHAnsi" w:eastAsiaTheme="minorHAnsi" w:hAnsiTheme="minorHAnsi" w:hint="eastAsia"/>
            <w:color w:val="000000"/>
            <w:szCs w:val="20"/>
          </w:rPr>
          <w:t>이 배상하지 않는 경우</w:t>
        </w:r>
      </w:ins>
      <w:ins w:id="132" w:author="윤현정 (Hyunjeong Yoon)" w:date="2025-07-23T19:24:00Z">
        <w:r>
          <w:rPr>
            <w:rFonts w:asciiTheme="minorHAnsi" w:eastAsiaTheme="minorHAnsi" w:hAnsiTheme="minorHAnsi" w:hint="eastAsia"/>
            <w:color w:val="000000"/>
            <w:szCs w:val="20"/>
          </w:rPr>
          <w:t xml:space="preserve"> </w:t>
        </w:r>
        <w:r>
          <w:rPr>
            <w:rFonts w:asciiTheme="minorHAnsi" w:eastAsiaTheme="minorHAnsi" w:hAnsiTheme="minorHAnsi"/>
            <w:color w:val="000000"/>
            <w:szCs w:val="20"/>
          </w:rPr>
          <w:t>‘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>갑</w:t>
        </w:r>
        <w:r>
          <w:rPr>
            <w:rFonts w:asciiTheme="minorHAnsi" w:eastAsiaTheme="minorHAnsi" w:hAnsiTheme="minorHAnsi"/>
            <w:color w:val="000000"/>
            <w:szCs w:val="20"/>
          </w:rPr>
          <w:t>’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 xml:space="preserve">은 </w:t>
        </w:r>
        <w:r>
          <w:rPr>
            <w:rFonts w:asciiTheme="minorHAnsi" w:eastAsiaTheme="minorHAnsi" w:hAnsiTheme="minorHAnsi"/>
            <w:color w:val="000000"/>
            <w:szCs w:val="20"/>
          </w:rPr>
          <w:t>‘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>을</w:t>
        </w:r>
        <w:r>
          <w:rPr>
            <w:rFonts w:asciiTheme="minorHAnsi" w:eastAsiaTheme="minorHAnsi" w:hAnsiTheme="minorHAnsi"/>
            <w:color w:val="000000"/>
            <w:szCs w:val="20"/>
          </w:rPr>
          <w:t>’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 xml:space="preserve">에게 지급해야할 수수료 등에서 </w:t>
        </w:r>
      </w:ins>
      <w:ins w:id="133" w:author="윤현정 (Hyunjeong Yoon)" w:date="2025-07-23T19:25:00Z">
        <w:r>
          <w:rPr>
            <w:rFonts w:asciiTheme="minorHAnsi" w:eastAsiaTheme="minorHAnsi" w:hAnsiTheme="minorHAnsi" w:hint="eastAsia"/>
            <w:color w:val="000000"/>
            <w:szCs w:val="20"/>
          </w:rPr>
          <w:t>다음 기준에</w:t>
        </w:r>
      </w:ins>
      <w:ins w:id="134" w:author="윤현정 (Hyunjeong Yoon)" w:date="2025-07-23T19:26:00Z">
        <w:r>
          <w:rPr>
            <w:rFonts w:asciiTheme="minorHAnsi" w:eastAsiaTheme="minorHAnsi" w:hAnsiTheme="minorHAnsi" w:hint="eastAsia"/>
            <w:color w:val="000000"/>
            <w:szCs w:val="20"/>
          </w:rPr>
          <w:t xml:space="preserve"> 따른 </w:t>
        </w:r>
      </w:ins>
      <w:ins w:id="135" w:author="윤현정 (Hyunjeong Yoon)" w:date="2025-07-23T19:24:00Z">
        <w:r>
          <w:rPr>
            <w:rFonts w:asciiTheme="minorHAnsi" w:eastAsiaTheme="minorHAnsi" w:hAnsiTheme="minorHAnsi" w:hint="eastAsia"/>
            <w:color w:val="000000"/>
            <w:szCs w:val="20"/>
          </w:rPr>
          <w:t>손해</w:t>
        </w:r>
      </w:ins>
      <w:ins w:id="136" w:author="윤현정 (Hyunjeong Yoon)" w:date="2025-07-23T19:25:00Z">
        <w:r>
          <w:rPr>
            <w:rFonts w:asciiTheme="minorHAnsi" w:eastAsiaTheme="minorHAnsi" w:hAnsiTheme="minorHAnsi" w:hint="eastAsia"/>
            <w:color w:val="000000"/>
            <w:szCs w:val="20"/>
          </w:rPr>
          <w:t>비용을 공제하고 지급할 수 있다.</w:t>
        </w:r>
        <w:r>
          <w:rPr>
            <w:rFonts w:asciiTheme="minorHAnsi" w:eastAsiaTheme="minorHAnsi" w:hAnsiTheme="minorHAnsi"/>
            <w:color w:val="000000"/>
            <w:szCs w:val="20"/>
          </w:rPr>
          <w:t xml:space="preserve"> </w:t>
        </w:r>
        <w:r>
          <w:rPr>
            <w:rFonts w:asciiTheme="minorHAnsi" w:eastAsiaTheme="minorHAnsi" w:hAnsiTheme="minorHAnsi"/>
            <w:color w:val="000000"/>
            <w:szCs w:val="20"/>
          </w:rPr>
          <w:br/>
        </w:r>
      </w:ins>
      <w:ins w:id="137" w:author="윤현정 (Hyunjeong Yoon)" w:date="2025-07-23T19:28:00Z">
        <w:r>
          <w:rPr>
            <w:rFonts w:asciiTheme="minorHAnsi" w:eastAsiaTheme="minorHAnsi" w:hAnsiTheme="minorHAnsi"/>
            <w:color w:val="000000"/>
            <w:szCs w:val="20"/>
          </w:rPr>
          <w:br/>
        </w:r>
      </w:ins>
      <w:ins w:id="138" w:author="윤현정 (Hyunjeong Yoon)" w:date="2025-07-23T19:26:00Z">
        <w:r>
          <w:rPr>
            <w:rFonts w:asciiTheme="minorHAnsi" w:eastAsiaTheme="minorHAnsi" w:hAnsiTheme="minorHAnsi"/>
            <w:color w:val="000000"/>
            <w:szCs w:val="20"/>
          </w:rPr>
          <w:t xml:space="preserve">1) 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>내부부적합</w:t>
        </w:r>
      </w:ins>
      <w:ins w:id="139" w:author="윤현정 (Hyunjeong Yoon)" w:date="2025-07-23T19:27:00Z">
        <w:r>
          <w:rPr>
            <w:rFonts w:asciiTheme="minorHAnsi" w:eastAsiaTheme="minorHAnsi" w:hAnsiTheme="minorHAnsi"/>
            <w:color w:val="000000"/>
            <w:szCs w:val="20"/>
          </w:rPr>
          <w:t>(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>시공 전 이의제기 없이 확인된 하자)</w:t>
        </w:r>
        <w:r>
          <w:rPr>
            <w:rFonts w:asciiTheme="minorHAnsi" w:eastAsiaTheme="minorHAnsi" w:hAnsiTheme="minorHAnsi"/>
            <w:color w:val="000000"/>
            <w:szCs w:val="20"/>
          </w:rPr>
          <w:br/>
        </w:r>
        <w:r>
          <w:rPr>
            <w:rFonts w:asciiTheme="minorHAnsi" w:eastAsiaTheme="minorHAnsi" w:hAnsiTheme="minorHAnsi" w:hint="eastAsia"/>
            <w:color w:val="000000"/>
            <w:szCs w:val="20"/>
          </w:rPr>
          <w:t>가</w:t>
        </w:r>
        <w:r>
          <w:rPr>
            <w:rFonts w:asciiTheme="minorHAnsi" w:eastAsiaTheme="minorHAnsi" w:hAnsiTheme="minorHAnsi"/>
            <w:color w:val="000000"/>
            <w:szCs w:val="20"/>
          </w:rPr>
          <w:t xml:space="preserve">) 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 xml:space="preserve">취급하자 </w:t>
        </w:r>
        <w:r>
          <w:rPr>
            <w:rFonts w:asciiTheme="minorHAnsi" w:eastAsiaTheme="minorHAnsi" w:hAnsiTheme="minorHAnsi"/>
            <w:color w:val="000000"/>
            <w:szCs w:val="20"/>
          </w:rPr>
          <w:t>(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>파손된 제품을</w:t>
        </w:r>
        <w:r>
          <w:rPr>
            <w:rFonts w:asciiTheme="minorHAnsi" w:eastAsiaTheme="minorHAnsi" w:hAnsiTheme="minorHAnsi"/>
            <w:color w:val="000000"/>
            <w:szCs w:val="20"/>
          </w:rPr>
          <w:t xml:space="preserve"> 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>반납하는 경우</w:t>
        </w:r>
        <w:proofErr w:type="gramStart"/>
        <w:r>
          <w:rPr>
            <w:rFonts w:asciiTheme="minorHAnsi" w:eastAsiaTheme="minorHAnsi" w:hAnsiTheme="minorHAnsi" w:hint="eastAsia"/>
            <w:color w:val="000000"/>
            <w:szCs w:val="20"/>
          </w:rPr>
          <w:t>)</w:t>
        </w:r>
        <w:r>
          <w:rPr>
            <w:rFonts w:asciiTheme="minorHAnsi" w:eastAsiaTheme="minorHAnsi" w:hAnsiTheme="minorHAnsi"/>
            <w:color w:val="000000"/>
            <w:szCs w:val="20"/>
          </w:rPr>
          <w:t xml:space="preserve"> :</w:t>
        </w:r>
        <w:proofErr w:type="gramEnd"/>
        <w:r>
          <w:rPr>
            <w:rFonts w:asciiTheme="minorHAnsi" w:eastAsiaTheme="minorHAnsi" w:hAnsiTheme="minorHAnsi"/>
            <w:color w:val="000000"/>
            <w:szCs w:val="20"/>
          </w:rPr>
          <w:t xml:space="preserve"> 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>공장도가</w:t>
        </w:r>
        <w:r>
          <w:rPr>
            <w:rFonts w:asciiTheme="minorHAnsi" w:eastAsiaTheme="minorHAnsi" w:hAnsiTheme="minorHAnsi"/>
            <w:color w:val="000000"/>
            <w:szCs w:val="20"/>
          </w:rPr>
          <w:br/>
        </w:r>
        <w:r>
          <w:rPr>
            <w:rFonts w:asciiTheme="minorHAnsi" w:eastAsiaTheme="minorHAnsi" w:hAnsiTheme="minorHAnsi" w:hint="eastAsia"/>
            <w:color w:val="000000"/>
            <w:szCs w:val="20"/>
          </w:rPr>
          <w:t>나)</w:t>
        </w:r>
        <w:r>
          <w:rPr>
            <w:rFonts w:asciiTheme="minorHAnsi" w:eastAsiaTheme="minorHAnsi" w:hAnsiTheme="minorHAnsi"/>
            <w:color w:val="000000"/>
            <w:szCs w:val="20"/>
          </w:rPr>
          <w:t xml:space="preserve"> 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>분실</w:t>
        </w:r>
      </w:ins>
      <w:ins w:id="140" w:author="윤현정 (Hyunjeong Yoon)" w:date="2025-07-23T19:28:00Z">
        <w:r>
          <w:rPr>
            <w:rFonts w:asciiTheme="minorHAnsi" w:eastAsiaTheme="minorHAnsi" w:hAnsiTheme="minorHAnsi"/>
            <w:color w:val="000000"/>
            <w:szCs w:val="20"/>
          </w:rPr>
          <w:t xml:space="preserve"> : 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>위탁판매원가 또는 소비자가</w:t>
        </w:r>
        <w:r>
          <w:rPr>
            <w:rFonts w:asciiTheme="minorHAnsi" w:eastAsiaTheme="minorHAnsi" w:hAnsiTheme="minorHAnsi"/>
            <w:color w:val="000000"/>
            <w:szCs w:val="20"/>
          </w:rPr>
          <w:br/>
        </w:r>
      </w:ins>
      <w:ins w:id="141" w:author="윤현정 (Hyunjeong Yoon)" w:date="2025-07-23T19:23:00Z">
        <w:r>
          <w:rPr>
            <w:rFonts w:asciiTheme="minorHAnsi" w:eastAsiaTheme="minorHAnsi" w:hAnsiTheme="minorHAnsi"/>
            <w:color w:val="000000"/>
            <w:szCs w:val="20"/>
          </w:rPr>
          <w:br/>
        </w:r>
      </w:ins>
      <w:ins w:id="142" w:author="윤현정 (Hyunjeong Yoon)" w:date="2025-07-23T19:28:00Z">
        <w:r>
          <w:rPr>
            <w:rFonts w:asciiTheme="minorHAnsi" w:eastAsiaTheme="minorHAnsi" w:hAnsiTheme="minorHAnsi"/>
            <w:color w:val="000000"/>
            <w:szCs w:val="20"/>
          </w:rPr>
          <w:t xml:space="preserve">2) </w:t>
        </w:r>
      </w:ins>
      <w:ins w:id="143" w:author="윤현정 (Hyunjeong Yoon)" w:date="2025-07-23T19:29:00Z">
        <w:r w:rsidR="006D0ABB">
          <w:rPr>
            <w:rFonts w:asciiTheme="minorHAnsi" w:eastAsiaTheme="minorHAnsi" w:hAnsiTheme="minorHAnsi" w:hint="eastAsia"/>
            <w:color w:val="000000"/>
            <w:szCs w:val="20"/>
          </w:rPr>
          <w:t>사외하자(시공과정에서 이의제기를 통해 확인된 하자)</w:t>
        </w:r>
      </w:ins>
      <w:ins w:id="144" w:author="윤현정 (Hyunjeong Yoon)" w:date="2025-07-23T19:23:00Z">
        <w:r>
          <w:rPr>
            <w:rFonts w:asciiTheme="minorHAnsi" w:eastAsiaTheme="minorHAnsi" w:hAnsiTheme="minorHAnsi"/>
            <w:color w:val="000000"/>
            <w:szCs w:val="20"/>
          </w:rPr>
          <w:br/>
        </w:r>
      </w:ins>
      <w:ins w:id="145" w:author="윤현정 (Hyunjeong Yoon)" w:date="2025-07-23T19:29:00Z">
        <w:r w:rsidR="006D0ABB">
          <w:rPr>
            <w:rFonts w:asciiTheme="minorHAnsi" w:eastAsiaTheme="minorHAnsi" w:hAnsiTheme="minorHAnsi" w:hint="eastAsia"/>
            <w:color w:val="000000"/>
            <w:szCs w:val="20"/>
          </w:rPr>
          <w:t>가)</w:t>
        </w:r>
        <w:r w:rsidR="006D0ABB">
          <w:rPr>
            <w:rFonts w:asciiTheme="minorHAnsi" w:eastAsiaTheme="minorHAnsi" w:hAnsiTheme="minorHAnsi"/>
            <w:color w:val="000000"/>
            <w:szCs w:val="20"/>
          </w:rPr>
          <w:t xml:space="preserve"> </w:t>
        </w:r>
        <w:proofErr w:type="spellStart"/>
        <w:r w:rsidR="006D0ABB">
          <w:rPr>
            <w:rFonts w:asciiTheme="minorHAnsi" w:eastAsiaTheme="minorHAnsi" w:hAnsiTheme="minorHAnsi" w:hint="eastAsia"/>
            <w:color w:val="000000"/>
            <w:szCs w:val="20"/>
          </w:rPr>
          <w:t>일룸제품</w:t>
        </w:r>
        <w:proofErr w:type="spellEnd"/>
        <w:r w:rsidR="006D0ABB">
          <w:rPr>
            <w:rFonts w:asciiTheme="minorHAnsi" w:eastAsiaTheme="minorHAnsi" w:hAnsiTheme="minorHAnsi" w:hint="eastAsia"/>
            <w:color w:val="000000"/>
            <w:szCs w:val="20"/>
          </w:rPr>
          <w:t xml:space="preserve"> </w:t>
        </w:r>
        <w:r w:rsidR="006D0ABB">
          <w:rPr>
            <w:rFonts w:asciiTheme="minorHAnsi" w:eastAsiaTheme="minorHAnsi" w:hAnsiTheme="minorHAnsi"/>
            <w:color w:val="000000"/>
            <w:szCs w:val="20"/>
          </w:rPr>
          <w:t xml:space="preserve">: </w:t>
        </w:r>
        <w:r w:rsidR="006D0ABB"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 xml:space="preserve">공장도가 </w:t>
        </w:r>
        <w:r w:rsidR="006D0ABB" w:rsidRPr="00D578AB"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 xml:space="preserve">+ </w:t>
        </w:r>
        <w:proofErr w:type="spellStart"/>
        <w:r w:rsidR="006D0ABB"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>패널티</w:t>
        </w:r>
        <w:proofErr w:type="spellEnd"/>
        <w:r w:rsidR="006D0ABB"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>(</w:t>
        </w:r>
        <w:proofErr w:type="spellStart"/>
        <w:r w:rsidR="006D0ABB"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>취급성</w:t>
        </w:r>
        <w:proofErr w:type="spellEnd"/>
        <w:r w:rsidR="006D0ABB"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 xml:space="preserve"> </w:t>
        </w:r>
        <w:r w:rsidR="006D0ABB" w:rsidRPr="00D578AB"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>: 60,000</w:t>
        </w:r>
        <w:r w:rsidR="006D0ABB"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>원/건,</w:t>
        </w:r>
        <w:r w:rsidR="006D0ABB" w:rsidRPr="00D578AB"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 xml:space="preserve"> </w:t>
        </w:r>
        <w:proofErr w:type="spellStart"/>
        <w:r w:rsidR="006D0ABB"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>시공성</w:t>
        </w:r>
        <w:proofErr w:type="spellEnd"/>
        <w:r w:rsidR="006D0ABB"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 xml:space="preserve"> </w:t>
        </w:r>
        <w:r w:rsidR="006D0ABB" w:rsidRPr="00D578AB"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>: 60,000</w:t>
        </w:r>
        <w:r w:rsidR="006D0ABB"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>원/건,</w:t>
        </w:r>
        <w:r w:rsidR="006D0ABB" w:rsidRPr="00D578AB"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 xml:space="preserve"> </w:t>
        </w:r>
        <w:r w:rsidR="006D0ABB"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 xml:space="preserve">세트교체 </w:t>
        </w:r>
        <w:r w:rsidR="006D0ABB" w:rsidRPr="00D578AB"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>100,000</w:t>
        </w:r>
        <w:r w:rsidR="006D0ABB"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>원/건)</w:t>
        </w:r>
      </w:ins>
    </w:p>
    <w:p w14:paraId="70E5E3D8" w14:textId="627E4595" w:rsidR="0085257E" w:rsidRPr="006D0ABB" w:rsidRDefault="006D0ABB" w:rsidP="0085257E">
      <w:pPr>
        <w:rPr>
          <w:ins w:id="146" w:author="윤현정 (Hyunjeong Yoon)" w:date="2025-07-23T19:23:00Z"/>
          <w:rFonts w:asciiTheme="majorHAnsi" w:eastAsiaTheme="majorHAnsi" w:hAnsiTheme="majorHAnsi"/>
          <w:color w:val="000000" w:themeColor="text1"/>
          <w:spacing w:val="-12"/>
          <w:szCs w:val="28"/>
        </w:rPr>
      </w:pPr>
      <w:ins w:id="147" w:author="윤현정 (Hyunjeong Yoon)" w:date="2025-07-23T19:29:00Z">
        <w:r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>나)</w:t>
        </w:r>
        <w:r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 xml:space="preserve"> </w:t>
        </w:r>
        <w:r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 xml:space="preserve">기타 </w:t>
        </w:r>
        <w:proofErr w:type="gramStart"/>
        <w:r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 xml:space="preserve">제품 </w:t>
        </w:r>
        <w:r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>:</w:t>
        </w:r>
        <w:proofErr w:type="gramEnd"/>
        <w:r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 xml:space="preserve"> </w:t>
        </w:r>
        <w:r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 xml:space="preserve">공장도가 </w:t>
        </w:r>
        <w:r w:rsidRPr="00D578AB"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 xml:space="preserve">+ </w:t>
        </w:r>
        <w:proofErr w:type="spellStart"/>
        <w:r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>패널티</w:t>
        </w:r>
        <w:proofErr w:type="spellEnd"/>
        <w:r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>(</w:t>
        </w:r>
        <w:r w:rsidRPr="00D578AB"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>60,000</w:t>
        </w:r>
        <w:r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>원/건)</w:t>
        </w:r>
        <w:r w:rsidRPr="00D578AB"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 xml:space="preserve"> </w:t>
        </w:r>
        <w:r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>청구</w:t>
        </w:r>
      </w:ins>
      <w:ins w:id="148" w:author="윤현정 (Hyunjeong Yoon)" w:date="2025-07-23T19:23:00Z">
        <w:r w:rsidR="0085257E">
          <w:rPr>
            <w:rFonts w:asciiTheme="minorHAnsi" w:eastAsiaTheme="minorHAnsi" w:hAnsiTheme="minorHAnsi"/>
            <w:color w:val="000000"/>
            <w:szCs w:val="20"/>
          </w:rPr>
          <w:br/>
        </w:r>
      </w:ins>
      <w:ins w:id="149" w:author="윤현정 (Hyunjeong Yoon)" w:date="2025-07-23T19:30:00Z">
        <w:r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br/>
        </w:r>
      </w:ins>
      <w:ins w:id="150" w:author="윤현정 (Hyunjeong Yoon)" w:date="2025-07-23T19:32:00Z">
        <w:r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 xml:space="preserve">② </w:t>
        </w:r>
      </w:ins>
      <w:ins w:id="151" w:author="윤현정 (Hyunjeong Yoon)" w:date="2025-07-23T19:34:00Z">
        <w:r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>‘</w:t>
        </w:r>
      </w:ins>
      <w:ins w:id="152" w:author="윤현정 (Hyunjeong Yoon)" w:date="2025-07-23T19:32:00Z">
        <w:r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>을</w:t>
        </w:r>
      </w:ins>
      <w:ins w:id="153" w:author="윤현정 (Hyunjeong Yoon)" w:date="2025-07-23T19:34:00Z">
        <w:r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>’</w:t>
        </w:r>
      </w:ins>
      <w:ins w:id="154" w:author="윤현정 (Hyunjeong Yoon)" w:date="2025-07-23T19:32:00Z">
        <w:r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>의 귀책사유 등</w:t>
        </w:r>
      </w:ins>
      <w:ins w:id="155" w:author="윤현정 (Hyunjeong Yoon)" w:date="2025-07-23T19:33:00Z">
        <w:r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 xml:space="preserve">으로 다음 기타 비용이 발생한 경우 </w:t>
        </w:r>
        <w:r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>‘</w:t>
        </w:r>
        <w:r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>갑</w:t>
        </w:r>
        <w:r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>’</w:t>
        </w:r>
        <w:r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 xml:space="preserve">은 </w:t>
        </w:r>
        <w:r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>‘</w:t>
        </w:r>
        <w:r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 xml:space="preserve">을에게 해당 비용을 청구할 수 있고 </w:t>
        </w:r>
        <w:r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>‘</w:t>
        </w:r>
        <w:r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>을</w:t>
        </w:r>
        <w:r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>’</w:t>
        </w:r>
      </w:ins>
      <w:ins w:id="156" w:author="윤현정 (Hyunjeong Yoon)" w:date="2025-07-23T19:34:00Z">
        <w:r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 xml:space="preserve">이 기타 비용을 지급하지 않는 경우 </w:t>
        </w:r>
        <w:r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>‘</w:t>
        </w:r>
        <w:r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>갑</w:t>
        </w:r>
        <w:r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>’</w:t>
        </w:r>
        <w:r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 xml:space="preserve">은 지급해야할 </w:t>
        </w:r>
        <w:r>
          <w:rPr>
            <w:rFonts w:asciiTheme="minorHAnsi" w:eastAsiaTheme="minorHAnsi" w:hAnsiTheme="minorHAnsi" w:hint="eastAsia"/>
            <w:color w:val="000000"/>
            <w:szCs w:val="20"/>
          </w:rPr>
          <w:t>수수료 등에서 다음 기준에 따른 손해비용을 공제하고 지급할 수 있다.</w:t>
        </w:r>
        <w:r>
          <w:rPr>
            <w:rFonts w:asciiTheme="minorHAnsi" w:eastAsiaTheme="minorHAnsi" w:hAnsiTheme="minorHAnsi"/>
            <w:color w:val="000000"/>
            <w:szCs w:val="20"/>
          </w:rPr>
          <w:t xml:space="preserve"> </w:t>
        </w:r>
        <w:r>
          <w:rPr>
            <w:rFonts w:asciiTheme="minorHAnsi" w:eastAsiaTheme="minorHAnsi" w:hAnsiTheme="minorHAnsi"/>
            <w:color w:val="000000"/>
            <w:szCs w:val="20"/>
          </w:rPr>
          <w:br/>
        </w:r>
      </w:ins>
      <w:ins w:id="157" w:author="윤현정 (Hyunjeong Yoon)" w:date="2025-07-23T19:30:00Z">
        <w:r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br/>
        </w:r>
      </w:ins>
      <w:ins w:id="158" w:author="윤현정 (Hyunjeong Yoon)" w:date="2025-07-23T19:23:00Z">
        <w:r w:rsidR="0085257E"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>1) 장비</w:t>
        </w:r>
      </w:ins>
      <w:ins w:id="159" w:author="윤현정 (Hyunjeong Yoon)" w:date="2025-07-23T19:34:00Z">
        <w:r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>비용</w:t>
        </w:r>
      </w:ins>
    </w:p>
    <w:p w14:paraId="13C3FE18" w14:textId="193816DE" w:rsidR="0085257E" w:rsidRPr="00D578AB" w:rsidRDefault="006D0ABB" w:rsidP="006D0ABB">
      <w:pPr>
        <w:rPr>
          <w:ins w:id="160" w:author="윤현정 (Hyunjeong Yoon)" w:date="2025-07-23T19:23:00Z"/>
          <w:rFonts w:asciiTheme="majorHAnsi" w:eastAsiaTheme="majorHAnsi" w:hAnsiTheme="majorHAnsi"/>
          <w:color w:val="000000" w:themeColor="text1"/>
          <w:spacing w:val="-12"/>
          <w:szCs w:val="28"/>
        </w:rPr>
      </w:pPr>
      <w:ins w:id="161" w:author="윤현정 (Hyunjeong Yoon)" w:date="2025-07-23T19:35:00Z">
        <w:r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>가)</w:t>
        </w:r>
      </w:ins>
      <w:ins w:id="162" w:author="윤현정 (Hyunjeong Yoon)" w:date="2025-07-23T19:36:00Z">
        <w:r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 xml:space="preserve"> </w:t>
        </w:r>
      </w:ins>
      <w:ins w:id="163" w:author="윤현정 (Hyunjeong Yoon)" w:date="2025-07-23T19:23:00Z">
        <w:r w:rsidR="0085257E"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>시공팀의 필요에 의해 외부 운송</w:t>
        </w:r>
      </w:ins>
      <w:ins w:id="164" w:author="윤현정 (Hyunjeong Yoon)" w:date="2025-07-23T19:35:00Z">
        <w:r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 xml:space="preserve">수단을 갑이 지원하는 경우 해당 비용 전액 </w:t>
        </w:r>
      </w:ins>
    </w:p>
    <w:p w14:paraId="2929F2EB" w14:textId="7E5C5741" w:rsidR="006D0ABB" w:rsidRPr="00D578AB" w:rsidRDefault="006D0ABB" w:rsidP="006D0ABB">
      <w:pPr>
        <w:rPr>
          <w:ins w:id="165" w:author="윤현정 (Hyunjeong Yoon)" w:date="2025-07-23T19:36:00Z"/>
          <w:rFonts w:asciiTheme="majorHAnsi" w:eastAsiaTheme="majorHAnsi" w:hAnsiTheme="majorHAnsi"/>
          <w:color w:val="000000" w:themeColor="text1"/>
          <w:spacing w:val="-12"/>
          <w:szCs w:val="28"/>
        </w:rPr>
      </w:pPr>
      <w:ins w:id="166" w:author="윤현정 (Hyunjeong Yoon)" w:date="2025-07-23T19:38:00Z">
        <w:r>
          <w:rPr>
            <w:rFonts w:ascii="맑은 고딕" w:eastAsia="맑은 고딕" w:hAnsi="맑은 고딕"/>
            <w:kern w:val="0"/>
            <w:szCs w:val="20"/>
          </w:rPr>
          <w:lastRenderedPageBreak/>
          <w:t xml:space="preserve">2) </w:t>
        </w:r>
        <w:r>
          <w:rPr>
            <w:rFonts w:ascii="맑은 고딕" w:eastAsia="맑은 고딕" w:hAnsi="맑은 고딕" w:hint="eastAsia"/>
            <w:kern w:val="0"/>
            <w:szCs w:val="20"/>
          </w:rPr>
          <w:t xml:space="preserve">기타 비용 </w:t>
        </w:r>
        <w:r>
          <w:rPr>
            <w:rFonts w:ascii="맑은 고딕" w:eastAsia="맑은 고딕" w:hAnsi="맑은 고딕"/>
            <w:kern w:val="0"/>
            <w:szCs w:val="20"/>
          </w:rPr>
          <w:br/>
        </w:r>
      </w:ins>
      <w:ins w:id="167" w:author="윤현정 (Hyunjeong Yoon)" w:date="2025-07-23T19:35:00Z">
        <w:r>
          <w:rPr>
            <w:rFonts w:ascii="맑은 고딕" w:eastAsia="맑은 고딕" w:hAnsi="맑은 고딕" w:hint="eastAsia"/>
            <w:kern w:val="0"/>
            <w:szCs w:val="20"/>
          </w:rPr>
          <w:t>나</w:t>
        </w:r>
        <w:r>
          <w:rPr>
            <w:rFonts w:ascii="맑은 고딕" w:eastAsia="맑은 고딕" w:hAnsi="맑은 고딕"/>
            <w:kern w:val="0"/>
            <w:szCs w:val="20"/>
          </w:rPr>
          <w:t xml:space="preserve">) </w:t>
        </w:r>
      </w:ins>
      <w:ins w:id="168" w:author="윤현정 (Hyunjeong Yoon)" w:date="2025-07-23T19:23:00Z">
        <w:r w:rsidR="0085257E"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 xml:space="preserve">모바일 </w:t>
        </w:r>
        <w:r w:rsidR="0085257E" w:rsidRPr="00D578AB"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>CM</w:t>
        </w:r>
      </w:ins>
      <w:ins w:id="169" w:author="윤현정 (Hyunjeong Yoon)" w:date="2025-07-23T19:36:00Z">
        <w:r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 xml:space="preserve"> </w:t>
        </w:r>
        <w:r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>분실,</w:t>
        </w:r>
        <w:r w:rsidRPr="00D578AB"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 xml:space="preserve"> </w:t>
        </w:r>
        <w:proofErr w:type="gramStart"/>
        <w:r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 xml:space="preserve">미회수시 </w:t>
        </w:r>
        <w:r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>:</w:t>
        </w:r>
        <w:proofErr w:type="gramEnd"/>
        <w:r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 xml:space="preserve"> </w:t>
        </w:r>
        <w:r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 xml:space="preserve">실비 </w:t>
        </w:r>
      </w:ins>
    </w:p>
    <w:p w14:paraId="52A54B18" w14:textId="1464845B" w:rsidR="0085257E" w:rsidRPr="00D578AB" w:rsidRDefault="006D0ABB" w:rsidP="0085257E">
      <w:pPr>
        <w:rPr>
          <w:ins w:id="170" w:author="윤현정 (Hyunjeong Yoon)" w:date="2025-07-23T19:23:00Z"/>
          <w:rFonts w:asciiTheme="majorHAnsi" w:eastAsiaTheme="majorHAnsi" w:hAnsiTheme="majorHAnsi"/>
          <w:color w:val="000000" w:themeColor="text1"/>
          <w:spacing w:val="-12"/>
          <w:szCs w:val="28"/>
        </w:rPr>
      </w:pPr>
      <w:ins w:id="171" w:author="윤현정 (Hyunjeong Yoon)" w:date="2025-07-23T19:36:00Z">
        <w:r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>다)</w:t>
        </w:r>
      </w:ins>
      <w:ins w:id="172" w:author="윤현정 (Hyunjeong Yoon)" w:date="2025-07-23T19:23:00Z">
        <w:r w:rsidR="0085257E" w:rsidRPr="00D578AB"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 xml:space="preserve"> </w:t>
        </w:r>
        <w:proofErr w:type="spellStart"/>
        <w:r w:rsidR="0085257E"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>파렛트</w:t>
        </w:r>
        <w:proofErr w:type="spellEnd"/>
        <w:r w:rsidR="0085257E"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 xml:space="preserve"> </w:t>
        </w:r>
      </w:ins>
      <w:proofErr w:type="spellStart"/>
      <w:ins w:id="173" w:author="윤현정 (Hyunjeong Yoon)" w:date="2025-07-23T19:38:00Z">
        <w:r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>미인수</w:t>
        </w:r>
        <w:proofErr w:type="spellEnd"/>
        <w:r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 xml:space="preserve"> 또는 </w:t>
        </w:r>
        <w:proofErr w:type="gramStart"/>
        <w:r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 xml:space="preserve">분실 </w:t>
        </w:r>
      </w:ins>
      <w:ins w:id="174" w:author="윤현정 (Hyunjeong Yoon)" w:date="2025-07-23T19:23:00Z">
        <w:r w:rsidR="0085257E" w:rsidRPr="00D578AB"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>:</w:t>
        </w:r>
        <w:proofErr w:type="gramEnd"/>
        <w:r w:rsidR="0085257E" w:rsidRPr="00D578AB"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 xml:space="preserve"> </w:t>
        </w:r>
        <w:r w:rsidR="0085257E"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 xml:space="preserve">정해진 기간내(인수 후 </w:t>
        </w:r>
        <w:r w:rsidR="0085257E" w:rsidRPr="00D578AB"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>2</w:t>
        </w:r>
        <w:r w:rsidR="0085257E"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>일이내)</w:t>
        </w:r>
        <w:r w:rsidR="0085257E" w:rsidRPr="00D578AB"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 xml:space="preserve"> </w:t>
        </w:r>
        <w:proofErr w:type="spellStart"/>
        <w:r w:rsidR="0085257E"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>미인수</w:t>
        </w:r>
        <w:proofErr w:type="spellEnd"/>
        <w:r w:rsidR="0085257E"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 xml:space="preserve"> 처리시 </w:t>
        </w:r>
        <w:r w:rsidR="0085257E" w:rsidRPr="00D578AB"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>50,000</w:t>
        </w:r>
        <w:r w:rsidR="0085257E"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 xml:space="preserve">원/장, </w:t>
        </w:r>
        <w:proofErr w:type="spellStart"/>
        <w:r w:rsidR="0085257E"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>분실시</w:t>
        </w:r>
        <w:proofErr w:type="spellEnd"/>
        <w:r w:rsidR="0085257E"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 xml:space="preserve"> </w:t>
        </w:r>
        <w:r w:rsidR="0085257E" w:rsidRPr="00D578AB">
          <w:rPr>
            <w:rFonts w:asciiTheme="majorHAnsi" w:eastAsiaTheme="majorHAnsi" w:hAnsiTheme="majorHAnsi"/>
            <w:color w:val="000000" w:themeColor="text1"/>
            <w:spacing w:val="-12"/>
            <w:szCs w:val="28"/>
          </w:rPr>
          <w:t>100,000</w:t>
        </w:r>
        <w:r w:rsidR="0085257E" w:rsidRPr="00D578AB">
          <w:rPr>
            <w:rFonts w:asciiTheme="majorHAnsi" w:eastAsiaTheme="majorHAnsi" w:hAnsiTheme="majorHAnsi" w:hint="eastAsia"/>
            <w:color w:val="000000" w:themeColor="text1"/>
            <w:spacing w:val="-12"/>
            <w:szCs w:val="28"/>
          </w:rPr>
          <w:t>원/장</w:t>
        </w:r>
      </w:ins>
    </w:p>
    <w:p w14:paraId="5D7177B0" w14:textId="20EFFA75" w:rsidR="0085257E" w:rsidRPr="0085257E" w:rsidRDefault="0085257E" w:rsidP="004A56A2">
      <w:pPr>
        <w:spacing w:line="320" w:lineRule="exact"/>
        <w:ind w:leftChars="100" w:left="400" w:hangingChars="100" w:hanging="200"/>
        <w:rPr>
          <w:ins w:id="175" w:author="윤현정 (Hyunjeong Yoon)" w:date="2025-07-23T19:21:00Z"/>
          <w:rFonts w:asciiTheme="minorHAnsi" w:eastAsiaTheme="minorHAnsi" w:hAnsiTheme="minorHAnsi"/>
          <w:color w:val="000000"/>
          <w:szCs w:val="20"/>
        </w:rPr>
      </w:pPr>
    </w:p>
    <w:p w14:paraId="5ECAD607" w14:textId="36666DC6" w:rsidR="0085257E" w:rsidRPr="0085257E" w:rsidRDefault="0085257E" w:rsidP="004A56A2">
      <w:pPr>
        <w:spacing w:line="320" w:lineRule="exact"/>
        <w:ind w:leftChars="100" w:left="400" w:hangingChars="100" w:hanging="200"/>
        <w:rPr>
          <w:ins w:id="176" w:author="윤현정 (Hyunjeong Yoon)" w:date="2025-07-23T19:21:00Z"/>
          <w:rFonts w:asciiTheme="minorHAnsi" w:eastAsiaTheme="minorHAnsi" w:hAnsiTheme="minorHAnsi"/>
          <w:color w:val="000000"/>
          <w:szCs w:val="20"/>
        </w:rPr>
      </w:pPr>
    </w:p>
    <w:p w14:paraId="4350AB49" w14:textId="77777777" w:rsidR="0085257E" w:rsidRPr="00CF5FE9" w:rsidRDefault="0085257E" w:rsidP="004A56A2">
      <w:pPr>
        <w:spacing w:line="320" w:lineRule="exact"/>
        <w:ind w:leftChars="100" w:left="400" w:hangingChars="100" w:hanging="200"/>
        <w:rPr>
          <w:rFonts w:asciiTheme="minorHAnsi" w:eastAsiaTheme="minorHAnsi" w:hAnsiTheme="minorHAnsi"/>
          <w:color w:val="000000"/>
          <w:szCs w:val="20"/>
        </w:rPr>
      </w:pPr>
    </w:p>
    <w:p w14:paraId="2F33E170" w14:textId="77777777" w:rsidR="004A56A2" w:rsidRPr="00CF5FE9" w:rsidRDefault="004A56A2" w:rsidP="004A56A2">
      <w:pPr>
        <w:spacing w:line="320" w:lineRule="exact"/>
        <w:rPr>
          <w:rFonts w:asciiTheme="minorHAnsi" w:eastAsiaTheme="minorHAnsi" w:hAnsiTheme="minorHAnsi"/>
          <w:b/>
          <w:bCs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제</w:t>
      </w:r>
      <w:r w:rsidR="003F3CB3" w:rsidRPr="00CF5FE9">
        <w:rPr>
          <w:rFonts w:asciiTheme="minorHAnsi" w:eastAsiaTheme="minorHAnsi" w:hAnsiTheme="minorHAnsi"/>
          <w:b/>
          <w:bCs/>
          <w:color w:val="000000"/>
          <w:szCs w:val="20"/>
        </w:rPr>
        <w:t>1</w:t>
      </w:r>
      <w:r w:rsidR="0053208E" w:rsidRPr="00CF5FE9">
        <w:rPr>
          <w:rFonts w:asciiTheme="minorHAnsi" w:eastAsiaTheme="minorHAnsi" w:hAnsiTheme="minorHAnsi"/>
          <w:b/>
          <w:bCs/>
          <w:color w:val="000000"/>
          <w:szCs w:val="20"/>
        </w:rPr>
        <w:t>9</w:t>
      </w: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조 [계약기간]</w:t>
      </w:r>
    </w:p>
    <w:p w14:paraId="745C4F7D" w14:textId="77777777" w:rsidR="004A56A2" w:rsidRPr="00CF5FE9" w:rsidRDefault="004A56A2" w:rsidP="00AB2A2F">
      <w:pPr>
        <w:numPr>
          <w:ilvl w:val="0"/>
          <w:numId w:val="8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>본 계약은 체결일로부터 1년간 유효하다.</w:t>
      </w:r>
    </w:p>
    <w:p w14:paraId="14626B65" w14:textId="77777777" w:rsidR="004A56A2" w:rsidRPr="00CF5FE9" w:rsidRDefault="004A56A2" w:rsidP="00AB2A2F">
      <w:pPr>
        <w:numPr>
          <w:ilvl w:val="0"/>
          <w:numId w:val="8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</w:t>
      </w:r>
      <w:r w:rsidR="00BF4134"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="00BF4134"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="00BF4134"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="00BF4134"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의 시공능력 및 고객서비스평가 등을 고려하여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계약 연장여부를 결정할 수 있으며,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계약의 연장은 1년 단위로 한다.</w:t>
      </w:r>
    </w:p>
    <w:p w14:paraId="1EBEB445" w14:textId="77777777" w:rsidR="004A56A2" w:rsidRPr="00CF5FE9" w:rsidRDefault="004A56A2" w:rsidP="00AB2A2F">
      <w:pPr>
        <w:numPr>
          <w:ilvl w:val="0"/>
          <w:numId w:val="8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계약기간은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과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의 쌍방합의에 의하여 변경할 수 있다.</w:t>
      </w:r>
    </w:p>
    <w:p w14:paraId="151685D9" w14:textId="77777777" w:rsidR="004A56A2" w:rsidRPr="00CF5FE9" w:rsidRDefault="004A56A2" w:rsidP="004A56A2">
      <w:pPr>
        <w:spacing w:line="320" w:lineRule="exact"/>
        <w:rPr>
          <w:rFonts w:asciiTheme="minorHAnsi" w:eastAsiaTheme="minorHAnsi" w:hAnsiTheme="minorHAnsi"/>
          <w:color w:val="000000"/>
          <w:szCs w:val="20"/>
        </w:rPr>
      </w:pPr>
    </w:p>
    <w:p w14:paraId="1C1993F3" w14:textId="77777777" w:rsidR="00915B6C" w:rsidRPr="00CF5FE9" w:rsidRDefault="004A56A2" w:rsidP="004A56A2">
      <w:pPr>
        <w:spacing w:line="320" w:lineRule="exact"/>
        <w:ind w:left="366" w:hangingChars="183" w:hanging="366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제</w:t>
      </w:r>
      <w:r w:rsidR="0053208E"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20</w:t>
      </w: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조 [분쟁 및 해석]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</w:p>
    <w:p w14:paraId="1C4D9B02" w14:textId="2E2A3521" w:rsidR="004A56A2" w:rsidRDefault="004A56A2" w:rsidP="00AB2A2F">
      <w:pPr>
        <w:pStyle w:val="af0"/>
        <w:numPr>
          <w:ilvl w:val="0"/>
          <w:numId w:val="33"/>
        </w:numPr>
        <w:spacing w:line="320" w:lineRule="exact"/>
        <w:ind w:leftChars="0" w:left="720" w:hanging="295"/>
        <w:rPr>
          <w:ins w:id="177" w:author="윤현정 (Hyunjeong Yoon)" w:date="2025-07-23T10:07:00Z"/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>계약조항에 관한 의문, 쟁의 또는 본 계약조항에 명시되지 않음으로써 발생하는 이견은 상호 협의하여 해결하고, 그래도 해결이 되지 않는 경우에는 상관습에 따라 해결한다.</w:t>
      </w:r>
    </w:p>
    <w:p w14:paraId="2444EC03" w14:textId="722A5281" w:rsidR="007B3B57" w:rsidRDefault="007B3B57" w:rsidP="00AB2A2F">
      <w:pPr>
        <w:pStyle w:val="af0"/>
        <w:numPr>
          <w:ilvl w:val="0"/>
          <w:numId w:val="33"/>
        </w:numPr>
        <w:spacing w:line="320" w:lineRule="exact"/>
        <w:ind w:leftChars="0" w:left="720" w:hanging="295"/>
        <w:rPr>
          <w:ins w:id="178" w:author="윤현정 (Hyunjeong Yoon)" w:date="2025-07-23T10:08:00Z"/>
          <w:rFonts w:asciiTheme="minorHAnsi" w:eastAsiaTheme="minorHAnsi" w:hAnsiTheme="minorHAnsi"/>
          <w:color w:val="000000"/>
          <w:szCs w:val="20"/>
        </w:rPr>
      </w:pPr>
      <w:ins w:id="179" w:author="윤현정 (Hyunjeong Yoon)" w:date="2025-07-23T10:07:00Z">
        <w:r>
          <w:rPr>
            <w:rFonts w:asciiTheme="minorHAnsi" w:eastAsiaTheme="minorHAnsi" w:hAnsiTheme="minorHAnsi" w:hint="eastAsia"/>
            <w:color w:val="000000"/>
            <w:szCs w:val="20"/>
          </w:rPr>
          <w:t xml:space="preserve"> </w:t>
        </w:r>
      </w:ins>
      <w:proofErr w:type="gramStart"/>
      <w:ins w:id="180" w:author="윤현정 (Hyunjeong Yoon)" w:date="2025-07-23T10:09:00Z">
        <w:r>
          <w:rPr>
            <w:rFonts w:asciiTheme="minorHAnsi" w:eastAsiaTheme="minorHAnsi" w:hAnsiTheme="minorHAnsi" w:hint="eastAsia"/>
            <w:color w:val="000000"/>
            <w:szCs w:val="20"/>
          </w:rPr>
          <w:t xml:space="preserve">제 </w:t>
        </w:r>
      </w:ins>
      <w:ins w:id="181" w:author="윤현정 (Hyunjeong Yoon)" w:date="2025-07-23T10:08:00Z">
        <w:r w:rsidRPr="007B3B57">
          <w:rPr>
            <w:rFonts w:asciiTheme="minorHAnsi" w:eastAsiaTheme="minorHAnsi" w:hAnsiTheme="minorHAnsi" w:hint="eastAsia"/>
            <w:color w:val="000000"/>
            <w:szCs w:val="20"/>
          </w:rPr>
          <w:t>1</w:t>
        </w:r>
        <w:proofErr w:type="gramEnd"/>
        <w:r w:rsidRPr="007B3B57">
          <w:rPr>
            <w:rFonts w:asciiTheme="minorHAnsi" w:eastAsiaTheme="minorHAnsi" w:hAnsiTheme="minorHAnsi" w:hint="eastAsia"/>
            <w:color w:val="000000"/>
            <w:szCs w:val="20"/>
          </w:rPr>
          <w:t xml:space="preserve">항의 규정에도 불구하고 분쟁이 해결되지 않은 경우에 원사업자 또는 수급사업자는 「독점규제 및 공정거래에 관한 </w:t>
        </w:r>
        <w:proofErr w:type="spellStart"/>
        <w:r w:rsidRPr="007B3B57">
          <w:rPr>
            <w:rFonts w:asciiTheme="minorHAnsi" w:eastAsiaTheme="minorHAnsi" w:hAnsiTheme="minorHAnsi" w:hint="eastAsia"/>
            <w:color w:val="000000"/>
            <w:szCs w:val="20"/>
          </w:rPr>
          <w:t>법률」에</w:t>
        </w:r>
        <w:proofErr w:type="spellEnd"/>
        <w:r w:rsidRPr="007B3B57">
          <w:rPr>
            <w:rFonts w:asciiTheme="minorHAnsi" w:eastAsiaTheme="minorHAnsi" w:hAnsiTheme="minorHAnsi" w:hint="eastAsia"/>
            <w:color w:val="000000"/>
            <w:szCs w:val="20"/>
          </w:rPr>
          <w:t xml:space="preserve"> 따른 </w:t>
        </w:r>
        <w:proofErr w:type="spellStart"/>
        <w:r w:rsidRPr="007B3B57">
          <w:rPr>
            <w:rFonts w:asciiTheme="minorHAnsi" w:eastAsiaTheme="minorHAnsi" w:hAnsiTheme="minorHAnsi" w:hint="eastAsia"/>
            <w:color w:val="000000"/>
            <w:szCs w:val="20"/>
          </w:rPr>
          <w:t>한국공정거래조정원</w:t>
        </w:r>
        <w:proofErr w:type="spellEnd"/>
        <w:r w:rsidRPr="007B3B57">
          <w:rPr>
            <w:rFonts w:asciiTheme="minorHAnsi" w:eastAsiaTheme="minorHAnsi" w:hAnsiTheme="minorHAnsi" w:hint="eastAsia"/>
            <w:color w:val="000000"/>
            <w:szCs w:val="20"/>
          </w:rPr>
          <w:t xml:space="preserve">, 「하도급거래 공정화에 관한 </w:t>
        </w:r>
        <w:proofErr w:type="spellStart"/>
        <w:r w:rsidRPr="007B3B57">
          <w:rPr>
            <w:rFonts w:asciiTheme="minorHAnsi" w:eastAsiaTheme="minorHAnsi" w:hAnsiTheme="minorHAnsi" w:hint="eastAsia"/>
            <w:color w:val="000000"/>
            <w:szCs w:val="20"/>
          </w:rPr>
          <w:t>법률」에</w:t>
        </w:r>
        <w:proofErr w:type="spellEnd"/>
        <w:r w:rsidRPr="007B3B57">
          <w:rPr>
            <w:rFonts w:asciiTheme="minorHAnsi" w:eastAsiaTheme="minorHAnsi" w:hAnsiTheme="minorHAnsi" w:hint="eastAsia"/>
            <w:color w:val="000000"/>
            <w:szCs w:val="20"/>
          </w:rPr>
          <w:t xml:space="preserve"> 따른 하도급분쟁조정협의회 또는 「중소기업 기술보호지원에 관한 </w:t>
        </w:r>
        <w:proofErr w:type="spellStart"/>
        <w:r w:rsidRPr="007B3B57">
          <w:rPr>
            <w:rFonts w:asciiTheme="minorHAnsi" w:eastAsiaTheme="minorHAnsi" w:hAnsiTheme="minorHAnsi" w:hint="eastAsia"/>
            <w:color w:val="000000"/>
            <w:szCs w:val="20"/>
          </w:rPr>
          <w:t>법률」에</w:t>
        </w:r>
        <w:proofErr w:type="spellEnd"/>
        <w:r w:rsidRPr="007B3B57">
          <w:rPr>
            <w:rFonts w:asciiTheme="minorHAnsi" w:eastAsiaTheme="minorHAnsi" w:hAnsiTheme="minorHAnsi" w:hint="eastAsia"/>
            <w:color w:val="000000"/>
            <w:szCs w:val="20"/>
          </w:rPr>
          <w:t xml:space="preserve"> 따른 중소기업 기술 분쟁조정위원회 등에 조정을 신청할 수 있다. 이 경우에 원사업자와 수급사업자는 조정절차에 성실하게 임하며, 원활한 분쟁해결을 위해 노력한다.</w:t>
        </w:r>
      </w:ins>
    </w:p>
    <w:p w14:paraId="34599F75" w14:textId="62CABBDB" w:rsidR="007B3B57" w:rsidRPr="00CF5FE9" w:rsidRDefault="007B3B57" w:rsidP="00AB2A2F">
      <w:pPr>
        <w:pStyle w:val="af0"/>
        <w:numPr>
          <w:ilvl w:val="0"/>
          <w:numId w:val="33"/>
        </w:numPr>
        <w:spacing w:line="320" w:lineRule="exact"/>
        <w:ind w:leftChars="0" w:left="720" w:hanging="295"/>
        <w:rPr>
          <w:rFonts w:asciiTheme="minorHAnsi" w:eastAsiaTheme="minorHAnsi" w:hAnsiTheme="minorHAnsi"/>
          <w:color w:val="000000"/>
          <w:szCs w:val="20"/>
        </w:rPr>
      </w:pPr>
      <w:proofErr w:type="gramStart"/>
      <w:ins w:id="182" w:author="윤현정 (Hyunjeong Yoon)" w:date="2025-07-23T10:08:00Z">
        <w:r>
          <w:rPr>
            <w:rFonts w:asciiTheme="minorHAnsi" w:eastAsiaTheme="minorHAnsi" w:hAnsiTheme="minorHAnsi" w:hint="eastAsia"/>
            <w:color w:val="000000"/>
            <w:szCs w:val="20"/>
          </w:rPr>
          <w:t xml:space="preserve">제 </w:t>
        </w:r>
        <w:r w:rsidRPr="007B3B57">
          <w:rPr>
            <w:rFonts w:asciiTheme="minorHAnsi" w:eastAsiaTheme="minorHAnsi" w:hAnsiTheme="minorHAnsi" w:hint="eastAsia"/>
            <w:color w:val="000000"/>
            <w:szCs w:val="20"/>
          </w:rPr>
          <w:t>1</w:t>
        </w:r>
        <w:proofErr w:type="gramEnd"/>
        <w:r w:rsidRPr="007B3B57">
          <w:rPr>
            <w:rFonts w:asciiTheme="minorHAnsi" w:eastAsiaTheme="minorHAnsi" w:hAnsiTheme="minorHAnsi" w:hint="eastAsia"/>
            <w:color w:val="000000"/>
            <w:szCs w:val="20"/>
          </w:rPr>
          <w:t>항에도 불구하고, 분쟁이 해결되지 않은 경우에 원사업자 또는 수급사업자는 법원에 소를 제기하거나 중재법에 따라 중재기관에 중재를 신청할 수 있다.</w:t>
        </w:r>
      </w:ins>
    </w:p>
    <w:p w14:paraId="68406B60" w14:textId="77777777" w:rsidR="004A56A2" w:rsidRPr="00CF5FE9" w:rsidRDefault="004A56A2" w:rsidP="004A56A2">
      <w:pPr>
        <w:spacing w:line="320" w:lineRule="exact"/>
        <w:rPr>
          <w:rFonts w:asciiTheme="minorHAnsi" w:eastAsiaTheme="minorHAnsi" w:hAnsiTheme="minorHAnsi"/>
          <w:color w:val="000000"/>
          <w:szCs w:val="20"/>
        </w:rPr>
      </w:pPr>
    </w:p>
    <w:p w14:paraId="0A641EF1" w14:textId="77777777" w:rsidR="004A56A2" w:rsidRPr="00CF5FE9" w:rsidRDefault="004A56A2" w:rsidP="004A56A2">
      <w:pPr>
        <w:spacing w:line="320" w:lineRule="exact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제</w:t>
      </w:r>
      <w:r w:rsidR="003F3CB3" w:rsidRPr="00CF5FE9">
        <w:rPr>
          <w:rFonts w:asciiTheme="minorHAnsi" w:eastAsiaTheme="minorHAnsi" w:hAnsiTheme="minorHAnsi"/>
          <w:b/>
          <w:bCs/>
          <w:color w:val="000000"/>
          <w:szCs w:val="20"/>
        </w:rPr>
        <w:t>2</w:t>
      </w:r>
      <w:r w:rsidR="0053208E" w:rsidRPr="00CF5FE9">
        <w:rPr>
          <w:rFonts w:asciiTheme="minorHAnsi" w:eastAsiaTheme="minorHAnsi" w:hAnsiTheme="minorHAnsi"/>
          <w:b/>
          <w:bCs/>
          <w:color w:val="000000"/>
          <w:szCs w:val="20"/>
        </w:rPr>
        <w:t>1</w:t>
      </w: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조 [관할법원]</w:t>
      </w:r>
    </w:p>
    <w:p w14:paraId="3E03A797" w14:textId="2D01663D" w:rsidR="004A56A2" w:rsidRPr="00CF5FE9" w:rsidRDefault="004A56A2" w:rsidP="00AB2A2F">
      <w:pPr>
        <w:numPr>
          <w:ilvl w:val="0"/>
          <w:numId w:val="9"/>
        </w:numPr>
        <w:tabs>
          <w:tab w:val="num" w:pos="720"/>
        </w:tabs>
        <w:spacing w:line="320" w:lineRule="exact"/>
        <w:ind w:left="720" w:hanging="295"/>
        <w:rPr>
          <w:rFonts w:asciiTheme="minorHAnsi" w:eastAsiaTheme="minorHAnsi" w:hAnsiTheme="minorHAnsi"/>
          <w:strike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본 계약에 관한 모든 소송의 관할법원은 </w:t>
      </w:r>
      <w:r w:rsidR="004C5B87" w:rsidRPr="00CF5FE9">
        <w:rPr>
          <w:rFonts w:asciiTheme="minorHAnsi" w:eastAsiaTheme="minorHAnsi" w:hAnsiTheme="minorHAnsi" w:hint="eastAsia"/>
          <w:color w:val="000000"/>
          <w:szCs w:val="20"/>
        </w:rPr>
        <w:t>서울동부지방법원</w:t>
      </w:r>
      <w:ins w:id="183" w:author="윤현정 (Hyunjeong Yoon)" w:date="2025-07-23T10:09:00Z">
        <w:r w:rsidR="007B3B57">
          <w:rPr>
            <w:rFonts w:asciiTheme="minorHAnsi" w:eastAsiaTheme="minorHAnsi" w:hAnsiTheme="minorHAnsi" w:hint="eastAsia"/>
            <w:color w:val="000000"/>
            <w:szCs w:val="20"/>
          </w:rPr>
          <w:t xml:space="preserve"> 또는 </w:t>
        </w:r>
        <w:r w:rsidR="007B3B57">
          <w:rPr>
            <w:rFonts w:asciiTheme="minorHAnsi" w:eastAsiaTheme="minorHAnsi" w:hAnsiTheme="minorHAnsi"/>
            <w:color w:val="000000"/>
            <w:szCs w:val="20"/>
          </w:rPr>
          <w:t>‘</w:t>
        </w:r>
        <w:r w:rsidR="007B3B57">
          <w:rPr>
            <w:rFonts w:asciiTheme="minorHAnsi" w:eastAsiaTheme="minorHAnsi" w:hAnsiTheme="minorHAnsi" w:hint="eastAsia"/>
            <w:color w:val="000000"/>
            <w:szCs w:val="20"/>
          </w:rPr>
          <w:t>을</w:t>
        </w:r>
        <w:r w:rsidR="007B3B57">
          <w:rPr>
            <w:rFonts w:asciiTheme="minorHAnsi" w:eastAsiaTheme="minorHAnsi" w:hAnsiTheme="minorHAnsi"/>
            <w:color w:val="000000"/>
            <w:szCs w:val="20"/>
          </w:rPr>
          <w:t>’</w:t>
        </w:r>
        <w:r w:rsidR="007B3B57">
          <w:rPr>
            <w:rFonts w:asciiTheme="minorHAnsi" w:eastAsiaTheme="minorHAnsi" w:hAnsiTheme="minorHAnsi" w:hint="eastAsia"/>
            <w:color w:val="000000"/>
            <w:szCs w:val="20"/>
          </w:rPr>
          <w:t>의 주된 사무소를 관할하는 지방법원</w:t>
        </w:r>
      </w:ins>
      <w:r w:rsidR="004C5B87"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을 제1심의 </w:t>
      </w:r>
      <w:del w:id="184" w:author="윤현정 (Hyunjeong Yoon)" w:date="2025-07-23T10:09:00Z">
        <w:r w:rsidR="004C5B87" w:rsidRPr="00CF5FE9" w:rsidDel="007B3B57">
          <w:rPr>
            <w:rFonts w:asciiTheme="minorHAnsi" w:eastAsiaTheme="minorHAnsi" w:hAnsiTheme="minorHAnsi" w:hint="eastAsia"/>
            <w:color w:val="000000"/>
            <w:szCs w:val="20"/>
          </w:rPr>
          <w:delText xml:space="preserve">전속적 </w:delText>
        </w:r>
      </w:del>
      <w:r w:rsidR="004C5B87" w:rsidRPr="00CF5FE9">
        <w:rPr>
          <w:rFonts w:asciiTheme="minorHAnsi" w:eastAsiaTheme="minorHAnsi" w:hAnsiTheme="minorHAnsi" w:hint="eastAsia"/>
          <w:color w:val="000000"/>
          <w:szCs w:val="20"/>
        </w:rPr>
        <w:t>합의관할법원으로 한다.</w:t>
      </w:r>
      <w:r w:rsidR="004C5B87"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</w:p>
    <w:p w14:paraId="2D4133DB" w14:textId="77777777" w:rsidR="004A56A2" w:rsidRPr="00CF5FE9" w:rsidRDefault="004A56A2" w:rsidP="004A56A2">
      <w:pPr>
        <w:spacing w:line="320" w:lineRule="exact"/>
        <w:rPr>
          <w:rFonts w:asciiTheme="minorHAnsi" w:eastAsiaTheme="minorHAnsi" w:hAnsiTheme="minorHAnsi"/>
          <w:color w:val="000000"/>
          <w:szCs w:val="20"/>
        </w:rPr>
      </w:pPr>
    </w:p>
    <w:p w14:paraId="396F36E5" w14:textId="77777777" w:rsidR="004A56A2" w:rsidRPr="00CF5FE9" w:rsidRDefault="004A56A2" w:rsidP="004A56A2">
      <w:pPr>
        <w:spacing w:line="320" w:lineRule="exact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제2</w:t>
      </w:r>
      <w:r w:rsidR="0053208E" w:rsidRPr="00CF5FE9">
        <w:rPr>
          <w:rFonts w:asciiTheme="minorHAnsi" w:eastAsiaTheme="minorHAnsi" w:hAnsiTheme="minorHAnsi"/>
          <w:b/>
          <w:bCs/>
          <w:color w:val="000000"/>
          <w:szCs w:val="20"/>
        </w:rPr>
        <w:t>2</w:t>
      </w: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조 [</w:t>
      </w:r>
      <w:r w:rsidR="000330D5"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계약의 변경</w:t>
      </w:r>
      <w:r w:rsidRPr="00CF5FE9">
        <w:rPr>
          <w:rFonts w:asciiTheme="minorHAnsi" w:eastAsiaTheme="minorHAnsi" w:hAnsiTheme="minorHAnsi" w:hint="eastAsia"/>
          <w:b/>
          <w:bCs/>
          <w:color w:val="000000"/>
          <w:szCs w:val="20"/>
        </w:rPr>
        <w:t>]</w:t>
      </w:r>
    </w:p>
    <w:p w14:paraId="7A99BCF7" w14:textId="77777777" w:rsidR="004A56A2" w:rsidRPr="00CF5FE9" w:rsidRDefault="004A56A2" w:rsidP="00AB2A2F">
      <w:pPr>
        <w:numPr>
          <w:ilvl w:val="0"/>
          <w:numId w:val="21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은</w:t>
      </w:r>
      <w:r w:rsidR="000330D5" w:rsidRPr="00CF5FE9">
        <w:rPr>
          <w:rFonts w:asciiTheme="minorHAnsi" w:eastAsiaTheme="minorHAnsi" w:hAnsiTheme="minorHAnsi" w:hint="eastAsia"/>
          <w:color w:val="000000"/>
          <w:szCs w:val="20"/>
        </w:rPr>
        <w:t xml:space="preserve"> 본 계약의 내용을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개정하고자 할 때는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="000330D5" w:rsidRPr="00CF5FE9">
        <w:rPr>
          <w:rFonts w:asciiTheme="minorHAnsi" w:eastAsiaTheme="minorHAnsi" w:hAnsiTheme="minorHAnsi" w:hint="eastAsia"/>
          <w:color w:val="000000"/>
          <w:szCs w:val="20"/>
        </w:rPr>
        <w:t>의 서면합의를 통해서만 가능하다.</w:t>
      </w:r>
    </w:p>
    <w:p w14:paraId="76F33E66" w14:textId="77777777" w:rsidR="00542C6B" w:rsidRPr="00CF5FE9" w:rsidRDefault="00542C6B" w:rsidP="004A56A2">
      <w:pPr>
        <w:spacing w:line="320" w:lineRule="exact"/>
        <w:ind w:left="720"/>
        <w:rPr>
          <w:rFonts w:asciiTheme="minorHAnsi" w:eastAsiaTheme="minorHAnsi" w:hAnsiTheme="minorHAnsi"/>
          <w:color w:val="000000"/>
          <w:szCs w:val="20"/>
        </w:rPr>
      </w:pPr>
    </w:p>
    <w:p w14:paraId="6CADB3D5" w14:textId="77777777" w:rsidR="00542C6B" w:rsidRPr="00CF5FE9" w:rsidRDefault="00542C6B" w:rsidP="00542C6B">
      <w:pPr>
        <w:spacing w:line="320" w:lineRule="exact"/>
        <w:rPr>
          <w:rFonts w:asciiTheme="minorHAnsi" w:eastAsiaTheme="minorHAnsi" w:hAnsiTheme="minorHAnsi"/>
          <w:b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b/>
          <w:color w:val="000000"/>
          <w:szCs w:val="20"/>
        </w:rPr>
        <w:t>제2</w:t>
      </w:r>
      <w:r w:rsidR="0053208E" w:rsidRPr="00CF5FE9">
        <w:rPr>
          <w:rFonts w:asciiTheme="minorHAnsi" w:eastAsiaTheme="minorHAnsi" w:hAnsiTheme="minorHAnsi"/>
          <w:b/>
          <w:color w:val="000000"/>
          <w:szCs w:val="20"/>
        </w:rPr>
        <w:t>3</w:t>
      </w:r>
      <w:r w:rsidRPr="00CF5FE9">
        <w:rPr>
          <w:rFonts w:asciiTheme="minorHAnsi" w:eastAsiaTheme="minorHAnsi" w:hAnsiTheme="minorHAnsi" w:hint="eastAsia"/>
          <w:b/>
          <w:color w:val="000000"/>
          <w:szCs w:val="20"/>
        </w:rPr>
        <w:t>조 [영업양도]</w:t>
      </w:r>
    </w:p>
    <w:p w14:paraId="5ED8D80E" w14:textId="77777777" w:rsidR="00542C6B" w:rsidRPr="00CF5FE9" w:rsidRDefault="00542C6B" w:rsidP="00AB2A2F">
      <w:pPr>
        <w:numPr>
          <w:ilvl w:val="0"/>
          <w:numId w:val="23"/>
        </w:numPr>
        <w:spacing w:line="320" w:lineRule="exact"/>
        <w:ind w:left="720" w:hanging="295"/>
        <w:rPr>
          <w:rFonts w:asciiTheme="minorHAnsi" w:eastAsiaTheme="minorHAnsi" w:hAnsiTheme="minorHAnsi"/>
          <w:b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의 사전 서면동의 없이 이 계약상의 권리와 의무를 제3자에게 </w:t>
      </w:r>
      <w:r w:rsidR="00915B6C" w:rsidRPr="00CF5FE9">
        <w:rPr>
          <w:rFonts w:asciiTheme="minorHAnsi" w:eastAsiaTheme="minorHAnsi" w:hAnsiTheme="minorHAnsi" w:hint="eastAsia"/>
          <w:color w:val="000000"/>
          <w:szCs w:val="20"/>
        </w:rPr>
        <w:t>양도하거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나 담보로 제공할 수 없다.</w:t>
      </w:r>
    </w:p>
    <w:p w14:paraId="3FE57DA8" w14:textId="77777777" w:rsidR="00542C6B" w:rsidRPr="00CF5FE9" w:rsidRDefault="00542C6B" w:rsidP="00AB2A2F">
      <w:pPr>
        <w:numPr>
          <w:ilvl w:val="0"/>
          <w:numId w:val="23"/>
        </w:numPr>
        <w:spacing w:line="320" w:lineRule="exact"/>
        <w:ind w:left="720" w:hanging="295"/>
        <w:rPr>
          <w:rFonts w:asciiTheme="minorHAnsi" w:eastAsiaTheme="minorHAnsi" w:hAnsiTheme="minorHAnsi"/>
          <w:b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영업 양수인은 종전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의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에 대한 권리와 의무를 승계한다.</w:t>
      </w:r>
    </w:p>
    <w:p w14:paraId="62127770" w14:textId="77777777" w:rsidR="00542C6B" w:rsidRPr="00CF5FE9" w:rsidRDefault="00542C6B" w:rsidP="00AB2A2F">
      <w:pPr>
        <w:numPr>
          <w:ilvl w:val="0"/>
          <w:numId w:val="23"/>
        </w:numPr>
        <w:spacing w:line="320" w:lineRule="exact"/>
        <w:ind w:left="720" w:hanging="295"/>
        <w:rPr>
          <w:rFonts w:asciiTheme="minorHAnsi" w:eastAsiaTheme="minorHAnsi" w:hAnsiTheme="minorHAnsi"/>
          <w:b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은 이 계약상 권리 및 의무와 시설,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장비 및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차량등의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양도,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양수 또는 단순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의 인계,</w:t>
      </w:r>
      <w:r w:rsidRPr="00CF5FE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인수</w:t>
      </w:r>
      <w:r w:rsidR="00915B6C" w:rsidRPr="00CF5FE9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등의 여하를 막론하고 전임 및 신규 계약자에게 권리금 명목의 금품을 청구하거나 지급할 수 없다.</w:t>
      </w:r>
      <w:r w:rsidRPr="00CF5FE9">
        <w:rPr>
          <w:rFonts w:asciiTheme="minorHAnsi" w:eastAsiaTheme="minorHAnsi" w:hAnsiTheme="minorHAnsi" w:hint="eastAsia"/>
          <w:b/>
          <w:color w:val="000000"/>
          <w:szCs w:val="20"/>
        </w:rPr>
        <w:t xml:space="preserve"> </w:t>
      </w:r>
    </w:p>
    <w:p w14:paraId="797CE29E" w14:textId="77777777" w:rsidR="00542C6B" w:rsidRPr="00CF5FE9" w:rsidRDefault="00542C6B" w:rsidP="004A56A2">
      <w:pPr>
        <w:spacing w:line="320" w:lineRule="exact"/>
        <w:rPr>
          <w:rFonts w:asciiTheme="minorHAnsi" w:eastAsiaTheme="minorHAnsi" w:hAnsiTheme="minorHAnsi"/>
          <w:b/>
          <w:color w:val="000000"/>
          <w:szCs w:val="20"/>
        </w:rPr>
      </w:pPr>
    </w:p>
    <w:p w14:paraId="470ECCEC" w14:textId="77777777" w:rsidR="008676E8" w:rsidRPr="00CF5FE9" w:rsidRDefault="004A56A2" w:rsidP="008676E8">
      <w:pPr>
        <w:spacing w:line="320" w:lineRule="exact"/>
        <w:rPr>
          <w:rFonts w:asciiTheme="minorHAnsi" w:eastAsiaTheme="minorHAnsi" w:hAnsiTheme="minorHAnsi"/>
          <w:b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b/>
          <w:color w:val="000000"/>
          <w:szCs w:val="20"/>
        </w:rPr>
        <w:t>제</w:t>
      </w:r>
      <w:r w:rsidRPr="00CF5FE9">
        <w:rPr>
          <w:rFonts w:asciiTheme="minorHAnsi" w:eastAsiaTheme="minorHAnsi" w:hAnsiTheme="minorHAnsi"/>
          <w:b/>
          <w:color w:val="000000"/>
          <w:szCs w:val="20"/>
        </w:rPr>
        <w:t>2</w:t>
      </w:r>
      <w:r w:rsidR="008676E8" w:rsidRPr="00CF5FE9">
        <w:rPr>
          <w:rFonts w:asciiTheme="minorHAnsi" w:eastAsiaTheme="minorHAnsi" w:hAnsiTheme="minorHAnsi"/>
          <w:b/>
          <w:color w:val="000000"/>
          <w:szCs w:val="20"/>
        </w:rPr>
        <w:t>4</w:t>
      </w:r>
      <w:r w:rsidRPr="00CF5FE9">
        <w:rPr>
          <w:rFonts w:asciiTheme="minorHAnsi" w:eastAsiaTheme="minorHAnsi" w:hAnsiTheme="minorHAnsi" w:hint="eastAsia"/>
          <w:b/>
          <w:color w:val="000000"/>
          <w:szCs w:val="20"/>
        </w:rPr>
        <w:t>조 [개인정보에 관한 사항]</w:t>
      </w:r>
    </w:p>
    <w:p w14:paraId="1DD84796" w14:textId="77777777" w:rsidR="004A56A2" w:rsidRPr="00CF5FE9" w:rsidRDefault="008676E8" w:rsidP="00AB2A2F">
      <w:pPr>
        <w:numPr>
          <w:ilvl w:val="0"/>
          <w:numId w:val="24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은 계약이 정하는 바에 따라 물류/시공 및 AS용역 목적으로 다음과 같은 개인정보 처리업무를 수행한다.</w:t>
      </w:r>
    </w:p>
    <w:p w14:paraId="0D3F14C5" w14:textId="77777777" w:rsidR="004A56A2" w:rsidRPr="00CF5FE9" w:rsidRDefault="00C24F93" w:rsidP="00AB2A2F">
      <w:pPr>
        <w:numPr>
          <w:ilvl w:val="0"/>
          <w:numId w:val="10"/>
        </w:numPr>
        <w:spacing w:line="320" w:lineRule="exact"/>
        <w:ind w:left="1077" w:hanging="357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="004A56A2"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="004A56A2" w:rsidRPr="00CF5FE9">
        <w:rPr>
          <w:rFonts w:asciiTheme="minorHAnsi" w:eastAsiaTheme="minorHAnsi" w:hAnsiTheme="minorHAnsi" w:hint="eastAsia"/>
          <w:color w:val="000000"/>
          <w:szCs w:val="20"/>
        </w:rPr>
        <w:t>이 소비자에게 공급하는 재화에 대한 보관</w:t>
      </w:r>
      <w:r w:rsidR="001C36EB" w:rsidRPr="00CF5FE9">
        <w:rPr>
          <w:rFonts w:asciiTheme="minorHAnsi" w:eastAsiaTheme="minorHAnsi" w:hAnsiTheme="minorHAnsi" w:hint="eastAsia"/>
          <w:color w:val="000000"/>
          <w:szCs w:val="20"/>
        </w:rPr>
        <w:t xml:space="preserve">, </w:t>
      </w:r>
      <w:r w:rsidR="004A56A2" w:rsidRPr="00CF5FE9">
        <w:rPr>
          <w:rFonts w:asciiTheme="minorHAnsi" w:eastAsiaTheme="minorHAnsi" w:hAnsiTheme="minorHAnsi" w:hint="eastAsia"/>
          <w:color w:val="000000"/>
          <w:szCs w:val="20"/>
        </w:rPr>
        <w:t>설치</w:t>
      </w:r>
      <w:r w:rsidR="001C36EB" w:rsidRPr="00CF5FE9">
        <w:rPr>
          <w:rFonts w:asciiTheme="minorHAnsi" w:eastAsiaTheme="minorHAnsi" w:hAnsiTheme="minorHAnsi" w:hint="eastAsia"/>
          <w:color w:val="000000"/>
          <w:szCs w:val="20"/>
        </w:rPr>
        <w:t>,</w:t>
      </w:r>
      <w:r w:rsidR="004A56A2" w:rsidRPr="00CF5FE9">
        <w:rPr>
          <w:rFonts w:asciiTheme="minorHAnsi" w:eastAsiaTheme="minorHAnsi" w:hAnsiTheme="minorHAnsi" w:hint="eastAsia"/>
          <w:color w:val="000000"/>
          <w:szCs w:val="20"/>
        </w:rPr>
        <w:t xml:space="preserve"> 조립 등의 업무</w:t>
      </w:r>
    </w:p>
    <w:p w14:paraId="480C83C9" w14:textId="77777777" w:rsidR="004A56A2" w:rsidRPr="00CF5FE9" w:rsidRDefault="00C24F93" w:rsidP="00AB2A2F">
      <w:pPr>
        <w:numPr>
          <w:ilvl w:val="0"/>
          <w:numId w:val="10"/>
        </w:numPr>
        <w:spacing w:line="320" w:lineRule="exact"/>
        <w:ind w:left="1077" w:hanging="357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="004A56A2"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="004A56A2" w:rsidRPr="00CF5FE9">
        <w:rPr>
          <w:rFonts w:asciiTheme="minorHAnsi" w:eastAsiaTheme="minorHAnsi" w:hAnsiTheme="minorHAnsi" w:hint="eastAsia"/>
          <w:color w:val="000000"/>
          <w:szCs w:val="20"/>
        </w:rPr>
        <w:t>이 시공용역 의뢰에 관한 정보 및 자료를 유지/관리 업무</w:t>
      </w:r>
    </w:p>
    <w:p w14:paraId="23289508" w14:textId="77777777" w:rsidR="004A56A2" w:rsidRPr="00CF5FE9" w:rsidRDefault="00C24F93" w:rsidP="00AB2A2F">
      <w:pPr>
        <w:numPr>
          <w:ilvl w:val="0"/>
          <w:numId w:val="10"/>
        </w:numPr>
        <w:spacing w:line="320" w:lineRule="exact"/>
        <w:ind w:left="1077" w:hanging="357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="004A56A2"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="004A56A2" w:rsidRPr="00CF5FE9">
        <w:rPr>
          <w:rFonts w:asciiTheme="minorHAnsi" w:eastAsiaTheme="minorHAnsi" w:hAnsiTheme="minorHAnsi" w:hint="eastAsia"/>
          <w:color w:val="000000"/>
          <w:szCs w:val="20"/>
        </w:rPr>
        <w:t>이 판매한 재화에 대한 A/S상담, 접수, 조치 및 확인하는 행위</w:t>
      </w:r>
    </w:p>
    <w:p w14:paraId="66EA13AB" w14:textId="77777777" w:rsidR="004A56A2" w:rsidRPr="00CF5FE9" w:rsidRDefault="00C24F93" w:rsidP="00AB2A2F">
      <w:pPr>
        <w:numPr>
          <w:ilvl w:val="0"/>
          <w:numId w:val="10"/>
        </w:numPr>
        <w:spacing w:line="320" w:lineRule="exact"/>
        <w:ind w:left="1077" w:hanging="357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lastRenderedPageBreak/>
        <w:t>‘</w:t>
      </w:r>
      <w:r w:rsidR="004A56A2"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="004A56A2" w:rsidRPr="00CF5FE9">
        <w:rPr>
          <w:rFonts w:asciiTheme="minorHAnsi" w:eastAsiaTheme="minorHAnsi" w:hAnsiTheme="minorHAnsi" w:hint="eastAsia"/>
          <w:color w:val="000000"/>
          <w:szCs w:val="20"/>
        </w:rPr>
        <w:t>이 판매한 재화에 대한 반품처리 업무</w:t>
      </w:r>
    </w:p>
    <w:p w14:paraId="3D017711" w14:textId="77777777" w:rsidR="004A56A2" w:rsidRPr="00CF5FE9" w:rsidRDefault="004A56A2" w:rsidP="00AB2A2F">
      <w:pPr>
        <w:numPr>
          <w:ilvl w:val="0"/>
          <w:numId w:val="10"/>
        </w:numPr>
        <w:spacing w:line="320" w:lineRule="exact"/>
        <w:ind w:left="1077" w:hanging="357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기타 시공 및 AS관련하여 </w:t>
      </w:r>
      <w:r w:rsidRPr="00CF5FE9">
        <w:rPr>
          <w:rFonts w:asciiTheme="minorHAnsi" w:eastAsiaTheme="minorHAnsi" w:hAnsiTheme="minorHAnsi"/>
          <w:color w:val="000000"/>
          <w:szCs w:val="20"/>
        </w:rPr>
        <w:t>“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”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이 지시하는 업무</w:t>
      </w:r>
    </w:p>
    <w:p w14:paraId="7C4188E2" w14:textId="77777777" w:rsidR="008676E8" w:rsidRPr="00CF5FE9" w:rsidRDefault="008676E8" w:rsidP="00AB2A2F">
      <w:pPr>
        <w:numPr>
          <w:ilvl w:val="0"/>
          <w:numId w:val="24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>‘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을’은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‘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갑’의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사전 승낙을 얻은 경우를 제외하고 ‘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갑’과의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계약상의 권리와 의무의 전부 또는 일부를 제3자에게 양도하거나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재위탁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할 수 없다. 다만, ‘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을’이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다른 제3의 회사(개인)와 수탁 계약을 할 경우에는 ‘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을’은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해당 사실을 계약 체결 7일 이전에 ‘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갑’에게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통보하고 협의하여야 한다.</w:t>
      </w:r>
    </w:p>
    <w:p w14:paraId="792D51C4" w14:textId="77777777" w:rsidR="008676E8" w:rsidRPr="00CF5FE9" w:rsidRDefault="008676E8" w:rsidP="00AB2A2F">
      <w:pPr>
        <w:numPr>
          <w:ilvl w:val="0"/>
          <w:numId w:val="24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은「개인정보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보호법」 제23조제2항 및 제24조3항 및 제29조, 같은 법 시행령 제21조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및제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>30조, 「개인정보의 안전성 확보조치 기준」</w:t>
      </w:r>
      <w:r w:rsidRPr="00CF5FE9">
        <w:rPr>
          <w:rFonts w:asciiTheme="minorHAnsi" w:eastAsiaTheme="minorHAnsi" w:hAnsiTheme="minorHAnsi"/>
          <w:b/>
          <w:color w:val="000000"/>
          <w:spacing w:val="-12"/>
          <w:szCs w:val="20"/>
        </w:rPr>
        <w:t xml:space="preserve">(개인정보보호위원회 고시 제2021-2호) 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따라 개인정보의 안정성 확보에 필요한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관리적·기술적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조치를 취하여야 한다.</w:t>
      </w:r>
    </w:p>
    <w:p w14:paraId="5AA6BC38" w14:textId="77777777" w:rsidR="008676E8" w:rsidRPr="00CF5FE9" w:rsidRDefault="008676E8" w:rsidP="00AB2A2F">
      <w:pPr>
        <w:numPr>
          <w:ilvl w:val="0"/>
          <w:numId w:val="24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은 계약기간은 물론 계약 종료 후에도 위탁업무 수행 목적 범위를 넘어 개인정보를 이용하거나 이를 제3자에게 제공 또는 누설하여서는 안 된다.</w:t>
      </w:r>
    </w:p>
    <w:p w14:paraId="498F9F76" w14:textId="77777777" w:rsidR="004A56A2" w:rsidRPr="00CF5FE9" w:rsidRDefault="008676E8" w:rsidP="00AB2A2F">
      <w:pPr>
        <w:numPr>
          <w:ilvl w:val="0"/>
          <w:numId w:val="24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은 계약이 해지되거나 또는 계약기간이 만료된 경우 위탁업무와 관련하여 보유하고 있는 개인정보를 「개인정보 보호법」 시행령 제16조 및 「개인정보의 안정성 확보조치 기준」</w:t>
      </w:r>
      <w:r w:rsidRPr="00CF5FE9">
        <w:rPr>
          <w:rFonts w:asciiTheme="minorHAnsi" w:eastAsiaTheme="minorHAnsi" w:hAnsiTheme="minorHAnsi"/>
          <w:b/>
          <w:color w:val="000000"/>
          <w:spacing w:val="-12"/>
          <w:szCs w:val="20"/>
        </w:rPr>
        <w:t>(개인정보보호위원회 고시 제2021-2호)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에 따라 즉시 파기하거나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에게 반납하여야 한다.</w:t>
      </w:r>
    </w:p>
    <w:p w14:paraId="25E55A05" w14:textId="77777777" w:rsidR="008676E8" w:rsidRPr="00CF5FE9" w:rsidRDefault="008676E8" w:rsidP="00AB2A2F">
      <w:pPr>
        <w:numPr>
          <w:ilvl w:val="0"/>
          <w:numId w:val="24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제5항에 따라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이 개인정보를 파기한 경우 지체 없이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에게 그 결과를 통보하여야 한다</w:t>
      </w:r>
      <w:r w:rsidRPr="00CF5FE9">
        <w:rPr>
          <w:rFonts w:asciiTheme="minorHAnsi" w:eastAsiaTheme="minorHAnsi" w:hAnsiTheme="minorHAnsi"/>
          <w:color w:val="000000"/>
          <w:szCs w:val="20"/>
        </w:rPr>
        <w:t>.</w:t>
      </w:r>
    </w:p>
    <w:p w14:paraId="6ABB37B9" w14:textId="77777777" w:rsidR="004A56A2" w:rsidRPr="00CF5FE9" w:rsidRDefault="00C06632" w:rsidP="00AB2A2F">
      <w:pPr>
        <w:numPr>
          <w:ilvl w:val="0"/>
          <w:numId w:val="24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에 대하여 다음 각 호의 사항을 감독할 수 있으며,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은 특별한 사유가 없는 한 이에 응하여야 한다.</w:t>
      </w:r>
    </w:p>
    <w:p w14:paraId="2B55A01B" w14:textId="77777777" w:rsidR="004A56A2" w:rsidRPr="00CF5FE9" w:rsidRDefault="004A56A2" w:rsidP="00AB2A2F">
      <w:pPr>
        <w:pStyle w:val="af0"/>
        <w:numPr>
          <w:ilvl w:val="0"/>
          <w:numId w:val="34"/>
        </w:numPr>
        <w:spacing w:line="320" w:lineRule="exact"/>
        <w:ind w:leftChars="0" w:left="1077" w:hanging="357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>개인정보의 처리현황</w:t>
      </w:r>
    </w:p>
    <w:p w14:paraId="0EEBF4DE" w14:textId="77777777" w:rsidR="004A56A2" w:rsidRPr="00CF5FE9" w:rsidRDefault="004A56A2" w:rsidP="00AB2A2F">
      <w:pPr>
        <w:pStyle w:val="af0"/>
        <w:numPr>
          <w:ilvl w:val="0"/>
          <w:numId w:val="34"/>
        </w:numPr>
        <w:spacing w:line="320" w:lineRule="exact"/>
        <w:ind w:leftChars="0" w:left="1077" w:hanging="357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>개인정보의 접근 또는 접속현황</w:t>
      </w:r>
    </w:p>
    <w:p w14:paraId="0D1D9FF3" w14:textId="77777777" w:rsidR="004A56A2" w:rsidRPr="00CF5FE9" w:rsidRDefault="004A56A2" w:rsidP="00AB2A2F">
      <w:pPr>
        <w:pStyle w:val="af0"/>
        <w:numPr>
          <w:ilvl w:val="0"/>
          <w:numId w:val="34"/>
        </w:numPr>
        <w:spacing w:line="320" w:lineRule="exact"/>
        <w:ind w:leftChars="0" w:left="1077" w:hanging="357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>개인정보 접근 또는 접속 대상자</w:t>
      </w:r>
    </w:p>
    <w:p w14:paraId="448DE2B4" w14:textId="77777777" w:rsidR="004A56A2" w:rsidRPr="00CF5FE9" w:rsidRDefault="004A56A2" w:rsidP="00AB2A2F">
      <w:pPr>
        <w:pStyle w:val="af0"/>
        <w:numPr>
          <w:ilvl w:val="0"/>
          <w:numId w:val="34"/>
        </w:numPr>
        <w:spacing w:line="320" w:lineRule="exact"/>
        <w:ind w:leftChars="0" w:left="1077" w:hanging="357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목적 외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이용·제공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및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재위탁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금지 준수여부</w:t>
      </w:r>
    </w:p>
    <w:p w14:paraId="123EDA6D" w14:textId="77777777" w:rsidR="004A56A2" w:rsidRPr="00CF5FE9" w:rsidRDefault="004A56A2" w:rsidP="00AB2A2F">
      <w:pPr>
        <w:pStyle w:val="af0"/>
        <w:numPr>
          <w:ilvl w:val="0"/>
          <w:numId w:val="34"/>
        </w:numPr>
        <w:spacing w:line="320" w:lineRule="exact"/>
        <w:ind w:leftChars="0" w:left="1077" w:hanging="357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>암호화 등 안전성 확보조치 이행여부</w:t>
      </w:r>
    </w:p>
    <w:p w14:paraId="104E4292" w14:textId="77777777" w:rsidR="004A56A2" w:rsidRPr="00CF5FE9" w:rsidRDefault="004A56A2" w:rsidP="00AB2A2F">
      <w:pPr>
        <w:pStyle w:val="af0"/>
        <w:numPr>
          <w:ilvl w:val="0"/>
          <w:numId w:val="34"/>
        </w:numPr>
        <w:spacing w:line="320" w:lineRule="exact"/>
        <w:ind w:leftChars="0" w:left="1077" w:hanging="357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>그 밖에 개인정보의 보호를 위하여 필요한 사항</w:t>
      </w:r>
    </w:p>
    <w:p w14:paraId="255C8CA5" w14:textId="77777777" w:rsidR="00D64369" w:rsidRPr="00CF5FE9" w:rsidRDefault="00D64369" w:rsidP="00AB2A2F">
      <w:pPr>
        <w:numPr>
          <w:ilvl w:val="0"/>
          <w:numId w:val="24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에 대하여 제7항 각 호의 사항에 대한 실태를 점검하여 시정을 요구할 수 있으며,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은 특별한 사유가 없는 한 이행하여야 한다.</w:t>
      </w:r>
    </w:p>
    <w:p w14:paraId="6A8C52DB" w14:textId="77777777" w:rsidR="00D64369" w:rsidRPr="00CF5FE9" w:rsidRDefault="00D64369" w:rsidP="00AB2A2F">
      <w:pPr>
        <w:numPr>
          <w:ilvl w:val="0"/>
          <w:numId w:val="24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처리위탁으로 인하여 정보주체의 개인정보가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분실·도난·유출·변조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또는 훼손되지 아니하도록 1년에 1회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교육할 수 있으며,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은 이에 응하여야 한다.</w:t>
      </w:r>
    </w:p>
    <w:p w14:paraId="24538F40" w14:textId="77777777" w:rsidR="00D64369" w:rsidRPr="00CF5FE9" w:rsidRDefault="00D64369" w:rsidP="00AB2A2F">
      <w:pPr>
        <w:numPr>
          <w:ilvl w:val="0"/>
          <w:numId w:val="24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제 9항에 따른 교육의 시기와 방법 등에 대해서는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과 협의하여 시행한다.</w:t>
      </w:r>
    </w:p>
    <w:p w14:paraId="34AB4F1C" w14:textId="77777777" w:rsidR="00CF5A84" w:rsidRPr="00CF5FE9" w:rsidRDefault="00D64369" w:rsidP="00AB2A2F">
      <w:pPr>
        <w:numPr>
          <w:ilvl w:val="0"/>
          <w:numId w:val="24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또는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의 임직원 기타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의 수탁자가 이 계약서에 의하여 위탁 또는 </w:t>
      </w:r>
      <w:proofErr w:type="spellStart"/>
      <w:r w:rsidRPr="00CF5FE9">
        <w:rPr>
          <w:rFonts w:asciiTheme="minorHAnsi" w:eastAsiaTheme="minorHAnsi" w:hAnsiTheme="minorHAnsi" w:hint="eastAsia"/>
          <w:color w:val="000000"/>
          <w:szCs w:val="20"/>
        </w:rPr>
        <w:t>재위탁</w:t>
      </w:r>
      <w:proofErr w:type="spellEnd"/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받은 업무를 수행함에 있어 이 계약에 따른 의무를 위반하거나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또는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의 임직원 기타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의 수탁자의 귀책사유로 인하여 이 계약이 해지되어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 또는 개인정보주체 기타 제3자에게 손해가 발생한 경우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은 그 손해를 배상하여야 한다.</w:t>
      </w:r>
    </w:p>
    <w:p w14:paraId="2B06BC3D" w14:textId="77777777" w:rsidR="00D64369" w:rsidRPr="00CF5FE9" w:rsidRDefault="00D64369" w:rsidP="00AB2A2F">
      <w:pPr>
        <w:numPr>
          <w:ilvl w:val="0"/>
          <w:numId w:val="24"/>
        </w:numPr>
        <w:spacing w:line="320" w:lineRule="exact"/>
        <w:ind w:left="720" w:hanging="295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제11항과 관련하여 개인정보주체 기타 제3자에게 발생한 손해에 대해여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이 전부 또는 일부를 배상한 때에는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이를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에게 구상할 수 있다.</w:t>
      </w:r>
    </w:p>
    <w:p w14:paraId="3C704C8C" w14:textId="77777777" w:rsidR="00AF45B5" w:rsidRPr="00CF5FE9" w:rsidRDefault="00D64369" w:rsidP="00AB2A2F">
      <w:pPr>
        <w:numPr>
          <w:ilvl w:val="0"/>
          <w:numId w:val="24"/>
        </w:numPr>
        <w:spacing w:line="320" w:lineRule="exact"/>
        <w:ind w:left="720" w:hanging="295"/>
        <w:rPr>
          <w:rFonts w:asciiTheme="minorHAnsi" w:eastAsiaTheme="minorHAnsi" w:hAnsiTheme="minorHAnsi"/>
          <w:color w:val="FF0000"/>
          <w:szCs w:val="20"/>
        </w:rPr>
      </w:pPr>
      <w:r w:rsidRPr="00CF5FE9">
        <w:rPr>
          <w:rFonts w:asciiTheme="minorHAnsi" w:eastAsiaTheme="minorHAnsi" w:hAnsiTheme="minorHAnsi"/>
          <w:color w:val="FF0000"/>
          <w:szCs w:val="20"/>
        </w:rPr>
        <w:t xml:space="preserve">‘을’ 또는 ‘을’이 재위탁한 제3자가 시공용역을 수행함에 있어 ‘소비자’의 개인정보를 활용할 수 있으나, 이는 </w:t>
      </w:r>
      <w:r w:rsidRPr="00CF5FE9">
        <w:rPr>
          <w:rStyle w:val="ae"/>
          <w:rFonts w:asciiTheme="minorHAnsi" w:eastAsiaTheme="minorHAnsi" w:hAnsiTheme="minorHAnsi"/>
          <w:color w:val="FF0000"/>
          <w:szCs w:val="20"/>
        </w:rPr>
        <w:t>제7조에서 정한 용역의 범위 내에서만</w:t>
      </w:r>
      <w:r w:rsidRPr="00CF5FE9">
        <w:rPr>
          <w:rFonts w:asciiTheme="minorHAnsi" w:eastAsiaTheme="minorHAnsi" w:hAnsiTheme="minorHAnsi"/>
          <w:color w:val="FF0000"/>
          <w:szCs w:val="20"/>
        </w:rPr>
        <w:t xml:space="preserve"> 이루어져야 하며, ‘을’은 해당 사항을 제3자와의 위탁 계약서에 명시하여야 한다.</w:t>
      </w:r>
    </w:p>
    <w:p w14:paraId="3B356F46" w14:textId="77777777" w:rsidR="00CF5A84" w:rsidRPr="00CF5FE9" w:rsidRDefault="00CF5A84" w:rsidP="00CF5A84">
      <w:pPr>
        <w:spacing w:line="320" w:lineRule="exact"/>
        <w:ind w:firstLineChars="200" w:firstLine="400"/>
        <w:rPr>
          <w:rFonts w:asciiTheme="minorHAnsi" w:eastAsiaTheme="minorHAnsi" w:hAnsiTheme="minorHAnsi"/>
          <w:color w:val="000000"/>
          <w:szCs w:val="20"/>
        </w:rPr>
      </w:pPr>
    </w:p>
    <w:p w14:paraId="0BFAB729" w14:textId="77777777" w:rsidR="002B75C8" w:rsidRPr="00CF5FE9" w:rsidRDefault="004A56A2">
      <w:pPr>
        <w:pStyle w:val="a5"/>
        <w:tabs>
          <w:tab w:val="clear" w:pos="4252"/>
          <w:tab w:val="clear" w:pos="8504"/>
        </w:tabs>
        <w:snapToGrid/>
        <w:spacing w:line="320" w:lineRule="exact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과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은 신의와 성실로써 본 계약을 이행할 것을 확약하며, 이를 증명하기 위하여 2통을 작성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과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이 각각 기명날인하고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과 </w:t>
      </w:r>
      <w:r w:rsidRPr="00CF5FE9">
        <w:rPr>
          <w:rFonts w:asciiTheme="minorHAnsi" w:eastAsiaTheme="minorHAnsi" w:hAnsiTheme="minorHAnsi"/>
          <w:color w:val="000000"/>
          <w:szCs w:val="20"/>
        </w:rPr>
        <w:t>‘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CF5FE9">
        <w:rPr>
          <w:rFonts w:asciiTheme="minorHAnsi" w:eastAsiaTheme="minorHAnsi" w:hAnsiTheme="minorHAnsi"/>
          <w:color w:val="000000"/>
          <w:szCs w:val="20"/>
        </w:rPr>
        <w:t>’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이 1통씩 보관한다.</w:t>
      </w:r>
    </w:p>
    <w:p w14:paraId="2C51547F" w14:textId="77777777" w:rsidR="004C4D8A" w:rsidRPr="00CF5FE9" w:rsidRDefault="004C4D8A">
      <w:pPr>
        <w:pStyle w:val="a5"/>
        <w:tabs>
          <w:tab w:val="clear" w:pos="4252"/>
          <w:tab w:val="clear" w:pos="8504"/>
        </w:tabs>
        <w:snapToGrid/>
        <w:spacing w:line="320" w:lineRule="exact"/>
        <w:rPr>
          <w:rFonts w:asciiTheme="minorHAnsi" w:eastAsiaTheme="minorHAnsi" w:hAnsiTheme="minorHAnsi"/>
          <w:color w:val="000000"/>
          <w:szCs w:val="20"/>
        </w:rPr>
      </w:pPr>
    </w:p>
    <w:p w14:paraId="4723533E" w14:textId="77777777" w:rsidR="003F3CB3" w:rsidRPr="00CF5FE9" w:rsidRDefault="003F3CB3" w:rsidP="00245535">
      <w:pPr>
        <w:pStyle w:val="a5"/>
        <w:tabs>
          <w:tab w:val="clear" w:pos="4252"/>
          <w:tab w:val="clear" w:pos="8504"/>
        </w:tabs>
        <w:snapToGrid/>
        <w:spacing w:line="320" w:lineRule="exact"/>
        <w:rPr>
          <w:rFonts w:asciiTheme="minorHAnsi" w:eastAsiaTheme="minorHAnsi" w:hAnsiTheme="minorHAnsi"/>
          <w:color w:val="000000"/>
          <w:szCs w:val="20"/>
        </w:rPr>
      </w:pPr>
    </w:p>
    <w:p w14:paraId="313D59D3" w14:textId="77777777" w:rsidR="003F3CB3" w:rsidRPr="00CF5FE9" w:rsidRDefault="003F3CB3" w:rsidP="00245535">
      <w:pPr>
        <w:pStyle w:val="a5"/>
        <w:tabs>
          <w:tab w:val="clear" w:pos="4252"/>
          <w:tab w:val="clear" w:pos="8504"/>
        </w:tabs>
        <w:snapToGrid/>
        <w:spacing w:line="320" w:lineRule="exact"/>
        <w:rPr>
          <w:rFonts w:asciiTheme="minorHAnsi" w:eastAsiaTheme="minorHAnsi" w:hAnsiTheme="minorHAnsi"/>
          <w:color w:val="000000"/>
          <w:szCs w:val="20"/>
        </w:rPr>
      </w:pPr>
    </w:p>
    <w:p w14:paraId="19ABC780" w14:textId="77777777" w:rsidR="002372EF" w:rsidRPr="00CF5FE9" w:rsidRDefault="002372EF" w:rsidP="002372EF">
      <w:pPr>
        <w:pStyle w:val="af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Segoe UI"/>
          <w:color w:val="000000"/>
          <w:spacing w:val="-1"/>
          <w:sz w:val="20"/>
          <w:szCs w:val="20"/>
        </w:rPr>
      </w:pPr>
      <w:r w:rsidRPr="00CF5FE9">
        <w:rPr>
          <w:rFonts w:asciiTheme="minorHAnsi" w:eastAsiaTheme="minorHAnsi" w:hAnsiTheme="minorHAnsi" w:cs="Segoe UI"/>
          <w:color w:val="000000"/>
          <w:spacing w:val="-1"/>
          <w:sz w:val="20"/>
          <w:szCs w:val="20"/>
        </w:rPr>
        <w:t>[별첨1] 전자세금계산서 이용준수 동의서</w:t>
      </w:r>
      <w:r w:rsidRPr="00CF5FE9">
        <w:rPr>
          <w:rFonts w:asciiTheme="minorHAnsi" w:eastAsiaTheme="minorHAnsi" w:hAnsiTheme="minorHAnsi" w:cs="Segoe UI"/>
          <w:color w:val="000000"/>
          <w:spacing w:val="-1"/>
          <w:sz w:val="20"/>
          <w:szCs w:val="20"/>
        </w:rPr>
        <w:br/>
        <w:t xml:space="preserve">[별첨2] 수수료 </w:t>
      </w:r>
      <w:r w:rsidR="0041458E" w:rsidRPr="00CF5FE9">
        <w:rPr>
          <w:rFonts w:asciiTheme="minorHAnsi" w:eastAsiaTheme="minorHAnsi" w:hAnsiTheme="minorHAnsi" w:cs="Segoe UI"/>
          <w:color w:val="000000"/>
          <w:spacing w:val="-1"/>
          <w:sz w:val="20"/>
          <w:szCs w:val="20"/>
        </w:rPr>
        <w:t>정산</w:t>
      </w:r>
      <w:r w:rsidR="005A1F98" w:rsidRPr="00CF5FE9">
        <w:rPr>
          <w:rFonts w:asciiTheme="minorHAnsi" w:eastAsiaTheme="minorHAnsi" w:hAnsiTheme="minorHAnsi" w:cs="Segoe UI" w:hint="eastAsia"/>
          <w:color w:val="000000"/>
          <w:spacing w:val="-1"/>
          <w:sz w:val="20"/>
          <w:szCs w:val="20"/>
        </w:rPr>
        <w:t>업무</w:t>
      </w:r>
      <w:r w:rsidRPr="00CF5FE9">
        <w:rPr>
          <w:rFonts w:asciiTheme="minorHAnsi" w:eastAsiaTheme="minorHAnsi" w:hAnsiTheme="minorHAnsi" w:cs="Segoe UI"/>
          <w:color w:val="000000"/>
          <w:spacing w:val="-1"/>
          <w:sz w:val="20"/>
          <w:szCs w:val="20"/>
        </w:rPr>
        <w:t xml:space="preserve"> 규정</w:t>
      </w:r>
    </w:p>
    <w:p w14:paraId="6E1136CA" w14:textId="77777777" w:rsidR="00CF5FE9" w:rsidRPr="00CF5FE9" w:rsidRDefault="00CF5FE9" w:rsidP="002372EF">
      <w:pPr>
        <w:pStyle w:val="af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="Segoe UI"/>
          <w:color w:val="000000"/>
          <w:spacing w:val="-1"/>
          <w:sz w:val="20"/>
          <w:szCs w:val="20"/>
        </w:rPr>
      </w:pPr>
      <w:r w:rsidRPr="00CF5FE9">
        <w:rPr>
          <w:rFonts w:asciiTheme="minorHAnsi" w:eastAsiaTheme="minorHAnsi" w:hAnsiTheme="minorHAnsi" w:cs="Segoe UI" w:hint="eastAsia"/>
          <w:color w:val="000000"/>
          <w:spacing w:val="-1"/>
          <w:sz w:val="20"/>
          <w:szCs w:val="20"/>
        </w:rPr>
        <w:lastRenderedPageBreak/>
        <w:t>[별첨</w:t>
      </w:r>
      <w:r w:rsidRPr="00CF5FE9">
        <w:rPr>
          <w:rFonts w:asciiTheme="minorHAnsi" w:eastAsiaTheme="minorHAnsi" w:hAnsiTheme="minorHAnsi" w:cs="Segoe UI"/>
          <w:color w:val="000000"/>
          <w:spacing w:val="-1"/>
          <w:sz w:val="20"/>
          <w:szCs w:val="20"/>
        </w:rPr>
        <w:t xml:space="preserve">3] LETUS </w:t>
      </w:r>
      <w:r w:rsidRPr="00CF5FE9">
        <w:rPr>
          <w:rFonts w:asciiTheme="minorHAnsi" w:eastAsiaTheme="minorHAnsi" w:hAnsiTheme="minorHAnsi" w:cs="Segoe UI" w:hint="eastAsia"/>
          <w:color w:val="000000"/>
          <w:spacing w:val="-1"/>
          <w:sz w:val="20"/>
          <w:szCs w:val="20"/>
        </w:rPr>
        <w:t>서비스 수준 요건</w:t>
      </w:r>
    </w:p>
    <w:p w14:paraId="256FD38D" w14:textId="77777777" w:rsidR="00550DE1" w:rsidRPr="00CF5FE9" w:rsidRDefault="00550DE1">
      <w:pPr>
        <w:pStyle w:val="a5"/>
        <w:tabs>
          <w:tab w:val="clear" w:pos="4252"/>
          <w:tab w:val="clear" w:pos="8504"/>
        </w:tabs>
        <w:snapToGrid/>
        <w:spacing w:line="320" w:lineRule="exact"/>
        <w:rPr>
          <w:rFonts w:asciiTheme="minorHAnsi" w:eastAsiaTheme="minorHAnsi" w:hAnsiTheme="minorHAnsi"/>
          <w:color w:val="000000"/>
          <w:szCs w:val="20"/>
        </w:rPr>
      </w:pPr>
    </w:p>
    <w:p w14:paraId="4E139EEA" w14:textId="77777777" w:rsidR="000A1B7B" w:rsidRPr="00CF5FE9" w:rsidRDefault="000A1B7B">
      <w:pPr>
        <w:spacing w:line="300" w:lineRule="exact"/>
        <w:jc w:val="center"/>
        <w:rPr>
          <w:rFonts w:asciiTheme="minorHAnsi" w:eastAsiaTheme="minorHAnsi" w:hAnsiTheme="minorHAnsi"/>
          <w:color w:val="000000"/>
          <w:szCs w:val="20"/>
        </w:rPr>
      </w:pPr>
    </w:p>
    <w:p w14:paraId="61C456EA" w14:textId="77777777" w:rsidR="000A1B7B" w:rsidRPr="00CF5FE9" w:rsidRDefault="000A1B7B">
      <w:pPr>
        <w:spacing w:line="300" w:lineRule="exact"/>
        <w:jc w:val="center"/>
        <w:rPr>
          <w:rFonts w:asciiTheme="minorHAnsi" w:eastAsiaTheme="minorHAnsi" w:hAnsiTheme="minorHAnsi"/>
          <w:color w:val="000000"/>
          <w:szCs w:val="20"/>
        </w:rPr>
      </w:pPr>
      <w:r w:rsidRPr="00CF5FE9">
        <w:rPr>
          <w:rFonts w:asciiTheme="minorHAnsi" w:eastAsiaTheme="minorHAnsi" w:hAnsiTheme="minorHAnsi" w:hint="eastAsia"/>
          <w:color w:val="000000"/>
          <w:szCs w:val="20"/>
        </w:rPr>
        <w:t>20</w:t>
      </w:r>
      <w:r w:rsidR="008C275F" w:rsidRPr="00CF5FE9">
        <w:rPr>
          <w:rFonts w:asciiTheme="minorHAnsi" w:eastAsiaTheme="minorHAnsi" w:hAnsiTheme="minorHAnsi"/>
          <w:color w:val="000000"/>
          <w:szCs w:val="20"/>
        </w:rPr>
        <w:t>2</w:t>
      </w:r>
      <w:r w:rsidR="00CF5FE9" w:rsidRPr="00CF5FE9">
        <w:rPr>
          <w:rFonts w:asciiTheme="minorHAnsi" w:eastAsiaTheme="minorHAnsi" w:hAnsiTheme="minorHAnsi"/>
          <w:color w:val="000000"/>
          <w:szCs w:val="20"/>
        </w:rPr>
        <w:t>5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년 </w:t>
      </w:r>
      <w:r w:rsidR="00E7182E" w:rsidRPr="00CF5FE9">
        <w:rPr>
          <w:rFonts w:asciiTheme="minorHAnsi" w:eastAsiaTheme="minorHAnsi" w:hAnsiTheme="minorHAnsi"/>
          <w:color w:val="000000"/>
          <w:szCs w:val="20"/>
        </w:rPr>
        <w:t xml:space="preserve">  </w:t>
      </w:r>
      <w:r w:rsidR="00CF5FE9" w:rsidRPr="00CF5FE9">
        <w:rPr>
          <w:rFonts w:asciiTheme="minorHAnsi" w:eastAsiaTheme="minorHAnsi" w:hAnsiTheme="minorHAnsi"/>
          <w:color w:val="000000"/>
          <w:szCs w:val="20"/>
        </w:rPr>
        <w:t>8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 xml:space="preserve">월  </w:t>
      </w:r>
      <w:r w:rsidR="00E7182E" w:rsidRPr="00CF5FE9">
        <w:rPr>
          <w:rFonts w:asciiTheme="minorHAnsi" w:eastAsiaTheme="minorHAnsi" w:hAnsiTheme="minorHAnsi"/>
          <w:color w:val="000000"/>
          <w:szCs w:val="20"/>
        </w:rPr>
        <w:t xml:space="preserve">  </w:t>
      </w:r>
      <w:r w:rsidR="00CF5FE9" w:rsidRPr="00CF5FE9">
        <w:rPr>
          <w:rFonts w:asciiTheme="minorHAnsi" w:eastAsiaTheme="minorHAnsi" w:hAnsiTheme="minorHAnsi"/>
          <w:color w:val="000000"/>
          <w:szCs w:val="20"/>
        </w:rPr>
        <w:t>1</w:t>
      </w:r>
      <w:r w:rsidRPr="00CF5FE9">
        <w:rPr>
          <w:rFonts w:asciiTheme="minorHAnsi" w:eastAsiaTheme="minorHAnsi" w:hAnsiTheme="minorHAnsi" w:hint="eastAsia"/>
          <w:color w:val="000000"/>
          <w:szCs w:val="20"/>
        </w:rPr>
        <w:t>일</w:t>
      </w:r>
    </w:p>
    <w:p w14:paraId="44473C07" w14:textId="77777777" w:rsidR="000A1B7B" w:rsidRPr="00CF5FE9" w:rsidRDefault="000A1B7B">
      <w:pPr>
        <w:rPr>
          <w:rFonts w:asciiTheme="minorHAnsi" w:eastAsiaTheme="minorHAnsi" w:hAnsiTheme="minorHAnsi"/>
          <w:color w:val="000000"/>
          <w:szCs w:val="20"/>
        </w:rPr>
      </w:pPr>
    </w:p>
    <w:p w14:paraId="7BD6BD65" w14:textId="77777777" w:rsidR="00EA4711" w:rsidRPr="00CF5FE9" w:rsidRDefault="00EA4711">
      <w:pPr>
        <w:rPr>
          <w:rFonts w:asciiTheme="minorHAnsi" w:eastAsiaTheme="minorHAnsi" w:hAnsiTheme="minorHAnsi"/>
          <w:color w:val="000000"/>
          <w:szCs w:val="20"/>
        </w:rPr>
      </w:pPr>
    </w:p>
    <w:tbl>
      <w:tblPr>
        <w:tblW w:w="9540" w:type="dxa"/>
        <w:tblInd w:w="9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779"/>
        <w:gridCol w:w="4761"/>
      </w:tblGrid>
      <w:tr w:rsidR="00483EA1" w:rsidRPr="00CF5FE9" w14:paraId="00563545" w14:textId="77777777" w:rsidTr="00483EA1">
        <w:tc>
          <w:tcPr>
            <w:tcW w:w="4779" w:type="dxa"/>
          </w:tcPr>
          <w:p w14:paraId="782CB842" w14:textId="77777777" w:rsidR="00483EA1" w:rsidRPr="00CF5FE9" w:rsidRDefault="00483EA1" w:rsidP="00373897">
            <w:pPr>
              <w:spacing w:line="360" w:lineRule="exact"/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</w:pPr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(갑) </w:t>
            </w:r>
            <w:r w:rsidRPr="00CF5FE9"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  <w:t>㈜</w:t>
            </w:r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 </w:t>
            </w:r>
            <w:proofErr w:type="gramStart"/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바 </w:t>
            </w:r>
            <w:r w:rsidRPr="00CF5FE9"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  <w:t xml:space="preserve"> </w:t>
            </w:r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>로</w:t>
            </w:r>
            <w:proofErr w:type="gramEnd"/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  스</w:t>
            </w:r>
          </w:p>
        </w:tc>
        <w:tc>
          <w:tcPr>
            <w:tcW w:w="4761" w:type="dxa"/>
          </w:tcPr>
          <w:p w14:paraId="66A5C3D2" w14:textId="77777777" w:rsidR="00483EA1" w:rsidRPr="00CF5FE9" w:rsidRDefault="00483EA1" w:rsidP="00916253">
            <w:pPr>
              <w:spacing w:line="360" w:lineRule="exact"/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</w:pPr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>(을)</w:t>
            </w:r>
            <w:r w:rsidRPr="00CF5FE9"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  <w:t xml:space="preserve"> </w:t>
            </w:r>
          </w:p>
        </w:tc>
      </w:tr>
      <w:tr w:rsidR="00483EA1" w:rsidRPr="00CF5FE9" w14:paraId="33CB1BB6" w14:textId="77777777" w:rsidTr="00483EA1">
        <w:tc>
          <w:tcPr>
            <w:tcW w:w="4779" w:type="dxa"/>
          </w:tcPr>
          <w:p w14:paraId="064653B7" w14:textId="77777777" w:rsidR="002F7BEB" w:rsidRPr="00CF5FE9" w:rsidRDefault="002F7BEB" w:rsidP="002F7BEB">
            <w:pPr>
              <w:spacing w:line="360" w:lineRule="exact"/>
              <w:ind w:firstLineChars="200" w:firstLine="400"/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</w:pPr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경기도 용인시 </w:t>
            </w:r>
            <w:proofErr w:type="spellStart"/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>처인구</w:t>
            </w:r>
            <w:proofErr w:type="spellEnd"/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 양지면</w:t>
            </w:r>
          </w:p>
          <w:p w14:paraId="53063712" w14:textId="77777777" w:rsidR="00483EA1" w:rsidRPr="00CF5FE9" w:rsidRDefault="002F7BEB" w:rsidP="002F7BEB">
            <w:pPr>
              <w:spacing w:line="360" w:lineRule="exact"/>
              <w:ind w:firstLineChars="200" w:firstLine="400"/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</w:pPr>
            <w:proofErr w:type="spellStart"/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>남평로</w:t>
            </w:r>
            <w:proofErr w:type="spellEnd"/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 </w:t>
            </w:r>
            <w:r w:rsidRPr="00CF5FE9"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  <w:t xml:space="preserve">111-73 </w:t>
            </w:r>
          </w:p>
          <w:p w14:paraId="307BA077" w14:textId="77777777" w:rsidR="002F7BEB" w:rsidRPr="00CF5FE9" w:rsidRDefault="002F7BEB" w:rsidP="002F7BEB">
            <w:pPr>
              <w:spacing w:line="360" w:lineRule="exact"/>
              <w:ind w:firstLineChars="200" w:firstLine="400"/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</w:pPr>
          </w:p>
        </w:tc>
        <w:tc>
          <w:tcPr>
            <w:tcW w:w="4761" w:type="dxa"/>
          </w:tcPr>
          <w:p w14:paraId="11C7D0A5" w14:textId="77777777" w:rsidR="00483EA1" w:rsidRPr="00CF5FE9" w:rsidRDefault="00483EA1" w:rsidP="00373897">
            <w:pPr>
              <w:spacing w:line="360" w:lineRule="exact"/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</w:pPr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    </w:t>
            </w:r>
          </w:p>
          <w:p w14:paraId="399C147F" w14:textId="77777777" w:rsidR="00483EA1" w:rsidRPr="00CF5FE9" w:rsidRDefault="00483EA1" w:rsidP="00916253">
            <w:pPr>
              <w:spacing w:line="360" w:lineRule="exact"/>
              <w:ind w:firstLineChars="200" w:firstLine="400"/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</w:pPr>
          </w:p>
        </w:tc>
      </w:tr>
      <w:tr w:rsidR="00483EA1" w:rsidRPr="00CF5FE9" w14:paraId="50075DB4" w14:textId="77777777" w:rsidTr="00483EA1">
        <w:tc>
          <w:tcPr>
            <w:tcW w:w="4779" w:type="dxa"/>
          </w:tcPr>
          <w:p w14:paraId="11F2EB37" w14:textId="77777777" w:rsidR="00483EA1" w:rsidRPr="00CF5FE9" w:rsidRDefault="00483EA1" w:rsidP="00916253">
            <w:pPr>
              <w:spacing w:line="360" w:lineRule="exact"/>
              <w:ind w:firstLineChars="300" w:firstLine="600"/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</w:pPr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대표이사 </w:t>
            </w:r>
            <w:r w:rsidRPr="00CF5FE9"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  <w:t xml:space="preserve">           </w:t>
            </w:r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박 성 진  </w:t>
            </w:r>
            <w:r w:rsidRPr="00CF5FE9"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  <w:t>(</w:t>
            </w:r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>인)</w:t>
            </w:r>
          </w:p>
        </w:tc>
        <w:tc>
          <w:tcPr>
            <w:tcW w:w="4761" w:type="dxa"/>
          </w:tcPr>
          <w:p w14:paraId="2F364525" w14:textId="77777777" w:rsidR="00483EA1" w:rsidRPr="00CF5FE9" w:rsidRDefault="00416D0F" w:rsidP="00916253">
            <w:pPr>
              <w:spacing w:line="360" w:lineRule="exact"/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</w:pPr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대표자            </w:t>
            </w:r>
            <w:r w:rsidRPr="00CF5FE9"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  <w:t xml:space="preserve">       </w:t>
            </w:r>
            <w:r w:rsidR="00A455DE"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 </w:t>
            </w:r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 </w:t>
            </w:r>
            <w:r w:rsidR="00A455DE"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 </w:t>
            </w:r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 </w:t>
            </w:r>
            <w:r w:rsidR="00A455DE"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 </w:t>
            </w:r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 xml:space="preserve">  </w:t>
            </w:r>
            <w:r w:rsidRPr="00CF5FE9">
              <w:rPr>
                <w:rFonts w:asciiTheme="minorHAnsi" w:eastAsiaTheme="minorHAnsi" w:hAnsiTheme="minorHAnsi"/>
                <w:b/>
                <w:bCs/>
                <w:color w:val="000000"/>
                <w:szCs w:val="20"/>
              </w:rPr>
              <w:t>(</w:t>
            </w:r>
            <w:r w:rsidRPr="00CF5FE9">
              <w:rPr>
                <w:rFonts w:asciiTheme="minorHAnsi" w:eastAsiaTheme="minorHAnsi" w:hAnsiTheme="minorHAnsi" w:hint="eastAsia"/>
                <w:b/>
                <w:bCs/>
                <w:color w:val="000000"/>
                <w:szCs w:val="20"/>
              </w:rPr>
              <w:t>인)</w:t>
            </w:r>
          </w:p>
        </w:tc>
      </w:tr>
    </w:tbl>
    <w:p w14:paraId="45A2A43F" w14:textId="77777777" w:rsidR="00CF5FE9" w:rsidRPr="00CF5FE9" w:rsidRDefault="00CF5FE9" w:rsidP="00CF5FE9">
      <w:pPr>
        <w:spacing w:after="160" w:line="259" w:lineRule="auto"/>
        <w:jc w:val="left"/>
        <w:rPr>
          <w:rFonts w:asciiTheme="minorHAnsi" w:eastAsiaTheme="minorHAnsi" w:hAnsiTheme="minorHAnsi" w:cstheme="minorBidi"/>
          <w:b/>
          <w:szCs w:val="20"/>
        </w:rPr>
      </w:pPr>
    </w:p>
    <w:p w14:paraId="0B83E745" w14:textId="77777777" w:rsidR="00CF5FE9" w:rsidRPr="00CF5FE9" w:rsidRDefault="00CF5FE9" w:rsidP="00CF5FE9">
      <w:pPr>
        <w:spacing w:after="160" w:line="259" w:lineRule="auto"/>
        <w:jc w:val="left"/>
        <w:rPr>
          <w:rFonts w:asciiTheme="minorHAnsi" w:eastAsiaTheme="minorHAnsi" w:hAnsiTheme="minorHAnsi" w:cstheme="minorBidi"/>
          <w:b/>
          <w:szCs w:val="20"/>
        </w:rPr>
      </w:pPr>
      <w:r>
        <w:rPr>
          <w:rFonts w:asciiTheme="minorHAnsi" w:eastAsiaTheme="minorHAnsi" w:hAnsiTheme="minorHAnsi" w:cstheme="minorBidi" w:hint="eastAsia"/>
          <w:b/>
          <w:szCs w:val="20"/>
        </w:rPr>
        <w:t>[별첨</w:t>
      </w:r>
      <w:r>
        <w:rPr>
          <w:rFonts w:asciiTheme="minorHAnsi" w:eastAsiaTheme="minorHAnsi" w:hAnsiTheme="minorHAnsi" w:cstheme="minorBidi"/>
          <w:b/>
          <w:szCs w:val="20"/>
        </w:rPr>
        <w:t>1]</w:t>
      </w:r>
    </w:p>
    <w:p w14:paraId="5E4C087F" w14:textId="77777777" w:rsidR="00CF5FE9" w:rsidRPr="00033714" w:rsidRDefault="00CF5FE9" w:rsidP="00CF5FE9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sz w:val="48"/>
          <w:szCs w:val="48"/>
        </w:rPr>
      </w:pPr>
      <w:r w:rsidRPr="00033714">
        <w:rPr>
          <w:rFonts w:asciiTheme="minorHAnsi" w:eastAsiaTheme="minorHAnsi" w:hAnsiTheme="minorHAnsi" w:cstheme="minorBidi" w:hint="eastAsia"/>
          <w:b/>
          <w:sz w:val="48"/>
          <w:szCs w:val="48"/>
        </w:rPr>
        <w:t>전자세금계산서 이용준수 동의서</w:t>
      </w:r>
    </w:p>
    <w:p w14:paraId="25EEE673" w14:textId="77777777" w:rsidR="00CF5FE9" w:rsidRPr="00CF5FE9" w:rsidRDefault="00CF5FE9" w:rsidP="00CF5FE9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szCs w:val="20"/>
        </w:rPr>
      </w:pPr>
    </w:p>
    <w:p w14:paraId="590B9C59" w14:textId="77777777" w:rsidR="00CF5FE9" w:rsidRPr="00CF5FE9" w:rsidRDefault="00CF5FE9" w:rsidP="00CF5FE9">
      <w:pPr>
        <w:spacing w:after="160" w:line="259" w:lineRule="auto"/>
        <w:rPr>
          <w:rFonts w:asciiTheme="minorHAnsi" w:eastAsiaTheme="minorHAnsi" w:hAnsiTheme="minorHAnsi" w:cstheme="minorBidi"/>
          <w:szCs w:val="20"/>
        </w:rPr>
      </w:pPr>
      <w:proofErr w:type="gramStart"/>
      <w:r w:rsidRPr="00CF5FE9">
        <w:rPr>
          <w:rFonts w:asciiTheme="minorHAnsi" w:eastAsiaTheme="minorHAnsi" w:hAnsiTheme="minorHAnsi" w:cstheme="minorBidi" w:hint="eastAsia"/>
          <w:szCs w:val="20"/>
        </w:rPr>
        <w:t xml:space="preserve">[  </w:t>
      </w:r>
      <w:proofErr w:type="gramEnd"/>
      <w:r w:rsidRPr="00CF5FE9">
        <w:rPr>
          <w:rFonts w:asciiTheme="minorHAnsi" w:eastAsiaTheme="minorHAnsi" w:hAnsiTheme="minorHAnsi" w:cstheme="minorBidi" w:hint="eastAsia"/>
          <w:szCs w:val="20"/>
        </w:rPr>
        <w:t xml:space="preserve">                    ](이하 </w:t>
      </w:r>
      <w:r w:rsidRPr="00CF5FE9">
        <w:rPr>
          <w:rFonts w:asciiTheme="minorHAnsi" w:eastAsiaTheme="minorHAnsi" w:hAnsiTheme="minorHAnsi" w:cstheme="minorBidi"/>
          <w:szCs w:val="20"/>
        </w:rPr>
        <w:t>“</w:t>
      </w:r>
      <w:r w:rsidRPr="00CF5FE9">
        <w:rPr>
          <w:rFonts w:asciiTheme="minorHAnsi" w:eastAsiaTheme="minorHAnsi" w:hAnsiTheme="minorHAnsi" w:cstheme="minorBidi" w:hint="eastAsia"/>
          <w:szCs w:val="20"/>
        </w:rPr>
        <w:t>을</w:t>
      </w:r>
      <w:r w:rsidRPr="00CF5FE9">
        <w:rPr>
          <w:rFonts w:asciiTheme="minorHAnsi" w:eastAsiaTheme="minorHAnsi" w:hAnsiTheme="minorHAnsi" w:cstheme="minorBidi"/>
          <w:szCs w:val="20"/>
        </w:rPr>
        <w:t>”)</w:t>
      </w:r>
      <w:r w:rsidRPr="00CF5FE9">
        <w:rPr>
          <w:rFonts w:asciiTheme="minorHAnsi" w:eastAsiaTheme="minorHAnsi" w:hAnsiTheme="minorHAnsi" w:cstheme="minorBidi" w:hint="eastAsia"/>
          <w:szCs w:val="20"/>
        </w:rPr>
        <w:t xml:space="preserve">은 </w:t>
      </w:r>
      <w:r w:rsidRPr="00CF5FE9">
        <w:rPr>
          <w:rFonts w:asciiTheme="minorHAnsi" w:eastAsiaTheme="minorHAnsi" w:hAnsiTheme="minorHAnsi" w:cstheme="minorBidi"/>
          <w:szCs w:val="20"/>
        </w:rPr>
        <w:t>㈜</w:t>
      </w:r>
      <w:proofErr w:type="spellStart"/>
      <w:r w:rsidRPr="00CF5FE9">
        <w:rPr>
          <w:rFonts w:asciiTheme="minorHAnsi" w:eastAsiaTheme="minorHAnsi" w:hAnsiTheme="minorHAnsi" w:cstheme="minorBidi" w:hint="eastAsia"/>
          <w:szCs w:val="20"/>
        </w:rPr>
        <w:t>바로스</w:t>
      </w:r>
      <w:proofErr w:type="spellEnd"/>
      <w:r w:rsidRPr="00CF5FE9">
        <w:rPr>
          <w:rFonts w:asciiTheme="minorHAnsi" w:eastAsiaTheme="minorHAnsi" w:hAnsiTheme="minorHAnsi" w:cstheme="minorBidi" w:hint="eastAsia"/>
          <w:szCs w:val="20"/>
        </w:rPr>
        <w:t xml:space="preserve">(이하 </w:t>
      </w:r>
      <w:r w:rsidRPr="00CF5FE9">
        <w:rPr>
          <w:rFonts w:asciiTheme="minorHAnsi" w:eastAsiaTheme="minorHAnsi" w:hAnsiTheme="minorHAnsi" w:cstheme="minorBidi"/>
          <w:szCs w:val="20"/>
        </w:rPr>
        <w:t>“</w:t>
      </w:r>
      <w:r w:rsidRPr="00CF5FE9">
        <w:rPr>
          <w:rFonts w:asciiTheme="minorHAnsi" w:eastAsiaTheme="minorHAnsi" w:hAnsiTheme="minorHAnsi" w:cstheme="minorBidi" w:hint="eastAsia"/>
          <w:szCs w:val="20"/>
        </w:rPr>
        <w:t>갑</w:t>
      </w:r>
      <w:r w:rsidRPr="00CF5FE9">
        <w:rPr>
          <w:rFonts w:asciiTheme="minorHAnsi" w:eastAsiaTheme="minorHAnsi" w:hAnsiTheme="minorHAnsi" w:cstheme="minorBidi"/>
          <w:szCs w:val="20"/>
        </w:rPr>
        <w:t>”)</w:t>
      </w:r>
      <w:r w:rsidRPr="00CF5FE9">
        <w:rPr>
          <w:rFonts w:asciiTheme="minorHAnsi" w:eastAsiaTheme="minorHAnsi" w:hAnsiTheme="minorHAnsi" w:cstheme="minorBidi" w:hint="eastAsia"/>
          <w:szCs w:val="20"/>
        </w:rPr>
        <w:t xml:space="preserve">의 당사자로 하는 재화 및 </w:t>
      </w:r>
      <w:r w:rsidRPr="00CF5FE9">
        <w:rPr>
          <w:rFonts w:asciiTheme="minorHAnsi" w:eastAsiaTheme="minorHAnsi" w:hAnsiTheme="minorHAnsi" w:cstheme="minorBidi"/>
          <w:szCs w:val="20"/>
        </w:rPr>
        <w:t xml:space="preserve">용역의 </w:t>
      </w:r>
      <w:r w:rsidRPr="00CF5FE9">
        <w:rPr>
          <w:rFonts w:asciiTheme="minorHAnsi" w:eastAsiaTheme="minorHAnsi" w:hAnsiTheme="minorHAnsi" w:cstheme="minorBidi" w:hint="eastAsia"/>
          <w:szCs w:val="20"/>
        </w:rPr>
        <w:t>거래에 따른 세금계산서의 발행/교부와 관련하여 다음 사항을 준수할 것을 동의합니다.</w:t>
      </w:r>
    </w:p>
    <w:p w14:paraId="2D79E29E" w14:textId="77777777" w:rsidR="00CF5FE9" w:rsidRPr="00CF5FE9" w:rsidRDefault="00CF5FE9" w:rsidP="00CF5FE9">
      <w:pPr>
        <w:spacing w:after="160" w:line="259" w:lineRule="auto"/>
        <w:rPr>
          <w:rFonts w:asciiTheme="minorHAnsi" w:eastAsiaTheme="minorHAnsi" w:hAnsiTheme="minorHAnsi" w:cstheme="minorBidi"/>
          <w:szCs w:val="20"/>
        </w:rPr>
      </w:pPr>
    </w:p>
    <w:p w14:paraId="37F78A89" w14:textId="77777777" w:rsidR="00CF5FE9" w:rsidRPr="00CF5FE9" w:rsidRDefault="00CF5FE9" w:rsidP="00CF5FE9">
      <w:pPr>
        <w:spacing w:after="160" w:line="259" w:lineRule="auto"/>
        <w:rPr>
          <w:rFonts w:asciiTheme="minorHAnsi" w:eastAsiaTheme="minorHAnsi" w:hAnsiTheme="minorHAnsi" w:cstheme="minorBidi"/>
          <w:szCs w:val="20"/>
        </w:rPr>
      </w:pPr>
      <w:r w:rsidRPr="00CF5FE9">
        <w:rPr>
          <w:rFonts w:asciiTheme="minorHAnsi" w:eastAsiaTheme="minorHAnsi" w:hAnsiTheme="minorHAnsi" w:cstheme="minorBidi"/>
          <w:szCs w:val="20"/>
        </w:rPr>
        <w:t>1. “</w:t>
      </w:r>
      <w:r w:rsidRPr="00CF5FE9">
        <w:rPr>
          <w:rFonts w:asciiTheme="minorHAnsi" w:eastAsiaTheme="minorHAnsi" w:hAnsiTheme="minorHAnsi" w:cstheme="minorBidi" w:hint="eastAsia"/>
          <w:szCs w:val="20"/>
        </w:rPr>
        <w:t>을</w:t>
      </w:r>
      <w:r w:rsidRPr="00CF5FE9">
        <w:rPr>
          <w:rFonts w:asciiTheme="minorHAnsi" w:eastAsiaTheme="minorHAnsi" w:hAnsiTheme="minorHAnsi" w:cstheme="minorBidi"/>
          <w:szCs w:val="20"/>
        </w:rPr>
        <w:t>”</w:t>
      </w:r>
      <w:r w:rsidRPr="00CF5FE9">
        <w:rPr>
          <w:rFonts w:asciiTheme="minorHAnsi" w:eastAsiaTheme="minorHAnsi" w:hAnsiTheme="minorHAnsi" w:cstheme="minorBidi" w:hint="eastAsia"/>
          <w:szCs w:val="20"/>
        </w:rPr>
        <w:t xml:space="preserve">은 </w:t>
      </w:r>
      <w:r w:rsidRPr="00CF5FE9">
        <w:rPr>
          <w:rFonts w:asciiTheme="minorHAnsi" w:eastAsiaTheme="minorHAnsi" w:hAnsiTheme="minorHAnsi" w:cstheme="minorBidi"/>
          <w:szCs w:val="20"/>
        </w:rPr>
        <w:t>“</w:t>
      </w:r>
      <w:r w:rsidRPr="00CF5FE9">
        <w:rPr>
          <w:rFonts w:asciiTheme="minorHAnsi" w:eastAsiaTheme="minorHAnsi" w:hAnsiTheme="minorHAnsi" w:cstheme="minorBidi" w:hint="eastAsia"/>
          <w:szCs w:val="20"/>
        </w:rPr>
        <w:t>갑</w:t>
      </w:r>
      <w:r w:rsidRPr="00CF5FE9">
        <w:rPr>
          <w:rFonts w:asciiTheme="minorHAnsi" w:eastAsiaTheme="minorHAnsi" w:hAnsiTheme="minorHAnsi" w:cstheme="minorBidi"/>
          <w:szCs w:val="20"/>
        </w:rPr>
        <w:t>”</w:t>
      </w:r>
      <w:r w:rsidRPr="00CF5FE9">
        <w:rPr>
          <w:rFonts w:asciiTheme="minorHAnsi" w:eastAsiaTheme="minorHAnsi" w:hAnsiTheme="minorHAnsi" w:cstheme="minorBidi" w:hint="eastAsia"/>
          <w:szCs w:val="20"/>
        </w:rPr>
        <w:t>에게 재화 또는 용역을 공급하는 때에 세금계산서를 교부하여야 합니다.</w:t>
      </w:r>
    </w:p>
    <w:p w14:paraId="2E8A7A05" w14:textId="77777777" w:rsidR="00CF5FE9" w:rsidRPr="00CF5FE9" w:rsidRDefault="00CF5FE9" w:rsidP="00CF5FE9">
      <w:pPr>
        <w:spacing w:after="160" w:line="259" w:lineRule="auto"/>
        <w:rPr>
          <w:rFonts w:asciiTheme="minorHAnsi" w:eastAsiaTheme="minorHAnsi" w:hAnsiTheme="minorHAnsi" w:cstheme="minorBidi"/>
          <w:szCs w:val="20"/>
        </w:rPr>
      </w:pPr>
    </w:p>
    <w:p w14:paraId="1177D9E7" w14:textId="77777777" w:rsidR="00CF5FE9" w:rsidRPr="00CF5FE9" w:rsidRDefault="00CF5FE9" w:rsidP="00CF5FE9">
      <w:pPr>
        <w:spacing w:after="160" w:line="259" w:lineRule="auto"/>
        <w:rPr>
          <w:rFonts w:asciiTheme="minorHAnsi" w:eastAsiaTheme="minorHAnsi" w:hAnsiTheme="minorHAnsi" w:cstheme="minorBidi"/>
          <w:szCs w:val="20"/>
        </w:rPr>
      </w:pPr>
      <w:r w:rsidRPr="00CF5FE9">
        <w:rPr>
          <w:rFonts w:asciiTheme="minorHAnsi" w:eastAsiaTheme="minorHAnsi" w:hAnsiTheme="minorHAnsi" w:cstheme="minorBidi"/>
          <w:szCs w:val="20"/>
        </w:rPr>
        <w:t>2. “</w:t>
      </w:r>
      <w:r w:rsidRPr="00CF5FE9">
        <w:rPr>
          <w:rFonts w:asciiTheme="minorHAnsi" w:eastAsiaTheme="minorHAnsi" w:hAnsiTheme="minorHAnsi" w:cstheme="minorBidi" w:hint="eastAsia"/>
          <w:szCs w:val="20"/>
        </w:rPr>
        <w:t>을</w:t>
      </w:r>
      <w:r w:rsidRPr="00CF5FE9">
        <w:rPr>
          <w:rFonts w:asciiTheme="minorHAnsi" w:eastAsiaTheme="minorHAnsi" w:hAnsiTheme="minorHAnsi" w:cstheme="minorBidi"/>
          <w:szCs w:val="20"/>
        </w:rPr>
        <w:t>”</w:t>
      </w:r>
      <w:r w:rsidRPr="00CF5FE9">
        <w:rPr>
          <w:rFonts w:asciiTheme="minorHAnsi" w:eastAsiaTheme="minorHAnsi" w:hAnsiTheme="minorHAnsi" w:cstheme="minorBidi" w:hint="eastAsia"/>
          <w:szCs w:val="20"/>
        </w:rPr>
        <w:t>은 전자서명법에서 정하는 공인인증기관의 인증을 통해 전자서명의 수단으로 세금계산서를 발행/교부하여야 합니다.</w:t>
      </w:r>
      <w:r w:rsidRPr="00CF5FE9">
        <w:rPr>
          <w:rFonts w:asciiTheme="minorHAnsi" w:eastAsiaTheme="minorHAnsi" w:hAnsiTheme="minorHAnsi" w:cstheme="minorBidi"/>
          <w:szCs w:val="20"/>
        </w:rPr>
        <w:t xml:space="preserve"> </w:t>
      </w:r>
      <w:r w:rsidRPr="00CF5FE9">
        <w:rPr>
          <w:rFonts w:asciiTheme="minorHAnsi" w:eastAsiaTheme="minorHAnsi" w:hAnsiTheme="minorHAnsi" w:cstheme="minorBidi" w:hint="eastAsia"/>
          <w:szCs w:val="20"/>
        </w:rPr>
        <w:t>이 경우 반드시 범용 공인인증서를 소지하여야 합니다.</w:t>
      </w:r>
    </w:p>
    <w:p w14:paraId="3DEF1C5B" w14:textId="77777777" w:rsidR="00CF5FE9" w:rsidRPr="00CF5FE9" w:rsidRDefault="00CF5FE9" w:rsidP="00CF5FE9">
      <w:pPr>
        <w:spacing w:after="160" w:line="259" w:lineRule="auto"/>
        <w:rPr>
          <w:rFonts w:asciiTheme="minorHAnsi" w:eastAsiaTheme="minorHAnsi" w:hAnsiTheme="minorHAnsi" w:cstheme="minorBidi"/>
          <w:szCs w:val="20"/>
        </w:rPr>
      </w:pPr>
    </w:p>
    <w:p w14:paraId="191F93B2" w14:textId="77777777" w:rsidR="00CF5FE9" w:rsidRPr="00CF5FE9" w:rsidRDefault="00CF5FE9" w:rsidP="00CF5FE9">
      <w:pPr>
        <w:spacing w:after="160" w:line="259" w:lineRule="auto"/>
        <w:rPr>
          <w:rFonts w:asciiTheme="minorHAnsi" w:eastAsiaTheme="minorHAnsi" w:hAnsiTheme="minorHAnsi" w:cstheme="minorBidi"/>
          <w:szCs w:val="20"/>
        </w:rPr>
      </w:pPr>
      <w:r w:rsidRPr="00CF5FE9">
        <w:rPr>
          <w:rFonts w:asciiTheme="minorHAnsi" w:eastAsiaTheme="minorHAnsi" w:hAnsiTheme="minorHAnsi" w:cstheme="minorBidi"/>
          <w:szCs w:val="20"/>
        </w:rPr>
        <w:t xml:space="preserve">3. </w:t>
      </w:r>
      <w:r w:rsidRPr="00CF5FE9">
        <w:rPr>
          <w:rFonts w:asciiTheme="minorHAnsi" w:eastAsiaTheme="minorHAnsi" w:hAnsiTheme="minorHAnsi" w:cstheme="minorBidi" w:hint="eastAsia"/>
          <w:szCs w:val="20"/>
        </w:rPr>
        <w:t xml:space="preserve">전항의 세금계산서 발행/교부 누락 및 오신고를 방지하고 상호간 실무적 편의를 위해 매입세금계산서를 전자로 </w:t>
      </w:r>
      <w:proofErr w:type="spellStart"/>
      <w:r w:rsidRPr="00CF5FE9">
        <w:rPr>
          <w:rFonts w:asciiTheme="minorHAnsi" w:eastAsiaTheme="minorHAnsi" w:hAnsiTheme="minorHAnsi" w:cstheme="minorBidi" w:hint="eastAsia"/>
          <w:szCs w:val="20"/>
        </w:rPr>
        <w:t>역발행하는</w:t>
      </w:r>
      <w:proofErr w:type="spellEnd"/>
      <w:r w:rsidRPr="00CF5FE9">
        <w:rPr>
          <w:rFonts w:asciiTheme="minorHAnsi" w:eastAsiaTheme="minorHAnsi" w:hAnsiTheme="minorHAnsi" w:cstheme="minorBidi" w:hint="eastAsia"/>
          <w:szCs w:val="20"/>
        </w:rPr>
        <w:t xml:space="preserve"> 방법을 도입하여 </w:t>
      </w:r>
      <w:r w:rsidRPr="00CF5FE9">
        <w:rPr>
          <w:rFonts w:asciiTheme="minorHAnsi" w:eastAsiaTheme="minorHAnsi" w:hAnsiTheme="minorHAnsi" w:cstheme="minorBidi"/>
          <w:szCs w:val="20"/>
        </w:rPr>
        <w:t>“</w:t>
      </w:r>
      <w:r w:rsidRPr="00CF5FE9">
        <w:rPr>
          <w:rFonts w:asciiTheme="minorHAnsi" w:eastAsiaTheme="minorHAnsi" w:hAnsiTheme="minorHAnsi" w:cstheme="minorBidi" w:hint="eastAsia"/>
          <w:szCs w:val="20"/>
        </w:rPr>
        <w:t>을</w:t>
      </w:r>
      <w:r w:rsidRPr="00CF5FE9">
        <w:rPr>
          <w:rFonts w:asciiTheme="minorHAnsi" w:eastAsiaTheme="minorHAnsi" w:hAnsiTheme="minorHAnsi" w:cstheme="minorBidi"/>
          <w:szCs w:val="20"/>
        </w:rPr>
        <w:t>”</w:t>
      </w:r>
      <w:r w:rsidRPr="00CF5FE9">
        <w:rPr>
          <w:rFonts w:asciiTheme="minorHAnsi" w:eastAsiaTheme="minorHAnsi" w:hAnsiTheme="minorHAnsi" w:cstheme="minorBidi" w:hint="eastAsia"/>
          <w:szCs w:val="20"/>
        </w:rPr>
        <w:t xml:space="preserve">은 </w:t>
      </w:r>
      <w:proofErr w:type="spellStart"/>
      <w:r w:rsidRPr="00CF5FE9">
        <w:rPr>
          <w:rFonts w:asciiTheme="minorHAnsi" w:eastAsiaTheme="minorHAnsi" w:hAnsiTheme="minorHAnsi" w:cstheme="minorBidi" w:hint="eastAsia"/>
          <w:szCs w:val="20"/>
        </w:rPr>
        <w:t>스마트빌에서</w:t>
      </w:r>
      <w:proofErr w:type="spellEnd"/>
      <w:r w:rsidRPr="00CF5FE9">
        <w:rPr>
          <w:rFonts w:asciiTheme="minorHAnsi" w:eastAsiaTheme="minorHAnsi" w:hAnsiTheme="minorHAnsi" w:cstheme="minorBidi" w:hint="eastAsia"/>
          <w:szCs w:val="20"/>
        </w:rPr>
        <w:t xml:space="preserve"> </w:t>
      </w:r>
      <w:r w:rsidRPr="00CF5FE9">
        <w:rPr>
          <w:rFonts w:asciiTheme="minorHAnsi" w:eastAsiaTheme="minorHAnsi" w:hAnsiTheme="minorHAnsi" w:cstheme="minorBidi"/>
          <w:szCs w:val="20"/>
        </w:rPr>
        <w:t>“</w:t>
      </w:r>
      <w:r w:rsidRPr="00CF5FE9">
        <w:rPr>
          <w:rFonts w:asciiTheme="minorHAnsi" w:eastAsiaTheme="minorHAnsi" w:hAnsiTheme="minorHAnsi" w:cstheme="minorBidi" w:hint="eastAsia"/>
          <w:szCs w:val="20"/>
        </w:rPr>
        <w:t>갑</w:t>
      </w:r>
      <w:r w:rsidRPr="00CF5FE9">
        <w:rPr>
          <w:rFonts w:asciiTheme="minorHAnsi" w:eastAsiaTheme="minorHAnsi" w:hAnsiTheme="minorHAnsi" w:cstheme="minorBidi"/>
          <w:szCs w:val="20"/>
        </w:rPr>
        <w:t>”</w:t>
      </w:r>
      <w:r w:rsidRPr="00CF5FE9">
        <w:rPr>
          <w:rFonts w:asciiTheme="minorHAnsi" w:eastAsiaTheme="minorHAnsi" w:hAnsiTheme="minorHAnsi" w:cstheme="minorBidi" w:hint="eastAsia"/>
          <w:szCs w:val="20"/>
        </w:rPr>
        <w:t xml:space="preserve">이 요청한 전자세금계산서를 익월 </w:t>
      </w:r>
      <w:r w:rsidRPr="00CF5FE9">
        <w:rPr>
          <w:rFonts w:asciiTheme="minorHAnsi" w:eastAsiaTheme="minorHAnsi" w:hAnsiTheme="minorHAnsi" w:cstheme="minorBidi"/>
          <w:szCs w:val="20"/>
        </w:rPr>
        <w:t>10</w:t>
      </w:r>
      <w:r w:rsidRPr="00CF5FE9">
        <w:rPr>
          <w:rFonts w:asciiTheme="minorHAnsi" w:eastAsiaTheme="minorHAnsi" w:hAnsiTheme="minorHAnsi" w:cstheme="minorBidi" w:hint="eastAsia"/>
          <w:szCs w:val="20"/>
        </w:rPr>
        <w:t>일(10일이 비영업일인 경우 다음 영업일)까지 발행/교부하여야 합니다.</w:t>
      </w:r>
    </w:p>
    <w:p w14:paraId="6B71D5D3" w14:textId="77777777" w:rsidR="00CF5FE9" w:rsidRPr="00CF5FE9" w:rsidRDefault="00CF5FE9" w:rsidP="00CF5FE9">
      <w:pPr>
        <w:spacing w:after="160" w:line="259" w:lineRule="auto"/>
        <w:rPr>
          <w:rFonts w:asciiTheme="minorHAnsi" w:eastAsiaTheme="minorHAnsi" w:hAnsiTheme="minorHAnsi" w:cstheme="minorBidi"/>
          <w:szCs w:val="20"/>
        </w:rPr>
      </w:pPr>
    </w:p>
    <w:p w14:paraId="0924E868" w14:textId="77777777" w:rsidR="00CF5FE9" w:rsidRPr="00CF5FE9" w:rsidRDefault="00CF5FE9" w:rsidP="00CF5FE9">
      <w:pPr>
        <w:spacing w:after="160" w:line="259" w:lineRule="auto"/>
        <w:rPr>
          <w:rFonts w:asciiTheme="minorHAnsi" w:eastAsiaTheme="minorHAnsi" w:hAnsiTheme="minorHAnsi" w:cstheme="minorBidi"/>
          <w:szCs w:val="20"/>
        </w:rPr>
      </w:pPr>
      <w:r w:rsidRPr="00CF5FE9">
        <w:rPr>
          <w:rFonts w:asciiTheme="minorHAnsi" w:eastAsiaTheme="minorHAnsi" w:hAnsiTheme="minorHAnsi" w:cstheme="minorBidi"/>
          <w:szCs w:val="20"/>
        </w:rPr>
        <w:t>4. “</w:t>
      </w:r>
      <w:r w:rsidRPr="00CF5FE9">
        <w:rPr>
          <w:rFonts w:asciiTheme="minorHAnsi" w:eastAsiaTheme="minorHAnsi" w:hAnsiTheme="minorHAnsi" w:cstheme="minorBidi" w:hint="eastAsia"/>
          <w:szCs w:val="20"/>
        </w:rPr>
        <w:t>을</w:t>
      </w:r>
      <w:r w:rsidRPr="00CF5FE9">
        <w:rPr>
          <w:rFonts w:asciiTheme="minorHAnsi" w:eastAsiaTheme="minorHAnsi" w:hAnsiTheme="minorHAnsi" w:cstheme="minorBidi"/>
          <w:szCs w:val="20"/>
        </w:rPr>
        <w:t>”</w:t>
      </w:r>
      <w:r w:rsidRPr="00CF5FE9">
        <w:rPr>
          <w:rFonts w:asciiTheme="minorHAnsi" w:eastAsiaTheme="minorHAnsi" w:hAnsiTheme="minorHAnsi" w:cstheme="minorBidi" w:hint="eastAsia"/>
          <w:szCs w:val="20"/>
        </w:rPr>
        <w:t>의 과세유형이 변경된 경우,</w:t>
      </w:r>
      <w:r w:rsidRPr="00CF5FE9">
        <w:rPr>
          <w:rFonts w:asciiTheme="minorHAnsi" w:eastAsiaTheme="minorHAnsi" w:hAnsiTheme="minorHAnsi" w:cstheme="minorBidi"/>
          <w:szCs w:val="20"/>
        </w:rPr>
        <w:t xml:space="preserve"> </w:t>
      </w:r>
      <w:r w:rsidRPr="00CF5FE9">
        <w:rPr>
          <w:rFonts w:asciiTheme="minorHAnsi" w:eastAsiaTheme="minorHAnsi" w:hAnsiTheme="minorHAnsi" w:cstheme="minorBidi" w:hint="eastAsia"/>
          <w:szCs w:val="20"/>
        </w:rPr>
        <w:t xml:space="preserve">해당 연도 </w:t>
      </w:r>
      <w:r w:rsidRPr="00CF5FE9">
        <w:rPr>
          <w:rFonts w:asciiTheme="minorHAnsi" w:eastAsiaTheme="minorHAnsi" w:hAnsiTheme="minorHAnsi" w:cstheme="minorBidi"/>
          <w:szCs w:val="20"/>
        </w:rPr>
        <w:t>6</w:t>
      </w:r>
      <w:r w:rsidRPr="00CF5FE9">
        <w:rPr>
          <w:rFonts w:asciiTheme="minorHAnsi" w:eastAsiaTheme="minorHAnsi" w:hAnsiTheme="minorHAnsi" w:cstheme="minorBidi" w:hint="eastAsia"/>
          <w:szCs w:val="20"/>
        </w:rPr>
        <w:t xml:space="preserve">월 </w:t>
      </w:r>
      <w:r w:rsidRPr="00CF5FE9">
        <w:rPr>
          <w:rFonts w:asciiTheme="minorHAnsi" w:eastAsiaTheme="minorHAnsi" w:hAnsiTheme="minorHAnsi" w:cstheme="minorBidi"/>
          <w:szCs w:val="20"/>
        </w:rPr>
        <w:t>15</w:t>
      </w:r>
      <w:r w:rsidRPr="00CF5FE9">
        <w:rPr>
          <w:rFonts w:asciiTheme="minorHAnsi" w:eastAsiaTheme="minorHAnsi" w:hAnsiTheme="minorHAnsi" w:cstheme="minorBidi" w:hint="eastAsia"/>
          <w:szCs w:val="20"/>
        </w:rPr>
        <w:t xml:space="preserve">일까지 </w:t>
      </w:r>
      <w:r w:rsidRPr="00CF5FE9">
        <w:rPr>
          <w:rFonts w:asciiTheme="minorHAnsi" w:eastAsiaTheme="minorHAnsi" w:hAnsiTheme="minorHAnsi" w:cstheme="minorBidi"/>
          <w:szCs w:val="20"/>
        </w:rPr>
        <w:t>“</w:t>
      </w:r>
      <w:r w:rsidRPr="00CF5FE9">
        <w:rPr>
          <w:rFonts w:asciiTheme="minorHAnsi" w:eastAsiaTheme="minorHAnsi" w:hAnsiTheme="minorHAnsi" w:cstheme="minorBidi" w:hint="eastAsia"/>
          <w:szCs w:val="20"/>
        </w:rPr>
        <w:t>갑</w:t>
      </w:r>
      <w:r w:rsidRPr="00CF5FE9">
        <w:rPr>
          <w:rFonts w:asciiTheme="minorHAnsi" w:eastAsiaTheme="minorHAnsi" w:hAnsiTheme="minorHAnsi" w:cstheme="minorBidi"/>
          <w:szCs w:val="20"/>
        </w:rPr>
        <w:t>”</w:t>
      </w:r>
      <w:r w:rsidRPr="00CF5FE9">
        <w:rPr>
          <w:rFonts w:asciiTheme="minorHAnsi" w:eastAsiaTheme="minorHAnsi" w:hAnsiTheme="minorHAnsi" w:cstheme="minorBidi" w:hint="eastAsia"/>
          <w:szCs w:val="20"/>
        </w:rPr>
        <w:t>에게 본인의 과세유형 변경내역을</w:t>
      </w:r>
      <w:r w:rsidRPr="00CF5FE9">
        <w:rPr>
          <w:rFonts w:asciiTheme="minorHAnsi" w:eastAsiaTheme="minorHAnsi" w:hAnsiTheme="minorHAnsi" w:cstheme="minorBidi"/>
          <w:szCs w:val="20"/>
        </w:rPr>
        <w:t xml:space="preserve"> </w:t>
      </w:r>
      <w:r w:rsidRPr="00CF5FE9">
        <w:rPr>
          <w:rFonts w:asciiTheme="minorHAnsi" w:eastAsiaTheme="minorHAnsi" w:hAnsiTheme="minorHAnsi" w:cstheme="minorBidi" w:hint="eastAsia"/>
          <w:szCs w:val="20"/>
        </w:rPr>
        <w:t>통지하여야 한다.</w:t>
      </w:r>
      <w:r w:rsidRPr="00CF5FE9">
        <w:rPr>
          <w:rFonts w:asciiTheme="minorHAnsi" w:eastAsiaTheme="minorHAnsi" w:hAnsiTheme="minorHAnsi" w:cstheme="minorBidi"/>
          <w:szCs w:val="20"/>
        </w:rPr>
        <w:t xml:space="preserve"> “</w:t>
      </w:r>
      <w:r w:rsidRPr="00CF5FE9">
        <w:rPr>
          <w:rFonts w:asciiTheme="minorHAnsi" w:eastAsiaTheme="minorHAnsi" w:hAnsiTheme="minorHAnsi" w:cstheme="minorBidi" w:hint="eastAsia"/>
          <w:szCs w:val="20"/>
        </w:rPr>
        <w:t>을</w:t>
      </w:r>
      <w:r w:rsidRPr="00CF5FE9">
        <w:rPr>
          <w:rFonts w:asciiTheme="minorHAnsi" w:eastAsiaTheme="minorHAnsi" w:hAnsiTheme="minorHAnsi" w:cstheme="minorBidi"/>
          <w:szCs w:val="20"/>
        </w:rPr>
        <w:t>”</w:t>
      </w:r>
      <w:r w:rsidRPr="00CF5FE9">
        <w:rPr>
          <w:rFonts w:asciiTheme="minorHAnsi" w:eastAsiaTheme="minorHAnsi" w:hAnsiTheme="minorHAnsi" w:cstheme="minorBidi" w:hint="eastAsia"/>
          <w:szCs w:val="20"/>
        </w:rPr>
        <w:t>의</w:t>
      </w:r>
      <w:r w:rsidRPr="00CF5FE9">
        <w:rPr>
          <w:rFonts w:asciiTheme="minorHAnsi" w:eastAsiaTheme="minorHAnsi" w:hAnsiTheme="minorHAnsi" w:cstheme="minorBidi"/>
          <w:szCs w:val="20"/>
        </w:rPr>
        <w:t xml:space="preserve"> </w:t>
      </w:r>
      <w:r w:rsidRPr="00CF5FE9">
        <w:rPr>
          <w:rFonts w:asciiTheme="minorHAnsi" w:eastAsiaTheme="minorHAnsi" w:hAnsiTheme="minorHAnsi" w:cstheme="minorBidi" w:hint="eastAsia"/>
          <w:szCs w:val="20"/>
        </w:rPr>
        <w:t xml:space="preserve">해당 통지를 누락하여 발생하는 모든 손해는 </w:t>
      </w:r>
      <w:r w:rsidRPr="00CF5FE9">
        <w:rPr>
          <w:rFonts w:asciiTheme="minorHAnsi" w:eastAsiaTheme="minorHAnsi" w:hAnsiTheme="minorHAnsi" w:cstheme="minorBidi"/>
          <w:szCs w:val="20"/>
        </w:rPr>
        <w:t>“</w:t>
      </w:r>
      <w:r w:rsidRPr="00CF5FE9">
        <w:rPr>
          <w:rFonts w:asciiTheme="minorHAnsi" w:eastAsiaTheme="minorHAnsi" w:hAnsiTheme="minorHAnsi" w:cstheme="minorBidi" w:hint="eastAsia"/>
          <w:szCs w:val="20"/>
        </w:rPr>
        <w:t>을</w:t>
      </w:r>
      <w:r w:rsidRPr="00CF5FE9">
        <w:rPr>
          <w:rFonts w:asciiTheme="minorHAnsi" w:eastAsiaTheme="minorHAnsi" w:hAnsiTheme="minorHAnsi" w:cstheme="minorBidi"/>
          <w:szCs w:val="20"/>
        </w:rPr>
        <w:t>”</w:t>
      </w:r>
      <w:r w:rsidRPr="00CF5FE9">
        <w:rPr>
          <w:rFonts w:asciiTheme="minorHAnsi" w:eastAsiaTheme="minorHAnsi" w:hAnsiTheme="minorHAnsi" w:cstheme="minorBidi" w:hint="eastAsia"/>
          <w:szCs w:val="20"/>
        </w:rPr>
        <w:t>이 부담한다.</w:t>
      </w:r>
    </w:p>
    <w:p w14:paraId="67F48EDB" w14:textId="77777777" w:rsidR="00CF5FE9" w:rsidRPr="00CF5FE9" w:rsidRDefault="00CF5FE9" w:rsidP="00CF5FE9">
      <w:pPr>
        <w:spacing w:after="160" w:line="259" w:lineRule="auto"/>
        <w:rPr>
          <w:rFonts w:asciiTheme="minorHAnsi" w:eastAsiaTheme="minorHAnsi" w:hAnsiTheme="minorHAnsi" w:cstheme="minorBidi"/>
          <w:szCs w:val="20"/>
        </w:rPr>
      </w:pPr>
    </w:p>
    <w:p w14:paraId="2C1966CA" w14:textId="77777777" w:rsidR="00CF5FE9" w:rsidRPr="00CF5FE9" w:rsidRDefault="00CF5FE9" w:rsidP="00CF5FE9">
      <w:pPr>
        <w:spacing w:after="160" w:line="259" w:lineRule="auto"/>
        <w:rPr>
          <w:rFonts w:asciiTheme="minorHAnsi" w:eastAsiaTheme="minorHAnsi" w:hAnsiTheme="minorHAnsi" w:cstheme="minorBidi"/>
          <w:szCs w:val="20"/>
        </w:rPr>
      </w:pPr>
      <w:r w:rsidRPr="00CF5FE9">
        <w:rPr>
          <w:rFonts w:asciiTheme="minorHAnsi" w:eastAsiaTheme="minorHAnsi" w:hAnsiTheme="minorHAnsi" w:cstheme="minorBidi"/>
          <w:szCs w:val="20"/>
        </w:rPr>
        <w:lastRenderedPageBreak/>
        <w:t xml:space="preserve">5. </w:t>
      </w:r>
      <w:r w:rsidRPr="00CF5FE9">
        <w:rPr>
          <w:rFonts w:asciiTheme="minorHAnsi" w:eastAsiaTheme="minorHAnsi" w:hAnsiTheme="minorHAnsi" w:cstheme="minorBidi" w:hint="eastAsia"/>
          <w:szCs w:val="20"/>
        </w:rPr>
        <w:t xml:space="preserve">부가가치세법상 </w:t>
      </w:r>
      <w:proofErr w:type="spellStart"/>
      <w:r w:rsidRPr="00CF5FE9">
        <w:rPr>
          <w:rFonts w:asciiTheme="minorHAnsi" w:eastAsiaTheme="minorHAnsi" w:hAnsiTheme="minorHAnsi" w:cstheme="minorBidi" w:hint="eastAsia"/>
          <w:szCs w:val="20"/>
        </w:rPr>
        <w:t>역발행</w:t>
      </w:r>
      <w:proofErr w:type="spellEnd"/>
      <w:r w:rsidRPr="00CF5FE9">
        <w:rPr>
          <w:rFonts w:asciiTheme="minorHAnsi" w:eastAsiaTheme="minorHAnsi" w:hAnsiTheme="minorHAnsi" w:cstheme="minorBidi" w:hint="eastAsia"/>
          <w:szCs w:val="20"/>
        </w:rPr>
        <w:t xml:space="preserve"> </w:t>
      </w:r>
      <w:proofErr w:type="spellStart"/>
      <w:r w:rsidRPr="00CF5FE9">
        <w:rPr>
          <w:rFonts w:asciiTheme="minorHAnsi" w:eastAsiaTheme="minorHAnsi" w:hAnsiTheme="minorHAnsi" w:cstheme="minorBidi" w:hint="eastAsia"/>
          <w:szCs w:val="20"/>
        </w:rPr>
        <w:t>미승인</w:t>
      </w:r>
      <w:proofErr w:type="spellEnd"/>
      <w:r w:rsidRPr="00CF5FE9">
        <w:rPr>
          <w:rFonts w:asciiTheme="minorHAnsi" w:eastAsiaTheme="minorHAnsi" w:hAnsiTheme="minorHAnsi" w:cstheme="minorBidi" w:hint="eastAsia"/>
          <w:szCs w:val="20"/>
        </w:rPr>
        <w:t xml:space="preserve"> 또는 지연승인으로 인해 발생하는 가산세 등의 책임은 </w:t>
      </w:r>
      <w:r w:rsidRPr="00CF5FE9">
        <w:rPr>
          <w:rFonts w:asciiTheme="minorHAnsi" w:eastAsiaTheme="minorHAnsi" w:hAnsiTheme="minorHAnsi" w:cstheme="minorBidi"/>
          <w:szCs w:val="20"/>
        </w:rPr>
        <w:t>“</w:t>
      </w:r>
      <w:r w:rsidRPr="00CF5FE9">
        <w:rPr>
          <w:rFonts w:asciiTheme="minorHAnsi" w:eastAsiaTheme="minorHAnsi" w:hAnsiTheme="minorHAnsi" w:cstheme="minorBidi" w:hint="eastAsia"/>
          <w:szCs w:val="20"/>
        </w:rPr>
        <w:t>을</w:t>
      </w:r>
      <w:r w:rsidRPr="00CF5FE9">
        <w:rPr>
          <w:rFonts w:asciiTheme="minorHAnsi" w:eastAsiaTheme="minorHAnsi" w:hAnsiTheme="minorHAnsi" w:cstheme="minorBidi"/>
          <w:szCs w:val="20"/>
        </w:rPr>
        <w:t>”</w:t>
      </w:r>
      <w:r w:rsidRPr="00CF5FE9">
        <w:rPr>
          <w:rFonts w:asciiTheme="minorHAnsi" w:eastAsiaTheme="minorHAnsi" w:hAnsiTheme="minorHAnsi" w:cstheme="minorBidi" w:hint="eastAsia"/>
          <w:szCs w:val="20"/>
        </w:rPr>
        <w:t>이 부담합니다.</w:t>
      </w:r>
      <w:r w:rsidRPr="00CF5FE9">
        <w:rPr>
          <w:rFonts w:asciiTheme="minorHAnsi" w:eastAsiaTheme="minorHAnsi" w:hAnsiTheme="minorHAnsi" w:cstheme="minorBidi"/>
          <w:szCs w:val="20"/>
        </w:rPr>
        <w:t xml:space="preserve"> </w:t>
      </w:r>
    </w:p>
    <w:p w14:paraId="65891731" w14:textId="77777777" w:rsidR="00CF5FE9" w:rsidRPr="00CF5FE9" w:rsidRDefault="00CF5FE9" w:rsidP="00CF5FE9">
      <w:pPr>
        <w:spacing w:after="160" w:line="259" w:lineRule="auto"/>
        <w:rPr>
          <w:rFonts w:asciiTheme="minorHAnsi" w:eastAsiaTheme="minorHAnsi" w:hAnsiTheme="minorHAnsi" w:cstheme="minorBidi"/>
          <w:szCs w:val="20"/>
        </w:rPr>
      </w:pPr>
    </w:p>
    <w:p w14:paraId="574B9B66" w14:textId="77777777" w:rsidR="00CF5FE9" w:rsidRPr="00CF5FE9" w:rsidRDefault="00CF5FE9" w:rsidP="00CF5FE9">
      <w:pPr>
        <w:spacing w:after="160" w:line="259" w:lineRule="auto"/>
        <w:rPr>
          <w:rFonts w:asciiTheme="minorHAnsi" w:eastAsiaTheme="minorHAnsi" w:hAnsiTheme="minorHAnsi" w:cstheme="minorBidi"/>
          <w:szCs w:val="20"/>
        </w:rPr>
      </w:pPr>
      <w:r w:rsidRPr="00CF5FE9">
        <w:rPr>
          <w:rFonts w:asciiTheme="minorHAnsi" w:eastAsiaTheme="minorHAnsi" w:hAnsiTheme="minorHAnsi" w:cstheme="minorBidi" w:hint="eastAsia"/>
          <w:szCs w:val="20"/>
        </w:rPr>
        <w:t>이상의 내용을 성실히 이행할 것에 동의하며,</w:t>
      </w:r>
      <w:r w:rsidRPr="00CF5FE9">
        <w:rPr>
          <w:rFonts w:asciiTheme="minorHAnsi" w:eastAsiaTheme="minorHAnsi" w:hAnsiTheme="minorHAnsi" w:cstheme="minorBidi"/>
          <w:szCs w:val="20"/>
        </w:rPr>
        <w:t xml:space="preserve"> </w:t>
      </w:r>
      <w:r w:rsidRPr="00CF5FE9">
        <w:rPr>
          <w:rFonts w:asciiTheme="minorHAnsi" w:eastAsiaTheme="minorHAnsi" w:hAnsiTheme="minorHAnsi" w:cstheme="minorBidi" w:hint="eastAsia"/>
          <w:szCs w:val="20"/>
        </w:rPr>
        <w:t xml:space="preserve">이를 증명하기 위하여 </w:t>
      </w:r>
      <w:r w:rsidRPr="00CF5FE9">
        <w:rPr>
          <w:rFonts w:asciiTheme="minorHAnsi" w:eastAsiaTheme="minorHAnsi" w:hAnsiTheme="minorHAnsi" w:cstheme="minorBidi"/>
          <w:szCs w:val="20"/>
        </w:rPr>
        <w:t>“</w:t>
      </w:r>
      <w:r w:rsidRPr="00CF5FE9">
        <w:rPr>
          <w:rFonts w:asciiTheme="minorHAnsi" w:eastAsiaTheme="minorHAnsi" w:hAnsiTheme="minorHAnsi" w:cstheme="minorBidi" w:hint="eastAsia"/>
          <w:szCs w:val="20"/>
        </w:rPr>
        <w:t>을</w:t>
      </w:r>
      <w:r w:rsidRPr="00CF5FE9">
        <w:rPr>
          <w:rFonts w:asciiTheme="minorHAnsi" w:eastAsiaTheme="minorHAnsi" w:hAnsiTheme="minorHAnsi" w:cstheme="minorBidi"/>
          <w:szCs w:val="20"/>
        </w:rPr>
        <w:t>”</w:t>
      </w:r>
      <w:r w:rsidRPr="00CF5FE9">
        <w:rPr>
          <w:rFonts w:asciiTheme="minorHAnsi" w:eastAsiaTheme="minorHAnsi" w:hAnsiTheme="minorHAnsi" w:cstheme="minorBidi" w:hint="eastAsia"/>
          <w:szCs w:val="20"/>
        </w:rPr>
        <w:t xml:space="preserve">은 본 동의서에 서명날인 후 </w:t>
      </w:r>
      <w:r w:rsidRPr="00CF5FE9">
        <w:rPr>
          <w:rFonts w:asciiTheme="minorHAnsi" w:eastAsiaTheme="minorHAnsi" w:hAnsiTheme="minorHAnsi" w:cstheme="minorBidi"/>
          <w:szCs w:val="20"/>
        </w:rPr>
        <w:t>“</w:t>
      </w:r>
      <w:r w:rsidRPr="00CF5FE9">
        <w:rPr>
          <w:rFonts w:asciiTheme="minorHAnsi" w:eastAsiaTheme="minorHAnsi" w:hAnsiTheme="minorHAnsi" w:cstheme="minorBidi" w:hint="eastAsia"/>
          <w:szCs w:val="20"/>
        </w:rPr>
        <w:t>갑</w:t>
      </w:r>
      <w:r w:rsidRPr="00CF5FE9">
        <w:rPr>
          <w:rFonts w:asciiTheme="minorHAnsi" w:eastAsiaTheme="minorHAnsi" w:hAnsiTheme="minorHAnsi" w:cstheme="minorBidi"/>
          <w:szCs w:val="20"/>
        </w:rPr>
        <w:t>”</w:t>
      </w:r>
      <w:r w:rsidRPr="00CF5FE9">
        <w:rPr>
          <w:rFonts w:asciiTheme="minorHAnsi" w:eastAsiaTheme="minorHAnsi" w:hAnsiTheme="minorHAnsi" w:cstheme="minorBidi" w:hint="eastAsia"/>
          <w:szCs w:val="20"/>
        </w:rPr>
        <w:t>에게 제출합니다.</w:t>
      </w:r>
    </w:p>
    <w:p w14:paraId="0A9587C7" w14:textId="77777777" w:rsidR="00CF5FE9" w:rsidRPr="00CF5FE9" w:rsidRDefault="00CF5FE9" w:rsidP="00CF5FE9">
      <w:pPr>
        <w:spacing w:after="160" w:line="259" w:lineRule="auto"/>
        <w:rPr>
          <w:rFonts w:asciiTheme="minorHAnsi" w:eastAsiaTheme="minorHAnsi" w:hAnsiTheme="minorHAnsi" w:cstheme="minorBidi"/>
          <w:szCs w:val="20"/>
        </w:rPr>
      </w:pPr>
    </w:p>
    <w:p w14:paraId="25868A1A" w14:textId="77777777" w:rsidR="00CF5FE9" w:rsidRPr="00CF5FE9" w:rsidRDefault="00CF5FE9" w:rsidP="00CF5FE9">
      <w:pPr>
        <w:spacing w:after="160" w:line="259" w:lineRule="auto"/>
        <w:jc w:val="right"/>
        <w:rPr>
          <w:rFonts w:asciiTheme="minorHAnsi" w:eastAsiaTheme="minorHAnsi" w:hAnsiTheme="minorHAnsi" w:cstheme="minorBidi"/>
          <w:szCs w:val="20"/>
        </w:rPr>
      </w:pPr>
      <w:r w:rsidRPr="00CF5FE9">
        <w:rPr>
          <w:rFonts w:asciiTheme="minorHAnsi" w:eastAsiaTheme="minorHAnsi" w:hAnsiTheme="minorHAnsi" w:cstheme="minorBidi" w:hint="eastAsia"/>
          <w:szCs w:val="20"/>
        </w:rPr>
        <w:t xml:space="preserve">                                                         202</w:t>
      </w:r>
      <w:r>
        <w:rPr>
          <w:rFonts w:asciiTheme="minorHAnsi" w:eastAsiaTheme="minorHAnsi" w:hAnsiTheme="minorHAnsi" w:cstheme="minorBidi"/>
          <w:szCs w:val="20"/>
        </w:rPr>
        <w:t>5</w:t>
      </w:r>
      <w:proofErr w:type="gramStart"/>
      <w:r w:rsidRPr="00CF5FE9">
        <w:rPr>
          <w:rFonts w:asciiTheme="minorHAnsi" w:eastAsiaTheme="minorHAnsi" w:hAnsiTheme="minorHAnsi" w:cstheme="minorBidi" w:hint="eastAsia"/>
          <w:szCs w:val="20"/>
        </w:rPr>
        <w:t xml:space="preserve">년 </w:t>
      </w:r>
      <w:r w:rsidRPr="00CF5FE9">
        <w:rPr>
          <w:rFonts w:asciiTheme="minorHAnsi" w:eastAsiaTheme="minorHAnsi" w:hAnsiTheme="minorHAnsi" w:cstheme="minorBidi"/>
          <w:szCs w:val="20"/>
        </w:rPr>
        <w:t xml:space="preserve"> </w:t>
      </w:r>
      <w:r>
        <w:rPr>
          <w:rFonts w:asciiTheme="minorHAnsi" w:eastAsiaTheme="minorHAnsi" w:hAnsiTheme="minorHAnsi" w:cstheme="minorBidi"/>
          <w:szCs w:val="20"/>
        </w:rPr>
        <w:t>8</w:t>
      </w:r>
      <w:proofErr w:type="gramEnd"/>
      <w:r w:rsidRPr="00CF5FE9">
        <w:rPr>
          <w:rFonts w:asciiTheme="minorHAnsi" w:eastAsiaTheme="minorHAnsi" w:hAnsiTheme="minorHAnsi" w:cstheme="minorBidi" w:hint="eastAsia"/>
          <w:szCs w:val="20"/>
        </w:rPr>
        <w:t xml:space="preserve">월  </w:t>
      </w:r>
      <w:r>
        <w:rPr>
          <w:rFonts w:asciiTheme="minorHAnsi" w:eastAsiaTheme="minorHAnsi" w:hAnsiTheme="minorHAnsi" w:cstheme="minorBidi"/>
          <w:szCs w:val="20"/>
        </w:rPr>
        <w:t>1</w:t>
      </w:r>
      <w:r w:rsidRPr="00CF5FE9">
        <w:rPr>
          <w:rFonts w:asciiTheme="minorHAnsi" w:eastAsiaTheme="minorHAnsi" w:hAnsiTheme="minorHAnsi" w:cstheme="minorBidi" w:hint="eastAsia"/>
          <w:szCs w:val="20"/>
        </w:rPr>
        <w:t>일</w:t>
      </w:r>
    </w:p>
    <w:p w14:paraId="356CD2C0" w14:textId="77777777" w:rsidR="00CF5FE9" w:rsidRPr="00CF5FE9" w:rsidRDefault="00CF5FE9" w:rsidP="00CF5FE9">
      <w:pPr>
        <w:spacing w:after="160" w:line="259" w:lineRule="auto"/>
        <w:jc w:val="right"/>
        <w:rPr>
          <w:rFonts w:asciiTheme="minorHAnsi" w:eastAsiaTheme="minorHAnsi" w:hAnsiTheme="minorHAnsi" w:cstheme="minorBidi"/>
          <w:szCs w:val="20"/>
        </w:rPr>
      </w:pPr>
      <w:r w:rsidRPr="00CF5FE9">
        <w:rPr>
          <w:rFonts w:asciiTheme="minorHAnsi" w:eastAsiaTheme="minorHAnsi" w:hAnsiTheme="minorHAnsi" w:cstheme="minorBidi"/>
          <w:szCs w:val="20"/>
        </w:rPr>
        <w:t xml:space="preserve">                                       “</w:t>
      </w:r>
      <w:r w:rsidRPr="00CF5FE9">
        <w:rPr>
          <w:rFonts w:asciiTheme="minorHAnsi" w:eastAsiaTheme="minorHAnsi" w:hAnsiTheme="minorHAnsi" w:cstheme="minorBidi" w:hint="eastAsia"/>
          <w:szCs w:val="20"/>
        </w:rPr>
        <w:t>을</w:t>
      </w:r>
      <w:r w:rsidRPr="00CF5FE9">
        <w:rPr>
          <w:rFonts w:asciiTheme="minorHAnsi" w:eastAsiaTheme="minorHAnsi" w:hAnsiTheme="minorHAnsi" w:cstheme="minorBidi"/>
          <w:szCs w:val="20"/>
        </w:rPr>
        <w:t>”                (</w:t>
      </w:r>
      <w:r w:rsidRPr="00CF5FE9">
        <w:rPr>
          <w:rFonts w:asciiTheme="minorHAnsi" w:eastAsiaTheme="minorHAnsi" w:hAnsiTheme="minorHAnsi" w:cstheme="minorBidi" w:hint="eastAsia"/>
          <w:szCs w:val="20"/>
        </w:rPr>
        <w:t>인)</w:t>
      </w:r>
    </w:p>
    <w:p w14:paraId="2ADDD848" w14:textId="77777777" w:rsidR="00597441" w:rsidRPr="00597441" w:rsidRDefault="00597441" w:rsidP="00033714">
      <w:pPr>
        <w:spacing w:after="160" w:line="259" w:lineRule="auto"/>
        <w:rPr>
          <w:rFonts w:asciiTheme="minorHAnsi" w:eastAsiaTheme="minorHAnsi" w:hAnsiTheme="minorHAnsi" w:cstheme="minorBidi"/>
          <w:b/>
          <w:szCs w:val="20"/>
        </w:rPr>
      </w:pPr>
    </w:p>
    <w:tbl>
      <w:tblPr>
        <w:tblStyle w:val="1"/>
        <w:tblW w:w="107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13"/>
      </w:tblGrid>
      <w:tr w:rsidR="00D578AB" w:rsidRPr="00D578AB" w14:paraId="1A525EEE" w14:textId="77777777" w:rsidTr="00D578AB">
        <w:trPr>
          <w:trHeight w:val="12170"/>
        </w:trPr>
        <w:tc>
          <w:tcPr>
            <w:tcW w:w="10713" w:type="dxa"/>
          </w:tcPr>
          <w:p w14:paraId="1BBF1567" w14:textId="77777777" w:rsidR="00033714" w:rsidRDefault="00482FEC" w:rsidP="00033714">
            <w:pPr>
              <w:keepNext/>
              <w:wordWrap/>
              <w:autoSpaceDE/>
              <w:autoSpaceDN/>
              <w:spacing w:line="360" w:lineRule="auto"/>
              <w:jc w:val="left"/>
              <w:outlineLvl w:val="1"/>
              <w:rPr>
                <w:rFonts w:asciiTheme="majorHAnsi" w:eastAsiaTheme="majorHAnsi" w:hAnsiTheme="majorHAnsi"/>
                <w:b/>
                <w:bCs/>
                <w:color w:val="000000" w:themeColor="text1"/>
                <w:kern w:val="0"/>
                <w:sz w:val="22"/>
                <w:szCs w:val="20"/>
              </w:rPr>
            </w:pPr>
            <w:bookmarkStart w:id="185" w:name="_Toc149136429"/>
            <w:r>
              <w:rPr>
                <w:rFonts w:asciiTheme="majorHAnsi" w:eastAsiaTheme="majorHAnsi" w:hAnsiTheme="majorHAnsi" w:hint="eastAsia"/>
                <w:b/>
                <w:bCs/>
                <w:color w:val="000000" w:themeColor="text1"/>
                <w:kern w:val="0"/>
                <w:sz w:val="22"/>
                <w:szCs w:val="20"/>
              </w:rPr>
              <w:lastRenderedPageBreak/>
              <w:t>[별첨2</w:t>
            </w:r>
            <w:r>
              <w:rPr>
                <w:rFonts w:asciiTheme="majorHAnsi" w:eastAsiaTheme="majorHAnsi" w:hAnsiTheme="majorHAnsi"/>
                <w:b/>
                <w:bCs/>
                <w:color w:val="000000" w:themeColor="text1"/>
                <w:kern w:val="0"/>
                <w:sz w:val="22"/>
                <w:szCs w:val="20"/>
              </w:rPr>
              <w:t>]</w:t>
            </w:r>
          </w:p>
          <w:p w14:paraId="0CA4E2B1" w14:textId="77777777" w:rsidR="00482FEC" w:rsidRDefault="00482FEC" w:rsidP="00482FEC">
            <w:pPr>
              <w:keepNext/>
              <w:wordWrap/>
              <w:autoSpaceDE/>
              <w:autoSpaceDN/>
              <w:spacing w:line="360" w:lineRule="auto"/>
              <w:jc w:val="center"/>
              <w:outlineLvl w:val="1"/>
              <w:rPr>
                <w:rFonts w:asciiTheme="majorHAnsi" w:eastAsiaTheme="majorHAnsi" w:hAnsiTheme="majorHAnsi"/>
                <w:b/>
                <w:bCs/>
                <w:color w:val="000000" w:themeColor="text1"/>
                <w:kern w:val="0"/>
                <w:sz w:val="48"/>
                <w:szCs w:val="48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color w:val="000000" w:themeColor="text1"/>
                <w:kern w:val="0"/>
                <w:sz w:val="48"/>
                <w:szCs w:val="48"/>
              </w:rPr>
              <w:t>수수료 정산 업무 규정</w:t>
            </w:r>
          </w:p>
          <w:p w14:paraId="2C9964B6" w14:textId="77777777" w:rsidR="00482FEC" w:rsidRPr="00482FEC" w:rsidRDefault="00482FEC" w:rsidP="00482FEC">
            <w:pPr>
              <w:keepNext/>
              <w:wordWrap/>
              <w:autoSpaceDE/>
              <w:autoSpaceDN/>
              <w:spacing w:line="360" w:lineRule="auto"/>
              <w:jc w:val="center"/>
              <w:outlineLvl w:val="1"/>
              <w:rPr>
                <w:rFonts w:asciiTheme="majorHAnsi" w:eastAsiaTheme="majorHAnsi" w:hAnsiTheme="majorHAnsi"/>
                <w:b/>
                <w:bCs/>
                <w:color w:val="000000" w:themeColor="text1"/>
                <w:kern w:val="0"/>
                <w:szCs w:val="20"/>
              </w:rPr>
            </w:pPr>
          </w:p>
          <w:p w14:paraId="13B96DBD" w14:textId="1A4361E9" w:rsidR="00D578AB" w:rsidRPr="00D578AB" w:rsidRDefault="000278BC" w:rsidP="00482FEC">
            <w:pPr>
              <w:keepNext/>
              <w:wordWrap/>
              <w:autoSpaceDE/>
              <w:autoSpaceDN/>
              <w:spacing w:line="360" w:lineRule="auto"/>
              <w:ind w:firstLineChars="200" w:firstLine="400"/>
              <w:jc w:val="left"/>
              <w:outlineLvl w:val="1"/>
              <w:rPr>
                <w:rFonts w:asciiTheme="majorHAnsi" w:eastAsiaTheme="majorHAnsi" w:hAnsiTheme="majorHAnsi"/>
                <w:bCs/>
                <w:color w:val="000000" w:themeColor="text1"/>
                <w:kern w:val="0"/>
                <w:szCs w:val="20"/>
              </w:rPr>
            </w:pPr>
            <w:proofErr w:type="gramStart"/>
            <w:ins w:id="186" w:author="윤현정 (Hyunjeong Yoon)" w:date="2025-07-23T18:47:00Z">
              <w:r>
                <w:rPr>
                  <w:rFonts w:asciiTheme="majorHAnsi" w:eastAsiaTheme="majorHAnsi" w:hAnsiTheme="majorHAnsi" w:hint="eastAsia"/>
                  <w:bCs/>
                  <w:color w:val="000000" w:themeColor="text1"/>
                  <w:kern w:val="0"/>
                  <w:szCs w:val="20"/>
                </w:rPr>
                <w:t xml:space="preserve">제 </w:t>
              </w:r>
              <w:r>
                <w:rPr>
                  <w:rFonts w:asciiTheme="majorHAnsi" w:eastAsiaTheme="majorHAnsi" w:hAnsiTheme="majorHAnsi"/>
                  <w:bCs/>
                  <w:color w:val="000000" w:themeColor="text1"/>
                  <w:kern w:val="0"/>
                  <w:szCs w:val="20"/>
                </w:rPr>
                <w:t>1</w:t>
              </w:r>
              <w:proofErr w:type="gramEnd"/>
              <w:r>
                <w:rPr>
                  <w:rFonts w:asciiTheme="majorHAnsi" w:eastAsiaTheme="majorHAnsi" w:hAnsiTheme="majorHAnsi" w:hint="eastAsia"/>
                  <w:bCs/>
                  <w:color w:val="000000" w:themeColor="text1"/>
                  <w:kern w:val="0"/>
                  <w:szCs w:val="20"/>
                </w:rPr>
                <w:t xml:space="preserve">조 </w:t>
              </w:r>
            </w:ins>
            <w:del w:id="187" w:author="윤현정 (Hyunjeong Yoon)" w:date="2025-07-23T18:47:00Z">
              <w:r w:rsidR="00D578AB" w:rsidRPr="00D578AB" w:rsidDel="000278BC">
                <w:rPr>
                  <w:rFonts w:asciiTheme="majorHAnsi" w:eastAsiaTheme="majorHAnsi" w:hAnsiTheme="majorHAnsi"/>
                  <w:bCs/>
                  <w:color w:val="000000" w:themeColor="text1"/>
                  <w:kern w:val="0"/>
                  <w:szCs w:val="20"/>
                </w:rPr>
                <w:delText xml:space="preserve">3.1 </w:delText>
              </w:r>
            </w:del>
            <w:r w:rsidR="00D578AB" w:rsidRPr="00D578AB">
              <w:rPr>
                <w:rFonts w:asciiTheme="majorHAnsi" w:eastAsiaTheme="majorHAnsi" w:hAnsiTheme="majorHAnsi" w:hint="eastAsia"/>
                <w:bCs/>
                <w:color w:val="000000" w:themeColor="text1"/>
                <w:kern w:val="0"/>
                <w:szCs w:val="20"/>
              </w:rPr>
              <w:t>정상시공비</w:t>
            </w:r>
            <w:bookmarkEnd w:id="185"/>
            <w:ins w:id="188" w:author="윤현정 (Hyunjeong Yoon)" w:date="2025-07-23T18:48:00Z">
              <w:r>
                <w:rPr>
                  <w:rFonts w:asciiTheme="majorHAnsi" w:eastAsiaTheme="majorHAnsi" w:hAnsiTheme="majorHAnsi" w:hint="eastAsia"/>
                  <w:bCs/>
                  <w:color w:val="000000" w:themeColor="text1"/>
                  <w:kern w:val="0"/>
                  <w:szCs w:val="20"/>
                </w:rPr>
                <w:t xml:space="preserve">(본 계약서 제 </w:t>
              </w:r>
              <w:r>
                <w:rPr>
                  <w:rFonts w:asciiTheme="majorHAnsi" w:eastAsiaTheme="majorHAnsi" w:hAnsiTheme="majorHAnsi"/>
                  <w:bCs/>
                  <w:color w:val="000000" w:themeColor="text1"/>
                  <w:kern w:val="0"/>
                  <w:szCs w:val="20"/>
                </w:rPr>
                <w:t>9</w:t>
              </w:r>
              <w:r>
                <w:rPr>
                  <w:rFonts w:asciiTheme="majorHAnsi" w:eastAsiaTheme="majorHAnsi" w:hAnsiTheme="majorHAnsi" w:hint="eastAsia"/>
                  <w:bCs/>
                  <w:color w:val="000000" w:themeColor="text1"/>
                  <w:kern w:val="0"/>
                  <w:szCs w:val="20"/>
                </w:rPr>
                <w:t>조)</w:t>
              </w:r>
            </w:ins>
          </w:p>
          <w:p w14:paraId="4BB3BA69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      1) 매월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시공완결건에</w:t>
            </w:r>
            <w:proofErr w:type="spellEnd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대해 정해진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시공비</w:t>
            </w:r>
            <w:proofErr w:type="spellEnd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</w:t>
            </w:r>
            <w:proofErr w:type="gramStart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지급 :</w:t>
            </w:r>
            <w:proofErr w:type="gramEnd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매월 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>15</w:t>
            </w: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일</w:t>
            </w:r>
          </w:p>
          <w:p w14:paraId="49032450" w14:textId="32692627" w:rsidR="00D578AB" w:rsidRPr="00D578AB" w:rsidRDefault="00D578AB" w:rsidP="00D578AB">
            <w:pPr>
              <w:rPr>
                <w:rFonts w:asciiTheme="majorHAnsi" w:eastAsiaTheme="majorHAnsi" w:hAnsiTheme="majorHAnsi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       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  </w:t>
            </w: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 ① </w:t>
            </w: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품목별 정액 </w:t>
            </w:r>
            <w:proofErr w:type="spellStart"/>
            <w:proofErr w:type="gramStart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시공비</w:t>
            </w:r>
            <w:proofErr w:type="spellEnd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>:</w:t>
            </w:r>
            <w:proofErr w:type="gramEnd"/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투입되는 공수에 비례하여 정액으로 산정한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시공비</w:t>
            </w:r>
            <w:proofErr w:type="spellEnd"/>
            <w:ins w:id="189" w:author="윤현정 (Hyunjeong Yoon)" w:date="2025-07-23T17:43:00Z">
              <w:r w:rsidR="00A068C4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>(모바일 C</w:t>
              </w:r>
              <w:r w:rsidR="00A068C4">
                <w:rPr>
                  <w:rFonts w:asciiTheme="majorHAnsi" w:eastAsiaTheme="majorHAnsi" w:hAnsiTheme="majorHAnsi"/>
                  <w:spacing w:val="-12"/>
                  <w:szCs w:val="28"/>
                </w:rPr>
                <w:t>M</w:t>
              </w:r>
              <w:r w:rsidR="00A068C4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>에서 확인)</w:t>
              </w:r>
            </w:ins>
          </w:p>
          <w:p w14:paraId="1894E68F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              (반입시간 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+ </w:t>
            </w: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실시공시간 +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뒷정리시간)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>*</w:t>
            </w: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분당시공비</w:t>
            </w:r>
          </w:p>
          <w:p w14:paraId="235DB918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       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  </w:t>
            </w: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 ②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시공팀</w:t>
            </w:r>
            <w:proofErr w:type="spellEnd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상차 후 고객요청/현장상황에 따라 반품되는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수주건에</w:t>
            </w:r>
            <w:proofErr w:type="spellEnd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대해 정상시공비 전액 지급</w:t>
            </w:r>
          </w:p>
          <w:p w14:paraId="5D928996" w14:textId="77777777" w:rsidR="00D578AB" w:rsidRPr="00D578AB" w:rsidRDefault="00D578AB" w:rsidP="00D578AB">
            <w:pPr>
              <w:ind w:firstLineChars="644" w:firstLine="1133"/>
              <w:rPr>
                <w:rFonts w:asciiTheme="majorHAnsi" w:eastAsiaTheme="majorHAnsi" w:hAnsiTheme="majorHAnsi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(상차 후 반품)</w:t>
            </w:r>
          </w:p>
          <w:p w14:paraId="59B51E5A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       2) </w:t>
            </w: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별도요율 지급</w:t>
            </w:r>
          </w:p>
          <w:p w14:paraId="145A3AE4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            ① </w:t>
            </w: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시스템월 시공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진행시</w:t>
            </w:r>
            <w:proofErr w:type="spellEnd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투입인원에 대한 인건비(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2.2.2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공수비</w:t>
            </w:r>
            <w:proofErr w:type="spellEnd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기준)에서 품목별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시공비</w:t>
            </w:r>
            <w:proofErr w:type="spellEnd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제외한 금액</w:t>
            </w:r>
          </w:p>
          <w:p w14:paraId="6491E849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               </w:t>
            </w: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추가지급</w:t>
            </w:r>
          </w:p>
          <w:p w14:paraId="4C891FD8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           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② </w:t>
            </w: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시간대별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시공비</w:t>
            </w:r>
            <w:proofErr w:type="spellEnd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차등 지급</w:t>
            </w:r>
          </w:p>
          <w:tbl>
            <w:tblPr>
              <w:tblStyle w:val="1"/>
              <w:tblW w:w="9248" w:type="dxa"/>
              <w:jc w:val="center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1540"/>
              <w:gridCol w:w="1542"/>
              <w:gridCol w:w="3083"/>
              <w:gridCol w:w="3083"/>
            </w:tblGrid>
            <w:tr w:rsidR="00D578AB" w:rsidRPr="00D578AB" w14:paraId="0536BE3B" w14:textId="77777777" w:rsidTr="00D578AB">
              <w:trPr>
                <w:trHeight w:val="40"/>
                <w:jc w:val="center"/>
              </w:trPr>
              <w:tc>
                <w:tcPr>
                  <w:tcW w:w="3082" w:type="dxa"/>
                  <w:gridSpan w:val="2"/>
                  <w:vAlign w:val="center"/>
                </w:tcPr>
                <w:p w14:paraId="43978DD1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구분</w:t>
                  </w:r>
                </w:p>
              </w:tc>
              <w:tc>
                <w:tcPr>
                  <w:tcW w:w="3083" w:type="dxa"/>
                  <w:vAlign w:val="center"/>
                </w:tcPr>
                <w:p w14:paraId="2828576E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주중</w:t>
                  </w:r>
                </w:p>
              </w:tc>
              <w:tc>
                <w:tcPr>
                  <w:tcW w:w="3083" w:type="dxa"/>
                  <w:vAlign w:val="center"/>
                </w:tcPr>
                <w:p w14:paraId="2EAEDBE5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주말</w:t>
                  </w:r>
                </w:p>
              </w:tc>
            </w:tr>
            <w:tr w:rsidR="00D578AB" w:rsidRPr="00D578AB" w14:paraId="3172B12C" w14:textId="77777777" w:rsidTr="00D578AB">
              <w:trPr>
                <w:trHeight w:val="160"/>
                <w:jc w:val="center"/>
              </w:trPr>
              <w:tc>
                <w:tcPr>
                  <w:tcW w:w="1540" w:type="dxa"/>
                  <w:vMerge w:val="restart"/>
                  <w:vAlign w:val="center"/>
                </w:tcPr>
                <w:p w14:paraId="202C8F57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proofErr w:type="spellStart"/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퍼시스</w:t>
                  </w:r>
                  <w:proofErr w:type="spellEnd"/>
                  <w:r w:rsidRPr="00D578AB"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  <w:br/>
                  </w: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(</w:t>
                  </w:r>
                  <w:proofErr w:type="spellStart"/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데스커현장</w:t>
                  </w:r>
                  <w:proofErr w:type="spellEnd"/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)</w:t>
                  </w:r>
                </w:p>
              </w:tc>
              <w:tc>
                <w:tcPr>
                  <w:tcW w:w="1541" w:type="dxa"/>
                  <w:vAlign w:val="center"/>
                </w:tcPr>
                <w:p w14:paraId="6883AF08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주간</w:t>
                  </w:r>
                </w:p>
              </w:tc>
              <w:tc>
                <w:tcPr>
                  <w:tcW w:w="3083" w:type="dxa"/>
                  <w:vAlign w:val="center"/>
                </w:tcPr>
                <w:p w14:paraId="1EDEA91D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 xml:space="preserve">품목별 정액 </w:t>
                  </w:r>
                  <w:proofErr w:type="spellStart"/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시공비</w:t>
                  </w:r>
                  <w:proofErr w:type="spellEnd"/>
                  <w:r w:rsidRPr="00D578AB"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  <w:t>*100%</w:t>
                  </w:r>
                </w:p>
              </w:tc>
              <w:tc>
                <w:tcPr>
                  <w:tcW w:w="3083" w:type="dxa"/>
                  <w:vAlign w:val="center"/>
                </w:tcPr>
                <w:p w14:paraId="5F0A83E4" w14:textId="07E1E498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 xml:space="preserve">품목별 정액 </w:t>
                  </w:r>
                  <w:proofErr w:type="spellStart"/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시공비</w:t>
                  </w:r>
                  <w:proofErr w:type="spellEnd"/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*</w:t>
                  </w:r>
                  <w:r w:rsidRPr="00D578AB"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  <w:t>110%(</w:t>
                  </w: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현장)</w:t>
                  </w:r>
                  <w:r w:rsidRPr="00D578AB"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  <w:br/>
                  </w: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 xml:space="preserve">품목별 정액 </w:t>
                  </w:r>
                  <w:proofErr w:type="spellStart"/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시공비</w:t>
                  </w:r>
                  <w:proofErr w:type="spellEnd"/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*</w:t>
                  </w:r>
                  <w:r w:rsidRPr="00D578AB"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  <w:t>105%(</w:t>
                  </w:r>
                  <w:ins w:id="190" w:author="윤현정 (Hyunjeong Yoon)" w:date="2025-07-23T17:45:00Z">
                    <w:r w:rsidR="00A068C4">
                      <w:rPr>
                        <w:rFonts w:asciiTheme="majorHAnsi" w:eastAsiaTheme="majorHAnsi" w:hAnsiTheme="majorHAnsi" w:hint="eastAsia"/>
                        <w:color w:val="000000" w:themeColor="text1"/>
                        <w:spacing w:val="-12"/>
                        <w:szCs w:val="20"/>
                      </w:rPr>
                      <w:t xml:space="preserve">공장도가 </w:t>
                    </w:r>
                    <w:r w:rsidR="00A068C4">
                      <w:rPr>
                        <w:rFonts w:asciiTheme="majorHAnsi" w:eastAsiaTheme="majorHAnsi" w:hAnsiTheme="majorHAnsi"/>
                        <w:color w:val="000000" w:themeColor="text1"/>
                        <w:spacing w:val="-12"/>
                        <w:szCs w:val="20"/>
                      </w:rPr>
                      <w:t>300</w:t>
                    </w:r>
                    <w:r w:rsidR="00A068C4">
                      <w:rPr>
                        <w:rFonts w:asciiTheme="majorHAnsi" w:eastAsiaTheme="majorHAnsi" w:hAnsiTheme="majorHAnsi" w:hint="eastAsia"/>
                        <w:color w:val="000000" w:themeColor="text1"/>
                        <w:spacing w:val="-12"/>
                        <w:szCs w:val="20"/>
                      </w:rPr>
                      <w:t xml:space="preserve">만원 </w:t>
                    </w:r>
                  </w:ins>
                  <w:ins w:id="191" w:author="윤현정 (Hyunjeong Yoon)" w:date="2025-07-23T17:46:00Z">
                    <w:r w:rsidR="00A068C4">
                      <w:rPr>
                        <w:rFonts w:asciiTheme="majorHAnsi" w:eastAsiaTheme="majorHAnsi" w:hAnsiTheme="majorHAnsi" w:hint="eastAsia"/>
                        <w:color w:val="000000" w:themeColor="text1"/>
                        <w:spacing w:val="-12"/>
                        <w:szCs w:val="20"/>
                      </w:rPr>
                      <w:t xml:space="preserve">이하의 </w:t>
                    </w:r>
                  </w:ins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소액</w:t>
                  </w:r>
                  <w:ins w:id="192" w:author="윤현정 (Hyunjeong Yoon)" w:date="2025-07-23T17:46:00Z">
                    <w:r w:rsidR="00A068C4">
                      <w:rPr>
                        <w:rFonts w:asciiTheme="majorHAnsi" w:eastAsiaTheme="majorHAnsi" w:hAnsiTheme="majorHAnsi" w:hint="eastAsia"/>
                        <w:color w:val="000000" w:themeColor="text1"/>
                        <w:spacing w:val="-12"/>
                        <w:szCs w:val="20"/>
                      </w:rPr>
                      <w:t>시공 경우</w:t>
                    </w:r>
                  </w:ins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)</w:t>
                  </w:r>
                </w:p>
              </w:tc>
            </w:tr>
            <w:tr w:rsidR="00D578AB" w:rsidRPr="00D578AB" w14:paraId="32A6A876" w14:textId="77777777" w:rsidTr="00D578AB">
              <w:trPr>
                <w:trHeight w:val="160"/>
                <w:jc w:val="center"/>
              </w:trPr>
              <w:tc>
                <w:tcPr>
                  <w:tcW w:w="1540" w:type="dxa"/>
                  <w:vMerge/>
                  <w:vAlign w:val="center"/>
                </w:tcPr>
                <w:p w14:paraId="1803BBAE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</w:p>
              </w:tc>
              <w:tc>
                <w:tcPr>
                  <w:tcW w:w="1541" w:type="dxa"/>
                  <w:vAlign w:val="center"/>
                </w:tcPr>
                <w:p w14:paraId="6243BBC1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야간/주말</w:t>
                  </w:r>
                </w:p>
              </w:tc>
              <w:tc>
                <w:tcPr>
                  <w:tcW w:w="3083" w:type="dxa"/>
                  <w:vAlign w:val="center"/>
                </w:tcPr>
                <w:p w14:paraId="5B86C822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 xml:space="preserve">품목별 정액 </w:t>
                  </w:r>
                  <w:proofErr w:type="spellStart"/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시공비</w:t>
                  </w:r>
                  <w:proofErr w:type="spellEnd"/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*</w:t>
                  </w:r>
                  <w:r w:rsidRPr="00D578AB"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  <w:t>110%</w:t>
                  </w:r>
                </w:p>
              </w:tc>
              <w:tc>
                <w:tcPr>
                  <w:tcW w:w="3083" w:type="dxa"/>
                  <w:vAlign w:val="center"/>
                </w:tcPr>
                <w:p w14:paraId="5CB8A534" w14:textId="2218AB9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 xml:space="preserve">품목별 </w:t>
                  </w:r>
                  <w:ins w:id="193" w:author="윤현정 (Hyunjeong Yoon)" w:date="2025-07-23T17:47:00Z">
                    <w:r w:rsidR="00A068C4">
                      <w:rPr>
                        <w:rFonts w:asciiTheme="majorHAnsi" w:eastAsiaTheme="majorHAnsi" w:hAnsiTheme="majorHAnsi" w:hint="eastAsia"/>
                        <w:spacing w:val="-12"/>
                        <w:szCs w:val="28"/>
                      </w:rPr>
                      <w:t xml:space="preserve">정액 </w:t>
                    </w:r>
                  </w:ins>
                  <w:proofErr w:type="spellStart"/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>시공비</w:t>
                  </w:r>
                  <w:proofErr w:type="spellEnd"/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>*</w:t>
                  </w:r>
                  <w:r w:rsidRPr="00D578AB"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  <w:t>110%</w:t>
                  </w:r>
                </w:p>
              </w:tc>
            </w:tr>
            <w:tr w:rsidR="00D578AB" w:rsidRPr="00D578AB" w14:paraId="0B813DBD" w14:textId="77777777" w:rsidTr="00D578AB">
              <w:trPr>
                <w:trHeight w:val="105"/>
                <w:jc w:val="center"/>
              </w:trPr>
              <w:tc>
                <w:tcPr>
                  <w:tcW w:w="1540" w:type="dxa"/>
                  <w:vMerge/>
                  <w:vAlign w:val="center"/>
                </w:tcPr>
                <w:p w14:paraId="3E999846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</w:p>
              </w:tc>
              <w:tc>
                <w:tcPr>
                  <w:tcW w:w="1541" w:type="dxa"/>
                  <w:vAlign w:val="center"/>
                </w:tcPr>
                <w:p w14:paraId="2573945E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심야</w:t>
                  </w:r>
                </w:p>
              </w:tc>
              <w:tc>
                <w:tcPr>
                  <w:tcW w:w="3083" w:type="dxa"/>
                  <w:vAlign w:val="center"/>
                </w:tcPr>
                <w:p w14:paraId="5E0F92F1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 xml:space="preserve">품목별 정액 </w:t>
                  </w:r>
                  <w:proofErr w:type="spellStart"/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시공비</w:t>
                  </w:r>
                  <w:proofErr w:type="spellEnd"/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*</w:t>
                  </w:r>
                  <w:r w:rsidRPr="00D578AB"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  <w:t>150%</w:t>
                  </w:r>
                </w:p>
              </w:tc>
              <w:tc>
                <w:tcPr>
                  <w:tcW w:w="3083" w:type="dxa"/>
                  <w:vAlign w:val="center"/>
                </w:tcPr>
                <w:p w14:paraId="16851B9E" w14:textId="4C089FC5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 xml:space="preserve">품목별 </w:t>
                  </w:r>
                  <w:ins w:id="194" w:author="윤현정 (Hyunjeong Yoon)" w:date="2025-07-23T17:47:00Z">
                    <w:r w:rsidR="00A068C4">
                      <w:rPr>
                        <w:rFonts w:asciiTheme="majorHAnsi" w:eastAsiaTheme="majorHAnsi" w:hAnsiTheme="majorHAnsi" w:hint="eastAsia"/>
                        <w:spacing w:val="-12"/>
                        <w:szCs w:val="28"/>
                      </w:rPr>
                      <w:t xml:space="preserve">정액 </w:t>
                    </w:r>
                  </w:ins>
                  <w:proofErr w:type="spellStart"/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>시공비</w:t>
                  </w:r>
                  <w:proofErr w:type="spellEnd"/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>*</w:t>
                  </w:r>
                  <w:r w:rsidRPr="00D578AB"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  <w:t>150%</w:t>
                  </w:r>
                </w:p>
              </w:tc>
            </w:tr>
            <w:tr w:rsidR="00D578AB" w:rsidRPr="00D578AB" w14:paraId="7BD0F4D9" w14:textId="77777777" w:rsidTr="00D578AB">
              <w:trPr>
                <w:trHeight w:val="160"/>
                <w:jc w:val="center"/>
              </w:trPr>
              <w:tc>
                <w:tcPr>
                  <w:tcW w:w="1540" w:type="dxa"/>
                  <w:vMerge w:val="restart"/>
                  <w:vAlign w:val="center"/>
                </w:tcPr>
                <w:p w14:paraId="782A3E1E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proofErr w:type="spellStart"/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일룸</w:t>
                  </w:r>
                  <w:proofErr w:type="spellEnd"/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/</w:t>
                  </w:r>
                  <w:proofErr w:type="spellStart"/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시디즈</w:t>
                  </w:r>
                  <w:proofErr w:type="spellEnd"/>
                </w:p>
              </w:tc>
              <w:tc>
                <w:tcPr>
                  <w:tcW w:w="1541" w:type="dxa"/>
                  <w:vAlign w:val="center"/>
                </w:tcPr>
                <w:p w14:paraId="079E0986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주간</w:t>
                  </w:r>
                </w:p>
              </w:tc>
              <w:tc>
                <w:tcPr>
                  <w:tcW w:w="3083" w:type="dxa"/>
                  <w:vMerge w:val="restart"/>
                  <w:vAlign w:val="center"/>
                </w:tcPr>
                <w:p w14:paraId="54E020A3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 xml:space="preserve">품목별 정액 </w:t>
                  </w:r>
                  <w:proofErr w:type="spellStart"/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시공비</w:t>
                  </w:r>
                  <w:proofErr w:type="spellEnd"/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*</w:t>
                  </w:r>
                  <w:r w:rsidRPr="00D578AB"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  <w:t>100%</w:t>
                  </w:r>
                </w:p>
              </w:tc>
              <w:tc>
                <w:tcPr>
                  <w:tcW w:w="3083" w:type="dxa"/>
                  <w:vMerge w:val="restart"/>
                  <w:vAlign w:val="center"/>
                </w:tcPr>
                <w:p w14:paraId="3550E794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 xml:space="preserve">품목별 정액 </w:t>
                  </w:r>
                  <w:proofErr w:type="spellStart"/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>시공비</w:t>
                  </w:r>
                  <w:proofErr w:type="spellEnd"/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>*</w:t>
                  </w:r>
                  <w:r w:rsidRPr="00D578AB"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  <w:t>105%</w:t>
                  </w:r>
                </w:p>
              </w:tc>
            </w:tr>
            <w:tr w:rsidR="00D578AB" w:rsidRPr="00D578AB" w14:paraId="2C4C39B2" w14:textId="77777777" w:rsidTr="00D578AB">
              <w:trPr>
                <w:trHeight w:val="160"/>
                <w:jc w:val="center"/>
              </w:trPr>
              <w:tc>
                <w:tcPr>
                  <w:tcW w:w="1540" w:type="dxa"/>
                  <w:vMerge/>
                  <w:vAlign w:val="center"/>
                </w:tcPr>
                <w:p w14:paraId="1A4E321A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</w:p>
              </w:tc>
              <w:tc>
                <w:tcPr>
                  <w:tcW w:w="1541" w:type="dxa"/>
                  <w:vAlign w:val="center"/>
                </w:tcPr>
                <w:p w14:paraId="44E4E04B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야간/주말</w:t>
                  </w:r>
                </w:p>
              </w:tc>
              <w:tc>
                <w:tcPr>
                  <w:tcW w:w="3083" w:type="dxa"/>
                  <w:vMerge/>
                  <w:vAlign w:val="center"/>
                </w:tcPr>
                <w:p w14:paraId="1B7D76B7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</w:p>
              </w:tc>
              <w:tc>
                <w:tcPr>
                  <w:tcW w:w="3083" w:type="dxa"/>
                  <w:vMerge/>
                  <w:vAlign w:val="center"/>
                </w:tcPr>
                <w:p w14:paraId="373FF950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</w:pPr>
                </w:p>
              </w:tc>
            </w:tr>
            <w:tr w:rsidR="00D578AB" w:rsidRPr="00D578AB" w14:paraId="701ED3E4" w14:textId="77777777" w:rsidTr="00D578AB">
              <w:trPr>
                <w:trHeight w:val="105"/>
                <w:jc w:val="center"/>
              </w:trPr>
              <w:tc>
                <w:tcPr>
                  <w:tcW w:w="1540" w:type="dxa"/>
                  <w:vMerge/>
                  <w:vAlign w:val="center"/>
                </w:tcPr>
                <w:p w14:paraId="034E2E05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</w:p>
              </w:tc>
              <w:tc>
                <w:tcPr>
                  <w:tcW w:w="1541" w:type="dxa"/>
                  <w:vAlign w:val="center"/>
                </w:tcPr>
                <w:p w14:paraId="69482CD0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심야</w:t>
                  </w:r>
                </w:p>
              </w:tc>
              <w:tc>
                <w:tcPr>
                  <w:tcW w:w="3083" w:type="dxa"/>
                  <w:vMerge/>
                  <w:vAlign w:val="center"/>
                </w:tcPr>
                <w:p w14:paraId="10EC0DD8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</w:p>
              </w:tc>
              <w:tc>
                <w:tcPr>
                  <w:tcW w:w="3083" w:type="dxa"/>
                  <w:vMerge/>
                  <w:vAlign w:val="center"/>
                </w:tcPr>
                <w:p w14:paraId="4ADBDFA0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</w:pPr>
                </w:p>
              </w:tc>
            </w:tr>
          </w:tbl>
          <w:p w14:paraId="69B3B8B4" w14:textId="093498AD" w:rsidR="00D578AB" w:rsidRPr="00D578AB" w:rsidRDefault="000278BC">
            <w:pPr>
              <w:rPr>
                <w:rFonts w:asciiTheme="majorHAnsi" w:eastAsiaTheme="majorHAnsi" w:hAnsiTheme="majorHAnsi"/>
                <w:spacing w:val="-12"/>
                <w:szCs w:val="28"/>
              </w:rPr>
              <w:pPrChange w:id="195" w:author="윤현정 (Hyunjeong Yoon)" w:date="2025-07-23T18:47:00Z">
                <w:pPr>
                  <w:ind w:firstLineChars="500" w:firstLine="880"/>
                </w:pPr>
              </w:pPrChange>
            </w:pPr>
            <w:ins w:id="196" w:author="윤현정 (Hyunjeong Yoon)" w:date="2025-07-23T18:47:00Z">
              <w:r>
                <w:rPr>
                  <w:rFonts w:asciiTheme="majorHAnsi" w:eastAsiaTheme="majorHAnsi" w:hAnsiTheme="majorHAnsi"/>
                  <w:spacing w:val="-12"/>
                  <w:szCs w:val="28"/>
                </w:rPr>
                <w:br/>
              </w:r>
              <w:r>
                <w:rPr>
                  <w:rFonts w:asciiTheme="majorHAnsi" w:eastAsiaTheme="majorHAnsi" w:hAnsiTheme="majorHAnsi"/>
                  <w:spacing w:val="-12"/>
                  <w:szCs w:val="28"/>
                </w:rPr>
                <w:br/>
              </w:r>
              <w:proofErr w:type="gramStart"/>
              <w:r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 xml:space="preserve">제 </w:t>
              </w:r>
              <w:r>
                <w:rPr>
                  <w:rFonts w:asciiTheme="majorHAnsi" w:eastAsiaTheme="majorHAnsi" w:hAnsiTheme="majorHAnsi"/>
                  <w:spacing w:val="-12"/>
                  <w:szCs w:val="28"/>
                </w:rPr>
                <w:t>2</w:t>
              </w:r>
              <w:proofErr w:type="gramEnd"/>
              <w:r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 xml:space="preserve">조 </w:t>
              </w:r>
            </w:ins>
            <w:del w:id="197" w:author="윤현정 (Hyunjeong Yoon)" w:date="2025-07-23T18:47:00Z">
              <w:r w:rsidR="00D578AB" w:rsidRPr="00D578AB" w:rsidDel="000278BC">
                <w:rPr>
                  <w:rFonts w:asciiTheme="majorHAnsi" w:eastAsiaTheme="majorHAnsi" w:hAnsiTheme="majorHAnsi"/>
                  <w:spacing w:val="-12"/>
                  <w:szCs w:val="28"/>
                </w:rPr>
                <w:delText>③</w:delText>
              </w:r>
            </w:del>
            <w:r w:rsidR="00D578AB"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 </w:t>
            </w:r>
            <w:r w:rsid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L</w:t>
            </w:r>
            <w:r w:rsid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ETUS </w:t>
            </w:r>
            <w:r w:rsid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서비스 수준 요건 </w:t>
            </w:r>
            <w:r w:rsidR="00D578AB"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인센티브</w:t>
            </w:r>
            <w:ins w:id="198" w:author="윤현정 (Hyunjeong Yoon)" w:date="2025-07-23T18:48:00Z">
              <w:r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 xml:space="preserve">(본 </w:t>
              </w:r>
              <w:proofErr w:type="spellStart"/>
              <w:r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>게약서</w:t>
              </w:r>
              <w:proofErr w:type="spellEnd"/>
              <w:r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 xml:space="preserve"> </w:t>
              </w:r>
            </w:ins>
            <w:ins w:id="199" w:author="윤현정 (Hyunjeong Yoon)" w:date="2025-07-23T18:49:00Z">
              <w:r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 xml:space="preserve">제 </w:t>
              </w:r>
              <w:r>
                <w:rPr>
                  <w:rFonts w:asciiTheme="majorHAnsi" w:eastAsiaTheme="majorHAnsi" w:hAnsiTheme="majorHAnsi"/>
                  <w:spacing w:val="-12"/>
                  <w:szCs w:val="28"/>
                </w:rPr>
                <w:t>13</w:t>
              </w:r>
              <w:r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>조)</w:t>
              </w:r>
            </w:ins>
            <w:r w:rsidR="00D578AB"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</w:t>
            </w:r>
            <w:del w:id="200" w:author="윤현정 (Hyunjeong Yoon)" w:date="2025-07-23T18:47:00Z">
              <w:r w:rsidR="00D578AB" w:rsidRPr="00D578AB" w:rsidDel="000278BC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delText>지급</w:delText>
              </w:r>
            </w:del>
            <w:ins w:id="201" w:author="윤현정 (Hyunjeong Yoon)" w:date="2025-07-23T18:48:00Z">
              <w:r>
                <w:rPr>
                  <w:rFonts w:asciiTheme="majorHAnsi" w:eastAsiaTheme="majorHAnsi" w:hAnsiTheme="majorHAnsi"/>
                  <w:spacing w:val="-12"/>
                  <w:szCs w:val="28"/>
                </w:rPr>
                <w:br/>
                <w:t xml:space="preserve">1) </w:t>
              </w:r>
            </w:ins>
            <w:ins w:id="202" w:author="윤현정 (Hyunjeong Yoon)" w:date="2025-07-23T18:49:00Z">
              <w:r>
                <w:rPr>
                  <w:rFonts w:asciiTheme="majorHAnsi" w:eastAsiaTheme="majorHAnsi" w:hAnsiTheme="majorHAnsi"/>
                  <w:spacing w:val="-12"/>
                  <w:szCs w:val="28"/>
                </w:rPr>
                <w:t>‘</w:t>
              </w:r>
              <w:r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>을</w:t>
              </w:r>
              <w:r>
                <w:rPr>
                  <w:rFonts w:asciiTheme="majorHAnsi" w:eastAsiaTheme="majorHAnsi" w:hAnsiTheme="majorHAnsi"/>
                  <w:spacing w:val="-12"/>
                  <w:szCs w:val="28"/>
                </w:rPr>
                <w:t>’</w:t>
              </w:r>
              <w:r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 xml:space="preserve">이 </w:t>
              </w:r>
            </w:ins>
            <w:ins w:id="203" w:author="윤현정 (Hyunjeong Yoon)" w:date="2025-07-24T08:58:00Z">
              <w:r w:rsidR="00222665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>별첨3</w:t>
              </w:r>
              <w:r w:rsidR="00222665">
                <w:rPr>
                  <w:rFonts w:asciiTheme="majorHAnsi" w:eastAsiaTheme="majorHAnsi" w:hAnsiTheme="majorHAnsi"/>
                  <w:spacing w:val="-12"/>
                  <w:szCs w:val="28"/>
                </w:rPr>
                <w:t xml:space="preserve"> </w:t>
              </w:r>
            </w:ins>
            <w:ins w:id="204" w:author="윤현정 (Hyunjeong Yoon)" w:date="2025-07-24T08:59:00Z">
              <w:r w:rsidR="00222665">
                <w:rPr>
                  <w:rFonts w:asciiTheme="majorHAnsi" w:eastAsiaTheme="majorHAnsi" w:hAnsiTheme="majorHAnsi"/>
                  <w:spacing w:val="-12"/>
                  <w:szCs w:val="28"/>
                </w:rPr>
                <w:t xml:space="preserve">LETUS </w:t>
              </w:r>
              <w:r w:rsidR="00222665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>서비스 수준 요건에 따라 구분의 등급을 획득하는 경우</w:t>
              </w:r>
            </w:ins>
            <w:ins w:id="205" w:author="윤현정 (Hyunjeong Yoon)" w:date="2025-07-23T18:49:00Z">
              <w:r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 xml:space="preserve"> </w:t>
              </w:r>
              <w:r>
                <w:rPr>
                  <w:rFonts w:asciiTheme="majorHAnsi" w:eastAsiaTheme="majorHAnsi" w:hAnsiTheme="majorHAnsi"/>
                  <w:spacing w:val="-12"/>
                  <w:szCs w:val="28"/>
                </w:rPr>
                <w:t>‘</w:t>
              </w:r>
              <w:r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>갑</w:t>
              </w:r>
              <w:r>
                <w:rPr>
                  <w:rFonts w:asciiTheme="majorHAnsi" w:eastAsiaTheme="majorHAnsi" w:hAnsiTheme="majorHAnsi"/>
                  <w:spacing w:val="-12"/>
                  <w:szCs w:val="28"/>
                </w:rPr>
                <w:t>’</w:t>
              </w:r>
              <w:r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>은 시혜적 인센티브를 지급할 수 있다.</w:t>
              </w:r>
              <w:r>
                <w:rPr>
                  <w:rFonts w:asciiTheme="majorHAnsi" w:eastAsiaTheme="majorHAnsi" w:hAnsiTheme="majorHAnsi"/>
                  <w:spacing w:val="-12"/>
                  <w:szCs w:val="28"/>
                </w:rPr>
                <w:t xml:space="preserve"> </w:t>
              </w:r>
            </w:ins>
          </w:p>
          <w:tbl>
            <w:tblPr>
              <w:tblStyle w:val="1"/>
              <w:tblW w:w="9282" w:type="dxa"/>
              <w:jc w:val="center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1577"/>
              <w:gridCol w:w="1580"/>
              <w:gridCol w:w="3115"/>
              <w:gridCol w:w="3010"/>
            </w:tblGrid>
            <w:tr w:rsidR="00D578AB" w:rsidRPr="00D578AB" w14:paraId="0D93F4B7" w14:textId="77777777" w:rsidTr="00712075">
              <w:trPr>
                <w:trHeight w:val="21"/>
                <w:jc w:val="center"/>
              </w:trPr>
              <w:tc>
                <w:tcPr>
                  <w:tcW w:w="3157" w:type="dxa"/>
                  <w:gridSpan w:val="2"/>
                  <w:vAlign w:val="center"/>
                </w:tcPr>
                <w:p w14:paraId="2EC1BA5E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구분</w:t>
                  </w:r>
                </w:p>
              </w:tc>
              <w:tc>
                <w:tcPr>
                  <w:tcW w:w="3115" w:type="dxa"/>
                  <w:vAlign w:val="center"/>
                </w:tcPr>
                <w:p w14:paraId="59176DFB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지급</w:t>
                  </w:r>
                </w:p>
              </w:tc>
              <w:tc>
                <w:tcPr>
                  <w:tcW w:w="3010" w:type="dxa"/>
                </w:tcPr>
                <w:p w14:paraId="72E31B1C" w14:textId="77777777" w:rsidR="00D578AB" w:rsidRPr="00D578AB" w:rsidRDefault="00712075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비고</w:t>
                  </w:r>
                </w:p>
              </w:tc>
            </w:tr>
            <w:tr w:rsidR="00D578AB" w:rsidRPr="00D578AB" w14:paraId="338B259A" w14:textId="77777777" w:rsidTr="00712075">
              <w:trPr>
                <w:trHeight w:val="21"/>
                <w:jc w:val="center"/>
              </w:trPr>
              <w:tc>
                <w:tcPr>
                  <w:tcW w:w="1577" w:type="dxa"/>
                  <w:vMerge w:val="restart"/>
                  <w:vAlign w:val="center"/>
                </w:tcPr>
                <w:p w14:paraId="001FC78F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4개월 단위</w:t>
                  </w:r>
                </w:p>
              </w:tc>
              <w:tc>
                <w:tcPr>
                  <w:tcW w:w="1579" w:type="dxa"/>
                  <w:vAlign w:val="center"/>
                </w:tcPr>
                <w:p w14:paraId="5E375977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O</w:t>
                  </w:r>
                  <w:r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  <w:t>RANGE</w:t>
                  </w:r>
                </w:p>
              </w:tc>
              <w:tc>
                <w:tcPr>
                  <w:tcW w:w="3115" w:type="dxa"/>
                  <w:vAlign w:val="center"/>
                </w:tcPr>
                <w:p w14:paraId="0C7023FE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 xml:space="preserve">최근 </w:t>
                  </w:r>
                  <w:r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  <w:t>4</w:t>
                  </w:r>
                  <w:r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 xml:space="preserve">개월 누적 </w:t>
                  </w:r>
                  <w:proofErr w:type="spellStart"/>
                  <w:r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시공비</w:t>
                  </w:r>
                  <w:proofErr w:type="spellEnd"/>
                  <w:r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*</w:t>
                  </w:r>
                  <w:r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  <w:t>10%</w:t>
                  </w:r>
                </w:p>
              </w:tc>
              <w:tc>
                <w:tcPr>
                  <w:tcW w:w="3010" w:type="dxa"/>
                </w:tcPr>
                <w:p w14:paraId="45218F81" w14:textId="051CC665" w:rsidR="00D578AB" w:rsidRPr="00D578AB" w:rsidRDefault="00712075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 xml:space="preserve">상한 </w:t>
                  </w:r>
                  <w:r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  <w:t>200</w:t>
                  </w:r>
                  <w:proofErr w:type="gramStart"/>
                  <w:r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만원</w:t>
                  </w:r>
                  <w:ins w:id="206" w:author="윤현정 (Hyunjeong Yoon)" w:date="2025-07-23T18:51:00Z">
                    <w:r w:rsidR="000278BC">
                      <w:rPr>
                        <w:rFonts w:asciiTheme="majorHAnsi" w:eastAsiaTheme="majorHAnsi" w:hAnsiTheme="majorHAnsi" w:hint="eastAsia"/>
                        <w:color w:val="000000" w:themeColor="text1"/>
                        <w:spacing w:val="-12"/>
                        <w:szCs w:val="20"/>
                      </w:rPr>
                      <w:t>/</w:t>
                    </w:r>
                    <w:r w:rsidR="000278BC">
                      <w:rPr>
                        <w:rFonts w:asciiTheme="majorHAnsi" w:eastAsiaTheme="majorHAnsi" w:hAnsiTheme="majorHAnsi"/>
                        <w:color w:val="000000" w:themeColor="text1"/>
                        <w:spacing w:val="-12"/>
                        <w:szCs w:val="20"/>
                      </w:rPr>
                      <w:t xml:space="preserve"> </w:t>
                    </w:r>
                    <w:proofErr w:type="spellStart"/>
                    <w:r w:rsidR="000278BC">
                      <w:rPr>
                        <w:rFonts w:asciiTheme="majorHAnsi" w:eastAsiaTheme="majorHAnsi" w:hAnsiTheme="majorHAnsi" w:hint="eastAsia"/>
                        <w:color w:val="000000" w:themeColor="text1"/>
                        <w:spacing w:val="-12"/>
                        <w:szCs w:val="20"/>
                      </w:rPr>
                      <w:t>소속시공팀기준</w:t>
                    </w:r>
                  </w:ins>
                  <w:proofErr w:type="spellEnd"/>
                  <w:proofErr w:type="gramEnd"/>
                </w:p>
              </w:tc>
            </w:tr>
            <w:tr w:rsidR="00D578AB" w:rsidRPr="00D578AB" w14:paraId="014E59AD" w14:textId="77777777" w:rsidTr="00712075">
              <w:trPr>
                <w:trHeight w:val="21"/>
                <w:jc w:val="center"/>
              </w:trPr>
              <w:tc>
                <w:tcPr>
                  <w:tcW w:w="1577" w:type="dxa"/>
                  <w:vMerge/>
                  <w:vAlign w:val="center"/>
                </w:tcPr>
                <w:p w14:paraId="7C2E4156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</w:p>
              </w:tc>
              <w:tc>
                <w:tcPr>
                  <w:tcW w:w="1579" w:type="dxa"/>
                  <w:vAlign w:val="center"/>
                </w:tcPr>
                <w:p w14:paraId="158D6985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  <w:t>GREEN</w:t>
                  </w:r>
                </w:p>
              </w:tc>
              <w:tc>
                <w:tcPr>
                  <w:tcW w:w="3115" w:type="dxa"/>
                  <w:vAlign w:val="center"/>
                </w:tcPr>
                <w:p w14:paraId="6D15CEBB" w14:textId="77777777" w:rsidR="00D578AB" w:rsidRPr="00D578AB" w:rsidRDefault="00712075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 xml:space="preserve">최근 </w:t>
                  </w:r>
                  <w:r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  <w:t>4</w:t>
                  </w:r>
                  <w:r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 xml:space="preserve">개월 누적 </w:t>
                  </w:r>
                  <w:proofErr w:type="spellStart"/>
                  <w:r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시공비</w:t>
                  </w:r>
                  <w:proofErr w:type="spellEnd"/>
                  <w:r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*</w:t>
                  </w:r>
                  <w:r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  <w:t>5%</w:t>
                  </w:r>
                </w:p>
              </w:tc>
              <w:tc>
                <w:tcPr>
                  <w:tcW w:w="3010" w:type="dxa"/>
                </w:tcPr>
                <w:p w14:paraId="78A8DDB5" w14:textId="71C2CDB4" w:rsidR="00D578AB" w:rsidRPr="00D578AB" w:rsidRDefault="00712075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 xml:space="preserve">상한 </w:t>
                  </w:r>
                  <w:r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  <w:t>100</w:t>
                  </w:r>
                  <w:proofErr w:type="gramStart"/>
                  <w:r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만원</w:t>
                  </w:r>
                  <w:ins w:id="207" w:author="윤현정 (Hyunjeong Yoon)" w:date="2025-07-23T18:51:00Z">
                    <w:r w:rsidR="000278BC">
                      <w:rPr>
                        <w:rFonts w:asciiTheme="majorHAnsi" w:eastAsiaTheme="majorHAnsi" w:hAnsiTheme="majorHAnsi" w:hint="eastAsia"/>
                        <w:color w:val="000000" w:themeColor="text1"/>
                        <w:spacing w:val="-12"/>
                        <w:szCs w:val="20"/>
                      </w:rPr>
                      <w:t>/</w:t>
                    </w:r>
                    <w:r w:rsidR="000278BC">
                      <w:rPr>
                        <w:rFonts w:asciiTheme="majorHAnsi" w:eastAsiaTheme="majorHAnsi" w:hAnsiTheme="majorHAnsi"/>
                        <w:color w:val="000000" w:themeColor="text1"/>
                        <w:spacing w:val="-12"/>
                        <w:szCs w:val="20"/>
                      </w:rPr>
                      <w:t xml:space="preserve"> </w:t>
                    </w:r>
                    <w:r w:rsidR="000278BC">
                      <w:rPr>
                        <w:rFonts w:asciiTheme="majorHAnsi" w:eastAsiaTheme="majorHAnsi" w:hAnsiTheme="majorHAnsi" w:hint="eastAsia"/>
                        <w:color w:val="000000" w:themeColor="text1"/>
                        <w:spacing w:val="-12"/>
                        <w:szCs w:val="20"/>
                      </w:rPr>
                      <w:t>소속시공팀</w:t>
                    </w:r>
                  </w:ins>
                  <w:proofErr w:type="gramEnd"/>
                  <w:ins w:id="208" w:author="윤현정 (Hyunjeong Yoon)" w:date="2025-07-23T18:52:00Z">
                    <w:r w:rsidR="000278BC">
                      <w:rPr>
                        <w:rFonts w:asciiTheme="majorHAnsi" w:eastAsiaTheme="majorHAnsi" w:hAnsiTheme="majorHAnsi" w:hint="eastAsia"/>
                        <w:color w:val="000000" w:themeColor="text1"/>
                        <w:spacing w:val="-12"/>
                        <w:szCs w:val="20"/>
                      </w:rPr>
                      <w:t xml:space="preserve"> 기준</w:t>
                    </w:r>
                  </w:ins>
                </w:p>
              </w:tc>
            </w:tr>
            <w:tr w:rsidR="00712075" w:rsidRPr="00D578AB" w14:paraId="70CB9B49" w14:textId="77777777" w:rsidTr="00712075">
              <w:trPr>
                <w:trHeight w:val="21"/>
                <w:jc w:val="center"/>
              </w:trPr>
              <w:tc>
                <w:tcPr>
                  <w:tcW w:w="1577" w:type="dxa"/>
                  <w:vMerge w:val="restart"/>
                  <w:vAlign w:val="center"/>
                </w:tcPr>
                <w:p w14:paraId="35D2EB22" w14:textId="77777777" w:rsidR="00712075" w:rsidRPr="00D578AB" w:rsidRDefault="00712075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연도</w:t>
                  </w:r>
                </w:p>
              </w:tc>
              <w:tc>
                <w:tcPr>
                  <w:tcW w:w="1579" w:type="dxa"/>
                  <w:vAlign w:val="center"/>
                </w:tcPr>
                <w:p w14:paraId="77935469" w14:textId="77777777" w:rsidR="00712075" w:rsidRPr="00D578AB" w:rsidRDefault="00712075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S등급</w:t>
                  </w:r>
                </w:p>
              </w:tc>
              <w:tc>
                <w:tcPr>
                  <w:tcW w:w="3115" w:type="dxa"/>
                  <w:vAlign w:val="center"/>
                </w:tcPr>
                <w:p w14:paraId="6A1A3C60" w14:textId="77777777" w:rsidR="00712075" w:rsidRPr="00D578AB" w:rsidRDefault="00712075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1,000만원</w:t>
                  </w:r>
                </w:p>
              </w:tc>
              <w:tc>
                <w:tcPr>
                  <w:tcW w:w="3010" w:type="dxa"/>
                  <w:vMerge w:val="restart"/>
                  <w:vAlign w:val="center"/>
                </w:tcPr>
                <w:p w14:paraId="0B8B0F03" w14:textId="0BD40EE5" w:rsidR="00712075" w:rsidRPr="00D578AB" w:rsidRDefault="00712075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지급 대상</w:t>
                  </w:r>
                  <w:ins w:id="209" w:author="윤현정 (Hyunjeong Yoon)" w:date="2025-07-23T18:50:00Z">
                    <w:r w:rsidR="000278BC">
                      <w:rPr>
                        <w:rFonts w:asciiTheme="majorHAnsi" w:eastAsiaTheme="majorHAnsi" w:hAnsiTheme="majorHAnsi" w:hint="eastAsia"/>
                        <w:color w:val="000000" w:themeColor="text1"/>
                        <w:spacing w:val="-12"/>
                        <w:szCs w:val="20"/>
                      </w:rPr>
                      <w:t xml:space="preserve">이 </w:t>
                    </w:r>
                    <w:r w:rsidR="000278BC">
                      <w:rPr>
                        <w:rFonts w:asciiTheme="majorHAnsi" w:eastAsiaTheme="majorHAnsi" w:hAnsiTheme="majorHAnsi"/>
                        <w:color w:val="000000" w:themeColor="text1"/>
                        <w:spacing w:val="-12"/>
                        <w:szCs w:val="20"/>
                      </w:rPr>
                      <w:t>5</w:t>
                    </w:r>
                    <w:r w:rsidR="000278BC">
                      <w:rPr>
                        <w:rFonts w:asciiTheme="majorHAnsi" w:eastAsiaTheme="majorHAnsi" w:hAnsiTheme="majorHAnsi" w:hint="eastAsia"/>
                        <w:color w:val="000000" w:themeColor="text1"/>
                        <w:spacing w:val="-12"/>
                        <w:szCs w:val="20"/>
                      </w:rPr>
                      <w:t>명이상일 경우</w:t>
                    </w:r>
                  </w:ins>
                  <w:r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 xml:space="preserve"> 상위 </w:t>
                  </w:r>
                  <w:r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  <w:t>5</w:t>
                  </w:r>
                  <w:r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명</w:t>
                  </w:r>
                  <w:ins w:id="210" w:author="윤현정 (Hyunjeong Yoon)" w:date="2025-07-23T18:50:00Z">
                    <w:r w:rsidR="000278BC">
                      <w:rPr>
                        <w:rFonts w:asciiTheme="majorHAnsi" w:eastAsiaTheme="majorHAnsi" w:hAnsiTheme="majorHAnsi" w:hint="eastAsia"/>
                        <w:color w:val="000000" w:themeColor="text1"/>
                        <w:spacing w:val="-12"/>
                        <w:szCs w:val="20"/>
                      </w:rPr>
                      <w:t xml:space="preserve">만 </w:t>
                    </w:r>
                    <w:proofErr w:type="gramStart"/>
                    <w:r w:rsidR="000278BC">
                      <w:rPr>
                        <w:rFonts w:asciiTheme="majorHAnsi" w:eastAsiaTheme="majorHAnsi" w:hAnsiTheme="majorHAnsi" w:hint="eastAsia"/>
                        <w:color w:val="000000" w:themeColor="text1"/>
                        <w:spacing w:val="-12"/>
                        <w:szCs w:val="20"/>
                      </w:rPr>
                      <w:t>지급(</w:t>
                    </w:r>
                    <w:r w:rsidR="000278BC">
                      <w:rPr>
                        <w:rFonts w:asciiTheme="majorHAnsi" w:eastAsiaTheme="majorHAnsi" w:hAnsiTheme="majorHAnsi"/>
                        <w:color w:val="000000" w:themeColor="text1"/>
                        <w:spacing w:val="-12"/>
                        <w:szCs w:val="20"/>
                      </w:rPr>
                      <w:t xml:space="preserve"> S</w:t>
                    </w:r>
                    <w:proofErr w:type="gramEnd"/>
                    <w:r w:rsidR="000278BC">
                      <w:rPr>
                        <w:rFonts w:asciiTheme="majorHAnsi" w:eastAsiaTheme="majorHAnsi" w:hAnsiTheme="majorHAnsi" w:hint="eastAsia"/>
                        <w:color w:val="000000" w:themeColor="text1"/>
                        <w:spacing w:val="-12"/>
                        <w:szCs w:val="20"/>
                      </w:rPr>
                      <w:t xml:space="preserve">등급이 </w:t>
                    </w:r>
                    <w:r w:rsidR="000278BC">
                      <w:rPr>
                        <w:rFonts w:asciiTheme="majorHAnsi" w:eastAsiaTheme="majorHAnsi" w:hAnsiTheme="majorHAnsi"/>
                        <w:color w:val="000000" w:themeColor="text1"/>
                        <w:spacing w:val="-12"/>
                        <w:szCs w:val="20"/>
                      </w:rPr>
                      <w:t>5</w:t>
                    </w:r>
                    <w:r w:rsidR="000278BC">
                      <w:rPr>
                        <w:rFonts w:asciiTheme="majorHAnsi" w:eastAsiaTheme="majorHAnsi" w:hAnsiTheme="majorHAnsi" w:hint="eastAsia"/>
                        <w:color w:val="000000" w:themeColor="text1"/>
                        <w:spacing w:val="-12"/>
                        <w:szCs w:val="20"/>
                      </w:rPr>
                      <w:t>명이상인 경우 A등급으로 변경)</w:t>
                    </w:r>
                  </w:ins>
                  <w:ins w:id="211" w:author="윤현정 (Hyunjeong Yoon)" w:date="2025-07-23T18:52:00Z">
                    <w:r w:rsidR="000278BC">
                      <w:rPr>
                        <w:rFonts w:asciiTheme="majorHAnsi" w:eastAsiaTheme="majorHAnsi" w:hAnsiTheme="majorHAnsi"/>
                        <w:color w:val="000000" w:themeColor="text1"/>
                        <w:spacing w:val="-12"/>
                        <w:szCs w:val="20"/>
                      </w:rPr>
                      <w:t xml:space="preserve"> / </w:t>
                    </w:r>
                    <w:r w:rsidR="000278BC">
                      <w:rPr>
                        <w:rFonts w:asciiTheme="majorHAnsi" w:eastAsiaTheme="majorHAnsi" w:hAnsiTheme="majorHAnsi" w:hint="eastAsia"/>
                        <w:color w:val="000000" w:themeColor="text1"/>
                        <w:spacing w:val="-12"/>
                        <w:szCs w:val="20"/>
                      </w:rPr>
                      <w:t>권역기준</w:t>
                    </w:r>
                  </w:ins>
                </w:p>
              </w:tc>
            </w:tr>
            <w:tr w:rsidR="00712075" w:rsidRPr="00D578AB" w14:paraId="04A9EF4C" w14:textId="77777777" w:rsidTr="00712075">
              <w:trPr>
                <w:trHeight w:val="21"/>
                <w:jc w:val="center"/>
              </w:trPr>
              <w:tc>
                <w:tcPr>
                  <w:tcW w:w="1577" w:type="dxa"/>
                  <w:vMerge/>
                  <w:vAlign w:val="center"/>
                </w:tcPr>
                <w:p w14:paraId="4E113E5F" w14:textId="77777777" w:rsidR="00712075" w:rsidRPr="00D578AB" w:rsidRDefault="00712075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</w:p>
              </w:tc>
              <w:tc>
                <w:tcPr>
                  <w:tcW w:w="1579" w:type="dxa"/>
                  <w:vAlign w:val="center"/>
                </w:tcPr>
                <w:p w14:paraId="0692B049" w14:textId="77777777" w:rsidR="00712075" w:rsidRPr="00D578AB" w:rsidRDefault="00712075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A등급</w:t>
                  </w:r>
                </w:p>
              </w:tc>
              <w:tc>
                <w:tcPr>
                  <w:tcW w:w="3115" w:type="dxa"/>
                  <w:vAlign w:val="center"/>
                </w:tcPr>
                <w:p w14:paraId="448197F7" w14:textId="77777777" w:rsidR="00712075" w:rsidRPr="00D578AB" w:rsidRDefault="00712075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500만원</w:t>
                  </w:r>
                </w:p>
              </w:tc>
              <w:tc>
                <w:tcPr>
                  <w:tcW w:w="3010" w:type="dxa"/>
                  <w:vMerge/>
                </w:tcPr>
                <w:p w14:paraId="3AAFC874" w14:textId="77777777" w:rsidR="00712075" w:rsidRPr="00D578AB" w:rsidRDefault="00712075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</w:p>
              </w:tc>
            </w:tr>
          </w:tbl>
          <w:p w14:paraId="4997BD5F" w14:textId="15E0D756" w:rsidR="000278BC" w:rsidRDefault="00D578AB" w:rsidP="00D578AB">
            <w:pPr>
              <w:keepNext/>
              <w:wordWrap/>
              <w:autoSpaceDE/>
              <w:autoSpaceDN/>
              <w:spacing w:line="240" w:lineRule="atLeast"/>
              <w:jc w:val="left"/>
              <w:outlineLvl w:val="1"/>
              <w:rPr>
                <w:ins w:id="212" w:author="윤현정 (Hyunjeong Yoon)" w:date="2025-07-23T18:52:00Z"/>
                <w:rFonts w:ascii="맑은 고딕" w:eastAsia="맑은 고딕" w:hAnsi="맑은 고딕"/>
                <w:kern w:val="0"/>
                <w:szCs w:val="20"/>
              </w:rPr>
            </w:pPr>
            <w:r w:rsidRPr="00D578AB">
              <w:rPr>
                <w:rFonts w:ascii="맑은 고딕" w:eastAsia="맑은 고딕" w:hAnsi="맑은 고딕" w:hint="eastAsia"/>
                <w:kern w:val="0"/>
                <w:szCs w:val="20"/>
              </w:rPr>
              <w:t xml:space="preserve">  </w:t>
            </w:r>
            <w:del w:id="213" w:author="윤현정 (Hyunjeong Yoon)" w:date="2025-07-23T18:52:00Z">
              <w:r w:rsidRPr="00D578AB" w:rsidDel="000278BC">
                <w:rPr>
                  <w:rFonts w:ascii="맑은 고딕" w:eastAsia="맑은 고딕" w:hAnsi="맑은 고딕" w:hint="eastAsia"/>
                  <w:kern w:val="0"/>
                  <w:szCs w:val="20"/>
                </w:rPr>
                <w:delText xml:space="preserve"> </w:delText>
              </w:r>
            </w:del>
            <w:ins w:id="214" w:author="윤현정 (Hyunjeong Yoon)" w:date="2025-07-24T09:34:00Z">
              <w:r w:rsidR="006101C1">
                <w:rPr>
                  <w:rFonts w:ascii="맑은 고딕" w:eastAsia="맑은 고딕" w:hAnsi="맑은 고딕"/>
                  <w:kern w:val="0"/>
                  <w:szCs w:val="20"/>
                </w:rPr>
                <w:t xml:space="preserve"> </w:t>
              </w:r>
              <w:r w:rsidR="006101C1">
                <w:rPr>
                  <w:rFonts w:ascii="맑은 고딕" w:eastAsia="맑은 고딕" w:hAnsi="맑은 고딕" w:hint="eastAsia"/>
                  <w:kern w:val="0"/>
                  <w:szCs w:val="20"/>
                </w:rPr>
                <w:t>소속시공팀의 평가기준은 [</w:t>
              </w:r>
              <w:commentRangeStart w:id="215"/>
              <w:r w:rsidR="006101C1">
                <w:rPr>
                  <w:rFonts w:ascii="맑은 고딕" w:eastAsia="맑은 고딕" w:hAnsi="맑은 고딕" w:hint="eastAsia"/>
                  <w:kern w:val="0"/>
                  <w:szCs w:val="20"/>
                </w:rPr>
                <w:t>■</w:t>
              </w:r>
            </w:ins>
            <w:commentRangeEnd w:id="215"/>
            <w:ins w:id="216" w:author="윤현정 (Hyunjeong Yoon)" w:date="2025-07-24T09:35:00Z">
              <w:r w:rsidR="006101C1">
                <w:rPr>
                  <w:rStyle w:val="a7"/>
                  <w:rFonts w:eastAsia="바탕" w:hAnsi="Times New Roman" w:cs="Times New Roman"/>
                </w:rPr>
                <w:commentReference w:id="215"/>
              </w:r>
            </w:ins>
            <w:ins w:id="217" w:author="윤현정 (Hyunjeong Yoon)" w:date="2025-07-24T09:34:00Z">
              <w:r w:rsidR="006101C1">
                <w:rPr>
                  <w:rFonts w:ascii="맑은 고딕" w:eastAsia="맑은 고딕" w:hAnsi="맑은 고딕"/>
                  <w:kern w:val="0"/>
                  <w:szCs w:val="20"/>
                </w:rPr>
                <w:t>]</w:t>
              </w:r>
            </w:ins>
            <w:ins w:id="218" w:author="윤현정 (Hyunjeong Yoon)" w:date="2025-07-24T09:35:00Z">
              <w:r w:rsidR="006101C1">
                <w:rPr>
                  <w:rFonts w:ascii="맑은 고딕" w:eastAsia="맑은 고딕" w:hAnsi="맑은 고딕" w:hint="eastAsia"/>
                  <w:kern w:val="0"/>
                  <w:szCs w:val="20"/>
                </w:rPr>
                <w:t xml:space="preserve">에 따르며 </w:t>
              </w:r>
              <w:r w:rsidR="005B5137">
                <w:rPr>
                  <w:rFonts w:ascii="맑은 고딕" w:eastAsia="맑은 고딕" w:hAnsi="맑은 고딕"/>
                  <w:kern w:val="0"/>
                  <w:szCs w:val="20"/>
                </w:rPr>
                <w:t>‘</w:t>
              </w:r>
              <w:r w:rsidR="005B5137">
                <w:rPr>
                  <w:rFonts w:ascii="맑은 고딕" w:eastAsia="맑은 고딕" w:hAnsi="맑은 고딕" w:hint="eastAsia"/>
                  <w:kern w:val="0"/>
                  <w:szCs w:val="20"/>
                </w:rPr>
                <w:t>을</w:t>
              </w:r>
              <w:r w:rsidR="005B5137">
                <w:rPr>
                  <w:rFonts w:ascii="맑은 고딕" w:eastAsia="맑은 고딕" w:hAnsi="맑은 고딕"/>
                  <w:kern w:val="0"/>
                  <w:szCs w:val="20"/>
                </w:rPr>
                <w:t>’</w:t>
              </w:r>
              <w:r w:rsidR="005B5137">
                <w:rPr>
                  <w:rFonts w:ascii="맑은 고딕" w:eastAsia="맑은 고딕" w:hAnsi="맑은 고딕" w:hint="eastAsia"/>
                  <w:kern w:val="0"/>
                  <w:szCs w:val="20"/>
                </w:rPr>
                <w:t xml:space="preserve">은 지급받은 인센티브를 소속시공팀에게 </w:t>
              </w:r>
              <w:r w:rsidR="005B5137">
                <w:rPr>
                  <w:rFonts w:ascii="맑은 고딕" w:eastAsia="맑은 고딕" w:hAnsi="맑은 고딕"/>
                  <w:kern w:val="0"/>
                  <w:szCs w:val="20"/>
                </w:rPr>
                <w:t xml:space="preserve">100% </w:t>
              </w:r>
              <w:r w:rsidR="005B5137">
                <w:rPr>
                  <w:rFonts w:ascii="맑은 고딕" w:eastAsia="맑은 고딕" w:hAnsi="맑은 고딕" w:hint="eastAsia"/>
                  <w:kern w:val="0"/>
                  <w:szCs w:val="20"/>
                </w:rPr>
                <w:t>지급해야한다.</w:t>
              </w:r>
            </w:ins>
          </w:p>
          <w:p w14:paraId="064DF255" w14:textId="2AAE8DF7" w:rsidR="00D578AB" w:rsidRPr="00D578AB" w:rsidRDefault="00D578AB" w:rsidP="00D578AB">
            <w:pPr>
              <w:keepNext/>
              <w:wordWrap/>
              <w:autoSpaceDE/>
              <w:autoSpaceDN/>
              <w:spacing w:line="240" w:lineRule="atLeast"/>
              <w:jc w:val="left"/>
              <w:outlineLvl w:val="1"/>
              <w:rPr>
                <w:rFonts w:ascii="맑은 고딕" w:eastAsia="맑은 고딕" w:hAnsi="맑은 고딕"/>
                <w:kern w:val="0"/>
                <w:szCs w:val="20"/>
              </w:rPr>
            </w:pPr>
            <w:r w:rsidRPr="00D578AB">
              <w:rPr>
                <w:rFonts w:ascii="맑은 고딕" w:eastAsia="맑은 고딕" w:hAnsi="맑은 고딕" w:hint="eastAsia"/>
                <w:kern w:val="0"/>
                <w:szCs w:val="20"/>
              </w:rPr>
              <w:lastRenderedPageBreak/>
              <w:t xml:space="preserve"> </w:t>
            </w:r>
            <w:bookmarkStart w:id="219" w:name="_Toc149136430"/>
            <w:proofErr w:type="gramStart"/>
            <w:ins w:id="220" w:author="윤현정 (Hyunjeong Yoon)" w:date="2025-07-23T18:55:00Z">
              <w:r w:rsidR="000278BC">
                <w:rPr>
                  <w:rFonts w:ascii="맑은 고딕" w:eastAsia="맑은 고딕" w:hAnsi="맑은 고딕" w:hint="eastAsia"/>
                  <w:kern w:val="0"/>
                  <w:szCs w:val="20"/>
                </w:rPr>
                <w:t xml:space="preserve">제 </w:t>
              </w:r>
              <w:r w:rsidR="000278BC">
                <w:rPr>
                  <w:rFonts w:ascii="맑은 고딕" w:eastAsia="맑은 고딕" w:hAnsi="맑은 고딕"/>
                  <w:kern w:val="0"/>
                  <w:szCs w:val="20"/>
                </w:rPr>
                <w:t>3</w:t>
              </w:r>
              <w:proofErr w:type="gramEnd"/>
              <w:r w:rsidR="000278BC">
                <w:rPr>
                  <w:rFonts w:ascii="맑은 고딕" w:eastAsia="맑은 고딕" w:hAnsi="맑은 고딕" w:hint="eastAsia"/>
                  <w:kern w:val="0"/>
                  <w:szCs w:val="20"/>
                </w:rPr>
                <w:t>조</w:t>
              </w:r>
            </w:ins>
            <w:del w:id="221" w:author="윤현정 (Hyunjeong Yoon)" w:date="2025-07-23T18:55:00Z">
              <w:r w:rsidRPr="00D578AB" w:rsidDel="000278BC">
                <w:rPr>
                  <w:rFonts w:ascii="맑은 고딕" w:eastAsia="맑은 고딕" w:hAnsi="맑은 고딕" w:hint="eastAsia"/>
                  <w:kern w:val="0"/>
                  <w:szCs w:val="20"/>
                </w:rPr>
                <w:delText>3.2</w:delText>
              </w:r>
            </w:del>
            <w:r w:rsidRPr="00D578AB">
              <w:rPr>
                <w:rFonts w:ascii="맑은 고딕" w:eastAsia="맑은 고딕" w:hAnsi="맑은 고딕" w:hint="eastAsia"/>
                <w:kern w:val="0"/>
                <w:szCs w:val="20"/>
              </w:rPr>
              <w:t xml:space="preserve"> 기타시공비</w:t>
            </w:r>
            <w:ins w:id="222" w:author="윤현정 (Hyunjeong Yoon)" w:date="2025-07-23T18:55:00Z">
              <w:r w:rsidR="00A74431">
                <w:rPr>
                  <w:rFonts w:ascii="맑은 고딕" w:eastAsia="맑은 고딕" w:hAnsi="맑은 고딕" w:hint="eastAsia"/>
                  <w:kern w:val="0"/>
                  <w:szCs w:val="20"/>
                </w:rPr>
                <w:t>의 지급</w:t>
              </w:r>
            </w:ins>
            <w:del w:id="223" w:author="윤현정 (Hyunjeong Yoon)" w:date="2025-07-23T18:55:00Z">
              <w:r w:rsidRPr="00D578AB" w:rsidDel="00A74431">
                <w:rPr>
                  <w:rFonts w:ascii="맑은 고딕" w:eastAsia="맑은 고딕" w:hAnsi="맑은 고딕" w:hint="eastAsia"/>
                  <w:kern w:val="0"/>
                  <w:szCs w:val="20"/>
                </w:rPr>
                <w:delText>(지급)</w:delText>
              </w:r>
            </w:del>
            <w:bookmarkEnd w:id="219"/>
          </w:p>
          <w:p w14:paraId="7756516F" w14:textId="7C9C0632" w:rsidR="00D578AB" w:rsidRPr="00D578AB" w:rsidDel="00A74431" w:rsidRDefault="00D578AB" w:rsidP="00A74431">
            <w:pPr>
              <w:rPr>
                <w:del w:id="224" w:author="윤현정 (Hyunjeong Yoon)" w:date="2025-07-23T18:55:00Z"/>
                <w:rFonts w:asciiTheme="majorHAnsi" w:eastAsiaTheme="majorHAnsi" w:hAnsiTheme="majorHAnsi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        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  </w:t>
            </w:r>
            <w:ins w:id="225" w:author="윤현정 (Hyunjeong Yoon)" w:date="2025-07-23T18:55:00Z">
              <w:r w:rsidR="00A74431">
                <w:rPr>
                  <w:rFonts w:asciiTheme="majorHAnsi" w:eastAsiaTheme="majorHAnsi" w:hAnsiTheme="majorHAnsi"/>
                  <w:spacing w:val="-12"/>
                  <w:szCs w:val="28"/>
                </w:rPr>
                <w:t xml:space="preserve">1) </w:t>
              </w:r>
            </w:ins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정상시공 외 시공비의 항목으로는 반품회수,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분해설치,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매장경유</w:t>
            </w:r>
            <w:proofErr w:type="spellEnd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,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공수비</w:t>
            </w:r>
            <w:proofErr w:type="spellEnd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,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출장비,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숙식비,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 </w:t>
            </w:r>
            <w:ins w:id="226" w:author="윤현정 (Hyunjeong Yoon)" w:date="2025-07-23T18:55:00Z">
              <w:r w:rsidR="00A74431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 xml:space="preserve">등 </w:t>
              </w:r>
            </w:ins>
            <w:ins w:id="227" w:author="윤현정 (Hyunjeong Yoon)" w:date="2025-07-23T18:56:00Z">
              <w:r w:rsidR="00A74431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>추가로 발생한 시공비를 말한다.</w:t>
              </w:r>
              <w:r w:rsidR="00A74431">
                <w:rPr>
                  <w:rFonts w:asciiTheme="majorHAnsi" w:eastAsiaTheme="majorHAnsi" w:hAnsiTheme="majorHAnsi"/>
                  <w:spacing w:val="-12"/>
                  <w:szCs w:val="28"/>
                </w:rPr>
                <w:t xml:space="preserve"> </w:t>
              </w:r>
            </w:ins>
            <w:del w:id="228" w:author="윤현정 (Hyunjeong Yoon)" w:date="2025-07-23T18:55:00Z">
              <w:r w:rsidRPr="00D578AB" w:rsidDel="00A74431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delText>장비용차(지)등이</w:delText>
              </w:r>
            </w:del>
          </w:p>
          <w:p w14:paraId="457F161F" w14:textId="1A3C847F" w:rsidR="00D578AB" w:rsidRPr="00D578AB" w:rsidRDefault="00D578AB" w:rsidP="00A74431">
            <w:pPr>
              <w:rPr>
                <w:rFonts w:asciiTheme="majorHAnsi" w:eastAsiaTheme="majorHAnsi" w:hAnsiTheme="majorHAnsi"/>
                <w:spacing w:val="-12"/>
                <w:szCs w:val="28"/>
              </w:rPr>
            </w:pPr>
            <w:del w:id="229" w:author="윤현정 (Hyunjeong Yoon)" w:date="2025-07-23T18:55:00Z">
              <w:r w:rsidRPr="00D578AB" w:rsidDel="00A74431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delText xml:space="preserve">           있다.</w:delText>
              </w:r>
            </w:del>
          </w:p>
          <w:p w14:paraId="37807469" w14:textId="79978D47" w:rsidR="00D578AB" w:rsidRPr="00D578AB" w:rsidRDefault="00D578AB" w:rsidP="00D578AB">
            <w:pPr>
              <w:keepNext/>
              <w:wordWrap/>
              <w:autoSpaceDE/>
              <w:autoSpaceDN/>
              <w:spacing w:line="240" w:lineRule="atLeast"/>
              <w:jc w:val="left"/>
              <w:outlineLvl w:val="1"/>
              <w:rPr>
                <w:rFonts w:ascii="맑은 고딕" w:eastAsia="맑은 고딕" w:hAnsi="맑은 고딕"/>
                <w:kern w:val="0"/>
                <w:szCs w:val="20"/>
              </w:rPr>
            </w:pPr>
            <w:r w:rsidRPr="00D578AB">
              <w:rPr>
                <w:rFonts w:ascii="맑은 고딕" w:eastAsia="맑은 고딕" w:hAnsi="맑은 고딕"/>
                <w:kern w:val="0"/>
                <w:szCs w:val="20"/>
              </w:rPr>
              <w:t xml:space="preserve">    </w:t>
            </w:r>
            <w:bookmarkStart w:id="230" w:name="_Toc149136431"/>
            <w:del w:id="231" w:author="윤현정 (Hyunjeong Yoon)" w:date="2025-07-23T18:57:00Z">
              <w:r w:rsidRPr="00D578AB" w:rsidDel="00A74431">
                <w:rPr>
                  <w:rFonts w:ascii="맑은 고딕" w:eastAsia="맑은 고딕" w:hAnsi="맑은 고딕"/>
                  <w:kern w:val="0"/>
                  <w:szCs w:val="20"/>
                </w:rPr>
                <w:delText xml:space="preserve">3.2.1 </w:delText>
              </w:r>
            </w:del>
            <w:ins w:id="232" w:author="윤현정 (Hyunjeong Yoon)" w:date="2025-07-23T18:56:00Z">
              <w:r w:rsidR="00A74431">
                <w:rPr>
                  <w:rFonts w:ascii="맑은 고딕" w:eastAsia="맑은 고딕" w:hAnsi="맑은 고딕"/>
                  <w:kern w:val="0"/>
                  <w:szCs w:val="20"/>
                </w:rPr>
                <w:t>2)</w:t>
              </w:r>
            </w:ins>
            <w:r w:rsidRPr="00D578AB">
              <w:rPr>
                <w:rFonts w:ascii="맑은 고딕" w:eastAsia="맑은 고딕" w:hAnsi="맑은 고딕" w:hint="eastAsia"/>
                <w:kern w:val="0"/>
                <w:szCs w:val="20"/>
              </w:rPr>
              <w:t>반품회수</w:t>
            </w:r>
            <w:bookmarkEnd w:id="230"/>
          </w:p>
          <w:p w14:paraId="55FEAF1E" w14:textId="1C2C3EC7" w:rsidR="00D578AB" w:rsidRPr="00D578AB" w:rsidDel="005B5137" w:rsidRDefault="00D578AB" w:rsidP="005B5137">
            <w:pPr>
              <w:rPr>
                <w:del w:id="233" w:author="윤현정 (Hyunjeong Yoon)" w:date="2025-07-24T09:36:00Z"/>
                <w:rFonts w:asciiTheme="majorHAnsi" w:eastAsiaTheme="majorHAnsi" w:hAnsiTheme="majorHAnsi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       </w:t>
            </w:r>
            <w:ins w:id="234" w:author="윤현정 (Hyunjeong Yoon)" w:date="2025-07-24T09:37:00Z">
              <w:r w:rsidR="005B5137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>가</w:t>
              </w:r>
            </w:ins>
            <w:del w:id="235" w:author="윤현정 (Hyunjeong Yoon)" w:date="2025-07-24T09:37:00Z">
              <w:r w:rsidRPr="00D578AB" w:rsidDel="005B5137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delText>1</w:delText>
              </w:r>
            </w:del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) 조립되어 있는 제품 또는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시공팀</w:t>
            </w:r>
            <w:proofErr w:type="spellEnd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상차 후 반품</w:t>
            </w:r>
            <w:ins w:id="236" w:author="윤현정 (Hyunjeong Yoon)" w:date="2025-07-24T09:36:00Z">
              <w:r w:rsidR="005B5137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>하는 경우를 말한다.</w:t>
              </w:r>
              <w:r w:rsidR="005B5137">
                <w:rPr>
                  <w:rFonts w:asciiTheme="majorHAnsi" w:eastAsiaTheme="majorHAnsi" w:hAnsiTheme="majorHAnsi"/>
                  <w:spacing w:val="-12"/>
                  <w:szCs w:val="28"/>
                </w:rPr>
                <w:t xml:space="preserve"> </w:t>
              </w:r>
            </w:ins>
            <w:del w:id="237" w:author="윤현정 (Hyunjeong Yoon)" w:date="2025-07-24T09:36:00Z">
              <w:r w:rsidRPr="00D578AB" w:rsidDel="005B5137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delText>시 지급(퍼시스)</w:delText>
              </w:r>
            </w:del>
          </w:p>
          <w:p w14:paraId="2690FCF9" w14:textId="7046B045" w:rsidR="00D578AB" w:rsidRPr="00D578AB" w:rsidRDefault="00D578AB" w:rsidP="005B5137">
            <w:pPr>
              <w:rPr>
                <w:rFonts w:asciiTheme="majorHAnsi" w:eastAsiaTheme="majorHAnsi" w:hAnsiTheme="majorHAnsi"/>
                <w:spacing w:val="-12"/>
                <w:szCs w:val="28"/>
              </w:rPr>
            </w:pPr>
            <w:del w:id="238" w:author="윤현정 (Hyunjeong Yoon)" w:date="2025-07-24T09:36:00Z">
              <w:r w:rsidRPr="00D578AB" w:rsidDel="005B5137">
                <w:rPr>
                  <w:rFonts w:asciiTheme="majorHAnsi" w:eastAsiaTheme="majorHAnsi" w:hAnsiTheme="majorHAnsi"/>
                  <w:spacing w:val="-12"/>
                  <w:szCs w:val="28"/>
                </w:rPr>
                <w:delText xml:space="preserve">        2) </w:delText>
              </w:r>
              <w:r w:rsidRPr="00D578AB" w:rsidDel="005B5137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delText>현장에 반입/조립되어 있는 제품에 대한 회수 작업시 지급(일룸)</w:delText>
              </w:r>
            </w:del>
          </w:p>
          <w:p w14:paraId="2345A597" w14:textId="77777777" w:rsidR="00D578AB" w:rsidRPr="00D578AB" w:rsidRDefault="00D578AB" w:rsidP="00D578AB">
            <w:pPr>
              <w:ind w:firstLineChars="340" w:firstLine="598"/>
              <w:rPr>
                <w:rFonts w:asciiTheme="majorHAnsi" w:eastAsiaTheme="majorHAnsi" w:hAnsiTheme="majorHAnsi"/>
                <w:spacing w:val="-12"/>
                <w:szCs w:val="28"/>
              </w:rPr>
            </w:pPr>
            <w:commentRangeStart w:id="239"/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3) </w:t>
            </w:r>
            <w:proofErr w:type="spellStart"/>
            <w:proofErr w:type="gramStart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퍼시스</w:t>
            </w:r>
            <w:proofErr w:type="spellEnd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>:</w:t>
            </w:r>
            <w:proofErr w:type="gramEnd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품목별 정액시공비 적용</w:t>
            </w:r>
          </w:p>
          <w:p w14:paraId="41EE501F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       4) </w:t>
            </w:r>
            <w:proofErr w:type="spellStart"/>
            <w:proofErr w:type="gramStart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일룸</w:t>
            </w:r>
            <w:proofErr w:type="spellEnd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>:</w:t>
            </w:r>
            <w:proofErr w:type="gramEnd"/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품목별 정액시공비*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0.82 </w:t>
            </w: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지급</w:t>
            </w:r>
            <w:commentRangeEnd w:id="239"/>
            <w:r w:rsidR="005B5137">
              <w:rPr>
                <w:rStyle w:val="a7"/>
                <w:rFonts w:eastAsia="바탕" w:hAnsi="Times New Roman" w:cs="Times New Roman"/>
              </w:rPr>
              <w:commentReference w:id="239"/>
            </w:r>
          </w:p>
          <w:p w14:paraId="6E848CED" w14:textId="3F54E6F8" w:rsidR="00D578AB" w:rsidRPr="00D578AB" w:rsidRDefault="00D578AB" w:rsidP="00D578AB">
            <w:pPr>
              <w:keepNext/>
              <w:wordWrap/>
              <w:autoSpaceDE/>
              <w:autoSpaceDN/>
              <w:spacing w:line="240" w:lineRule="atLeast"/>
              <w:ind w:firstLineChars="200" w:firstLine="400"/>
              <w:jc w:val="left"/>
              <w:outlineLvl w:val="1"/>
              <w:rPr>
                <w:rFonts w:ascii="맑은 고딕" w:eastAsia="맑은 고딕" w:hAnsi="맑은 고딕"/>
                <w:kern w:val="0"/>
                <w:szCs w:val="20"/>
              </w:rPr>
            </w:pPr>
            <w:bookmarkStart w:id="240" w:name="_Toc149136432"/>
            <w:del w:id="241" w:author="윤현정 (Hyunjeong Yoon)" w:date="2025-07-23T18:57:00Z">
              <w:r w:rsidRPr="00D578AB" w:rsidDel="00A74431">
                <w:rPr>
                  <w:rFonts w:ascii="맑은 고딕" w:eastAsia="맑은 고딕" w:hAnsi="맑은 고딕" w:hint="eastAsia"/>
                  <w:kern w:val="0"/>
                  <w:szCs w:val="20"/>
                </w:rPr>
                <w:delText>3.2.2</w:delText>
              </w:r>
            </w:del>
            <w:del w:id="242" w:author="윤현정 (Hyunjeong Yoon)" w:date="2025-07-23T18:56:00Z">
              <w:r w:rsidRPr="00D578AB" w:rsidDel="00A74431">
                <w:rPr>
                  <w:rFonts w:ascii="맑은 고딕" w:eastAsia="맑은 고딕" w:hAnsi="맑은 고딕" w:hint="eastAsia"/>
                  <w:kern w:val="0"/>
                  <w:szCs w:val="20"/>
                </w:rPr>
                <w:delText xml:space="preserve"> </w:delText>
              </w:r>
            </w:del>
            <w:ins w:id="243" w:author="윤현정 (Hyunjeong Yoon)" w:date="2025-07-23T18:57:00Z">
              <w:r w:rsidR="00A74431">
                <w:rPr>
                  <w:rFonts w:ascii="맑은 고딕" w:eastAsia="맑은 고딕" w:hAnsi="맑은 고딕"/>
                  <w:kern w:val="0"/>
                  <w:szCs w:val="20"/>
                </w:rPr>
                <w:t>3)</w:t>
              </w:r>
            </w:ins>
            <w:r w:rsidRPr="00D578AB">
              <w:rPr>
                <w:rFonts w:ascii="맑은 고딕" w:eastAsia="맑은 고딕" w:hAnsi="맑은 고딕" w:hint="eastAsia"/>
                <w:kern w:val="0"/>
                <w:szCs w:val="20"/>
              </w:rPr>
              <w:t>분해설치</w:t>
            </w:r>
            <w:bookmarkEnd w:id="240"/>
          </w:p>
          <w:p w14:paraId="6E1F4DDD" w14:textId="2532C891" w:rsidR="00D578AB" w:rsidRPr="00D578AB" w:rsidRDefault="00D578AB" w:rsidP="00D578AB">
            <w:pPr>
              <w:rPr>
                <w:rFonts w:asciiTheme="majorHAnsi" w:eastAsiaTheme="majorHAnsi" w:hAnsiTheme="majorHAnsi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       </w:t>
            </w:r>
            <w:ins w:id="244" w:author="윤현정 (Hyunjeong Yoon)" w:date="2025-07-23T18:57:00Z">
              <w:r w:rsidR="00A74431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>가</w:t>
              </w:r>
            </w:ins>
            <w:del w:id="245" w:author="윤현정 (Hyunjeong Yoon)" w:date="2025-07-23T18:57:00Z">
              <w:r w:rsidRPr="00D578AB" w:rsidDel="00A74431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delText>1</w:delText>
              </w:r>
            </w:del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) 설치되어 있는 제품을 이동 및 분해/재조립</w:t>
            </w:r>
            <w:ins w:id="246" w:author="윤현정 (Hyunjeong Yoon)" w:date="2025-07-23T18:57:00Z">
              <w:r w:rsidR="00A74431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>하는 경우를 말한다.</w:t>
              </w:r>
              <w:r w:rsidR="00A74431">
                <w:rPr>
                  <w:rFonts w:asciiTheme="majorHAnsi" w:eastAsiaTheme="majorHAnsi" w:hAnsiTheme="majorHAnsi"/>
                  <w:spacing w:val="-12"/>
                  <w:szCs w:val="28"/>
                </w:rPr>
                <w:t xml:space="preserve"> </w:t>
              </w:r>
            </w:ins>
          </w:p>
          <w:p w14:paraId="41FB1B89" w14:textId="099AB227" w:rsidR="00D578AB" w:rsidRPr="00D578AB" w:rsidRDefault="00D578AB" w:rsidP="00D578AB">
            <w:pPr>
              <w:rPr>
                <w:rFonts w:asciiTheme="majorHAnsi" w:eastAsiaTheme="majorHAnsi" w:hAnsiTheme="majorHAnsi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       </w:t>
            </w:r>
            <w:ins w:id="247" w:author="윤현정 (Hyunjeong Yoon)" w:date="2025-07-23T18:57:00Z">
              <w:r w:rsidR="00A74431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>나</w:t>
              </w:r>
            </w:ins>
            <w:del w:id="248" w:author="윤현정 (Hyunjeong Yoon)" w:date="2025-07-23T18:57:00Z">
              <w:r w:rsidRPr="00D578AB" w:rsidDel="00A74431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delText>2</w:delText>
              </w:r>
            </w:del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) 분해설치 단가표를 기준으로 산정</w:t>
            </w:r>
            <w:ins w:id="249" w:author="윤현정 (Hyunjeong Yoon)" w:date="2025-07-23T18:57:00Z">
              <w:r w:rsidR="00A74431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>한다.</w:t>
              </w:r>
            </w:ins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>(</w:t>
            </w: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시공인원이 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>2</w:t>
            </w: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명이상 필요한 분해설치는 현장방문 견적 안내_</w:t>
            </w:r>
            <w:proofErr w:type="spellStart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퍼시스</w:t>
            </w:r>
            <w:proofErr w:type="spellEnd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)</w:t>
            </w:r>
          </w:p>
          <w:p w14:paraId="595C212C" w14:textId="54F155FD" w:rsidR="00D578AB" w:rsidRPr="00D578AB" w:rsidRDefault="00D578AB" w:rsidP="00D578AB">
            <w:pPr>
              <w:rPr>
                <w:rFonts w:asciiTheme="majorHAnsi" w:eastAsiaTheme="majorHAnsi" w:hAnsiTheme="majorHAnsi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        </w:t>
            </w:r>
            <w:ins w:id="250" w:author="윤현정 (Hyunjeong Yoon)" w:date="2025-07-23T18:57:00Z">
              <w:r w:rsidR="00A74431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>다</w:t>
              </w:r>
            </w:ins>
            <w:del w:id="251" w:author="윤현정 (Hyunjeong Yoon)" w:date="2025-07-23T18:57:00Z">
              <w:r w:rsidRPr="00D578AB" w:rsidDel="00A74431">
                <w:rPr>
                  <w:rFonts w:asciiTheme="majorHAnsi" w:eastAsiaTheme="majorHAnsi" w:hAnsiTheme="majorHAnsi"/>
                  <w:spacing w:val="-12"/>
                  <w:szCs w:val="28"/>
                </w:rPr>
                <w:delText>3</w:delText>
              </w:r>
            </w:del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) </w:t>
            </w: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분해설치시에는 분해한 팀과 설치팀에 각각 전체 비용의 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>50%</w:t>
            </w: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씩 지급</w:t>
            </w:r>
            <w:ins w:id="252" w:author="윤현정 (Hyunjeong Yoon)" w:date="2025-07-23T18:57:00Z">
              <w:r w:rsidR="00A74431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>한다.</w:t>
              </w:r>
            </w:ins>
          </w:p>
          <w:p w14:paraId="3E717CFC" w14:textId="510BE4AA" w:rsidR="00D578AB" w:rsidRPr="00D578AB" w:rsidRDefault="00D578AB" w:rsidP="00D578AB">
            <w:pPr>
              <w:keepNext/>
              <w:wordWrap/>
              <w:autoSpaceDE/>
              <w:autoSpaceDN/>
              <w:spacing w:line="240" w:lineRule="atLeast"/>
              <w:jc w:val="left"/>
              <w:outlineLvl w:val="1"/>
              <w:rPr>
                <w:rFonts w:ascii="맑은 고딕" w:eastAsia="맑은 고딕" w:hAnsi="맑은 고딕"/>
                <w:kern w:val="0"/>
                <w:szCs w:val="20"/>
              </w:rPr>
            </w:pPr>
            <w:r w:rsidRPr="00D578AB">
              <w:rPr>
                <w:rFonts w:ascii="맑은 고딕" w:eastAsia="맑은 고딕" w:hAnsi="맑은 고딕" w:hint="eastAsia"/>
                <w:kern w:val="0"/>
                <w:szCs w:val="20"/>
              </w:rPr>
              <w:t xml:space="preserve">    </w:t>
            </w:r>
            <w:bookmarkStart w:id="253" w:name="_Toc149136433"/>
            <w:del w:id="254" w:author="윤현정 (Hyunjeong Yoon)" w:date="2025-07-23T18:58:00Z">
              <w:r w:rsidRPr="00D578AB" w:rsidDel="00A74431">
                <w:rPr>
                  <w:rFonts w:ascii="맑은 고딕" w:eastAsia="맑은 고딕" w:hAnsi="맑은 고딕" w:hint="eastAsia"/>
                  <w:kern w:val="0"/>
                  <w:szCs w:val="20"/>
                </w:rPr>
                <w:delText xml:space="preserve">3.2.3 </w:delText>
              </w:r>
            </w:del>
            <w:ins w:id="255" w:author="윤현정 (Hyunjeong Yoon)" w:date="2025-07-23T18:58:00Z">
              <w:r w:rsidR="00A74431">
                <w:rPr>
                  <w:rFonts w:ascii="맑은 고딕" w:eastAsia="맑은 고딕" w:hAnsi="맑은 고딕"/>
                  <w:kern w:val="0"/>
                  <w:szCs w:val="20"/>
                </w:rPr>
                <w:t>4)</w:t>
              </w:r>
            </w:ins>
            <w:proofErr w:type="spellStart"/>
            <w:r w:rsidRPr="00D578AB">
              <w:rPr>
                <w:rFonts w:ascii="맑은 고딕" w:eastAsia="맑은 고딕" w:hAnsi="맑은 고딕" w:hint="eastAsia"/>
                <w:kern w:val="0"/>
                <w:szCs w:val="20"/>
              </w:rPr>
              <w:t>매장경유</w:t>
            </w:r>
            <w:bookmarkEnd w:id="253"/>
            <w:proofErr w:type="spellEnd"/>
          </w:p>
          <w:p w14:paraId="22D4ADE2" w14:textId="722AF603" w:rsidR="00D578AB" w:rsidRPr="00D578AB" w:rsidRDefault="00D578AB" w:rsidP="00D578AB">
            <w:pPr>
              <w:rPr>
                <w:rFonts w:asciiTheme="majorHAnsi" w:eastAsiaTheme="majorHAnsi" w:hAnsiTheme="majorHAnsi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       </w:t>
            </w:r>
            <w:ins w:id="256" w:author="윤현정 (Hyunjeong Yoon)" w:date="2025-07-23T18:58:00Z">
              <w:r w:rsidR="00A74431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>가</w:t>
              </w:r>
            </w:ins>
            <w:del w:id="257" w:author="윤현정 (Hyunjeong Yoon)" w:date="2025-07-23T18:58:00Z">
              <w:r w:rsidRPr="00D578AB" w:rsidDel="00A74431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delText>1</w:delText>
              </w:r>
            </w:del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) 영업대리점에서 보유하고 있는 제품을 시공협력사가 영업대리점으로부터 회수하여 시공</w:t>
            </w:r>
            <w:ins w:id="258" w:author="윤현정 (Hyunjeong Yoon)" w:date="2025-07-23T18:58:00Z">
              <w:r w:rsidR="00A74431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>하는 경우 지급한다.</w:t>
              </w:r>
              <w:r w:rsidR="00A74431">
                <w:rPr>
                  <w:rFonts w:asciiTheme="majorHAnsi" w:eastAsiaTheme="majorHAnsi" w:hAnsiTheme="majorHAnsi"/>
                  <w:spacing w:val="-12"/>
                  <w:szCs w:val="28"/>
                </w:rPr>
                <w:t xml:space="preserve"> </w:t>
              </w:r>
            </w:ins>
          </w:p>
          <w:p w14:paraId="541F84E0" w14:textId="57769BC9" w:rsidR="00D578AB" w:rsidRPr="00D578AB" w:rsidRDefault="00D578AB" w:rsidP="00D578AB">
            <w:pPr>
              <w:rPr>
                <w:rFonts w:asciiTheme="majorHAnsi" w:eastAsiaTheme="majorHAnsi" w:hAnsiTheme="majorHAnsi"/>
                <w:spacing w:val="-12"/>
                <w:szCs w:val="28"/>
              </w:rPr>
            </w:pPr>
            <w:commentRangeStart w:id="259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       </w:t>
            </w:r>
            <w:ins w:id="260" w:author="윤현정 (Hyunjeong Yoon)" w:date="2025-07-23T18:58:00Z">
              <w:r w:rsidR="00A74431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>나</w:t>
              </w:r>
            </w:ins>
            <w:del w:id="261" w:author="윤현정 (Hyunjeong Yoon)" w:date="2025-07-23T18:58:00Z">
              <w:r w:rsidRPr="00D578AB" w:rsidDel="00A74431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delText>2</w:delText>
              </w:r>
            </w:del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) 지급기준</w:t>
            </w:r>
            <w:commentRangeEnd w:id="259"/>
            <w:r w:rsidR="00206559">
              <w:rPr>
                <w:rStyle w:val="a7"/>
                <w:rFonts w:eastAsia="바탕" w:hAnsi="Times New Roman" w:cs="Times New Roman"/>
              </w:rPr>
              <w:commentReference w:id="259"/>
            </w:r>
          </w:p>
          <w:p w14:paraId="5839740B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          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① </w:t>
            </w:r>
            <w:proofErr w:type="spellStart"/>
            <w:proofErr w:type="gramStart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퍼시스</w:t>
            </w:r>
            <w:proofErr w:type="spellEnd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>:</w:t>
            </w:r>
            <w:proofErr w:type="gramEnd"/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회수팀</w:t>
            </w:r>
            <w:proofErr w:type="spellEnd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,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시공진행팀 각 품목별 지급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시공비</w:t>
            </w:r>
            <w:proofErr w:type="spellEnd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지급</w:t>
            </w:r>
          </w:p>
          <w:p w14:paraId="2F25AEB3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          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② </w:t>
            </w:r>
            <w:proofErr w:type="spellStart"/>
            <w:proofErr w:type="gramStart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일룸</w:t>
            </w:r>
            <w:proofErr w:type="spellEnd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>:</w:t>
            </w:r>
            <w:proofErr w:type="gramEnd"/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회수팀</w:t>
            </w:r>
            <w:proofErr w:type="spellEnd"/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, 시공진행팀 각 정액시공비*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0.82 </w:t>
            </w: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>지급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ab/>
            </w:r>
          </w:p>
          <w:p w14:paraId="53ABE7A9" w14:textId="4D7AD1C1" w:rsidR="00D578AB" w:rsidRPr="00D578AB" w:rsidRDefault="00D578AB" w:rsidP="00D578AB">
            <w:pPr>
              <w:keepNext/>
              <w:wordWrap/>
              <w:autoSpaceDE/>
              <w:autoSpaceDN/>
              <w:spacing w:line="240" w:lineRule="atLeast"/>
              <w:ind w:firstLineChars="200" w:firstLine="400"/>
              <w:jc w:val="left"/>
              <w:outlineLvl w:val="1"/>
              <w:rPr>
                <w:rFonts w:ascii="맑은 고딕" w:eastAsia="맑은 고딕" w:hAnsi="맑은 고딕"/>
                <w:kern w:val="0"/>
                <w:szCs w:val="20"/>
              </w:rPr>
            </w:pPr>
            <w:bookmarkStart w:id="262" w:name="_Toc149136434"/>
            <w:del w:id="263" w:author="윤현정 (Hyunjeong Yoon)" w:date="2025-07-23T18:58:00Z">
              <w:r w:rsidRPr="00D578AB" w:rsidDel="00A74431">
                <w:rPr>
                  <w:rFonts w:ascii="맑은 고딕" w:eastAsia="맑은 고딕" w:hAnsi="맑은 고딕" w:hint="eastAsia"/>
                  <w:kern w:val="0"/>
                  <w:szCs w:val="20"/>
                </w:rPr>
                <w:delText>3.2</w:delText>
              </w:r>
              <w:r w:rsidRPr="00D578AB" w:rsidDel="00A74431">
                <w:rPr>
                  <w:rFonts w:ascii="맑은 고딕" w:eastAsia="맑은 고딕" w:hAnsi="맑은 고딕"/>
                  <w:kern w:val="0"/>
                  <w:szCs w:val="20"/>
                </w:rPr>
                <w:delText>.4</w:delText>
              </w:r>
            </w:del>
            <w:r w:rsidRPr="00D578AB">
              <w:rPr>
                <w:rFonts w:ascii="맑은 고딕" w:eastAsia="맑은 고딕" w:hAnsi="맑은 고딕" w:hint="eastAsia"/>
                <w:kern w:val="0"/>
                <w:szCs w:val="20"/>
              </w:rPr>
              <w:t xml:space="preserve"> </w:t>
            </w:r>
            <w:ins w:id="264" w:author="윤현정 (Hyunjeong Yoon)" w:date="2025-07-23T18:58:00Z">
              <w:r w:rsidR="00A74431">
                <w:rPr>
                  <w:rFonts w:ascii="맑은 고딕" w:eastAsia="맑은 고딕" w:hAnsi="맑은 고딕"/>
                  <w:kern w:val="0"/>
                  <w:szCs w:val="20"/>
                </w:rPr>
                <w:t>5)</w:t>
              </w:r>
            </w:ins>
            <w:proofErr w:type="spellStart"/>
            <w:r w:rsidRPr="00D578AB">
              <w:rPr>
                <w:rFonts w:ascii="맑은 고딕" w:eastAsia="맑은 고딕" w:hAnsi="맑은 고딕" w:hint="eastAsia"/>
                <w:kern w:val="0"/>
                <w:szCs w:val="20"/>
              </w:rPr>
              <w:t>공수비</w:t>
            </w:r>
            <w:bookmarkEnd w:id="262"/>
            <w:proofErr w:type="spellEnd"/>
          </w:p>
          <w:p w14:paraId="04E3280C" w14:textId="712BAD3E" w:rsidR="00D578AB" w:rsidRPr="00D578AB" w:rsidRDefault="00D578AB" w:rsidP="00D578AB">
            <w:pPr>
              <w:rPr>
                <w:rFonts w:asciiTheme="majorHAnsi" w:eastAsiaTheme="majorHAnsi" w:hAnsiTheme="majorHAnsi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       </w:t>
            </w:r>
            <w:r w:rsidRPr="00D578AB">
              <w:rPr>
                <w:rFonts w:asciiTheme="majorHAnsi" w:eastAsiaTheme="majorHAnsi" w:hAnsiTheme="majorHAnsi"/>
                <w:spacing w:val="-12"/>
                <w:szCs w:val="28"/>
              </w:rPr>
              <w:t xml:space="preserve"> </w:t>
            </w:r>
            <w:ins w:id="265" w:author="윤현정 (Hyunjeong Yoon)" w:date="2025-07-23T18:59:00Z">
              <w:r w:rsidR="00A74431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>가</w:t>
              </w:r>
            </w:ins>
            <w:del w:id="266" w:author="윤현정 (Hyunjeong Yoon)" w:date="2025-07-23T18:59:00Z">
              <w:r w:rsidRPr="00D578AB" w:rsidDel="00A74431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delText>1</w:delText>
              </w:r>
            </w:del>
            <w:r w:rsidRPr="00D578AB">
              <w:rPr>
                <w:rFonts w:asciiTheme="majorHAnsi" w:eastAsiaTheme="majorHAnsi" w:hAnsiTheme="majorHAnsi" w:hint="eastAsia"/>
                <w:spacing w:val="-12"/>
                <w:szCs w:val="28"/>
              </w:rPr>
              <w:t xml:space="preserve">) </w:t>
            </w:r>
            <w:ins w:id="267" w:author="윤현정 (Hyunjeong Yoon)" w:date="2025-07-23T18:58:00Z">
              <w:r w:rsidR="00A74431">
                <w:rPr>
                  <w:rFonts w:asciiTheme="majorHAnsi" w:eastAsiaTheme="majorHAnsi" w:hAnsiTheme="majorHAnsi"/>
                  <w:spacing w:val="-12"/>
                  <w:szCs w:val="28"/>
                </w:rPr>
                <w:t>‘</w:t>
              </w:r>
              <w:r w:rsidR="00A74431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>을</w:t>
              </w:r>
              <w:r w:rsidR="00A74431">
                <w:rPr>
                  <w:rFonts w:asciiTheme="majorHAnsi" w:eastAsiaTheme="majorHAnsi" w:hAnsiTheme="majorHAnsi"/>
                  <w:spacing w:val="-12"/>
                  <w:szCs w:val="28"/>
                </w:rPr>
                <w:t>’</w:t>
              </w:r>
              <w:r w:rsidR="00A74431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>의 귀책사유가 아닌 사유로 시공이 불가능하여 인건</w:t>
              </w:r>
            </w:ins>
            <w:ins w:id="268" w:author="윤현정 (Hyunjeong Yoon)" w:date="2025-07-23T18:59:00Z">
              <w:r w:rsidR="00A74431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t>비 등 비용이 발생한 경우를 말한다.</w:t>
              </w:r>
            </w:ins>
            <w:del w:id="269" w:author="윤현정 (Hyunjeong Yoon)" w:date="2025-07-23T18:59:00Z">
              <w:r w:rsidRPr="00D578AB" w:rsidDel="00A74431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delText>공수비 청구기준 동일(</w:delText>
              </w:r>
              <w:r w:rsidRPr="00D578AB" w:rsidDel="00A74431">
                <w:rPr>
                  <w:rFonts w:asciiTheme="majorHAnsi" w:eastAsiaTheme="majorHAnsi" w:hAnsiTheme="majorHAnsi"/>
                  <w:spacing w:val="-12"/>
                  <w:szCs w:val="28"/>
                </w:rPr>
                <w:delText xml:space="preserve">2.2.2. </w:delText>
              </w:r>
              <w:r w:rsidRPr="00D578AB" w:rsidDel="00A74431">
                <w:rPr>
                  <w:rFonts w:asciiTheme="majorHAnsi" w:eastAsiaTheme="majorHAnsi" w:hAnsiTheme="majorHAnsi" w:hint="eastAsia"/>
                  <w:spacing w:val="-12"/>
                  <w:szCs w:val="28"/>
                </w:rPr>
                <w:delText>참조)</w:delText>
              </w:r>
              <w:r w:rsidRPr="00D578AB" w:rsidDel="00A74431">
                <w:rPr>
                  <w:rFonts w:asciiTheme="majorHAnsi" w:eastAsiaTheme="majorHAnsi" w:hAnsiTheme="majorHAnsi"/>
                  <w:spacing w:val="-12"/>
                  <w:szCs w:val="28"/>
                </w:rPr>
                <w:delText xml:space="preserve"> </w:delText>
              </w:r>
            </w:del>
          </w:p>
          <w:p w14:paraId="19840C2F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spacing w:val="-12"/>
                <w:szCs w:val="28"/>
              </w:rPr>
            </w:pPr>
          </w:p>
          <w:p w14:paraId="79D426E9" w14:textId="3DB80335" w:rsidR="00D578AB" w:rsidRPr="00D578AB" w:rsidDel="00A74431" w:rsidRDefault="00D578AB" w:rsidP="00D578AB">
            <w:pPr>
              <w:keepNext/>
              <w:wordWrap/>
              <w:autoSpaceDE/>
              <w:autoSpaceDN/>
              <w:spacing w:line="240" w:lineRule="atLeast"/>
              <w:ind w:firstLineChars="200" w:firstLine="400"/>
              <w:jc w:val="left"/>
              <w:outlineLvl w:val="1"/>
              <w:rPr>
                <w:del w:id="270" w:author="윤현정 (Hyunjeong Yoon)" w:date="2025-07-23T18:59:00Z"/>
                <w:rFonts w:ascii="맑은 고딕" w:eastAsia="맑은 고딕" w:hAnsi="맑은 고딕"/>
                <w:kern w:val="0"/>
                <w:szCs w:val="20"/>
              </w:rPr>
            </w:pPr>
            <w:bookmarkStart w:id="271" w:name="_Toc149136415"/>
            <w:del w:id="272" w:author="윤현정 (Hyunjeong Yoon)" w:date="2025-07-23T18:59:00Z">
              <w:r w:rsidRPr="00D578AB" w:rsidDel="00A74431">
                <w:rPr>
                  <w:rFonts w:ascii="맑은 고딕" w:eastAsia="맑은 고딕" w:hAnsi="맑은 고딕"/>
                  <w:kern w:val="0"/>
                  <w:szCs w:val="20"/>
                </w:rPr>
                <w:delText>*</w:delText>
              </w:r>
              <w:r w:rsidRPr="00D578AB" w:rsidDel="00A74431">
                <w:rPr>
                  <w:rFonts w:ascii="맑은 고딕" w:eastAsia="맑은 고딕" w:hAnsi="맑은 고딕" w:hint="eastAsia"/>
                  <w:kern w:val="0"/>
                  <w:szCs w:val="20"/>
                </w:rPr>
                <w:delText>2.2.2 공수비</w:delText>
              </w:r>
              <w:bookmarkEnd w:id="271"/>
              <w:r w:rsidRPr="00D578AB" w:rsidDel="00A74431">
                <w:rPr>
                  <w:rFonts w:ascii="맑은 고딕" w:eastAsia="맑은 고딕" w:hAnsi="맑은 고딕" w:hint="eastAsia"/>
                  <w:kern w:val="0"/>
                  <w:szCs w:val="20"/>
                </w:rPr>
                <w:delText>*</w:delText>
              </w:r>
            </w:del>
          </w:p>
          <w:p w14:paraId="5AE5AF8E" w14:textId="75BDC611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del w:id="273" w:author="윤현정 (Hyunjeong Yoon)" w:date="2025-07-23T18:59:00Z">
              <w:r w:rsidRPr="00D578AB" w:rsidDel="00A74431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         1) 영업 대리점의 귀책으로 시공이 불가능하여 발생한 추가비용</w:delText>
              </w:r>
            </w:del>
          </w:p>
          <w:p w14:paraId="388CBE9E" w14:textId="3A839E5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        </w:t>
            </w:r>
            <w:ins w:id="274" w:author="윤현정 (Hyunjeong Yoon)" w:date="2025-07-23T18:59:00Z">
              <w:r w:rsidR="00A74431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t>나</w:t>
              </w:r>
            </w:ins>
            <w:del w:id="275" w:author="윤현정 (Hyunjeong Yoon)" w:date="2025-07-23T18:59:00Z">
              <w:r w:rsidRPr="00D578AB" w:rsidDel="00A74431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2</w:delText>
              </w:r>
            </w:del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) 청구기준</w:t>
            </w:r>
            <w:ins w:id="276" w:author="윤현정 (Hyunjeong Yoon)" w:date="2025-07-23T18:59:00Z">
              <w:r w:rsidR="00A74431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t>은 다음과 같다.</w:t>
              </w:r>
              <w:r w:rsidR="00A74431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t xml:space="preserve"> </w:t>
              </w:r>
            </w:ins>
          </w:p>
          <w:p w14:paraId="0A7979AF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          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①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출고당일 현장에 반입만 하는 </w:t>
            </w:r>
            <w:proofErr w:type="gram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경우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:</w:t>
            </w:r>
            <w:proofErr w:type="gram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[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공통]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공장도가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3%</w:t>
            </w:r>
          </w:p>
          <w:p w14:paraId="713DF095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 w:val="18"/>
                <w:szCs w:val="28"/>
              </w:rPr>
            </w:pP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           ②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출고당일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회차하는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경우(반품</w:t>
            </w:r>
            <w:proofErr w:type="gram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)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:</w:t>
            </w:r>
            <w:proofErr w:type="gram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[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공통]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시공비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지급(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상차후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반품 기준)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 w:val="18"/>
                <w:szCs w:val="28"/>
              </w:rPr>
              <w:t>※B2B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 w:val="18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 w:val="18"/>
                <w:szCs w:val="28"/>
              </w:rPr>
              <w:t xml:space="preserve">기준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 w:val="18"/>
                <w:szCs w:val="28"/>
              </w:rPr>
              <w:t>(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 w:val="18"/>
                <w:szCs w:val="28"/>
              </w:rPr>
              <w:t xml:space="preserve">공장도가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 w:val="18"/>
                <w:szCs w:val="28"/>
              </w:rPr>
              <w:t>300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 w:val="18"/>
                <w:szCs w:val="28"/>
              </w:rPr>
              <w:t>만원 이상)</w:t>
            </w:r>
          </w:p>
          <w:p w14:paraId="7043854D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 w:val="18"/>
                <w:szCs w:val="28"/>
              </w:rPr>
              <w:t xml:space="preserve">                 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출고당일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회차하는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경우(연기</w:t>
            </w:r>
            <w:proofErr w:type="gram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)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:</w:t>
            </w:r>
            <w:proofErr w:type="gram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[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공통]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공장도가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2%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 w:val="18"/>
                <w:szCs w:val="28"/>
              </w:rPr>
              <w:t>※B2B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 w:val="18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 w:val="18"/>
                <w:szCs w:val="28"/>
              </w:rPr>
              <w:t xml:space="preserve">기준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 w:val="18"/>
                <w:szCs w:val="28"/>
              </w:rPr>
              <w:t>(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 w:val="18"/>
                <w:szCs w:val="28"/>
              </w:rPr>
              <w:t xml:space="preserve">공장도가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 w:val="18"/>
                <w:szCs w:val="28"/>
              </w:rPr>
              <w:t>300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 w:val="18"/>
                <w:szCs w:val="28"/>
              </w:rPr>
              <w:t>만원 이상)</w:t>
            </w:r>
          </w:p>
          <w:p w14:paraId="695DE0DE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 w:val="18"/>
                <w:szCs w:val="28"/>
              </w:rPr>
            </w:pP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           ③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시공확정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~ D-1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연기 또는 반품하는 </w:t>
            </w:r>
            <w:proofErr w:type="gram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경우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:</w:t>
            </w:r>
            <w:proofErr w:type="gram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[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공통]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공장도가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1%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 w:val="18"/>
                <w:szCs w:val="28"/>
              </w:rPr>
              <w:t>※B2B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 w:val="18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 w:val="18"/>
                <w:szCs w:val="28"/>
              </w:rPr>
              <w:t xml:space="preserve">기준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 w:val="18"/>
                <w:szCs w:val="28"/>
              </w:rPr>
              <w:t>(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 w:val="18"/>
                <w:szCs w:val="28"/>
              </w:rPr>
              <w:t xml:space="preserve">공장도가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 w:val="18"/>
                <w:szCs w:val="28"/>
              </w:rPr>
              <w:t>300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 w:val="18"/>
                <w:szCs w:val="28"/>
              </w:rPr>
              <w:t>만원 이상)</w:t>
            </w:r>
          </w:p>
          <w:p w14:paraId="51889544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 w:val="18"/>
                <w:szCs w:val="28"/>
              </w:rPr>
              <w:t xml:space="preserve">             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④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현장사정으로 시공팀이 대기한 </w:t>
            </w:r>
            <w:proofErr w:type="gram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경우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:</w:t>
            </w:r>
            <w:proofErr w:type="gram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시공협력사 인건비 기준으로 청구</w:t>
            </w:r>
          </w:p>
          <w:p w14:paraId="7FD32BC3" w14:textId="77777777" w:rsidR="00D578AB" w:rsidRPr="00D578AB" w:rsidRDefault="00D578AB" w:rsidP="00AB2A2F">
            <w:pPr>
              <w:numPr>
                <w:ilvl w:val="0"/>
                <w:numId w:val="35"/>
              </w:num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시공협력사 인건비 기준</w:t>
            </w:r>
          </w:p>
          <w:tbl>
            <w:tblPr>
              <w:tblW w:w="0" w:type="auto"/>
              <w:jc w:val="center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254"/>
              <w:gridCol w:w="1255"/>
              <w:gridCol w:w="1455"/>
              <w:gridCol w:w="1560"/>
              <w:gridCol w:w="1559"/>
              <w:gridCol w:w="1417"/>
            </w:tblGrid>
            <w:tr w:rsidR="00D578AB" w:rsidRPr="00D578AB" w14:paraId="32C7EE7C" w14:textId="77777777" w:rsidTr="00A53329">
              <w:trPr>
                <w:trHeight w:val="275"/>
                <w:jc w:val="center"/>
              </w:trPr>
              <w:tc>
                <w:tcPr>
                  <w:tcW w:w="1254" w:type="dxa"/>
                </w:tcPr>
                <w:p w14:paraId="6342E4C7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>구분</w:t>
                  </w:r>
                </w:p>
              </w:tc>
              <w:tc>
                <w:tcPr>
                  <w:tcW w:w="1255" w:type="dxa"/>
                </w:tcPr>
                <w:p w14:paraId="184F99C3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>시간</w:t>
                  </w:r>
                </w:p>
              </w:tc>
              <w:tc>
                <w:tcPr>
                  <w:tcW w:w="1455" w:type="dxa"/>
                </w:tcPr>
                <w:p w14:paraId="40CA7DCB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>비용</w:t>
                  </w:r>
                </w:p>
              </w:tc>
              <w:tc>
                <w:tcPr>
                  <w:tcW w:w="1560" w:type="dxa"/>
                </w:tcPr>
                <w:p w14:paraId="3348B82D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>구분</w:t>
                  </w:r>
                </w:p>
              </w:tc>
              <w:tc>
                <w:tcPr>
                  <w:tcW w:w="1559" w:type="dxa"/>
                </w:tcPr>
                <w:p w14:paraId="07CE719D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>시간</w:t>
                  </w:r>
                </w:p>
              </w:tc>
              <w:tc>
                <w:tcPr>
                  <w:tcW w:w="1417" w:type="dxa"/>
                </w:tcPr>
                <w:p w14:paraId="15E950A8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>비용</w:t>
                  </w:r>
                </w:p>
              </w:tc>
            </w:tr>
            <w:tr w:rsidR="00D578AB" w:rsidRPr="00D578AB" w14:paraId="635A4171" w14:textId="77777777" w:rsidTr="00A53329">
              <w:trPr>
                <w:trHeight w:val="275"/>
                <w:jc w:val="center"/>
              </w:trPr>
              <w:tc>
                <w:tcPr>
                  <w:tcW w:w="1254" w:type="dxa"/>
                </w:tcPr>
                <w:p w14:paraId="3B14E064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>평일 주간</w:t>
                  </w:r>
                </w:p>
              </w:tc>
              <w:tc>
                <w:tcPr>
                  <w:tcW w:w="1255" w:type="dxa"/>
                </w:tcPr>
                <w:p w14:paraId="2AF131E6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 xml:space="preserve">06시 </w:t>
                  </w:r>
                  <w:r w:rsidRPr="00D578AB"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  <w:t>~ 18</w:t>
                  </w: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>시</w:t>
                  </w:r>
                </w:p>
              </w:tc>
              <w:tc>
                <w:tcPr>
                  <w:tcW w:w="1455" w:type="dxa"/>
                </w:tcPr>
                <w:p w14:paraId="021408AB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>인건비</w:t>
                  </w:r>
                </w:p>
              </w:tc>
              <w:tc>
                <w:tcPr>
                  <w:tcW w:w="1560" w:type="dxa"/>
                </w:tcPr>
                <w:p w14:paraId="559D3FDE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>평일 야간</w:t>
                  </w:r>
                </w:p>
              </w:tc>
              <w:tc>
                <w:tcPr>
                  <w:tcW w:w="1559" w:type="dxa"/>
                </w:tcPr>
                <w:p w14:paraId="0CA806E3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 xml:space="preserve">18시 </w:t>
                  </w:r>
                  <w:r w:rsidRPr="00D578AB"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  <w:t>~ 22</w:t>
                  </w: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>시</w:t>
                  </w:r>
                </w:p>
              </w:tc>
              <w:tc>
                <w:tcPr>
                  <w:tcW w:w="1417" w:type="dxa"/>
                </w:tcPr>
                <w:p w14:paraId="251CF7C7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 xml:space="preserve">인건비 </w:t>
                  </w:r>
                  <w:r w:rsidRPr="00D578AB"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  <w:t>150%</w:t>
                  </w:r>
                </w:p>
              </w:tc>
            </w:tr>
            <w:tr w:rsidR="00D578AB" w:rsidRPr="00D578AB" w14:paraId="6D615CDF" w14:textId="77777777" w:rsidTr="00A53329">
              <w:trPr>
                <w:trHeight w:val="275"/>
                <w:jc w:val="center"/>
              </w:trPr>
              <w:tc>
                <w:tcPr>
                  <w:tcW w:w="1254" w:type="dxa"/>
                  <w:vMerge w:val="restart"/>
                </w:tcPr>
                <w:p w14:paraId="188D7614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>평일 연장</w:t>
                  </w:r>
                  <w:r w:rsidRPr="00D578AB"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  <w:br/>
                  </w: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 w:val="14"/>
                      <w:szCs w:val="28"/>
                    </w:rPr>
                    <w:t>(8시간 근무 이후)</w:t>
                  </w:r>
                </w:p>
              </w:tc>
              <w:tc>
                <w:tcPr>
                  <w:tcW w:w="1255" w:type="dxa"/>
                </w:tcPr>
                <w:p w14:paraId="05F79192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 xml:space="preserve">06시 </w:t>
                  </w:r>
                  <w:r w:rsidRPr="00D578AB"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  <w:t>~ 22</w:t>
                  </w: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>시</w:t>
                  </w:r>
                </w:p>
              </w:tc>
              <w:tc>
                <w:tcPr>
                  <w:tcW w:w="1455" w:type="dxa"/>
                </w:tcPr>
                <w:p w14:paraId="05983947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 xml:space="preserve">인건비 </w:t>
                  </w:r>
                  <w:r w:rsidRPr="00D578AB"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  <w:t>150%</w:t>
                  </w:r>
                </w:p>
              </w:tc>
              <w:tc>
                <w:tcPr>
                  <w:tcW w:w="1560" w:type="dxa"/>
                  <w:vMerge w:val="restart"/>
                </w:tcPr>
                <w:p w14:paraId="3BDA04DA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>주말</w:t>
                  </w:r>
                  <w:r w:rsidRPr="00D578AB"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  <w:br/>
                  </w: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>(근무시간 기준)</w:t>
                  </w:r>
                </w:p>
              </w:tc>
              <w:tc>
                <w:tcPr>
                  <w:tcW w:w="1559" w:type="dxa"/>
                </w:tcPr>
                <w:p w14:paraId="35F8F18B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 xml:space="preserve">06시 </w:t>
                  </w:r>
                  <w:r w:rsidRPr="00D578AB"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  <w:t>~ 22</w:t>
                  </w: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>시</w:t>
                  </w:r>
                </w:p>
              </w:tc>
              <w:tc>
                <w:tcPr>
                  <w:tcW w:w="1417" w:type="dxa"/>
                </w:tcPr>
                <w:p w14:paraId="2A572CE0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 xml:space="preserve">인건비 </w:t>
                  </w:r>
                  <w:r w:rsidRPr="00D578AB"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  <w:t>150%</w:t>
                  </w:r>
                </w:p>
              </w:tc>
            </w:tr>
            <w:tr w:rsidR="00D578AB" w:rsidRPr="00D578AB" w14:paraId="441AD06C" w14:textId="77777777" w:rsidTr="00A53329">
              <w:trPr>
                <w:trHeight w:val="275"/>
                <w:jc w:val="center"/>
              </w:trPr>
              <w:tc>
                <w:tcPr>
                  <w:tcW w:w="1254" w:type="dxa"/>
                  <w:vMerge/>
                </w:tcPr>
                <w:p w14:paraId="4B34CC80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</w:pPr>
                </w:p>
              </w:tc>
              <w:tc>
                <w:tcPr>
                  <w:tcW w:w="1255" w:type="dxa"/>
                </w:tcPr>
                <w:p w14:paraId="43961D25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>22시 이후</w:t>
                  </w:r>
                </w:p>
              </w:tc>
              <w:tc>
                <w:tcPr>
                  <w:tcW w:w="1455" w:type="dxa"/>
                </w:tcPr>
                <w:p w14:paraId="70E8FBB1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 xml:space="preserve">인건비 </w:t>
                  </w:r>
                  <w:r w:rsidRPr="00D578AB"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  <w:t>200%</w:t>
                  </w:r>
                </w:p>
              </w:tc>
              <w:tc>
                <w:tcPr>
                  <w:tcW w:w="1560" w:type="dxa"/>
                  <w:vMerge/>
                </w:tcPr>
                <w:p w14:paraId="350C9AAE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</w:pPr>
                </w:p>
              </w:tc>
              <w:tc>
                <w:tcPr>
                  <w:tcW w:w="1559" w:type="dxa"/>
                </w:tcPr>
                <w:p w14:paraId="3F96D5E9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>22시 이후</w:t>
                  </w:r>
                </w:p>
              </w:tc>
              <w:tc>
                <w:tcPr>
                  <w:tcW w:w="1417" w:type="dxa"/>
                </w:tcPr>
                <w:p w14:paraId="1899172D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spacing w:val="-12"/>
                      <w:szCs w:val="28"/>
                    </w:rPr>
                    <w:t xml:space="preserve">인건비 </w:t>
                  </w:r>
                  <w:r w:rsidRPr="00D578AB">
                    <w:rPr>
                      <w:rFonts w:asciiTheme="majorHAnsi" w:eastAsiaTheme="majorHAnsi" w:hAnsiTheme="majorHAnsi"/>
                      <w:spacing w:val="-12"/>
                      <w:szCs w:val="28"/>
                    </w:rPr>
                    <w:t>200%</w:t>
                  </w:r>
                </w:p>
              </w:tc>
            </w:tr>
          </w:tbl>
          <w:p w14:paraId="53BA861E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        * </w:t>
            </w:r>
            <w:proofErr w:type="gram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인건비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:</w:t>
            </w:r>
            <w:proofErr w:type="gram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25,000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원/명/시간</w:t>
            </w:r>
          </w:p>
          <w:p w14:paraId="35B8004B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</w:p>
          <w:p w14:paraId="6EF01D74" w14:textId="7D9C8EC5" w:rsidR="00D578AB" w:rsidRPr="00D578AB" w:rsidRDefault="00D578AB" w:rsidP="00D578AB">
            <w:pPr>
              <w:keepNext/>
              <w:wordWrap/>
              <w:autoSpaceDE/>
              <w:autoSpaceDN/>
              <w:spacing w:line="240" w:lineRule="atLeast"/>
              <w:ind w:firstLineChars="200" w:firstLine="400"/>
              <w:jc w:val="left"/>
              <w:outlineLvl w:val="1"/>
              <w:rPr>
                <w:rFonts w:ascii="맑은 고딕" w:eastAsia="맑은 고딕" w:hAnsi="맑은 고딕"/>
                <w:kern w:val="0"/>
                <w:szCs w:val="20"/>
              </w:rPr>
            </w:pPr>
            <w:bookmarkStart w:id="277" w:name="_Toc149136435"/>
            <w:del w:id="278" w:author="윤현정 (Hyunjeong Yoon)" w:date="2025-07-23T19:00:00Z">
              <w:r w:rsidRPr="00D578AB" w:rsidDel="00A74431">
                <w:rPr>
                  <w:rFonts w:ascii="맑은 고딕" w:eastAsia="맑은 고딕" w:hAnsi="맑은 고딕"/>
                  <w:kern w:val="0"/>
                  <w:szCs w:val="20"/>
                </w:rPr>
                <w:delText xml:space="preserve">3.2.5 </w:delText>
              </w:r>
            </w:del>
            <w:ins w:id="279" w:author="윤현정 (Hyunjeong Yoon)" w:date="2025-07-23T19:00:00Z">
              <w:r w:rsidR="00A74431">
                <w:rPr>
                  <w:rFonts w:ascii="맑은 고딕" w:eastAsia="맑은 고딕" w:hAnsi="맑은 고딕"/>
                  <w:kern w:val="0"/>
                  <w:szCs w:val="20"/>
                </w:rPr>
                <w:t xml:space="preserve">6) </w:t>
              </w:r>
            </w:ins>
            <w:r w:rsidRPr="00D578AB">
              <w:rPr>
                <w:rFonts w:ascii="맑은 고딕" w:eastAsia="맑은 고딕" w:hAnsi="맑은 고딕" w:hint="eastAsia"/>
                <w:kern w:val="0"/>
                <w:szCs w:val="20"/>
              </w:rPr>
              <w:t>출장비</w:t>
            </w:r>
            <w:bookmarkEnd w:id="277"/>
          </w:p>
          <w:p w14:paraId="0CA6CDAD" w14:textId="1C453B43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      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1) 각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센터별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시공운영지역의 실 시공기준으로 </w:t>
            </w:r>
            <w:del w:id="280" w:author="윤현정 (Hyunjeong Yoon)" w:date="2025-07-23T19:03:00Z">
              <w:r w:rsidRPr="00D578AB" w:rsidDel="00D81289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아래의</w:delText>
              </w:r>
              <w:r w:rsidRPr="00D578AB" w:rsidDel="00D81289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</w:delText>
              </w:r>
              <w:r w:rsidRPr="00D578AB" w:rsidDel="00D81289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지급기준에</w:delText>
              </w:r>
              <w:r w:rsidRPr="00D578AB" w:rsidDel="00D81289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따라 다음 제</w:delText>
              </w:r>
            </w:del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proofErr w:type="spellStart"/>
            <w:ins w:id="281" w:author="윤현정 (Hyunjeong Yoon)" w:date="2025-07-23T19:01:00Z">
              <w:r w:rsidR="00A74431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t>가목</w:t>
              </w:r>
            </w:ins>
            <w:proofErr w:type="spellEnd"/>
            <w:del w:id="282" w:author="윤현정 (Hyunjeong Yoon)" w:date="2025-07-23T19:01:00Z">
              <w:r w:rsidRPr="00D578AB" w:rsidDel="00A74431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>1</w:delText>
              </w:r>
              <w:r w:rsidRPr="00D578AB" w:rsidDel="00A74431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항</w:delText>
              </w:r>
            </w:del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및 제 </w:t>
            </w:r>
            <w:proofErr w:type="spellStart"/>
            <w:ins w:id="283" w:author="윤현정 (Hyunjeong Yoon)" w:date="2025-07-23T19:01:00Z">
              <w:r w:rsidR="00A74431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t>나목</w:t>
              </w:r>
            </w:ins>
            <w:del w:id="284" w:author="윤현정 (Hyunjeong Yoon)" w:date="2025-07-23T19:01:00Z">
              <w:r w:rsidRPr="00D578AB" w:rsidDel="00A74431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>2</w:delText>
              </w:r>
              <w:r w:rsidRPr="00D578AB" w:rsidDel="00A74431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항</w:delText>
              </w:r>
            </w:del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의</w:t>
            </w:r>
            <w:proofErr w:type="spell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금액을 </w:t>
            </w:r>
          </w:p>
          <w:p w14:paraId="762D13ED" w14:textId="1166C557" w:rsidR="00D578AB" w:rsidRPr="00D578AB" w:rsidRDefault="00D578AB" w:rsidP="00D578AB">
            <w:pPr>
              <w:ind w:firstLineChars="483" w:firstLine="850"/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lastRenderedPageBreak/>
              <w:t>합하여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지급</w:t>
            </w:r>
            <w:ins w:id="285" w:author="윤현정 (Hyunjeong Yoon)" w:date="2025-07-23T19:00:00Z">
              <w:r w:rsidR="00A74431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t>한다.</w:t>
              </w:r>
            </w:ins>
            <w:r w:rsidRPr="00D578AB" w:rsidDel="00064087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  </w:t>
            </w:r>
            <w:ins w:id="286" w:author="윤현정 (Hyunjeong Yoon)" w:date="2025-07-23T19:01:00Z">
              <w:r w:rsidR="00A74431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br/>
              </w:r>
              <w:r w:rsidR="00D81289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t>가)</w:t>
              </w:r>
              <w:r w:rsidR="00D81289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t xml:space="preserve"> </w:t>
              </w:r>
            </w:ins>
            <w:ins w:id="287" w:author="윤현정 (Hyunjeong Yoon)" w:date="2025-07-23T19:03:00Z">
              <w:r w:rsidR="00D81289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t xml:space="preserve">아래 표에 </w:t>
              </w:r>
            </w:ins>
            <w:ins w:id="288" w:author="윤현정 (Hyunjeong Yoon)" w:date="2025-07-23T19:02:00Z">
              <w:r w:rsidR="00D81289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t>따</w:t>
              </w:r>
            </w:ins>
            <w:ins w:id="289" w:author="윤현정 (Hyunjeong Yoon)" w:date="2025-07-23T19:03:00Z">
              <w:r w:rsidR="00D81289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t xml:space="preserve">라 발생한 비용 </w:t>
              </w:r>
            </w:ins>
          </w:p>
          <w:tbl>
            <w:tblPr>
              <w:tblStyle w:val="1"/>
              <w:tblW w:w="9170" w:type="dxa"/>
              <w:jc w:val="center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1270"/>
              <w:gridCol w:w="1308"/>
              <w:gridCol w:w="1840"/>
              <w:gridCol w:w="1627"/>
              <w:gridCol w:w="1648"/>
              <w:gridCol w:w="1477"/>
            </w:tblGrid>
            <w:tr w:rsidR="00D578AB" w:rsidRPr="00D578AB" w14:paraId="36CFC35D" w14:textId="77777777" w:rsidTr="00A53329">
              <w:trPr>
                <w:trHeight w:val="119"/>
                <w:jc w:val="center"/>
              </w:trPr>
              <w:tc>
                <w:tcPr>
                  <w:tcW w:w="1270" w:type="dxa"/>
                  <w:vMerge w:val="restart"/>
                  <w:vAlign w:val="center"/>
                </w:tcPr>
                <w:p w14:paraId="3A626023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구분</w:t>
                  </w:r>
                </w:p>
              </w:tc>
              <w:tc>
                <w:tcPr>
                  <w:tcW w:w="7900" w:type="dxa"/>
                  <w:gridSpan w:val="5"/>
                  <w:vAlign w:val="center"/>
                </w:tcPr>
                <w:p w14:paraId="6B0EEE10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이동거리</w:t>
                  </w:r>
                  <w:r w:rsidRPr="00D578AB"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  <w:t>(편도)</w:t>
                  </w:r>
                </w:p>
              </w:tc>
            </w:tr>
            <w:tr w:rsidR="00D578AB" w:rsidRPr="00D578AB" w14:paraId="22E6BA58" w14:textId="77777777" w:rsidTr="00A53329">
              <w:trPr>
                <w:trHeight w:val="257"/>
                <w:jc w:val="center"/>
              </w:trPr>
              <w:tc>
                <w:tcPr>
                  <w:tcW w:w="1270" w:type="dxa"/>
                  <w:vMerge/>
                  <w:vAlign w:val="center"/>
                </w:tcPr>
                <w:p w14:paraId="5B86A1D2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</w:p>
              </w:tc>
              <w:tc>
                <w:tcPr>
                  <w:tcW w:w="1308" w:type="dxa"/>
                  <w:vAlign w:val="center"/>
                </w:tcPr>
                <w:p w14:paraId="56FAE9BA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  <w:t>50km</w:t>
                  </w: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 xml:space="preserve"> 미만</w:t>
                  </w:r>
                </w:p>
              </w:tc>
              <w:tc>
                <w:tcPr>
                  <w:tcW w:w="1840" w:type="dxa"/>
                  <w:vAlign w:val="center"/>
                </w:tcPr>
                <w:p w14:paraId="72E568BF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  <w:t>50 ~ 100km</w:t>
                  </w: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미만</w:t>
                  </w:r>
                </w:p>
              </w:tc>
              <w:tc>
                <w:tcPr>
                  <w:tcW w:w="1627" w:type="dxa"/>
                  <w:vAlign w:val="center"/>
                </w:tcPr>
                <w:p w14:paraId="65F061F8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  <w:t>100~150km</w:t>
                  </w: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미만</w:t>
                  </w:r>
                </w:p>
              </w:tc>
              <w:tc>
                <w:tcPr>
                  <w:tcW w:w="1648" w:type="dxa"/>
                  <w:vAlign w:val="center"/>
                </w:tcPr>
                <w:p w14:paraId="51EB473A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  <w:t>150~200km</w:t>
                  </w: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미만</w:t>
                  </w:r>
                </w:p>
              </w:tc>
              <w:tc>
                <w:tcPr>
                  <w:tcW w:w="1475" w:type="dxa"/>
                  <w:vAlign w:val="center"/>
                </w:tcPr>
                <w:p w14:paraId="4A1857A2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  <w:t>200km</w:t>
                  </w: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이상</w:t>
                  </w:r>
                </w:p>
              </w:tc>
            </w:tr>
            <w:tr w:rsidR="00D578AB" w:rsidRPr="00D578AB" w14:paraId="552F094F" w14:textId="77777777" w:rsidTr="00A53329">
              <w:trPr>
                <w:trHeight w:val="119"/>
                <w:jc w:val="center"/>
              </w:trPr>
              <w:tc>
                <w:tcPr>
                  <w:tcW w:w="1270" w:type="dxa"/>
                  <w:vAlign w:val="center"/>
                </w:tcPr>
                <w:p w14:paraId="0887894E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지급 기준</w:t>
                  </w:r>
                </w:p>
              </w:tc>
              <w:tc>
                <w:tcPr>
                  <w:tcW w:w="1308" w:type="dxa"/>
                  <w:vAlign w:val="center"/>
                </w:tcPr>
                <w:p w14:paraId="52AB25D0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지급 없음</w:t>
                  </w:r>
                </w:p>
              </w:tc>
              <w:tc>
                <w:tcPr>
                  <w:tcW w:w="1840" w:type="dxa"/>
                  <w:vAlign w:val="center"/>
                </w:tcPr>
                <w:p w14:paraId="0AD68A69" w14:textId="3240589B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이동거리</w:t>
                  </w:r>
                  <w:ins w:id="290" w:author="윤현정 (Hyunjeong Yoon)" w:date="2025-07-23T19:02:00Z">
                    <w:r w:rsidR="00D81289">
                      <w:rPr>
                        <w:rFonts w:asciiTheme="majorHAnsi" w:eastAsiaTheme="majorHAnsi" w:hAnsiTheme="majorHAnsi"/>
                        <w:color w:val="000000" w:themeColor="text1"/>
                        <w:spacing w:val="-12"/>
                        <w:szCs w:val="20"/>
                      </w:rPr>
                      <w:t>*150</w:t>
                    </w:r>
                    <w:r w:rsidR="00D81289">
                      <w:rPr>
                        <w:rFonts w:asciiTheme="majorHAnsi" w:eastAsiaTheme="majorHAnsi" w:hAnsiTheme="majorHAnsi" w:hint="eastAsia"/>
                        <w:color w:val="000000" w:themeColor="text1"/>
                        <w:spacing w:val="-12"/>
                        <w:szCs w:val="20"/>
                      </w:rPr>
                      <w:t>원</w:t>
                    </w:r>
                    <w:r w:rsidR="00D81289" w:rsidRPr="00D578AB">
                      <w:rPr>
                        <w:rFonts w:asciiTheme="majorHAnsi" w:eastAsiaTheme="majorHAnsi" w:hAnsiTheme="majorHAnsi"/>
                        <w:color w:val="000000" w:themeColor="text1"/>
                        <w:spacing w:val="-12"/>
                        <w:szCs w:val="20"/>
                      </w:rPr>
                      <w:t xml:space="preserve"> </w:t>
                    </w:r>
                  </w:ins>
                  <w:r w:rsidRPr="00D578AB"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  <w:t>*0.7</w:t>
                  </w:r>
                </w:p>
              </w:tc>
              <w:tc>
                <w:tcPr>
                  <w:tcW w:w="1627" w:type="dxa"/>
                  <w:vAlign w:val="center"/>
                </w:tcPr>
                <w:p w14:paraId="63889C8F" w14:textId="6C24E7B2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이동거리</w:t>
                  </w:r>
                  <w:ins w:id="291" w:author="윤현정 (Hyunjeong Yoon)" w:date="2025-07-23T19:02:00Z">
                    <w:r w:rsidR="00D81289">
                      <w:rPr>
                        <w:rFonts w:asciiTheme="majorHAnsi" w:eastAsiaTheme="majorHAnsi" w:hAnsiTheme="majorHAnsi"/>
                        <w:color w:val="000000" w:themeColor="text1"/>
                        <w:spacing w:val="-12"/>
                        <w:szCs w:val="20"/>
                      </w:rPr>
                      <w:t>*150</w:t>
                    </w:r>
                    <w:r w:rsidR="00D81289">
                      <w:rPr>
                        <w:rFonts w:asciiTheme="majorHAnsi" w:eastAsiaTheme="majorHAnsi" w:hAnsiTheme="majorHAnsi" w:hint="eastAsia"/>
                        <w:color w:val="000000" w:themeColor="text1"/>
                        <w:spacing w:val="-12"/>
                        <w:szCs w:val="20"/>
                      </w:rPr>
                      <w:t>원</w:t>
                    </w:r>
                    <w:r w:rsidR="00D81289" w:rsidRPr="00D578AB">
                      <w:rPr>
                        <w:rFonts w:asciiTheme="majorHAnsi" w:eastAsiaTheme="majorHAnsi" w:hAnsiTheme="majorHAnsi"/>
                        <w:color w:val="000000" w:themeColor="text1"/>
                        <w:spacing w:val="-12"/>
                        <w:szCs w:val="20"/>
                      </w:rPr>
                      <w:t xml:space="preserve"> </w:t>
                    </w:r>
                  </w:ins>
                  <w:r w:rsidRPr="00D578AB"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  <w:t>*1</w:t>
                  </w:r>
                </w:p>
              </w:tc>
              <w:tc>
                <w:tcPr>
                  <w:tcW w:w="1648" w:type="dxa"/>
                  <w:vAlign w:val="center"/>
                </w:tcPr>
                <w:p w14:paraId="0AEAFF8E" w14:textId="592BB96E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이동거리</w:t>
                  </w:r>
                  <w:ins w:id="292" w:author="윤현정 (Hyunjeong Yoon)" w:date="2025-07-23T19:02:00Z">
                    <w:r w:rsidR="00D81289">
                      <w:rPr>
                        <w:rFonts w:asciiTheme="majorHAnsi" w:eastAsiaTheme="majorHAnsi" w:hAnsiTheme="majorHAnsi"/>
                        <w:color w:val="000000" w:themeColor="text1"/>
                        <w:spacing w:val="-12"/>
                        <w:szCs w:val="20"/>
                      </w:rPr>
                      <w:t>*150</w:t>
                    </w:r>
                    <w:r w:rsidR="00D81289">
                      <w:rPr>
                        <w:rFonts w:asciiTheme="majorHAnsi" w:eastAsiaTheme="majorHAnsi" w:hAnsiTheme="majorHAnsi" w:hint="eastAsia"/>
                        <w:color w:val="000000" w:themeColor="text1"/>
                        <w:spacing w:val="-12"/>
                        <w:szCs w:val="20"/>
                      </w:rPr>
                      <w:t>원</w:t>
                    </w:r>
                    <w:r w:rsidR="00D81289" w:rsidRPr="00D578AB">
                      <w:rPr>
                        <w:rFonts w:asciiTheme="majorHAnsi" w:eastAsiaTheme="majorHAnsi" w:hAnsiTheme="majorHAnsi"/>
                        <w:color w:val="000000" w:themeColor="text1"/>
                        <w:spacing w:val="-12"/>
                        <w:szCs w:val="20"/>
                      </w:rPr>
                      <w:t xml:space="preserve"> </w:t>
                    </w:r>
                  </w:ins>
                  <w:r w:rsidRPr="00D578AB"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  <w:t>*1.4</w:t>
                  </w:r>
                </w:p>
              </w:tc>
              <w:tc>
                <w:tcPr>
                  <w:tcW w:w="1475" w:type="dxa"/>
                  <w:vAlign w:val="center"/>
                </w:tcPr>
                <w:p w14:paraId="745AA9BF" w14:textId="247CA811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0"/>
                    </w:rPr>
                    <w:t>이동거리</w:t>
                  </w:r>
                  <w:ins w:id="293" w:author="윤현정 (Hyunjeong Yoon)" w:date="2025-07-23T19:02:00Z">
                    <w:r w:rsidR="00D81289">
                      <w:rPr>
                        <w:rFonts w:asciiTheme="majorHAnsi" w:eastAsiaTheme="majorHAnsi" w:hAnsiTheme="majorHAnsi"/>
                        <w:color w:val="000000" w:themeColor="text1"/>
                        <w:spacing w:val="-12"/>
                        <w:szCs w:val="20"/>
                      </w:rPr>
                      <w:t>*150</w:t>
                    </w:r>
                    <w:r w:rsidR="00D81289">
                      <w:rPr>
                        <w:rFonts w:asciiTheme="majorHAnsi" w:eastAsiaTheme="majorHAnsi" w:hAnsiTheme="majorHAnsi" w:hint="eastAsia"/>
                        <w:color w:val="000000" w:themeColor="text1"/>
                        <w:spacing w:val="-12"/>
                        <w:szCs w:val="20"/>
                      </w:rPr>
                      <w:t>원</w:t>
                    </w:r>
                    <w:r w:rsidR="00D81289" w:rsidRPr="00D578AB">
                      <w:rPr>
                        <w:rFonts w:asciiTheme="majorHAnsi" w:eastAsiaTheme="majorHAnsi" w:hAnsiTheme="majorHAnsi"/>
                        <w:color w:val="000000" w:themeColor="text1"/>
                        <w:spacing w:val="-12"/>
                        <w:szCs w:val="20"/>
                      </w:rPr>
                      <w:t xml:space="preserve"> </w:t>
                    </w:r>
                  </w:ins>
                  <w:r w:rsidRPr="00D578AB"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0"/>
                    </w:rPr>
                    <w:t>*2</w:t>
                  </w:r>
                </w:p>
              </w:tc>
            </w:tr>
          </w:tbl>
          <w:p w14:paraId="0884FE89" w14:textId="349B831B" w:rsidR="00D578AB" w:rsidRPr="00D578AB" w:rsidRDefault="00D578AB" w:rsidP="00D578AB">
            <w:pPr>
              <w:ind w:firstLineChars="300" w:firstLine="528"/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 </w:t>
            </w:r>
            <w:del w:id="294" w:author="윤현정 (Hyunjeong Yoon)" w:date="2025-07-23T19:03:00Z">
              <w:r w:rsidRPr="00D578AB" w:rsidDel="00D81289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①</w:delText>
              </w:r>
              <w:r w:rsidRPr="00D578AB" w:rsidDel="00D81289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 </w:delText>
              </w:r>
            </w:del>
            <w:del w:id="295" w:author="윤현정 (Hyunjeong Yoon)" w:date="2025-07-23T17:58:00Z">
              <w:r w:rsidRPr="00D578AB" w:rsidDel="002924A5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지급이동거리</w:delText>
              </w:r>
            </w:del>
            <w:del w:id="296" w:author="윤현정 (Hyunjeong Yoon)" w:date="2025-07-23T17:57:00Z">
              <w:r w:rsidRPr="00D578AB" w:rsidDel="002924A5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*별도고지 </w:delText>
              </w:r>
              <w:r w:rsidRPr="00D578AB" w:rsidDel="002924A5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>km</w:delText>
              </w:r>
              <w:r w:rsidRPr="00D578AB" w:rsidDel="002924A5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당</w:delText>
              </w:r>
              <w:r w:rsidRPr="00D578AB" w:rsidDel="002924A5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지원금액(EP </w:delText>
              </w:r>
              <w:r w:rsidRPr="00D578AB" w:rsidDel="002924A5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내 </w:delText>
              </w:r>
              <w:r w:rsidRPr="00D578AB" w:rsidDel="002924A5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>‘</w:delText>
              </w:r>
              <w:r w:rsidRPr="00D578AB" w:rsidDel="002924A5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직원차량 유류비 지원금 변경</w:delText>
              </w:r>
              <w:r w:rsidRPr="00D578AB" w:rsidDel="002924A5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’ </w:delText>
              </w:r>
              <w:r w:rsidRPr="00D578AB" w:rsidDel="002924A5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공지 동일 적용</w:delText>
              </w:r>
            </w:del>
            <w:del w:id="297" w:author="윤현정 (Hyunjeong Yoon)" w:date="2025-07-23T19:03:00Z">
              <w:r w:rsidRPr="00D578AB" w:rsidDel="00D81289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)</w:delText>
              </w:r>
            </w:del>
          </w:p>
          <w:p w14:paraId="71257148" w14:textId="3F53035F" w:rsidR="00D578AB" w:rsidRPr="00D578AB" w:rsidRDefault="00D578AB" w:rsidP="00D578AB">
            <w:pPr>
              <w:ind w:firstLineChars="300" w:firstLine="528"/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   </w:t>
            </w:r>
            <w:ins w:id="298" w:author="윤현정 (Hyunjeong Yoon)" w:date="2025-07-23T19:03:00Z">
              <w:r w:rsidR="00D81289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t>나)</w:t>
              </w:r>
              <w:r w:rsidR="00D81289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t xml:space="preserve"> </w:t>
              </w:r>
            </w:ins>
            <w:del w:id="299" w:author="윤현정 (Hyunjeong Yoon)" w:date="2025-07-23T19:03:00Z">
              <w:r w:rsidRPr="00D578AB" w:rsidDel="00D81289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② </w:delText>
              </w:r>
            </w:del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별도 계산 통행료(모바일CM상 확인)</w:t>
            </w:r>
          </w:p>
          <w:p w14:paraId="4477DB1B" w14:textId="2CAA2A4B" w:rsidR="00D578AB" w:rsidRPr="00D578AB" w:rsidDel="00D81289" w:rsidRDefault="00D578AB" w:rsidP="00D578AB">
            <w:pPr>
              <w:ind w:firstLineChars="400" w:firstLine="704"/>
              <w:rPr>
                <w:del w:id="300" w:author="윤현정 (Hyunjeong Yoon)" w:date="2025-07-23T19:04:00Z"/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2)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섬지역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,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요일제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지역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비요일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시공시</w:t>
            </w:r>
            <w:proofErr w:type="spellEnd"/>
            <w:ins w:id="301" w:author="윤현정 (Hyunjeong Yoon)" w:date="2025-07-23T19:04:00Z">
              <w:r w:rsidR="00D81289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t xml:space="preserve"> 다음 기준을 적용한다.</w:t>
              </w:r>
              <w:r w:rsidR="00D81289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t xml:space="preserve"> </w:t>
              </w:r>
            </w:ins>
            <w:del w:id="302" w:author="윤현정 (Hyunjeong Yoon)" w:date="2025-07-23T19:04:00Z">
              <w:r w:rsidRPr="00D578AB" w:rsidDel="00D81289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 </w:delText>
              </w:r>
              <w:r w:rsidRPr="00D578AB" w:rsidDel="00D81289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: [2.2.5 </w:delText>
              </w:r>
              <w:r w:rsidRPr="00D578AB" w:rsidDel="00D81289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출장비]</w:delText>
              </w:r>
              <w:r w:rsidRPr="00D578AB" w:rsidDel="00D81289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</w:delText>
              </w:r>
              <w:r w:rsidRPr="00D578AB" w:rsidDel="00D81289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적용,</w:delText>
              </w:r>
              <w:r w:rsidRPr="00D578AB" w:rsidDel="00D81289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</w:delText>
              </w:r>
              <w:r w:rsidRPr="00D578AB" w:rsidDel="00D81289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청구금액 시공팀 지급</w:delText>
              </w:r>
              <w:r w:rsidRPr="00D578AB" w:rsidDel="00D81289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</w:delText>
              </w:r>
            </w:del>
          </w:p>
          <w:p w14:paraId="451D6FB4" w14:textId="77777777" w:rsidR="00D578AB" w:rsidRPr="00D578AB" w:rsidDel="00D81289" w:rsidRDefault="00D578AB" w:rsidP="00D81289">
            <w:pPr>
              <w:ind w:firstLineChars="400" w:firstLine="704"/>
              <w:rPr>
                <w:del w:id="303" w:author="윤현정 (Hyunjeong Yoon)" w:date="2025-07-23T19:04:00Z"/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</w:p>
          <w:p w14:paraId="15531E84" w14:textId="77777777" w:rsidR="00D578AB" w:rsidRPr="00D578AB" w:rsidRDefault="00D578AB">
            <w:pPr>
              <w:keepNext/>
              <w:wordWrap/>
              <w:autoSpaceDE/>
              <w:autoSpaceDN/>
              <w:spacing w:line="240" w:lineRule="atLeast"/>
              <w:jc w:val="left"/>
              <w:outlineLvl w:val="1"/>
              <w:rPr>
                <w:rFonts w:ascii="맑은 고딕" w:eastAsia="맑은 고딕" w:hAnsi="맑은 고딕"/>
                <w:kern w:val="0"/>
                <w:szCs w:val="20"/>
              </w:rPr>
              <w:pPrChange w:id="304" w:author="윤현정 (Hyunjeong Yoon)" w:date="2025-07-23T19:04:00Z">
                <w:pPr>
                  <w:keepNext/>
                  <w:wordWrap/>
                  <w:autoSpaceDE/>
                  <w:autoSpaceDN/>
                  <w:spacing w:line="240" w:lineRule="atLeast"/>
                  <w:ind w:firstLineChars="200" w:firstLine="400"/>
                  <w:jc w:val="left"/>
                  <w:outlineLvl w:val="1"/>
                </w:pPr>
              </w:pPrChange>
            </w:pPr>
            <w:bookmarkStart w:id="305" w:name="_Toc149136418"/>
            <w:del w:id="306" w:author="윤현정 (Hyunjeong Yoon)" w:date="2025-07-23T19:04:00Z">
              <w:r w:rsidRPr="00D578AB" w:rsidDel="00D81289">
                <w:rPr>
                  <w:rFonts w:ascii="맑은 고딕" w:eastAsia="맑은 고딕" w:hAnsi="맑은 고딕"/>
                  <w:kern w:val="0"/>
                  <w:szCs w:val="20"/>
                </w:rPr>
                <w:delText>*</w:delText>
              </w:r>
              <w:r w:rsidRPr="00D578AB" w:rsidDel="00D81289">
                <w:rPr>
                  <w:rFonts w:ascii="맑은 고딕" w:eastAsia="맑은 고딕" w:hAnsi="맑은 고딕" w:hint="eastAsia"/>
                  <w:kern w:val="0"/>
                  <w:szCs w:val="20"/>
                </w:rPr>
                <w:delText>2.2.5 출장비</w:delText>
              </w:r>
              <w:bookmarkEnd w:id="305"/>
              <w:r w:rsidRPr="00D578AB" w:rsidDel="00D81289">
                <w:rPr>
                  <w:rFonts w:ascii="맑은 고딕" w:eastAsia="맑은 고딕" w:hAnsi="맑은 고딕" w:hint="eastAsia"/>
                  <w:kern w:val="0"/>
                  <w:szCs w:val="20"/>
                </w:rPr>
                <w:delText>*</w:delText>
              </w:r>
            </w:del>
          </w:p>
          <w:p w14:paraId="30C6646D" w14:textId="6F71F2AE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         </w:t>
            </w:r>
            <w:ins w:id="307" w:author="윤현정 (Hyunjeong Yoon)" w:date="2025-07-23T19:04:00Z">
              <w:r w:rsidR="00D81289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t>가</w:t>
              </w:r>
            </w:ins>
            <w:del w:id="308" w:author="윤현정 (Hyunjeong Yoon)" w:date="2025-07-23T19:04:00Z">
              <w:r w:rsidRPr="00D578AB" w:rsidDel="00D81289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1</w:delText>
              </w:r>
            </w:del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) 당일 왕복이 가능한 섬지역은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10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만원+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도선료를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포함한 실비 전액을 청구.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단,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연육교가 설치된 섬은</w:t>
            </w:r>
          </w:p>
          <w:p w14:paraId="46078576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            육지로 간주한다.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(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강화도,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영흥도,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거제도 외)</w:t>
            </w:r>
          </w:p>
          <w:p w14:paraId="2997CDDF" w14:textId="7AADAEBB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         </w:t>
            </w:r>
            <w:ins w:id="309" w:author="윤현정 (Hyunjeong Yoon)" w:date="2025-07-23T19:04:00Z">
              <w:r w:rsidR="00D81289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t>나</w:t>
              </w:r>
            </w:ins>
            <w:del w:id="310" w:author="윤현정 (Hyunjeong Yoon)" w:date="2025-07-23T19:04:00Z">
              <w:r w:rsidRPr="00D578AB" w:rsidDel="00D81289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>2</w:delText>
              </w:r>
            </w:del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)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체류를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해야하는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섬지역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(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ex.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울릉도,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백령도 등)의 경우,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제반비용까지 </w:t>
            </w:r>
            <w:del w:id="311" w:author="윤현정 (Hyunjeong Yoon)" w:date="2025-07-23T17:59:00Z">
              <w:r w:rsidRPr="00D578AB" w:rsidDel="002924A5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영업 대리점에 </w:delText>
              </w:r>
            </w:del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청구</w:t>
            </w:r>
          </w:p>
          <w:p w14:paraId="3FC19ADC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           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제반비용의 </w:t>
            </w:r>
            <w:proofErr w:type="gram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범위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:</w:t>
            </w:r>
            <w:proofErr w:type="gram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도선료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,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체류비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(숙식비)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,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시공공수비(기상악화로 배가 출항하지 않는 경우)</w:t>
            </w:r>
          </w:p>
          <w:p w14:paraId="015EC244" w14:textId="31B5279A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         </w:t>
            </w:r>
            <w:ins w:id="312" w:author="윤현정 (Hyunjeong Yoon)" w:date="2025-07-23T19:04:00Z">
              <w:r w:rsidR="00D81289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t>다</w:t>
              </w:r>
            </w:ins>
            <w:del w:id="313" w:author="윤현정 (Hyunjeong Yoon)" w:date="2025-07-23T19:04:00Z">
              <w:r w:rsidRPr="00D578AB" w:rsidDel="00D81289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>3</w:delText>
              </w:r>
            </w:del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)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요일제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운영지역을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비요일제에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시공요청시 출장비를 </w:t>
            </w:r>
            <w:del w:id="314" w:author="윤현정 (Hyunjeong Yoon)" w:date="2025-07-23T18:00:00Z">
              <w:r w:rsidRPr="00D578AB" w:rsidDel="002924A5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영업 대리점에 </w:delText>
              </w:r>
            </w:del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청구</w:t>
            </w:r>
          </w:p>
          <w:p w14:paraId="2B4F641A" w14:textId="5391EBDD" w:rsidR="00D578AB" w:rsidRPr="00D578AB" w:rsidDel="002924A5" w:rsidRDefault="00D578AB" w:rsidP="00D578AB">
            <w:pPr>
              <w:rPr>
                <w:del w:id="315" w:author="윤현정 (Hyunjeong Yoon)" w:date="2025-07-23T18:01:00Z"/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del w:id="316" w:author="윤현정 (Hyunjeong Yoon)" w:date="2025-07-23T18:01:00Z">
              <w:r w:rsidRPr="00D578AB" w:rsidDel="002924A5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             </w:delText>
              </w:r>
              <w:r w:rsidRPr="00D578AB" w:rsidDel="002924A5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① </w:delText>
              </w:r>
              <w:r w:rsidRPr="00D578AB" w:rsidDel="002924A5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동일 지역 복수의 영업 대리점의 시공건이 있을 경우 </w:delText>
              </w:r>
              <w:r w:rsidRPr="00D578AB" w:rsidDel="002924A5">
                <w:rPr>
                  <w:rFonts w:asciiTheme="majorHAnsi" w:eastAsiaTheme="majorHAnsi" w:hAnsiTheme="majorHAnsi" w:hint="eastAsia"/>
                  <w:color w:val="FF0000"/>
                  <w:spacing w:val="-12"/>
                  <w:szCs w:val="28"/>
                </w:rPr>
                <w:delText xml:space="preserve">: </w:delText>
              </w:r>
              <w:r w:rsidRPr="00D578AB" w:rsidDel="002924A5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영업대리점별 공동 분담</w:delText>
              </w:r>
            </w:del>
          </w:p>
          <w:p w14:paraId="1FBFF22B" w14:textId="20272F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del w:id="317" w:author="윤현정 (Hyunjeong Yoon)" w:date="2025-07-23T18:01:00Z">
              <w:r w:rsidRPr="00D578AB" w:rsidDel="002924A5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             </w:delText>
              </w:r>
              <w:r w:rsidRPr="00D578AB" w:rsidDel="002924A5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>②</w:delText>
              </w:r>
              <w:r w:rsidRPr="00D578AB" w:rsidDel="002924A5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 </w:delText>
              </w:r>
            </w:del>
            <w:ins w:id="318" w:author="윤현정 (Hyunjeong Yoon)" w:date="2025-07-23T19:05:00Z">
              <w:r w:rsidR="00D81289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t>라)</w:t>
              </w:r>
              <w:r w:rsidR="00D81289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t xml:space="preserve"> </w:t>
              </w:r>
            </w:ins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2개 이상 지역의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시공건이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있을 </w:t>
            </w:r>
            <w:proofErr w:type="gram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경우 </w:t>
            </w:r>
            <w:r w:rsidRPr="00D578AB">
              <w:rPr>
                <w:rFonts w:asciiTheme="majorHAnsi" w:eastAsiaTheme="majorHAnsi" w:hAnsiTheme="majorHAnsi" w:hint="eastAsia"/>
                <w:color w:val="FF0000"/>
                <w:spacing w:val="-12"/>
                <w:szCs w:val="28"/>
              </w:rPr>
              <w:t>:</w:t>
            </w:r>
            <w:proofErr w:type="gram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각 지역별로 출장비 청구</w:t>
            </w:r>
          </w:p>
          <w:tbl>
            <w:tblPr>
              <w:tblStyle w:val="1"/>
              <w:tblW w:w="0" w:type="auto"/>
              <w:jc w:val="center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1471"/>
              <w:gridCol w:w="2484"/>
              <w:gridCol w:w="1981"/>
              <w:gridCol w:w="3198"/>
            </w:tblGrid>
            <w:tr w:rsidR="00D578AB" w:rsidRPr="00D578AB" w14:paraId="6DD87A03" w14:textId="77777777" w:rsidTr="00A53329">
              <w:trPr>
                <w:trHeight w:val="136"/>
                <w:jc w:val="center"/>
              </w:trPr>
              <w:tc>
                <w:tcPr>
                  <w:tcW w:w="1471" w:type="dxa"/>
                  <w:vAlign w:val="center"/>
                </w:tcPr>
                <w:p w14:paraId="21BA2DDB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 w:val="18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 w:val="18"/>
                      <w:szCs w:val="28"/>
                    </w:rPr>
                    <w:t>섬</w:t>
                  </w:r>
                </w:p>
              </w:tc>
              <w:tc>
                <w:tcPr>
                  <w:tcW w:w="2484" w:type="dxa"/>
                  <w:vAlign w:val="center"/>
                </w:tcPr>
                <w:p w14:paraId="7E7DFEAA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 w:val="18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 w:val="18"/>
                      <w:szCs w:val="28"/>
                    </w:rPr>
                    <w:t>100,000원+</w:t>
                  </w:r>
                  <w:proofErr w:type="spellStart"/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 w:val="18"/>
                      <w:szCs w:val="28"/>
                    </w:rPr>
                    <w:t>도선료</w:t>
                  </w:r>
                  <w:proofErr w:type="spellEnd"/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 w:val="18"/>
                      <w:szCs w:val="28"/>
                    </w:rPr>
                    <w:t xml:space="preserve"> 포함 실비</w:t>
                  </w:r>
                </w:p>
              </w:tc>
              <w:tc>
                <w:tcPr>
                  <w:tcW w:w="1981" w:type="dxa"/>
                  <w:vAlign w:val="center"/>
                </w:tcPr>
                <w:p w14:paraId="429FA89F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 w:val="18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 w:val="18"/>
                      <w:szCs w:val="28"/>
                    </w:rPr>
                    <w:t>소액/</w:t>
                  </w:r>
                  <w:proofErr w:type="spellStart"/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 w:val="18"/>
                      <w:szCs w:val="28"/>
                    </w:rPr>
                    <w:t>현장건</w:t>
                  </w:r>
                  <w:proofErr w:type="spellEnd"/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 w:val="18"/>
                      <w:szCs w:val="28"/>
                    </w:rPr>
                    <w:t xml:space="preserve"> 모두 청구</w:t>
                  </w:r>
                </w:p>
              </w:tc>
              <w:tc>
                <w:tcPr>
                  <w:tcW w:w="3198" w:type="dxa"/>
                  <w:vAlign w:val="center"/>
                </w:tcPr>
                <w:p w14:paraId="0214AA5E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 w:val="18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 w:val="18"/>
                      <w:szCs w:val="28"/>
                    </w:rPr>
                    <w:t>연육교가 설치된 섬은 육지로 간주</w:t>
                  </w:r>
                </w:p>
              </w:tc>
            </w:tr>
            <w:tr w:rsidR="00D578AB" w:rsidRPr="00D578AB" w14:paraId="0B0880E2" w14:textId="77777777" w:rsidTr="00A53329">
              <w:trPr>
                <w:trHeight w:val="136"/>
                <w:jc w:val="center"/>
              </w:trPr>
              <w:tc>
                <w:tcPr>
                  <w:tcW w:w="1471" w:type="dxa"/>
                  <w:vAlign w:val="center"/>
                </w:tcPr>
                <w:p w14:paraId="24CDC931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 w:val="18"/>
                      <w:szCs w:val="28"/>
                    </w:rPr>
                  </w:pPr>
                  <w:proofErr w:type="spellStart"/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 w:val="18"/>
                      <w:szCs w:val="28"/>
                    </w:rPr>
                    <w:t>요일제</w:t>
                  </w:r>
                  <w:proofErr w:type="spellEnd"/>
                </w:p>
                <w:p w14:paraId="05AC3033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 w:val="18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 w:val="18"/>
                      <w:szCs w:val="28"/>
                    </w:rPr>
                    <w:t xml:space="preserve"> 운영지역</w:t>
                  </w:r>
                </w:p>
              </w:tc>
              <w:tc>
                <w:tcPr>
                  <w:tcW w:w="2484" w:type="dxa"/>
                  <w:vAlign w:val="center"/>
                </w:tcPr>
                <w:p w14:paraId="39C1CE5F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 w:val="18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 w:val="18"/>
                      <w:szCs w:val="28"/>
                    </w:rPr>
                    <w:t>200,000원/명 에서 품목별</w:t>
                  </w:r>
                </w:p>
                <w:p w14:paraId="5B16F50B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 w:val="18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 w:val="18"/>
                      <w:szCs w:val="28"/>
                    </w:rPr>
                    <w:t>시공비를 제외한 금액 청구</w:t>
                  </w:r>
                </w:p>
              </w:tc>
              <w:tc>
                <w:tcPr>
                  <w:tcW w:w="1981" w:type="dxa"/>
                  <w:vAlign w:val="center"/>
                </w:tcPr>
                <w:p w14:paraId="1AC37B5E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 w:val="18"/>
                      <w:szCs w:val="28"/>
                    </w:rPr>
                  </w:pPr>
                  <w:proofErr w:type="spellStart"/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 w:val="18"/>
                      <w:szCs w:val="28"/>
                    </w:rPr>
                    <w:t>소액건만</w:t>
                  </w:r>
                  <w:proofErr w:type="spellEnd"/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 w:val="18"/>
                      <w:szCs w:val="28"/>
                    </w:rPr>
                    <w:t xml:space="preserve"> 청구</w:t>
                  </w:r>
                </w:p>
              </w:tc>
              <w:tc>
                <w:tcPr>
                  <w:tcW w:w="3198" w:type="dxa"/>
                  <w:vAlign w:val="center"/>
                </w:tcPr>
                <w:p w14:paraId="58608CDB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 w:val="18"/>
                      <w:szCs w:val="28"/>
                    </w:rPr>
                  </w:pPr>
                  <w:proofErr w:type="spellStart"/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 w:val="18"/>
                      <w:szCs w:val="28"/>
                    </w:rPr>
                    <w:t>요일제</w:t>
                  </w:r>
                  <w:proofErr w:type="spellEnd"/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 w:val="18"/>
                      <w:szCs w:val="28"/>
                    </w:rPr>
                    <w:t xml:space="preserve"> 이외 요일에 시공요청서</w:t>
                  </w:r>
                </w:p>
              </w:tc>
            </w:tr>
          </w:tbl>
          <w:p w14:paraId="604510FA" w14:textId="021D9568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  </w:t>
            </w:r>
            <w:del w:id="319" w:author="윤현정 (Hyunjeong Yoon)" w:date="2025-07-23T19:04:00Z">
              <w:r w:rsidRPr="00D578AB" w:rsidDel="00D81289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    </w:delText>
              </w:r>
              <w:r w:rsidRPr="00D578AB" w:rsidDel="00D81289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</w:delText>
              </w:r>
              <w:r w:rsidRPr="00D578AB" w:rsidDel="00D81289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4) 영업 대리점의 요청으로 타센터 지역 시공시 영업 대리점에 출장비,</w:delText>
              </w:r>
              <w:r w:rsidRPr="00D578AB" w:rsidDel="00D81289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</w:delText>
              </w:r>
              <w:r w:rsidRPr="00D578AB" w:rsidDel="00D81289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숙식비를 포함한 추가비용 청구</w:delText>
              </w:r>
            </w:del>
          </w:p>
          <w:p w14:paraId="54A92D79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</w:p>
          <w:p w14:paraId="79424EF3" w14:textId="451786C1" w:rsidR="00D578AB" w:rsidRPr="00D578AB" w:rsidRDefault="00D578AB" w:rsidP="00D578AB">
            <w:pPr>
              <w:keepNext/>
              <w:wordWrap/>
              <w:autoSpaceDE/>
              <w:autoSpaceDN/>
              <w:spacing w:line="240" w:lineRule="atLeast"/>
              <w:jc w:val="left"/>
              <w:outlineLvl w:val="1"/>
              <w:rPr>
                <w:rFonts w:ascii="맑은 고딕" w:eastAsia="맑은 고딕" w:hAnsi="맑은 고딕"/>
                <w:kern w:val="0"/>
                <w:szCs w:val="20"/>
              </w:rPr>
            </w:pPr>
            <w:r w:rsidRPr="00D578AB">
              <w:rPr>
                <w:rFonts w:ascii="맑은 고딕" w:eastAsia="맑은 고딕" w:hAnsi="맑은 고딕" w:hint="eastAsia"/>
                <w:kern w:val="0"/>
                <w:szCs w:val="20"/>
              </w:rPr>
              <w:t xml:space="preserve">    </w:t>
            </w:r>
            <w:bookmarkStart w:id="320" w:name="_Toc149136436"/>
            <w:del w:id="321" w:author="윤현정 (Hyunjeong Yoon)" w:date="2025-07-23T19:05:00Z">
              <w:r w:rsidRPr="00D578AB" w:rsidDel="00F93D78">
                <w:rPr>
                  <w:rFonts w:ascii="맑은 고딕" w:eastAsia="맑은 고딕" w:hAnsi="맑은 고딕" w:hint="eastAsia"/>
                  <w:kern w:val="0"/>
                  <w:szCs w:val="20"/>
                </w:rPr>
                <w:delText>3.2.6</w:delText>
              </w:r>
            </w:del>
            <w:ins w:id="322" w:author="윤현정 (Hyunjeong Yoon)" w:date="2025-07-23T19:05:00Z">
              <w:r w:rsidR="00F93D78">
                <w:rPr>
                  <w:rFonts w:ascii="맑은 고딕" w:eastAsia="맑은 고딕" w:hAnsi="맑은 고딕"/>
                  <w:kern w:val="0"/>
                  <w:szCs w:val="20"/>
                </w:rPr>
                <w:t>7)</w:t>
              </w:r>
            </w:ins>
            <w:r w:rsidRPr="00D578AB">
              <w:rPr>
                <w:rFonts w:ascii="맑은 고딕" w:eastAsia="맑은 고딕" w:hAnsi="맑은 고딕" w:hint="eastAsia"/>
                <w:kern w:val="0"/>
                <w:szCs w:val="20"/>
              </w:rPr>
              <w:t xml:space="preserve"> 해외시공</w:t>
            </w:r>
            <w:bookmarkEnd w:id="320"/>
            <w:r w:rsidRPr="00D578AB">
              <w:rPr>
                <w:rFonts w:ascii="맑은 고딕" w:eastAsia="맑은 고딕" w:hAnsi="맑은 고딕" w:hint="eastAsia"/>
                <w:kern w:val="0"/>
                <w:szCs w:val="20"/>
              </w:rPr>
              <w:t xml:space="preserve"> </w:t>
            </w:r>
          </w:p>
          <w:p w14:paraId="7FDBB1DD" w14:textId="0EE30690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       </w:t>
            </w:r>
            <w:ins w:id="323" w:author="윤현정 (Hyunjeong Yoon)" w:date="2025-07-23T19:06:00Z">
              <w:r w:rsidR="00F93D78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t>가</w:t>
              </w:r>
            </w:ins>
            <w:del w:id="324" w:author="윤현정 (Hyunjeong Yoon)" w:date="2025-07-23T19:06:00Z">
              <w:r w:rsidRPr="00D578AB" w:rsidDel="00F93D78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1</w:delText>
              </w:r>
            </w:del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) 지급항목</w:t>
            </w:r>
          </w:p>
          <w:p w14:paraId="2A437993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        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①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</w:t>
            </w:r>
            <w:proofErr w:type="spellStart"/>
            <w:proofErr w:type="gram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공수비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:</w:t>
            </w:r>
            <w:proofErr w:type="gram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이동일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1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일 기준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200,000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원/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1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명 지급</w:t>
            </w:r>
          </w:p>
          <w:p w14:paraId="799BD3D7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        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② </w:t>
            </w:r>
            <w:proofErr w:type="gram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인건비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:</w:t>
            </w:r>
            <w:proofErr w:type="gram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[2.2.2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공수비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]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시공협력사 인건비 기준의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150%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적용</w:t>
            </w:r>
          </w:p>
          <w:p w14:paraId="6A1ADE55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                       (단,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2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주이상 시공지원으로 인한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체류시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청구비용 별도 협의)</w:t>
            </w:r>
          </w:p>
          <w:p w14:paraId="23D04D34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          ③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항공료/</w:t>
            </w:r>
            <w:proofErr w:type="gram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숙식비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:</w:t>
            </w:r>
            <w:proofErr w:type="gram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실비 지급</w:t>
            </w:r>
          </w:p>
          <w:p w14:paraId="092E9411" w14:textId="06C2B012" w:rsidR="00D578AB" w:rsidRPr="00D578AB" w:rsidRDefault="00D578AB" w:rsidP="00D578AB">
            <w:pPr>
              <w:keepNext/>
              <w:wordWrap/>
              <w:autoSpaceDE/>
              <w:autoSpaceDN/>
              <w:spacing w:line="240" w:lineRule="atLeast"/>
              <w:jc w:val="left"/>
              <w:outlineLvl w:val="1"/>
              <w:rPr>
                <w:rFonts w:ascii="맑은 고딕" w:eastAsia="맑은 고딕" w:hAnsi="맑은 고딕"/>
                <w:kern w:val="0"/>
                <w:szCs w:val="20"/>
              </w:rPr>
            </w:pPr>
            <w:r w:rsidRPr="00D578AB">
              <w:rPr>
                <w:rFonts w:ascii="맑은 고딕" w:eastAsia="맑은 고딕" w:hAnsi="맑은 고딕" w:hint="eastAsia"/>
                <w:kern w:val="0"/>
                <w:szCs w:val="20"/>
              </w:rPr>
              <w:t xml:space="preserve">    </w:t>
            </w:r>
            <w:bookmarkStart w:id="325" w:name="_Toc149136437"/>
            <w:ins w:id="326" w:author="윤현정 (Hyunjeong Yoon)" w:date="2025-07-23T19:06:00Z">
              <w:r w:rsidR="00F93D78">
                <w:rPr>
                  <w:rFonts w:ascii="맑은 고딕" w:eastAsia="맑은 고딕" w:hAnsi="맑은 고딕" w:hint="eastAsia"/>
                  <w:kern w:val="0"/>
                  <w:szCs w:val="20"/>
                </w:rPr>
                <w:t>나)</w:t>
              </w:r>
            </w:ins>
            <w:del w:id="327" w:author="윤현정 (Hyunjeong Yoon)" w:date="2025-07-23T19:06:00Z">
              <w:r w:rsidRPr="00D578AB" w:rsidDel="00F93D78">
                <w:rPr>
                  <w:rFonts w:ascii="맑은 고딕" w:eastAsia="맑은 고딕" w:hAnsi="맑은 고딕" w:hint="eastAsia"/>
                  <w:kern w:val="0"/>
                  <w:szCs w:val="20"/>
                </w:rPr>
                <w:delText>3.2.7</w:delText>
              </w:r>
            </w:del>
            <w:r w:rsidRPr="00D578AB">
              <w:rPr>
                <w:rFonts w:ascii="맑은 고딕" w:eastAsia="맑은 고딕" w:hAnsi="맑은 고딕" w:hint="eastAsia"/>
                <w:kern w:val="0"/>
                <w:szCs w:val="20"/>
              </w:rPr>
              <w:t xml:space="preserve"> 숙식비</w:t>
            </w:r>
            <w:bookmarkEnd w:id="325"/>
          </w:p>
          <w:p w14:paraId="5AF3114A" w14:textId="77777777" w:rsidR="00D578AB" w:rsidRPr="00D578AB" w:rsidRDefault="00D578AB" w:rsidP="00D578AB">
            <w:pPr>
              <w:spacing w:line="276" w:lineRule="auto"/>
              <w:ind w:firstLineChars="100" w:firstLine="176"/>
              <w:jc w:val="left"/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  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1)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시공건이</w:t>
            </w:r>
            <w:proofErr w:type="spell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다음 어느 하나에 해당할 경우 숙박 진행</w:t>
            </w:r>
          </w:p>
          <w:p w14:paraId="39EB17CE" w14:textId="77777777" w:rsidR="00D578AB" w:rsidRPr="00D578AB" w:rsidRDefault="00D578AB" w:rsidP="00D578AB">
            <w:pPr>
              <w:spacing w:line="276" w:lineRule="auto"/>
              <w:ind w:firstLineChars="100" w:firstLine="176"/>
              <w:jc w:val="left"/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        ①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경인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이외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지역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시공으로서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다음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어느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하나에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해당하는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경우</w:t>
            </w:r>
          </w:p>
          <w:p w14:paraId="0AFCFE19" w14:textId="57D4577E" w:rsidR="00D578AB" w:rsidRPr="00D578AB" w:rsidRDefault="00D578AB" w:rsidP="00D578AB">
            <w:pPr>
              <w:spacing w:after="160" w:line="276" w:lineRule="auto"/>
              <w:ind w:leftChars="600" w:left="1200"/>
              <w:jc w:val="left"/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- 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시공 시작 시간이 오전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11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시 이전인 경우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br/>
              <w:t xml:space="preserve">- 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기타 안전상의 이유로 숙박이 불가피 하다고 </w:t>
            </w:r>
            <w:ins w:id="328" w:author="윤현정 (Hyunjeong Yoon)" w:date="2025-07-23T19:06:00Z">
              <w:r w:rsidR="00F93D78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t>‘</w:t>
              </w:r>
              <w:r w:rsidR="00F93D78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t>갑</w:t>
              </w:r>
              <w:r w:rsidR="00F93D78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t>’</w:t>
              </w:r>
              <w:r w:rsidR="00F93D78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t>이</w:t>
              </w:r>
            </w:ins>
            <w:del w:id="329" w:author="윤현정 (Hyunjeong Yoon)" w:date="2025-07-23T19:06:00Z">
              <w:r w:rsidRPr="00D578AB" w:rsidDel="00F93D78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관리자가</w:delText>
              </w:r>
            </w:del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인정하는 경우</w:t>
            </w:r>
          </w:p>
          <w:p w14:paraId="26ACCAC4" w14:textId="77777777" w:rsidR="00D578AB" w:rsidRPr="00D578AB" w:rsidRDefault="00D578AB" w:rsidP="00D578AB">
            <w:pPr>
              <w:ind w:firstLineChars="500" w:firstLine="880"/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② 타 센터 시공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지원시</w:t>
            </w:r>
            <w:proofErr w:type="spellEnd"/>
          </w:p>
          <w:p w14:paraId="4DEB9832" w14:textId="77777777" w:rsidR="00D578AB" w:rsidRPr="00D578AB" w:rsidRDefault="00D578AB" w:rsidP="00D578AB">
            <w:pPr>
              <w:ind w:firstLineChars="500" w:firstLine="880"/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         </w:t>
            </w:r>
          </w:p>
          <w:p w14:paraId="623A8B95" w14:textId="77777777" w:rsidR="00D578AB" w:rsidRPr="00D578AB" w:rsidRDefault="00D578AB" w:rsidP="00D578AB">
            <w:pPr>
              <w:ind w:firstLineChars="421" w:firstLine="741"/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2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) </w:t>
            </w:r>
            <w:proofErr w:type="gram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지급금액 :</w:t>
            </w:r>
            <w:proofErr w:type="gram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숙식인원*숙박일수*지원금액</w:t>
            </w:r>
          </w:p>
          <w:p w14:paraId="7B09AFA9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                       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※</w:t>
            </w:r>
            <w:proofErr w:type="gram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지원금액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:</w:t>
            </w:r>
            <w:proofErr w:type="gram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시공 비수가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3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만원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/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시공 성수기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5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만원(시공 성수기 기준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: 12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월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~ 4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월)</w:t>
            </w:r>
          </w:p>
          <w:p w14:paraId="3DA4F31C" w14:textId="082D5AAA" w:rsidR="00D578AB" w:rsidRPr="00D578AB" w:rsidRDefault="00D578AB" w:rsidP="00D578AB">
            <w:pPr>
              <w:keepNext/>
              <w:wordWrap/>
              <w:autoSpaceDE/>
              <w:autoSpaceDN/>
              <w:spacing w:line="240" w:lineRule="atLeast"/>
              <w:jc w:val="left"/>
              <w:outlineLvl w:val="1"/>
              <w:rPr>
                <w:rFonts w:ascii="맑은 고딕" w:eastAsia="맑은 고딕" w:hAnsi="맑은 고딕"/>
                <w:kern w:val="0"/>
                <w:szCs w:val="20"/>
              </w:rPr>
            </w:pPr>
            <w:r w:rsidRPr="00D578AB">
              <w:rPr>
                <w:rFonts w:ascii="맑은 고딕" w:eastAsia="맑은 고딕" w:hAnsi="맑은 고딕" w:hint="eastAsia"/>
                <w:color w:val="FF0000"/>
                <w:kern w:val="0"/>
                <w:szCs w:val="20"/>
              </w:rPr>
              <w:lastRenderedPageBreak/>
              <w:t xml:space="preserve">   </w:t>
            </w:r>
            <w:r w:rsidRPr="00D578AB">
              <w:rPr>
                <w:rFonts w:ascii="맑은 고딕" w:eastAsia="맑은 고딕" w:hAnsi="맑은 고딕"/>
                <w:color w:val="FF0000"/>
                <w:kern w:val="0"/>
                <w:szCs w:val="20"/>
              </w:rPr>
              <w:t xml:space="preserve"> </w:t>
            </w:r>
            <w:bookmarkStart w:id="330" w:name="_Toc149136438"/>
            <w:del w:id="331" w:author="윤현정 (Hyunjeong Yoon)" w:date="2025-07-23T19:07:00Z">
              <w:r w:rsidRPr="00D578AB" w:rsidDel="00F93D78">
                <w:rPr>
                  <w:rFonts w:ascii="맑은 고딕" w:eastAsia="맑은 고딕" w:hAnsi="맑은 고딕" w:hint="eastAsia"/>
                  <w:kern w:val="0"/>
                  <w:szCs w:val="20"/>
                </w:rPr>
                <w:delText>3.2.</w:delText>
              </w:r>
            </w:del>
            <w:r w:rsidRPr="00D578AB">
              <w:rPr>
                <w:rFonts w:ascii="맑은 고딕" w:eastAsia="맑은 고딕" w:hAnsi="맑은 고딕" w:hint="eastAsia"/>
                <w:kern w:val="0"/>
                <w:szCs w:val="20"/>
              </w:rPr>
              <w:t>8</w:t>
            </w:r>
            <w:ins w:id="332" w:author="윤현정 (Hyunjeong Yoon)" w:date="2025-07-23T19:07:00Z">
              <w:r w:rsidR="00F93D78">
                <w:rPr>
                  <w:rFonts w:ascii="맑은 고딕" w:eastAsia="맑은 고딕" w:hAnsi="맑은 고딕"/>
                  <w:kern w:val="0"/>
                  <w:szCs w:val="20"/>
                </w:rPr>
                <w:t>)</w:t>
              </w:r>
            </w:ins>
            <w:r w:rsidRPr="00D578AB">
              <w:rPr>
                <w:rFonts w:ascii="맑은 고딕" w:eastAsia="맑은 고딕" w:hAnsi="맑은 고딕" w:hint="eastAsia"/>
                <w:kern w:val="0"/>
                <w:szCs w:val="20"/>
              </w:rPr>
              <w:t xml:space="preserve"> 장비사용(사다리차/지게차)</w:t>
            </w:r>
            <w:bookmarkEnd w:id="330"/>
          </w:p>
          <w:p w14:paraId="7C0F57CE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         1)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정상시공건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사다리차,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지게차 사용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100%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지원</w:t>
            </w:r>
          </w:p>
          <w:p w14:paraId="73A8637B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         2)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외부업체를 사용한 경우 시공팀은 모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바일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CM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을 통한 정산 요청</w:t>
            </w:r>
          </w:p>
          <w:p w14:paraId="1DFD6A62" w14:textId="62BF7224" w:rsidR="00D578AB" w:rsidRPr="00D578AB" w:rsidRDefault="00D578AB" w:rsidP="00D578AB">
            <w:pPr>
              <w:keepNext/>
              <w:wordWrap/>
              <w:autoSpaceDE/>
              <w:autoSpaceDN/>
              <w:spacing w:line="240" w:lineRule="atLeast"/>
              <w:jc w:val="left"/>
              <w:outlineLvl w:val="1"/>
              <w:rPr>
                <w:rFonts w:ascii="맑은 고딕" w:eastAsia="맑은 고딕" w:hAnsi="맑은 고딕"/>
                <w:kern w:val="0"/>
                <w:szCs w:val="20"/>
              </w:rPr>
            </w:pPr>
            <w:r w:rsidRPr="00D578AB">
              <w:rPr>
                <w:rFonts w:ascii="맑은 고딕" w:eastAsia="맑은 고딕" w:hAnsi="맑은 고딕" w:hint="eastAsia"/>
                <w:kern w:val="0"/>
                <w:szCs w:val="20"/>
              </w:rPr>
              <w:t xml:space="preserve">   </w:t>
            </w:r>
            <w:ins w:id="333" w:author="윤현정 (Hyunjeong Yoon)" w:date="2025-07-23T19:07:00Z">
              <w:r w:rsidR="00F93D78">
                <w:rPr>
                  <w:rFonts w:ascii="맑은 고딕" w:eastAsia="맑은 고딕" w:hAnsi="맑은 고딕" w:hint="eastAsia"/>
                  <w:kern w:val="0"/>
                  <w:szCs w:val="20"/>
                </w:rPr>
                <w:t>9</w:t>
              </w:r>
              <w:r w:rsidR="00F93D78">
                <w:rPr>
                  <w:rFonts w:ascii="맑은 고딕" w:eastAsia="맑은 고딕" w:hAnsi="맑은 고딕"/>
                  <w:kern w:val="0"/>
                  <w:szCs w:val="20"/>
                </w:rPr>
                <w:t xml:space="preserve">) </w:t>
              </w:r>
              <w:proofErr w:type="spellStart"/>
              <w:r w:rsidR="00F93D78">
                <w:rPr>
                  <w:rFonts w:ascii="맑은 고딕" w:eastAsia="맑은 고딕" w:hAnsi="맑은 고딕" w:hint="eastAsia"/>
                  <w:kern w:val="0"/>
                  <w:szCs w:val="20"/>
                </w:rPr>
                <w:t>매출외</w:t>
              </w:r>
              <w:proofErr w:type="spellEnd"/>
              <w:r w:rsidR="00F93D78">
                <w:rPr>
                  <w:rFonts w:ascii="맑은 고딕" w:eastAsia="맑은 고딕" w:hAnsi="맑은 고딕" w:hint="eastAsia"/>
                  <w:kern w:val="0"/>
                  <w:szCs w:val="20"/>
                </w:rPr>
                <w:t xml:space="preserve"> 출고</w:t>
              </w:r>
            </w:ins>
            <w:ins w:id="334" w:author="윤현정 (Hyunjeong Yoon)" w:date="2025-07-23T19:08:00Z">
              <w:r w:rsidR="00F93D78">
                <w:rPr>
                  <w:rFonts w:ascii="맑은 고딕" w:eastAsia="맑은 고딕" w:hAnsi="맑은 고딕" w:hint="eastAsia"/>
                  <w:kern w:val="0"/>
                  <w:szCs w:val="20"/>
                </w:rPr>
                <w:t xml:space="preserve"> 시공 등 </w:t>
              </w:r>
            </w:ins>
            <w:del w:id="335" w:author="윤현정 (Hyunjeong Yoon)" w:date="2025-07-23T19:07:00Z">
              <w:r w:rsidRPr="00D578AB" w:rsidDel="00F93D78">
                <w:rPr>
                  <w:rFonts w:ascii="맑은 고딕" w:eastAsia="맑은 고딕" w:hAnsi="맑은 고딕"/>
                  <w:kern w:val="0"/>
                  <w:szCs w:val="20"/>
                </w:rPr>
                <w:delText xml:space="preserve"> </w:delText>
              </w:r>
              <w:bookmarkStart w:id="336" w:name="_Toc149136439"/>
              <w:r w:rsidRPr="00D578AB" w:rsidDel="00F93D78">
                <w:rPr>
                  <w:rFonts w:ascii="맑은 고딕" w:eastAsia="맑은 고딕" w:hAnsi="맑은 고딕"/>
                  <w:kern w:val="0"/>
                  <w:szCs w:val="20"/>
                </w:rPr>
                <w:delText xml:space="preserve">3.2.9 </w:delText>
              </w:r>
              <w:r w:rsidRPr="00D578AB" w:rsidDel="00F93D78">
                <w:rPr>
                  <w:rFonts w:ascii="맑은 고딕" w:eastAsia="맑은 고딕" w:hAnsi="맑은 고딕" w:hint="eastAsia"/>
                  <w:kern w:val="0"/>
                  <w:szCs w:val="20"/>
                </w:rPr>
                <w:delText>관계사 지원</w:delText>
              </w:r>
            </w:del>
            <w:bookmarkEnd w:id="336"/>
          </w:p>
          <w:p w14:paraId="1DE6FF74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         1) [2.3.2 사전조립/전시회/레이아웃변경/신제품촬영/타지역이동]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인건비 청구금액 지급</w:t>
            </w:r>
          </w:p>
          <w:p w14:paraId="41E2D46A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       2) [2.3.3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폐기장이동]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인건비 청구금액 지급</w:t>
            </w:r>
          </w:p>
          <w:p w14:paraId="35FBC717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       3) [2.3.4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제품반입비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]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인건비 청구금액 지급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ab/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ab/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ab/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ab/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ab/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ab/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ab/>
              <w:t xml:space="preserve">  </w:t>
            </w:r>
          </w:p>
          <w:p w14:paraId="17119C5E" w14:textId="658ACC95" w:rsidR="00D578AB" w:rsidRPr="00D578AB" w:rsidRDefault="00D578AB" w:rsidP="00D578AB">
            <w:pPr>
              <w:keepNext/>
              <w:wordWrap/>
              <w:autoSpaceDE/>
              <w:autoSpaceDN/>
              <w:spacing w:line="240" w:lineRule="atLeast"/>
              <w:ind w:firstLineChars="200" w:firstLine="400"/>
              <w:jc w:val="left"/>
              <w:outlineLvl w:val="1"/>
              <w:rPr>
                <w:rFonts w:ascii="맑은 고딕" w:eastAsia="맑은 고딕" w:hAnsi="맑은 고딕"/>
                <w:kern w:val="0"/>
                <w:szCs w:val="20"/>
              </w:rPr>
            </w:pPr>
            <w:bookmarkStart w:id="337" w:name="_Toc149136440"/>
            <w:del w:id="338" w:author="윤현정 (Hyunjeong Yoon)" w:date="2025-07-23T19:08:00Z">
              <w:r w:rsidRPr="00D578AB" w:rsidDel="00F93D78">
                <w:rPr>
                  <w:rFonts w:ascii="맑은 고딕" w:eastAsia="맑은 고딕" w:hAnsi="맑은 고딕"/>
                  <w:kern w:val="0"/>
                  <w:szCs w:val="20"/>
                </w:rPr>
                <w:delText>3.2.</w:delText>
              </w:r>
            </w:del>
            <w:r w:rsidRPr="00D578AB">
              <w:rPr>
                <w:rFonts w:ascii="맑은 고딕" w:eastAsia="맑은 고딕" w:hAnsi="맑은 고딕"/>
                <w:kern w:val="0"/>
                <w:szCs w:val="20"/>
              </w:rPr>
              <w:t>10</w:t>
            </w:r>
            <w:ins w:id="339" w:author="윤현정 (Hyunjeong Yoon)" w:date="2025-07-23T19:08:00Z">
              <w:r w:rsidR="00F93D78">
                <w:rPr>
                  <w:rFonts w:ascii="맑은 고딕" w:eastAsia="맑은 고딕" w:hAnsi="맑은 고딕"/>
                  <w:kern w:val="0"/>
                  <w:szCs w:val="20"/>
                </w:rPr>
                <w:t>)</w:t>
              </w:r>
            </w:ins>
            <w:r w:rsidRPr="00D578AB">
              <w:rPr>
                <w:rFonts w:ascii="맑은 고딕" w:eastAsia="맑은 고딕" w:hAnsi="맑은 고딕"/>
                <w:kern w:val="0"/>
                <w:szCs w:val="20"/>
              </w:rPr>
              <w:t xml:space="preserve"> </w:t>
            </w:r>
            <w:r w:rsidRPr="00D578AB">
              <w:rPr>
                <w:rFonts w:ascii="맑은 고딕" w:eastAsia="맑은 고딕" w:hAnsi="맑은 고딕" w:hint="eastAsia"/>
                <w:kern w:val="0"/>
                <w:szCs w:val="20"/>
              </w:rPr>
              <w:t>기타지원</w:t>
            </w:r>
            <w:bookmarkEnd w:id="337"/>
          </w:p>
          <w:p w14:paraId="19A881EA" w14:textId="2010093A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         </w:t>
            </w:r>
            <w:ins w:id="340" w:author="윤현정 (Hyunjeong Yoon)" w:date="2025-07-23T19:08:00Z">
              <w:r w:rsidR="00F93D78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t>가</w:t>
              </w:r>
            </w:ins>
            <w:del w:id="341" w:author="윤현정 (Hyunjeong Yoon)" w:date="2025-07-23T19:08:00Z">
              <w:r w:rsidRPr="00D578AB" w:rsidDel="00F93D78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>1</w:delText>
              </w:r>
            </w:del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)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지급항목</w:t>
            </w:r>
          </w:p>
          <w:p w14:paraId="708CB796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            ①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별도의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공구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구입이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필요한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품목의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경우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(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앙카볼트</w:t>
            </w:r>
            <w:proofErr w:type="spell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,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실리콘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)</w:t>
            </w:r>
          </w:p>
          <w:p w14:paraId="616BDD91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            ②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교육생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동행시</w:t>
            </w:r>
            <w:proofErr w:type="spell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식대비</w:t>
            </w:r>
            <w:proofErr w:type="spellEnd"/>
          </w:p>
          <w:p w14:paraId="021FE90F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            ③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퍼시스</w:t>
            </w:r>
            <w:proofErr w:type="spell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현장팀</w:t>
            </w:r>
            <w:proofErr w:type="spell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주말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시공건</w:t>
            </w:r>
            <w:proofErr w:type="spell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추가지원(지급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시공비</w:t>
            </w:r>
            <w:proofErr w:type="spell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10% 지급)</w:t>
            </w:r>
          </w:p>
          <w:p w14:paraId="1D3C8EB6" w14:textId="3E8E28FA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            ④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이외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지급사유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발생시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ins w:id="342" w:author="윤현정 (Hyunjeong Yoon)" w:date="2025-07-23T18:04:00Z">
              <w:r w:rsidR="00491B20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t xml:space="preserve">갑의 </w:t>
              </w:r>
            </w:ins>
            <w:del w:id="343" w:author="윤현정 (Hyunjeong Yoon)" w:date="2025-07-23T18:04:00Z">
              <w:r w:rsidRPr="00D578AB" w:rsidDel="00491B20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소속</w:delText>
              </w:r>
              <w:r w:rsidRPr="00D578AB" w:rsidDel="00491B20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</w:delText>
              </w:r>
              <w:r w:rsidRPr="00D578AB" w:rsidDel="00491B20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팀장에게</w:delText>
              </w:r>
              <w:r w:rsidRPr="00D578AB" w:rsidDel="00491B20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</w:delText>
              </w:r>
            </w:del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승인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후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지급</w:t>
            </w:r>
          </w:p>
          <w:p w14:paraId="373BA0AE" w14:textId="18D7537D" w:rsidR="00D578AB" w:rsidRPr="00D578AB" w:rsidRDefault="00D578AB" w:rsidP="00D578AB">
            <w:pPr>
              <w:keepNext/>
              <w:wordWrap/>
              <w:autoSpaceDE/>
              <w:autoSpaceDN/>
              <w:spacing w:line="240" w:lineRule="atLeast"/>
              <w:jc w:val="left"/>
              <w:outlineLvl w:val="1"/>
              <w:rPr>
                <w:rFonts w:ascii="맑은 고딕" w:eastAsia="맑은 고딕" w:hAnsi="맑은 고딕"/>
                <w:kern w:val="0"/>
                <w:szCs w:val="20"/>
              </w:rPr>
            </w:pPr>
            <w:r w:rsidRPr="00D578AB">
              <w:rPr>
                <w:rFonts w:ascii="맑은 고딕" w:eastAsia="맑은 고딕" w:hAnsi="맑은 고딕" w:hint="eastAsia"/>
                <w:color w:val="FF0000"/>
                <w:kern w:val="0"/>
                <w:szCs w:val="20"/>
              </w:rPr>
              <w:t xml:space="preserve"> </w:t>
            </w:r>
            <w:r w:rsidRPr="00D578AB">
              <w:rPr>
                <w:rFonts w:ascii="맑은 고딕" w:eastAsia="맑은 고딕" w:hAnsi="맑은 고딕"/>
                <w:color w:val="FF0000"/>
                <w:kern w:val="0"/>
                <w:szCs w:val="20"/>
              </w:rPr>
              <w:t xml:space="preserve"> </w:t>
            </w:r>
            <w:r w:rsidRPr="00D578AB">
              <w:rPr>
                <w:rFonts w:ascii="맑은 고딕" w:eastAsia="맑은 고딕" w:hAnsi="맑은 고딕" w:hint="eastAsia"/>
                <w:color w:val="FF0000"/>
                <w:kern w:val="0"/>
                <w:szCs w:val="20"/>
              </w:rPr>
              <w:t xml:space="preserve">  </w:t>
            </w:r>
            <w:bookmarkStart w:id="344" w:name="_Toc149136441"/>
            <w:del w:id="345" w:author="윤현정 (Hyunjeong Yoon)" w:date="2025-07-23T19:08:00Z">
              <w:r w:rsidRPr="00D578AB" w:rsidDel="00F93D78">
                <w:rPr>
                  <w:rFonts w:ascii="맑은 고딕" w:eastAsia="맑은 고딕" w:hAnsi="맑은 고딕" w:hint="eastAsia"/>
                  <w:kern w:val="0"/>
                  <w:szCs w:val="20"/>
                </w:rPr>
                <w:delText>3.2.</w:delText>
              </w:r>
            </w:del>
            <w:r w:rsidRPr="00D578AB">
              <w:rPr>
                <w:rFonts w:ascii="맑은 고딕" w:eastAsia="맑은 고딕" w:hAnsi="맑은 고딕" w:hint="eastAsia"/>
                <w:kern w:val="0"/>
                <w:szCs w:val="20"/>
              </w:rPr>
              <w:t>11</w:t>
            </w:r>
            <w:ins w:id="346" w:author="윤현정 (Hyunjeong Yoon)" w:date="2025-07-23T19:08:00Z">
              <w:r w:rsidR="00F93D78">
                <w:rPr>
                  <w:rFonts w:ascii="맑은 고딕" w:eastAsia="맑은 고딕" w:hAnsi="맑은 고딕"/>
                  <w:kern w:val="0"/>
                  <w:szCs w:val="20"/>
                </w:rPr>
                <w:t>)</w:t>
              </w:r>
            </w:ins>
            <w:r w:rsidRPr="00D578AB">
              <w:rPr>
                <w:rFonts w:ascii="맑은 고딕" w:eastAsia="맑은 고딕" w:hAnsi="맑은 고딕"/>
                <w:kern w:val="0"/>
                <w:szCs w:val="20"/>
              </w:rPr>
              <w:t xml:space="preserve"> AS</w:t>
            </w:r>
            <w:r w:rsidRPr="00D578AB">
              <w:rPr>
                <w:rFonts w:ascii="맑은 고딕" w:eastAsia="맑은 고딕" w:hAnsi="맑은 고딕" w:hint="eastAsia"/>
                <w:kern w:val="0"/>
                <w:szCs w:val="20"/>
              </w:rPr>
              <w:t>지원</w:t>
            </w:r>
            <w:bookmarkEnd w:id="344"/>
          </w:p>
          <w:p w14:paraId="05900569" w14:textId="44338FFC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         </w:t>
            </w:r>
            <w:ins w:id="347" w:author="윤현정 (Hyunjeong Yoon)" w:date="2025-07-23T19:08:00Z">
              <w:r w:rsidR="00F93D78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t>가</w:t>
              </w:r>
            </w:ins>
            <w:del w:id="348" w:author="윤현정 (Hyunjeong Yoon)" w:date="2025-07-23T19:08:00Z">
              <w:r w:rsidRPr="00D578AB" w:rsidDel="00F93D78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1</w:delText>
              </w:r>
            </w:del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) 시공협력사에서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A/S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및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B/S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진행시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지급</w:t>
            </w:r>
          </w:p>
          <w:p w14:paraId="012C4A97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           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① A/S</w:t>
            </w:r>
          </w:p>
          <w:tbl>
            <w:tblPr>
              <w:tblStyle w:val="1"/>
              <w:tblW w:w="0" w:type="auto"/>
              <w:jc w:val="center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991"/>
              <w:gridCol w:w="1698"/>
              <w:gridCol w:w="4810"/>
            </w:tblGrid>
            <w:tr w:rsidR="00D578AB" w:rsidRPr="00D578AB" w14:paraId="221E29BC" w14:textId="77777777" w:rsidTr="00A53329">
              <w:trPr>
                <w:trHeight w:val="157"/>
                <w:jc w:val="center"/>
              </w:trPr>
              <w:tc>
                <w:tcPr>
                  <w:tcW w:w="991" w:type="dxa"/>
                  <w:vAlign w:val="center"/>
                </w:tcPr>
                <w:p w14:paraId="1B36343C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8"/>
                    </w:rPr>
                    <w:t>구분</w:t>
                  </w:r>
                </w:p>
              </w:tc>
              <w:tc>
                <w:tcPr>
                  <w:tcW w:w="1698" w:type="dxa"/>
                  <w:vAlign w:val="center"/>
                </w:tcPr>
                <w:p w14:paraId="097EB02D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8"/>
                    </w:rPr>
                  </w:pPr>
                  <w:proofErr w:type="spellStart"/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8"/>
                    </w:rPr>
                    <w:t>지급용역료</w:t>
                  </w:r>
                  <w:proofErr w:type="spellEnd"/>
                </w:p>
              </w:tc>
              <w:tc>
                <w:tcPr>
                  <w:tcW w:w="4810" w:type="dxa"/>
                  <w:vAlign w:val="center"/>
                </w:tcPr>
                <w:p w14:paraId="5C396D2C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8"/>
                    </w:rPr>
                    <w:t>비고</w:t>
                  </w:r>
                </w:p>
              </w:tc>
            </w:tr>
            <w:tr w:rsidR="00D578AB" w:rsidRPr="00D578AB" w14:paraId="099DC971" w14:textId="77777777" w:rsidTr="00A53329">
              <w:trPr>
                <w:trHeight w:val="157"/>
                <w:jc w:val="center"/>
              </w:trPr>
              <w:tc>
                <w:tcPr>
                  <w:tcW w:w="991" w:type="dxa"/>
                  <w:vAlign w:val="center"/>
                </w:tcPr>
                <w:p w14:paraId="7A33CCF0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8"/>
                    </w:rPr>
                    <w:t>AS조치</w:t>
                  </w:r>
                </w:p>
              </w:tc>
              <w:tc>
                <w:tcPr>
                  <w:tcW w:w="1698" w:type="dxa"/>
                  <w:vAlign w:val="center"/>
                </w:tcPr>
                <w:p w14:paraId="304A0382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8"/>
                    </w:rPr>
                    <w:t>13,000원/건당</w:t>
                  </w:r>
                </w:p>
              </w:tc>
              <w:tc>
                <w:tcPr>
                  <w:tcW w:w="4810" w:type="dxa"/>
                  <w:vAlign w:val="center"/>
                </w:tcPr>
                <w:p w14:paraId="2275507E" w14:textId="5A98BD10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8"/>
                    </w:rPr>
                  </w:pPr>
                  <w:del w:id="349" w:author="윤현정 (Hyunjeong Yoon)" w:date="2025-07-23T18:09:00Z">
                    <w:r w:rsidRPr="00D578AB" w:rsidDel="00491B20">
                      <w:rPr>
                        <w:rFonts w:asciiTheme="majorHAnsi" w:eastAsiaTheme="majorHAnsi" w:hAnsiTheme="majorHAnsi" w:hint="eastAsia"/>
                        <w:color w:val="000000" w:themeColor="text1"/>
                        <w:spacing w:val="-12"/>
                        <w:szCs w:val="28"/>
                      </w:rPr>
                      <w:delText>1인시공팀기준,</w:delText>
                    </w:r>
                    <w:r w:rsidRPr="00D578AB" w:rsidDel="00491B20">
                      <w:rPr>
                        <w:rFonts w:asciiTheme="majorHAnsi" w:eastAsiaTheme="majorHAnsi" w:hAnsiTheme="majorHAnsi"/>
                        <w:color w:val="000000" w:themeColor="text1"/>
                        <w:spacing w:val="-12"/>
                        <w:szCs w:val="28"/>
                      </w:rPr>
                      <w:delText xml:space="preserve"> </w:delText>
                    </w:r>
                  </w:del>
                  <w:r w:rsidRPr="00D578AB"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8"/>
                    </w:rPr>
                    <w:t>2</w:t>
                  </w: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8"/>
                    </w:rPr>
                    <w:t xml:space="preserve">인 조치기준품 </w:t>
                  </w:r>
                  <w:proofErr w:type="spellStart"/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8"/>
                    </w:rPr>
                    <w:t>진행시</w:t>
                  </w:r>
                  <w:proofErr w:type="spellEnd"/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8"/>
                    </w:rPr>
                    <w:t xml:space="preserve"> 추가지급</w:t>
                  </w:r>
                  <w:ins w:id="350" w:author="윤현정 (Hyunjeong Yoon)" w:date="2025-07-23T18:09:00Z">
                    <w:r w:rsidR="00491B20">
                      <w:rPr>
                        <w:rFonts w:asciiTheme="majorHAnsi" w:eastAsiaTheme="majorHAnsi" w:hAnsiTheme="majorHAnsi" w:hint="eastAsia"/>
                        <w:color w:val="000000" w:themeColor="text1"/>
                        <w:spacing w:val="-12"/>
                        <w:szCs w:val="28"/>
                      </w:rPr>
                      <w:t>(모바일 C</w:t>
                    </w:r>
                    <w:r w:rsidR="00491B20">
                      <w:rPr>
                        <w:rFonts w:asciiTheme="majorHAnsi" w:eastAsiaTheme="majorHAnsi" w:hAnsiTheme="majorHAnsi"/>
                        <w:color w:val="000000" w:themeColor="text1"/>
                        <w:spacing w:val="-12"/>
                        <w:szCs w:val="28"/>
                      </w:rPr>
                      <w:t>M</w:t>
                    </w:r>
                    <w:r w:rsidR="00491B20">
                      <w:rPr>
                        <w:rFonts w:asciiTheme="majorHAnsi" w:eastAsiaTheme="majorHAnsi" w:hAnsiTheme="majorHAnsi" w:hint="eastAsia"/>
                        <w:color w:val="000000" w:themeColor="text1"/>
                        <w:spacing w:val="-12"/>
                        <w:szCs w:val="28"/>
                      </w:rPr>
                      <w:t>에서 신청)</w:t>
                    </w:r>
                  </w:ins>
                </w:p>
              </w:tc>
            </w:tr>
            <w:tr w:rsidR="00D578AB" w:rsidRPr="00D578AB" w14:paraId="1C16C7CA" w14:textId="77777777" w:rsidTr="00A53329">
              <w:trPr>
                <w:trHeight w:val="157"/>
                <w:jc w:val="center"/>
              </w:trPr>
              <w:tc>
                <w:tcPr>
                  <w:tcW w:w="991" w:type="dxa"/>
                  <w:vAlign w:val="center"/>
                </w:tcPr>
                <w:p w14:paraId="0545BB76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8"/>
                    </w:rPr>
                    <w:t>대량조치</w:t>
                  </w:r>
                </w:p>
              </w:tc>
              <w:tc>
                <w:tcPr>
                  <w:tcW w:w="6508" w:type="dxa"/>
                  <w:gridSpan w:val="2"/>
                  <w:vAlign w:val="center"/>
                </w:tcPr>
                <w:p w14:paraId="5F355550" w14:textId="77777777" w:rsidR="00D578AB" w:rsidRPr="00D578AB" w:rsidRDefault="00D578AB" w:rsidP="00D578AB">
                  <w:pPr>
                    <w:jc w:val="center"/>
                    <w:rPr>
                      <w:rFonts w:asciiTheme="majorHAnsi" w:eastAsiaTheme="majorHAnsi" w:hAnsiTheme="majorHAnsi"/>
                      <w:color w:val="000000" w:themeColor="text1"/>
                      <w:spacing w:val="-12"/>
                      <w:szCs w:val="28"/>
                    </w:rPr>
                  </w:pPr>
                  <w:r w:rsidRPr="00D578AB">
                    <w:rPr>
                      <w:rFonts w:asciiTheme="majorHAnsi" w:eastAsiaTheme="majorHAnsi" w:hAnsiTheme="majorHAnsi" w:hint="eastAsia"/>
                      <w:color w:val="000000" w:themeColor="text1"/>
                      <w:spacing w:val="-12"/>
                      <w:szCs w:val="28"/>
                    </w:rPr>
                    <w:t>B/S지급기준적용</w:t>
                  </w:r>
                </w:p>
              </w:tc>
            </w:tr>
          </w:tbl>
          <w:p w14:paraId="30FB4F2D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           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※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현장팀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시공미결건을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소액팀에서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조치시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비용을 지급하나 해당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시공팀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시공미결건은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무상 조치</w:t>
            </w:r>
          </w:p>
          <w:p w14:paraId="34192D11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        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  ② B/S</w:t>
            </w:r>
          </w:p>
          <w:p w14:paraId="44E2B619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              [</w:t>
            </w:r>
            <w:proofErr w:type="spellStart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퍼시스</w:t>
            </w:r>
            <w:proofErr w:type="spell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,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일룸</w:t>
            </w:r>
            <w:proofErr w:type="spell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,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시디즈</w:t>
            </w:r>
            <w:proofErr w:type="spell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] 1인 기준 200,000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원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/1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일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, 25,000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원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/1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시간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, 18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시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이후 37,500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원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/1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시간</w:t>
            </w:r>
          </w:p>
          <w:p w14:paraId="4870BD84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              단,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심야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요청건</w:t>
            </w:r>
            <w:proofErr w:type="spell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(저녁10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시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이후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)은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사전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협의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후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진행</w:t>
            </w:r>
          </w:p>
          <w:p w14:paraId="28234207" w14:textId="0DE0315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color w:val="FF0000"/>
                <w:spacing w:val="-12"/>
                <w:szCs w:val="28"/>
              </w:rPr>
              <w:t xml:space="preserve">        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</w:t>
            </w:r>
            <w:ins w:id="351" w:author="윤현정 (Hyunjeong Yoon)" w:date="2025-07-23T19:08:00Z">
              <w:r w:rsidR="00F93D78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t>나</w:t>
              </w:r>
            </w:ins>
            <w:del w:id="352" w:author="윤현정 (Hyunjeong Yoon)" w:date="2025-07-23T19:08:00Z">
              <w:r w:rsidRPr="00D578AB" w:rsidDel="00F93D78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>2</w:delText>
              </w:r>
            </w:del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)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근무외조치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(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일룸기준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_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18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시 이후</w:t>
            </w:r>
            <w:proofErr w:type="gram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)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:</w:t>
            </w:r>
            <w:proofErr w:type="gram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건당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5,000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원 추가 지급 (단,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시공병행건의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경우 미지급)</w:t>
            </w:r>
          </w:p>
          <w:p w14:paraId="6BA8CE8C" w14:textId="00A90644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         </w:t>
            </w:r>
            <w:ins w:id="353" w:author="윤현정 (Hyunjeong Yoon)" w:date="2025-07-23T19:09:00Z">
              <w:r w:rsidR="00F93D78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t>다</w:t>
              </w:r>
            </w:ins>
            <w:del w:id="354" w:author="윤현정 (Hyunjeong Yoon)" w:date="2025-07-23T19:09:00Z">
              <w:r w:rsidRPr="00D578AB" w:rsidDel="00F93D78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>3</w:delText>
              </w:r>
            </w:del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) </w:t>
            </w:r>
            <w:proofErr w:type="gram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긴급건조치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:</w:t>
            </w:r>
            <w:proofErr w:type="gram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건당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25,000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원 추가 지급</w:t>
            </w:r>
          </w:p>
          <w:p w14:paraId="4608C00E" w14:textId="11093998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                           긴급 A/</w:t>
            </w:r>
            <w:proofErr w:type="gram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S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:</w:t>
            </w:r>
            <w:proofErr w:type="gram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고정납기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이내 발생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/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하자로 인한 제품 사용 불가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/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클레임 등</w:t>
            </w:r>
            <w:ins w:id="355" w:author="윤현정 (Hyunjeong Yoon)" w:date="2025-07-23T19:09:00Z">
              <w:r w:rsidR="00F93D78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t xml:space="preserve"> 갑과 을이 합의한 경우</w:t>
              </w:r>
            </w:ins>
          </w:p>
          <w:p w14:paraId="58BCA1D7" w14:textId="17AA9058" w:rsidR="00D578AB" w:rsidRPr="00D578AB" w:rsidRDefault="00D578AB" w:rsidP="00D578AB">
            <w:pPr>
              <w:keepNext/>
              <w:wordWrap/>
              <w:autoSpaceDE/>
              <w:autoSpaceDN/>
              <w:spacing w:line="240" w:lineRule="atLeast"/>
              <w:jc w:val="left"/>
              <w:outlineLvl w:val="1"/>
              <w:rPr>
                <w:rFonts w:ascii="맑은 고딕" w:eastAsia="맑은 고딕" w:hAnsi="맑은 고딕"/>
                <w:kern w:val="0"/>
                <w:szCs w:val="20"/>
              </w:rPr>
            </w:pPr>
            <w:r w:rsidRPr="00D578AB">
              <w:rPr>
                <w:rFonts w:ascii="맑은 고딕" w:eastAsia="맑은 고딕" w:hAnsi="맑은 고딕"/>
                <w:kern w:val="0"/>
                <w:szCs w:val="20"/>
              </w:rPr>
              <w:t xml:space="preserve">    </w:t>
            </w:r>
            <w:bookmarkStart w:id="356" w:name="_Toc149136442"/>
            <w:del w:id="357" w:author="윤현정 (Hyunjeong Yoon)" w:date="2025-07-23T19:08:00Z">
              <w:r w:rsidRPr="00D578AB" w:rsidDel="00F93D78">
                <w:rPr>
                  <w:rFonts w:ascii="맑은 고딕" w:eastAsia="맑은 고딕" w:hAnsi="맑은 고딕"/>
                  <w:kern w:val="0"/>
                  <w:szCs w:val="20"/>
                </w:rPr>
                <w:delText>3.2.</w:delText>
              </w:r>
            </w:del>
            <w:r w:rsidRPr="00D578AB">
              <w:rPr>
                <w:rFonts w:ascii="맑은 고딕" w:eastAsia="맑은 고딕" w:hAnsi="맑은 고딕"/>
                <w:kern w:val="0"/>
                <w:szCs w:val="20"/>
              </w:rPr>
              <w:t>12</w:t>
            </w:r>
            <w:ins w:id="358" w:author="윤현정 (Hyunjeong Yoon)" w:date="2025-07-23T19:08:00Z">
              <w:r w:rsidR="00F93D78">
                <w:rPr>
                  <w:rFonts w:ascii="맑은 고딕" w:eastAsia="맑은 고딕" w:hAnsi="맑은 고딕"/>
                  <w:kern w:val="0"/>
                  <w:szCs w:val="20"/>
                </w:rPr>
                <w:t>)</w:t>
              </w:r>
            </w:ins>
            <w:r w:rsidRPr="00D578AB">
              <w:rPr>
                <w:rFonts w:ascii="맑은 고딕" w:eastAsia="맑은 고딕" w:hAnsi="맑은 고딕"/>
                <w:kern w:val="0"/>
                <w:szCs w:val="20"/>
              </w:rPr>
              <w:t xml:space="preserve"> </w:t>
            </w:r>
            <w:r w:rsidRPr="00D578AB">
              <w:rPr>
                <w:rFonts w:ascii="맑은 고딕" w:eastAsia="맑은 고딕" w:hAnsi="맑은 고딕" w:hint="eastAsia"/>
                <w:kern w:val="0"/>
                <w:szCs w:val="20"/>
              </w:rPr>
              <w:t>교육비</w:t>
            </w:r>
            <w:bookmarkEnd w:id="356"/>
          </w:p>
          <w:p w14:paraId="57999D41" w14:textId="4BA5520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         </w:t>
            </w:r>
            <w:ins w:id="359" w:author="윤현정 (Hyunjeong Yoon)" w:date="2025-07-23T19:08:00Z">
              <w:r w:rsidR="00F93D78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t>가</w:t>
              </w:r>
            </w:ins>
            <w:del w:id="360" w:author="윤현정 (Hyunjeong Yoon)" w:date="2025-07-23T19:08:00Z">
              <w:r w:rsidRPr="00D578AB" w:rsidDel="00F93D78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>1</w:delText>
              </w:r>
            </w:del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)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다음 어느 하나에 해당하는 때에는 교육 비를 지급한다.</w:t>
            </w:r>
          </w:p>
          <w:p w14:paraId="3B32B2E3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            ①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시공에 필요한 교육 </w:t>
            </w:r>
            <w:proofErr w:type="spellStart"/>
            <w:proofErr w:type="gram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이수시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:</w:t>
            </w:r>
            <w:proofErr w:type="gram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100,000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원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/ 1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일</w:t>
            </w:r>
          </w:p>
          <w:p w14:paraId="23057400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           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②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그 밖에 시공에 필요한 전 단계로서 특별한 사정이 있는 </w:t>
            </w:r>
            <w:proofErr w:type="gram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경우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:</w:t>
            </w:r>
            <w:proofErr w:type="gram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별도협의</w:t>
            </w:r>
          </w:p>
          <w:p w14:paraId="233FED0F" w14:textId="223EB11E" w:rsidR="00D578AB" w:rsidRPr="00D578AB" w:rsidRDefault="00D578AB" w:rsidP="00D578AB">
            <w:pPr>
              <w:keepNext/>
              <w:wordWrap/>
              <w:autoSpaceDE/>
              <w:autoSpaceDN/>
              <w:spacing w:line="240" w:lineRule="atLeast"/>
              <w:jc w:val="left"/>
              <w:outlineLvl w:val="1"/>
              <w:rPr>
                <w:rFonts w:ascii="맑은 고딕" w:eastAsia="맑은 고딕" w:hAnsi="맑은 고딕"/>
                <w:kern w:val="0"/>
                <w:szCs w:val="20"/>
              </w:rPr>
            </w:pPr>
            <w:r w:rsidRPr="00D578AB">
              <w:rPr>
                <w:rFonts w:ascii="맑은 고딕" w:eastAsia="맑은 고딕" w:hAnsi="맑은 고딕"/>
                <w:kern w:val="0"/>
                <w:szCs w:val="20"/>
              </w:rPr>
              <w:t xml:space="preserve">    </w:t>
            </w:r>
            <w:bookmarkStart w:id="361" w:name="_Toc149136443"/>
            <w:del w:id="362" w:author="윤현정 (Hyunjeong Yoon)" w:date="2025-07-23T19:08:00Z">
              <w:r w:rsidRPr="00D578AB" w:rsidDel="00F93D78">
                <w:rPr>
                  <w:rFonts w:ascii="맑은 고딕" w:eastAsia="맑은 고딕" w:hAnsi="맑은 고딕"/>
                  <w:kern w:val="0"/>
                  <w:szCs w:val="20"/>
                </w:rPr>
                <w:delText>3.2.</w:delText>
              </w:r>
            </w:del>
            <w:r w:rsidRPr="00D578AB">
              <w:rPr>
                <w:rFonts w:ascii="맑은 고딕" w:eastAsia="맑은 고딕" w:hAnsi="맑은 고딕"/>
                <w:kern w:val="0"/>
                <w:szCs w:val="20"/>
              </w:rPr>
              <w:t>13</w:t>
            </w:r>
            <w:ins w:id="363" w:author="윤현정 (Hyunjeong Yoon)" w:date="2025-07-23T19:09:00Z">
              <w:r w:rsidR="00F93D78">
                <w:rPr>
                  <w:rFonts w:ascii="맑은 고딕" w:eastAsia="맑은 고딕" w:hAnsi="맑은 고딕"/>
                  <w:kern w:val="0"/>
                  <w:szCs w:val="20"/>
                </w:rPr>
                <w:t>)</w:t>
              </w:r>
            </w:ins>
            <w:r w:rsidRPr="00D578AB">
              <w:rPr>
                <w:rFonts w:ascii="맑은 고딕" w:eastAsia="맑은 고딕" w:hAnsi="맑은 고딕"/>
                <w:kern w:val="0"/>
                <w:szCs w:val="20"/>
              </w:rPr>
              <w:t xml:space="preserve"> 폐기장 서비스</w:t>
            </w:r>
            <w:bookmarkEnd w:id="361"/>
          </w:p>
          <w:p w14:paraId="66760FBF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         1) 폐기장 서비스 단가표 기준금액 지급</w:t>
            </w:r>
          </w:p>
          <w:p w14:paraId="5A46EE2C" w14:textId="5A1D8478" w:rsidR="00D578AB" w:rsidRPr="00D578AB" w:rsidRDefault="00D578AB" w:rsidP="00D578AB">
            <w:pPr>
              <w:keepNext/>
              <w:wordWrap/>
              <w:autoSpaceDE/>
              <w:autoSpaceDN/>
              <w:spacing w:line="240" w:lineRule="atLeast"/>
              <w:jc w:val="left"/>
              <w:outlineLvl w:val="1"/>
              <w:rPr>
                <w:rFonts w:ascii="맑은 고딕" w:eastAsia="맑은 고딕" w:hAnsi="맑은 고딕"/>
                <w:kern w:val="0"/>
                <w:szCs w:val="20"/>
              </w:rPr>
            </w:pPr>
            <w:r w:rsidRPr="00D578AB">
              <w:rPr>
                <w:rFonts w:ascii="맑은 고딕" w:eastAsia="맑은 고딕" w:hAnsi="맑은 고딕"/>
                <w:kern w:val="0"/>
                <w:szCs w:val="20"/>
              </w:rPr>
              <w:t xml:space="preserve">     </w:t>
            </w:r>
            <w:bookmarkStart w:id="364" w:name="_Toc149136444"/>
            <w:del w:id="365" w:author="윤현정 (Hyunjeong Yoon)" w:date="2025-07-23T19:09:00Z">
              <w:r w:rsidRPr="00D578AB" w:rsidDel="00F93D78">
                <w:rPr>
                  <w:rFonts w:ascii="맑은 고딕" w:eastAsia="맑은 고딕" w:hAnsi="맑은 고딕"/>
                  <w:kern w:val="0"/>
                  <w:szCs w:val="20"/>
                </w:rPr>
                <w:delText>3.2.</w:delText>
              </w:r>
            </w:del>
            <w:r w:rsidRPr="00D578AB">
              <w:rPr>
                <w:rFonts w:ascii="맑은 고딕" w:eastAsia="맑은 고딕" w:hAnsi="맑은 고딕"/>
                <w:kern w:val="0"/>
                <w:szCs w:val="20"/>
              </w:rPr>
              <w:t>14</w:t>
            </w:r>
            <w:ins w:id="366" w:author="윤현정 (Hyunjeong Yoon)" w:date="2025-07-23T19:09:00Z">
              <w:r w:rsidR="00F93D78">
                <w:rPr>
                  <w:rFonts w:ascii="맑은 고딕" w:eastAsia="맑은 고딕" w:hAnsi="맑은 고딕"/>
                  <w:kern w:val="0"/>
                  <w:szCs w:val="20"/>
                </w:rPr>
                <w:t>)</w:t>
              </w:r>
            </w:ins>
            <w:r w:rsidRPr="00D578AB">
              <w:rPr>
                <w:rFonts w:ascii="맑은 고딕" w:eastAsia="맑은 고딕" w:hAnsi="맑은 고딕"/>
                <w:kern w:val="0"/>
                <w:szCs w:val="20"/>
              </w:rPr>
              <w:t xml:space="preserve"> </w:t>
            </w:r>
            <w:proofErr w:type="spellStart"/>
            <w:r w:rsidRPr="00D578AB">
              <w:rPr>
                <w:rFonts w:ascii="맑은 고딕" w:eastAsia="맑은 고딕" w:hAnsi="맑은 고딕" w:hint="eastAsia"/>
                <w:kern w:val="0"/>
                <w:szCs w:val="20"/>
              </w:rPr>
              <w:t>근무외</w:t>
            </w:r>
            <w:proofErr w:type="spellEnd"/>
            <w:r w:rsidRPr="00D578AB">
              <w:rPr>
                <w:rFonts w:ascii="맑은 고딕" w:eastAsia="맑은 고딕" w:hAnsi="맑은 고딕"/>
                <w:kern w:val="0"/>
                <w:szCs w:val="20"/>
              </w:rPr>
              <w:t xml:space="preserve"> </w:t>
            </w:r>
            <w:r w:rsidRPr="00D578AB">
              <w:rPr>
                <w:rFonts w:ascii="맑은 고딕" w:eastAsia="맑은 고딕" w:hAnsi="맑은 고딕" w:hint="eastAsia"/>
                <w:kern w:val="0"/>
                <w:szCs w:val="20"/>
              </w:rPr>
              <w:t>시공</w:t>
            </w:r>
            <w:bookmarkEnd w:id="364"/>
          </w:p>
          <w:p w14:paraId="6E2BFB61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         1) 시공 확정시간기준 저녁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시공시</w:t>
            </w:r>
            <w:proofErr w:type="spell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1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건당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5,000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원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지급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(단,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동일수주건에</w:t>
            </w:r>
            <w:proofErr w:type="spell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대한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중복시</w:t>
            </w:r>
            <w:proofErr w:type="spell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미지급)</w:t>
            </w:r>
          </w:p>
          <w:p w14:paraId="28579992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            ※ ERP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전산의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시공확정시간 ‘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저녁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’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건에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한하여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지급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(오전,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오후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,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미지정</w:t>
            </w:r>
            <w:proofErr w:type="spellEnd"/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 xml:space="preserve"> 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지급제외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)</w:t>
            </w:r>
          </w:p>
          <w:p w14:paraId="43AB4E14" w14:textId="29F34128" w:rsidR="00D578AB" w:rsidRPr="00D578AB" w:rsidRDefault="00D578AB" w:rsidP="00D578AB">
            <w:pPr>
              <w:keepNext/>
              <w:wordWrap/>
              <w:autoSpaceDE/>
              <w:autoSpaceDN/>
              <w:spacing w:line="240" w:lineRule="atLeast"/>
              <w:jc w:val="left"/>
              <w:outlineLvl w:val="1"/>
              <w:rPr>
                <w:rFonts w:ascii="맑은 고딕" w:eastAsia="맑은 고딕" w:hAnsi="맑은 고딕"/>
                <w:kern w:val="0"/>
                <w:szCs w:val="20"/>
              </w:rPr>
            </w:pPr>
            <w:r w:rsidRPr="00D578AB">
              <w:rPr>
                <w:rFonts w:ascii="맑은 고딕" w:eastAsia="맑은 고딕" w:hAnsi="맑은 고딕"/>
                <w:color w:val="FF0000"/>
                <w:kern w:val="0"/>
                <w:szCs w:val="20"/>
              </w:rPr>
              <w:t xml:space="preserve">    </w:t>
            </w:r>
            <w:del w:id="367" w:author="윤현정 (Hyunjeong Yoon)" w:date="2025-07-23T19:09:00Z">
              <w:r w:rsidRPr="00D578AB" w:rsidDel="00F93D78">
                <w:rPr>
                  <w:rFonts w:ascii="맑은 고딕" w:eastAsia="맑은 고딕" w:hAnsi="맑은 고딕"/>
                  <w:color w:val="FF0000"/>
                  <w:kern w:val="0"/>
                  <w:szCs w:val="20"/>
                </w:rPr>
                <w:delText xml:space="preserve"> </w:delText>
              </w:r>
              <w:bookmarkStart w:id="368" w:name="_Toc149136445"/>
              <w:r w:rsidRPr="00D578AB" w:rsidDel="00F93D78">
                <w:rPr>
                  <w:rFonts w:ascii="맑은 고딕" w:eastAsia="맑은 고딕" w:hAnsi="맑은 고딕"/>
                  <w:kern w:val="0"/>
                  <w:szCs w:val="20"/>
                </w:rPr>
                <w:delText>3.2.</w:delText>
              </w:r>
            </w:del>
            <w:r w:rsidRPr="00D578AB">
              <w:rPr>
                <w:rFonts w:ascii="맑은 고딕" w:eastAsia="맑은 고딕" w:hAnsi="맑은 고딕"/>
                <w:kern w:val="0"/>
                <w:szCs w:val="20"/>
              </w:rPr>
              <w:t>15</w:t>
            </w:r>
            <w:ins w:id="369" w:author="윤현정 (Hyunjeong Yoon)" w:date="2025-07-23T19:09:00Z">
              <w:r w:rsidR="00F93D78">
                <w:rPr>
                  <w:rFonts w:ascii="맑은 고딕" w:eastAsia="맑은 고딕" w:hAnsi="맑은 고딕"/>
                  <w:kern w:val="0"/>
                  <w:szCs w:val="20"/>
                </w:rPr>
                <w:t>)</w:t>
              </w:r>
            </w:ins>
            <w:r w:rsidRPr="00D578AB">
              <w:rPr>
                <w:rFonts w:ascii="맑은 고딕" w:eastAsia="맑은 고딕" w:hAnsi="맑은 고딕"/>
                <w:kern w:val="0"/>
                <w:szCs w:val="20"/>
              </w:rPr>
              <w:t xml:space="preserve"> </w:t>
            </w:r>
            <w:r w:rsidRPr="00D578AB">
              <w:rPr>
                <w:rFonts w:ascii="맑은 고딕" w:eastAsia="맑은 고딕" w:hAnsi="맑은 고딕" w:hint="eastAsia"/>
                <w:kern w:val="0"/>
                <w:szCs w:val="20"/>
              </w:rPr>
              <w:t>벽고정시공</w:t>
            </w:r>
            <w:bookmarkEnd w:id="368"/>
          </w:p>
          <w:p w14:paraId="1DDF3F84" w14:textId="77777777" w:rsidR="00D578AB" w:rsidRPr="00D578AB" w:rsidRDefault="00D578AB" w:rsidP="00D578AB">
            <w:pPr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         1) 브랜드 운영정책에 따라 </w:t>
            </w:r>
            <w:proofErr w:type="spellStart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벽고정</w:t>
            </w:r>
            <w:proofErr w:type="spellEnd"/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 필수 제품 시공진행 시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1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 xml:space="preserve">건당 </w:t>
            </w:r>
            <w:r w:rsidRPr="00D578AB">
              <w:rPr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  <w:t>5,000</w:t>
            </w:r>
            <w:r w:rsidRPr="00D578AB">
              <w:rPr>
                <w:rFonts w:asciiTheme="majorHAnsi" w:eastAsiaTheme="majorHAnsi" w:hAnsiTheme="majorHAnsi" w:hint="eastAsia"/>
                <w:color w:val="000000" w:themeColor="text1"/>
                <w:spacing w:val="-12"/>
                <w:szCs w:val="28"/>
              </w:rPr>
              <w:t>원 지급</w:t>
            </w:r>
          </w:p>
          <w:p w14:paraId="39DFC4BF" w14:textId="77777777" w:rsidR="00047A03" w:rsidRDefault="00D578AB" w:rsidP="00D578AB">
            <w:pPr>
              <w:keepNext/>
              <w:wordWrap/>
              <w:autoSpaceDE/>
              <w:autoSpaceDN/>
              <w:spacing w:line="240" w:lineRule="atLeast"/>
              <w:jc w:val="left"/>
              <w:outlineLvl w:val="1"/>
              <w:rPr>
                <w:ins w:id="370" w:author="윤현정 (Hyunjeong Yoon)" w:date="2025-07-23T18:13:00Z"/>
                <w:rFonts w:ascii="맑은 고딕" w:eastAsia="맑은 고딕" w:hAnsi="맑은 고딕"/>
                <w:kern w:val="0"/>
                <w:szCs w:val="20"/>
              </w:rPr>
            </w:pPr>
            <w:r w:rsidRPr="00D578AB">
              <w:rPr>
                <w:rFonts w:ascii="맑은 고딕" w:eastAsia="맑은 고딕" w:hAnsi="맑은 고딕" w:hint="eastAsia"/>
                <w:kern w:val="0"/>
                <w:szCs w:val="20"/>
              </w:rPr>
              <w:t xml:space="preserve">    </w:t>
            </w:r>
          </w:p>
          <w:p w14:paraId="01E5F738" w14:textId="77777777" w:rsidR="00047A03" w:rsidRDefault="00047A03" w:rsidP="00D578AB">
            <w:pPr>
              <w:keepNext/>
              <w:wordWrap/>
              <w:autoSpaceDE/>
              <w:autoSpaceDN/>
              <w:spacing w:line="240" w:lineRule="atLeast"/>
              <w:jc w:val="left"/>
              <w:outlineLvl w:val="1"/>
              <w:rPr>
                <w:ins w:id="371" w:author="윤현정 (Hyunjeong Yoon)" w:date="2025-07-23T18:13:00Z"/>
                <w:rFonts w:ascii="맑은 고딕" w:eastAsia="맑은 고딕" w:hAnsi="맑은 고딕"/>
                <w:kern w:val="0"/>
                <w:szCs w:val="20"/>
              </w:rPr>
            </w:pPr>
          </w:p>
          <w:p w14:paraId="18947429" w14:textId="3888B992" w:rsidR="00D578AB" w:rsidRPr="00D578AB" w:rsidDel="00A8456F" w:rsidRDefault="00D578AB" w:rsidP="00A8456F">
            <w:pPr>
              <w:keepNext/>
              <w:wordWrap/>
              <w:autoSpaceDE/>
              <w:autoSpaceDN/>
              <w:spacing w:line="240" w:lineRule="atLeast"/>
              <w:jc w:val="left"/>
              <w:outlineLvl w:val="1"/>
              <w:rPr>
                <w:del w:id="372" w:author="윤현정 (Hyunjeong Yoon)" w:date="2025-07-23T19:39:00Z"/>
                <w:rFonts w:ascii="맑은 고딕" w:eastAsia="맑은 고딕" w:hAnsi="맑은 고딕"/>
                <w:kern w:val="0"/>
                <w:szCs w:val="20"/>
              </w:rPr>
            </w:pPr>
            <w:r w:rsidRPr="00D578AB">
              <w:rPr>
                <w:rFonts w:ascii="맑은 고딕" w:eastAsia="맑은 고딕" w:hAnsi="맑은 고딕" w:hint="eastAsia"/>
                <w:kern w:val="0"/>
                <w:szCs w:val="20"/>
              </w:rPr>
              <w:t xml:space="preserve"> </w:t>
            </w:r>
            <w:bookmarkStart w:id="373" w:name="_Toc149136446"/>
            <w:del w:id="374" w:author="윤현정 (Hyunjeong Yoon)" w:date="2025-07-23T19:09:00Z">
              <w:r w:rsidRPr="00D578AB" w:rsidDel="00F93D78">
                <w:rPr>
                  <w:rFonts w:ascii="맑은 고딕" w:eastAsia="맑은 고딕" w:hAnsi="맑은 고딕" w:hint="eastAsia"/>
                  <w:kern w:val="0"/>
                  <w:szCs w:val="20"/>
                </w:rPr>
                <w:delText xml:space="preserve">3.3 </w:delText>
              </w:r>
            </w:del>
            <w:del w:id="375" w:author="윤현정 (Hyunjeong Yoon)" w:date="2025-07-23T19:19:00Z">
              <w:r w:rsidRPr="00D578AB" w:rsidDel="0085257E">
                <w:rPr>
                  <w:rFonts w:ascii="맑은 고딕" w:eastAsia="맑은 고딕" w:hAnsi="맑은 고딕" w:hint="eastAsia"/>
                  <w:kern w:val="0"/>
                  <w:szCs w:val="20"/>
                </w:rPr>
                <w:delText>기타시공비(청구)</w:delText>
              </w:r>
            </w:del>
            <w:bookmarkEnd w:id="373"/>
          </w:p>
          <w:p w14:paraId="12390E22" w14:textId="493AC423" w:rsidR="00D578AB" w:rsidRPr="00D578AB" w:rsidDel="00A8456F" w:rsidRDefault="00D578AB" w:rsidP="00D578AB">
            <w:pPr>
              <w:keepNext/>
              <w:wordWrap/>
              <w:autoSpaceDE/>
              <w:autoSpaceDN/>
              <w:spacing w:line="240" w:lineRule="atLeast"/>
              <w:jc w:val="left"/>
              <w:outlineLvl w:val="1"/>
              <w:rPr>
                <w:del w:id="376" w:author="윤현정 (Hyunjeong Yoon)" w:date="2025-07-23T19:39:00Z"/>
                <w:rFonts w:ascii="맑은 고딕" w:eastAsia="맑은 고딕" w:hAnsi="맑은 고딕"/>
                <w:kern w:val="0"/>
                <w:szCs w:val="20"/>
              </w:rPr>
            </w:pPr>
            <w:del w:id="377" w:author="윤현정 (Hyunjeong Yoon)" w:date="2025-07-23T19:39:00Z">
              <w:r w:rsidRPr="00D578AB" w:rsidDel="00A8456F">
                <w:rPr>
                  <w:rFonts w:ascii="맑은 고딕" w:eastAsia="맑은 고딕" w:hAnsi="맑은 고딕"/>
                  <w:kern w:val="0"/>
                  <w:szCs w:val="20"/>
                </w:rPr>
                <w:delText xml:space="preserve">     </w:delText>
              </w:r>
              <w:bookmarkStart w:id="378" w:name="_Toc149136447"/>
              <w:r w:rsidRPr="00D578AB" w:rsidDel="00A8456F">
                <w:rPr>
                  <w:rFonts w:ascii="맑은 고딕" w:eastAsia="맑은 고딕" w:hAnsi="맑은 고딕"/>
                  <w:kern w:val="0"/>
                  <w:szCs w:val="20"/>
                </w:rPr>
                <w:delText xml:space="preserve">3.3.1 CI </w:delText>
              </w:r>
              <w:r w:rsidRPr="00D578AB" w:rsidDel="00A8456F">
                <w:rPr>
                  <w:rFonts w:ascii="맑은 고딕" w:eastAsia="맑은 고딕" w:hAnsi="맑은 고딕" w:hint="eastAsia"/>
                  <w:kern w:val="0"/>
                  <w:szCs w:val="20"/>
                </w:rPr>
                <w:delText>청구</w:delText>
              </w:r>
              <w:bookmarkEnd w:id="378"/>
            </w:del>
          </w:p>
          <w:p w14:paraId="31DFDB89" w14:textId="6C61970A" w:rsidR="00D578AB" w:rsidRPr="00D578AB" w:rsidDel="00A8456F" w:rsidRDefault="00D578AB" w:rsidP="00D578AB">
            <w:pPr>
              <w:rPr>
                <w:del w:id="379" w:author="윤현정 (Hyunjeong Yoon)" w:date="2025-07-23T19:39:00Z"/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del w:id="380" w:author="윤현정 (Hyunjeong Yoon)" w:date="2025-07-23T19:39:00Z"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          1)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시공팀에 지급되는 시공 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>CI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용품에 대해 청구</w:delText>
              </w:r>
            </w:del>
          </w:p>
          <w:p w14:paraId="73F5DE8C" w14:textId="22FD6858" w:rsidR="00D578AB" w:rsidRPr="00D578AB" w:rsidDel="00A8456F" w:rsidRDefault="00D578AB" w:rsidP="00D578AB">
            <w:pPr>
              <w:rPr>
                <w:del w:id="381" w:author="윤현정 (Hyunjeong Yoon)" w:date="2025-07-23T19:39:00Z"/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del w:id="382" w:author="윤현정 (Hyunjeong Yoon)" w:date="2025-07-23T19:39:00Z"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     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    2)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청구금액차등</w:delText>
              </w:r>
            </w:del>
          </w:p>
          <w:p w14:paraId="3A67A183" w14:textId="32EDEF12" w:rsidR="00D578AB" w:rsidRPr="00D578AB" w:rsidDel="00A8456F" w:rsidRDefault="00D578AB" w:rsidP="00D578AB">
            <w:pPr>
              <w:rPr>
                <w:del w:id="383" w:author="윤현정 (Hyunjeong Yoon)" w:date="2025-07-23T19:39:00Z"/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del w:id="384" w:author="윤현정 (Hyunjeong Yoon)" w:date="2025-07-23T19:39:00Z"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             ①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전액청구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: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시공매트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,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시공장갑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,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소파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/매트리스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커버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,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시공유니폼</w:delText>
              </w:r>
            </w:del>
          </w:p>
          <w:p w14:paraId="34ABF3C9" w14:textId="5ED0E208" w:rsidR="00D578AB" w:rsidRPr="00D578AB" w:rsidDel="00A8456F" w:rsidRDefault="00D578AB" w:rsidP="00D578AB">
            <w:pPr>
              <w:rPr>
                <w:del w:id="385" w:author="윤현정 (Hyunjeong Yoon)" w:date="2025-07-23T19:39:00Z"/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del w:id="386" w:author="윤현정 (Hyunjeong Yoon)" w:date="2025-07-23T19:39:00Z">
              <w:r w:rsidRPr="00D578AB" w:rsidDel="00A8456F">
                <w:rPr>
                  <w:rFonts w:asciiTheme="majorHAnsi" w:eastAsiaTheme="majorHAnsi" w:hAnsiTheme="majorHAnsi" w:hint="eastAsia"/>
                  <w:color w:val="FF0000"/>
                  <w:spacing w:val="-12"/>
                  <w:szCs w:val="28"/>
                </w:rPr>
                <w:delText xml:space="preserve"> </w:delText>
              </w:r>
              <w:r w:rsidRPr="00D578AB" w:rsidDel="00A8456F">
                <w:rPr>
                  <w:rFonts w:asciiTheme="majorHAnsi" w:eastAsiaTheme="majorHAnsi" w:hAnsiTheme="majorHAnsi"/>
                  <w:color w:val="FF0000"/>
                  <w:spacing w:val="-12"/>
                  <w:szCs w:val="28"/>
                </w:rPr>
                <w:delText xml:space="preserve">            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②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무상지급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: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시공명함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,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차량로고</w:delText>
              </w:r>
            </w:del>
          </w:p>
          <w:p w14:paraId="43B42DA7" w14:textId="283273B4" w:rsidR="00D578AB" w:rsidRPr="00D578AB" w:rsidDel="00A8456F" w:rsidRDefault="00D578AB" w:rsidP="00D578AB">
            <w:pPr>
              <w:keepNext/>
              <w:wordWrap/>
              <w:autoSpaceDE/>
              <w:autoSpaceDN/>
              <w:spacing w:line="240" w:lineRule="atLeast"/>
              <w:jc w:val="left"/>
              <w:outlineLvl w:val="1"/>
              <w:rPr>
                <w:del w:id="387" w:author="윤현정 (Hyunjeong Yoon)" w:date="2025-07-23T19:39:00Z"/>
                <w:rFonts w:ascii="맑은 고딕" w:eastAsia="맑은 고딕" w:hAnsi="맑은 고딕"/>
                <w:kern w:val="0"/>
                <w:szCs w:val="20"/>
              </w:rPr>
            </w:pPr>
            <w:del w:id="388" w:author="윤현정 (Hyunjeong Yoon)" w:date="2025-07-23T19:39:00Z">
              <w:r w:rsidRPr="00D578AB" w:rsidDel="00A8456F">
                <w:rPr>
                  <w:rFonts w:ascii="맑은 고딕" w:eastAsia="맑은 고딕" w:hAnsi="맑은 고딕" w:hint="eastAsia"/>
                  <w:kern w:val="0"/>
                  <w:szCs w:val="20"/>
                </w:rPr>
                <w:delText xml:space="preserve">     </w:delText>
              </w:r>
              <w:bookmarkStart w:id="389" w:name="_Toc149136448"/>
              <w:r w:rsidRPr="00D578AB" w:rsidDel="00A8456F">
                <w:rPr>
                  <w:rFonts w:ascii="맑은 고딕" w:eastAsia="맑은 고딕" w:hAnsi="맑은 고딕"/>
                  <w:kern w:val="0"/>
                  <w:szCs w:val="20"/>
                </w:rPr>
                <w:delText xml:space="preserve">3.3.2 </w:delText>
              </w:r>
              <w:r w:rsidRPr="00D578AB" w:rsidDel="00A8456F">
                <w:rPr>
                  <w:rFonts w:ascii="맑은 고딕" w:eastAsia="맑은 고딕" w:hAnsi="맑은 고딕" w:hint="eastAsia"/>
                  <w:kern w:val="0"/>
                  <w:szCs w:val="20"/>
                </w:rPr>
                <w:delText>시공하자</w:delText>
              </w:r>
              <w:bookmarkEnd w:id="389"/>
            </w:del>
          </w:p>
          <w:p w14:paraId="72482C04" w14:textId="1586B895" w:rsidR="00D578AB" w:rsidRPr="00D578AB" w:rsidDel="00A8456F" w:rsidRDefault="00D578AB" w:rsidP="00D578AB">
            <w:pPr>
              <w:ind w:firstLineChars="300" w:firstLine="528"/>
              <w:rPr>
                <w:del w:id="390" w:author="윤현정 (Hyunjeong Yoon)" w:date="2025-07-23T19:39:00Z"/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del w:id="391" w:author="윤현정 (Hyunjeong Yoon)" w:date="2025-07-23T19:39:00Z"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   1)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내부부적합 </w:delText>
              </w:r>
            </w:del>
          </w:p>
          <w:p w14:paraId="55CD992D" w14:textId="6E7731AA" w:rsidR="00D578AB" w:rsidRPr="00D578AB" w:rsidDel="00A8456F" w:rsidRDefault="00D578AB" w:rsidP="00D578AB">
            <w:pPr>
              <w:ind w:firstLineChars="600" w:firstLine="1056"/>
              <w:rPr>
                <w:del w:id="392" w:author="윤현정 (Hyunjeong Yoon)" w:date="2025-07-23T19:39:00Z"/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del w:id="393" w:author="윤현정 (Hyunjeong Yoon)" w:date="2025-07-23T19:39:00Z">
              <w:r w:rsidRPr="00D578AB" w:rsidDel="00A8456F">
                <w:rPr>
                  <w:rFonts w:asciiTheme="majorHAnsi" w:eastAsiaTheme="majorHAnsi" w:hAnsiTheme="majorHAnsi"/>
                  <w:spacing w:val="-12"/>
                  <w:szCs w:val="28"/>
                </w:rPr>
                <w:delText>①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 취급하자 : 공장도가 기준 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100%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청구</w:delText>
              </w:r>
            </w:del>
          </w:p>
          <w:p w14:paraId="4B7A39C6" w14:textId="52CFF886" w:rsidR="00D578AB" w:rsidRPr="00D578AB" w:rsidDel="00A8456F" w:rsidRDefault="00D578AB" w:rsidP="00D578AB">
            <w:pPr>
              <w:ind w:firstLineChars="600" w:firstLine="1056"/>
              <w:rPr>
                <w:del w:id="394" w:author="윤현정 (Hyunjeong Yoon)" w:date="2025-07-23T19:39:00Z"/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del w:id="395" w:author="윤현정 (Hyunjeong Yoon)" w:date="2025-07-23T19:39:00Z"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②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분실 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: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퍼시스는 </w:delText>
              </w:r>
            </w:del>
            <w:del w:id="396" w:author="윤현정 (Hyunjeong Yoon)" w:date="2025-07-23T18:15:00Z">
              <w:r w:rsidRPr="00D578AB" w:rsidDel="00047A03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공가</w:delText>
              </w:r>
            </w:del>
            <w:del w:id="397" w:author="윤현정 (Hyunjeong Yoon)" w:date="2025-07-23T19:39:00Z"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/일룸은 소비자가 기준 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100%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청구</w:delText>
              </w:r>
            </w:del>
          </w:p>
          <w:p w14:paraId="2B074662" w14:textId="192CD501" w:rsidR="00D578AB" w:rsidRPr="00D578AB" w:rsidDel="00A8456F" w:rsidRDefault="00D578AB" w:rsidP="00D578AB">
            <w:pPr>
              <w:rPr>
                <w:del w:id="398" w:author="윤현정 (Hyunjeong Yoon)" w:date="2025-07-23T19:39:00Z"/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del w:id="399" w:author="윤현정 (Hyunjeong Yoon)" w:date="2025-07-23T19:39:00Z"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         2)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사외하자 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: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판정후 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>D+3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일 內 이의제기 후 최종 시공하자 판정건에 대하여 청구 </w:delText>
              </w:r>
            </w:del>
          </w:p>
          <w:p w14:paraId="5123F531" w14:textId="2F927D79" w:rsidR="00D578AB" w:rsidRPr="00D578AB" w:rsidDel="00A8456F" w:rsidRDefault="00D578AB" w:rsidP="00D578AB">
            <w:pPr>
              <w:ind w:firstLineChars="1100" w:firstLine="1936"/>
              <w:rPr>
                <w:del w:id="400" w:author="윤현정 (Hyunjeong Yoon)" w:date="2025-07-23T19:39:00Z"/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del w:id="401" w:author="윤현정 (Hyunjeong Yoon)" w:date="2025-07-23T19:39:00Z"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단,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사외하자 최대 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>500,000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원/건 까지 청구</w:delText>
              </w:r>
            </w:del>
            <w:del w:id="402" w:author="윤현정 (Hyunjeong Yoon)" w:date="2025-07-23T18:18:00Z">
              <w:r w:rsidRPr="00D578AB" w:rsidDel="00047A03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(바로스-품의2</w:delText>
              </w:r>
              <w:r w:rsidRPr="00D578AB" w:rsidDel="00047A03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>1-10-00002)</w:delText>
              </w:r>
            </w:del>
          </w:p>
          <w:p w14:paraId="6B823F9A" w14:textId="69511476" w:rsidR="00D578AB" w:rsidRPr="00D578AB" w:rsidDel="00A8456F" w:rsidRDefault="00D578AB" w:rsidP="00D578AB">
            <w:pPr>
              <w:rPr>
                <w:del w:id="403" w:author="윤현정 (Hyunjeong Yoon)" w:date="2025-07-23T19:39:00Z"/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del w:id="404" w:author="윤현정 (Hyunjeong Yoon)" w:date="2025-07-23T19:39:00Z"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             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①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공장도가 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+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패널티(취급성 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>: 60,000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원/건,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시공성 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>: 60,000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원/건,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세트교체 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>100,000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원/건)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청구(일룸)</w:delText>
              </w:r>
            </w:del>
          </w:p>
          <w:p w14:paraId="7ECED8E0" w14:textId="6B4C7311" w:rsidR="00D578AB" w:rsidRPr="00D578AB" w:rsidDel="00A8456F" w:rsidRDefault="00D578AB" w:rsidP="00D578AB">
            <w:pPr>
              <w:rPr>
                <w:del w:id="405" w:author="윤현정 (Hyunjeong Yoon)" w:date="2025-07-23T19:39:00Z"/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del w:id="406" w:author="윤현정 (Hyunjeong Yoon)" w:date="2025-07-23T19:39:00Z"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             ②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공장도가 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+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패널티(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>60,000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원/건)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청구(퍼시스,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시디즈)</w:delText>
              </w:r>
            </w:del>
          </w:p>
          <w:p w14:paraId="6062F2CC" w14:textId="5558E318" w:rsidR="00D578AB" w:rsidRPr="00D578AB" w:rsidDel="00A8456F" w:rsidRDefault="00D578AB" w:rsidP="00D578AB">
            <w:pPr>
              <w:keepNext/>
              <w:wordWrap/>
              <w:autoSpaceDE/>
              <w:autoSpaceDN/>
              <w:spacing w:line="240" w:lineRule="atLeast"/>
              <w:jc w:val="left"/>
              <w:outlineLvl w:val="1"/>
              <w:rPr>
                <w:del w:id="407" w:author="윤현정 (Hyunjeong Yoon)" w:date="2025-07-23T19:39:00Z"/>
                <w:rFonts w:ascii="맑은 고딕" w:eastAsia="맑은 고딕" w:hAnsi="맑은 고딕"/>
                <w:kern w:val="0"/>
                <w:szCs w:val="20"/>
              </w:rPr>
            </w:pPr>
            <w:del w:id="408" w:author="윤현정 (Hyunjeong Yoon)" w:date="2025-07-23T19:39:00Z">
              <w:r w:rsidRPr="00D578AB" w:rsidDel="00A8456F">
                <w:rPr>
                  <w:rFonts w:ascii="맑은 고딕" w:eastAsia="맑은 고딕" w:hAnsi="맑은 고딕"/>
                  <w:kern w:val="0"/>
                  <w:szCs w:val="20"/>
                </w:rPr>
                <w:delText xml:space="preserve">     </w:delText>
              </w:r>
              <w:bookmarkStart w:id="409" w:name="_Toc149136449"/>
              <w:r w:rsidRPr="00D578AB" w:rsidDel="00A8456F">
                <w:rPr>
                  <w:rFonts w:ascii="맑은 고딕" w:eastAsia="맑은 고딕" w:hAnsi="맑은 고딕"/>
                  <w:kern w:val="0"/>
                  <w:szCs w:val="20"/>
                </w:rPr>
                <w:delText xml:space="preserve">3.3.3 </w:delText>
              </w:r>
              <w:r w:rsidRPr="00D578AB" w:rsidDel="00A8456F">
                <w:rPr>
                  <w:rFonts w:ascii="맑은 고딕" w:eastAsia="맑은 고딕" w:hAnsi="맑은 고딕" w:hint="eastAsia"/>
                  <w:kern w:val="0"/>
                  <w:szCs w:val="20"/>
                </w:rPr>
                <w:delText>장비/용차 청구</w:delText>
              </w:r>
              <w:bookmarkEnd w:id="409"/>
            </w:del>
          </w:p>
          <w:p w14:paraId="4F096BD4" w14:textId="386ED606" w:rsidR="00D578AB" w:rsidRPr="00D578AB" w:rsidDel="00A8456F" w:rsidRDefault="00D578AB" w:rsidP="00D578AB">
            <w:pPr>
              <w:rPr>
                <w:del w:id="410" w:author="윤현정 (Hyunjeong Yoon)" w:date="2025-07-23T19:39:00Z"/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del w:id="411" w:author="윤현정 (Hyunjeong Yoon)" w:date="2025-07-23T19:39:00Z"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          1) 장비청구</w:delText>
              </w:r>
            </w:del>
          </w:p>
          <w:p w14:paraId="377A7730" w14:textId="0EB943CB" w:rsidR="00D578AB" w:rsidRPr="00D578AB" w:rsidDel="00A8456F" w:rsidRDefault="00D578AB" w:rsidP="00D578AB">
            <w:pPr>
              <w:rPr>
                <w:del w:id="412" w:author="윤현정 (Hyunjeong Yoon)" w:date="2025-07-23T19:39:00Z"/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del w:id="413" w:author="윤현정 (Hyunjeong Yoon)" w:date="2025-07-23T19:39:00Z"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             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①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정상시공건에 사용되는 장비(사다리차,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지게차)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무상지원</w:delText>
              </w:r>
            </w:del>
          </w:p>
          <w:p w14:paraId="703B37BD" w14:textId="11D2073D" w:rsidR="00D578AB" w:rsidRPr="00D578AB" w:rsidDel="00A8456F" w:rsidRDefault="00D578AB" w:rsidP="00D578AB">
            <w:pPr>
              <w:rPr>
                <w:del w:id="414" w:author="윤현정 (Hyunjeong Yoon)" w:date="2025-07-23T19:39:00Z"/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del w:id="415" w:author="윤현정 (Hyunjeong Yoon)" w:date="2025-07-23T19:39:00Z"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          2) 외부운송비 청구</w:delText>
              </w:r>
            </w:del>
          </w:p>
          <w:p w14:paraId="2AD63C8E" w14:textId="74B79648" w:rsidR="00D578AB" w:rsidRPr="00D578AB" w:rsidDel="00A8456F" w:rsidRDefault="00D578AB" w:rsidP="00D578AB">
            <w:pPr>
              <w:rPr>
                <w:del w:id="416" w:author="윤현정 (Hyunjeong Yoon)" w:date="2025-07-23T19:39:00Z"/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del w:id="417" w:author="윤현정 (Hyunjeong Yoon)" w:date="2025-07-23T19:39:00Z"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 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           ①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외부운송비용청구 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: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시공팀의 필요에 의해 외부 운송이 사용되는 경우 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100%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시공팀 청구</w:delText>
              </w:r>
            </w:del>
          </w:p>
          <w:p w14:paraId="77DDE6D4" w14:textId="0F1A0BBA" w:rsidR="00D578AB" w:rsidRPr="00D578AB" w:rsidDel="00A8456F" w:rsidRDefault="00D578AB" w:rsidP="00D578AB">
            <w:pPr>
              <w:rPr>
                <w:del w:id="418" w:author="윤현정 (Hyunjeong Yoon)" w:date="2025-07-23T19:39:00Z"/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del w:id="419" w:author="윤현정 (Hyunjeong Yoon)" w:date="2025-07-23T19:39:00Z"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             </w:delText>
              </w:r>
            </w:del>
            <w:del w:id="420" w:author="윤현정 (Hyunjeong Yoon)" w:date="2025-07-23T18:24:00Z">
              <w:r w:rsidRPr="00D578AB" w:rsidDel="00C95BFC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② </w:delText>
              </w:r>
              <w:r w:rsidRPr="00D578AB" w:rsidDel="00C95BFC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관계사 추가시공요청 및 </w:delText>
              </w:r>
              <w:r w:rsidRPr="00D578AB" w:rsidDel="00C95BFC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AS </w:delText>
              </w:r>
              <w:r w:rsidRPr="00D578AB" w:rsidDel="00C95BFC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업무 진행을 위한 경우 전액 지원</w:delText>
              </w:r>
            </w:del>
          </w:p>
          <w:p w14:paraId="16ED4BA7" w14:textId="2ABAB3CB" w:rsidR="00D578AB" w:rsidRPr="00D578AB" w:rsidDel="00A8456F" w:rsidRDefault="00D578AB" w:rsidP="00D578AB">
            <w:pPr>
              <w:keepNext/>
              <w:wordWrap/>
              <w:autoSpaceDE/>
              <w:autoSpaceDN/>
              <w:spacing w:line="240" w:lineRule="atLeast"/>
              <w:jc w:val="left"/>
              <w:outlineLvl w:val="1"/>
              <w:rPr>
                <w:del w:id="421" w:author="윤현정 (Hyunjeong Yoon)" w:date="2025-07-23T19:39:00Z"/>
                <w:rFonts w:ascii="맑은 고딕" w:eastAsia="맑은 고딕" w:hAnsi="맑은 고딕"/>
                <w:kern w:val="0"/>
                <w:szCs w:val="20"/>
              </w:rPr>
            </w:pPr>
            <w:del w:id="422" w:author="윤현정 (Hyunjeong Yoon)" w:date="2025-07-23T19:39:00Z">
              <w:r w:rsidRPr="00D578AB" w:rsidDel="00A8456F">
                <w:rPr>
                  <w:rFonts w:ascii="맑은 고딕" w:eastAsia="맑은 고딕" w:hAnsi="맑은 고딕" w:hint="eastAsia"/>
                  <w:kern w:val="0"/>
                  <w:szCs w:val="20"/>
                </w:rPr>
                <w:delText xml:space="preserve">     </w:delText>
              </w:r>
              <w:bookmarkStart w:id="423" w:name="_Toc149136450"/>
              <w:r w:rsidRPr="00D578AB" w:rsidDel="00A8456F">
                <w:rPr>
                  <w:rFonts w:ascii="맑은 고딕" w:eastAsia="맑은 고딕" w:hAnsi="맑은 고딕" w:hint="eastAsia"/>
                  <w:kern w:val="0"/>
                  <w:szCs w:val="20"/>
                </w:rPr>
                <w:delText>3.3.4 기타청구</w:delText>
              </w:r>
              <w:bookmarkEnd w:id="423"/>
            </w:del>
          </w:p>
          <w:p w14:paraId="287C0A3B" w14:textId="7A01C57B" w:rsidR="00D578AB" w:rsidRPr="00D578AB" w:rsidDel="00A8456F" w:rsidRDefault="00D578AB" w:rsidP="00D578AB">
            <w:pPr>
              <w:rPr>
                <w:del w:id="424" w:author="윤현정 (Hyunjeong Yoon)" w:date="2025-07-23T19:39:00Z"/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del w:id="425" w:author="윤현정 (Hyunjeong Yoon)" w:date="2025-07-23T19:39:00Z"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          1) 정산 청구 비용 외에 청구 하는 항목</w:delText>
              </w:r>
            </w:del>
          </w:p>
          <w:p w14:paraId="39A134A1" w14:textId="189AC282" w:rsidR="00D578AB" w:rsidRPr="00D578AB" w:rsidDel="00A8456F" w:rsidRDefault="00D578AB" w:rsidP="00D578AB">
            <w:pPr>
              <w:rPr>
                <w:del w:id="426" w:author="윤현정 (Hyunjeong Yoon)" w:date="2025-07-23T19:39:00Z"/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del w:id="427" w:author="윤현정 (Hyunjeong Yoon)" w:date="2025-07-23T19:39:00Z"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             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①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모바일 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CM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사용료 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: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분실,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미회수시 실비 청구</w:delText>
              </w:r>
            </w:del>
          </w:p>
          <w:p w14:paraId="786CCAFE" w14:textId="4DE2BDBD" w:rsidR="00D578AB" w:rsidRPr="00D578AB" w:rsidDel="00A8456F" w:rsidRDefault="00D578AB" w:rsidP="00D578AB">
            <w:pPr>
              <w:rPr>
                <w:del w:id="428" w:author="윤현정 (Hyunjeong Yoon)" w:date="2025-07-23T19:39:00Z"/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del w:id="429" w:author="윤현정 (Hyunjeong Yoon)" w:date="2025-07-23T19:39:00Z"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   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         ②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파렛트 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: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정해진 기간내(인수 후 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>2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일이내)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미인수 처리시 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>50,000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원/장, 분실시 </w:delText>
              </w:r>
              <w:r w:rsidRPr="00D578AB" w:rsidDel="00A8456F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>100,000</w:delText>
              </w:r>
              <w:r w:rsidRPr="00D578AB" w:rsidDel="00A8456F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원/장을 청구</w:delText>
              </w:r>
            </w:del>
          </w:p>
          <w:p w14:paraId="00B46F8F" w14:textId="40DE3892" w:rsidR="00D578AB" w:rsidRPr="00D578AB" w:rsidDel="002A2BC9" w:rsidRDefault="00D578AB" w:rsidP="00D578AB">
            <w:pPr>
              <w:rPr>
                <w:del w:id="430" w:author="윤현정 (Hyunjeong Yoon)" w:date="2025-07-23T18:25:00Z"/>
                <w:rFonts w:asciiTheme="majorHAnsi" w:eastAsiaTheme="majorHAnsi" w:hAnsiTheme="majorHAnsi"/>
                <w:color w:val="000000" w:themeColor="text1"/>
                <w:spacing w:val="-12"/>
                <w:szCs w:val="28"/>
              </w:rPr>
            </w:pPr>
            <w:del w:id="431" w:author="윤현정 (Hyunjeong Yoon)" w:date="2025-07-23T18:25:00Z">
              <w:r w:rsidRPr="00D578AB" w:rsidDel="002A2BC9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            </w:delText>
              </w:r>
              <w:r w:rsidRPr="00D578AB" w:rsidDel="002A2BC9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 ③ </w:delText>
              </w:r>
              <w:r w:rsidRPr="00D578AB" w:rsidDel="002A2BC9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 xml:space="preserve">보험료 </w:delText>
              </w:r>
              <w:r w:rsidRPr="00D578AB" w:rsidDel="002A2BC9">
                <w:rPr>
                  <w:rFonts w:asciiTheme="majorHAnsi" w:eastAsiaTheme="majorHAnsi" w:hAnsiTheme="majorHAnsi"/>
                  <w:color w:val="000000" w:themeColor="text1"/>
                  <w:spacing w:val="-12"/>
                  <w:szCs w:val="28"/>
                </w:rPr>
                <w:delText xml:space="preserve">: </w:delText>
              </w:r>
              <w:r w:rsidRPr="00D578AB" w:rsidDel="002A2BC9">
                <w:rPr>
                  <w:rFonts w:asciiTheme="majorHAnsi" w:eastAsiaTheme="majorHAnsi" w:hAnsiTheme="majorHAnsi" w:hint="eastAsia"/>
                  <w:color w:val="000000" w:themeColor="text1"/>
                  <w:spacing w:val="-12"/>
                  <w:szCs w:val="28"/>
                </w:rPr>
                <w:delText>영업배상책임보험등 시공 관련 보혐료 안분 금액(영업배상책임보험등 가입 품의에 근거)</w:delText>
              </w:r>
            </w:del>
          </w:p>
          <w:p w14:paraId="2528690A" w14:textId="77777777" w:rsidR="00D578AB" w:rsidRPr="00D578AB" w:rsidRDefault="00D578AB" w:rsidP="00A8456F">
            <w:pPr>
              <w:rPr>
                <w:rFonts w:ascii="-윤명조120" w:eastAsia="-윤명조120" w:hAnsi="Arial"/>
                <w:spacing w:val="-12"/>
                <w:szCs w:val="28"/>
              </w:rPr>
            </w:pPr>
          </w:p>
        </w:tc>
      </w:tr>
    </w:tbl>
    <w:p w14:paraId="65109B93" w14:textId="77777777" w:rsidR="007E6BED" w:rsidRDefault="007E6BED" w:rsidP="00BC5630">
      <w:pPr>
        <w:ind w:right="-180"/>
        <w:rPr>
          <w:rFonts w:asciiTheme="minorHAnsi" w:eastAsiaTheme="minorHAnsi" w:hAnsiTheme="minorHAnsi"/>
          <w:color w:val="000000"/>
          <w:szCs w:val="20"/>
        </w:rPr>
      </w:pPr>
    </w:p>
    <w:p w14:paraId="492D470F" w14:textId="77777777" w:rsidR="00A53329" w:rsidRDefault="00A53329" w:rsidP="00BC5630">
      <w:pPr>
        <w:ind w:right="-180"/>
        <w:rPr>
          <w:rFonts w:asciiTheme="minorHAnsi" w:eastAsiaTheme="minorHAnsi" w:hAnsiTheme="minorHAnsi"/>
          <w:color w:val="000000"/>
          <w:szCs w:val="20"/>
        </w:rPr>
      </w:pPr>
    </w:p>
    <w:p w14:paraId="690BD4C7" w14:textId="77777777" w:rsidR="00A53329" w:rsidRDefault="00A53329" w:rsidP="00BC5630">
      <w:pPr>
        <w:ind w:right="-180"/>
        <w:rPr>
          <w:rFonts w:asciiTheme="minorHAnsi" w:eastAsiaTheme="minorHAnsi" w:hAnsiTheme="minorHAnsi"/>
          <w:color w:val="000000"/>
          <w:szCs w:val="20"/>
        </w:rPr>
      </w:pPr>
    </w:p>
    <w:p w14:paraId="05EEB754" w14:textId="77777777" w:rsidR="00A53329" w:rsidRDefault="00A53329" w:rsidP="00BC5630">
      <w:pPr>
        <w:ind w:right="-180"/>
        <w:rPr>
          <w:rFonts w:asciiTheme="minorHAnsi" w:eastAsiaTheme="minorHAnsi" w:hAnsiTheme="minorHAnsi"/>
          <w:color w:val="000000"/>
          <w:szCs w:val="20"/>
        </w:rPr>
      </w:pPr>
    </w:p>
    <w:p w14:paraId="31FBCD9C" w14:textId="77777777" w:rsidR="00A53329" w:rsidRDefault="00A53329" w:rsidP="00BC5630">
      <w:pPr>
        <w:ind w:right="-180"/>
        <w:rPr>
          <w:rFonts w:asciiTheme="minorHAnsi" w:eastAsiaTheme="minorHAnsi" w:hAnsiTheme="minorHAnsi"/>
          <w:color w:val="000000"/>
          <w:szCs w:val="20"/>
        </w:rPr>
      </w:pPr>
    </w:p>
    <w:p w14:paraId="240BA713" w14:textId="77777777" w:rsidR="00033714" w:rsidRDefault="00033714" w:rsidP="00A53329">
      <w:pPr>
        <w:ind w:right="-180"/>
        <w:rPr>
          <w:rFonts w:asciiTheme="minorHAnsi" w:eastAsiaTheme="minorHAnsi" w:hAnsiTheme="minorHAnsi"/>
          <w:b/>
          <w:color w:val="000000"/>
          <w:szCs w:val="20"/>
        </w:rPr>
      </w:pPr>
      <w:r>
        <w:rPr>
          <w:rFonts w:asciiTheme="minorHAnsi" w:eastAsiaTheme="minorHAnsi" w:hAnsiTheme="minorHAnsi" w:hint="eastAsia"/>
          <w:b/>
          <w:color w:val="000000"/>
          <w:szCs w:val="20"/>
        </w:rPr>
        <w:lastRenderedPageBreak/>
        <w:t>[별첨3</w:t>
      </w:r>
      <w:r>
        <w:rPr>
          <w:rFonts w:asciiTheme="minorHAnsi" w:eastAsiaTheme="minorHAnsi" w:hAnsiTheme="minorHAnsi"/>
          <w:b/>
          <w:color w:val="000000"/>
          <w:szCs w:val="20"/>
        </w:rPr>
        <w:t>]</w:t>
      </w:r>
    </w:p>
    <w:p w14:paraId="6E154FBA" w14:textId="77777777" w:rsidR="00A53329" w:rsidRPr="00033714" w:rsidRDefault="00A53329" w:rsidP="00033714">
      <w:pPr>
        <w:ind w:right="-180"/>
        <w:jc w:val="center"/>
        <w:rPr>
          <w:rFonts w:asciiTheme="minorHAnsi" w:eastAsiaTheme="minorHAnsi" w:hAnsiTheme="minorHAnsi"/>
          <w:b/>
          <w:color w:val="000000"/>
          <w:sz w:val="48"/>
          <w:szCs w:val="48"/>
        </w:rPr>
      </w:pPr>
      <w:r w:rsidRPr="00033714">
        <w:rPr>
          <w:rFonts w:asciiTheme="minorHAnsi" w:eastAsiaTheme="minorHAnsi" w:hAnsiTheme="minorHAnsi"/>
          <w:b/>
          <w:color w:val="000000"/>
          <w:sz w:val="48"/>
          <w:szCs w:val="48"/>
        </w:rPr>
        <w:t xml:space="preserve">LETUS </w:t>
      </w:r>
      <w:r w:rsidRPr="00033714">
        <w:rPr>
          <w:rFonts w:asciiTheme="minorHAnsi" w:eastAsiaTheme="minorHAnsi" w:hAnsiTheme="minorHAnsi" w:hint="eastAsia"/>
          <w:b/>
          <w:color w:val="000000"/>
          <w:sz w:val="48"/>
          <w:szCs w:val="48"/>
        </w:rPr>
        <w:t>서비스 수준 요건</w:t>
      </w:r>
    </w:p>
    <w:p w14:paraId="42A08BE1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</w:p>
    <w:p w14:paraId="24231394" w14:textId="702DCE5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본 별첨서는 </w:t>
      </w:r>
      <w:r w:rsidRPr="00A53329">
        <w:rPr>
          <w:rFonts w:asciiTheme="minorHAnsi" w:eastAsiaTheme="minorHAnsi" w:hAnsiTheme="minorHAnsi"/>
          <w:color w:val="000000"/>
          <w:szCs w:val="20"/>
        </w:rPr>
        <w:t>㈜</w:t>
      </w:r>
      <w:proofErr w:type="spellStart"/>
      <w:r w:rsidRPr="00A53329">
        <w:rPr>
          <w:rFonts w:asciiTheme="minorHAnsi" w:eastAsiaTheme="minorHAnsi" w:hAnsiTheme="minorHAnsi" w:hint="eastAsia"/>
          <w:color w:val="000000"/>
          <w:szCs w:val="20"/>
        </w:rPr>
        <w:t>바로스</w:t>
      </w:r>
      <w:proofErr w:type="spellEnd"/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(이하 </w:t>
      </w:r>
      <w:r w:rsidRPr="00A53329">
        <w:rPr>
          <w:rFonts w:asciiTheme="minorHAnsi" w:eastAsiaTheme="minorHAnsi" w:hAnsiTheme="minorHAnsi"/>
          <w:color w:val="000000"/>
          <w:szCs w:val="20"/>
        </w:rPr>
        <w:t>‘</w:t>
      </w:r>
      <w:r>
        <w:rPr>
          <w:rFonts w:asciiTheme="minorHAnsi" w:eastAsiaTheme="minorHAnsi" w:hAnsiTheme="minorHAnsi" w:hint="eastAsia"/>
          <w:color w:val="000000"/>
          <w:szCs w:val="20"/>
        </w:rPr>
        <w:t>갑</w:t>
      </w:r>
      <w:r w:rsidRPr="00A53329">
        <w:rPr>
          <w:rFonts w:asciiTheme="minorHAnsi" w:eastAsiaTheme="minorHAnsi" w:hAnsiTheme="minorHAnsi"/>
          <w:color w:val="000000"/>
          <w:szCs w:val="20"/>
        </w:rPr>
        <w:t>’</w:t>
      </w:r>
      <w:r>
        <w:rPr>
          <w:rFonts w:asciiTheme="minorHAnsi" w:eastAsiaTheme="minorHAnsi" w:hAnsiTheme="minorHAnsi" w:hint="eastAsia"/>
          <w:color w:val="000000"/>
          <w:szCs w:val="20"/>
        </w:rPr>
        <w:t>이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라 한다)와 협력사(이하 </w:t>
      </w:r>
      <w:r w:rsidRPr="00A53329">
        <w:rPr>
          <w:rFonts w:asciiTheme="minorHAnsi" w:eastAsiaTheme="minorHAnsi" w:hAnsiTheme="minorHAnsi"/>
          <w:color w:val="000000"/>
          <w:szCs w:val="20"/>
        </w:rPr>
        <w:t>‘</w:t>
      </w:r>
      <w:r>
        <w:rPr>
          <w:rFonts w:asciiTheme="minorHAnsi" w:eastAsiaTheme="minorHAnsi" w:hAnsiTheme="minorHAnsi" w:hint="eastAsia"/>
          <w:color w:val="000000"/>
          <w:szCs w:val="20"/>
        </w:rPr>
        <w:t>을</w:t>
      </w:r>
      <w:r w:rsidRPr="00A53329">
        <w:rPr>
          <w:rFonts w:asciiTheme="minorHAnsi" w:eastAsiaTheme="minorHAnsi" w:hAnsiTheme="minorHAnsi"/>
          <w:color w:val="000000"/>
          <w:szCs w:val="20"/>
        </w:rPr>
        <w:t>’</w:t>
      </w:r>
      <w:r>
        <w:rPr>
          <w:rFonts w:asciiTheme="minorHAnsi" w:eastAsiaTheme="minorHAnsi" w:hAnsiTheme="minorHAnsi" w:hint="eastAsia"/>
          <w:color w:val="000000"/>
          <w:szCs w:val="20"/>
        </w:rPr>
        <w:t>이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라 한다)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간 체결한 하도급 계약에 따라 제공되는 설치/배송 서비스의 품질 향상 및 안정적 운영을 </w:t>
      </w:r>
      <w:ins w:id="432" w:author="윤현정 (Hyunjeong Yoon)" w:date="2025-07-23T11:39:00Z">
        <w:r w:rsidR="003C6DEE">
          <w:rPr>
            <w:rFonts w:asciiTheme="minorHAnsi" w:eastAsiaTheme="minorHAnsi" w:hAnsiTheme="minorHAnsi" w:hint="eastAsia"/>
            <w:color w:val="000000"/>
            <w:szCs w:val="20"/>
          </w:rPr>
          <w:t xml:space="preserve">통해 고객서비스의 질을 </w:t>
        </w:r>
        <w:proofErr w:type="gramStart"/>
        <w:r w:rsidR="003C6DEE">
          <w:rPr>
            <w:rFonts w:asciiTheme="minorHAnsi" w:eastAsiaTheme="minorHAnsi" w:hAnsiTheme="minorHAnsi" w:hint="eastAsia"/>
            <w:color w:val="000000"/>
            <w:szCs w:val="20"/>
          </w:rPr>
          <w:t>향상 시키</w:t>
        </w:r>
      </w:ins>
      <w:ins w:id="433" w:author="윤현정 (Hyunjeong Yoon)" w:date="2025-07-24T08:57:00Z">
        <w:r w:rsidR="00222665">
          <w:rPr>
            <w:rFonts w:asciiTheme="minorHAnsi" w:eastAsiaTheme="minorHAnsi" w:hAnsiTheme="minorHAnsi" w:hint="eastAsia"/>
            <w:color w:val="000000"/>
            <w:szCs w:val="20"/>
          </w:rPr>
          <w:t>고</w:t>
        </w:r>
      </w:ins>
      <w:proofErr w:type="gramEnd"/>
      <w:ins w:id="434" w:author="윤현정 (Hyunjeong Yoon)" w:date="2025-07-24T08:58:00Z">
        <w:r w:rsidR="00222665">
          <w:rPr>
            <w:rFonts w:asciiTheme="minorHAnsi" w:eastAsiaTheme="minorHAnsi" w:hAnsiTheme="minorHAnsi" w:hint="eastAsia"/>
            <w:color w:val="000000"/>
            <w:szCs w:val="20"/>
          </w:rPr>
          <w:t xml:space="preserve"> 우수 협력사는 </w:t>
        </w:r>
        <w:proofErr w:type="spellStart"/>
        <w:r w:rsidR="00222665">
          <w:rPr>
            <w:rFonts w:asciiTheme="minorHAnsi" w:eastAsiaTheme="minorHAnsi" w:hAnsiTheme="minorHAnsi" w:hint="eastAsia"/>
            <w:color w:val="000000"/>
            <w:szCs w:val="20"/>
          </w:rPr>
          <w:t>포상하기</w:t>
        </w:r>
      </w:ins>
      <w:r w:rsidRPr="00A53329">
        <w:rPr>
          <w:rFonts w:asciiTheme="minorHAnsi" w:eastAsiaTheme="minorHAnsi" w:hAnsiTheme="minorHAnsi" w:hint="eastAsia"/>
          <w:color w:val="000000"/>
          <w:szCs w:val="20"/>
        </w:rPr>
        <w:t>위하여</w:t>
      </w:r>
      <w:proofErr w:type="spellEnd"/>
      <w:r w:rsidRPr="00A53329">
        <w:rPr>
          <w:rFonts w:asciiTheme="minorHAnsi" w:eastAsiaTheme="minorHAnsi" w:hAnsiTheme="minorHAnsi" w:hint="eastAsia"/>
          <w:color w:val="000000"/>
          <w:szCs w:val="20"/>
        </w:rPr>
        <w:t>,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 </w:t>
      </w:r>
      <w:ins w:id="435" w:author="윤현정 (Hyunjeong Yoon)" w:date="2025-07-23T11:38:00Z">
        <w:r w:rsidR="003C6DEE">
          <w:rPr>
            <w:rFonts w:asciiTheme="minorHAnsi" w:eastAsiaTheme="minorHAnsi" w:hAnsiTheme="minorHAnsi"/>
            <w:color w:val="000000"/>
            <w:szCs w:val="20"/>
          </w:rPr>
          <w:t>‘</w:t>
        </w:r>
        <w:r w:rsidR="003C6DEE">
          <w:rPr>
            <w:rFonts w:asciiTheme="minorHAnsi" w:eastAsiaTheme="minorHAnsi" w:hAnsiTheme="minorHAnsi" w:hint="eastAsia"/>
            <w:color w:val="000000"/>
            <w:szCs w:val="20"/>
          </w:rPr>
          <w:t>을</w:t>
        </w:r>
        <w:r w:rsidR="003C6DEE">
          <w:rPr>
            <w:rFonts w:asciiTheme="minorHAnsi" w:eastAsiaTheme="minorHAnsi" w:hAnsiTheme="minorHAnsi"/>
            <w:color w:val="000000"/>
            <w:szCs w:val="20"/>
          </w:rPr>
          <w:t>’</w:t>
        </w:r>
        <w:r w:rsidR="003C6DEE">
          <w:rPr>
            <w:rFonts w:asciiTheme="minorHAnsi" w:eastAsiaTheme="minorHAnsi" w:hAnsiTheme="minorHAnsi" w:hint="eastAsia"/>
            <w:color w:val="000000"/>
            <w:szCs w:val="20"/>
          </w:rPr>
          <w:t xml:space="preserve">이 </w:t>
        </w:r>
        <w:proofErr w:type="spellStart"/>
        <w:r w:rsidR="003C6DEE">
          <w:rPr>
            <w:rFonts w:asciiTheme="minorHAnsi" w:eastAsiaTheme="minorHAnsi" w:hAnsiTheme="minorHAnsi" w:hint="eastAsia"/>
            <w:color w:val="000000"/>
            <w:szCs w:val="20"/>
          </w:rPr>
          <w:t>준수하여야할</w:t>
        </w:r>
        <w:proofErr w:type="spellEnd"/>
        <w:r w:rsidR="003C6DEE">
          <w:rPr>
            <w:rFonts w:asciiTheme="minorHAnsi" w:eastAsiaTheme="minorHAnsi" w:hAnsiTheme="minorHAnsi" w:hint="eastAsia"/>
            <w:color w:val="000000"/>
            <w:szCs w:val="20"/>
          </w:rPr>
          <w:t xml:space="preserve"> 서비스 수준 요건을 정하는 것을 목적으로 한다.</w:t>
        </w:r>
        <w:r w:rsidR="003C6DEE">
          <w:rPr>
            <w:rFonts w:asciiTheme="minorHAnsi" w:eastAsiaTheme="minorHAnsi" w:hAnsiTheme="minorHAnsi"/>
            <w:color w:val="000000"/>
            <w:szCs w:val="20"/>
          </w:rPr>
          <w:t xml:space="preserve"> </w:t>
        </w:r>
      </w:ins>
      <w:del w:id="436" w:author="윤현정 (Hyunjeong Yoon)" w:date="2025-07-23T11:38:00Z">
        <w:r w:rsidRPr="00A53329" w:rsidDel="003C6DEE">
          <w:rPr>
            <w:rFonts w:asciiTheme="minorHAnsi" w:eastAsiaTheme="minorHAnsi" w:hAnsiTheme="minorHAnsi" w:hint="eastAsia"/>
            <w:color w:val="000000"/>
            <w:szCs w:val="20"/>
          </w:rPr>
          <w:delText>성과 관리 지표(</w:delText>
        </w:r>
        <w:r w:rsidRPr="00A53329" w:rsidDel="003C6DEE">
          <w:rPr>
            <w:rFonts w:asciiTheme="minorHAnsi" w:eastAsiaTheme="minorHAnsi" w:hAnsiTheme="minorHAnsi"/>
            <w:color w:val="000000"/>
            <w:szCs w:val="20"/>
          </w:rPr>
          <w:delText>KPI)</w:delText>
        </w:r>
        <w:r w:rsidRPr="00A53329" w:rsidDel="003C6DEE">
          <w:rPr>
            <w:rFonts w:asciiTheme="minorHAnsi" w:eastAsiaTheme="minorHAnsi" w:hAnsiTheme="minorHAnsi" w:hint="eastAsia"/>
            <w:color w:val="000000"/>
            <w:szCs w:val="20"/>
          </w:rPr>
          <w:delText>를 기반으로 한 서비스 수준을 정하고 이에 따른 관리 및 조정 절차를 규정하는 것을 목적으로 한다.</w:delText>
        </w:r>
      </w:del>
    </w:p>
    <w:p w14:paraId="70B2CA43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</w:p>
    <w:p w14:paraId="160660B5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b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b/>
          <w:color w:val="000000"/>
          <w:szCs w:val="20"/>
        </w:rPr>
        <w:t xml:space="preserve">제 1조 </w:t>
      </w:r>
      <w:r w:rsidRPr="00A53329">
        <w:rPr>
          <w:rFonts w:asciiTheme="minorHAnsi" w:eastAsiaTheme="minorHAnsi" w:hAnsiTheme="minorHAnsi"/>
          <w:b/>
          <w:color w:val="000000"/>
          <w:szCs w:val="20"/>
        </w:rPr>
        <w:t>[</w:t>
      </w:r>
      <w:r w:rsidRPr="00A53329">
        <w:rPr>
          <w:rFonts w:asciiTheme="minorHAnsi" w:eastAsiaTheme="minorHAnsi" w:hAnsiTheme="minorHAnsi" w:hint="eastAsia"/>
          <w:b/>
          <w:color w:val="000000"/>
          <w:szCs w:val="20"/>
        </w:rPr>
        <w:t>일반]</w:t>
      </w:r>
    </w:p>
    <w:p w14:paraId="0DB8B6AE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① </w:t>
      </w:r>
      <w:r>
        <w:rPr>
          <w:rFonts w:asciiTheme="minorHAnsi" w:eastAsiaTheme="minorHAnsi" w:hAnsiTheme="minorHAnsi"/>
          <w:color w:val="000000"/>
          <w:szCs w:val="20"/>
        </w:rPr>
        <w:t>‘</w:t>
      </w:r>
      <w:r>
        <w:rPr>
          <w:rFonts w:asciiTheme="minorHAnsi" w:eastAsiaTheme="minorHAnsi" w:hAnsiTheme="minorHAnsi" w:hint="eastAsia"/>
          <w:color w:val="000000"/>
          <w:szCs w:val="20"/>
        </w:rPr>
        <w:t>갑</w:t>
      </w:r>
      <w:r>
        <w:rPr>
          <w:rFonts w:asciiTheme="minorHAnsi" w:eastAsiaTheme="minorHAnsi" w:hAnsiTheme="minorHAnsi"/>
          <w:color w:val="000000"/>
          <w:szCs w:val="20"/>
        </w:rPr>
        <w:t>’</w:t>
      </w:r>
      <w:r>
        <w:rPr>
          <w:rFonts w:asciiTheme="minorHAnsi" w:eastAsiaTheme="minorHAnsi" w:hAnsiTheme="minorHAnsi" w:hint="eastAsia"/>
          <w:color w:val="000000"/>
          <w:szCs w:val="20"/>
        </w:rPr>
        <w:t>과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  <w:r>
        <w:rPr>
          <w:rFonts w:asciiTheme="minorHAnsi" w:eastAsiaTheme="minorHAnsi" w:hAnsiTheme="minorHAnsi"/>
          <w:color w:val="000000"/>
          <w:szCs w:val="20"/>
        </w:rPr>
        <w:t>‘</w:t>
      </w:r>
      <w:r>
        <w:rPr>
          <w:rFonts w:asciiTheme="minorHAnsi" w:eastAsiaTheme="minorHAnsi" w:hAnsiTheme="minorHAnsi" w:hint="eastAsia"/>
          <w:color w:val="000000"/>
          <w:szCs w:val="20"/>
        </w:rPr>
        <w:t>을</w:t>
      </w:r>
      <w:r>
        <w:rPr>
          <w:rFonts w:asciiTheme="minorHAnsi" w:eastAsiaTheme="minorHAnsi" w:hAnsiTheme="minorHAnsi"/>
          <w:color w:val="000000"/>
          <w:szCs w:val="20"/>
        </w:rPr>
        <w:t>’</w:t>
      </w:r>
      <w:r>
        <w:rPr>
          <w:rFonts w:asciiTheme="minorHAnsi" w:eastAsiaTheme="minorHAnsi" w:hAnsiTheme="minorHAnsi" w:hint="eastAsia"/>
          <w:color w:val="000000"/>
          <w:szCs w:val="20"/>
        </w:rPr>
        <w:t>은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 성과 지표가 배송 및 설치 서비스를 평가하고 고객 여정 및 만족도를 개선,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발전적인 비즈니스 파트너십으로 나아가는 데에 중요한 도구가 될 것임을 인정하고 이를 사용하여 비즈니스를 모니터링하고 조정하는 데 동의한다.</w:t>
      </w:r>
    </w:p>
    <w:p w14:paraId="0244EA29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② </w:t>
      </w:r>
      <w:r>
        <w:rPr>
          <w:rFonts w:asciiTheme="minorHAnsi" w:eastAsiaTheme="minorHAnsi" w:hAnsiTheme="minorHAnsi"/>
          <w:color w:val="000000"/>
          <w:szCs w:val="20"/>
        </w:rPr>
        <w:t>‘</w:t>
      </w:r>
      <w:r>
        <w:rPr>
          <w:rFonts w:asciiTheme="minorHAnsi" w:eastAsiaTheme="minorHAnsi" w:hAnsiTheme="minorHAnsi" w:hint="eastAsia"/>
          <w:color w:val="000000"/>
          <w:szCs w:val="20"/>
        </w:rPr>
        <w:t>을</w:t>
      </w:r>
      <w:r>
        <w:rPr>
          <w:rFonts w:asciiTheme="minorHAnsi" w:eastAsiaTheme="minorHAnsi" w:hAnsiTheme="minorHAnsi"/>
          <w:color w:val="000000"/>
          <w:szCs w:val="20"/>
        </w:rPr>
        <w:t>’</w:t>
      </w:r>
      <w:r>
        <w:rPr>
          <w:rFonts w:asciiTheme="minorHAnsi" w:eastAsiaTheme="minorHAnsi" w:hAnsiTheme="minorHAnsi" w:hint="eastAsia"/>
          <w:color w:val="000000"/>
          <w:szCs w:val="20"/>
        </w:rPr>
        <w:t>은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 본 부록 및 계약에 따라 명시되고 측정된 서비스 수준 요건을 충족하거나 능가하도록 서비스를 수행해야 하며,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 </w:t>
      </w:r>
      <w:r>
        <w:rPr>
          <w:rFonts w:asciiTheme="minorHAnsi" w:eastAsiaTheme="minorHAnsi" w:hAnsiTheme="minorHAnsi"/>
          <w:color w:val="000000"/>
          <w:szCs w:val="20"/>
        </w:rPr>
        <w:t>‘</w:t>
      </w:r>
      <w:r>
        <w:rPr>
          <w:rFonts w:asciiTheme="minorHAnsi" w:eastAsiaTheme="minorHAnsi" w:hAnsiTheme="minorHAnsi" w:hint="eastAsia"/>
          <w:color w:val="000000"/>
          <w:szCs w:val="20"/>
        </w:rPr>
        <w:t>갑</w:t>
      </w:r>
      <w:r>
        <w:rPr>
          <w:rFonts w:asciiTheme="minorHAnsi" w:eastAsiaTheme="minorHAnsi" w:hAnsiTheme="minorHAnsi"/>
          <w:color w:val="000000"/>
          <w:szCs w:val="20"/>
        </w:rPr>
        <w:t>’</w:t>
      </w:r>
      <w:r>
        <w:rPr>
          <w:rFonts w:asciiTheme="minorHAnsi" w:eastAsiaTheme="minorHAnsi" w:hAnsiTheme="minorHAnsi" w:hint="eastAsia"/>
          <w:color w:val="000000"/>
          <w:szCs w:val="20"/>
        </w:rPr>
        <w:t>은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 계약에 명시된 서비스 수준 요구사항에 대한 성과를 지속적으로 모니터링하며 정기적으로 그 결과에 대해 공유해야 한다.</w:t>
      </w:r>
    </w:p>
    <w:p w14:paraId="28D7DC2C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b/>
          <w:color w:val="000000"/>
          <w:szCs w:val="20"/>
        </w:rPr>
      </w:pPr>
      <w:r>
        <w:rPr>
          <w:rFonts w:asciiTheme="minorHAnsi" w:eastAsiaTheme="minorHAnsi" w:hAnsiTheme="minorHAnsi" w:hint="eastAsia"/>
          <w:b/>
          <w:color w:val="000000"/>
          <w:szCs w:val="20"/>
        </w:rPr>
        <w:t xml:space="preserve"> </w:t>
      </w:r>
    </w:p>
    <w:p w14:paraId="7C263D14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b/>
          <w:color w:val="000000"/>
          <w:szCs w:val="20"/>
        </w:rPr>
      </w:pPr>
    </w:p>
    <w:p w14:paraId="620228D7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b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b/>
          <w:color w:val="000000"/>
          <w:szCs w:val="20"/>
        </w:rPr>
        <w:t xml:space="preserve">제 </w:t>
      </w:r>
      <w:r w:rsidRPr="00A53329">
        <w:rPr>
          <w:rFonts w:asciiTheme="minorHAnsi" w:eastAsiaTheme="minorHAnsi" w:hAnsiTheme="minorHAnsi"/>
          <w:b/>
          <w:color w:val="000000"/>
          <w:szCs w:val="20"/>
        </w:rPr>
        <w:t>2</w:t>
      </w:r>
      <w:r w:rsidRPr="00A53329">
        <w:rPr>
          <w:rFonts w:asciiTheme="minorHAnsi" w:eastAsiaTheme="minorHAnsi" w:hAnsiTheme="minorHAnsi" w:hint="eastAsia"/>
          <w:b/>
          <w:color w:val="000000"/>
          <w:szCs w:val="20"/>
        </w:rPr>
        <w:t xml:space="preserve">조 </w:t>
      </w:r>
      <w:r w:rsidRPr="00A53329">
        <w:rPr>
          <w:rFonts w:asciiTheme="minorHAnsi" w:eastAsiaTheme="minorHAnsi" w:hAnsiTheme="minorHAnsi"/>
          <w:b/>
          <w:color w:val="000000"/>
          <w:szCs w:val="20"/>
        </w:rPr>
        <w:t>[</w:t>
      </w:r>
      <w:r w:rsidRPr="00A53329">
        <w:rPr>
          <w:rFonts w:asciiTheme="minorHAnsi" w:eastAsiaTheme="minorHAnsi" w:hAnsiTheme="minorHAnsi" w:hint="eastAsia"/>
          <w:b/>
          <w:color w:val="000000"/>
          <w:szCs w:val="20"/>
        </w:rPr>
        <w:t>용어의 정의]</w:t>
      </w:r>
    </w:p>
    <w:p w14:paraId="07E5B49F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color w:val="000000"/>
          <w:szCs w:val="20"/>
        </w:rPr>
        <w:t>본 부록서에서 사용하는 주요 용어는 다음과 같다.</w:t>
      </w:r>
    </w:p>
    <w:tbl>
      <w:tblPr>
        <w:tblStyle w:val="3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A53329" w:rsidRPr="00A53329" w14:paraId="2E83D583" w14:textId="77777777" w:rsidTr="00A53329">
        <w:trPr>
          <w:trHeight w:val="450"/>
        </w:trPr>
        <w:tc>
          <w:tcPr>
            <w:tcW w:w="1838" w:type="dxa"/>
            <w:vAlign w:val="center"/>
          </w:tcPr>
          <w:p w14:paraId="124EFC8D" w14:textId="77777777" w:rsidR="00A53329" w:rsidRPr="00A53329" w:rsidRDefault="00A53329" w:rsidP="00A53329">
            <w:pPr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약어</w:t>
            </w:r>
          </w:p>
        </w:tc>
        <w:tc>
          <w:tcPr>
            <w:tcW w:w="7178" w:type="dxa"/>
            <w:vAlign w:val="center"/>
          </w:tcPr>
          <w:p w14:paraId="7B3B56F4" w14:textId="77777777" w:rsidR="00A53329" w:rsidRPr="00A53329" w:rsidRDefault="00A53329" w:rsidP="00A53329">
            <w:pPr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정의</w:t>
            </w:r>
          </w:p>
        </w:tc>
      </w:tr>
      <w:tr w:rsidR="00A53329" w:rsidRPr="00A53329" w14:paraId="79E8E7DD" w14:textId="77777777" w:rsidTr="00A53329">
        <w:tc>
          <w:tcPr>
            <w:tcW w:w="1838" w:type="dxa"/>
            <w:vAlign w:val="center"/>
          </w:tcPr>
          <w:p w14:paraId="12A2DAA2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핵심 영역</w:t>
            </w:r>
          </w:p>
        </w:tc>
        <w:tc>
          <w:tcPr>
            <w:tcW w:w="7178" w:type="dxa"/>
            <w:vAlign w:val="center"/>
          </w:tcPr>
          <w:p w14:paraId="0CAA3CBD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세부 지표의 특성을 통합하기 위해 사용되는 주요 관리 역량을 의미한다.</w:t>
            </w:r>
          </w:p>
        </w:tc>
      </w:tr>
      <w:tr w:rsidR="00A53329" w:rsidRPr="00A53329" w14:paraId="2F30892A" w14:textId="77777777" w:rsidTr="00A53329">
        <w:tc>
          <w:tcPr>
            <w:tcW w:w="1838" w:type="dxa"/>
            <w:vAlign w:val="center"/>
          </w:tcPr>
          <w:p w14:paraId="7713F4E1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세부 지표</w:t>
            </w:r>
          </w:p>
        </w:tc>
        <w:tc>
          <w:tcPr>
            <w:tcW w:w="7178" w:type="dxa"/>
            <w:vAlign w:val="center"/>
          </w:tcPr>
          <w:p w14:paraId="53A655A5" w14:textId="5359BAD5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실제 성과를 반영하기 위한 세부 단위 지표(</w:t>
            </w:r>
            <w:r w:rsidRPr="00A53329">
              <w:rPr>
                <w:rFonts w:asciiTheme="minorHAnsi"/>
                <w:sz w:val="16"/>
                <w:szCs w:val="16"/>
              </w:rPr>
              <w:t>KPI)</w:t>
            </w:r>
            <w:r w:rsidRPr="00A53329">
              <w:rPr>
                <w:rFonts w:asciiTheme="minorHAnsi" w:hint="eastAsia"/>
                <w:sz w:val="16"/>
                <w:szCs w:val="16"/>
              </w:rPr>
              <w:t>를 의미하며,</w:t>
            </w:r>
            <w:r w:rsidRPr="00A53329">
              <w:rPr>
                <w:rFonts w:asciiTheme="minorHAnsi"/>
                <w:sz w:val="16"/>
                <w:szCs w:val="16"/>
              </w:rPr>
              <w:t xml:space="preserve"> </w:t>
            </w:r>
            <w:r w:rsidRPr="00A53329">
              <w:rPr>
                <w:rFonts w:asciiTheme="minorHAnsi" w:hint="eastAsia"/>
                <w:sz w:val="16"/>
                <w:szCs w:val="16"/>
              </w:rPr>
              <w:t xml:space="preserve">서비스 품질 및 운영 안정성 등을 </w:t>
            </w:r>
            <w:ins w:id="437" w:author="윤현정 (Hyunjeong Yoon)" w:date="2025-07-23T11:39:00Z">
              <w:r w:rsidR="003C6DEE">
                <w:rPr>
                  <w:rFonts w:asciiTheme="minorHAnsi" w:hint="eastAsia"/>
                  <w:sz w:val="16"/>
                  <w:szCs w:val="16"/>
                </w:rPr>
                <w:t>측정하기위한 항목이다.</w:t>
              </w:r>
              <w:r w:rsidR="003C6DEE">
                <w:rPr>
                  <w:rFonts w:asciiTheme="minorHAnsi"/>
                  <w:sz w:val="16"/>
                  <w:szCs w:val="16"/>
                </w:rPr>
                <w:t xml:space="preserve"> </w:t>
              </w:r>
            </w:ins>
            <w:del w:id="438" w:author="윤현정 (Hyunjeong Yoon)" w:date="2025-07-23T11:40:00Z">
              <w:r w:rsidRPr="00A53329" w:rsidDel="003C6DEE">
                <w:rPr>
                  <w:rFonts w:asciiTheme="minorHAnsi" w:hint="eastAsia"/>
                  <w:sz w:val="16"/>
                  <w:szCs w:val="16"/>
                </w:rPr>
                <w:delText>평가하기 위한 측정 항목이다.</w:delText>
              </w:r>
            </w:del>
          </w:p>
        </w:tc>
      </w:tr>
      <w:tr w:rsidR="00A53329" w:rsidRPr="00A53329" w14:paraId="3F48FABC" w14:textId="77777777" w:rsidTr="00A53329">
        <w:tc>
          <w:tcPr>
            <w:tcW w:w="1838" w:type="dxa"/>
            <w:vAlign w:val="center"/>
          </w:tcPr>
          <w:p w14:paraId="740ACB26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평가 차수</w:t>
            </w:r>
          </w:p>
        </w:tc>
        <w:tc>
          <w:tcPr>
            <w:tcW w:w="7178" w:type="dxa"/>
            <w:vAlign w:val="center"/>
          </w:tcPr>
          <w:p w14:paraId="5D20682A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 xml:space="preserve">연간 </w:t>
            </w:r>
            <w:r w:rsidRPr="00A53329">
              <w:rPr>
                <w:rFonts w:asciiTheme="minorHAnsi"/>
                <w:sz w:val="16"/>
                <w:szCs w:val="16"/>
              </w:rPr>
              <w:t>2</w:t>
            </w:r>
            <w:r w:rsidRPr="00A53329">
              <w:rPr>
                <w:rFonts w:asciiTheme="minorHAnsi" w:hint="eastAsia"/>
                <w:sz w:val="16"/>
                <w:szCs w:val="16"/>
              </w:rPr>
              <w:t xml:space="preserve">회 </w:t>
            </w:r>
            <w:r w:rsidRPr="00A53329">
              <w:rPr>
                <w:rFonts w:asciiTheme="minorHAnsi"/>
                <w:sz w:val="16"/>
                <w:szCs w:val="16"/>
              </w:rPr>
              <w:t>4</w:t>
            </w:r>
            <w:r w:rsidRPr="00A53329">
              <w:rPr>
                <w:rFonts w:asciiTheme="minorHAnsi" w:hint="eastAsia"/>
                <w:sz w:val="16"/>
                <w:szCs w:val="16"/>
              </w:rPr>
              <w:t xml:space="preserve">개월 단위의 </w:t>
            </w:r>
            <w:r w:rsidRPr="00A53329">
              <w:rPr>
                <w:rFonts w:asciiTheme="minorHAnsi"/>
                <w:sz w:val="16"/>
                <w:szCs w:val="16"/>
              </w:rPr>
              <w:t xml:space="preserve">KPI </w:t>
            </w:r>
            <w:r w:rsidRPr="00A53329">
              <w:rPr>
                <w:rFonts w:asciiTheme="minorHAnsi" w:hint="eastAsia"/>
                <w:sz w:val="16"/>
                <w:szCs w:val="16"/>
              </w:rPr>
              <w:t>기반 평가를 의미한다.</w:t>
            </w:r>
          </w:p>
        </w:tc>
      </w:tr>
      <w:tr w:rsidR="00A53329" w:rsidRPr="00A53329" w14:paraId="7BB16A10" w14:textId="77777777" w:rsidTr="00A53329">
        <w:tc>
          <w:tcPr>
            <w:tcW w:w="1838" w:type="dxa"/>
            <w:vAlign w:val="center"/>
          </w:tcPr>
          <w:p w14:paraId="6DC7D237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성과 리포트</w:t>
            </w:r>
          </w:p>
        </w:tc>
        <w:tc>
          <w:tcPr>
            <w:tcW w:w="7178" w:type="dxa"/>
            <w:vAlign w:val="center"/>
          </w:tcPr>
          <w:p w14:paraId="25D8729B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원사업자가 수급사업자에게 제공하는 평가 결과 보고서로</w:t>
            </w:r>
            <w:r w:rsidRPr="00A53329">
              <w:rPr>
                <w:rFonts w:asciiTheme="minorHAnsi"/>
                <w:sz w:val="16"/>
                <w:szCs w:val="16"/>
              </w:rPr>
              <w:t xml:space="preserve">, </w:t>
            </w:r>
            <w:proofErr w:type="spellStart"/>
            <w:r w:rsidRPr="00A53329">
              <w:rPr>
                <w:rFonts w:asciiTheme="minorHAnsi" w:hint="eastAsia"/>
                <w:sz w:val="16"/>
                <w:szCs w:val="16"/>
              </w:rPr>
              <w:t>차수별</w:t>
            </w:r>
            <w:proofErr w:type="spellEnd"/>
            <w:r w:rsidRPr="00A53329">
              <w:rPr>
                <w:rFonts w:asciiTheme="minorHAnsi" w:hint="eastAsia"/>
                <w:sz w:val="16"/>
                <w:szCs w:val="16"/>
              </w:rPr>
              <w:t xml:space="preserve"> 평가 완료 후 </w:t>
            </w:r>
            <w:r w:rsidRPr="00A53329">
              <w:rPr>
                <w:rFonts w:asciiTheme="minorHAnsi"/>
                <w:sz w:val="16"/>
                <w:szCs w:val="16"/>
              </w:rPr>
              <w:t>30</w:t>
            </w:r>
            <w:r w:rsidRPr="00A53329">
              <w:rPr>
                <w:rFonts w:asciiTheme="minorHAnsi" w:hint="eastAsia"/>
                <w:sz w:val="16"/>
                <w:szCs w:val="16"/>
              </w:rPr>
              <w:t>일 이내 제공한다.</w:t>
            </w:r>
          </w:p>
        </w:tc>
      </w:tr>
      <w:tr w:rsidR="00A53329" w:rsidRPr="00A53329" w14:paraId="38A62BBE" w14:textId="77777777" w:rsidTr="00A53329">
        <w:tc>
          <w:tcPr>
            <w:tcW w:w="1838" w:type="dxa"/>
            <w:vAlign w:val="center"/>
          </w:tcPr>
          <w:p w14:paraId="603EEC22" w14:textId="6D6C59D1" w:rsidR="00A53329" w:rsidRPr="00A53329" w:rsidRDefault="003C6DEE" w:rsidP="00A53329">
            <w:pPr>
              <w:rPr>
                <w:rFonts w:asciiTheme="minorHAnsi"/>
                <w:sz w:val="16"/>
                <w:szCs w:val="16"/>
              </w:rPr>
            </w:pPr>
            <w:ins w:id="439" w:author="윤현정 (Hyunjeong Yoon)" w:date="2025-07-23T11:41:00Z">
              <w:r>
                <w:rPr>
                  <w:rFonts w:asciiTheme="minorHAnsi" w:hint="eastAsia"/>
                  <w:sz w:val="16"/>
                  <w:szCs w:val="16"/>
                </w:rPr>
                <w:t xml:space="preserve">최소 </w:t>
              </w:r>
            </w:ins>
            <w:r w:rsidR="00A53329" w:rsidRPr="00A53329">
              <w:rPr>
                <w:rFonts w:asciiTheme="minorHAnsi" w:hint="eastAsia"/>
                <w:sz w:val="16"/>
                <w:szCs w:val="16"/>
              </w:rPr>
              <w:t>서비스 수준 요건</w:t>
            </w:r>
          </w:p>
        </w:tc>
        <w:tc>
          <w:tcPr>
            <w:tcW w:w="7178" w:type="dxa"/>
            <w:vAlign w:val="center"/>
          </w:tcPr>
          <w:p w14:paraId="68F5CC29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proofErr w:type="spellStart"/>
            <w:r w:rsidRPr="00A53329">
              <w:rPr>
                <w:rFonts w:asciiTheme="minorHAnsi" w:hint="eastAsia"/>
                <w:sz w:val="16"/>
                <w:szCs w:val="16"/>
              </w:rPr>
              <w:t>지표별</w:t>
            </w:r>
            <w:proofErr w:type="spellEnd"/>
            <w:r w:rsidRPr="00A53329">
              <w:rPr>
                <w:rFonts w:asciiTheme="minorHAnsi" w:hint="eastAsia"/>
                <w:sz w:val="16"/>
                <w:szCs w:val="16"/>
              </w:rPr>
              <w:t xml:space="preserve"> 반영 점수 및 비율에 따라 산출된 종합 점수에 따른 등급으로,</w:t>
            </w:r>
            <w:r w:rsidRPr="00A53329">
              <w:rPr>
                <w:rFonts w:asciiTheme="minorHAnsi"/>
                <w:sz w:val="16"/>
                <w:szCs w:val="16"/>
              </w:rPr>
              <w:t xml:space="preserve"> B</w:t>
            </w:r>
            <w:r w:rsidRPr="00A53329">
              <w:rPr>
                <w:rFonts w:asciiTheme="minorHAnsi" w:hint="eastAsia"/>
                <w:sz w:val="16"/>
                <w:szCs w:val="16"/>
              </w:rPr>
              <w:t>등급 이상을 서비스 수준의 최소</w:t>
            </w:r>
            <w:r w:rsidRPr="00A53329">
              <w:rPr>
                <w:rFonts w:asciiTheme="minorHAnsi"/>
                <w:sz w:val="16"/>
                <w:szCs w:val="16"/>
              </w:rPr>
              <w:t xml:space="preserve"> </w:t>
            </w:r>
            <w:r w:rsidRPr="00A53329">
              <w:rPr>
                <w:rFonts w:asciiTheme="minorHAnsi" w:hint="eastAsia"/>
                <w:sz w:val="16"/>
                <w:szCs w:val="16"/>
              </w:rPr>
              <w:t>요건으로 규정한다.</w:t>
            </w:r>
          </w:p>
        </w:tc>
      </w:tr>
      <w:tr w:rsidR="00A53329" w:rsidRPr="00A53329" w14:paraId="7BEDBF4C" w14:textId="77777777" w:rsidTr="00A53329">
        <w:tc>
          <w:tcPr>
            <w:tcW w:w="1838" w:type="dxa"/>
            <w:vAlign w:val="center"/>
          </w:tcPr>
          <w:p w14:paraId="59E8F29C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del w:id="440" w:author="윤현정 (Hyunjeong Yoon)" w:date="2025-07-24T09:09:00Z">
              <w:r w:rsidRPr="00A53329" w:rsidDel="00E36698">
                <w:rPr>
                  <w:rFonts w:asciiTheme="minorHAnsi" w:hint="eastAsia"/>
                  <w:sz w:val="16"/>
                  <w:szCs w:val="16"/>
                </w:rPr>
                <w:delText>물량 조정</w:delText>
              </w:r>
            </w:del>
          </w:p>
        </w:tc>
        <w:tc>
          <w:tcPr>
            <w:tcW w:w="7178" w:type="dxa"/>
            <w:vAlign w:val="center"/>
          </w:tcPr>
          <w:p w14:paraId="58B03BAA" w14:textId="047D693B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del w:id="441" w:author="윤현정 (Hyunjeong Yoon)" w:date="2025-07-24T09:09:00Z">
              <w:r w:rsidRPr="00A53329" w:rsidDel="00E36698">
                <w:rPr>
                  <w:rFonts w:asciiTheme="minorHAnsi" w:hint="eastAsia"/>
                  <w:sz w:val="16"/>
                  <w:szCs w:val="16"/>
                </w:rPr>
                <w:delText>수급사업자가 담당하고 있는 설치/배송 권역의 일부를 조정하는 조치를 의미한다.</w:delText>
              </w:r>
            </w:del>
          </w:p>
        </w:tc>
      </w:tr>
    </w:tbl>
    <w:p w14:paraId="6AD0BEF1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</w:p>
    <w:p w14:paraId="653A18F6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b/>
          <w:color w:val="000000"/>
          <w:szCs w:val="20"/>
        </w:rPr>
      </w:pPr>
      <w:proofErr w:type="gramStart"/>
      <w:r w:rsidRPr="00A53329">
        <w:rPr>
          <w:rFonts w:asciiTheme="minorHAnsi" w:eastAsiaTheme="minorHAnsi" w:hAnsiTheme="minorHAnsi" w:hint="eastAsia"/>
          <w:b/>
          <w:color w:val="000000"/>
          <w:szCs w:val="20"/>
        </w:rPr>
        <w:t xml:space="preserve">제 </w:t>
      </w:r>
      <w:r w:rsidRPr="00A53329">
        <w:rPr>
          <w:rFonts w:asciiTheme="minorHAnsi" w:eastAsiaTheme="minorHAnsi" w:hAnsiTheme="minorHAnsi"/>
          <w:b/>
          <w:color w:val="000000"/>
          <w:szCs w:val="20"/>
        </w:rPr>
        <w:t>3</w:t>
      </w:r>
      <w:proofErr w:type="gramEnd"/>
      <w:r w:rsidRPr="00A53329">
        <w:rPr>
          <w:rFonts w:asciiTheme="minorHAnsi" w:eastAsiaTheme="minorHAnsi" w:hAnsiTheme="minorHAnsi" w:hint="eastAsia"/>
          <w:b/>
          <w:color w:val="000000"/>
          <w:szCs w:val="20"/>
        </w:rPr>
        <w:t>조</w:t>
      </w:r>
      <w:r w:rsidRPr="00A53329">
        <w:rPr>
          <w:rFonts w:asciiTheme="minorHAnsi" w:eastAsiaTheme="minorHAnsi" w:hAnsiTheme="minorHAnsi"/>
          <w:b/>
          <w:color w:val="000000"/>
          <w:szCs w:val="20"/>
        </w:rPr>
        <w:t xml:space="preserve"> [</w:t>
      </w:r>
      <w:r w:rsidRPr="00A53329">
        <w:rPr>
          <w:rFonts w:asciiTheme="minorHAnsi" w:eastAsiaTheme="minorHAnsi" w:hAnsiTheme="minorHAnsi" w:hint="eastAsia"/>
          <w:b/>
          <w:color w:val="000000"/>
          <w:szCs w:val="20"/>
        </w:rPr>
        <w:t>평가 구조]</w:t>
      </w:r>
    </w:p>
    <w:p w14:paraId="00DC877D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① 연 </w:t>
      </w:r>
      <w:r w:rsidRPr="00A53329">
        <w:rPr>
          <w:rFonts w:asciiTheme="minorHAnsi" w:eastAsiaTheme="minorHAnsi" w:hAnsiTheme="minorHAnsi"/>
          <w:color w:val="000000"/>
          <w:szCs w:val="20"/>
        </w:rPr>
        <w:t>2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회 정기 평가를 실시하며 평가 </w:t>
      </w:r>
      <w:proofErr w:type="spellStart"/>
      <w:r w:rsidRPr="00A53329">
        <w:rPr>
          <w:rFonts w:asciiTheme="minorHAnsi" w:eastAsiaTheme="minorHAnsi" w:hAnsiTheme="minorHAnsi" w:hint="eastAsia"/>
          <w:color w:val="000000"/>
          <w:szCs w:val="20"/>
        </w:rPr>
        <w:t>차수별</w:t>
      </w:r>
      <w:proofErr w:type="spellEnd"/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 기간은 다음과 같다.</w:t>
      </w:r>
    </w:p>
    <w:p w14:paraId="27466C07" w14:textId="77777777" w:rsidR="00A53329" w:rsidRPr="00A53329" w:rsidRDefault="00A53329" w:rsidP="00AB2A2F">
      <w:pPr>
        <w:numPr>
          <w:ilvl w:val="0"/>
          <w:numId w:val="36"/>
        </w:numPr>
        <w:ind w:right="-180"/>
        <w:rPr>
          <w:rFonts w:asciiTheme="minorHAnsi" w:eastAsiaTheme="minorHAnsi" w:hAnsiTheme="minorHAnsi"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color w:val="000000"/>
          <w:szCs w:val="20"/>
        </w:rPr>
        <w:t>1차 평가: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 2025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년 </w:t>
      </w:r>
      <w:r w:rsidRPr="00A53329">
        <w:rPr>
          <w:rFonts w:asciiTheme="minorHAnsi" w:eastAsiaTheme="minorHAnsi" w:hAnsiTheme="minorHAnsi"/>
          <w:color w:val="000000"/>
          <w:szCs w:val="20"/>
        </w:rPr>
        <w:t>8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월 </w:t>
      </w:r>
      <w:r w:rsidRPr="00A53329">
        <w:rPr>
          <w:rFonts w:asciiTheme="minorHAnsi" w:eastAsiaTheme="minorHAnsi" w:hAnsiTheme="minorHAnsi"/>
          <w:color w:val="000000"/>
          <w:szCs w:val="20"/>
        </w:rPr>
        <w:t>1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일부터 </w:t>
      </w:r>
      <w:r w:rsidRPr="00A53329">
        <w:rPr>
          <w:rFonts w:asciiTheme="minorHAnsi" w:eastAsiaTheme="minorHAnsi" w:hAnsiTheme="minorHAnsi"/>
          <w:color w:val="000000"/>
          <w:szCs w:val="20"/>
        </w:rPr>
        <w:t>2025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년 </w:t>
      </w:r>
      <w:r w:rsidRPr="00A53329">
        <w:rPr>
          <w:rFonts w:asciiTheme="minorHAnsi" w:eastAsiaTheme="minorHAnsi" w:hAnsiTheme="minorHAnsi"/>
          <w:color w:val="000000"/>
          <w:szCs w:val="20"/>
        </w:rPr>
        <w:t>11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월 </w:t>
      </w:r>
      <w:r w:rsidRPr="00A53329">
        <w:rPr>
          <w:rFonts w:asciiTheme="minorHAnsi" w:eastAsiaTheme="minorHAnsi" w:hAnsiTheme="minorHAnsi"/>
          <w:color w:val="000000"/>
          <w:szCs w:val="20"/>
        </w:rPr>
        <w:t>30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일까지 </w:t>
      </w:r>
      <w:r w:rsidRPr="00A53329">
        <w:rPr>
          <w:rFonts w:asciiTheme="minorHAnsi" w:eastAsiaTheme="minorHAnsi" w:hAnsiTheme="minorHAnsi"/>
          <w:color w:val="000000"/>
          <w:szCs w:val="20"/>
        </w:rPr>
        <w:t>(4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개월)</w:t>
      </w:r>
    </w:p>
    <w:p w14:paraId="53AB0310" w14:textId="77777777" w:rsidR="00A53329" w:rsidRPr="00A53329" w:rsidRDefault="00A53329" w:rsidP="00AB2A2F">
      <w:pPr>
        <w:numPr>
          <w:ilvl w:val="0"/>
          <w:numId w:val="36"/>
        </w:numPr>
        <w:ind w:right="-180"/>
        <w:rPr>
          <w:rFonts w:asciiTheme="minorHAnsi" w:eastAsiaTheme="minorHAnsi" w:hAnsiTheme="minorHAnsi"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color w:val="000000"/>
          <w:szCs w:val="20"/>
        </w:rPr>
        <w:t>2차 평가: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 2025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년 </w:t>
      </w:r>
      <w:r w:rsidRPr="00A53329">
        <w:rPr>
          <w:rFonts w:asciiTheme="minorHAnsi" w:eastAsiaTheme="minorHAnsi" w:hAnsiTheme="minorHAnsi"/>
          <w:color w:val="000000"/>
          <w:szCs w:val="20"/>
        </w:rPr>
        <w:t>12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월 </w:t>
      </w:r>
      <w:r w:rsidRPr="00A53329">
        <w:rPr>
          <w:rFonts w:asciiTheme="minorHAnsi" w:eastAsiaTheme="minorHAnsi" w:hAnsiTheme="minorHAnsi"/>
          <w:color w:val="000000"/>
          <w:szCs w:val="20"/>
        </w:rPr>
        <w:t>1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일부터 </w:t>
      </w:r>
      <w:r w:rsidRPr="00A53329">
        <w:rPr>
          <w:rFonts w:asciiTheme="minorHAnsi" w:eastAsiaTheme="minorHAnsi" w:hAnsiTheme="minorHAnsi"/>
          <w:color w:val="000000"/>
          <w:szCs w:val="20"/>
        </w:rPr>
        <w:t>2026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년 </w:t>
      </w:r>
      <w:r w:rsidRPr="00A53329">
        <w:rPr>
          <w:rFonts w:asciiTheme="minorHAnsi" w:eastAsiaTheme="minorHAnsi" w:hAnsiTheme="minorHAnsi"/>
          <w:color w:val="000000"/>
          <w:szCs w:val="20"/>
        </w:rPr>
        <w:t>3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월 </w:t>
      </w:r>
      <w:r w:rsidRPr="00A53329">
        <w:rPr>
          <w:rFonts w:asciiTheme="minorHAnsi" w:eastAsiaTheme="minorHAnsi" w:hAnsiTheme="minorHAnsi"/>
          <w:color w:val="000000"/>
          <w:szCs w:val="20"/>
        </w:rPr>
        <w:t>31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일까지 </w:t>
      </w:r>
      <w:r w:rsidRPr="00A53329">
        <w:rPr>
          <w:rFonts w:asciiTheme="minorHAnsi" w:eastAsiaTheme="minorHAnsi" w:hAnsiTheme="minorHAnsi"/>
          <w:color w:val="000000"/>
          <w:szCs w:val="20"/>
        </w:rPr>
        <w:t>(4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개월)</w:t>
      </w:r>
    </w:p>
    <w:p w14:paraId="62A15CD5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② 각 차수 평가 종료 후 </w:t>
      </w:r>
      <w:r w:rsidRPr="00A53329">
        <w:rPr>
          <w:rFonts w:asciiTheme="minorHAnsi" w:eastAsiaTheme="minorHAnsi" w:hAnsiTheme="minorHAnsi"/>
          <w:color w:val="000000"/>
          <w:szCs w:val="20"/>
        </w:rPr>
        <w:t>30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일 이내에 성과 리포트를 제공한다.</w:t>
      </w:r>
    </w:p>
    <w:p w14:paraId="63733BA2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③ 성과 평가는 </w:t>
      </w:r>
      <w:r w:rsidRPr="00A53329">
        <w:rPr>
          <w:rFonts w:asciiTheme="minorHAnsi" w:eastAsiaTheme="minorHAnsi" w:hAnsiTheme="minorHAnsi"/>
          <w:color w:val="000000"/>
          <w:szCs w:val="20"/>
        </w:rPr>
        <w:t>KPI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별 점수 산정 후 핵심 영역별 가중치를 적용하여 종합 점수로 산출한다.</w:t>
      </w:r>
    </w:p>
    <w:p w14:paraId="56C3910A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</w:p>
    <w:p w14:paraId="27A008A6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</w:p>
    <w:p w14:paraId="41787DE1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b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b/>
          <w:color w:val="000000"/>
          <w:szCs w:val="20"/>
        </w:rPr>
        <w:t xml:space="preserve">제 </w:t>
      </w:r>
      <w:r w:rsidRPr="00A53329">
        <w:rPr>
          <w:rFonts w:asciiTheme="minorHAnsi" w:eastAsiaTheme="minorHAnsi" w:hAnsiTheme="minorHAnsi"/>
          <w:b/>
          <w:color w:val="000000"/>
          <w:szCs w:val="20"/>
        </w:rPr>
        <w:t>4</w:t>
      </w:r>
      <w:r w:rsidRPr="00A53329">
        <w:rPr>
          <w:rFonts w:asciiTheme="minorHAnsi" w:eastAsiaTheme="minorHAnsi" w:hAnsiTheme="minorHAnsi" w:hint="eastAsia"/>
          <w:b/>
          <w:color w:val="000000"/>
          <w:szCs w:val="20"/>
        </w:rPr>
        <w:t>조</w:t>
      </w:r>
      <w:r w:rsidRPr="00A53329">
        <w:rPr>
          <w:rFonts w:asciiTheme="minorHAnsi" w:eastAsiaTheme="minorHAnsi" w:hAnsiTheme="minorHAnsi"/>
          <w:b/>
          <w:color w:val="000000"/>
          <w:szCs w:val="20"/>
        </w:rPr>
        <w:t xml:space="preserve"> [KPI </w:t>
      </w:r>
      <w:r w:rsidRPr="00A53329">
        <w:rPr>
          <w:rFonts w:asciiTheme="minorHAnsi" w:eastAsiaTheme="minorHAnsi" w:hAnsiTheme="minorHAnsi" w:hint="eastAsia"/>
          <w:b/>
          <w:color w:val="000000"/>
          <w:szCs w:val="20"/>
        </w:rPr>
        <w:t>정의 및 목표 기준]</w:t>
      </w:r>
    </w:p>
    <w:p w14:paraId="4681F5B5" w14:textId="77777777" w:rsid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① </w:t>
      </w:r>
      <w:r w:rsidRPr="00A53329">
        <w:rPr>
          <w:rFonts w:asciiTheme="minorHAnsi" w:eastAsiaTheme="minorHAnsi" w:hAnsiTheme="minorHAnsi"/>
          <w:color w:val="000000"/>
          <w:szCs w:val="20"/>
        </w:rPr>
        <w:t>KPI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는 아래와 같이 정의되며,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원사업자와 수급사업자는 이에 합의하고 성실히 이행한다.</w:t>
      </w:r>
    </w:p>
    <w:tbl>
      <w:tblPr>
        <w:tblStyle w:val="2"/>
        <w:tblW w:w="9016" w:type="dxa"/>
        <w:tblLook w:val="04A0" w:firstRow="1" w:lastRow="0" w:firstColumn="1" w:lastColumn="0" w:noHBand="0" w:noVBand="1"/>
      </w:tblPr>
      <w:tblGrid>
        <w:gridCol w:w="1838"/>
        <w:gridCol w:w="2552"/>
        <w:gridCol w:w="3543"/>
        <w:gridCol w:w="1083"/>
      </w:tblGrid>
      <w:tr w:rsidR="00A53329" w:rsidRPr="00A53329" w14:paraId="1DC8E1EE" w14:textId="77777777" w:rsidTr="00A53329">
        <w:trPr>
          <w:trHeight w:val="519"/>
        </w:trPr>
        <w:tc>
          <w:tcPr>
            <w:tcW w:w="1838" w:type="dxa"/>
            <w:vAlign w:val="center"/>
          </w:tcPr>
          <w:p w14:paraId="02BBF9D9" w14:textId="77777777" w:rsidR="00A53329" w:rsidRPr="00A53329" w:rsidRDefault="00A53329" w:rsidP="00A53329">
            <w:pPr>
              <w:jc w:val="left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핵심 영역</w:t>
            </w:r>
          </w:p>
        </w:tc>
        <w:tc>
          <w:tcPr>
            <w:tcW w:w="2552" w:type="dxa"/>
            <w:vAlign w:val="center"/>
          </w:tcPr>
          <w:p w14:paraId="006CAC30" w14:textId="77777777" w:rsidR="00A53329" w:rsidRPr="00A53329" w:rsidRDefault="00A53329" w:rsidP="00A53329">
            <w:pPr>
              <w:jc w:val="left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성과 지표</w:t>
            </w:r>
            <w:r w:rsidRPr="00A53329">
              <w:rPr>
                <w:rFonts w:asciiTheme="minorHAnsi"/>
                <w:b/>
                <w:sz w:val="16"/>
                <w:szCs w:val="16"/>
              </w:rPr>
              <w:t>(KPI)</w:t>
            </w:r>
          </w:p>
        </w:tc>
        <w:tc>
          <w:tcPr>
            <w:tcW w:w="3543" w:type="dxa"/>
            <w:vAlign w:val="center"/>
          </w:tcPr>
          <w:p w14:paraId="64166350" w14:textId="77777777" w:rsidR="00A53329" w:rsidRPr="00A53329" w:rsidRDefault="00A53329" w:rsidP="00A53329">
            <w:pPr>
              <w:jc w:val="left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정의</w:t>
            </w:r>
          </w:p>
        </w:tc>
        <w:tc>
          <w:tcPr>
            <w:tcW w:w="1083" w:type="dxa"/>
            <w:vAlign w:val="center"/>
          </w:tcPr>
          <w:p w14:paraId="49ECD58A" w14:textId="77777777" w:rsidR="00A53329" w:rsidRPr="00A53329" w:rsidRDefault="00A53329" w:rsidP="00A53329">
            <w:pPr>
              <w:jc w:val="left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목표</w:t>
            </w:r>
          </w:p>
        </w:tc>
      </w:tr>
      <w:tr w:rsidR="00A53329" w:rsidRPr="00A53329" w14:paraId="7823EE51" w14:textId="77777777" w:rsidTr="00A53329">
        <w:tc>
          <w:tcPr>
            <w:tcW w:w="1838" w:type="dxa"/>
            <w:vMerge w:val="restart"/>
            <w:vAlign w:val="center"/>
          </w:tcPr>
          <w:p w14:paraId="3E903649" w14:textId="77777777" w:rsidR="00A53329" w:rsidRPr="00A53329" w:rsidRDefault="00A53329" w:rsidP="00A53329">
            <w:pPr>
              <w:jc w:val="left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운영 안정성</w:t>
            </w:r>
          </w:p>
        </w:tc>
        <w:tc>
          <w:tcPr>
            <w:tcW w:w="2552" w:type="dxa"/>
          </w:tcPr>
          <w:p w14:paraId="3D7F6BA8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 xml:space="preserve">네이버 도착 보장 </w:t>
            </w:r>
            <w:r w:rsidRPr="00A53329">
              <w:rPr>
                <w:rFonts w:asciiTheme="minorHAnsi"/>
                <w:sz w:val="16"/>
                <w:szCs w:val="16"/>
              </w:rPr>
              <w:t xml:space="preserve">SLA </w:t>
            </w:r>
            <w:proofErr w:type="spellStart"/>
            <w:r w:rsidRPr="00A53329">
              <w:rPr>
                <w:rFonts w:asciiTheme="minorHAnsi" w:hint="eastAsia"/>
                <w:sz w:val="16"/>
                <w:szCs w:val="16"/>
              </w:rPr>
              <w:t>준수율</w:t>
            </w:r>
            <w:proofErr w:type="spellEnd"/>
          </w:p>
        </w:tc>
        <w:tc>
          <w:tcPr>
            <w:tcW w:w="3543" w:type="dxa"/>
          </w:tcPr>
          <w:p w14:paraId="5C51DD67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 xml:space="preserve">준수 건수 </w:t>
            </w:r>
            <w:r w:rsidRPr="00A53329">
              <w:rPr>
                <w:rFonts w:asciiTheme="minorHAnsi"/>
                <w:sz w:val="16"/>
                <w:szCs w:val="16"/>
              </w:rPr>
              <w:t xml:space="preserve">/ </w:t>
            </w:r>
            <w:r w:rsidRPr="00A53329">
              <w:rPr>
                <w:rFonts w:asciiTheme="minorHAnsi" w:hint="eastAsia"/>
                <w:sz w:val="16"/>
                <w:szCs w:val="16"/>
              </w:rPr>
              <w:t>할당 건수</w:t>
            </w:r>
          </w:p>
        </w:tc>
        <w:tc>
          <w:tcPr>
            <w:tcW w:w="1083" w:type="dxa"/>
          </w:tcPr>
          <w:p w14:paraId="4BA79C4C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 xml:space="preserve">≥ </w:t>
            </w: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>8%</w:t>
            </w:r>
          </w:p>
        </w:tc>
      </w:tr>
      <w:tr w:rsidR="00A53329" w:rsidRPr="00A53329" w14:paraId="3A78D597" w14:textId="77777777" w:rsidTr="00A53329">
        <w:tc>
          <w:tcPr>
            <w:tcW w:w="1838" w:type="dxa"/>
            <w:vMerge/>
            <w:vAlign w:val="center"/>
          </w:tcPr>
          <w:p w14:paraId="157A8A0C" w14:textId="77777777" w:rsidR="00A53329" w:rsidRPr="00A53329" w:rsidRDefault="00A53329" w:rsidP="00A53329">
            <w:pPr>
              <w:jc w:val="left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2552" w:type="dxa"/>
          </w:tcPr>
          <w:p w14:paraId="190EA223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 xml:space="preserve">시공 </w:t>
            </w:r>
            <w:proofErr w:type="spellStart"/>
            <w:r w:rsidRPr="00A53329">
              <w:rPr>
                <w:rFonts w:asciiTheme="minorHAnsi" w:hint="eastAsia"/>
                <w:sz w:val="16"/>
                <w:szCs w:val="16"/>
              </w:rPr>
              <w:t>완결율</w:t>
            </w:r>
            <w:proofErr w:type="spellEnd"/>
          </w:p>
        </w:tc>
        <w:tc>
          <w:tcPr>
            <w:tcW w:w="3543" w:type="dxa"/>
          </w:tcPr>
          <w:p w14:paraId="616EDFE5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 xml:space="preserve">00% - </w:t>
            </w:r>
            <w:r w:rsidRPr="00A53329">
              <w:rPr>
                <w:rFonts w:asciiTheme="minorHAnsi" w:hint="eastAsia"/>
                <w:sz w:val="16"/>
                <w:szCs w:val="16"/>
              </w:rPr>
              <w:t>미결 발생률</w:t>
            </w:r>
          </w:p>
        </w:tc>
        <w:tc>
          <w:tcPr>
            <w:tcW w:w="1083" w:type="dxa"/>
          </w:tcPr>
          <w:p w14:paraId="75904375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 xml:space="preserve">≥ </w:t>
            </w: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>8%</w:t>
            </w:r>
          </w:p>
        </w:tc>
      </w:tr>
      <w:tr w:rsidR="00A53329" w:rsidRPr="00A53329" w14:paraId="17A4B334" w14:textId="77777777" w:rsidTr="00A53329">
        <w:tc>
          <w:tcPr>
            <w:tcW w:w="1838" w:type="dxa"/>
            <w:vMerge/>
            <w:vAlign w:val="center"/>
          </w:tcPr>
          <w:p w14:paraId="48A6E5E2" w14:textId="77777777" w:rsidR="00A53329" w:rsidRPr="00A53329" w:rsidRDefault="00A53329" w:rsidP="00A53329">
            <w:pPr>
              <w:jc w:val="left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2552" w:type="dxa"/>
          </w:tcPr>
          <w:p w14:paraId="45CDFBBF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시공 적합률</w:t>
            </w:r>
          </w:p>
        </w:tc>
        <w:tc>
          <w:tcPr>
            <w:tcW w:w="3543" w:type="dxa"/>
          </w:tcPr>
          <w:p w14:paraId="0A3FB6C4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00% - (</w:t>
            </w:r>
            <w:r w:rsidRPr="00A53329">
              <w:rPr>
                <w:rFonts w:asciiTheme="minorHAnsi" w:hint="eastAsia"/>
                <w:sz w:val="16"/>
                <w:szCs w:val="16"/>
              </w:rPr>
              <w:t>시공하자+</w:t>
            </w:r>
            <w:proofErr w:type="spellStart"/>
            <w:r w:rsidRPr="00A53329">
              <w:rPr>
                <w:rFonts w:asciiTheme="minorHAnsi" w:hint="eastAsia"/>
                <w:sz w:val="16"/>
                <w:szCs w:val="16"/>
              </w:rPr>
              <w:t>미회수</w:t>
            </w:r>
            <w:proofErr w:type="spellEnd"/>
            <w:r w:rsidRPr="00A53329">
              <w:rPr>
                <w:rFonts w:asciiTheme="minorHAnsi" w:hint="eastAsia"/>
                <w:sz w:val="16"/>
                <w:szCs w:val="16"/>
              </w:rPr>
              <w:t>)</w:t>
            </w:r>
            <w:r w:rsidRPr="00A53329">
              <w:rPr>
                <w:rFonts w:asciiTheme="minorHAnsi"/>
                <w:sz w:val="16"/>
                <w:szCs w:val="16"/>
              </w:rPr>
              <w:t xml:space="preserve"> </w:t>
            </w:r>
            <w:r w:rsidRPr="00A53329">
              <w:rPr>
                <w:rFonts w:asciiTheme="minorHAnsi" w:hint="eastAsia"/>
                <w:sz w:val="16"/>
                <w:szCs w:val="16"/>
              </w:rPr>
              <w:t>발생률</w:t>
            </w:r>
          </w:p>
        </w:tc>
        <w:tc>
          <w:tcPr>
            <w:tcW w:w="1083" w:type="dxa"/>
          </w:tcPr>
          <w:p w14:paraId="495331A7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00%</w:t>
            </w:r>
          </w:p>
        </w:tc>
      </w:tr>
      <w:tr w:rsidR="00A53329" w:rsidRPr="00A53329" w14:paraId="1EF3EB3F" w14:textId="77777777" w:rsidTr="00A53329">
        <w:tc>
          <w:tcPr>
            <w:tcW w:w="1838" w:type="dxa"/>
            <w:vMerge w:val="restart"/>
            <w:vAlign w:val="center"/>
          </w:tcPr>
          <w:p w14:paraId="247B9C12" w14:textId="77777777" w:rsidR="00A53329" w:rsidRPr="00A53329" w:rsidRDefault="00A53329" w:rsidP="00A53329">
            <w:pPr>
              <w:jc w:val="left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서비스 품질 안정성</w:t>
            </w:r>
          </w:p>
        </w:tc>
        <w:tc>
          <w:tcPr>
            <w:tcW w:w="2552" w:type="dxa"/>
          </w:tcPr>
          <w:p w14:paraId="351F31A3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고객 만족도 평가 점수</w:t>
            </w:r>
          </w:p>
        </w:tc>
        <w:tc>
          <w:tcPr>
            <w:tcW w:w="3543" w:type="dxa"/>
          </w:tcPr>
          <w:p w14:paraId="08BFFE8E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객관식 문항 점수 평균</w:t>
            </w:r>
          </w:p>
        </w:tc>
        <w:tc>
          <w:tcPr>
            <w:tcW w:w="1083" w:type="dxa"/>
          </w:tcPr>
          <w:p w14:paraId="489533E0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 xml:space="preserve">≥ </w:t>
            </w: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>.8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</w:tr>
      <w:tr w:rsidR="00A53329" w:rsidRPr="00A53329" w14:paraId="7652277E" w14:textId="77777777" w:rsidTr="00A53329">
        <w:tc>
          <w:tcPr>
            <w:tcW w:w="1838" w:type="dxa"/>
            <w:vMerge/>
            <w:vAlign w:val="center"/>
          </w:tcPr>
          <w:p w14:paraId="0E94A5AF" w14:textId="77777777" w:rsidR="00A53329" w:rsidRPr="00A53329" w:rsidRDefault="00A53329" w:rsidP="00A53329">
            <w:pPr>
              <w:jc w:val="left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2552" w:type="dxa"/>
          </w:tcPr>
          <w:p w14:paraId="77A4DD39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 xml:space="preserve">고객 </w:t>
            </w:r>
            <w:proofErr w:type="spellStart"/>
            <w:r w:rsidRPr="00A53329">
              <w:rPr>
                <w:rFonts w:asciiTheme="minorHAnsi" w:hint="eastAsia"/>
                <w:sz w:val="16"/>
                <w:szCs w:val="16"/>
              </w:rPr>
              <w:t>컴플레인</w:t>
            </w:r>
            <w:proofErr w:type="spellEnd"/>
            <w:r w:rsidRPr="00A53329">
              <w:rPr>
                <w:rFonts w:asciiTheme="minorHAnsi" w:hint="eastAsia"/>
                <w:sz w:val="16"/>
                <w:szCs w:val="16"/>
              </w:rPr>
              <w:t xml:space="preserve"> 대응 점수</w:t>
            </w:r>
          </w:p>
        </w:tc>
        <w:tc>
          <w:tcPr>
            <w:tcW w:w="3543" w:type="dxa"/>
          </w:tcPr>
          <w:p w14:paraId="0AC7CBD2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00</w:t>
            </w:r>
            <w:r w:rsidRPr="00A53329">
              <w:rPr>
                <w:rFonts w:asciiTheme="minorHAnsi" w:hint="eastAsia"/>
                <w:sz w:val="16"/>
                <w:szCs w:val="16"/>
              </w:rPr>
              <w:t xml:space="preserve">점 </w:t>
            </w:r>
            <w:r w:rsidRPr="00A53329">
              <w:rPr>
                <w:rFonts w:asciiTheme="minorHAnsi"/>
                <w:sz w:val="16"/>
                <w:szCs w:val="16"/>
              </w:rPr>
              <w:t xml:space="preserve">– </w:t>
            </w:r>
            <w:proofErr w:type="spellStart"/>
            <w:r w:rsidRPr="00A53329">
              <w:rPr>
                <w:rFonts w:asciiTheme="minorHAnsi" w:hint="eastAsia"/>
                <w:sz w:val="16"/>
                <w:szCs w:val="16"/>
              </w:rPr>
              <w:t>컨택센터</w:t>
            </w:r>
            <w:proofErr w:type="spellEnd"/>
            <w:r w:rsidRPr="00A53329">
              <w:rPr>
                <w:rFonts w:asciiTheme="minorHAnsi" w:hint="eastAsia"/>
                <w:sz w:val="16"/>
                <w:szCs w:val="16"/>
              </w:rPr>
              <w:t xml:space="preserve"> </w:t>
            </w:r>
            <w:proofErr w:type="spellStart"/>
            <w:r w:rsidRPr="00A53329">
              <w:rPr>
                <w:rFonts w:asciiTheme="minorHAnsi" w:hint="eastAsia"/>
                <w:sz w:val="16"/>
                <w:szCs w:val="16"/>
              </w:rPr>
              <w:t>인입</w:t>
            </w:r>
            <w:proofErr w:type="spellEnd"/>
            <w:r w:rsidRPr="00A53329">
              <w:rPr>
                <w:rFonts w:asciiTheme="minorHAnsi" w:hint="eastAsia"/>
                <w:sz w:val="16"/>
                <w:szCs w:val="16"/>
              </w:rPr>
              <w:t xml:space="preserve"> 클레임 중 시공 귀책</w:t>
            </w:r>
          </w:p>
        </w:tc>
        <w:tc>
          <w:tcPr>
            <w:tcW w:w="1083" w:type="dxa"/>
          </w:tcPr>
          <w:p w14:paraId="2DE2F15C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0건</w:t>
            </w:r>
          </w:p>
        </w:tc>
      </w:tr>
      <w:tr w:rsidR="00A53329" w:rsidRPr="00A53329" w14:paraId="7FFD932D" w14:textId="77777777" w:rsidTr="00A53329">
        <w:tc>
          <w:tcPr>
            <w:tcW w:w="1838" w:type="dxa"/>
            <w:vMerge w:val="restart"/>
            <w:vAlign w:val="center"/>
          </w:tcPr>
          <w:p w14:paraId="48C1FB25" w14:textId="77777777" w:rsidR="00A53329" w:rsidRPr="00A53329" w:rsidRDefault="00A53329" w:rsidP="00A53329">
            <w:pPr>
              <w:jc w:val="left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인력 안정성</w:t>
            </w:r>
          </w:p>
        </w:tc>
        <w:tc>
          <w:tcPr>
            <w:tcW w:w="2552" w:type="dxa"/>
          </w:tcPr>
          <w:p w14:paraId="54CC8358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 xml:space="preserve">목표 </w:t>
            </w:r>
            <w:r w:rsidRPr="00A53329">
              <w:rPr>
                <w:rFonts w:asciiTheme="minorHAnsi"/>
                <w:sz w:val="16"/>
                <w:szCs w:val="16"/>
              </w:rPr>
              <w:t xml:space="preserve">CAPA </w:t>
            </w:r>
            <w:proofErr w:type="spellStart"/>
            <w:r w:rsidRPr="00A53329">
              <w:rPr>
                <w:rFonts w:asciiTheme="minorHAnsi" w:hint="eastAsia"/>
                <w:sz w:val="16"/>
                <w:szCs w:val="16"/>
              </w:rPr>
              <w:t>유지율</w:t>
            </w:r>
            <w:proofErr w:type="spellEnd"/>
          </w:p>
        </w:tc>
        <w:tc>
          <w:tcPr>
            <w:tcW w:w="3543" w:type="dxa"/>
          </w:tcPr>
          <w:p w14:paraId="44D7BD0E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 xml:space="preserve">성수기 기준 목표 </w:t>
            </w:r>
            <w:r w:rsidRPr="00A53329">
              <w:rPr>
                <w:rFonts w:asciiTheme="minorHAnsi"/>
                <w:sz w:val="16"/>
                <w:szCs w:val="16"/>
              </w:rPr>
              <w:t xml:space="preserve">CAPA </w:t>
            </w:r>
            <w:r w:rsidRPr="00A53329">
              <w:rPr>
                <w:rFonts w:asciiTheme="minorHAnsi" w:hint="eastAsia"/>
                <w:sz w:val="16"/>
                <w:szCs w:val="16"/>
              </w:rPr>
              <w:t>설정</w:t>
            </w:r>
          </w:p>
        </w:tc>
        <w:tc>
          <w:tcPr>
            <w:tcW w:w="1083" w:type="dxa"/>
          </w:tcPr>
          <w:p w14:paraId="237CA61E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≥ 100%</w:t>
            </w:r>
          </w:p>
        </w:tc>
      </w:tr>
      <w:tr w:rsidR="00A53329" w:rsidRPr="00A53329" w14:paraId="262237AD" w14:textId="77777777" w:rsidTr="00A53329">
        <w:tc>
          <w:tcPr>
            <w:tcW w:w="1838" w:type="dxa"/>
            <w:vMerge/>
            <w:vAlign w:val="center"/>
          </w:tcPr>
          <w:p w14:paraId="3E043416" w14:textId="77777777" w:rsidR="00A53329" w:rsidRPr="00A53329" w:rsidRDefault="00A53329" w:rsidP="00A53329">
            <w:pPr>
              <w:jc w:val="left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2552" w:type="dxa"/>
          </w:tcPr>
          <w:p w14:paraId="424F0AE1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2년 이상 근속 인원 보유율</w:t>
            </w:r>
          </w:p>
        </w:tc>
        <w:tc>
          <w:tcPr>
            <w:tcW w:w="3543" w:type="dxa"/>
          </w:tcPr>
          <w:p w14:paraId="6D61403D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 xml:space="preserve">2년 이상 근속 인원 수 </w:t>
            </w:r>
            <w:r w:rsidRPr="00A53329">
              <w:rPr>
                <w:rFonts w:asciiTheme="minorHAnsi"/>
                <w:sz w:val="16"/>
                <w:szCs w:val="16"/>
              </w:rPr>
              <w:t xml:space="preserve">/ </w:t>
            </w:r>
            <w:r w:rsidRPr="00A53329">
              <w:rPr>
                <w:rFonts w:asciiTheme="minorHAnsi" w:hint="eastAsia"/>
                <w:sz w:val="16"/>
                <w:szCs w:val="16"/>
              </w:rPr>
              <w:t>전체 인원 수</w:t>
            </w:r>
          </w:p>
        </w:tc>
        <w:tc>
          <w:tcPr>
            <w:tcW w:w="1083" w:type="dxa"/>
          </w:tcPr>
          <w:p w14:paraId="46EA5095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≥ 50%</w:t>
            </w:r>
          </w:p>
        </w:tc>
      </w:tr>
      <w:tr w:rsidR="00A53329" w:rsidRPr="00A53329" w14:paraId="25937F89" w14:textId="77777777" w:rsidTr="00A53329">
        <w:tc>
          <w:tcPr>
            <w:tcW w:w="1838" w:type="dxa"/>
            <w:vMerge w:val="restart"/>
            <w:vAlign w:val="center"/>
          </w:tcPr>
          <w:p w14:paraId="09BEAFA2" w14:textId="77777777" w:rsidR="00A53329" w:rsidRPr="00A53329" w:rsidRDefault="00A53329" w:rsidP="00A53329">
            <w:pPr>
              <w:jc w:val="left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운영 발전성</w:t>
            </w:r>
          </w:p>
        </w:tc>
        <w:tc>
          <w:tcPr>
            <w:tcW w:w="2552" w:type="dxa"/>
          </w:tcPr>
          <w:p w14:paraId="73648DC6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 xml:space="preserve">온라인 </w:t>
            </w:r>
            <w:r w:rsidRPr="00A53329">
              <w:rPr>
                <w:rFonts w:asciiTheme="minorHAnsi"/>
                <w:sz w:val="16"/>
                <w:szCs w:val="16"/>
              </w:rPr>
              <w:t xml:space="preserve">TC </w:t>
            </w:r>
            <w:r w:rsidRPr="00A53329">
              <w:rPr>
                <w:rFonts w:asciiTheme="minorHAnsi" w:hint="eastAsia"/>
                <w:sz w:val="16"/>
                <w:szCs w:val="16"/>
              </w:rPr>
              <w:t xml:space="preserve">컨텐츠 </w:t>
            </w:r>
            <w:proofErr w:type="spellStart"/>
            <w:r w:rsidRPr="00A53329">
              <w:rPr>
                <w:rFonts w:asciiTheme="minorHAnsi" w:hint="eastAsia"/>
                <w:sz w:val="16"/>
                <w:szCs w:val="16"/>
              </w:rPr>
              <w:t>이수율</w:t>
            </w:r>
            <w:proofErr w:type="spellEnd"/>
          </w:p>
        </w:tc>
        <w:tc>
          <w:tcPr>
            <w:tcW w:w="3543" w:type="dxa"/>
          </w:tcPr>
          <w:p w14:paraId="739FE069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 xml:space="preserve">컨텐츠 </w:t>
            </w:r>
            <w:proofErr w:type="spellStart"/>
            <w:r w:rsidRPr="00A53329">
              <w:rPr>
                <w:rFonts w:asciiTheme="minorHAnsi" w:hint="eastAsia"/>
                <w:sz w:val="16"/>
                <w:szCs w:val="16"/>
              </w:rPr>
              <w:t>이수율</w:t>
            </w:r>
            <w:proofErr w:type="spellEnd"/>
          </w:p>
        </w:tc>
        <w:tc>
          <w:tcPr>
            <w:tcW w:w="1083" w:type="dxa"/>
          </w:tcPr>
          <w:p w14:paraId="5771032B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 xml:space="preserve">≥ </w:t>
            </w: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>0%</w:t>
            </w:r>
          </w:p>
        </w:tc>
      </w:tr>
      <w:tr w:rsidR="00A53329" w:rsidRPr="00A53329" w14:paraId="004E2BF3" w14:textId="77777777" w:rsidTr="00A53329">
        <w:tc>
          <w:tcPr>
            <w:tcW w:w="1838" w:type="dxa"/>
            <w:vMerge/>
            <w:vAlign w:val="center"/>
          </w:tcPr>
          <w:p w14:paraId="2690685D" w14:textId="77777777" w:rsidR="00A53329" w:rsidRPr="00A53329" w:rsidRDefault="00A53329" w:rsidP="00A53329">
            <w:pPr>
              <w:jc w:val="left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2552" w:type="dxa"/>
          </w:tcPr>
          <w:p w14:paraId="0D00771A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전기차 보유율</w:t>
            </w:r>
          </w:p>
        </w:tc>
        <w:tc>
          <w:tcPr>
            <w:tcW w:w="3543" w:type="dxa"/>
          </w:tcPr>
          <w:p w14:paraId="65E5E694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전체 인원 수 대비 전기차량 보유 인원 수</w:t>
            </w:r>
          </w:p>
        </w:tc>
        <w:tc>
          <w:tcPr>
            <w:tcW w:w="1083" w:type="dxa"/>
          </w:tcPr>
          <w:p w14:paraId="3FCB9634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≥ 20%</w:t>
            </w:r>
          </w:p>
        </w:tc>
      </w:tr>
      <w:tr w:rsidR="00A53329" w:rsidRPr="00A53329" w14:paraId="1B3F00A1" w14:textId="77777777" w:rsidTr="00A53329">
        <w:tc>
          <w:tcPr>
            <w:tcW w:w="1838" w:type="dxa"/>
            <w:vMerge w:val="restart"/>
            <w:vAlign w:val="center"/>
          </w:tcPr>
          <w:p w14:paraId="51F8C1B3" w14:textId="77777777" w:rsidR="00A53329" w:rsidRPr="00A53329" w:rsidRDefault="00A53329" w:rsidP="00A53329">
            <w:pPr>
              <w:jc w:val="left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관계 신뢰성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4F2BC140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관리자 정성 평가</w:t>
            </w: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5CA19894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3개 영역,</w:t>
            </w:r>
            <w:r w:rsidRPr="00A53329">
              <w:rPr>
                <w:rFonts w:asciiTheme="minorHAnsi"/>
                <w:sz w:val="16"/>
                <w:szCs w:val="16"/>
              </w:rPr>
              <w:t xml:space="preserve"> 15</w:t>
            </w:r>
            <w:r w:rsidRPr="00A53329">
              <w:rPr>
                <w:rFonts w:asciiTheme="minorHAnsi" w:hint="eastAsia"/>
                <w:sz w:val="16"/>
                <w:szCs w:val="16"/>
              </w:rPr>
              <w:t>문항에 대한 평균 점수</w:t>
            </w:r>
          </w:p>
        </w:tc>
        <w:tc>
          <w:tcPr>
            <w:tcW w:w="1083" w:type="dxa"/>
            <w:tcBorders>
              <w:bottom w:val="single" w:sz="4" w:space="0" w:color="auto"/>
            </w:tcBorders>
          </w:tcPr>
          <w:p w14:paraId="3E6747EC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 xml:space="preserve">≥ </w:t>
            </w: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</w:tr>
      <w:tr w:rsidR="00A53329" w:rsidRPr="00A53329" w14:paraId="151C7F88" w14:textId="77777777" w:rsidTr="00A53329">
        <w:tc>
          <w:tcPr>
            <w:tcW w:w="1838" w:type="dxa"/>
            <w:vMerge/>
          </w:tcPr>
          <w:p w14:paraId="5B07D66F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2552" w:type="dxa"/>
          </w:tcPr>
          <w:p w14:paraId="56BA5822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영업용 번호판 보유 점수</w:t>
            </w:r>
          </w:p>
        </w:tc>
        <w:tc>
          <w:tcPr>
            <w:tcW w:w="3543" w:type="dxa"/>
          </w:tcPr>
          <w:p w14:paraId="45D3FB33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영업용번호판 보유 인원 비중</w:t>
            </w:r>
          </w:p>
        </w:tc>
        <w:tc>
          <w:tcPr>
            <w:tcW w:w="1083" w:type="dxa"/>
            <w:tcBorders>
              <w:right w:val="single" w:sz="4" w:space="0" w:color="000000" w:themeColor="text1"/>
            </w:tcBorders>
          </w:tcPr>
          <w:p w14:paraId="7058AE1D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≥ 50%</w:t>
            </w:r>
          </w:p>
        </w:tc>
      </w:tr>
    </w:tbl>
    <w:p w14:paraId="01553497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</w:p>
    <w:p w14:paraId="3CCF3077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color w:val="000000"/>
          <w:szCs w:val="20"/>
        </w:rPr>
        <w:t>②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 KPI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별 점수 환산 기준과 평가 </w:t>
      </w:r>
      <w:proofErr w:type="spellStart"/>
      <w:r w:rsidRPr="00A53329">
        <w:rPr>
          <w:rFonts w:asciiTheme="minorHAnsi" w:eastAsiaTheme="minorHAnsi" w:hAnsiTheme="minorHAnsi" w:hint="eastAsia"/>
          <w:color w:val="000000"/>
          <w:szCs w:val="20"/>
        </w:rPr>
        <w:t>차수별</w:t>
      </w:r>
      <w:proofErr w:type="spellEnd"/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 반영 비율은 제 </w:t>
      </w:r>
      <w:r w:rsidRPr="00A53329">
        <w:rPr>
          <w:rFonts w:asciiTheme="minorHAnsi" w:eastAsiaTheme="minorHAnsi" w:hAnsiTheme="minorHAnsi"/>
          <w:color w:val="000000"/>
          <w:szCs w:val="20"/>
        </w:rPr>
        <w:t>5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조를 따른다.</w:t>
      </w:r>
    </w:p>
    <w:p w14:paraId="73831421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③ </w:t>
      </w:r>
      <w:r w:rsidRPr="00A53329">
        <w:rPr>
          <w:rFonts w:asciiTheme="minorHAnsi" w:eastAsiaTheme="minorHAnsi" w:hAnsiTheme="minorHAnsi"/>
          <w:color w:val="000000"/>
          <w:szCs w:val="20"/>
        </w:rPr>
        <w:t>KPI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는 지속적으로 모니터링되어야 하며 운영 환경 변화,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물류 정책 개편,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법령 개정 등의 사유로 필요시 최소 매년 검토 및 수정될 수 있다.</w:t>
      </w:r>
    </w:p>
    <w:p w14:paraId="06A8258F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④ </w:t>
      </w:r>
      <w:r>
        <w:rPr>
          <w:rFonts w:asciiTheme="minorHAnsi" w:eastAsiaTheme="minorHAnsi" w:hAnsiTheme="minorHAnsi"/>
          <w:color w:val="000000"/>
          <w:szCs w:val="20"/>
        </w:rPr>
        <w:t>‘</w:t>
      </w:r>
      <w:r>
        <w:rPr>
          <w:rFonts w:asciiTheme="minorHAnsi" w:eastAsiaTheme="minorHAnsi" w:hAnsiTheme="minorHAnsi" w:hint="eastAsia"/>
          <w:color w:val="000000"/>
          <w:szCs w:val="20"/>
        </w:rPr>
        <w:t>을</w:t>
      </w:r>
      <w:r w:rsidR="00033714">
        <w:rPr>
          <w:rFonts w:asciiTheme="minorHAnsi" w:eastAsiaTheme="minorHAnsi" w:hAnsiTheme="minorHAnsi"/>
          <w:color w:val="000000"/>
          <w:szCs w:val="20"/>
        </w:rPr>
        <w:t>’</w:t>
      </w:r>
      <w:r>
        <w:rPr>
          <w:rFonts w:asciiTheme="minorHAnsi" w:eastAsiaTheme="minorHAnsi" w:hAnsiTheme="minorHAnsi" w:hint="eastAsia"/>
          <w:color w:val="000000"/>
          <w:szCs w:val="20"/>
        </w:rPr>
        <w:t>은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  <w:r>
        <w:rPr>
          <w:rFonts w:asciiTheme="minorHAnsi" w:eastAsiaTheme="minorHAnsi" w:hAnsiTheme="minorHAnsi"/>
          <w:color w:val="000000"/>
          <w:szCs w:val="20"/>
        </w:rPr>
        <w:t>‘</w:t>
      </w:r>
      <w:r>
        <w:rPr>
          <w:rFonts w:asciiTheme="minorHAnsi" w:eastAsiaTheme="minorHAnsi" w:hAnsiTheme="minorHAnsi" w:hint="eastAsia"/>
          <w:color w:val="000000"/>
          <w:szCs w:val="20"/>
        </w:rPr>
        <w:t>갑</w:t>
      </w:r>
      <w:r>
        <w:rPr>
          <w:rFonts w:asciiTheme="minorHAnsi" w:eastAsiaTheme="minorHAnsi" w:hAnsiTheme="minorHAnsi"/>
          <w:color w:val="000000"/>
          <w:szCs w:val="20"/>
        </w:rPr>
        <w:t>’</w:t>
      </w:r>
      <w:r>
        <w:rPr>
          <w:rFonts w:asciiTheme="minorHAnsi" w:eastAsiaTheme="minorHAnsi" w:hAnsiTheme="minorHAnsi" w:hint="eastAsia"/>
          <w:color w:val="000000"/>
          <w:szCs w:val="20"/>
        </w:rPr>
        <w:t>이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  <w:r w:rsidRPr="00A53329">
        <w:rPr>
          <w:rFonts w:asciiTheme="minorHAnsi" w:eastAsiaTheme="minorHAnsi" w:hAnsiTheme="minorHAnsi"/>
          <w:color w:val="000000"/>
          <w:szCs w:val="20"/>
        </w:rPr>
        <w:t>KPI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를 추가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, 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대체 또는 제거할 수 있음을 인정하고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변경 발생 시 양 당사자는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 </w:t>
      </w:r>
      <w:r>
        <w:rPr>
          <w:rFonts w:asciiTheme="minorHAnsi" w:eastAsiaTheme="minorHAnsi" w:hAnsiTheme="minorHAnsi"/>
          <w:color w:val="000000"/>
          <w:szCs w:val="20"/>
        </w:rPr>
        <w:t>‘</w:t>
      </w:r>
      <w:r>
        <w:rPr>
          <w:rFonts w:asciiTheme="minorHAnsi" w:eastAsiaTheme="minorHAnsi" w:hAnsiTheme="minorHAnsi" w:hint="eastAsia"/>
          <w:color w:val="000000"/>
          <w:szCs w:val="20"/>
        </w:rPr>
        <w:t>갑</w:t>
      </w:r>
      <w:r>
        <w:rPr>
          <w:rFonts w:asciiTheme="minorHAnsi" w:eastAsiaTheme="minorHAnsi" w:hAnsiTheme="minorHAnsi"/>
          <w:color w:val="000000"/>
          <w:szCs w:val="20"/>
        </w:rPr>
        <w:t>’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의 서면 통지 후 </w:t>
      </w:r>
      <w:r w:rsidRPr="00A53329">
        <w:rPr>
          <w:rFonts w:asciiTheme="minorHAnsi" w:eastAsiaTheme="minorHAnsi" w:hAnsiTheme="minorHAnsi"/>
          <w:color w:val="000000"/>
          <w:szCs w:val="20"/>
        </w:rPr>
        <w:t>30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일 이내에 적절한 조치 및 시간 계획에 합의해야 한다.</w:t>
      </w:r>
    </w:p>
    <w:p w14:paraId="7BB5A441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color w:val="000000"/>
          <w:szCs w:val="20"/>
        </w:rPr>
        <w:t>⑤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평가 기간 내 특정 사유로 인해 취합되지 못한 세부 지표의 경우,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전체의 평균 점수를 반영한다.</w:t>
      </w:r>
    </w:p>
    <w:p w14:paraId="026B527E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b/>
          <w:color w:val="000000"/>
          <w:szCs w:val="20"/>
        </w:rPr>
      </w:pPr>
    </w:p>
    <w:p w14:paraId="6A486F6E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b/>
          <w:color w:val="000000"/>
          <w:szCs w:val="20"/>
        </w:rPr>
      </w:pPr>
      <w:proofErr w:type="gramStart"/>
      <w:r w:rsidRPr="00A53329">
        <w:rPr>
          <w:rFonts w:asciiTheme="minorHAnsi" w:eastAsiaTheme="minorHAnsi" w:hAnsiTheme="minorHAnsi" w:hint="eastAsia"/>
          <w:b/>
          <w:color w:val="000000"/>
          <w:szCs w:val="20"/>
        </w:rPr>
        <w:t xml:space="preserve">제 </w:t>
      </w:r>
      <w:r w:rsidRPr="00A53329">
        <w:rPr>
          <w:rFonts w:asciiTheme="minorHAnsi" w:eastAsiaTheme="minorHAnsi" w:hAnsiTheme="minorHAnsi"/>
          <w:b/>
          <w:color w:val="000000"/>
          <w:szCs w:val="20"/>
        </w:rPr>
        <w:t>5</w:t>
      </w:r>
      <w:proofErr w:type="gramEnd"/>
      <w:r w:rsidRPr="00A53329">
        <w:rPr>
          <w:rFonts w:asciiTheme="minorHAnsi" w:eastAsiaTheme="minorHAnsi" w:hAnsiTheme="minorHAnsi" w:hint="eastAsia"/>
          <w:b/>
          <w:color w:val="000000"/>
          <w:szCs w:val="20"/>
        </w:rPr>
        <w:t xml:space="preserve">조 </w:t>
      </w:r>
      <w:r w:rsidRPr="00A53329">
        <w:rPr>
          <w:rFonts w:asciiTheme="minorHAnsi" w:eastAsiaTheme="minorHAnsi" w:hAnsiTheme="minorHAnsi"/>
          <w:b/>
          <w:color w:val="000000"/>
          <w:szCs w:val="20"/>
        </w:rPr>
        <w:t>[</w:t>
      </w:r>
      <w:r w:rsidRPr="00A53329">
        <w:rPr>
          <w:rFonts w:asciiTheme="minorHAnsi" w:eastAsiaTheme="minorHAnsi" w:hAnsiTheme="minorHAnsi" w:hint="eastAsia"/>
          <w:b/>
          <w:color w:val="000000"/>
          <w:szCs w:val="20"/>
        </w:rPr>
        <w:t>평가 기준 및 등급 산정]</w:t>
      </w:r>
    </w:p>
    <w:p w14:paraId="77E7CFFD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① 종합 점수는 핵심 영역 및 세부 지표의 점수 환산 기준과 평가 </w:t>
      </w:r>
      <w:proofErr w:type="spellStart"/>
      <w:r w:rsidRPr="00A53329">
        <w:rPr>
          <w:rFonts w:asciiTheme="minorHAnsi" w:eastAsiaTheme="minorHAnsi" w:hAnsiTheme="minorHAnsi" w:hint="eastAsia"/>
          <w:color w:val="000000"/>
          <w:szCs w:val="20"/>
        </w:rPr>
        <w:t>차수별</w:t>
      </w:r>
      <w:proofErr w:type="spellEnd"/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 가중치를 반영하여 산출한다.</w:t>
      </w:r>
    </w:p>
    <w:p w14:paraId="13230583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b/>
          <w:color w:val="000000"/>
          <w:szCs w:val="20"/>
        </w:rPr>
        <w:t>-</w:t>
      </w:r>
      <w:r w:rsidRPr="00A53329">
        <w:rPr>
          <w:rFonts w:asciiTheme="minorHAnsi" w:eastAsiaTheme="minorHAnsi" w:hAnsiTheme="minorHAnsi"/>
          <w:b/>
          <w:color w:val="000000"/>
          <w:szCs w:val="20"/>
        </w:rPr>
        <w:t xml:space="preserve"> </w:t>
      </w:r>
      <w:r w:rsidRPr="00A53329">
        <w:rPr>
          <w:rFonts w:asciiTheme="minorHAnsi" w:eastAsiaTheme="minorHAnsi" w:hAnsiTheme="minorHAnsi" w:hint="eastAsia"/>
          <w:b/>
          <w:color w:val="000000"/>
          <w:szCs w:val="20"/>
        </w:rPr>
        <w:t>운영 안정성</w:t>
      </w:r>
      <w:r w:rsidRPr="00A53329">
        <w:rPr>
          <w:rFonts w:asciiTheme="minorHAnsi" w:eastAsiaTheme="minorHAnsi" w:hAnsiTheme="minorHAnsi"/>
          <w:b/>
          <w:color w:val="000000"/>
          <w:szCs w:val="20"/>
        </w:rPr>
        <w:br/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배정된 건에 대한 완수,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조립 완결성을 반영한 기본 오퍼레이션 수행 수준을 확인하기 위한 영역으로 네이버 도착 보장 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SLA </w:t>
      </w:r>
      <w:proofErr w:type="spellStart"/>
      <w:r w:rsidRPr="00A53329">
        <w:rPr>
          <w:rFonts w:asciiTheme="minorHAnsi" w:eastAsiaTheme="minorHAnsi" w:hAnsiTheme="minorHAnsi" w:hint="eastAsia"/>
          <w:color w:val="000000"/>
          <w:szCs w:val="20"/>
        </w:rPr>
        <w:t>준수율</w:t>
      </w:r>
      <w:proofErr w:type="spellEnd"/>
      <w:r w:rsidRPr="00A53329">
        <w:rPr>
          <w:rFonts w:asciiTheme="minorHAnsi" w:eastAsiaTheme="minorHAnsi" w:hAnsiTheme="minorHAnsi" w:hint="eastAsia"/>
          <w:color w:val="000000"/>
          <w:szCs w:val="20"/>
        </w:rPr>
        <w:t>,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시공 </w:t>
      </w:r>
      <w:proofErr w:type="spellStart"/>
      <w:r w:rsidRPr="00A53329">
        <w:rPr>
          <w:rFonts w:asciiTheme="minorHAnsi" w:eastAsiaTheme="minorHAnsi" w:hAnsiTheme="minorHAnsi" w:hint="eastAsia"/>
          <w:color w:val="000000"/>
          <w:szCs w:val="20"/>
        </w:rPr>
        <w:t>완결율</w:t>
      </w:r>
      <w:proofErr w:type="spellEnd"/>
      <w:r w:rsidRPr="00A53329">
        <w:rPr>
          <w:rFonts w:asciiTheme="minorHAnsi" w:eastAsiaTheme="minorHAnsi" w:hAnsiTheme="minorHAnsi" w:hint="eastAsia"/>
          <w:color w:val="000000"/>
          <w:szCs w:val="20"/>
        </w:rPr>
        <w:t>,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시공 적합률이 포함된다.</w:t>
      </w:r>
    </w:p>
    <w:tbl>
      <w:tblPr>
        <w:tblStyle w:val="4"/>
        <w:tblW w:w="9016" w:type="dxa"/>
        <w:tblLook w:val="04A0" w:firstRow="1" w:lastRow="0" w:firstColumn="1" w:lastColumn="0" w:noHBand="0" w:noVBand="1"/>
      </w:tblPr>
      <w:tblGrid>
        <w:gridCol w:w="1555"/>
        <w:gridCol w:w="850"/>
        <w:gridCol w:w="1665"/>
        <w:gridCol w:w="1130"/>
        <w:gridCol w:w="954"/>
        <w:gridCol w:w="954"/>
        <w:gridCol w:w="954"/>
        <w:gridCol w:w="954"/>
      </w:tblGrid>
      <w:tr w:rsidR="00A53329" w:rsidRPr="00A53329" w14:paraId="5B70FF6C" w14:textId="77777777" w:rsidTr="00A53329">
        <w:trPr>
          <w:trHeight w:val="385"/>
        </w:trPr>
        <w:tc>
          <w:tcPr>
            <w:tcW w:w="1555" w:type="dxa"/>
            <w:vMerge w:val="restart"/>
            <w:vAlign w:val="center"/>
          </w:tcPr>
          <w:p w14:paraId="41973BF2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성과 지표</w:t>
            </w:r>
          </w:p>
        </w:tc>
        <w:tc>
          <w:tcPr>
            <w:tcW w:w="850" w:type="dxa"/>
            <w:vMerge w:val="restart"/>
            <w:vAlign w:val="center"/>
          </w:tcPr>
          <w:p w14:paraId="61E38615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목표치</w:t>
            </w:r>
          </w:p>
        </w:tc>
        <w:tc>
          <w:tcPr>
            <w:tcW w:w="2795" w:type="dxa"/>
            <w:gridSpan w:val="2"/>
            <w:vAlign w:val="center"/>
          </w:tcPr>
          <w:p w14:paraId="709BC54B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성과 구간별 점수</w:t>
            </w:r>
          </w:p>
        </w:tc>
        <w:tc>
          <w:tcPr>
            <w:tcW w:w="1908" w:type="dxa"/>
            <w:gridSpan w:val="2"/>
            <w:vAlign w:val="center"/>
          </w:tcPr>
          <w:p w14:paraId="22ECBD24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 xml:space="preserve">1차 평가 </w:t>
            </w:r>
            <w:r w:rsidRPr="00A53329">
              <w:rPr>
                <w:rFonts w:asciiTheme="minorHAnsi"/>
                <w:b/>
                <w:sz w:val="16"/>
                <w:szCs w:val="16"/>
              </w:rPr>
              <w:t>(25%)</w:t>
            </w:r>
          </w:p>
        </w:tc>
        <w:tc>
          <w:tcPr>
            <w:tcW w:w="1908" w:type="dxa"/>
            <w:gridSpan w:val="2"/>
            <w:vAlign w:val="center"/>
          </w:tcPr>
          <w:p w14:paraId="6F20E152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 xml:space="preserve">2차 평가 </w:t>
            </w:r>
            <w:r w:rsidRPr="00A53329">
              <w:rPr>
                <w:rFonts w:asciiTheme="minorHAnsi"/>
                <w:b/>
                <w:sz w:val="16"/>
                <w:szCs w:val="16"/>
              </w:rPr>
              <w:t>(20%)</w:t>
            </w:r>
          </w:p>
        </w:tc>
      </w:tr>
      <w:tr w:rsidR="00A53329" w:rsidRPr="00A53329" w14:paraId="14E48E27" w14:textId="77777777" w:rsidTr="00A53329">
        <w:trPr>
          <w:trHeight w:val="295"/>
        </w:trPr>
        <w:tc>
          <w:tcPr>
            <w:tcW w:w="1555" w:type="dxa"/>
            <w:vMerge/>
            <w:vAlign w:val="center"/>
          </w:tcPr>
          <w:p w14:paraId="1903BD29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3F7C8917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27A3FDDD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구간</w:t>
            </w:r>
          </w:p>
        </w:tc>
        <w:tc>
          <w:tcPr>
            <w:tcW w:w="1130" w:type="dxa"/>
            <w:vAlign w:val="center"/>
          </w:tcPr>
          <w:p w14:paraId="594EDE33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부여 점수</w:t>
            </w:r>
          </w:p>
        </w:tc>
        <w:tc>
          <w:tcPr>
            <w:tcW w:w="954" w:type="dxa"/>
            <w:vAlign w:val="center"/>
          </w:tcPr>
          <w:p w14:paraId="41AF3F57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반영 비율</w:t>
            </w:r>
          </w:p>
        </w:tc>
        <w:tc>
          <w:tcPr>
            <w:tcW w:w="954" w:type="dxa"/>
            <w:vAlign w:val="center"/>
          </w:tcPr>
          <w:p w14:paraId="7B1DCD42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반영 점수</w:t>
            </w:r>
          </w:p>
        </w:tc>
        <w:tc>
          <w:tcPr>
            <w:tcW w:w="954" w:type="dxa"/>
            <w:vAlign w:val="center"/>
          </w:tcPr>
          <w:p w14:paraId="41586951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반영 비율</w:t>
            </w:r>
          </w:p>
        </w:tc>
        <w:tc>
          <w:tcPr>
            <w:tcW w:w="954" w:type="dxa"/>
            <w:vAlign w:val="center"/>
          </w:tcPr>
          <w:p w14:paraId="77CD2A81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반영 점수</w:t>
            </w:r>
          </w:p>
        </w:tc>
      </w:tr>
      <w:tr w:rsidR="00A53329" w:rsidRPr="00A53329" w14:paraId="6049F755" w14:textId="77777777" w:rsidTr="00A53329">
        <w:tc>
          <w:tcPr>
            <w:tcW w:w="1555" w:type="dxa"/>
            <w:vMerge w:val="restart"/>
            <w:vAlign w:val="center"/>
          </w:tcPr>
          <w:p w14:paraId="1F2E283D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네이버 도착</w:t>
            </w:r>
            <w:r w:rsidRPr="00A53329">
              <w:rPr>
                <w:rFonts w:asciiTheme="minorHAnsi"/>
                <w:sz w:val="16"/>
                <w:szCs w:val="16"/>
              </w:rPr>
              <w:t xml:space="preserve"> </w:t>
            </w:r>
            <w:r w:rsidRPr="00A53329">
              <w:rPr>
                <w:rFonts w:asciiTheme="minorHAnsi" w:hint="eastAsia"/>
                <w:sz w:val="16"/>
                <w:szCs w:val="16"/>
              </w:rPr>
              <w:t>보장</w:t>
            </w:r>
            <w:r w:rsidRPr="00A53329">
              <w:rPr>
                <w:rFonts w:asciiTheme="minorHAnsi"/>
                <w:sz w:val="16"/>
                <w:szCs w:val="16"/>
              </w:rPr>
              <w:br/>
              <w:t xml:space="preserve">SLA </w:t>
            </w:r>
            <w:proofErr w:type="spellStart"/>
            <w:r w:rsidRPr="00A53329">
              <w:rPr>
                <w:rFonts w:asciiTheme="minorHAnsi" w:hint="eastAsia"/>
                <w:sz w:val="16"/>
                <w:szCs w:val="16"/>
              </w:rPr>
              <w:t>준수율</w:t>
            </w:r>
            <w:proofErr w:type="spellEnd"/>
          </w:p>
        </w:tc>
        <w:tc>
          <w:tcPr>
            <w:tcW w:w="850" w:type="dxa"/>
            <w:vMerge w:val="restart"/>
            <w:vAlign w:val="center"/>
          </w:tcPr>
          <w:p w14:paraId="48CA7D3B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 xml:space="preserve">≥ </w:t>
            </w: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>8%</w:t>
            </w:r>
          </w:p>
        </w:tc>
        <w:tc>
          <w:tcPr>
            <w:tcW w:w="1665" w:type="dxa"/>
            <w:vAlign w:val="center"/>
          </w:tcPr>
          <w:p w14:paraId="1B332ECE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 xml:space="preserve">8% </w:t>
            </w:r>
            <w:r w:rsidRPr="00A53329">
              <w:rPr>
                <w:rFonts w:asciiTheme="minorHAnsi" w:hint="eastAsia"/>
                <w:sz w:val="16"/>
                <w:szCs w:val="16"/>
              </w:rPr>
              <w:t>이상</w:t>
            </w:r>
          </w:p>
        </w:tc>
        <w:tc>
          <w:tcPr>
            <w:tcW w:w="1130" w:type="dxa"/>
            <w:vAlign w:val="center"/>
          </w:tcPr>
          <w:p w14:paraId="15975DAB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 w:val="restart"/>
            <w:vAlign w:val="center"/>
          </w:tcPr>
          <w:p w14:paraId="6AF131E0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2</w:t>
            </w:r>
            <w:r w:rsidRPr="00A53329">
              <w:rPr>
                <w:rFonts w:asciiTheme="minorHAnsi"/>
                <w:sz w:val="16"/>
                <w:szCs w:val="16"/>
              </w:rPr>
              <w:t>0%</w:t>
            </w:r>
          </w:p>
        </w:tc>
        <w:tc>
          <w:tcPr>
            <w:tcW w:w="954" w:type="dxa"/>
            <w:vMerge w:val="restart"/>
            <w:vAlign w:val="center"/>
          </w:tcPr>
          <w:p w14:paraId="42134687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5점</w:t>
            </w:r>
          </w:p>
        </w:tc>
        <w:tc>
          <w:tcPr>
            <w:tcW w:w="954" w:type="dxa"/>
            <w:vMerge w:val="restart"/>
            <w:vAlign w:val="center"/>
          </w:tcPr>
          <w:p w14:paraId="78856F19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2</w:t>
            </w:r>
            <w:r w:rsidRPr="00A53329">
              <w:rPr>
                <w:rFonts w:asciiTheme="minorHAnsi"/>
                <w:sz w:val="16"/>
                <w:szCs w:val="16"/>
              </w:rPr>
              <w:t>0%</w:t>
            </w:r>
          </w:p>
        </w:tc>
        <w:tc>
          <w:tcPr>
            <w:tcW w:w="954" w:type="dxa"/>
            <w:vMerge w:val="restart"/>
            <w:vAlign w:val="center"/>
          </w:tcPr>
          <w:p w14:paraId="32040BEB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4점</w:t>
            </w:r>
          </w:p>
        </w:tc>
      </w:tr>
      <w:tr w:rsidR="00A53329" w:rsidRPr="00A53329" w14:paraId="0BAD2136" w14:textId="77777777" w:rsidTr="00A53329">
        <w:tc>
          <w:tcPr>
            <w:tcW w:w="1555" w:type="dxa"/>
            <w:vMerge/>
            <w:vAlign w:val="center"/>
          </w:tcPr>
          <w:p w14:paraId="10A2643A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</w:tcPr>
          <w:p w14:paraId="40EBD193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31D3B956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>7.99% ~ 95%</w:t>
            </w:r>
          </w:p>
        </w:tc>
        <w:tc>
          <w:tcPr>
            <w:tcW w:w="1130" w:type="dxa"/>
            <w:vAlign w:val="center"/>
          </w:tcPr>
          <w:p w14:paraId="2279F648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8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</w:tcPr>
          <w:p w14:paraId="3BE9DA0F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155F4A3E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03AFE95F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0E988182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2FB62803" w14:textId="77777777" w:rsidTr="00A53329">
        <w:tc>
          <w:tcPr>
            <w:tcW w:w="1555" w:type="dxa"/>
            <w:vMerge/>
            <w:vAlign w:val="center"/>
          </w:tcPr>
          <w:p w14:paraId="0BDFC4F3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</w:tcPr>
          <w:p w14:paraId="229357D3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099D0050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>4.99% ~ 90%</w:t>
            </w:r>
          </w:p>
        </w:tc>
        <w:tc>
          <w:tcPr>
            <w:tcW w:w="1130" w:type="dxa"/>
            <w:vAlign w:val="center"/>
          </w:tcPr>
          <w:p w14:paraId="6721BB8D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70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</w:tcPr>
          <w:p w14:paraId="1424FCCC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6A02D927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0A518C1B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7578A09A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6073DC03" w14:textId="77777777" w:rsidTr="00A53329">
        <w:tc>
          <w:tcPr>
            <w:tcW w:w="1555" w:type="dxa"/>
            <w:vMerge/>
            <w:vAlign w:val="center"/>
          </w:tcPr>
          <w:p w14:paraId="7A29BC80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</w:tcPr>
          <w:p w14:paraId="2E316A4B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38C79963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8</w:t>
            </w:r>
            <w:r w:rsidRPr="00A53329">
              <w:rPr>
                <w:rFonts w:asciiTheme="minorHAnsi"/>
                <w:sz w:val="16"/>
                <w:szCs w:val="16"/>
              </w:rPr>
              <w:t>9.99% ~ 85%</w:t>
            </w:r>
          </w:p>
        </w:tc>
        <w:tc>
          <w:tcPr>
            <w:tcW w:w="1130" w:type="dxa"/>
            <w:vAlign w:val="center"/>
          </w:tcPr>
          <w:p w14:paraId="5C54322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6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</w:tcPr>
          <w:p w14:paraId="2514A4B6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23FFA9D8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22238123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471DE1FF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4EFECD37" w14:textId="77777777" w:rsidTr="00A53329">
        <w:tc>
          <w:tcPr>
            <w:tcW w:w="1555" w:type="dxa"/>
            <w:vMerge/>
          </w:tcPr>
          <w:p w14:paraId="57CC39E7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</w:tcPr>
          <w:p w14:paraId="50D63273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445A5652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8</w:t>
            </w:r>
            <w:r w:rsidRPr="00A53329">
              <w:rPr>
                <w:rFonts w:asciiTheme="minorHAnsi"/>
                <w:sz w:val="16"/>
                <w:szCs w:val="16"/>
              </w:rPr>
              <w:t xml:space="preserve">5% </w:t>
            </w:r>
            <w:r w:rsidRPr="00A53329">
              <w:rPr>
                <w:rFonts w:asciiTheme="minorHAnsi" w:hint="eastAsia"/>
                <w:sz w:val="16"/>
                <w:szCs w:val="16"/>
              </w:rPr>
              <w:t>미만</w:t>
            </w:r>
          </w:p>
        </w:tc>
        <w:tc>
          <w:tcPr>
            <w:tcW w:w="1130" w:type="dxa"/>
            <w:vAlign w:val="center"/>
          </w:tcPr>
          <w:p w14:paraId="58AE5AE2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5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</w:tcPr>
          <w:p w14:paraId="33E17ACD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6C30D71F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28B9B97F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780E1314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0EF5BCA8" w14:textId="77777777" w:rsidTr="00A53329">
        <w:tc>
          <w:tcPr>
            <w:tcW w:w="1555" w:type="dxa"/>
            <w:vMerge w:val="restart"/>
            <w:vAlign w:val="center"/>
          </w:tcPr>
          <w:p w14:paraId="2013A700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 xml:space="preserve">시공 </w:t>
            </w:r>
            <w:proofErr w:type="spellStart"/>
            <w:r w:rsidRPr="00A53329">
              <w:rPr>
                <w:rFonts w:asciiTheme="minorHAnsi" w:hint="eastAsia"/>
                <w:sz w:val="16"/>
                <w:szCs w:val="16"/>
              </w:rPr>
              <w:t>완결율</w:t>
            </w:r>
            <w:proofErr w:type="spellEnd"/>
          </w:p>
        </w:tc>
        <w:tc>
          <w:tcPr>
            <w:tcW w:w="850" w:type="dxa"/>
            <w:vMerge w:val="restart"/>
            <w:vAlign w:val="center"/>
          </w:tcPr>
          <w:p w14:paraId="2CFA73AF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 xml:space="preserve">≥ </w:t>
            </w: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>8%</w:t>
            </w:r>
          </w:p>
        </w:tc>
        <w:tc>
          <w:tcPr>
            <w:tcW w:w="1665" w:type="dxa"/>
            <w:vAlign w:val="center"/>
          </w:tcPr>
          <w:p w14:paraId="1F34BB6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 xml:space="preserve">8% </w:t>
            </w:r>
            <w:r w:rsidRPr="00A53329">
              <w:rPr>
                <w:rFonts w:asciiTheme="minorHAnsi" w:hint="eastAsia"/>
                <w:sz w:val="16"/>
                <w:szCs w:val="16"/>
              </w:rPr>
              <w:t>이상</w:t>
            </w:r>
          </w:p>
        </w:tc>
        <w:tc>
          <w:tcPr>
            <w:tcW w:w="1130" w:type="dxa"/>
            <w:vAlign w:val="center"/>
          </w:tcPr>
          <w:p w14:paraId="4505DBB8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 w:val="restart"/>
            <w:vAlign w:val="center"/>
          </w:tcPr>
          <w:p w14:paraId="0CCB0D5F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4</w:t>
            </w:r>
            <w:r w:rsidRPr="00A53329">
              <w:rPr>
                <w:rFonts w:asciiTheme="minorHAnsi"/>
                <w:sz w:val="16"/>
                <w:szCs w:val="16"/>
              </w:rPr>
              <w:t>0%</w:t>
            </w:r>
          </w:p>
        </w:tc>
        <w:tc>
          <w:tcPr>
            <w:tcW w:w="954" w:type="dxa"/>
            <w:vMerge w:val="restart"/>
            <w:vAlign w:val="center"/>
          </w:tcPr>
          <w:p w14:paraId="64CC9BB9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 w:val="restart"/>
            <w:vAlign w:val="center"/>
          </w:tcPr>
          <w:p w14:paraId="187EFA7A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4</w:t>
            </w:r>
            <w:r w:rsidRPr="00A53329">
              <w:rPr>
                <w:rFonts w:asciiTheme="minorHAnsi"/>
                <w:sz w:val="16"/>
                <w:szCs w:val="16"/>
              </w:rPr>
              <w:t>0%</w:t>
            </w:r>
          </w:p>
        </w:tc>
        <w:tc>
          <w:tcPr>
            <w:tcW w:w="954" w:type="dxa"/>
            <w:vMerge w:val="restart"/>
            <w:vAlign w:val="center"/>
          </w:tcPr>
          <w:p w14:paraId="5A5BCDDF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8점</w:t>
            </w:r>
          </w:p>
        </w:tc>
      </w:tr>
      <w:tr w:rsidR="00A53329" w:rsidRPr="00A53329" w14:paraId="3CF6B084" w14:textId="77777777" w:rsidTr="00A53329">
        <w:tc>
          <w:tcPr>
            <w:tcW w:w="1555" w:type="dxa"/>
            <w:vMerge/>
            <w:vAlign w:val="center"/>
          </w:tcPr>
          <w:p w14:paraId="045327F1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052FF0CB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1B353D9E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>7.99% ~ 95%</w:t>
            </w:r>
          </w:p>
        </w:tc>
        <w:tc>
          <w:tcPr>
            <w:tcW w:w="1130" w:type="dxa"/>
            <w:vAlign w:val="center"/>
          </w:tcPr>
          <w:p w14:paraId="64898DC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  <w:vAlign w:val="center"/>
          </w:tcPr>
          <w:p w14:paraId="0C10A153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7509B00F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0FB43786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0FC2BDC4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275F9602" w14:textId="77777777" w:rsidTr="00A53329">
        <w:tc>
          <w:tcPr>
            <w:tcW w:w="1555" w:type="dxa"/>
            <w:vMerge/>
            <w:vAlign w:val="center"/>
          </w:tcPr>
          <w:p w14:paraId="5EDE8727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19F3BCC9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369E27CA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>4.99% ~ 90%</w:t>
            </w:r>
          </w:p>
        </w:tc>
        <w:tc>
          <w:tcPr>
            <w:tcW w:w="1130" w:type="dxa"/>
            <w:vAlign w:val="center"/>
          </w:tcPr>
          <w:p w14:paraId="6C692FC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8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  <w:vAlign w:val="center"/>
          </w:tcPr>
          <w:p w14:paraId="1A5A8C09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1EBAE54D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02FB7F03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054446DF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5EBD1CA9" w14:textId="77777777" w:rsidTr="00A53329">
        <w:tc>
          <w:tcPr>
            <w:tcW w:w="1555" w:type="dxa"/>
            <w:vMerge/>
            <w:vAlign w:val="center"/>
          </w:tcPr>
          <w:p w14:paraId="190A8FA7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4535C874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3B57F6F9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8</w:t>
            </w:r>
            <w:r w:rsidRPr="00A53329">
              <w:rPr>
                <w:rFonts w:asciiTheme="minorHAnsi"/>
                <w:sz w:val="16"/>
                <w:szCs w:val="16"/>
              </w:rPr>
              <w:t>9.99% ~ 85%</w:t>
            </w:r>
          </w:p>
        </w:tc>
        <w:tc>
          <w:tcPr>
            <w:tcW w:w="1130" w:type="dxa"/>
            <w:vAlign w:val="center"/>
          </w:tcPr>
          <w:p w14:paraId="38AA951C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7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  <w:vAlign w:val="center"/>
          </w:tcPr>
          <w:p w14:paraId="0327272C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101667DA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469AD7C3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3D541BD9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7B1971BD" w14:textId="77777777" w:rsidTr="00A53329">
        <w:tc>
          <w:tcPr>
            <w:tcW w:w="1555" w:type="dxa"/>
            <w:vMerge/>
            <w:vAlign w:val="center"/>
          </w:tcPr>
          <w:p w14:paraId="18016E84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09F97FBE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43A661EE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8</w:t>
            </w:r>
            <w:r w:rsidRPr="00A53329">
              <w:rPr>
                <w:rFonts w:asciiTheme="minorHAnsi"/>
                <w:sz w:val="16"/>
                <w:szCs w:val="16"/>
              </w:rPr>
              <w:t xml:space="preserve">5% </w:t>
            </w:r>
            <w:r w:rsidRPr="00A53329">
              <w:rPr>
                <w:rFonts w:asciiTheme="minorHAnsi" w:hint="eastAsia"/>
                <w:sz w:val="16"/>
                <w:szCs w:val="16"/>
              </w:rPr>
              <w:t>미만</w:t>
            </w:r>
          </w:p>
        </w:tc>
        <w:tc>
          <w:tcPr>
            <w:tcW w:w="1130" w:type="dxa"/>
            <w:vAlign w:val="center"/>
          </w:tcPr>
          <w:p w14:paraId="6107D35B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6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  <w:vAlign w:val="center"/>
          </w:tcPr>
          <w:p w14:paraId="0444397B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485DDAFB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53A6AAF8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3BF9D97D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7FF946D4" w14:textId="77777777" w:rsidTr="00A53329">
        <w:tc>
          <w:tcPr>
            <w:tcW w:w="1555" w:type="dxa"/>
            <w:vMerge w:val="restart"/>
            <w:vAlign w:val="center"/>
          </w:tcPr>
          <w:p w14:paraId="1A2D5DFE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시공 적합률</w:t>
            </w:r>
          </w:p>
        </w:tc>
        <w:tc>
          <w:tcPr>
            <w:tcW w:w="850" w:type="dxa"/>
            <w:vMerge w:val="restart"/>
            <w:vAlign w:val="center"/>
          </w:tcPr>
          <w:p w14:paraId="597B9657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00%</w:t>
            </w:r>
          </w:p>
        </w:tc>
        <w:tc>
          <w:tcPr>
            <w:tcW w:w="1665" w:type="dxa"/>
            <w:vAlign w:val="center"/>
          </w:tcPr>
          <w:p w14:paraId="754362DD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00%</w:t>
            </w:r>
          </w:p>
        </w:tc>
        <w:tc>
          <w:tcPr>
            <w:tcW w:w="1130" w:type="dxa"/>
            <w:vAlign w:val="center"/>
          </w:tcPr>
          <w:p w14:paraId="3534C1A1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 w:val="restart"/>
            <w:vAlign w:val="center"/>
          </w:tcPr>
          <w:p w14:paraId="43F51561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4</w:t>
            </w:r>
            <w:r w:rsidRPr="00A53329">
              <w:rPr>
                <w:rFonts w:asciiTheme="minorHAnsi"/>
                <w:sz w:val="16"/>
                <w:szCs w:val="16"/>
              </w:rPr>
              <w:t>0%</w:t>
            </w:r>
          </w:p>
        </w:tc>
        <w:tc>
          <w:tcPr>
            <w:tcW w:w="954" w:type="dxa"/>
            <w:vMerge w:val="restart"/>
            <w:vAlign w:val="center"/>
          </w:tcPr>
          <w:p w14:paraId="2C42068D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 w:val="restart"/>
            <w:vAlign w:val="center"/>
          </w:tcPr>
          <w:p w14:paraId="7C0220AB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4</w:t>
            </w:r>
            <w:r w:rsidRPr="00A53329">
              <w:rPr>
                <w:rFonts w:asciiTheme="minorHAnsi"/>
                <w:sz w:val="16"/>
                <w:szCs w:val="16"/>
              </w:rPr>
              <w:t>0%</w:t>
            </w:r>
          </w:p>
        </w:tc>
        <w:tc>
          <w:tcPr>
            <w:tcW w:w="954" w:type="dxa"/>
            <w:vMerge w:val="restart"/>
            <w:vAlign w:val="center"/>
          </w:tcPr>
          <w:p w14:paraId="78AC2AF7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8점</w:t>
            </w:r>
          </w:p>
        </w:tc>
      </w:tr>
      <w:tr w:rsidR="00A53329" w:rsidRPr="00A53329" w14:paraId="5E1EB90C" w14:textId="77777777" w:rsidTr="00A53329">
        <w:tc>
          <w:tcPr>
            <w:tcW w:w="1555" w:type="dxa"/>
            <w:vMerge/>
          </w:tcPr>
          <w:p w14:paraId="191F3206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</w:tcPr>
          <w:p w14:paraId="5CCEBF29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02885D77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>9.99% ~ 99.90%</w:t>
            </w:r>
          </w:p>
        </w:tc>
        <w:tc>
          <w:tcPr>
            <w:tcW w:w="1130" w:type="dxa"/>
            <w:vAlign w:val="center"/>
          </w:tcPr>
          <w:p w14:paraId="44766257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</w:tcPr>
          <w:p w14:paraId="0CA781B9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11283FB8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50214172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26D896D2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2D768A5D" w14:textId="77777777" w:rsidTr="00A53329">
        <w:tc>
          <w:tcPr>
            <w:tcW w:w="1555" w:type="dxa"/>
            <w:vMerge/>
          </w:tcPr>
          <w:p w14:paraId="5BADFB7E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</w:tcPr>
          <w:p w14:paraId="3C95ED76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5EC395CB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>9.89% ~ 99.60%</w:t>
            </w:r>
          </w:p>
        </w:tc>
        <w:tc>
          <w:tcPr>
            <w:tcW w:w="1130" w:type="dxa"/>
            <w:vAlign w:val="center"/>
          </w:tcPr>
          <w:p w14:paraId="105662FE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8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</w:tcPr>
          <w:p w14:paraId="5D20605F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3E1DFBE5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1F5562CD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29BC0773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44FEA8D5" w14:textId="77777777" w:rsidTr="00A53329">
        <w:tc>
          <w:tcPr>
            <w:tcW w:w="1555" w:type="dxa"/>
            <w:vMerge/>
          </w:tcPr>
          <w:p w14:paraId="37A6E57B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</w:tcPr>
          <w:p w14:paraId="18BE7567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5DAAC277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>9.59% ~ 99.30%</w:t>
            </w:r>
          </w:p>
        </w:tc>
        <w:tc>
          <w:tcPr>
            <w:tcW w:w="1130" w:type="dxa"/>
            <w:vAlign w:val="center"/>
          </w:tcPr>
          <w:p w14:paraId="7AF32518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7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</w:tcPr>
          <w:p w14:paraId="5CE31010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0DEC29E1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380F5E14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4098E7BA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13FE13FF" w14:textId="77777777" w:rsidTr="00A53329">
        <w:tc>
          <w:tcPr>
            <w:tcW w:w="1555" w:type="dxa"/>
            <w:vMerge/>
          </w:tcPr>
          <w:p w14:paraId="789FBA2F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</w:tcPr>
          <w:p w14:paraId="22B68FDE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50B9F59D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 xml:space="preserve">9.30% </w:t>
            </w:r>
            <w:r w:rsidRPr="00A53329">
              <w:rPr>
                <w:rFonts w:asciiTheme="minorHAnsi" w:hint="eastAsia"/>
                <w:sz w:val="16"/>
                <w:szCs w:val="16"/>
              </w:rPr>
              <w:t>미만</w:t>
            </w:r>
          </w:p>
        </w:tc>
        <w:tc>
          <w:tcPr>
            <w:tcW w:w="1130" w:type="dxa"/>
            <w:vAlign w:val="center"/>
          </w:tcPr>
          <w:p w14:paraId="09106A32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6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</w:tcPr>
          <w:p w14:paraId="55C6B1B1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429BAF9D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69ACEB7B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29D2B888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1543133E" w14:textId="77777777" w:rsidTr="00A53329">
        <w:tc>
          <w:tcPr>
            <w:tcW w:w="5200" w:type="dxa"/>
            <w:gridSpan w:val="4"/>
            <w:vAlign w:val="center"/>
          </w:tcPr>
          <w:p w14:paraId="1551E84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합계</w:t>
            </w:r>
          </w:p>
        </w:tc>
        <w:tc>
          <w:tcPr>
            <w:tcW w:w="954" w:type="dxa"/>
            <w:vAlign w:val="center"/>
          </w:tcPr>
          <w:p w14:paraId="02484F40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00%</w:t>
            </w:r>
          </w:p>
        </w:tc>
        <w:tc>
          <w:tcPr>
            <w:tcW w:w="954" w:type="dxa"/>
            <w:vAlign w:val="center"/>
          </w:tcPr>
          <w:p w14:paraId="2B14F5DC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25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Align w:val="center"/>
          </w:tcPr>
          <w:p w14:paraId="5E28C7D2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00%</w:t>
            </w:r>
          </w:p>
        </w:tc>
        <w:tc>
          <w:tcPr>
            <w:tcW w:w="954" w:type="dxa"/>
            <w:vAlign w:val="center"/>
          </w:tcPr>
          <w:p w14:paraId="5D86BE6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20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</w:tr>
    </w:tbl>
    <w:p w14:paraId="4945F03D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</w:p>
    <w:p w14:paraId="1B1E2F47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b/>
          <w:color w:val="000000"/>
          <w:szCs w:val="20"/>
        </w:rPr>
        <w:t>-</w:t>
      </w:r>
      <w:r w:rsidRPr="00A53329">
        <w:rPr>
          <w:rFonts w:asciiTheme="minorHAnsi" w:eastAsiaTheme="minorHAnsi" w:hAnsiTheme="minorHAnsi"/>
          <w:b/>
          <w:color w:val="000000"/>
          <w:szCs w:val="20"/>
        </w:rPr>
        <w:t xml:space="preserve"> </w:t>
      </w:r>
      <w:r w:rsidRPr="00A53329">
        <w:rPr>
          <w:rFonts w:asciiTheme="minorHAnsi" w:eastAsiaTheme="minorHAnsi" w:hAnsiTheme="minorHAnsi" w:hint="eastAsia"/>
          <w:b/>
          <w:color w:val="000000"/>
          <w:szCs w:val="20"/>
        </w:rPr>
        <w:t>서비스 품질 안정성</w:t>
      </w:r>
      <w:r w:rsidRPr="00A53329">
        <w:rPr>
          <w:rFonts w:asciiTheme="minorHAnsi" w:eastAsiaTheme="minorHAnsi" w:hAnsiTheme="minorHAnsi"/>
          <w:color w:val="000000"/>
          <w:szCs w:val="20"/>
        </w:rPr>
        <w:br/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만족도 설문조사 기반 매뉴얼 준수 여부 확인 및 고객 불만 대응 수준을 확인하기 위한 영역으로,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고객 만족도 평가 점수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, 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고객 </w:t>
      </w:r>
      <w:proofErr w:type="spellStart"/>
      <w:r w:rsidRPr="00A53329">
        <w:rPr>
          <w:rFonts w:asciiTheme="minorHAnsi" w:eastAsiaTheme="minorHAnsi" w:hAnsiTheme="minorHAnsi" w:hint="eastAsia"/>
          <w:color w:val="000000"/>
          <w:szCs w:val="20"/>
        </w:rPr>
        <w:t>컴플레인</w:t>
      </w:r>
      <w:proofErr w:type="spellEnd"/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 대응 점수가 포함된다.</w:t>
      </w:r>
    </w:p>
    <w:tbl>
      <w:tblPr>
        <w:tblStyle w:val="5"/>
        <w:tblW w:w="9016" w:type="dxa"/>
        <w:tblLook w:val="04A0" w:firstRow="1" w:lastRow="0" w:firstColumn="1" w:lastColumn="0" w:noHBand="0" w:noVBand="1"/>
      </w:tblPr>
      <w:tblGrid>
        <w:gridCol w:w="1555"/>
        <w:gridCol w:w="850"/>
        <w:gridCol w:w="1665"/>
        <w:gridCol w:w="1130"/>
        <w:gridCol w:w="954"/>
        <w:gridCol w:w="954"/>
        <w:gridCol w:w="954"/>
        <w:gridCol w:w="954"/>
      </w:tblGrid>
      <w:tr w:rsidR="00A53329" w:rsidRPr="00A53329" w14:paraId="701EE946" w14:textId="77777777" w:rsidTr="00A53329">
        <w:trPr>
          <w:trHeight w:val="385"/>
        </w:trPr>
        <w:tc>
          <w:tcPr>
            <w:tcW w:w="1555" w:type="dxa"/>
            <w:vMerge w:val="restart"/>
            <w:vAlign w:val="center"/>
          </w:tcPr>
          <w:p w14:paraId="70086578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성과 지표</w:t>
            </w:r>
          </w:p>
        </w:tc>
        <w:tc>
          <w:tcPr>
            <w:tcW w:w="850" w:type="dxa"/>
            <w:vMerge w:val="restart"/>
            <w:vAlign w:val="center"/>
          </w:tcPr>
          <w:p w14:paraId="0D29B305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목표치</w:t>
            </w:r>
          </w:p>
        </w:tc>
        <w:tc>
          <w:tcPr>
            <w:tcW w:w="2795" w:type="dxa"/>
            <w:gridSpan w:val="2"/>
            <w:vAlign w:val="center"/>
          </w:tcPr>
          <w:p w14:paraId="13C57533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성과 구간별 점수</w:t>
            </w:r>
          </w:p>
        </w:tc>
        <w:tc>
          <w:tcPr>
            <w:tcW w:w="1908" w:type="dxa"/>
            <w:gridSpan w:val="2"/>
            <w:vAlign w:val="center"/>
          </w:tcPr>
          <w:p w14:paraId="192DE9B7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 xml:space="preserve">1차 평가 </w:t>
            </w:r>
            <w:r w:rsidRPr="00A53329">
              <w:rPr>
                <w:rFonts w:asciiTheme="minorHAnsi"/>
                <w:b/>
                <w:sz w:val="16"/>
                <w:szCs w:val="16"/>
              </w:rPr>
              <w:t>(45%)</w:t>
            </w:r>
          </w:p>
        </w:tc>
        <w:tc>
          <w:tcPr>
            <w:tcW w:w="1908" w:type="dxa"/>
            <w:gridSpan w:val="2"/>
            <w:vAlign w:val="center"/>
          </w:tcPr>
          <w:p w14:paraId="116BD033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 xml:space="preserve">2차 평가 </w:t>
            </w:r>
            <w:r w:rsidRPr="00A53329">
              <w:rPr>
                <w:rFonts w:asciiTheme="minorHAnsi"/>
                <w:b/>
                <w:sz w:val="16"/>
                <w:szCs w:val="16"/>
              </w:rPr>
              <w:t>(35%)</w:t>
            </w:r>
          </w:p>
        </w:tc>
      </w:tr>
      <w:tr w:rsidR="00A53329" w:rsidRPr="00A53329" w14:paraId="207E3653" w14:textId="77777777" w:rsidTr="00A53329">
        <w:trPr>
          <w:trHeight w:val="295"/>
        </w:trPr>
        <w:tc>
          <w:tcPr>
            <w:tcW w:w="1555" w:type="dxa"/>
            <w:vMerge/>
            <w:vAlign w:val="center"/>
          </w:tcPr>
          <w:p w14:paraId="6CE81DD6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1FCD7AE1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28EFBF04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구간</w:t>
            </w:r>
          </w:p>
        </w:tc>
        <w:tc>
          <w:tcPr>
            <w:tcW w:w="1130" w:type="dxa"/>
            <w:vAlign w:val="center"/>
          </w:tcPr>
          <w:p w14:paraId="107FB58D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부여 점수</w:t>
            </w:r>
          </w:p>
        </w:tc>
        <w:tc>
          <w:tcPr>
            <w:tcW w:w="954" w:type="dxa"/>
            <w:vAlign w:val="center"/>
          </w:tcPr>
          <w:p w14:paraId="0E64A570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반영 비율</w:t>
            </w:r>
          </w:p>
        </w:tc>
        <w:tc>
          <w:tcPr>
            <w:tcW w:w="954" w:type="dxa"/>
            <w:vAlign w:val="center"/>
          </w:tcPr>
          <w:p w14:paraId="462B6A8A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반영 점수</w:t>
            </w:r>
          </w:p>
        </w:tc>
        <w:tc>
          <w:tcPr>
            <w:tcW w:w="954" w:type="dxa"/>
            <w:vAlign w:val="center"/>
          </w:tcPr>
          <w:p w14:paraId="0AA31A76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반영 비율</w:t>
            </w:r>
          </w:p>
        </w:tc>
        <w:tc>
          <w:tcPr>
            <w:tcW w:w="954" w:type="dxa"/>
            <w:vAlign w:val="center"/>
          </w:tcPr>
          <w:p w14:paraId="2E3ACAAE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반영 점수</w:t>
            </w:r>
          </w:p>
        </w:tc>
      </w:tr>
      <w:tr w:rsidR="00A53329" w:rsidRPr="00A53329" w14:paraId="48025224" w14:textId="77777777" w:rsidTr="00A53329">
        <w:tc>
          <w:tcPr>
            <w:tcW w:w="1555" w:type="dxa"/>
            <w:vMerge w:val="restart"/>
            <w:vAlign w:val="center"/>
          </w:tcPr>
          <w:p w14:paraId="24F6E213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고객 만족도</w:t>
            </w:r>
          </w:p>
          <w:p w14:paraId="2E4BB72A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평가 점수</w:t>
            </w:r>
          </w:p>
        </w:tc>
        <w:tc>
          <w:tcPr>
            <w:tcW w:w="850" w:type="dxa"/>
            <w:vMerge w:val="restart"/>
            <w:vAlign w:val="center"/>
          </w:tcPr>
          <w:p w14:paraId="29BE8BF1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 xml:space="preserve">≥ </w:t>
            </w: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>.8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1665" w:type="dxa"/>
            <w:vAlign w:val="center"/>
          </w:tcPr>
          <w:p w14:paraId="0E0B738C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>.8</w:t>
            </w:r>
            <w:r w:rsidRPr="00A53329">
              <w:rPr>
                <w:rFonts w:asciiTheme="minorHAnsi" w:hint="eastAsia"/>
                <w:sz w:val="16"/>
                <w:szCs w:val="16"/>
              </w:rPr>
              <w:t>점 이상</w:t>
            </w:r>
          </w:p>
        </w:tc>
        <w:tc>
          <w:tcPr>
            <w:tcW w:w="1130" w:type="dxa"/>
            <w:vAlign w:val="center"/>
          </w:tcPr>
          <w:p w14:paraId="685C70EA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 w:val="restart"/>
            <w:vAlign w:val="center"/>
          </w:tcPr>
          <w:p w14:paraId="3D649D8B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70%</w:t>
            </w:r>
          </w:p>
        </w:tc>
        <w:tc>
          <w:tcPr>
            <w:tcW w:w="954" w:type="dxa"/>
            <w:vMerge w:val="restart"/>
            <w:vAlign w:val="center"/>
          </w:tcPr>
          <w:p w14:paraId="57FCC3D9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31.5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 w:val="restart"/>
            <w:vAlign w:val="center"/>
          </w:tcPr>
          <w:p w14:paraId="16F23A52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70%</w:t>
            </w:r>
          </w:p>
        </w:tc>
        <w:tc>
          <w:tcPr>
            <w:tcW w:w="954" w:type="dxa"/>
            <w:vMerge w:val="restart"/>
            <w:vAlign w:val="center"/>
          </w:tcPr>
          <w:p w14:paraId="65B41123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24.5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</w:tr>
      <w:tr w:rsidR="00A53329" w:rsidRPr="00A53329" w14:paraId="04F76B4A" w14:textId="77777777" w:rsidTr="00A53329">
        <w:tc>
          <w:tcPr>
            <w:tcW w:w="1555" w:type="dxa"/>
            <w:vMerge/>
            <w:vAlign w:val="center"/>
          </w:tcPr>
          <w:p w14:paraId="1C161489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</w:tcPr>
          <w:p w14:paraId="161E7D00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2AAE2971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>.79</w:t>
            </w:r>
            <w:r w:rsidRPr="00A53329">
              <w:rPr>
                <w:rFonts w:asciiTheme="minorHAnsi" w:hint="eastAsia"/>
                <w:sz w:val="16"/>
                <w:szCs w:val="16"/>
              </w:rPr>
              <w:t xml:space="preserve">점 </w:t>
            </w:r>
            <w:r w:rsidRPr="00A53329">
              <w:rPr>
                <w:rFonts w:asciiTheme="minorHAnsi"/>
                <w:sz w:val="16"/>
                <w:szCs w:val="16"/>
              </w:rPr>
              <w:t>~ 9.5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1130" w:type="dxa"/>
            <w:vAlign w:val="center"/>
          </w:tcPr>
          <w:p w14:paraId="76788F9E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90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</w:tcPr>
          <w:p w14:paraId="0A2A89C0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1CF34D37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3CE5EEE1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5C09F48B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08DF92FC" w14:textId="77777777" w:rsidTr="00A53329">
        <w:tc>
          <w:tcPr>
            <w:tcW w:w="1555" w:type="dxa"/>
            <w:vMerge/>
            <w:vAlign w:val="center"/>
          </w:tcPr>
          <w:p w14:paraId="22DBB3DA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</w:tcPr>
          <w:p w14:paraId="618F6DFD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567B5ACD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>.49</w:t>
            </w:r>
            <w:r w:rsidRPr="00A53329">
              <w:rPr>
                <w:rFonts w:asciiTheme="minorHAnsi" w:hint="eastAsia"/>
                <w:sz w:val="16"/>
                <w:szCs w:val="16"/>
              </w:rPr>
              <w:t>점 ~</w:t>
            </w:r>
            <w:r w:rsidRPr="00A53329">
              <w:rPr>
                <w:rFonts w:asciiTheme="minorHAnsi"/>
                <w:sz w:val="16"/>
                <w:szCs w:val="16"/>
              </w:rPr>
              <w:t xml:space="preserve"> 9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1130" w:type="dxa"/>
            <w:vAlign w:val="center"/>
          </w:tcPr>
          <w:p w14:paraId="555746C9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80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</w:tcPr>
          <w:p w14:paraId="10435E78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038BE615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290667DB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75CB072F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74CDE121" w14:textId="77777777" w:rsidTr="00A53329">
        <w:tc>
          <w:tcPr>
            <w:tcW w:w="1555" w:type="dxa"/>
            <w:vMerge/>
            <w:vAlign w:val="center"/>
          </w:tcPr>
          <w:p w14:paraId="0416793C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</w:tcPr>
          <w:p w14:paraId="6D35A24D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3DA043F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8</w:t>
            </w:r>
            <w:r w:rsidRPr="00A53329">
              <w:rPr>
                <w:rFonts w:asciiTheme="minorHAnsi"/>
                <w:sz w:val="16"/>
                <w:szCs w:val="16"/>
              </w:rPr>
              <w:t>.99</w:t>
            </w:r>
            <w:r w:rsidRPr="00A53329">
              <w:rPr>
                <w:rFonts w:asciiTheme="minorHAnsi" w:hint="eastAsia"/>
                <w:sz w:val="16"/>
                <w:szCs w:val="16"/>
              </w:rPr>
              <w:t xml:space="preserve">점 </w:t>
            </w:r>
            <w:r w:rsidRPr="00A53329">
              <w:rPr>
                <w:rFonts w:asciiTheme="minorHAnsi"/>
                <w:sz w:val="16"/>
                <w:szCs w:val="16"/>
              </w:rPr>
              <w:t>~ 8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1130" w:type="dxa"/>
            <w:vAlign w:val="center"/>
          </w:tcPr>
          <w:p w14:paraId="485BDBB4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70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</w:tcPr>
          <w:p w14:paraId="07087018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69C10B2E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2DD6C1F9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22DC3444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4FE70A5F" w14:textId="77777777" w:rsidTr="00A53329">
        <w:tc>
          <w:tcPr>
            <w:tcW w:w="1555" w:type="dxa"/>
            <w:vMerge/>
          </w:tcPr>
          <w:p w14:paraId="19429352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</w:tcPr>
          <w:p w14:paraId="2A1A6CA9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52C747E4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8점 미만</w:t>
            </w:r>
          </w:p>
        </w:tc>
        <w:tc>
          <w:tcPr>
            <w:tcW w:w="1130" w:type="dxa"/>
            <w:vAlign w:val="center"/>
          </w:tcPr>
          <w:p w14:paraId="421DCE0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60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</w:tcPr>
          <w:p w14:paraId="0C7567A4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0F15BF8B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5061FD7A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5A46242F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3483CCCB" w14:textId="77777777" w:rsidTr="00A53329">
        <w:tc>
          <w:tcPr>
            <w:tcW w:w="1555" w:type="dxa"/>
            <w:vMerge w:val="restart"/>
            <w:vAlign w:val="center"/>
          </w:tcPr>
          <w:p w14:paraId="6D85BC8B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 xml:space="preserve">고객 </w:t>
            </w:r>
            <w:proofErr w:type="spellStart"/>
            <w:r w:rsidRPr="00A53329">
              <w:rPr>
                <w:rFonts w:asciiTheme="minorHAnsi" w:hint="eastAsia"/>
                <w:sz w:val="16"/>
                <w:szCs w:val="16"/>
              </w:rPr>
              <w:t>컴플레인</w:t>
            </w:r>
            <w:proofErr w:type="spellEnd"/>
          </w:p>
          <w:p w14:paraId="3E9F1F20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발생 점수</w:t>
            </w:r>
          </w:p>
        </w:tc>
        <w:tc>
          <w:tcPr>
            <w:tcW w:w="850" w:type="dxa"/>
            <w:vMerge w:val="restart"/>
            <w:vAlign w:val="center"/>
          </w:tcPr>
          <w:p w14:paraId="7979E790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100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1665" w:type="dxa"/>
            <w:vAlign w:val="center"/>
          </w:tcPr>
          <w:p w14:paraId="54B57074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건 발생</w:t>
            </w:r>
          </w:p>
        </w:tc>
        <w:tc>
          <w:tcPr>
            <w:tcW w:w="1130" w:type="dxa"/>
            <w:vAlign w:val="center"/>
          </w:tcPr>
          <w:p w14:paraId="4FA7F6C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 w:val="restart"/>
            <w:vAlign w:val="center"/>
          </w:tcPr>
          <w:p w14:paraId="79B2BB3B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30%</w:t>
            </w:r>
          </w:p>
        </w:tc>
        <w:tc>
          <w:tcPr>
            <w:tcW w:w="954" w:type="dxa"/>
            <w:vMerge w:val="restart"/>
            <w:vAlign w:val="center"/>
          </w:tcPr>
          <w:p w14:paraId="58C5B434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13.5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 w:val="restart"/>
            <w:vAlign w:val="center"/>
          </w:tcPr>
          <w:p w14:paraId="339F0CC7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30%</w:t>
            </w:r>
          </w:p>
        </w:tc>
        <w:tc>
          <w:tcPr>
            <w:tcW w:w="954" w:type="dxa"/>
            <w:vMerge w:val="restart"/>
            <w:vAlign w:val="center"/>
          </w:tcPr>
          <w:p w14:paraId="77B9F89E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10.5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</w:tr>
      <w:tr w:rsidR="00A53329" w:rsidRPr="00A53329" w14:paraId="18FD2484" w14:textId="77777777" w:rsidTr="00A53329">
        <w:tc>
          <w:tcPr>
            <w:tcW w:w="1555" w:type="dxa"/>
            <w:vMerge/>
            <w:vAlign w:val="center"/>
          </w:tcPr>
          <w:p w14:paraId="3F546A47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247DFA2A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0FF2E4F8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1건 발생</w:t>
            </w:r>
          </w:p>
        </w:tc>
        <w:tc>
          <w:tcPr>
            <w:tcW w:w="1130" w:type="dxa"/>
            <w:vAlign w:val="center"/>
          </w:tcPr>
          <w:p w14:paraId="7446AB0C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>5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  <w:vAlign w:val="center"/>
          </w:tcPr>
          <w:p w14:paraId="561CEAF6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2E6EC618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6AB261AE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585A3DAE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10CDF8C8" w14:textId="77777777" w:rsidTr="00A53329">
        <w:tc>
          <w:tcPr>
            <w:tcW w:w="1555" w:type="dxa"/>
            <w:vMerge/>
            <w:vAlign w:val="center"/>
          </w:tcPr>
          <w:p w14:paraId="426E896F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259B4AFB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519848FD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2건 발생</w:t>
            </w:r>
          </w:p>
        </w:tc>
        <w:tc>
          <w:tcPr>
            <w:tcW w:w="1130" w:type="dxa"/>
            <w:vAlign w:val="center"/>
          </w:tcPr>
          <w:p w14:paraId="5A34E887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90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  <w:vAlign w:val="center"/>
          </w:tcPr>
          <w:p w14:paraId="3AC95BFC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59DA9D53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32D25DA2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4B5ED99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41001E5B" w14:textId="77777777" w:rsidTr="00A53329">
        <w:tc>
          <w:tcPr>
            <w:tcW w:w="1555" w:type="dxa"/>
            <w:vMerge/>
            <w:vAlign w:val="center"/>
          </w:tcPr>
          <w:p w14:paraId="48CDC75B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1965B877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6E626EDD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3건 발생</w:t>
            </w:r>
          </w:p>
        </w:tc>
        <w:tc>
          <w:tcPr>
            <w:tcW w:w="1130" w:type="dxa"/>
            <w:vAlign w:val="center"/>
          </w:tcPr>
          <w:p w14:paraId="514418FC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80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  <w:vAlign w:val="center"/>
          </w:tcPr>
          <w:p w14:paraId="3C7F4966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7A2F9D53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0FB3801A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74461E2A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4F35DE10" w14:textId="77777777" w:rsidTr="00A53329">
        <w:tc>
          <w:tcPr>
            <w:tcW w:w="1555" w:type="dxa"/>
            <w:vMerge/>
            <w:vAlign w:val="center"/>
          </w:tcPr>
          <w:p w14:paraId="3C994E8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60660667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45107F33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4건 발생</w:t>
            </w:r>
          </w:p>
        </w:tc>
        <w:tc>
          <w:tcPr>
            <w:tcW w:w="1130" w:type="dxa"/>
            <w:vAlign w:val="center"/>
          </w:tcPr>
          <w:p w14:paraId="24ECA2F1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7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  <w:vAlign w:val="center"/>
          </w:tcPr>
          <w:p w14:paraId="2533C21B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4DAA5562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1A9A66B2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30628931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0C5726D3" w14:textId="77777777" w:rsidTr="00A53329">
        <w:tc>
          <w:tcPr>
            <w:tcW w:w="1555" w:type="dxa"/>
            <w:vMerge/>
            <w:vAlign w:val="center"/>
          </w:tcPr>
          <w:p w14:paraId="6094EDAB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4C6E9B80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4A506A4C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5건 이상 발생</w:t>
            </w:r>
          </w:p>
        </w:tc>
        <w:tc>
          <w:tcPr>
            <w:tcW w:w="1130" w:type="dxa"/>
            <w:vAlign w:val="center"/>
          </w:tcPr>
          <w:p w14:paraId="0A0AB590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50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  <w:vAlign w:val="center"/>
          </w:tcPr>
          <w:p w14:paraId="57E4018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611B2B99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6A647614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2B12D3E1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0F4453FC" w14:textId="77777777" w:rsidTr="00A53329">
        <w:tc>
          <w:tcPr>
            <w:tcW w:w="5200" w:type="dxa"/>
            <w:gridSpan w:val="4"/>
            <w:vAlign w:val="center"/>
          </w:tcPr>
          <w:p w14:paraId="06791617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합계</w:t>
            </w:r>
          </w:p>
        </w:tc>
        <w:tc>
          <w:tcPr>
            <w:tcW w:w="954" w:type="dxa"/>
            <w:vAlign w:val="center"/>
          </w:tcPr>
          <w:p w14:paraId="6E5134FD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00%</w:t>
            </w:r>
          </w:p>
        </w:tc>
        <w:tc>
          <w:tcPr>
            <w:tcW w:w="954" w:type="dxa"/>
            <w:vAlign w:val="center"/>
          </w:tcPr>
          <w:p w14:paraId="3C6AB670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4</w:t>
            </w:r>
            <w:r w:rsidRPr="00A53329">
              <w:rPr>
                <w:rFonts w:asciiTheme="minorHAnsi"/>
                <w:sz w:val="16"/>
                <w:szCs w:val="16"/>
              </w:rPr>
              <w:t>5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Align w:val="center"/>
          </w:tcPr>
          <w:p w14:paraId="64E5A926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00%</w:t>
            </w:r>
          </w:p>
        </w:tc>
        <w:tc>
          <w:tcPr>
            <w:tcW w:w="954" w:type="dxa"/>
            <w:vAlign w:val="center"/>
          </w:tcPr>
          <w:p w14:paraId="5996F510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35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</w:tr>
    </w:tbl>
    <w:p w14:paraId="4B56B6F9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</w:p>
    <w:p w14:paraId="58B652C9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b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b/>
          <w:color w:val="000000"/>
          <w:szCs w:val="20"/>
        </w:rPr>
        <w:t>-</w:t>
      </w:r>
      <w:r w:rsidRPr="00A53329">
        <w:rPr>
          <w:rFonts w:asciiTheme="minorHAnsi" w:eastAsiaTheme="minorHAnsi" w:hAnsiTheme="minorHAnsi"/>
          <w:b/>
          <w:color w:val="000000"/>
          <w:szCs w:val="20"/>
        </w:rPr>
        <w:t xml:space="preserve"> </w:t>
      </w:r>
      <w:r w:rsidRPr="00A53329">
        <w:rPr>
          <w:rFonts w:asciiTheme="minorHAnsi" w:eastAsiaTheme="minorHAnsi" w:hAnsiTheme="minorHAnsi" w:hint="eastAsia"/>
          <w:b/>
          <w:color w:val="000000"/>
          <w:szCs w:val="20"/>
        </w:rPr>
        <w:t>인력 안정성</w:t>
      </w:r>
    </w:p>
    <w:p w14:paraId="6592CB2C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color w:val="000000"/>
          <w:szCs w:val="20"/>
        </w:rPr>
        <w:t>성수기 대비 인력 유지 및 지속적인 조직 관리 수준을 확인하기 위한 영역으로,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목표 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CAPA </w:t>
      </w:r>
      <w:proofErr w:type="spellStart"/>
      <w:r w:rsidRPr="00A53329">
        <w:rPr>
          <w:rFonts w:asciiTheme="minorHAnsi" w:eastAsiaTheme="minorHAnsi" w:hAnsiTheme="minorHAnsi" w:hint="eastAsia"/>
          <w:color w:val="000000"/>
          <w:szCs w:val="20"/>
        </w:rPr>
        <w:t>유지율</w:t>
      </w:r>
      <w:proofErr w:type="spellEnd"/>
      <w:r w:rsidRPr="00A53329">
        <w:rPr>
          <w:rFonts w:asciiTheme="minorHAnsi" w:eastAsiaTheme="minorHAnsi" w:hAnsiTheme="minorHAnsi" w:hint="eastAsia"/>
          <w:color w:val="000000"/>
          <w:szCs w:val="20"/>
        </w:rPr>
        <w:t>,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 2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년 이상 근속 인원 보유율이 포함된다.</w:t>
      </w:r>
    </w:p>
    <w:tbl>
      <w:tblPr>
        <w:tblStyle w:val="6"/>
        <w:tblW w:w="9016" w:type="dxa"/>
        <w:tblLook w:val="04A0" w:firstRow="1" w:lastRow="0" w:firstColumn="1" w:lastColumn="0" w:noHBand="0" w:noVBand="1"/>
      </w:tblPr>
      <w:tblGrid>
        <w:gridCol w:w="1555"/>
        <w:gridCol w:w="850"/>
        <w:gridCol w:w="1665"/>
        <w:gridCol w:w="1130"/>
        <w:gridCol w:w="954"/>
        <w:gridCol w:w="954"/>
        <w:gridCol w:w="954"/>
        <w:gridCol w:w="954"/>
      </w:tblGrid>
      <w:tr w:rsidR="00A53329" w:rsidRPr="00A53329" w14:paraId="2E0C8AC4" w14:textId="77777777" w:rsidTr="00A53329">
        <w:trPr>
          <w:trHeight w:val="385"/>
        </w:trPr>
        <w:tc>
          <w:tcPr>
            <w:tcW w:w="1555" w:type="dxa"/>
            <w:vMerge w:val="restart"/>
            <w:vAlign w:val="center"/>
          </w:tcPr>
          <w:p w14:paraId="4B89553D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성과 지표</w:t>
            </w:r>
          </w:p>
        </w:tc>
        <w:tc>
          <w:tcPr>
            <w:tcW w:w="850" w:type="dxa"/>
            <w:vMerge w:val="restart"/>
            <w:vAlign w:val="center"/>
          </w:tcPr>
          <w:p w14:paraId="6E97E178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목표치</w:t>
            </w:r>
          </w:p>
        </w:tc>
        <w:tc>
          <w:tcPr>
            <w:tcW w:w="2795" w:type="dxa"/>
            <w:gridSpan w:val="2"/>
            <w:vAlign w:val="center"/>
          </w:tcPr>
          <w:p w14:paraId="53B1B067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성과 구간별 점수</w:t>
            </w:r>
          </w:p>
        </w:tc>
        <w:tc>
          <w:tcPr>
            <w:tcW w:w="1908" w:type="dxa"/>
            <w:gridSpan w:val="2"/>
            <w:vAlign w:val="center"/>
          </w:tcPr>
          <w:p w14:paraId="62C94A57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 xml:space="preserve">1차 평가 </w:t>
            </w:r>
            <w:r w:rsidRPr="00A53329">
              <w:rPr>
                <w:rFonts w:asciiTheme="minorHAnsi"/>
                <w:b/>
                <w:sz w:val="16"/>
                <w:szCs w:val="16"/>
              </w:rPr>
              <w:t>(</w:t>
            </w:r>
            <w:proofErr w:type="spellStart"/>
            <w:r w:rsidRPr="00A53329">
              <w:rPr>
                <w:rFonts w:asciiTheme="minorHAnsi" w:hint="eastAsia"/>
                <w:b/>
                <w:sz w:val="16"/>
                <w:szCs w:val="16"/>
              </w:rPr>
              <w:t>미반영</w:t>
            </w:r>
            <w:proofErr w:type="spellEnd"/>
            <w:r w:rsidRPr="00A53329">
              <w:rPr>
                <w:rFonts w:asciiTheme="minorHAnsi"/>
                <w:b/>
                <w:sz w:val="16"/>
                <w:szCs w:val="16"/>
              </w:rPr>
              <w:t>)</w:t>
            </w:r>
          </w:p>
        </w:tc>
        <w:tc>
          <w:tcPr>
            <w:tcW w:w="1908" w:type="dxa"/>
            <w:gridSpan w:val="2"/>
            <w:vAlign w:val="center"/>
          </w:tcPr>
          <w:p w14:paraId="5F35CD29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 xml:space="preserve">2차 평가 </w:t>
            </w:r>
            <w:r w:rsidRPr="00A53329">
              <w:rPr>
                <w:rFonts w:asciiTheme="minorHAnsi"/>
                <w:b/>
                <w:sz w:val="16"/>
                <w:szCs w:val="16"/>
              </w:rPr>
              <w:t>(25%)</w:t>
            </w:r>
          </w:p>
        </w:tc>
      </w:tr>
      <w:tr w:rsidR="00A53329" w:rsidRPr="00A53329" w14:paraId="737B0C0A" w14:textId="77777777" w:rsidTr="00A53329">
        <w:trPr>
          <w:trHeight w:val="295"/>
        </w:trPr>
        <w:tc>
          <w:tcPr>
            <w:tcW w:w="1555" w:type="dxa"/>
            <w:vMerge/>
            <w:vAlign w:val="center"/>
          </w:tcPr>
          <w:p w14:paraId="3234581F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1D256BB7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3FA205C6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구간</w:t>
            </w:r>
          </w:p>
        </w:tc>
        <w:tc>
          <w:tcPr>
            <w:tcW w:w="1130" w:type="dxa"/>
            <w:vAlign w:val="center"/>
          </w:tcPr>
          <w:p w14:paraId="45C462E8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부여 점수</w:t>
            </w:r>
          </w:p>
        </w:tc>
        <w:tc>
          <w:tcPr>
            <w:tcW w:w="954" w:type="dxa"/>
            <w:vAlign w:val="center"/>
          </w:tcPr>
          <w:p w14:paraId="1A13404A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반영 비율</w:t>
            </w:r>
          </w:p>
        </w:tc>
        <w:tc>
          <w:tcPr>
            <w:tcW w:w="954" w:type="dxa"/>
            <w:vAlign w:val="center"/>
          </w:tcPr>
          <w:p w14:paraId="6F9620D6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반영 점수</w:t>
            </w:r>
          </w:p>
        </w:tc>
        <w:tc>
          <w:tcPr>
            <w:tcW w:w="954" w:type="dxa"/>
            <w:vAlign w:val="center"/>
          </w:tcPr>
          <w:p w14:paraId="6D76964B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반영 비율</w:t>
            </w:r>
          </w:p>
        </w:tc>
        <w:tc>
          <w:tcPr>
            <w:tcW w:w="954" w:type="dxa"/>
            <w:vAlign w:val="center"/>
          </w:tcPr>
          <w:p w14:paraId="7970B274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반영 점수</w:t>
            </w:r>
          </w:p>
        </w:tc>
      </w:tr>
      <w:tr w:rsidR="00A53329" w:rsidRPr="00A53329" w14:paraId="627E312D" w14:textId="77777777" w:rsidTr="00A53329">
        <w:tc>
          <w:tcPr>
            <w:tcW w:w="1555" w:type="dxa"/>
            <w:vMerge w:val="restart"/>
            <w:vAlign w:val="center"/>
          </w:tcPr>
          <w:p w14:paraId="5289DE3B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 xml:space="preserve">목표 </w:t>
            </w:r>
            <w:r w:rsidRPr="00A53329">
              <w:rPr>
                <w:rFonts w:asciiTheme="minorHAnsi"/>
                <w:sz w:val="16"/>
                <w:szCs w:val="16"/>
              </w:rPr>
              <w:t>CAPA</w:t>
            </w:r>
          </w:p>
          <w:p w14:paraId="0E1F6E5B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proofErr w:type="spellStart"/>
            <w:r w:rsidRPr="00A53329">
              <w:rPr>
                <w:rFonts w:asciiTheme="minorHAnsi" w:hint="eastAsia"/>
                <w:sz w:val="16"/>
                <w:szCs w:val="16"/>
              </w:rPr>
              <w:t>유지율</w:t>
            </w:r>
            <w:proofErr w:type="spellEnd"/>
          </w:p>
        </w:tc>
        <w:tc>
          <w:tcPr>
            <w:tcW w:w="850" w:type="dxa"/>
            <w:vMerge w:val="restart"/>
            <w:vAlign w:val="center"/>
          </w:tcPr>
          <w:p w14:paraId="66D94244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≥ 100%</w:t>
            </w:r>
          </w:p>
        </w:tc>
        <w:tc>
          <w:tcPr>
            <w:tcW w:w="1665" w:type="dxa"/>
            <w:vAlign w:val="center"/>
          </w:tcPr>
          <w:p w14:paraId="37D02729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 xml:space="preserve">00% </w:t>
            </w:r>
            <w:r w:rsidRPr="00A53329">
              <w:rPr>
                <w:rFonts w:asciiTheme="minorHAnsi" w:hint="eastAsia"/>
                <w:sz w:val="16"/>
                <w:szCs w:val="16"/>
              </w:rPr>
              <w:t>이상</w:t>
            </w:r>
          </w:p>
        </w:tc>
        <w:tc>
          <w:tcPr>
            <w:tcW w:w="1130" w:type="dxa"/>
            <w:vAlign w:val="center"/>
          </w:tcPr>
          <w:p w14:paraId="477B1E6B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 w:val="restart"/>
            <w:vAlign w:val="center"/>
          </w:tcPr>
          <w:p w14:paraId="594AD67F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-</w:t>
            </w:r>
          </w:p>
        </w:tc>
        <w:tc>
          <w:tcPr>
            <w:tcW w:w="954" w:type="dxa"/>
            <w:vMerge w:val="restart"/>
            <w:vAlign w:val="center"/>
          </w:tcPr>
          <w:p w14:paraId="2713A7FF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-</w:t>
            </w:r>
          </w:p>
        </w:tc>
        <w:tc>
          <w:tcPr>
            <w:tcW w:w="954" w:type="dxa"/>
            <w:vMerge w:val="restart"/>
            <w:vAlign w:val="center"/>
          </w:tcPr>
          <w:p w14:paraId="38209DA8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70%</w:t>
            </w:r>
          </w:p>
        </w:tc>
        <w:tc>
          <w:tcPr>
            <w:tcW w:w="954" w:type="dxa"/>
            <w:vMerge w:val="restart"/>
            <w:vAlign w:val="center"/>
          </w:tcPr>
          <w:p w14:paraId="564CFC76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17.5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</w:tr>
      <w:tr w:rsidR="00A53329" w:rsidRPr="00A53329" w14:paraId="14C46DB7" w14:textId="77777777" w:rsidTr="00A53329">
        <w:tc>
          <w:tcPr>
            <w:tcW w:w="1555" w:type="dxa"/>
            <w:vMerge/>
            <w:vAlign w:val="center"/>
          </w:tcPr>
          <w:p w14:paraId="1E318449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</w:tcPr>
          <w:p w14:paraId="6CAC9E70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35471830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>9,99% ~ 95%</w:t>
            </w:r>
          </w:p>
        </w:tc>
        <w:tc>
          <w:tcPr>
            <w:tcW w:w="1130" w:type="dxa"/>
            <w:vAlign w:val="center"/>
          </w:tcPr>
          <w:p w14:paraId="0377B9B1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8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</w:tcPr>
          <w:p w14:paraId="231B5D05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6BCC589D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19706A09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08A09D6F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28F6F81F" w14:textId="77777777" w:rsidTr="00A53329">
        <w:tc>
          <w:tcPr>
            <w:tcW w:w="1555" w:type="dxa"/>
            <w:vMerge/>
            <w:vAlign w:val="center"/>
          </w:tcPr>
          <w:p w14:paraId="4EB1B668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</w:tcPr>
          <w:p w14:paraId="12AFA513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775C95F4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>4.99% ~ 90%</w:t>
            </w:r>
          </w:p>
        </w:tc>
        <w:tc>
          <w:tcPr>
            <w:tcW w:w="1130" w:type="dxa"/>
            <w:vAlign w:val="center"/>
          </w:tcPr>
          <w:p w14:paraId="35F1997E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7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</w:tcPr>
          <w:p w14:paraId="109A4753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09AEF8BF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188976B4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6C9B9D85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48EB4600" w14:textId="77777777" w:rsidTr="00A53329">
        <w:tc>
          <w:tcPr>
            <w:tcW w:w="1555" w:type="dxa"/>
            <w:vMerge/>
            <w:vAlign w:val="center"/>
          </w:tcPr>
          <w:p w14:paraId="25997A08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</w:tcPr>
          <w:p w14:paraId="0BEB444D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5BA7E4B6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8</w:t>
            </w:r>
            <w:r w:rsidRPr="00A53329">
              <w:rPr>
                <w:rFonts w:asciiTheme="minorHAnsi"/>
                <w:sz w:val="16"/>
                <w:szCs w:val="16"/>
              </w:rPr>
              <w:t>9.99% ~ 85%</w:t>
            </w:r>
          </w:p>
        </w:tc>
        <w:tc>
          <w:tcPr>
            <w:tcW w:w="1130" w:type="dxa"/>
            <w:vAlign w:val="center"/>
          </w:tcPr>
          <w:p w14:paraId="52FDF06F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6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</w:tcPr>
          <w:p w14:paraId="72FDB5C0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0A328861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4FA6AE01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486E421E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69B00182" w14:textId="77777777" w:rsidTr="00A53329">
        <w:tc>
          <w:tcPr>
            <w:tcW w:w="1555" w:type="dxa"/>
            <w:vMerge/>
          </w:tcPr>
          <w:p w14:paraId="04E94452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</w:tcPr>
          <w:p w14:paraId="03EEBADC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78833ED1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8</w:t>
            </w:r>
            <w:r w:rsidRPr="00A53329">
              <w:rPr>
                <w:rFonts w:asciiTheme="minorHAnsi"/>
                <w:sz w:val="16"/>
                <w:szCs w:val="16"/>
              </w:rPr>
              <w:t xml:space="preserve">5% </w:t>
            </w:r>
            <w:r w:rsidRPr="00A53329">
              <w:rPr>
                <w:rFonts w:asciiTheme="minorHAnsi" w:hint="eastAsia"/>
                <w:sz w:val="16"/>
                <w:szCs w:val="16"/>
              </w:rPr>
              <w:t>미만</w:t>
            </w:r>
          </w:p>
        </w:tc>
        <w:tc>
          <w:tcPr>
            <w:tcW w:w="1130" w:type="dxa"/>
            <w:vAlign w:val="center"/>
          </w:tcPr>
          <w:p w14:paraId="5E0DE14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5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</w:tcPr>
          <w:p w14:paraId="5587EBF5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5A73F250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2D23DEE0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5429FBDC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1D7FAE31" w14:textId="77777777" w:rsidTr="00A53329">
        <w:tc>
          <w:tcPr>
            <w:tcW w:w="1555" w:type="dxa"/>
            <w:vMerge w:val="restart"/>
            <w:vAlign w:val="center"/>
          </w:tcPr>
          <w:p w14:paraId="2036C938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lastRenderedPageBreak/>
              <w:t>2년 이상</w:t>
            </w:r>
          </w:p>
          <w:p w14:paraId="70D23FE2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근속인원 보유율</w:t>
            </w:r>
          </w:p>
        </w:tc>
        <w:tc>
          <w:tcPr>
            <w:tcW w:w="850" w:type="dxa"/>
            <w:vMerge w:val="restart"/>
            <w:vAlign w:val="center"/>
          </w:tcPr>
          <w:p w14:paraId="4CE9B970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≥ 50%</w:t>
            </w:r>
          </w:p>
        </w:tc>
        <w:tc>
          <w:tcPr>
            <w:tcW w:w="1665" w:type="dxa"/>
            <w:vAlign w:val="center"/>
          </w:tcPr>
          <w:p w14:paraId="3D7BCCBD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5</w:t>
            </w:r>
            <w:r w:rsidRPr="00A53329">
              <w:rPr>
                <w:rFonts w:asciiTheme="minorHAnsi"/>
                <w:sz w:val="16"/>
                <w:szCs w:val="16"/>
              </w:rPr>
              <w:t xml:space="preserve">0% </w:t>
            </w:r>
            <w:r w:rsidRPr="00A53329">
              <w:rPr>
                <w:rFonts w:asciiTheme="minorHAnsi" w:hint="eastAsia"/>
                <w:sz w:val="16"/>
                <w:szCs w:val="16"/>
              </w:rPr>
              <w:t>이상</w:t>
            </w:r>
          </w:p>
        </w:tc>
        <w:tc>
          <w:tcPr>
            <w:tcW w:w="1130" w:type="dxa"/>
            <w:vAlign w:val="center"/>
          </w:tcPr>
          <w:p w14:paraId="516A3A56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 w:val="restart"/>
            <w:vAlign w:val="center"/>
          </w:tcPr>
          <w:p w14:paraId="734CE09D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-</w:t>
            </w:r>
          </w:p>
        </w:tc>
        <w:tc>
          <w:tcPr>
            <w:tcW w:w="954" w:type="dxa"/>
            <w:vMerge w:val="restart"/>
            <w:vAlign w:val="center"/>
          </w:tcPr>
          <w:p w14:paraId="6751CC09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-</w:t>
            </w:r>
          </w:p>
        </w:tc>
        <w:tc>
          <w:tcPr>
            <w:tcW w:w="954" w:type="dxa"/>
            <w:vMerge w:val="restart"/>
            <w:vAlign w:val="center"/>
          </w:tcPr>
          <w:p w14:paraId="480D6FC7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30%</w:t>
            </w:r>
          </w:p>
        </w:tc>
        <w:tc>
          <w:tcPr>
            <w:tcW w:w="954" w:type="dxa"/>
            <w:vMerge w:val="restart"/>
            <w:vAlign w:val="center"/>
          </w:tcPr>
          <w:p w14:paraId="4685FE7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7.5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</w:tr>
      <w:tr w:rsidR="00A53329" w:rsidRPr="00A53329" w14:paraId="642814BA" w14:textId="77777777" w:rsidTr="00A53329">
        <w:tc>
          <w:tcPr>
            <w:tcW w:w="1555" w:type="dxa"/>
            <w:vMerge/>
            <w:vAlign w:val="center"/>
          </w:tcPr>
          <w:p w14:paraId="464A3F8E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2974F571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06F8B523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4</w:t>
            </w:r>
            <w:r w:rsidRPr="00A53329">
              <w:rPr>
                <w:rFonts w:asciiTheme="minorHAnsi"/>
                <w:sz w:val="16"/>
                <w:szCs w:val="16"/>
              </w:rPr>
              <w:t>9.99% ~ 45%</w:t>
            </w:r>
          </w:p>
        </w:tc>
        <w:tc>
          <w:tcPr>
            <w:tcW w:w="1130" w:type="dxa"/>
            <w:vAlign w:val="center"/>
          </w:tcPr>
          <w:p w14:paraId="0E49C554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  <w:vAlign w:val="center"/>
          </w:tcPr>
          <w:p w14:paraId="3F23D12D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5C1C84E3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4D22D4A0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4C43E800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11343BC6" w14:textId="77777777" w:rsidTr="00A53329">
        <w:tc>
          <w:tcPr>
            <w:tcW w:w="1555" w:type="dxa"/>
            <w:vMerge/>
            <w:vAlign w:val="center"/>
          </w:tcPr>
          <w:p w14:paraId="70AFFD68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2A9976D1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5C700977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4</w:t>
            </w:r>
            <w:r w:rsidRPr="00A53329">
              <w:rPr>
                <w:rFonts w:asciiTheme="minorHAnsi"/>
                <w:sz w:val="16"/>
                <w:szCs w:val="16"/>
              </w:rPr>
              <w:t>4.99% ~ 40%</w:t>
            </w:r>
          </w:p>
        </w:tc>
        <w:tc>
          <w:tcPr>
            <w:tcW w:w="1130" w:type="dxa"/>
            <w:vAlign w:val="center"/>
          </w:tcPr>
          <w:p w14:paraId="5127F664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8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  <w:vAlign w:val="center"/>
          </w:tcPr>
          <w:p w14:paraId="0524443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5B594B9E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0BB6C63E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7DDFE3D4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154B672C" w14:textId="77777777" w:rsidTr="00A53329">
        <w:tc>
          <w:tcPr>
            <w:tcW w:w="1555" w:type="dxa"/>
            <w:vMerge/>
            <w:vAlign w:val="center"/>
          </w:tcPr>
          <w:p w14:paraId="1BE5C2DE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5871915E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17E2B15F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3</w:t>
            </w:r>
            <w:r w:rsidRPr="00A53329">
              <w:rPr>
                <w:rFonts w:asciiTheme="minorHAnsi"/>
                <w:sz w:val="16"/>
                <w:szCs w:val="16"/>
              </w:rPr>
              <w:t>9.99% ~ 30%</w:t>
            </w:r>
          </w:p>
        </w:tc>
        <w:tc>
          <w:tcPr>
            <w:tcW w:w="1130" w:type="dxa"/>
            <w:vAlign w:val="center"/>
          </w:tcPr>
          <w:p w14:paraId="6EBB4467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7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  <w:vAlign w:val="center"/>
          </w:tcPr>
          <w:p w14:paraId="213C1AC8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19DC2BC6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2E87F87D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315497AC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7D10D843" w14:textId="77777777" w:rsidTr="00A53329">
        <w:tc>
          <w:tcPr>
            <w:tcW w:w="1555" w:type="dxa"/>
            <w:vMerge/>
            <w:vAlign w:val="center"/>
          </w:tcPr>
          <w:p w14:paraId="08C1B39E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0A14637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4B3835AD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2</w:t>
            </w:r>
            <w:r w:rsidRPr="00A53329">
              <w:rPr>
                <w:rFonts w:asciiTheme="minorHAnsi"/>
                <w:sz w:val="16"/>
                <w:szCs w:val="16"/>
              </w:rPr>
              <w:t>9.99% ~ 20%</w:t>
            </w:r>
          </w:p>
        </w:tc>
        <w:tc>
          <w:tcPr>
            <w:tcW w:w="1130" w:type="dxa"/>
            <w:vAlign w:val="center"/>
          </w:tcPr>
          <w:p w14:paraId="46701433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6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  <w:vAlign w:val="center"/>
          </w:tcPr>
          <w:p w14:paraId="54C3C703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75B699CD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793733E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55CEE41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321F4E8B" w14:textId="77777777" w:rsidTr="00A53329">
        <w:tc>
          <w:tcPr>
            <w:tcW w:w="1555" w:type="dxa"/>
            <w:vMerge/>
            <w:vAlign w:val="center"/>
          </w:tcPr>
          <w:p w14:paraId="0A456BFE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244CA73F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2BB8E9AA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2</w:t>
            </w:r>
            <w:r w:rsidRPr="00A53329">
              <w:rPr>
                <w:rFonts w:asciiTheme="minorHAnsi"/>
                <w:sz w:val="16"/>
                <w:szCs w:val="16"/>
              </w:rPr>
              <w:t xml:space="preserve">0% </w:t>
            </w:r>
            <w:r w:rsidRPr="00A53329">
              <w:rPr>
                <w:rFonts w:asciiTheme="minorHAnsi" w:hint="eastAsia"/>
                <w:sz w:val="16"/>
                <w:szCs w:val="16"/>
              </w:rPr>
              <w:t>미만</w:t>
            </w:r>
          </w:p>
        </w:tc>
        <w:tc>
          <w:tcPr>
            <w:tcW w:w="1130" w:type="dxa"/>
            <w:vAlign w:val="center"/>
          </w:tcPr>
          <w:p w14:paraId="6FE8E710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5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  <w:vAlign w:val="center"/>
          </w:tcPr>
          <w:p w14:paraId="54F53584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5E12E796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164B4F2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6227F643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5B8458A1" w14:textId="77777777" w:rsidTr="00A53329">
        <w:tc>
          <w:tcPr>
            <w:tcW w:w="5200" w:type="dxa"/>
            <w:gridSpan w:val="4"/>
            <w:vAlign w:val="center"/>
          </w:tcPr>
          <w:p w14:paraId="7614FB0B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합계</w:t>
            </w:r>
          </w:p>
        </w:tc>
        <w:tc>
          <w:tcPr>
            <w:tcW w:w="954" w:type="dxa"/>
            <w:vAlign w:val="center"/>
          </w:tcPr>
          <w:p w14:paraId="1DEFB8F4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-</w:t>
            </w:r>
          </w:p>
        </w:tc>
        <w:tc>
          <w:tcPr>
            <w:tcW w:w="954" w:type="dxa"/>
            <w:vAlign w:val="center"/>
          </w:tcPr>
          <w:p w14:paraId="1097281C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-</w:t>
            </w:r>
          </w:p>
        </w:tc>
        <w:tc>
          <w:tcPr>
            <w:tcW w:w="954" w:type="dxa"/>
            <w:vAlign w:val="center"/>
          </w:tcPr>
          <w:p w14:paraId="11EA67E2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00%</w:t>
            </w:r>
          </w:p>
        </w:tc>
        <w:tc>
          <w:tcPr>
            <w:tcW w:w="954" w:type="dxa"/>
            <w:vAlign w:val="center"/>
          </w:tcPr>
          <w:p w14:paraId="689FF4EF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2</w:t>
            </w:r>
            <w:r w:rsidRPr="00A53329">
              <w:rPr>
                <w:rFonts w:asciiTheme="minorHAnsi"/>
                <w:sz w:val="16"/>
                <w:szCs w:val="16"/>
              </w:rPr>
              <w:t>5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</w:tr>
    </w:tbl>
    <w:p w14:paraId="7F48F03A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</w:p>
    <w:p w14:paraId="2C34D5CF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b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b/>
          <w:color w:val="000000"/>
          <w:szCs w:val="20"/>
        </w:rPr>
        <w:t>-</w:t>
      </w:r>
      <w:r w:rsidRPr="00A53329">
        <w:rPr>
          <w:rFonts w:asciiTheme="minorHAnsi" w:eastAsiaTheme="minorHAnsi" w:hAnsiTheme="minorHAnsi"/>
          <w:b/>
          <w:color w:val="000000"/>
          <w:szCs w:val="20"/>
        </w:rPr>
        <w:t xml:space="preserve"> </w:t>
      </w:r>
      <w:r w:rsidRPr="00A53329">
        <w:rPr>
          <w:rFonts w:asciiTheme="minorHAnsi" w:eastAsiaTheme="minorHAnsi" w:hAnsiTheme="minorHAnsi" w:hint="eastAsia"/>
          <w:b/>
          <w:color w:val="000000"/>
          <w:szCs w:val="20"/>
        </w:rPr>
        <w:t>운영 발전성</w:t>
      </w:r>
    </w:p>
    <w:p w14:paraId="01FB400B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지속 가능한 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ESG 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경영 추구 및 사업 확대를 위한 성장 기반 확보 수준을 확인하기 위한 영역으로,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온라인 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TC 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컨텐츠 </w:t>
      </w:r>
      <w:proofErr w:type="spellStart"/>
      <w:r w:rsidRPr="00A53329">
        <w:rPr>
          <w:rFonts w:asciiTheme="minorHAnsi" w:eastAsiaTheme="minorHAnsi" w:hAnsiTheme="minorHAnsi" w:hint="eastAsia"/>
          <w:color w:val="000000"/>
          <w:szCs w:val="20"/>
        </w:rPr>
        <w:t>이수율</w:t>
      </w:r>
      <w:proofErr w:type="spellEnd"/>
      <w:r w:rsidRPr="00A53329">
        <w:rPr>
          <w:rFonts w:asciiTheme="minorHAnsi" w:eastAsiaTheme="minorHAnsi" w:hAnsiTheme="minorHAnsi" w:hint="eastAsia"/>
          <w:color w:val="000000"/>
          <w:szCs w:val="20"/>
        </w:rPr>
        <w:t>,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전기차 보유율이 포함된다.</w:t>
      </w:r>
    </w:p>
    <w:tbl>
      <w:tblPr>
        <w:tblStyle w:val="7"/>
        <w:tblW w:w="9016" w:type="dxa"/>
        <w:tblLook w:val="04A0" w:firstRow="1" w:lastRow="0" w:firstColumn="1" w:lastColumn="0" w:noHBand="0" w:noVBand="1"/>
      </w:tblPr>
      <w:tblGrid>
        <w:gridCol w:w="1555"/>
        <w:gridCol w:w="850"/>
        <w:gridCol w:w="1665"/>
        <w:gridCol w:w="1130"/>
        <w:gridCol w:w="954"/>
        <w:gridCol w:w="954"/>
        <w:gridCol w:w="954"/>
        <w:gridCol w:w="954"/>
      </w:tblGrid>
      <w:tr w:rsidR="00A53329" w:rsidRPr="00A53329" w14:paraId="331A9779" w14:textId="77777777" w:rsidTr="00A53329">
        <w:trPr>
          <w:trHeight w:val="385"/>
        </w:trPr>
        <w:tc>
          <w:tcPr>
            <w:tcW w:w="1555" w:type="dxa"/>
            <w:vMerge w:val="restart"/>
            <w:vAlign w:val="center"/>
          </w:tcPr>
          <w:p w14:paraId="1ED4914F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성과 지표</w:t>
            </w:r>
          </w:p>
        </w:tc>
        <w:tc>
          <w:tcPr>
            <w:tcW w:w="850" w:type="dxa"/>
            <w:vMerge w:val="restart"/>
            <w:vAlign w:val="center"/>
          </w:tcPr>
          <w:p w14:paraId="5BD736BA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목표치</w:t>
            </w:r>
          </w:p>
        </w:tc>
        <w:tc>
          <w:tcPr>
            <w:tcW w:w="2795" w:type="dxa"/>
            <w:gridSpan w:val="2"/>
            <w:vAlign w:val="center"/>
          </w:tcPr>
          <w:p w14:paraId="6A5B62CC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성과 구간별 점수</w:t>
            </w:r>
          </w:p>
        </w:tc>
        <w:tc>
          <w:tcPr>
            <w:tcW w:w="1908" w:type="dxa"/>
            <w:gridSpan w:val="2"/>
            <w:vAlign w:val="center"/>
          </w:tcPr>
          <w:p w14:paraId="4EEA1529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 xml:space="preserve">1차 평가 </w:t>
            </w:r>
            <w:r w:rsidRPr="00A53329">
              <w:rPr>
                <w:rFonts w:asciiTheme="minorHAnsi"/>
                <w:b/>
                <w:sz w:val="16"/>
                <w:szCs w:val="16"/>
              </w:rPr>
              <w:t>(</w:t>
            </w:r>
            <w:r w:rsidRPr="00A53329">
              <w:rPr>
                <w:rFonts w:asciiTheme="minorHAnsi" w:hint="eastAsia"/>
                <w:b/>
                <w:sz w:val="16"/>
                <w:szCs w:val="16"/>
              </w:rPr>
              <w:t>1</w:t>
            </w:r>
            <w:r w:rsidRPr="00A53329">
              <w:rPr>
                <w:rFonts w:asciiTheme="minorHAnsi"/>
                <w:b/>
                <w:sz w:val="16"/>
                <w:szCs w:val="16"/>
              </w:rPr>
              <w:t>5%)</w:t>
            </w:r>
          </w:p>
        </w:tc>
        <w:tc>
          <w:tcPr>
            <w:tcW w:w="1908" w:type="dxa"/>
            <w:gridSpan w:val="2"/>
            <w:vAlign w:val="center"/>
          </w:tcPr>
          <w:p w14:paraId="053A92B3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 xml:space="preserve">2차 평가 </w:t>
            </w:r>
            <w:r w:rsidRPr="00A53329">
              <w:rPr>
                <w:rFonts w:asciiTheme="minorHAnsi"/>
                <w:b/>
                <w:sz w:val="16"/>
                <w:szCs w:val="16"/>
              </w:rPr>
              <w:t>(10%)</w:t>
            </w:r>
          </w:p>
        </w:tc>
      </w:tr>
      <w:tr w:rsidR="00A53329" w:rsidRPr="00A53329" w14:paraId="0D0EDE28" w14:textId="77777777" w:rsidTr="00A53329">
        <w:trPr>
          <w:trHeight w:val="295"/>
        </w:trPr>
        <w:tc>
          <w:tcPr>
            <w:tcW w:w="1555" w:type="dxa"/>
            <w:vMerge/>
            <w:vAlign w:val="center"/>
          </w:tcPr>
          <w:p w14:paraId="1E31CA83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7732B6FD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6FA2F8F9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구간</w:t>
            </w:r>
          </w:p>
        </w:tc>
        <w:tc>
          <w:tcPr>
            <w:tcW w:w="1130" w:type="dxa"/>
            <w:vAlign w:val="center"/>
          </w:tcPr>
          <w:p w14:paraId="5A366C68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부여 점수</w:t>
            </w:r>
          </w:p>
        </w:tc>
        <w:tc>
          <w:tcPr>
            <w:tcW w:w="954" w:type="dxa"/>
            <w:vAlign w:val="center"/>
          </w:tcPr>
          <w:p w14:paraId="74E9A6AC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반영 비율</w:t>
            </w:r>
          </w:p>
        </w:tc>
        <w:tc>
          <w:tcPr>
            <w:tcW w:w="954" w:type="dxa"/>
            <w:vAlign w:val="center"/>
          </w:tcPr>
          <w:p w14:paraId="42AC0CF8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반영 점수</w:t>
            </w:r>
          </w:p>
        </w:tc>
        <w:tc>
          <w:tcPr>
            <w:tcW w:w="954" w:type="dxa"/>
            <w:vAlign w:val="center"/>
          </w:tcPr>
          <w:p w14:paraId="5D7A62EE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반영 비율</w:t>
            </w:r>
          </w:p>
        </w:tc>
        <w:tc>
          <w:tcPr>
            <w:tcW w:w="954" w:type="dxa"/>
            <w:vAlign w:val="center"/>
          </w:tcPr>
          <w:p w14:paraId="3B322053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반영 점수</w:t>
            </w:r>
          </w:p>
        </w:tc>
      </w:tr>
      <w:tr w:rsidR="00A53329" w:rsidRPr="00A53329" w14:paraId="7762B1F3" w14:textId="77777777" w:rsidTr="00A53329">
        <w:tc>
          <w:tcPr>
            <w:tcW w:w="1555" w:type="dxa"/>
            <w:vMerge w:val="restart"/>
            <w:vAlign w:val="center"/>
          </w:tcPr>
          <w:p w14:paraId="0E6D5B62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 xml:space="preserve">온라인 </w:t>
            </w:r>
            <w:r w:rsidRPr="00A53329">
              <w:rPr>
                <w:rFonts w:asciiTheme="minorHAnsi"/>
                <w:sz w:val="16"/>
                <w:szCs w:val="16"/>
              </w:rPr>
              <w:t>TC</w:t>
            </w:r>
          </w:p>
          <w:p w14:paraId="1457709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 xml:space="preserve">컨텐츠 </w:t>
            </w:r>
            <w:proofErr w:type="spellStart"/>
            <w:r w:rsidRPr="00A53329">
              <w:rPr>
                <w:rFonts w:asciiTheme="minorHAnsi" w:hint="eastAsia"/>
                <w:sz w:val="16"/>
                <w:szCs w:val="16"/>
              </w:rPr>
              <w:t>이수율</w:t>
            </w:r>
            <w:proofErr w:type="spellEnd"/>
          </w:p>
        </w:tc>
        <w:tc>
          <w:tcPr>
            <w:tcW w:w="850" w:type="dxa"/>
            <w:vMerge w:val="restart"/>
            <w:vAlign w:val="center"/>
          </w:tcPr>
          <w:p w14:paraId="7986BD8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≥ 90%</w:t>
            </w:r>
          </w:p>
        </w:tc>
        <w:tc>
          <w:tcPr>
            <w:tcW w:w="1665" w:type="dxa"/>
            <w:vAlign w:val="center"/>
          </w:tcPr>
          <w:p w14:paraId="41219CC4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 xml:space="preserve">0% </w:t>
            </w:r>
            <w:r w:rsidRPr="00A53329">
              <w:rPr>
                <w:rFonts w:asciiTheme="minorHAnsi" w:hint="eastAsia"/>
                <w:sz w:val="16"/>
                <w:szCs w:val="16"/>
              </w:rPr>
              <w:t>이상</w:t>
            </w:r>
          </w:p>
        </w:tc>
        <w:tc>
          <w:tcPr>
            <w:tcW w:w="1130" w:type="dxa"/>
            <w:vAlign w:val="center"/>
          </w:tcPr>
          <w:p w14:paraId="4187D203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 w:val="restart"/>
            <w:vAlign w:val="center"/>
          </w:tcPr>
          <w:p w14:paraId="1290898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80%</w:t>
            </w:r>
          </w:p>
        </w:tc>
        <w:tc>
          <w:tcPr>
            <w:tcW w:w="954" w:type="dxa"/>
            <w:vMerge w:val="restart"/>
            <w:vAlign w:val="center"/>
          </w:tcPr>
          <w:p w14:paraId="4DF87148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2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 w:val="restart"/>
            <w:vAlign w:val="center"/>
          </w:tcPr>
          <w:p w14:paraId="4F1EB950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80%</w:t>
            </w:r>
          </w:p>
        </w:tc>
        <w:tc>
          <w:tcPr>
            <w:tcW w:w="954" w:type="dxa"/>
            <w:vMerge w:val="restart"/>
            <w:vAlign w:val="center"/>
          </w:tcPr>
          <w:p w14:paraId="68B809F4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8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</w:tr>
      <w:tr w:rsidR="00A53329" w:rsidRPr="00A53329" w14:paraId="16399A29" w14:textId="77777777" w:rsidTr="00A53329">
        <w:tc>
          <w:tcPr>
            <w:tcW w:w="1555" w:type="dxa"/>
            <w:vMerge/>
            <w:vAlign w:val="center"/>
          </w:tcPr>
          <w:p w14:paraId="2051AF17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</w:tcPr>
          <w:p w14:paraId="78B6C9E9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176CF791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8</w:t>
            </w:r>
            <w:r w:rsidRPr="00A53329">
              <w:rPr>
                <w:rFonts w:asciiTheme="minorHAnsi"/>
                <w:sz w:val="16"/>
                <w:szCs w:val="16"/>
              </w:rPr>
              <w:t>9.99% ~ 85%</w:t>
            </w:r>
          </w:p>
        </w:tc>
        <w:tc>
          <w:tcPr>
            <w:tcW w:w="1130" w:type="dxa"/>
            <w:vAlign w:val="center"/>
          </w:tcPr>
          <w:p w14:paraId="4A623C5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90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</w:tcPr>
          <w:p w14:paraId="35B16DBC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72CB8B80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05B3B546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5A3DF700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20A21E2B" w14:textId="77777777" w:rsidTr="00A53329">
        <w:tc>
          <w:tcPr>
            <w:tcW w:w="1555" w:type="dxa"/>
            <w:vMerge/>
            <w:vAlign w:val="center"/>
          </w:tcPr>
          <w:p w14:paraId="3ADBE499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</w:tcPr>
          <w:p w14:paraId="20DD82EC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6CF45A31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8</w:t>
            </w:r>
            <w:r w:rsidRPr="00A53329">
              <w:rPr>
                <w:rFonts w:asciiTheme="minorHAnsi"/>
                <w:sz w:val="16"/>
                <w:szCs w:val="16"/>
              </w:rPr>
              <w:t>4.99% ~ 75%</w:t>
            </w:r>
          </w:p>
        </w:tc>
        <w:tc>
          <w:tcPr>
            <w:tcW w:w="1130" w:type="dxa"/>
            <w:vAlign w:val="center"/>
          </w:tcPr>
          <w:p w14:paraId="75350E6C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80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</w:tcPr>
          <w:p w14:paraId="0F77328F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6ADB4C06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7A00653B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7C388DBA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0D90A84B" w14:textId="77777777" w:rsidTr="00A53329">
        <w:tc>
          <w:tcPr>
            <w:tcW w:w="1555" w:type="dxa"/>
            <w:vMerge/>
            <w:vAlign w:val="center"/>
          </w:tcPr>
          <w:p w14:paraId="066C2C5E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</w:tcPr>
          <w:p w14:paraId="7EEED654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2BA15FF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7</w:t>
            </w:r>
            <w:r w:rsidRPr="00A53329">
              <w:rPr>
                <w:rFonts w:asciiTheme="minorHAnsi"/>
                <w:sz w:val="16"/>
                <w:szCs w:val="16"/>
              </w:rPr>
              <w:t>4.99% ~ 60%</w:t>
            </w:r>
          </w:p>
        </w:tc>
        <w:tc>
          <w:tcPr>
            <w:tcW w:w="1130" w:type="dxa"/>
            <w:vAlign w:val="center"/>
          </w:tcPr>
          <w:p w14:paraId="68EB1531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70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</w:tcPr>
          <w:p w14:paraId="1D98D4D1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0B290B81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40AB0278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7B8A8EAE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3CE968E1" w14:textId="77777777" w:rsidTr="00A53329">
        <w:tc>
          <w:tcPr>
            <w:tcW w:w="1555" w:type="dxa"/>
            <w:vMerge/>
            <w:vAlign w:val="center"/>
          </w:tcPr>
          <w:p w14:paraId="0194FB20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</w:tcPr>
          <w:p w14:paraId="4B729EBD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0740A7A2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5</w:t>
            </w:r>
            <w:r w:rsidRPr="00A53329">
              <w:rPr>
                <w:rFonts w:asciiTheme="minorHAnsi"/>
                <w:sz w:val="16"/>
                <w:szCs w:val="16"/>
              </w:rPr>
              <w:t>9.99% ~ 50%</w:t>
            </w:r>
          </w:p>
        </w:tc>
        <w:tc>
          <w:tcPr>
            <w:tcW w:w="1130" w:type="dxa"/>
            <w:vAlign w:val="center"/>
          </w:tcPr>
          <w:p w14:paraId="566BB12A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6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</w:tcPr>
          <w:p w14:paraId="7C7884C0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3689BA8D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5CC6965A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4982E073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2C46CA02" w14:textId="77777777" w:rsidTr="00A53329">
        <w:tc>
          <w:tcPr>
            <w:tcW w:w="1555" w:type="dxa"/>
            <w:vMerge/>
          </w:tcPr>
          <w:p w14:paraId="6169560E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</w:tcPr>
          <w:p w14:paraId="21173A85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132CB538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 xml:space="preserve">50% </w:t>
            </w:r>
            <w:r w:rsidRPr="00A53329">
              <w:rPr>
                <w:rFonts w:asciiTheme="minorHAnsi" w:hint="eastAsia"/>
                <w:sz w:val="16"/>
                <w:szCs w:val="16"/>
              </w:rPr>
              <w:t>미만</w:t>
            </w:r>
          </w:p>
        </w:tc>
        <w:tc>
          <w:tcPr>
            <w:tcW w:w="1130" w:type="dxa"/>
            <w:vAlign w:val="center"/>
          </w:tcPr>
          <w:p w14:paraId="3530E1F6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5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</w:tcPr>
          <w:p w14:paraId="2F59722F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157E4A6C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28F9C071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1058732A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796B1884" w14:textId="77777777" w:rsidTr="00A53329">
        <w:tc>
          <w:tcPr>
            <w:tcW w:w="1555" w:type="dxa"/>
            <w:vMerge w:val="restart"/>
            <w:vAlign w:val="center"/>
          </w:tcPr>
          <w:p w14:paraId="32C06799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전기차 보유율</w:t>
            </w:r>
          </w:p>
        </w:tc>
        <w:tc>
          <w:tcPr>
            <w:tcW w:w="850" w:type="dxa"/>
            <w:vMerge w:val="restart"/>
            <w:vAlign w:val="center"/>
          </w:tcPr>
          <w:p w14:paraId="1A532D41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≥ 20%</w:t>
            </w:r>
          </w:p>
        </w:tc>
        <w:tc>
          <w:tcPr>
            <w:tcW w:w="1665" w:type="dxa"/>
            <w:vAlign w:val="center"/>
          </w:tcPr>
          <w:p w14:paraId="03FBD3D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2</w:t>
            </w:r>
            <w:r w:rsidRPr="00A53329">
              <w:rPr>
                <w:rFonts w:asciiTheme="minorHAnsi"/>
                <w:sz w:val="16"/>
                <w:szCs w:val="16"/>
              </w:rPr>
              <w:t xml:space="preserve">0% </w:t>
            </w:r>
            <w:r w:rsidRPr="00A53329">
              <w:rPr>
                <w:rFonts w:asciiTheme="minorHAnsi" w:hint="eastAsia"/>
                <w:sz w:val="16"/>
                <w:szCs w:val="16"/>
              </w:rPr>
              <w:t>이상</w:t>
            </w:r>
          </w:p>
        </w:tc>
        <w:tc>
          <w:tcPr>
            <w:tcW w:w="1130" w:type="dxa"/>
            <w:vAlign w:val="center"/>
          </w:tcPr>
          <w:p w14:paraId="6EFA5536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 w:val="restart"/>
            <w:vAlign w:val="center"/>
          </w:tcPr>
          <w:p w14:paraId="14A3F9B9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20%</w:t>
            </w:r>
          </w:p>
        </w:tc>
        <w:tc>
          <w:tcPr>
            <w:tcW w:w="954" w:type="dxa"/>
            <w:vMerge w:val="restart"/>
            <w:vAlign w:val="center"/>
          </w:tcPr>
          <w:p w14:paraId="71AFE07B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3점</w:t>
            </w:r>
          </w:p>
        </w:tc>
        <w:tc>
          <w:tcPr>
            <w:tcW w:w="954" w:type="dxa"/>
            <w:vMerge w:val="restart"/>
            <w:vAlign w:val="center"/>
          </w:tcPr>
          <w:p w14:paraId="0343CA52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20%</w:t>
            </w:r>
          </w:p>
        </w:tc>
        <w:tc>
          <w:tcPr>
            <w:tcW w:w="954" w:type="dxa"/>
            <w:vMerge w:val="restart"/>
            <w:vAlign w:val="center"/>
          </w:tcPr>
          <w:p w14:paraId="5AB5542D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2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</w:tr>
      <w:tr w:rsidR="00A53329" w:rsidRPr="00A53329" w14:paraId="7B2DE01E" w14:textId="77777777" w:rsidTr="00A53329">
        <w:tc>
          <w:tcPr>
            <w:tcW w:w="1555" w:type="dxa"/>
            <w:vMerge/>
            <w:vAlign w:val="center"/>
          </w:tcPr>
          <w:p w14:paraId="1C986C74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1E855238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7BAFEB08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9.99% ~ 10%</w:t>
            </w:r>
          </w:p>
        </w:tc>
        <w:tc>
          <w:tcPr>
            <w:tcW w:w="1130" w:type="dxa"/>
            <w:vAlign w:val="center"/>
          </w:tcPr>
          <w:p w14:paraId="26D8970E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80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  <w:vAlign w:val="center"/>
          </w:tcPr>
          <w:p w14:paraId="5E27C562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36CC1D83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4F950D6B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2430B21E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2F6F9F10" w14:textId="77777777" w:rsidTr="00A53329">
        <w:tc>
          <w:tcPr>
            <w:tcW w:w="1555" w:type="dxa"/>
            <w:vMerge/>
            <w:vAlign w:val="center"/>
          </w:tcPr>
          <w:p w14:paraId="29FBDA1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3DEA22C8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5A45339D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>.99% ~ 5%</w:t>
            </w:r>
          </w:p>
        </w:tc>
        <w:tc>
          <w:tcPr>
            <w:tcW w:w="1130" w:type="dxa"/>
            <w:vAlign w:val="center"/>
          </w:tcPr>
          <w:p w14:paraId="2BD9E986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70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  <w:vAlign w:val="center"/>
          </w:tcPr>
          <w:p w14:paraId="61E08B33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7E491557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54C4A76F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17583ED8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0FB059EA" w14:textId="77777777" w:rsidTr="00A53329">
        <w:tc>
          <w:tcPr>
            <w:tcW w:w="1555" w:type="dxa"/>
            <w:vMerge/>
            <w:vAlign w:val="center"/>
          </w:tcPr>
          <w:p w14:paraId="6836044C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7B4FCF7E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3FD80697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4</w:t>
            </w:r>
            <w:r w:rsidRPr="00A53329">
              <w:rPr>
                <w:rFonts w:asciiTheme="minorHAnsi"/>
                <w:sz w:val="16"/>
                <w:szCs w:val="16"/>
              </w:rPr>
              <w:t>.99% ~ 1%</w:t>
            </w:r>
          </w:p>
        </w:tc>
        <w:tc>
          <w:tcPr>
            <w:tcW w:w="1130" w:type="dxa"/>
            <w:vAlign w:val="center"/>
          </w:tcPr>
          <w:p w14:paraId="5D81A56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60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  <w:vAlign w:val="center"/>
          </w:tcPr>
          <w:p w14:paraId="51B30C07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5CE13771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4718CE28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1DA9A1C9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06224092" w14:textId="77777777" w:rsidTr="00A53329">
        <w:tc>
          <w:tcPr>
            <w:tcW w:w="1555" w:type="dxa"/>
            <w:vMerge/>
            <w:vAlign w:val="center"/>
          </w:tcPr>
          <w:p w14:paraId="7B761AD4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7CF03963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26D68D44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 xml:space="preserve">% </w:t>
            </w:r>
            <w:r w:rsidRPr="00A53329">
              <w:rPr>
                <w:rFonts w:asciiTheme="minorHAnsi" w:hint="eastAsia"/>
                <w:sz w:val="16"/>
                <w:szCs w:val="16"/>
              </w:rPr>
              <w:t>미만</w:t>
            </w:r>
          </w:p>
        </w:tc>
        <w:tc>
          <w:tcPr>
            <w:tcW w:w="1130" w:type="dxa"/>
            <w:vAlign w:val="center"/>
          </w:tcPr>
          <w:p w14:paraId="0FF63EC0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50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  <w:vAlign w:val="center"/>
          </w:tcPr>
          <w:p w14:paraId="74D20571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3827BB02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673E1869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543B686F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5C0E8306" w14:textId="77777777" w:rsidTr="00A53329">
        <w:tc>
          <w:tcPr>
            <w:tcW w:w="5200" w:type="dxa"/>
            <w:gridSpan w:val="4"/>
            <w:vAlign w:val="center"/>
          </w:tcPr>
          <w:p w14:paraId="6B13D723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합계</w:t>
            </w:r>
          </w:p>
        </w:tc>
        <w:tc>
          <w:tcPr>
            <w:tcW w:w="954" w:type="dxa"/>
            <w:vAlign w:val="center"/>
          </w:tcPr>
          <w:p w14:paraId="73313919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00%</w:t>
            </w:r>
          </w:p>
        </w:tc>
        <w:tc>
          <w:tcPr>
            <w:tcW w:w="954" w:type="dxa"/>
            <w:vAlign w:val="center"/>
          </w:tcPr>
          <w:p w14:paraId="426856C3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5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Align w:val="center"/>
          </w:tcPr>
          <w:p w14:paraId="37D55939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00%</w:t>
            </w:r>
          </w:p>
        </w:tc>
        <w:tc>
          <w:tcPr>
            <w:tcW w:w="954" w:type="dxa"/>
            <w:vAlign w:val="center"/>
          </w:tcPr>
          <w:p w14:paraId="0ECCA62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</w:tr>
    </w:tbl>
    <w:p w14:paraId="33C5761D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</w:p>
    <w:p w14:paraId="395116D2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b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b/>
          <w:color w:val="000000"/>
          <w:szCs w:val="20"/>
        </w:rPr>
        <w:t>- 관계 신뢰성</w:t>
      </w:r>
    </w:p>
    <w:p w14:paraId="76E5396C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color w:val="000000"/>
          <w:szCs w:val="20"/>
        </w:rPr>
        <w:t>비즈니스 파트너십 기반 소통,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상호 협력 수준을 확인하기 위한 영역으로,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관리자 정성 평가와 영업용 번호판 보유율이 포함된다.</w:t>
      </w:r>
    </w:p>
    <w:tbl>
      <w:tblPr>
        <w:tblStyle w:val="8"/>
        <w:tblW w:w="9016" w:type="dxa"/>
        <w:tblLook w:val="04A0" w:firstRow="1" w:lastRow="0" w:firstColumn="1" w:lastColumn="0" w:noHBand="0" w:noVBand="1"/>
      </w:tblPr>
      <w:tblGrid>
        <w:gridCol w:w="1555"/>
        <w:gridCol w:w="850"/>
        <w:gridCol w:w="1665"/>
        <w:gridCol w:w="1130"/>
        <w:gridCol w:w="954"/>
        <w:gridCol w:w="954"/>
        <w:gridCol w:w="954"/>
        <w:gridCol w:w="954"/>
      </w:tblGrid>
      <w:tr w:rsidR="00A53329" w:rsidRPr="00A53329" w14:paraId="5F8BF3E8" w14:textId="77777777" w:rsidTr="00A53329">
        <w:trPr>
          <w:trHeight w:val="385"/>
        </w:trPr>
        <w:tc>
          <w:tcPr>
            <w:tcW w:w="1555" w:type="dxa"/>
            <w:vMerge w:val="restart"/>
            <w:vAlign w:val="center"/>
          </w:tcPr>
          <w:p w14:paraId="52D8DAD8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성과 지표</w:t>
            </w:r>
          </w:p>
        </w:tc>
        <w:tc>
          <w:tcPr>
            <w:tcW w:w="850" w:type="dxa"/>
            <w:vMerge w:val="restart"/>
            <w:vAlign w:val="center"/>
          </w:tcPr>
          <w:p w14:paraId="64507EFC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목표치</w:t>
            </w:r>
          </w:p>
        </w:tc>
        <w:tc>
          <w:tcPr>
            <w:tcW w:w="2795" w:type="dxa"/>
            <w:gridSpan w:val="2"/>
            <w:vAlign w:val="center"/>
          </w:tcPr>
          <w:p w14:paraId="7F2486AC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성과 구간별 점수</w:t>
            </w:r>
          </w:p>
        </w:tc>
        <w:tc>
          <w:tcPr>
            <w:tcW w:w="1908" w:type="dxa"/>
            <w:gridSpan w:val="2"/>
            <w:vAlign w:val="center"/>
          </w:tcPr>
          <w:p w14:paraId="374F81BA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 xml:space="preserve">1차 평가 </w:t>
            </w:r>
            <w:r w:rsidRPr="00A53329">
              <w:rPr>
                <w:rFonts w:asciiTheme="minorHAnsi"/>
                <w:b/>
                <w:sz w:val="16"/>
                <w:szCs w:val="16"/>
              </w:rPr>
              <w:t>(</w:t>
            </w:r>
            <w:r w:rsidRPr="00A53329">
              <w:rPr>
                <w:rFonts w:asciiTheme="minorHAnsi" w:hint="eastAsia"/>
                <w:b/>
                <w:sz w:val="16"/>
                <w:szCs w:val="16"/>
              </w:rPr>
              <w:t>1</w:t>
            </w:r>
            <w:r w:rsidRPr="00A53329">
              <w:rPr>
                <w:rFonts w:asciiTheme="minorHAnsi"/>
                <w:b/>
                <w:sz w:val="16"/>
                <w:szCs w:val="16"/>
              </w:rPr>
              <w:t>5%)</w:t>
            </w:r>
          </w:p>
        </w:tc>
        <w:tc>
          <w:tcPr>
            <w:tcW w:w="1908" w:type="dxa"/>
            <w:gridSpan w:val="2"/>
            <w:vAlign w:val="center"/>
          </w:tcPr>
          <w:p w14:paraId="00307F30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 xml:space="preserve">2차 평가 </w:t>
            </w:r>
            <w:r w:rsidRPr="00A53329">
              <w:rPr>
                <w:rFonts w:asciiTheme="minorHAnsi"/>
                <w:b/>
                <w:sz w:val="16"/>
                <w:szCs w:val="16"/>
              </w:rPr>
              <w:t>(10%)</w:t>
            </w:r>
          </w:p>
        </w:tc>
      </w:tr>
      <w:tr w:rsidR="00A53329" w:rsidRPr="00A53329" w14:paraId="4045701B" w14:textId="77777777" w:rsidTr="00A53329">
        <w:trPr>
          <w:trHeight w:val="295"/>
        </w:trPr>
        <w:tc>
          <w:tcPr>
            <w:tcW w:w="1555" w:type="dxa"/>
            <w:vMerge/>
            <w:vAlign w:val="center"/>
          </w:tcPr>
          <w:p w14:paraId="1718F037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32C4232E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29867434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구간</w:t>
            </w:r>
          </w:p>
        </w:tc>
        <w:tc>
          <w:tcPr>
            <w:tcW w:w="1130" w:type="dxa"/>
            <w:vAlign w:val="center"/>
          </w:tcPr>
          <w:p w14:paraId="2624B639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부여 점수</w:t>
            </w:r>
          </w:p>
        </w:tc>
        <w:tc>
          <w:tcPr>
            <w:tcW w:w="954" w:type="dxa"/>
            <w:vAlign w:val="center"/>
          </w:tcPr>
          <w:p w14:paraId="696F7F8C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반영 비율</w:t>
            </w:r>
          </w:p>
        </w:tc>
        <w:tc>
          <w:tcPr>
            <w:tcW w:w="954" w:type="dxa"/>
            <w:vAlign w:val="center"/>
          </w:tcPr>
          <w:p w14:paraId="757D0BB4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반영 점수</w:t>
            </w:r>
          </w:p>
        </w:tc>
        <w:tc>
          <w:tcPr>
            <w:tcW w:w="954" w:type="dxa"/>
            <w:vAlign w:val="center"/>
          </w:tcPr>
          <w:p w14:paraId="5936DD2B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반영 비율</w:t>
            </w:r>
          </w:p>
        </w:tc>
        <w:tc>
          <w:tcPr>
            <w:tcW w:w="954" w:type="dxa"/>
            <w:vAlign w:val="center"/>
          </w:tcPr>
          <w:p w14:paraId="28CFA04D" w14:textId="77777777" w:rsidR="00A53329" w:rsidRPr="00A53329" w:rsidRDefault="00A53329" w:rsidP="00A53329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반영 점수</w:t>
            </w:r>
          </w:p>
        </w:tc>
      </w:tr>
      <w:tr w:rsidR="00A53329" w:rsidRPr="00A53329" w14:paraId="3200F3FD" w14:textId="77777777" w:rsidTr="00A53329">
        <w:tc>
          <w:tcPr>
            <w:tcW w:w="1555" w:type="dxa"/>
            <w:vMerge w:val="restart"/>
            <w:vAlign w:val="center"/>
          </w:tcPr>
          <w:p w14:paraId="42EA963F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관리자 정성 평가</w:t>
            </w:r>
          </w:p>
        </w:tc>
        <w:tc>
          <w:tcPr>
            <w:tcW w:w="850" w:type="dxa"/>
            <w:vMerge w:val="restart"/>
            <w:vAlign w:val="center"/>
          </w:tcPr>
          <w:p w14:paraId="3C92D1F1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≥ 90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1665" w:type="dxa"/>
            <w:vAlign w:val="center"/>
          </w:tcPr>
          <w:p w14:paraId="678CE95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  <w:r w:rsidRPr="00A53329">
              <w:rPr>
                <w:rFonts w:asciiTheme="minorHAnsi"/>
                <w:sz w:val="16"/>
                <w:szCs w:val="16"/>
              </w:rPr>
              <w:t xml:space="preserve"> </w:t>
            </w:r>
            <w:r w:rsidRPr="00A53329">
              <w:rPr>
                <w:rFonts w:asciiTheme="minorHAnsi" w:hint="eastAsia"/>
                <w:sz w:val="16"/>
                <w:szCs w:val="16"/>
              </w:rPr>
              <w:t>이상</w:t>
            </w:r>
          </w:p>
        </w:tc>
        <w:tc>
          <w:tcPr>
            <w:tcW w:w="1130" w:type="dxa"/>
            <w:vAlign w:val="center"/>
          </w:tcPr>
          <w:p w14:paraId="23E05977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 w:val="restart"/>
            <w:vAlign w:val="center"/>
          </w:tcPr>
          <w:p w14:paraId="70D5002C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30%</w:t>
            </w:r>
          </w:p>
        </w:tc>
        <w:tc>
          <w:tcPr>
            <w:tcW w:w="954" w:type="dxa"/>
            <w:vMerge w:val="restart"/>
            <w:vAlign w:val="center"/>
          </w:tcPr>
          <w:p w14:paraId="36747EF0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4.5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 w:val="restart"/>
            <w:vAlign w:val="center"/>
          </w:tcPr>
          <w:p w14:paraId="2E3686D8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30%</w:t>
            </w:r>
          </w:p>
        </w:tc>
        <w:tc>
          <w:tcPr>
            <w:tcW w:w="954" w:type="dxa"/>
            <w:vMerge w:val="restart"/>
            <w:vAlign w:val="center"/>
          </w:tcPr>
          <w:p w14:paraId="7CDFD52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3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</w:tr>
      <w:tr w:rsidR="00A53329" w:rsidRPr="00A53329" w14:paraId="4FF033E1" w14:textId="77777777" w:rsidTr="00A53329">
        <w:tc>
          <w:tcPr>
            <w:tcW w:w="1555" w:type="dxa"/>
            <w:vMerge/>
            <w:vAlign w:val="center"/>
          </w:tcPr>
          <w:p w14:paraId="699CFB03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</w:tcPr>
          <w:p w14:paraId="46569495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028EE097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8</w:t>
            </w:r>
            <w:r w:rsidRPr="00A53329">
              <w:rPr>
                <w:rFonts w:asciiTheme="minorHAnsi"/>
                <w:sz w:val="16"/>
                <w:szCs w:val="16"/>
              </w:rPr>
              <w:t>9.99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  <w:r w:rsidRPr="00A53329">
              <w:rPr>
                <w:rFonts w:asciiTheme="minorHAnsi"/>
                <w:sz w:val="16"/>
                <w:szCs w:val="16"/>
              </w:rPr>
              <w:t xml:space="preserve"> ~ 85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1130" w:type="dxa"/>
            <w:vAlign w:val="center"/>
          </w:tcPr>
          <w:p w14:paraId="3E4AA6C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90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</w:tcPr>
          <w:p w14:paraId="50ECA9F6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22411D68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3711ECDB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45B871BD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6FAC6063" w14:textId="77777777" w:rsidTr="00A53329">
        <w:tc>
          <w:tcPr>
            <w:tcW w:w="1555" w:type="dxa"/>
            <w:vMerge/>
            <w:vAlign w:val="center"/>
          </w:tcPr>
          <w:p w14:paraId="4D031EDF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</w:tcPr>
          <w:p w14:paraId="0BC42C94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7FEEDBE4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8</w:t>
            </w:r>
            <w:r w:rsidRPr="00A53329">
              <w:rPr>
                <w:rFonts w:asciiTheme="minorHAnsi"/>
                <w:sz w:val="16"/>
                <w:szCs w:val="16"/>
              </w:rPr>
              <w:t>4.99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  <w:r w:rsidRPr="00A53329">
              <w:rPr>
                <w:rFonts w:asciiTheme="minorHAnsi"/>
                <w:sz w:val="16"/>
                <w:szCs w:val="16"/>
              </w:rPr>
              <w:t xml:space="preserve"> ~ 80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1130" w:type="dxa"/>
            <w:vAlign w:val="center"/>
          </w:tcPr>
          <w:p w14:paraId="0976A787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80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</w:tcPr>
          <w:p w14:paraId="28059686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796C5A28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4CCBBBAC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3EEB9B2A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2F558FC7" w14:textId="77777777" w:rsidTr="00A53329">
        <w:tc>
          <w:tcPr>
            <w:tcW w:w="1555" w:type="dxa"/>
            <w:vMerge/>
            <w:vAlign w:val="center"/>
          </w:tcPr>
          <w:p w14:paraId="42FAB6C4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</w:tcPr>
          <w:p w14:paraId="27426056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387682A2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7</w:t>
            </w:r>
            <w:r w:rsidRPr="00A53329">
              <w:rPr>
                <w:rFonts w:asciiTheme="minorHAnsi"/>
                <w:sz w:val="16"/>
                <w:szCs w:val="16"/>
              </w:rPr>
              <w:t>9.99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  <w:r w:rsidRPr="00A53329">
              <w:rPr>
                <w:rFonts w:asciiTheme="minorHAnsi"/>
                <w:sz w:val="16"/>
                <w:szCs w:val="16"/>
              </w:rPr>
              <w:t xml:space="preserve"> ~ 70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1130" w:type="dxa"/>
            <w:vAlign w:val="center"/>
          </w:tcPr>
          <w:p w14:paraId="357E4DF4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70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</w:tcPr>
          <w:p w14:paraId="49815FF5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034B1D70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73B50696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02CA8B7B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5F7B42D9" w14:textId="77777777" w:rsidTr="00A53329">
        <w:tc>
          <w:tcPr>
            <w:tcW w:w="1555" w:type="dxa"/>
            <w:vMerge/>
            <w:vAlign w:val="center"/>
          </w:tcPr>
          <w:p w14:paraId="00799194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</w:tcPr>
          <w:p w14:paraId="52D27B6F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6FD632A8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69.99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  <w:r w:rsidRPr="00A53329">
              <w:rPr>
                <w:rFonts w:asciiTheme="minorHAnsi"/>
                <w:sz w:val="16"/>
                <w:szCs w:val="16"/>
              </w:rPr>
              <w:t xml:space="preserve"> ~ 60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1130" w:type="dxa"/>
            <w:vAlign w:val="center"/>
          </w:tcPr>
          <w:p w14:paraId="07623A77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6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</w:tcPr>
          <w:p w14:paraId="5E699C34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149A60D8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0181EBCE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703FED30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2D097AE2" w14:textId="77777777" w:rsidTr="00A53329">
        <w:tc>
          <w:tcPr>
            <w:tcW w:w="1555" w:type="dxa"/>
            <w:vMerge/>
          </w:tcPr>
          <w:p w14:paraId="16C06051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</w:tcPr>
          <w:p w14:paraId="6D3BC2F6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28B358C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60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  <w:r w:rsidRPr="00A53329">
              <w:rPr>
                <w:rFonts w:asciiTheme="minorHAnsi"/>
                <w:sz w:val="16"/>
                <w:szCs w:val="16"/>
              </w:rPr>
              <w:t xml:space="preserve"> </w:t>
            </w:r>
            <w:r w:rsidRPr="00A53329">
              <w:rPr>
                <w:rFonts w:asciiTheme="minorHAnsi" w:hint="eastAsia"/>
                <w:sz w:val="16"/>
                <w:szCs w:val="16"/>
              </w:rPr>
              <w:t>미만</w:t>
            </w:r>
          </w:p>
        </w:tc>
        <w:tc>
          <w:tcPr>
            <w:tcW w:w="1130" w:type="dxa"/>
            <w:vAlign w:val="center"/>
          </w:tcPr>
          <w:p w14:paraId="03614BB8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5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</w:tcPr>
          <w:p w14:paraId="46A296A1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66796E96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5B945100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</w:tcPr>
          <w:p w14:paraId="63F4450A" w14:textId="77777777" w:rsidR="00A53329" w:rsidRPr="00A53329" w:rsidRDefault="00A53329" w:rsidP="00A53329">
            <w:pPr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0555F5D0" w14:textId="77777777" w:rsidTr="00A53329">
        <w:tc>
          <w:tcPr>
            <w:tcW w:w="1555" w:type="dxa"/>
            <w:vMerge w:val="restart"/>
            <w:vAlign w:val="center"/>
          </w:tcPr>
          <w:p w14:paraId="5FBBF94E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영업용번호판</w:t>
            </w:r>
          </w:p>
          <w:p w14:paraId="495810EF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lastRenderedPageBreak/>
              <w:t>보유율</w:t>
            </w:r>
          </w:p>
        </w:tc>
        <w:tc>
          <w:tcPr>
            <w:tcW w:w="850" w:type="dxa"/>
            <w:vMerge w:val="restart"/>
            <w:vAlign w:val="center"/>
          </w:tcPr>
          <w:p w14:paraId="528E745E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lastRenderedPageBreak/>
              <w:t>≥ 50%</w:t>
            </w:r>
          </w:p>
        </w:tc>
        <w:tc>
          <w:tcPr>
            <w:tcW w:w="1665" w:type="dxa"/>
            <w:vAlign w:val="center"/>
          </w:tcPr>
          <w:p w14:paraId="3E13284B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 xml:space="preserve">50% </w:t>
            </w:r>
            <w:r w:rsidRPr="00A53329">
              <w:rPr>
                <w:rFonts w:asciiTheme="minorHAnsi" w:hint="eastAsia"/>
                <w:sz w:val="16"/>
                <w:szCs w:val="16"/>
              </w:rPr>
              <w:t>이상</w:t>
            </w:r>
          </w:p>
        </w:tc>
        <w:tc>
          <w:tcPr>
            <w:tcW w:w="1130" w:type="dxa"/>
            <w:vAlign w:val="center"/>
          </w:tcPr>
          <w:p w14:paraId="7FFD9F88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 w:val="restart"/>
            <w:vAlign w:val="center"/>
          </w:tcPr>
          <w:p w14:paraId="3FDE1FE3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70%</w:t>
            </w:r>
          </w:p>
        </w:tc>
        <w:tc>
          <w:tcPr>
            <w:tcW w:w="954" w:type="dxa"/>
            <w:vMerge w:val="restart"/>
            <w:vAlign w:val="center"/>
          </w:tcPr>
          <w:p w14:paraId="477A2E7E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10.5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 w:val="restart"/>
            <w:vAlign w:val="center"/>
          </w:tcPr>
          <w:p w14:paraId="3556683F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70%</w:t>
            </w:r>
          </w:p>
        </w:tc>
        <w:tc>
          <w:tcPr>
            <w:tcW w:w="954" w:type="dxa"/>
            <w:vMerge w:val="restart"/>
            <w:vAlign w:val="center"/>
          </w:tcPr>
          <w:p w14:paraId="4EEA15DF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7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</w:tr>
      <w:tr w:rsidR="00A53329" w:rsidRPr="00A53329" w14:paraId="3C521B88" w14:textId="77777777" w:rsidTr="00A53329">
        <w:tc>
          <w:tcPr>
            <w:tcW w:w="1555" w:type="dxa"/>
            <w:vMerge/>
            <w:vAlign w:val="center"/>
          </w:tcPr>
          <w:p w14:paraId="4DC3F252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713411BF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7599C40B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4</w:t>
            </w:r>
            <w:r w:rsidRPr="00A53329">
              <w:rPr>
                <w:rFonts w:asciiTheme="minorHAnsi"/>
                <w:sz w:val="16"/>
                <w:szCs w:val="16"/>
              </w:rPr>
              <w:t>9.99% ~ 45%</w:t>
            </w:r>
          </w:p>
        </w:tc>
        <w:tc>
          <w:tcPr>
            <w:tcW w:w="1130" w:type="dxa"/>
            <w:vAlign w:val="center"/>
          </w:tcPr>
          <w:p w14:paraId="2702DD59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90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  <w:vAlign w:val="center"/>
          </w:tcPr>
          <w:p w14:paraId="33F262D8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74C6C531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0887E902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61029D1C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55A222C8" w14:textId="77777777" w:rsidTr="00A53329">
        <w:tc>
          <w:tcPr>
            <w:tcW w:w="1555" w:type="dxa"/>
            <w:vMerge/>
            <w:vAlign w:val="center"/>
          </w:tcPr>
          <w:p w14:paraId="34F6FA83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01F53FB9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389A3E4D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4</w:t>
            </w:r>
            <w:r w:rsidRPr="00A53329">
              <w:rPr>
                <w:rFonts w:asciiTheme="minorHAnsi"/>
                <w:sz w:val="16"/>
                <w:szCs w:val="16"/>
              </w:rPr>
              <w:t>4.99% ~ 40%</w:t>
            </w:r>
          </w:p>
        </w:tc>
        <w:tc>
          <w:tcPr>
            <w:tcW w:w="1130" w:type="dxa"/>
            <w:vAlign w:val="center"/>
          </w:tcPr>
          <w:p w14:paraId="1054DC41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80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  <w:vAlign w:val="center"/>
          </w:tcPr>
          <w:p w14:paraId="229270A6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66F84B4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5E6C946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0685C9FA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2FD2FD2D" w14:textId="77777777" w:rsidTr="00A53329">
        <w:tc>
          <w:tcPr>
            <w:tcW w:w="1555" w:type="dxa"/>
            <w:vMerge/>
            <w:vAlign w:val="center"/>
          </w:tcPr>
          <w:p w14:paraId="481D3DE1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24DBB7CF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1C27363A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3</w:t>
            </w:r>
            <w:r w:rsidRPr="00A53329">
              <w:rPr>
                <w:rFonts w:asciiTheme="minorHAnsi"/>
                <w:sz w:val="16"/>
                <w:szCs w:val="16"/>
              </w:rPr>
              <w:t>9.99% ~ 30%</w:t>
            </w:r>
          </w:p>
        </w:tc>
        <w:tc>
          <w:tcPr>
            <w:tcW w:w="1130" w:type="dxa"/>
            <w:vAlign w:val="center"/>
          </w:tcPr>
          <w:p w14:paraId="27580120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70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  <w:vAlign w:val="center"/>
          </w:tcPr>
          <w:p w14:paraId="762FE8FC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270A0CE0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479CB4A2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61CA7AB9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27127C9F" w14:textId="77777777" w:rsidTr="00A53329">
        <w:tc>
          <w:tcPr>
            <w:tcW w:w="1555" w:type="dxa"/>
            <w:vMerge/>
            <w:vAlign w:val="center"/>
          </w:tcPr>
          <w:p w14:paraId="4C476563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6A097016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071DF621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2</w:t>
            </w:r>
            <w:r w:rsidRPr="00A53329">
              <w:rPr>
                <w:rFonts w:asciiTheme="minorHAnsi"/>
                <w:sz w:val="16"/>
                <w:szCs w:val="16"/>
              </w:rPr>
              <w:t>9.99% ~ 20%</w:t>
            </w:r>
          </w:p>
        </w:tc>
        <w:tc>
          <w:tcPr>
            <w:tcW w:w="1130" w:type="dxa"/>
            <w:vAlign w:val="center"/>
          </w:tcPr>
          <w:p w14:paraId="23780650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60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  <w:vAlign w:val="center"/>
          </w:tcPr>
          <w:p w14:paraId="4E96F8FD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10DAD828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36A32CA1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2CF3FBE0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023CC9C0" w14:textId="77777777" w:rsidTr="00A53329">
        <w:tc>
          <w:tcPr>
            <w:tcW w:w="1555" w:type="dxa"/>
            <w:vMerge/>
            <w:vAlign w:val="center"/>
          </w:tcPr>
          <w:p w14:paraId="0B4394BD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3AADDA3F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1665" w:type="dxa"/>
            <w:vAlign w:val="center"/>
          </w:tcPr>
          <w:p w14:paraId="3A9A7695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 xml:space="preserve">20% </w:t>
            </w:r>
            <w:r w:rsidRPr="00A53329">
              <w:rPr>
                <w:rFonts w:asciiTheme="minorHAnsi" w:hint="eastAsia"/>
                <w:sz w:val="16"/>
                <w:szCs w:val="16"/>
              </w:rPr>
              <w:t>미만</w:t>
            </w:r>
          </w:p>
        </w:tc>
        <w:tc>
          <w:tcPr>
            <w:tcW w:w="1130" w:type="dxa"/>
            <w:vAlign w:val="center"/>
          </w:tcPr>
          <w:p w14:paraId="52C407D9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/>
                <w:sz w:val="16"/>
                <w:szCs w:val="16"/>
              </w:rPr>
              <w:t>50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Merge/>
            <w:vAlign w:val="center"/>
          </w:tcPr>
          <w:p w14:paraId="456DE1E1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237F4A9C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655DFC4A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  <w:tc>
          <w:tcPr>
            <w:tcW w:w="954" w:type="dxa"/>
            <w:vMerge/>
            <w:vAlign w:val="center"/>
          </w:tcPr>
          <w:p w14:paraId="61A496DF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</w:p>
        </w:tc>
      </w:tr>
      <w:tr w:rsidR="00A53329" w:rsidRPr="00A53329" w14:paraId="654E6BFE" w14:textId="77777777" w:rsidTr="00A53329">
        <w:tc>
          <w:tcPr>
            <w:tcW w:w="5200" w:type="dxa"/>
            <w:gridSpan w:val="4"/>
            <w:vAlign w:val="center"/>
          </w:tcPr>
          <w:p w14:paraId="71146AF7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합계</w:t>
            </w:r>
          </w:p>
        </w:tc>
        <w:tc>
          <w:tcPr>
            <w:tcW w:w="954" w:type="dxa"/>
            <w:vAlign w:val="center"/>
          </w:tcPr>
          <w:p w14:paraId="375889FB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00%</w:t>
            </w:r>
          </w:p>
        </w:tc>
        <w:tc>
          <w:tcPr>
            <w:tcW w:w="954" w:type="dxa"/>
            <w:vAlign w:val="center"/>
          </w:tcPr>
          <w:p w14:paraId="5AB24384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5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954" w:type="dxa"/>
            <w:vAlign w:val="center"/>
          </w:tcPr>
          <w:p w14:paraId="03D4F6EC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00%</w:t>
            </w:r>
          </w:p>
        </w:tc>
        <w:tc>
          <w:tcPr>
            <w:tcW w:w="954" w:type="dxa"/>
            <w:vAlign w:val="center"/>
          </w:tcPr>
          <w:p w14:paraId="1C1178A7" w14:textId="77777777" w:rsidR="00A53329" w:rsidRPr="00A53329" w:rsidRDefault="00A53329" w:rsidP="00A53329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</w:tr>
    </w:tbl>
    <w:p w14:paraId="0C91DA80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</w:p>
    <w:p w14:paraId="52781134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color w:val="000000"/>
          <w:szCs w:val="20"/>
        </w:rPr>
        <w:t>② 평가 결과에 따라 아래와 같이 등급을 부여하고 수급사업자가 충족해야하는 서비스 수준 최소 요건은 B등급 이상으로 규정한다.</w:t>
      </w:r>
    </w:p>
    <w:tbl>
      <w:tblPr>
        <w:tblStyle w:val="9"/>
        <w:tblW w:w="0" w:type="auto"/>
        <w:tblLook w:val="04A0" w:firstRow="1" w:lastRow="0" w:firstColumn="1" w:lastColumn="0" w:noHBand="0" w:noVBand="1"/>
      </w:tblPr>
      <w:tblGrid>
        <w:gridCol w:w="1838"/>
        <w:gridCol w:w="3589"/>
        <w:gridCol w:w="3589"/>
      </w:tblGrid>
      <w:tr w:rsidR="00A53329" w:rsidRPr="00A53329" w14:paraId="772757FA" w14:textId="77777777" w:rsidTr="00A53329">
        <w:trPr>
          <w:trHeight w:val="481"/>
        </w:trPr>
        <w:tc>
          <w:tcPr>
            <w:tcW w:w="1838" w:type="dxa"/>
            <w:vMerge w:val="restart"/>
            <w:vAlign w:val="center"/>
          </w:tcPr>
          <w:p w14:paraId="6338D446" w14:textId="77777777" w:rsidR="00A53329" w:rsidRPr="00A53329" w:rsidRDefault="00A53329" w:rsidP="00033714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등급</w:t>
            </w:r>
          </w:p>
        </w:tc>
        <w:tc>
          <w:tcPr>
            <w:tcW w:w="7178" w:type="dxa"/>
            <w:gridSpan w:val="2"/>
            <w:vAlign w:val="center"/>
          </w:tcPr>
          <w:p w14:paraId="16348036" w14:textId="77777777" w:rsidR="00A53329" w:rsidRPr="00A53329" w:rsidRDefault="00A53329" w:rsidP="00033714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종합 점수</w:t>
            </w:r>
          </w:p>
        </w:tc>
      </w:tr>
      <w:tr w:rsidR="00A53329" w:rsidRPr="00A53329" w14:paraId="363CCCB1" w14:textId="77777777" w:rsidTr="00A53329">
        <w:trPr>
          <w:trHeight w:val="417"/>
        </w:trPr>
        <w:tc>
          <w:tcPr>
            <w:tcW w:w="1838" w:type="dxa"/>
            <w:vMerge/>
            <w:vAlign w:val="center"/>
          </w:tcPr>
          <w:p w14:paraId="3B671326" w14:textId="77777777" w:rsidR="00A53329" w:rsidRPr="00A53329" w:rsidRDefault="00A53329" w:rsidP="00033714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</w:p>
        </w:tc>
        <w:tc>
          <w:tcPr>
            <w:tcW w:w="3589" w:type="dxa"/>
            <w:vAlign w:val="center"/>
          </w:tcPr>
          <w:p w14:paraId="7C56600F" w14:textId="77777777" w:rsidR="00A53329" w:rsidRPr="00A53329" w:rsidRDefault="00A53329" w:rsidP="00033714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1차 평가</w:t>
            </w:r>
          </w:p>
        </w:tc>
        <w:tc>
          <w:tcPr>
            <w:tcW w:w="3589" w:type="dxa"/>
            <w:vAlign w:val="center"/>
          </w:tcPr>
          <w:p w14:paraId="18B015B0" w14:textId="77777777" w:rsidR="00A53329" w:rsidRPr="00A53329" w:rsidRDefault="00A53329" w:rsidP="00033714">
            <w:pPr>
              <w:jc w:val="center"/>
              <w:rPr>
                <w:rFonts w:asciiTheme="minorHAnsi"/>
                <w:b/>
                <w:sz w:val="16"/>
                <w:szCs w:val="16"/>
              </w:rPr>
            </w:pPr>
            <w:r w:rsidRPr="00A53329">
              <w:rPr>
                <w:rFonts w:asciiTheme="minorHAnsi" w:hint="eastAsia"/>
                <w:b/>
                <w:sz w:val="16"/>
                <w:szCs w:val="16"/>
              </w:rPr>
              <w:t>2차 평가</w:t>
            </w:r>
          </w:p>
        </w:tc>
      </w:tr>
      <w:tr w:rsidR="00A53329" w:rsidRPr="00A53329" w14:paraId="6A4AD2CA" w14:textId="77777777" w:rsidTr="00A53329">
        <w:trPr>
          <w:trHeight w:val="296"/>
        </w:trPr>
        <w:tc>
          <w:tcPr>
            <w:tcW w:w="1838" w:type="dxa"/>
            <w:vAlign w:val="center"/>
          </w:tcPr>
          <w:p w14:paraId="55856E47" w14:textId="77777777" w:rsidR="00A53329" w:rsidRPr="00A53329" w:rsidRDefault="00A53329" w:rsidP="00033714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S등급</w:t>
            </w:r>
          </w:p>
        </w:tc>
        <w:tc>
          <w:tcPr>
            <w:tcW w:w="3589" w:type="dxa"/>
            <w:vAlign w:val="center"/>
          </w:tcPr>
          <w:p w14:paraId="7AE47AAC" w14:textId="77777777" w:rsidR="00A53329" w:rsidRPr="00A53329" w:rsidRDefault="00A53329" w:rsidP="00033714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00 ~ 95.09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3589" w:type="dxa"/>
            <w:vAlign w:val="center"/>
          </w:tcPr>
          <w:p w14:paraId="2A43135E" w14:textId="77777777" w:rsidR="00A53329" w:rsidRPr="00A53329" w:rsidRDefault="00A53329" w:rsidP="00033714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1</w:t>
            </w:r>
            <w:r w:rsidRPr="00A53329">
              <w:rPr>
                <w:rFonts w:asciiTheme="minorHAnsi"/>
                <w:sz w:val="16"/>
                <w:szCs w:val="16"/>
              </w:rPr>
              <w:t>00 ~ 94.78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</w:tr>
      <w:tr w:rsidR="00A53329" w:rsidRPr="00A53329" w14:paraId="26DE8196" w14:textId="77777777" w:rsidTr="00A53329">
        <w:trPr>
          <w:trHeight w:val="296"/>
        </w:trPr>
        <w:tc>
          <w:tcPr>
            <w:tcW w:w="1838" w:type="dxa"/>
            <w:vAlign w:val="center"/>
          </w:tcPr>
          <w:p w14:paraId="538580D3" w14:textId="77777777" w:rsidR="00A53329" w:rsidRPr="00A53329" w:rsidRDefault="00A53329" w:rsidP="00033714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A등급</w:t>
            </w:r>
          </w:p>
        </w:tc>
        <w:tc>
          <w:tcPr>
            <w:tcW w:w="3589" w:type="dxa"/>
            <w:vAlign w:val="center"/>
          </w:tcPr>
          <w:p w14:paraId="43ABF8A4" w14:textId="77777777" w:rsidR="00A53329" w:rsidRPr="00A53329" w:rsidRDefault="00A53329" w:rsidP="00033714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>5.08 ~ 85.28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3589" w:type="dxa"/>
            <w:vAlign w:val="center"/>
          </w:tcPr>
          <w:p w14:paraId="376E8B30" w14:textId="77777777" w:rsidR="00A53329" w:rsidRPr="00A53329" w:rsidRDefault="00A53329" w:rsidP="00033714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9</w:t>
            </w:r>
            <w:r w:rsidRPr="00A53329">
              <w:rPr>
                <w:rFonts w:asciiTheme="minorHAnsi"/>
                <w:sz w:val="16"/>
                <w:szCs w:val="16"/>
              </w:rPr>
              <w:t>4.77 ~ 84.35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</w:tr>
      <w:tr w:rsidR="00A53329" w:rsidRPr="00A53329" w14:paraId="79242CDB" w14:textId="77777777" w:rsidTr="00A53329">
        <w:trPr>
          <w:trHeight w:val="296"/>
        </w:trPr>
        <w:tc>
          <w:tcPr>
            <w:tcW w:w="1838" w:type="dxa"/>
            <w:vAlign w:val="center"/>
          </w:tcPr>
          <w:p w14:paraId="411E2678" w14:textId="77777777" w:rsidR="00A53329" w:rsidRPr="00A53329" w:rsidRDefault="00A53329" w:rsidP="00033714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B등급</w:t>
            </w:r>
          </w:p>
        </w:tc>
        <w:tc>
          <w:tcPr>
            <w:tcW w:w="3589" w:type="dxa"/>
            <w:vAlign w:val="center"/>
          </w:tcPr>
          <w:p w14:paraId="3CB68E4E" w14:textId="77777777" w:rsidR="00A53329" w:rsidRPr="00A53329" w:rsidRDefault="00A53329" w:rsidP="00033714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8</w:t>
            </w:r>
            <w:r w:rsidRPr="00A53329">
              <w:rPr>
                <w:rFonts w:asciiTheme="minorHAnsi"/>
                <w:sz w:val="16"/>
                <w:szCs w:val="16"/>
              </w:rPr>
              <w:t>5.27 ~ 70.55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  <w:tc>
          <w:tcPr>
            <w:tcW w:w="3589" w:type="dxa"/>
            <w:vAlign w:val="center"/>
          </w:tcPr>
          <w:p w14:paraId="427E0F77" w14:textId="77777777" w:rsidR="00A53329" w:rsidRPr="00A53329" w:rsidRDefault="00A53329" w:rsidP="00033714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8</w:t>
            </w:r>
            <w:r w:rsidRPr="00A53329">
              <w:rPr>
                <w:rFonts w:asciiTheme="minorHAnsi"/>
                <w:sz w:val="16"/>
                <w:szCs w:val="16"/>
              </w:rPr>
              <w:t>4.34 ~ 68.70</w:t>
            </w:r>
            <w:r w:rsidRPr="00A53329">
              <w:rPr>
                <w:rFonts w:asciiTheme="minorHAnsi" w:hint="eastAsia"/>
                <w:sz w:val="16"/>
                <w:szCs w:val="16"/>
              </w:rPr>
              <w:t>점</w:t>
            </w:r>
          </w:p>
        </w:tc>
      </w:tr>
      <w:tr w:rsidR="00A53329" w:rsidRPr="00A53329" w14:paraId="22D23642" w14:textId="77777777" w:rsidTr="00A53329">
        <w:trPr>
          <w:trHeight w:val="296"/>
        </w:trPr>
        <w:tc>
          <w:tcPr>
            <w:tcW w:w="1838" w:type="dxa"/>
            <w:vAlign w:val="center"/>
          </w:tcPr>
          <w:p w14:paraId="7BD9CB96" w14:textId="77777777" w:rsidR="00A53329" w:rsidRPr="00A53329" w:rsidRDefault="00A53329" w:rsidP="00033714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C등급</w:t>
            </w:r>
          </w:p>
        </w:tc>
        <w:tc>
          <w:tcPr>
            <w:tcW w:w="3589" w:type="dxa"/>
            <w:vAlign w:val="center"/>
          </w:tcPr>
          <w:p w14:paraId="6D642769" w14:textId="77777777" w:rsidR="00A53329" w:rsidRPr="00A53329" w:rsidRDefault="00A53329" w:rsidP="00033714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6</w:t>
            </w:r>
            <w:r w:rsidRPr="00A53329">
              <w:rPr>
                <w:rFonts w:asciiTheme="minorHAnsi"/>
                <w:sz w:val="16"/>
                <w:szCs w:val="16"/>
              </w:rPr>
              <w:t>8.70</w:t>
            </w:r>
            <w:r w:rsidRPr="00A53329">
              <w:rPr>
                <w:rFonts w:asciiTheme="minorHAnsi" w:hint="eastAsia"/>
                <w:sz w:val="16"/>
                <w:szCs w:val="16"/>
              </w:rPr>
              <w:t>점 미만</w:t>
            </w:r>
          </w:p>
        </w:tc>
        <w:tc>
          <w:tcPr>
            <w:tcW w:w="3589" w:type="dxa"/>
            <w:vAlign w:val="center"/>
          </w:tcPr>
          <w:p w14:paraId="3648D2F8" w14:textId="77777777" w:rsidR="00A53329" w:rsidRPr="00A53329" w:rsidRDefault="00A53329" w:rsidP="00033714">
            <w:pPr>
              <w:jc w:val="center"/>
              <w:rPr>
                <w:rFonts w:asciiTheme="minorHAnsi"/>
                <w:sz w:val="16"/>
                <w:szCs w:val="16"/>
              </w:rPr>
            </w:pPr>
            <w:r w:rsidRPr="00A53329">
              <w:rPr>
                <w:rFonts w:asciiTheme="minorHAnsi" w:hint="eastAsia"/>
                <w:sz w:val="16"/>
                <w:szCs w:val="16"/>
              </w:rPr>
              <w:t>6</w:t>
            </w:r>
            <w:r w:rsidRPr="00A53329">
              <w:rPr>
                <w:rFonts w:asciiTheme="minorHAnsi"/>
                <w:sz w:val="16"/>
                <w:szCs w:val="16"/>
              </w:rPr>
              <w:t>8.70</w:t>
            </w:r>
            <w:r w:rsidRPr="00A53329">
              <w:rPr>
                <w:rFonts w:asciiTheme="minorHAnsi" w:hint="eastAsia"/>
                <w:sz w:val="16"/>
                <w:szCs w:val="16"/>
              </w:rPr>
              <w:t>점 미만</w:t>
            </w:r>
          </w:p>
        </w:tc>
      </w:tr>
    </w:tbl>
    <w:p w14:paraId="7578445C" w14:textId="785D6BD4" w:rsidR="00A53329" w:rsidRDefault="00A53329" w:rsidP="00A53329">
      <w:pPr>
        <w:ind w:right="-180"/>
        <w:rPr>
          <w:ins w:id="442" w:author="윤현정 (Hyunjeong Yoon)" w:date="2025-07-24T09:31:00Z"/>
          <w:rFonts w:asciiTheme="minorHAnsi" w:eastAsiaTheme="minorHAnsi" w:hAnsiTheme="minorHAnsi"/>
          <w:color w:val="000000"/>
          <w:szCs w:val="20"/>
        </w:rPr>
      </w:pPr>
    </w:p>
    <w:p w14:paraId="32FE9934" w14:textId="5BBA8675" w:rsidR="006101C1" w:rsidRDefault="006101C1" w:rsidP="00A53329">
      <w:pPr>
        <w:ind w:right="-180"/>
        <w:rPr>
          <w:ins w:id="443" w:author="윤현정 (Hyunjeong Yoon)" w:date="2025-07-24T09:30:00Z"/>
          <w:rFonts w:asciiTheme="minorHAnsi" w:eastAsiaTheme="minorHAnsi" w:hAnsiTheme="minorHAnsi"/>
          <w:color w:val="000000"/>
          <w:szCs w:val="20"/>
        </w:rPr>
      </w:pPr>
      <w:ins w:id="444" w:author="윤현정 (Hyunjeong Yoon)" w:date="2025-07-24T09:31:00Z">
        <w:r>
          <w:rPr>
            <w:rFonts w:asciiTheme="minorHAnsi" w:eastAsiaTheme="minorHAnsi" w:hAnsiTheme="minorHAnsi"/>
            <w:color w:val="000000"/>
            <w:szCs w:val="20"/>
          </w:rPr>
          <w:t xml:space="preserve">③ </w:t>
        </w:r>
        <w:r>
          <w:rPr>
            <w:rFonts w:asciiTheme="majorHAnsi" w:eastAsiaTheme="majorHAnsi" w:hAnsiTheme="majorHAnsi" w:hint="eastAsia"/>
            <w:spacing w:val="-12"/>
            <w:szCs w:val="28"/>
          </w:rPr>
          <w:t>L</w:t>
        </w:r>
        <w:r>
          <w:rPr>
            <w:rFonts w:asciiTheme="majorHAnsi" w:eastAsiaTheme="majorHAnsi" w:hAnsiTheme="majorHAnsi"/>
            <w:spacing w:val="-12"/>
            <w:szCs w:val="28"/>
          </w:rPr>
          <w:t xml:space="preserve">ETUS </w:t>
        </w:r>
        <w:r>
          <w:rPr>
            <w:rFonts w:asciiTheme="majorHAnsi" w:eastAsiaTheme="majorHAnsi" w:hAnsiTheme="majorHAnsi" w:hint="eastAsia"/>
            <w:spacing w:val="-12"/>
            <w:szCs w:val="28"/>
          </w:rPr>
          <w:t xml:space="preserve">서비스 수준 요건 </w:t>
        </w:r>
        <w:r w:rsidRPr="00D578AB">
          <w:rPr>
            <w:rFonts w:asciiTheme="majorHAnsi" w:eastAsiaTheme="majorHAnsi" w:hAnsiTheme="majorHAnsi" w:hint="eastAsia"/>
            <w:spacing w:val="-12"/>
            <w:szCs w:val="28"/>
          </w:rPr>
          <w:t>인센티브</w:t>
        </w:r>
        <w:r>
          <w:rPr>
            <w:rFonts w:asciiTheme="majorHAnsi" w:eastAsiaTheme="majorHAnsi" w:hAnsiTheme="majorHAnsi" w:hint="eastAsia"/>
            <w:spacing w:val="-12"/>
            <w:szCs w:val="28"/>
          </w:rPr>
          <w:t xml:space="preserve">는 </w:t>
        </w:r>
        <w:r>
          <w:rPr>
            <w:rFonts w:asciiTheme="majorHAnsi" w:eastAsiaTheme="majorHAnsi" w:hAnsiTheme="majorHAnsi"/>
            <w:spacing w:val="-12"/>
            <w:szCs w:val="28"/>
          </w:rPr>
          <w:t>2</w:t>
        </w:r>
        <w:r>
          <w:rPr>
            <w:rFonts w:asciiTheme="majorHAnsi" w:eastAsiaTheme="majorHAnsi" w:hAnsiTheme="majorHAnsi" w:hint="eastAsia"/>
            <w:spacing w:val="-12"/>
            <w:szCs w:val="28"/>
          </w:rPr>
          <w:t>차평가 점수를 기준으로 산정하여 지급한다.</w:t>
        </w:r>
        <w:r>
          <w:rPr>
            <w:rFonts w:asciiTheme="majorHAnsi" w:eastAsiaTheme="majorHAnsi" w:hAnsiTheme="majorHAnsi"/>
            <w:spacing w:val="-12"/>
            <w:szCs w:val="28"/>
          </w:rPr>
          <w:t xml:space="preserve"> </w:t>
        </w:r>
      </w:ins>
    </w:p>
    <w:p w14:paraId="402A0E17" w14:textId="77777777" w:rsidR="006101C1" w:rsidRPr="00A53329" w:rsidRDefault="006101C1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</w:p>
    <w:p w14:paraId="21E37B14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b/>
          <w:color w:val="000000"/>
          <w:szCs w:val="20"/>
        </w:rPr>
      </w:pPr>
      <w:proofErr w:type="gramStart"/>
      <w:r w:rsidRPr="00A53329">
        <w:rPr>
          <w:rFonts w:asciiTheme="minorHAnsi" w:eastAsiaTheme="minorHAnsi" w:hAnsiTheme="minorHAnsi" w:hint="eastAsia"/>
          <w:b/>
          <w:color w:val="000000"/>
          <w:szCs w:val="20"/>
        </w:rPr>
        <w:t xml:space="preserve">제 </w:t>
      </w:r>
      <w:r w:rsidRPr="00A53329">
        <w:rPr>
          <w:rFonts w:asciiTheme="minorHAnsi" w:eastAsiaTheme="minorHAnsi" w:hAnsiTheme="minorHAnsi"/>
          <w:b/>
          <w:color w:val="000000"/>
          <w:szCs w:val="20"/>
        </w:rPr>
        <w:t>6</w:t>
      </w:r>
      <w:proofErr w:type="gramEnd"/>
      <w:r w:rsidRPr="00A53329">
        <w:rPr>
          <w:rFonts w:asciiTheme="minorHAnsi" w:eastAsiaTheme="minorHAnsi" w:hAnsiTheme="minorHAnsi" w:hint="eastAsia"/>
          <w:b/>
          <w:color w:val="000000"/>
          <w:szCs w:val="20"/>
        </w:rPr>
        <w:t>조</w:t>
      </w:r>
      <w:r w:rsidRPr="00A53329">
        <w:rPr>
          <w:rFonts w:asciiTheme="minorHAnsi" w:eastAsiaTheme="minorHAnsi" w:hAnsiTheme="minorHAnsi"/>
          <w:b/>
          <w:color w:val="000000"/>
          <w:szCs w:val="20"/>
        </w:rPr>
        <w:t xml:space="preserve"> [</w:t>
      </w:r>
      <w:r w:rsidRPr="00A53329">
        <w:rPr>
          <w:rFonts w:asciiTheme="minorHAnsi" w:eastAsiaTheme="minorHAnsi" w:hAnsiTheme="minorHAnsi" w:hint="eastAsia"/>
          <w:b/>
          <w:color w:val="000000"/>
          <w:szCs w:val="20"/>
        </w:rPr>
        <w:t>성과 리포트 제공 및 개선 조치]</w:t>
      </w:r>
    </w:p>
    <w:p w14:paraId="2EF57945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① </w:t>
      </w:r>
      <w:r w:rsidR="00033714">
        <w:rPr>
          <w:rFonts w:asciiTheme="minorHAnsi" w:eastAsiaTheme="minorHAnsi" w:hAnsiTheme="minorHAnsi"/>
          <w:color w:val="000000"/>
          <w:szCs w:val="20"/>
        </w:rPr>
        <w:t>‘</w:t>
      </w:r>
      <w:r w:rsidR="00033714">
        <w:rPr>
          <w:rFonts w:asciiTheme="minorHAnsi" w:eastAsiaTheme="minorHAnsi" w:hAnsiTheme="minorHAnsi" w:hint="eastAsia"/>
          <w:color w:val="000000"/>
          <w:szCs w:val="20"/>
        </w:rPr>
        <w:t>갑</w:t>
      </w:r>
      <w:r w:rsidR="00033714">
        <w:rPr>
          <w:rFonts w:asciiTheme="minorHAnsi" w:eastAsiaTheme="minorHAnsi" w:hAnsiTheme="minorHAnsi"/>
          <w:color w:val="000000"/>
          <w:szCs w:val="20"/>
        </w:rPr>
        <w:t>’</w:t>
      </w:r>
      <w:r w:rsidR="00033714">
        <w:rPr>
          <w:rFonts w:asciiTheme="minorHAnsi" w:eastAsiaTheme="minorHAnsi" w:hAnsiTheme="minorHAnsi" w:hint="eastAsia"/>
          <w:color w:val="000000"/>
          <w:szCs w:val="20"/>
        </w:rPr>
        <w:t>은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  <w:r w:rsidR="00033714">
        <w:rPr>
          <w:rFonts w:asciiTheme="minorHAnsi" w:eastAsiaTheme="minorHAnsi" w:hAnsiTheme="minorHAnsi"/>
          <w:color w:val="000000"/>
          <w:szCs w:val="20"/>
        </w:rPr>
        <w:t>‘</w:t>
      </w:r>
      <w:r w:rsidR="00033714">
        <w:rPr>
          <w:rFonts w:asciiTheme="minorHAnsi" w:eastAsiaTheme="minorHAnsi" w:hAnsiTheme="minorHAnsi" w:hint="eastAsia"/>
          <w:color w:val="000000"/>
          <w:szCs w:val="20"/>
        </w:rPr>
        <w:t>을</w:t>
      </w:r>
      <w:r w:rsidR="00033714">
        <w:rPr>
          <w:rFonts w:asciiTheme="minorHAnsi" w:eastAsiaTheme="minorHAnsi" w:hAnsiTheme="minorHAnsi"/>
          <w:color w:val="000000"/>
          <w:szCs w:val="20"/>
        </w:rPr>
        <w:t>’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에게 각 평가 기간 종료 후 </w:t>
      </w:r>
      <w:r w:rsidRPr="00A53329">
        <w:rPr>
          <w:rFonts w:asciiTheme="minorHAnsi" w:eastAsiaTheme="minorHAnsi" w:hAnsiTheme="minorHAnsi"/>
          <w:color w:val="000000"/>
          <w:szCs w:val="20"/>
        </w:rPr>
        <w:t>30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일 내에 성과 요약,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강점 분석,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개선 영역,</w:t>
      </w:r>
      <w:r w:rsidR="00033714">
        <w:rPr>
          <w:rFonts w:asciiTheme="minorHAnsi" w:eastAsiaTheme="minorHAnsi" w:hAnsiTheme="minorHAnsi"/>
          <w:color w:val="000000"/>
          <w:szCs w:val="20"/>
        </w:rPr>
        <w:t xml:space="preserve"> 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액션 플랜을 제안하는 성과 리포트를 제공한다.</w:t>
      </w:r>
    </w:p>
    <w:p w14:paraId="1A3A1F17" w14:textId="7872714C" w:rsidR="00A53329" w:rsidRPr="006101C1" w:rsidRDefault="00A53329">
      <w:pPr>
        <w:pStyle w:val="af0"/>
        <w:numPr>
          <w:ilvl w:val="0"/>
          <w:numId w:val="21"/>
        </w:numPr>
        <w:ind w:leftChars="0" w:right="-180"/>
        <w:rPr>
          <w:rFonts w:asciiTheme="minorHAnsi" w:eastAsiaTheme="minorHAnsi" w:hAnsiTheme="minorHAnsi"/>
          <w:color w:val="000000"/>
          <w:szCs w:val="20"/>
          <w:rPrChange w:id="445" w:author="윤현정 (Hyunjeong Yoon)" w:date="2025-07-24T09:25:00Z">
            <w:rPr/>
          </w:rPrChange>
        </w:rPr>
        <w:pPrChange w:id="446" w:author="윤현정 (Hyunjeong Yoon)" w:date="2025-07-24T09:25:00Z">
          <w:pPr>
            <w:ind w:right="-180"/>
          </w:pPr>
        </w:pPrChange>
      </w:pPr>
      <w:del w:id="447" w:author="윤현정 (Hyunjeong Yoon)" w:date="2025-07-24T09:25:00Z">
        <w:r w:rsidRPr="006101C1" w:rsidDel="006101C1">
          <w:rPr>
            <w:rFonts w:hint="eastAsia"/>
          </w:rPr>
          <w:delText>②</w:delText>
        </w:r>
      </w:del>
      <w:r w:rsidRPr="006101C1">
        <w:rPr>
          <w:rFonts w:asciiTheme="minorHAnsi" w:eastAsiaTheme="minorHAnsi" w:hAnsiTheme="minorHAnsi"/>
          <w:color w:val="000000"/>
          <w:szCs w:val="20"/>
          <w:rPrChange w:id="448" w:author="윤현정 (Hyunjeong Yoon)" w:date="2025-07-24T09:25:00Z">
            <w:rPr/>
          </w:rPrChange>
        </w:rPr>
        <w:t xml:space="preserve"> 1</w:t>
      </w:r>
      <w:r w:rsidRPr="006101C1">
        <w:rPr>
          <w:rFonts w:asciiTheme="minorHAnsi" w:eastAsiaTheme="minorHAnsi" w:hAnsiTheme="minorHAnsi" w:hint="eastAsia"/>
          <w:color w:val="000000"/>
          <w:szCs w:val="20"/>
          <w:rPrChange w:id="449" w:author="윤현정 (Hyunjeong Yoon)" w:date="2025-07-24T09:25:00Z">
            <w:rPr>
              <w:rFonts w:hint="eastAsia"/>
            </w:rPr>
          </w:rPrChange>
        </w:rPr>
        <w:t xml:space="preserve">차 평가 결과로 </w:t>
      </w:r>
      <w:r w:rsidRPr="006101C1">
        <w:rPr>
          <w:rFonts w:asciiTheme="minorHAnsi" w:eastAsiaTheme="minorHAnsi" w:hAnsiTheme="minorHAnsi"/>
          <w:color w:val="000000"/>
          <w:szCs w:val="20"/>
          <w:rPrChange w:id="450" w:author="윤현정 (Hyunjeong Yoon)" w:date="2025-07-24T09:25:00Z">
            <w:rPr/>
          </w:rPrChange>
        </w:rPr>
        <w:t>C</w:t>
      </w:r>
      <w:r w:rsidRPr="006101C1">
        <w:rPr>
          <w:rFonts w:asciiTheme="minorHAnsi" w:eastAsiaTheme="minorHAnsi" w:hAnsiTheme="minorHAnsi" w:hint="eastAsia"/>
          <w:color w:val="000000"/>
          <w:szCs w:val="20"/>
          <w:rPrChange w:id="451" w:author="윤현정 (Hyunjeong Yoon)" w:date="2025-07-24T09:25:00Z">
            <w:rPr>
              <w:rFonts w:hint="eastAsia"/>
            </w:rPr>
          </w:rPrChange>
        </w:rPr>
        <w:t xml:space="preserve">등급을 받은 </w:t>
      </w:r>
      <w:r w:rsidR="00033714" w:rsidRPr="006101C1">
        <w:rPr>
          <w:rFonts w:asciiTheme="minorHAnsi" w:eastAsiaTheme="minorHAnsi" w:hAnsiTheme="minorHAnsi"/>
          <w:color w:val="000000"/>
          <w:szCs w:val="20"/>
          <w:rPrChange w:id="452" w:author="윤현정 (Hyunjeong Yoon)" w:date="2025-07-24T09:25:00Z">
            <w:rPr/>
          </w:rPrChange>
        </w:rPr>
        <w:t>‘</w:t>
      </w:r>
      <w:r w:rsidR="00033714" w:rsidRPr="006101C1">
        <w:rPr>
          <w:rFonts w:asciiTheme="minorHAnsi" w:eastAsiaTheme="minorHAnsi" w:hAnsiTheme="minorHAnsi" w:hint="eastAsia"/>
          <w:color w:val="000000"/>
          <w:szCs w:val="20"/>
          <w:rPrChange w:id="453" w:author="윤현정 (Hyunjeong Yoon)" w:date="2025-07-24T09:25:00Z">
            <w:rPr>
              <w:rFonts w:hint="eastAsia"/>
            </w:rPr>
          </w:rPrChange>
        </w:rPr>
        <w:t>을</w:t>
      </w:r>
      <w:r w:rsidR="00033714" w:rsidRPr="006101C1">
        <w:rPr>
          <w:rFonts w:asciiTheme="minorHAnsi" w:eastAsiaTheme="minorHAnsi" w:hAnsiTheme="minorHAnsi"/>
          <w:color w:val="000000"/>
          <w:szCs w:val="20"/>
          <w:rPrChange w:id="454" w:author="윤현정 (Hyunjeong Yoon)" w:date="2025-07-24T09:25:00Z">
            <w:rPr/>
          </w:rPrChange>
        </w:rPr>
        <w:t>’</w:t>
      </w:r>
      <w:r w:rsidRPr="006101C1">
        <w:rPr>
          <w:rFonts w:asciiTheme="minorHAnsi" w:eastAsiaTheme="minorHAnsi" w:hAnsiTheme="minorHAnsi" w:hint="eastAsia"/>
          <w:color w:val="000000"/>
          <w:szCs w:val="20"/>
          <w:rPrChange w:id="455" w:author="윤현정 (Hyunjeong Yoon)" w:date="2025-07-24T09:25:00Z">
            <w:rPr>
              <w:rFonts w:hint="eastAsia"/>
            </w:rPr>
          </w:rPrChange>
        </w:rPr>
        <w:t>의</w:t>
      </w:r>
      <w:r w:rsidRPr="006101C1">
        <w:rPr>
          <w:rFonts w:asciiTheme="minorHAnsi" w:eastAsiaTheme="minorHAnsi" w:hAnsiTheme="minorHAnsi"/>
          <w:color w:val="000000"/>
          <w:szCs w:val="20"/>
          <w:rPrChange w:id="456" w:author="윤현정 (Hyunjeong Yoon)" w:date="2025-07-24T09:25:00Z">
            <w:rPr/>
          </w:rPrChange>
        </w:rPr>
        <w:t xml:space="preserve"> </w:t>
      </w:r>
      <w:r w:rsidRPr="006101C1">
        <w:rPr>
          <w:rFonts w:asciiTheme="minorHAnsi" w:eastAsiaTheme="minorHAnsi" w:hAnsiTheme="minorHAnsi" w:hint="eastAsia"/>
          <w:color w:val="000000"/>
          <w:szCs w:val="20"/>
          <w:rPrChange w:id="457" w:author="윤현정 (Hyunjeong Yoon)" w:date="2025-07-24T09:25:00Z">
            <w:rPr>
              <w:rFonts w:hint="eastAsia"/>
            </w:rPr>
          </w:rPrChange>
        </w:rPr>
        <w:t>경우,</w:t>
      </w:r>
      <w:r w:rsidRPr="006101C1">
        <w:rPr>
          <w:rFonts w:asciiTheme="minorHAnsi" w:eastAsiaTheme="minorHAnsi" w:hAnsiTheme="minorHAnsi"/>
          <w:color w:val="000000"/>
          <w:szCs w:val="20"/>
          <w:rPrChange w:id="458" w:author="윤현정 (Hyunjeong Yoon)" w:date="2025-07-24T09:25:00Z">
            <w:rPr/>
          </w:rPrChange>
        </w:rPr>
        <w:t xml:space="preserve"> </w:t>
      </w:r>
      <w:r w:rsidRPr="006101C1">
        <w:rPr>
          <w:rFonts w:asciiTheme="minorHAnsi" w:eastAsiaTheme="minorHAnsi" w:hAnsiTheme="minorHAnsi" w:hint="eastAsia"/>
          <w:color w:val="000000"/>
          <w:szCs w:val="20"/>
          <w:rPrChange w:id="459" w:author="윤현정 (Hyunjeong Yoon)" w:date="2025-07-24T09:25:00Z">
            <w:rPr>
              <w:rFonts w:hint="eastAsia"/>
            </w:rPr>
          </w:rPrChange>
        </w:rPr>
        <w:t>개선</w:t>
      </w:r>
      <w:r w:rsidRPr="006101C1">
        <w:rPr>
          <w:rFonts w:asciiTheme="minorHAnsi" w:eastAsiaTheme="minorHAnsi" w:hAnsiTheme="minorHAnsi"/>
          <w:color w:val="000000"/>
          <w:szCs w:val="20"/>
          <w:rPrChange w:id="460" w:author="윤현정 (Hyunjeong Yoon)" w:date="2025-07-24T09:25:00Z">
            <w:rPr/>
          </w:rPrChange>
        </w:rPr>
        <w:t xml:space="preserve"> </w:t>
      </w:r>
      <w:r w:rsidRPr="006101C1">
        <w:rPr>
          <w:rFonts w:asciiTheme="minorHAnsi" w:eastAsiaTheme="minorHAnsi" w:hAnsiTheme="minorHAnsi" w:hint="eastAsia"/>
          <w:color w:val="000000"/>
          <w:szCs w:val="20"/>
          <w:rPrChange w:id="461" w:author="윤현정 (Hyunjeong Yoon)" w:date="2025-07-24T09:25:00Z">
            <w:rPr>
              <w:rFonts w:hint="eastAsia"/>
            </w:rPr>
          </w:rPrChange>
        </w:rPr>
        <w:t>요청을</w:t>
      </w:r>
      <w:r w:rsidRPr="006101C1">
        <w:rPr>
          <w:rFonts w:asciiTheme="minorHAnsi" w:eastAsiaTheme="minorHAnsi" w:hAnsiTheme="minorHAnsi"/>
          <w:color w:val="000000"/>
          <w:szCs w:val="20"/>
          <w:rPrChange w:id="462" w:author="윤현정 (Hyunjeong Yoon)" w:date="2025-07-24T09:25:00Z">
            <w:rPr/>
          </w:rPrChange>
        </w:rPr>
        <w:t xml:space="preserve"> </w:t>
      </w:r>
      <w:r w:rsidRPr="006101C1">
        <w:rPr>
          <w:rFonts w:asciiTheme="minorHAnsi" w:eastAsiaTheme="minorHAnsi" w:hAnsiTheme="minorHAnsi" w:hint="eastAsia"/>
          <w:color w:val="000000"/>
          <w:szCs w:val="20"/>
          <w:rPrChange w:id="463" w:author="윤현정 (Hyunjeong Yoon)" w:date="2025-07-24T09:25:00Z">
            <w:rPr>
              <w:rFonts w:hint="eastAsia"/>
            </w:rPr>
          </w:rPrChange>
        </w:rPr>
        <w:t>함께</w:t>
      </w:r>
      <w:r w:rsidRPr="006101C1">
        <w:rPr>
          <w:rFonts w:asciiTheme="minorHAnsi" w:eastAsiaTheme="minorHAnsi" w:hAnsiTheme="minorHAnsi"/>
          <w:color w:val="000000"/>
          <w:szCs w:val="20"/>
          <w:rPrChange w:id="464" w:author="윤현정 (Hyunjeong Yoon)" w:date="2025-07-24T09:25:00Z">
            <w:rPr/>
          </w:rPrChange>
        </w:rPr>
        <w:t xml:space="preserve"> </w:t>
      </w:r>
      <w:r w:rsidRPr="006101C1">
        <w:rPr>
          <w:rFonts w:asciiTheme="minorHAnsi" w:eastAsiaTheme="minorHAnsi" w:hAnsiTheme="minorHAnsi" w:hint="eastAsia"/>
          <w:color w:val="000000"/>
          <w:szCs w:val="20"/>
          <w:rPrChange w:id="465" w:author="윤현정 (Hyunjeong Yoon)" w:date="2025-07-24T09:25:00Z">
            <w:rPr>
              <w:rFonts w:hint="eastAsia"/>
            </w:rPr>
          </w:rPrChange>
        </w:rPr>
        <w:t>진행하며</w:t>
      </w:r>
      <w:r w:rsidRPr="006101C1">
        <w:rPr>
          <w:rFonts w:asciiTheme="minorHAnsi" w:eastAsiaTheme="minorHAnsi" w:hAnsiTheme="minorHAnsi"/>
          <w:color w:val="000000"/>
          <w:szCs w:val="20"/>
          <w:rPrChange w:id="466" w:author="윤현정 (Hyunjeong Yoon)" w:date="2025-07-24T09:25:00Z">
            <w:rPr/>
          </w:rPrChange>
        </w:rPr>
        <w:t xml:space="preserve"> </w:t>
      </w:r>
      <w:r w:rsidRPr="006101C1">
        <w:rPr>
          <w:rFonts w:asciiTheme="minorHAnsi" w:eastAsiaTheme="minorHAnsi" w:hAnsiTheme="minorHAnsi" w:hint="eastAsia"/>
          <w:color w:val="000000"/>
          <w:szCs w:val="20"/>
          <w:rPrChange w:id="467" w:author="윤현정 (Hyunjeong Yoon)" w:date="2025-07-24T09:25:00Z">
            <w:rPr>
              <w:rFonts w:hint="eastAsia"/>
            </w:rPr>
          </w:rPrChange>
        </w:rPr>
        <w:t>동일</w:t>
      </w:r>
      <w:r w:rsidRPr="006101C1">
        <w:rPr>
          <w:rFonts w:asciiTheme="minorHAnsi" w:eastAsiaTheme="minorHAnsi" w:hAnsiTheme="minorHAnsi"/>
          <w:color w:val="000000"/>
          <w:szCs w:val="20"/>
          <w:rPrChange w:id="468" w:author="윤현정 (Hyunjeong Yoon)" w:date="2025-07-24T09:25:00Z">
            <w:rPr/>
          </w:rPrChange>
        </w:rPr>
        <w:t xml:space="preserve"> </w:t>
      </w:r>
      <w:r w:rsidRPr="006101C1">
        <w:rPr>
          <w:rFonts w:asciiTheme="minorHAnsi" w:eastAsiaTheme="minorHAnsi" w:hAnsiTheme="minorHAnsi" w:hint="eastAsia"/>
          <w:color w:val="000000"/>
          <w:szCs w:val="20"/>
          <w:rPrChange w:id="469" w:author="윤현정 (Hyunjeong Yoon)" w:date="2025-07-24T09:25:00Z">
            <w:rPr>
              <w:rFonts w:hint="eastAsia"/>
            </w:rPr>
          </w:rPrChange>
        </w:rPr>
        <w:t>항목에</w:t>
      </w:r>
      <w:r w:rsidRPr="006101C1">
        <w:rPr>
          <w:rFonts w:asciiTheme="minorHAnsi" w:eastAsiaTheme="minorHAnsi" w:hAnsiTheme="minorHAnsi"/>
          <w:color w:val="000000"/>
          <w:szCs w:val="20"/>
          <w:rPrChange w:id="470" w:author="윤현정 (Hyunjeong Yoon)" w:date="2025-07-24T09:25:00Z">
            <w:rPr/>
          </w:rPrChange>
        </w:rPr>
        <w:t xml:space="preserve"> </w:t>
      </w:r>
      <w:r w:rsidRPr="006101C1">
        <w:rPr>
          <w:rFonts w:asciiTheme="minorHAnsi" w:eastAsiaTheme="minorHAnsi" w:hAnsiTheme="minorHAnsi" w:hint="eastAsia"/>
          <w:color w:val="000000"/>
          <w:szCs w:val="20"/>
          <w:rPrChange w:id="471" w:author="윤현정 (Hyunjeong Yoon)" w:date="2025-07-24T09:25:00Z">
            <w:rPr>
              <w:rFonts w:hint="eastAsia"/>
            </w:rPr>
          </w:rPrChange>
        </w:rPr>
        <w:t>대한</w:t>
      </w:r>
      <w:r w:rsidRPr="006101C1">
        <w:rPr>
          <w:rFonts w:asciiTheme="minorHAnsi" w:eastAsiaTheme="minorHAnsi" w:hAnsiTheme="minorHAnsi"/>
          <w:color w:val="000000"/>
          <w:szCs w:val="20"/>
          <w:rPrChange w:id="472" w:author="윤현정 (Hyunjeong Yoon)" w:date="2025-07-24T09:25:00Z">
            <w:rPr/>
          </w:rPrChange>
        </w:rPr>
        <w:t xml:space="preserve"> </w:t>
      </w:r>
      <w:r w:rsidRPr="006101C1">
        <w:rPr>
          <w:rFonts w:asciiTheme="minorHAnsi" w:eastAsiaTheme="minorHAnsi" w:hAnsiTheme="minorHAnsi" w:hint="eastAsia"/>
          <w:color w:val="000000"/>
          <w:szCs w:val="20"/>
          <w:rPrChange w:id="473" w:author="윤현정 (Hyunjeong Yoon)" w:date="2025-07-24T09:25:00Z">
            <w:rPr>
              <w:rFonts w:hint="eastAsia"/>
            </w:rPr>
          </w:rPrChange>
        </w:rPr>
        <w:t>개선이</w:t>
      </w:r>
      <w:r w:rsidRPr="006101C1">
        <w:rPr>
          <w:rFonts w:asciiTheme="minorHAnsi" w:eastAsiaTheme="minorHAnsi" w:hAnsiTheme="minorHAnsi"/>
          <w:color w:val="000000"/>
          <w:szCs w:val="20"/>
          <w:rPrChange w:id="474" w:author="윤현정 (Hyunjeong Yoon)" w:date="2025-07-24T09:25:00Z">
            <w:rPr/>
          </w:rPrChange>
        </w:rPr>
        <w:t xml:space="preserve"> </w:t>
      </w:r>
      <w:r w:rsidRPr="006101C1">
        <w:rPr>
          <w:rFonts w:asciiTheme="minorHAnsi" w:eastAsiaTheme="minorHAnsi" w:hAnsiTheme="minorHAnsi" w:hint="eastAsia"/>
          <w:color w:val="000000"/>
          <w:szCs w:val="20"/>
          <w:rPrChange w:id="475" w:author="윤현정 (Hyunjeong Yoon)" w:date="2025-07-24T09:25:00Z">
            <w:rPr>
              <w:rFonts w:hint="eastAsia"/>
            </w:rPr>
          </w:rPrChange>
        </w:rPr>
        <w:t>이루어지지</w:t>
      </w:r>
      <w:r w:rsidRPr="006101C1">
        <w:rPr>
          <w:rFonts w:asciiTheme="minorHAnsi" w:eastAsiaTheme="minorHAnsi" w:hAnsiTheme="minorHAnsi"/>
          <w:color w:val="000000"/>
          <w:szCs w:val="20"/>
          <w:rPrChange w:id="476" w:author="윤현정 (Hyunjeong Yoon)" w:date="2025-07-24T09:25:00Z">
            <w:rPr/>
          </w:rPrChange>
        </w:rPr>
        <w:t xml:space="preserve"> </w:t>
      </w:r>
      <w:r w:rsidRPr="006101C1">
        <w:rPr>
          <w:rFonts w:asciiTheme="minorHAnsi" w:eastAsiaTheme="minorHAnsi" w:hAnsiTheme="minorHAnsi" w:hint="eastAsia"/>
          <w:color w:val="000000"/>
          <w:szCs w:val="20"/>
          <w:rPrChange w:id="477" w:author="윤현정 (Hyunjeong Yoon)" w:date="2025-07-24T09:25:00Z">
            <w:rPr>
              <w:rFonts w:hint="eastAsia"/>
            </w:rPr>
          </w:rPrChange>
        </w:rPr>
        <w:t>않거나,</w:t>
      </w:r>
      <w:r w:rsidRPr="006101C1">
        <w:rPr>
          <w:rFonts w:asciiTheme="minorHAnsi" w:eastAsiaTheme="minorHAnsi" w:hAnsiTheme="minorHAnsi"/>
          <w:color w:val="000000"/>
          <w:szCs w:val="20"/>
          <w:rPrChange w:id="478" w:author="윤현정 (Hyunjeong Yoon)" w:date="2025-07-24T09:25:00Z">
            <w:rPr/>
          </w:rPrChange>
        </w:rPr>
        <w:t xml:space="preserve"> </w:t>
      </w:r>
      <w:r w:rsidRPr="006101C1">
        <w:rPr>
          <w:rFonts w:asciiTheme="minorHAnsi" w:eastAsiaTheme="minorHAnsi" w:hAnsiTheme="minorHAnsi" w:hint="eastAsia"/>
          <w:color w:val="000000"/>
          <w:szCs w:val="20"/>
          <w:rPrChange w:id="479" w:author="윤현정 (Hyunjeong Yoon)" w:date="2025-07-24T09:25:00Z">
            <w:rPr>
              <w:rFonts w:hint="eastAsia"/>
            </w:rPr>
          </w:rPrChange>
        </w:rPr>
        <w:t xml:space="preserve">연속된 차수에서 </w:t>
      </w:r>
      <w:r w:rsidRPr="006101C1">
        <w:rPr>
          <w:rFonts w:asciiTheme="minorHAnsi" w:eastAsiaTheme="minorHAnsi" w:hAnsiTheme="minorHAnsi"/>
          <w:color w:val="000000"/>
          <w:szCs w:val="20"/>
          <w:rPrChange w:id="480" w:author="윤현정 (Hyunjeong Yoon)" w:date="2025-07-24T09:25:00Z">
            <w:rPr/>
          </w:rPrChange>
        </w:rPr>
        <w:t>C</w:t>
      </w:r>
      <w:r w:rsidRPr="006101C1">
        <w:rPr>
          <w:rFonts w:asciiTheme="minorHAnsi" w:eastAsiaTheme="minorHAnsi" w:hAnsiTheme="minorHAnsi" w:hint="eastAsia"/>
          <w:color w:val="000000"/>
          <w:szCs w:val="20"/>
          <w:rPrChange w:id="481" w:author="윤현정 (Hyunjeong Yoon)" w:date="2025-07-24T09:25:00Z">
            <w:rPr>
              <w:rFonts w:hint="eastAsia"/>
            </w:rPr>
          </w:rPrChange>
        </w:rPr>
        <w:t xml:space="preserve">등급을 받은 경우 </w:t>
      </w:r>
      <w:ins w:id="482" w:author="윤현정 (Hyunjeong Yoon)" w:date="2025-07-24T09:29:00Z">
        <w:r w:rsidR="006101C1">
          <w:rPr>
            <w:rFonts w:asciiTheme="minorHAnsi" w:eastAsiaTheme="minorHAnsi" w:hAnsiTheme="minorHAnsi" w:hint="eastAsia"/>
            <w:color w:val="000000"/>
            <w:szCs w:val="20"/>
          </w:rPr>
          <w:t xml:space="preserve">시공위탁 계약서 </w:t>
        </w:r>
        <w:proofErr w:type="gramStart"/>
        <w:r w:rsidR="006101C1">
          <w:rPr>
            <w:rFonts w:asciiTheme="minorHAnsi" w:eastAsiaTheme="minorHAnsi" w:hAnsiTheme="minorHAnsi" w:hint="eastAsia"/>
            <w:color w:val="000000"/>
            <w:szCs w:val="20"/>
          </w:rPr>
          <w:t xml:space="preserve">제 </w:t>
        </w:r>
        <w:r w:rsidR="006101C1">
          <w:rPr>
            <w:rFonts w:asciiTheme="minorHAnsi" w:eastAsiaTheme="minorHAnsi" w:hAnsiTheme="minorHAnsi"/>
            <w:color w:val="000000"/>
            <w:szCs w:val="20"/>
          </w:rPr>
          <w:t>17</w:t>
        </w:r>
        <w:proofErr w:type="gramEnd"/>
        <w:r w:rsidR="006101C1">
          <w:rPr>
            <w:rFonts w:asciiTheme="minorHAnsi" w:eastAsiaTheme="minorHAnsi" w:hAnsiTheme="minorHAnsi" w:hint="eastAsia"/>
            <w:color w:val="000000"/>
            <w:szCs w:val="20"/>
          </w:rPr>
          <w:t xml:space="preserve">조 </w:t>
        </w:r>
        <w:r w:rsidR="006101C1">
          <w:rPr>
            <w:rFonts w:asciiTheme="minorHAnsi" w:eastAsiaTheme="minorHAnsi" w:hAnsiTheme="minorHAnsi"/>
            <w:color w:val="000000"/>
            <w:szCs w:val="20"/>
          </w:rPr>
          <w:t>3</w:t>
        </w:r>
        <w:r w:rsidR="006101C1">
          <w:rPr>
            <w:rFonts w:asciiTheme="minorHAnsi" w:eastAsiaTheme="minorHAnsi" w:hAnsiTheme="minorHAnsi" w:hint="eastAsia"/>
            <w:color w:val="000000"/>
            <w:szCs w:val="20"/>
          </w:rPr>
          <w:t>항 사목의 계약의 중대한 위반 사유에 해당한다.</w:t>
        </w:r>
        <w:r w:rsidR="006101C1">
          <w:rPr>
            <w:rFonts w:asciiTheme="minorHAnsi" w:eastAsiaTheme="minorHAnsi" w:hAnsiTheme="minorHAnsi"/>
            <w:color w:val="000000"/>
            <w:szCs w:val="20"/>
          </w:rPr>
          <w:t xml:space="preserve"> </w:t>
        </w:r>
      </w:ins>
      <w:del w:id="483" w:author="윤현정 (Hyunjeong Yoon)" w:date="2025-07-24T09:25:00Z">
        <w:r w:rsidRPr="006101C1" w:rsidDel="006101C1">
          <w:rPr>
            <w:rFonts w:asciiTheme="minorHAnsi" w:eastAsiaTheme="minorHAnsi" w:hAnsiTheme="minorHAnsi" w:hint="eastAsia"/>
            <w:color w:val="000000"/>
            <w:szCs w:val="20"/>
            <w:rPrChange w:id="484" w:author="윤현정 (Hyunjeong Yoon)" w:date="2025-07-24T09:25:00Z">
              <w:rPr>
                <w:rFonts w:hint="eastAsia"/>
              </w:rPr>
            </w:rPrChange>
          </w:rPr>
          <w:delText xml:space="preserve">제 </w:delText>
        </w:r>
        <w:r w:rsidRPr="006101C1" w:rsidDel="006101C1">
          <w:rPr>
            <w:rFonts w:asciiTheme="minorHAnsi" w:eastAsiaTheme="minorHAnsi" w:hAnsiTheme="minorHAnsi"/>
            <w:color w:val="000000"/>
            <w:szCs w:val="20"/>
            <w:rPrChange w:id="485" w:author="윤현정 (Hyunjeong Yoon)" w:date="2025-07-24T09:25:00Z">
              <w:rPr/>
            </w:rPrChange>
          </w:rPr>
          <w:delText>6</w:delText>
        </w:r>
        <w:r w:rsidRPr="006101C1" w:rsidDel="006101C1">
          <w:rPr>
            <w:rFonts w:asciiTheme="minorHAnsi" w:eastAsiaTheme="minorHAnsi" w:hAnsiTheme="minorHAnsi" w:hint="eastAsia"/>
            <w:color w:val="000000"/>
            <w:szCs w:val="20"/>
            <w:rPrChange w:id="486" w:author="윤현정 (Hyunjeong Yoon)" w:date="2025-07-24T09:25:00Z">
              <w:rPr>
                <w:rFonts w:hint="eastAsia"/>
              </w:rPr>
            </w:rPrChange>
          </w:rPr>
          <w:delText>조에</w:delText>
        </w:r>
        <w:r w:rsidRPr="006101C1" w:rsidDel="006101C1">
          <w:rPr>
            <w:rFonts w:asciiTheme="minorHAnsi" w:eastAsiaTheme="minorHAnsi" w:hAnsiTheme="minorHAnsi"/>
            <w:color w:val="000000"/>
            <w:szCs w:val="20"/>
            <w:rPrChange w:id="487" w:author="윤현정 (Hyunjeong Yoon)" w:date="2025-07-24T09:25:00Z">
              <w:rPr/>
            </w:rPrChange>
          </w:rPr>
          <w:delText xml:space="preserve"> </w:delText>
        </w:r>
        <w:r w:rsidRPr="006101C1" w:rsidDel="006101C1">
          <w:rPr>
            <w:rFonts w:asciiTheme="minorHAnsi" w:eastAsiaTheme="minorHAnsi" w:hAnsiTheme="minorHAnsi" w:hint="eastAsia"/>
            <w:color w:val="000000"/>
            <w:szCs w:val="20"/>
            <w:rPrChange w:id="488" w:author="윤현정 (Hyunjeong Yoon)" w:date="2025-07-24T09:25:00Z">
              <w:rPr>
                <w:rFonts w:hint="eastAsia"/>
              </w:rPr>
            </w:rPrChange>
          </w:rPr>
          <w:delText>따라</w:delText>
        </w:r>
        <w:r w:rsidRPr="006101C1" w:rsidDel="006101C1">
          <w:rPr>
            <w:rFonts w:asciiTheme="minorHAnsi" w:eastAsiaTheme="minorHAnsi" w:hAnsiTheme="minorHAnsi"/>
            <w:color w:val="000000"/>
            <w:szCs w:val="20"/>
            <w:rPrChange w:id="489" w:author="윤현정 (Hyunjeong Yoon)" w:date="2025-07-24T09:25:00Z">
              <w:rPr/>
            </w:rPrChange>
          </w:rPr>
          <w:delText xml:space="preserve"> </w:delText>
        </w:r>
        <w:r w:rsidRPr="006101C1" w:rsidDel="006101C1">
          <w:rPr>
            <w:rFonts w:asciiTheme="minorHAnsi" w:eastAsiaTheme="minorHAnsi" w:hAnsiTheme="minorHAnsi" w:hint="eastAsia"/>
            <w:color w:val="000000"/>
            <w:szCs w:val="20"/>
            <w:rPrChange w:id="490" w:author="윤현정 (Hyunjeong Yoon)" w:date="2025-07-24T09:25:00Z">
              <w:rPr>
                <w:rFonts w:hint="eastAsia"/>
              </w:rPr>
            </w:rPrChange>
          </w:rPr>
          <w:delText>지역</w:delText>
        </w:r>
        <w:r w:rsidRPr="006101C1" w:rsidDel="006101C1">
          <w:rPr>
            <w:rFonts w:asciiTheme="minorHAnsi" w:eastAsiaTheme="minorHAnsi" w:hAnsiTheme="minorHAnsi"/>
            <w:color w:val="000000"/>
            <w:szCs w:val="20"/>
            <w:rPrChange w:id="491" w:author="윤현정 (Hyunjeong Yoon)" w:date="2025-07-24T09:25:00Z">
              <w:rPr/>
            </w:rPrChange>
          </w:rPr>
          <w:delText xml:space="preserve"> </w:delText>
        </w:r>
        <w:r w:rsidRPr="006101C1" w:rsidDel="006101C1">
          <w:rPr>
            <w:rFonts w:asciiTheme="minorHAnsi" w:eastAsiaTheme="minorHAnsi" w:hAnsiTheme="minorHAnsi" w:hint="eastAsia"/>
            <w:color w:val="000000"/>
            <w:szCs w:val="20"/>
            <w:rPrChange w:id="492" w:author="윤현정 (Hyunjeong Yoon)" w:date="2025-07-24T09:25:00Z">
              <w:rPr>
                <w:rFonts w:hint="eastAsia"/>
              </w:rPr>
            </w:rPrChange>
          </w:rPr>
          <w:delText>조정이</w:delText>
        </w:r>
        <w:r w:rsidRPr="006101C1" w:rsidDel="006101C1">
          <w:rPr>
            <w:rFonts w:asciiTheme="minorHAnsi" w:eastAsiaTheme="minorHAnsi" w:hAnsiTheme="minorHAnsi"/>
            <w:color w:val="000000"/>
            <w:szCs w:val="20"/>
            <w:rPrChange w:id="493" w:author="윤현정 (Hyunjeong Yoon)" w:date="2025-07-24T09:25:00Z">
              <w:rPr/>
            </w:rPrChange>
          </w:rPr>
          <w:delText xml:space="preserve"> </w:delText>
        </w:r>
        <w:r w:rsidRPr="006101C1" w:rsidDel="006101C1">
          <w:rPr>
            <w:rFonts w:asciiTheme="minorHAnsi" w:eastAsiaTheme="minorHAnsi" w:hAnsiTheme="minorHAnsi" w:hint="eastAsia"/>
            <w:color w:val="000000"/>
            <w:szCs w:val="20"/>
            <w:rPrChange w:id="494" w:author="윤현정 (Hyunjeong Yoon)" w:date="2025-07-24T09:25:00Z">
              <w:rPr>
                <w:rFonts w:hint="eastAsia"/>
              </w:rPr>
            </w:rPrChange>
          </w:rPr>
          <w:delText>적용될</w:delText>
        </w:r>
        <w:r w:rsidRPr="006101C1" w:rsidDel="006101C1">
          <w:rPr>
            <w:rFonts w:asciiTheme="minorHAnsi" w:eastAsiaTheme="minorHAnsi" w:hAnsiTheme="minorHAnsi"/>
            <w:color w:val="000000"/>
            <w:szCs w:val="20"/>
            <w:rPrChange w:id="495" w:author="윤현정 (Hyunjeong Yoon)" w:date="2025-07-24T09:25:00Z">
              <w:rPr/>
            </w:rPrChange>
          </w:rPr>
          <w:delText xml:space="preserve"> </w:delText>
        </w:r>
        <w:r w:rsidRPr="006101C1" w:rsidDel="006101C1">
          <w:rPr>
            <w:rFonts w:asciiTheme="minorHAnsi" w:eastAsiaTheme="minorHAnsi" w:hAnsiTheme="minorHAnsi" w:hint="eastAsia"/>
            <w:color w:val="000000"/>
            <w:szCs w:val="20"/>
            <w:rPrChange w:id="496" w:author="윤현정 (Hyunjeong Yoon)" w:date="2025-07-24T09:25:00Z">
              <w:rPr>
                <w:rFonts w:hint="eastAsia"/>
              </w:rPr>
            </w:rPrChange>
          </w:rPr>
          <w:delText>수</w:delText>
        </w:r>
        <w:r w:rsidRPr="006101C1" w:rsidDel="006101C1">
          <w:rPr>
            <w:rFonts w:asciiTheme="minorHAnsi" w:eastAsiaTheme="minorHAnsi" w:hAnsiTheme="minorHAnsi"/>
            <w:color w:val="000000"/>
            <w:szCs w:val="20"/>
            <w:rPrChange w:id="497" w:author="윤현정 (Hyunjeong Yoon)" w:date="2025-07-24T09:25:00Z">
              <w:rPr/>
            </w:rPrChange>
          </w:rPr>
          <w:delText xml:space="preserve"> </w:delText>
        </w:r>
        <w:r w:rsidRPr="006101C1" w:rsidDel="006101C1">
          <w:rPr>
            <w:rFonts w:asciiTheme="minorHAnsi" w:eastAsiaTheme="minorHAnsi" w:hAnsiTheme="minorHAnsi" w:hint="eastAsia"/>
            <w:color w:val="000000"/>
            <w:szCs w:val="20"/>
            <w:rPrChange w:id="498" w:author="윤현정 (Hyunjeong Yoon)" w:date="2025-07-24T09:25:00Z">
              <w:rPr>
                <w:rFonts w:hint="eastAsia"/>
              </w:rPr>
            </w:rPrChange>
          </w:rPr>
          <w:delText>있다.</w:delText>
        </w:r>
      </w:del>
    </w:p>
    <w:p w14:paraId="42C772B9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b/>
          <w:color w:val="000000"/>
          <w:szCs w:val="20"/>
        </w:rPr>
      </w:pPr>
    </w:p>
    <w:p w14:paraId="7888F3FA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b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b/>
          <w:color w:val="000000"/>
          <w:szCs w:val="20"/>
        </w:rPr>
        <w:t xml:space="preserve">제 </w:t>
      </w:r>
      <w:r w:rsidRPr="00A53329">
        <w:rPr>
          <w:rFonts w:asciiTheme="minorHAnsi" w:eastAsiaTheme="minorHAnsi" w:hAnsiTheme="minorHAnsi"/>
          <w:b/>
          <w:color w:val="000000"/>
          <w:szCs w:val="20"/>
        </w:rPr>
        <w:t>7</w:t>
      </w:r>
      <w:r w:rsidRPr="00A53329">
        <w:rPr>
          <w:rFonts w:asciiTheme="minorHAnsi" w:eastAsiaTheme="minorHAnsi" w:hAnsiTheme="minorHAnsi" w:hint="eastAsia"/>
          <w:b/>
          <w:color w:val="000000"/>
          <w:szCs w:val="20"/>
        </w:rPr>
        <w:t xml:space="preserve">조 </w:t>
      </w:r>
      <w:r w:rsidRPr="00A53329">
        <w:rPr>
          <w:rFonts w:asciiTheme="minorHAnsi" w:eastAsiaTheme="minorHAnsi" w:hAnsiTheme="minorHAnsi"/>
          <w:b/>
          <w:color w:val="000000"/>
          <w:szCs w:val="20"/>
        </w:rPr>
        <w:t>[</w:t>
      </w:r>
      <w:r w:rsidRPr="00A53329">
        <w:rPr>
          <w:rFonts w:asciiTheme="minorHAnsi" w:eastAsiaTheme="minorHAnsi" w:hAnsiTheme="minorHAnsi" w:hint="eastAsia"/>
          <w:b/>
          <w:color w:val="000000"/>
          <w:szCs w:val="20"/>
        </w:rPr>
        <w:t>서비스 수준 요구사항 실패]</w:t>
      </w:r>
    </w:p>
    <w:p w14:paraId="3904B6AE" w14:textId="77777777" w:rsidR="00A53329" w:rsidRPr="00A53329" w:rsidRDefault="00A53329" w:rsidP="00A53329">
      <w:pPr>
        <w:ind w:right="-180"/>
        <w:rPr>
          <w:rFonts w:asciiTheme="minorHAnsi" w:eastAsiaTheme="minorHAnsi" w:hAnsiTheme="minorHAnsi"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① </w:t>
      </w:r>
      <w:r w:rsidR="00033714">
        <w:rPr>
          <w:rFonts w:asciiTheme="minorHAnsi" w:eastAsiaTheme="minorHAnsi" w:hAnsiTheme="minorHAnsi"/>
          <w:color w:val="000000"/>
          <w:szCs w:val="20"/>
        </w:rPr>
        <w:t>‘</w:t>
      </w:r>
      <w:r w:rsidR="00033714">
        <w:rPr>
          <w:rFonts w:asciiTheme="minorHAnsi" w:eastAsiaTheme="minorHAnsi" w:hAnsiTheme="minorHAnsi" w:hint="eastAsia"/>
          <w:color w:val="000000"/>
          <w:szCs w:val="20"/>
        </w:rPr>
        <w:t>을</w:t>
      </w:r>
      <w:r w:rsidR="00033714">
        <w:rPr>
          <w:rFonts w:asciiTheme="minorHAnsi" w:eastAsiaTheme="minorHAnsi" w:hAnsiTheme="minorHAnsi"/>
          <w:color w:val="000000"/>
          <w:szCs w:val="20"/>
        </w:rPr>
        <w:t>’</w:t>
      </w:r>
      <w:r w:rsidR="00033714">
        <w:rPr>
          <w:rFonts w:asciiTheme="minorHAnsi" w:eastAsiaTheme="minorHAnsi" w:hAnsiTheme="minorHAnsi" w:hint="eastAsia"/>
          <w:color w:val="000000"/>
          <w:szCs w:val="20"/>
        </w:rPr>
        <w:t>은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 장기적인 파트너십을 위해 원사업자의 서비스 수준 최소 요건인 </w:t>
      </w:r>
      <w:r w:rsidRPr="00A53329">
        <w:rPr>
          <w:rFonts w:asciiTheme="minorHAnsi" w:eastAsiaTheme="minorHAnsi" w:hAnsiTheme="minorHAnsi"/>
          <w:color w:val="000000"/>
          <w:szCs w:val="20"/>
        </w:rPr>
        <w:t>B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등급 이상을 충족해야 한다.</w:t>
      </w:r>
    </w:p>
    <w:p w14:paraId="04E10A9B" w14:textId="77777777" w:rsidR="00A53329" w:rsidRPr="00A53329" w:rsidDel="006101C1" w:rsidRDefault="00A53329" w:rsidP="00A53329">
      <w:pPr>
        <w:ind w:right="-180"/>
        <w:rPr>
          <w:del w:id="499" w:author="윤현정 (Hyunjeong Yoon)" w:date="2025-07-24T09:32:00Z"/>
          <w:rFonts w:asciiTheme="minorHAnsi" w:eastAsiaTheme="minorHAnsi" w:hAnsiTheme="minorHAnsi"/>
          <w:color w:val="000000"/>
          <w:szCs w:val="20"/>
        </w:rPr>
      </w:pPr>
      <w:r w:rsidRPr="00A53329">
        <w:rPr>
          <w:rFonts w:asciiTheme="minorHAnsi" w:eastAsiaTheme="minorHAnsi" w:hAnsiTheme="minorHAnsi" w:hint="eastAsia"/>
          <w:color w:val="000000"/>
          <w:szCs w:val="20"/>
        </w:rPr>
        <w:t>②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="00033714">
        <w:rPr>
          <w:rFonts w:asciiTheme="minorHAnsi" w:eastAsiaTheme="minorHAnsi" w:hAnsiTheme="minorHAnsi"/>
          <w:color w:val="000000"/>
          <w:szCs w:val="20"/>
        </w:rPr>
        <w:t>‘</w:t>
      </w:r>
      <w:r w:rsidR="00033714">
        <w:rPr>
          <w:rFonts w:asciiTheme="minorHAnsi" w:eastAsiaTheme="minorHAnsi" w:hAnsiTheme="minorHAnsi" w:hint="eastAsia"/>
          <w:color w:val="000000"/>
          <w:szCs w:val="20"/>
        </w:rPr>
        <w:t>을</w:t>
      </w:r>
      <w:r w:rsidR="00033714">
        <w:rPr>
          <w:rFonts w:asciiTheme="minorHAnsi" w:eastAsiaTheme="minorHAnsi" w:hAnsiTheme="minorHAnsi"/>
          <w:color w:val="000000"/>
          <w:szCs w:val="20"/>
        </w:rPr>
        <w:t>’</w:t>
      </w:r>
      <w:r w:rsidR="00033714">
        <w:rPr>
          <w:rFonts w:asciiTheme="minorHAnsi" w:eastAsiaTheme="minorHAnsi" w:hAnsiTheme="minorHAnsi" w:hint="eastAsia"/>
          <w:color w:val="000000"/>
          <w:szCs w:val="20"/>
        </w:rPr>
        <w:t xml:space="preserve">이 </w:t>
      </w:r>
      <w:r w:rsidRPr="00A53329">
        <w:rPr>
          <w:rFonts w:asciiTheme="minorHAnsi" w:eastAsiaTheme="minorHAnsi" w:hAnsiTheme="minorHAnsi"/>
          <w:color w:val="000000"/>
          <w:szCs w:val="20"/>
        </w:rPr>
        <w:t>1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차 평가의 성과로 계약서 내 합의된 서비스 수준 최소 요건에 미달하여 </w:t>
      </w:r>
      <w:r w:rsidRPr="00A53329">
        <w:rPr>
          <w:rFonts w:asciiTheme="minorHAnsi" w:eastAsiaTheme="minorHAnsi" w:hAnsiTheme="minorHAnsi"/>
          <w:color w:val="000000"/>
          <w:szCs w:val="20"/>
        </w:rPr>
        <w:t>C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등급을 </w:t>
      </w:r>
      <w:proofErr w:type="gramStart"/>
      <w:r w:rsidRPr="00A53329">
        <w:rPr>
          <w:rFonts w:asciiTheme="minorHAnsi" w:eastAsiaTheme="minorHAnsi" w:hAnsiTheme="minorHAnsi" w:hint="eastAsia"/>
          <w:color w:val="000000"/>
          <w:szCs w:val="20"/>
        </w:rPr>
        <w:t>부여 받은</w:t>
      </w:r>
      <w:proofErr w:type="gramEnd"/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 경우,</w:t>
      </w:r>
      <w:r w:rsidRPr="00A53329">
        <w:rPr>
          <w:rFonts w:asciiTheme="minorHAnsi" w:eastAsiaTheme="minorHAnsi" w:hAnsiTheme="minorHAnsi"/>
          <w:color w:val="000000"/>
          <w:szCs w:val="20"/>
        </w:rPr>
        <w:t xml:space="preserve"> </w:t>
      </w:r>
      <w:r w:rsidR="00033714">
        <w:rPr>
          <w:rFonts w:asciiTheme="minorHAnsi" w:eastAsiaTheme="minorHAnsi" w:hAnsiTheme="minorHAnsi"/>
          <w:color w:val="000000"/>
          <w:szCs w:val="20"/>
        </w:rPr>
        <w:t>‘</w:t>
      </w:r>
      <w:r w:rsidR="00033714">
        <w:rPr>
          <w:rFonts w:asciiTheme="minorHAnsi" w:eastAsiaTheme="minorHAnsi" w:hAnsiTheme="minorHAnsi" w:hint="eastAsia"/>
          <w:color w:val="000000"/>
          <w:szCs w:val="20"/>
        </w:rPr>
        <w:t>갑</w:t>
      </w:r>
      <w:r w:rsidR="00033714">
        <w:rPr>
          <w:rFonts w:asciiTheme="minorHAnsi" w:eastAsiaTheme="minorHAnsi" w:hAnsiTheme="minorHAnsi"/>
          <w:color w:val="000000"/>
          <w:szCs w:val="20"/>
        </w:rPr>
        <w:t>’</w:t>
      </w:r>
      <w:r w:rsidR="00033714">
        <w:rPr>
          <w:rFonts w:asciiTheme="minorHAnsi" w:eastAsiaTheme="minorHAnsi" w:hAnsiTheme="minorHAnsi" w:hint="eastAsia"/>
          <w:color w:val="000000"/>
          <w:szCs w:val="20"/>
        </w:rPr>
        <w:t>은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 </w:t>
      </w:r>
      <w:r w:rsidRPr="00A53329">
        <w:rPr>
          <w:rFonts w:asciiTheme="minorHAnsi" w:eastAsiaTheme="minorHAnsi" w:hAnsiTheme="minorHAnsi"/>
          <w:color w:val="000000"/>
          <w:szCs w:val="20"/>
        </w:rPr>
        <w:t>30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 xml:space="preserve">일 이내에 계약에 명시된 서비스 수준 요건을 달성하도록 </w:t>
      </w:r>
      <w:r w:rsidR="00033714">
        <w:rPr>
          <w:rFonts w:asciiTheme="minorHAnsi" w:eastAsiaTheme="minorHAnsi" w:hAnsiTheme="minorHAnsi"/>
          <w:color w:val="000000"/>
          <w:szCs w:val="20"/>
        </w:rPr>
        <w:t>‘</w:t>
      </w:r>
      <w:r w:rsidR="00033714">
        <w:rPr>
          <w:rFonts w:asciiTheme="minorHAnsi" w:eastAsiaTheme="minorHAnsi" w:hAnsiTheme="minorHAnsi" w:hint="eastAsia"/>
          <w:color w:val="000000"/>
          <w:szCs w:val="20"/>
        </w:rPr>
        <w:t>을</w:t>
      </w:r>
      <w:r w:rsidR="00033714">
        <w:rPr>
          <w:rFonts w:asciiTheme="minorHAnsi" w:eastAsiaTheme="minorHAnsi" w:hAnsiTheme="minorHAnsi"/>
          <w:color w:val="000000"/>
          <w:szCs w:val="20"/>
        </w:rPr>
        <w:t>’</w:t>
      </w:r>
      <w:r w:rsidRPr="00A53329">
        <w:rPr>
          <w:rFonts w:asciiTheme="minorHAnsi" w:eastAsiaTheme="minorHAnsi" w:hAnsiTheme="minorHAnsi" w:hint="eastAsia"/>
          <w:color w:val="000000"/>
          <w:szCs w:val="20"/>
        </w:rPr>
        <w:t>에게 시정을 요청할 수 있다.</w:t>
      </w:r>
    </w:p>
    <w:p w14:paraId="4860842C" w14:textId="28109215" w:rsidR="00A53329" w:rsidRPr="00A53329" w:rsidDel="006101C1" w:rsidRDefault="00A53329" w:rsidP="006101C1">
      <w:pPr>
        <w:ind w:right="-180"/>
        <w:rPr>
          <w:del w:id="500" w:author="윤현정 (Hyunjeong Yoon)" w:date="2025-07-24T09:32:00Z"/>
          <w:rFonts w:asciiTheme="minorHAnsi" w:eastAsiaTheme="minorHAnsi" w:hAnsiTheme="minorHAnsi"/>
          <w:color w:val="000000"/>
          <w:szCs w:val="20"/>
        </w:rPr>
      </w:pPr>
      <w:del w:id="501" w:author="윤현정 (Hyunjeong Yoon)" w:date="2025-07-24T09:32:00Z">
        <w:r w:rsidRPr="00A53329" w:rsidDel="006101C1">
          <w:rPr>
            <w:rFonts w:asciiTheme="minorHAnsi" w:eastAsiaTheme="minorHAnsi" w:hAnsiTheme="minorHAnsi" w:hint="eastAsia"/>
            <w:color w:val="000000"/>
            <w:szCs w:val="20"/>
          </w:rPr>
          <w:delText xml:space="preserve">③ </w:delText>
        </w:r>
        <w:r w:rsidR="00033714" w:rsidDel="006101C1">
          <w:rPr>
            <w:rFonts w:asciiTheme="minorHAnsi" w:eastAsiaTheme="minorHAnsi" w:hAnsiTheme="minorHAnsi"/>
            <w:color w:val="000000"/>
            <w:szCs w:val="20"/>
          </w:rPr>
          <w:delText>‘</w:delText>
        </w:r>
        <w:r w:rsidR="00033714" w:rsidDel="006101C1">
          <w:rPr>
            <w:rFonts w:asciiTheme="minorHAnsi" w:eastAsiaTheme="minorHAnsi" w:hAnsiTheme="minorHAnsi" w:hint="eastAsia"/>
            <w:color w:val="000000"/>
            <w:szCs w:val="20"/>
          </w:rPr>
          <w:delText>을</w:delText>
        </w:r>
        <w:r w:rsidR="00033714" w:rsidDel="006101C1">
          <w:rPr>
            <w:rFonts w:asciiTheme="minorHAnsi" w:eastAsiaTheme="minorHAnsi" w:hAnsiTheme="minorHAnsi"/>
            <w:color w:val="000000"/>
            <w:szCs w:val="20"/>
          </w:rPr>
          <w:delText>’</w:delText>
        </w:r>
        <w:r w:rsidR="00033714" w:rsidDel="006101C1">
          <w:rPr>
            <w:rFonts w:asciiTheme="minorHAnsi" w:eastAsiaTheme="minorHAnsi" w:hAnsiTheme="minorHAnsi" w:hint="eastAsia"/>
            <w:color w:val="000000"/>
            <w:szCs w:val="20"/>
          </w:rPr>
          <w:delText>이</w:delText>
        </w:r>
        <w:r w:rsidRPr="00A53329" w:rsidDel="006101C1">
          <w:rPr>
            <w:rFonts w:asciiTheme="minorHAnsi" w:eastAsiaTheme="minorHAnsi" w:hAnsiTheme="minorHAnsi" w:hint="eastAsia"/>
            <w:color w:val="000000"/>
            <w:szCs w:val="20"/>
          </w:rPr>
          <w:delText xml:space="preserve"> </w:delText>
        </w:r>
        <w:r w:rsidRPr="00A53329" w:rsidDel="006101C1">
          <w:rPr>
            <w:rFonts w:asciiTheme="minorHAnsi" w:eastAsiaTheme="minorHAnsi" w:hAnsiTheme="minorHAnsi"/>
            <w:color w:val="000000"/>
            <w:szCs w:val="20"/>
          </w:rPr>
          <w:delText>2</w:delText>
        </w:r>
        <w:r w:rsidRPr="00A53329" w:rsidDel="006101C1">
          <w:rPr>
            <w:rFonts w:asciiTheme="minorHAnsi" w:eastAsiaTheme="minorHAnsi" w:hAnsiTheme="minorHAnsi" w:hint="eastAsia"/>
            <w:color w:val="000000"/>
            <w:szCs w:val="20"/>
          </w:rPr>
          <w:delText xml:space="preserve">회 연속 </w:delText>
        </w:r>
        <w:r w:rsidRPr="00A53329" w:rsidDel="006101C1">
          <w:rPr>
            <w:rFonts w:asciiTheme="minorHAnsi" w:eastAsiaTheme="minorHAnsi" w:hAnsiTheme="minorHAnsi"/>
            <w:color w:val="000000"/>
            <w:szCs w:val="20"/>
          </w:rPr>
          <w:delText>C</w:delText>
        </w:r>
        <w:r w:rsidRPr="00A53329" w:rsidDel="006101C1">
          <w:rPr>
            <w:rFonts w:asciiTheme="minorHAnsi" w:eastAsiaTheme="minorHAnsi" w:hAnsiTheme="minorHAnsi" w:hint="eastAsia"/>
            <w:color w:val="000000"/>
            <w:szCs w:val="20"/>
          </w:rPr>
          <w:delText>등급을 받은 경우,</w:delText>
        </w:r>
        <w:r w:rsidRPr="00A53329" w:rsidDel="006101C1">
          <w:rPr>
            <w:rFonts w:asciiTheme="minorHAnsi" w:eastAsiaTheme="minorHAnsi" w:hAnsiTheme="minorHAnsi"/>
            <w:color w:val="000000"/>
            <w:szCs w:val="20"/>
          </w:rPr>
          <w:delText xml:space="preserve"> </w:delText>
        </w:r>
        <w:r w:rsidR="00033714" w:rsidDel="006101C1">
          <w:rPr>
            <w:rFonts w:asciiTheme="minorHAnsi" w:eastAsiaTheme="minorHAnsi" w:hAnsiTheme="minorHAnsi"/>
            <w:color w:val="000000"/>
            <w:szCs w:val="20"/>
          </w:rPr>
          <w:delText>‘</w:delText>
        </w:r>
        <w:r w:rsidR="00033714" w:rsidDel="006101C1">
          <w:rPr>
            <w:rFonts w:asciiTheme="minorHAnsi" w:eastAsiaTheme="minorHAnsi" w:hAnsiTheme="minorHAnsi" w:hint="eastAsia"/>
            <w:color w:val="000000"/>
            <w:szCs w:val="20"/>
          </w:rPr>
          <w:delText>을</w:delText>
        </w:r>
        <w:r w:rsidR="00033714" w:rsidDel="006101C1">
          <w:rPr>
            <w:rFonts w:asciiTheme="minorHAnsi" w:eastAsiaTheme="minorHAnsi" w:hAnsiTheme="minorHAnsi"/>
            <w:color w:val="000000"/>
            <w:szCs w:val="20"/>
          </w:rPr>
          <w:delText>’</w:delText>
        </w:r>
        <w:r w:rsidR="00033714" w:rsidDel="006101C1">
          <w:rPr>
            <w:rFonts w:asciiTheme="minorHAnsi" w:eastAsiaTheme="minorHAnsi" w:hAnsiTheme="minorHAnsi" w:hint="eastAsia"/>
            <w:color w:val="000000"/>
            <w:szCs w:val="20"/>
          </w:rPr>
          <w:delText>은</w:delText>
        </w:r>
        <w:r w:rsidRPr="00A53329" w:rsidDel="006101C1">
          <w:rPr>
            <w:rFonts w:asciiTheme="minorHAnsi" w:eastAsiaTheme="minorHAnsi" w:hAnsiTheme="minorHAnsi" w:hint="eastAsia"/>
            <w:color w:val="000000"/>
            <w:szCs w:val="20"/>
          </w:rPr>
          <w:delText xml:space="preserve"> 서비스 수준 요구사항 달성에 실패한 것으로 간주되며 </w:delText>
        </w:r>
        <w:r w:rsidR="00033714" w:rsidDel="006101C1">
          <w:rPr>
            <w:rFonts w:asciiTheme="minorHAnsi" w:eastAsiaTheme="minorHAnsi" w:hAnsiTheme="minorHAnsi"/>
            <w:color w:val="000000"/>
            <w:szCs w:val="20"/>
          </w:rPr>
          <w:delText>‘</w:delText>
        </w:r>
        <w:r w:rsidR="00033714" w:rsidDel="006101C1">
          <w:rPr>
            <w:rFonts w:asciiTheme="minorHAnsi" w:eastAsiaTheme="minorHAnsi" w:hAnsiTheme="minorHAnsi" w:hint="eastAsia"/>
            <w:color w:val="000000"/>
            <w:szCs w:val="20"/>
          </w:rPr>
          <w:delText>갑</w:delText>
        </w:r>
        <w:r w:rsidR="00033714" w:rsidDel="006101C1">
          <w:rPr>
            <w:rFonts w:asciiTheme="minorHAnsi" w:eastAsiaTheme="minorHAnsi" w:hAnsiTheme="minorHAnsi"/>
            <w:color w:val="000000"/>
            <w:szCs w:val="20"/>
          </w:rPr>
          <w:delText>’</w:delText>
        </w:r>
        <w:r w:rsidR="00033714" w:rsidDel="006101C1">
          <w:rPr>
            <w:rFonts w:asciiTheme="minorHAnsi" w:eastAsiaTheme="minorHAnsi" w:hAnsiTheme="minorHAnsi" w:hint="eastAsia"/>
            <w:color w:val="000000"/>
            <w:szCs w:val="20"/>
          </w:rPr>
          <w:delText>은</w:delText>
        </w:r>
        <w:r w:rsidRPr="00A53329" w:rsidDel="006101C1">
          <w:rPr>
            <w:rFonts w:asciiTheme="minorHAnsi" w:eastAsiaTheme="minorHAnsi" w:hAnsiTheme="minorHAnsi" w:hint="eastAsia"/>
            <w:color w:val="000000"/>
            <w:szCs w:val="20"/>
          </w:rPr>
          <w:delText xml:space="preserve"> 해당 권역의 최대 </w:delText>
        </w:r>
        <w:r w:rsidRPr="00A53329" w:rsidDel="006101C1">
          <w:rPr>
            <w:rFonts w:asciiTheme="minorHAnsi" w:eastAsiaTheme="minorHAnsi" w:hAnsiTheme="minorHAnsi"/>
            <w:color w:val="000000"/>
            <w:szCs w:val="20"/>
          </w:rPr>
          <w:delText xml:space="preserve">30% </w:delText>
        </w:r>
        <w:r w:rsidRPr="00A53329" w:rsidDel="006101C1">
          <w:rPr>
            <w:rFonts w:asciiTheme="minorHAnsi" w:eastAsiaTheme="minorHAnsi" w:hAnsiTheme="minorHAnsi" w:hint="eastAsia"/>
            <w:color w:val="000000"/>
            <w:szCs w:val="20"/>
          </w:rPr>
          <w:delText>범위 내 물량 조정을 검토 및 실행 할 수 있다.</w:delText>
        </w:r>
      </w:del>
    </w:p>
    <w:p w14:paraId="39BB57BD" w14:textId="665A83D2" w:rsidR="00A53329" w:rsidRPr="00A53329" w:rsidRDefault="00A53329" w:rsidP="006101C1">
      <w:pPr>
        <w:ind w:right="-180"/>
        <w:rPr>
          <w:rFonts w:asciiTheme="minorHAnsi" w:eastAsiaTheme="minorHAnsi" w:hAnsiTheme="minorHAnsi"/>
          <w:color w:val="000000"/>
          <w:szCs w:val="20"/>
        </w:rPr>
      </w:pPr>
      <w:del w:id="502" w:author="윤현정 (Hyunjeong Yoon)" w:date="2025-07-24T09:32:00Z">
        <w:r w:rsidRPr="00A53329" w:rsidDel="006101C1">
          <w:rPr>
            <w:rFonts w:asciiTheme="minorHAnsi" w:eastAsiaTheme="minorHAnsi" w:hAnsiTheme="minorHAnsi" w:hint="eastAsia"/>
            <w:color w:val="000000"/>
            <w:szCs w:val="20"/>
          </w:rPr>
          <w:delText>④</w:delText>
        </w:r>
        <w:r w:rsidRPr="00A53329" w:rsidDel="006101C1">
          <w:rPr>
            <w:rFonts w:asciiTheme="minorHAnsi" w:eastAsiaTheme="minorHAnsi" w:hAnsiTheme="minorHAnsi"/>
            <w:color w:val="000000"/>
            <w:szCs w:val="20"/>
          </w:rPr>
          <w:delText xml:space="preserve"> </w:delText>
        </w:r>
        <w:r w:rsidRPr="00A53329" w:rsidDel="006101C1">
          <w:rPr>
            <w:rFonts w:asciiTheme="minorHAnsi" w:eastAsiaTheme="minorHAnsi" w:hAnsiTheme="minorHAnsi" w:hint="eastAsia"/>
            <w:color w:val="000000"/>
            <w:szCs w:val="20"/>
          </w:rPr>
          <w:delText xml:space="preserve">조정은 계약 종료일 기준 </w:delText>
        </w:r>
        <w:r w:rsidRPr="00A53329" w:rsidDel="006101C1">
          <w:rPr>
            <w:rFonts w:asciiTheme="minorHAnsi" w:eastAsiaTheme="minorHAnsi" w:hAnsiTheme="minorHAnsi"/>
            <w:color w:val="000000"/>
            <w:szCs w:val="20"/>
          </w:rPr>
          <w:delText>3</w:delText>
        </w:r>
        <w:r w:rsidRPr="00A53329" w:rsidDel="006101C1">
          <w:rPr>
            <w:rFonts w:asciiTheme="minorHAnsi" w:eastAsiaTheme="minorHAnsi" w:hAnsiTheme="minorHAnsi" w:hint="eastAsia"/>
            <w:color w:val="000000"/>
            <w:szCs w:val="20"/>
          </w:rPr>
          <w:delText>개월 전까지 사전 협의 절차를 거쳐 결정되며, 물량 조정의 정도는성과 평가 외에도 시정 요청 이행 여부,</w:delText>
        </w:r>
        <w:r w:rsidRPr="00A53329" w:rsidDel="006101C1">
          <w:rPr>
            <w:rFonts w:asciiTheme="minorHAnsi" w:eastAsiaTheme="minorHAnsi" w:hAnsiTheme="minorHAnsi"/>
            <w:color w:val="000000"/>
            <w:szCs w:val="20"/>
          </w:rPr>
          <w:delText xml:space="preserve"> </w:delText>
        </w:r>
        <w:r w:rsidRPr="00A53329" w:rsidDel="006101C1">
          <w:rPr>
            <w:rFonts w:asciiTheme="minorHAnsi" w:eastAsiaTheme="minorHAnsi" w:hAnsiTheme="minorHAnsi" w:hint="eastAsia"/>
            <w:color w:val="000000"/>
            <w:szCs w:val="20"/>
          </w:rPr>
          <w:delText>계약 이행의 성실성 등 종합 요소를 고려하여 결정된다.</w:delText>
        </w:r>
      </w:del>
    </w:p>
    <w:p w14:paraId="6321B9A3" w14:textId="77777777" w:rsidR="00A53329" w:rsidRPr="00A53329" w:rsidRDefault="00A53329" w:rsidP="00BC5630">
      <w:pPr>
        <w:ind w:right="-180"/>
        <w:rPr>
          <w:rFonts w:asciiTheme="minorHAnsi" w:eastAsiaTheme="minorHAnsi" w:hAnsiTheme="minorHAnsi"/>
          <w:color w:val="000000"/>
          <w:szCs w:val="20"/>
        </w:rPr>
      </w:pPr>
    </w:p>
    <w:sectPr w:rsidR="00A53329" w:rsidRPr="00A53329" w:rsidSect="00484B73">
      <w:footerReference w:type="default" r:id="rId14"/>
      <w:pgSz w:w="11906" w:h="16838"/>
      <w:pgMar w:top="1258" w:right="1106" w:bottom="1258" w:left="1260" w:header="851" w:footer="770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7" w:author="윤현정 (Hyunjeong Yoon)" w:date="2025-07-22T17:45:00Z" w:initials="윤(Y">
    <w:p w14:paraId="1F68F216" w14:textId="5518C515" w:rsidR="008F440C" w:rsidRDefault="008F440C">
      <w:pPr>
        <w:pStyle w:val="a8"/>
      </w:pPr>
      <w:r>
        <w:rPr>
          <w:rStyle w:val="a7"/>
        </w:rPr>
        <w:annotationRef/>
      </w:r>
      <w:proofErr w:type="spellStart"/>
      <w:r>
        <w:rPr>
          <w:rFonts w:hint="eastAsia"/>
        </w:rPr>
        <w:t>본조에</w:t>
      </w:r>
      <w:proofErr w:type="spellEnd"/>
      <w:r>
        <w:rPr>
          <w:rFonts w:hint="eastAsia"/>
        </w:rPr>
        <w:t xml:space="preserve"> 따라 정산내역을 변경하는 경우 합의서를 작성하시기 바랍니다.</w:t>
      </w:r>
      <w:r>
        <w:t xml:space="preserve"> </w:t>
      </w:r>
    </w:p>
  </w:comment>
  <w:comment w:id="18" w:author="윤현정 (Hyunjeong Yoon)" w:date="2025-07-22T17:46:00Z" w:initials="윤(Y">
    <w:p w14:paraId="40C78068" w14:textId="54838882" w:rsidR="008F440C" w:rsidRDefault="008F440C">
      <w:pPr>
        <w:pStyle w:val="a8"/>
      </w:pPr>
      <w:r>
        <w:rPr>
          <w:rStyle w:val="a7"/>
        </w:rPr>
        <w:annotationRef/>
      </w:r>
      <w:proofErr w:type="spellStart"/>
      <w:r>
        <w:rPr>
          <w:rFonts w:hint="eastAsia"/>
        </w:rPr>
        <w:t>본조에</w:t>
      </w:r>
      <w:proofErr w:type="spellEnd"/>
      <w:r>
        <w:rPr>
          <w:rFonts w:hint="eastAsia"/>
        </w:rPr>
        <w:t xml:space="preserve"> 따라 비용을 상계하는 경우 합의서를 작성하시기 바랍니다.</w:t>
      </w:r>
      <w:r>
        <w:t xml:space="preserve"> </w:t>
      </w:r>
    </w:p>
  </w:comment>
  <w:comment w:id="215" w:author="윤현정 (Hyunjeong Yoon)" w:date="2025-07-24T09:35:00Z" w:initials="윤(Y">
    <w:p w14:paraId="6E15F34F" w14:textId="7FE86511" w:rsidR="006101C1" w:rsidRDefault="006101C1">
      <w:pPr>
        <w:pStyle w:val="a8"/>
      </w:pPr>
      <w:r>
        <w:rPr>
          <w:rStyle w:val="a7"/>
        </w:rPr>
        <w:annotationRef/>
      </w:r>
      <w:r>
        <w:rPr>
          <w:rFonts w:hint="eastAsia"/>
        </w:rPr>
        <w:t>평가기준 링크작성 바랍니다.</w:t>
      </w:r>
      <w:r>
        <w:t xml:space="preserve"> </w:t>
      </w:r>
    </w:p>
  </w:comment>
  <w:comment w:id="239" w:author="윤현정 (Hyunjeong Yoon)" w:date="2025-07-24T09:37:00Z" w:initials="윤(Y">
    <w:p w14:paraId="75E4F6BE" w14:textId="24D5437F" w:rsidR="005B5137" w:rsidRDefault="005B5137">
      <w:pPr>
        <w:pStyle w:val="a8"/>
      </w:pPr>
      <w:r>
        <w:rPr>
          <w:rStyle w:val="a7"/>
        </w:rPr>
        <w:annotationRef/>
      </w:r>
      <w:r>
        <w:rPr>
          <w:rFonts w:hint="eastAsia"/>
        </w:rPr>
        <w:t>실제 지급하는 비용이 같다면 통일하여 작성 바랍니다.</w:t>
      </w:r>
      <w:r>
        <w:t xml:space="preserve"> </w:t>
      </w:r>
    </w:p>
  </w:comment>
  <w:comment w:id="259" w:author="윤현정 (Hyunjeong Yoon)" w:date="2025-07-23T11:10:00Z" w:initials="윤(Y">
    <w:p w14:paraId="393BF676" w14:textId="5E14BEFC" w:rsidR="008F440C" w:rsidRDefault="008F440C">
      <w:pPr>
        <w:pStyle w:val="a8"/>
      </w:pPr>
      <w:r>
        <w:rPr>
          <w:rStyle w:val="a7"/>
        </w:rPr>
        <w:annotationRef/>
      </w:r>
      <w:r>
        <w:rPr>
          <w:rFonts w:hint="eastAsia"/>
        </w:rPr>
        <w:t xml:space="preserve">상동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F68F216" w15:done="0"/>
  <w15:commentEx w15:paraId="40C78068" w15:done="0"/>
  <w15:commentEx w15:paraId="6E15F34F" w15:done="0"/>
  <w15:commentEx w15:paraId="75E4F6BE" w15:done="0"/>
  <w15:commentEx w15:paraId="393BF67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F68F216" w16cid:durableId="2C2A4CC9"/>
  <w16cid:commentId w16cid:paraId="40C78068" w16cid:durableId="2C2A4CE2"/>
  <w16cid:commentId w16cid:paraId="6E15F34F" w16cid:durableId="2C2C7CC4"/>
  <w16cid:commentId w16cid:paraId="75E4F6BE" w16cid:durableId="2C2C7D4E"/>
  <w16cid:commentId w16cid:paraId="393BF676" w16cid:durableId="2C2B41B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7E9482" w14:textId="77777777" w:rsidR="005A3FAC" w:rsidRDefault="005A3FAC" w:rsidP="000A1B7B">
      <w:pPr>
        <w:ind w:right="126"/>
      </w:pPr>
      <w:r>
        <w:separator/>
      </w:r>
    </w:p>
  </w:endnote>
  <w:endnote w:type="continuationSeparator" w:id="0">
    <w:p w14:paraId="42E3447F" w14:textId="77777777" w:rsidR="005A3FAC" w:rsidRDefault="005A3FAC" w:rsidP="000A1B7B">
      <w:pPr>
        <w:ind w:right="12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윤명조120">
    <w:altName w:val="HY그래픽M"/>
    <w:charset w:val="81"/>
    <w:family w:val="roman"/>
    <w:pitch w:val="variable"/>
    <w:sig w:usb0="800002A7" w:usb1="29D77CFB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785CFD" w14:textId="77777777" w:rsidR="008F440C" w:rsidRPr="002F226B" w:rsidRDefault="008F440C" w:rsidP="00E52D65">
    <w:pPr>
      <w:pStyle w:val="a6"/>
      <w:rPr>
        <w:rFonts w:ascii="돋움" w:eastAsia="돋움" w:hAnsi="돋움"/>
      </w:rPr>
    </w:pPr>
    <w:r w:rsidRPr="002F226B">
      <w:rPr>
        <w:rFonts w:ascii="돋움" w:eastAsia="돋움" w:hAnsi="돋움" w:hint="eastAsia"/>
      </w:rPr>
      <w:t>LA-00</w:t>
    </w:r>
    <w:r>
      <w:rPr>
        <w:rFonts w:ascii="돋움" w:eastAsia="돋움" w:hAnsi="돋움" w:hint="eastAsia"/>
      </w:rPr>
      <w:t>4</w:t>
    </w:r>
    <w:r w:rsidRPr="002F226B">
      <w:rPr>
        <w:rFonts w:ascii="돋움" w:eastAsia="돋움" w:hAnsi="돋움" w:hint="eastAsia"/>
      </w:rPr>
      <w:t>-0</w:t>
    </w:r>
    <w:r>
      <w:rPr>
        <w:rFonts w:ascii="돋움" w:eastAsia="돋움" w:hAnsi="돋움" w:hint="eastAsia"/>
      </w:rPr>
      <w:t>1</w:t>
    </w:r>
    <w:r w:rsidRPr="002F226B">
      <w:rPr>
        <w:rFonts w:ascii="돋움" w:eastAsia="돋움" w:hAnsi="돋움" w:hint="eastAsia"/>
      </w:rPr>
      <w:t xml:space="preserve">                                                                          </w:t>
    </w:r>
    <w:r>
      <w:rPr>
        <w:rFonts w:ascii="돋움" w:eastAsia="돋움" w:hAnsi="돋움"/>
      </w:rPr>
      <w:t>㈜</w:t>
    </w:r>
    <w:proofErr w:type="spellStart"/>
    <w:r>
      <w:rPr>
        <w:rFonts w:ascii="돋움" w:eastAsia="돋움" w:hAnsi="돋움" w:hint="eastAsia"/>
      </w:rPr>
      <w:t>바로스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2BFD36" w14:textId="77777777" w:rsidR="005A3FAC" w:rsidRDefault="005A3FAC" w:rsidP="000A1B7B">
      <w:pPr>
        <w:ind w:right="126"/>
      </w:pPr>
      <w:r>
        <w:separator/>
      </w:r>
    </w:p>
  </w:footnote>
  <w:footnote w:type="continuationSeparator" w:id="0">
    <w:p w14:paraId="3D2E0582" w14:textId="77777777" w:rsidR="005A3FAC" w:rsidRDefault="005A3FAC" w:rsidP="000A1B7B">
      <w:pPr>
        <w:ind w:right="126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365DD"/>
    <w:multiLevelType w:val="hybridMultilevel"/>
    <w:tmpl w:val="E7C2BDA6"/>
    <w:lvl w:ilvl="0" w:tplc="14F67B84">
      <w:start w:val="1"/>
      <w:numFmt w:val="decimalEnclosedCircle"/>
      <w:suff w:val="nothing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CE96E12"/>
    <w:multiLevelType w:val="hybridMultilevel"/>
    <w:tmpl w:val="7748836E"/>
    <w:lvl w:ilvl="0" w:tplc="E36AE936">
      <w:start w:val="1"/>
      <w:numFmt w:val="decimalEnclosedCircle"/>
      <w:suff w:val="nothing"/>
      <w:lvlText w:val="%1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FA84072"/>
    <w:multiLevelType w:val="hybridMultilevel"/>
    <w:tmpl w:val="5D3C3C80"/>
    <w:lvl w:ilvl="0" w:tplc="26B8B24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FD812DB"/>
    <w:multiLevelType w:val="hybridMultilevel"/>
    <w:tmpl w:val="5DBEC350"/>
    <w:lvl w:ilvl="0" w:tplc="B284FC30">
      <w:start w:val="1"/>
      <w:numFmt w:val="decimalEnclosedCircle"/>
      <w:suff w:val="nothing"/>
      <w:lvlText w:val="%1"/>
      <w:lvlJc w:val="left"/>
      <w:pPr>
        <w:ind w:left="111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174325C"/>
    <w:multiLevelType w:val="hybridMultilevel"/>
    <w:tmpl w:val="77348F7A"/>
    <w:lvl w:ilvl="0" w:tplc="DE8E98F4">
      <w:start w:val="1"/>
      <w:numFmt w:val="decimalEnclosedCircle"/>
      <w:suff w:val="nothing"/>
      <w:lvlText w:val="%1"/>
      <w:lvlJc w:val="left"/>
      <w:pPr>
        <w:ind w:left="152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5" w15:restartNumberingAfterBreak="0">
    <w:nsid w:val="14472A72"/>
    <w:multiLevelType w:val="hybridMultilevel"/>
    <w:tmpl w:val="B686C956"/>
    <w:lvl w:ilvl="0" w:tplc="7B8E74CA">
      <w:start w:val="1"/>
      <w:numFmt w:val="decimalEnclosedCircle"/>
      <w:suff w:val="nothing"/>
      <w:lvlText w:val="%1"/>
      <w:lvlJc w:val="left"/>
      <w:pPr>
        <w:ind w:left="152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8953DCA"/>
    <w:multiLevelType w:val="hybridMultilevel"/>
    <w:tmpl w:val="866C6712"/>
    <w:lvl w:ilvl="0" w:tplc="C34609AC">
      <w:start w:val="1"/>
      <w:numFmt w:val="decimal"/>
      <w:suff w:val="nothing"/>
      <w:lvlText w:val="%1."/>
      <w:lvlJc w:val="left"/>
      <w:pPr>
        <w:ind w:left="403" w:hanging="403"/>
      </w:pPr>
      <w:rPr>
        <w:rFonts w:ascii="돋움" w:eastAsia="돋움" w:hAnsi="돋움" w:cs="Times New Roman" w:hint="eastAsia"/>
        <w:b w:val="0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7" w15:restartNumberingAfterBreak="0">
    <w:nsid w:val="19A63180"/>
    <w:multiLevelType w:val="hybridMultilevel"/>
    <w:tmpl w:val="35243300"/>
    <w:lvl w:ilvl="0" w:tplc="E760F582">
      <w:start w:val="1"/>
      <w:numFmt w:val="decimalEnclosedCircle"/>
      <w:suff w:val="nothing"/>
      <w:lvlText w:val="%1"/>
      <w:lvlJc w:val="left"/>
      <w:pPr>
        <w:ind w:left="1110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19CA12BB"/>
    <w:multiLevelType w:val="hybridMultilevel"/>
    <w:tmpl w:val="B298E106"/>
    <w:lvl w:ilvl="0" w:tplc="55286BEA">
      <w:start w:val="1"/>
      <w:numFmt w:val="decimalEnclosedCircle"/>
      <w:suff w:val="nothing"/>
      <w:lvlText w:val="%1"/>
      <w:lvlJc w:val="left"/>
      <w:pPr>
        <w:ind w:left="111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9E812AA"/>
    <w:multiLevelType w:val="hybridMultilevel"/>
    <w:tmpl w:val="29503570"/>
    <w:lvl w:ilvl="0" w:tplc="687A9F2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E083D9C"/>
    <w:multiLevelType w:val="hybridMultilevel"/>
    <w:tmpl w:val="4704C7F8"/>
    <w:lvl w:ilvl="0" w:tplc="0EF2A458">
      <w:start w:val="1"/>
      <w:numFmt w:val="decimalEnclosedCircle"/>
      <w:suff w:val="nothing"/>
      <w:lvlText w:val="%1"/>
      <w:lvlJc w:val="left"/>
      <w:pPr>
        <w:ind w:left="152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E990301"/>
    <w:multiLevelType w:val="hybridMultilevel"/>
    <w:tmpl w:val="979CA63A"/>
    <w:lvl w:ilvl="0" w:tplc="2834B4C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59A4934"/>
    <w:multiLevelType w:val="hybridMultilevel"/>
    <w:tmpl w:val="88745356"/>
    <w:lvl w:ilvl="0" w:tplc="035EA146">
      <w:start w:val="1"/>
      <w:numFmt w:val="ganada"/>
      <w:suff w:val="nothing"/>
      <w:lvlText w:val="%1.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595" w:hanging="400"/>
      </w:pPr>
    </w:lvl>
    <w:lvl w:ilvl="2" w:tplc="0409001B" w:tentative="1">
      <w:start w:val="1"/>
      <w:numFmt w:val="lowerRoman"/>
      <w:lvlText w:val="%3."/>
      <w:lvlJc w:val="right"/>
      <w:pPr>
        <w:ind w:left="2995" w:hanging="400"/>
      </w:pPr>
    </w:lvl>
    <w:lvl w:ilvl="3" w:tplc="0409000F" w:tentative="1">
      <w:start w:val="1"/>
      <w:numFmt w:val="decimal"/>
      <w:lvlText w:val="%4."/>
      <w:lvlJc w:val="left"/>
      <w:pPr>
        <w:ind w:left="3395" w:hanging="400"/>
      </w:pPr>
    </w:lvl>
    <w:lvl w:ilvl="4" w:tplc="04090019" w:tentative="1">
      <w:start w:val="1"/>
      <w:numFmt w:val="upperLetter"/>
      <w:lvlText w:val="%5."/>
      <w:lvlJc w:val="left"/>
      <w:pPr>
        <w:ind w:left="3795" w:hanging="400"/>
      </w:pPr>
    </w:lvl>
    <w:lvl w:ilvl="5" w:tplc="0409001B" w:tentative="1">
      <w:start w:val="1"/>
      <w:numFmt w:val="lowerRoman"/>
      <w:lvlText w:val="%6."/>
      <w:lvlJc w:val="right"/>
      <w:pPr>
        <w:ind w:left="4195" w:hanging="400"/>
      </w:pPr>
    </w:lvl>
    <w:lvl w:ilvl="6" w:tplc="0409000F" w:tentative="1">
      <w:start w:val="1"/>
      <w:numFmt w:val="decimal"/>
      <w:lvlText w:val="%7."/>
      <w:lvlJc w:val="left"/>
      <w:pPr>
        <w:ind w:left="4595" w:hanging="400"/>
      </w:pPr>
    </w:lvl>
    <w:lvl w:ilvl="7" w:tplc="04090019" w:tentative="1">
      <w:start w:val="1"/>
      <w:numFmt w:val="upperLetter"/>
      <w:lvlText w:val="%8."/>
      <w:lvlJc w:val="left"/>
      <w:pPr>
        <w:ind w:left="4995" w:hanging="400"/>
      </w:pPr>
    </w:lvl>
    <w:lvl w:ilvl="8" w:tplc="0409001B" w:tentative="1">
      <w:start w:val="1"/>
      <w:numFmt w:val="lowerRoman"/>
      <w:lvlText w:val="%9."/>
      <w:lvlJc w:val="right"/>
      <w:pPr>
        <w:ind w:left="5395" w:hanging="400"/>
      </w:pPr>
    </w:lvl>
  </w:abstractNum>
  <w:abstractNum w:abstractNumId="13" w15:restartNumberingAfterBreak="0">
    <w:nsid w:val="2E466A5C"/>
    <w:multiLevelType w:val="hybridMultilevel"/>
    <w:tmpl w:val="349A3EF6"/>
    <w:lvl w:ilvl="0" w:tplc="437E87E0">
      <w:start w:val="1"/>
      <w:numFmt w:val="decimal"/>
      <w:suff w:val="nothing"/>
      <w:lvlText w:val="%1."/>
      <w:lvlJc w:val="left"/>
      <w:pPr>
        <w:ind w:left="1520" w:hanging="400"/>
      </w:pPr>
      <w:rPr>
        <w:rFonts w:ascii="돋움" w:eastAsia="돋움" w:hAnsi="돋움" w:cs="Times New Roman" w:hint="eastAsia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4" w15:restartNumberingAfterBreak="0">
    <w:nsid w:val="343F12BA"/>
    <w:multiLevelType w:val="hybridMultilevel"/>
    <w:tmpl w:val="49303D66"/>
    <w:lvl w:ilvl="0" w:tplc="E860460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90F4592"/>
    <w:multiLevelType w:val="hybridMultilevel"/>
    <w:tmpl w:val="9D1A55BC"/>
    <w:lvl w:ilvl="0" w:tplc="D576A11E">
      <w:start w:val="1"/>
      <w:numFmt w:val="decimalEnclosedCircle"/>
      <w:suff w:val="nothing"/>
      <w:lvlText w:val="%1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ADA6E5B"/>
    <w:multiLevelType w:val="hybridMultilevel"/>
    <w:tmpl w:val="02282C4C"/>
    <w:lvl w:ilvl="0" w:tplc="C5C46A84">
      <w:start w:val="1"/>
      <w:numFmt w:val="decimalEnclosedCircle"/>
      <w:lvlText w:val="%1"/>
      <w:lvlJc w:val="left"/>
      <w:pPr>
        <w:tabs>
          <w:tab w:val="num" w:pos="1520"/>
        </w:tabs>
        <w:ind w:left="1520" w:hanging="400"/>
      </w:pPr>
      <w:rPr>
        <w:rFonts w:hint="eastAsia"/>
        <w:lang w:val="en-US"/>
      </w:rPr>
    </w:lvl>
    <w:lvl w:ilvl="1" w:tplc="E4E00512">
      <w:start w:val="1"/>
      <w:numFmt w:val="decimal"/>
      <w:suff w:val="nothing"/>
      <w:lvlText w:val="%2."/>
      <w:lvlJc w:val="left"/>
      <w:pPr>
        <w:ind w:left="1200" w:hanging="400"/>
      </w:pPr>
      <w:rPr>
        <w:rFonts w:ascii="돋움" w:eastAsia="돋움" w:hAnsi="돋움" w:cs="Times New Roman" w:hint="eastAsia"/>
      </w:rPr>
    </w:lvl>
    <w:lvl w:ilvl="2" w:tplc="D8C4840E">
      <w:start w:val="1"/>
      <w:numFmt w:val="bullet"/>
      <w:lvlText w:val=""/>
      <w:lvlJc w:val="left"/>
      <w:pPr>
        <w:ind w:left="1560" w:hanging="360"/>
      </w:pPr>
      <w:rPr>
        <w:rFonts w:ascii="Wingdings" w:eastAsia="돋움" w:hAnsi="Wingdings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427953DF"/>
    <w:multiLevelType w:val="hybridMultilevel"/>
    <w:tmpl w:val="B7FE02DC"/>
    <w:lvl w:ilvl="0" w:tplc="B762AB94">
      <w:start w:val="1"/>
      <w:numFmt w:val="decimal"/>
      <w:suff w:val="space"/>
      <w:lvlText w:val="%1."/>
      <w:lvlJc w:val="left"/>
      <w:pPr>
        <w:ind w:left="1517" w:hanging="39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37" w:hanging="400"/>
      </w:pPr>
    </w:lvl>
    <w:lvl w:ilvl="2" w:tplc="0409001B" w:tentative="1">
      <w:start w:val="1"/>
      <w:numFmt w:val="lowerRoman"/>
      <w:lvlText w:val="%3."/>
      <w:lvlJc w:val="right"/>
      <w:pPr>
        <w:ind w:left="1637" w:hanging="400"/>
      </w:pPr>
    </w:lvl>
    <w:lvl w:ilvl="3" w:tplc="0409000F" w:tentative="1">
      <w:start w:val="1"/>
      <w:numFmt w:val="decimal"/>
      <w:lvlText w:val="%4."/>
      <w:lvlJc w:val="left"/>
      <w:pPr>
        <w:ind w:left="2037" w:hanging="400"/>
      </w:pPr>
    </w:lvl>
    <w:lvl w:ilvl="4" w:tplc="04090019" w:tentative="1">
      <w:start w:val="1"/>
      <w:numFmt w:val="upperLetter"/>
      <w:lvlText w:val="%5."/>
      <w:lvlJc w:val="left"/>
      <w:pPr>
        <w:ind w:left="2437" w:hanging="400"/>
      </w:pPr>
    </w:lvl>
    <w:lvl w:ilvl="5" w:tplc="0409001B" w:tentative="1">
      <w:start w:val="1"/>
      <w:numFmt w:val="lowerRoman"/>
      <w:lvlText w:val="%6."/>
      <w:lvlJc w:val="right"/>
      <w:pPr>
        <w:ind w:left="2837" w:hanging="400"/>
      </w:pPr>
    </w:lvl>
    <w:lvl w:ilvl="6" w:tplc="0409000F" w:tentative="1">
      <w:start w:val="1"/>
      <w:numFmt w:val="decimal"/>
      <w:lvlText w:val="%7."/>
      <w:lvlJc w:val="left"/>
      <w:pPr>
        <w:ind w:left="3237" w:hanging="400"/>
      </w:pPr>
    </w:lvl>
    <w:lvl w:ilvl="7" w:tplc="04090019" w:tentative="1">
      <w:start w:val="1"/>
      <w:numFmt w:val="upperLetter"/>
      <w:lvlText w:val="%8."/>
      <w:lvlJc w:val="left"/>
      <w:pPr>
        <w:ind w:left="3637" w:hanging="400"/>
      </w:pPr>
    </w:lvl>
    <w:lvl w:ilvl="8" w:tplc="0409001B" w:tentative="1">
      <w:start w:val="1"/>
      <w:numFmt w:val="lowerRoman"/>
      <w:lvlText w:val="%9."/>
      <w:lvlJc w:val="right"/>
      <w:pPr>
        <w:ind w:left="4037" w:hanging="400"/>
      </w:pPr>
    </w:lvl>
  </w:abstractNum>
  <w:abstractNum w:abstractNumId="18" w15:restartNumberingAfterBreak="0">
    <w:nsid w:val="43FC528E"/>
    <w:multiLevelType w:val="multilevel"/>
    <w:tmpl w:val="45D2E788"/>
    <w:lvl w:ilvl="0">
      <w:start w:val="1"/>
      <w:numFmt w:val="decimal"/>
      <w:suff w:val="nothing"/>
      <w:lvlText w:val="%1."/>
      <w:lvlJc w:val="left"/>
      <w:pPr>
        <w:ind w:left="7731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9" w15:restartNumberingAfterBreak="0">
    <w:nsid w:val="45A9283B"/>
    <w:multiLevelType w:val="hybridMultilevel"/>
    <w:tmpl w:val="CC1CE082"/>
    <w:lvl w:ilvl="0" w:tplc="E6701DA6">
      <w:start w:val="1"/>
      <w:numFmt w:val="decimal"/>
      <w:suff w:val="nothing"/>
      <w:lvlText w:val="%1."/>
      <w:lvlJc w:val="left"/>
      <w:pPr>
        <w:ind w:left="1520" w:hanging="400"/>
      </w:pPr>
      <w:rPr>
        <w:rFonts w:hint="eastAsia"/>
      </w:rPr>
    </w:lvl>
    <w:lvl w:ilvl="1" w:tplc="04090011">
      <w:start w:val="1"/>
      <w:numFmt w:val="decimalEnclosedCircle"/>
      <w:lvlText w:val="%2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46D76F1A"/>
    <w:multiLevelType w:val="hybridMultilevel"/>
    <w:tmpl w:val="320076AE"/>
    <w:lvl w:ilvl="0" w:tplc="3A44A90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7F25B6F"/>
    <w:multiLevelType w:val="hybridMultilevel"/>
    <w:tmpl w:val="1FC41466"/>
    <w:lvl w:ilvl="0" w:tplc="B008CBBA">
      <w:start w:val="1"/>
      <w:numFmt w:val="decimal"/>
      <w:suff w:val="nothing"/>
      <w:lvlText w:val="%1."/>
      <w:lvlJc w:val="left"/>
      <w:pPr>
        <w:ind w:left="1200" w:hanging="400"/>
      </w:pPr>
      <w:rPr>
        <w:rFonts w:ascii="돋움" w:eastAsia="돋움" w:hAnsi="돋움" w:cs="Times New Roman" w:hint="eastAsia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22" w15:restartNumberingAfterBreak="0">
    <w:nsid w:val="49C43288"/>
    <w:multiLevelType w:val="hybridMultilevel"/>
    <w:tmpl w:val="188E5902"/>
    <w:lvl w:ilvl="0" w:tplc="6E86A28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4C150E64"/>
    <w:multiLevelType w:val="hybridMultilevel"/>
    <w:tmpl w:val="376478A6"/>
    <w:lvl w:ilvl="0" w:tplc="8846664E">
      <w:start w:val="1"/>
      <w:numFmt w:val="decimalEnclosedCircle"/>
      <w:suff w:val="nothing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5E3389C"/>
    <w:multiLevelType w:val="hybridMultilevel"/>
    <w:tmpl w:val="FAC295C4"/>
    <w:lvl w:ilvl="0" w:tplc="ECCCEE1A">
      <w:start w:val="1"/>
      <w:numFmt w:val="decimalEnclosedCircle"/>
      <w:suff w:val="nothing"/>
      <w:lvlText w:val="%1"/>
      <w:lvlJc w:val="left"/>
      <w:pPr>
        <w:ind w:left="111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613575E"/>
    <w:multiLevelType w:val="hybridMultilevel"/>
    <w:tmpl w:val="EAFC7AE4"/>
    <w:lvl w:ilvl="0" w:tplc="AE7C3A4C">
      <w:start w:val="1"/>
      <w:numFmt w:val="decimalEnclosedCircle"/>
      <w:suff w:val="nothing"/>
      <w:lvlText w:val="%1"/>
      <w:lvlJc w:val="left"/>
      <w:pPr>
        <w:ind w:left="152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6" w15:restartNumberingAfterBreak="0">
    <w:nsid w:val="569552B8"/>
    <w:multiLevelType w:val="hybridMultilevel"/>
    <w:tmpl w:val="A7C6D666"/>
    <w:lvl w:ilvl="0" w:tplc="637AB16A">
      <w:start w:val="1"/>
      <w:numFmt w:val="decimalEnclosedCircle"/>
      <w:suff w:val="nothing"/>
      <w:lvlText w:val="%1"/>
      <w:lvlJc w:val="left"/>
      <w:pPr>
        <w:ind w:left="1110" w:hanging="400"/>
      </w:pPr>
      <w:rPr>
        <w:rFonts w:hint="eastAsia"/>
        <w:b w:val="0"/>
        <w:i w:val="0"/>
        <w:strike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505"/>
        </w:tabs>
        <w:ind w:left="50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05"/>
        </w:tabs>
        <w:ind w:left="90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05"/>
        </w:tabs>
        <w:ind w:left="130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705"/>
        </w:tabs>
        <w:ind w:left="170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5"/>
        </w:tabs>
        <w:ind w:left="210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05"/>
        </w:tabs>
        <w:ind w:left="250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2905"/>
        </w:tabs>
        <w:ind w:left="290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05"/>
        </w:tabs>
        <w:ind w:left="3305" w:hanging="400"/>
      </w:pPr>
    </w:lvl>
  </w:abstractNum>
  <w:abstractNum w:abstractNumId="27" w15:restartNumberingAfterBreak="0">
    <w:nsid w:val="595015CD"/>
    <w:multiLevelType w:val="hybridMultilevel"/>
    <w:tmpl w:val="0AF235A4"/>
    <w:lvl w:ilvl="0" w:tplc="E0384AC6">
      <w:start w:val="1"/>
      <w:numFmt w:val="decimalEnclosedCircle"/>
      <w:suff w:val="nothing"/>
      <w:lvlText w:val="%1"/>
      <w:lvlJc w:val="left"/>
      <w:pPr>
        <w:ind w:left="111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A716E96"/>
    <w:multiLevelType w:val="hybridMultilevel"/>
    <w:tmpl w:val="42567394"/>
    <w:lvl w:ilvl="0" w:tplc="E99ED356">
      <w:start w:val="1"/>
      <w:numFmt w:val="decimalEnclosedCircle"/>
      <w:suff w:val="nothing"/>
      <w:lvlText w:val="%1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9" w15:restartNumberingAfterBreak="0">
    <w:nsid w:val="5E86022B"/>
    <w:multiLevelType w:val="hybridMultilevel"/>
    <w:tmpl w:val="AB76605C"/>
    <w:lvl w:ilvl="0" w:tplc="ED7A247A">
      <w:start w:val="1"/>
      <w:numFmt w:val="decimalEnclosedCircle"/>
      <w:suff w:val="nothing"/>
      <w:lvlText w:val="%1"/>
      <w:lvlJc w:val="left"/>
      <w:pPr>
        <w:ind w:left="111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61C919D2"/>
    <w:multiLevelType w:val="hybridMultilevel"/>
    <w:tmpl w:val="99944FBC"/>
    <w:lvl w:ilvl="0" w:tplc="224E528C">
      <w:start w:val="1"/>
      <w:numFmt w:val="decimalEnclosedCircle"/>
      <w:suff w:val="nothing"/>
      <w:lvlText w:val="%1"/>
      <w:lvlJc w:val="left"/>
      <w:pPr>
        <w:ind w:left="1520" w:hanging="400"/>
      </w:pPr>
      <w:rPr>
        <w:rFonts w:hint="eastAsia"/>
      </w:rPr>
    </w:lvl>
    <w:lvl w:ilvl="1" w:tplc="472CE2B4">
      <w:start w:val="1"/>
      <w:numFmt w:val="decimal"/>
      <w:suff w:val="nothing"/>
      <w:lvlText w:val="%2."/>
      <w:lvlJc w:val="left"/>
      <w:pPr>
        <w:ind w:left="1200" w:hanging="40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1" w15:restartNumberingAfterBreak="0">
    <w:nsid w:val="6217460D"/>
    <w:multiLevelType w:val="hybridMultilevel"/>
    <w:tmpl w:val="F0521E2C"/>
    <w:lvl w:ilvl="0" w:tplc="B6C05FC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62360FDF"/>
    <w:multiLevelType w:val="hybridMultilevel"/>
    <w:tmpl w:val="A4FAB074"/>
    <w:lvl w:ilvl="0" w:tplc="7FB6EE62">
      <w:start w:val="1"/>
      <w:numFmt w:val="decimalEnclosedCircle"/>
      <w:suff w:val="nothing"/>
      <w:lvlText w:val="%1"/>
      <w:lvlJc w:val="left"/>
      <w:pPr>
        <w:ind w:left="152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3" w15:restartNumberingAfterBreak="0">
    <w:nsid w:val="646B2754"/>
    <w:multiLevelType w:val="hybridMultilevel"/>
    <w:tmpl w:val="70CA87AE"/>
    <w:lvl w:ilvl="0" w:tplc="BF5E31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647102F6"/>
    <w:multiLevelType w:val="hybridMultilevel"/>
    <w:tmpl w:val="18B67C12"/>
    <w:lvl w:ilvl="0" w:tplc="AC826264">
      <w:start w:val="1"/>
      <w:numFmt w:val="decimalEnclosedCircle"/>
      <w:suff w:val="nothing"/>
      <w:lvlText w:val="%1"/>
      <w:lvlJc w:val="left"/>
      <w:pPr>
        <w:ind w:left="1110" w:hanging="400"/>
      </w:pPr>
      <w:rPr>
        <w:rFonts w:hint="eastAsia"/>
        <w:b w:val="0"/>
        <w:i w:val="0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5" w15:restartNumberingAfterBreak="0">
    <w:nsid w:val="67B435BD"/>
    <w:multiLevelType w:val="hybridMultilevel"/>
    <w:tmpl w:val="459E1262"/>
    <w:lvl w:ilvl="0" w:tplc="28A471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6B8D5DC8"/>
    <w:multiLevelType w:val="hybridMultilevel"/>
    <w:tmpl w:val="FD5EBF2A"/>
    <w:lvl w:ilvl="0" w:tplc="2828CE0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6D355D53"/>
    <w:multiLevelType w:val="hybridMultilevel"/>
    <w:tmpl w:val="35043E0C"/>
    <w:lvl w:ilvl="0" w:tplc="43FCA6DE">
      <w:start w:val="1"/>
      <w:numFmt w:val="decimalEnclosedCircle"/>
      <w:suff w:val="nothing"/>
      <w:lvlText w:val="%1"/>
      <w:lvlJc w:val="left"/>
      <w:pPr>
        <w:ind w:left="1110" w:hanging="400"/>
      </w:pPr>
      <w:rPr>
        <w:rFonts w:hint="eastAsia"/>
        <w:b w:val="0"/>
        <w:i w:val="0"/>
        <w:strike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505"/>
        </w:tabs>
        <w:ind w:left="50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05"/>
        </w:tabs>
        <w:ind w:left="90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05"/>
        </w:tabs>
        <w:ind w:left="130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705"/>
        </w:tabs>
        <w:ind w:left="170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5"/>
        </w:tabs>
        <w:ind w:left="210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05"/>
        </w:tabs>
        <w:ind w:left="250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2905"/>
        </w:tabs>
        <w:ind w:left="290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05"/>
        </w:tabs>
        <w:ind w:left="3305" w:hanging="400"/>
      </w:pPr>
    </w:lvl>
  </w:abstractNum>
  <w:abstractNum w:abstractNumId="38" w15:restartNumberingAfterBreak="0">
    <w:nsid w:val="6E0C0659"/>
    <w:multiLevelType w:val="hybridMultilevel"/>
    <w:tmpl w:val="80EC4B86"/>
    <w:lvl w:ilvl="0" w:tplc="DAE03F22">
      <w:start w:val="1"/>
      <w:numFmt w:val="decimal"/>
      <w:suff w:val="nothing"/>
      <w:lvlText w:val="%1."/>
      <w:lvlJc w:val="left"/>
      <w:pPr>
        <w:ind w:left="1200" w:hanging="400"/>
      </w:pPr>
      <w:rPr>
        <w:rFonts w:ascii="돋움" w:eastAsia="돋움" w:hAnsi="돋움" w:cs="Times New Roman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70CC0FCD"/>
    <w:multiLevelType w:val="hybridMultilevel"/>
    <w:tmpl w:val="DBB2E116"/>
    <w:lvl w:ilvl="0" w:tplc="30A6D0E0">
      <w:start w:val="1"/>
      <w:numFmt w:val="decimalEnclosedCircle"/>
      <w:suff w:val="nothing"/>
      <w:lvlText w:val="%1"/>
      <w:lvlJc w:val="left"/>
      <w:pPr>
        <w:ind w:left="152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2E75CAC"/>
    <w:multiLevelType w:val="hybridMultilevel"/>
    <w:tmpl w:val="E100441C"/>
    <w:lvl w:ilvl="0" w:tplc="18468872">
      <w:start w:val="4"/>
      <w:numFmt w:val="bullet"/>
      <w:lvlText w:val="※"/>
      <w:lvlJc w:val="left"/>
      <w:pPr>
        <w:ind w:left="158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00"/>
      </w:pPr>
      <w:rPr>
        <w:rFonts w:ascii="Wingdings" w:hAnsi="Wingdings" w:hint="default"/>
      </w:rPr>
    </w:lvl>
  </w:abstractNum>
  <w:abstractNum w:abstractNumId="41" w15:restartNumberingAfterBreak="0">
    <w:nsid w:val="74FB0ABB"/>
    <w:multiLevelType w:val="hybridMultilevel"/>
    <w:tmpl w:val="7FAC7C50"/>
    <w:lvl w:ilvl="0" w:tplc="946C6934">
      <w:start w:val="1"/>
      <w:numFmt w:val="decimalEnclosedCircle"/>
      <w:suff w:val="nothing"/>
      <w:lvlText w:val="%1"/>
      <w:lvlJc w:val="left"/>
      <w:pPr>
        <w:ind w:left="1107" w:hanging="39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7AD91D3A"/>
    <w:multiLevelType w:val="hybridMultilevel"/>
    <w:tmpl w:val="9B9C5BA8"/>
    <w:lvl w:ilvl="0" w:tplc="4A400C78">
      <w:start w:val="1"/>
      <w:numFmt w:val="decimalEnclosedCircle"/>
      <w:suff w:val="nothing"/>
      <w:lvlText w:val="%1"/>
      <w:lvlJc w:val="left"/>
      <w:pPr>
        <w:ind w:left="1110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3" w15:restartNumberingAfterBreak="0">
    <w:nsid w:val="7B5F495F"/>
    <w:multiLevelType w:val="hybridMultilevel"/>
    <w:tmpl w:val="9D7C0E68"/>
    <w:lvl w:ilvl="0" w:tplc="2F80B85E">
      <w:start w:val="1"/>
      <w:numFmt w:val="decimal"/>
      <w:suff w:val="nothing"/>
      <w:lvlText w:val="%1.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44" w15:restartNumberingAfterBreak="0">
    <w:nsid w:val="7BFD686C"/>
    <w:multiLevelType w:val="hybridMultilevel"/>
    <w:tmpl w:val="4AE47590"/>
    <w:lvl w:ilvl="0" w:tplc="6AD4DE0E">
      <w:start w:val="1"/>
      <w:numFmt w:val="decimalEnclosedCircle"/>
      <w:suff w:val="nothing"/>
      <w:lvlText w:val="%1"/>
      <w:lvlJc w:val="left"/>
      <w:pPr>
        <w:ind w:left="111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9"/>
  </w:num>
  <w:num w:numId="2">
    <w:abstractNumId w:val="30"/>
  </w:num>
  <w:num w:numId="3">
    <w:abstractNumId w:val="32"/>
  </w:num>
  <w:num w:numId="4">
    <w:abstractNumId w:val="1"/>
  </w:num>
  <w:num w:numId="5">
    <w:abstractNumId w:val="28"/>
  </w:num>
  <w:num w:numId="6">
    <w:abstractNumId w:val="34"/>
  </w:num>
  <w:num w:numId="7">
    <w:abstractNumId w:val="7"/>
  </w:num>
  <w:num w:numId="8">
    <w:abstractNumId w:val="42"/>
  </w:num>
  <w:num w:numId="9">
    <w:abstractNumId w:val="37"/>
  </w:num>
  <w:num w:numId="10">
    <w:abstractNumId w:val="6"/>
  </w:num>
  <w:num w:numId="11">
    <w:abstractNumId w:val="8"/>
  </w:num>
  <w:num w:numId="12">
    <w:abstractNumId w:val="44"/>
  </w:num>
  <w:num w:numId="13">
    <w:abstractNumId w:val="27"/>
  </w:num>
  <w:num w:numId="14">
    <w:abstractNumId w:val="16"/>
  </w:num>
  <w:num w:numId="15">
    <w:abstractNumId w:val="17"/>
  </w:num>
  <w:num w:numId="16">
    <w:abstractNumId w:val="5"/>
  </w:num>
  <w:num w:numId="17">
    <w:abstractNumId w:val="15"/>
  </w:num>
  <w:num w:numId="18">
    <w:abstractNumId w:val="43"/>
  </w:num>
  <w:num w:numId="19">
    <w:abstractNumId w:val="4"/>
  </w:num>
  <w:num w:numId="20">
    <w:abstractNumId w:val="25"/>
  </w:num>
  <w:num w:numId="21">
    <w:abstractNumId w:val="29"/>
  </w:num>
  <w:num w:numId="22">
    <w:abstractNumId w:val="18"/>
  </w:num>
  <w:num w:numId="23">
    <w:abstractNumId w:val="26"/>
  </w:num>
  <w:num w:numId="24">
    <w:abstractNumId w:val="41"/>
  </w:num>
  <w:num w:numId="25">
    <w:abstractNumId w:val="39"/>
  </w:num>
  <w:num w:numId="26">
    <w:abstractNumId w:val="21"/>
  </w:num>
  <w:num w:numId="27">
    <w:abstractNumId w:val="13"/>
  </w:num>
  <w:num w:numId="28">
    <w:abstractNumId w:val="24"/>
  </w:num>
  <w:num w:numId="29">
    <w:abstractNumId w:val="12"/>
  </w:num>
  <w:num w:numId="30">
    <w:abstractNumId w:val="23"/>
  </w:num>
  <w:num w:numId="31">
    <w:abstractNumId w:val="0"/>
  </w:num>
  <w:num w:numId="32">
    <w:abstractNumId w:val="10"/>
  </w:num>
  <w:num w:numId="33">
    <w:abstractNumId w:val="3"/>
  </w:num>
  <w:num w:numId="34">
    <w:abstractNumId w:val="38"/>
  </w:num>
  <w:num w:numId="35">
    <w:abstractNumId w:val="40"/>
  </w:num>
  <w:num w:numId="36">
    <w:abstractNumId w:val="11"/>
  </w:num>
  <w:num w:numId="37">
    <w:abstractNumId w:val="33"/>
  </w:num>
  <w:num w:numId="38">
    <w:abstractNumId w:val="22"/>
  </w:num>
  <w:num w:numId="39">
    <w:abstractNumId w:val="20"/>
  </w:num>
  <w:num w:numId="40">
    <w:abstractNumId w:val="9"/>
  </w:num>
  <w:num w:numId="41">
    <w:abstractNumId w:val="14"/>
  </w:num>
  <w:num w:numId="42">
    <w:abstractNumId w:val="2"/>
  </w:num>
  <w:num w:numId="43">
    <w:abstractNumId w:val="35"/>
  </w:num>
  <w:num w:numId="44">
    <w:abstractNumId w:val="36"/>
  </w:num>
  <w:num w:numId="45">
    <w:abstractNumId w:val="31"/>
  </w:num>
  <w:num w:numId="4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윤현정 (Hyunjeong Yoon)">
    <w15:presenceInfo w15:providerId="AD" w15:userId="S-1-5-21-654308782-720637390-2373776299-1000"/>
  </w15:person>
  <w15:person w15:author="김현주 (Hyunjoo Kim)">
    <w15:presenceInfo w15:providerId="AD" w15:userId="S-1-12-1-959339916-1126444457-3701622442-21065328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1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E60"/>
    <w:rsid w:val="000002DD"/>
    <w:rsid w:val="00003EA1"/>
    <w:rsid w:val="00007C20"/>
    <w:rsid w:val="00013BEA"/>
    <w:rsid w:val="000146B2"/>
    <w:rsid w:val="000278BC"/>
    <w:rsid w:val="00030586"/>
    <w:rsid w:val="00032FBA"/>
    <w:rsid w:val="000330D5"/>
    <w:rsid w:val="00033714"/>
    <w:rsid w:val="00040DD6"/>
    <w:rsid w:val="000468CF"/>
    <w:rsid w:val="00047A03"/>
    <w:rsid w:val="000506B1"/>
    <w:rsid w:val="0005098A"/>
    <w:rsid w:val="000524B6"/>
    <w:rsid w:val="0005272E"/>
    <w:rsid w:val="0005587F"/>
    <w:rsid w:val="00060D82"/>
    <w:rsid w:val="000652CD"/>
    <w:rsid w:val="00075439"/>
    <w:rsid w:val="00083F8E"/>
    <w:rsid w:val="00084242"/>
    <w:rsid w:val="0008597B"/>
    <w:rsid w:val="000A1271"/>
    <w:rsid w:val="000A1B7B"/>
    <w:rsid w:val="000A2069"/>
    <w:rsid w:val="000A7F28"/>
    <w:rsid w:val="000B13C6"/>
    <w:rsid w:val="000C0873"/>
    <w:rsid w:val="000C2C53"/>
    <w:rsid w:val="000C46FA"/>
    <w:rsid w:val="000C4F54"/>
    <w:rsid w:val="000D527C"/>
    <w:rsid w:val="000D796D"/>
    <w:rsid w:val="000E0DB9"/>
    <w:rsid w:val="000E1BF5"/>
    <w:rsid w:val="000F1E6D"/>
    <w:rsid w:val="00100D22"/>
    <w:rsid w:val="001016EA"/>
    <w:rsid w:val="00105ACE"/>
    <w:rsid w:val="001076FD"/>
    <w:rsid w:val="00107E1E"/>
    <w:rsid w:val="0011269E"/>
    <w:rsid w:val="00114D9D"/>
    <w:rsid w:val="00122C64"/>
    <w:rsid w:val="0012380B"/>
    <w:rsid w:val="00123D67"/>
    <w:rsid w:val="00126040"/>
    <w:rsid w:val="00131B90"/>
    <w:rsid w:val="001325FC"/>
    <w:rsid w:val="0013375E"/>
    <w:rsid w:val="00134312"/>
    <w:rsid w:val="00134F83"/>
    <w:rsid w:val="00137A9F"/>
    <w:rsid w:val="00142376"/>
    <w:rsid w:val="001518E3"/>
    <w:rsid w:val="0015278F"/>
    <w:rsid w:val="00153F84"/>
    <w:rsid w:val="00162D12"/>
    <w:rsid w:val="0016709B"/>
    <w:rsid w:val="00167D90"/>
    <w:rsid w:val="00172ED4"/>
    <w:rsid w:val="0017758D"/>
    <w:rsid w:val="001841C3"/>
    <w:rsid w:val="001866E1"/>
    <w:rsid w:val="00187BB7"/>
    <w:rsid w:val="00190DEB"/>
    <w:rsid w:val="001944A4"/>
    <w:rsid w:val="001A39F6"/>
    <w:rsid w:val="001A3CC6"/>
    <w:rsid w:val="001A5A5A"/>
    <w:rsid w:val="001A5C29"/>
    <w:rsid w:val="001B30AB"/>
    <w:rsid w:val="001B4E62"/>
    <w:rsid w:val="001C0E1B"/>
    <w:rsid w:val="001C2BF6"/>
    <w:rsid w:val="001C36EB"/>
    <w:rsid w:val="001C638A"/>
    <w:rsid w:val="001C6597"/>
    <w:rsid w:val="001C7C5E"/>
    <w:rsid w:val="001D246F"/>
    <w:rsid w:val="001E04C3"/>
    <w:rsid w:val="001F3AEA"/>
    <w:rsid w:val="00200E23"/>
    <w:rsid w:val="00201455"/>
    <w:rsid w:val="00205567"/>
    <w:rsid w:val="00206559"/>
    <w:rsid w:val="002121D4"/>
    <w:rsid w:val="00212769"/>
    <w:rsid w:val="0021323B"/>
    <w:rsid w:val="0021738D"/>
    <w:rsid w:val="002176E3"/>
    <w:rsid w:val="0022117F"/>
    <w:rsid w:val="002214E4"/>
    <w:rsid w:val="00221A9B"/>
    <w:rsid w:val="00222665"/>
    <w:rsid w:val="00224FCD"/>
    <w:rsid w:val="00232090"/>
    <w:rsid w:val="002372EF"/>
    <w:rsid w:val="002405FD"/>
    <w:rsid w:val="00245535"/>
    <w:rsid w:val="00246EA9"/>
    <w:rsid w:val="00250314"/>
    <w:rsid w:val="00261BA2"/>
    <w:rsid w:val="00267434"/>
    <w:rsid w:val="002710C7"/>
    <w:rsid w:val="00280DDC"/>
    <w:rsid w:val="002924A5"/>
    <w:rsid w:val="00295600"/>
    <w:rsid w:val="00297BB9"/>
    <w:rsid w:val="002A2BC9"/>
    <w:rsid w:val="002A3B00"/>
    <w:rsid w:val="002A6647"/>
    <w:rsid w:val="002B1C5C"/>
    <w:rsid w:val="002B5A95"/>
    <w:rsid w:val="002B75C8"/>
    <w:rsid w:val="002C6673"/>
    <w:rsid w:val="002D09B2"/>
    <w:rsid w:val="002D6A24"/>
    <w:rsid w:val="002D6EEA"/>
    <w:rsid w:val="002E43F4"/>
    <w:rsid w:val="002F0961"/>
    <w:rsid w:val="002F226B"/>
    <w:rsid w:val="002F7BEB"/>
    <w:rsid w:val="0030036B"/>
    <w:rsid w:val="003179C6"/>
    <w:rsid w:val="003215F4"/>
    <w:rsid w:val="003216F2"/>
    <w:rsid w:val="00322D24"/>
    <w:rsid w:val="0033782A"/>
    <w:rsid w:val="00342961"/>
    <w:rsid w:val="0034543B"/>
    <w:rsid w:val="00350D59"/>
    <w:rsid w:val="003539C8"/>
    <w:rsid w:val="00361F73"/>
    <w:rsid w:val="003653D7"/>
    <w:rsid w:val="00371328"/>
    <w:rsid w:val="00373897"/>
    <w:rsid w:val="0038121E"/>
    <w:rsid w:val="00383FA1"/>
    <w:rsid w:val="00390A8A"/>
    <w:rsid w:val="003935CD"/>
    <w:rsid w:val="003A2E3B"/>
    <w:rsid w:val="003A3361"/>
    <w:rsid w:val="003A4A15"/>
    <w:rsid w:val="003B3489"/>
    <w:rsid w:val="003B4EAC"/>
    <w:rsid w:val="003C6DEE"/>
    <w:rsid w:val="003D3567"/>
    <w:rsid w:val="003D79DC"/>
    <w:rsid w:val="003E6702"/>
    <w:rsid w:val="003E7DBD"/>
    <w:rsid w:val="003F3CB3"/>
    <w:rsid w:val="00405159"/>
    <w:rsid w:val="00406171"/>
    <w:rsid w:val="00407020"/>
    <w:rsid w:val="00407A7B"/>
    <w:rsid w:val="004123E7"/>
    <w:rsid w:val="00412589"/>
    <w:rsid w:val="0041458E"/>
    <w:rsid w:val="00416D0F"/>
    <w:rsid w:val="00416E07"/>
    <w:rsid w:val="0042178E"/>
    <w:rsid w:val="00426FD0"/>
    <w:rsid w:val="004323E5"/>
    <w:rsid w:val="00434939"/>
    <w:rsid w:val="00440C48"/>
    <w:rsid w:val="0044331D"/>
    <w:rsid w:val="00445235"/>
    <w:rsid w:val="00447E07"/>
    <w:rsid w:val="00453FB9"/>
    <w:rsid w:val="00470E1A"/>
    <w:rsid w:val="004726B5"/>
    <w:rsid w:val="004726C2"/>
    <w:rsid w:val="004755E4"/>
    <w:rsid w:val="00482FEC"/>
    <w:rsid w:val="00483EA1"/>
    <w:rsid w:val="00484B73"/>
    <w:rsid w:val="004902D9"/>
    <w:rsid w:val="00491B20"/>
    <w:rsid w:val="00494441"/>
    <w:rsid w:val="004A01FC"/>
    <w:rsid w:val="004A06F3"/>
    <w:rsid w:val="004A1E54"/>
    <w:rsid w:val="004A56A2"/>
    <w:rsid w:val="004B1428"/>
    <w:rsid w:val="004B15D7"/>
    <w:rsid w:val="004B1F27"/>
    <w:rsid w:val="004C1EA7"/>
    <w:rsid w:val="004C3551"/>
    <w:rsid w:val="004C4D8A"/>
    <w:rsid w:val="004C5B87"/>
    <w:rsid w:val="004D0213"/>
    <w:rsid w:val="004E5300"/>
    <w:rsid w:val="004E64CD"/>
    <w:rsid w:val="004E7DEE"/>
    <w:rsid w:val="004F2F18"/>
    <w:rsid w:val="004F6F6E"/>
    <w:rsid w:val="004F7D83"/>
    <w:rsid w:val="005033E8"/>
    <w:rsid w:val="00506FA2"/>
    <w:rsid w:val="005261DB"/>
    <w:rsid w:val="0053208E"/>
    <w:rsid w:val="00537C1B"/>
    <w:rsid w:val="00542C6B"/>
    <w:rsid w:val="005443F4"/>
    <w:rsid w:val="00544DFC"/>
    <w:rsid w:val="00550DE1"/>
    <w:rsid w:val="00553506"/>
    <w:rsid w:val="00554E90"/>
    <w:rsid w:val="0056254E"/>
    <w:rsid w:val="005635D8"/>
    <w:rsid w:val="00564289"/>
    <w:rsid w:val="00591E6B"/>
    <w:rsid w:val="00597441"/>
    <w:rsid w:val="005A1F98"/>
    <w:rsid w:val="005A3FAC"/>
    <w:rsid w:val="005A682A"/>
    <w:rsid w:val="005A7E9A"/>
    <w:rsid w:val="005B5137"/>
    <w:rsid w:val="005C7CDE"/>
    <w:rsid w:val="005D154A"/>
    <w:rsid w:val="005D32F4"/>
    <w:rsid w:val="005E5FBE"/>
    <w:rsid w:val="005F1F58"/>
    <w:rsid w:val="005F3193"/>
    <w:rsid w:val="005F505B"/>
    <w:rsid w:val="005F7F75"/>
    <w:rsid w:val="006101C1"/>
    <w:rsid w:val="00613F91"/>
    <w:rsid w:val="0062634B"/>
    <w:rsid w:val="00627DDA"/>
    <w:rsid w:val="00636F98"/>
    <w:rsid w:val="00637A7E"/>
    <w:rsid w:val="006421F3"/>
    <w:rsid w:val="00642F8B"/>
    <w:rsid w:val="00643531"/>
    <w:rsid w:val="006614EC"/>
    <w:rsid w:val="006617EB"/>
    <w:rsid w:val="00662C77"/>
    <w:rsid w:val="00664668"/>
    <w:rsid w:val="00672F16"/>
    <w:rsid w:val="006732BD"/>
    <w:rsid w:val="00674796"/>
    <w:rsid w:val="00677F7B"/>
    <w:rsid w:val="00680FE3"/>
    <w:rsid w:val="006825B3"/>
    <w:rsid w:val="006832B3"/>
    <w:rsid w:val="0069059A"/>
    <w:rsid w:val="00691F03"/>
    <w:rsid w:val="006A3C9A"/>
    <w:rsid w:val="006A3FDF"/>
    <w:rsid w:val="006B1928"/>
    <w:rsid w:val="006B3C67"/>
    <w:rsid w:val="006B4413"/>
    <w:rsid w:val="006B5CFF"/>
    <w:rsid w:val="006C7775"/>
    <w:rsid w:val="006D0ABB"/>
    <w:rsid w:val="006D19BC"/>
    <w:rsid w:val="006D6790"/>
    <w:rsid w:val="006D6E1E"/>
    <w:rsid w:val="006D7EA1"/>
    <w:rsid w:val="006E04D5"/>
    <w:rsid w:val="006E3C07"/>
    <w:rsid w:val="006E7157"/>
    <w:rsid w:val="006F06FC"/>
    <w:rsid w:val="006F22A0"/>
    <w:rsid w:val="00702DBF"/>
    <w:rsid w:val="007045D5"/>
    <w:rsid w:val="007054AB"/>
    <w:rsid w:val="00710037"/>
    <w:rsid w:val="00712075"/>
    <w:rsid w:val="00715580"/>
    <w:rsid w:val="00715E4A"/>
    <w:rsid w:val="007302A5"/>
    <w:rsid w:val="007410C2"/>
    <w:rsid w:val="0074699B"/>
    <w:rsid w:val="0075429F"/>
    <w:rsid w:val="00755178"/>
    <w:rsid w:val="00757CFC"/>
    <w:rsid w:val="00771AC9"/>
    <w:rsid w:val="00774D3A"/>
    <w:rsid w:val="00781396"/>
    <w:rsid w:val="0078711B"/>
    <w:rsid w:val="00791F69"/>
    <w:rsid w:val="00795729"/>
    <w:rsid w:val="00796020"/>
    <w:rsid w:val="007A14CD"/>
    <w:rsid w:val="007A1748"/>
    <w:rsid w:val="007A2ECE"/>
    <w:rsid w:val="007A7B79"/>
    <w:rsid w:val="007B18A4"/>
    <w:rsid w:val="007B3B57"/>
    <w:rsid w:val="007B78F3"/>
    <w:rsid w:val="007C31AB"/>
    <w:rsid w:val="007D2680"/>
    <w:rsid w:val="007D5144"/>
    <w:rsid w:val="007E412C"/>
    <w:rsid w:val="007E4718"/>
    <w:rsid w:val="007E6BED"/>
    <w:rsid w:val="007F0DCE"/>
    <w:rsid w:val="007F6377"/>
    <w:rsid w:val="0080777E"/>
    <w:rsid w:val="0081561D"/>
    <w:rsid w:val="00820416"/>
    <w:rsid w:val="00821150"/>
    <w:rsid w:val="00823359"/>
    <w:rsid w:val="0082729D"/>
    <w:rsid w:val="008321E3"/>
    <w:rsid w:val="00832FC1"/>
    <w:rsid w:val="00842AA4"/>
    <w:rsid w:val="0084318B"/>
    <w:rsid w:val="00843EE9"/>
    <w:rsid w:val="0085257E"/>
    <w:rsid w:val="008548A7"/>
    <w:rsid w:val="00854EF6"/>
    <w:rsid w:val="008638E9"/>
    <w:rsid w:val="008676E8"/>
    <w:rsid w:val="0087522C"/>
    <w:rsid w:val="0088127B"/>
    <w:rsid w:val="00883401"/>
    <w:rsid w:val="0088347E"/>
    <w:rsid w:val="00883E3A"/>
    <w:rsid w:val="008853E5"/>
    <w:rsid w:val="0088793D"/>
    <w:rsid w:val="008923ED"/>
    <w:rsid w:val="00893BCA"/>
    <w:rsid w:val="008A0600"/>
    <w:rsid w:val="008A172F"/>
    <w:rsid w:val="008A27E5"/>
    <w:rsid w:val="008B2C7C"/>
    <w:rsid w:val="008B35D9"/>
    <w:rsid w:val="008C1567"/>
    <w:rsid w:val="008C275F"/>
    <w:rsid w:val="008C500F"/>
    <w:rsid w:val="008C6BF9"/>
    <w:rsid w:val="008D3F1B"/>
    <w:rsid w:val="008E5F62"/>
    <w:rsid w:val="008F00E0"/>
    <w:rsid w:val="008F16AA"/>
    <w:rsid w:val="008F2560"/>
    <w:rsid w:val="008F440C"/>
    <w:rsid w:val="008F5D8B"/>
    <w:rsid w:val="008F69CF"/>
    <w:rsid w:val="00915B6C"/>
    <w:rsid w:val="00916253"/>
    <w:rsid w:val="009174B9"/>
    <w:rsid w:val="00926F1D"/>
    <w:rsid w:val="009306F5"/>
    <w:rsid w:val="00932AF3"/>
    <w:rsid w:val="00932EF5"/>
    <w:rsid w:val="00933783"/>
    <w:rsid w:val="00937DAC"/>
    <w:rsid w:val="00951BB0"/>
    <w:rsid w:val="009576E8"/>
    <w:rsid w:val="0097401D"/>
    <w:rsid w:val="0098004D"/>
    <w:rsid w:val="00980117"/>
    <w:rsid w:val="009806B7"/>
    <w:rsid w:val="00981440"/>
    <w:rsid w:val="00986843"/>
    <w:rsid w:val="009876F3"/>
    <w:rsid w:val="00990713"/>
    <w:rsid w:val="00990797"/>
    <w:rsid w:val="009A02B2"/>
    <w:rsid w:val="009A044F"/>
    <w:rsid w:val="009A284D"/>
    <w:rsid w:val="009A3073"/>
    <w:rsid w:val="009A3308"/>
    <w:rsid w:val="009A53E9"/>
    <w:rsid w:val="009B11ED"/>
    <w:rsid w:val="009B40EB"/>
    <w:rsid w:val="009B70C9"/>
    <w:rsid w:val="009C1E5B"/>
    <w:rsid w:val="009C4C82"/>
    <w:rsid w:val="009C7A38"/>
    <w:rsid w:val="009D4A68"/>
    <w:rsid w:val="009F2C0C"/>
    <w:rsid w:val="009F3C14"/>
    <w:rsid w:val="00A018E3"/>
    <w:rsid w:val="00A01E44"/>
    <w:rsid w:val="00A053B5"/>
    <w:rsid w:val="00A05951"/>
    <w:rsid w:val="00A068C4"/>
    <w:rsid w:val="00A06B9D"/>
    <w:rsid w:val="00A17DC7"/>
    <w:rsid w:val="00A25B1A"/>
    <w:rsid w:val="00A31575"/>
    <w:rsid w:val="00A4038C"/>
    <w:rsid w:val="00A42620"/>
    <w:rsid w:val="00A43173"/>
    <w:rsid w:val="00A439EE"/>
    <w:rsid w:val="00A455DE"/>
    <w:rsid w:val="00A463B6"/>
    <w:rsid w:val="00A53329"/>
    <w:rsid w:val="00A54D82"/>
    <w:rsid w:val="00A57F07"/>
    <w:rsid w:val="00A60AAE"/>
    <w:rsid w:val="00A61143"/>
    <w:rsid w:val="00A72EE2"/>
    <w:rsid w:val="00A74431"/>
    <w:rsid w:val="00A8456F"/>
    <w:rsid w:val="00A91327"/>
    <w:rsid w:val="00A920D8"/>
    <w:rsid w:val="00A92E50"/>
    <w:rsid w:val="00A94B6E"/>
    <w:rsid w:val="00A9512A"/>
    <w:rsid w:val="00A96B6A"/>
    <w:rsid w:val="00AA08D6"/>
    <w:rsid w:val="00AA0C3D"/>
    <w:rsid w:val="00AA1725"/>
    <w:rsid w:val="00AA6193"/>
    <w:rsid w:val="00AA71AA"/>
    <w:rsid w:val="00AA79D1"/>
    <w:rsid w:val="00AB2A2F"/>
    <w:rsid w:val="00AB4139"/>
    <w:rsid w:val="00AB65FE"/>
    <w:rsid w:val="00AB79CD"/>
    <w:rsid w:val="00AB7E0E"/>
    <w:rsid w:val="00AC190B"/>
    <w:rsid w:val="00AC3ACB"/>
    <w:rsid w:val="00AC4EE6"/>
    <w:rsid w:val="00AD1CF2"/>
    <w:rsid w:val="00AD3532"/>
    <w:rsid w:val="00AE3D36"/>
    <w:rsid w:val="00AE578E"/>
    <w:rsid w:val="00AE59D6"/>
    <w:rsid w:val="00AF0610"/>
    <w:rsid w:val="00AF15E4"/>
    <w:rsid w:val="00AF1F27"/>
    <w:rsid w:val="00AF45B5"/>
    <w:rsid w:val="00B02129"/>
    <w:rsid w:val="00B03817"/>
    <w:rsid w:val="00B03DB1"/>
    <w:rsid w:val="00B05B33"/>
    <w:rsid w:val="00B12EB3"/>
    <w:rsid w:val="00B1590D"/>
    <w:rsid w:val="00B17AA1"/>
    <w:rsid w:val="00B17EDE"/>
    <w:rsid w:val="00B20A61"/>
    <w:rsid w:val="00B24D4B"/>
    <w:rsid w:val="00B31E44"/>
    <w:rsid w:val="00B36486"/>
    <w:rsid w:val="00B47B5B"/>
    <w:rsid w:val="00B52900"/>
    <w:rsid w:val="00B61673"/>
    <w:rsid w:val="00B72E60"/>
    <w:rsid w:val="00B75B30"/>
    <w:rsid w:val="00B92BDB"/>
    <w:rsid w:val="00BA78BD"/>
    <w:rsid w:val="00BB253B"/>
    <w:rsid w:val="00BB7895"/>
    <w:rsid w:val="00BC5630"/>
    <w:rsid w:val="00BC77D0"/>
    <w:rsid w:val="00BD1624"/>
    <w:rsid w:val="00BD2B24"/>
    <w:rsid w:val="00BD46C6"/>
    <w:rsid w:val="00BD54BF"/>
    <w:rsid w:val="00BE3D42"/>
    <w:rsid w:val="00BE7EBC"/>
    <w:rsid w:val="00BF218F"/>
    <w:rsid w:val="00BF4134"/>
    <w:rsid w:val="00C04DB2"/>
    <w:rsid w:val="00C06632"/>
    <w:rsid w:val="00C12D60"/>
    <w:rsid w:val="00C141FE"/>
    <w:rsid w:val="00C200D6"/>
    <w:rsid w:val="00C2048B"/>
    <w:rsid w:val="00C24488"/>
    <w:rsid w:val="00C24867"/>
    <w:rsid w:val="00C24F93"/>
    <w:rsid w:val="00C25918"/>
    <w:rsid w:val="00C26F60"/>
    <w:rsid w:val="00C27F59"/>
    <w:rsid w:val="00C35B2B"/>
    <w:rsid w:val="00C37481"/>
    <w:rsid w:val="00C40114"/>
    <w:rsid w:val="00C4240D"/>
    <w:rsid w:val="00C446A9"/>
    <w:rsid w:val="00C479DC"/>
    <w:rsid w:val="00C502BF"/>
    <w:rsid w:val="00C62A03"/>
    <w:rsid w:val="00C71A74"/>
    <w:rsid w:val="00C83165"/>
    <w:rsid w:val="00C917FC"/>
    <w:rsid w:val="00C94236"/>
    <w:rsid w:val="00C95BFC"/>
    <w:rsid w:val="00C9631D"/>
    <w:rsid w:val="00CA5CEA"/>
    <w:rsid w:val="00CA6529"/>
    <w:rsid w:val="00CB606F"/>
    <w:rsid w:val="00CC0992"/>
    <w:rsid w:val="00CC2D00"/>
    <w:rsid w:val="00CD17F4"/>
    <w:rsid w:val="00CD6D00"/>
    <w:rsid w:val="00CD719C"/>
    <w:rsid w:val="00CE1F0A"/>
    <w:rsid w:val="00CE7438"/>
    <w:rsid w:val="00CF109F"/>
    <w:rsid w:val="00CF1252"/>
    <w:rsid w:val="00CF49A4"/>
    <w:rsid w:val="00CF5A84"/>
    <w:rsid w:val="00CF5FE9"/>
    <w:rsid w:val="00D013DC"/>
    <w:rsid w:val="00D07373"/>
    <w:rsid w:val="00D106C2"/>
    <w:rsid w:val="00D1083E"/>
    <w:rsid w:val="00D121C2"/>
    <w:rsid w:val="00D2580F"/>
    <w:rsid w:val="00D30C03"/>
    <w:rsid w:val="00D332B6"/>
    <w:rsid w:val="00D36474"/>
    <w:rsid w:val="00D5707A"/>
    <w:rsid w:val="00D578AB"/>
    <w:rsid w:val="00D6190B"/>
    <w:rsid w:val="00D64369"/>
    <w:rsid w:val="00D70DB1"/>
    <w:rsid w:val="00D72498"/>
    <w:rsid w:val="00D76079"/>
    <w:rsid w:val="00D81289"/>
    <w:rsid w:val="00D81567"/>
    <w:rsid w:val="00D81A71"/>
    <w:rsid w:val="00D870B7"/>
    <w:rsid w:val="00D873A6"/>
    <w:rsid w:val="00D87D09"/>
    <w:rsid w:val="00D900EF"/>
    <w:rsid w:val="00D90FA0"/>
    <w:rsid w:val="00D929A7"/>
    <w:rsid w:val="00D94018"/>
    <w:rsid w:val="00D941FA"/>
    <w:rsid w:val="00D94500"/>
    <w:rsid w:val="00D946FA"/>
    <w:rsid w:val="00D95F35"/>
    <w:rsid w:val="00DA623B"/>
    <w:rsid w:val="00DA6616"/>
    <w:rsid w:val="00DA7896"/>
    <w:rsid w:val="00DB01D4"/>
    <w:rsid w:val="00DB318E"/>
    <w:rsid w:val="00DB5A2D"/>
    <w:rsid w:val="00DC0811"/>
    <w:rsid w:val="00DC0AA9"/>
    <w:rsid w:val="00DE18A8"/>
    <w:rsid w:val="00DF2E4A"/>
    <w:rsid w:val="00DF3242"/>
    <w:rsid w:val="00DF37CD"/>
    <w:rsid w:val="00DF555D"/>
    <w:rsid w:val="00E03743"/>
    <w:rsid w:val="00E105EA"/>
    <w:rsid w:val="00E12DC4"/>
    <w:rsid w:val="00E208B1"/>
    <w:rsid w:val="00E24730"/>
    <w:rsid w:val="00E2546F"/>
    <w:rsid w:val="00E25F4E"/>
    <w:rsid w:val="00E32D0B"/>
    <w:rsid w:val="00E363BC"/>
    <w:rsid w:val="00E36698"/>
    <w:rsid w:val="00E374B9"/>
    <w:rsid w:val="00E50210"/>
    <w:rsid w:val="00E52D65"/>
    <w:rsid w:val="00E625BA"/>
    <w:rsid w:val="00E715D7"/>
    <w:rsid w:val="00E7182E"/>
    <w:rsid w:val="00E71D8D"/>
    <w:rsid w:val="00E72986"/>
    <w:rsid w:val="00E74395"/>
    <w:rsid w:val="00E80A24"/>
    <w:rsid w:val="00E80B21"/>
    <w:rsid w:val="00E83B11"/>
    <w:rsid w:val="00E84BAB"/>
    <w:rsid w:val="00E876E3"/>
    <w:rsid w:val="00E92D58"/>
    <w:rsid w:val="00E937A8"/>
    <w:rsid w:val="00EA01DE"/>
    <w:rsid w:val="00EA3971"/>
    <w:rsid w:val="00EA4711"/>
    <w:rsid w:val="00EA4FCC"/>
    <w:rsid w:val="00EA5680"/>
    <w:rsid w:val="00EB6C0C"/>
    <w:rsid w:val="00EC3B55"/>
    <w:rsid w:val="00EC5469"/>
    <w:rsid w:val="00ED160E"/>
    <w:rsid w:val="00ED178E"/>
    <w:rsid w:val="00EE3395"/>
    <w:rsid w:val="00EE57C1"/>
    <w:rsid w:val="00EE7443"/>
    <w:rsid w:val="00EF38EB"/>
    <w:rsid w:val="00EF5B91"/>
    <w:rsid w:val="00EF7260"/>
    <w:rsid w:val="00F02661"/>
    <w:rsid w:val="00F10734"/>
    <w:rsid w:val="00F2044B"/>
    <w:rsid w:val="00F219CC"/>
    <w:rsid w:val="00F237BA"/>
    <w:rsid w:val="00F2408F"/>
    <w:rsid w:val="00F30226"/>
    <w:rsid w:val="00F3173F"/>
    <w:rsid w:val="00F4632E"/>
    <w:rsid w:val="00F522FF"/>
    <w:rsid w:val="00F529AC"/>
    <w:rsid w:val="00F52E65"/>
    <w:rsid w:val="00F63321"/>
    <w:rsid w:val="00F64D35"/>
    <w:rsid w:val="00F65402"/>
    <w:rsid w:val="00F715E6"/>
    <w:rsid w:val="00F718D5"/>
    <w:rsid w:val="00F737A2"/>
    <w:rsid w:val="00F7474A"/>
    <w:rsid w:val="00F80476"/>
    <w:rsid w:val="00F80524"/>
    <w:rsid w:val="00F8093A"/>
    <w:rsid w:val="00F93D78"/>
    <w:rsid w:val="00F95D36"/>
    <w:rsid w:val="00F96654"/>
    <w:rsid w:val="00FA5657"/>
    <w:rsid w:val="00FB045F"/>
    <w:rsid w:val="00FB6289"/>
    <w:rsid w:val="00FB646D"/>
    <w:rsid w:val="00FB6E84"/>
    <w:rsid w:val="00FC2CB6"/>
    <w:rsid w:val="00FC6DA8"/>
    <w:rsid w:val="00FD305A"/>
    <w:rsid w:val="00FE25F5"/>
    <w:rsid w:val="00FE6163"/>
    <w:rsid w:val="00FE7848"/>
    <w:rsid w:val="00FF38A1"/>
    <w:rsid w:val="00FF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EA90DDE"/>
  <w15:chartTrackingRefBased/>
  <w15:docId w15:val="{5A7D1903-461B-4A61-88B8-0C89FB560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Date" w:uiPriority="99"/>
    <w:lsdException w:name="Strong" w:uiPriority="22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annotation subject" w:uiPriority="99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6D0ABB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pPr>
      <w:snapToGrid w:val="0"/>
      <w:jc w:val="left"/>
    </w:pPr>
  </w:style>
  <w:style w:type="character" w:styleId="a4">
    <w:name w:val="footnote reference"/>
    <w:semiHidden/>
    <w:rPr>
      <w:vertAlign w:val="superscript"/>
    </w:rPr>
  </w:style>
  <w:style w:type="paragraph" w:styleId="a5">
    <w:name w:val="head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7">
    <w:name w:val="annotation reference"/>
    <w:uiPriority w:val="99"/>
    <w:rsid w:val="00FC2CB6"/>
    <w:rPr>
      <w:sz w:val="18"/>
      <w:szCs w:val="18"/>
    </w:rPr>
  </w:style>
  <w:style w:type="paragraph" w:styleId="a8">
    <w:name w:val="annotation text"/>
    <w:basedOn w:val="a"/>
    <w:link w:val="Char1"/>
    <w:uiPriority w:val="99"/>
    <w:rsid w:val="00FC2CB6"/>
    <w:pPr>
      <w:jc w:val="left"/>
    </w:pPr>
  </w:style>
  <w:style w:type="character" w:customStyle="1" w:styleId="Char1">
    <w:name w:val="메모 텍스트 Char"/>
    <w:link w:val="a8"/>
    <w:uiPriority w:val="99"/>
    <w:rsid w:val="00FC2CB6"/>
    <w:rPr>
      <w:rFonts w:ascii="바탕"/>
      <w:kern w:val="2"/>
      <w:szCs w:val="24"/>
    </w:rPr>
  </w:style>
  <w:style w:type="paragraph" w:styleId="a9">
    <w:name w:val="annotation subject"/>
    <w:basedOn w:val="a8"/>
    <w:next w:val="a8"/>
    <w:link w:val="Char2"/>
    <w:uiPriority w:val="99"/>
    <w:rsid w:val="00FC2CB6"/>
    <w:rPr>
      <w:b/>
      <w:bCs/>
    </w:rPr>
  </w:style>
  <w:style w:type="character" w:customStyle="1" w:styleId="Char2">
    <w:name w:val="메모 주제 Char"/>
    <w:link w:val="a9"/>
    <w:uiPriority w:val="99"/>
    <w:rsid w:val="00FC2CB6"/>
    <w:rPr>
      <w:rFonts w:ascii="바탕"/>
      <w:b/>
      <w:bCs/>
      <w:kern w:val="2"/>
      <w:szCs w:val="24"/>
    </w:rPr>
  </w:style>
  <w:style w:type="paragraph" w:styleId="aa">
    <w:name w:val="Balloon Text"/>
    <w:basedOn w:val="a"/>
    <w:link w:val="Char3"/>
    <w:uiPriority w:val="99"/>
    <w:rsid w:val="00FC2CB6"/>
    <w:rPr>
      <w:rFonts w:ascii="맑은 고딕" w:eastAsia="맑은 고딕" w:hAnsi="맑은 고딕"/>
      <w:sz w:val="18"/>
      <w:szCs w:val="18"/>
    </w:rPr>
  </w:style>
  <w:style w:type="character" w:customStyle="1" w:styleId="Char3">
    <w:name w:val="풍선 도움말 텍스트 Char"/>
    <w:link w:val="aa"/>
    <w:uiPriority w:val="99"/>
    <w:rsid w:val="00FC2CB6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ab">
    <w:name w:val="예스폼"/>
    <w:rsid w:val="00883E3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HY견고딕" w:eastAsia="HY견고딕"/>
      <w:color w:val="000000"/>
    </w:rPr>
  </w:style>
  <w:style w:type="paragraph" w:styleId="ac">
    <w:name w:val="Revision"/>
    <w:hidden/>
    <w:uiPriority w:val="99"/>
    <w:semiHidden/>
    <w:rsid w:val="00D929A7"/>
    <w:rPr>
      <w:rFonts w:ascii="바탕"/>
      <w:kern w:val="2"/>
      <w:szCs w:val="24"/>
    </w:rPr>
  </w:style>
  <w:style w:type="table" w:styleId="ad">
    <w:name w:val="Table Grid"/>
    <w:basedOn w:val="a1"/>
    <w:uiPriority w:val="39"/>
    <w:rsid w:val="00133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uiPriority w:val="22"/>
    <w:qFormat/>
    <w:rsid w:val="00781396"/>
    <w:rPr>
      <w:b/>
      <w:bCs/>
    </w:rPr>
  </w:style>
  <w:style w:type="paragraph" w:styleId="af">
    <w:name w:val="Normal (Web)"/>
    <w:basedOn w:val="a"/>
    <w:uiPriority w:val="99"/>
    <w:unhideWhenUsed/>
    <w:rsid w:val="00E03743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cc-b5o75w">
    <w:name w:val="cc-b5o75w"/>
    <w:rsid w:val="00E03743"/>
  </w:style>
  <w:style w:type="paragraph" w:styleId="af0">
    <w:name w:val="List Paragraph"/>
    <w:basedOn w:val="a"/>
    <w:uiPriority w:val="34"/>
    <w:qFormat/>
    <w:rsid w:val="00F65402"/>
    <w:pPr>
      <w:ind w:leftChars="400" w:left="800"/>
    </w:pPr>
  </w:style>
  <w:style w:type="table" w:customStyle="1" w:styleId="1">
    <w:name w:val="표 구분선1"/>
    <w:basedOn w:val="a1"/>
    <w:next w:val="ad"/>
    <w:uiPriority w:val="39"/>
    <w:rsid w:val="00D578AB"/>
    <w:pPr>
      <w:jc w:val="both"/>
    </w:pPr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Date"/>
    <w:basedOn w:val="a"/>
    <w:next w:val="a"/>
    <w:link w:val="Char4"/>
    <w:uiPriority w:val="99"/>
    <w:unhideWhenUsed/>
    <w:rsid w:val="00A53329"/>
    <w:pPr>
      <w:spacing w:after="160" w:line="259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Char4">
    <w:name w:val="날짜 Char"/>
    <w:basedOn w:val="a0"/>
    <w:link w:val="af1"/>
    <w:uiPriority w:val="99"/>
    <w:rsid w:val="00A53329"/>
    <w:rPr>
      <w:rFonts w:asciiTheme="minorHAnsi" w:eastAsiaTheme="minorEastAsia" w:hAnsiTheme="minorHAnsi" w:cstheme="minorBidi"/>
      <w:kern w:val="2"/>
      <w:szCs w:val="22"/>
    </w:rPr>
  </w:style>
  <w:style w:type="character" w:customStyle="1" w:styleId="Char">
    <w:name w:val="머리글 Char"/>
    <w:basedOn w:val="a0"/>
    <w:link w:val="a5"/>
    <w:uiPriority w:val="99"/>
    <w:rsid w:val="00A53329"/>
    <w:rPr>
      <w:rFonts w:ascii="바탕"/>
      <w:kern w:val="2"/>
      <w:szCs w:val="24"/>
    </w:rPr>
  </w:style>
  <w:style w:type="character" w:customStyle="1" w:styleId="Char0">
    <w:name w:val="바닥글 Char"/>
    <w:basedOn w:val="a0"/>
    <w:link w:val="a6"/>
    <w:uiPriority w:val="99"/>
    <w:rsid w:val="00A53329"/>
    <w:rPr>
      <w:rFonts w:ascii="바탕"/>
      <w:kern w:val="2"/>
      <w:szCs w:val="24"/>
    </w:rPr>
  </w:style>
  <w:style w:type="table" w:customStyle="1" w:styleId="2">
    <w:name w:val="표 구분선2"/>
    <w:basedOn w:val="a1"/>
    <w:next w:val="ad"/>
    <w:uiPriority w:val="39"/>
    <w:rsid w:val="00A53329"/>
    <w:pPr>
      <w:jc w:val="both"/>
    </w:pPr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표 구분선3"/>
    <w:basedOn w:val="a1"/>
    <w:next w:val="ad"/>
    <w:uiPriority w:val="39"/>
    <w:rsid w:val="00A53329"/>
    <w:pPr>
      <w:jc w:val="both"/>
    </w:pPr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표 구분선4"/>
    <w:basedOn w:val="a1"/>
    <w:next w:val="ad"/>
    <w:uiPriority w:val="39"/>
    <w:rsid w:val="00A53329"/>
    <w:pPr>
      <w:jc w:val="both"/>
    </w:pPr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표 구분선5"/>
    <w:basedOn w:val="a1"/>
    <w:next w:val="ad"/>
    <w:uiPriority w:val="39"/>
    <w:rsid w:val="00A53329"/>
    <w:pPr>
      <w:jc w:val="both"/>
    </w:pPr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표 구분선6"/>
    <w:basedOn w:val="a1"/>
    <w:next w:val="ad"/>
    <w:uiPriority w:val="39"/>
    <w:rsid w:val="00A53329"/>
    <w:pPr>
      <w:jc w:val="both"/>
    </w:pPr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표 구분선7"/>
    <w:basedOn w:val="a1"/>
    <w:next w:val="ad"/>
    <w:uiPriority w:val="39"/>
    <w:rsid w:val="00A53329"/>
    <w:pPr>
      <w:jc w:val="both"/>
    </w:pPr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표 구분선8"/>
    <w:basedOn w:val="a1"/>
    <w:next w:val="ad"/>
    <w:uiPriority w:val="39"/>
    <w:rsid w:val="00A53329"/>
    <w:pPr>
      <w:jc w:val="both"/>
    </w:pPr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표 구분선9"/>
    <w:basedOn w:val="a1"/>
    <w:next w:val="ad"/>
    <w:uiPriority w:val="39"/>
    <w:rsid w:val="00A53329"/>
    <w:pPr>
      <w:jc w:val="both"/>
    </w:pPr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01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9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34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3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8238297-77a9-4001-9bce-67a4b802819d"/>
    <lcf76f155ced4ddcb4097134ff3c332f xmlns="f906a9a9-3fb7-4b04-986e-2b00818f9e3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8BBC97BE7EDECD499F3AEA6CE0865C8D" ma:contentTypeVersion="12" ma:contentTypeDescription="새 문서를 만듭니다." ma:contentTypeScope="" ma:versionID="ff1414e8ad8c1701cd55570bfa84769a">
  <xsd:schema xmlns:xsd="http://www.w3.org/2001/XMLSchema" xmlns:xs="http://www.w3.org/2001/XMLSchema" xmlns:p="http://schemas.microsoft.com/office/2006/metadata/properties" xmlns:ns2="f906a9a9-3fb7-4b04-986e-2b00818f9e32" xmlns:ns3="08238297-77a9-4001-9bce-67a4b802819d" targetNamespace="http://schemas.microsoft.com/office/2006/metadata/properties" ma:root="true" ma:fieldsID="f258a4afeb5c726fe9aac3f86f108b1c" ns2:_="" ns3:_="">
    <xsd:import namespace="f906a9a9-3fb7-4b04-986e-2b00818f9e32"/>
    <xsd:import namespace="08238297-77a9-4001-9bce-67a4b80281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6a9a9-3fb7-4b04-986e-2b00818f9e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9a48f860-6e9f-4846-80c6-e0afe0d15e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238297-77a9-4001-9bce-67a4b802819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8145ff0f-27f3-49cc-8774-68afa58947e2}" ma:internalName="TaxCatchAll" ma:showField="CatchAllData" ma:web="08238297-77a9-4001-9bce-67a4b80281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ECEEA8-897F-4377-9836-CDD4613D85AB}">
  <ds:schemaRefs>
    <ds:schemaRef ds:uri="http://schemas.microsoft.com/office/2006/metadata/properties"/>
    <ds:schemaRef ds:uri="http://schemas.microsoft.com/office/infopath/2007/PartnerControls"/>
    <ds:schemaRef ds:uri="08238297-77a9-4001-9bce-67a4b802819d"/>
    <ds:schemaRef ds:uri="f906a9a9-3fb7-4b04-986e-2b00818f9e32"/>
  </ds:schemaRefs>
</ds:datastoreItem>
</file>

<file path=customXml/itemProps2.xml><?xml version="1.0" encoding="utf-8"?>
<ds:datastoreItem xmlns:ds="http://schemas.openxmlformats.org/officeDocument/2006/customXml" ds:itemID="{E5C1A525-EB9E-49B2-8056-2CA1711BD5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53FE1E-54F5-4837-AD0F-3E849D51D2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06a9a9-3fb7-4b04-986e-2b00818f9e32"/>
    <ds:schemaRef ds:uri="08238297-77a9-4001-9bce-67a4b80281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0841B9-37AF-4D43-B93E-416E7E6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3911</Words>
  <Characters>22295</Characters>
  <Application>Microsoft Office Word</Application>
  <DocSecurity>0</DocSecurity>
  <Lines>185</Lines>
  <Paragraphs>52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화물차량 임대/운행 계약서(계약차량)</vt:lpstr>
    </vt:vector>
  </TitlesOfParts>
  <Company>(주)퍼시스</Company>
  <LinksUpToDate>false</LinksUpToDate>
  <CharactersWithSpaces>26154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화물차량 임대/운행 계약서(계약차량)</dc:title>
  <dc:subject/>
  <dc:creator>안효섭</dc:creator>
  <cp:keywords/>
  <dc:description/>
  <cp:lastModifiedBy>김현주 (Hyunjoo Kim)</cp:lastModifiedBy>
  <cp:revision>2</cp:revision>
  <cp:lastPrinted>2023-07-25T02:38:00Z</cp:lastPrinted>
  <dcterms:created xsi:type="dcterms:W3CDTF">2025-07-24T07:33:00Z</dcterms:created>
  <dcterms:modified xsi:type="dcterms:W3CDTF">2025-07-24T07:33:00Z</dcterms:modified>
</cp:coreProperties>
</file>