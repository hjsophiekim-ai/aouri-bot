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07EE6F" w14:textId="77777777" w:rsidR="00FB028E" w:rsidRPr="005824DD" w:rsidRDefault="00FB028E" w:rsidP="00FB028E">
      <w:pPr>
        <w:spacing w:after="0" w:line="276" w:lineRule="auto"/>
        <w:jc w:val="center"/>
        <w:rPr>
          <w:rFonts w:ascii="맑은 고딕" w:eastAsia="맑은 고딕" w:hAnsi="맑은 고딕" w:cs="맑은 고딕"/>
          <w:sz w:val="56"/>
          <w:szCs w:val="56"/>
        </w:rPr>
      </w:pPr>
      <w:r w:rsidRPr="005824DD">
        <w:rPr>
          <w:rFonts w:ascii="맑은 고딕" w:eastAsia="맑은 고딕" w:hAnsi="맑은 고딕" w:cs="맑은 고딕"/>
          <w:b/>
          <w:bCs/>
          <w:sz w:val="56"/>
          <w:szCs w:val="56"/>
        </w:rPr>
        <w:t>광고 모델 계약서</w:t>
      </w:r>
    </w:p>
    <w:p w14:paraId="09530CC4" w14:textId="77777777" w:rsidR="00FB028E" w:rsidRPr="005824DD" w:rsidRDefault="00FB028E" w:rsidP="00FB028E">
      <w:pPr>
        <w:spacing w:after="0" w:line="276" w:lineRule="auto"/>
        <w:jc w:val="center"/>
        <w:rPr>
          <w:rFonts w:ascii="맑은 고딕" w:eastAsia="맑은 고딕" w:hAnsi="맑은 고딕" w:cs="맑은 고딕"/>
          <w:szCs w:val="20"/>
        </w:rPr>
      </w:pPr>
    </w:p>
    <w:p w14:paraId="521D7905" w14:textId="77777777" w:rsidR="00FB028E" w:rsidRPr="005824DD" w:rsidRDefault="00FB028E" w:rsidP="00FB028E">
      <w:pPr>
        <w:spacing w:after="0" w:line="276" w:lineRule="auto"/>
        <w:jc w:val="center"/>
        <w:rPr>
          <w:rFonts w:ascii="맑은 고딕" w:eastAsia="맑은 고딕" w:hAnsi="맑은 고딕" w:cs="맑은 고딕"/>
          <w:szCs w:val="20"/>
        </w:rPr>
      </w:pPr>
    </w:p>
    <w:p w14:paraId="4FB88909" w14:textId="77777777" w:rsidR="00FB028E" w:rsidRPr="005824DD" w:rsidRDefault="00FB028E" w:rsidP="00FB028E">
      <w:pPr>
        <w:spacing w:after="0" w:line="276" w:lineRule="auto"/>
        <w:jc w:val="center"/>
        <w:rPr>
          <w:rFonts w:ascii="맑은 고딕" w:eastAsia="맑은 고딕" w:hAnsi="맑은 고딕" w:cs="맑은 고딕"/>
          <w:szCs w:val="20"/>
        </w:rPr>
      </w:pPr>
    </w:p>
    <w:p w14:paraId="756DFE66" w14:textId="77777777" w:rsidR="00FB028E" w:rsidRPr="005824DD" w:rsidRDefault="00FB028E" w:rsidP="00FB028E">
      <w:pPr>
        <w:spacing w:after="0" w:line="276" w:lineRule="auto"/>
        <w:jc w:val="center"/>
        <w:rPr>
          <w:rFonts w:ascii="맑은 고딕" w:eastAsia="맑은 고딕" w:hAnsi="맑은 고딕" w:cs="맑은 고딕"/>
          <w:szCs w:val="20"/>
        </w:rPr>
      </w:pPr>
    </w:p>
    <w:p w14:paraId="17C590FC" w14:textId="77777777" w:rsidR="00FB028E" w:rsidRPr="005824DD" w:rsidRDefault="00FB028E" w:rsidP="00FB028E">
      <w:pPr>
        <w:spacing w:after="0" w:line="276" w:lineRule="auto"/>
        <w:jc w:val="center"/>
        <w:rPr>
          <w:rFonts w:ascii="맑은 고딕" w:eastAsia="맑은 고딕" w:hAnsi="맑은 고딕" w:cs="맑은 고딕"/>
          <w:szCs w:val="20"/>
        </w:rPr>
      </w:pPr>
    </w:p>
    <w:p w14:paraId="1157C5D4" w14:textId="77777777" w:rsidR="00FB028E" w:rsidRPr="005824DD" w:rsidRDefault="00FB028E" w:rsidP="00FB028E">
      <w:pPr>
        <w:spacing w:after="0" w:line="276" w:lineRule="auto"/>
        <w:jc w:val="center"/>
        <w:rPr>
          <w:rFonts w:ascii="맑은 고딕" w:eastAsia="맑은 고딕" w:hAnsi="맑은 고딕" w:cs="맑은 고딕"/>
          <w:szCs w:val="20"/>
        </w:rPr>
      </w:pPr>
    </w:p>
    <w:p w14:paraId="6F4D04EB" w14:textId="77777777" w:rsidR="00FB028E" w:rsidRPr="005824DD" w:rsidRDefault="00FB028E" w:rsidP="00FB028E">
      <w:pPr>
        <w:spacing w:after="0" w:line="276" w:lineRule="auto"/>
        <w:jc w:val="center"/>
        <w:rPr>
          <w:rFonts w:ascii="맑은 고딕" w:eastAsia="맑은 고딕" w:hAnsi="맑은 고딕" w:cs="맑은 고딕"/>
          <w:szCs w:val="20"/>
        </w:rPr>
      </w:pPr>
    </w:p>
    <w:p w14:paraId="78C2A055" w14:textId="77777777" w:rsidR="00FB028E" w:rsidRPr="005824DD" w:rsidRDefault="00FB028E" w:rsidP="00FB028E">
      <w:pPr>
        <w:spacing w:after="0" w:line="276" w:lineRule="auto"/>
        <w:jc w:val="center"/>
        <w:rPr>
          <w:rFonts w:ascii="맑은 고딕" w:eastAsia="맑은 고딕" w:hAnsi="맑은 고딕" w:cs="맑은 고딕"/>
          <w:szCs w:val="20"/>
        </w:rPr>
      </w:pPr>
    </w:p>
    <w:p w14:paraId="5D8DCB8C" w14:textId="77777777" w:rsidR="00FB028E" w:rsidRPr="005824DD" w:rsidRDefault="00FB028E" w:rsidP="00FB028E">
      <w:pPr>
        <w:spacing w:after="0" w:line="276" w:lineRule="auto"/>
        <w:jc w:val="center"/>
        <w:rPr>
          <w:rFonts w:ascii="맑은 고딕" w:eastAsia="맑은 고딕" w:hAnsi="맑은 고딕" w:cs="맑은 고딕"/>
          <w:szCs w:val="20"/>
        </w:rPr>
      </w:pPr>
    </w:p>
    <w:p w14:paraId="23C69EA4" w14:textId="77777777" w:rsidR="00FB028E" w:rsidRPr="005824DD" w:rsidRDefault="00FB028E" w:rsidP="00FB028E">
      <w:pPr>
        <w:spacing w:after="0" w:line="276" w:lineRule="auto"/>
        <w:jc w:val="center"/>
        <w:rPr>
          <w:rFonts w:ascii="맑은 고딕" w:eastAsia="맑은 고딕" w:hAnsi="맑은 고딕" w:cs="맑은 고딕"/>
          <w:szCs w:val="20"/>
        </w:rPr>
      </w:pPr>
    </w:p>
    <w:p w14:paraId="15C0B8D2" w14:textId="77777777" w:rsidR="00FB028E" w:rsidRPr="005824DD" w:rsidRDefault="00FB028E" w:rsidP="00FB028E">
      <w:pPr>
        <w:spacing w:after="0" w:line="276" w:lineRule="auto"/>
        <w:jc w:val="center"/>
        <w:rPr>
          <w:rFonts w:ascii="맑은 고딕" w:eastAsia="맑은 고딕" w:hAnsi="맑은 고딕" w:cs="맑은 고딕"/>
          <w:szCs w:val="20"/>
        </w:rPr>
      </w:pPr>
    </w:p>
    <w:p w14:paraId="1D7F0F75" w14:textId="07DC7A9B" w:rsidR="00FB028E" w:rsidRPr="005824DD" w:rsidRDefault="00FB028E" w:rsidP="00FB028E">
      <w:pPr>
        <w:spacing w:after="0" w:line="276" w:lineRule="auto"/>
        <w:jc w:val="center"/>
        <w:rPr>
          <w:rFonts w:ascii="맑은 고딕" w:eastAsia="맑은 고딕" w:hAnsi="맑은 고딕" w:cs="맑은 고딕"/>
          <w:sz w:val="28"/>
          <w:szCs w:val="28"/>
        </w:rPr>
      </w:pPr>
      <w:r w:rsidRPr="005824DD">
        <w:rPr>
          <w:rFonts w:ascii="맑은 고딕" w:eastAsia="맑은 고딕" w:hAnsi="맑은 고딕" w:cs="맑은 고딕"/>
          <w:sz w:val="28"/>
          <w:szCs w:val="28"/>
        </w:rPr>
        <w:t>광고주: ㈜</w:t>
      </w:r>
      <w:proofErr w:type="spellStart"/>
      <w:r w:rsidR="00B34B86">
        <w:rPr>
          <w:rFonts w:ascii="맑은 고딕" w:eastAsia="맑은 고딕" w:hAnsi="맑은 고딕" w:cs="맑은 고딕" w:hint="eastAsia"/>
          <w:sz w:val="28"/>
          <w:szCs w:val="28"/>
        </w:rPr>
        <w:t>일룸</w:t>
      </w:r>
      <w:proofErr w:type="spellEnd"/>
    </w:p>
    <w:p w14:paraId="2E80B3B4" w14:textId="77777777" w:rsidR="00FB028E" w:rsidRPr="005824DD" w:rsidRDefault="00FB028E" w:rsidP="00FB028E">
      <w:pPr>
        <w:spacing w:after="0" w:line="276" w:lineRule="auto"/>
        <w:jc w:val="center"/>
        <w:rPr>
          <w:rFonts w:ascii="맑은 고딕" w:eastAsia="맑은 고딕" w:hAnsi="맑은 고딕" w:cs="맑은 고딕"/>
          <w:sz w:val="28"/>
          <w:szCs w:val="28"/>
        </w:rPr>
      </w:pPr>
      <w:r w:rsidRPr="005824DD">
        <w:rPr>
          <w:rFonts w:ascii="맑은 고딕" w:eastAsia="맑은 고딕" w:hAnsi="맑은 고딕" w:cs="맑은 고딕"/>
          <w:sz w:val="28"/>
          <w:szCs w:val="28"/>
        </w:rPr>
        <w:t>소속사: ㈜안테나</w:t>
      </w:r>
    </w:p>
    <w:p w14:paraId="1A7ABCB6" w14:textId="77777777" w:rsidR="00FB028E" w:rsidRPr="005824DD" w:rsidRDefault="00FB028E" w:rsidP="00FB028E">
      <w:pPr>
        <w:spacing w:after="0" w:line="276" w:lineRule="auto"/>
        <w:jc w:val="center"/>
        <w:rPr>
          <w:rFonts w:ascii="맑은 고딕" w:eastAsia="맑은 고딕" w:hAnsi="맑은 고딕" w:cs="맑은 고딕"/>
          <w:sz w:val="28"/>
          <w:szCs w:val="28"/>
        </w:rPr>
      </w:pPr>
      <w:r w:rsidRPr="005824DD">
        <w:rPr>
          <w:rFonts w:ascii="맑은 고딕" w:eastAsia="맑은 고딕" w:hAnsi="맑은 고딕" w:cs="맑은 고딕"/>
          <w:sz w:val="28"/>
          <w:szCs w:val="28"/>
        </w:rPr>
        <w:t>모 델: 이효리</w:t>
      </w:r>
    </w:p>
    <w:p w14:paraId="71A64E0F" w14:textId="77777777" w:rsidR="00FB028E" w:rsidRPr="005824DD" w:rsidRDefault="00FB028E" w:rsidP="00FB028E">
      <w:pPr>
        <w:spacing w:after="0" w:line="276" w:lineRule="auto"/>
        <w:jc w:val="center"/>
        <w:rPr>
          <w:rFonts w:ascii="맑은 고딕" w:eastAsia="맑은 고딕" w:hAnsi="맑은 고딕" w:cs="맑은 고딕"/>
          <w:szCs w:val="20"/>
        </w:rPr>
      </w:pPr>
    </w:p>
    <w:p w14:paraId="140D7B48" w14:textId="77777777" w:rsidR="00FB028E" w:rsidRPr="005824DD" w:rsidRDefault="00FB028E" w:rsidP="00FB028E">
      <w:pPr>
        <w:spacing w:after="0" w:line="276" w:lineRule="auto"/>
        <w:jc w:val="center"/>
        <w:rPr>
          <w:rFonts w:ascii="맑은 고딕" w:eastAsia="맑은 고딕" w:hAnsi="맑은 고딕" w:cs="맑은 고딕"/>
          <w:szCs w:val="20"/>
        </w:rPr>
      </w:pPr>
    </w:p>
    <w:p w14:paraId="643F26F0" w14:textId="77777777" w:rsidR="00FB028E" w:rsidRPr="005824DD" w:rsidRDefault="00FB028E" w:rsidP="00FB028E">
      <w:pPr>
        <w:spacing w:after="0" w:line="276" w:lineRule="auto"/>
        <w:jc w:val="center"/>
        <w:rPr>
          <w:rFonts w:ascii="맑은 고딕" w:eastAsia="맑은 고딕" w:hAnsi="맑은 고딕" w:cs="맑은 고딕"/>
          <w:szCs w:val="20"/>
        </w:rPr>
      </w:pPr>
    </w:p>
    <w:p w14:paraId="65C59E5A" w14:textId="77777777" w:rsidR="00FB028E" w:rsidRPr="005824DD" w:rsidRDefault="00FB028E" w:rsidP="00FB028E">
      <w:pPr>
        <w:spacing w:after="0" w:line="276" w:lineRule="auto"/>
        <w:jc w:val="center"/>
        <w:rPr>
          <w:rFonts w:ascii="맑은 고딕" w:eastAsia="맑은 고딕" w:hAnsi="맑은 고딕" w:cs="맑은 고딕"/>
          <w:szCs w:val="20"/>
        </w:rPr>
      </w:pPr>
    </w:p>
    <w:p w14:paraId="6958C260" w14:textId="77777777" w:rsidR="00FB028E" w:rsidRPr="005824DD" w:rsidRDefault="00FB028E" w:rsidP="00FB028E">
      <w:pPr>
        <w:spacing w:after="0" w:line="276" w:lineRule="auto"/>
        <w:jc w:val="center"/>
        <w:rPr>
          <w:rFonts w:ascii="맑은 고딕" w:eastAsia="맑은 고딕" w:hAnsi="맑은 고딕" w:cs="맑은 고딕"/>
          <w:szCs w:val="20"/>
        </w:rPr>
      </w:pPr>
    </w:p>
    <w:p w14:paraId="0D25DB5B" w14:textId="77777777" w:rsidR="00FB028E" w:rsidRPr="005824DD" w:rsidRDefault="00FB028E" w:rsidP="00FB028E">
      <w:pPr>
        <w:spacing w:after="0" w:line="276" w:lineRule="auto"/>
        <w:jc w:val="center"/>
        <w:rPr>
          <w:rFonts w:ascii="맑은 고딕" w:eastAsia="맑은 고딕" w:hAnsi="맑은 고딕" w:cs="맑은 고딕"/>
          <w:szCs w:val="20"/>
        </w:rPr>
      </w:pPr>
    </w:p>
    <w:p w14:paraId="005CFCEB" w14:textId="77777777" w:rsidR="00FB028E" w:rsidRPr="005824DD" w:rsidRDefault="00FB028E" w:rsidP="00FB028E">
      <w:pPr>
        <w:spacing w:after="0" w:line="276" w:lineRule="auto"/>
        <w:jc w:val="center"/>
        <w:rPr>
          <w:rFonts w:ascii="맑은 고딕" w:eastAsia="맑은 고딕" w:hAnsi="맑은 고딕" w:cs="맑은 고딕"/>
          <w:szCs w:val="20"/>
        </w:rPr>
      </w:pPr>
    </w:p>
    <w:p w14:paraId="0A5F6218" w14:textId="77777777" w:rsidR="00FB028E" w:rsidRPr="005824DD" w:rsidRDefault="00FB028E" w:rsidP="00FB028E">
      <w:pPr>
        <w:spacing w:after="0" w:line="276" w:lineRule="auto"/>
        <w:jc w:val="center"/>
        <w:rPr>
          <w:rFonts w:ascii="맑은 고딕" w:eastAsia="맑은 고딕" w:hAnsi="맑은 고딕" w:cs="맑은 고딕"/>
          <w:szCs w:val="20"/>
        </w:rPr>
      </w:pPr>
    </w:p>
    <w:p w14:paraId="0842F855" w14:textId="77777777" w:rsidR="00FB028E" w:rsidRPr="005824DD" w:rsidRDefault="00FB028E" w:rsidP="00FB028E">
      <w:pPr>
        <w:spacing w:after="0" w:line="276" w:lineRule="auto"/>
        <w:jc w:val="center"/>
        <w:rPr>
          <w:rFonts w:ascii="맑은 고딕" w:eastAsia="맑은 고딕" w:hAnsi="맑은 고딕" w:cs="맑은 고딕"/>
          <w:szCs w:val="20"/>
        </w:rPr>
      </w:pPr>
    </w:p>
    <w:p w14:paraId="0C3D8CEB" w14:textId="4E27A1C9" w:rsidR="00FB028E" w:rsidRPr="005824DD" w:rsidRDefault="00FB028E" w:rsidP="00FB028E">
      <w:pPr>
        <w:spacing w:after="0" w:line="276" w:lineRule="auto"/>
        <w:jc w:val="center"/>
        <w:rPr>
          <w:rFonts w:ascii="맑은 고딕" w:eastAsia="맑은 고딕" w:hAnsi="맑은 고딕" w:cs="맑은 고딕"/>
          <w:sz w:val="28"/>
          <w:szCs w:val="28"/>
        </w:rPr>
      </w:pPr>
      <w:r w:rsidRPr="005824DD">
        <w:rPr>
          <w:rFonts w:ascii="맑은 고딕" w:eastAsia="맑은 고딕" w:hAnsi="맑은 고딕" w:cs="맑은 고딕"/>
          <w:b/>
          <w:bCs/>
          <w:sz w:val="28"/>
          <w:szCs w:val="28"/>
        </w:rPr>
        <w:t>202</w:t>
      </w:r>
      <w:r w:rsidR="00B34B86">
        <w:rPr>
          <w:rFonts w:ascii="맑은 고딕" w:eastAsia="맑은 고딕" w:hAnsi="맑은 고딕" w:cs="맑은 고딕" w:hint="eastAsia"/>
          <w:b/>
          <w:bCs/>
          <w:sz w:val="28"/>
          <w:szCs w:val="28"/>
        </w:rPr>
        <w:t>4</w:t>
      </w:r>
      <w:r w:rsidRPr="005824DD">
        <w:rPr>
          <w:rFonts w:ascii="맑은 고딕" w:eastAsia="맑은 고딕" w:hAnsi="맑은 고딕" w:cs="맑은 고딕"/>
          <w:b/>
          <w:bCs/>
          <w:sz w:val="28"/>
          <w:szCs w:val="28"/>
        </w:rPr>
        <w:t>.</w:t>
      </w:r>
      <w:proofErr w:type="gramStart"/>
      <w:r w:rsidR="00AF79E9">
        <w:rPr>
          <w:rFonts w:ascii="맑은 고딕" w:eastAsia="맑은 고딕" w:hAnsi="맑은 고딕" w:cs="맑은 고딕"/>
          <w:b/>
          <w:bCs/>
          <w:sz w:val="28"/>
          <w:szCs w:val="28"/>
        </w:rPr>
        <w:t xml:space="preserve">  .</w:t>
      </w:r>
      <w:proofErr w:type="gramEnd"/>
      <w:r w:rsidR="00AF79E9">
        <w:rPr>
          <w:rFonts w:ascii="맑은 고딕" w:eastAsia="맑은 고딕" w:hAnsi="맑은 고딕" w:cs="맑은 고딕"/>
          <w:b/>
          <w:bCs/>
          <w:sz w:val="28"/>
          <w:szCs w:val="28"/>
        </w:rPr>
        <w:t xml:space="preserve">  </w:t>
      </w:r>
    </w:p>
    <w:p w14:paraId="3053D8DC" w14:textId="77777777" w:rsidR="00FB028E" w:rsidRPr="005824DD" w:rsidRDefault="00FB028E" w:rsidP="00FB028E">
      <w:pPr>
        <w:spacing w:after="0" w:line="276" w:lineRule="auto"/>
        <w:jc w:val="center"/>
        <w:rPr>
          <w:rFonts w:ascii="맑은 고딕" w:eastAsia="맑은 고딕" w:hAnsi="맑은 고딕" w:cs="맑은 고딕"/>
          <w:sz w:val="28"/>
          <w:szCs w:val="28"/>
        </w:rPr>
      </w:pPr>
    </w:p>
    <w:p w14:paraId="1BB3396B" w14:textId="77777777" w:rsidR="00FB028E" w:rsidRPr="005824DD" w:rsidRDefault="00FB028E" w:rsidP="00FB028E">
      <w:pPr>
        <w:spacing w:after="0" w:line="276" w:lineRule="auto"/>
        <w:jc w:val="center"/>
        <w:rPr>
          <w:rFonts w:ascii="맑은 고딕" w:eastAsia="맑은 고딕" w:hAnsi="맑은 고딕" w:cs="맑은 고딕"/>
          <w:sz w:val="28"/>
          <w:szCs w:val="28"/>
        </w:rPr>
      </w:pPr>
    </w:p>
    <w:p w14:paraId="45AE8FBB" w14:textId="77777777" w:rsidR="00FB028E" w:rsidRPr="005824DD" w:rsidRDefault="00FB028E" w:rsidP="00FB028E">
      <w:pPr>
        <w:spacing w:after="0" w:line="276" w:lineRule="auto"/>
        <w:jc w:val="center"/>
        <w:rPr>
          <w:rFonts w:ascii="맑은 고딕" w:eastAsia="맑은 고딕" w:hAnsi="맑은 고딕" w:cs="맑은 고딕"/>
          <w:sz w:val="28"/>
          <w:szCs w:val="28"/>
        </w:rPr>
      </w:pPr>
    </w:p>
    <w:p w14:paraId="54CCD090" w14:textId="77777777" w:rsidR="00FB028E" w:rsidRPr="005824DD" w:rsidRDefault="00FB028E" w:rsidP="00FB028E">
      <w:pPr>
        <w:spacing w:after="0" w:line="276" w:lineRule="auto"/>
        <w:jc w:val="center"/>
        <w:rPr>
          <w:rFonts w:ascii="맑은 고딕" w:eastAsia="맑은 고딕" w:hAnsi="맑은 고딕" w:cs="맑은 고딕"/>
          <w:sz w:val="28"/>
          <w:szCs w:val="28"/>
        </w:rPr>
      </w:pPr>
    </w:p>
    <w:p w14:paraId="773F5CE2" w14:textId="77777777" w:rsidR="00FB028E" w:rsidRPr="005824DD" w:rsidRDefault="00FB028E" w:rsidP="00FB028E">
      <w:pPr>
        <w:spacing w:after="0" w:line="276" w:lineRule="auto"/>
        <w:rPr>
          <w:rFonts w:ascii="맑은 고딕" w:eastAsia="맑은 고딕" w:hAnsi="맑은 고딕" w:cs="맑은 고딕"/>
          <w:szCs w:val="20"/>
        </w:rPr>
      </w:pPr>
    </w:p>
    <w:p w14:paraId="54DB3792" w14:textId="77777777" w:rsidR="00FB028E" w:rsidRPr="005824DD" w:rsidRDefault="00FB028E" w:rsidP="00FB028E">
      <w:pPr>
        <w:spacing w:after="0" w:line="276" w:lineRule="auto"/>
        <w:jc w:val="center"/>
        <w:rPr>
          <w:rFonts w:ascii="맑은 고딕" w:eastAsia="맑은 고딕" w:hAnsi="맑은 고딕" w:cs="맑은 고딕"/>
          <w:sz w:val="28"/>
          <w:szCs w:val="28"/>
        </w:rPr>
      </w:pPr>
      <w:r w:rsidRPr="005824DD">
        <w:rPr>
          <w:rFonts w:ascii="맑은 고딕" w:eastAsia="맑은 고딕" w:hAnsi="맑은 고딕" w:cs="맑은 고딕"/>
          <w:b/>
          <w:bCs/>
          <w:sz w:val="28"/>
          <w:szCs w:val="28"/>
        </w:rPr>
        <w:lastRenderedPageBreak/>
        <w:t>광고 모델 계약서</w:t>
      </w:r>
    </w:p>
    <w:p w14:paraId="78EFC469" w14:textId="77777777" w:rsidR="00FB028E" w:rsidRPr="005824DD" w:rsidRDefault="00FB028E" w:rsidP="00FB028E">
      <w:pPr>
        <w:spacing w:after="0" w:line="276" w:lineRule="auto"/>
        <w:jc w:val="center"/>
        <w:rPr>
          <w:rFonts w:ascii="맑은 고딕" w:eastAsia="맑은 고딕" w:hAnsi="맑은 고딕" w:cs="맑은 고딕"/>
          <w:szCs w:val="20"/>
        </w:rPr>
      </w:pPr>
    </w:p>
    <w:p w14:paraId="214EF153" w14:textId="7B4DFD5B" w:rsidR="00FB028E" w:rsidRPr="005824DD" w:rsidRDefault="00FB028E" w:rsidP="00FB028E">
      <w:pPr>
        <w:spacing w:after="0" w:line="276" w:lineRule="auto"/>
        <w:rPr>
          <w:rFonts w:ascii="맑은 고딕" w:eastAsia="맑은 고딕" w:hAnsi="맑은 고딕" w:cs="맑은 고딕"/>
          <w:szCs w:val="20"/>
        </w:rPr>
      </w:pPr>
      <w:r w:rsidRPr="005824DD">
        <w:rPr>
          <w:rFonts w:ascii="맑은 고딕" w:eastAsia="맑은 고딕" w:hAnsi="맑은 고딕" w:cs="맑은 고딕"/>
          <w:szCs w:val="20"/>
        </w:rPr>
        <w:t xml:space="preserve">㈜ </w:t>
      </w:r>
      <w:proofErr w:type="spellStart"/>
      <w:r w:rsidR="00B34B86">
        <w:rPr>
          <w:rFonts w:ascii="맑은 고딕" w:eastAsia="맑은 고딕" w:hAnsi="맑은 고딕" w:cs="맑은 고딕"/>
          <w:szCs w:val="20"/>
        </w:rPr>
        <w:t>일룸</w:t>
      </w:r>
      <w:proofErr w:type="spellEnd"/>
      <w:r w:rsidRPr="005824DD">
        <w:rPr>
          <w:rFonts w:ascii="맑은 고딕" w:eastAsia="맑은 고딕" w:hAnsi="맑은 고딕" w:cs="맑은 고딕"/>
          <w:szCs w:val="20"/>
        </w:rPr>
        <w:t>(이하</w:t>
      </w:r>
      <w:r w:rsidR="00B34B86">
        <w:rPr>
          <w:rFonts w:ascii="맑은 고딕" w:eastAsia="맑은 고딕" w:hAnsi="맑은 고딕" w:cs="맑은 고딕" w:hint="eastAsia"/>
          <w:szCs w:val="20"/>
        </w:rPr>
        <w:t xml:space="preserve"> </w:t>
      </w:r>
      <w:r w:rsidRPr="005824DD">
        <w:rPr>
          <w:rFonts w:ascii="맑은 고딕" w:eastAsia="맑은 고딕" w:hAnsi="맑은 고딕" w:cs="맑은 고딕"/>
          <w:szCs w:val="20"/>
        </w:rPr>
        <w:t>"광고주"라 함), ㈜안테나 (이하 "소속사"라 함) 및 모델 이효리(이하 "모델"이라 함)는 “광고주”의 브랜드인 “</w:t>
      </w:r>
      <w:proofErr w:type="spellStart"/>
      <w:r w:rsidR="00B34B86">
        <w:rPr>
          <w:rFonts w:ascii="맑은 고딕" w:eastAsia="맑은 고딕" w:hAnsi="맑은 고딕" w:cs="맑은 고딕" w:hint="eastAsia"/>
          <w:szCs w:val="20"/>
        </w:rPr>
        <w:t>슬로우</w:t>
      </w:r>
      <w:proofErr w:type="spellEnd"/>
      <w:r w:rsidR="00B34B86">
        <w:rPr>
          <w:rFonts w:ascii="맑은 고딕" w:eastAsia="맑은 고딕" w:hAnsi="맑은 고딕" w:cs="맑은 고딕" w:hint="eastAsia"/>
          <w:szCs w:val="20"/>
        </w:rPr>
        <w:t xml:space="preserve"> 베드(SLOU BED)</w:t>
      </w:r>
      <w:r w:rsidRPr="005824DD">
        <w:rPr>
          <w:rFonts w:ascii="맑은 고딕" w:eastAsia="맑은 고딕" w:hAnsi="맑은 고딕" w:cs="맑은 고딕"/>
          <w:szCs w:val="20"/>
        </w:rPr>
        <w:t>”의 광고 및 홍보를 위하여 다음과 같이 계약을 체결한다.</w:t>
      </w:r>
    </w:p>
    <w:p w14:paraId="6C8CB652" w14:textId="77777777" w:rsidR="00FB028E" w:rsidRPr="005824DD" w:rsidRDefault="00FB028E" w:rsidP="00FB028E">
      <w:pPr>
        <w:spacing w:after="0" w:line="276" w:lineRule="auto"/>
        <w:rPr>
          <w:rFonts w:ascii="맑은 고딕" w:eastAsia="맑은 고딕" w:hAnsi="맑은 고딕" w:cs="맑은 고딕"/>
          <w:szCs w:val="20"/>
        </w:rPr>
      </w:pPr>
    </w:p>
    <w:p w14:paraId="6D3B5854" w14:textId="77777777" w:rsidR="00FB028E" w:rsidRPr="005824DD" w:rsidRDefault="00FB028E" w:rsidP="00FB028E">
      <w:pPr>
        <w:spacing w:after="0" w:line="276" w:lineRule="auto"/>
        <w:rPr>
          <w:rFonts w:ascii="맑은 고딕" w:eastAsia="맑은 고딕" w:hAnsi="맑은 고딕" w:cs="맑은 고딕"/>
          <w:szCs w:val="20"/>
        </w:rPr>
      </w:pPr>
      <w:r w:rsidRPr="005824DD">
        <w:rPr>
          <w:rFonts w:ascii="맑은 고딕" w:eastAsia="맑은 고딕" w:hAnsi="맑은 고딕" w:cs="맑은 고딕"/>
          <w:b/>
          <w:bCs/>
          <w:szCs w:val="20"/>
        </w:rPr>
        <w:t>제 1 조 (목적)</w:t>
      </w:r>
    </w:p>
    <w:p w14:paraId="18B88821" w14:textId="0B9FD0C5" w:rsidR="00FB028E" w:rsidRPr="005824DD" w:rsidRDefault="00FB028E" w:rsidP="00B34B86">
      <w:pPr>
        <w:spacing w:after="0" w:line="276" w:lineRule="auto"/>
        <w:rPr>
          <w:rFonts w:ascii="맑은 고딕" w:eastAsia="맑은 고딕" w:hAnsi="맑은 고딕" w:cs="맑은 고딕"/>
          <w:szCs w:val="20"/>
        </w:rPr>
      </w:pPr>
      <w:r w:rsidRPr="005824DD">
        <w:rPr>
          <w:rFonts w:ascii="맑은 고딕" w:eastAsia="맑은 고딕" w:hAnsi="맑은 고딕" w:cs="맑은 고딕"/>
          <w:szCs w:val="20"/>
        </w:rPr>
        <w:t>본 계약은 “소속사” 및 "모델”이 “광고주”의 브랜드인 “</w:t>
      </w:r>
      <w:proofErr w:type="spellStart"/>
      <w:r w:rsidR="00B34B86">
        <w:rPr>
          <w:rFonts w:ascii="맑은 고딕" w:eastAsia="맑은 고딕" w:hAnsi="맑은 고딕" w:cs="맑은 고딕"/>
          <w:szCs w:val="20"/>
        </w:rPr>
        <w:t>슬로우</w:t>
      </w:r>
      <w:proofErr w:type="spellEnd"/>
      <w:r w:rsidR="00B34B86">
        <w:rPr>
          <w:rFonts w:ascii="맑은 고딕" w:eastAsia="맑은 고딕" w:hAnsi="맑은 고딕" w:cs="맑은 고딕"/>
          <w:szCs w:val="20"/>
        </w:rPr>
        <w:t xml:space="preserve"> 베드(SLOU BED)</w:t>
      </w:r>
      <w:r w:rsidRPr="005824DD">
        <w:rPr>
          <w:rFonts w:ascii="맑은 고딕" w:eastAsia="맑은 고딕" w:hAnsi="맑은 고딕" w:cs="맑은 고딕"/>
          <w:szCs w:val="20"/>
        </w:rPr>
        <w:t>”의 국내(대한민국) 지역 광고 모델로 “모델”이 출연할 것을 약속하고, 이에 대하여 “광고주”가 “소속사”에게 그 대가를 지급하기로 함에 있어서 “광고주”, “소속사”, “모델” 간의 권리와 의무를 명백히 하고자 함에 그 목적이 있다.</w:t>
      </w:r>
    </w:p>
    <w:p w14:paraId="7A4B05F8" w14:textId="77777777" w:rsidR="00FB028E" w:rsidRPr="005824DD" w:rsidRDefault="00FB028E" w:rsidP="00FB028E">
      <w:pPr>
        <w:spacing w:after="0" w:line="276" w:lineRule="auto"/>
        <w:rPr>
          <w:rFonts w:ascii="맑은 고딕" w:eastAsia="맑은 고딕" w:hAnsi="맑은 고딕" w:cs="맑은 고딕"/>
          <w:szCs w:val="20"/>
        </w:rPr>
      </w:pPr>
    </w:p>
    <w:p w14:paraId="2B30ECD6" w14:textId="77777777" w:rsidR="00FB028E" w:rsidRPr="005824DD" w:rsidRDefault="00FB028E" w:rsidP="00FB028E">
      <w:pPr>
        <w:spacing w:after="0" w:line="276" w:lineRule="auto"/>
        <w:rPr>
          <w:rFonts w:ascii="맑은 고딕" w:eastAsia="맑은 고딕" w:hAnsi="맑은 고딕" w:cs="맑은 고딕"/>
          <w:szCs w:val="20"/>
        </w:rPr>
      </w:pPr>
      <w:r w:rsidRPr="005824DD">
        <w:rPr>
          <w:rFonts w:ascii="맑은 고딕" w:eastAsia="맑은 고딕" w:hAnsi="맑은 고딕" w:cs="맑은 고딕"/>
          <w:b/>
          <w:bCs/>
          <w:szCs w:val="20"/>
        </w:rPr>
        <w:t>제 2 조 (광고물 및 출연 범위)</w:t>
      </w:r>
    </w:p>
    <w:p w14:paraId="0EFA9D65" w14:textId="77777777" w:rsidR="00FB028E" w:rsidRPr="005824DD" w:rsidRDefault="00FB028E" w:rsidP="00FB028E">
      <w:pPr>
        <w:pStyle w:val="a3"/>
        <w:numPr>
          <w:ilvl w:val="0"/>
          <w:numId w:val="11"/>
        </w:numPr>
        <w:spacing w:after="0" w:line="276" w:lineRule="auto"/>
        <w:ind w:leftChars="0" w:left="760" w:hanging="360"/>
        <w:rPr>
          <w:rFonts w:ascii="맑은 고딕" w:eastAsia="맑은 고딕" w:hAnsi="맑은 고딕" w:cs="맑은 고딕"/>
          <w:szCs w:val="20"/>
        </w:rPr>
      </w:pPr>
      <w:r w:rsidRPr="005824DD">
        <w:rPr>
          <w:rFonts w:ascii="맑은 고딕" w:eastAsia="맑은 고딕" w:hAnsi="맑은 고딕" w:cs="맑은 고딕"/>
          <w:szCs w:val="20"/>
        </w:rPr>
        <w:t>사용 목적: “광고주”의 소유권 및 저작권이 있는 브랜드 이미지 및 생산, 판매 상품의 광고, 홍보</w:t>
      </w:r>
    </w:p>
    <w:p w14:paraId="3F74E264" w14:textId="77777777" w:rsidR="00FB028E" w:rsidRPr="005824DD" w:rsidRDefault="00FB028E" w:rsidP="00FB028E">
      <w:pPr>
        <w:pStyle w:val="a3"/>
        <w:numPr>
          <w:ilvl w:val="0"/>
          <w:numId w:val="11"/>
        </w:numPr>
        <w:spacing w:after="0" w:line="276" w:lineRule="auto"/>
        <w:ind w:leftChars="0" w:left="760" w:hanging="360"/>
        <w:rPr>
          <w:rFonts w:ascii="맑은 고딕" w:eastAsia="맑은 고딕" w:hAnsi="맑은 고딕" w:cs="맑은 고딕"/>
          <w:szCs w:val="20"/>
        </w:rPr>
      </w:pPr>
      <w:r w:rsidRPr="005824DD">
        <w:rPr>
          <w:rFonts w:ascii="맑은 고딕" w:eastAsia="맑은 고딕" w:hAnsi="맑은 고딕" w:cs="맑은 고딕"/>
          <w:szCs w:val="20"/>
        </w:rPr>
        <w:t xml:space="preserve">사용 권리: “모델”의 초상(외모, 성명, 음성, 사인, 동작 등) 및 </w:t>
      </w:r>
      <w:proofErr w:type="spellStart"/>
      <w:r w:rsidRPr="005824DD">
        <w:rPr>
          <w:rFonts w:ascii="맑은 고딕" w:eastAsia="맑은 고딕" w:hAnsi="맑은 고딕" w:cs="맑은 고딕"/>
          <w:szCs w:val="20"/>
        </w:rPr>
        <w:t>성명권</w:t>
      </w:r>
      <w:proofErr w:type="spellEnd"/>
      <w:r w:rsidRPr="005824DD">
        <w:rPr>
          <w:rFonts w:ascii="맑은 고딕" w:eastAsia="맑은 고딕" w:hAnsi="맑은 고딕" w:cs="맑은 고딕"/>
          <w:szCs w:val="20"/>
        </w:rPr>
        <w:t>, 라이프스토리 등 활용</w:t>
      </w:r>
    </w:p>
    <w:p w14:paraId="021DE0BC" w14:textId="77777777" w:rsidR="00FB028E" w:rsidRPr="005824DD" w:rsidRDefault="00FB028E" w:rsidP="00FB028E">
      <w:pPr>
        <w:pStyle w:val="a3"/>
        <w:numPr>
          <w:ilvl w:val="0"/>
          <w:numId w:val="11"/>
        </w:numPr>
        <w:spacing w:after="0" w:line="276" w:lineRule="auto"/>
        <w:ind w:leftChars="0" w:left="760" w:hanging="360"/>
        <w:rPr>
          <w:rFonts w:ascii="맑은 고딕" w:eastAsia="맑은 고딕" w:hAnsi="맑은 고딕" w:cs="맑은 고딕"/>
          <w:szCs w:val="20"/>
        </w:rPr>
      </w:pPr>
      <w:r w:rsidRPr="005824DD">
        <w:rPr>
          <w:rFonts w:ascii="맑은 고딕" w:eastAsia="맑은 고딕" w:hAnsi="맑은 고딕" w:cs="맑은 고딕"/>
          <w:szCs w:val="20"/>
        </w:rPr>
        <w:t>사용 범위: 모든 매체의 사용 범위는 국내 지역(국내 면세점 포함)으로 한한다.</w:t>
      </w:r>
    </w:p>
    <w:p w14:paraId="4F434DEF" w14:textId="77777777" w:rsidR="00FB028E" w:rsidRPr="005824DD" w:rsidRDefault="00FB028E" w:rsidP="00FB028E">
      <w:pPr>
        <w:spacing w:after="0" w:line="276" w:lineRule="auto"/>
        <w:ind w:left="760"/>
        <w:rPr>
          <w:rFonts w:ascii="맑은 고딕" w:eastAsia="맑은 고딕" w:hAnsi="맑은 고딕" w:cs="맑은 고딕"/>
          <w:szCs w:val="20"/>
        </w:rPr>
      </w:pPr>
      <w:r w:rsidRPr="005824DD">
        <w:rPr>
          <w:rFonts w:ascii="맑은 고딕" w:eastAsia="맑은 고딕" w:hAnsi="맑은 고딕" w:cs="맑은 고딕"/>
          <w:szCs w:val="20"/>
        </w:rPr>
        <w:t xml:space="preserve">(1) 전파매체: TV, 라디오, </w:t>
      </w:r>
      <w:proofErr w:type="spellStart"/>
      <w:r w:rsidRPr="005824DD">
        <w:rPr>
          <w:rFonts w:ascii="맑은 고딕" w:eastAsia="맑은 고딕" w:hAnsi="맑은 고딕" w:cs="맑은 고딕"/>
          <w:szCs w:val="20"/>
        </w:rPr>
        <w:t>비즈링</w:t>
      </w:r>
      <w:proofErr w:type="spellEnd"/>
      <w:r w:rsidRPr="005824DD">
        <w:rPr>
          <w:rFonts w:ascii="맑은 고딕" w:eastAsia="맑은 고딕" w:hAnsi="맑은 고딕" w:cs="맑은 고딕"/>
          <w:szCs w:val="20"/>
        </w:rPr>
        <w:t>, 위성방송 등</w:t>
      </w:r>
    </w:p>
    <w:p w14:paraId="6411A829" w14:textId="77777777" w:rsidR="00FB028E" w:rsidRPr="005824DD" w:rsidRDefault="00FB028E" w:rsidP="00FB028E">
      <w:pPr>
        <w:spacing w:after="0" w:line="276" w:lineRule="auto"/>
        <w:ind w:left="760"/>
        <w:rPr>
          <w:rFonts w:ascii="맑은 고딕" w:eastAsia="맑은 고딕" w:hAnsi="맑은 고딕" w:cs="맑은 고딕"/>
          <w:szCs w:val="20"/>
        </w:rPr>
      </w:pPr>
      <w:r w:rsidRPr="005824DD">
        <w:rPr>
          <w:rFonts w:ascii="맑은 고딕" w:eastAsia="맑은 고딕" w:hAnsi="맑은 고딕" w:cs="맑은 고딕"/>
          <w:szCs w:val="20"/>
        </w:rPr>
        <w:t xml:space="preserve">(2) 인쇄매체: 신문, 잡지, 팜플렛, 포스터, </w:t>
      </w:r>
      <w:proofErr w:type="spellStart"/>
      <w:r w:rsidRPr="005824DD">
        <w:rPr>
          <w:rFonts w:ascii="맑은 고딕" w:eastAsia="맑은 고딕" w:hAnsi="맑은 고딕" w:cs="맑은 고딕"/>
          <w:szCs w:val="20"/>
        </w:rPr>
        <w:t>리플렛</w:t>
      </w:r>
      <w:proofErr w:type="spellEnd"/>
      <w:r w:rsidRPr="005824DD">
        <w:rPr>
          <w:rFonts w:ascii="맑은 고딕" w:eastAsia="맑은 고딕" w:hAnsi="맑은 고딕" w:cs="맑은 고딕"/>
          <w:szCs w:val="20"/>
        </w:rPr>
        <w:t xml:space="preserve"> 등 </w:t>
      </w:r>
    </w:p>
    <w:p w14:paraId="146D11AD" w14:textId="77777777" w:rsidR="00FB028E" w:rsidRPr="005824DD" w:rsidRDefault="00FB028E" w:rsidP="00FB028E">
      <w:pPr>
        <w:spacing w:after="0" w:line="276" w:lineRule="auto"/>
        <w:ind w:left="760"/>
        <w:rPr>
          <w:rFonts w:ascii="맑은 고딕" w:eastAsia="맑은 고딕" w:hAnsi="맑은 고딕" w:cs="맑은 고딕"/>
          <w:szCs w:val="20"/>
        </w:rPr>
      </w:pPr>
      <w:r w:rsidRPr="005824DD">
        <w:rPr>
          <w:rFonts w:ascii="맑은 고딕" w:eastAsia="맑은 고딕" w:hAnsi="맑은 고딕" w:cs="맑은 고딕"/>
          <w:szCs w:val="20"/>
        </w:rPr>
        <w:t>(3) 옥외매체: 극장, 빌보드, 포스터, 지하철, 버스 외 교통수단활용매체, 마트, 편의점(H&amp;B스토어) 등</w:t>
      </w:r>
    </w:p>
    <w:p w14:paraId="374BD917" w14:textId="77777777" w:rsidR="00FB028E" w:rsidRPr="005824DD" w:rsidRDefault="00FB028E" w:rsidP="00FB028E">
      <w:pPr>
        <w:spacing w:after="0" w:line="276" w:lineRule="auto"/>
        <w:ind w:left="760"/>
        <w:rPr>
          <w:rFonts w:ascii="맑은 고딕" w:eastAsia="맑은 고딕" w:hAnsi="맑은 고딕" w:cs="맑은 고딕"/>
          <w:szCs w:val="20"/>
        </w:rPr>
      </w:pPr>
      <w:r w:rsidRPr="005824DD">
        <w:rPr>
          <w:rFonts w:ascii="맑은 고딕" w:eastAsia="맑은 고딕" w:hAnsi="맑은 고딕" w:cs="맑은 고딕"/>
          <w:szCs w:val="20"/>
        </w:rPr>
        <w:t>(4) 뉴미디어매체: 케이블방송, DMB, 홈쇼핑, 모바일 등</w:t>
      </w:r>
    </w:p>
    <w:p w14:paraId="73D40684" w14:textId="77777777" w:rsidR="00FB028E" w:rsidRPr="005824DD" w:rsidRDefault="00FB028E" w:rsidP="00FB028E">
      <w:pPr>
        <w:spacing w:after="0" w:line="276" w:lineRule="auto"/>
        <w:ind w:left="760"/>
        <w:rPr>
          <w:rFonts w:ascii="맑은 고딕" w:eastAsia="맑은 고딕" w:hAnsi="맑은 고딕" w:cs="맑은 고딕"/>
          <w:szCs w:val="20"/>
        </w:rPr>
      </w:pPr>
      <w:r w:rsidRPr="005824DD">
        <w:rPr>
          <w:rFonts w:ascii="맑은 고딕" w:eastAsia="맑은 고딕" w:hAnsi="맑은 고딕" w:cs="맑은 고딕"/>
          <w:szCs w:val="20"/>
        </w:rPr>
        <w:t xml:space="preserve">(5) 디지털/모바일매체: 인터넷, 핸드폰 등을 통한 각종 </w:t>
      </w:r>
      <w:proofErr w:type="spellStart"/>
      <w:r w:rsidRPr="005824DD">
        <w:rPr>
          <w:rFonts w:ascii="맑은 고딕" w:eastAsia="맑은 고딕" w:hAnsi="맑은 고딕" w:cs="맑은 고딕"/>
          <w:szCs w:val="20"/>
        </w:rPr>
        <w:t>상업용</w:t>
      </w:r>
      <w:proofErr w:type="spellEnd"/>
      <w:r w:rsidRPr="005824DD">
        <w:rPr>
          <w:rFonts w:ascii="맑은 고딕" w:eastAsia="맑은 고딕" w:hAnsi="맑은 고딕" w:cs="맑은 고딕"/>
          <w:szCs w:val="20"/>
        </w:rPr>
        <w:t>/프로모션용 광고물 및 다운로드 컨텐츠 등</w:t>
      </w:r>
    </w:p>
    <w:p w14:paraId="280AFAE1" w14:textId="77777777" w:rsidR="00FB028E" w:rsidRPr="005824DD" w:rsidRDefault="00FB028E" w:rsidP="00FB028E">
      <w:pPr>
        <w:spacing w:after="0" w:line="276" w:lineRule="auto"/>
        <w:ind w:left="760"/>
        <w:rPr>
          <w:rFonts w:ascii="맑은 고딕" w:eastAsia="맑은 고딕" w:hAnsi="맑은 고딕" w:cs="맑은 고딕"/>
          <w:szCs w:val="20"/>
        </w:rPr>
      </w:pPr>
      <w:r w:rsidRPr="005824DD">
        <w:rPr>
          <w:rFonts w:ascii="맑은 고딕" w:eastAsia="맑은 고딕" w:hAnsi="맑은 고딕" w:cs="맑은 고딕"/>
          <w:szCs w:val="20"/>
        </w:rPr>
        <w:t xml:space="preserve">(6) 온/오프라인 매장 내 매체: 매장 </w:t>
      </w:r>
      <w:proofErr w:type="spellStart"/>
      <w:r w:rsidRPr="005824DD">
        <w:rPr>
          <w:rFonts w:ascii="맑은 고딕" w:eastAsia="맑은 고딕" w:hAnsi="맑은 고딕" w:cs="맑은 고딕"/>
          <w:szCs w:val="20"/>
        </w:rPr>
        <w:t>내외부</w:t>
      </w:r>
      <w:proofErr w:type="spellEnd"/>
      <w:r w:rsidRPr="005824DD">
        <w:rPr>
          <w:rFonts w:ascii="맑은 고딕" w:eastAsia="맑은 고딕" w:hAnsi="맑은 고딕" w:cs="맑은 고딕"/>
          <w:szCs w:val="20"/>
        </w:rPr>
        <w:t xml:space="preserve"> 광고부착물 및 </w:t>
      </w:r>
      <w:proofErr w:type="spellStart"/>
      <w:r w:rsidRPr="005824DD">
        <w:rPr>
          <w:rFonts w:ascii="맑은 고딕" w:eastAsia="맑은 고딕" w:hAnsi="맑은 고딕" w:cs="맑은 고딕"/>
          <w:szCs w:val="20"/>
        </w:rPr>
        <w:t>매장판촉용품</w:t>
      </w:r>
      <w:proofErr w:type="spellEnd"/>
      <w:r w:rsidRPr="005824DD">
        <w:rPr>
          <w:rFonts w:ascii="맑은 고딕" w:eastAsia="맑은 고딕" w:hAnsi="맑은 고딕" w:cs="맑은 고딕"/>
          <w:szCs w:val="20"/>
        </w:rPr>
        <w:t xml:space="preserve">(CD, 전단, 쇼핑백, PVI 등) 등 </w:t>
      </w:r>
      <w:proofErr w:type="spellStart"/>
      <w:r w:rsidRPr="005824DD">
        <w:rPr>
          <w:rFonts w:ascii="맑은 고딕" w:eastAsia="맑은 고딕" w:hAnsi="맑은 고딕" w:cs="맑은 고딕"/>
          <w:szCs w:val="20"/>
        </w:rPr>
        <w:t>실외</w:t>
      </w:r>
      <w:r w:rsidRPr="005824DD">
        <w:rPr>
          <w:rFonts w:ascii="MS Mincho" w:eastAsia="MS Mincho" w:hAnsi="MS Mincho" w:cs="MS Mincho"/>
          <w:szCs w:val="20"/>
        </w:rPr>
        <w:t>・</w:t>
      </w:r>
      <w:r w:rsidRPr="005824DD">
        <w:rPr>
          <w:rFonts w:ascii="맑은 고딕" w:eastAsia="맑은 고딕" w:hAnsi="맑은 고딕" w:cs="맑은 고딕"/>
          <w:szCs w:val="20"/>
        </w:rPr>
        <w:t>실내</w:t>
      </w:r>
      <w:proofErr w:type="spellEnd"/>
      <w:r w:rsidRPr="005824DD">
        <w:rPr>
          <w:rFonts w:ascii="맑은 고딕" w:eastAsia="맑은 고딕" w:hAnsi="맑은 고딕" w:cs="맑은 고딕"/>
          <w:szCs w:val="20"/>
        </w:rPr>
        <w:t xml:space="preserve"> 광고(유통, 전시(쇼룸, 이벤트 회장 등 포함), </w:t>
      </w:r>
      <w:proofErr w:type="spellStart"/>
      <w:r w:rsidRPr="005824DD">
        <w:rPr>
          <w:rFonts w:ascii="맑은 고딕" w:eastAsia="맑은 고딕" w:hAnsi="맑은 고딕" w:cs="맑은 고딕"/>
          <w:szCs w:val="20"/>
        </w:rPr>
        <w:t>점포용</w:t>
      </w:r>
      <w:proofErr w:type="spellEnd"/>
      <w:r w:rsidRPr="005824DD">
        <w:rPr>
          <w:rFonts w:ascii="맑은 고딕" w:eastAsia="맑은 고딕" w:hAnsi="맑은 고딕" w:cs="맑은 고딕"/>
          <w:szCs w:val="20"/>
        </w:rPr>
        <w:t xml:space="preserve"> 비디오, 전광판, POP, 등신대, VMD, 다이렉트 메일 광고, </w:t>
      </w:r>
      <w:proofErr w:type="spellStart"/>
      <w:r w:rsidRPr="005824DD">
        <w:rPr>
          <w:rFonts w:ascii="맑은 고딕" w:eastAsia="맑은 고딕" w:hAnsi="맑은 고딕" w:cs="맑은 고딕"/>
          <w:szCs w:val="20"/>
        </w:rPr>
        <w:t>영화</w:t>
      </w:r>
      <w:r w:rsidRPr="005824DD">
        <w:rPr>
          <w:rFonts w:ascii="MS Mincho" w:eastAsia="MS Mincho" w:hAnsi="MS Mincho" w:cs="MS Mincho"/>
          <w:szCs w:val="20"/>
        </w:rPr>
        <w:t>・</w:t>
      </w:r>
      <w:r w:rsidRPr="005824DD">
        <w:rPr>
          <w:rFonts w:ascii="맑은 고딕" w:eastAsia="맑은 고딕" w:hAnsi="맑은 고딕" w:cs="맑은 고딕"/>
          <w:szCs w:val="20"/>
        </w:rPr>
        <w:t>슬라이드</w:t>
      </w:r>
      <w:proofErr w:type="spellEnd"/>
      <w:r w:rsidRPr="005824DD">
        <w:rPr>
          <w:rFonts w:ascii="맑은 고딕" w:eastAsia="맑은 고딕" w:hAnsi="맑은 고딕" w:cs="맑은 고딕"/>
          <w:szCs w:val="20"/>
        </w:rPr>
        <w:t xml:space="preserve"> 광고, </w:t>
      </w:r>
      <w:proofErr w:type="spellStart"/>
      <w:r w:rsidRPr="005824DD">
        <w:rPr>
          <w:rFonts w:ascii="맑은 고딕" w:eastAsia="맑은 고딕" w:hAnsi="맑은 고딕" w:cs="맑은 고딕"/>
          <w:szCs w:val="20"/>
        </w:rPr>
        <w:t>퍼블리시티</w:t>
      </w:r>
      <w:proofErr w:type="spellEnd"/>
      <w:r w:rsidRPr="005824DD">
        <w:rPr>
          <w:rFonts w:ascii="맑은 고딕" w:eastAsia="맑은 고딕" w:hAnsi="맑은 고딕" w:cs="맑은 고딕"/>
          <w:szCs w:val="20"/>
        </w:rPr>
        <w:t xml:space="preserve">, 판매촉진 </w:t>
      </w:r>
      <w:proofErr w:type="spellStart"/>
      <w:r w:rsidRPr="005824DD">
        <w:rPr>
          <w:rFonts w:ascii="맑은 고딕" w:eastAsia="맑은 고딕" w:hAnsi="맑은 고딕" w:cs="맑은 고딕"/>
          <w:szCs w:val="20"/>
        </w:rPr>
        <w:t>조성물</w:t>
      </w:r>
      <w:proofErr w:type="spellEnd"/>
      <w:r w:rsidRPr="005824DD">
        <w:rPr>
          <w:rFonts w:ascii="맑은 고딕" w:eastAsia="맑은 고딕" w:hAnsi="맑은 고딕" w:cs="맑은 고딕"/>
          <w:szCs w:val="20"/>
        </w:rPr>
        <w:t>(팜플렛, 카탈로그 등), 커머스 라이브 채널</w:t>
      </w:r>
    </w:p>
    <w:p w14:paraId="48474635" w14:textId="77777777" w:rsidR="00FB028E" w:rsidRPr="005824DD" w:rsidRDefault="00FB028E" w:rsidP="00FB028E">
      <w:pPr>
        <w:spacing w:after="0" w:line="276" w:lineRule="auto"/>
        <w:ind w:left="760"/>
        <w:rPr>
          <w:rFonts w:ascii="맑은 고딕" w:eastAsia="맑은 고딕" w:hAnsi="맑은 고딕" w:cs="맑은 고딕"/>
          <w:szCs w:val="20"/>
        </w:rPr>
      </w:pPr>
      <w:r w:rsidRPr="005824DD">
        <w:rPr>
          <w:rFonts w:ascii="맑은 고딕" w:eastAsia="맑은 고딕" w:hAnsi="맑은 고딕" w:cs="맑은 고딕"/>
          <w:szCs w:val="20"/>
        </w:rPr>
        <w:t xml:space="preserve">(7) “광고주”가 운영하는 웹사이트, 공식 SNS </w:t>
      </w:r>
      <w:proofErr w:type="spellStart"/>
      <w:r w:rsidRPr="005824DD">
        <w:rPr>
          <w:rFonts w:ascii="맑은 고딕" w:eastAsia="맑은 고딕" w:hAnsi="맑은 고딕" w:cs="맑은 고딕"/>
          <w:szCs w:val="20"/>
        </w:rPr>
        <w:t>전계정</w:t>
      </w:r>
      <w:proofErr w:type="spellEnd"/>
      <w:r w:rsidRPr="005824DD">
        <w:rPr>
          <w:rFonts w:ascii="맑은 고딕" w:eastAsia="맑은 고딕" w:hAnsi="맑은 고딕" w:cs="맑은 고딕"/>
          <w:szCs w:val="20"/>
        </w:rPr>
        <w:t xml:space="preserve">(페이스북, 트위터, </w:t>
      </w:r>
      <w:proofErr w:type="spellStart"/>
      <w:r w:rsidRPr="005824DD">
        <w:rPr>
          <w:rFonts w:ascii="맑은 고딕" w:eastAsia="맑은 고딕" w:hAnsi="맑은 고딕" w:cs="맑은 고딕"/>
          <w:szCs w:val="20"/>
        </w:rPr>
        <w:t>인스타그램</w:t>
      </w:r>
      <w:proofErr w:type="spellEnd"/>
      <w:r w:rsidRPr="005824DD">
        <w:rPr>
          <w:rFonts w:ascii="맑은 고딕" w:eastAsia="맑은 고딕" w:hAnsi="맑은 고딕" w:cs="맑은 고딕"/>
          <w:szCs w:val="20"/>
        </w:rPr>
        <w:t xml:space="preserve">, 카카오톡 등), </w:t>
      </w:r>
      <w:proofErr w:type="spellStart"/>
      <w:r w:rsidRPr="005824DD">
        <w:rPr>
          <w:rFonts w:ascii="맑은 고딕" w:eastAsia="맑은 고딕" w:hAnsi="맑은 고딕" w:cs="맑은 고딕"/>
          <w:szCs w:val="20"/>
        </w:rPr>
        <w:t>자사몰</w:t>
      </w:r>
      <w:proofErr w:type="spellEnd"/>
      <w:r w:rsidRPr="005824DD">
        <w:rPr>
          <w:rFonts w:ascii="맑은 고딕" w:eastAsia="맑은 고딕" w:hAnsi="맑은 고딕" w:cs="맑은 고딕"/>
          <w:szCs w:val="20"/>
        </w:rPr>
        <w:t xml:space="preserve">, 공식 유튜브 계정, 오픈마켓(SSG, 이마트, </w:t>
      </w:r>
      <w:proofErr w:type="spellStart"/>
      <w:r w:rsidRPr="005824DD">
        <w:rPr>
          <w:rFonts w:ascii="맑은 고딕" w:eastAsia="맑은 고딕" w:hAnsi="맑은 고딕" w:cs="맑은 고딕"/>
          <w:szCs w:val="20"/>
        </w:rPr>
        <w:t>쿠팡</w:t>
      </w:r>
      <w:proofErr w:type="spellEnd"/>
      <w:r w:rsidRPr="005824DD">
        <w:rPr>
          <w:rFonts w:ascii="맑은 고딕" w:eastAsia="맑은 고딕" w:hAnsi="맑은 고딕" w:cs="맑은 고딕"/>
          <w:szCs w:val="20"/>
        </w:rPr>
        <w:t xml:space="preserve">, 카카오, 네이버스토어, </w:t>
      </w:r>
      <w:proofErr w:type="spellStart"/>
      <w:r w:rsidRPr="005824DD">
        <w:rPr>
          <w:rFonts w:ascii="맑은 고딕" w:eastAsia="맑은 고딕" w:hAnsi="맑은 고딕" w:cs="맑은 고딕"/>
          <w:szCs w:val="20"/>
        </w:rPr>
        <w:t>마켓컬리</w:t>
      </w:r>
      <w:proofErr w:type="spellEnd"/>
      <w:r w:rsidRPr="005824DD">
        <w:rPr>
          <w:rFonts w:ascii="맑은 고딕" w:eastAsia="맑은 고딕" w:hAnsi="맑은 고딕" w:cs="맑은 고딕"/>
          <w:szCs w:val="20"/>
        </w:rPr>
        <w:t xml:space="preserve"> 등) 썸네일 및 상세페이지 등, 브랜드관, 제품 패키지 등</w:t>
      </w:r>
    </w:p>
    <w:p w14:paraId="715D2921" w14:textId="77777777" w:rsidR="00FB028E" w:rsidRPr="005824DD" w:rsidRDefault="00FB028E" w:rsidP="00FB028E">
      <w:pPr>
        <w:spacing w:after="0" w:line="276" w:lineRule="auto"/>
        <w:ind w:left="760"/>
        <w:rPr>
          <w:rFonts w:ascii="맑은 고딕" w:eastAsia="맑은 고딕" w:hAnsi="맑은 고딕" w:cs="맑은 고딕"/>
          <w:szCs w:val="20"/>
        </w:rPr>
      </w:pPr>
      <w:r w:rsidRPr="005824DD">
        <w:rPr>
          <w:rFonts w:ascii="맑은 고딕" w:eastAsia="맑은 고딕" w:hAnsi="맑은 고딕" w:cs="맑은 고딕"/>
          <w:szCs w:val="20"/>
        </w:rPr>
        <w:t xml:space="preserve">(8) 프로모션 상품: </w:t>
      </w:r>
      <w:proofErr w:type="spellStart"/>
      <w:r w:rsidRPr="005824DD">
        <w:rPr>
          <w:rFonts w:ascii="맑은 고딕" w:eastAsia="맑은 고딕" w:hAnsi="맑은 고딕" w:cs="맑은 고딕"/>
          <w:szCs w:val="20"/>
        </w:rPr>
        <w:t>굿즈</w:t>
      </w:r>
      <w:proofErr w:type="spellEnd"/>
      <w:r w:rsidRPr="005824DD">
        <w:rPr>
          <w:rFonts w:ascii="맑은 고딕" w:eastAsia="맑은 고딕" w:hAnsi="맑은 고딕" w:cs="맑은 고딕"/>
          <w:szCs w:val="20"/>
        </w:rPr>
        <w:t xml:space="preserve">, GWP, 엽서, </w:t>
      </w:r>
      <w:proofErr w:type="spellStart"/>
      <w:r w:rsidRPr="005824DD">
        <w:rPr>
          <w:rFonts w:ascii="맑은 고딕" w:eastAsia="맑은 고딕" w:hAnsi="맑은 고딕" w:cs="맑은 고딕"/>
          <w:szCs w:val="20"/>
        </w:rPr>
        <w:t>리플렛</w:t>
      </w:r>
      <w:proofErr w:type="spellEnd"/>
      <w:r w:rsidRPr="005824DD">
        <w:rPr>
          <w:rFonts w:ascii="맑은 고딕" w:eastAsia="맑은 고딕" w:hAnsi="맑은 고딕" w:cs="맑은 고딕"/>
          <w:szCs w:val="20"/>
        </w:rPr>
        <w:t xml:space="preserve">, 스티커, 포토카드, 포스터 등 온/오프라인 프로모션용 모든 홍보물 및 무상 </w:t>
      </w:r>
      <w:proofErr w:type="spellStart"/>
      <w:r w:rsidRPr="005824DD">
        <w:rPr>
          <w:rFonts w:ascii="맑은 고딕" w:eastAsia="맑은 고딕" w:hAnsi="맑은 고딕" w:cs="맑은 고딕"/>
          <w:szCs w:val="20"/>
        </w:rPr>
        <w:t>판촉물</w:t>
      </w:r>
      <w:proofErr w:type="spellEnd"/>
      <w:r w:rsidRPr="005824DD">
        <w:rPr>
          <w:rFonts w:ascii="맑은 고딕" w:eastAsia="맑은 고딕" w:hAnsi="맑은 고딕" w:cs="맑은 고딕"/>
          <w:szCs w:val="20"/>
        </w:rPr>
        <w:t xml:space="preserve">(단, 본 항에 대해서는 “소속사”와 사전 서면 합의 </w:t>
      </w:r>
      <w:r w:rsidRPr="005824DD">
        <w:rPr>
          <w:rFonts w:ascii="맑은 고딕" w:eastAsia="맑은 고딕" w:hAnsi="맑은 고딕" w:cs="맑은 고딕"/>
          <w:szCs w:val="20"/>
        </w:rPr>
        <w:lastRenderedPageBreak/>
        <w:t>후, 진행하도록 한다)</w:t>
      </w:r>
    </w:p>
    <w:p w14:paraId="1DFFDAF0" w14:textId="77777777" w:rsidR="00FB028E" w:rsidRPr="005824DD" w:rsidRDefault="00FB028E" w:rsidP="00FB028E">
      <w:pPr>
        <w:spacing w:after="0" w:line="276" w:lineRule="auto"/>
        <w:ind w:left="760"/>
        <w:jc w:val="left"/>
        <w:rPr>
          <w:rFonts w:ascii="맑은 고딕" w:eastAsia="맑은 고딕" w:hAnsi="맑은 고딕" w:cs="맑은 고딕"/>
          <w:szCs w:val="20"/>
        </w:rPr>
      </w:pPr>
      <w:r w:rsidRPr="005824DD">
        <w:rPr>
          <w:rFonts w:ascii="맑은 고딕" w:eastAsia="맑은 고딕" w:hAnsi="맑은 고딕" w:cs="맑은 고딕"/>
          <w:szCs w:val="20"/>
        </w:rPr>
        <w:t>(9) 기타 “광고주”가 필요로 하는 광고매체 및 광고선전물 등(단, 본 항에 대해서는 “소속사”와 사전 합의 후, 진행하도록 한다)</w:t>
      </w:r>
    </w:p>
    <w:p w14:paraId="7B7EFE14" w14:textId="77777777" w:rsidR="00FB028E" w:rsidRPr="005824DD" w:rsidRDefault="00FB028E" w:rsidP="00FB028E">
      <w:pPr>
        <w:pStyle w:val="a3"/>
        <w:numPr>
          <w:ilvl w:val="0"/>
          <w:numId w:val="11"/>
        </w:numPr>
        <w:spacing w:after="0" w:line="276" w:lineRule="auto"/>
        <w:ind w:leftChars="0" w:left="760" w:hanging="360"/>
        <w:rPr>
          <w:rFonts w:ascii="맑은 고딕" w:eastAsia="맑은 고딕" w:hAnsi="맑은 고딕" w:cs="맑은 고딕"/>
          <w:szCs w:val="20"/>
        </w:rPr>
      </w:pPr>
      <w:r w:rsidRPr="005824DD">
        <w:rPr>
          <w:rFonts w:ascii="맑은 고딕" w:eastAsia="맑은 고딕" w:hAnsi="맑은 고딕" w:cs="맑은 고딕"/>
          <w:szCs w:val="20"/>
        </w:rPr>
        <w:t xml:space="preserve">광고 지역 : 대한민국(인터넷은 서버 소재지, 위성방송은 </w:t>
      </w:r>
      <w:proofErr w:type="spellStart"/>
      <w:r w:rsidRPr="005824DD">
        <w:rPr>
          <w:rFonts w:ascii="맑은 고딕" w:eastAsia="맑은 고딕" w:hAnsi="맑은 고딕" w:cs="맑은 고딕"/>
          <w:szCs w:val="20"/>
        </w:rPr>
        <w:t>송출지</w:t>
      </w:r>
      <w:proofErr w:type="spellEnd"/>
      <w:r w:rsidRPr="005824DD">
        <w:rPr>
          <w:rFonts w:ascii="맑은 고딕" w:eastAsia="맑은 고딕" w:hAnsi="맑은 고딕" w:cs="맑은 고딕"/>
          <w:szCs w:val="20"/>
        </w:rPr>
        <w:t xml:space="preserve"> 기준, </w:t>
      </w:r>
      <w:proofErr w:type="spellStart"/>
      <w:r w:rsidRPr="005824DD">
        <w:rPr>
          <w:rFonts w:ascii="맑은 고딕" w:eastAsia="맑은 고딕" w:hAnsi="맑은 고딕" w:cs="맑은 고딕"/>
          <w:szCs w:val="20"/>
        </w:rPr>
        <w:t>국적기</w:t>
      </w:r>
      <w:proofErr w:type="spellEnd"/>
      <w:r w:rsidRPr="005824DD">
        <w:rPr>
          <w:rFonts w:ascii="맑은 고딕" w:eastAsia="맑은 고딕" w:hAnsi="맑은 고딕" w:cs="맑은 고딕"/>
          <w:szCs w:val="20"/>
        </w:rPr>
        <w:t xml:space="preserve"> 포함), 기타 사용지역의 추가가 필요한 경우, “광고주”와 “소속사”가 사전에 협의하여 정하기로 한다. 단, </w:t>
      </w:r>
      <w:proofErr w:type="spellStart"/>
      <w:r w:rsidRPr="005824DD">
        <w:rPr>
          <w:rFonts w:ascii="맑은 고딕" w:eastAsia="맑은 고딕" w:hAnsi="맑은 고딕" w:cs="맑은 고딕"/>
          <w:szCs w:val="20"/>
        </w:rPr>
        <w:t>Youtube</w:t>
      </w:r>
      <w:proofErr w:type="spellEnd"/>
      <w:r w:rsidRPr="005824DD">
        <w:rPr>
          <w:rFonts w:ascii="맑은 고딕" w:eastAsia="맑은 고딕" w:hAnsi="맑은 고딕" w:cs="맑은 고딕"/>
          <w:szCs w:val="20"/>
        </w:rPr>
        <w:t xml:space="preserve"> 및 온라인 및 모바일을 활용한 SNS채널의 경우 매체의 특성상 광고지역의 제한이 없는 것으로 한다. </w:t>
      </w:r>
    </w:p>
    <w:p w14:paraId="51E63DC0" w14:textId="77777777" w:rsidR="00FB028E" w:rsidRPr="005824DD" w:rsidRDefault="00FB028E" w:rsidP="00FB028E">
      <w:pPr>
        <w:pStyle w:val="a3"/>
        <w:numPr>
          <w:ilvl w:val="0"/>
          <w:numId w:val="11"/>
        </w:numPr>
        <w:spacing w:after="0" w:line="276" w:lineRule="auto"/>
        <w:ind w:leftChars="0" w:left="760" w:hanging="360"/>
        <w:rPr>
          <w:rFonts w:ascii="맑은 고딕" w:eastAsia="맑은 고딕" w:hAnsi="맑은 고딕" w:cs="맑은 고딕"/>
          <w:szCs w:val="20"/>
        </w:rPr>
      </w:pPr>
      <w:r w:rsidRPr="005824DD">
        <w:rPr>
          <w:rFonts w:ascii="맑은 고딕" w:eastAsia="맑은 고딕" w:hAnsi="맑은 고딕" w:cs="맑은 고딕"/>
          <w:szCs w:val="20"/>
        </w:rPr>
        <w:t>출연 범위:</w:t>
      </w:r>
    </w:p>
    <w:p w14:paraId="08DBCB97" w14:textId="5B1FB9DA" w:rsidR="00FB028E" w:rsidRPr="005824DD" w:rsidRDefault="00FB028E" w:rsidP="00FB028E">
      <w:pPr>
        <w:spacing w:after="0" w:line="276" w:lineRule="auto"/>
        <w:ind w:left="400" w:firstLine="200"/>
        <w:rPr>
          <w:rFonts w:ascii="맑은 고딕" w:eastAsia="맑은 고딕" w:hAnsi="맑은 고딕" w:cs="맑은 고딕"/>
          <w:szCs w:val="20"/>
        </w:rPr>
      </w:pPr>
      <w:r w:rsidRPr="005824DD">
        <w:rPr>
          <w:rFonts w:ascii="맑은 고딕" w:eastAsia="맑은 고딕" w:hAnsi="맑은 고딕" w:cs="맑은 고딕"/>
          <w:szCs w:val="20"/>
        </w:rPr>
        <w:t xml:space="preserve">- </w:t>
      </w:r>
      <w:commentRangeStart w:id="0"/>
      <w:del w:id="1" w:author="김현주 (Hyunjoo Kim)" w:date="2024-03-25T12:15:00Z">
        <w:r w:rsidRPr="005824DD" w:rsidDel="00175FF5">
          <w:rPr>
            <w:rFonts w:ascii="맑은 고딕" w:eastAsia="맑은 고딕" w:hAnsi="맑은 고딕" w:cs="맑은 고딕"/>
            <w:szCs w:val="20"/>
          </w:rPr>
          <w:delText>“본 계약” 체결일로부터 1년 기준</w:delText>
        </w:r>
      </w:del>
      <w:commentRangeEnd w:id="0"/>
      <w:r w:rsidR="00175FF5">
        <w:rPr>
          <w:rStyle w:val="a4"/>
        </w:rPr>
        <w:commentReference w:id="0"/>
      </w:r>
      <w:del w:id="2" w:author="김현주 (Hyunjoo Kim)" w:date="2024-03-25T12:15:00Z">
        <w:r w:rsidRPr="005824DD" w:rsidDel="00175FF5">
          <w:rPr>
            <w:rFonts w:ascii="맑은 고딕" w:eastAsia="맑은 고딕" w:hAnsi="맑은 고딕" w:cs="맑은 고딕"/>
            <w:szCs w:val="20"/>
          </w:rPr>
          <w:delText xml:space="preserve">, </w:delText>
        </w:r>
      </w:del>
      <w:r w:rsidRPr="005824DD">
        <w:rPr>
          <w:rFonts w:ascii="맑은 고딕" w:eastAsia="맑은 고딕" w:hAnsi="맑은 고딕" w:cs="맑은 고딕"/>
          <w:szCs w:val="20"/>
        </w:rPr>
        <w:t>영상 촬영: 2회, 지면 촬영: 2회, 녹음: 2회로 한다.</w:t>
      </w:r>
    </w:p>
    <w:p w14:paraId="731E155A" w14:textId="77777777" w:rsidR="00FB028E" w:rsidRPr="005824DD" w:rsidRDefault="00FB028E" w:rsidP="00FB028E">
      <w:pPr>
        <w:pStyle w:val="a3"/>
        <w:numPr>
          <w:ilvl w:val="0"/>
          <w:numId w:val="10"/>
        </w:numPr>
        <w:tabs>
          <w:tab w:val="left" w:pos="760"/>
        </w:tabs>
        <w:spacing w:after="0" w:line="276" w:lineRule="auto"/>
        <w:ind w:leftChars="0" w:left="1120" w:hanging="360"/>
        <w:rPr>
          <w:rFonts w:ascii="맑은 고딕" w:eastAsia="맑은 고딕" w:hAnsi="맑은 고딕" w:cs="맑은 고딕"/>
          <w:szCs w:val="20"/>
        </w:rPr>
      </w:pPr>
      <w:r w:rsidRPr="005824DD">
        <w:rPr>
          <w:rFonts w:ascii="맑은 고딕" w:eastAsia="맑은 고딕" w:hAnsi="맑은 고딕" w:cs="맑은 고딕"/>
          <w:szCs w:val="20"/>
        </w:rPr>
        <w:t xml:space="preserve"> “모델”은 “광고주”의 광고에 출연(참가)해야 하며, “광고주”는 “모델”이 출연한 모든 광고물(제3조 제1항에서 정의됨)을 계약 기간 동안 모든 광고 미디어에 횟수에 관계없이 본 조 제4항의 국내 지역 내에 한하여 사용할 수 있다.</w:t>
      </w:r>
    </w:p>
    <w:p w14:paraId="6426120F" w14:textId="14F6079B" w:rsidR="00FB028E" w:rsidRPr="005824DD" w:rsidRDefault="00FB028E" w:rsidP="00FB028E">
      <w:pPr>
        <w:pStyle w:val="a3"/>
        <w:numPr>
          <w:ilvl w:val="0"/>
          <w:numId w:val="10"/>
        </w:numPr>
        <w:spacing w:after="0" w:line="276" w:lineRule="auto"/>
        <w:ind w:leftChars="0" w:left="1120" w:hanging="360"/>
        <w:rPr>
          <w:rFonts w:ascii="맑은 고딕" w:eastAsia="맑은 고딕" w:hAnsi="맑은 고딕" w:cs="맑은 고딕"/>
          <w:szCs w:val="20"/>
        </w:rPr>
      </w:pPr>
      <w:r w:rsidRPr="005824DD">
        <w:rPr>
          <w:rFonts w:ascii="맑은 고딕" w:eastAsia="맑은 고딕" w:hAnsi="맑은 고딕" w:cs="맑은 고딕"/>
          <w:szCs w:val="20"/>
        </w:rPr>
        <w:t xml:space="preserve">본 조 제5항의 각 촬영 1회 당 촬영일은 1일 이내로 하며, 촬영시간은 영상 촬영 1회 당 최대 </w:t>
      </w:r>
      <w:r w:rsidR="001310A8">
        <w:rPr>
          <w:rFonts w:ascii="맑은 고딕" w:eastAsia="맑은 고딕" w:hAnsi="맑은 고딕" w:cs="맑은 고딕"/>
          <w:szCs w:val="20"/>
        </w:rPr>
        <w:t>9</w:t>
      </w:r>
      <w:r w:rsidRPr="005824DD">
        <w:rPr>
          <w:rFonts w:ascii="맑은 고딕" w:eastAsia="맑은 고딕" w:hAnsi="맑은 고딕" w:cs="맑은 고딕"/>
          <w:szCs w:val="20"/>
        </w:rPr>
        <w:t xml:space="preserve">시간 이내, 지면 촬영 1회 당 최대 6시간 이내로 한다. 촬영시간에는 헤어, 메이크업, 스타일링 등의 </w:t>
      </w:r>
      <w:proofErr w:type="spellStart"/>
      <w:r w:rsidRPr="005824DD">
        <w:rPr>
          <w:rFonts w:ascii="맑은 고딕" w:eastAsia="맑은 고딕" w:hAnsi="맑은 고딕" w:cs="맑은 고딕"/>
          <w:szCs w:val="20"/>
        </w:rPr>
        <w:t>셋업시간이</w:t>
      </w:r>
      <w:proofErr w:type="spellEnd"/>
      <w:r w:rsidRPr="005824DD">
        <w:rPr>
          <w:rFonts w:ascii="맑은 고딕" w:eastAsia="맑은 고딕" w:hAnsi="맑은 고딕" w:cs="맑은 고딕"/>
          <w:szCs w:val="20"/>
        </w:rPr>
        <w:t xml:space="preserve"> 포함되며, 촬영 장소간 이동시간은 </w:t>
      </w:r>
      <w:proofErr w:type="spellStart"/>
      <w:r w:rsidRPr="005824DD">
        <w:rPr>
          <w:rFonts w:ascii="맑은 고딕" w:eastAsia="맑은 고딕" w:hAnsi="맑은 고딕" w:cs="맑은 고딕"/>
          <w:szCs w:val="20"/>
        </w:rPr>
        <w:t>미포함된다</w:t>
      </w:r>
      <w:proofErr w:type="spellEnd"/>
      <w:r w:rsidRPr="005824DD">
        <w:rPr>
          <w:rFonts w:ascii="맑은 고딕" w:eastAsia="맑은 고딕" w:hAnsi="맑은 고딕" w:cs="맑은 고딕"/>
          <w:szCs w:val="20"/>
        </w:rPr>
        <w:t xml:space="preserve">. “광고주”는 촬영 관련 모든 제반 사항을 “소속사”와 사전 협의 후 진행한다. “광고주”는 지면 촬영 시 독립적인 대본, 콘티, 시안 등이 있는 영상을 촬영할 수는 없으나, 촬영 현장의 영상 스케치 또는 “모델”의 인터뷰와 같은 짧은 영상은 “소속사”와 협의 하에 촬영 가능하다. </w:t>
      </w:r>
    </w:p>
    <w:p w14:paraId="238FA6BD" w14:textId="77777777" w:rsidR="00FB028E" w:rsidRPr="005824DD" w:rsidRDefault="00FB028E" w:rsidP="00FB028E">
      <w:pPr>
        <w:pStyle w:val="a3"/>
        <w:numPr>
          <w:ilvl w:val="0"/>
          <w:numId w:val="10"/>
        </w:numPr>
        <w:spacing w:after="0" w:line="276" w:lineRule="auto"/>
        <w:ind w:leftChars="0" w:left="1120" w:hanging="360"/>
        <w:rPr>
          <w:rFonts w:ascii="맑은 고딕" w:eastAsia="맑은 고딕" w:hAnsi="맑은 고딕" w:cs="맑은 고딕"/>
          <w:szCs w:val="20"/>
        </w:rPr>
      </w:pPr>
      <w:r w:rsidRPr="005824DD">
        <w:rPr>
          <w:rFonts w:ascii="맑은 고딕" w:eastAsia="맑은 고딕" w:hAnsi="맑은 고딕" w:cs="맑은 고딕"/>
          <w:szCs w:val="20"/>
        </w:rPr>
        <w:t>“소속사”와 “모델”은 “광고주”와 상호 합의된 일정을 준수하여 촬영에 참가하며, “광고주”는 이때 촬영한 자료를 활용하여 ”광고물”을 제작할 권한이 있다. 단, 모든 촬영 내용은 상호 사전 협의된 내용에 한하여 진행한다. “광고주”는 이때 촬영된 이미지 및 영상을 제2조 제3항에서 정한 바에 따라 브랜드 홍보를 위한 제반 매체 및 채널 등에 활용할 권리를 갖는다. 단, 메이킹 필름 및 간단한 인사말 촬영 등의 경우 촬영 횟수에 포함되지 아니하고 진행 가능하되 배포 이전에 “소속사”에 공유하여 “모델”의 이미지에 나쁜 영향을 줄 수 있는 내용에 대해서는 적극적으로 “소속사”의 의견을 반영하여 수정/보완 후 공개한다.</w:t>
      </w:r>
    </w:p>
    <w:p w14:paraId="58FC599B" w14:textId="77777777" w:rsidR="00FB028E" w:rsidRPr="005824DD" w:rsidRDefault="00FB028E" w:rsidP="00FB028E">
      <w:pPr>
        <w:pStyle w:val="a3"/>
        <w:numPr>
          <w:ilvl w:val="0"/>
          <w:numId w:val="10"/>
        </w:numPr>
        <w:spacing w:after="0" w:line="276" w:lineRule="auto"/>
        <w:ind w:leftChars="0" w:left="1120" w:hanging="360"/>
        <w:rPr>
          <w:rFonts w:ascii="맑은 고딕" w:eastAsia="맑은 고딕" w:hAnsi="맑은 고딕" w:cs="맑은 고딕"/>
          <w:szCs w:val="20"/>
        </w:rPr>
      </w:pPr>
      <w:r w:rsidRPr="005824DD">
        <w:rPr>
          <w:rFonts w:ascii="맑은 고딕" w:eastAsia="맑은 고딕" w:hAnsi="맑은 고딕" w:cs="맑은 고딕"/>
          <w:szCs w:val="20"/>
        </w:rPr>
        <w:t>“소속사”는 “모델”이 지정 시각 및 장소를 엄수하도록 관리하여야 하며, 자연재해 등 불가항력 또는 “모델”의 귀책사유로 인하여 각 촬영에 차질이 발생하거나 지연되는 경우에는 위 (2)의 촬영시간에 합산하지 아니한다.</w:t>
      </w:r>
    </w:p>
    <w:p w14:paraId="64066AF2" w14:textId="77777777" w:rsidR="00FB028E" w:rsidRPr="005824DD" w:rsidRDefault="00FB028E" w:rsidP="00FB028E">
      <w:pPr>
        <w:pStyle w:val="a3"/>
        <w:numPr>
          <w:ilvl w:val="0"/>
          <w:numId w:val="10"/>
        </w:numPr>
        <w:spacing w:after="0" w:line="276" w:lineRule="auto"/>
        <w:ind w:leftChars="0" w:left="1120" w:hanging="360"/>
        <w:rPr>
          <w:rFonts w:ascii="맑은 고딕" w:eastAsia="맑은 고딕" w:hAnsi="맑은 고딕" w:cs="맑은 고딕"/>
          <w:szCs w:val="20"/>
        </w:rPr>
      </w:pPr>
      <w:r w:rsidRPr="005824DD">
        <w:rPr>
          <w:rFonts w:ascii="맑은 고딕" w:eastAsia="맑은 고딕" w:hAnsi="맑은 고딕" w:cs="맑은 고딕"/>
          <w:szCs w:val="20"/>
        </w:rPr>
        <w:t>행사의 경우, 본 계약상 명기되어 있지는 않으나 “광고주”가 “소속사”</w:t>
      </w:r>
      <w:proofErr w:type="spellStart"/>
      <w:r w:rsidRPr="005824DD">
        <w:rPr>
          <w:rFonts w:ascii="맑은 고딕" w:eastAsia="맑은 고딕" w:hAnsi="맑은 고딕" w:cs="맑은 고딕"/>
          <w:szCs w:val="20"/>
        </w:rPr>
        <w:t>를</w:t>
      </w:r>
      <w:proofErr w:type="spellEnd"/>
      <w:r w:rsidRPr="005824DD">
        <w:rPr>
          <w:rFonts w:ascii="맑은 고딕" w:eastAsia="맑은 고딕" w:hAnsi="맑은 고딕" w:cs="맑은 고딕"/>
          <w:szCs w:val="20"/>
        </w:rPr>
        <w:t xml:space="preserve"> 통해 행사 일정, 행사 내용 등을 구체화하여 “모델”의 행사 참여를 요청하는 경우 “소속사”와 “모델”은 행사를 검토하여야 하고 상호 합의될 경우 “모델”의 행사 참여가 진행될 수 있다. 행사 참여 확정 시 거마비 및 지급 방법과 시기는 “광고주”와 “소속사”가 별도 합의한다.</w:t>
      </w:r>
    </w:p>
    <w:p w14:paraId="6541A55F" w14:textId="77777777" w:rsidR="00FB028E" w:rsidRPr="005824DD" w:rsidRDefault="00FB028E" w:rsidP="00FB028E">
      <w:pPr>
        <w:spacing w:after="0" w:line="276" w:lineRule="auto"/>
        <w:rPr>
          <w:rFonts w:ascii="맑은 고딕" w:eastAsia="맑은 고딕" w:hAnsi="맑은 고딕" w:cs="맑은 고딕"/>
          <w:szCs w:val="20"/>
        </w:rPr>
      </w:pPr>
    </w:p>
    <w:p w14:paraId="22721716" w14:textId="77777777" w:rsidR="00FB028E" w:rsidRPr="005824DD" w:rsidRDefault="00FB028E" w:rsidP="00FB028E">
      <w:pPr>
        <w:spacing w:after="0" w:line="276" w:lineRule="auto"/>
        <w:rPr>
          <w:rFonts w:ascii="맑은 고딕" w:eastAsia="맑은 고딕" w:hAnsi="맑은 고딕" w:cs="맑은 고딕"/>
          <w:szCs w:val="20"/>
        </w:rPr>
      </w:pPr>
      <w:r w:rsidRPr="005824DD">
        <w:rPr>
          <w:rFonts w:ascii="맑은 고딕" w:eastAsia="맑은 고딕" w:hAnsi="맑은 고딕" w:cs="맑은 고딕"/>
          <w:b/>
          <w:bCs/>
          <w:szCs w:val="20"/>
        </w:rPr>
        <w:t>제 3 조 (계약 기간 및 광고물 방영 기간)</w:t>
      </w:r>
    </w:p>
    <w:p w14:paraId="0DEC7E36" w14:textId="58030662" w:rsidR="00FB028E" w:rsidRPr="005824DD" w:rsidRDefault="00FB028E" w:rsidP="00FB028E">
      <w:pPr>
        <w:pStyle w:val="a3"/>
        <w:numPr>
          <w:ilvl w:val="0"/>
          <w:numId w:val="9"/>
        </w:numPr>
        <w:spacing w:after="0" w:line="276" w:lineRule="auto"/>
        <w:ind w:leftChars="0" w:left="760" w:hanging="360"/>
        <w:rPr>
          <w:rFonts w:ascii="맑은 고딕" w:eastAsia="맑은 고딕" w:hAnsi="맑은 고딕" w:cs="맑은 고딕"/>
          <w:szCs w:val="20"/>
        </w:rPr>
      </w:pPr>
      <w:r w:rsidRPr="005824DD">
        <w:rPr>
          <w:rFonts w:ascii="맑은 고딕" w:eastAsia="맑은 고딕" w:hAnsi="맑은 고딕" w:cs="맑은 고딕"/>
          <w:szCs w:val="20"/>
        </w:rPr>
        <w:t xml:space="preserve">계약 기간은 “모델”이 출연하는 “광고물”의 최초 방영일 또는 최초 게재일로부터 12개월이 되는 </w:t>
      </w:r>
      <w:proofErr w:type="spellStart"/>
      <w:r w:rsidRPr="005824DD">
        <w:rPr>
          <w:rFonts w:ascii="맑은 고딕" w:eastAsia="맑은 고딕" w:hAnsi="맑은 고딕" w:cs="맑은 고딕"/>
          <w:szCs w:val="20"/>
        </w:rPr>
        <w:t>날까지로</w:t>
      </w:r>
      <w:proofErr w:type="spellEnd"/>
      <w:r w:rsidRPr="005824DD">
        <w:rPr>
          <w:rFonts w:ascii="맑은 고딕" w:eastAsia="맑은 고딕" w:hAnsi="맑은 고딕" w:cs="맑은 고딕"/>
          <w:szCs w:val="20"/>
        </w:rPr>
        <w:t xml:space="preserve"> 한다. 다만, 최초 방영일 또는 최초 게재일은 “광고주”, “소속사” 및 “모델”과 합의에 따라 조정 할 수 있으며 2024년 </w:t>
      </w:r>
      <w:r w:rsidR="00B34B86">
        <w:rPr>
          <w:rFonts w:ascii="맑은 고딕" w:eastAsia="맑은 고딕" w:hAnsi="맑은 고딕" w:cs="맑은 고딕" w:hint="eastAsia"/>
          <w:szCs w:val="20"/>
        </w:rPr>
        <w:t>6</w:t>
      </w:r>
      <w:r w:rsidRPr="005824DD">
        <w:rPr>
          <w:rFonts w:ascii="맑은 고딕" w:eastAsia="맑은 고딕" w:hAnsi="맑은 고딕" w:cs="맑은 고딕"/>
          <w:szCs w:val="20"/>
        </w:rPr>
        <w:t xml:space="preserve">월 </w:t>
      </w:r>
      <w:r w:rsidR="00B34B86">
        <w:rPr>
          <w:rFonts w:ascii="맑은 고딕" w:eastAsia="맑은 고딕" w:hAnsi="맑은 고딕" w:cs="맑은 고딕" w:hint="eastAsia"/>
          <w:szCs w:val="20"/>
        </w:rPr>
        <w:t>30</w:t>
      </w:r>
      <w:r w:rsidRPr="005824DD">
        <w:rPr>
          <w:rFonts w:ascii="맑은 고딕" w:eastAsia="맑은 고딕" w:hAnsi="맑은 고딕" w:cs="맑은 고딕"/>
          <w:szCs w:val="20"/>
        </w:rPr>
        <w:t xml:space="preserve">일까지 최초 방영 또는 게재가 되지 않는 경우 2024년 </w:t>
      </w:r>
      <w:r w:rsidR="00465823">
        <w:rPr>
          <w:rFonts w:ascii="맑은 고딕" w:eastAsia="맑은 고딕" w:hAnsi="맑은 고딕" w:cs="맑은 고딕"/>
          <w:szCs w:val="20"/>
        </w:rPr>
        <w:t>7</w:t>
      </w:r>
      <w:r w:rsidRPr="005824DD">
        <w:rPr>
          <w:rFonts w:ascii="맑은 고딕" w:eastAsia="맑은 고딕" w:hAnsi="맑은 고딕" w:cs="맑은 고딕"/>
          <w:szCs w:val="20"/>
        </w:rPr>
        <w:t xml:space="preserve">월 </w:t>
      </w:r>
      <w:r w:rsidR="00465823">
        <w:rPr>
          <w:rFonts w:ascii="맑은 고딕" w:eastAsia="맑은 고딕" w:hAnsi="맑은 고딕" w:cs="맑은 고딕"/>
          <w:szCs w:val="20"/>
        </w:rPr>
        <w:t>1</w:t>
      </w:r>
      <w:r w:rsidRPr="005824DD">
        <w:rPr>
          <w:rFonts w:ascii="맑은 고딕" w:eastAsia="맑은 고딕" w:hAnsi="맑은 고딕" w:cs="맑은 고딕"/>
          <w:szCs w:val="20"/>
        </w:rPr>
        <w:t xml:space="preserve">일자로 “본 계약”이 개시된 것으로 한다. 광고물의 개념은 </w:t>
      </w:r>
      <w:proofErr w:type="spellStart"/>
      <w:r w:rsidRPr="005824DD">
        <w:rPr>
          <w:rFonts w:ascii="맑은 고딕" w:eastAsia="맑은 고딕" w:hAnsi="맑은 고딕" w:cs="맑은 고딕"/>
          <w:szCs w:val="20"/>
        </w:rPr>
        <w:t>촬영물</w:t>
      </w:r>
      <w:proofErr w:type="spellEnd"/>
      <w:r w:rsidRPr="005824DD">
        <w:rPr>
          <w:rFonts w:ascii="맑은 고딕" w:eastAsia="맑은 고딕" w:hAnsi="맑은 고딕" w:cs="맑은 고딕"/>
          <w:szCs w:val="20"/>
        </w:rPr>
        <w:t xml:space="preserve"> 뿐 아니라 “광고주”가 의도적으로 배포한 보도자료 등 “모델”이 “광고주” 브랜드의 홍보에 활용되는 모든 컨텐츠임을 밝힌다(본 계약에서 “광고물”이라 함).</w:t>
      </w:r>
    </w:p>
    <w:p w14:paraId="44B2A194" w14:textId="77777777" w:rsidR="00FB028E" w:rsidRPr="005824DD" w:rsidRDefault="00FB028E" w:rsidP="00FB028E">
      <w:pPr>
        <w:pStyle w:val="a3"/>
        <w:numPr>
          <w:ilvl w:val="0"/>
          <w:numId w:val="9"/>
        </w:numPr>
        <w:spacing w:after="0" w:line="276" w:lineRule="auto"/>
        <w:ind w:leftChars="0" w:left="760" w:hanging="360"/>
        <w:rPr>
          <w:rFonts w:ascii="맑은 고딕" w:eastAsia="맑은 고딕" w:hAnsi="맑은 고딕" w:cs="맑은 고딕"/>
          <w:szCs w:val="20"/>
        </w:rPr>
      </w:pPr>
      <w:r w:rsidRPr="005824DD">
        <w:rPr>
          <w:rFonts w:ascii="맑은 고딕" w:eastAsia="맑은 고딕" w:hAnsi="맑은 고딕" w:cs="맑은 고딕"/>
          <w:szCs w:val="20"/>
        </w:rPr>
        <w:t>광고물의 소재교체에 소요되는 기간 등을 감안하여 “광고주”는 “모델”이 출연한 광고물을 계약기간 만료 후 1개월(이하 “소재교체기간”이라 함) 동안</w:t>
      </w:r>
      <w:r w:rsidRPr="005824DD">
        <w:rPr>
          <w:rFonts w:ascii="맑은 고딕" w:eastAsia="맑은 고딕" w:hAnsi="맑은 고딕" w:cs="맑은 고딕"/>
          <w:sz w:val="18"/>
          <w:szCs w:val="18"/>
        </w:rPr>
        <w:t xml:space="preserve"> </w:t>
      </w:r>
      <w:r w:rsidRPr="005824DD">
        <w:rPr>
          <w:rFonts w:ascii="맑은 고딕" w:eastAsia="맑은 고딕" w:hAnsi="맑은 고딕" w:cs="맑은 고딕"/>
          <w:szCs w:val="20"/>
        </w:rPr>
        <w:t xml:space="preserve">무상으로 사용할 수 있다. 이 기간 동안에는 위 제1항에 따른 계약기간 동안 기 집행된 광고물의 계속 사용만 가능하며, 새롭게 게시, 전시, 배포, 전송하는 일체의 행위를 하여서는 안 된다. 또한 “모델”이 출연하는 새로운 광고물을 제작 집행하여서는 안 되며, 계약기간동안 배포된 광고물 등은 최대한 수거하도록 노력하여야 한다. </w:t>
      </w:r>
    </w:p>
    <w:p w14:paraId="13ED7AF1" w14:textId="77777777" w:rsidR="00FB028E" w:rsidRPr="005824DD" w:rsidRDefault="00FB028E" w:rsidP="00FB028E">
      <w:pPr>
        <w:pStyle w:val="a3"/>
        <w:numPr>
          <w:ilvl w:val="0"/>
          <w:numId w:val="9"/>
        </w:numPr>
        <w:spacing w:after="0" w:line="276" w:lineRule="auto"/>
        <w:ind w:leftChars="0" w:left="760" w:hanging="360"/>
        <w:rPr>
          <w:rFonts w:ascii="맑은 고딕" w:eastAsia="맑은 고딕" w:hAnsi="맑은 고딕" w:cs="맑은 고딕"/>
          <w:szCs w:val="20"/>
        </w:rPr>
      </w:pPr>
      <w:r w:rsidRPr="005824DD">
        <w:rPr>
          <w:rFonts w:ascii="맑은 고딕" w:eastAsia="맑은 고딕" w:hAnsi="맑은 고딕" w:cs="맑은 고딕"/>
          <w:szCs w:val="20"/>
        </w:rPr>
        <w:t>“소재교체기간”은 “소속사”와 “모델"이 "광고주"의 소재교체 등을 배려하기 위해 허용한 점을 감안, "소속사"와 "모델"은 “소재교체기간” 중 “본 계약”상의 제반 의무(</w:t>
      </w:r>
      <w:proofErr w:type="spellStart"/>
      <w:r w:rsidRPr="005824DD">
        <w:rPr>
          <w:rFonts w:ascii="맑은 고딕" w:eastAsia="맑은 고딕" w:hAnsi="맑은 고딕" w:cs="맑은 고딕"/>
          <w:szCs w:val="20"/>
        </w:rPr>
        <w:t>겸업피지</w:t>
      </w:r>
      <w:proofErr w:type="spellEnd"/>
      <w:r w:rsidRPr="005824DD">
        <w:rPr>
          <w:rFonts w:ascii="맑은 고딕" w:eastAsia="맑은 고딕" w:hAnsi="맑은 고딕" w:cs="맑은 고딕"/>
          <w:szCs w:val="20"/>
        </w:rPr>
        <w:t>) 등으로부터 그 책임을 면한다.</w:t>
      </w:r>
    </w:p>
    <w:p w14:paraId="189230AB" w14:textId="1CF14C7E" w:rsidR="00FB028E" w:rsidRPr="005824DD" w:rsidRDefault="00FB028E" w:rsidP="00FB028E">
      <w:pPr>
        <w:pStyle w:val="a3"/>
        <w:numPr>
          <w:ilvl w:val="0"/>
          <w:numId w:val="9"/>
        </w:numPr>
        <w:spacing w:after="0" w:line="276" w:lineRule="auto"/>
        <w:ind w:leftChars="0" w:left="760" w:hanging="360"/>
        <w:rPr>
          <w:rFonts w:ascii="맑은 고딕" w:eastAsia="맑은 고딕" w:hAnsi="맑은 고딕" w:cs="맑은 고딕"/>
          <w:szCs w:val="20"/>
        </w:rPr>
      </w:pPr>
      <w:r w:rsidRPr="00E65B69">
        <w:rPr>
          <w:rFonts w:ascii="맑은 고딕" w:eastAsia="맑은 고딕" w:hAnsi="맑은 고딕" w:cs="맑은 고딕"/>
          <w:szCs w:val="20"/>
        </w:rPr>
        <w:t xml:space="preserve">“광고주”는 국내 모든 </w:t>
      </w:r>
      <w:proofErr w:type="spellStart"/>
      <w:r w:rsidRPr="00E65B69">
        <w:rPr>
          <w:rFonts w:ascii="맑은 고딕" w:eastAsia="맑은 고딕" w:hAnsi="맑은 고딕" w:cs="맑은 고딕"/>
          <w:szCs w:val="20"/>
        </w:rPr>
        <w:t>유통사</w:t>
      </w:r>
      <w:proofErr w:type="spellEnd"/>
      <w:r w:rsidRPr="00E65B69">
        <w:rPr>
          <w:rFonts w:ascii="맑은 고딕" w:eastAsia="맑은 고딕" w:hAnsi="맑은 고딕" w:cs="맑은 고딕"/>
          <w:szCs w:val="20"/>
        </w:rPr>
        <w:t xml:space="preserve"> 및 판매처</w:t>
      </w:r>
      <w:r w:rsidR="00E65B69" w:rsidRPr="00E65B69">
        <w:rPr>
          <w:rFonts w:ascii="맑은 고딕" w:eastAsia="맑은 고딕" w:hAnsi="맑은 고딕" w:cs="맑은 고딕" w:hint="eastAsia"/>
          <w:szCs w:val="20"/>
        </w:rPr>
        <w:t xml:space="preserve">를 </w:t>
      </w:r>
      <w:r w:rsidRPr="00E65B69">
        <w:rPr>
          <w:rFonts w:ascii="맑은 고딕" w:eastAsia="맑은 고딕" w:hAnsi="맑은 고딕" w:cs="맑은 고딕"/>
          <w:szCs w:val="20"/>
        </w:rPr>
        <w:t>통해 광고물 홍보 및 제품 등을 “소재교체기간” 내에 회수, 수거 및 철거한다.</w:t>
      </w:r>
      <w:r w:rsidRPr="005824DD">
        <w:rPr>
          <w:rFonts w:ascii="맑은 고딕" w:eastAsia="맑은 고딕" w:hAnsi="맑은 고딕" w:cs="맑은 고딕"/>
          <w:szCs w:val="20"/>
        </w:rPr>
        <w:t xml:space="preserve"> 단, 불가항력적 사항이 발생하여 “광고주”가 본 항에서 정한 의무를 이행하지 못할 경우 근거 자료가 명확하여야 하며, “소속사” 및 “모델”이 근거 및 증명 자료를 요청할 경우 “광고주”는 영업일 기준 7일 이내 회신하도록 하며, 이에 대한 문제는 상호 협의하여 진행하기로 한다.</w:t>
      </w:r>
    </w:p>
    <w:p w14:paraId="3B61BDAE" w14:textId="77777777" w:rsidR="00FB028E" w:rsidRPr="005824DD" w:rsidRDefault="00FB028E" w:rsidP="00FB028E">
      <w:pPr>
        <w:pStyle w:val="a3"/>
        <w:numPr>
          <w:ilvl w:val="0"/>
          <w:numId w:val="9"/>
        </w:numPr>
        <w:spacing w:after="0" w:line="276" w:lineRule="auto"/>
        <w:ind w:leftChars="0" w:left="760" w:hanging="360"/>
        <w:rPr>
          <w:rFonts w:ascii="맑은 고딕" w:eastAsia="맑은 고딕" w:hAnsi="맑은 고딕" w:cs="맑은 고딕"/>
          <w:szCs w:val="20"/>
        </w:rPr>
      </w:pPr>
      <w:r w:rsidRPr="005824DD">
        <w:rPr>
          <w:rFonts w:ascii="맑은 고딕" w:eastAsia="맑은 고딕" w:hAnsi="맑은 고딕" w:cs="맑은 고딕"/>
          <w:szCs w:val="20"/>
        </w:rPr>
        <w:t xml:space="preserve">“광고주”는 본 계약기간이 종료된 이후에도 “모델”이 출연하는 광고물을 “소속사” 또는 “모델”의 동의없이 “광고주”의 직접 영업목적이 아닌 </w:t>
      </w:r>
      <w:proofErr w:type="spellStart"/>
      <w:r w:rsidRPr="005824DD">
        <w:rPr>
          <w:rFonts w:ascii="맑은 고딕" w:eastAsia="맑은 고딕" w:hAnsi="맑은 고딕" w:cs="맑은 고딕"/>
          <w:szCs w:val="20"/>
        </w:rPr>
        <w:t>비영리적인</w:t>
      </w:r>
      <w:proofErr w:type="spellEnd"/>
      <w:r w:rsidRPr="005824DD">
        <w:rPr>
          <w:rFonts w:ascii="맑은 고딕" w:eastAsia="맑은 고딕" w:hAnsi="맑은 고딕" w:cs="맑은 고딕"/>
          <w:szCs w:val="20"/>
        </w:rPr>
        <w:t xml:space="preserve"> 목적의 자료로 기간 및 횟수 제한 없이 무상 사용할 수 있다. 직접 영업 목적이 아닌 </w:t>
      </w:r>
      <w:proofErr w:type="spellStart"/>
      <w:r w:rsidRPr="005824DD">
        <w:rPr>
          <w:rFonts w:ascii="맑은 고딕" w:eastAsia="맑은 고딕" w:hAnsi="맑은 고딕" w:cs="맑은 고딕"/>
          <w:szCs w:val="20"/>
        </w:rPr>
        <w:t>비영리적인</w:t>
      </w:r>
      <w:proofErr w:type="spellEnd"/>
      <w:r w:rsidRPr="005824DD">
        <w:rPr>
          <w:rFonts w:ascii="맑은 고딕" w:eastAsia="맑은 고딕" w:hAnsi="맑은 고딕" w:cs="맑은 고딕"/>
          <w:szCs w:val="20"/>
        </w:rPr>
        <w:t xml:space="preserve"> 목적의 자료로 사용함이라 함은 “광고주”의 광고제작물 및 광고출연결과물을 자사의 온라인 웹페이지(제품 판매 페이지 제외), 모바일 및 웹 페이지 상의 광고모음(아카이브), SNS채널, 유투브, 홍보영화, 사내보, </w:t>
      </w:r>
      <w:proofErr w:type="spellStart"/>
      <w:r w:rsidRPr="005824DD">
        <w:rPr>
          <w:rFonts w:ascii="맑은 고딕" w:eastAsia="맑은 고딕" w:hAnsi="맑은 고딕" w:cs="맑은 고딕"/>
          <w:szCs w:val="20"/>
        </w:rPr>
        <w:t>사외보</w:t>
      </w:r>
      <w:proofErr w:type="spellEnd"/>
      <w:r w:rsidRPr="005824DD">
        <w:rPr>
          <w:rFonts w:ascii="맑은 고딕" w:eastAsia="맑은 고딕" w:hAnsi="맑은 고딕" w:cs="맑은 고딕"/>
          <w:szCs w:val="20"/>
        </w:rPr>
        <w:t xml:space="preserve">, 사사(社史), 박물관 전시자료, 광고물 하이라이트, 국내외 </w:t>
      </w:r>
      <w:proofErr w:type="spellStart"/>
      <w:r w:rsidRPr="005824DD">
        <w:rPr>
          <w:rFonts w:ascii="맑은 고딕" w:eastAsia="맑은 고딕" w:hAnsi="맑은 고딕" w:cs="맑은 고딕"/>
          <w:szCs w:val="20"/>
        </w:rPr>
        <w:t>광고제</w:t>
      </w:r>
      <w:proofErr w:type="spellEnd"/>
      <w:r w:rsidRPr="005824DD">
        <w:rPr>
          <w:rFonts w:ascii="맑은 고딕" w:eastAsia="맑은 고딕" w:hAnsi="맑은 고딕" w:cs="맑은 고딕"/>
          <w:szCs w:val="20"/>
        </w:rPr>
        <w:t xml:space="preserve"> 참가용 등으로 사용함을 의미한다.</w:t>
      </w:r>
    </w:p>
    <w:p w14:paraId="2FB68079" w14:textId="77777777" w:rsidR="00FB028E" w:rsidRPr="005824DD" w:rsidRDefault="00FB028E" w:rsidP="00FB028E">
      <w:pPr>
        <w:pStyle w:val="a3"/>
        <w:numPr>
          <w:ilvl w:val="0"/>
          <w:numId w:val="9"/>
        </w:numPr>
        <w:spacing w:after="0" w:line="276" w:lineRule="auto"/>
        <w:ind w:leftChars="0" w:left="760" w:hanging="360"/>
        <w:rPr>
          <w:rFonts w:ascii="맑은 고딕" w:eastAsia="맑은 고딕" w:hAnsi="맑은 고딕" w:cs="맑은 고딕"/>
          <w:szCs w:val="20"/>
        </w:rPr>
      </w:pPr>
      <w:r w:rsidRPr="005824DD">
        <w:rPr>
          <w:rFonts w:ascii="맑은 고딕" w:eastAsia="맑은 고딕" w:hAnsi="맑은 고딕" w:cs="맑은 고딕"/>
          <w:szCs w:val="20"/>
        </w:rPr>
        <w:t>“소속사” 또는 “모델”은 “모델”이 출연하는 제작물을 제3자가 무단으로 복제(스크랩), 배포하는 등의 행위로 광고물이 본 계약에 의거한 광고물의 사용범위 외 또는 사용기간 만료 후에 인터넷, SNS채널 등에서 유포되는 결과에 대하여 “광고주”에게 책임을 묻지 않기로 한다. 단, “광고주”는 광고물의 사용기간 내에는 동 사실을 인지하는 즉시 이에 대해 필요한 조치를 취해야 하며, “소속사”와 “모델”은 이에 적극 협조한다.</w:t>
      </w:r>
    </w:p>
    <w:p w14:paraId="076B67A5" w14:textId="77777777" w:rsidR="00FB028E" w:rsidRPr="005824DD" w:rsidRDefault="00FB028E" w:rsidP="00FB028E">
      <w:pPr>
        <w:pStyle w:val="a3"/>
        <w:numPr>
          <w:ilvl w:val="0"/>
          <w:numId w:val="9"/>
        </w:numPr>
        <w:spacing w:after="0" w:line="276" w:lineRule="auto"/>
        <w:ind w:leftChars="0" w:left="760" w:hanging="360"/>
        <w:rPr>
          <w:rFonts w:ascii="맑은 고딕" w:eastAsia="맑은 고딕" w:hAnsi="맑은 고딕" w:cs="맑은 고딕"/>
          <w:szCs w:val="20"/>
        </w:rPr>
      </w:pPr>
      <w:r w:rsidRPr="005824DD">
        <w:rPr>
          <w:rFonts w:ascii="맑은 고딕" w:eastAsia="맑은 고딕" w:hAnsi="맑은 고딕" w:cs="맑은 고딕"/>
          <w:szCs w:val="20"/>
        </w:rPr>
        <w:t>디지털 상품권, 모바일 어플리케이션 등 매체의 특성상 “광고주”가 계약기간” 만료 후 수</w:t>
      </w:r>
      <w:r w:rsidRPr="005824DD">
        <w:rPr>
          <w:rFonts w:ascii="맑은 고딕" w:eastAsia="맑은 고딕" w:hAnsi="맑은 고딕" w:cs="맑은 고딕"/>
          <w:szCs w:val="20"/>
        </w:rPr>
        <w:lastRenderedPageBreak/>
        <w:t>거 또는 삭제가 불가한 광고물의 경우에는 “소속사” 또는 ”모델”은 계약기간 만료 후 “모델”의 초상이 사용되는 결과에 대하여 “광고주”에게 추가 모델료 등 기타 대가를 청구하거나 민,형사상 청구 등 일체의 이의제기를 하지 않는다.</w:t>
      </w:r>
    </w:p>
    <w:p w14:paraId="3E73D592" w14:textId="7D4BA658" w:rsidR="00FB028E" w:rsidRPr="005824DD" w:rsidRDefault="00FB028E" w:rsidP="00FB028E">
      <w:pPr>
        <w:pStyle w:val="a3"/>
        <w:numPr>
          <w:ilvl w:val="0"/>
          <w:numId w:val="9"/>
        </w:numPr>
        <w:spacing w:after="0" w:line="276" w:lineRule="auto"/>
        <w:ind w:leftChars="0" w:left="760" w:hanging="360"/>
        <w:rPr>
          <w:rFonts w:ascii="맑은 고딕" w:eastAsia="맑은 고딕" w:hAnsi="맑은 고딕" w:cs="맑은 고딕"/>
          <w:szCs w:val="20"/>
        </w:rPr>
      </w:pPr>
      <w:r w:rsidRPr="005824DD">
        <w:rPr>
          <w:rFonts w:ascii="맑은 고딕" w:eastAsia="맑은 고딕" w:hAnsi="맑은 고딕" w:cs="맑은 고딕"/>
          <w:szCs w:val="20"/>
        </w:rPr>
        <w:t xml:space="preserve">“광고주”는 “모델”과 </w:t>
      </w:r>
      <w:r w:rsidR="00E65B69">
        <w:rPr>
          <w:rFonts w:ascii="맑은 고딕" w:eastAsia="맑은 고딕" w:hAnsi="맑은 고딕" w:cs="맑은 고딕" w:hint="eastAsia"/>
          <w:szCs w:val="20"/>
        </w:rPr>
        <w:t>매트리스, 가구, 침구</w:t>
      </w:r>
      <w:ins w:id="3" w:author="김현주 (Hyunjoo Kim)" w:date="2024-03-25T12:16:00Z">
        <w:r w:rsidR="00175FF5">
          <w:rPr>
            <w:rFonts w:ascii="맑은 고딕" w:eastAsia="맑은 고딕" w:hAnsi="맑은 고딕" w:cs="맑은 고딕" w:hint="eastAsia"/>
            <w:szCs w:val="20"/>
          </w:rPr>
          <w:t xml:space="preserve"> </w:t>
        </w:r>
      </w:ins>
      <w:ins w:id="4" w:author="김현주 (Hyunjoo Kim)" w:date="2024-03-25T12:17:00Z">
        <w:r w:rsidR="00175FF5">
          <w:rPr>
            <w:rFonts w:ascii="맑은 고딕" w:eastAsia="맑은 고딕" w:hAnsi="맑은 고딕" w:cs="맑은 고딕" w:hint="eastAsia"/>
            <w:szCs w:val="20"/>
          </w:rPr>
          <w:t>등 수면 및 휴식과 관련된 제품 및 이와 관련된 서비스</w:t>
        </w:r>
      </w:ins>
      <w:r w:rsidR="00E65B69">
        <w:rPr>
          <w:rFonts w:ascii="맑은 고딕" w:eastAsia="맑은 고딕" w:hAnsi="맑은 고딕" w:cs="맑은 고딕" w:hint="eastAsia"/>
          <w:szCs w:val="20"/>
        </w:rPr>
        <w:t xml:space="preserve"> 제품군</w:t>
      </w:r>
      <w:r w:rsidRPr="005824DD">
        <w:rPr>
          <w:rFonts w:ascii="맑은 고딕" w:eastAsia="맑은 고딕" w:hAnsi="맑은 고딕" w:cs="맑은 고딕"/>
          <w:szCs w:val="20"/>
        </w:rPr>
        <w:t>(본 계약에서 “동종상품”이라 함)에 관한 광고 모델 재계약을 체결하거나 본 계약기간 연장에 대해 제3자에 우선 하여 협의할 권리를 가진다. “소속사” 및 “모델”은 “광고주”와 “동종상품”에 관한 재계약이 체결되지 아니하거나 계약기간이 연장되지 않은 것으로 확정된 경우에 한하여, “동종상품”의 전부 또는 일부에 관한 광고 모델계약을 체결할 수 있다. 계약만료 2개월 전까지 연장 계약 여부에 대해 합의되지 않는 경우에는 계약은 기간만료로 종료된다.</w:t>
      </w:r>
    </w:p>
    <w:p w14:paraId="7CD51774" w14:textId="77777777" w:rsidR="00FB028E" w:rsidRPr="005824DD" w:rsidRDefault="00FB028E" w:rsidP="00FB028E">
      <w:pPr>
        <w:pStyle w:val="a3"/>
        <w:numPr>
          <w:ilvl w:val="0"/>
          <w:numId w:val="9"/>
        </w:numPr>
        <w:spacing w:after="0" w:line="276" w:lineRule="auto"/>
        <w:ind w:leftChars="0" w:left="760" w:hanging="360"/>
        <w:rPr>
          <w:rFonts w:ascii="맑은 고딕" w:eastAsia="맑은 고딕" w:hAnsi="맑은 고딕" w:cs="맑은 고딕"/>
          <w:szCs w:val="20"/>
        </w:rPr>
      </w:pPr>
      <w:r w:rsidRPr="005824DD">
        <w:rPr>
          <w:rFonts w:ascii="맑은 고딕" w:eastAsia="맑은 고딕" w:hAnsi="맑은 고딕" w:cs="맑은 고딕"/>
          <w:szCs w:val="20"/>
        </w:rPr>
        <w:t>“광고주”는 본 계약이 정한 광고물 사용기간을 사전 합의없이 초과하여 사용할 수 없으며(소재교체기간 1개월 제외) 초과 연장 사용이 필요한 경우 “광고주”, “소속사”, “모델”이 계약만료 2개월전 서면 합의하고 모델료는 별도로 지급(본 계약 제4조 제1항에서 정한 모델료 총액 × 연장사용일수 / 365일) 한다.</w:t>
      </w:r>
    </w:p>
    <w:p w14:paraId="15F1C00B" w14:textId="77777777" w:rsidR="00FB028E" w:rsidRPr="005824DD" w:rsidRDefault="00FB028E" w:rsidP="00FB028E">
      <w:pPr>
        <w:spacing w:after="0" w:line="276" w:lineRule="auto"/>
        <w:ind w:left="760"/>
        <w:rPr>
          <w:rFonts w:ascii="맑은 고딕" w:eastAsia="맑은 고딕" w:hAnsi="맑은 고딕" w:cs="맑은 고딕"/>
          <w:szCs w:val="20"/>
        </w:rPr>
      </w:pPr>
    </w:p>
    <w:p w14:paraId="7661260F" w14:textId="77777777" w:rsidR="00FB028E" w:rsidRPr="005824DD" w:rsidRDefault="00FB028E" w:rsidP="00FB028E">
      <w:pPr>
        <w:spacing w:after="0" w:line="276" w:lineRule="auto"/>
        <w:rPr>
          <w:rFonts w:ascii="맑은 고딕" w:eastAsia="맑은 고딕" w:hAnsi="맑은 고딕" w:cs="맑은 고딕"/>
          <w:szCs w:val="20"/>
        </w:rPr>
      </w:pPr>
      <w:r w:rsidRPr="005824DD">
        <w:rPr>
          <w:rFonts w:ascii="맑은 고딕" w:eastAsia="맑은 고딕" w:hAnsi="맑은 고딕" w:cs="맑은 고딕"/>
          <w:b/>
          <w:bCs/>
          <w:szCs w:val="20"/>
        </w:rPr>
        <w:t>제 4 조 (모델 출연료 및 지불방법)</w:t>
      </w:r>
    </w:p>
    <w:p w14:paraId="07FDF2E8" w14:textId="0C4F4E65" w:rsidR="00FB028E" w:rsidRPr="005824DD" w:rsidRDefault="00FB028E" w:rsidP="00FB028E">
      <w:pPr>
        <w:pStyle w:val="a3"/>
        <w:numPr>
          <w:ilvl w:val="0"/>
          <w:numId w:val="8"/>
        </w:numPr>
        <w:spacing w:after="0" w:line="276" w:lineRule="auto"/>
        <w:ind w:leftChars="0" w:left="760" w:hanging="360"/>
        <w:rPr>
          <w:rFonts w:ascii="맑은 고딕" w:eastAsia="맑은 고딕" w:hAnsi="맑은 고딕" w:cs="맑은 고딕"/>
          <w:szCs w:val="20"/>
        </w:rPr>
      </w:pPr>
      <w:commentRangeStart w:id="5"/>
      <w:r w:rsidRPr="005824DD">
        <w:rPr>
          <w:rFonts w:ascii="맑은 고딕" w:eastAsia="맑은 고딕" w:hAnsi="맑은 고딕" w:cs="맑은 고딕"/>
          <w:szCs w:val="20"/>
        </w:rPr>
        <w:t xml:space="preserve">“광고주”는 “소속사”에 “모델”의 광고모델 출연에 대한 대가로 </w:t>
      </w:r>
      <w:ins w:id="6" w:author="최규현 (Kyoohyun Choi)" w:date="2024-03-21T16:31:00Z">
        <w:r w:rsidR="00012232">
          <w:rPr>
            <w:rFonts w:ascii="맑은 고딕" w:eastAsia="맑은 고딕" w:hAnsi="맑은 고딕" w:cs="맑은 고딕" w:hint="eastAsia"/>
            <w:szCs w:val="20"/>
          </w:rPr>
          <w:t xml:space="preserve">계약 체결과 동시에 </w:t>
        </w:r>
      </w:ins>
      <w:r w:rsidRPr="005824DD">
        <w:rPr>
          <w:rFonts w:ascii="맑은 고딕" w:eastAsia="맑은 고딕" w:hAnsi="맑은 고딕" w:cs="맑은 고딕"/>
          <w:szCs w:val="20"/>
        </w:rPr>
        <w:t>일금 일십억원정(￦1,000,000,000 /VAT 별도)을 지급하기로 한다.</w:t>
      </w:r>
      <w:commentRangeEnd w:id="5"/>
      <w:r w:rsidR="007C171F">
        <w:rPr>
          <w:rStyle w:val="a4"/>
        </w:rPr>
        <w:commentReference w:id="5"/>
      </w:r>
    </w:p>
    <w:p w14:paraId="345C5FA9" w14:textId="77777777" w:rsidR="00FB028E" w:rsidRPr="005824DD" w:rsidRDefault="00FB028E" w:rsidP="00FB028E">
      <w:pPr>
        <w:pStyle w:val="a3"/>
        <w:numPr>
          <w:ilvl w:val="0"/>
          <w:numId w:val="8"/>
        </w:numPr>
        <w:spacing w:after="0" w:line="276" w:lineRule="auto"/>
        <w:ind w:leftChars="0" w:left="760" w:hanging="360"/>
        <w:rPr>
          <w:rFonts w:ascii="굴림" w:eastAsia="굴림" w:hAnsi="굴림" w:cs="굴림"/>
          <w:szCs w:val="20"/>
        </w:rPr>
      </w:pPr>
      <w:r w:rsidRPr="005824DD">
        <w:rPr>
          <w:rFonts w:ascii="굴림" w:eastAsia="굴림" w:hAnsi="굴림" w:cs="굴림"/>
          <w:szCs w:val="20"/>
        </w:rPr>
        <w:t>”</w:t>
      </w:r>
      <w:r w:rsidRPr="005824DD">
        <w:rPr>
          <w:rFonts w:ascii="맑은 고딕" w:eastAsia="맑은 고딕" w:hAnsi="맑은 고딕" w:cs="맑은 고딕"/>
          <w:szCs w:val="20"/>
        </w:rPr>
        <w:t>광고주</w:t>
      </w:r>
      <w:r w:rsidRPr="005824DD">
        <w:rPr>
          <w:rFonts w:ascii="굴림" w:eastAsia="굴림" w:hAnsi="굴림" w:cs="굴림"/>
          <w:szCs w:val="20"/>
        </w:rPr>
        <w:t>”</w:t>
      </w:r>
      <w:r w:rsidRPr="005824DD">
        <w:rPr>
          <w:rFonts w:ascii="맑은 고딕" w:eastAsia="맑은 고딕" w:hAnsi="맑은 고딕" w:cs="맑은 고딕"/>
          <w:szCs w:val="20"/>
        </w:rPr>
        <w:t>는</w:t>
      </w:r>
      <w:r w:rsidRPr="005824DD">
        <w:rPr>
          <w:rFonts w:ascii="굴림" w:eastAsia="굴림" w:hAnsi="굴림" w:cs="굴림"/>
          <w:szCs w:val="20"/>
        </w:rPr>
        <w:t xml:space="preserve"> </w:t>
      </w:r>
      <w:r w:rsidRPr="005824DD">
        <w:rPr>
          <w:rFonts w:ascii="맑은 고딕" w:eastAsia="맑은 고딕" w:hAnsi="맑은 고딕" w:cs="맑은 고딕"/>
          <w:szCs w:val="20"/>
        </w:rPr>
        <w:t>광고</w:t>
      </w:r>
      <w:r w:rsidRPr="005824DD">
        <w:rPr>
          <w:rFonts w:ascii="굴림" w:eastAsia="굴림" w:hAnsi="굴림" w:cs="굴림"/>
          <w:szCs w:val="20"/>
        </w:rPr>
        <w:t xml:space="preserve"> </w:t>
      </w:r>
      <w:r w:rsidRPr="005824DD">
        <w:rPr>
          <w:rFonts w:ascii="맑은 고딕" w:eastAsia="맑은 고딕" w:hAnsi="맑은 고딕" w:cs="맑은 고딕"/>
          <w:szCs w:val="20"/>
        </w:rPr>
        <w:t>모델</w:t>
      </w:r>
      <w:r w:rsidRPr="005824DD">
        <w:rPr>
          <w:rFonts w:ascii="굴림" w:eastAsia="굴림" w:hAnsi="굴림" w:cs="굴림"/>
          <w:szCs w:val="20"/>
        </w:rPr>
        <w:t xml:space="preserve"> </w:t>
      </w:r>
      <w:r w:rsidRPr="005824DD">
        <w:rPr>
          <w:rFonts w:ascii="맑은 고딕" w:eastAsia="맑은 고딕" w:hAnsi="맑은 고딕" w:cs="맑은 고딕"/>
          <w:szCs w:val="20"/>
        </w:rPr>
        <w:t>출연료</w:t>
      </w:r>
      <w:r w:rsidRPr="005824DD">
        <w:rPr>
          <w:rFonts w:ascii="굴림" w:eastAsia="굴림" w:hAnsi="굴림" w:cs="굴림"/>
          <w:szCs w:val="20"/>
        </w:rPr>
        <w:t xml:space="preserve"> </w:t>
      </w:r>
      <w:r w:rsidRPr="005824DD">
        <w:rPr>
          <w:rFonts w:ascii="맑은 고딕" w:eastAsia="맑은 고딕" w:hAnsi="맑은 고딕" w:cs="맑은 고딕"/>
          <w:szCs w:val="20"/>
        </w:rPr>
        <w:t>하기와</w:t>
      </w:r>
      <w:r w:rsidRPr="005824DD">
        <w:rPr>
          <w:rFonts w:ascii="굴림" w:eastAsia="굴림" w:hAnsi="굴림" w:cs="굴림"/>
          <w:szCs w:val="20"/>
        </w:rPr>
        <w:t xml:space="preserve"> </w:t>
      </w:r>
      <w:r w:rsidRPr="005824DD">
        <w:rPr>
          <w:rFonts w:ascii="맑은 고딕" w:eastAsia="맑은 고딕" w:hAnsi="맑은 고딕" w:cs="맑은 고딕"/>
          <w:szCs w:val="20"/>
        </w:rPr>
        <w:t>같이</w:t>
      </w:r>
      <w:r w:rsidRPr="005824DD">
        <w:rPr>
          <w:rFonts w:ascii="굴림" w:eastAsia="굴림" w:hAnsi="굴림" w:cs="굴림"/>
          <w:szCs w:val="20"/>
        </w:rPr>
        <w:t xml:space="preserve"> </w:t>
      </w:r>
      <w:r w:rsidRPr="005824DD">
        <w:rPr>
          <w:rFonts w:ascii="맑은 고딕" w:eastAsia="맑은 고딕" w:hAnsi="맑은 고딕" w:cs="맑은 고딕"/>
          <w:szCs w:val="20"/>
        </w:rPr>
        <w:t>지급한다</w:t>
      </w:r>
      <w:r w:rsidRPr="005824DD">
        <w:rPr>
          <w:rFonts w:ascii="굴림" w:eastAsia="굴림" w:hAnsi="굴림" w:cs="굴림"/>
          <w:szCs w:val="20"/>
        </w:rPr>
        <w:t>.</w:t>
      </w:r>
    </w:p>
    <w:p w14:paraId="56CEA4C5" w14:textId="77777777" w:rsidR="00FB028E" w:rsidRPr="005824DD" w:rsidRDefault="00FB028E" w:rsidP="00FB028E">
      <w:pPr>
        <w:pStyle w:val="a3"/>
        <w:numPr>
          <w:ilvl w:val="0"/>
          <w:numId w:val="7"/>
        </w:numPr>
        <w:spacing w:after="0" w:line="240" w:lineRule="auto"/>
        <w:ind w:leftChars="0"/>
        <w:rPr>
          <w:rFonts w:ascii="맑은 고딕" w:eastAsia="맑은 고딕" w:hAnsi="맑은 고딕" w:cs="맑은 고딕"/>
          <w:szCs w:val="20"/>
        </w:rPr>
      </w:pPr>
      <w:r w:rsidRPr="005824DD">
        <w:rPr>
          <w:rFonts w:ascii="맑은 고딕" w:eastAsia="맑은 고딕" w:hAnsi="맑은 고딕" w:cs="맑은 고딕"/>
          <w:szCs w:val="20"/>
        </w:rPr>
        <w:t>본 계약에 따른 모델 출연료는 “광고주”가 “소속사”</w:t>
      </w:r>
      <w:proofErr w:type="spellStart"/>
      <w:r w:rsidRPr="005824DD">
        <w:rPr>
          <w:rFonts w:ascii="맑은 고딕" w:eastAsia="맑은 고딕" w:hAnsi="맑은 고딕" w:cs="맑은 고딕"/>
          <w:szCs w:val="20"/>
        </w:rPr>
        <w:t>를</w:t>
      </w:r>
      <w:proofErr w:type="spellEnd"/>
      <w:r w:rsidRPr="005824DD">
        <w:rPr>
          <w:rFonts w:ascii="맑은 고딕" w:eastAsia="맑은 고딕" w:hAnsi="맑은 고딕" w:cs="맑은 고딕"/>
          <w:szCs w:val="20"/>
        </w:rPr>
        <w:t xml:space="preserve"> 통해 지급한다. “소속사”에게 지급되는 모델 출연료에 대해 “모델”은 “소속사”가 “모델”을 대리하여 수령할 권한이 있음을 확인하며, “광고주”는 “모델”에게 어떠한 대금지급의무도 부담하지 아니한다.</w:t>
      </w:r>
    </w:p>
    <w:p w14:paraId="5093F341" w14:textId="77777777" w:rsidR="00FB028E" w:rsidRPr="005824DD" w:rsidRDefault="00FB028E" w:rsidP="00FB028E">
      <w:pPr>
        <w:pStyle w:val="a3"/>
        <w:numPr>
          <w:ilvl w:val="0"/>
          <w:numId w:val="7"/>
        </w:numPr>
        <w:spacing w:after="0" w:line="240" w:lineRule="auto"/>
        <w:ind w:leftChars="0"/>
        <w:rPr>
          <w:rFonts w:ascii="맑은 고딕" w:eastAsia="맑은 고딕" w:hAnsi="맑은 고딕" w:cs="맑은 고딕"/>
          <w:szCs w:val="20"/>
        </w:rPr>
      </w:pPr>
      <w:r w:rsidRPr="005824DD">
        <w:rPr>
          <w:rFonts w:ascii="맑은 고딕" w:eastAsia="맑은 고딕" w:hAnsi="맑은 고딕" w:cs="맑은 고딕"/>
          <w:szCs w:val="20"/>
        </w:rPr>
        <w:t xml:space="preserve">지급조건 </w:t>
      </w:r>
    </w:p>
    <w:p w14:paraId="56E7EEB6" w14:textId="77777777" w:rsidR="00FB028E" w:rsidRPr="005824DD" w:rsidRDefault="00FB028E" w:rsidP="00FB028E">
      <w:pPr>
        <w:spacing w:after="0" w:line="240" w:lineRule="auto"/>
        <w:ind w:left="800"/>
        <w:rPr>
          <w:rFonts w:ascii="맑은 고딕" w:eastAsia="맑은 고딕" w:hAnsi="맑은 고딕" w:cs="맑은 고딕"/>
          <w:szCs w:val="20"/>
        </w:rPr>
      </w:pPr>
      <w:r w:rsidRPr="005824DD">
        <w:rPr>
          <w:rFonts w:ascii="맑은 고딕" w:eastAsia="맑은 고딕" w:hAnsi="맑은 고딕" w:cs="맑은 고딕"/>
          <w:szCs w:val="20"/>
        </w:rPr>
        <w:t xml:space="preserve">“광고주”는 본 계약에서 달리 정하지 않는 한 본 계약서 체결 후 아래와 같이 “광고주”가 “소속사”에 “소속사”가 지정한 계좌(예금주: </w:t>
      </w:r>
      <w:r w:rsidRPr="005824DD">
        <w:rPr>
          <w:rFonts w:ascii="맑은 고딕" w:eastAsia="맑은 고딕" w:hAnsi="맑은 고딕" w:cs="맑은 고딕" w:hint="eastAsia"/>
          <w:szCs w:val="20"/>
        </w:rPr>
        <w:t>주식회사안테나 신한은행 100-030-985949</w:t>
      </w:r>
      <w:r w:rsidRPr="005824DD">
        <w:rPr>
          <w:rFonts w:ascii="맑은 고딕" w:eastAsia="맑은 고딕" w:hAnsi="맑은 고딕" w:cs="맑은 고딕"/>
          <w:szCs w:val="20"/>
        </w:rPr>
        <w:t>)로 모델 출연료 입금을 완료함으로써 “소속사”는 물론 “모델”에 대한 지급의 의무를 다한 것으로 한다.</w:t>
      </w:r>
    </w:p>
    <w:p w14:paraId="77599C39" w14:textId="77777777" w:rsidR="00FB028E" w:rsidRPr="005824DD" w:rsidRDefault="00FB028E" w:rsidP="00FB028E">
      <w:pPr>
        <w:pStyle w:val="a3"/>
        <w:numPr>
          <w:ilvl w:val="0"/>
          <w:numId w:val="8"/>
        </w:numPr>
        <w:spacing w:after="0" w:line="276" w:lineRule="auto"/>
        <w:ind w:leftChars="0" w:left="760" w:hanging="360"/>
        <w:rPr>
          <w:rFonts w:ascii="맑은 고딕" w:eastAsia="맑은 고딕" w:hAnsi="맑은 고딕" w:cs="맑은 고딕"/>
          <w:szCs w:val="20"/>
        </w:rPr>
      </w:pPr>
      <w:r w:rsidRPr="005824DD">
        <w:rPr>
          <w:rFonts w:ascii="맑은 고딕" w:eastAsia="맑은 고딕" w:hAnsi="맑은 고딕" w:cs="맑은 고딕"/>
          <w:szCs w:val="20"/>
        </w:rPr>
        <w:t xml:space="preserve">본 조의 모델 출연료에는 “모델”이 “광고주”의 광고물”에 출연함으로써 “소속사” 또는 “모델”이 주장할 수 있는 </w:t>
      </w:r>
      <w:proofErr w:type="spellStart"/>
      <w:r w:rsidRPr="005824DD">
        <w:rPr>
          <w:rFonts w:ascii="맑은 고딕" w:eastAsia="맑은 고딕" w:hAnsi="맑은 고딕" w:cs="맑은 고딕"/>
          <w:szCs w:val="20"/>
        </w:rPr>
        <w:t>초상권료</w:t>
      </w:r>
      <w:proofErr w:type="spellEnd"/>
      <w:r w:rsidRPr="005824DD">
        <w:rPr>
          <w:rFonts w:ascii="맑은 고딕" w:eastAsia="맑은 고딕" w:hAnsi="맑은 고딕" w:cs="맑은 고딕"/>
          <w:szCs w:val="20"/>
        </w:rPr>
        <w:t xml:space="preserve">, </w:t>
      </w:r>
      <w:proofErr w:type="spellStart"/>
      <w:r w:rsidRPr="005824DD">
        <w:rPr>
          <w:rFonts w:ascii="맑은 고딕" w:eastAsia="맑은 고딕" w:hAnsi="맑은 고딕" w:cs="맑은 고딕"/>
          <w:szCs w:val="20"/>
        </w:rPr>
        <w:t>저작인접권료</w:t>
      </w:r>
      <w:proofErr w:type="spellEnd"/>
      <w:r w:rsidRPr="005824DD">
        <w:rPr>
          <w:rFonts w:ascii="맑은 고딕" w:eastAsia="맑은 고딕" w:hAnsi="맑은 고딕" w:cs="맑은 고딕"/>
          <w:szCs w:val="20"/>
        </w:rPr>
        <w:t xml:space="preserve"> 등에 대한 모든 대가가 포함되어 있고, 모델 출연료 외 별도의 거마비는 행사 시를 제외하고 일체 지급하지 아니한다.</w:t>
      </w:r>
    </w:p>
    <w:p w14:paraId="43CB2FDE" w14:textId="77777777" w:rsidR="00FB028E" w:rsidRPr="005824DD" w:rsidRDefault="00FB028E" w:rsidP="00FB028E">
      <w:pPr>
        <w:spacing w:after="0" w:line="276" w:lineRule="auto"/>
        <w:rPr>
          <w:rFonts w:ascii="맑은 고딕" w:eastAsia="맑은 고딕" w:hAnsi="맑은 고딕" w:cs="맑은 고딕"/>
          <w:szCs w:val="20"/>
        </w:rPr>
      </w:pPr>
    </w:p>
    <w:p w14:paraId="64F8268C" w14:textId="77777777" w:rsidR="00FB028E" w:rsidRPr="005824DD" w:rsidRDefault="00FB028E" w:rsidP="00FB028E">
      <w:pPr>
        <w:spacing w:after="0" w:line="276" w:lineRule="auto"/>
        <w:rPr>
          <w:rFonts w:ascii="맑은 고딕" w:eastAsia="맑은 고딕" w:hAnsi="맑은 고딕" w:cs="맑은 고딕"/>
          <w:szCs w:val="20"/>
        </w:rPr>
      </w:pPr>
      <w:r w:rsidRPr="005824DD">
        <w:rPr>
          <w:rFonts w:ascii="맑은 고딕" w:eastAsia="맑은 고딕" w:hAnsi="맑은 고딕" w:cs="맑은 고딕"/>
          <w:b/>
          <w:bCs/>
          <w:szCs w:val="20"/>
        </w:rPr>
        <w:t>제 5 조 (“광고주”, “소속사” 및 “모델”의 준수사항)</w:t>
      </w:r>
    </w:p>
    <w:p w14:paraId="1EEBACF7" w14:textId="33BD65D0" w:rsidR="00FB028E" w:rsidRPr="005824DD" w:rsidRDefault="00FB028E" w:rsidP="00FB028E">
      <w:pPr>
        <w:pStyle w:val="a3"/>
        <w:numPr>
          <w:ilvl w:val="0"/>
          <w:numId w:val="6"/>
        </w:numPr>
        <w:spacing w:after="0" w:line="276" w:lineRule="auto"/>
        <w:ind w:leftChars="0" w:left="710" w:hanging="400"/>
        <w:rPr>
          <w:rFonts w:ascii="맑은 고딕" w:eastAsia="맑은 고딕" w:hAnsi="맑은 고딕" w:cs="맑은 고딕"/>
          <w:szCs w:val="20"/>
        </w:rPr>
      </w:pPr>
      <w:r w:rsidRPr="005824DD">
        <w:rPr>
          <w:rFonts w:ascii="맑은 고딕" w:eastAsia="맑은 고딕" w:hAnsi="맑은 고딕" w:cs="맑은 고딕"/>
          <w:szCs w:val="20"/>
        </w:rPr>
        <w:t xml:space="preserve">”모델”은 본 계약체결일로부터 제3조 제1항의 기간 동안 “광고주”와 “동종상품”을 판매하는 광고제작물에 출연할 수 없다. </w:t>
      </w:r>
      <w:commentRangeStart w:id="7"/>
      <w:del w:id="8" w:author="김현주 (Hyunjoo Kim)" w:date="2024-03-25T12:18:00Z">
        <w:r w:rsidRPr="005824DD" w:rsidDel="00371DF9">
          <w:rPr>
            <w:rFonts w:ascii="맑은 고딕" w:eastAsia="맑은 고딕" w:hAnsi="맑은 고딕" w:cs="맑은 고딕"/>
            <w:szCs w:val="20"/>
          </w:rPr>
          <w:delText xml:space="preserve">위 경쟁사 “동종상품”의 범위는 “광고주”와 본 계약을 체결하는 시점에 제조 및 판매 &amp; 출시 예정하는 </w:delText>
        </w:r>
        <w:r w:rsidR="00E65B69" w:rsidDel="00371DF9">
          <w:rPr>
            <w:rFonts w:ascii="맑은 고딕" w:eastAsia="맑은 고딕" w:hAnsi="맑은 고딕" w:cs="맑은 고딕" w:hint="eastAsia"/>
            <w:szCs w:val="20"/>
          </w:rPr>
          <w:delText xml:space="preserve">매트리스, 가구, 침구 </w:delText>
        </w:r>
        <w:r w:rsidRPr="005824DD" w:rsidDel="00371DF9">
          <w:rPr>
            <w:rFonts w:ascii="맑은 고딕" w:eastAsia="맑은 고딕" w:hAnsi="맑은 고딕" w:cs="맑은 고딕"/>
            <w:szCs w:val="20"/>
          </w:rPr>
          <w:delText>제품군으로 하며</w:delText>
        </w:r>
      </w:del>
      <w:commentRangeEnd w:id="7"/>
      <w:r w:rsidR="00371DF9">
        <w:rPr>
          <w:rStyle w:val="a4"/>
        </w:rPr>
        <w:commentReference w:id="7"/>
      </w:r>
      <w:del w:id="9" w:author="김현주 (Hyunjoo Kim)" w:date="2024-03-25T12:18:00Z">
        <w:r w:rsidRPr="005824DD" w:rsidDel="00371DF9">
          <w:rPr>
            <w:rFonts w:ascii="맑은 고딕" w:eastAsia="맑은 고딕" w:hAnsi="맑은 고딕" w:cs="맑은 고딕"/>
            <w:szCs w:val="20"/>
          </w:rPr>
          <w:delText>,</w:delText>
        </w:r>
        <w:r w:rsidR="00E65B69" w:rsidDel="00371DF9">
          <w:rPr>
            <w:rFonts w:ascii="맑은 고딕" w:eastAsia="맑은 고딕" w:hAnsi="맑은 고딕" w:cs="맑은 고딕" w:hint="eastAsia"/>
            <w:szCs w:val="20"/>
          </w:rPr>
          <w:delText xml:space="preserve"> </w:delText>
        </w:r>
        <w:r w:rsidRPr="005824DD" w:rsidDel="00371DF9">
          <w:rPr>
            <w:rFonts w:ascii="맑은 고딕" w:eastAsia="맑은 고딕" w:hAnsi="맑은 고딕" w:cs="맑은 고딕"/>
            <w:szCs w:val="20"/>
          </w:rPr>
          <w:delText xml:space="preserve"> </w:delText>
        </w:r>
      </w:del>
      <w:r w:rsidRPr="005824DD">
        <w:rPr>
          <w:rFonts w:ascii="맑은 고딕" w:eastAsia="맑은 고딕" w:hAnsi="맑은 고딕" w:cs="맑은 고딕"/>
          <w:szCs w:val="20"/>
        </w:rPr>
        <w:t>단, “모델”의 직업을 감안하여</w:t>
      </w:r>
      <w:ins w:id="10" w:author="김현주 (Hyunjoo Kim)" w:date="2024-03-25T12:19:00Z">
        <w:r w:rsidR="00371DF9">
          <w:rPr>
            <w:rFonts w:ascii="맑은 고딕" w:eastAsia="맑은 고딕" w:hAnsi="맑은 고딕" w:cs="맑은 고딕" w:hint="eastAsia"/>
            <w:szCs w:val="20"/>
          </w:rPr>
          <w:t xml:space="preserve"> </w:t>
        </w:r>
        <w:r w:rsidR="00371DF9">
          <w:rPr>
            <w:rFonts w:ascii="맑은 고딕" w:eastAsia="맑은 고딕" w:hAnsi="맑은 고딕" w:cs="맑은 고딕"/>
            <w:szCs w:val="20"/>
          </w:rPr>
          <w:t>“</w:t>
        </w:r>
        <w:r w:rsidR="00371DF9">
          <w:rPr>
            <w:rFonts w:ascii="맑은 고딕" w:eastAsia="맑은 고딕" w:hAnsi="맑은 고딕" w:cs="맑은 고딕" w:hint="eastAsia"/>
            <w:szCs w:val="20"/>
          </w:rPr>
          <w:t>광고주</w:t>
        </w:r>
        <w:r w:rsidR="00371DF9">
          <w:rPr>
            <w:rFonts w:ascii="맑은 고딕" w:eastAsia="맑은 고딕" w:hAnsi="맑은 고딕" w:cs="맑은 고딕"/>
            <w:szCs w:val="20"/>
          </w:rPr>
          <w:t>”</w:t>
        </w:r>
        <w:r w:rsidR="00371DF9">
          <w:rPr>
            <w:rFonts w:ascii="맑은 고딕" w:eastAsia="맑은 고딕" w:hAnsi="맑은 고딕" w:cs="맑은 고딕" w:hint="eastAsia"/>
            <w:szCs w:val="20"/>
          </w:rPr>
          <w:t>에 대한 사전 고지하에</w:t>
        </w:r>
      </w:ins>
      <w:r w:rsidRPr="005824DD">
        <w:rPr>
          <w:rFonts w:ascii="맑은 고딕" w:eastAsia="맑은 고딕" w:hAnsi="맑은 고딕" w:cs="맑은 고딕"/>
          <w:szCs w:val="20"/>
        </w:rPr>
        <w:t xml:space="preserve"> 경쟁사 “동종상품”의 PPL, </w:t>
      </w:r>
      <w:r w:rsidRPr="005824DD">
        <w:rPr>
          <w:rFonts w:ascii="맑은 고딕" w:eastAsia="맑은 고딕" w:hAnsi="맑은 고딕" w:cs="맑은 고딕"/>
          <w:szCs w:val="20"/>
        </w:rPr>
        <w:lastRenderedPageBreak/>
        <w:t xml:space="preserve">협찬 등을 받는 방송프로그램, 공연, 영화, 드라마, 뮤지컬 등의 출연은 제한이 없는 것으로 </w:t>
      </w:r>
      <w:ins w:id="11" w:author="김현주 (Hyunjoo Kim)" w:date="2024-03-25T12:19:00Z">
        <w:r w:rsidR="00371DF9">
          <w:rPr>
            <w:rFonts w:ascii="맑은 고딕" w:eastAsia="맑은 고딕" w:hAnsi="맑은 고딕" w:cs="맑은 고딕" w:hint="eastAsia"/>
            <w:szCs w:val="20"/>
          </w:rPr>
          <w:t>하되</w:t>
        </w:r>
        <w:r w:rsidR="00371DF9">
          <w:rPr>
            <w:rFonts w:ascii="맑은 고딕" w:eastAsia="맑은 고딕" w:hAnsi="맑은 고딕" w:cs="맑은 고딕"/>
            <w:szCs w:val="20"/>
          </w:rPr>
          <w:t xml:space="preserve">, </w:t>
        </w:r>
        <w:r w:rsidR="00371DF9">
          <w:rPr>
            <w:rFonts w:ascii="맑은 고딕" w:eastAsia="맑은 고딕" w:hAnsi="맑은 고딕" w:cs="맑은 고딕" w:hint="eastAsia"/>
            <w:szCs w:val="20"/>
          </w:rPr>
          <w:t xml:space="preserve">해당 </w:t>
        </w:r>
      </w:ins>
      <w:ins w:id="12" w:author="김현주 (Hyunjoo Kim)" w:date="2024-03-25T12:20:00Z">
        <w:r w:rsidR="00371DF9">
          <w:rPr>
            <w:rFonts w:ascii="맑은 고딕" w:eastAsia="맑은 고딕" w:hAnsi="맑은 고딕" w:cs="맑은 고딕" w:hint="eastAsia"/>
            <w:szCs w:val="20"/>
          </w:rPr>
          <w:t xml:space="preserve">제품을 </w:t>
        </w:r>
        <w:r w:rsidR="00371DF9">
          <w:rPr>
            <w:rFonts w:ascii="맑은 고딕" w:eastAsia="맑은 고딕" w:hAnsi="맑은 고딕" w:cs="맑은 고딕"/>
            <w:szCs w:val="20"/>
          </w:rPr>
          <w:t>“</w:t>
        </w:r>
        <w:r w:rsidR="00371DF9">
          <w:rPr>
            <w:rFonts w:ascii="맑은 고딕" w:eastAsia="맑은 고딕" w:hAnsi="맑은 고딕" w:cs="맑은 고딕" w:hint="eastAsia"/>
            <w:szCs w:val="20"/>
          </w:rPr>
          <w:t>모델</w:t>
        </w:r>
        <w:r w:rsidR="00371DF9">
          <w:rPr>
            <w:rFonts w:ascii="맑은 고딕" w:eastAsia="맑은 고딕" w:hAnsi="맑은 고딕" w:cs="맑은 고딕"/>
            <w:szCs w:val="20"/>
          </w:rPr>
          <w:t>”</w:t>
        </w:r>
        <w:r w:rsidR="00371DF9">
          <w:rPr>
            <w:rFonts w:ascii="맑은 고딕" w:eastAsia="맑은 고딕" w:hAnsi="맑은 고딕" w:cs="맑은 고딕" w:hint="eastAsia"/>
            <w:szCs w:val="20"/>
          </w:rPr>
          <w:t>이 직접 시연하는 것은 금지하도록 한다.</w:t>
        </w:r>
        <w:r w:rsidR="00371DF9">
          <w:rPr>
            <w:rFonts w:ascii="맑은 고딕" w:eastAsia="맑은 고딕" w:hAnsi="맑은 고딕" w:cs="맑은 고딕"/>
            <w:szCs w:val="20"/>
          </w:rPr>
          <w:t xml:space="preserve"> </w:t>
        </w:r>
      </w:ins>
      <w:del w:id="13" w:author="김현주 (Hyunjoo Kim)" w:date="2024-03-25T12:19:00Z">
        <w:r w:rsidRPr="005824DD" w:rsidDel="00371DF9">
          <w:rPr>
            <w:rFonts w:ascii="맑은 고딕" w:eastAsia="맑은 고딕" w:hAnsi="맑은 고딕" w:cs="맑은 고딕"/>
            <w:szCs w:val="20"/>
          </w:rPr>
          <w:delText xml:space="preserve">한다. </w:delText>
        </w:r>
      </w:del>
    </w:p>
    <w:p w14:paraId="52574CFB" w14:textId="77777777" w:rsidR="00FB028E" w:rsidRPr="005824DD" w:rsidRDefault="00FB028E" w:rsidP="00FB028E">
      <w:pPr>
        <w:pStyle w:val="a3"/>
        <w:numPr>
          <w:ilvl w:val="0"/>
          <w:numId w:val="6"/>
        </w:numPr>
        <w:spacing w:after="0" w:line="276" w:lineRule="auto"/>
        <w:ind w:leftChars="0" w:left="710" w:hanging="400"/>
        <w:rPr>
          <w:rFonts w:ascii="맑은 고딕" w:eastAsia="맑은 고딕" w:hAnsi="맑은 고딕" w:cs="맑은 고딕"/>
          <w:szCs w:val="20"/>
        </w:rPr>
      </w:pPr>
      <w:r w:rsidRPr="005824DD">
        <w:rPr>
          <w:rFonts w:ascii="맑은 고딕" w:eastAsia="맑은 고딕" w:hAnsi="맑은 고딕" w:cs="맑은 고딕"/>
          <w:szCs w:val="20"/>
        </w:rPr>
        <w:t>”모델”은 “광고주”로부터 본 계약상 정해진 광고물 제작을 위한 촬영에 성실히 임한다. 또한 “광고주”는 영상/인쇄촬영 5일 전 촬영의 시안, 콘티, 일정 등 관련 모든 제반사항을 “소속사” 및 “모델”에게 제공하고 그 구체적인 내용을 사전에 협의하여야 하며, “모델”의 이미지에 손상가능성이 있는 내용에 대하여는 “소속사” 및 “모델”의 의견을 존중하여 제작하기로 한다.</w:t>
      </w:r>
    </w:p>
    <w:p w14:paraId="7A311D6F" w14:textId="77777777" w:rsidR="00FB028E" w:rsidRPr="005824DD" w:rsidRDefault="00FB028E" w:rsidP="00FB028E">
      <w:pPr>
        <w:pStyle w:val="a3"/>
        <w:numPr>
          <w:ilvl w:val="0"/>
          <w:numId w:val="6"/>
        </w:numPr>
        <w:spacing w:after="0" w:line="276" w:lineRule="auto"/>
        <w:ind w:leftChars="0" w:left="710" w:hanging="400"/>
        <w:rPr>
          <w:rFonts w:ascii="맑은 고딕" w:eastAsia="맑은 고딕" w:hAnsi="맑은 고딕" w:cs="맑은 고딕"/>
          <w:szCs w:val="20"/>
        </w:rPr>
      </w:pPr>
      <w:r w:rsidRPr="005824DD">
        <w:rPr>
          <w:rFonts w:ascii="맑은 고딕" w:eastAsia="맑은 고딕" w:hAnsi="맑은 고딕" w:cs="맑은 고딕"/>
          <w:szCs w:val="20"/>
        </w:rPr>
        <w:t>재촬영 및 재녹음이 필요한 경우, “모델”은 제2조 제5항의 각 출연 범위당 1회에 한하여 기존 시안을 벗어나지 않는 한에서 무상으로 “광고주”의 수정 또는 보완 촬영요청에 성실히 응해야 한다. 단, 위 촬영 일정은 “모델”의 일정 등을 우선적으로 고려하되, 본 계약 당사자들이 상호 서면 협의하여 정한다.</w:t>
      </w:r>
    </w:p>
    <w:p w14:paraId="49432CE0" w14:textId="4DC561DB" w:rsidR="00FB028E" w:rsidRPr="005824DD" w:rsidRDefault="00FB028E" w:rsidP="00FB028E">
      <w:pPr>
        <w:pStyle w:val="a3"/>
        <w:numPr>
          <w:ilvl w:val="0"/>
          <w:numId w:val="6"/>
        </w:numPr>
        <w:spacing w:after="0" w:line="276" w:lineRule="auto"/>
        <w:ind w:leftChars="0" w:left="710" w:hanging="400"/>
        <w:rPr>
          <w:rFonts w:ascii="맑은 고딕" w:eastAsia="맑은 고딕" w:hAnsi="맑은 고딕" w:cs="맑은 고딕"/>
          <w:szCs w:val="20"/>
        </w:rPr>
      </w:pPr>
      <w:r w:rsidRPr="005824DD">
        <w:rPr>
          <w:rFonts w:ascii="맑은 고딕" w:eastAsia="맑은 고딕" w:hAnsi="맑은 고딕" w:cs="맑은 고딕"/>
          <w:szCs w:val="20"/>
        </w:rPr>
        <w:t xml:space="preserve">“모델”은 광고 </w:t>
      </w:r>
      <w:proofErr w:type="spellStart"/>
      <w:r w:rsidRPr="005824DD">
        <w:rPr>
          <w:rFonts w:ascii="맑은 고딕" w:eastAsia="맑은 고딕" w:hAnsi="맑은 고딕" w:cs="맑은 고딕"/>
          <w:szCs w:val="20"/>
        </w:rPr>
        <w:t>모델로서의</w:t>
      </w:r>
      <w:proofErr w:type="spellEnd"/>
      <w:r w:rsidRPr="005824DD">
        <w:rPr>
          <w:rFonts w:ascii="맑은 고딕" w:eastAsia="맑은 고딕" w:hAnsi="맑은 고딕" w:cs="맑은 고딕"/>
          <w:szCs w:val="20"/>
        </w:rPr>
        <w:t xml:space="preserve"> 자신의 품행이 “광고주”에게 직,간접적인 영향을 미칠 수 있음을 깊이 인식하고, 광고 모델로서 사회적·도덕적 품위를 유지할 의무가 있으며, 계약기간 동안 현행 법률 위반이나 사회적인 물의(음주운전, 도박, 폭행, 사기, 약물복용, 금융 사기, 사생활 문란 및 기타 이와 유사한 사유로 민·형사상 분쟁이 발생한 </w:t>
      </w:r>
      <w:r w:rsidR="00E65B69">
        <w:rPr>
          <w:rFonts w:ascii="맑은 고딕" w:eastAsia="맑은 고딕" w:hAnsi="맑은 고딕" w:cs="맑은 고딕" w:hint="eastAsia"/>
          <w:szCs w:val="20"/>
        </w:rPr>
        <w:t>형사 기소된 경우에 한함)</w:t>
      </w:r>
      <w:r w:rsidRPr="005824DD">
        <w:rPr>
          <w:rFonts w:ascii="맑은 고딕" w:eastAsia="맑은 고딕" w:hAnsi="맑은 고딕" w:cs="맑은 고딕"/>
          <w:szCs w:val="20"/>
        </w:rPr>
        <w:t>를 일으켜 “광고주”의 제품 이미지 또는 제품의 판매 및 “광고주”의 기업 이미지에 손상을 입혀서는 아니된다. 본 항을 위반한 경우</w:t>
      </w:r>
      <w:r w:rsidR="00E65B69">
        <w:rPr>
          <w:rFonts w:ascii="맑은 고딕" w:eastAsia="맑은 고딕" w:hAnsi="맑은 고딕" w:cs="맑은 고딕" w:hint="eastAsia"/>
          <w:szCs w:val="20"/>
        </w:rPr>
        <w:t xml:space="preserve"> </w:t>
      </w:r>
      <w:r w:rsidRPr="005824DD">
        <w:rPr>
          <w:rFonts w:ascii="맑은 고딕" w:eastAsia="맑은 고딕" w:hAnsi="맑은 고딕" w:cs="맑은 고딕"/>
          <w:szCs w:val="20"/>
        </w:rPr>
        <w:t>”소속사”와 “모델”은 제11조 제1항과 별개로 모델료 총액의 1배를 위약금으로 연대하여 “광고주”에게 지급하여야 한다. 다만, “모델”이 당해사건에서 불기소 처분 내지 무죄판결(이와 동일한 취지의 각하, 공소기각 재판 등을 포함한다)을 받거나, 이슈화된 사안이 제3자가 제공한 허위나 거짓정보, 무고 등에 비롯된 것이거나 본 계약 체결일 현재 “광고주”가 인지하고 있거나 언론 등을 통해 노출된 “모델”의 과거 행적에 대한 것일 경우 “광고주”는 “소속사” 또는 “모델”에게 본 항의 위약금 및 제11조 제1항의 손해배상을 청구할 수 없다.</w:t>
      </w:r>
    </w:p>
    <w:p w14:paraId="311D6977" w14:textId="77777777" w:rsidR="00FB028E" w:rsidRPr="005824DD" w:rsidRDefault="00FB028E" w:rsidP="00FB028E">
      <w:pPr>
        <w:pStyle w:val="a3"/>
        <w:numPr>
          <w:ilvl w:val="0"/>
          <w:numId w:val="6"/>
        </w:numPr>
        <w:spacing w:after="0" w:line="276" w:lineRule="auto"/>
        <w:ind w:leftChars="0" w:left="710" w:hanging="400"/>
        <w:rPr>
          <w:rFonts w:ascii="맑은 고딕" w:eastAsia="맑은 고딕" w:hAnsi="맑은 고딕" w:cs="맑은 고딕"/>
          <w:szCs w:val="20"/>
        </w:rPr>
      </w:pPr>
      <w:r w:rsidRPr="005824DD">
        <w:rPr>
          <w:rFonts w:ascii="맑은 고딕" w:eastAsia="맑은 고딕" w:hAnsi="맑은 고딕" w:cs="맑은 고딕"/>
          <w:szCs w:val="20"/>
        </w:rPr>
        <w:t>“모델”은 계약 기간 동안 광고모델로서 활동하기에 적합한 신체상태를 유지하도록 노력한다.</w:t>
      </w:r>
    </w:p>
    <w:p w14:paraId="5063B6C6" w14:textId="77777777" w:rsidR="00FB028E" w:rsidRPr="005824DD" w:rsidRDefault="00FB028E" w:rsidP="00FB028E">
      <w:pPr>
        <w:pStyle w:val="a3"/>
        <w:numPr>
          <w:ilvl w:val="0"/>
          <w:numId w:val="6"/>
        </w:numPr>
        <w:spacing w:after="0" w:line="276" w:lineRule="auto"/>
        <w:ind w:leftChars="0" w:left="710" w:hanging="400"/>
        <w:rPr>
          <w:rFonts w:ascii="맑은 고딕" w:eastAsia="맑은 고딕" w:hAnsi="맑은 고딕" w:cs="맑은 고딕"/>
          <w:szCs w:val="20"/>
        </w:rPr>
      </w:pPr>
      <w:r w:rsidRPr="005824DD">
        <w:rPr>
          <w:rFonts w:ascii="맑은 고딕" w:eastAsia="맑은 고딕" w:hAnsi="맑은 고딕" w:cs="맑은 고딕"/>
          <w:szCs w:val="20"/>
        </w:rPr>
        <w:t>“모델”은 “광고주”의 광고 내용에 맞추어 일반인들로 하여금 “광고주” 및 “광고주”의 제품에 대하여 호감을 느끼게 함으로써 구매를 유인하는 데에 적합한 긍정적인 이미지를 지속적으로 유지하도록 노력하여야 한다.</w:t>
      </w:r>
    </w:p>
    <w:p w14:paraId="1C679AC8" w14:textId="77777777" w:rsidR="00FB028E" w:rsidRPr="005824DD" w:rsidRDefault="00FB028E" w:rsidP="00FB028E">
      <w:pPr>
        <w:pStyle w:val="a3"/>
        <w:numPr>
          <w:ilvl w:val="0"/>
          <w:numId w:val="6"/>
        </w:numPr>
        <w:spacing w:after="0" w:line="276" w:lineRule="auto"/>
        <w:ind w:leftChars="0" w:left="710" w:hanging="400"/>
        <w:rPr>
          <w:rFonts w:ascii="맑은 고딕" w:eastAsia="맑은 고딕" w:hAnsi="맑은 고딕" w:cs="맑은 고딕"/>
          <w:szCs w:val="20"/>
        </w:rPr>
      </w:pPr>
      <w:r w:rsidRPr="005824DD">
        <w:rPr>
          <w:rFonts w:ascii="맑은 고딕" w:eastAsia="맑은 고딕" w:hAnsi="맑은 고딕" w:cs="맑은 고딕"/>
          <w:szCs w:val="20"/>
        </w:rPr>
        <w:t>“모델”이 “불가항력”의 사유로 촬영에 응하지 못할 경우, “소속사” 및 “모델”은 사전에 그 사유를 통보하여야 하며(불가피한 경우 사후 통지), 필요한 경우 “광고주”는 이에 대한 증빙서류를 요구할 수 있다.</w:t>
      </w:r>
    </w:p>
    <w:p w14:paraId="4DA99DC2" w14:textId="77777777" w:rsidR="00FB028E" w:rsidRPr="005824DD" w:rsidRDefault="00FB028E" w:rsidP="00FB028E">
      <w:pPr>
        <w:pStyle w:val="a3"/>
        <w:numPr>
          <w:ilvl w:val="0"/>
          <w:numId w:val="6"/>
        </w:numPr>
        <w:spacing w:after="0" w:line="276" w:lineRule="auto"/>
        <w:ind w:leftChars="0" w:left="710" w:hanging="400"/>
        <w:rPr>
          <w:rFonts w:ascii="맑은 고딕" w:eastAsia="맑은 고딕" w:hAnsi="맑은 고딕" w:cs="맑은 고딕"/>
          <w:szCs w:val="20"/>
        </w:rPr>
      </w:pPr>
      <w:r w:rsidRPr="005824DD">
        <w:rPr>
          <w:rFonts w:ascii="맑은 고딕" w:eastAsia="맑은 고딕" w:hAnsi="맑은 고딕" w:cs="맑은 고딕"/>
          <w:szCs w:val="20"/>
        </w:rPr>
        <w:t>전항의 사유로 인하여 “광고물” 제작 및 상호 협의된 일정에 차질이 예상될 때, “소속사”와 “모델”은 “광고주”와 성실히 협의하여 최대한 상호 스케줄을 조정하여 차질을 최소화할 수 있도록 하여야 한다.</w:t>
      </w:r>
    </w:p>
    <w:p w14:paraId="7F15F0AB" w14:textId="77777777" w:rsidR="00FB028E" w:rsidRPr="005824DD" w:rsidRDefault="00FB028E" w:rsidP="00FB028E">
      <w:pPr>
        <w:pStyle w:val="a3"/>
        <w:numPr>
          <w:ilvl w:val="0"/>
          <w:numId w:val="6"/>
        </w:numPr>
        <w:spacing w:after="0" w:line="276" w:lineRule="auto"/>
        <w:ind w:leftChars="0" w:left="710" w:hanging="400"/>
        <w:rPr>
          <w:rFonts w:ascii="맑은 고딕" w:eastAsia="맑은 고딕" w:hAnsi="맑은 고딕" w:cs="맑은 고딕"/>
          <w:szCs w:val="20"/>
        </w:rPr>
      </w:pPr>
      <w:r w:rsidRPr="005824DD">
        <w:rPr>
          <w:rFonts w:ascii="맑은 고딕" w:eastAsia="맑은 고딕" w:hAnsi="맑은 고딕" w:cs="맑은 고딕"/>
          <w:szCs w:val="20"/>
        </w:rPr>
        <w:t>“소속사”는 “모델”의 소속사로 본 계약서에 기준하여, “소속사”의 “모델”에 대한 관리와 관</w:t>
      </w:r>
      <w:r w:rsidRPr="005824DD">
        <w:rPr>
          <w:rFonts w:ascii="맑은 고딕" w:eastAsia="맑은 고딕" w:hAnsi="맑은 고딕" w:cs="맑은 고딕"/>
          <w:szCs w:val="20"/>
        </w:rPr>
        <w:lastRenderedPageBreak/>
        <w:t xml:space="preserve">련된 업무를 수행, 책임감을 갖고 모델관리를 성실히 수행한다. 특히 제2조 제5항의 촬영, 홍보 또는 이벤트 행사 참여, 기타 일체의 의무에 관하여 “모델”과 연대하여 책임을 진다. </w:t>
      </w:r>
    </w:p>
    <w:p w14:paraId="07BEBE1F" w14:textId="77777777" w:rsidR="00FB028E" w:rsidRPr="005824DD" w:rsidRDefault="00FB028E" w:rsidP="00FB028E">
      <w:pPr>
        <w:pStyle w:val="a3"/>
        <w:numPr>
          <w:ilvl w:val="0"/>
          <w:numId w:val="6"/>
        </w:numPr>
        <w:spacing w:after="0" w:line="276" w:lineRule="auto"/>
        <w:ind w:leftChars="0" w:left="710" w:hanging="400"/>
        <w:rPr>
          <w:rFonts w:ascii="맑은 고딕" w:eastAsia="맑은 고딕" w:hAnsi="맑은 고딕" w:cs="맑은 고딕"/>
          <w:szCs w:val="20"/>
        </w:rPr>
      </w:pPr>
      <w:r w:rsidRPr="005824DD">
        <w:rPr>
          <w:rFonts w:ascii="맑은 고딕" w:eastAsia="맑은 고딕" w:hAnsi="맑은 고딕" w:cs="맑은 고딕"/>
          <w:szCs w:val="20"/>
        </w:rPr>
        <w:t xml:space="preserve">본 계약의 기간 중, ‘’소속사”와 ‘’모델” 사이의 계약이 만료 또는 해지될 경우, 제 7조 제1항에 따라 본 계약 만료시까지 “광고주”에 대한 본 계약상의 모든 의무를 준수하여야 한다. </w:t>
      </w:r>
    </w:p>
    <w:p w14:paraId="3B905140" w14:textId="77777777" w:rsidR="00FB028E" w:rsidRPr="005824DD" w:rsidRDefault="00FB028E" w:rsidP="00FB028E">
      <w:pPr>
        <w:pStyle w:val="a3"/>
        <w:numPr>
          <w:ilvl w:val="0"/>
          <w:numId w:val="6"/>
        </w:numPr>
        <w:spacing w:after="0" w:line="276" w:lineRule="auto"/>
        <w:ind w:leftChars="0" w:left="710" w:hanging="400"/>
        <w:rPr>
          <w:rFonts w:ascii="맑은 고딕" w:eastAsia="맑은 고딕" w:hAnsi="맑은 고딕" w:cs="맑은 고딕"/>
          <w:szCs w:val="20"/>
        </w:rPr>
      </w:pPr>
      <w:r w:rsidRPr="005824DD">
        <w:rPr>
          <w:rFonts w:ascii="맑은 고딕" w:eastAsia="맑은 고딕" w:hAnsi="맑은 고딕" w:cs="맑은 고딕"/>
          <w:szCs w:val="20"/>
        </w:rPr>
        <w:t>본 계약의 각 당사자는 상대방의 서면에 의한 사전동의 없이 본 계약에 관한 권리 및 의무의 전부 또는 일부를 제3자에게 위임하거나 양도할 수 없으며 본 계약과 관련한 채권을 양도하거나 담보로 제공할 수 없다. 단, 상법상 합병 분할 등 포괄적 지위 승계는 양도로 보지 아니한다.</w:t>
      </w:r>
    </w:p>
    <w:p w14:paraId="2A89E19D" w14:textId="22C5C2DC" w:rsidR="00FB028E" w:rsidRPr="005824DD" w:rsidRDefault="00FB028E" w:rsidP="00FB028E">
      <w:pPr>
        <w:pStyle w:val="a3"/>
        <w:numPr>
          <w:ilvl w:val="0"/>
          <w:numId w:val="6"/>
        </w:numPr>
        <w:spacing w:after="0" w:line="276" w:lineRule="auto"/>
        <w:ind w:leftChars="0" w:left="710" w:hanging="400"/>
        <w:rPr>
          <w:rFonts w:ascii="맑은 고딕" w:eastAsia="맑은 고딕" w:hAnsi="맑은 고딕" w:cs="맑은 고딕"/>
          <w:szCs w:val="20"/>
        </w:rPr>
      </w:pPr>
      <w:r w:rsidRPr="005824DD">
        <w:rPr>
          <w:rFonts w:ascii="맑은 고딕" w:eastAsia="맑은 고딕" w:hAnsi="맑은 고딕" w:cs="맑은 고딕"/>
          <w:szCs w:val="20"/>
        </w:rPr>
        <w:t xml:space="preserve">“광고주”는 제2조 제5항의 촬영 및 녹음 일정을 지정할 시 “소속사” 및 “모델”과 촬영 5일 이전에 해당 일정에 관한 모든 제반 관련 사항을 사전 합의하여 진행할 수 있도록 하고, “소속사” 및 “모델”은 “광고주”가 요청하는 촬영 일정에 최대한 협조한다. 촬영 시 필요한 </w:t>
      </w:r>
      <w:proofErr w:type="spellStart"/>
      <w:r w:rsidRPr="005824DD">
        <w:rPr>
          <w:rFonts w:ascii="맑은 고딕" w:eastAsia="맑은 고딕" w:hAnsi="맑은 고딕" w:cs="맑은 고딕"/>
          <w:szCs w:val="20"/>
        </w:rPr>
        <w:t>스탭</w:t>
      </w:r>
      <w:proofErr w:type="spellEnd"/>
      <w:r w:rsidRPr="005824DD">
        <w:rPr>
          <w:rFonts w:ascii="맑은 고딕" w:eastAsia="맑은 고딕" w:hAnsi="맑은 고딕" w:cs="맑은 고딕"/>
          <w:szCs w:val="20"/>
        </w:rPr>
        <w:t xml:space="preserve"> 구성은 ”광고주”, “소속사” 및 “모델”이 사전 협의하되, </w:t>
      </w:r>
      <w:proofErr w:type="spellStart"/>
      <w:r w:rsidRPr="005824DD">
        <w:rPr>
          <w:rFonts w:ascii="맑은 고딕" w:eastAsia="맑은 고딕" w:hAnsi="맑은 고딕" w:cs="맑은 고딕"/>
          <w:szCs w:val="20"/>
        </w:rPr>
        <w:t>포토그래퍼</w:t>
      </w:r>
      <w:proofErr w:type="spellEnd"/>
      <w:r w:rsidRPr="005824DD">
        <w:rPr>
          <w:rFonts w:ascii="맑은 고딕" w:eastAsia="맑은 고딕" w:hAnsi="맑은 고딕" w:cs="맑은 고딕"/>
          <w:szCs w:val="20"/>
        </w:rPr>
        <w:t xml:space="preserve"> 및 감독은 “광고주”와 “소속사”가 각각 제시한 </w:t>
      </w:r>
      <w:proofErr w:type="spellStart"/>
      <w:r w:rsidRPr="005824DD">
        <w:rPr>
          <w:rFonts w:ascii="맑은 고딕" w:eastAsia="맑은 고딕" w:hAnsi="맑은 고딕" w:cs="맑은 고딕"/>
          <w:szCs w:val="20"/>
        </w:rPr>
        <w:t>스탭</w:t>
      </w:r>
      <w:proofErr w:type="spellEnd"/>
      <w:r w:rsidRPr="005824DD">
        <w:rPr>
          <w:rFonts w:ascii="맑은 고딕" w:eastAsia="맑은 고딕" w:hAnsi="맑은 고딕" w:cs="맑은 고딕"/>
          <w:szCs w:val="20"/>
        </w:rPr>
        <w:t xml:space="preserve"> 중 상호 합의하여 정하며, 헤어, 메이크업, 스타일리스트는 “모델”의 지정 </w:t>
      </w:r>
      <w:proofErr w:type="spellStart"/>
      <w:r w:rsidRPr="005824DD">
        <w:rPr>
          <w:rFonts w:ascii="맑은 고딕" w:eastAsia="맑은 고딕" w:hAnsi="맑은 고딕" w:cs="맑은 고딕"/>
          <w:szCs w:val="20"/>
        </w:rPr>
        <w:t>스탭으로</w:t>
      </w:r>
      <w:proofErr w:type="spellEnd"/>
      <w:r w:rsidRPr="005824DD">
        <w:rPr>
          <w:rFonts w:ascii="맑은 고딕" w:eastAsia="맑은 고딕" w:hAnsi="맑은 고딕" w:cs="맑은 고딕"/>
          <w:szCs w:val="20"/>
        </w:rPr>
        <w:t xml:space="preserve"> 진행한다. </w:t>
      </w:r>
      <w:commentRangeStart w:id="14"/>
      <w:proofErr w:type="spellStart"/>
      <w:r w:rsidRPr="005824DD">
        <w:rPr>
          <w:rFonts w:ascii="맑은 고딕" w:eastAsia="맑은 고딕" w:hAnsi="맑은 고딕" w:cs="맑은 고딕"/>
          <w:szCs w:val="20"/>
        </w:rPr>
        <w:t>스탭비용은</w:t>
      </w:r>
      <w:proofErr w:type="spellEnd"/>
      <w:r w:rsidRPr="005824DD">
        <w:rPr>
          <w:rFonts w:ascii="맑은 고딕" w:eastAsia="맑은 고딕" w:hAnsi="맑은 고딕" w:cs="맑은 고딕"/>
          <w:szCs w:val="20"/>
        </w:rPr>
        <w:t xml:space="preserve"> “광고주”가 지급한다. </w:t>
      </w:r>
      <w:commentRangeEnd w:id="14"/>
      <w:r w:rsidR="00BD4795">
        <w:rPr>
          <w:rStyle w:val="a4"/>
        </w:rPr>
        <w:commentReference w:id="14"/>
      </w:r>
    </w:p>
    <w:p w14:paraId="06A103F4" w14:textId="77777777" w:rsidR="00FB028E" w:rsidRPr="005824DD" w:rsidRDefault="00FB028E" w:rsidP="00FB028E">
      <w:pPr>
        <w:pStyle w:val="a3"/>
        <w:numPr>
          <w:ilvl w:val="0"/>
          <w:numId w:val="6"/>
        </w:numPr>
        <w:spacing w:after="0" w:line="276" w:lineRule="auto"/>
        <w:ind w:leftChars="0" w:left="710" w:hanging="400"/>
        <w:rPr>
          <w:rFonts w:ascii="맑은 고딕" w:eastAsia="맑은 고딕" w:hAnsi="맑은 고딕" w:cs="맑은 고딕"/>
          <w:szCs w:val="20"/>
        </w:rPr>
      </w:pPr>
      <w:r w:rsidRPr="005824DD">
        <w:rPr>
          <w:rFonts w:ascii="맑은 고딕" w:eastAsia="맑은 고딕" w:hAnsi="맑은 고딕" w:cs="맑은 고딕"/>
          <w:szCs w:val="20"/>
        </w:rPr>
        <w:t>“소속사”는 촬영 및 행사 진행 시 “모델”의 신변 및 안전에 필요한 경호인력을 요청할 수 있으며, “광고주”는 관리자로서 주의의무를 다하기로 하고 “광고주”는 행사에 필요한 경호 비용에 대한 비용을 지급하도록 한다.</w:t>
      </w:r>
    </w:p>
    <w:p w14:paraId="6A2158CB" w14:textId="77777777" w:rsidR="00FB028E" w:rsidRPr="005824DD" w:rsidRDefault="00FB028E" w:rsidP="00FB028E">
      <w:pPr>
        <w:spacing w:after="0" w:line="276" w:lineRule="auto"/>
        <w:ind w:left="710"/>
        <w:rPr>
          <w:rFonts w:ascii="맑은 고딕" w:eastAsia="맑은 고딕" w:hAnsi="맑은 고딕" w:cs="맑은 고딕"/>
          <w:szCs w:val="20"/>
        </w:rPr>
      </w:pPr>
    </w:p>
    <w:p w14:paraId="1C584395" w14:textId="77777777" w:rsidR="00FB028E" w:rsidRPr="005824DD" w:rsidRDefault="00FB028E" w:rsidP="00FB028E">
      <w:pPr>
        <w:spacing w:after="0" w:line="276" w:lineRule="auto"/>
        <w:rPr>
          <w:rFonts w:ascii="맑은 고딕" w:eastAsia="맑은 고딕" w:hAnsi="맑은 고딕" w:cs="맑은 고딕"/>
          <w:szCs w:val="20"/>
        </w:rPr>
      </w:pPr>
      <w:r w:rsidRPr="005824DD">
        <w:rPr>
          <w:rFonts w:ascii="맑은 고딕" w:eastAsia="맑은 고딕" w:hAnsi="맑은 고딕" w:cs="맑은 고딕"/>
          <w:b/>
          <w:bCs/>
          <w:szCs w:val="20"/>
        </w:rPr>
        <w:t>제 6 조 (저작권의 귀속)</w:t>
      </w:r>
    </w:p>
    <w:p w14:paraId="01256AD2" w14:textId="77777777" w:rsidR="00FB028E" w:rsidRPr="005824DD" w:rsidRDefault="00FB028E" w:rsidP="00FB028E">
      <w:pPr>
        <w:spacing w:after="0" w:line="276" w:lineRule="auto"/>
        <w:ind w:leftChars="100" w:left="400" w:hangingChars="100" w:hanging="200"/>
        <w:rPr>
          <w:rFonts w:ascii="맑은 고딕" w:eastAsia="맑은 고딕" w:hAnsi="맑은 고딕" w:cs="맑은 고딕"/>
          <w:szCs w:val="20"/>
        </w:rPr>
      </w:pPr>
      <w:r w:rsidRPr="005824DD">
        <w:rPr>
          <w:rFonts w:ascii="맑은 고딕" w:eastAsia="맑은 고딕" w:hAnsi="맑은 고딕" w:cs="맑은 고딕"/>
          <w:szCs w:val="20"/>
        </w:rPr>
        <w:t>1. 본 계약상 결과물인 “광고물”의 소유권 및 저작권을 비롯한 저작재산권은 “광고주”에게 귀속되고, 계약기간(“소재교체기간”을 포함하지 않음) 동안 “광고주”는 “모델”이 출연한 “광고물”을 이용하여 2차 저작물 및 편집 저작물을 작성, 활용할 권리를 가지며, 동 저작물에 대한 저작권 역시 “광고주”에게 귀속된다.</w:t>
      </w:r>
    </w:p>
    <w:p w14:paraId="137FBCE7" w14:textId="77777777" w:rsidR="00FB028E" w:rsidRPr="005824DD" w:rsidRDefault="00FB028E" w:rsidP="00FB028E">
      <w:pPr>
        <w:spacing w:after="0" w:line="276" w:lineRule="auto"/>
        <w:ind w:leftChars="100" w:left="400" w:hangingChars="100" w:hanging="200"/>
        <w:rPr>
          <w:rFonts w:ascii="맑은 고딕" w:eastAsia="맑은 고딕" w:hAnsi="맑은 고딕" w:cs="맑은 고딕"/>
          <w:szCs w:val="20"/>
        </w:rPr>
      </w:pPr>
      <w:r w:rsidRPr="005824DD">
        <w:rPr>
          <w:rFonts w:ascii="맑은 고딕" w:eastAsia="맑은 고딕" w:hAnsi="맑은 고딕" w:cs="맑은 고딕"/>
          <w:szCs w:val="20"/>
        </w:rPr>
        <w:t xml:space="preserve">2. 관계법령에 따라 “모델”에게 귀속되는 저작인접권, 초상권, 인격권, </w:t>
      </w:r>
      <w:proofErr w:type="spellStart"/>
      <w:r w:rsidRPr="005824DD">
        <w:rPr>
          <w:rFonts w:ascii="맑은 고딕" w:eastAsia="맑은 고딕" w:hAnsi="맑은 고딕" w:cs="맑은 고딕"/>
          <w:szCs w:val="20"/>
        </w:rPr>
        <w:t>퍼블리시티권</w:t>
      </w:r>
      <w:proofErr w:type="spellEnd"/>
      <w:r w:rsidRPr="005824DD">
        <w:rPr>
          <w:rFonts w:ascii="맑은 고딕" w:eastAsia="맑은 고딕" w:hAnsi="맑은 고딕" w:cs="맑은 고딕"/>
          <w:szCs w:val="20"/>
        </w:rPr>
        <w:t xml:space="preserve"> 등 제반 권리는 “모델”에게 있으며, 동 제반 권리는 본 계약기간 동안 본 계약에 따른 사용범위. 내에서 “광고주”에게 이용 허락된 것으로 본다. </w:t>
      </w:r>
    </w:p>
    <w:p w14:paraId="267EAFC1" w14:textId="77777777" w:rsidR="00FB028E" w:rsidRPr="005824DD" w:rsidRDefault="00FB028E" w:rsidP="00FB028E">
      <w:pPr>
        <w:spacing w:after="0" w:line="276" w:lineRule="auto"/>
        <w:ind w:leftChars="100" w:left="400" w:hangingChars="100" w:hanging="200"/>
        <w:rPr>
          <w:rFonts w:ascii="맑은 고딕" w:eastAsia="맑은 고딕" w:hAnsi="맑은 고딕" w:cs="맑은 고딕"/>
          <w:szCs w:val="20"/>
        </w:rPr>
      </w:pPr>
      <w:r w:rsidRPr="005824DD">
        <w:rPr>
          <w:rFonts w:ascii="맑은 고딕" w:eastAsia="맑은 고딕" w:hAnsi="맑은 고딕" w:cs="맑은 고딕"/>
          <w:szCs w:val="20"/>
        </w:rPr>
        <w:t>3. “광고주”는 본 계약 제2조 제3항 제8호를 포함하여 “모델”의 초상 등을 활용하여 부가사업을 진행하고자 하는 경우, “소속사” 및 “모델”과 반드시 사전 서면 합의 후 진행해야 한다.</w:t>
      </w:r>
    </w:p>
    <w:p w14:paraId="6529492E" w14:textId="77777777" w:rsidR="00FB028E" w:rsidRPr="005824DD" w:rsidRDefault="00FB028E" w:rsidP="00FB028E">
      <w:pPr>
        <w:spacing w:after="0" w:line="276" w:lineRule="auto"/>
        <w:rPr>
          <w:rFonts w:ascii="맑은 고딕" w:eastAsia="맑은 고딕" w:hAnsi="맑은 고딕" w:cs="맑은 고딕"/>
          <w:szCs w:val="20"/>
        </w:rPr>
      </w:pPr>
    </w:p>
    <w:p w14:paraId="7BE94588" w14:textId="77777777" w:rsidR="00FB028E" w:rsidRPr="005824DD" w:rsidRDefault="00FB028E" w:rsidP="00FB028E">
      <w:pPr>
        <w:spacing w:after="0" w:line="276" w:lineRule="auto"/>
        <w:rPr>
          <w:rFonts w:ascii="맑은 고딕" w:eastAsia="맑은 고딕" w:hAnsi="맑은 고딕" w:cs="맑은 고딕"/>
          <w:szCs w:val="20"/>
        </w:rPr>
      </w:pPr>
      <w:r w:rsidRPr="005824DD">
        <w:rPr>
          <w:rFonts w:ascii="맑은 고딕" w:eastAsia="맑은 고딕" w:hAnsi="맑은 고딕" w:cs="맑은 고딕"/>
          <w:b/>
          <w:bCs/>
          <w:szCs w:val="20"/>
        </w:rPr>
        <w:t>제 7 조 (보증)</w:t>
      </w:r>
    </w:p>
    <w:p w14:paraId="3F1D766E" w14:textId="77777777" w:rsidR="00FB028E" w:rsidRPr="005824DD" w:rsidRDefault="00FB028E" w:rsidP="00FB028E">
      <w:pPr>
        <w:pStyle w:val="a3"/>
        <w:numPr>
          <w:ilvl w:val="0"/>
          <w:numId w:val="5"/>
        </w:numPr>
        <w:spacing w:after="0" w:line="276" w:lineRule="auto"/>
        <w:ind w:leftChars="0" w:left="760" w:hanging="360"/>
        <w:rPr>
          <w:rFonts w:ascii="맑은 고딕" w:eastAsia="맑은 고딕" w:hAnsi="맑은 고딕" w:cs="맑은 고딕"/>
          <w:szCs w:val="20"/>
        </w:rPr>
      </w:pPr>
      <w:r w:rsidRPr="005824DD">
        <w:rPr>
          <w:rFonts w:ascii="맑은 고딕" w:eastAsia="맑은 고딕" w:hAnsi="맑은 고딕" w:cs="맑은 고딕"/>
          <w:szCs w:val="20"/>
        </w:rPr>
        <w:t xml:space="preserve">“소속사”와 “모델”은 본 계약기간 중 모델 매니지먼트 및 </w:t>
      </w:r>
      <w:proofErr w:type="spellStart"/>
      <w:r w:rsidRPr="005824DD">
        <w:rPr>
          <w:rFonts w:ascii="맑은 고딕" w:eastAsia="맑은 고딕" w:hAnsi="맑은 고딕" w:cs="맑은 고딕"/>
          <w:szCs w:val="20"/>
        </w:rPr>
        <w:t>모델로서의</w:t>
      </w:r>
      <w:proofErr w:type="spellEnd"/>
      <w:r w:rsidRPr="005824DD">
        <w:rPr>
          <w:rFonts w:ascii="맑은 고딕" w:eastAsia="맑은 고딕" w:hAnsi="맑은 고딕" w:cs="맑은 고딕"/>
          <w:szCs w:val="20"/>
        </w:rPr>
        <w:t xml:space="preserve"> 지위가 변경되더라도 본 계약 만료시까지 “광고주”에 대한 본 계약상의 모든 의무를 준수하여야 하며, 원만한 모델 활동을 보장하기 위해 다음 각 호 중 하나를 선택하여 “광고주”에 대하여 본 계약의 이행을 보증한다.</w:t>
      </w:r>
    </w:p>
    <w:p w14:paraId="685535E5" w14:textId="77777777" w:rsidR="00FB028E" w:rsidRPr="005824DD" w:rsidRDefault="00FB028E" w:rsidP="00FB028E">
      <w:pPr>
        <w:spacing w:after="0" w:line="276" w:lineRule="auto"/>
        <w:ind w:left="760"/>
        <w:rPr>
          <w:rFonts w:ascii="맑은 고딕" w:eastAsia="맑은 고딕" w:hAnsi="맑은 고딕" w:cs="맑은 고딕"/>
          <w:szCs w:val="20"/>
        </w:rPr>
      </w:pPr>
      <w:r w:rsidRPr="005824DD">
        <w:rPr>
          <w:rFonts w:ascii="맑은 고딕" w:eastAsia="맑은 고딕" w:hAnsi="맑은 고딕" w:cs="맑은 고딕"/>
          <w:szCs w:val="20"/>
        </w:rPr>
        <w:lastRenderedPageBreak/>
        <w:t>(1) 본 계약기간 만료까지 “모델” 및 “모델”의 새로운 소속사의 양해를 바탕으로 “소속사”는 본 계약 상의 지위를 유지하고 그 이행을 계속한다.</w:t>
      </w:r>
    </w:p>
    <w:p w14:paraId="28018D86" w14:textId="77777777" w:rsidR="00FB028E" w:rsidRPr="005824DD" w:rsidRDefault="00FB028E" w:rsidP="00FB028E">
      <w:pPr>
        <w:spacing w:after="0" w:line="276" w:lineRule="auto"/>
        <w:ind w:left="760"/>
        <w:rPr>
          <w:rFonts w:ascii="맑은 고딕" w:eastAsia="맑은 고딕" w:hAnsi="맑은 고딕" w:cs="맑은 고딕"/>
          <w:szCs w:val="20"/>
        </w:rPr>
      </w:pPr>
      <w:r w:rsidRPr="005824DD">
        <w:rPr>
          <w:rFonts w:ascii="맑은 고딕" w:eastAsia="맑은 고딕" w:hAnsi="맑은 고딕" w:cs="맑은 고딕"/>
          <w:szCs w:val="20"/>
        </w:rPr>
        <w:t xml:space="preserve">(2) “소속사”는 “모델” 또는 “모델”의 새로운 소속사에 신속하게 본 계약 상 “소속사”(새로운 소속사가 없을 경우 “모델” 본인에게)의 지위를 </w:t>
      </w:r>
      <w:proofErr w:type="spellStart"/>
      <w:r w:rsidRPr="005824DD">
        <w:rPr>
          <w:rFonts w:ascii="맑은 고딕" w:eastAsia="맑은 고딕" w:hAnsi="맑은 고딕" w:cs="맑은 고딕"/>
          <w:szCs w:val="20"/>
        </w:rPr>
        <w:t>승계시킨다</w:t>
      </w:r>
      <w:proofErr w:type="spellEnd"/>
      <w:r w:rsidRPr="005824DD">
        <w:rPr>
          <w:rFonts w:ascii="맑은 고딕" w:eastAsia="맑은 고딕" w:hAnsi="맑은 고딕" w:cs="맑은 고딕"/>
          <w:szCs w:val="20"/>
        </w:rPr>
        <w:t>.</w:t>
      </w:r>
    </w:p>
    <w:p w14:paraId="5E9F26C5" w14:textId="77777777" w:rsidR="00FB028E" w:rsidRPr="005824DD" w:rsidRDefault="00FB028E" w:rsidP="00FB028E">
      <w:pPr>
        <w:pStyle w:val="a3"/>
        <w:numPr>
          <w:ilvl w:val="0"/>
          <w:numId w:val="5"/>
        </w:numPr>
        <w:spacing w:after="0" w:line="276" w:lineRule="auto"/>
        <w:ind w:leftChars="0" w:left="760" w:hanging="360"/>
        <w:rPr>
          <w:rFonts w:ascii="맑은 고딕" w:eastAsia="맑은 고딕" w:hAnsi="맑은 고딕" w:cs="맑은 고딕"/>
          <w:szCs w:val="20"/>
        </w:rPr>
      </w:pPr>
      <w:r w:rsidRPr="005824DD">
        <w:rPr>
          <w:rFonts w:ascii="맑은 고딕" w:eastAsia="맑은 고딕" w:hAnsi="맑은 고딕" w:cs="맑은 고딕"/>
          <w:szCs w:val="20"/>
        </w:rPr>
        <w:t>“소속사”와 “모델”은 본 계약의 체결 및 그 이행을 할 수 있는 완전하고 정당한 권리를 보유하고 있으며, “모델”의 광고 출연을 제한하거나 금지하는 제3자와의 계약 등이 없음을 보증한다.</w:t>
      </w:r>
    </w:p>
    <w:p w14:paraId="1A9F2C49" w14:textId="77777777" w:rsidR="00FB028E" w:rsidRPr="005824DD" w:rsidRDefault="00FB028E" w:rsidP="00FB028E">
      <w:pPr>
        <w:pStyle w:val="a3"/>
        <w:numPr>
          <w:ilvl w:val="0"/>
          <w:numId w:val="5"/>
        </w:numPr>
        <w:spacing w:after="0" w:line="276" w:lineRule="auto"/>
        <w:ind w:leftChars="0" w:left="760" w:hanging="360"/>
        <w:rPr>
          <w:rFonts w:ascii="맑은 고딕" w:eastAsia="맑은 고딕" w:hAnsi="맑은 고딕" w:cs="맑은 고딕"/>
          <w:szCs w:val="20"/>
        </w:rPr>
      </w:pPr>
      <w:r w:rsidRPr="005824DD">
        <w:rPr>
          <w:rFonts w:ascii="맑은 고딕" w:eastAsia="맑은 고딕" w:hAnsi="맑은 고딕" w:cs="맑은 고딕"/>
          <w:szCs w:val="20"/>
        </w:rPr>
        <w:t>제3자가 본 조 제2항의 내용과 관련하여 “광고주”</w:t>
      </w:r>
      <w:proofErr w:type="spellStart"/>
      <w:r w:rsidRPr="005824DD">
        <w:rPr>
          <w:rFonts w:ascii="맑은 고딕" w:eastAsia="맑은 고딕" w:hAnsi="맑은 고딕" w:cs="맑은 고딕"/>
          <w:szCs w:val="20"/>
        </w:rPr>
        <w:t>를</w:t>
      </w:r>
      <w:proofErr w:type="spellEnd"/>
      <w:r w:rsidRPr="005824DD">
        <w:rPr>
          <w:rFonts w:ascii="맑은 고딕" w:eastAsia="맑은 고딕" w:hAnsi="맑은 고딕" w:cs="맑은 고딕"/>
          <w:szCs w:val="20"/>
        </w:rPr>
        <w:t xml:space="preserve"> 상대로 소송 등의 이의를 제기하는 경우, “소속사”와 “모델”은 자기의 비용과 책임으로 연대하여 “광고주”</w:t>
      </w:r>
      <w:proofErr w:type="spellStart"/>
      <w:r w:rsidRPr="005824DD">
        <w:rPr>
          <w:rFonts w:ascii="맑은 고딕" w:eastAsia="맑은 고딕" w:hAnsi="맑은 고딕" w:cs="맑은 고딕"/>
          <w:szCs w:val="20"/>
        </w:rPr>
        <w:t>를</w:t>
      </w:r>
      <w:proofErr w:type="spellEnd"/>
      <w:r w:rsidRPr="005824DD">
        <w:rPr>
          <w:rFonts w:ascii="맑은 고딕" w:eastAsia="맑은 고딕" w:hAnsi="맑은 고딕" w:cs="맑은 고딕"/>
          <w:szCs w:val="20"/>
        </w:rPr>
        <w:t xml:space="preserve"> </w:t>
      </w:r>
      <w:proofErr w:type="spellStart"/>
      <w:r w:rsidRPr="005824DD">
        <w:rPr>
          <w:rFonts w:ascii="맑은 고딕" w:eastAsia="맑은 고딕" w:hAnsi="맑은 고딕" w:cs="맑은 고딕"/>
          <w:szCs w:val="20"/>
        </w:rPr>
        <w:t>면책시켜야</w:t>
      </w:r>
      <w:proofErr w:type="spellEnd"/>
      <w:r w:rsidRPr="005824DD">
        <w:rPr>
          <w:rFonts w:ascii="맑은 고딕" w:eastAsia="맑은 고딕" w:hAnsi="맑은 고딕" w:cs="맑은 고딕"/>
          <w:szCs w:val="20"/>
        </w:rPr>
        <w:t xml:space="preserve"> 한다. </w:t>
      </w:r>
    </w:p>
    <w:p w14:paraId="6772A264" w14:textId="01AB3F0A" w:rsidR="00FB028E" w:rsidRPr="005824DD" w:rsidRDefault="00FB028E" w:rsidP="00FB028E">
      <w:pPr>
        <w:pStyle w:val="a3"/>
        <w:numPr>
          <w:ilvl w:val="0"/>
          <w:numId w:val="5"/>
        </w:numPr>
        <w:spacing w:after="0" w:line="276" w:lineRule="auto"/>
        <w:ind w:leftChars="0" w:left="760" w:hanging="360"/>
        <w:rPr>
          <w:rFonts w:ascii="맑은 고딕" w:eastAsia="맑은 고딕" w:hAnsi="맑은 고딕" w:cs="맑은 고딕"/>
          <w:szCs w:val="20"/>
        </w:rPr>
      </w:pPr>
      <w:r w:rsidRPr="005824DD">
        <w:rPr>
          <w:rFonts w:ascii="맑은 고딕" w:eastAsia="맑은 고딕" w:hAnsi="맑은 고딕" w:cs="맑은 고딕"/>
          <w:szCs w:val="20"/>
        </w:rPr>
        <w:t xml:space="preserve">본 계약에서 달리 정하고 있지 않는 한, “소속사”와 “모델”은 “광고주”에 대한 본 계약상 의무에 대해 연대하여 책임을 진다. </w:t>
      </w:r>
    </w:p>
    <w:p w14:paraId="33CCC72C" w14:textId="77777777" w:rsidR="00FB028E" w:rsidRPr="005824DD" w:rsidRDefault="00FB028E" w:rsidP="00FB028E">
      <w:pPr>
        <w:spacing w:after="0" w:line="276" w:lineRule="auto"/>
        <w:rPr>
          <w:rFonts w:ascii="맑은 고딕" w:eastAsia="맑은 고딕" w:hAnsi="맑은 고딕" w:cs="맑은 고딕"/>
          <w:szCs w:val="20"/>
        </w:rPr>
      </w:pPr>
    </w:p>
    <w:p w14:paraId="5201AB97" w14:textId="268CC696" w:rsidR="00FB028E" w:rsidRPr="005824DD" w:rsidRDefault="00FB028E" w:rsidP="00FB028E">
      <w:pPr>
        <w:spacing w:after="0" w:line="276" w:lineRule="auto"/>
        <w:rPr>
          <w:rFonts w:ascii="맑은 고딕" w:eastAsia="맑은 고딕" w:hAnsi="맑은 고딕" w:cs="맑은 고딕"/>
          <w:szCs w:val="20"/>
        </w:rPr>
      </w:pPr>
      <w:r w:rsidRPr="005824DD">
        <w:rPr>
          <w:rFonts w:ascii="맑은 고딕" w:eastAsia="맑은 고딕" w:hAnsi="맑은 고딕" w:cs="맑은 고딕"/>
          <w:b/>
          <w:bCs/>
          <w:szCs w:val="20"/>
        </w:rPr>
        <w:t>제 8 조 (비밀유지 등)</w:t>
      </w:r>
    </w:p>
    <w:p w14:paraId="25209A12" w14:textId="5F53A278" w:rsidR="00FB028E" w:rsidRPr="005824DD" w:rsidRDefault="00FB028E" w:rsidP="00FB028E">
      <w:pPr>
        <w:spacing w:after="0" w:line="276" w:lineRule="auto"/>
        <w:ind w:firstLine="200"/>
        <w:rPr>
          <w:rFonts w:ascii="맑은 고딕" w:eastAsia="맑은 고딕" w:hAnsi="맑은 고딕" w:cs="맑은 고딕"/>
          <w:szCs w:val="20"/>
        </w:rPr>
      </w:pPr>
      <w:r w:rsidRPr="005824DD">
        <w:rPr>
          <w:rFonts w:ascii="맑은 고딕" w:eastAsia="맑은 고딕" w:hAnsi="맑은 고딕" w:cs="맑은 고딕"/>
          <w:szCs w:val="20"/>
        </w:rPr>
        <w:t xml:space="preserve">당사자들은 본 계약의 내용과 상대방으로부터 제공받은 정보에 대하여 비밀을 유지하고, 법령에 의한 경우를 제외하고 상대방의 사전 서면동의 없이 이를 제3자에게 공개, 누설하거나 본 계약의 목적 외로 사용하여서는 안 된다. 본 조의 의무는 본 계약이 종료되는 경우에도 효력을 가진다. </w:t>
      </w:r>
    </w:p>
    <w:p w14:paraId="6EC372B0" w14:textId="77777777" w:rsidR="00FB028E" w:rsidRPr="005824DD" w:rsidRDefault="00FB028E" w:rsidP="00FB028E">
      <w:pPr>
        <w:spacing w:after="0" w:line="276" w:lineRule="auto"/>
        <w:rPr>
          <w:rFonts w:ascii="맑은 고딕" w:eastAsia="맑은 고딕" w:hAnsi="맑은 고딕" w:cs="맑은 고딕"/>
          <w:szCs w:val="20"/>
        </w:rPr>
      </w:pPr>
    </w:p>
    <w:p w14:paraId="5B13B515" w14:textId="77777777" w:rsidR="00FB028E" w:rsidRPr="005824DD" w:rsidRDefault="00FB028E" w:rsidP="00FB028E">
      <w:pPr>
        <w:spacing w:after="0" w:line="276" w:lineRule="auto"/>
        <w:rPr>
          <w:rFonts w:ascii="맑은 고딕" w:eastAsia="맑은 고딕" w:hAnsi="맑은 고딕" w:cs="맑은 고딕"/>
          <w:szCs w:val="20"/>
        </w:rPr>
      </w:pPr>
      <w:r w:rsidRPr="005824DD">
        <w:rPr>
          <w:rFonts w:ascii="맑은 고딕" w:eastAsia="맑은 고딕" w:hAnsi="맑은 고딕" w:cs="맑은 고딕"/>
          <w:b/>
          <w:bCs/>
          <w:szCs w:val="20"/>
        </w:rPr>
        <w:t xml:space="preserve">제 9 조 (계약의 해제/해지) </w:t>
      </w:r>
    </w:p>
    <w:p w14:paraId="1E16DD3E" w14:textId="77777777" w:rsidR="00FB028E" w:rsidRPr="005824DD" w:rsidRDefault="00FB028E" w:rsidP="00FB028E">
      <w:pPr>
        <w:pStyle w:val="a3"/>
        <w:numPr>
          <w:ilvl w:val="0"/>
          <w:numId w:val="4"/>
        </w:numPr>
        <w:spacing w:after="0" w:line="276" w:lineRule="auto"/>
        <w:ind w:leftChars="0" w:left="760" w:hanging="360"/>
        <w:rPr>
          <w:rFonts w:ascii="맑은 고딕" w:eastAsia="맑은 고딕" w:hAnsi="맑은 고딕" w:cs="맑은 고딕"/>
          <w:szCs w:val="20"/>
        </w:rPr>
      </w:pPr>
      <w:r w:rsidRPr="005824DD">
        <w:rPr>
          <w:rFonts w:ascii="맑은 고딕" w:eastAsia="맑은 고딕" w:hAnsi="맑은 고딕" w:cs="맑은 고딕"/>
          <w:szCs w:val="20"/>
        </w:rPr>
        <w:t>본 계약 당사자는 다음 각 호의 경우 본 계약을 상대방에 대한 서면(이메일 포함) 통지로써 즉시 해제•해지할 수 있다.</w:t>
      </w:r>
    </w:p>
    <w:p w14:paraId="6E325B9A" w14:textId="77777777" w:rsidR="00FB028E" w:rsidRPr="005824DD" w:rsidRDefault="00FB028E" w:rsidP="00FB028E">
      <w:pPr>
        <w:spacing w:after="0" w:line="276" w:lineRule="auto"/>
        <w:ind w:left="760"/>
        <w:rPr>
          <w:rFonts w:ascii="맑은 고딕" w:eastAsia="맑은 고딕" w:hAnsi="맑은 고딕" w:cs="맑은 고딕"/>
          <w:szCs w:val="20"/>
        </w:rPr>
      </w:pPr>
      <w:r w:rsidRPr="005824DD">
        <w:rPr>
          <w:rFonts w:ascii="맑은 고딕" w:eastAsia="맑은 고딕" w:hAnsi="맑은 고딕" w:cs="맑은 고딕"/>
          <w:szCs w:val="20"/>
        </w:rPr>
        <w:t>(1) 본 계약 제8조의 비밀유지 의무를 위반한 경우</w:t>
      </w:r>
    </w:p>
    <w:p w14:paraId="1CF1191C" w14:textId="77777777" w:rsidR="00FB028E" w:rsidRPr="005824DD" w:rsidRDefault="00FB028E" w:rsidP="00FB028E">
      <w:pPr>
        <w:spacing w:after="0" w:line="276" w:lineRule="auto"/>
        <w:ind w:left="760"/>
        <w:rPr>
          <w:rFonts w:ascii="맑은 고딕" w:eastAsia="맑은 고딕" w:hAnsi="맑은 고딕" w:cs="맑은 고딕"/>
          <w:szCs w:val="20"/>
        </w:rPr>
      </w:pPr>
      <w:r w:rsidRPr="005824DD">
        <w:rPr>
          <w:rFonts w:ascii="맑은 고딕" w:eastAsia="맑은 고딕" w:hAnsi="맑은 고딕" w:cs="맑은 고딕"/>
          <w:szCs w:val="20"/>
        </w:rPr>
        <w:t>(2) "모델”이 정당한 사유없이 출연을 3회 이상 거부하여 광고물의 제작 및 사용에 중대한 지장을 초래한 경우</w:t>
      </w:r>
    </w:p>
    <w:p w14:paraId="685D0BE1" w14:textId="5EA3A9A9" w:rsidR="00FB028E" w:rsidRPr="005824DD" w:rsidRDefault="00FB028E" w:rsidP="00FB028E">
      <w:pPr>
        <w:spacing w:after="0" w:line="276" w:lineRule="auto"/>
        <w:ind w:left="760"/>
        <w:rPr>
          <w:rFonts w:ascii="맑은 고딕" w:eastAsia="맑은 고딕" w:hAnsi="맑은 고딕" w:cs="맑은 고딕"/>
          <w:szCs w:val="20"/>
        </w:rPr>
      </w:pPr>
      <w:r w:rsidRPr="005824DD">
        <w:rPr>
          <w:rFonts w:ascii="맑은 고딕" w:eastAsia="맑은 고딕" w:hAnsi="맑은 고딕" w:cs="맑은 고딕"/>
          <w:szCs w:val="20"/>
        </w:rPr>
        <w:t>(3) “모델”이 본 계약 제5조 제4항의 품위유지의무를 위반한 경우</w:t>
      </w:r>
    </w:p>
    <w:p w14:paraId="549DA63B" w14:textId="77777777" w:rsidR="00FB028E" w:rsidRPr="005824DD" w:rsidRDefault="00FB028E" w:rsidP="00FB028E">
      <w:pPr>
        <w:pStyle w:val="a3"/>
        <w:numPr>
          <w:ilvl w:val="0"/>
          <w:numId w:val="4"/>
        </w:numPr>
        <w:spacing w:after="0" w:line="276" w:lineRule="auto"/>
        <w:ind w:leftChars="0" w:left="760" w:hanging="360"/>
        <w:rPr>
          <w:rFonts w:ascii="맑은 고딕" w:eastAsia="맑은 고딕" w:hAnsi="맑은 고딕" w:cs="맑은 고딕"/>
          <w:szCs w:val="20"/>
        </w:rPr>
      </w:pPr>
      <w:r w:rsidRPr="005824DD">
        <w:rPr>
          <w:rFonts w:ascii="맑은 고딕" w:eastAsia="맑은 고딕" w:hAnsi="맑은 고딕" w:cs="맑은 고딕"/>
          <w:szCs w:val="20"/>
        </w:rPr>
        <w:t xml:space="preserve">“광고주” 또는 “소속사”는 계약상대방이 전항의 사유 외 본 계약상의 의무를 위반할 경우 상대방에게 7영업일의 기간을 두고 위반 내용의 시정을 최고한 후 시정되지 않을 경우 본 계약을 상대방에 대한 서면(이메일 포함) 통지로써 해제 또는 해지할 수 있다. </w:t>
      </w:r>
    </w:p>
    <w:p w14:paraId="3EFF0A10" w14:textId="77777777" w:rsidR="00FB028E" w:rsidRPr="005824DD" w:rsidRDefault="00FB028E" w:rsidP="00FB028E">
      <w:pPr>
        <w:spacing w:after="0" w:line="276" w:lineRule="auto"/>
        <w:rPr>
          <w:rFonts w:ascii="맑은 고딕" w:eastAsia="맑은 고딕" w:hAnsi="맑은 고딕" w:cs="맑은 고딕"/>
          <w:szCs w:val="20"/>
        </w:rPr>
      </w:pPr>
    </w:p>
    <w:p w14:paraId="5931DF7A" w14:textId="77777777" w:rsidR="00FB028E" w:rsidRPr="005824DD" w:rsidRDefault="00FB028E" w:rsidP="00FB028E">
      <w:pPr>
        <w:spacing w:after="0" w:line="276" w:lineRule="auto"/>
        <w:rPr>
          <w:rFonts w:ascii="맑은 고딕" w:eastAsia="맑은 고딕" w:hAnsi="맑은 고딕" w:cs="맑은 고딕"/>
          <w:szCs w:val="20"/>
        </w:rPr>
      </w:pPr>
      <w:r w:rsidRPr="005824DD">
        <w:rPr>
          <w:rFonts w:ascii="맑은 고딕" w:eastAsia="맑은 고딕" w:hAnsi="맑은 고딕" w:cs="맑은 고딕"/>
          <w:b/>
          <w:bCs/>
          <w:szCs w:val="20"/>
        </w:rPr>
        <w:t>제 10 조 (모델 출연료의 정산)</w:t>
      </w:r>
    </w:p>
    <w:p w14:paraId="69573917" w14:textId="23DDB266" w:rsidR="00FB028E" w:rsidRPr="005824DD" w:rsidRDefault="00FB028E" w:rsidP="00FB028E">
      <w:pPr>
        <w:pStyle w:val="a3"/>
        <w:numPr>
          <w:ilvl w:val="0"/>
          <w:numId w:val="3"/>
        </w:numPr>
        <w:spacing w:after="0" w:line="276" w:lineRule="auto"/>
        <w:ind w:leftChars="0" w:left="424" w:hangingChars="212" w:hanging="424"/>
        <w:rPr>
          <w:rFonts w:ascii="맑은 고딕" w:eastAsia="맑은 고딕" w:hAnsi="맑은 고딕" w:cs="맑은 고딕"/>
          <w:szCs w:val="20"/>
        </w:rPr>
      </w:pPr>
      <w:r w:rsidRPr="005824DD">
        <w:rPr>
          <w:rFonts w:ascii="맑은 고딕" w:eastAsia="맑은 고딕" w:hAnsi="맑은 고딕" w:cs="맑은 고딕"/>
          <w:szCs w:val="20"/>
        </w:rPr>
        <w:t>“소속사” 또는 “모델”의 귀책사유 없이 본 계약이 해제 또는 해지되거나 “광고주”의 결정으로 기 촬영한 “광고물”을 사용하지 않게 되더라도 “광고주”는 본 조에서 정한 모델료의 50% 내에서 제2조 제5항의 출연(광고 촬영) 횟수 및 제3조 제1항의 계약기간 경과 일수 등을 고려하여 “소속사”와 상호 합의한 금액을 모델료로 지급하기로 한다. 단, “소속사” 또는 “모델”이 이미 모델료를 지급받은 경우 “소속사”, “모델”은 이미 지급받은 금액 중 위 상호 합의한 금액</w:t>
      </w:r>
      <w:r w:rsidRPr="005824DD">
        <w:rPr>
          <w:rFonts w:ascii="맑은 고딕" w:eastAsia="맑은 고딕" w:hAnsi="맑은 고딕" w:cs="맑은 고딕"/>
          <w:szCs w:val="20"/>
        </w:rPr>
        <w:lastRenderedPageBreak/>
        <w:t xml:space="preserve">을 초과한 부분을 “광고주”에게 반환하여야 한다. </w:t>
      </w:r>
    </w:p>
    <w:p w14:paraId="5236052A" w14:textId="77777777" w:rsidR="00FB028E" w:rsidRPr="005824DD" w:rsidRDefault="00FB028E" w:rsidP="00FB028E">
      <w:pPr>
        <w:pStyle w:val="a3"/>
        <w:numPr>
          <w:ilvl w:val="0"/>
          <w:numId w:val="3"/>
        </w:numPr>
        <w:spacing w:after="0" w:line="276" w:lineRule="auto"/>
        <w:ind w:leftChars="0" w:left="760" w:hanging="357"/>
        <w:rPr>
          <w:rFonts w:ascii="맑은 고딕" w:eastAsia="맑은 고딕" w:hAnsi="맑은 고딕" w:cs="맑은 고딕"/>
          <w:szCs w:val="20"/>
        </w:rPr>
      </w:pPr>
      <w:r w:rsidRPr="005824DD">
        <w:rPr>
          <w:rFonts w:ascii="맑은 고딕" w:eastAsia="맑은 고딕" w:hAnsi="맑은 고딕" w:cs="맑은 고딕"/>
          <w:szCs w:val="20"/>
        </w:rPr>
        <w:t xml:space="preserve">“소속사” 또는 “모델”에게 발생한 사유로 “모델”이 광고 </w:t>
      </w:r>
      <w:proofErr w:type="spellStart"/>
      <w:r w:rsidRPr="005824DD">
        <w:rPr>
          <w:rFonts w:ascii="맑은 고딕" w:eastAsia="맑은 고딕" w:hAnsi="맑은 고딕" w:cs="맑은 고딕"/>
          <w:szCs w:val="20"/>
        </w:rPr>
        <w:t>모델로서의</w:t>
      </w:r>
      <w:proofErr w:type="spellEnd"/>
      <w:r w:rsidRPr="005824DD">
        <w:rPr>
          <w:rFonts w:ascii="맑은 고딕" w:eastAsia="맑은 고딕" w:hAnsi="맑은 고딕" w:cs="맑은 고딕"/>
          <w:szCs w:val="20"/>
        </w:rPr>
        <w:t xml:space="preserve"> 역할을 수행하지 못하게 되어 본 계약이 해제 또는 해지되거나, “광고주”가 “모델”이 출연한 광고물을 사용할 수 없거나 그 사용이 부적절하게 된 경우, “소속사”는 “광고주”로부터 </w:t>
      </w:r>
      <w:proofErr w:type="spellStart"/>
      <w:r w:rsidRPr="005824DD">
        <w:rPr>
          <w:rFonts w:ascii="맑은 고딕" w:eastAsia="맑은 고딕" w:hAnsi="맑은 고딕" w:cs="맑은 고딕"/>
          <w:szCs w:val="20"/>
        </w:rPr>
        <w:t>기지급받은</w:t>
      </w:r>
      <w:proofErr w:type="spellEnd"/>
      <w:r w:rsidRPr="005824DD">
        <w:rPr>
          <w:rFonts w:ascii="맑은 고딕" w:eastAsia="맑은 고딕" w:hAnsi="맑은 고딕" w:cs="맑은 고딕"/>
          <w:szCs w:val="20"/>
        </w:rPr>
        <w:t xml:space="preserve"> 모델료 중 잔여 계약기간에 해당되는 금액을 아래와 같이 일할 계산하여 이를 “광고주”에게 반환하기로 한다. </w:t>
      </w:r>
    </w:p>
    <w:p w14:paraId="73FF5355" w14:textId="2D656CDF" w:rsidR="00FB028E" w:rsidRPr="005824DD" w:rsidRDefault="00FB028E" w:rsidP="00342DC9">
      <w:pPr>
        <w:spacing w:after="0" w:line="276" w:lineRule="auto"/>
        <w:ind w:leftChars="400" w:left="800"/>
        <w:rPr>
          <w:rFonts w:ascii="맑은 고딕" w:eastAsia="맑은 고딕" w:hAnsi="맑은 고딕" w:cs="맑은 고딕"/>
          <w:szCs w:val="20"/>
        </w:rPr>
      </w:pPr>
      <w:bookmarkStart w:id="15" w:name="_GoBack"/>
      <w:r w:rsidRPr="005824DD">
        <w:rPr>
          <w:rFonts w:ascii="맑은 고딕" w:eastAsia="맑은 고딕" w:hAnsi="맑은 고딕" w:cs="맑은 고딕"/>
          <w:szCs w:val="20"/>
        </w:rPr>
        <w:t>· [</w:t>
      </w:r>
      <w:proofErr w:type="spellStart"/>
      <w:r w:rsidRPr="005824DD">
        <w:rPr>
          <w:rFonts w:ascii="맑은 고딕" w:eastAsia="맑은 고딕" w:hAnsi="맑은 고딕" w:cs="맑은 고딕"/>
          <w:szCs w:val="20"/>
        </w:rPr>
        <w:t>반환모델료</w:t>
      </w:r>
      <w:proofErr w:type="spellEnd"/>
      <w:r w:rsidRPr="005824DD">
        <w:rPr>
          <w:rFonts w:ascii="맑은 고딕" w:eastAsia="맑은 고딕" w:hAnsi="맑은 고딕" w:cs="맑은 고딕"/>
          <w:szCs w:val="20"/>
        </w:rPr>
        <w:t xml:space="preserve">= </w:t>
      </w:r>
      <w:proofErr w:type="spellStart"/>
      <w:r w:rsidRPr="005824DD">
        <w:rPr>
          <w:rFonts w:ascii="맑은 고딕" w:eastAsia="맑은 고딕" w:hAnsi="맑은 고딕" w:cs="맑은 고딕"/>
          <w:szCs w:val="20"/>
        </w:rPr>
        <w:t>기지급받은</w:t>
      </w:r>
      <w:proofErr w:type="spellEnd"/>
      <w:r w:rsidRPr="005824DD">
        <w:rPr>
          <w:rFonts w:ascii="맑은 고딕" w:eastAsia="맑은 고딕" w:hAnsi="맑은 고딕" w:cs="맑은 고딕"/>
          <w:szCs w:val="20"/>
        </w:rPr>
        <w:t xml:space="preserve"> 모델료 총액 X (계약기간 일수 – “광고모델”이 출연한 광고물의 최초광고일 또는 </w:t>
      </w:r>
      <w:proofErr w:type="spellStart"/>
      <w:r w:rsidRPr="005824DD">
        <w:rPr>
          <w:rFonts w:ascii="맑은 고딕" w:eastAsia="맑은 고딕" w:hAnsi="맑은 고딕" w:cs="맑은 고딕"/>
          <w:szCs w:val="20"/>
        </w:rPr>
        <w:t>최초게재일로부터의</w:t>
      </w:r>
      <w:proofErr w:type="spellEnd"/>
      <w:r w:rsidRPr="005824DD">
        <w:rPr>
          <w:rFonts w:ascii="맑은 고딕" w:eastAsia="맑은 고딕" w:hAnsi="맑은 고딕" w:cs="맑은 고딕"/>
          <w:szCs w:val="20"/>
        </w:rPr>
        <w:t xml:space="preserve"> 경과일수) / 계약기간 일수]</w:t>
      </w:r>
    </w:p>
    <w:bookmarkEnd w:id="15"/>
    <w:p w14:paraId="252CEC7A" w14:textId="77777777" w:rsidR="00FB028E" w:rsidRPr="005824DD" w:rsidRDefault="00FB028E" w:rsidP="00FB028E">
      <w:pPr>
        <w:pStyle w:val="a3"/>
        <w:numPr>
          <w:ilvl w:val="0"/>
          <w:numId w:val="3"/>
        </w:numPr>
        <w:spacing w:after="0" w:line="276" w:lineRule="auto"/>
        <w:ind w:leftChars="0" w:left="760" w:hanging="357"/>
        <w:rPr>
          <w:rFonts w:ascii="맑은 고딕" w:eastAsia="맑은 고딕" w:hAnsi="맑은 고딕" w:cs="맑은 고딕"/>
          <w:szCs w:val="20"/>
        </w:rPr>
      </w:pPr>
      <w:r w:rsidRPr="005824DD">
        <w:rPr>
          <w:rFonts w:ascii="맑은 고딕" w:eastAsia="맑은 고딕" w:hAnsi="맑은 고딕" w:cs="맑은 고딕"/>
          <w:szCs w:val="20"/>
        </w:rPr>
        <w:t>“소속사”와 “모델”은 본 계약 당사자 상호 간의 서면 합의 또는 계약당사자 전원의 귀책 없는 사유로 중도해지 된 경우, “소속사”는 기 지급 완료된 모델료를 계약해지일부터 종전 계약만료일까지의 기간에 비례하여 정산한다.</w:t>
      </w:r>
    </w:p>
    <w:p w14:paraId="4778BCE4" w14:textId="580A3027" w:rsidR="00FB028E" w:rsidRPr="005824DD" w:rsidRDefault="00FB028E" w:rsidP="00FB028E">
      <w:pPr>
        <w:pStyle w:val="a3"/>
        <w:numPr>
          <w:ilvl w:val="0"/>
          <w:numId w:val="3"/>
        </w:numPr>
        <w:spacing w:after="0" w:line="276" w:lineRule="auto"/>
        <w:ind w:leftChars="0" w:left="760" w:hanging="357"/>
        <w:rPr>
          <w:rFonts w:ascii="맑은 고딕" w:eastAsia="맑은 고딕" w:hAnsi="맑은 고딕" w:cs="맑은 고딕"/>
          <w:szCs w:val="20"/>
        </w:rPr>
      </w:pPr>
      <w:r w:rsidRPr="005824DD">
        <w:rPr>
          <w:rFonts w:ascii="맑은 고딕" w:eastAsia="맑은 고딕" w:hAnsi="맑은 고딕" w:cs="맑은 고딕"/>
          <w:szCs w:val="20"/>
        </w:rPr>
        <w:t>본 조 제1항 내지 제3항에 따라 “소속사”, “모델”이 “광고주”에게 반환해야 할 모델 출연료가 있는 경우, “소속사”, “모델”은 “광고주”에게 반환할 수 있으며, 반환 받은 모델 출연료는 “광고주”가 내부 협의하여 분배하기로 한다.</w:t>
      </w:r>
    </w:p>
    <w:p w14:paraId="7B36989C" w14:textId="77777777" w:rsidR="00FB028E" w:rsidRPr="005824DD" w:rsidRDefault="00FB028E" w:rsidP="00FB028E">
      <w:pPr>
        <w:spacing w:after="0" w:line="276" w:lineRule="auto"/>
        <w:ind w:firstLine="200"/>
        <w:rPr>
          <w:rFonts w:ascii="맑은 고딕" w:eastAsia="맑은 고딕" w:hAnsi="맑은 고딕" w:cs="맑은 고딕"/>
          <w:szCs w:val="20"/>
        </w:rPr>
      </w:pPr>
    </w:p>
    <w:p w14:paraId="78898072" w14:textId="77777777" w:rsidR="00FB028E" w:rsidRPr="005824DD" w:rsidRDefault="00FB028E" w:rsidP="00FB028E">
      <w:pPr>
        <w:spacing w:after="0" w:line="276" w:lineRule="auto"/>
        <w:rPr>
          <w:rFonts w:ascii="맑은 고딕" w:eastAsia="맑은 고딕" w:hAnsi="맑은 고딕" w:cs="맑은 고딕"/>
          <w:szCs w:val="20"/>
        </w:rPr>
      </w:pPr>
      <w:r w:rsidRPr="005824DD">
        <w:rPr>
          <w:rFonts w:ascii="맑은 고딕" w:eastAsia="맑은 고딕" w:hAnsi="맑은 고딕" w:cs="맑은 고딕"/>
          <w:b/>
          <w:bCs/>
          <w:szCs w:val="20"/>
        </w:rPr>
        <w:t>제 11 조 (손해배상)</w:t>
      </w:r>
    </w:p>
    <w:p w14:paraId="4E118548" w14:textId="03F7B1E9" w:rsidR="00FB028E" w:rsidRPr="005824DD" w:rsidRDefault="00FB028E" w:rsidP="00FB028E">
      <w:pPr>
        <w:pStyle w:val="a3"/>
        <w:numPr>
          <w:ilvl w:val="0"/>
          <w:numId w:val="2"/>
        </w:numPr>
        <w:spacing w:after="0" w:line="276" w:lineRule="auto"/>
        <w:ind w:leftChars="0"/>
        <w:rPr>
          <w:rFonts w:ascii="맑은 고딕" w:eastAsia="맑은 고딕" w:hAnsi="맑은 고딕" w:cs="맑은 고딕"/>
          <w:szCs w:val="20"/>
        </w:rPr>
      </w:pPr>
      <w:r w:rsidRPr="005824DD">
        <w:rPr>
          <w:rFonts w:ascii="맑은 고딕" w:eastAsia="맑은 고딕" w:hAnsi="맑은 고딕" w:cs="맑은 고딕"/>
          <w:szCs w:val="20"/>
        </w:rPr>
        <w:t xml:space="preserve">“소속사”와 “모델”은 “불가항력”이 아닌 “소속사” 또는 “모델”의 귀책사유로 인하여 본 계약상의 의무를 이행하지 못하여 본 계약이 해제, 해지된 경우 연대하여 “광고주”에게 손해배상으로 모델 출연료 총액의 </w:t>
      </w:r>
      <w:ins w:id="16" w:author="김현주 (Hyunjoo Kim)" w:date="2024-03-25T12:21:00Z">
        <w:r w:rsidR="00371DF9">
          <w:rPr>
            <w:rFonts w:ascii="맑은 고딕" w:eastAsia="맑은 고딕" w:hAnsi="맑은 고딕" w:cs="맑은 고딕"/>
            <w:szCs w:val="20"/>
          </w:rPr>
          <w:t>2</w:t>
        </w:r>
      </w:ins>
      <w:del w:id="17" w:author="김현주 (Hyunjoo Kim)" w:date="2024-03-25T12:21:00Z">
        <w:r w:rsidRPr="005824DD" w:rsidDel="00371DF9">
          <w:rPr>
            <w:rFonts w:ascii="맑은 고딕" w:eastAsia="맑은 고딕" w:hAnsi="맑은 고딕" w:cs="맑은 고딕"/>
            <w:szCs w:val="20"/>
          </w:rPr>
          <w:delText>1</w:delText>
        </w:r>
      </w:del>
      <w:r w:rsidRPr="005824DD">
        <w:rPr>
          <w:rFonts w:ascii="맑은 고딕" w:eastAsia="맑은 고딕" w:hAnsi="맑은 고딕" w:cs="맑은 고딕"/>
          <w:szCs w:val="20"/>
        </w:rPr>
        <w:t xml:space="preserve">배를 </w:t>
      </w:r>
      <w:commentRangeStart w:id="18"/>
      <w:r w:rsidRPr="005824DD">
        <w:rPr>
          <w:rFonts w:ascii="맑은 고딕" w:eastAsia="맑은 고딕" w:hAnsi="맑은 고딕" w:cs="맑은 고딕"/>
          <w:szCs w:val="20"/>
        </w:rPr>
        <w:t>해제</w:t>
      </w:r>
      <w:commentRangeEnd w:id="18"/>
      <w:r w:rsidR="00371DF9">
        <w:rPr>
          <w:rStyle w:val="a4"/>
        </w:rPr>
        <w:commentReference w:id="18"/>
      </w:r>
      <w:r w:rsidRPr="005824DD">
        <w:rPr>
          <w:rFonts w:ascii="맑은 고딕" w:eastAsia="맑은 고딕" w:hAnsi="맑은 고딕" w:cs="맑은 고딕"/>
          <w:szCs w:val="20"/>
        </w:rPr>
        <w:t xml:space="preserve">, 해지일로부터 30일 이내에 “광고주”가 지정하는 방법으로 지불하여야 한다. </w:t>
      </w:r>
    </w:p>
    <w:p w14:paraId="1132FC57" w14:textId="5070E6D9" w:rsidR="00FB028E" w:rsidRPr="005824DD" w:rsidRDefault="00FB028E" w:rsidP="00FB028E">
      <w:pPr>
        <w:pStyle w:val="a3"/>
        <w:numPr>
          <w:ilvl w:val="0"/>
          <w:numId w:val="2"/>
        </w:numPr>
        <w:spacing w:after="0" w:line="276" w:lineRule="auto"/>
        <w:ind w:leftChars="0"/>
        <w:rPr>
          <w:rFonts w:ascii="맑은 고딕" w:eastAsia="맑은 고딕" w:hAnsi="맑은 고딕" w:cs="맑은 고딕"/>
          <w:szCs w:val="20"/>
        </w:rPr>
      </w:pPr>
      <w:r w:rsidRPr="005824DD">
        <w:rPr>
          <w:rFonts w:ascii="맑은 고딕" w:eastAsia="맑은 고딕" w:hAnsi="맑은 고딕" w:cs="맑은 고딕"/>
          <w:szCs w:val="20"/>
        </w:rPr>
        <w:t xml:space="preserve">“광고주”는 “불가항력”이 아닌 “광고주”의 귀책사유로 인하여 본 계약상의 의무를 이행하지 못하여 본 계약이 해제, 해지된 경우, “광고주”는 손해배상으로 제4조 제1항 기 지급 완료된 모델 출연료의 총액 </w:t>
      </w:r>
      <w:ins w:id="19" w:author="김현주 (Hyunjoo Kim)" w:date="2024-03-25T12:21:00Z">
        <w:r w:rsidR="00371DF9">
          <w:rPr>
            <w:rFonts w:ascii="맑은 고딕" w:eastAsia="맑은 고딕" w:hAnsi="맑은 고딕" w:cs="맑은 고딕"/>
            <w:szCs w:val="20"/>
          </w:rPr>
          <w:t>2</w:t>
        </w:r>
      </w:ins>
      <w:del w:id="20" w:author="김현주 (Hyunjoo Kim)" w:date="2024-03-25T12:21:00Z">
        <w:r w:rsidRPr="005824DD" w:rsidDel="00371DF9">
          <w:rPr>
            <w:rFonts w:ascii="맑은 고딕" w:eastAsia="맑은 고딕" w:hAnsi="맑은 고딕" w:cs="맑은 고딕"/>
            <w:szCs w:val="20"/>
          </w:rPr>
          <w:delText>1</w:delText>
        </w:r>
      </w:del>
      <w:r w:rsidRPr="005824DD">
        <w:rPr>
          <w:rFonts w:ascii="맑은 고딕" w:eastAsia="맑은 고딕" w:hAnsi="맑은 고딕" w:cs="맑은 고딕"/>
          <w:szCs w:val="20"/>
        </w:rPr>
        <w:t>배 해당하는 금액을 해제, 해지일로부터 30일 이내에 “소속사”가 지정하는 방법으로 지불하여야 한다.</w:t>
      </w:r>
    </w:p>
    <w:p w14:paraId="6C075FA2" w14:textId="77777777" w:rsidR="00FB028E" w:rsidRPr="005824DD" w:rsidRDefault="00FB028E" w:rsidP="00FB028E">
      <w:pPr>
        <w:spacing w:after="0" w:line="276" w:lineRule="auto"/>
        <w:ind w:left="567"/>
        <w:rPr>
          <w:rFonts w:ascii="맑은 고딕" w:eastAsia="맑은 고딕" w:hAnsi="맑은 고딕" w:cs="맑은 고딕"/>
          <w:szCs w:val="20"/>
        </w:rPr>
      </w:pPr>
    </w:p>
    <w:p w14:paraId="71ECB55F" w14:textId="77777777" w:rsidR="00FB028E" w:rsidRPr="005824DD" w:rsidRDefault="00FB028E" w:rsidP="00FB028E">
      <w:pPr>
        <w:spacing w:after="0" w:line="240" w:lineRule="auto"/>
        <w:rPr>
          <w:rFonts w:ascii="맑은 고딕" w:eastAsia="맑은 고딕" w:hAnsi="맑은 고딕" w:cs="맑은 고딕"/>
          <w:szCs w:val="20"/>
        </w:rPr>
      </w:pPr>
      <w:r w:rsidRPr="005824DD">
        <w:rPr>
          <w:rFonts w:ascii="맑은 고딕" w:eastAsia="맑은 고딕" w:hAnsi="맑은 고딕" w:cs="맑은 고딕"/>
          <w:b/>
          <w:bCs/>
          <w:szCs w:val="20"/>
        </w:rPr>
        <w:t>제 12 조 (불가항력의 사유)</w:t>
      </w:r>
    </w:p>
    <w:p w14:paraId="20F6F087" w14:textId="77777777" w:rsidR="00FB028E" w:rsidRPr="005824DD" w:rsidRDefault="00FB028E" w:rsidP="00FB028E">
      <w:pPr>
        <w:spacing w:after="0" w:line="240" w:lineRule="auto"/>
        <w:rPr>
          <w:rFonts w:ascii="맑은 고딕" w:eastAsia="맑은 고딕" w:hAnsi="맑은 고딕" w:cs="맑은 고딕"/>
          <w:szCs w:val="20"/>
        </w:rPr>
      </w:pPr>
      <w:r w:rsidRPr="005824DD">
        <w:rPr>
          <w:rFonts w:ascii="맑은 고딕" w:eastAsia="맑은 고딕" w:hAnsi="맑은 고딕" w:cs="맑은 고딕"/>
          <w:szCs w:val="20"/>
        </w:rPr>
        <w:t xml:space="preserve">본 계약을 이행함에 있어 전쟁이나 천재지변 등 계약당사자의 합리적인 지배범위를 넘어서는 사건이 발생하거나 법령 또는 정부의 규제(본 계약에서 “불가항력”이라 한다)로 인하여 본 계약상 의무가 </w:t>
      </w:r>
      <w:proofErr w:type="spellStart"/>
      <w:r w:rsidRPr="005824DD">
        <w:rPr>
          <w:rFonts w:ascii="맑은 고딕" w:eastAsia="맑은 고딕" w:hAnsi="맑은 고딕" w:cs="맑은 고딕"/>
          <w:szCs w:val="20"/>
        </w:rPr>
        <w:t>불이행되는</w:t>
      </w:r>
      <w:proofErr w:type="spellEnd"/>
      <w:r w:rsidRPr="005824DD">
        <w:rPr>
          <w:rFonts w:ascii="맑은 고딕" w:eastAsia="맑은 고딕" w:hAnsi="맑은 고딕" w:cs="맑은 고딕"/>
          <w:szCs w:val="20"/>
        </w:rPr>
        <w:t xml:space="preserve"> 경우에는 그 범위를 한도로 상대방에게 손해배상 등의 책임을 지지 않는다. 단, 계약당사자는 “불가항력” 발생 시 이를 상대방에게 사전에 통보하여야 하고(불가피한 경우 사후 통보), 상대방의 요구 시 “불가항력”의 소명 자료를 제출하여야 한다.</w:t>
      </w:r>
    </w:p>
    <w:p w14:paraId="3C763DFD" w14:textId="77777777" w:rsidR="00FB028E" w:rsidRPr="005824DD" w:rsidRDefault="00FB028E" w:rsidP="00FB028E">
      <w:pPr>
        <w:spacing w:after="0" w:line="240" w:lineRule="auto"/>
        <w:rPr>
          <w:rFonts w:ascii="굴림" w:eastAsia="굴림" w:hAnsi="굴림" w:cs="굴림"/>
          <w:szCs w:val="20"/>
        </w:rPr>
      </w:pPr>
    </w:p>
    <w:p w14:paraId="1F34EFAC" w14:textId="77777777" w:rsidR="00FB028E" w:rsidRPr="005824DD" w:rsidRDefault="00FB028E" w:rsidP="00FB028E">
      <w:pPr>
        <w:spacing w:after="0" w:line="240" w:lineRule="auto"/>
        <w:rPr>
          <w:rFonts w:ascii="맑은 고딕" w:eastAsia="맑은 고딕" w:hAnsi="맑은 고딕" w:cs="맑은 고딕"/>
          <w:szCs w:val="20"/>
        </w:rPr>
      </w:pPr>
      <w:r w:rsidRPr="005824DD">
        <w:rPr>
          <w:rFonts w:ascii="맑은 고딕" w:eastAsia="맑은 고딕" w:hAnsi="맑은 고딕" w:cs="맑은 고딕"/>
          <w:b/>
          <w:bCs/>
          <w:szCs w:val="20"/>
        </w:rPr>
        <w:t>제 13 조 (분쟁의 해결)</w:t>
      </w:r>
    </w:p>
    <w:p w14:paraId="4CDB6E61" w14:textId="77777777" w:rsidR="00FB028E" w:rsidRPr="005824DD" w:rsidRDefault="00FB028E" w:rsidP="00FB028E">
      <w:pPr>
        <w:pStyle w:val="a3"/>
        <w:numPr>
          <w:ilvl w:val="0"/>
          <w:numId w:val="1"/>
        </w:numPr>
        <w:spacing w:after="0" w:line="276" w:lineRule="auto"/>
        <w:ind w:leftChars="0"/>
        <w:rPr>
          <w:rFonts w:ascii="맑은 고딕" w:eastAsia="맑은 고딕" w:hAnsi="맑은 고딕" w:cs="맑은 고딕"/>
          <w:szCs w:val="20"/>
        </w:rPr>
      </w:pPr>
      <w:r w:rsidRPr="005824DD">
        <w:rPr>
          <w:rFonts w:ascii="맑은 고딕" w:eastAsia="맑은 고딕" w:hAnsi="맑은 고딕" w:cs="맑은 고딕"/>
          <w:szCs w:val="20"/>
        </w:rPr>
        <w:t>본 계약과 관하여 누락된 사항이 있거나 해석상 이견이 발생하는 경우, 관련 법령 및 상관습기준으로 서면 합의하여 해결하는 것을 원칙으로 한다.</w:t>
      </w:r>
    </w:p>
    <w:p w14:paraId="1926515D" w14:textId="77777777" w:rsidR="00FB028E" w:rsidRPr="005824DD" w:rsidRDefault="00FB028E" w:rsidP="00FB028E">
      <w:pPr>
        <w:pStyle w:val="a3"/>
        <w:numPr>
          <w:ilvl w:val="0"/>
          <w:numId w:val="1"/>
        </w:numPr>
        <w:spacing w:after="0" w:line="276" w:lineRule="auto"/>
        <w:ind w:leftChars="0"/>
        <w:rPr>
          <w:rFonts w:ascii="맑은 고딕" w:eastAsia="맑은 고딕" w:hAnsi="맑은 고딕" w:cs="맑은 고딕"/>
          <w:szCs w:val="20"/>
        </w:rPr>
      </w:pPr>
      <w:r w:rsidRPr="005824DD">
        <w:rPr>
          <w:rFonts w:ascii="맑은 고딕" w:eastAsia="맑은 고딕" w:hAnsi="맑은 고딕" w:cs="맑은 고딕"/>
          <w:szCs w:val="20"/>
        </w:rPr>
        <w:t>본 계약에 관하여 발생하는 제반 법률적인 일체의 분쟁은 서울중앙지방법원을 전속적 협</w:t>
      </w:r>
      <w:r w:rsidRPr="005824DD">
        <w:rPr>
          <w:rFonts w:ascii="맑은 고딕" w:eastAsia="맑은 고딕" w:hAnsi="맑은 고딕" w:cs="맑은 고딕"/>
          <w:szCs w:val="20"/>
        </w:rPr>
        <w:lastRenderedPageBreak/>
        <w:t xml:space="preserve">의관할법원으로 한다. </w:t>
      </w:r>
    </w:p>
    <w:p w14:paraId="6E0C1341" w14:textId="77777777" w:rsidR="00FB028E" w:rsidRPr="005824DD" w:rsidRDefault="00FB028E" w:rsidP="00FB028E">
      <w:pPr>
        <w:pStyle w:val="a3"/>
        <w:numPr>
          <w:ilvl w:val="0"/>
          <w:numId w:val="1"/>
        </w:numPr>
        <w:spacing w:after="0" w:line="276" w:lineRule="auto"/>
        <w:ind w:leftChars="0"/>
        <w:rPr>
          <w:rFonts w:ascii="맑은 고딕" w:eastAsia="맑은 고딕" w:hAnsi="맑은 고딕" w:cs="맑은 고딕"/>
          <w:szCs w:val="20"/>
        </w:rPr>
      </w:pPr>
      <w:r w:rsidRPr="005824DD">
        <w:rPr>
          <w:rFonts w:ascii="맑은 고딕" w:eastAsia="맑은 고딕" w:hAnsi="맑은 고딕" w:cs="맑은 고딕"/>
          <w:szCs w:val="20"/>
        </w:rPr>
        <w:t xml:space="preserve">본 계약은 서면 </w:t>
      </w:r>
      <w:proofErr w:type="spellStart"/>
      <w:r w:rsidRPr="005824DD">
        <w:rPr>
          <w:rFonts w:ascii="맑은 고딕" w:eastAsia="맑은 고딕" w:hAnsi="맑은 고딕" w:cs="맑은 고딕"/>
          <w:szCs w:val="20"/>
        </w:rPr>
        <w:t>합의로써만</w:t>
      </w:r>
      <w:proofErr w:type="spellEnd"/>
      <w:r w:rsidRPr="005824DD">
        <w:rPr>
          <w:rFonts w:ascii="맑은 고딕" w:eastAsia="맑은 고딕" w:hAnsi="맑은 고딕" w:cs="맑은 고딕"/>
          <w:szCs w:val="20"/>
        </w:rPr>
        <w:t xml:space="preserve"> 변경할 수 있다.</w:t>
      </w:r>
    </w:p>
    <w:p w14:paraId="604BA6D6" w14:textId="77777777" w:rsidR="00FB028E" w:rsidRPr="005824DD" w:rsidRDefault="00FB028E" w:rsidP="00FB028E">
      <w:pPr>
        <w:pStyle w:val="a3"/>
        <w:numPr>
          <w:ilvl w:val="0"/>
          <w:numId w:val="1"/>
        </w:numPr>
        <w:spacing w:after="0" w:line="276" w:lineRule="auto"/>
        <w:ind w:leftChars="0"/>
        <w:rPr>
          <w:rFonts w:ascii="맑은 고딕" w:eastAsia="맑은 고딕" w:hAnsi="맑은 고딕" w:cs="맑은 고딕"/>
          <w:szCs w:val="20"/>
        </w:rPr>
      </w:pPr>
      <w:r w:rsidRPr="005824DD">
        <w:rPr>
          <w:rFonts w:ascii="맑은 고딕" w:eastAsia="맑은 고딕" w:hAnsi="맑은 고딕" w:cs="맑은 고딕"/>
          <w:szCs w:val="20"/>
        </w:rPr>
        <w:t>본 계약 체결 이전에 협의 또는 협의된 내용 중 본 계약에 규정되지 아니한 사항은 당사자에 대하여 효력이 없다.</w:t>
      </w:r>
    </w:p>
    <w:p w14:paraId="514C5441" w14:textId="77777777" w:rsidR="00FB028E" w:rsidRPr="005824DD" w:rsidRDefault="00FB028E" w:rsidP="00FB028E">
      <w:pPr>
        <w:spacing w:after="0" w:line="276" w:lineRule="auto"/>
        <w:rPr>
          <w:rFonts w:ascii="맑은 고딕" w:eastAsia="맑은 고딕" w:hAnsi="맑은 고딕" w:cs="맑은 고딕"/>
          <w:szCs w:val="20"/>
        </w:rPr>
      </w:pPr>
    </w:p>
    <w:p w14:paraId="78492CC2" w14:textId="77777777" w:rsidR="00FB028E" w:rsidRPr="005824DD" w:rsidRDefault="00FB028E" w:rsidP="00FB028E">
      <w:pPr>
        <w:spacing w:after="0" w:line="276" w:lineRule="auto"/>
        <w:rPr>
          <w:rFonts w:ascii="맑은 고딕" w:eastAsia="맑은 고딕" w:hAnsi="맑은 고딕" w:cs="맑은 고딕"/>
          <w:szCs w:val="20"/>
        </w:rPr>
      </w:pPr>
    </w:p>
    <w:p w14:paraId="2A4704F1" w14:textId="77777777" w:rsidR="00FB028E" w:rsidRPr="005824DD" w:rsidRDefault="00FB028E" w:rsidP="00FB028E">
      <w:pPr>
        <w:widowControl/>
        <w:rPr>
          <w:rFonts w:ascii="맑은 고딕" w:eastAsia="맑은 고딕" w:hAnsi="맑은 고딕" w:cs="맑은 고딕"/>
          <w:szCs w:val="20"/>
        </w:rPr>
      </w:pPr>
      <w:r w:rsidRPr="005824DD">
        <w:rPr>
          <w:rFonts w:ascii="맑은 고딕" w:eastAsia="맑은 고딕" w:hAnsi="맑은 고딕" w:cs="맑은 고딕"/>
          <w:szCs w:val="20"/>
        </w:rPr>
        <w:t>위와 같이 계약을 체결하고 계약서 원본 4통을 작성, 각각 서명 또는 기명 날인 후 “광고주”, “소속사”, “모델” 이 각각 1통씩 보관한다.</w:t>
      </w:r>
    </w:p>
    <w:p w14:paraId="01954BC6" w14:textId="77777777" w:rsidR="00FB028E" w:rsidRPr="005824DD" w:rsidRDefault="00FB028E" w:rsidP="00FB028E">
      <w:pPr>
        <w:spacing w:after="0" w:line="276" w:lineRule="auto"/>
        <w:rPr>
          <w:rFonts w:ascii="맑은 고딕" w:eastAsia="맑은 고딕" w:hAnsi="맑은 고딕" w:cs="맑은 고딕"/>
          <w:szCs w:val="20"/>
        </w:rPr>
      </w:pPr>
    </w:p>
    <w:p w14:paraId="5788A393" w14:textId="6D907E33" w:rsidR="00FB028E" w:rsidRPr="005824DD" w:rsidRDefault="00FB028E" w:rsidP="00FB028E">
      <w:pPr>
        <w:spacing w:after="0" w:line="276" w:lineRule="auto"/>
        <w:jc w:val="center"/>
        <w:rPr>
          <w:rFonts w:ascii="맑은 고딕" w:eastAsia="맑은 고딕" w:hAnsi="맑은 고딕" w:cs="맑은 고딕"/>
          <w:szCs w:val="20"/>
        </w:rPr>
      </w:pPr>
      <w:r w:rsidRPr="005824DD">
        <w:rPr>
          <w:rFonts w:ascii="맑은 고딕" w:eastAsia="맑은 고딕" w:hAnsi="맑은 고딕" w:cs="맑은 고딕"/>
          <w:szCs w:val="20"/>
        </w:rPr>
        <w:t>202</w:t>
      </w:r>
      <w:r w:rsidR="00B34B86">
        <w:rPr>
          <w:rFonts w:ascii="맑은 고딕" w:eastAsia="맑은 고딕" w:hAnsi="맑은 고딕" w:cs="맑은 고딕" w:hint="eastAsia"/>
          <w:szCs w:val="20"/>
        </w:rPr>
        <w:t>4</w:t>
      </w:r>
      <w:r w:rsidRPr="005824DD">
        <w:rPr>
          <w:rFonts w:ascii="맑은 고딕" w:eastAsia="맑은 고딕" w:hAnsi="맑은 고딕" w:cs="맑은 고딕"/>
          <w:szCs w:val="20"/>
        </w:rPr>
        <w:t>년 월 일</w:t>
      </w:r>
    </w:p>
    <w:p w14:paraId="2FF82488" w14:textId="77777777" w:rsidR="00FB028E" w:rsidRPr="005824DD" w:rsidRDefault="00FB028E" w:rsidP="00FB028E">
      <w:pPr>
        <w:spacing w:after="0" w:line="276" w:lineRule="auto"/>
        <w:rPr>
          <w:rFonts w:ascii="맑은 고딕" w:eastAsia="맑은 고딕" w:hAnsi="맑은 고딕" w:cs="맑은 고딕"/>
          <w:szCs w:val="20"/>
        </w:rPr>
      </w:pPr>
    </w:p>
    <w:p w14:paraId="5D9E4A73" w14:textId="77777777" w:rsidR="00FB028E" w:rsidRPr="005824DD" w:rsidRDefault="00FB028E" w:rsidP="00FB028E">
      <w:pPr>
        <w:spacing w:after="0" w:line="276" w:lineRule="auto"/>
        <w:ind w:firstLine="3800"/>
        <w:jc w:val="left"/>
        <w:rPr>
          <w:rFonts w:ascii="맑은 고딕" w:eastAsia="맑은 고딕" w:hAnsi="맑은 고딕" w:cs="맑은 고딕"/>
          <w:szCs w:val="20"/>
        </w:rPr>
      </w:pPr>
    </w:p>
    <w:p w14:paraId="1C9AFDD7" w14:textId="77777777" w:rsidR="00FB028E" w:rsidRPr="005824DD" w:rsidRDefault="00FB028E" w:rsidP="00FB028E">
      <w:pPr>
        <w:spacing w:after="0" w:line="276" w:lineRule="auto"/>
        <w:ind w:firstLine="3800"/>
        <w:jc w:val="left"/>
        <w:rPr>
          <w:rFonts w:ascii="맑은 고딕" w:eastAsia="맑은 고딕" w:hAnsi="맑은 고딕" w:cs="맑은 고딕"/>
          <w:szCs w:val="20"/>
        </w:rPr>
      </w:pPr>
    </w:p>
    <w:p w14:paraId="0108CF57" w14:textId="31915DEC" w:rsidR="00B34B86" w:rsidRDefault="00B34B86">
      <w:pPr>
        <w:widowControl/>
        <w:wordWrap/>
        <w:autoSpaceDE/>
        <w:autoSpaceDN/>
        <w:rPr>
          <w:rFonts w:ascii="맑은 고딕" w:eastAsia="맑은 고딕" w:hAnsi="맑은 고딕" w:cs="맑은 고딕"/>
          <w:szCs w:val="20"/>
        </w:rPr>
      </w:pPr>
      <w:r>
        <w:rPr>
          <w:rFonts w:ascii="맑은 고딕" w:eastAsia="맑은 고딕" w:hAnsi="맑은 고딕" w:cs="맑은 고딕"/>
          <w:szCs w:val="20"/>
        </w:rPr>
        <w:br w:type="page"/>
      </w:r>
    </w:p>
    <w:p w14:paraId="30CD0465" w14:textId="77777777" w:rsidR="00FB028E" w:rsidRPr="005824DD" w:rsidRDefault="00FB028E" w:rsidP="00FB028E">
      <w:pPr>
        <w:tabs>
          <w:tab w:val="left" w:pos="1504"/>
        </w:tabs>
        <w:spacing w:before="62" w:after="0" w:line="276" w:lineRule="auto"/>
        <w:ind w:right="1536"/>
        <w:jc w:val="left"/>
        <w:rPr>
          <w:rFonts w:ascii="맑은 고딕" w:eastAsia="맑은 고딕" w:hAnsi="맑은 고딕" w:cs="맑은 고딕"/>
          <w:szCs w:val="20"/>
        </w:rPr>
      </w:pPr>
    </w:p>
    <w:p w14:paraId="4A06F2DA" w14:textId="442E727B" w:rsidR="00FB028E" w:rsidRPr="005824DD" w:rsidRDefault="00FB028E" w:rsidP="00FB028E">
      <w:pPr>
        <w:tabs>
          <w:tab w:val="left" w:pos="1474"/>
        </w:tabs>
        <w:spacing w:after="0" w:line="276" w:lineRule="auto"/>
        <w:ind w:left="1050" w:right="2350" w:hanging="1180"/>
        <w:jc w:val="left"/>
        <w:rPr>
          <w:rFonts w:ascii="맑은 고딕" w:eastAsia="맑은 고딕" w:hAnsi="맑은 고딕" w:cs="맑은 고딕"/>
          <w:sz w:val="22"/>
        </w:rPr>
      </w:pPr>
      <w:r w:rsidRPr="005824DD">
        <w:rPr>
          <w:rFonts w:ascii="맑은 고딕" w:eastAsia="맑은 고딕" w:hAnsi="맑은 고딕" w:cs="맑은 고딕"/>
          <w:b/>
          <w:bCs/>
          <w:sz w:val="22"/>
        </w:rPr>
        <w:t xml:space="preserve">“광고주” </w:t>
      </w:r>
    </w:p>
    <w:p w14:paraId="079F8285" w14:textId="0AADC4CD" w:rsidR="00FB028E" w:rsidRPr="00B34B86" w:rsidRDefault="00FB028E" w:rsidP="00FB028E">
      <w:pPr>
        <w:tabs>
          <w:tab w:val="left" w:pos="1474"/>
        </w:tabs>
        <w:spacing w:after="0" w:line="276" w:lineRule="auto"/>
        <w:ind w:left="1050" w:right="2350" w:hanging="1180"/>
        <w:jc w:val="left"/>
        <w:rPr>
          <w:rFonts w:ascii="맑은 고딕" w:eastAsia="맑은 고딕" w:hAnsi="맑은 고딕" w:cs="맑은 고딕"/>
          <w:szCs w:val="20"/>
          <w:highlight w:val="yellow"/>
        </w:rPr>
      </w:pPr>
      <w:r w:rsidRPr="00B34B86">
        <w:rPr>
          <w:rFonts w:ascii="맑은 고딕" w:eastAsia="맑은 고딕" w:hAnsi="맑은 고딕" w:cs="맑은 고딕"/>
          <w:szCs w:val="20"/>
          <w:highlight w:val="yellow"/>
        </w:rPr>
        <w:t>주 소 :</w:t>
      </w:r>
    </w:p>
    <w:p w14:paraId="0D5EE7C9" w14:textId="74DBC683" w:rsidR="00FB028E" w:rsidRPr="00B34B86" w:rsidRDefault="00FB028E" w:rsidP="00FB028E">
      <w:pPr>
        <w:tabs>
          <w:tab w:val="left" w:pos="1474"/>
        </w:tabs>
        <w:spacing w:after="0" w:line="276" w:lineRule="auto"/>
        <w:ind w:left="1050" w:right="2350" w:hanging="1180"/>
        <w:jc w:val="left"/>
        <w:rPr>
          <w:rFonts w:ascii="맑은 고딕" w:eastAsia="맑은 고딕" w:hAnsi="맑은 고딕" w:cs="맑은 고딕"/>
          <w:szCs w:val="20"/>
          <w:highlight w:val="yellow"/>
        </w:rPr>
      </w:pPr>
      <w:r w:rsidRPr="00B34B86">
        <w:rPr>
          <w:rFonts w:ascii="맑은 고딕" w:eastAsia="맑은 고딕" w:hAnsi="맑은 고딕" w:cs="맑은 고딕"/>
          <w:szCs w:val="20"/>
          <w:highlight w:val="yellow"/>
        </w:rPr>
        <w:t>상 호 :</w:t>
      </w:r>
    </w:p>
    <w:p w14:paraId="0CEEB7BB" w14:textId="3FE7B8E3" w:rsidR="00FB028E" w:rsidRPr="005824DD" w:rsidRDefault="00FB028E" w:rsidP="00FB028E">
      <w:pPr>
        <w:tabs>
          <w:tab w:val="left" w:pos="1474"/>
        </w:tabs>
        <w:spacing w:after="0" w:line="276" w:lineRule="auto"/>
        <w:ind w:left="1050" w:right="2350" w:hanging="1180"/>
        <w:jc w:val="left"/>
        <w:rPr>
          <w:rFonts w:ascii="맑은 고딕" w:eastAsia="맑은 고딕" w:hAnsi="맑은 고딕" w:cs="맑은 고딕"/>
          <w:szCs w:val="20"/>
        </w:rPr>
      </w:pPr>
      <w:r w:rsidRPr="00B34B86">
        <w:rPr>
          <w:rFonts w:ascii="맑은 고딕" w:eastAsia="맑은 고딕" w:hAnsi="맑은 고딕" w:cs="맑은 고딕"/>
          <w:szCs w:val="20"/>
          <w:highlight w:val="yellow"/>
        </w:rPr>
        <w:t>대 표 : (인)</w:t>
      </w:r>
    </w:p>
    <w:p w14:paraId="70C13F01" w14:textId="77777777" w:rsidR="00FB028E" w:rsidRPr="005824DD" w:rsidRDefault="00FB028E" w:rsidP="00F8317F">
      <w:pPr>
        <w:tabs>
          <w:tab w:val="left" w:pos="1474"/>
        </w:tabs>
        <w:spacing w:after="0" w:line="276" w:lineRule="auto"/>
        <w:ind w:right="2350"/>
        <w:jc w:val="left"/>
        <w:rPr>
          <w:rFonts w:ascii="맑은 고딕" w:eastAsia="맑은 고딕" w:hAnsi="맑은 고딕" w:cs="맑은 고딕"/>
          <w:szCs w:val="20"/>
        </w:rPr>
      </w:pPr>
    </w:p>
    <w:p w14:paraId="74ECB22D" w14:textId="77777777" w:rsidR="00FB028E" w:rsidRPr="005824DD" w:rsidRDefault="00FB028E" w:rsidP="00FB028E">
      <w:pPr>
        <w:tabs>
          <w:tab w:val="left" w:pos="1474"/>
        </w:tabs>
        <w:spacing w:after="0" w:line="276" w:lineRule="auto"/>
        <w:ind w:left="-130" w:right="2350" w:firstLine="756"/>
        <w:jc w:val="left"/>
        <w:rPr>
          <w:rFonts w:ascii="맑은 고딕" w:eastAsia="맑은 고딕" w:hAnsi="맑은 고딕" w:cs="맑은 고딕"/>
          <w:szCs w:val="20"/>
        </w:rPr>
      </w:pPr>
    </w:p>
    <w:p w14:paraId="377C4FC0" w14:textId="77777777" w:rsidR="00FB028E" w:rsidRPr="005824DD" w:rsidRDefault="00FB028E" w:rsidP="00FB028E">
      <w:pPr>
        <w:tabs>
          <w:tab w:val="left" w:pos="1474"/>
        </w:tabs>
        <w:spacing w:after="0" w:line="276" w:lineRule="auto"/>
        <w:ind w:left="1050" w:right="2350" w:hanging="1180"/>
        <w:jc w:val="left"/>
        <w:rPr>
          <w:rFonts w:ascii="맑은 고딕" w:eastAsia="맑은 고딕" w:hAnsi="맑은 고딕" w:cs="맑은 고딕"/>
          <w:sz w:val="22"/>
        </w:rPr>
      </w:pPr>
      <w:r w:rsidRPr="005824DD">
        <w:rPr>
          <w:rFonts w:ascii="맑은 고딕" w:eastAsia="맑은 고딕" w:hAnsi="맑은 고딕" w:cs="맑은 고딕"/>
          <w:b/>
          <w:bCs/>
          <w:sz w:val="22"/>
        </w:rPr>
        <w:t xml:space="preserve">“소속사” </w:t>
      </w:r>
    </w:p>
    <w:p w14:paraId="370C45B4" w14:textId="77777777" w:rsidR="00FB028E" w:rsidRPr="005824DD" w:rsidRDefault="00FB028E" w:rsidP="00FB028E">
      <w:pPr>
        <w:tabs>
          <w:tab w:val="left" w:pos="1474"/>
        </w:tabs>
        <w:spacing w:after="0" w:line="276" w:lineRule="auto"/>
        <w:ind w:left="1050" w:right="2350" w:hanging="1180"/>
        <w:jc w:val="left"/>
        <w:rPr>
          <w:rFonts w:ascii="맑은 고딕" w:eastAsia="맑은 고딕" w:hAnsi="맑은 고딕" w:cs="맑은 고딕"/>
          <w:szCs w:val="20"/>
        </w:rPr>
      </w:pPr>
      <w:r w:rsidRPr="005824DD">
        <w:rPr>
          <w:rFonts w:ascii="맑은 고딕" w:eastAsia="맑은 고딕" w:hAnsi="맑은 고딕" w:cs="맑은 고딕"/>
          <w:szCs w:val="20"/>
        </w:rPr>
        <w:t xml:space="preserve">주 소 : 서울특별시 강남구 </w:t>
      </w:r>
      <w:proofErr w:type="spellStart"/>
      <w:r w:rsidRPr="005824DD">
        <w:rPr>
          <w:rFonts w:ascii="맑은 고딕" w:eastAsia="맑은 고딕" w:hAnsi="맑은 고딕" w:cs="맑은 고딕"/>
          <w:szCs w:val="20"/>
        </w:rPr>
        <w:t>언주로</w:t>
      </w:r>
      <w:proofErr w:type="spellEnd"/>
      <w:r w:rsidRPr="005824DD">
        <w:rPr>
          <w:rFonts w:ascii="맑은 고딕" w:eastAsia="맑은 고딕" w:hAnsi="맑은 고딕" w:cs="맑은 고딕"/>
          <w:szCs w:val="20"/>
        </w:rPr>
        <w:t>135길 32-10</w:t>
      </w:r>
    </w:p>
    <w:p w14:paraId="6CDAD2C5" w14:textId="77777777" w:rsidR="00FB028E" w:rsidRPr="005824DD" w:rsidRDefault="00FB028E" w:rsidP="00FB028E">
      <w:pPr>
        <w:tabs>
          <w:tab w:val="left" w:pos="1486"/>
        </w:tabs>
        <w:spacing w:after="0" w:line="276" w:lineRule="auto"/>
        <w:ind w:left="1050" w:right="2350" w:hanging="1180"/>
        <w:jc w:val="left"/>
        <w:rPr>
          <w:rFonts w:ascii="맑은 고딕" w:eastAsia="맑은 고딕" w:hAnsi="맑은 고딕" w:cs="맑은 고딕"/>
          <w:szCs w:val="20"/>
        </w:rPr>
      </w:pPr>
      <w:r w:rsidRPr="005824DD">
        <w:rPr>
          <w:rFonts w:ascii="맑은 고딕" w:eastAsia="맑은 고딕" w:hAnsi="맑은 고딕" w:cs="맑은 고딕"/>
          <w:szCs w:val="20"/>
        </w:rPr>
        <w:t>상 호 : ㈜안테나</w:t>
      </w:r>
    </w:p>
    <w:p w14:paraId="21D4BB3E" w14:textId="77777777" w:rsidR="00FB028E" w:rsidRPr="005824DD" w:rsidRDefault="00FB028E" w:rsidP="00FB028E">
      <w:pPr>
        <w:tabs>
          <w:tab w:val="left" w:pos="1486"/>
        </w:tabs>
        <w:spacing w:after="0" w:line="276" w:lineRule="auto"/>
        <w:ind w:left="1050" w:right="2350" w:hanging="1180"/>
        <w:jc w:val="left"/>
        <w:rPr>
          <w:rFonts w:ascii="맑은 고딕" w:eastAsia="맑은 고딕" w:hAnsi="맑은 고딕" w:cs="맑은 고딕"/>
          <w:szCs w:val="20"/>
        </w:rPr>
      </w:pPr>
      <w:r w:rsidRPr="005824DD">
        <w:rPr>
          <w:rFonts w:ascii="맑은 고딕" w:eastAsia="맑은 고딕" w:hAnsi="맑은 고딕" w:cs="맑은 고딕"/>
          <w:szCs w:val="20"/>
        </w:rPr>
        <w:t>대표이사 : 유 희 열    (인)</w:t>
      </w:r>
    </w:p>
    <w:p w14:paraId="791FEDBF" w14:textId="77777777" w:rsidR="00FB028E" w:rsidRPr="005824DD" w:rsidRDefault="00FB028E" w:rsidP="00FB028E">
      <w:pPr>
        <w:tabs>
          <w:tab w:val="left" w:pos="1486"/>
        </w:tabs>
        <w:spacing w:after="0" w:line="276" w:lineRule="auto"/>
        <w:ind w:left="-130" w:right="2350" w:firstLine="756"/>
        <w:jc w:val="left"/>
        <w:rPr>
          <w:rFonts w:ascii="맑은 고딕" w:eastAsia="맑은 고딕" w:hAnsi="맑은 고딕" w:cs="맑은 고딕"/>
          <w:szCs w:val="20"/>
        </w:rPr>
      </w:pPr>
    </w:p>
    <w:p w14:paraId="58F0A961" w14:textId="77777777" w:rsidR="00FB028E" w:rsidRPr="005824DD" w:rsidRDefault="00FB028E" w:rsidP="00FB028E">
      <w:pPr>
        <w:tabs>
          <w:tab w:val="left" w:pos="1486"/>
        </w:tabs>
        <w:spacing w:after="0" w:line="276" w:lineRule="auto"/>
        <w:ind w:left="-130" w:right="2350" w:firstLine="756"/>
        <w:jc w:val="left"/>
        <w:rPr>
          <w:rFonts w:ascii="맑은 고딕" w:eastAsia="맑은 고딕" w:hAnsi="맑은 고딕" w:cs="맑은 고딕"/>
          <w:szCs w:val="20"/>
        </w:rPr>
      </w:pPr>
    </w:p>
    <w:p w14:paraId="239EC4C8" w14:textId="77777777" w:rsidR="00FB028E" w:rsidRPr="005824DD" w:rsidRDefault="00FB028E" w:rsidP="00FB028E">
      <w:pPr>
        <w:tabs>
          <w:tab w:val="left" w:pos="1474"/>
        </w:tabs>
        <w:spacing w:after="0" w:line="276" w:lineRule="auto"/>
        <w:ind w:left="1050" w:right="2350" w:hanging="1180"/>
        <w:jc w:val="left"/>
        <w:rPr>
          <w:rFonts w:ascii="맑은 고딕" w:eastAsia="맑은 고딕" w:hAnsi="맑은 고딕" w:cs="맑은 고딕"/>
          <w:sz w:val="22"/>
        </w:rPr>
      </w:pPr>
      <w:r w:rsidRPr="005824DD">
        <w:rPr>
          <w:rFonts w:ascii="맑은 고딕" w:eastAsia="맑은 고딕" w:hAnsi="맑은 고딕" w:cs="맑은 고딕"/>
          <w:b/>
          <w:bCs/>
          <w:sz w:val="22"/>
        </w:rPr>
        <w:t xml:space="preserve">“모델” </w:t>
      </w:r>
    </w:p>
    <w:p w14:paraId="1CEFFEA1" w14:textId="77777777" w:rsidR="00FB028E" w:rsidRPr="005824DD" w:rsidRDefault="00FB028E" w:rsidP="00FB028E">
      <w:pPr>
        <w:tabs>
          <w:tab w:val="left" w:pos="1474"/>
        </w:tabs>
        <w:spacing w:after="0" w:line="276" w:lineRule="auto"/>
        <w:ind w:left="1050" w:right="2350" w:hanging="1180"/>
        <w:jc w:val="left"/>
        <w:rPr>
          <w:rFonts w:ascii="맑은 고딕" w:eastAsia="맑은 고딕" w:hAnsi="맑은 고딕" w:cs="맑은 고딕"/>
          <w:szCs w:val="20"/>
        </w:rPr>
      </w:pPr>
      <w:r w:rsidRPr="005824DD">
        <w:rPr>
          <w:rFonts w:ascii="맑은 고딕" w:eastAsia="맑은 고딕" w:hAnsi="맑은 고딕" w:cs="맑은 고딕"/>
          <w:szCs w:val="20"/>
        </w:rPr>
        <w:t xml:space="preserve">주 소 : 서울특별시 강남구 </w:t>
      </w:r>
      <w:proofErr w:type="spellStart"/>
      <w:r w:rsidRPr="005824DD">
        <w:rPr>
          <w:rFonts w:ascii="맑은 고딕" w:eastAsia="맑은 고딕" w:hAnsi="맑은 고딕" w:cs="맑은 고딕"/>
          <w:szCs w:val="20"/>
        </w:rPr>
        <w:t>언주로</w:t>
      </w:r>
      <w:proofErr w:type="spellEnd"/>
      <w:r w:rsidRPr="005824DD">
        <w:rPr>
          <w:rFonts w:ascii="맑은 고딕" w:eastAsia="맑은 고딕" w:hAnsi="맑은 고딕" w:cs="맑은 고딕"/>
          <w:szCs w:val="20"/>
        </w:rPr>
        <w:t>135길 32-10</w:t>
      </w:r>
    </w:p>
    <w:p w14:paraId="3E083563" w14:textId="77777777" w:rsidR="00FB028E" w:rsidRPr="005824DD" w:rsidRDefault="00FB028E" w:rsidP="00FB028E">
      <w:pPr>
        <w:tabs>
          <w:tab w:val="left" w:pos="1486"/>
        </w:tabs>
        <w:spacing w:after="0" w:line="276" w:lineRule="auto"/>
        <w:ind w:left="1050" w:right="2350" w:hanging="1180"/>
        <w:jc w:val="left"/>
        <w:rPr>
          <w:rFonts w:ascii="맑은 고딕" w:eastAsia="맑은 고딕" w:hAnsi="맑은 고딕" w:cs="맑은 고딕"/>
          <w:szCs w:val="20"/>
        </w:rPr>
      </w:pPr>
      <w:r w:rsidRPr="005824DD">
        <w:rPr>
          <w:rFonts w:ascii="맑은 고딕" w:eastAsia="맑은 고딕" w:hAnsi="맑은 고딕" w:cs="맑은 고딕"/>
          <w:szCs w:val="20"/>
        </w:rPr>
        <w:t>성 명 : 이 효 리     (인)</w:t>
      </w:r>
    </w:p>
    <w:p w14:paraId="5BF4FB11" w14:textId="77777777" w:rsidR="00FB028E" w:rsidRPr="005824DD" w:rsidRDefault="00FB028E" w:rsidP="00FB028E">
      <w:pPr>
        <w:tabs>
          <w:tab w:val="left" w:pos="1486"/>
        </w:tabs>
        <w:spacing w:after="0" w:line="276" w:lineRule="auto"/>
        <w:ind w:left="1050" w:right="2350" w:hanging="1180"/>
        <w:jc w:val="left"/>
        <w:rPr>
          <w:rFonts w:ascii="맑은 고딕" w:eastAsia="맑은 고딕" w:hAnsi="맑은 고딕" w:cs="맑은 고딕"/>
          <w:szCs w:val="20"/>
        </w:rPr>
      </w:pPr>
      <w:r w:rsidRPr="005824DD">
        <w:rPr>
          <w:rFonts w:ascii="맑은 고딕" w:eastAsia="맑은 고딕" w:hAnsi="맑은 고딕" w:cs="맑은 고딕"/>
          <w:szCs w:val="20"/>
        </w:rPr>
        <w:t>생 년 월 일 : 1979년 5월 10일</w:t>
      </w:r>
    </w:p>
    <w:p w14:paraId="6050AECA" w14:textId="77777777" w:rsidR="005C2AA0" w:rsidRPr="00FB028E" w:rsidRDefault="005C2AA0"/>
    <w:sectPr w:rsidR="005C2AA0" w:rsidRPr="00FB028E">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김현주 (Hyunjoo Kim)" w:date="2024-03-25T12:15:00Z" w:initials="김(K">
    <w:p w14:paraId="6B29B3F6" w14:textId="34087E09" w:rsidR="00175FF5" w:rsidRDefault="00175FF5">
      <w:pPr>
        <w:pStyle w:val="a5"/>
      </w:pPr>
      <w:r>
        <w:rPr>
          <w:rStyle w:val="a4"/>
        </w:rPr>
        <w:annotationRef/>
      </w:r>
      <w:proofErr w:type="spellStart"/>
      <w:r>
        <w:rPr>
          <w:rFonts w:hint="eastAsia"/>
        </w:rPr>
        <w:t>삭제하셔도</w:t>
      </w:r>
      <w:proofErr w:type="spellEnd"/>
      <w:r>
        <w:rPr>
          <w:rFonts w:hint="eastAsia"/>
        </w:rPr>
        <w:t xml:space="preserve"> 크게 </w:t>
      </w:r>
      <w:proofErr w:type="gramStart"/>
      <w:r>
        <w:rPr>
          <w:rFonts w:hint="eastAsia"/>
        </w:rPr>
        <w:t>상관 없을</w:t>
      </w:r>
      <w:proofErr w:type="gramEnd"/>
      <w:r>
        <w:rPr>
          <w:rFonts w:hint="eastAsia"/>
        </w:rPr>
        <w:t xml:space="preserve"> 것 같습니다.</w:t>
      </w:r>
      <w:r>
        <w:t xml:space="preserve"> </w:t>
      </w:r>
    </w:p>
  </w:comment>
  <w:comment w:id="5" w:author="최규현 (Kyoohyun Choi)" w:date="2024-03-21T16:23:00Z" w:initials="최(C">
    <w:p w14:paraId="30AB1D9A" w14:textId="77777777" w:rsidR="007C171F" w:rsidRDefault="007C171F">
      <w:pPr>
        <w:pStyle w:val="a5"/>
      </w:pPr>
      <w:r>
        <w:rPr>
          <w:rStyle w:val="a4"/>
        </w:rPr>
        <w:annotationRef/>
      </w:r>
      <w:r w:rsidR="00034411">
        <w:rPr>
          <w:rFonts w:hint="eastAsia"/>
        </w:rPr>
        <w:t>대금지급을 계약체결과 동시에 하는지 혹은 광고촬영이 완료된 이후에 하는지 여부를 명확히 기재하여 주시기 바랍니다.</w:t>
      </w:r>
      <w:r w:rsidR="00034411">
        <w:t xml:space="preserve"> </w:t>
      </w:r>
    </w:p>
    <w:p w14:paraId="7A680BD8" w14:textId="77777777" w:rsidR="00034411" w:rsidRDefault="00034411">
      <w:pPr>
        <w:pStyle w:val="a5"/>
      </w:pPr>
    </w:p>
    <w:p w14:paraId="7CF1A17F" w14:textId="3E95C5ED" w:rsidR="00034411" w:rsidRDefault="00034411">
      <w:pPr>
        <w:pStyle w:val="a5"/>
      </w:pPr>
      <w:r>
        <w:rPr>
          <w:rFonts w:hint="eastAsia"/>
        </w:rPr>
        <w:t xml:space="preserve">가급적 계약체결 시 </w:t>
      </w:r>
      <w:r>
        <w:t>50</w:t>
      </w:r>
      <w:proofErr w:type="gramStart"/>
      <w:r>
        <w:t>% /</w:t>
      </w:r>
      <w:proofErr w:type="gramEnd"/>
      <w:r>
        <w:t xml:space="preserve"> </w:t>
      </w:r>
      <w:r>
        <w:rPr>
          <w:rFonts w:hint="eastAsia"/>
        </w:rPr>
        <w:t xml:space="preserve">광고촬영 후 </w:t>
      </w:r>
      <w:r>
        <w:t xml:space="preserve">50% </w:t>
      </w:r>
      <w:r>
        <w:rPr>
          <w:rFonts w:hint="eastAsia"/>
        </w:rPr>
        <w:t>지급하는 방안으로 권고 드립니다.</w:t>
      </w:r>
      <w:r>
        <w:t xml:space="preserve"> </w:t>
      </w:r>
    </w:p>
  </w:comment>
  <w:comment w:id="7" w:author="김현주 (Hyunjoo Kim)" w:date="2024-03-25T12:18:00Z" w:initials="김(K">
    <w:p w14:paraId="2D50B6CF" w14:textId="088F25DF" w:rsidR="00371DF9" w:rsidRDefault="00371DF9">
      <w:pPr>
        <w:pStyle w:val="a5"/>
        <w:rPr>
          <w:rFonts w:hint="eastAsia"/>
        </w:rPr>
      </w:pPr>
      <w:r>
        <w:rPr>
          <w:rStyle w:val="a4"/>
        </w:rPr>
        <w:annotationRef/>
      </w:r>
      <w:r>
        <w:rPr>
          <w:rFonts w:hint="eastAsia"/>
        </w:rPr>
        <w:t xml:space="preserve">제3조 </w:t>
      </w:r>
      <w:r>
        <w:t>8</w:t>
      </w:r>
      <w:r>
        <w:rPr>
          <w:rFonts w:hint="eastAsia"/>
        </w:rPr>
        <w:t>항에 정의가 있어 삭제함.</w:t>
      </w:r>
      <w:r>
        <w:t xml:space="preserve"> </w:t>
      </w:r>
    </w:p>
  </w:comment>
  <w:comment w:id="14" w:author="최규현 (Kyoohyun Choi)" w:date="2024-03-21T16:26:00Z" w:initials="최(C">
    <w:p w14:paraId="17D1392E" w14:textId="0956552A" w:rsidR="00BD4795" w:rsidRDefault="00BD4795">
      <w:pPr>
        <w:pStyle w:val="a5"/>
      </w:pPr>
      <w:r>
        <w:rPr>
          <w:rStyle w:val="a4"/>
        </w:rPr>
        <w:annotationRef/>
      </w:r>
      <w:r>
        <w:rPr>
          <w:rFonts w:hint="eastAsia"/>
        </w:rPr>
        <w:t>가급적 비용 상한 설정하여 주실 것을 권고 드립니다.</w:t>
      </w:r>
      <w:r>
        <w:t xml:space="preserve"> </w:t>
      </w:r>
    </w:p>
  </w:comment>
  <w:comment w:id="18" w:author="김현주 (Hyunjoo Kim)" w:date="2024-03-25T12:21:00Z" w:initials="김(K">
    <w:p w14:paraId="1654FD4F" w14:textId="02A9FA97" w:rsidR="00371DF9" w:rsidRDefault="00371DF9">
      <w:pPr>
        <w:pStyle w:val="a5"/>
        <w:rPr>
          <w:rFonts w:hint="eastAsia"/>
        </w:rPr>
      </w:pPr>
      <w:r>
        <w:rPr>
          <w:rStyle w:val="a4"/>
        </w:rPr>
        <w:annotationRef/>
      </w:r>
      <w:r>
        <w:rPr>
          <w:rFonts w:hint="eastAsia"/>
        </w:rPr>
        <w:t>2배로 수정하였으며,</w:t>
      </w:r>
      <w:r>
        <w:t xml:space="preserve"> </w:t>
      </w:r>
      <w:r>
        <w:rPr>
          <w:rFonts w:hint="eastAsia"/>
        </w:rPr>
        <w:t>소속사와 협의하여 적절히 반영하시기 바랍니다.</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B29B3F6" w15:done="0"/>
  <w15:commentEx w15:paraId="7CF1A17F" w15:done="0"/>
  <w15:commentEx w15:paraId="2D50B6CF" w15:done="0"/>
  <w15:commentEx w15:paraId="17D1392E" w15:done="0"/>
  <w15:commentEx w15:paraId="1654FD4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B29B3F6" w16cid:durableId="29ABE966"/>
  <w16cid:commentId w16cid:paraId="7CF1A17F" w16cid:durableId="29A6DD6A"/>
  <w16cid:commentId w16cid:paraId="2D50B6CF" w16cid:durableId="29ABEA28"/>
  <w16cid:commentId w16cid:paraId="17D1392E" w16cid:durableId="29A6DE26"/>
  <w16cid:commentId w16cid:paraId="1654FD4F" w16cid:durableId="29ABEAC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A2504"/>
    <w:multiLevelType w:val="multilevel"/>
    <w:tmpl w:val="AD7C1AFE"/>
    <w:lvl w:ilvl="0">
      <w:start w:val="1"/>
      <w:numFmt w:val="decimal"/>
      <w:lvlText w:val="%1."/>
      <w:lvlJc w:val="left"/>
      <w:pPr>
        <w:ind w:left="283" w:firstLine="0"/>
      </w:pPr>
    </w:lvl>
    <w:lvl w:ilvl="1">
      <w:start w:val="1"/>
      <w:numFmt w:val="low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low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lowerLetter"/>
      <w:lvlText w:val="%8."/>
      <w:lvlJc w:val="left"/>
      <w:pPr>
        <w:ind w:left="3600" w:hanging="400"/>
      </w:pPr>
    </w:lvl>
    <w:lvl w:ilvl="8">
      <w:start w:val="1"/>
      <w:numFmt w:val="lowerRoman"/>
      <w:lvlText w:val="%9."/>
      <w:lvlJc w:val="right"/>
      <w:pPr>
        <w:ind w:left="4000" w:hanging="400"/>
      </w:pPr>
    </w:lvl>
  </w:abstractNum>
  <w:abstractNum w:abstractNumId="1" w15:restartNumberingAfterBreak="0">
    <w:nsid w:val="1572D572"/>
    <w:multiLevelType w:val="multilevel"/>
    <w:tmpl w:val="C952F126"/>
    <w:lvl w:ilvl="0">
      <w:start w:val="1"/>
      <w:numFmt w:val="decimal"/>
      <w:lvlText w:val="(%1)"/>
      <w:lvlJc w:val="left"/>
      <w:pPr>
        <w:ind w:left="0" w:firstLine="0"/>
      </w:pPr>
    </w:lvl>
    <w:lvl w:ilvl="1">
      <w:start w:val="1"/>
      <w:numFmt w:val="low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low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lowerLetter"/>
      <w:lvlText w:val="%8."/>
      <w:lvlJc w:val="left"/>
      <w:pPr>
        <w:ind w:left="3600" w:hanging="400"/>
      </w:pPr>
    </w:lvl>
    <w:lvl w:ilvl="8">
      <w:start w:val="1"/>
      <w:numFmt w:val="lowerRoman"/>
      <w:lvlText w:val="%9."/>
      <w:lvlJc w:val="right"/>
      <w:pPr>
        <w:ind w:left="4000" w:hanging="400"/>
      </w:pPr>
    </w:lvl>
  </w:abstractNum>
  <w:abstractNum w:abstractNumId="2" w15:restartNumberingAfterBreak="0">
    <w:nsid w:val="17353723"/>
    <w:multiLevelType w:val="hybridMultilevel"/>
    <w:tmpl w:val="9BE88B32"/>
    <w:lvl w:ilvl="0" w:tplc="9B548420">
      <w:start w:val="1"/>
      <w:numFmt w:val="decimal"/>
      <w:lvlText w:val="(%1)"/>
      <w:lvlJc w:val="left"/>
      <w:pPr>
        <w:ind w:left="1120" w:hanging="360"/>
      </w:pPr>
    </w:lvl>
    <w:lvl w:ilvl="1" w:tplc="42C4D1B2">
      <w:start w:val="1"/>
      <w:numFmt w:val="lowerLetter"/>
      <w:lvlText w:val="%2."/>
      <w:lvlJc w:val="left"/>
      <w:pPr>
        <w:ind w:left="1200" w:hanging="400"/>
      </w:pPr>
    </w:lvl>
    <w:lvl w:ilvl="2" w:tplc="0F664290">
      <w:start w:val="1"/>
      <w:numFmt w:val="lowerRoman"/>
      <w:lvlText w:val="%3."/>
      <w:lvlJc w:val="right"/>
      <w:pPr>
        <w:ind w:left="1600" w:hanging="400"/>
      </w:pPr>
    </w:lvl>
    <w:lvl w:ilvl="3" w:tplc="16AAF640">
      <w:start w:val="1"/>
      <w:numFmt w:val="decimal"/>
      <w:lvlText w:val="%4."/>
      <w:lvlJc w:val="left"/>
      <w:pPr>
        <w:ind w:left="2000" w:hanging="400"/>
      </w:pPr>
    </w:lvl>
    <w:lvl w:ilvl="4" w:tplc="C16005CA">
      <w:start w:val="1"/>
      <w:numFmt w:val="lowerLetter"/>
      <w:lvlText w:val="%5."/>
      <w:lvlJc w:val="left"/>
      <w:pPr>
        <w:ind w:left="2400" w:hanging="400"/>
      </w:pPr>
    </w:lvl>
    <w:lvl w:ilvl="5" w:tplc="751C5708">
      <w:start w:val="1"/>
      <w:numFmt w:val="lowerRoman"/>
      <w:lvlText w:val="%6."/>
      <w:lvlJc w:val="right"/>
      <w:pPr>
        <w:ind w:left="2800" w:hanging="400"/>
      </w:pPr>
    </w:lvl>
    <w:lvl w:ilvl="6" w:tplc="57DE4090">
      <w:start w:val="1"/>
      <w:numFmt w:val="decimal"/>
      <w:lvlText w:val="%7."/>
      <w:lvlJc w:val="left"/>
      <w:pPr>
        <w:ind w:left="3200" w:hanging="400"/>
      </w:pPr>
    </w:lvl>
    <w:lvl w:ilvl="7" w:tplc="22A8F5C0">
      <w:start w:val="1"/>
      <w:numFmt w:val="lowerLetter"/>
      <w:lvlText w:val="%8."/>
      <w:lvlJc w:val="left"/>
      <w:pPr>
        <w:ind w:left="3600" w:hanging="400"/>
      </w:pPr>
    </w:lvl>
    <w:lvl w:ilvl="8" w:tplc="88E8B2DE">
      <w:start w:val="1"/>
      <w:numFmt w:val="lowerRoman"/>
      <w:lvlText w:val="%9."/>
      <w:lvlJc w:val="right"/>
      <w:pPr>
        <w:ind w:left="4000" w:hanging="400"/>
      </w:pPr>
    </w:lvl>
  </w:abstractNum>
  <w:abstractNum w:abstractNumId="3" w15:restartNumberingAfterBreak="0">
    <w:nsid w:val="393D54A7"/>
    <w:multiLevelType w:val="multilevel"/>
    <w:tmpl w:val="1F988182"/>
    <w:lvl w:ilvl="0">
      <w:start w:val="1"/>
      <w:numFmt w:val="decimal"/>
      <w:lvlText w:val="%1."/>
      <w:lvlJc w:val="left"/>
      <w:pPr>
        <w:ind w:left="567" w:firstLine="0"/>
      </w:pPr>
    </w:lvl>
    <w:lvl w:ilvl="1">
      <w:start w:val="1"/>
      <w:numFmt w:val="low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low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lowerLetter"/>
      <w:lvlText w:val="%8."/>
      <w:lvlJc w:val="left"/>
      <w:pPr>
        <w:ind w:left="3600" w:hanging="400"/>
      </w:pPr>
    </w:lvl>
    <w:lvl w:ilvl="8">
      <w:start w:val="1"/>
      <w:numFmt w:val="lowerRoman"/>
      <w:lvlText w:val="%9."/>
      <w:lvlJc w:val="right"/>
      <w:pPr>
        <w:ind w:left="4000" w:hanging="400"/>
      </w:pPr>
    </w:lvl>
  </w:abstractNum>
  <w:abstractNum w:abstractNumId="4" w15:restartNumberingAfterBreak="0">
    <w:nsid w:val="45BC7977"/>
    <w:multiLevelType w:val="multilevel"/>
    <w:tmpl w:val="140A05BC"/>
    <w:lvl w:ilvl="0">
      <w:start w:val="1"/>
      <w:numFmt w:val="decimal"/>
      <w:lvlText w:val="%1."/>
      <w:lvlJc w:val="left"/>
      <w:pPr>
        <w:ind w:left="0" w:firstLine="0"/>
      </w:pPr>
    </w:lvl>
    <w:lvl w:ilvl="1">
      <w:start w:val="1"/>
      <w:numFmt w:val="low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low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lowerLetter"/>
      <w:lvlText w:val="%8."/>
      <w:lvlJc w:val="left"/>
      <w:pPr>
        <w:ind w:left="3600" w:hanging="400"/>
      </w:pPr>
    </w:lvl>
    <w:lvl w:ilvl="8">
      <w:start w:val="1"/>
      <w:numFmt w:val="lowerRoman"/>
      <w:lvlText w:val="%9."/>
      <w:lvlJc w:val="right"/>
      <w:pPr>
        <w:ind w:left="4000" w:hanging="400"/>
      </w:pPr>
    </w:lvl>
  </w:abstractNum>
  <w:abstractNum w:abstractNumId="5" w15:restartNumberingAfterBreak="0">
    <w:nsid w:val="48ACA536"/>
    <w:multiLevelType w:val="multilevel"/>
    <w:tmpl w:val="2A64BED6"/>
    <w:lvl w:ilvl="0">
      <w:start w:val="1"/>
      <w:numFmt w:val="decimal"/>
      <w:lvlText w:val="%1."/>
      <w:lvlJc w:val="left"/>
      <w:pPr>
        <w:ind w:left="567" w:firstLine="0"/>
      </w:pPr>
    </w:lvl>
    <w:lvl w:ilvl="1">
      <w:start w:val="1"/>
      <w:numFmt w:val="low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low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lowerLetter"/>
      <w:lvlText w:val="%8."/>
      <w:lvlJc w:val="left"/>
      <w:pPr>
        <w:ind w:left="3600" w:hanging="400"/>
      </w:pPr>
    </w:lvl>
    <w:lvl w:ilvl="8">
      <w:start w:val="1"/>
      <w:numFmt w:val="lowerRoman"/>
      <w:lvlText w:val="%9."/>
      <w:lvlJc w:val="right"/>
      <w:pPr>
        <w:ind w:left="4000" w:hanging="400"/>
      </w:pPr>
    </w:lvl>
  </w:abstractNum>
  <w:abstractNum w:abstractNumId="6" w15:restartNumberingAfterBreak="0">
    <w:nsid w:val="4A07F35A"/>
    <w:multiLevelType w:val="multilevel"/>
    <w:tmpl w:val="7340E164"/>
    <w:lvl w:ilvl="0">
      <w:start w:val="1"/>
      <w:numFmt w:val="decimal"/>
      <w:lvlText w:val="%1."/>
      <w:lvlJc w:val="left"/>
      <w:pPr>
        <w:ind w:left="284" w:firstLine="0"/>
      </w:pPr>
    </w:lvl>
    <w:lvl w:ilvl="1">
      <w:start w:val="1"/>
      <w:numFmt w:val="low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low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lowerLetter"/>
      <w:lvlText w:val="%8."/>
      <w:lvlJc w:val="left"/>
      <w:pPr>
        <w:ind w:left="3600" w:hanging="400"/>
      </w:pPr>
    </w:lvl>
    <w:lvl w:ilvl="8">
      <w:start w:val="1"/>
      <w:numFmt w:val="lowerRoman"/>
      <w:lvlText w:val="%9."/>
      <w:lvlJc w:val="right"/>
      <w:pPr>
        <w:ind w:left="4000" w:hanging="400"/>
      </w:pPr>
    </w:lvl>
  </w:abstractNum>
  <w:abstractNum w:abstractNumId="7" w15:restartNumberingAfterBreak="0">
    <w:nsid w:val="5076FA73"/>
    <w:multiLevelType w:val="multilevel"/>
    <w:tmpl w:val="95EAD64C"/>
    <w:lvl w:ilvl="0">
      <w:start w:val="1"/>
      <w:numFmt w:val="decimal"/>
      <w:lvlText w:val="%1."/>
      <w:lvlJc w:val="left"/>
      <w:pPr>
        <w:ind w:left="0" w:firstLine="0"/>
      </w:pPr>
    </w:lvl>
    <w:lvl w:ilvl="1">
      <w:start w:val="1"/>
      <w:numFmt w:val="low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low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lowerLetter"/>
      <w:lvlText w:val="%8."/>
      <w:lvlJc w:val="left"/>
      <w:pPr>
        <w:ind w:left="3600" w:hanging="400"/>
      </w:pPr>
    </w:lvl>
    <w:lvl w:ilvl="8">
      <w:start w:val="1"/>
      <w:numFmt w:val="lowerRoman"/>
      <w:lvlText w:val="%9."/>
      <w:lvlJc w:val="right"/>
      <w:pPr>
        <w:ind w:left="4000" w:hanging="400"/>
      </w:pPr>
    </w:lvl>
  </w:abstractNum>
  <w:abstractNum w:abstractNumId="8" w15:restartNumberingAfterBreak="0">
    <w:nsid w:val="50C43B36"/>
    <w:multiLevelType w:val="multilevel"/>
    <w:tmpl w:val="3E2C88E6"/>
    <w:lvl w:ilvl="0">
      <w:start w:val="1"/>
      <w:numFmt w:val="decimal"/>
      <w:lvlText w:val="%1."/>
      <w:lvlJc w:val="left"/>
      <w:pPr>
        <w:ind w:left="567" w:firstLine="0"/>
      </w:pPr>
    </w:lvl>
    <w:lvl w:ilvl="1">
      <w:start w:val="1"/>
      <w:numFmt w:val="low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low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lowerLetter"/>
      <w:lvlText w:val="%8."/>
      <w:lvlJc w:val="left"/>
      <w:pPr>
        <w:ind w:left="3600" w:hanging="400"/>
      </w:pPr>
    </w:lvl>
    <w:lvl w:ilvl="8">
      <w:start w:val="1"/>
      <w:numFmt w:val="lowerRoman"/>
      <w:lvlText w:val="%9."/>
      <w:lvlJc w:val="right"/>
      <w:pPr>
        <w:ind w:left="4000" w:hanging="400"/>
      </w:pPr>
    </w:lvl>
  </w:abstractNum>
  <w:abstractNum w:abstractNumId="9" w15:restartNumberingAfterBreak="0">
    <w:nsid w:val="5A88F9DA"/>
    <w:multiLevelType w:val="multilevel"/>
    <w:tmpl w:val="CF1C0EBE"/>
    <w:lvl w:ilvl="0">
      <w:start w:val="1"/>
      <w:numFmt w:val="decimal"/>
      <w:lvlText w:val="%1."/>
      <w:lvlJc w:val="left"/>
      <w:pPr>
        <w:ind w:left="567" w:firstLine="0"/>
      </w:pPr>
    </w:lvl>
    <w:lvl w:ilvl="1">
      <w:start w:val="1"/>
      <w:numFmt w:val="low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low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lowerLetter"/>
      <w:lvlText w:val="%8."/>
      <w:lvlJc w:val="left"/>
      <w:pPr>
        <w:ind w:left="3600" w:hanging="400"/>
      </w:pPr>
    </w:lvl>
    <w:lvl w:ilvl="8">
      <w:start w:val="1"/>
      <w:numFmt w:val="lowerRoman"/>
      <w:lvlText w:val="%9."/>
      <w:lvlJc w:val="right"/>
      <w:pPr>
        <w:ind w:left="4000" w:hanging="400"/>
      </w:pPr>
    </w:lvl>
  </w:abstractNum>
  <w:abstractNum w:abstractNumId="10" w15:restartNumberingAfterBreak="0">
    <w:nsid w:val="67798A8F"/>
    <w:multiLevelType w:val="multilevel"/>
    <w:tmpl w:val="6734A2E2"/>
    <w:lvl w:ilvl="0">
      <w:start w:val="1"/>
      <w:numFmt w:val="decimal"/>
      <w:lvlText w:val="%1."/>
      <w:lvlJc w:val="left"/>
      <w:pPr>
        <w:ind w:left="0" w:firstLine="0"/>
      </w:pPr>
    </w:lvl>
    <w:lvl w:ilvl="1">
      <w:start w:val="1"/>
      <w:numFmt w:val="low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low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lowerLetter"/>
      <w:lvlText w:val="%8."/>
      <w:lvlJc w:val="left"/>
      <w:pPr>
        <w:ind w:left="3600" w:hanging="400"/>
      </w:pPr>
    </w:lvl>
    <w:lvl w:ilvl="8">
      <w:start w:val="1"/>
      <w:numFmt w:val="lowerRoman"/>
      <w:lvlText w:val="%9."/>
      <w:lvlJc w:val="right"/>
      <w:pPr>
        <w:ind w:left="4000" w:hanging="400"/>
      </w:pPr>
    </w:lvl>
  </w:abstractNum>
  <w:num w:numId="1">
    <w:abstractNumId w:val="9"/>
  </w:num>
  <w:num w:numId="2">
    <w:abstractNumId w:val="5"/>
  </w:num>
  <w:num w:numId="3">
    <w:abstractNumId w:val="6"/>
  </w:num>
  <w:num w:numId="4">
    <w:abstractNumId w:val="8"/>
  </w:num>
  <w:num w:numId="5">
    <w:abstractNumId w:val="10"/>
  </w:num>
  <w:num w:numId="6">
    <w:abstractNumId w:val="0"/>
  </w:num>
  <w:num w:numId="7">
    <w:abstractNumId w:val="2"/>
  </w:num>
  <w:num w:numId="8">
    <w:abstractNumId w:val="4"/>
  </w:num>
  <w:num w:numId="9">
    <w:abstractNumId w:val="3"/>
  </w:num>
  <w:num w:numId="10">
    <w:abstractNumId w:val="1"/>
  </w:num>
  <w:num w:numId="11">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김현주 (Hyunjoo Kim)">
    <w15:presenceInfo w15:providerId="AD" w15:userId="S-1-5-21-1736683614-2563811058-4185544484-1001"/>
  </w15:person>
  <w15:person w15:author="최규현 (Kyoohyun Choi)">
    <w15:presenceInfo w15:providerId="AD" w15:userId="S-1-5-21-2072993935-2402478306-405131872-1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trackRevisions/>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28E"/>
    <w:rsid w:val="00012232"/>
    <w:rsid w:val="00012907"/>
    <w:rsid w:val="00034411"/>
    <w:rsid w:val="000F5D37"/>
    <w:rsid w:val="001310A8"/>
    <w:rsid w:val="00175FF5"/>
    <w:rsid w:val="00342DC9"/>
    <w:rsid w:val="00371DF9"/>
    <w:rsid w:val="00465823"/>
    <w:rsid w:val="005C2AA0"/>
    <w:rsid w:val="0073115E"/>
    <w:rsid w:val="007C171F"/>
    <w:rsid w:val="008E1D10"/>
    <w:rsid w:val="00AB0CD1"/>
    <w:rsid w:val="00AF79E9"/>
    <w:rsid w:val="00B34B86"/>
    <w:rsid w:val="00BD4795"/>
    <w:rsid w:val="00E65B69"/>
    <w:rsid w:val="00F117E8"/>
    <w:rsid w:val="00F8317F"/>
    <w:rsid w:val="00FA2DB0"/>
    <w:rsid w:val="00FB028E"/>
    <w:rsid w:val="00FB7B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30A6F"/>
  <w15:chartTrackingRefBased/>
  <w15:docId w15:val="{7D7C438E-8424-48EB-8A02-1D7D7C97B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B028E"/>
    <w:pPr>
      <w:ind w:leftChars="400" w:left="800"/>
    </w:pPr>
  </w:style>
  <w:style w:type="character" w:styleId="a4">
    <w:name w:val="annotation reference"/>
    <w:basedOn w:val="a0"/>
    <w:uiPriority w:val="99"/>
    <w:semiHidden/>
    <w:unhideWhenUsed/>
    <w:rsid w:val="007C171F"/>
    <w:rPr>
      <w:sz w:val="18"/>
      <w:szCs w:val="18"/>
    </w:rPr>
  </w:style>
  <w:style w:type="paragraph" w:styleId="a5">
    <w:name w:val="annotation text"/>
    <w:basedOn w:val="a"/>
    <w:link w:val="Char"/>
    <w:uiPriority w:val="99"/>
    <w:semiHidden/>
    <w:unhideWhenUsed/>
    <w:rsid w:val="007C171F"/>
    <w:pPr>
      <w:jc w:val="left"/>
    </w:pPr>
  </w:style>
  <w:style w:type="character" w:customStyle="1" w:styleId="Char">
    <w:name w:val="메모 텍스트 Char"/>
    <w:basedOn w:val="a0"/>
    <w:link w:val="a5"/>
    <w:uiPriority w:val="99"/>
    <w:semiHidden/>
    <w:rsid w:val="007C171F"/>
  </w:style>
  <w:style w:type="paragraph" w:styleId="a6">
    <w:name w:val="annotation subject"/>
    <w:basedOn w:val="a5"/>
    <w:next w:val="a5"/>
    <w:link w:val="Char0"/>
    <w:uiPriority w:val="99"/>
    <w:semiHidden/>
    <w:unhideWhenUsed/>
    <w:rsid w:val="007C171F"/>
    <w:rPr>
      <w:b/>
      <w:bCs/>
    </w:rPr>
  </w:style>
  <w:style w:type="character" w:customStyle="1" w:styleId="Char0">
    <w:name w:val="메모 주제 Char"/>
    <w:basedOn w:val="Char"/>
    <w:link w:val="a6"/>
    <w:uiPriority w:val="99"/>
    <w:semiHidden/>
    <w:rsid w:val="007C171F"/>
    <w:rPr>
      <w:b/>
      <w:bCs/>
    </w:rPr>
  </w:style>
  <w:style w:type="paragraph" w:styleId="a7">
    <w:name w:val="Balloon Text"/>
    <w:basedOn w:val="a"/>
    <w:link w:val="Char1"/>
    <w:uiPriority w:val="99"/>
    <w:semiHidden/>
    <w:unhideWhenUsed/>
    <w:rsid w:val="007C171F"/>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7"/>
    <w:uiPriority w:val="99"/>
    <w:semiHidden/>
    <w:rsid w:val="007C171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7562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1729</Words>
  <Characters>9860</Characters>
  <Application>Microsoft Office Word</Application>
  <DocSecurity>0</DocSecurity>
  <Lines>82</Lines>
  <Paragraphs>23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김현주 (Hyunjoo Kim)</cp:lastModifiedBy>
  <cp:revision>2</cp:revision>
  <dcterms:created xsi:type="dcterms:W3CDTF">2024-03-25T03:23:00Z</dcterms:created>
  <dcterms:modified xsi:type="dcterms:W3CDTF">2024-03-25T03:23:00Z</dcterms:modified>
</cp:coreProperties>
</file>