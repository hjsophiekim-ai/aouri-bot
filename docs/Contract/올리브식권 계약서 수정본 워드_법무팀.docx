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A7D215" w14:textId="77777777" w:rsidR="00B017B4" w:rsidRDefault="00B017B4" w:rsidP="00B017B4">
      <w:pPr>
        <w:pStyle w:val="a8"/>
        <w:jc w:val="center"/>
      </w:pPr>
      <w:proofErr w:type="spellStart"/>
      <w:r>
        <w:rPr>
          <w:rFonts w:hint="eastAsia"/>
          <w:sz w:val="44"/>
          <w:szCs w:val="44"/>
        </w:rPr>
        <w:t>올리브식권</w:t>
      </w:r>
      <w:proofErr w:type="spellEnd"/>
      <w:r>
        <w:rPr>
          <w:rFonts w:hint="eastAsia"/>
          <w:sz w:val="44"/>
          <w:szCs w:val="44"/>
        </w:rPr>
        <w:t> 서비스 계약서</w:t>
      </w:r>
    </w:p>
    <w:p w14:paraId="47334FB0" w14:textId="77777777" w:rsidR="00B017B4" w:rsidRDefault="00B017B4" w:rsidP="00B017B4">
      <w:pPr>
        <w:pStyle w:val="a8"/>
        <w:jc w:val="center"/>
      </w:pPr>
      <w:r>
        <w:rPr>
          <w:rFonts w:ascii="Arial Unicode MS" w:eastAsia="Arial Unicode MS" w:hAnsi="Arial Unicode MS" w:cs="Arial Unicode MS" w:hint="eastAsia"/>
          <w:sz w:val="44"/>
          <w:szCs w:val="44"/>
        </w:rPr>
        <w:t>(</w:t>
      </w:r>
      <w:proofErr w:type="spellStart"/>
      <w:r>
        <w:rPr>
          <w:rFonts w:cs="맑은 고딕" w:hint="eastAsia"/>
          <w:sz w:val="44"/>
          <w:szCs w:val="44"/>
        </w:rPr>
        <w:t>퍼시스</w:t>
      </w:r>
      <w:proofErr w:type="spellEnd"/>
      <w:r>
        <w:rPr>
          <w:rFonts w:ascii="Arial Unicode MS" w:eastAsia="Arial Unicode MS" w:hAnsi="Arial Unicode MS" w:cs="Arial Unicode MS" w:hint="eastAsia"/>
          <w:sz w:val="44"/>
          <w:szCs w:val="44"/>
        </w:rPr>
        <w:t>)</w:t>
      </w:r>
    </w:p>
    <w:p w14:paraId="1684E789" w14:textId="77777777" w:rsidR="00B017B4" w:rsidRDefault="00B017B4" w:rsidP="00B017B4">
      <w:pPr>
        <w:pStyle w:val="a8"/>
        <w:jc w:val="both"/>
      </w:pPr>
      <w:r>
        <w:rPr>
          <w:rFonts w:hint="eastAsia"/>
          <w:sz w:val="24"/>
          <w:szCs w:val="24"/>
        </w:rPr>
        <w:t> </w:t>
      </w:r>
    </w:p>
    <w:p w14:paraId="03B32906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0B396BC7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34E8654B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5282CA55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7E9901C8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4EE64CDE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741FBA2F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00369F9B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4A959A9B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685906F9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3A6D5E71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10CCE2AE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1F20E795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4C6105B6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4124F501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41D7F1B1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145FF456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402D4356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237D07A5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0E9B10C6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6DDF2882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2522065A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255A7FBE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1BE355B9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7B5C486F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1E53CD4D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0FF7C9EF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300A89D3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1F563FBE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4AD81891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5F334386" w14:textId="77777777" w:rsidR="00B017B4" w:rsidRDefault="00B017B4" w:rsidP="00B017B4">
      <w:pPr>
        <w:pStyle w:val="a8"/>
        <w:jc w:val="both"/>
      </w:pPr>
      <w:r>
        <w:rPr>
          <w:rFonts w:hint="eastAsia"/>
        </w:rPr>
        <w:t> </w:t>
      </w:r>
    </w:p>
    <w:p w14:paraId="4CB24525" w14:textId="77777777" w:rsidR="00B017B4" w:rsidRDefault="00B017B4" w:rsidP="00B017B4">
      <w:pPr>
        <w:pStyle w:val="a8"/>
        <w:jc w:val="center"/>
      </w:pPr>
      <w:r>
        <w:rPr>
          <w:rFonts w:hint="eastAsia"/>
          <w:sz w:val="28"/>
          <w:szCs w:val="28"/>
        </w:rPr>
        <w:t>2024.00.00</w:t>
      </w:r>
    </w:p>
    <w:p w14:paraId="6E1371A2" w14:textId="77777777" w:rsidR="00672EC2" w:rsidRDefault="00672EC2"/>
    <w:p w14:paraId="7AFB41D8" w14:textId="77777777" w:rsidR="00B017B4" w:rsidRDefault="00B017B4" w:rsidP="00B017B4">
      <w:pPr>
        <w:pStyle w:val="a8"/>
        <w:spacing w:line="249" w:lineRule="auto"/>
        <w:ind w:left="1914" w:hanging="700"/>
        <w:jc w:val="center"/>
      </w:pPr>
      <w:proofErr w:type="spellStart"/>
      <w:r>
        <w:rPr>
          <w:rFonts w:hint="eastAsia"/>
          <w:b/>
          <w:bCs/>
          <w:sz w:val="32"/>
          <w:szCs w:val="32"/>
        </w:rPr>
        <w:lastRenderedPageBreak/>
        <w:t>올리브식권</w:t>
      </w:r>
      <w:proofErr w:type="spellEnd"/>
      <w:r>
        <w:rPr>
          <w:rFonts w:hint="eastAsia"/>
          <w:b/>
          <w:bCs/>
          <w:sz w:val="32"/>
          <w:szCs w:val="32"/>
        </w:rPr>
        <w:t> 서비스 계약서</w:t>
      </w:r>
    </w:p>
    <w:p w14:paraId="1419EE30" w14:textId="77777777" w:rsidR="00B017B4" w:rsidRDefault="00B017B4" w:rsidP="00B017B4">
      <w:pPr>
        <w:pStyle w:val="a8"/>
        <w:spacing w:line="249" w:lineRule="auto"/>
        <w:ind w:left="1418" w:hanging="700"/>
        <w:jc w:val="center"/>
        <w:rPr>
          <w:b/>
          <w:bCs/>
        </w:rPr>
      </w:pPr>
      <w:r>
        <w:rPr>
          <w:rFonts w:hint="eastAsia"/>
          <w:b/>
          <w:bCs/>
          <w:sz w:val="18"/>
          <w:szCs w:val="18"/>
        </w:rPr>
        <w:t> </w:t>
      </w:r>
    </w:p>
    <w:p w14:paraId="41D35E83" w14:textId="77777777" w:rsidR="00B017B4" w:rsidRDefault="00B017B4" w:rsidP="00B017B4">
      <w:pPr>
        <w:pStyle w:val="a8"/>
        <w:spacing w:line="250" w:lineRule="auto"/>
        <w:jc w:val="both"/>
      </w:pPr>
      <w:r>
        <w:rPr>
          <w:rFonts w:hint="eastAsia"/>
          <w:sz w:val="18"/>
          <w:szCs w:val="18"/>
        </w:rPr>
        <w:t>고객사(이하 “</w:t>
      </w:r>
      <w:proofErr w:type="spellStart"/>
      <w:r>
        <w:rPr>
          <w:rFonts w:hint="eastAsia"/>
          <w:sz w:val="18"/>
          <w:szCs w:val="18"/>
        </w:rPr>
        <w:t>갑”이라</w:t>
      </w:r>
      <w:proofErr w:type="spellEnd"/>
      <w:r>
        <w:rPr>
          <w:rFonts w:hint="eastAsia"/>
          <w:sz w:val="18"/>
          <w:szCs w:val="18"/>
        </w:rPr>
        <w:t> 함)와 ㈜</w:t>
      </w:r>
      <w:proofErr w:type="spellStart"/>
      <w:r>
        <w:rPr>
          <w:rFonts w:hint="eastAsia"/>
          <w:sz w:val="18"/>
          <w:szCs w:val="18"/>
        </w:rPr>
        <w:t>스마트올리브</w:t>
      </w:r>
      <w:proofErr w:type="spellEnd"/>
      <w:r>
        <w:rPr>
          <w:rFonts w:hint="eastAsia"/>
          <w:sz w:val="18"/>
          <w:szCs w:val="18"/>
        </w:rPr>
        <w:t>(이하 “</w:t>
      </w:r>
      <w:proofErr w:type="spellStart"/>
      <w:r>
        <w:rPr>
          <w:rFonts w:hint="eastAsia"/>
          <w:sz w:val="18"/>
          <w:szCs w:val="18"/>
        </w:rPr>
        <w:t>을”라</w:t>
      </w:r>
      <w:proofErr w:type="spellEnd"/>
      <w:r>
        <w:rPr>
          <w:rFonts w:hint="eastAsia"/>
          <w:sz w:val="18"/>
          <w:szCs w:val="18"/>
        </w:rPr>
        <w:t> 함)은 “</w:t>
      </w:r>
      <w:proofErr w:type="spellStart"/>
      <w:r>
        <w:rPr>
          <w:rFonts w:hint="eastAsia"/>
          <w:sz w:val="18"/>
          <w:szCs w:val="18"/>
        </w:rPr>
        <w:t>갑”의</w:t>
      </w:r>
      <w:proofErr w:type="spellEnd"/>
      <w:r>
        <w:rPr>
          <w:rFonts w:hint="eastAsia"/>
          <w:sz w:val="18"/>
          <w:szCs w:val="18"/>
        </w:rPr>
        <w:t> 식대 관리에 필요한 “올리브 식권 </w:t>
      </w:r>
      <w:proofErr w:type="spellStart"/>
      <w:r>
        <w:rPr>
          <w:rFonts w:hint="eastAsia"/>
          <w:sz w:val="18"/>
          <w:szCs w:val="18"/>
        </w:rPr>
        <w:t>서비스”에</w:t>
      </w:r>
      <w:proofErr w:type="spellEnd"/>
      <w:r>
        <w:rPr>
          <w:rFonts w:hint="eastAsia"/>
          <w:sz w:val="18"/>
          <w:szCs w:val="18"/>
        </w:rPr>
        <w:t> 대한 위탁운영 서비스 계약을 다음과 같이 체결하고, 신의성실의 원칙에 입각하여 본 계약상의 의무를 이행할 것을 확약한다.</w:t>
      </w:r>
    </w:p>
    <w:p w14:paraId="64DD8E78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 </w:t>
      </w:r>
    </w:p>
    <w:p w14:paraId="22AF8B5B" w14:textId="77777777" w:rsidR="00B017B4" w:rsidRDefault="00B017B4" w:rsidP="00B017B4">
      <w:pPr>
        <w:pStyle w:val="a8"/>
        <w:spacing w:line="249" w:lineRule="auto"/>
        <w:jc w:val="both"/>
      </w:pPr>
      <w:proofErr w:type="gramStart"/>
      <w:r>
        <w:rPr>
          <w:rFonts w:hint="eastAsia"/>
          <w:b/>
          <w:bCs/>
          <w:sz w:val="18"/>
          <w:szCs w:val="18"/>
        </w:rPr>
        <w:t>제 1</w:t>
      </w:r>
      <w:proofErr w:type="gramEnd"/>
      <w:r>
        <w:rPr>
          <w:rFonts w:hint="eastAsia"/>
          <w:b/>
          <w:bCs/>
          <w:sz w:val="18"/>
          <w:szCs w:val="18"/>
        </w:rPr>
        <w:t> 조 (목 적)</w:t>
      </w:r>
    </w:p>
    <w:p w14:paraId="4381DBE7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본 계약은 “</w:t>
      </w:r>
      <w:proofErr w:type="spellStart"/>
      <w:r>
        <w:rPr>
          <w:rFonts w:hint="eastAsia"/>
          <w:sz w:val="18"/>
          <w:szCs w:val="18"/>
        </w:rPr>
        <w:t>갑”의</w:t>
      </w:r>
      <w:proofErr w:type="spellEnd"/>
      <w:r>
        <w:rPr>
          <w:rFonts w:hint="eastAsia"/>
          <w:sz w:val="18"/>
          <w:szCs w:val="18"/>
        </w:rPr>
        <w:t> 식대 관리에 필요한 “올리브 식권 </w:t>
      </w:r>
      <w:proofErr w:type="spellStart"/>
      <w:r>
        <w:rPr>
          <w:rFonts w:hint="eastAsia"/>
          <w:sz w:val="18"/>
          <w:szCs w:val="18"/>
        </w:rPr>
        <w:t>서비스”를</w:t>
      </w:r>
      <w:proofErr w:type="spellEnd"/>
      <w:r>
        <w:rPr>
          <w:rFonts w:hint="eastAsia"/>
          <w:sz w:val="18"/>
          <w:szCs w:val="18"/>
        </w:rPr>
        <w:t> “</w:t>
      </w:r>
      <w:proofErr w:type="spellStart"/>
      <w:r>
        <w:rPr>
          <w:rFonts w:hint="eastAsia"/>
          <w:sz w:val="18"/>
          <w:szCs w:val="18"/>
        </w:rPr>
        <w:t>을”이</w:t>
      </w:r>
      <w:proofErr w:type="spellEnd"/>
      <w:r>
        <w:rPr>
          <w:rFonts w:hint="eastAsia"/>
          <w:sz w:val="18"/>
          <w:szCs w:val="18"/>
        </w:rPr>
        <w:t> 제공함에 있어 “</w:t>
      </w:r>
      <w:proofErr w:type="spellStart"/>
      <w:r>
        <w:rPr>
          <w:rFonts w:hint="eastAsia"/>
          <w:sz w:val="18"/>
          <w:szCs w:val="18"/>
        </w:rPr>
        <w:t>갑”과</w:t>
      </w:r>
      <w:proofErr w:type="spellEnd"/>
      <w:r>
        <w:rPr>
          <w:rFonts w:hint="eastAsia"/>
          <w:sz w:val="18"/>
          <w:szCs w:val="18"/>
        </w:rPr>
        <w:t> “</w:t>
      </w:r>
      <w:proofErr w:type="spellStart"/>
      <w:r>
        <w:rPr>
          <w:rFonts w:hint="eastAsia"/>
          <w:sz w:val="18"/>
          <w:szCs w:val="18"/>
        </w:rPr>
        <w:t>을”의</w:t>
      </w:r>
      <w:proofErr w:type="spellEnd"/>
      <w:r>
        <w:rPr>
          <w:rFonts w:hint="eastAsia"/>
          <w:sz w:val="18"/>
          <w:szCs w:val="18"/>
        </w:rPr>
        <w:t> 권리와 의무 등 본 계약의 각 조항을 성실하게 이행하는데 필요한 제반 사항들을 구체적으로 규정하는데 그 목적이 있다.</w:t>
      </w:r>
    </w:p>
    <w:p w14:paraId="67DE0F72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 </w:t>
      </w:r>
    </w:p>
    <w:p w14:paraId="4D038325" w14:textId="77777777" w:rsidR="00B017B4" w:rsidRDefault="00B017B4" w:rsidP="00B017B4">
      <w:pPr>
        <w:pStyle w:val="a8"/>
        <w:spacing w:line="249" w:lineRule="auto"/>
        <w:jc w:val="both"/>
      </w:pPr>
      <w:proofErr w:type="gramStart"/>
      <w:r>
        <w:rPr>
          <w:rFonts w:hint="eastAsia"/>
          <w:b/>
          <w:bCs/>
          <w:sz w:val="18"/>
          <w:szCs w:val="18"/>
        </w:rPr>
        <w:t>제 2</w:t>
      </w:r>
      <w:proofErr w:type="gramEnd"/>
      <w:r>
        <w:rPr>
          <w:rFonts w:hint="eastAsia"/>
          <w:b/>
          <w:bCs/>
          <w:sz w:val="18"/>
          <w:szCs w:val="18"/>
        </w:rPr>
        <w:t> 조 (용어의 정의)</w:t>
      </w:r>
    </w:p>
    <w:p w14:paraId="1ACB1083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1.   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올리브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서비스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비롯한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고객사의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사용자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들이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올리브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서비스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가맹점에서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올리브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식권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애플리케이션을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통해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식권을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발급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/</w:t>
      </w:r>
      <w:r>
        <w:rPr>
          <w:rFonts w:cs="맑은 고딕" w:hint="eastAsia"/>
          <w:sz w:val="18"/>
          <w:szCs w:val="18"/>
        </w:rPr>
        <w:t>구매하고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음식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및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재화를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이용할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있는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서비스를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말한다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7B4544E8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2.   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올리브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시스템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이란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식대를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관리하기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위해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제공하는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사용자용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시스템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(</w:t>
      </w:r>
      <w:r>
        <w:rPr>
          <w:rFonts w:cs="맑은 고딕" w:hint="eastAsia"/>
          <w:sz w:val="18"/>
          <w:szCs w:val="18"/>
        </w:rPr>
        <w:t>모바일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애플리케이션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)</w:t>
      </w:r>
      <w:r>
        <w:rPr>
          <w:rFonts w:cs="맑은 고딕" w:hint="eastAsia"/>
          <w:sz w:val="18"/>
          <w:szCs w:val="18"/>
        </w:rPr>
        <w:t>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관리자용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시스템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(</w:t>
      </w:r>
      <w:r>
        <w:rPr>
          <w:rFonts w:cs="맑은 고딕" w:hint="eastAsia"/>
          <w:sz w:val="18"/>
          <w:szCs w:val="18"/>
        </w:rPr>
        <w:t>온라인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사이트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)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말한다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2B7177E3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3.   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proofErr w:type="spellStart"/>
      <w:r>
        <w:rPr>
          <w:rFonts w:cs="맑은 고딕" w:hint="eastAsia"/>
          <w:sz w:val="18"/>
          <w:szCs w:val="18"/>
        </w:rPr>
        <w:t>가맹사</w:t>
      </w:r>
      <w:proofErr w:type="spellEnd"/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가맹계약을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맺고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운영하는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올리브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서비스</w:t>
      </w:r>
      <w:r>
        <w:rPr>
          <w:rFonts w:ascii="Arial" w:eastAsia="Arial Unicode MS" w:hAnsi="Arial" w:cs="Arial"/>
          <w:sz w:val="18"/>
          <w:szCs w:val="18"/>
        </w:rPr>
        <w:t>”</w:t>
      </w:r>
      <w:proofErr w:type="spellStart"/>
      <w:r>
        <w:rPr>
          <w:rFonts w:cs="맑은 고딕" w:hint="eastAsia"/>
          <w:sz w:val="18"/>
          <w:szCs w:val="18"/>
        </w:rPr>
        <w:t>를</w:t>
      </w:r>
      <w:proofErr w:type="spellEnd"/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통해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모바일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또는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포인트로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결제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발급받은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자들에게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음식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및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재화를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공급하는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사업자를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말한다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3B10FFD4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4.   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proofErr w:type="spellStart"/>
      <w:r>
        <w:rPr>
          <w:rFonts w:hint="eastAsia"/>
          <w:sz w:val="18"/>
          <w:szCs w:val="18"/>
        </w:rPr>
        <w:t>기업포인트”란</w:t>
      </w:r>
      <w:proofErr w:type="spellEnd"/>
      <w:r>
        <w:rPr>
          <w:rFonts w:hint="eastAsia"/>
          <w:sz w:val="18"/>
          <w:szCs w:val="18"/>
        </w:rPr>
        <w:t> “올리브 식권 </w:t>
      </w:r>
      <w:proofErr w:type="spellStart"/>
      <w:r>
        <w:rPr>
          <w:rFonts w:hint="eastAsia"/>
          <w:sz w:val="18"/>
          <w:szCs w:val="18"/>
        </w:rPr>
        <w:t>서비스”를</w:t>
      </w:r>
      <w:proofErr w:type="spellEnd"/>
      <w:r>
        <w:rPr>
          <w:rFonts w:hint="eastAsia"/>
          <w:sz w:val="18"/>
          <w:szCs w:val="18"/>
        </w:rPr>
        <w:t> 이용할 수 있도록 “</w:t>
      </w:r>
      <w:proofErr w:type="spellStart"/>
      <w:r>
        <w:rPr>
          <w:rFonts w:hint="eastAsia"/>
          <w:sz w:val="18"/>
          <w:szCs w:val="18"/>
        </w:rPr>
        <w:t>갑”이</w:t>
      </w:r>
      <w:proofErr w:type="spellEnd"/>
      <w:r>
        <w:rPr>
          <w:rFonts w:hint="eastAsia"/>
          <w:sz w:val="18"/>
          <w:szCs w:val="18"/>
        </w:rPr>
        <w:t> “</w:t>
      </w:r>
      <w:proofErr w:type="spellStart"/>
      <w:r>
        <w:rPr>
          <w:rFonts w:hint="eastAsia"/>
          <w:sz w:val="18"/>
          <w:szCs w:val="18"/>
        </w:rPr>
        <w:t>사용자”에게</w:t>
      </w:r>
      <w:proofErr w:type="spellEnd"/>
      <w:r>
        <w:rPr>
          <w:rFonts w:hint="eastAsia"/>
          <w:sz w:val="18"/>
          <w:szCs w:val="18"/>
        </w:rPr>
        <w:t> 제공하는 포인트 점수이다.</w:t>
      </w:r>
    </w:p>
    <w:p w14:paraId="163342FB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5.   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proofErr w:type="spellStart"/>
      <w:r>
        <w:rPr>
          <w:rFonts w:hint="eastAsia"/>
          <w:sz w:val="18"/>
          <w:szCs w:val="18"/>
        </w:rPr>
        <w:t>개인포인트”란</w:t>
      </w:r>
      <w:proofErr w:type="spellEnd"/>
      <w:r>
        <w:rPr>
          <w:rFonts w:hint="eastAsia"/>
          <w:sz w:val="18"/>
          <w:szCs w:val="18"/>
        </w:rPr>
        <w:t> “올리브 식권 </w:t>
      </w:r>
      <w:proofErr w:type="spellStart"/>
      <w:r>
        <w:rPr>
          <w:rFonts w:hint="eastAsia"/>
          <w:sz w:val="18"/>
          <w:szCs w:val="18"/>
        </w:rPr>
        <w:t>서비스”를</w:t>
      </w:r>
      <w:proofErr w:type="spellEnd"/>
      <w:r>
        <w:rPr>
          <w:rFonts w:hint="eastAsia"/>
          <w:sz w:val="18"/>
          <w:szCs w:val="18"/>
        </w:rPr>
        <w:t> 이용할 수 있도록 “</w:t>
      </w:r>
      <w:proofErr w:type="spellStart"/>
      <w:r>
        <w:rPr>
          <w:rFonts w:hint="eastAsia"/>
          <w:sz w:val="18"/>
          <w:szCs w:val="18"/>
        </w:rPr>
        <w:t>갑”의</w:t>
      </w:r>
      <w:proofErr w:type="spellEnd"/>
      <w:r>
        <w:rPr>
          <w:rFonts w:hint="eastAsia"/>
          <w:sz w:val="18"/>
          <w:szCs w:val="18"/>
        </w:rPr>
        <w:t> “</w:t>
      </w:r>
      <w:proofErr w:type="spellStart"/>
      <w:r>
        <w:rPr>
          <w:rFonts w:hint="eastAsia"/>
          <w:sz w:val="18"/>
          <w:szCs w:val="18"/>
        </w:rPr>
        <w:t>사용자”가</w:t>
      </w:r>
      <w:proofErr w:type="spellEnd"/>
      <w:r>
        <w:rPr>
          <w:rFonts w:hint="eastAsia"/>
          <w:sz w:val="18"/>
          <w:szCs w:val="18"/>
        </w:rPr>
        <w:t> 개별적으로 결제하여 충전하는 포인트 점수이다.</w:t>
      </w:r>
    </w:p>
    <w:p w14:paraId="479D5E4A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6.   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운영서비스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관리에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필요한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올리브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서비스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정상적으로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운영될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있도록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실시하는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일체의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용역활동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(</w:t>
      </w:r>
      <w:r>
        <w:rPr>
          <w:rFonts w:cs="맑은 고딕" w:hint="eastAsia"/>
          <w:sz w:val="18"/>
          <w:szCs w:val="18"/>
        </w:rPr>
        <w:t>제도의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운영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상담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커뮤니케이션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정산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가맹점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관리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등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)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말한다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7B37252E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7.   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프로모션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코드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에게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다양한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프로모션을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제공하기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위하여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각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기업별로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제공되는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기업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코드를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말한다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0D9A4FEC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8.   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사용자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hint="eastAsia"/>
          <w:sz w:val="18"/>
          <w:szCs w:val="18"/>
        </w:rPr>
        <w:t>란 “</w:t>
      </w:r>
      <w:proofErr w:type="spellStart"/>
      <w:r>
        <w:rPr>
          <w:rFonts w:hint="eastAsia"/>
          <w:sz w:val="18"/>
          <w:szCs w:val="18"/>
        </w:rPr>
        <w:t>갑”에</w:t>
      </w:r>
      <w:proofErr w:type="spellEnd"/>
      <w:r>
        <w:rPr>
          <w:rFonts w:hint="eastAsia"/>
          <w:sz w:val="18"/>
          <w:szCs w:val="18"/>
        </w:rPr>
        <w:t> 소속된 임직원 또는 “</w:t>
      </w:r>
      <w:proofErr w:type="spellStart"/>
      <w:r>
        <w:rPr>
          <w:rFonts w:hint="eastAsia"/>
          <w:sz w:val="18"/>
          <w:szCs w:val="18"/>
        </w:rPr>
        <w:t>갑”이</w:t>
      </w:r>
      <w:proofErr w:type="spellEnd"/>
      <w:r>
        <w:rPr>
          <w:rFonts w:hint="eastAsia"/>
          <w:sz w:val="18"/>
          <w:szCs w:val="18"/>
        </w:rPr>
        <w:t> 지정해 “올리브 식권 </w:t>
      </w:r>
      <w:proofErr w:type="spellStart"/>
      <w:r>
        <w:rPr>
          <w:rFonts w:hint="eastAsia"/>
          <w:sz w:val="18"/>
          <w:szCs w:val="18"/>
        </w:rPr>
        <w:t>서비스”를</w:t>
      </w:r>
      <w:proofErr w:type="spellEnd"/>
      <w:r>
        <w:rPr>
          <w:rFonts w:hint="eastAsia"/>
          <w:sz w:val="18"/>
          <w:szCs w:val="18"/>
        </w:rPr>
        <w:t> 이용하는 자를 말한다.</w:t>
      </w:r>
    </w:p>
    <w:p w14:paraId="73F8CE19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 </w:t>
      </w:r>
    </w:p>
    <w:p w14:paraId="2B078C38" w14:textId="77777777" w:rsidR="00B017B4" w:rsidRDefault="00B017B4" w:rsidP="00B017B4">
      <w:pPr>
        <w:pStyle w:val="a8"/>
        <w:spacing w:line="249" w:lineRule="auto"/>
        <w:jc w:val="both"/>
      </w:pPr>
      <w:proofErr w:type="gramStart"/>
      <w:r>
        <w:rPr>
          <w:rFonts w:hint="eastAsia"/>
          <w:b/>
          <w:bCs/>
          <w:sz w:val="18"/>
          <w:szCs w:val="18"/>
        </w:rPr>
        <w:t>제 3</w:t>
      </w:r>
      <w:proofErr w:type="gramEnd"/>
      <w:r>
        <w:rPr>
          <w:rFonts w:hint="eastAsia"/>
          <w:b/>
          <w:bCs/>
          <w:sz w:val="18"/>
          <w:szCs w:val="18"/>
        </w:rPr>
        <w:t> 조 (계약 기간)</w:t>
      </w:r>
    </w:p>
    <w:p w14:paraId="5B9B12FD" w14:textId="77777777" w:rsidR="00B017B4" w:rsidRDefault="00B017B4" w:rsidP="00B017B4">
      <w:pPr>
        <w:pStyle w:val="ac"/>
        <w:spacing w:line="249" w:lineRule="auto"/>
        <w:ind w:left="426"/>
        <w:jc w:val="both"/>
      </w:pPr>
      <w:r>
        <w:rPr>
          <w:rFonts w:hint="eastAsia"/>
          <w:sz w:val="18"/>
          <w:szCs w:val="18"/>
        </w:rPr>
        <w:t>1.   </w:t>
      </w:r>
      <w:r>
        <w:rPr>
          <w:rFonts w:hint="eastAsia"/>
        </w:rPr>
        <w:t xml:space="preserve"> </w:t>
      </w:r>
      <w:r>
        <w:rPr>
          <w:rFonts w:hint="eastAsia"/>
          <w:sz w:val="18"/>
          <w:szCs w:val="18"/>
        </w:rPr>
        <w:t>본 계약의 계약기간은 2024년 01월 19일부터 2025년 01월 18일까지로 한다. 본 계약의 만료일 또는       </w:t>
      </w:r>
    </w:p>
    <w:p w14:paraId="67345B29" w14:textId="77777777" w:rsidR="00B017B4" w:rsidRDefault="00B017B4" w:rsidP="00B017B4">
      <w:pPr>
        <w:pStyle w:val="ac"/>
        <w:spacing w:line="249" w:lineRule="auto"/>
        <w:ind w:left="426" w:firstLine="200"/>
        <w:jc w:val="both"/>
      </w:pPr>
      <w:r>
        <w:rPr>
          <w:rFonts w:hint="eastAsia"/>
          <w:sz w:val="18"/>
          <w:szCs w:val="18"/>
        </w:rPr>
        <w:t>연장된 계약기간 만료일로부터 1개월 전까지 계약조건을 변경하거나 계약을 종료한다는 당사자 일방</w:t>
      </w:r>
    </w:p>
    <w:p w14:paraId="5E9A1945" w14:textId="77777777" w:rsidR="00B017B4" w:rsidRDefault="00B017B4" w:rsidP="00B017B4">
      <w:pPr>
        <w:pStyle w:val="ac"/>
        <w:spacing w:line="249" w:lineRule="auto"/>
        <w:ind w:left="426" w:firstLine="200"/>
        <w:jc w:val="both"/>
      </w:pPr>
      <w:r>
        <w:rPr>
          <w:rFonts w:hint="eastAsia"/>
          <w:sz w:val="18"/>
          <w:szCs w:val="18"/>
        </w:rPr>
        <w:t>의 서면통지가 없을 경우에는 본 계약과 동일한 조건으로 계약이 1년씩 자동 연장된다.</w:t>
      </w:r>
    </w:p>
    <w:p w14:paraId="58C8630D" w14:textId="77777777" w:rsidR="00B017B4" w:rsidRDefault="00B017B4" w:rsidP="00B017B4">
      <w:pPr>
        <w:pStyle w:val="ac"/>
        <w:spacing w:line="249" w:lineRule="auto"/>
        <w:ind w:left="426"/>
        <w:jc w:val="both"/>
      </w:pPr>
      <w:r>
        <w:rPr>
          <w:rFonts w:hint="eastAsia"/>
          <w:sz w:val="18"/>
          <w:szCs w:val="18"/>
        </w:rPr>
        <w:t>2.   </w:t>
      </w:r>
      <w:r>
        <w:rPr>
          <w:rFonts w:hint="eastAsia"/>
        </w:rPr>
        <w:t xml:space="preserve"> </w:t>
      </w:r>
      <w:r>
        <w:rPr>
          <w:rFonts w:hint="eastAsia"/>
          <w:sz w:val="18"/>
          <w:szCs w:val="18"/>
        </w:rPr>
        <w:t>본 계약에 따라 발생하는 권리 또는 의무가 “갑”, “을” 또는 “</w:t>
      </w:r>
      <w:proofErr w:type="spellStart"/>
      <w:r>
        <w:rPr>
          <w:rFonts w:hint="eastAsia"/>
          <w:sz w:val="18"/>
          <w:szCs w:val="18"/>
        </w:rPr>
        <w:t>가맹사”의</w:t>
      </w:r>
      <w:proofErr w:type="spellEnd"/>
      <w:r>
        <w:rPr>
          <w:rFonts w:hint="eastAsia"/>
          <w:sz w:val="18"/>
          <w:szCs w:val="18"/>
        </w:rPr>
        <w:t> 어느 </w:t>
      </w:r>
      <w:proofErr w:type="spellStart"/>
      <w:r>
        <w:rPr>
          <w:rFonts w:hint="eastAsia"/>
          <w:sz w:val="18"/>
          <w:szCs w:val="18"/>
        </w:rPr>
        <w:t>일방에라도</w:t>
      </w:r>
      <w:proofErr w:type="spellEnd"/>
      <w:r>
        <w:rPr>
          <w:rFonts w:hint="eastAsia"/>
          <w:sz w:val="18"/>
          <w:szCs w:val="18"/>
        </w:rPr>
        <w:t> 남아 있을 경</w:t>
      </w:r>
    </w:p>
    <w:p w14:paraId="1A8CD4A6" w14:textId="77777777" w:rsidR="00B017B4" w:rsidRDefault="00B017B4" w:rsidP="00B017B4">
      <w:pPr>
        <w:pStyle w:val="ac"/>
        <w:spacing w:line="249" w:lineRule="auto"/>
        <w:ind w:left="426" w:firstLine="200"/>
        <w:jc w:val="both"/>
      </w:pPr>
      <w:r>
        <w:rPr>
          <w:rFonts w:hint="eastAsia"/>
          <w:sz w:val="18"/>
          <w:szCs w:val="18"/>
        </w:rPr>
        <w:t>우 해당 사항이 종결될 때까지 해당사항에 국한하여 본 계약의 효력은 지속되는 것으로 한다.</w:t>
      </w:r>
    </w:p>
    <w:p w14:paraId="27C69F80" w14:textId="77777777" w:rsidR="00B017B4" w:rsidRDefault="00B017B4" w:rsidP="00B017B4">
      <w:pPr>
        <w:pStyle w:val="ac"/>
        <w:spacing w:line="249" w:lineRule="auto"/>
        <w:ind w:left="426"/>
        <w:jc w:val="both"/>
      </w:pPr>
      <w:r>
        <w:rPr>
          <w:rFonts w:hint="eastAsia"/>
          <w:sz w:val="18"/>
          <w:szCs w:val="18"/>
        </w:rPr>
        <w:t>3.   </w:t>
      </w:r>
      <w:r>
        <w:rPr>
          <w:rFonts w:hint="eastAsia"/>
        </w:rPr>
        <w:t xml:space="preserve"> </w:t>
      </w:r>
      <w:r>
        <w:rPr>
          <w:rFonts w:hint="eastAsia"/>
          <w:sz w:val="18"/>
          <w:szCs w:val="18"/>
        </w:rPr>
        <w:t>계약기간 만료 1개월 전 당사자 일방이 계약조건 변경 등을 서면 통지한 경우 해당 사항에 대해 상</w:t>
      </w:r>
    </w:p>
    <w:p w14:paraId="09E1B803" w14:textId="77777777" w:rsidR="00B017B4" w:rsidRDefault="00B017B4" w:rsidP="00B017B4">
      <w:pPr>
        <w:pStyle w:val="ac"/>
        <w:spacing w:line="249" w:lineRule="auto"/>
        <w:ind w:left="426" w:firstLine="200"/>
        <w:jc w:val="both"/>
      </w:pPr>
      <w:r>
        <w:rPr>
          <w:rFonts w:hint="eastAsia"/>
          <w:sz w:val="18"/>
          <w:szCs w:val="18"/>
        </w:rPr>
        <w:t>호 성실히 합의하여 이를 계약내용에 반영한 계약을 체결하기로 한다.</w:t>
      </w:r>
    </w:p>
    <w:p w14:paraId="335CFBA5" w14:textId="46E3F891" w:rsidR="00B017B4" w:rsidDel="00864B84" w:rsidRDefault="00864B84" w:rsidP="00B017B4">
      <w:pPr>
        <w:pStyle w:val="a8"/>
        <w:spacing w:line="249" w:lineRule="auto"/>
        <w:jc w:val="both"/>
        <w:rPr>
          <w:del w:id="0" w:author="김현주 (Hyunjoo Kim)" w:date="2024-03-07T10:35:00Z"/>
        </w:rPr>
      </w:pPr>
      <w:ins w:id="1" w:author="김현주 (Hyunjoo Kim)" w:date="2024-03-07T10:35:00Z">
        <w:r w:rsidDel="00864B84">
          <w:rPr>
            <w:rFonts w:hint="eastAsia"/>
            <w:sz w:val="18"/>
            <w:szCs w:val="18"/>
          </w:rPr>
          <w:t xml:space="preserve"> </w:t>
        </w:r>
      </w:ins>
      <w:del w:id="2" w:author="김현주 (Hyunjoo Kim)" w:date="2024-03-07T10:35:00Z">
        <w:r w:rsidR="00B017B4" w:rsidDel="00864B84">
          <w:rPr>
            <w:rFonts w:hint="eastAsia"/>
            <w:sz w:val="18"/>
            <w:szCs w:val="18"/>
          </w:rPr>
          <w:delText> </w:delText>
        </w:r>
      </w:del>
    </w:p>
    <w:p w14:paraId="112EB765" w14:textId="20827693" w:rsidR="00B017B4" w:rsidDel="00864B84" w:rsidRDefault="00B017B4" w:rsidP="00B017B4">
      <w:pPr>
        <w:pStyle w:val="a8"/>
        <w:spacing w:line="249" w:lineRule="auto"/>
        <w:jc w:val="both"/>
        <w:rPr>
          <w:del w:id="3" w:author="김현주 (Hyunjoo Kim)" w:date="2024-03-07T10:35:00Z"/>
        </w:rPr>
      </w:pPr>
      <w:commentRangeStart w:id="4"/>
      <w:del w:id="5" w:author="김현주 (Hyunjoo Kim)" w:date="2024-03-07T10:35:00Z">
        <w:r w:rsidDel="00864B84">
          <w:rPr>
            <w:rFonts w:hint="eastAsia"/>
            <w:b/>
            <w:bCs/>
            <w:sz w:val="18"/>
            <w:szCs w:val="18"/>
          </w:rPr>
          <w:delText>제 4 조 (서비스 이용료)</w:delText>
        </w:r>
      </w:del>
    </w:p>
    <w:p w14:paraId="483E57FC" w14:textId="371134C3" w:rsidR="00B017B4" w:rsidDel="00864B84" w:rsidRDefault="00B017B4" w:rsidP="00B017B4">
      <w:pPr>
        <w:pStyle w:val="a8"/>
        <w:spacing w:line="249" w:lineRule="auto"/>
        <w:ind w:left="760" w:hanging="360"/>
        <w:jc w:val="both"/>
        <w:rPr>
          <w:del w:id="6" w:author="김현주 (Hyunjoo Kim)" w:date="2024-03-07T10:35:00Z"/>
        </w:rPr>
      </w:pPr>
      <w:del w:id="7" w:author="김현주 (Hyunjoo Kim)" w:date="2024-03-07T10:35:00Z">
        <w:r w:rsidDel="00864B84">
          <w:rPr>
            <w:rFonts w:ascii="Arial Unicode MS" w:eastAsia="Arial Unicode MS" w:hAnsi="Arial Unicode MS" w:cs="Arial Unicode MS" w:hint="eastAsia"/>
            <w:sz w:val="18"/>
            <w:szCs w:val="18"/>
          </w:rPr>
          <w:delText>1.   </w:delText>
        </w:r>
        <w:r w:rsidDel="00864B84">
          <w:rPr>
            <w:rFonts w:hint="eastAsia"/>
          </w:rPr>
          <w:delText xml:space="preserve"> </w:delText>
        </w:r>
        <w:r w:rsidDel="00864B84">
          <w:rPr>
            <w:rFonts w:ascii="Arial Unicode MS" w:eastAsia="Arial Unicode MS" w:hAnsi="Arial Unicode MS" w:cs="Arial Unicode MS" w:hint="eastAsia"/>
            <w:sz w:val="18"/>
            <w:szCs w:val="18"/>
          </w:rPr>
          <w:delText>“</w:delText>
        </w:r>
        <w:r w:rsidDel="00864B84">
          <w:rPr>
            <w:rFonts w:cs="맑은 고딕" w:hint="eastAsia"/>
            <w:sz w:val="18"/>
            <w:szCs w:val="18"/>
          </w:rPr>
          <w:delText>갑</w:delText>
        </w:r>
        <w:r w:rsidDel="00864B84">
          <w:rPr>
            <w:rFonts w:ascii="Arial" w:eastAsia="Arial Unicode MS" w:hAnsi="Arial" w:cs="Arial"/>
            <w:sz w:val="18"/>
            <w:szCs w:val="18"/>
          </w:rPr>
          <w:delText>”</w:delText>
        </w:r>
        <w:r w:rsidDel="00864B84">
          <w:rPr>
            <w:rFonts w:cs="맑은 고딕" w:hint="eastAsia"/>
            <w:sz w:val="18"/>
            <w:szCs w:val="18"/>
          </w:rPr>
          <w:delText>은</w:delText>
        </w:r>
        <w:r w:rsidDel="00864B84">
          <w:rPr>
            <w:rFonts w:ascii="Arial Unicode MS" w:eastAsia="Arial Unicode MS" w:hAnsi="Arial Unicode MS" w:cs="Arial Unicode MS" w:hint="eastAsia"/>
            <w:sz w:val="18"/>
            <w:szCs w:val="18"/>
          </w:rPr>
          <w:delText> “</w:delText>
        </w:r>
        <w:r w:rsidDel="00864B84">
          <w:rPr>
            <w:rFonts w:cs="맑은 고딕" w:hint="eastAsia"/>
            <w:sz w:val="18"/>
            <w:szCs w:val="18"/>
          </w:rPr>
          <w:delText>을</w:delText>
        </w:r>
        <w:r w:rsidDel="00864B84">
          <w:rPr>
            <w:rFonts w:ascii="Arial" w:eastAsia="Arial Unicode MS" w:hAnsi="Arial" w:cs="Arial"/>
            <w:sz w:val="18"/>
            <w:szCs w:val="18"/>
          </w:rPr>
          <w:delText>”</w:delText>
        </w:r>
        <w:r w:rsidDel="00864B84">
          <w:rPr>
            <w:rFonts w:cs="맑은 고딕" w:hint="eastAsia"/>
            <w:sz w:val="18"/>
            <w:szCs w:val="18"/>
          </w:rPr>
          <w:delText>이</w:delText>
        </w:r>
        <w:r w:rsidDel="00864B84">
          <w:rPr>
            <w:rFonts w:ascii="Arial Unicode MS" w:eastAsia="Arial Unicode MS" w:hAnsi="Arial Unicode MS" w:cs="Arial Unicode MS" w:hint="eastAsia"/>
            <w:sz w:val="18"/>
            <w:szCs w:val="18"/>
          </w:rPr>
          <w:delText> </w:delText>
        </w:r>
        <w:r w:rsidDel="00864B84">
          <w:rPr>
            <w:rFonts w:cs="맑은 고딕" w:hint="eastAsia"/>
            <w:sz w:val="18"/>
            <w:szCs w:val="18"/>
          </w:rPr>
          <w:delText>수행한</w:delText>
        </w:r>
        <w:r w:rsidDel="00864B84">
          <w:rPr>
            <w:rFonts w:ascii="Arial Unicode MS" w:eastAsia="Arial Unicode MS" w:hAnsi="Arial Unicode MS" w:cs="Arial Unicode MS" w:hint="eastAsia"/>
            <w:sz w:val="18"/>
            <w:szCs w:val="18"/>
          </w:rPr>
          <w:delText> “</w:delText>
        </w:r>
        <w:r w:rsidDel="00864B84">
          <w:rPr>
            <w:rFonts w:cs="맑은 고딕" w:hint="eastAsia"/>
            <w:sz w:val="18"/>
            <w:szCs w:val="18"/>
          </w:rPr>
          <w:delText>운영서비스</w:delText>
        </w:r>
        <w:r w:rsidDel="00864B84">
          <w:rPr>
            <w:rFonts w:ascii="Arial" w:eastAsia="Arial Unicode MS" w:hAnsi="Arial" w:cs="Arial"/>
            <w:sz w:val="18"/>
            <w:szCs w:val="18"/>
          </w:rPr>
          <w:delText>”</w:delText>
        </w:r>
        <w:r w:rsidDel="00864B84">
          <w:rPr>
            <w:rFonts w:cs="맑은 고딕" w:hint="eastAsia"/>
            <w:sz w:val="18"/>
            <w:szCs w:val="18"/>
          </w:rPr>
          <w:delText>에</w:delText>
        </w:r>
        <w:r w:rsidDel="00864B84">
          <w:rPr>
            <w:rFonts w:ascii="Arial Unicode MS" w:eastAsia="Arial Unicode MS" w:hAnsi="Arial Unicode MS" w:cs="Arial Unicode MS" w:hint="eastAsia"/>
            <w:sz w:val="18"/>
            <w:szCs w:val="18"/>
          </w:rPr>
          <w:delText> </w:delText>
        </w:r>
        <w:r w:rsidDel="00864B84">
          <w:rPr>
            <w:rFonts w:cs="맑은 고딕" w:hint="eastAsia"/>
            <w:sz w:val="18"/>
            <w:szCs w:val="18"/>
          </w:rPr>
          <w:delText>대해</w:delText>
        </w:r>
        <w:r w:rsidDel="00864B84">
          <w:rPr>
            <w:rFonts w:ascii="Arial Unicode MS" w:eastAsia="Arial Unicode MS" w:hAnsi="Arial Unicode MS" w:cs="Arial Unicode MS" w:hint="eastAsia"/>
            <w:sz w:val="18"/>
            <w:szCs w:val="18"/>
          </w:rPr>
          <w:delText> </w:delText>
        </w:r>
        <w:r w:rsidDel="00864B84">
          <w:rPr>
            <w:rFonts w:hint="eastAsia"/>
            <w:sz w:val="18"/>
            <w:szCs w:val="18"/>
          </w:rPr>
          <w:delText>인당 </w:delText>
        </w:r>
        <w:r w:rsidDel="00864B84">
          <w:rPr>
            <w:rFonts w:ascii="Arial Unicode MS" w:eastAsia="Arial Unicode MS" w:hAnsi="Arial Unicode MS" w:cs="Arial Unicode MS" w:hint="eastAsia"/>
            <w:sz w:val="18"/>
            <w:szCs w:val="18"/>
          </w:rPr>
          <w:delText>₩ 2,00</w:delText>
        </w:r>
        <w:r w:rsidDel="00864B84">
          <w:rPr>
            <w:rFonts w:hint="eastAsia"/>
            <w:sz w:val="18"/>
            <w:szCs w:val="18"/>
          </w:rPr>
          <w:delText>0원/월(VAT 별도)의 서비스 이용료를 지급한다.</w:delText>
        </w:r>
      </w:del>
    </w:p>
    <w:p w14:paraId="1AC24487" w14:textId="5ED906BA" w:rsidR="00B017B4" w:rsidDel="00864B84" w:rsidRDefault="00B017B4" w:rsidP="00B017B4">
      <w:pPr>
        <w:pStyle w:val="a8"/>
        <w:spacing w:line="249" w:lineRule="auto"/>
        <w:ind w:left="760" w:hanging="360"/>
        <w:jc w:val="both"/>
        <w:rPr>
          <w:del w:id="8" w:author="김현주 (Hyunjoo Kim)" w:date="2024-03-07T10:35:00Z"/>
        </w:rPr>
      </w:pPr>
      <w:del w:id="9" w:author="김현주 (Hyunjoo Kim)" w:date="2024-03-07T10:35:00Z">
        <w:r w:rsidDel="00864B84">
          <w:rPr>
            <w:rFonts w:ascii="Arial Unicode MS" w:eastAsia="Arial Unicode MS" w:hAnsi="Arial Unicode MS" w:cs="Arial Unicode MS" w:hint="eastAsia"/>
            <w:sz w:val="18"/>
            <w:szCs w:val="18"/>
          </w:rPr>
          <w:delText>2.   </w:delText>
        </w:r>
        <w:r w:rsidDel="00864B84">
          <w:rPr>
            <w:rFonts w:hint="eastAsia"/>
          </w:rPr>
          <w:delText xml:space="preserve"> </w:delText>
        </w:r>
        <w:r w:rsidDel="00864B84">
          <w:rPr>
            <w:rFonts w:ascii="Arial Unicode MS" w:eastAsia="Arial Unicode MS" w:hAnsi="Arial Unicode MS" w:cs="Arial Unicode MS" w:hint="eastAsia"/>
            <w:sz w:val="18"/>
            <w:szCs w:val="18"/>
          </w:rPr>
          <w:delText>“</w:delText>
        </w:r>
        <w:r w:rsidDel="00864B84">
          <w:rPr>
            <w:rFonts w:hint="eastAsia"/>
            <w:sz w:val="18"/>
            <w:szCs w:val="18"/>
          </w:rPr>
          <w:delText>갑</w:delText>
        </w:r>
        <w:r w:rsidDel="00864B84">
          <w:rPr>
            <w:rFonts w:ascii="Arial Unicode MS" w:eastAsia="Arial Unicode MS" w:hAnsi="Arial Unicode MS" w:cs="Arial Unicode MS" w:hint="eastAsia"/>
            <w:sz w:val="18"/>
            <w:szCs w:val="18"/>
          </w:rPr>
          <w:delText>”</w:delText>
        </w:r>
        <w:r w:rsidDel="00864B84">
          <w:rPr>
            <w:rFonts w:hint="eastAsia"/>
            <w:sz w:val="18"/>
            <w:szCs w:val="18"/>
          </w:rPr>
          <w:delText>은 </w:delText>
        </w:r>
        <w:r w:rsidDel="00864B84">
          <w:rPr>
            <w:rFonts w:ascii="Arial Unicode MS" w:eastAsia="Arial Unicode MS" w:hAnsi="Arial Unicode MS" w:cs="Arial Unicode MS" w:hint="eastAsia"/>
            <w:sz w:val="18"/>
            <w:szCs w:val="18"/>
          </w:rPr>
          <w:delText>“</w:delText>
        </w:r>
        <w:r w:rsidDel="00864B84">
          <w:rPr>
            <w:rFonts w:hint="eastAsia"/>
            <w:sz w:val="18"/>
            <w:szCs w:val="18"/>
          </w:rPr>
          <w:delText>을</w:delText>
        </w:r>
        <w:r w:rsidDel="00864B84">
          <w:rPr>
            <w:rFonts w:ascii="Arial Unicode MS" w:eastAsia="Arial Unicode MS" w:hAnsi="Arial Unicode MS" w:cs="Arial Unicode MS" w:hint="eastAsia"/>
            <w:sz w:val="18"/>
            <w:szCs w:val="18"/>
          </w:rPr>
          <w:delText>”</w:delText>
        </w:r>
        <w:r w:rsidDel="00864B84">
          <w:rPr>
            <w:rFonts w:hint="eastAsia"/>
            <w:sz w:val="18"/>
            <w:szCs w:val="18"/>
          </w:rPr>
          <w:delText>과 계약된 </w:delText>
        </w:r>
        <w:r w:rsidDel="00864B84">
          <w:rPr>
            <w:rFonts w:ascii="Arial Unicode MS" w:eastAsia="Arial Unicode MS" w:hAnsi="Arial Unicode MS" w:cs="Arial Unicode MS" w:hint="eastAsia"/>
            <w:sz w:val="18"/>
            <w:szCs w:val="18"/>
          </w:rPr>
          <w:delText>“</w:delText>
        </w:r>
        <w:r w:rsidDel="00864B84">
          <w:rPr>
            <w:rFonts w:hint="eastAsia"/>
            <w:sz w:val="18"/>
            <w:szCs w:val="18"/>
          </w:rPr>
          <w:delText>가맹사</w:delText>
        </w:r>
        <w:r w:rsidDel="00864B84">
          <w:rPr>
            <w:rFonts w:ascii="Arial Unicode MS" w:eastAsia="Arial Unicode MS" w:hAnsi="Arial Unicode MS" w:cs="Arial Unicode MS" w:hint="eastAsia"/>
            <w:sz w:val="18"/>
            <w:szCs w:val="18"/>
          </w:rPr>
          <w:delText>”</w:delText>
        </w:r>
        <w:r w:rsidDel="00864B84">
          <w:rPr>
            <w:rFonts w:hint="eastAsia"/>
            <w:sz w:val="18"/>
            <w:szCs w:val="18"/>
          </w:rPr>
          <w:delText>의 수수료 금액과 관계없이 제1항의 이용료를 지급한다.</w:delText>
        </w:r>
        <w:commentRangeEnd w:id="4"/>
        <w:r w:rsidR="001306AB" w:rsidDel="00864B84">
          <w:rPr>
            <w:rStyle w:val="a4"/>
            <w:rFonts w:asciiTheme="minorHAnsi" w:eastAsiaTheme="minorEastAsia" w:hAnsiTheme="minorHAnsi" w:cstheme="minorBidi"/>
            <w:color w:val="auto"/>
            <w:kern w:val="2"/>
          </w:rPr>
          <w:commentReference w:id="4"/>
        </w:r>
      </w:del>
    </w:p>
    <w:p w14:paraId="29CBAAB0" w14:textId="77777777" w:rsidR="00B017B4" w:rsidRDefault="00B017B4" w:rsidP="00B017B4">
      <w:pPr>
        <w:pStyle w:val="a8"/>
        <w:spacing w:line="249" w:lineRule="auto"/>
        <w:ind w:left="1160" w:hanging="360"/>
        <w:jc w:val="both"/>
      </w:pPr>
      <w:r>
        <w:rPr>
          <w:rFonts w:hint="eastAsia"/>
          <w:sz w:val="18"/>
          <w:szCs w:val="18"/>
        </w:rPr>
        <w:lastRenderedPageBreak/>
        <w:t>[FURSYS1]</w:t>
      </w:r>
    </w:p>
    <w:p w14:paraId="055FEBE5" w14:textId="77777777" w:rsidR="00B017B4" w:rsidRDefault="00B017B4" w:rsidP="00B017B4">
      <w:pPr>
        <w:pStyle w:val="a8"/>
        <w:spacing w:line="249" w:lineRule="auto"/>
        <w:jc w:val="both"/>
      </w:pPr>
      <w:proofErr w:type="gramStart"/>
      <w:r>
        <w:rPr>
          <w:rFonts w:hint="eastAsia"/>
          <w:b/>
          <w:bCs/>
          <w:sz w:val="18"/>
          <w:szCs w:val="18"/>
        </w:rPr>
        <w:t>제 5</w:t>
      </w:r>
      <w:proofErr w:type="gramEnd"/>
      <w:r>
        <w:rPr>
          <w:rFonts w:hint="eastAsia"/>
          <w:b/>
          <w:bCs/>
          <w:sz w:val="18"/>
          <w:szCs w:val="18"/>
        </w:rPr>
        <w:t> 조 (운영서비스의 범위)</w:t>
      </w:r>
    </w:p>
    <w:p w14:paraId="4BE96E62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1.   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에게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제공하는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운영서비스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범위는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본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계약서에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첨부된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별첨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1</w:t>
      </w:r>
      <w:r>
        <w:rPr>
          <w:rFonts w:cs="맑은 고딕" w:hint="eastAsia"/>
          <w:sz w:val="18"/>
          <w:szCs w:val="18"/>
        </w:rPr>
        <w:t>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같다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553C764C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hint="eastAsia"/>
          <w:sz w:val="18"/>
          <w:szCs w:val="18"/>
        </w:rPr>
        <w:t>2.   </w:t>
      </w:r>
      <w:r>
        <w:rPr>
          <w:rFonts w:hint="eastAsia"/>
        </w:rPr>
        <w:t xml:space="preserve"> </w:t>
      </w:r>
      <w:r>
        <w:rPr>
          <w:rFonts w:hint="eastAsia"/>
          <w:sz w:val="18"/>
          <w:szCs w:val="18"/>
        </w:rPr>
        <w:t>계약기간 내에 “</w:t>
      </w:r>
      <w:proofErr w:type="spellStart"/>
      <w:r>
        <w:rPr>
          <w:rFonts w:hint="eastAsia"/>
          <w:sz w:val="18"/>
          <w:szCs w:val="18"/>
        </w:rPr>
        <w:t>운영서비스”의</w:t>
      </w:r>
      <w:proofErr w:type="spellEnd"/>
      <w:r>
        <w:rPr>
          <w:rFonts w:hint="eastAsia"/>
          <w:sz w:val="18"/>
          <w:szCs w:val="18"/>
        </w:rPr>
        <w:t> 범위 외에 “</w:t>
      </w:r>
      <w:proofErr w:type="spellStart"/>
      <w:r>
        <w:rPr>
          <w:rFonts w:hint="eastAsia"/>
          <w:sz w:val="18"/>
          <w:szCs w:val="18"/>
        </w:rPr>
        <w:t>갑”의</w:t>
      </w:r>
      <w:proofErr w:type="spellEnd"/>
      <w:r>
        <w:rPr>
          <w:rFonts w:hint="eastAsia"/>
          <w:sz w:val="18"/>
          <w:szCs w:val="18"/>
        </w:rPr>
        <w:t> 요청사항이 있을 경우 상호 협의를 통해 추가할 수 있다.</w:t>
      </w:r>
    </w:p>
    <w:p w14:paraId="0B933381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3.   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올리브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시스템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추가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개발이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필요한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경우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개발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완료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희망일을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기준으로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최소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2</w:t>
      </w:r>
      <w:r>
        <w:rPr>
          <w:rFonts w:cs="맑은 고딕" w:hint="eastAsia"/>
          <w:sz w:val="18"/>
          <w:szCs w:val="18"/>
        </w:rPr>
        <w:t>개월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전에는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에게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요청하여야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한다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 </w:t>
      </w:r>
    </w:p>
    <w:p w14:paraId="292B92F0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hint="eastAsia"/>
          <w:sz w:val="18"/>
          <w:szCs w:val="18"/>
        </w:rPr>
        <w:t>4.   </w:t>
      </w:r>
      <w:r>
        <w:rPr>
          <w:rFonts w:hint="eastAsia"/>
        </w:rPr>
        <w:t xml:space="preserve"> </w:t>
      </w:r>
      <w:r>
        <w:rPr>
          <w:rFonts w:hint="eastAsia"/>
          <w:sz w:val="18"/>
          <w:szCs w:val="18"/>
        </w:rPr>
        <w:t>추가 개발의 경우 개발 범위에 따라 추가적인 개발 비용이 발생할 수 있으며, 해당 건의 경우 “</w:t>
      </w:r>
      <w:proofErr w:type="spellStart"/>
      <w:r>
        <w:rPr>
          <w:rFonts w:hint="eastAsia"/>
          <w:sz w:val="18"/>
          <w:szCs w:val="18"/>
        </w:rPr>
        <w:t>갑”과</w:t>
      </w:r>
      <w:proofErr w:type="spellEnd"/>
      <w:r>
        <w:rPr>
          <w:rFonts w:hint="eastAsia"/>
          <w:sz w:val="18"/>
          <w:szCs w:val="18"/>
        </w:rPr>
        <w:t> “</w:t>
      </w:r>
      <w:proofErr w:type="spellStart"/>
      <w:r>
        <w:rPr>
          <w:rFonts w:hint="eastAsia"/>
          <w:sz w:val="18"/>
          <w:szCs w:val="18"/>
        </w:rPr>
        <w:t>을”이</w:t>
      </w:r>
      <w:proofErr w:type="spellEnd"/>
      <w:r>
        <w:rPr>
          <w:rFonts w:hint="eastAsia"/>
          <w:sz w:val="18"/>
          <w:szCs w:val="18"/>
        </w:rPr>
        <w:t> 상호 협의를 통해 별도의 계약서를 작성 후 진행한다.</w:t>
      </w:r>
    </w:p>
    <w:p w14:paraId="07B0C813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 </w:t>
      </w:r>
    </w:p>
    <w:p w14:paraId="23F82DF0" w14:textId="77777777" w:rsidR="00B017B4" w:rsidRDefault="00B017B4" w:rsidP="00B017B4">
      <w:pPr>
        <w:pStyle w:val="a8"/>
        <w:spacing w:line="249" w:lineRule="auto"/>
        <w:jc w:val="both"/>
      </w:pPr>
      <w:proofErr w:type="gramStart"/>
      <w:r>
        <w:rPr>
          <w:rFonts w:hint="eastAsia"/>
          <w:b/>
          <w:bCs/>
          <w:sz w:val="18"/>
          <w:szCs w:val="18"/>
        </w:rPr>
        <w:t>제 6</w:t>
      </w:r>
      <w:proofErr w:type="gramEnd"/>
      <w:r>
        <w:rPr>
          <w:rFonts w:hint="eastAsia"/>
          <w:b/>
          <w:bCs/>
          <w:sz w:val="18"/>
          <w:szCs w:val="18"/>
        </w:rPr>
        <w:t> 조 (대금 지급 및 정산)</w:t>
      </w:r>
    </w:p>
    <w:p w14:paraId="03070A09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1.   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사용자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올리브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서비스</w:t>
      </w:r>
      <w:r>
        <w:rPr>
          <w:rFonts w:ascii="Arial" w:eastAsia="Arial Unicode MS" w:hAnsi="Arial" w:cs="Arial"/>
          <w:sz w:val="18"/>
          <w:szCs w:val="18"/>
        </w:rPr>
        <w:t>”</w:t>
      </w:r>
      <w:proofErr w:type="spellStart"/>
      <w:r>
        <w:rPr>
          <w:rFonts w:cs="맑은 고딕" w:hint="eastAsia"/>
          <w:sz w:val="18"/>
          <w:szCs w:val="18"/>
        </w:rPr>
        <w:t>를</w:t>
      </w:r>
      <w:proofErr w:type="spellEnd"/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통해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구내식당에서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사용한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식대포인트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대해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단위로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정산한다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4018B770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2.   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당월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1</w:t>
      </w:r>
      <w:r>
        <w:rPr>
          <w:rFonts w:cs="맑은 고딕" w:hint="eastAsia"/>
          <w:sz w:val="18"/>
          <w:szCs w:val="18"/>
        </w:rPr>
        <w:t>일부터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당월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말일까지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사용자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구내식당에서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사용한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식대포인트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및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서비스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이용료에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대해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proofErr w:type="spellStart"/>
      <w:r>
        <w:rPr>
          <w:rFonts w:cs="맑은 고딕" w:hint="eastAsia"/>
          <w:sz w:val="18"/>
          <w:szCs w:val="18"/>
        </w:rPr>
        <w:t>으로부터</w:t>
      </w:r>
      <w:proofErr w:type="spellEnd"/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청구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내역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이상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유무를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proofErr w:type="spellStart"/>
      <w:r>
        <w:rPr>
          <w:rFonts w:cs="맑은 고딕" w:hint="eastAsia"/>
          <w:sz w:val="18"/>
          <w:szCs w:val="18"/>
        </w:rPr>
        <w:t>확인받은</w:t>
      </w:r>
      <w:proofErr w:type="spellEnd"/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hint="eastAsia"/>
          <w:sz w:val="18"/>
          <w:szCs w:val="18"/>
        </w:rPr>
        <w:t>익월 5일까지 사용내역을 “</w:t>
      </w:r>
      <w:proofErr w:type="spellStart"/>
      <w:r>
        <w:rPr>
          <w:rFonts w:hint="eastAsia"/>
          <w:sz w:val="18"/>
          <w:szCs w:val="18"/>
        </w:rPr>
        <w:t>갑”에게</w:t>
      </w:r>
      <w:proofErr w:type="spellEnd"/>
      <w:r>
        <w:rPr>
          <w:rFonts w:hint="eastAsia"/>
          <w:sz w:val="18"/>
          <w:szCs w:val="18"/>
        </w:rPr>
        <w:t> 청구하여야 한다.</w:t>
      </w:r>
    </w:p>
    <w:p w14:paraId="0F421810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3.   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청구서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및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증빙자료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접수일로부터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5</w:t>
      </w:r>
      <w:r>
        <w:rPr>
          <w:rFonts w:cs="맑은 고딕" w:hint="eastAsia"/>
          <w:sz w:val="18"/>
          <w:szCs w:val="18"/>
        </w:rPr>
        <w:t>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이내에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계좌에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그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서비스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이용료를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현금으로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입금한다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75A1D628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hint="eastAsia"/>
          <w:sz w:val="18"/>
          <w:szCs w:val="18"/>
        </w:rPr>
        <w:t>4.   </w:t>
      </w:r>
      <w:r>
        <w:rPr>
          <w:rFonts w:hint="eastAsia"/>
        </w:rPr>
        <w:t xml:space="preserve"> </w:t>
      </w:r>
      <w:r>
        <w:rPr>
          <w:rFonts w:hint="eastAsia"/>
          <w:sz w:val="18"/>
          <w:szCs w:val="18"/>
        </w:rPr>
        <w:t>위 3항에도 불구하고, “</w:t>
      </w:r>
      <w:proofErr w:type="spellStart"/>
      <w:r>
        <w:rPr>
          <w:rFonts w:hint="eastAsia"/>
          <w:sz w:val="18"/>
          <w:szCs w:val="18"/>
        </w:rPr>
        <w:t>갑”은</w:t>
      </w:r>
      <w:proofErr w:type="spellEnd"/>
      <w:r>
        <w:rPr>
          <w:rFonts w:hint="eastAsia"/>
          <w:sz w:val="18"/>
          <w:szCs w:val="18"/>
        </w:rPr>
        <w:t> “</w:t>
      </w:r>
      <w:proofErr w:type="spellStart"/>
      <w:r>
        <w:rPr>
          <w:rFonts w:hint="eastAsia"/>
          <w:sz w:val="18"/>
          <w:szCs w:val="18"/>
        </w:rPr>
        <w:t>을”이</w:t>
      </w:r>
      <w:proofErr w:type="spellEnd"/>
      <w:r>
        <w:rPr>
          <w:rFonts w:hint="eastAsia"/>
          <w:sz w:val="18"/>
          <w:szCs w:val="18"/>
        </w:rPr>
        <w:t> 청구한 내역에 이상이 있을 시에는 그 사항을 “</w:t>
      </w:r>
      <w:proofErr w:type="spellStart"/>
      <w:r>
        <w:rPr>
          <w:rFonts w:hint="eastAsia"/>
          <w:sz w:val="18"/>
          <w:szCs w:val="18"/>
        </w:rPr>
        <w:t>을”에게</w:t>
      </w:r>
      <w:proofErr w:type="spellEnd"/>
      <w:r>
        <w:rPr>
          <w:rFonts w:hint="eastAsia"/>
          <w:sz w:val="18"/>
          <w:szCs w:val="18"/>
        </w:rPr>
        <w:t> 통보하고 조정을 요청할 수 있다. 상호 조정이 완료되면 “</w:t>
      </w:r>
      <w:proofErr w:type="spellStart"/>
      <w:r>
        <w:rPr>
          <w:rFonts w:hint="eastAsia"/>
          <w:sz w:val="18"/>
          <w:szCs w:val="18"/>
        </w:rPr>
        <w:t>갑”은</w:t>
      </w:r>
      <w:proofErr w:type="spellEnd"/>
      <w:r>
        <w:rPr>
          <w:rFonts w:hint="eastAsia"/>
          <w:sz w:val="18"/>
          <w:szCs w:val="18"/>
        </w:rPr>
        <w:t> “</w:t>
      </w:r>
      <w:proofErr w:type="spellStart"/>
      <w:r>
        <w:rPr>
          <w:rFonts w:hint="eastAsia"/>
          <w:sz w:val="18"/>
          <w:szCs w:val="18"/>
        </w:rPr>
        <w:t>을”로부터</w:t>
      </w:r>
      <w:proofErr w:type="spellEnd"/>
      <w:r>
        <w:rPr>
          <w:rFonts w:hint="eastAsia"/>
          <w:sz w:val="18"/>
          <w:szCs w:val="18"/>
        </w:rPr>
        <w:t> 조정된 금액에 대한 청구서를 접수한 날로부터 10일 이내에 입금해야 한다.</w:t>
      </w:r>
    </w:p>
    <w:p w14:paraId="5CA1AD26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5.   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입금계좌는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에게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제공하는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전용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계좌로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입금한다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417C64F2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6.   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식대포인트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정산은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사용자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식대포인트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사용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시점을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기준으로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하며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대금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정산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발생하는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취소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분에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대해서는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익월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정산에서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취소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분을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차감하고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청구하기로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한다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5C395F18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7.   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위의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정산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절차에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대하여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늦어도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익월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10</w:t>
      </w:r>
      <w:r>
        <w:rPr>
          <w:rFonts w:cs="맑은 고딕" w:hint="eastAsia"/>
          <w:sz w:val="18"/>
          <w:szCs w:val="18"/>
        </w:rPr>
        <w:t>일까지는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완료하는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것으로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한다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 </w:t>
      </w:r>
      <w:r>
        <w:rPr>
          <w:rFonts w:cs="맑은 고딕" w:hint="eastAsia"/>
          <w:sz w:val="18"/>
          <w:szCs w:val="18"/>
        </w:rPr>
        <w:t>단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국가공휴일로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인한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업무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지연에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대해서는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완료일자에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해당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일수만큼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연장하는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것으로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하며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완료일자가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주말에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해당하는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경우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그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직후의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업무일을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기준으로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한다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20020AFD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 </w:t>
      </w:r>
    </w:p>
    <w:p w14:paraId="096C5BA3" w14:textId="77777777" w:rsidR="00B017B4" w:rsidRDefault="00B017B4" w:rsidP="00B017B4">
      <w:pPr>
        <w:pStyle w:val="a3"/>
      </w:pPr>
      <w:proofErr w:type="gramStart"/>
      <w:r>
        <w:rPr>
          <w:rFonts w:ascii="나눔고딕" w:hAnsi="나눔고딕" w:cs="나눔고딕"/>
          <w:b/>
          <w:bCs/>
          <w:sz w:val="18"/>
          <w:szCs w:val="18"/>
        </w:rPr>
        <w:t>제</w:t>
      </w:r>
      <w:r>
        <w:rPr>
          <w:rFonts w:ascii="나눔고딕" w:hAnsi="나눔고딕" w:cs="나눔고딕"/>
          <w:b/>
          <w:bCs/>
          <w:sz w:val="18"/>
          <w:szCs w:val="18"/>
        </w:rPr>
        <w:t> 7</w:t>
      </w:r>
      <w:proofErr w:type="gramEnd"/>
      <w:r>
        <w:rPr>
          <w:rFonts w:ascii="나눔고딕" w:hAnsi="나눔고딕" w:cs="나눔고딕"/>
          <w:b/>
          <w:bCs/>
          <w:sz w:val="18"/>
          <w:szCs w:val="18"/>
        </w:rPr>
        <w:t> </w:t>
      </w:r>
      <w:r>
        <w:rPr>
          <w:rFonts w:ascii="나눔고딕" w:hAnsi="나눔고딕" w:cs="나눔고딕"/>
          <w:b/>
          <w:bCs/>
          <w:sz w:val="18"/>
          <w:szCs w:val="18"/>
        </w:rPr>
        <w:t>조</w:t>
      </w:r>
      <w:r>
        <w:rPr>
          <w:rFonts w:ascii="나눔고딕" w:hAnsi="나눔고딕" w:cs="나눔고딕"/>
          <w:b/>
          <w:bCs/>
          <w:sz w:val="18"/>
          <w:szCs w:val="18"/>
        </w:rPr>
        <w:t> (“</w:t>
      </w:r>
      <w:r>
        <w:rPr>
          <w:rFonts w:ascii="나눔고딕" w:hAnsi="나눔고딕" w:cs="나눔고딕"/>
          <w:b/>
          <w:bCs/>
          <w:sz w:val="18"/>
          <w:szCs w:val="18"/>
        </w:rPr>
        <w:t>갑</w:t>
      </w:r>
      <w:r>
        <w:rPr>
          <w:rFonts w:ascii="나눔고딕" w:hAnsi="나눔고딕" w:cs="나눔고딕"/>
          <w:b/>
          <w:bCs/>
          <w:sz w:val="18"/>
          <w:szCs w:val="18"/>
        </w:rPr>
        <w:t>”</w:t>
      </w:r>
      <w:r>
        <w:rPr>
          <w:rFonts w:ascii="나눔고딕" w:hAnsi="나눔고딕" w:cs="나눔고딕"/>
          <w:b/>
          <w:bCs/>
          <w:sz w:val="18"/>
          <w:szCs w:val="18"/>
        </w:rPr>
        <w:t>의</w:t>
      </w:r>
      <w:r>
        <w:rPr>
          <w:rFonts w:ascii="나눔고딕" w:hAnsi="나눔고딕" w:cs="나눔고딕"/>
          <w:b/>
          <w:bCs/>
          <w:sz w:val="18"/>
          <w:szCs w:val="18"/>
        </w:rPr>
        <w:t> </w:t>
      </w:r>
      <w:r>
        <w:rPr>
          <w:rFonts w:ascii="나눔고딕" w:hAnsi="나눔고딕" w:cs="나눔고딕"/>
          <w:b/>
          <w:bCs/>
          <w:sz w:val="18"/>
          <w:szCs w:val="18"/>
        </w:rPr>
        <w:t>준수의무</w:t>
      </w:r>
      <w:r>
        <w:rPr>
          <w:rFonts w:ascii="나눔고딕" w:hAnsi="나눔고딕" w:cs="나눔고딕"/>
          <w:b/>
          <w:bCs/>
          <w:sz w:val="18"/>
          <w:szCs w:val="18"/>
        </w:rPr>
        <w:t>)</w:t>
      </w:r>
    </w:p>
    <w:p w14:paraId="1D0439E2" w14:textId="77777777" w:rsidR="00B017B4" w:rsidRDefault="00B017B4" w:rsidP="00B017B4">
      <w:pPr>
        <w:pStyle w:val="a3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1.   </w:t>
      </w:r>
      <w:r>
        <w:rPr>
          <w:rFonts w:hint="eastAsia"/>
        </w:rPr>
        <w:t xml:space="preserve"> </w:t>
      </w:r>
      <w:r>
        <w:rPr>
          <w:rFonts w:ascii="나눔고딕" w:hAnsi="나눔고딕" w:cs="나눔고딕"/>
          <w:sz w:val="18"/>
          <w:szCs w:val="18"/>
        </w:rPr>
        <w:t>“</w:t>
      </w:r>
      <w:r>
        <w:rPr>
          <w:rFonts w:ascii="나눔고딕" w:hAnsi="나눔고딕" w:cs="나눔고딕"/>
          <w:sz w:val="18"/>
          <w:szCs w:val="18"/>
        </w:rPr>
        <w:t>갑</w:t>
      </w:r>
      <w:r>
        <w:rPr>
          <w:rFonts w:ascii="나눔고딕" w:hAnsi="나눔고딕" w:cs="나눔고딕"/>
          <w:sz w:val="18"/>
          <w:szCs w:val="18"/>
        </w:rPr>
        <w:t>”</w:t>
      </w:r>
      <w:r>
        <w:rPr>
          <w:rFonts w:ascii="나눔고딕" w:hAnsi="나눔고딕" w:cs="나눔고딕"/>
          <w:sz w:val="18"/>
          <w:szCs w:val="18"/>
        </w:rPr>
        <w:t>은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사용자</w:t>
      </w:r>
      <w:r>
        <w:rPr>
          <w:rFonts w:ascii="나눔고딕" w:hAnsi="나눔고딕" w:cs="나눔고딕"/>
          <w:sz w:val="18"/>
          <w:szCs w:val="18"/>
        </w:rPr>
        <w:t>”</w:t>
      </w:r>
      <w:r>
        <w:rPr>
          <w:rFonts w:ascii="나눔고딕" w:hAnsi="나눔고딕" w:cs="나눔고딕"/>
          <w:sz w:val="18"/>
          <w:szCs w:val="18"/>
        </w:rPr>
        <w:t>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개인정보가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포함된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자료를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저장매체</w:t>
      </w:r>
      <w:r>
        <w:rPr>
          <w:rFonts w:ascii="나눔고딕" w:hAnsi="나눔고딕" w:cs="나눔고딕"/>
          <w:sz w:val="18"/>
          <w:szCs w:val="18"/>
        </w:rPr>
        <w:t>, </w:t>
      </w:r>
      <w:r>
        <w:rPr>
          <w:rFonts w:ascii="나눔고딕" w:hAnsi="나눔고딕" w:cs="나눔고딕"/>
          <w:sz w:val="18"/>
          <w:szCs w:val="18"/>
        </w:rPr>
        <w:t>시스템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업로드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등의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방법으로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을</w:t>
      </w:r>
      <w:r>
        <w:rPr>
          <w:rFonts w:ascii="나눔고딕" w:hAnsi="나눔고딕" w:cs="나눔고딕"/>
          <w:sz w:val="18"/>
          <w:szCs w:val="18"/>
        </w:rPr>
        <w:t>”</w:t>
      </w:r>
      <w:r>
        <w:rPr>
          <w:rFonts w:ascii="나눔고딕" w:hAnsi="나눔고딕" w:cs="나눔고딕"/>
          <w:sz w:val="18"/>
          <w:szCs w:val="18"/>
        </w:rPr>
        <w:t>에게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전송할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경우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반드시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비밀번호를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설정해야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한다</w:t>
      </w:r>
      <w:r>
        <w:rPr>
          <w:rFonts w:ascii="나눔고딕" w:hAnsi="나눔고딕" w:cs="나눔고딕"/>
          <w:sz w:val="18"/>
          <w:szCs w:val="18"/>
        </w:rPr>
        <w:t>. “</w:t>
      </w:r>
      <w:r>
        <w:rPr>
          <w:rFonts w:ascii="나눔고딕" w:hAnsi="나눔고딕" w:cs="나눔고딕"/>
          <w:sz w:val="18"/>
          <w:szCs w:val="18"/>
        </w:rPr>
        <w:t>갑</w:t>
      </w:r>
      <w:r>
        <w:rPr>
          <w:rFonts w:ascii="나눔고딕" w:hAnsi="나눔고딕" w:cs="나눔고딕"/>
          <w:sz w:val="18"/>
          <w:szCs w:val="18"/>
        </w:rPr>
        <w:t>”</w:t>
      </w:r>
      <w:r>
        <w:rPr>
          <w:rFonts w:ascii="나눔고딕" w:hAnsi="나눔고딕" w:cs="나눔고딕"/>
          <w:sz w:val="18"/>
          <w:szCs w:val="18"/>
        </w:rPr>
        <w:t>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비밀번호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설정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미준수로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인해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정보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전송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과정에서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사용자</w:t>
      </w:r>
      <w:r>
        <w:rPr>
          <w:rFonts w:ascii="나눔고딕" w:hAnsi="나눔고딕" w:cs="나눔고딕"/>
          <w:sz w:val="18"/>
          <w:szCs w:val="18"/>
        </w:rPr>
        <w:t>” </w:t>
      </w:r>
      <w:r>
        <w:rPr>
          <w:rFonts w:ascii="나눔고딕" w:hAnsi="나눔고딕" w:cs="나눔고딕"/>
          <w:sz w:val="18"/>
          <w:szCs w:val="18"/>
        </w:rPr>
        <w:t>개인정보가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유출되었을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경우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해당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건에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대해서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갑</w:t>
      </w:r>
      <w:r>
        <w:rPr>
          <w:rFonts w:ascii="나눔고딕" w:hAnsi="나눔고딕" w:cs="나눔고딕"/>
          <w:sz w:val="18"/>
          <w:szCs w:val="18"/>
        </w:rPr>
        <w:t>”</w:t>
      </w:r>
      <w:r>
        <w:rPr>
          <w:rFonts w:ascii="나눔고딕" w:hAnsi="나눔고딕" w:cs="나눔고딕"/>
          <w:sz w:val="18"/>
          <w:szCs w:val="18"/>
        </w:rPr>
        <w:t>은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을</w:t>
      </w:r>
      <w:r>
        <w:rPr>
          <w:rFonts w:ascii="나눔고딕" w:hAnsi="나눔고딕" w:cs="나눔고딕"/>
          <w:sz w:val="18"/>
          <w:szCs w:val="18"/>
        </w:rPr>
        <w:t>”</w:t>
      </w:r>
      <w:r>
        <w:rPr>
          <w:rFonts w:ascii="나눔고딕" w:hAnsi="나눔고딕" w:cs="나눔고딕"/>
          <w:sz w:val="18"/>
          <w:szCs w:val="18"/>
        </w:rPr>
        <w:t>에게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책임을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물을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없다</w:t>
      </w:r>
      <w:r>
        <w:rPr>
          <w:rFonts w:ascii="나눔고딕" w:hAnsi="나눔고딕" w:cs="나눔고딕"/>
          <w:sz w:val="18"/>
          <w:szCs w:val="18"/>
        </w:rPr>
        <w:t>.</w:t>
      </w:r>
    </w:p>
    <w:p w14:paraId="462D5962" w14:textId="77777777" w:rsidR="00B017B4" w:rsidRDefault="00B017B4" w:rsidP="00B017B4">
      <w:pPr>
        <w:pStyle w:val="a3"/>
        <w:spacing w:line="249" w:lineRule="auto"/>
        <w:ind w:left="760" w:hanging="360"/>
        <w:jc w:val="both"/>
      </w:pPr>
      <w:r>
        <w:rPr>
          <w:rFonts w:hint="eastAsia"/>
          <w:sz w:val="18"/>
          <w:szCs w:val="18"/>
        </w:rPr>
        <w:t> </w:t>
      </w:r>
    </w:p>
    <w:p w14:paraId="54CAECFA" w14:textId="77777777" w:rsidR="00B017B4" w:rsidRDefault="00B017B4" w:rsidP="00B017B4">
      <w:pPr>
        <w:pStyle w:val="a8"/>
        <w:spacing w:line="249" w:lineRule="auto"/>
        <w:jc w:val="both"/>
      </w:pPr>
      <w:proofErr w:type="gramStart"/>
      <w:r>
        <w:rPr>
          <w:rFonts w:hint="eastAsia"/>
          <w:b/>
          <w:bCs/>
          <w:sz w:val="18"/>
          <w:szCs w:val="18"/>
        </w:rPr>
        <w:t>제 8</w:t>
      </w:r>
      <w:proofErr w:type="gramEnd"/>
      <w:r>
        <w:rPr>
          <w:rFonts w:hint="eastAsia"/>
          <w:b/>
          <w:bCs/>
          <w:sz w:val="18"/>
          <w:szCs w:val="18"/>
        </w:rPr>
        <w:t> 조 (“</w:t>
      </w:r>
      <w:proofErr w:type="spellStart"/>
      <w:r>
        <w:rPr>
          <w:rFonts w:hint="eastAsia"/>
          <w:b/>
          <w:bCs/>
          <w:sz w:val="18"/>
          <w:szCs w:val="18"/>
        </w:rPr>
        <w:t>을”의</w:t>
      </w:r>
      <w:proofErr w:type="spellEnd"/>
      <w:r>
        <w:rPr>
          <w:rFonts w:hint="eastAsia"/>
          <w:b/>
          <w:bCs/>
          <w:sz w:val="18"/>
          <w:szCs w:val="18"/>
        </w:rPr>
        <w:t> 준수의무)</w:t>
      </w:r>
    </w:p>
    <w:p w14:paraId="07F20DA3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1.   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사용자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에게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제공하는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올리브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서비스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신뢰성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및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정확성을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보장하여야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한다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6C01DF62" w14:textId="6EFE224A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2.   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올리브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시스템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및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서비스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이용과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관련하여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사용자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및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불만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또는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불편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사항을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접수하는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채널을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운영해야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하며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접수된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건에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대해서는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commentRangeStart w:id="10"/>
      <w:r>
        <w:rPr>
          <w:rFonts w:cs="맑은 고딕" w:hint="eastAsia"/>
          <w:sz w:val="18"/>
          <w:szCs w:val="18"/>
        </w:rPr>
        <w:t>신속히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해결해야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한다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  <w:commentRangeEnd w:id="10"/>
      <w:r w:rsidR="00784560">
        <w:rPr>
          <w:rStyle w:val="a4"/>
          <w:rFonts w:asciiTheme="minorHAnsi" w:eastAsiaTheme="minorEastAsia" w:hAnsiTheme="minorHAnsi" w:cstheme="minorBidi"/>
          <w:color w:val="auto"/>
          <w:kern w:val="2"/>
        </w:rPr>
        <w:commentReference w:id="10"/>
      </w:r>
    </w:p>
    <w:p w14:paraId="1EE3A325" w14:textId="571DAB06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3.   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commentRangeStart w:id="11"/>
      <w:ins w:id="12" w:author="김현주 (Hyunjoo Kim)" w:date="2024-03-07T10:39:00Z">
        <w:r w:rsidR="00FF1222">
          <w:rPr>
            <w:rFonts w:cs="맑은 고딕" w:hint="eastAsia"/>
            <w:sz w:val="18"/>
            <w:szCs w:val="18"/>
          </w:rPr>
          <w:t>개인정보보호법 및 관련 법령상 모든 의무를 준수하고 개인정보위 처리 및 관리와</w:t>
        </w:r>
      </w:ins>
      <w:ins w:id="13" w:author="김현주 (Hyunjoo Kim)" w:date="2024-03-07T10:40:00Z">
        <w:r w:rsidR="00FF1222">
          <w:rPr>
            <w:rFonts w:cs="맑은 고딕" w:hint="eastAsia"/>
            <w:sz w:val="18"/>
            <w:szCs w:val="18"/>
          </w:rPr>
          <w:t xml:space="preserve"> </w:t>
        </w:r>
      </w:ins>
      <w:ins w:id="14" w:author="김현주 (Hyunjoo Kim)" w:date="2024-03-07T10:39:00Z">
        <w:r w:rsidR="00FF1222">
          <w:rPr>
            <w:rFonts w:cs="맑은 고딕" w:hint="eastAsia"/>
            <w:sz w:val="18"/>
            <w:szCs w:val="18"/>
          </w:rPr>
          <w:t xml:space="preserve">관련하여 </w:t>
        </w:r>
      </w:ins>
      <w:ins w:id="15" w:author="김현주 (Hyunjoo Kim)" w:date="2024-03-07T10:40:00Z">
        <w:r w:rsidR="00FF1222">
          <w:rPr>
            <w:rFonts w:cs="맑은 고딕" w:hint="eastAsia"/>
            <w:sz w:val="18"/>
            <w:szCs w:val="18"/>
          </w:rPr>
          <w:t xml:space="preserve">관련법령에서 요구하는 </w:t>
        </w:r>
      </w:ins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사용자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개인정보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보호를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위한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bookmarkStart w:id="16" w:name="_GoBack"/>
      <w:bookmarkEnd w:id="16"/>
      <w:ins w:id="17" w:author="김현주 (Hyunjoo Kim)" w:date="2024-03-07T10:40:00Z">
        <w:r w:rsidR="00FF1222">
          <w:rPr>
            <w:rFonts w:cs="맑은 고딕" w:hint="eastAsia"/>
            <w:sz w:val="18"/>
            <w:szCs w:val="18"/>
          </w:rPr>
          <w:t xml:space="preserve">모든 </w:t>
        </w:r>
      </w:ins>
      <w:r>
        <w:rPr>
          <w:rFonts w:cs="맑은 고딕" w:hint="eastAsia"/>
          <w:sz w:val="18"/>
          <w:szCs w:val="18"/>
        </w:rPr>
        <w:t>기술적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관리적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대책을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관련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법률에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따라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수립하고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시행해야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commentRangeEnd w:id="11"/>
      <w:r w:rsidR="00FF1222">
        <w:rPr>
          <w:rStyle w:val="a4"/>
          <w:rFonts w:asciiTheme="minorHAnsi" w:eastAsiaTheme="minorEastAsia" w:hAnsiTheme="minorHAnsi" w:cstheme="minorBidi"/>
          <w:color w:val="auto"/>
          <w:kern w:val="2"/>
        </w:rPr>
        <w:commentReference w:id="11"/>
      </w:r>
      <w:r>
        <w:rPr>
          <w:rFonts w:cs="맑은 고딕" w:hint="eastAsia"/>
          <w:sz w:val="18"/>
          <w:szCs w:val="18"/>
        </w:rPr>
        <w:t>한다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1DF695B0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4.   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올리브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시스템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대한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접근을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사용자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아닌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3</w:t>
      </w:r>
      <w:r>
        <w:rPr>
          <w:rFonts w:cs="맑은 고딕" w:hint="eastAsia"/>
          <w:sz w:val="18"/>
          <w:szCs w:val="18"/>
        </w:rPr>
        <w:t>자에게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허용해서는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안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된다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17D95336" w14:textId="008F034D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lastRenderedPageBreak/>
        <w:t>5.   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사용자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개인정보를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10</w:t>
      </w:r>
      <w:r>
        <w:rPr>
          <w:rFonts w:cs="맑은 고딕" w:hint="eastAsia"/>
          <w:sz w:val="18"/>
          <w:szCs w:val="18"/>
        </w:rPr>
        <w:t>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2</w:t>
      </w:r>
      <w:r>
        <w:rPr>
          <w:rFonts w:cs="맑은 고딕" w:hint="eastAsia"/>
          <w:sz w:val="18"/>
          <w:szCs w:val="18"/>
        </w:rPr>
        <w:t>항에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열거된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목적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이외로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사용하거나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귀책사유로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사용자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개인정보가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유출되었을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경우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ins w:id="18" w:author="김현주 (Hyunjoo Kim)" w:date="2024-03-07T10:40:00Z">
        <w:r w:rsidR="00FF1222">
          <w:rPr>
            <w:rFonts w:cs="맑은 고딕" w:hint="eastAsia"/>
            <w:sz w:val="18"/>
            <w:szCs w:val="18"/>
          </w:rPr>
          <w:t xml:space="preserve">그 책임으로부터 </w:t>
        </w:r>
        <w:r w:rsidR="00FF1222">
          <w:rPr>
            <w:rFonts w:cs="맑은 고딕"/>
            <w:sz w:val="18"/>
            <w:szCs w:val="18"/>
          </w:rPr>
          <w:t>“</w:t>
        </w:r>
        <w:r w:rsidR="00FF1222">
          <w:rPr>
            <w:rFonts w:cs="맑은 고딕" w:hint="eastAsia"/>
            <w:sz w:val="18"/>
            <w:szCs w:val="18"/>
          </w:rPr>
          <w:t>갑</w:t>
        </w:r>
        <w:r w:rsidR="00FF1222">
          <w:rPr>
            <w:rFonts w:cs="맑은 고딕"/>
            <w:sz w:val="18"/>
            <w:szCs w:val="18"/>
          </w:rPr>
          <w:t>”</w:t>
        </w:r>
        <w:r w:rsidR="00FF1222">
          <w:rPr>
            <w:rFonts w:cs="맑은 고딕" w:hint="eastAsia"/>
            <w:sz w:val="18"/>
            <w:szCs w:val="18"/>
          </w:rPr>
          <w:t>을 면제</w:t>
        </w:r>
      </w:ins>
      <w:ins w:id="19" w:author="김현주 (Hyunjoo Kim)" w:date="2024-03-07T10:41:00Z">
        <w:r w:rsidR="00FF1222">
          <w:rPr>
            <w:rFonts w:cs="맑은 고딕" w:hint="eastAsia"/>
            <w:sz w:val="18"/>
            <w:szCs w:val="18"/>
          </w:rPr>
          <w:t xml:space="preserve">하고 </w:t>
        </w:r>
      </w:ins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해당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건에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대해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손해배상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등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일체의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민</w:t>
      </w:r>
      <w:r>
        <w:rPr>
          <w:rFonts w:ascii="Arial" w:eastAsia="Arial Unicode MS" w:hAnsi="Arial" w:cs="Arial"/>
          <w:sz w:val="18"/>
          <w:szCs w:val="18"/>
        </w:rPr>
        <w:t>·</w:t>
      </w:r>
      <w:r>
        <w:rPr>
          <w:rFonts w:cs="맑은 고딕" w:hint="eastAsia"/>
          <w:sz w:val="18"/>
          <w:szCs w:val="18"/>
        </w:rPr>
        <w:t>형사상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책임</w:t>
      </w:r>
    </w:p>
    <w:p w14:paraId="075A0308" w14:textId="6D467A71" w:rsidR="00B017B4" w:rsidRDefault="00B017B4" w:rsidP="00784560">
      <w:pPr>
        <w:pStyle w:val="a8"/>
        <w:spacing w:line="249" w:lineRule="auto"/>
        <w:ind w:leftChars="100" w:left="200" w:firstLineChars="300" w:firstLine="540"/>
        <w:jc w:val="both"/>
      </w:pPr>
      <w:r>
        <w:rPr>
          <w:rFonts w:hint="eastAsia"/>
          <w:sz w:val="18"/>
          <w:szCs w:val="18"/>
        </w:rPr>
        <w:t> </w:t>
      </w:r>
      <w:r>
        <w:rPr>
          <w:rFonts w:hint="eastAsia"/>
        </w:rPr>
        <w:t xml:space="preserve"> </w:t>
      </w:r>
      <w:r>
        <w:rPr>
          <w:rFonts w:hint="eastAsia"/>
          <w:sz w:val="18"/>
          <w:szCs w:val="18"/>
        </w:rPr>
        <w:t>을 져야한다.</w:t>
      </w:r>
    </w:p>
    <w:p w14:paraId="242D9F3E" w14:textId="77777777" w:rsidR="00784560" w:rsidRDefault="00784560" w:rsidP="00B017B4">
      <w:pPr>
        <w:pStyle w:val="a8"/>
        <w:spacing w:line="249" w:lineRule="auto"/>
        <w:ind w:left="760" w:hanging="360"/>
        <w:jc w:val="both"/>
      </w:pPr>
    </w:p>
    <w:p w14:paraId="2332F72A" w14:textId="24E779EF" w:rsidR="00B017B4" w:rsidRDefault="00784560" w:rsidP="00784560">
      <w:pPr>
        <w:pStyle w:val="a8"/>
        <w:spacing w:line="249" w:lineRule="auto"/>
        <w:ind w:leftChars="100" w:left="200" w:firstLineChars="100" w:firstLine="180"/>
        <w:jc w:val="both"/>
      </w:pPr>
      <w:r>
        <w:rPr>
          <w:rFonts w:ascii="Arial Unicode MS" w:eastAsia="Arial Unicode MS" w:hAnsi="Arial Unicode MS" w:cs="Arial Unicode MS"/>
          <w:sz w:val="18"/>
          <w:szCs w:val="18"/>
        </w:rPr>
        <w:t>6. ”</w:t>
      </w:r>
      <w:r w:rsidR="00B017B4">
        <w:rPr>
          <w:rFonts w:cs="맑은 고딕" w:hint="eastAsia"/>
          <w:sz w:val="18"/>
          <w:szCs w:val="18"/>
        </w:rPr>
        <w:t>을</w:t>
      </w:r>
      <w:r w:rsidR="00B017B4">
        <w:rPr>
          <w:rFonts w:ascii="Arial" w:eastAsia="Arial Unicode MS" w:hAnsi="Arial" w:cs="Arial"/>
          <w:sz w:val="18"/>
          <w:szCs w:val="18"/>
        </w:rPr>
        <w:t>”</w:t>
      </w:r>
      <w:r w:rsidR="00B017B4">
        <w:rPr>
          <w:rFonts w:cs="맑은 고딕" w:hint="eastAsia"/>
          <w:sz w:val="18"/>
          <w:szCs w:val="18"/>
        </w:rPr>
        <w:t>은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 w:rsidR="00B017B4">
        <w:rPr>
          <w:rFonts w:cs="맑은 고딕" w:hint="eastAsia"/>
          <w:sz w:val="18"/>
          <w:szCs w:val="18"/>
        </w:rPr>
        <w:t>갑</w:t>
      </w:r>
      <w:r w:rsidR="00B017B4">
        <w:rPr>
          <w:rFonts w:ascii="Arial" w:eastAsia="Arial Unicode MS" w:hAnsi="Arial" w:cs="Arial"/>
          <w:sz w:val="18"/>
          <w:szCs w:val="18"/>
        </w:rPr>
        <w:t>”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 w:rsidR="00B017B4">
        <w:rPr>
          <w:rFonts w:cs="맑은 고딕" w:hint="eastAsia"/>
          <w:sz w:val="18"/>
          <w:szCs w:val="18"/>
        </w:rPr>
        <w:t>및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 w:rsidR="00B017B4">
        <w:rPr>
          <w:rFonts w:cs="맑은 고딕" w:hint="eastAsia"/>
          <w:sz w:val="18"/>
          <w:szCs w:val="18"/>
        </w:rPr>
        <w:t>사용자</w:t>
      </w:r>
      <w:r w:rsidR="00B017B4">
        <w:rPr>
          <w:rFonts w:ascii="Arial" w:eastAsia="Arial Unicode MS" w:hAnsi="Arial" w:cs="Arial"/>
          <w:sz w:val="18"/>
          <w:szCs w:val="18"/>
        </w:rPr>
        <w:t>”</w:t>
      </w:r>
      <w:r w:rsidR="00B017B4">
        <w:rPr>
          <w:rFonts w:cs="맑은 고딕" w:hint="eastAsia"/>
          <w:sz w:val="18"/>
          <w:szCs w:val="18"/>
        </w:rPr>
        <w:t>가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 w:rsidR="00B017B4">
        <w:rPr>
          <w:rFonts w:cs="맑은 고딕" w:hint="eastAsia"/>
          <w:sz w:val="18"/>
          <w:szCs w:val="18"/>
        </w:rPr>
        <w:t>올리브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 w:rsidR="00B017B4">
        <w:rPr>
          <w:rFonts w:cs="맑은 고딕" w:hint="eastAsia"/>
          <w:sz w:val="18"/>
          <w:szCs w:val="18"/>
        </w:rPr>
        <w:t>식권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 w:rsidR="00B017B4">
        <w:rPr>
          <w:rFonts w:cs="맑은 고딕" w:hint="eastAsia"/>
          <w:sz w:val="18"/>
          <w:szCs w:val="18"/>
        </w:rPr>
        <w:t>시스템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 w:rsidR="00B017B4">
        <w:rPr>
          <w:rFonts w:cs="맑은 고딕" w:hint="eastAsia"/>
          <w:sz w:val="18"/>
          <w:szCs w:val="18"/>
        </w:rPr>
        <w:t>및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 w:rsidR="00B017B4">
        <w:rPr>
          <w:rFonts w:cs="맑은 고딕" w:hint="eastAsia"/>
          <w:sz w:val="18"/>
          <w:szCs w:val="18"/>
        </w:rPr>
        <w:t>서비스</w:t>
      </w:r>
      <w:r w:rsidR="00B017B4">
        <w:rPr>
          <w:rFonts w:ascii="Arial" w:eastAsia="Arial Unicode MS" w:hAnsi="Arial" w:cs="Arial"/>
          <w:sz w:val="18"/>
          <w:szCs w:val="18"/>
        </w:rPr>
        <w:t>”</w:t>
      </w:r>
      <w:proofErr w:type="spellStart"/>
      <w:r w:rsidR="00B017B4">
        <w:rPr>
          <w:rFonts w:cs="맑은 고딕" w:hint="eastAsia"/>
          <w:sz w:val="18"/>
          <w:szCs w:val="18"/>
        </w:rPr>
        <w:t>를</w:t>
      </w:r>
      <w:proofErr w:type="spellEnd"/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 w:rsidR="00B017B4">
        <w:rPr>
          <w:rFonts w:cs="맑은 고딕" w:hint="eastAsia"/>
          <w:sz w:val="18"/>
          <w:szCs w:val="18"/>
        </w:rPr>
        <w:t>안정적으로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 w:rsidR="00B017B4">
        <w:rPr>
          <w:rFonts w:cs="맑은 고딕" w:hint="eastAsia"/>
          <w:sz w:val="18"/>
          <w:szCs w:val="18"/>
        </w:rPr>
        <w:t>이용할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 w:rsidR="00B017B4">
        <w:rPr>
          <w:rFonts w:cs="맑은 고딕" w:hint="eastAsia"/>
          <w:sz w:val="18"/>
          <w:szCs w:val="18"/>
        </w:rPr>
        <w:t>수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 w:rsidR="00B017B4">
        <w:rPr>
          <w:rFonts w:cs="맑은 고딕" w:hint="eastAsia"/>
          <w:sz w:val="18"/>
          <w:szCs w:val="18"/>
        </w:rPr>
        <w:t>있도록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 w:rsidR="00B017B4">
        <w:rPr>
          <w:rFonts w:cs="맑은 고딕" w:hint="eastAsia"/>
          <w:sz w:val="18"/>
          <w:szCs w:val="18"/>
        </w:rPr>
        <w:t>유지</w:t>
      </w:r>
      <w:r w:rsidR="00B017B4">
        <w:rPr>
          <w:rFonts w:ascii="Arial" w:eastAsia="Arial Unicode MS" w:hAnsi="Arial" w:cs="Arial"/>
          <w:sz w:val="18"/>
          <w:szCs w:val="18"/>
        </w:rPr>
        <w:t>·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 w:rsidR="00B017B4">
        <w:rPr>
          <w:rFonts w:cs="맑은 고딕" w:hint="eastAsia"/>
          <w:sz w:val="18"/>
          <w:szCs w:val="18"/>
        </w:rPr>
        <w:t>관리하여야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 w:rsidR="00B017B4">
        <w:rPr>
          <w:rFonts w:cs="맑은 고딕" w:hint="eastAsia"/>
          <w:sz w:val="18"/>
          <w:szCs w:val="18"/>
        </w:rPr>
        <w:t>하며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 w:rsidR="00B017B4">
        <w:rPr>
          <w:rFonts w:cs="맑은 고딕" w:hint="eastAsia"/>
          <w:sz w:val="18"/>
          <w:szCs w:val="18"/>
        </w:rPr>
        <w:t>위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 w:rsidR="00B017B4">
        <w:rPr>
          <w:rFonts w:cs="맑은 고딕" w:hint="eastAsia"/>
          <w:sz w:val="18"/>
          <w:szCs w:val="18"/>
        </w:rPr>
        <w:t>시스템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 w:rsidR="00B017B4">
        <w:rPr>
          <w:rFonts w:cs="맑은 고딕" w:hint="eastAsia"/>
          <w:sz w:val="18"/>
          <w:szCs w:val="18"/>
        </w:rPr>
        <w:t>및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 w:rsidR="00B017B4">
        <w:rPr>
          <w:rFonts w:cs="맑은 고딕" w:hint="eastAsia"/>
          <w:sz w:val="18"/>
          <w:szCs w:val="18"/>
        </w:rPr>
        <w:t>서비스에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 w:rsidR="00B017B4">
        <w:rPr>
          <w:rFonts w:cs="맑은 고딕" w:hint="eastAsia"/>
          <w:sz w:val="18"/>
          <w:szCs w:val="18"/>
        </w:rPr>
        <w:t>장애가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 w:rsidR="00B017B4">
        <w:rPr>
          <w:rFonts w:cs="맑은 고딕" w:hint="eastAsia"/>
          <w:sz w:val="18"/>
          <w:szCs w:val="18"/>
        </w:rPr>
        <w:t>발생할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 w:rsidR="00B017B4">
        <w:rPr>
          <w:rFonts w:cs="맑은 고딕" w:hint="eastAsia"/>
          <w:sz w:val="18"/>
          <w:szCs w:val="18"/>
        </w:rPr>
        <w:t>경우</w:t>
      </w:r>
      <w:ins w:id="20" w:author="김현주 (Hyunjoo Kim)" w:date="2024-03-07T11:03:00Z">
        <w:r w:rsidR="002A1F26">
          <w:rPr>
            <w:rFonts w:cs="맑은 고딕" w:hint="eastAsia"/>
            <w:sz w:val="18"/>
            <w:szCs w:val="18"/>
          </w:rPr>
          <w:t xml:space="preserve"> </w:t>
        </w:r>
        <w:r w:rsidR="002A1F26">
          <w:rPr>
            <w:rFonts w:cs="맑은 고딕"/>
            <w:sz w:val="18"/>
            <w:szCs w:val="18"/>
          </w:rPr>
          <w:t>24</w:t>
        </w:r>
        <w:r w:rsidR="002A1F26">
          <w:rPr>
            <w:rFonts w:cs="맑은 고딕" w:hint="eastAsia"/>
            <w:sz w:val="18"/>
            <w:szCs w:val="18"/>
          </w:rPr>
          <w:t>시간 이내에</w:t>
        </w:r>
      </w:ins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commentRangeStart w:id="21"/>
      <w:r w:rsidR="00B017B4">
        <w:rPr>
          <w:rFonts w:cs="맑은 고딕" w:hint="eastAsia"/>
          <w:sz w:val="18"/>
          <w:szCs w:val="18"/>
        </w:rPr>
        <w:t>신속히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 w:rsidR="00B017B4">
        <w:rPr>
          <w:rFonts w:cs="맑은 고딕" w:hint="eastAsia"/>
          <w:sz w:val="18"/>
          <w:szCs w:val="18"/>
        </w:rPr>
        <w:t>해결하여야</w:t>
      </w:r>
      <w:r w:rsidR="00B017B4"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ins w:id="22" w:author="김현주 (Hyunjoo Kim)" w:date="2024-03-07T11:03:00Z">
        <w:r w:rsidR="002A1F26">
          <w:rPr>
            <w:rFonts w:cs="맑은 고딕" w:hint="eastAsia"/>
            <w:sz w:val="18"/>
            <w:szCs w:val="18"/>
          </w:rPr>
          <w:t>하며,</w:t>
        </w:r>
        <w:r w:rsidR="002A1F26">
          <w:rPr>
            <w:rFonts w:cs="맑은 고딕"/>
            <w:sz w:val="18"/>
            <w:szCs w:val="18"/>
          </w:rPr>
          <w:t xml:space="preserve"> </w:t>
        </w:r>
        <w:r w:rsidR="002A1F26">
          <w:rPr>
            <w:rFonts w:cs="맑은 고딕" w:hint="eastAsia"/>
            <w:sz w:val="18"/>
            <w:szCs w:val="18"/>
          </w:rPr>
          <w:t xml:space="preserve">1개월 이내에 </w:t>
        </w:r>
      </w:ins>
      <w:ins w:id="23" w:author="김현주 (Hyunjoo Kim)" w:date="2024-03-07T11:04:00Z">
        <w:r w:rsidR="002A1F26">
          <w:rPr>
            <w:rFonts w:cs="맑은 고딕" w:hint="eastAsia"/>
            <w:sz w:val="18"/>
            <w:szCs w:val="18"/>
          </w:rPr>
          <w:t>해당 오후에 대한 개선작업</w:t>
        </w:r>
      </w:ins>
      <w:ins w:id="24" w:author="김현주 (Hyunjoo Kim)" w:date="2024-03-07T11:39:00Z">
        <w:r w:rsidR="00D1743C">
          <w:rPr>
            <w:rFonts w:cs="맑은 고딕" w:hint="eastAsia"/>
            <w:sz w:val="18"/>
            <w:szCs w:val="18"/>
          </w:rPr>
          <w:t>을</w:t>
        </w:r>
      </w:ins>
      <w:ins w:id="25" w:author="김현주 (Hyunjoo Kim)" w:date="2024-03-07T11:04:00Z">
        <w:r w:rsidR="002A1F26">
          <w:rPr>
            <w:rFonts w:cs="맑은 고딕" w:hint="eastAsia"/>
            <w:sz w:val="18"/>
            <w:szCs w:val="18"/>
          </w:rPr>
          <w:t xml:space="preserve"> 완료하여야 한다.</w:t>
        </w:r>
        <w:r w:rsidR="002A1F26">
          <w:rPr>
            <w:rFonts w:cs="맑은 고딕"/>
            <w:sz w:val="18"/>
            <w:szCs w:val="18"/>
          </w:rPr>
          <w:t xml:space="preserve"> </w:t>
        </w:r>
      </w:ins>
      <w:del w:id="26" w:author="김현주 (Hyunjoo Kim)" w:date="2024-03-07T11:03:00Z">
        <w:r w:rsidR="00B017B4" w:rsidDel="002A1F26">
          <w:rPr>
            <w:rFonts w:cs="맑은 고딕" w:hint="eastAsia"/>
            <w:sz w:val="18"/>
            <w:szCs w:val="18"/>
          </w:rPr>
          <w:delText>한다</w:delText>
        </w:r>
        <w:r w:rsidR="00B017B4" w:rsidDel="002A1F26">
          <w:rPr>
            <w:rFonts w:ascii="Arial Unicode MS" w:eastAsia="Arial Unicode MS" w:hAnsi="Arial Unicode MS" w:cs="Arial Unicode MS" w:hint="eastAsia"/>
            <w:sz w:val="18"/>
            <w:szCs w:val="18"/>
          </w:rPr>
          <w:delText>.</w:delText>
        </w:r>
        <w:commentRangeEnd w:id="21"/>
        <w:r w:rsidDel="002A1F26">
          <w:rPr>
            <w:rStyle w:val="a4"/>
            <w:rFonts w:asciiTheme="minorHAnsi" w:eastAsiaTheme="minorEastAsia" w:hAnsiTheme="minorHAnsi" w:cstheme="minorBidi"/>
            <w:color w:val="auto"/>
            <w:kern w:val="2"/>
          </w:rPr>
          <w:commentReference w:id="21"/>
        </w:r>
      </w:del>
    </w:p>
    <w:p w14:paraId="7540D501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hint="eastAsia"/>
          <w:sz w:val="18"/>
          <w:szCs w:val="18"/>
        </w:rPr>
        <w:t> </w:t>
      </w:r>
    </w:p>
    <w:p w14:paraId="533883E5" w14:textId="55455B63" w:rsidR="00B017B4" w:rsidRDefault="00C750A2" w:rsidP="00B017B4">
      <w:pPr>
        <w:pStyle w:val="a8"/>
        <w:spacing w:line="249" w:lineRule="auto"/>
        <w:ind w:left="760" w:hanging="360"/>
        <w:jc w:val="both"/>
      </w:pPr>
      <w:commentRangeStart w:id="27"/>
      <w:r>
        <w:rPr>
          <w:rFonts w:ascii="Arial Unicode MS" w:eastAsia="Arial Unicode MS" w:hAnsi="Arial Unicode MS" w:cs="Arial Unicode MS"/>
          <w:color w:val="3057B9"/>
          <w:sz w:val="18"/>
          <w:szCs w:val="18"/>
        </w:rPr>
        <w:t>7</w:t>
      </w:r>
      <w:r w:rsidR="00B017B4">
        <w:rPr>
          <w:rFonts w:ascii="Arial Unicode MS" w:eastAsia="Arial Unicode MS" w:hAnsi="Arial Unicode MS" w:cs="Arial Unicode MS" w:hint="eastAsia"/>
          <w:color w:val="3057B9"/>
          <w:sz w:val="18"/>
          <w:szCs w:val="18"/>
        </w:rPr>
        <w:t>.   </w:t>
      </w:r>
      <w:r w:rsidR="00B017B4">
        <w:rPr>
          <w:rFonts w:hint="eastAsia"/>
        </w:rPr>
        <w:t xml:space="preserve"> </w:t>
      </w:r>
      <w:r w:rsidR="00B017B4">
        <w:rPr>
          <w:rFonts w:ascii="Arial Unicode MS" w:eastAsia="Arial Unicode MS" w:hAnsi="Arial Unicode MS" w:cs="Arial Unicode MS" w:hint="eastAsia"/>
          <w:color w:val="3057B9"/>
          <w:sz w:val="18"/>
          <w:szCs w:val="18"/>
        </w:rPr>
        <w:t>‘</w:t>
      </w:r>
      <w:r w:rsidR="00B017B4">
        <w:rPr>
          <w:rFonts w:cs="맑은 고딕" w:hint="eastAsia"/>
          <w:color w:val="3057B9"/>
          <w:sz w:val="18"/>
          <w:szCs w:val="18"/>
        </w:rPr>
        <w:t>을</w:t>
      </w:r>
      <w:r w:rsidR="00B017B4">
        <w:rPr>
          <w:rFonts w:ascii="Arial" w:eastAsia="Arial Unicode MS" w:hAnsi="Arial" w:cs="Arial"/>
          <w:color w:val="3057B9"/>
          <w:sz w:val="18"/>
          <w:szCs w:val="18"/>
        </w:rPr>
        <w:t>’</w:t>
      </w:r>
      <w:r w:rsidR="00B017B4">
        <w:rPr>
          <w:rFonts w:cs="맑은 고딕" w:hint="eastAsia"/>
          <w:color w:val="3057B9"/>
          <w:sz w:val="18"/>
          <w:szCs w:val="18"/>
        </w:rPr>
        <w:t>은</w:t>
      </w:r>
      <w:r w:rsidR="00B017B4">
        <w:rPr>
          <w:rFonts w:ascii="Arial Unicode MS" w:eastAsia="Arial Unicode MS" w:hAnsi="Arial Unicode MS" w:cs="Arial Unicode MS" w:hint="eastAsia"/>
          <w:color w:val="3057B9"/>
          <w:sz w:val="18"/>
          <w:szCs w:val="18"/>
        </w:rPr>
        <w:t> ‘</w:t>
      </w:r>
      <w:r w:rsidR="00B017B4">
        <w:rPr>
          <w:rFonts w:cs="맑은 고딕" w:hint="eastAsia"/>
          <w:color w:val="3057B9"/>
          <w:sz w:val="18"/>
          <w:szCs w:val="18"/>
        </w:rPr>
        <w:t>갑</w:t>
      </w:r>
      <w:r w:rsidR="00B017B4">
        <w:rPr>
          <w:rFonts w:ascii="Arial" w:eastAsia="Arial Unicode MS" w:hAnsi="Arial" w:cs="Arial"/>
          <w:color w:val="3057B9"/>
          <w:sz w:val="18"/>
          <w:szCs w:val="18"/>
        </w:rPr>
        <w:t>’</w:t>
      </w:r>
      <w:r w:rsidR="00B017B4">
        <w:rPr>
          <w:rFonts w:cs="맑은 고딕" w:hint="eastAsia"/>
          <w:color w:val="3057B9"/>
          <w:sz w:val="18"/>
          <w:szCs w:val="18"/>
        </w:rPr>
        <w:t>에게</w:t>
      </w:r>
      <w:r w:rsidR="00B017B4">
        <w:rPr>
          <w:rFonts w:ascii="Arial Unicode MS" w:eastAsia="Arial Unicode MS" w:hAnsi="Arial Unicode MS" w:cs="Arial Unicode MS" w:hint="eastAsia"/>
          <w:color w:val="3057B9"/>
          <w:sz w:val="18"/>
          <w:szCs w:val="18"/>
        </w:rPr>
        <w:t> </w:t>
      </w:r>
      <w:r w:rsidR="00B017B4">
        <w:rPr>
          <w:rFonts w:cs="맑은 고딕" w:hint="eastAsia"/>
          <w:color w:val="3057B9"/>
          <w:sz w:val="18"/>
          <w:szCs w:val="18"/>
        </w:rPr>
        <w:t>제공하는</w:t>
      </w:r>
      <w:r w:rsidR="00B017B4">
        <w:rPr>
          <w:rFonts w:ascii="Arial Unicode MS" w:eastAsia="Arial Unicode MS" w:hAnsi="Arial Unicode MS" w:cs="Arial Unicode MS" w:hint="eastAsia"/>
          <w:color w:val="3057B9"/>
          <w:sz w:val="18"/>
          <w:szCs w:val="18"/>
        </w:rPr>
        <w:t> </w:t>
      </w:r>
      <w:proofErr w:type="spellStart"/>
      <w:r w:rsidR="00B017B4">
        <w:rPr>
          <w:rFonts w:cs="맑은 고딕" w:hint="eastAsia"/>
          <w:color w:val="3057B9"/>
          <w:sz w:val="18"/>
          <w:szCs w:val="18"/>
        </w:rPr>
        <w:t>가맹사</w:t>
      </w:r>
      <w:proofErr w:type="spellEnd"/>
      <w:r w:rsidR="00B017B4">
        <w:rPr>
          <w:rFonts w:ascii="Arial Unicode MS" w:eastAsia="Arial Unicode MS" w:hAnsi="Arial Unicode MS" w:cs="Arial Unicode MS" w:hint="eastAsia"/>
          <w:color w:val="3057B9"/>
          <w:sz w:val="18"/>
          <w:szCs w:val="18"/>
        </w:rPr>
        <w:t> </w:t>
      </w:r>
      <w:r w:rsidR="00B017B4">
        <w:rPr>
          <w:rFonts w:cs="맑은 고딕" w:hint="eastAsia"/>
          <w:color w:val="3057B9"/>
          <w:sz w:val="18"/>
          <w:szCs w:val="18"/>
        </w:rPr>
        <w:t>관리</w:t>
      </w:r>
      <w:r w:rsidR="00B017B4">
        <w:rPr>
          <w:rFonts w:ascii="Arial Unicode MS" w:eastAsia="Arial Unicode MS" w:hAnsi="Arial Unicode MS" w:cs="Arial Unicode MS" w:hint="eastAsia"/>
          <w:color w:val="3057B9"/>
          <w:sz w:val="18"/>
          <w:szCs w:val="18"/>
        </w:rPr>
        <w:t> </w:t>
      </w:r>
      <w:r w:rsidR="00B017B4">
        <w:rPr>
          <w:rFonts w:cs="맑은 고딕" w:hint="eastAsia"/>
          <w:color w:val="3057B9"/>
          <w:sz w:val="18"/>
          <w:szCs w:val="18"/>
        </w:rPr>
        <w:t>서비스</w:t>
      </w:r>
      <w:r w:rsidR="00B017B4">
        <w:rPr>
          <w:rFonts w:ascii="Arial Unicode MS" w:eastAsia="Arial Unicode MS" w:hAnsi="Arial Unicode MS" w:cs="Arial Unicode MS" w:hint="eastAsia"/>
          <w:color w:val="3057B9"/>
          <w:sz w:val="18"/>
          <w:szCs w:val="18"/>
        </w:rPr>
        <w:t> </w:t>
      </w:r>
      <w:proofErr w:type="spellStart"/>
      <w:r w:rsidR="00B017B4">
        <w:rPr>
          <w:rFonts w:cs="맑은 고딕" w:hint="eastAsia"/>
          <w:color w:val="3057B9"/>
          <w:sz w:val="18"/>
          <w:szCs w:val="18"/>
        </w:rPr>
        <w:t>이행시</w:t>
      </w:r>
      <w:proofErr w:type="spellEnd"/>
      <w:r w:rsidR="00B017B4">
        <w:rPr>
          <w:rFonts w:ascii="Arial Unicode MS" w:eastAsia="Arial Unicode MS" w:hAnsi="Arial Unicode MS" w:cs="Arial Unicode MS" w:hint="eastAsia"/>
          <w:color w:val="3057B9"/>
          <w:sz w:val="18"/>
          <w:szCs w:val="18"/>
        </w:rPr>
        <w:t> </w:t>
      </w:r>
      <w:r w:rsidR="00B017B4">
        <w:rPr>
          <w:rFonts w:cs="맑은 고딕" w:hint="eastAsia"/>
          <w:color w:val="3057B9"/>
          <w:sz w:val="18"/>
          <w:szCs w:val="18"/>
        </w:rPr>
        <w:t>다음의</w:t>
      </w:r>
      <w:r w:rsidR="00B017B4">
        <w:rPr>
          <w:rFonts w:ascii="Arial Unicode MS" w:eastAsia="Arial Unicode MS" w:hAnsi="Arial Unicode MS" w:cs="Arial Unicode MS" w:hint="eastAsia"/>
          <w:color w:val="3057B9"/>
          <w:sz w:val="18"/>
          <w:szCs w:val="18"/>
        </w:rPr>
        <w:t> </w:t>
      </w:r>
      <w:r w:rsidR="00B017B4">
        <w:rPr>
          <w:rFonts w:cs="맑은 고딕" w:hint="eastAsia"/>
          <w:color w:val="3057B9"/>
          <w:sz w:val="18"/>
          <w:szCs w:val="18"/>
        </w:rPr>
        <w:t>내용을</w:t>
      </w:r>
      <w:r w:rsidR="00B017B4">
        <w:rPr>
          <w:rFonts w:ascii="Arial Unicode MS" w:eastAsia="Arial Unicode MS" w:hAnsi="Arial Unicode MS" w:cs="Arial Unicode MS" w:hint="eastAsia"/>
          <w:color w:val="3057B9"/>
          <w:sz w:val="18"/>
          <w:szCs w:val="18"/>
        </w:rPr>
        <w:t> </w:t>
      </w:r>
      <w:proofErr w:type="spellStart"/>
      <w:r w:rsidR="00B017B4">
        <w:rPr>
          <w:rFonts w:cs="맑은 고딕" w:hint="eastAsia"/>
          <w:color w:val="3057B9"/>
          <w:sz w:val="18"/>
          <w:szCs w:val="18"/>
        </w:rPr>
        <w:t>준수하여야한다</w:t>
      </w:r>
      <w:proofErr w:type="spellEnd"/>
      <w:r w:rsidR="00B017B4">
        <w:rPr>
          <w:rFonts w:ascii="Arial Unicode MS" w:eastAsia="Arial Unicode MS" w:hAnsi="Arial Unicode MS" w:cs="Arial Unicode MS" w:hint="eastAsia"/>
          <w:color w:val="3057B9"/>
          <w:sz w:val="18"/>
          <w:szCs w:val="18"/>
        </w:rPr>
        <w:t>.</w:t>
      </w:r>
    </w:p>
    <w:p w14:paraId="3A28BDD6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hint="eastAsia"/>
          <w:color w:val="3057B9"/>
          <w:sz w:val="18"/>
          <w:szCs w:val="18"/>
        </w:rPr>
        <w:t>   </w:t>
      </w:r>
      <w:r>
        <w:rPr>
          <w:rFonts w:hint="eastAsia"/>
        </w:rPr>
        <w:t xml:space="preserve"> </w:t>
      </w:r>
      <w:r>
        <w:rPr>
          <w:rFonts w:hint="eastAsia"/>
          <w:color w:val="3057B9"/>
          <w:sz w:val="18"/>
          <w:szCs w:val="18"/>
        </w:rPr>
        <w:t>가. ‘</w:t>
      </w:r>
      <w:proofErr w:type="spellStart"/>
      <w:r>
        <w:rPr>
          <w:rFonts w:hint="eastAsia"/>
          <w:color w:val="3057B9"/>
          <w:sz w:val="18"/>
          <w:szCs w:val="18"/>
        </w:rPr>
        <w:t>갑’의</w:t>
      </w:r>
      <w:proofErr w:type="spellEnd"/>
      <w:r>
        <w:rPr>
          <w:rFonts w:hint="eastAsia"/>
          <w:color w:val="3057B9"/>
          <w:sz w:val="18"/>
          <w:szCs w:val="18"/>
        </w:rPr>
        <w:t> </w:t>
      </w:r>
      <w:proofErr w:type="spellStart"/>
      <w:r>
        <w:rPr>
          <w:rFonts w:hint="eastAsia"/>
          <w:color w:val="3057B9"/>
          <w:sz w:val="18"/>
          <w:szCs w:val="18"/>
        </w:rPr>
        <w:t>가맹사</w:t>
      </w:r>
      <w:proofErr w:type="spellEnd"/>
      <w:r>
        <w:rPr>
          <w:rFonts w:hint="eastAsia"/>
          <w:color w:val="3057B9"/>
          <w:sz w:val="18"/>
          <w:szCs w:val="18"/>
        </w:rPr>
        <w:t> 등록 요청 시 ‘</w:t>
      </w:r>
      <w:proofErr w:type="spellStart"/>
      <w:r>
        <w:rPr>
          <w:rFonts w:hint="eastAsia"/>
          <w:color w:val="3057B9"/>
          <w:sz w:val="18"/>
          <w:szCs w:val="18"/>
        </w:rPr>
        <w:t>을’은</w:t>
      </w:r>
      <w:proofErr w:type="spellEnd"/>
      <w:r>
        <w:rPr>
          <w:rFonts w:hint="eastAsia"/>
          <w:color w:val="3057B9"/>
          <w:sz w:val="18"/>
          <w:szCs w:val="18"/>
        </w:rPr>
        <w:t> 인지한 시점으로 부터 7영업일 이내에 가맹사와의 협의 및 </w:t>
      </w:r>
    </w:p>
    <w:p w14:paraId="480785D2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hint="eastAsia"/>
          <w:color w:val="3057B9"/>
          <w:sz w:val="18"/>
          <w:szCs w:val="18"/>
        </w:rPr>
        <w:t>   </w:t>
      </w:r>
      <w:r>
        <w:rPr>
          <w:rFonts w:hint="eastAsia"/>
        </w:rPr>
        <w:t xml:space="preserve"> </w:t>
      </w:r>
      <w:r>
        <w:rPr>
          <w:rFonts w:hint="eastAsia"/>
          <w:color w:val="3057B9"/>
          <w:sz w:val="18"/>
          <w:szCs w:val="18"/>
        </w:rPr>
        <w:t>   ‘</w:t>
      </w:r>
      <w:proofErr w:type="spellStart"/>
      <w:r>
        <w:rPr>
          <w:rFonts w:hint="eastAsia"/>
          <w:color w:val="3057B9"/>
          <w:sz w:val="18"/>
          <w:szCs w:val="18"/>
        </w:rPr>
        <w:t>갑’에게</w:t>
      </w:r>
      <w:proofErr w:type="spellEnd"/>
      <w:r>
        <w:rPr>
          <w:rFonts w:hint="eastAsia"/>
          <w:color w:val="3057B9"/>
          <w:sz w:val="18"/>
          <w:szCs w:val="18"/>
        </w:rPr>
        <w:t> 결과 통지를 완료할 것</w:t>
      </w:r>
    </w:p>
    <w:p w14:paraId="63A5A347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hint="eastAsia"/>
          <w:color w:val="3057B9"/>
          <w:sz w:val="18"/>
          <w:szCs w:val="18"/>
        </w:rPr>
        <w:t>   </w:t>
      </w:r>
      <w:r>
        <w:rPr>
          <w:rFonts w:hint="eastAsia"/>
        </w:rPr>
        <w:t xml:space="preserve"> </w:t>
      </w:r>
      <w:r>
        <w:rPr>
          <w:rFonts w:hint="eastAsia"/>
          <w:color w:val="3057B9"/>
          <w:sz w:val="18"/>
          <w:szCs w:val="18"/>
        </w:rPr>
        <w:t>나. ‘</w:t>
      </w:r>
      <w:proofErr w:type="spellStart"/>
      <w:r>
        <w:rPr>
          <w:rFonts w:hint="eastAsia"/>
          <w:color w:val="3057B9"/>
          <w:sz w:val="18"/>
          <w:szCs w:val="18"/>
        </w:rPr>
        <w:t>을’은</w:t>
      </w:r>
      <w:proofErr w:type="spellEnd"/>
      <w:r>
        <w:rPr>
          <w:rFonts w:hint="eastAsia"/>
          <w:color w:val="3057B9"/>
          <w:sz w:val="18"/>
          <w:szCs w:val="18"/>
        </w:rPr>
        <w:t> ‘</w:t>
      </w:r>
      <w:proofErr w:type="spellStart"/>
      <w:r>
        <w:rPr>
          <w:rFonts w:hint="eastAsia"/>
          <w:color w:val="3057B9"/>
          <w:sz w:val="18"/>
          <w:szCs w:val="18"/>
        </w:rPr>
        <w:t>갑’이</w:t>
      </w:r>
      <w:proofErr w:type="spellEnd"/>
      <w:r>
        <w:rPr>
          <w:rFonts w:hint="eastAsia"/>
          <w:color w:val="3057B9"/>
          <w:sz w:val="18"/>
          <w:szCs w:val="18"/>
        </w:rPr>
        <w:t> 이용할 </w:t>
      </w:r>
      <w:proofErr w:type="spellStart"/>
      <w:r>
        <w:rPr>
          <w:rFonts w:hint="eastAsia"/>
          <w:color w:val="3057B9"/>
          <w:sz w:val="18"/>
          <w:szCs w:val="18"/>
        </w:rPr>
        <w:t>가맹사</w:t>
      </w:r>
      <w:proofErr w:type="spellEnd"/>
      <w:r>
        <w:rPr>
          <w:rFonts w:hint="eastAsia"/>
          <w:color w:val="3057B9"/>
          <w:sz w:val="18"/>
          <w:szCs w:val="18"/>
        </w:rPr>
        <w:t> 등록 시 ‘</w:t>
      </w:r>
      <w:proofErr w:type="spellStart"/>
      <w:r>
        <w:rPr>
          <w:rFonts w:hint="eastAsia"/>
          <w:color w:val="3057B9"/>
          <w:sz w:val="18"/>
          <w:szCs w:val="18"/>
        </w:rPr>
        <w:t>갑’에게</w:t>
      </w:r>
      <w:proofErr w:type="spellEnd"/>
      <w:r>
        <w:rPr>
          <w:rFonts w:hint="eastAsia"/>
          <w:color w:val="3057B9"/>
          <w:sz w:val="18"/>
          <w:szCs w:val="18"/>
        </w:rPr>
        <w:t> 해당 </w:t>
      </w:r>
      <w:proofErr w:type="spellStart"/>
      <w:r>
        <w:rPr>
          <w:rFonts w:hint="eastAsia"/>
          <w:color w:val="3057B9"/>
          <w:sz w:val="18"/>
          <w:szCs w:val="18"/>
        </w:rPr>
        <w:t>가맹사</w:t>
      </w:r>
      <w:proofErr w:type="spellEnd"/>
      <w:r>
        <w:rPr>
          <w:rFonts w:hint="eastAsia"/>
          <w:color w:val="3057B9"/>
          <w:sz w:val="18"/>
          <w:szCs w:val="18"/>
        </w:rPr>
        <w:t> 등록 희망 여부를 우선적으로</w:t>
      </w:r>
    </w:p>
    <w:p w14:paraId="6475BA66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hint="eastAsia"/>
          <w:color w:val="3057B9"/>
          <w:sz w:val="18"/>
          <w:szCs w:val="18"/>
        </w:rPr>
        <w:t>   </w:t>
      </w:r>
      <w:r>
        <w:rPr>
          <w:rFonts w:hint="eastAsia"/>
        </w:rPr>
        <w:t xml:space="preserve"> </w:t>
      </w:r>
      <w:r>
        <w:rPr>
          <w:rFonts w:hint="eastAsia"/>
          <w:color w:val="3057B9"/>
          <w:sz w:val="18"/>
          <w:szCs w:val="18"/>
        </w:rPr>
        <w:t>   확인할 것</w:t>
      </w:r>
    </w:p>
    <w:p w14:paraId="137CD291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hint="eastAsia"/>
          <w:color w:val="3057B9"/>
          <w:sz w:val="18"/>
          <w:szCs w:val="18"/>
        </w:rPr>
        <w:t>   </w:t>
      </w:r>
      <w:r>
        <w:rPr>
          <w:rFonts w:hint="eastAsia"/>
        </w:rPr>
        <w:t xml:space="preserve"> </w:t>
      </w:r>
      <w:r>
        <w:rPr>
          <w:rFonts w:hint="eastAsia"/>
          <w:color w:val="3057B9"/>
          <w:sz w:val="18"/>
          <w:szCs w:val="18"/>
        </w:rPr>
        <w:t>다. 모든 형태의 </w:t>
      </w:r>
      <w:proofErr w:type="spellStart"/>
      <w:r>
        <w:rPr>
          <w:rFonts w:hint="eastAsia"/>
          <w:color w:val="3057B9"/>
          <w:sz w:val="18"/>
          <w:szCs w:val="18"/>
        </w:rPr>
        <w:t>가맹사</w:t>
      </w:r>
      <w:proofErr w:type="spellEnd"/>
      <w:r>
        <w:rPr>
          <w:rFonts w:hint="eastAsia"/>
          <w:color w:val="3057B9"/>
          <w:sz w:val="18"/>
          <w:szCs w:val="18"/>
        </w:rPr>
        <w:t> 등록은 최종 등록 전 ‘</w:t>
      </w:r>
      <w:proofErr w:type="spellStart"/>
      <w:r>
        <w:rPr>
          <w:rFonts w:hint="eastAsia"/>
          <w:color w:val="3057B9"/>
          <w:sz w:val="18"/>
          <w:szCs w:val="18"/>
        </w:rPr>
        <w:t>갑’과</w:t>
      </w:r>
      <w:proofErr w:type="spellEnd"/>
      <w:r>
        <w:rPr>
          <w:rFonts w:hint="eastAsia"/>
          <w:color w:val="3057B9"/>
          <w:sz w:val="18"/>
          <w:szCs w:val="18"/>
        </w:rPr>
        <w:t> 이용 시작일을 협의할 것 </w:t>
      </w:r>
    </w:p>
    <w:p w14:paraId="39127261" w14:textId="007BEC6B" w:rsidR="00B017B4" w:rsidRPr="00990868" w:rsidRDefault="00B017B4" w:rsidP="00990868">
      <w:pPr>
        <w:pStyle w:val="a8"/>
        <w:spacing w:line="249" w:lineRule="auto"/>
        <w:ind w:left="760" w:hanging="360"/>
        <w:jc w:val="both"/>
        <w:rPr>
          <w:color w:val="3057B9"/>
          <w:sz w:val="18"/>
          <w:szCs w:val="18"/>
        </w:rPr>
      </w:pPr>
      <w:r>
        <w:rPr>
          <w:rFonts w:hint="eastAsia"/>
          <w:color w:val="3057B9"/>
          <w:sz w:val="18"/>
          <w:szCs w:val="18"/>
        </w:rPr>
        <w:t>   </w:t>
      </w:r>
      <w:r>
        <w:rPr>
          <w:rFonts w:hint="eastAsia"/>
        </w:rPr>
        <w:t xml:space="preserve"> </w:t>
      </w:r>
      <w:r>
        <w:rPr>
          <w:rFonts w:hint="eastAsia"/>
          <w:color w:val="3057B9"/>
          <w:sz w:val="18"/>
          <w:szCs w:val="18"/>
        </w:rPr>
        <w:t>라. ‘</w:t>
      </w:r>
      <w:proofErr w:type="spellStart"/>
      <w:r>
        <w:rPr>
          <w:rFonts w:hint="eastAsia"/>
          <w:color w:val="3057B9"/>
          <w:sz w:val="18"/>
          <w:szCs w:val="18"/>
        </w:rPr>
        <w:t>을’은</w:t>
      </w:r>
      <w:proofErr w:type="spellEnd"/>
      <w:r>
        <w:rPr>
          <w:rFonts w:hint="eastAsia"/>
          <w:color w:val="3057B9"/>
          <w:sz w:val="18"/>
          <w:szCs w:val="18"/>
        </w:rPr>
        <w:t> ‘</w:t>
      </w:r>
      <w:proofErr w:type="spellStart"/>
      <w:r>
        <w:rPr>
          <w:rFonts w:hint="eastAsia"/>
          <w:color w:val="3057B9"/>
          <w:sz w:val="18"/>
          <w:szCs w:val="18"/>
        </w:rPr>
        <w:t>갑’에</w:t>
      </w:r>
      <w:proofErr w:type="spellEnd"/>
      <w:r>
        <w:rPr>
          <w:rFonts w:hint="eastAsia"/>
          <w:color w:val="3057B9"/>
          <w:sz w:val="18"/>
          <w:szCs w:val="18"/>
        </w:rPr>
        <w:t> 소속된 사용자들이 이용가능한 가맹사의 개수를</w:t>
      </w:r>
      <w:r w:rsidR="00990868">
        <w:rPr>
          <w:color w:val="3057B9"/>
          <w:sz w:val="18"/>
          <w:szCs w:val="18"/>
        </w:rPr>
        <w:t xml:space="preserve"> </w:t>
      </w:r>
      <w:r>
        <w:rPr>
          <w:rFonts w:hint="eastAsia"/>
          <w:color w:val="3057B9"/>
          <w:sz w:val="18"/>
          <w:szCs w:val="18"/>
        </w:rPr>
        <w:t>세 곳 이상으로 유지할 것</w:t>
      </w:r>
      <w:commentRangeEnd w:id="27"/>
      <w:r w:rsidR="0074325E">
        <w:rPr>
          <w:rStyle w:val="a4"/>
          <w:rFonts w:asciiTheme="minorHAnsi" w:eastAsiaTheme="minorEastAsia" w:hAnsiTheme="minorHAnsi" w:cstheme="minorBidi"/>
          <w:color w:val="auto"/>
          <w:kern w:val="2"/>
        </w:rPr>
        <w:commentReference w:id="27"/>
      </w:r>
    </w:p>
    <w:p w14:paraId="13BABC5F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hint="eastAsia"/>
          <w:sz w:val="18"/>
          <w:szCs w:val="18"/>
        </w:rPr>
        <w:t>   </w:t>
      </w:r>
      <w:r>
        <w:rPr>
          <w:rFonts w:hint="eastAsia"/>
        </w:rPr>
        <w:t xml:space="preserve"> </w:t>
      </w:r>
      <w:r>
        <w:rPr>
          <w:rFonts w:hint="eastAsia"/>
          <w:sz w:val="18"/>
          <w:szCs w:val="18"/>
        </w:rPr>
        <w:t> </w:t>
      </w:r>
    </w:p>
    <w:p w14:paraId="7DD946C6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 </w:t>
      </w:r>
    </w:p>
    <w:p w14:paraId="137D17F6" w14:textId="77777777" w:rsidR="00B017B4" w:rsidRDefault="00B017B4" w:rsidP="00B017B4">
      <w:pPr>
        <w:pStyle w:val="a8"/>
        <w:spacing w:line="249" w:lineRule="auto"/>
        <w:jc w:val="both"/>
      </w:pPr>
      <w:proofErr w:type="gramStart"/>
      <w:r>
        <w:rPr>
          <w:rFonts w:hint="eastAsia"/>
          <w:b/>
          <w:bCs/>
          <w:sz w:val="18"/>
          <w:szCs w:val="18"/>
        </w:rPr>
        <w:t>제 9</w:t>
      </w:r>
      <w:proofErr w:type="gramEnd"/>
      <w:r>
        <w:rPr>
          <w:rFonts w:hint="eastAsia"/>
          <w:b/>
          <w:bCs/>
          <w:sz w:val="18"/>
          <w:szCs w:val="18"/>
        </w:rPr>
        <w:t> 조 (신의성실의 원칙)</w:t>
      </w:r>
    </w:p>
    <w:p w14:paraId="410CFFED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1.   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본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계약서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상의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내용을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신의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성실의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원칙에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따라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이행하며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업무수행이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원활히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이루어지도록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상호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적극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협조한다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2AC2EC7C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 </w:t>
      </w:r>
    </w:p>
    <w:p w14:paraId="12F70C2B" w14:textId="77777777" w:rsidR="00B017B4" w:rsidRDefault="00B017B4" w:rsidP="00B017B4">
      <w:pPr>
        <w:pStyle w:val="a8"/>
        <w:spacing w:line="249" w:lineRule="auto"/>
        <w:jc w:val="both"/>
      </w:pPr>
      <w:proofErr w:type="gramStart"/>
      <w:r>
        <w:rPr>
          <w:rFonts w:hint="eastAsia"/>
          <w:b/>
          <w:bCs/>
          <w:sz w:val="18"/>
          <w:szCs w:val="18"/>
        </w:rPr>
        <w:t>제 10</w:t>
      </w:r>
      <w:proofErr w:type="gramEnd"/>
      <w:r>
        <w:rPr>
          <w:rFonts w:hint="eastAsia"/>
          <w:b/>
          <w:bCs/>
          <w:sz w:val="18"/>
          <w:szCs w:val="18"/>
        </w:rPr>
        <w:t> 조 (사용자 개인정보 제공 및 활용)</w:t>
      </w:r>
    </w:p>
    <w:p w14:paraId="2A9A8D29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1.   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관리를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위한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올리브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서비스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위탁운영을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위해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에게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사용자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사원번호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이름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휴대폰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번호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이메일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부서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직급의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정보를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제공해야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한다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062638F0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2.   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로부터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제공받은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사용자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개인정보를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다음의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목적으로만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사용해야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한다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0362F6E7" w14:textId="77777777" w:rsidR="00B017B4" w:rsidRDefault="00B017B4" w:rsidP="00B017B4">
      <w:pPr>
        <w:pStyle w:val="a8"/>
        <w:spacing w:line="249" w:lineRule="auto"/>
        <w:ind w:left="1160" w:hanging="360"/>
        <w:jc w:val="both"/>
      </w:pPr>
      <w:r>
        <w:rPr>
          <w:rFonts w:cs="맑은 고딕" w:hint="eastAsia"/>
          <w:sz w:val="18"/>
          <w:szCs w:val="18"/>
        </w:rPr>
        <w:t>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올리브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서비스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이용권한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관리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(</w:t>
      </w:r>
      <w:r>
        <w:rPr>
          <w:rFonts w:cs="맑은 고딕" w:hint="eastAsia"/>
          <w:sz w:val="18"/>
          <w:szCs w:val="18"/>
        </w:rPr>
        <w:t>로그인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처리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)</w:t>
      </w:r>
    </w:p>
    <w:p w14:paraId="06A6B9BD" w14:textId="77777777" w:rsidR="00B017B4" w:rsidRDefault="00B017B4" w:rsidP="00B017B4">
      <w:pPr>
        <w:pStyle w:val="a8"/>
        <w:spacing w:line="249" w:lineRule="auto"/>
        <w:ind w:left="1160" w:hanging="360"/>
        <w:jc w:val="both"/>
      </w:pPr>
      <w:r>
        <w:rPr>
          <w:rFonts w:cs="맑은 고딕" w:hint="eastAsia"/>
          <w:sz w:val="18"/>
          <w:szCs w:val="18"/>
        </w:rPr>
        <w:t>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포인트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지급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및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차감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관리</w:t>
      </w:r>
    </w:p>
    <w:p w14:paraId="45303584" w14:textId="77777777" w:rsidR="00B017B4" w:rsidRDefault="00B017B4" w:rsidP="00B017B4">
      <w:pPr>
        <w:pStyle w:val="a8"/>
        <w:spacing w:line="249" w:lineRule="auto"/>
        <w:ind w:left="1160" w:hanging="360"/>
        <w:jc w:val="both"/>
      </w:pPr>
      <w:r>
        <w:rPr>
          <w:rFonts w:cs="맑은 고딕" w:hint="eastAsia"/>
          <w:sz w:val="18"/>
          <w:szCs w:val="18"/>
        </w:rPr>
        <w:t>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가맹점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주문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및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결제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처리</w:t>
      </w:r>
    </w:p>
    <w:p w14:paraId="6581E916" w14:textId="77777777" w:rsidR="00B017B4" w:rsidRDefault="00B017B4" w:rsidP="00B017B4">
      <w:pPr>
        <w:pStyle w:val="a8"/>
        <w:spacing w:line="249" w:lineRule="auto"/>
        <w:ind w:left="1160" w:hanging="360"/>
        <w:jc w:val="both"/>
      </w:pPr>
      <w:r>
        <w:rPr>
          <w:rFonts w:cs="맑은 고딕" w:hint="eastAsia"/>
          <w:sz w:val="18"/>
          <w:szCs w:val="18"/>
        </w:rPr>
        <w:t>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올리브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서비스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위탁운영에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필요한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기타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업무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</w:p>
    <w:p w14:paraId="43D7CC8E" w14:textId="77777777" w:rsidR="00B017B4" w:rsidRDefault="00B017B4" w:rsidP="00B017B4">
      <w:pPr>
        <w:pStyle w:val="a8"/>
        <w:spacing w:line="249" w:lineRule="auto"/>
        <w:ind w:left="1160" w:hanging="360"/>
        <w:jc w:val="both"/>
      </w:pPr>
      <w:r>
        <w:rPr>
          <w:rFonts w:hint="eastAsia"/>
          <w:sz w:val="18"/>
          <w:szCs w:val="18"/>
        </w:rPr>
        <w:t>마.   </w:t>
      </w:r>
      <w:r>
        <w:rPr>
          <w:rFonts w:hint="eastAsia"/>
        </w:rPr>
        <w:t xml:space="preserve"> </w:t>
      </w:r>
      <w:r>
        <w:rPr>
          <w:rFonts w:hint="eastAsia"/>
          <w:sz w:val="18"/>
          <w:szCs w:val="18"/>
        </w:rPr>
        <w:t>커뮤니케이션</w:t>
      </w:r>
    </w:p>
    <w:p w14:paraId="48CF3C13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hint="eastAsia"/>
          <w:sz w:val="18"/>
          <w:szCs w:val="18"/>
        </w:rPr>
        <w:t>3.   </w:t>
      </w:r>
      <w:r>
        <w:rPr>
          <w:rFonts w:hint="eastAsia"/>
        </w:rPr>
        <w:t xml:space="preserve"> </w:t>
      </w:r>
      <w:r>
        <w:rPr>
          <w:rFonts w:hint="eastAsia"/>
          <w:sz w:val="18"/>
          <w:szCs w:val="18"/>
        </w:rPr>
        <w:t>각 “</w:t>
      </w:r>
      <w:proofErr w:type="spellStart"/>
      <w:r>
        <w:rPr>
          <w:rFonts w:hint="eastAsia"/>
          <w:sz w:val="18"/>
          <w:szCs w:val="18"/>
        </w:rPr>
        <w:t>사용자”의</w:t>
      </w:r>
      <w:proofErr w:type="spellEnd"/>
      <w:r>
        <w:rPr>
          <w:rFonts w:hint="eastAsia"/>
          <w:sz w:val="18"/>
          <w:szCs w:val="18"/>
        </w:rPr>
        <w:t> 개별적 개인정보동의에 대한 통지 및 제공 동의는 어플리케이션(</w:t>
      </w:r>
      <w:proofErr w:type="spellStart"/>
      <w:r>
        <w:rPr>
          <w:rFonts w:hint="eastAsia"/>
          <w:sz w:val="18"/>
          <w:szCs w:val="18"/>
        </w:rPr>
        <w:t>올리브식권</w:t>
      </w:r>
      <w:proofErr w:type="spellEnd"/>
      <w:r>
        <w:rPr>
          <w:rFonts w:hint="eastAsia"/>
          <w:sz w:val="18"/>
          <w:szCs w:val="18"/>
        </w:rPr>
        <w:t> 앱) 약관 동의로써 진행한다.</w:t>
      </w:r>
    </w:p>
    <w:p w14:paraId="51409299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 </w:t>
      </w:r>
    </w:p>
    <w:p w14:paraId="3544CE6D" w14:textId="77777777" w:rsidR="00B017B4" w:rsidRDefault="00B017B4" w:rsidP="00B017B4">
      <w:pPr>
        <w:pStyle w:val="a8"/>
        <w:spacing w:line="249" w:lineRule="auto"/>
        <w:jc w:val="both"/>
      </w:pPr>
      <w:proofErr w:type="gramStart"/>
      <w:r>
        <w:rPr>
          <w:rFonts w:hint="eastAsia"/>
          <w:b/>
          <w:bCs/>
          <w:sz w:val="18"/>
          <w:szCs w:val="18"/>
        </w:rPr>
        <w:t>제 11</w:t>
      </w:r>
      <w:proofErr w:type="gramEnd"/>
      <w:r>
        <w:rPr>
          <w:rFonts w:hint="eastAsia"/>
          <w:b/>
          <w:bCs/>
          <w:sz w:val="18"/>
          <w:szCs w:val="18"/>
        </w:rPr>
        <w:t> 조 (손해 배상)</w:t>
      </w:r>
    </w:p>
    <w:p w14:paraId="2BAFF315" w14:textId="77777777" w:rsidR="00B017B4" w:rsidRDefault="00B017B4" w:rsidP="00B017B4">
      <w:pPr>
        <w:pStyle w:val="a3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1.   </w:t>
      </w:r>
      <w:r>
        <w:rPr>
          <w:rFonts w:hint="eastAsia"/>
        </w:rPr>
        <w:t xml:space="preserve"> </w:t>
      </w:r>
      <w:r>
        <w:rPr>
          <w:rFonts w:ascii="나눔고딕" w:hAnsi="나눔고딕" w:cs="나눔고딕"/>
          <w:sz w:val="18"/>
          <w:szCs w:val="18"/>
        </w:rPr>
        <w:t>“</w:t>
      </w:r>
      <w:r>
        <w:rPr>
          <w:rFonts w:ascii="나눔고딕" w:hAnsi="나눔고딕" w:cs="나눔고딕"/>
          <w:sz w:val="18"/>
          <w:szCs w:val="18"/>
        </w:rPr>
        <w:t>을</w:t>
      </w:r>
      <w:r>
        <w:rPr>
          <w:rFonts w:ascii="나눔고딕" w:hAnsi="나눔고딕" w:cs="나눔고딕"/>
          <w:sz w:val="18"/>
          <w:szCs w:val="18"/>
        </w:rPr>
        <w:t>”</w:t>
      </w:r>
      <w:r>
        <w:rPr>
          <w:rFonts w:ascii="나눔고딕" w:hAnsi="나눔고딕" w:cs="나눔고딕"/>
          <w:sz w:val="18"/>
          <w:szCs w:val="18"/>
        </w:rPr>
        <w:t>은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운영서비스</w:t>
      </w:r>
      <w:r>
        <w:rPr>
          <w:rFonts w:ascii="나눔고딕" w:hAnsi="나눔고딕" w:cs="나눔고딕"/>
          <w:sz w:val="18"/>
          <w:szCs w:val="18"/>
        </w:rPr>
        <w:t>” </w:t>
      </w:r>
      <w:r>
        <w:rPr>
          <w:rFonts w:ascii="나눔고딕" w:hAnsi="나눔고딕" w:cs="나눔고딕"/>
          <w:sz w:val="18"/>
          <w:szCs w:val="18"/>
        </w:rPr>
        <w:t>제공에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있어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을</w:t>
      </w:r>
      <w:r>
        <w:rPr>
          <w:rFonts w:ascii="나눔고딕" w:hAnsi="나눔고딕" w:cs="나눔고딕"/>
          <w:sz w:val="18"/>
          <w:szCs w:val="18"/>
        </w:rPr>
        <w:t>”</w:t>
      </w:r>
      <w:r>
        <w:rPr>
          <w:rFonts w:ascii="나눔고딕" w:hAnsi="나눔고딕" w:cs="나눔고딕"/>
          <w:sz w:val="18"/>
          <w:szCs w:val="18"/>
        </w:rPr>
        <w:t>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명백한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고의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또는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과실에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의해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갑</w:t>
      </w:r>
      <w:r>
        <w:rPr>
          <w:rFonts w:ascii="나눔고딕" w:hAnsi="나눔고딕" w:cs="나눔고딕"/>
          <w:sz w:val="18"/>
          <w:szCs w:val="18"/>
        </w:rPr>
        <w:t>” </w:t>
      </w:r>
      <w:r>
        <w:rPr>
          <w:rFonts w:ascii="나눔고딕" w:hAnsi="나눔고딕" w:cs="나눔고딕"/>
          <w:sz w:val="18"/>
          <w:szCs w:val="18"/>
        </w:rPr>
        <w:t>및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사용자</w:t>
      </w:r>
      <w:r>
        <w:rPr>
          <w:rFonts w:ascii="나눔고딕" w:hAnsi="나눔고딕" w:cs="나눔고딕"/>
          <w:sz w:val="18"/>
          <w:szCs w:val="18"/>
        </w:rPr>
        <w:t>”</w:t>
      </w:r>
      <w:r>
        <w:rPr>
          <w:rFonts w:ascii="나눔고딕" w:hAnsi="나눔고딕" w:cs="나눔고딕"/>
          <w:sz w:val="18"/>
          <w:szCs w:val="18"/>
        </w:rPr>
        <w:t>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인적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또는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물적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피해가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발생하였을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때</w:t>
      </w:r>
      <w:r>
        <w:rPr>
          <w:rFonts w:ascii="나눔고딕" w:hAnsi="나눔고딕" w:cs="나눔고딕"/>
          <w:sz w:val="18"/>
          <w:szCs w:val="18"/>
        </w:rPr>
        <w:t>, </w:t>
      </w:r>
      <w:r>
        <w:rPr>
          <w:rFonts w:ascii="나눔고딕" w:hAnsi="나눔고딕" w:cs="나눔고딕"/>
          <w:sz w:val="18"/>
          <w:szCs w:val="18"/>
        </w:rPr>
        <w:t>양사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협의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하에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을</w:t>
      </w:r>
      <w:r>
        <w:rPr>
          <w:rFonts w:ascii="나눔고딕" w:hAnsi="나눔고딕" w:cs="나눔고딕"/>
          <w:sz w:val="18"/>
          <w:szCs w:val="18"/>
        </w:rPr>
        <w:t>”</w:t>
      </w:r>
      <w:r>
        <w:rPr>
          <w:rFonts w:ascii="나눔고딕" w:hAnsi="나눔고딕" w:cs="나눔고딕"/>
          <w:sz w:val="18"/>
          <w:szCs w:val="18"/>
        </w:rPr>
        <w:t>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부담으로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이에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상응하는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보상을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하여야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한다</w:t>
      </w:r>
      <w:r>
        <w:rPr>
          <w:rFonts w:ascii="나눔고딕" w:hAnsi="나눔고딕" w:cs="나눔고딕"/>
          <w:sz w:val="18"/>
          <w:szCs w:val="18"/>
        </w:rPr>
        <w:t>.</w:t>
      </w:r>
    </w:p>
    <w:p w14:paraId="180D2B0C" w14:textId="77777777" w:rsidR="00B017B4" w:rsidRDefault="00B017B4" w:rsidP="00B017B4">
      <w:pPr>
        <w:pStyle w:val="a3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2.   </w:t>
      </w:r>
      <w:r>
        <w:rPr>
          <w:rFonts w:hint="eastAsia"/>
        </w:rPr>
        <w:t xml:space="preserve"> </w:t>
      </w:r>
      <w:r>
        <w:rPr>
          <w:rFonts w:ascii="나눔고딕" w:hAnsi="나눔고딕" w:cs="나눔고딕"/>
          <w:sz w:val="18"/>
          <w:szCs w:val="18"/>
        </w:rPr>
        <w:t>“</w:t>
      </w:r>
      <w:r>
        <w:rPr>
          <w:rFonts w:ascii="나눔고딕" w:hAnsi="나눔고딕" w:cs="나눔고딕"/>
          <w:sz w:val="18"/>
          <w:szCs w:val="18"/>
        </w:rPr>
        <w:t>갑</w:t>
      </w:r>
      <w:r>
        <w:rPr>
          <w:rFonts w:ascii="나눔고딕" w:hAnsi="나눔고딕" w:cs="나눔고딕"/>
          <w:sz w:val="18"/>
          <w:szCs w:val="18"/>
        </w:rPr>
        <w:t>”</w:t>
      </w:r>
      <w:r>
        <w:rPr>
          <w:rFonts w:ascii="나눔고딕" w:hAnsi="나눔고딕" w:cs="나눔고딕"/>
          <w:sz w:val="18"/>
          <w:szCs w:val="18"/>
        </w:rPr>
        <w:t>과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을</w:t>
      </w:r>
      <w:r>
        <w:rPr>
          <w:rFonts w:ascii="나눔고딕" w:hAnsi="나눔고딕" w:cs="나눔고딕"/>
          <w:sz w:val="18"/>
          <w:szCs w:val="18"/>
        </w:rPr>
        <w:t>”</w:t>
      </w:r>
      <w:r>
        <w:rPr>
          <w:rFonts w:ascii="나눔고딕" w:hAnsi="나눔고딕" w:cs="나눔고딕"/>
          <w:sz w:val="18"/>
          <w:szCs w:val="18"/>
        </w:rPr>
        <w:t>은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본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계약의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수행과정에서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인지되는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상대방의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회사정보</w:t>
      </w:r>
      <w:r>
        <w:rPr>
          <w:rFonts w:ascii="나눔고딕" w:hAnsi="나눔고딕" w:cs="나눔고딕"/>
          <w:sz w:val="18"/>
          <w:szCs w:val="18"/>
        </w:rPr>
        <w:t>, </w:t>
      </w:r>
      <w:r>
        <w:rPr>
          <w:rFonts w:ascii="나눔고딕" w:hAnsi="나눔고딕" w:cs="나눔고딕"/>
          <w:sz w:val="18"/>
          <w:szCs w:val="18"/>
        </w:rPr>
        <w:t>경영정보</w:t>
      </w:r>
      <w:r>
        <w:rPr>
          <w:rFonts w:ascii="나눔고딕" w:hAnsi="나눔고딕" w:cs="나눔고딕"/>
          <w:sz w:val="18"/>
          <w:szCs w:val="18"/>
        </w:rPr>
        <w:t>, </w:t>
      </w:r>
      <w:r>
        <w:rPr>
          <w:rFonts w:ascii="나눔고딕" w:hAnsi="나눔고딕" w:cs="나눔고딕"/>
          <w:sz w:val="18"/>
          <w:szCs w:val="18"/>
        </w:rPr>
        <w:t>회사기밀</w:t>
      </w:r>
      <w:r>
        <w:rPr>
          <w:rFonts w:ascii="나눔고딕" w:hAnsi="나눔고딕" w:cs="나눔고딕"/>
          <w:sz w:val="18"/>
          <w:szCs w:val="18"/>
        </w:rPr>
        <w:t>, </w:t>
      </w:r>
      <w:r>
        <w:rPr>
          <w:rFonts w:ascii="나눔고딕" w:hAnsi="나눔고딕" w:cs="나눔고딕"/>
          <w:sz w:val="18"/>
          <w:szCs w:val="18"/>
        </w:rPr>
        <w:t>기타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지정한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정보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등에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대해서</w:t>
      </w:r>
      <w:r>
        <w:rPr>
          <w:rFonts w:ascii="나눔고딕" w:hAnsi="나눔고딕" w:cs="나눔고딕"/>
          <w:sz w:val="18"/>
          <w:szCs w:val="18"/>
        </w:rPr>
        <w:t> </w:t>
      </w:r>
      <w:proofErr w:type="gramStart"/>
      <w:r>
        <w:rPr>
          <w:rFonts w:ascii="나눔고딕" w:hAnsi="나눔고딕" w:cs="나눔고딕"/>
          <w:sz w:val="18"/>
          <w:szCs w:val="18"/>
        </w:rPr>
        <w:t>제</w:t>
      </w:r>
      <w:r>
        <w:rPr>
          <w:rFonts w:ascii="나눔고딕" w:hAnsi="나눔고딕" w:cs="나눔고딕"/>
          <w:sz w:val="18"/>
          <w:szCs w:val="18"/>
        </w:rPr>
        <w:t> 3</w:t>
      </w:r>
      <w:proofErr w:type="gramEnd"/>
      <w:r>
        <w:rPr>
          <w:rFonts w:ascii="나눔고딕" w:hAnsi="나눔고딕" w:cs="나눔고딕"/>
          <w:sz w:val="18"/>
          <w:szCs w:val="18"/>
        </w:rPr>
        <w:t>자에게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누설하거나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본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계약의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목적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외로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사용하여서는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아니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된다</w:t>
      </w:r>
      <w:r>
        <w:rPr>
          <w:rFonts w:ascii="나눔고딕" w:hAnsi="나눔고딕" w:cs="나눔고딕"/>
          <w:sz w:val="18"/>
          <w:szCs w:val="18"/>
        </w:rPr>
        <w:t>. </w:t>
      </w:r>
      <w:r>
        <w:rPr>
          <w:rFonts w:ascii="나눔고딕" w:hAnsi="나눔고딕" w:cs="나눔고딕"/>
          <w:sz w:val="18"/>
          <w:szCs w:val="18"/>
        </w:rPr>
        <w:t>이를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준수하지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못해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상대방이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피해를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입었을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경우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손해에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대한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보상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및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민</w:t>
      </w:r>
      <w:r>
        <w:rPr>
          <w:rFonts w:ascii="나눔고딕" w:hAnsi="나눔고딕" w:cs="나눔고딕"/>
          <w:sz w:val="18"/>
          <w:szCs w:val="18"/>
        </w:rPr>
        <w:t>, </w:t>
      </w:r>
      <w:r>
        <w:rPr>
          <w:rFonts w:ascii="나눔고딕" w:hAnsi="나눔고딕" w:cs="나눔고딕"/>
          <w:sz w:val="18"/>
          <w:szCs w:val="18"/>
        </w:rPr>
        <w:t>형사상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모든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책임을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진다</w:t>
      </w:r>
      <w:r>
        <w:rPr>
          <w:rFonts w:ascii="나눔고딕" w:hAnsi="나눔고딕" w:cs="나눔고딕"/>
          <w:sz w:val="18"/>
          <w:szCs w:val="18"/>
        </w:rPr>
        <w:t>.</w:t>
      </w:r>
    </w:p>
    <w:p w14:paraId="4C392A99" w14:textId="77777777" w:rsidR="00B017B4" w:rsidRDefault="00B017B4" w:rsidP="00B017B4">
      <w:pPr>
        <w:pStyle w:val="a3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lastRenderedPageBreak/>
        <w:t>3.   </w:t>
      </w:r>
      <w:r>
        <w:rPr>
          <w:rFonts w:hint="eastAsia"/>
        </w:rPr>
        <w:t xml:space="preserve"> </w:t>
      </w:r>
      <w:r>
        <w:rPr>
          <w:rFonts w:ascii="나눔고딕" w:hAnsi="나눔고딕" w:cs="나눔고딕"/>
          <w:sz w:val="18"/>
          <w:szCs w:val="18"/>
        </w:rPr>
        <w:t>“</w:t>
      </w:r>
      <w:r>
        <w:rPr>
          <w:rFonts w:ascii="나눔고딕" w:hAnsi="나눔고딕" w:cs="나눔고딕"/>
          <w:sz w:val="18"/>
          <w:szCs w:val="18"/>
        </w:rPr>
        <w:t>을</w:t>
      </w:r>
      <w:r>
        <w:rPr>
          <w:rFonts w:ascii="나눔고딕" w:hAnsi="나눔고딕" w:cs="나눔고딕"/>
          <w:sz w:val="18"/>
          <w:szCs w:val="18"/>
        </w:rPr>
        <w:t>”</w:t>
      </w:r>
      <w:r>
        <w:rPr>
          <w:rFonts w:ascii="나눔고딕" w:hAnsi="나눔고딕" w:cs="나눔고딕"/>
          <w:sz w:val="18"/>
          <w:szCs w:val="18"/>
        </w:rPr>
        <w:t>은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사용자</w:t>
      </w:r>
      <w:r>
        <w:rPr>
          <w:rFonts w:ascii="나눔고딕" w:hAnsi="나눔고딕" w:cs="나눔고딕"/>
          <w:sz w:val="18"/>
          <w:szCs w:val="18"/>
        </w:rPr>
        <w:t>” </w:t>
      </w:r>
      <w:r>
        <w:rPr>
          <w:rFonts w:ascii="나눔고딕" w:hAnsi="나눔고딕" w:cs="나눔고딕"/>
          <w:sz w:val="18"/>
          <w:szCs w:val="18"/>
        </w:rPr>
        <w:t>개인정보에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대해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제</w:t>
      </w:r>
      <w:r>
        <w:rPr>
          <w:rFonts w:ascii="나눔고딕" w:hAnsi="나눔고딕" w:cs="나눔고딕"/>
          <w:sz w:val="18"/>
          <w:szCs w:val="18"/>
        </w:rPr>
        <w:t>10</w:t>
      </w:r>
      <w:r>
        <w:rPr>
          <w:rFonts w:ascii="나눔고딕" w:hAnsi="나눔고딕" w:cs="나눔고딕"/>
          <w:sz w:val="18"/>
          <w:szCs w:val="18"/>
        </w:rPr>
        <w:t>조</w:t>
      </w:r>
      <w:r>
        <w:rPr>
          <w:rFonts w:ascii="나눔고딕" w:hAnsi="나눔고딕" w:cs="나눔고딕"/>
          <w:sz w:val="18"/>
          <w:szCs w:val="18"/>
        </w:rPr>
        <w:t> 2</w:t>
      </w:r>
      <w:r>
        <w:rPr>
          <w:rFonts w:ascii="나눔고딕" w:hAnsi="나눔고딕" w:cs="나눔고딕"/>
          <w:sz w:val="18"/>
          <w:szCs w:val="18"/>
        </w:rPr>
        <w:t>항에서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규정한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목적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이외로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사용하거나</w:t>
      </w:r>
      <w:r>
        <w:rPr>
          <w:rFonts w:ascii="나눔고딕" w:hAnsi="나눔고딕" w:cs="나눔고딕"/>
          <w:sz w:val="18"/>
          <w:szCs w:val="18"/>
        </w:rPr>
        <w:t>, </w:t>
      </w:r>
      <w:r>
        <w:rPr>
          <w:rFonts w:ascii="나눔고딕" w:hAnsi="나눔고딕" w:cs="나눔고딕"/>
          <w:sz w:val="18"/>
          <w:szCs w:val="18"/>
        </w:rPr>
        <w:t>고의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또는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과실로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정보를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유출했을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경우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이에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대해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갑</w:t>
      </w:r>
      <w:r>
        <w:rPr>
          <w:rFonts w:ascii="나눔고딕" w:hAnsi="나눔고딕" w:cs="나눔고딕"/>
          <w:sz w:val="18"/>
          <w:szCs w:val="18"/>
        </w:rPr>
        <w:t>” </w:t>
      </w:r>
      <w:r>
        <w:rPr>
          <w:rFonts w:ascii="나눔고딕" w:hAnsi="나눔고딕" w:cs="나눔고딕"/>
          <w:sz w:val="18"/>
          <w:szCs w:val="18"/>
        </w:rPr>
        <w:t>및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해당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사용자</w:t>
      </w:r>
      <w:r>
        <w:rPr>
          <w:rFonts w:ascii="나눔고딕" w:hAnsi="나눔고딕" w:cs="나눔고딕"/>
          <w:sz w:val="18"/>
          <w:szCs w:val="18"/>
        </w:rPr>
        <w:t>”</w:t>
      </w:r>
      <w:r>
        <w:rPr>
          <w:rFonts w:ascii="나눔고딕" w:hAnsi="나눔고딕" w:cs="나눔고딕"/>
          <w:sz w:val="18"/>
          <w:szCs w:val="18"/>
        </w:rPr>
        <w:t>과의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합의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하에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그에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따른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손해배상을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해야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한다</w:t>
      </w:r>
      <w:r>
        <w:rPr>
          <w:rFonts w:ascii="나눔고딕" w:hAnsi="나눔고딕" w:cs="나눔고딕"/>
          <w:sz w:val="18"/>
          <w:szCs w:val="18"/>
        </w:rPr>
        <w:t>.</w:t>
      </w:r>
    </w:p>
    <w:p w14:paraId="4824151C" w14:textId="77777777" w:rsidR="00B017B4" w:rsidRDefault="00B017B4" w:rsidP="00B017B4">
      <w:pPr>
        <w:pStyle w:val="a3"/>
        <w:ind w:left="760" w:hanging="360"/>
        <w:jc w:val="both"/>
      </w:pPr>
      <w:r>
        <w:rPr>
          <w:rFonts w:hint="eastAsia"/>
          <w:sz w:val="18"/>
          <w:szCs w:val="18"/>
        </w:rPr>
        <w:t>4.   </w:t>
      </w:r>
      <w:r>
        <w:rPr>
          <w:rFonts w:hint="eastAsia"/>
        </w:rPr>
        <w:t xml:space="preserve"> </w:t>
      </w:r>
      <w:r>
        <w:rPr>
          <w:rFonts w:ascii="나눔고딕" w:hAnsi="나눔고딕" w:cs="나눔고딕"/>
          <w:sz w:val="18"/>
          <w:szCs w:val="18"/>
        </w:rPr>
        <w:t>상기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본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조</w:t>
      </w:r>
      <w:r>
        <w:rPr>
          <w:rFonts w:ascii="나눔고딕" w:hAnsi="나눔고딕" w:cs="나눔고딕"/>
          <w:sz w:val="18"/>
          <w:szCs w:val="18"/>
        </w:rPr>
        <w:t> 2</w:t>
      </w:r>
      <w:r>
        <w:rPr>
          <w:rFonts w:ascii="나눔고딕" w:hAnsi="나눔고딕" w:cs="나눔고딕"/>
          <w:sz w:val="18"/>
          <w:szCs w:val="18"/>
        </w:rPr>
        <w:t>항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및</w:t>
      </w:r>
      <w:r>
        <w:rPr>
          <w:rFonts w:ascii="나눔고딕" w:hAnsi="나눔고딕" w:cs="나눔고딕"/>
          <w:sz w:val="18"/>
          <w:szCs w:val="18"/>
        </w:rPr>
        <w:t> 3</w:t>
      </w:r>
      <w:r>
        <w:rPr>
          <w:rFonts w:ascii="나눔고딕" w:hAnsi="나눔고딕" w:cs="나눔고딕"/>
          <w:sz w:val="18"/>
          <w:szCs w:val="18"/>
        </w:rPr>
        <w:t>항의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사항은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본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계약의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종료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이후에도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유효하다</w:t>
      </w:r>
      <w:r>
        <w:rPr>
          <w:rFonts w:ascii="나눔고딕" w:hAnsi="나눔고딕" w:cs="나눔고딕"/>
          <w:sz w:val="18"/>
          <w:szCs w:val="18"/>
        </w:rPr>
        <w:t>.</w:t>
      </w:r>
    </w:p>
    <w:p w14:paraId="2B4AB1BC" w14:textId="77777777" w:rsidR="00B017B4" w:rsidRDefault="00B017B4" w:rsidP="00B017B4">
      <w:pPr>
        <w:pStyle w:val="a3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5.   </w:t>
      </w:r>
      <w:r>
        <w:rPr>
          <w:rFonts w:hint="eastAsia"/>
        </w:rPr>
        <w:t xml:space="preserve"> </w:t>
      </w:r>
      <w:r>
        <w:rPr>
          <w:rFonts w:ascii="나눔고딕" w:hAnsi="나눔고딕" w:cs="나눔고딕"/>
          <w:sz w:val="18"/>
          <w:szCs w:val="18"/>
        </w:rPr>
        <w:t>“</w:t>
      </w:r>
      <w:r>
        <w:rPr>
          <w:rFonts w:ascii="나눔고딕" w:hAnsi="나눔고딕" w:cs="나눔고딕"/>
          <w:sz w:val="18"/>
          <w:szCs w:val="18"/>
        </w:rPr>
        <w:t>갑</w:t>
      </w:r>
      <w:r>
        <w:rPr>
          <w:rFonts w:ascii="나눔고딕" w:hAnsi="나눔고딕" w:cs="나눔고딕"/>
          <w:sz w:val="18"/>
          <w:szCs w:val="18"/>
        </w:rPr>
        <w:t>”</w:t>
      </w:r>
      <w:r>
        <w:rPr>
          <w:rFonts w:ascii="나눔고딕" w:hAnsi="나눔고딕" w:cs="나눔고딕"/>
          <w:sz w:val="18"/>
          <w:szCs w:val="18"/>
        </w:rPr>
        <w:t>은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올리브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식권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서비스</w:t>
      </w:r>
      <w:r>
        <w:rPr>
          <w:rFonts w:ascii="나눔고딕" w:hAnsi="나눔고딕" w:cs="나눔고딕"/>
          <w:sz w:val="18"/>
          <w:szCs w:val="18"/>
        </w:rPr>
        <w:t>” </w:t>
      </w:r>
      <w:r>
        <w:rPr>
          <w:rFonts w:ascii="나눔고딕" w:hAnsi="나눔고딕" w:cs="나눔고딕"/>
          <w:sz w:val="18"/>
          <w:szCs w:val="18"/>
        </w:rPr>
        <w:t>사용에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있어</w:t>
      </w:r>
      <w:r>
        <w:rPr>
          <w:rFonts w:ascii="나눔고딕" w:hAnsi="나눔고딕" w:cs="나눔고딕"/>
          <w:sz w:val="18"/>
          <w:szCs w:val="18"/>
        </w:rPr>
        <w:t>, “</w:t>
      </w:r>
      <w:r>
        <w:rPr>
          <w:rFonts w:ascii="나눔고딕" w:hAnsi="나눔고딕" w:cs="나눔고딕"/>
          <w:sz w:val="18"/>
          <w:szCs w:val="18"/>
        </w:rPr>
        <w:t>을</w:t>
      </w:r>
      <w:r>
        <w:rPr>
          <w:rFonts w:ascii="나눔고딕" w:hAnsi="나눔고딕" w:cs="나눔고딕"/>
          <w:sz w:val="18"/>
          <w:szCs w:val="18"/>
        </w:rPr>
        <w:t>”</w:t>
      </w:r>
      <w:r>
        <w:rPr>
          <w:rFonts w:ascii="나눔고딕" w:hAnsi="나눔고딕" w:cs="나눔고딕"/>
          <w:sz w:val="18"/>
          <w:szCs w:val="18"/>
        </w:rPr>
        <w:t>과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무관하게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사용자</w:t>
      </w:r>
      <w:r>
        <w:rPr>
          <w:rFonts w:ascii="나눔고딕" w:hAnsi="나눔고딕" w:cs="나눔고딕"/>
          <w:sz w:val="18"/>
          <w:szCs w:val="18"/>
        </w:rPr>
        <w:t>”</w:t>
      </w:r>
      <w:r>
        <w:rPr>
          <w:rFonts w:ascii="나눔고딕" w:hAnsi="나눔고딕" w:cs="나눔고딕"/>
          <w:sz w:val="18"/>
          <w:szCs w:val="18"/>
        </w:rPr>
        <w:t>들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간의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사용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권한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위임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또는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올리브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식권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서비스</w:t>
      </w:r>
      <w:r>
        <w:rPr>
          <w:rFonts w:ascii="나눔고딕" w:hAnsi="나눔고딕" w:cs="나눔고딕"/>
          <w:sz w:val="18"/>
          <w:szCs w:val="18"/>
        </w:rPr>
        <w:t>” </w:t>
      </w:r>
      <w:r>
        <w:rPr>
          <w:rFonts w:ascii="나눔고딕" w:hAnsi="나눔고딕" w:cs="나눔고딕"/>
          <w:sz w:val="18"/>
          <w:szCs w:val="18"/>
        </w:rPr>
        <w:t>시스템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상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근거가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될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없는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부정사용에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대한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경우에는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갑</w:t>
      </w:r>
      <w:r>
        <w:rPr>
          <w:rFonts w:ascii="나눔고딕" w:hAnsi="나눔고딕" w:cs="나눔고딕"/>
          <w:sz w:val="18"/>
          <w:szCs w:val="18"/>
        </w:rPr>
        <w:t>” </w:t>
      </w:r>
      <w:r>
        <w:rPr>
          <w:rFonts w:ascii="나눔고딕" w:hAnsi="나눔고딕" w:cs="나눔고딕"/>
          <w:sz w:val="18"/>
          <w:szCs w:val="18"/>
        </w:rPr>
        <w:t>또는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갑</w:t>
      </w:r>
      <w:r>
        <w:rPr>
          <w:rFonts w:ascii="나눔고딕" w:hAnsi="나눔고딕" w:cs="나눔고딕"/>
          <w:sz w:val="18"/>
          <w:szCs w:val="18"/>
        </w:rPr>
        <w:t>”</w:t>
      </w:r>
      <w:r>
        <w:rPr>
          <w:rFonts w:ascii="나눔고딕" w:hAnsi="나눔고딕" w:cs="나눔고딕"/>
          <w:sz w:val="18"/>
          <w:szCs w:val="18"/>
        </w:rPr>
        <w:t>의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사용자</w:t>
      </w:r>
      <w:r>
        <w:rPr>
          <w:rFonts w:ascii="나눔고딕" w:hAnsi="나눔고딕" w:cs="나눔고딕"/>
          <w:sz w:val="18"/>
          <w:szCs w:val="18"/>
        </w:rPr>
        <w:t>”</w:t>
      </w:r>
      <w:r>
        <w:rPr>
          <w:rFonts w:ascii="나눔고딕" w:hAnsi="나눔고딕" w:cs="나눔고딕"/>
          <w:sz w:val="18"/>
          <w:szCs w:val="18"/>
        </w:rPr>
        <w:t>가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해당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건에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대한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책임을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진다</w:t>
      </w:r>
      <w:r>
        <w:rPr>
          <w:rFonts w:ascii="나눔고딕" w:hAnsi="나눔고딕" w:cs="나눔고딕"/>
          <w:sz w:val="18"/>
          <w:szCs w:val="18"/>
        </w:rPr>
        <w:t>.</w:t>
      </w:r>
    </w:p>
    <w:p w14:paraId="6B91359D" w14:textId="5CC745FB" w:rsidR="00B017B4" w:rsidRDefault="00B017B4" w:rsidP="00B017B4">
      <w:pPr>
        <w:pStyle w:val="a3"/>
        <w:ind w:left="760" w:hanging="360"/>
        <w:jc w:val="both"/>
        <w:rPr>
          <w:rFonts w:ascii="나눔고딕" w:hAnsi="나눔고딕" w:cs="나눔고딕"/>
          <w:color w:val="FF0000"/>
          <w:sz w:val="18"/>
          <w:szCs w:val="18"/>
        </w:rPr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6.   </w:t>
      </w:r>
      <w:r>
        <w:rPr>
          <w:rFonts w:hint="eastAsia"/>
        </w:rPr>
        <w:t xml:space="preserve"> </w:t>
      </w:r>
      <w:r>
        <w:rPr>
          <w:rFonts w:ascii="나눔고딕" w:hAnsi="나눔고딕" w:cs="나눔고딕"/>
          <w:sz w:val="18"/>
          <w:szCs w:val="18"/>
        </w:rPr>
        <w:t>“</w:t>
      </w:r>
      <w:r>
        <w:rPr>
          <w:rFonts w:ascii="나눔고딕" w:hAnsi="나눔고딕" w:cs="나눔고딕"/>
          <w:sz w:val="18"/>
          <w:szCs w:val="18"/>
        </w:rPr>
        <w:t>갑</w:t>
      </w:r>
      <w:r>
        <w:rPr>
          <w:rFonts w:ascii="나눔고딕" w:hAnsi="나눔고딕" w:cs="나눔고딕"/>
          <w:sz w:val="18"/>
          <w:szCs w:val="18"/>
        </w:rPr>
        <w:t>”</w:t>
      </w:r>
      <w:r>
        <w:rPr>
          <w:rFonts w:ascii="나눔고딕" w:hAnsi="나눔고딕" w:cs="나눔고딕"/>
          <w:sz w:val="18"/>
          <w:szCs w:val="18"/>
        </w:rPr>
        <w:t>과</w:t>
      </w:r>
      <w:r>
        <w:rPr>
          <w:rFonts w:ascii="나눔고딕" w:hAnsi="나눔고딕" w:cs="나눔고딕"/>
          <w:sz w:val="18"/>
          <w:szCs w:val="18"/>
        </w:rPr>
        <w:t> “</w:t>
      </w:r>
      <w:r>
        <w:rPr>
          <w:rFonts w:ascii="나눔고딕" w:hAnsi="나눔고딕" w:cs="나눔고딕"/>
          <w:sz w:val="18"/>
          <w:szCs w:val="18"/>
        </w:rPr>
        <w:t>을</w:t>
      </w:r>
      <w:r>
        <w:rPr>
          <w:rFonts w:ascii="나눔고딕" w:hAnsi="나눔고딕" w:cs="나눔고딕"/>
          <w:sz w:val="18"/>
          <w:szCs w:val="18"/>
        </w:rPr>
        <w:t>” </w:t>
      </w:r>
      <w:r>
        <w:rPr>
          <w:rFonts w:ascii="나눔고딕" w:hAnsi="나눔고딕" w:cs="나눔고딕"/>
          <w:sz w:val="18"/>
          <w:szCs w:val="18"/>
        </w:rPr>
        <w:t>중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어느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일방이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합리적으로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통제할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없는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천재지변</w:t>
      </w:r>
      <w:r>
        <w:rPr>
          <w:rFonts w:ascii="나눔고딕" w:hAnsi="나눔고딕" w:cs="나눔고딕"/>
          <w:sz w:val="18"/>
          <w:szCs w:val="18"/>
        </w:rPr>
        <w:t>, </w:t>
      </w:r>
      <w:r>
        <w:rPr>
          <w:rFonts w:ascii="나눔고딕" w:hAnsi="나눔고딕" w:cs="나눔고딕"/>
          <w:sz w:val="18"/>
          <w:szCs w:val="18"/>
        </w:rPr>
        <w:t>불가항력으로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인한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계약상의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의무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불이행의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경우에는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상호간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책임을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지지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아니한다</w:t>
      </w:r>
      <w:r>
        <w:rPr>
          <w:rFonts w:ascii="나눔고딕" w:hAnsi="나눔고딕" w:cs="나눔고딕"/>
          <w:sz w:val="18"/>
          <w:szCs w:val="18"/>
        </w:rPr>
        <w:t>. </w:t>
      </w:r>
      <w:r>
        <w:rPr>
          <w:rFonts w:ascii="나눔고딕" w:hAnsi="나눔고딕" w:cs="나눔고딕"/>
          <w:sz w:val="18"/>
          <w:szCs w:val="18"/>
        </w:rPr>
        <w:t>단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쌍방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고의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또는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과실로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본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계약을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위반한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경우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상대방에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대해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손해배상책임을</w:t>
      </w:r>
      <w:r>
        <w:rPr>
          <w:rFonts w:ascii="나눔고딕" w:hAnsi="나눔고딕" w:cs="나눔고딕"/>
          <w:sz w:val="18"/>
          <w:szCs w:val="18"/>
        </w:rPr>
        <w:t> </w:t>
      </w:r>
      <w:r>
        <w:rPr>
          <w:rFonts w:ascii="나눔고딕" w:hAnsi="나눔고딕" w:cs="나눔고딕"/>
          <w:sz w:val="18"/>
          <w:szCs w:val="18"/>
        </w:rPr>
        <w:t>부담한다</w:t>
      </w:r>
      <w:r>
        <w:rPr>
          <w:rFonts w:ascii="나눔고딕" w:hAnsi="나눔고딕" w:cs="나눔고딕"/>
          <w:sz w:val="18"/>
          <w:szCs w:val="18"/>
        </w:rPr>
        <w:t>.</w:t>
      </w:r>
      <w:r>
        <w:rPr>
          <w:rFonts w:ascii="나눔고딕" w:hAnsi="나눔고딕" w:cs="나눔고딕"/>
          <w:color w:val="FF0000"/>
          <w:sz w:val="18"/>
          <w:szCs w:val="18"/>
        </w:rPr>
        <w:t> </w:t>
      </w:r>
    </w:p>
    <w:p w14:paraId="63D491E9" w14:textId="77777777" w:rsidR="00784560" w:rsidRDefault="00784560" w:rsidP="00B017B4">
      <w:pPr>
        <w:pStyle w:val="a3"/>
        <w:ind w:left="760" w:hanging="360"/>
        <w:jc w:val="both"/>
      </w:pPr>
    </w:p>
    <w:p w14:paraId="3CC2AA57" w14:textId="77777777" w:rsidR="00B017B4" w:rsidRDefault="00B017B4" w:rsidP="00B017B4">
      <w:pPr>
        <w:pStyle w:val="a8"/>
        <w:spacing w:line="249" w:lineRule="auto"/>
        <w:jc w:val="both"/>
      </w:pPr>
      <w:proofErr w:type="gramStart"/>
      <w:r>
        <w:rPr>
          <w:rFonts w:hint="eastAsia"/>
          <w:b/>
          <w:bCs/>
          <w:sz w:val="18"/>
          <w:szCs w:val="18"/>
        </w:rPr>
        <w:t>제 12</w:t>
      </w:r>
      <w:proofErr w:type="gramEnd"/>
      <w:r>
        <w:rPr>
          <w:rFonts w:hint="eastAsia"/>
          <w:b/>
          <w:bCs/>
          <w:sz w:val="18"/>
          <w:szCs w:val="18"/>
        </w:rPr>
        <w:t> 조 (“</w:t>
      </w:r>
      <w:proofErr w:type="spellStart"/>
      <w:r>
        <w:rPr>
          <w:rFonts w:hint="eastAsia"/>
          <w:b/>
          <w:bCs/>
          <w:sz w:val="18"/>
          <w:szCs w:val="18"/>
        </w:rPr>
        <w:t>갑”의</w:t>
      </w:r>
      <w:proofErr w:type="spellEnd"/>
      <w:r>
        <w:rPr>
          <w:rFonts w:hint="eastAsia"/>
          <w:b/>
          <w:bCs/>
          <w:sz w:val="18"/>
          <w:szCs w:val="18"/>
        </w:rPr>
        <w:t> 계약해지)</w:t>
      </w:r>
    </w:p>
    <w:p w14:paraId="130DB170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hint="eastAsia"/>
          <w:sz w:val="18"/>
          <w:szCs w:val="18"/>
        </w:rPr>
        <w:t>1.   </w:t>
      </w:r>
      <w:r>
        <w:rPr>
          <w:rFonts w:hint="eastAsia"/>
        </w:rPr>
        <w:t xml:space="preserve"> </w:t>
      </w:r>
      <w:r>
        <w:rPr>
          <w:rFonts w:hint="eastAsia"/>
          <w:sz w:val="18"/>
          <w:szCs w:val="18"/>
        </w:rPr>
        <w:t>다음 각 호의 경우에 “</w:t>
      </w:r>
      <w:proofErr w:type="spellStart"/>
      <w:r>
        <w:rPr>
          <w:rFonts w:hint="eastAsia"/>
          <w:sz w:val="18"/>
          <w:szCs w:val="18"/>
        </w:rPr>
        <w:t>갑”은</w:t>
      </w:r>
      <w:proofErr w:type="spellEnd"/>
      <w:r>
        <w:rPr>
          <w:rFonts w:hint="eastAsia"/>
          <w:sz w:val="18"/>
          <w:szCs w:val="18"/>
        </w:rPr>
        <w:t> “</w:t>
      </w:r>
      <w:proofErr w:type="spellStart"/>
      <w:r>
        <w:rPr>
          <w:rFonts w:hint="eastAsia"/>
          <w:sz w:val="18"/>
          <w:szCs w:val="18"/>
        </w:rPr>
        <w:t>을”에게</w:t>
      </w:r>
      <w:proofErr w:type="spellEnd"/>
      <w:r>
        <w:rPr>
          <w:rFonts w:hint="eastAsia"/>
          <w:sz w:val="18"/>
          <w:szCs w:val="18"/>
        </w:rPr>
        <w:t> 시정을 요구할 수 있으며 “을"이 7일 이내에 시정하지 않으면 “</w:t>
      </w:r>
      <w:proofErr w:type="spellStart"/>
      <w:r>
        <w:rPr>
          <w:rFonts w:hint="eastAsia"/>
          <w:sz w:val="18"/>
          <w:szCs w:val="18"/>
        </w:rPr>
        <w:t>갑”은</w:t>
      </w:r>
      <w:proofErr w:type="spellEnd"/>
      <w:r>
        <w:rPr>
          <w:rFonts w:hint="eastAsia"/>
          <w:sz w:val="18"/>
          <w:szCs w:val="18"/>
        </w:rPr>
        <w:t> 즉시 본 계약을 해지할 수 있다.</w:t>
      </w:r>
    </w:p>
    <w:p w14:paraId="0F5CC366" w14:textId="77777777" w:rsidR="00B017B4" w:rsidRDefault="00B017B4" w:rsidP="00B017B4">
      <w:pPr>
        <w:pStyle w:val="a8"/>
        <w:spacing w:line="249" w:lineRule="auto"/>
        <w:ind w:left="1160" w:hanging="360"/>
        <w:jc w:val="both"/>
      </w:pPr>
      <w:r>
        <w:rPr>
          <w:rFonts w:cs="맑은 고딕" w:hint="eastAsia"/>
          <w:sz w:val="18"/>
          <w:szCs w:val="18"/>
        </w:rPr>
        <w:t>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"</w:t>
      </w:r>
      <w:r>
        <w:rPr>
          <w:rFonts w:cs="맑은 고딕" w:hint="eastAsia"/>
          <w:sz w:val="18"/>
          <w:szCs w:val="18"/>
        </w:rPr>
        <w:t>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본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계약조건을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위반하거나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불이행한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경우</w:t>
      </w:r>
    </w:p>
    <w:p w14:paraId="74C0CBE3" w14:textId="77777777" w:rsidR="00B017B4" w:rsidRDefault="00B017B4" w:rsidP="00B017B4">
      <w:pPr>
        <w:pStyle w:val="a8"/>
        <w:spacing w:line="249" w:lineRule="auto"/>
        <w:ind w:left="1160" w:hanging="360"/>
        <w:jc w:val="both"/>
      </w:pPr>
      <w:r>
        <w:rPr>
          <w:rFonts w:hint="eastAsia"/>
          <w:sz w:val="18"/>
          <w:szCs w:val="18"/>
        </w:rPr>
        <w:t>나.   </w:t>
      </w:r>
      <w:r>
        <w:rPr>
          <w:rFonts w:hint="eastAsia"/>
        </w:rPr>
        <w:t xml:space="preserve"> </w:t>
      </w:r>
      <w:r>
        <w:rPr>
          <w:rFonts w:hint="eastAsia"/>
          <w:sz w:val="18"/>
          <w:szCs w:val="18"/>
        </w:rPr>
        <w:t>제3자가 "을"의 재산에 대해 압류, 가압류, 가처분, 경매 등 강제집행을 한 경우 단 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proofErr w:type="spellStart"/>
      <w:r>
        <w:rPr>
          <w:rFonts w:hint="eastAsia"/>
          <w:sz w:val="18"/>
          <w:szCs w:val="18"/>
        </w:rPr>
        <w:t>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”</w:t>
      </w:r>
      <w:r>
        <w:rPr>
          <w:rFonts w:hint="eastAsia"/>
          <w:sz w:val="18"/>
          <w:szCs w:val="18"/>
        </w:rPr>
        <w:t>이</w:t>
      </w:r>
      <w:proofErr w:type="spellEnd"/>
      <w:r>
        <w:rPr>
          <w:rFonts w:hint="eastAsia"/>
          <w:sz w:val="18"/>
          <w:szCs w:val="18"/>
        </w:rPr>
        <w:t> </w:t>
      </w:r>
      <w:proofErr w:type="spellStart"/>
      <w:r>
        <w:rPr>
          <w:rFonts w:hint="eastAsia"/>
          <w:sz w:val="18"/>
          <w:szCs w:val="18"/>
        </w:rPr>
        <w:t>해방공탁이나</w:t>
      </w:r>
      <w:proofErr w:type="spellEnd"/>
      <w:r>
        <w:rPr>
          <w:rFonts w:hint="eastAsia"/>
          <w:sz w:val="18"/>
          <w:szCs w:val="18"/>
        </w:rPr>
        <w:t> </w:t>
      </w:r>
      <w:proofErr w:type="spellStart"/>
      <w:r>
        <w:rPr>
          <w:rFonts w:hint="eastAsia"/>
          <w:sz w:val="18"/>
          <w:szCs w:val="18"/>
        </w:rPr>
        <w:t>변제공탁</w:t>
      </w:r>
      <w:proofErr w:type="spellEnd"/>
      <w:r>
        <w:rPr>
          <w:rFonts w:hint="eastAsia"/>
          <w:sz w:val="18"/>
          <w:szCs w:val="18"/>
        </w:rPr>
        <w:t> 등으로 해당 부분을 2주안에 해소하겠다고 한 경우는 제외</w:t>
      </w:r>
      <w:r>
        <w:rPr>
          <w:rFonts w:hint="eastAsia"/>
          <w:color w:val="FF0000"/>
          <w:sz w:val="18"/>
          <w:szCs w:val="18"/>
        </w:rPr>
        <w:t> </w:t>
      </w:r>
    </w:p>
    <w:p w14:paraId="235AA745" w14:textId="77777777" w:rsidR="00B017B4" w:rsidRDefault="00B017B4" w:rsidP="00B017B4">
      <w:pPr>
        <w:pStyle w:val="a8"/>
        <w:spacing w:line="249" w:lineRule="auto"/>
        <w:ind w:left="1160" w:hanging="360"/>
        <w:jc w:val="both"/>
      </w:pPr>
      <w:r>
        <w:rPr>
          <w:rFonts w:cs="맑은 고딕" w:hint="eastAsia"/>
          <w:sz w:val="18"/>
          <w:szCs w:val="18"/>
        </w:rPr>
        <w:t>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해산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파산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화의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또는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회사정리절차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개시신청이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있을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경우</w:t>
      </w:r>
    </w:p>
    <w:p w14:paraId="67CFD9CE" w14:textId="77777777" w:rsidR="00B017B4" w:rsidRDefault="00B017B4" w:rsidP="00B017B4">
      <w:pPr>
        <w:pStyle w:val="a8"/>
        <w:spacing w:line="249" w:lineRule="auto"/>
        <w:ind w:left="1160" w:hanging="360"/>
        <w:jc w:val="both"/>
      </w:pPr>
      <w:r>
        <w:rPr>
          <w:rFonts w:cs="맑은 고딕" w:hint="eastAsia"/>
          <w:sz w:val="18"/>
          <w:szCs w:val="18"/>
        </w:rPr>
        <w:t>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"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"</w:t>
      </w:r>
      <w:r>
        <w:rPr>
          <w:rFonts w:cs="맑은 고딕" w:hint="eastAsia"/>
          <w:sz w:val="18"/>
          <w:szCs w:val="18"/>
        </w:rPr>
        <w:t>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발행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배서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지급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보증한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약속어음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수표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등이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부도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처리되는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경우</w:t>
      </w:r>
    </w:p>
    <w:p w14:paraId="2BE3A893" w14:textId="77777777" w:rsidR="00B017B4" w:rsidRDefault="00B017B4" w:rsidP="00B017B4">
      <w:pPr>
        <w:pStyle w:val="a8"/>
        <w:spacing w:line="249" w:lineRule="auto"/>
        <w:ind w:left="1160" w:hanging="360"/>
        <w:jc w:val="both"/>
      </w:pPr>
      <w:r>
        <w:rPr>
          <w:rFonts w:cs="맑은 고딕" w:hint="eastAsia"/>
          <w:sz w:val="18"/>
          <w:szCs w:val="18"/>
        </w:rPr>
        <w:t>마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"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"</w:t>
      </w:r>
      <w:r>
        <w:rPr>
          <w:rFonts w:cs="맑은 고딕" w:hint="eastAsia"/>
          <w:sz w:val="18"/>
          <w:szCs w:val="18"/>
        </w:rPr>
        <w:t>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휴업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또는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폐업할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경우</w:t>
      </w:r>
    </w:p>
    <w:p w14:paraId="57C6E917" w14:textId="77777777" w:rsidR="00B017B4" w:rsidRDefault="00B017B4" w:rsidP="00B017B4">
      <w:pPr>
        <w:pStyle w:val="a8"/>
        <w:spacing w:line="249" w:lineRule="auto"/>
        <w:ind w:left="1160" w:hanging="360"/>
        <w:jc w:val="both"/>
      </w:pPr>
      <w:r>
        <w:rPr>
          <w:rFonts w:cs="맑은 고딕" w:hint="eastAsia"/>
          <w:sz w:val="18"/>
          <w:szCs w:val="18"/>
        </w:rPr>
        <w:t>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"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"</w:t>
      </w:r>
      <w:r>
        <w:rPr>
          <w:rFonts w:cs="맑은 고딕" w:hint="eastAsia"/>
          <w:sz w:val="18"/>
          <w:szCs w:val="18"/>
        </w:rPr>
        <w:t>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사전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동의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없이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본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계약상의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권리를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타인에게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양도한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경우</w:t>
      </w:r>
    </w:p>
    <w:p w14:paraId="04E90175" w14:textId="77777777" w:rsidR="00B017B4" w:rsidRDefault="00B017B4" w:rsidP="00B017B4">
      <w:pPr>
        <w:pStyle w:val="a8"/>
        <w:spacing w:line="249" w:lineRule="auto"/>
        <w:ind w:left="1160" w:hanging="360"/>
        <w:jc w:val="both"/>
      </w:pPr>
      <w:r>
        <w:rPr>
          <w:rFonts w:cs="맑은 고딕" w:hint="eastAsia"/>
          <w:sz w:val="18"/>
          <w:szCs w:val="18"/>
        </w:rPr>
        <w:t>사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"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"</w:t>
      </w:r>
      <w:r>
        <w:rPr>
          <w:rFonts w:cs="맑은 고딕" w:hint="eastAsia"/>
          <w:sz w:val="18"/>
          <w:szCs w:val="18"/>
        </w:rPr>
        <w:t>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용역의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수행을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중도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포기할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경우</w:t>
      </w:r>
    </w:p>
    <w:p w14:paraId="79E9A0C5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hint="eastAsia"/>
          <w:sz w:val="18"/>
          <w:szCs w:val="18"/>
        </w:rPr>
        <w:t>2.   </w:t>
      </w:r>
      <w:r>
        <w:rPr>
          <w:rFonts w:hint="eastAsia"/>
        </w:rPr>
        <w:t xml:space="preserve"> </w:t>
      </w:r>
      <w:r>
        <w:rPr>
          <w:rFonts w:hint="eastAsia"/>
          <w:sz w:val="18"/>
          <w:szCs w:val="18"/>
        </w:rPr>
        <w:t>다음 각 호의 경우에 “</w:t>
      </w:r>
      <w:proofErr w:type="spellStart"/>
      <w:r>
        <w:rPr>
          <w:rFonts w:hint="eastAsia"/>
          <w:sz w:val="18"/>
          <w:szCs w:val="18"/>
        </w:rPr>
        <w:t>갑”은</w:t>
      </w:r>
      <w:proofErr w:type="spellEnd"/>
      <w:r>
        <w:rPr>
          <w:rFonts w:hint="eastAsia"/>
          <w:sz w:val="18"/>
          <w:szCs w:val="18"/>
        </w:rPr>
        <w:t> 희망하는 계약해지일 1개월 전까지 “</w:t>
      </w:r>
      <w:proofErr w:type="spellStart"/>
      <w:r>
        <w:rPr>
          <w:rFonts w:hint="eastAsia"/>
          <w:sz w:val="18"/>
          <w:szCs w:val="18"/>
        </w:rPr>
        <w:t>을”에게</w:t>
      </w:r>
      <w:proofErr w:type="spellEnd"/>
      <w:r>
        <w:rPr>
          <w:rFonts w:hint="eastAsia"/>
          <w:sz w:val="18"/>
          <w:szCs w:val="18"/>
        </w:rPr>
        <w:t> 서면으로 통보함으로써 본 계약을 해지할 수 있다.</w:t>
      </w:r>
    </w:p>
    <w:p w14:paraId="12C99969" w14:textId="77777777" w:rsidR="00B017B4" w:rsidRDefault="00B017B4" w:rsidP="00B017B4">
      <w:pPr>
        <w:pStyle w:val="a8"/>
        <w:spacing w:line="249" w:lineRule="auto"/>
        <w:ind w:left="1160" w:hanging="360"/>
        <w:jc w:val="both"/>
      </w:pPr>
      <w:r>
        <w:rPr>
          <w:rFonts w:cs="맑은 고딕" w:hint="eastAsia"/>
          <w:sz w:val="18"/>
          <w:szCs w:val="18"/>
        </w:rPr>
        <w:t>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관리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정책의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변경</w:t>
      </w:r>
    </w:p>
    <w:p w14:paraId="5B0EFDBA" w14:textId="77777777" w:rsidR="00B017B4" w:rsidRDefault="00B017B4" w:rsidP="00B017B4">
      <w:pPr>
        <w:pStyle w:val="a8"/>
        <w:spacing w:line="249" w:lineRule="auto"/>
        <w:ind w:left="1160" w:hanging="360"/>
        <w:jc w:val="both"/>
      </w:pPr>
      <w:r>
        <w:rPr>
          <w:rFonts w:cs="맑은 고딕" w:hint="eastAsia"/>
          <w:sz w:val="18"/>
          <w:szCs w:val="18"/>
        </w:rPr>
        <w:t>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경영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또는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재정상태가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악화되어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서비스를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계속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유지할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없는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경우</w:t>
      </w:r>
    </w:p>
    <w:p w14:paraId="6928A554" w14:textId="77777777" w:rsidR="00B017B4" w:rsidRDefault="00B017B4" w:rsidP="00B017B4">
      <w:pPr>
        <w:pStyle w:val="a8"/>
        <w:spacing w:line="249" w:lineRule="auto"/>
        <w:ind w:firstLine="400"/>
        <w:jc w:val="both"/>
      </w:pPr>
      <w:r>
        <w:rPr>
          <w:rFonts w:hint="eastAsia"/>
          <w:sz w:val="18"/>
          <w:szCs w:val="18"/>
        </w:rPr>
        <w:t> </w:t>
      </w:r>
    </w:p>
    <w:p w14:paraId="575B82C6" w14:textId="77777777" w:rsidR="00B017B4" w:rsidRDefault="00B017B4" w:rsidP="00B017B4">
      <w:pPr>
        <w:pStyle w:val="a8"/>
        <w:spacing w:line="249" w:lineRule="auto"/>
        <w:jc w:val="both"/>
      </w:pPr>
      <w:proofErr w:type="gramStart"/>
      <w:r>
        <w:rPr>
          <w:rFonts w:hint="eastAsia"/>
          <w:b/>
          <w:bCs/>
          <w:sz w:val="18"/>
          <w:szCs w:val="18"/>
        </w:rPr>
        <w:t>제 13</w:t>
      </w:r>
      <w:proofErr w:type="gramEnd"/>
      <w:r>
        <w:rPr>
          <w:rFonts w:hint="eastAsia"/>
          <w:b/>
          <w:bCs/>
          <w:sz w:val="18"/>
          <w:szCs w:val="18"/>
        </w:rPr>
        <w:t> 조 (“</w:t>
      </w:r>
      <w:proofErr w:type="spellStart"/>
      <w:r>
        <w:rPr>
          <w:rFonts w:hint="eastAsia"/>
          <w:b/>
          <w:bCs/>
          <w:sz w:val="18"/>
          <w:szCs w:val="18"/>
        </w:rPr>
        <w:t>을”의</w:t>
      </w:r>
      <w:proofErr w:type="spellEnd"/>
      <w:r>
        <w:rPr>
          <w:rFonts w:hint="eastAsia"/>
          <w:b/>
          <w:bCs/>
          <w:sz w:val="18"/>
          <w:szCs w:val="18"/>
        </w:rPr>
        <w:t> 계약해지)</w:t>
      </w:r>
    </w:p>
    <w:p w14:paraId="6CB4B80C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본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계약서에서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규정한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대금을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로부터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특별한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해명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없이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지급받지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못하였을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경우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최소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7</w:t>
      </w:r>
      <w:r>
        <w:rPr>
          <w:rFonts w:cs="맑은 고딕" w:hint="eastAsia"/>
          <w:sz w:val="18"/>
          <w:szCs w:val="18"/>
        </w:rPr>
        <w:t>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이상의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유예기간을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정하여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에게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통보하고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그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유예기간이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경과한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후에도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지급받지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못하였을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때에는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계약의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해지를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에게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통보할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있다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6C05A78E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 </w:t>
      </w:r>
    </w:p>
    <w:p w14:paraId="2FF9F4E3" w14:textId="77777777" w:rsidR="00B017B4" w:rsidRDefault="00B017B4" w:rsidP="00B017B4">
      <w:pPr>
        <w:pStyle w:val="a8"/>
        <w:spacing w:line="249" w:lineRule="auto"/>
        <w:jc w:val="both"/>
      </w:pPr>
      <w:proofErr w:type="gramStart"/>
      <w:r>
        <w:rPr>
          <w:rFonts w:hint="eastAsia"/>
          <w:b/>
          <w:bCs/>
          <w:sz w:val="18"/>
          <w:szCs w:val="18"/>
        </w:rPr>
        <w:t>제 14</w:t>
      </w:r>
      <w:proofErr w:type="gramEnd"/>
      <w:r>
        <w:rPr>
          <w:rFonts w:hint="eastAsia"/>
          <w:b/>
          <w:bCs/>
          <w:sz w:val="18"/>
          <w:szCs w:val="18"/>
        </w:rPr>
        <w:t> 조 (계약 해지의 효과)</w:t>
      </w:r>
    </w:p>
    <w:p w14:paraId="23347D83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hint="eastAsia"/>
          <w:sz w:val="18"/>
          <w:szCs w:val="18"/>
        </w:rPr>
        <w:t>1.   </w:t>
      </w:r>
      <w:r>
        <w:rPr>
          <w:rFonts w:hint="eastAsia"/>
        </w:rPr>
        <w:t xml:space="preserve"> </w:t>
      </w:r>
      <w:r>
        <w:rPr>
          <w:rFonts w:hint="eastAsia"/>
          <w:sz w:val="18"/>
          <w:szCs w:val="18"/>
        </w:rPr>
        <w:t>계약의 해지는 양 당사자가 합의한 해지일로부터 그 효력을 갖는다. 단, 본 계약서 제12조 및 제13조에 따라 당사자 일방의 의사로 해지되는 경우에는 상대방에게 해지통보가 도달한 날로부터 효력을 갖는다.</w:t>
      </w:r>
    </w:p>
    <w:p w14:paraId="2FBFC449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hint="eastAsia"/>
          <w:sz w:val="18"/>
          <w:szCs w:val="18"/>
        </w:rPr>
        <w:t>2.   </w:t>
      </w:r>
      <w:r>
        <w:rPr>
          <w:rFonts w:hint="eastAsia"/>
        </w:rPr>
        <w:t xml:space="preserve"> </w:t>
      </w:r>
      <w:r>
        <w:rPr>
          <w:rFonts w:hint="eastAsia"/>
          <w:sz w:val="18"/>
          <w:szCs w:val="18"/>
        </w:rPr>
        <w:t>계약이 해지된 경우, 본 계약은 해지 합의가 이루어지거나 일방의 해지 통보가 상대방에게 도달한 즉시 그 이후의 효력이 상실되지만 이미 발생한 “</w:t>
      </w:r>
      <w:proofErr w:type="spellStart"/>
      <w:r>
        <w:rPr>
          <w:rFonts w:hint="eastAsia"/>
          <w:sz w:val="18"/>
          <w:szCs w:val="18"/>
        </w:rPr>
        <w:t>갑”과</w:t>
      </w:r>
      <w:proofErr w:type="spellEnd"/>
      <w:r>
        <w:rPr>
          <w:rFonts w:hint="eastAsia"/>
          <w:sz w:val="18"/>
          <w:szCs w:val="18"/>
        </w:rPr>
        <w:t> “</w:t>
      </w:r>
      <w:proofErr w:type="spellStart"/>
      <w:r>
        <w:rPr>
          <w:rFonts w:hint="eastAsia"/>
          <w:sz w:val="18"/>
          <w:szCs w:val="18"/>
        </w:rPr>
        <w:t>을”의</w:t>
      </w:r>
      <w:proofErr w:type="spellEnd"/>
      <w:r>
        <w:rPr>
          <w:rFonts w:hint="eastAsia"/>
          <w:sz w:val="18"/>
          <w:szCs w:val="18"/>
        </w:rPr>
        <w:t> 계약상의 권리, 의무에는 그 영향을 미치지 아니한다.</w:t>
      </w:r>
    </w:p>
    <w:p w14:paraId="6AD9F91C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hint="eastAsia"/>
          <w:sz w:val="18"/>
          <w:szCs w:val="18"/>
        </w:rPr>
        <w:t>3.   </w:t>
      </w:r>
      <w:r>
        <w:rPr>
          <w:rFonts w:hint="eastAsia"/>
        </w:rPr>
        <w:t xml:space="preserve"> </w:t>
      </w:r>
      <w:r>
        <w:rPr>
          <w:rFonts w:hint="eastAsia"/>
          <w:sz w:val="18"/>
          <w:szCs w:val="18"/>
        </w:rPr>
        <w:t>계약이 해지된 경우 “</w:t>
      </w:r>
      <w:proofErr w:type="spellStart"/>
      <w:r>
        <w:rPr>
          <w:rFonts w:hint="eastAsia"/>
          <w:sz w:val="18"/>
          <w:szCs w:val="18"/>
        </w:rPr>
        <w:t>갑”은</w:t>
      </w:r>
      <w:proofErr w:type="spellEnd"/>
      <w:r>
        <w:rPr>
          <w:rFonts w:hint="eastAsia"/>
          <w:sz w:val="18"/>
          <w:szCs w:val="18"/>
        </w:rPr>
        <w:t> 계약해지일까지 발생한 “</w:t>
      </w:r>
      <w:proofErr w:type="spellStart"/>
      <w:r>
        <w:rPr>
          <w:rFonts w:hint="eastAsia"/>
          <w:sz w:val="18"/>
          <w:szCs w:val="18"/>
        </w:rPr>
        <w:t>을”의</w:t>
      </w:r>
      <w:proofErr w:type="spellEnd"/>
      <w:r>
        <w:rPr>
          <w:rFonts w:hint="eastAsia"/>
          <w:sz w:val="18"/>
          <w:szCs w:val="18"/>
        </w:rPr>
        <w:t> 청구대금을 계약 해지일로부터 7일 이내에 “</w:t>
      </w:r>
      <w:proofErr w:type="spellStart"/>
      <w:r>
        <w:rPr>
          <w:rFonts w:hint="eastAsia"/>
          <w:sz w:val="18"/>
          <w:szCs w:val="18"/>
        </w:rPr>
        <w:t>을”에게</w:t>
      </w:r>
      <w:proofErr w:type="spellEnd"/>
      <w:r>
        <w:rPr>
          <w:rFonts w:hint="eastAsia"/>
          <w:sz w:val="18"/>
          <w:szCs w:val="18"/>
        </w:rPr>
        <w:t> 현금 지급해야 한다. </w:t>
      </w:r>
    </w:p>
    <w:p w14:paraId="4736AA25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 </w:t>
      </w:r>
    </w:p>
    <w:p w14:paraId="172A3AC4" w14:textId="77777777" w:rsidR="00B017B4" w:rsidRDefault="00B017B4" w:rsidP="00B017B4">
      <w:pPr>
        <w:pStyle w:val="a8"/>
        <w:spacing w:line="249" w:lineRule="auto"/>
        <w:jc w:val="both"/>
      </w:pPr>
      <w:proofErr w:type="gramStart"/>
      <w:r>
        <w:rPr>
          <w:rFonts w:hint="eastAsia"/>
          <w:b/>
          <w:bCs/>
          <w:sz w:val="18"/>
          <w:szCs w:val="18"/>
        </w:rPr>
        <w:lastRenderedPageBreak/>
        <w:t>제 15</w:t>
      </w:r>
      <w:proofErr w:type="gramEnd"/>
      <w:r>
        <w:rPr>
          <w:rFonts w:hint="eastAsia"/>
          <w:b/>
          <w:bCs/>
          <w:sz w:val="18"/>
          <w:szCs w:val="18"/>
        </w:rPr>
        <w:t> 조 (지적재산권의 소유 및 불침해 보증)</w:t>
      </w:r>
    </w:p>
    <w:p w14:paraId="4A1D2534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1.   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관리를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위한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올리브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서비스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위탁운영을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위해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자체적으로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생성한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지적재산권의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소유권은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에게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있으며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이를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사용자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대한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관리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운영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이외의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목적으로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사용할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없다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  <w:r>
        <w:rPr>
          <w:rFonts w:hint="eastAsia"/>
          <w:sz w:val="18"/>
          <w:szCs w:val="18"/>
        </w:rPr>
        <w:t> 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proofErr w:type="spellStart"/>
      <w:r>
        <w:rPr>
          <w:rFonts w:hint="eastAsia"/>
          <w:sz w:val="18"/>
          <w:szCs w:val="18"/>
        </w:rPr>
        <w:t>갑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”</w:t>
      </w:r>
      <w:r>
        <w:rPr>
          <w:rFonts w:hint="eastAsia"/>
          <w:sz w:val="18"/>
          <w:szCs w:val="18"/>
        </w:rPr>
        <w:t>은</w:t>
      </w:r>
      <w:proofErr w:type="spellEnd"/>
      <w:r>
        <w:rPr>
          <w:rFonts w:hint="eastAsia"/>
          <w:sz w:val="18"/>
          <w:szCs w:val="18"/>
        </w:rPr>
        <w:t> 신의성실의 원칙에 따라 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proofErr w:type="spellStart"/>
      <w:r>
        <w:rPr>
          <w:rFonts w:hint="eastAsia"/>
          <w:sz w:val="18"/>
          <w:szCs w:val="18"/>
        </w:rPr>
        <w:t>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”</w:t>
      </w:r>
      <w:r>
        <w:rPr>
          <w:rFonts w:hint="eastAsia"/>
          <w:sz w:val="18"/>
          <w:szCs w:val="18"/>
        </w:rPr>
        <w:t>의</w:t>
      </w:r>
      <w:proofErr w:type="spellEnd"/>
      <w:r>
        <w:rPr>
          <w:rFonts w:hint="eastAsia"/>
          <w:sz w:val="18"/>
          <w:szCs w:val="18"/>
        </w:rPr>
        <w:t> 지식재산권 보호를 하여야 한다. </w:t>
      </w:r>
    </w:p>
    <w:p w14:paraId="5B2917FA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2.   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올리브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시스템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및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가맹점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제공에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있어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3</w:t>
      </w:r>
      <w:r>
        <w:rPr>
          <w:rFonts w:cs="맑은 고딕" w:hint="eastAsia"/>
          <w:sz w:val="18"/>
          <w:szCs w:val="18"/>
        </w:rPr>
        <w:t>자의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기술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및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그와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관련된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지적재산권을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침해하지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않는다는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것을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보증하며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만약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3</w:t>
      </w:r>
      <w:r>
        <w:rPr>
          <w:rFonts w:cs="맑은 고딕" w:hint="eastAsia"/>
          <w:sz w:val="18"/>
          <w:szCs w:val="18"/>
        </w:rPr>
        <w:t>자의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지적재산권을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침해하거나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침해가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예상되어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소송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등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분쟁이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발생하는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경우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전적으로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책임을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지고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완전히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proofErr w:type="spellStart"/>
      <w:r>
        <w:rPr>
          <w:rFonts w:cs="맑은 고딕" w:hint="eastAsia"/>
          <w:sz w:val="18"/>
          <w:szCs w:val="18"/>
        </w:rPr>
        <w:t>면책시킨다</w:t>
      </w:r>
      <w:proofErr w:type="spellEnd"/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5289B4BA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 </w:t>
      </w:r>
    </w:p>
    <w:p w14:paraId="07E7146C" w14:textId="77777777" w:rsidR="00B017B4" w:rsidRDefault="00B017B4" w:rsidP="00B017B4">
      <w:pPr>
        <w:pStyle w:val="a8"/>
        <w:spacing w:line="249" w:lineRule="auto"/>
        <w:jc w:val="both"/>
      </w:pPr>
      <w:proofErr w:type="gramStart"/>
      <w:r>
        <w:rPr>
          <w:rFonts w:hint="eastAsia"/>
          <w:b/>
          <w:bCs/>
          <w:sz w:val="18"/>
          <w:szCs w:val="18"/>
        </w:rPr>
        <w:t>제 16</w:t>
      </w:r>
      <w:proofErr w:type="gramEnd"/>
      <w:r>
        <w:rPr>
          <w:rFonts w:hint="eastAsia"/>
          <w:b/>
          <w:bCs/>
          <w:sz w:val="18"/>
          <w:szCs w:val="18"/>
        </w:rPr>
        <w:t> 조 (비밀유지)</w:t>
      </w:r>
    </w:p>
    <w:p w14:paraId="47072656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본 계약과 관련하여 상호간에 전달된 모든 정보는 계약체결 이전, 계약체결 이후 혹은 계약이 종료된 이후에도 엄격히 비밀로 유지되어야 하고, 본 계약의 목적 이외에는 상대방의 사전 허락 없이 이용해서는 안 된다. 본 조항의 위반 시 “</w:t>
      </w:r>
      <w:proofErr w:type="spellStart"/>
      <w:r>
        <w:rPr>
          <w:rFonts w:hint="eastAsia"/>
          <w:sz w:val="18"/>
          <w:szCs w:val="18"/>
        </w:rPr>
        <w:t>갑”과</w:t>
      </w:r>
      <w:proofErr w:type="spellEnd"/>
      <w:r>
        <w:rPr>
          <w:rFonts w:hint="eastAsia"/>
          <w:sz w:val="18"/>
          <w:szCs w:val="18"/>
        </w:rPr>
        <w:t> “</w:t>
      </w:r>
      <w:proofErr w:type="spellStart"/>
      <w:r>
        <w:rPr>
          <w:rFonts w:hint="eastAsia"/>
          <w:sz w:val="18"/>
          <w:szCs w:val="18"/>
        </w:rPr>
        <w:t>을”은</w:t>
      </w:r>
      <w:proofErr w:type="spellEnd"/>
      <w:r>
        <w:rPr>
          <w:rFonts w:hint="eastAsia"/>
          <w:sz w:val="18"/>
          <w:szCs w:val="18"/>
        </w:rPr>
        <w:t> 상대방에 대하여 손해배상 등 일체의 </w:t>
      </w:r>
      <w:proofErr w:type="spellStart"/>
      <w:r>
        <w:rPr>
          <w:rFonts w:hint="eastAsia"/>
          <w:sz w:val="18"/>
          <w:szCs w:val="18"/>
        </w:rPr>
        <w:t>민·형사상</w:t>
      </w:r>
      <w:proofErr w:type="spellEnd"/>
      <w:r>
        <w:rPr>
          <w:rFonts w:hint="eastAsia"/>
          <w:sz w:val="18"/>
          <w:szCs w:val="18"/>
        </w:rPr>
        <w:t> 책임을 진다.</w:t>
      </w:r>
    </w:p>
    <w:p w14:paraId="7856866F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 </w:t>
      </w:r>
    </w:p>
    <w:p w14:paraId="2A703E52" w14:textId="77777777" w:rsidR="00B017B4" w:rsidRDefault="00B017B4" w:rsidP="00B017B4">
      <w:pPr>
        <w:pStyle w:val="a8"/>
        <w:spacing w:line="249" w:lineRule="auto"/>
        <w:jc w:val="both"/>
      </w:pPr>
      <w:proofErr w:type="gramStart"/>
      <w:r>
        <w:rPr>
          <w:rFonts w:hint="eastAsia"/>
          <w:b/>
          <w:bCs/>
          <w:sz w:val="18"/>
          <w:szCs w:val="18"/>
        </w:rPr>
        <w:t>제 17</w:t>
      </w:r>
      <w:proofErr w:type="gramEnd"/>
      <w:r>
        <w:rPr>
          <w:rFonts w:hint="eastAsia"/>
          <w:b/>
          <w:bCs/>
          <w:sz w:val="18"/>
          <w:szCs w:val="18"/>
        </w:rPr>
        <w:t> 조 (계약의 양도 및 변경)</w:t>
      </w:r>
    </w:p>
    <w:p w14:paraId="2F139C24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1.   </w:t>
      </w:r>
      <w:r>
        <w:rPr>
          <w:rFonts w:hint="eastAsia"/>
        </w:rPr>
        <w:t xml:space="preserve"> 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사전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서면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동의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없이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본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계약상의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권리</w:t>
      </w:r>
      <w:r>
        <w:rPr>
          <w:rFonts w:ascii="Arial" w:eastAsia="Arial Unicode MS" w:hAnsi="Arial" w:cs="Arial"/>
          <w:sz w:val="18"/>
          <w:szCs w:val="18"/>
        </w:rPr>
        <w:t>·</w:t>
      </w:r>
      <w:r>
        <w:rPr>
          <w:rFonts w:cs="맑은 고딕" w:hint="eastAsia"/>
          <w:sz w:val="18"/>
          <w:szCs w:val="18"/>
        </w:rPr>
        <w:t>의무의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전부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또는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일부를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3</w:t>
      </w:r>
      <w:r>
        <w:rPr>
          <w:rFonts w:cs="맑은 고딕" w:hint="eastAsia"/>
          <w:sz w:val="18"/>
          <w:szCs w:val="18"/>
        </w:rPr>
        <w:t>자에게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임의로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양도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또는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담보의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목적으로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제공하거나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기타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이에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준하는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행위를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하여서는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아니된다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1E59EE71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hint="eastAsia"/>
          <w:sz w:val="18"/>
          <w:szCs w:val="18"/>
        </w:rPr>
        <w:t>2.   </w:t>
      </w:r>
      <w:r>
        <w:rPr>
          <w:rFonts w:hint="eastAsia"/>
        </w:rPr>
        <w:t xml:space="preserve"> </w:t>
      </w:r>
      <w:r>
        <w:rPr>
          <w:rFonts w:hint="eastAsia"/>
          <w:sz w:val="18"/>
          <w:szCs w:val="18"/>
        </w:rPr>
        <w:t>본 계약조건의 양도는 “</w:t>
      </w:r>
      <w:proofErr w:type="spellStart"/>
      <w:r>
        <w:rPr>
          <w:rFonts w:hint="eastAsia"/>
          <w:sz w:val="18"/>
          <w:szCs w:val="18"/>
        </w:rPr>
        <w:t>갑”과</w:t>
      </w:r>
      <w:proofErr w:type="spellEnd"/>
      <w:r>
        <w:rPr>
          <w:rFonts w:hint="eastAsia"/>
          <w:sz w:val="18"/>
          <w:szCs w:val="18"/>
        </w:rPr>
        <w:t> “</w:t>
      </w:r>
      <w:proofErr w:type="spellStart"/>
      <w:r>
        <w:rPr>
          <w:rFonts w:hint="eastAsia"/>
          <w:sz w:val="18"/>
          <w:szCs w:val="18"/>
        </w:rPr>
        <w:t>을”이</w:t>
      </w:r>
      <w:proofErr w:type="spellEnd"/>
      <w:r>
        <w:rPr>
          <w:rFonts w:hint="eastAsia"/>
          <w:sz w:val="18"/>
          <w:szCs w:val="18"/>
        </w:rPr>
        <w:t> 기명 날인한 서면 합의에 의해서만 가능하다.</w:t>
      </w:r>
    </w:p>
    <w:p w14:paraId="7B1D24F6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 </w:t>
      </w:r>
    </w:p>
    <w:p w14:paraId="281FEF40" w14:textId="77777777" w:rsidR="00B017B4" w:rsidRDefault="00B017B4" w:rsidP="00B017B4">
      <w:pPr>
        <w:pStyle w:val="a8"/>
        <w:spacing w:line="249" w:lineRule="auto"/>
        <w:jc w:val="both"/>
      </w:pPr>
      <w:proofErr w:type="gramStart"/>
      <w:r>
        <w:rPr>
          <w:rFonts w:hint="eastAsia"/>
          <w:b/>
          <w:bCs/>
          <w:sz w:val="18"/>
          <w:szCs w:val="18"/>
        </w:rPr>
        <w:t>제 18</w:t>
      </w:r>
      <w:proofErr w:type="gramEnd"/>
      <w:r>
        <w:rPr>
          <w:rFonts w:hint="eastAsia"/>
          <w:b/>
          <w:bCs/>
          <w:sz w:val="18"/>
          <w:szCs w:val="18"/>
        </w:rPr>
        <w:t> 조 (권리의 포기)</w:t>
      </w:r>
    </w:p>
    <w:p w14:paraId="6C2A23B8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본 계약조건의 어떠한 조항도 당사자의 기명 날인한 서면의 포기 각서에 의하지 않고는 그 권리가 포기 또는 상실되지 아니한다. </w:t>
      </w:r>
    </w:p>
    <w:p w14:paraId="27A92FE6" w14:textId="77777777" w:rsidR="00B017B4" w:rsidRDefault="00B017B4" w:rsidP="00B017B4">
      <w:pPr>
        <w:pStyle w:val="a8"/>
        <w:spacing w:line="249" w:lineRule="auto"/>
        <w:jc w:val="both"/>
      </w:pPr>
      <w:proofErr w:type="gramStart"/>
      <w:r>
        <w:rPr>
          <w:rFonts w:hint="eastAsia"/>
          <w:b/>
          <w:bCs/>
          <w:sz w:val="18"/>
          <w:szCs w:val="18"/>
        </w:rPr>
        <w:t>제 19</w:t>
      </w:r>
      <w:proofErr w:type="gramEnd"/>
      <w:r>
        <w:rPr>
          <w:rFonts w:hint="eastAsia"/>
          <w:b/>
          <w:bCs/>
          <w:sz w:val="18"/>
          <w:szCs w:val="18"/>
        </w:rPr>
        <w:t> 조 (분쟁 해결)</w:t>
      </w:r>
    </w:p>
    <w:p w14:paraId="209F4D51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hint="eastAsia"/>
          <w:sz w:val="18"/>
          <w:szCs w:val="18"/>
        </w:rPr>
        <w:t>1.   </w:t>
      </w:r>
      <w:r>
        <w:rPr>
          <w:rFonts w:hint="eastAsia"/>
        </w:rPr>
        <w:t xml:space="preserve"> </w:t>
      </w:r>
      <w:r>
        <w:rPr>
          <w:rFonts w:hint="eastAsia"/>
          <w:sz w:val="18"/>
          <w:szCs w:val="18"/>
        </w:rPr>
        <w:t>본 계약과 관련하여 양 당사자간의 분쟁이 발생한 경우, 원칙적으로 “</w:t>
      </w:r>
      <w:proofErr w:type="spellStart"/>
      <w:r>
        <w:rPr>
          <w:rFonts w:hint="eastAsia"/>
          <w:sz w:val="18"/>
          <w:szCs w:val="18"/>
        </w:rPr>
        <w:t>갑”과</w:t>
      </w:r>
      <w:proofErr w:type="spellEnd"/>
      <w:r>
        <w:rPr>
          <w:rFonts w:hint="eastAsia"/>
          <w:sz w:val="18"/>
          <w:szCs w:val="18"/>
        </w:rPr>
        <w:t> “을” 상호간의 합의에 의해 해결한다.</w:t>
      </w:r>
    </w:p>
    <w:p w14:paraId="1A65F033" w14:textId="77777777" w:rsidR="00B017B4" w:rsidRDefault="00B017B4" w:rsidP="00B017B4">
      <w:pPr>
        <w:pStyle w:val="a8"/>
        <w:spacing w:line="249" w:lineRule="auto"/>
        <w:ind w:left="760" w:hanging="360"/>
        <w:jc w:val="both"/>
      </w:pPr>
      <w:r>
        <w:rPr>
          <w:rFonts w:hint="eastAsia"/>
          <w:sz w:val="18"/>
          <w:szCs w:val="18"/>
        </w:rPr>
        <w:t>2.   </w:t>
      </w:r>
      <w:r>
        <w:rPr>
          <w:rFonts w:hint="eastAsia"/>
        </w:rPr>
        <w:t xml:space="preserve"> </w:t>
      </w:r>
      <w:proofErr w:type="gramStart"/>
      <w:r>
        <w:rPr>
          <w:rFonts w:hint="eastAsia"/>
          <w:sz w:val="18"/>
          <w:szCs w:val="18"/>
        </w:rPr>
        <w:t>제 1</w:t>
      </w:r>
      <w:proofErr w:type="gramEnd"/>
      <w:r>
        <w:rPr>
          <w:rFonts w:hint="eastAsia"/>
          <w:sz w:val="18"/>
          <w:szCs w:val="18"/>
        </w:rPr>
        <w:t>항에도 불구하고 분쟁이 해결되지 않을 경우, 본 계약과 관련한 소송의 관할법원은 “</w:t>
      </w:r>
      <w:proofErr w:type="spellStart"/>
      <w:r>
        <w:rPr>
          <w:rFonts w:hint="eastAsia"/>
          <w:sz w:val="18"/>
          <w:szCs w:val="18"/>
        </w:rPr>
        <w:t>갑”의</w:t>
      </w:r>
      <w:proofErr w:type="spellEnd"/>
      <w:r>
        <w:rPr>
          <w:rFonts w:hint="eastAsia"/>
          <w:sz w:val="18"/>
          <w:szCs w:val="18"/>
        </w:rPr>
        <w:t> 주소지 관할법원으로 한다.</w:t>
      </w:r>
    </w:p>
    <w:p w14:paraId="53BC8AD9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 </w:t>
      </w:r>
    </w:p>
    <w:p w14:paraId="03279B20" w14:textId="77777777" w:rsidR="00B017B4" w:rsidRDefault="00B017B4" w:rsidP="00B017B4">
      <w:pPr>
        <w:pStyle w:val="a8"/>
        <w:spacing w:line="249" w:lineRule="auto"/>
        <w:jc w:val="both"/>
      </w:pPr>
      <w:proofErr w:type="gramStart"/>
      <w:r>
        <w:rPr>
          <w:rFonts w:hint="eastAsia"/>
          <w:b/>
          <w:bCs/>
          <w:sz w:val="18"/>
          <w:szCs w:val="18"/>
        </w:rPr>
        <w:t>제 20</w:t>
      </w:r>
      <w:proofErr w:type="gramEnd"/>
      <w:r>
        <w:rPr>
          <w:rFonts w:hint="eastAsia"/>
          <w:b/>
          <w:bCs/>
          <w:sz w:val="18"/>
          <w:szCs w:val="18"/>
        </w:rPr>
        <w:t> 조 (특약 사항)</w:t>
      </w:r>
    </w:p>
    <w:p w14:paraId="2176CA82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“</w:t>
      </w:r>
      <w:r>
        <w:rPr>
          <w:rFonts w:cs="맑은 고딕" w:hint="eastAsia"/>
          <w:sz w:val="18"/>
          <w:szCs w:val="18"/>
        </w:rPr>
        <w:t>을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식대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관리에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필요한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올리브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식권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서비스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중요한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개선사항이나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신규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버전의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출시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등의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내용이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발생할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경우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“</w:t>
      </w:r>
      <w:r>
        <w:rPr>
          <w:rFonts w:cs="맑은 고딕" w:hint="eastAsia"/>
          <w:sz w:val="18"/>
          <w:szCs w:val="18"/>
        </w:rPr>
        <w:t>갑</w:t>
      </w:r>
      <w:r>
        <w:rPr>
          <w:rFonts w:ascii="Arial" w:eastAsia="Arial Unicode MS" w:hAnsi="Arial" w:cs="Arial"/>
          <w:sz w:val="18"/>
          <w:szCs w:val="18"/>
        </w:rPr>
        <w:t>”</w:t>
      </w:r>
      <w:r>
        <w:rPr>
          <w:rFonts w:cs="맑은 고딕" w:hint="eastAsia"/>
          <w:sz w:val="18"/>
          <w:szCs w:val="18"/>
        </w:rPr>
        <w:t>에게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사전에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안내하여야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하며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, </w:t>
      </w:r>
      <w:r>
        <w:rPr>
          <w:rFonts w:cs="맑은 고딕" w:hint="eastAsia"/>
          <w:sz w:val="18"/>
          <w:szCs w:val="18"/>
        </w:rPr>
        <w:t>신규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버전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출시의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경우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기존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버전과의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비교를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통하여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상호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서면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합의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하에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서비스를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변경하여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적용할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수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 </w:t>
      </w:r>
      <w:r>
        <w:rPr>
          <w:rFonts w:cs="맑은 고딕" w:hint="eastAsia"/>
          <w:sz w:val="18"/>
          <w:szCs w:val="18"/>
        </w:rPr>
        <w:t>있다</w:t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.</w:t>
      </w:r>
    </w:p>
    <w:p w14:paraId="65439353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 </w:t>
      </w:r>
    </w:p>
    <w:p w14:paraId="6C77CD89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 </w:t>
      </w:r>
    </w:p>
    <w:p w14:paraId="4B1500AC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 </w:t>
      </w:r>
    </w:p>
    <w:p w14:paraId="7FC7A2B8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본 계약은 계약 체결일로부터 그 효력이 발생하며, 이를 증명하기 위해 계약서 2부를 작성하여 쌍방이 기명 날인 또는 서명한 후, 1부씩 보관하기로 한다.</w:t>
      </w:r>
    </w:p>
    <w:p w14:paraId="28BA5DB0" w14:textId="77777777" w:rsidR="00B017B4" w:rsidRDefault="00B017B4" w:rsidP="00B017B4">
      <w:pPr>
        <w:pStyle w:val="a8"/>
        <w:spacing w:line="249" w:lineRule="auto"/>
        <w:jc w:val="both"/>
      </w:pPr>
      <w:bookmarkStart w:id="28" w:name="ms_[문서의__처음]"/>
      <w:r>
        <w:rPr>
          <w:rFonts w:hint="eastAsia"/>
          <w:sz w:val="18"/>
          <w:szCs w:val="18"/>
        </w:rPr>
        <w:t> </w:t>
      </w:r>
    </w:p>
    <w:p w14:paraId="10A8F1B2" w14:textId="77777777" w:rsidR="00B017B4" w:rsidRDefault="00B017B4" w:rsidP="00B017B4">
      <w:pPr>
        <w:pStyle w:val="a8"/>
        <w:spacing w:line="249" w:lineRule="auto"/>
        <w:jc w:val="both"/>
      </w:pPr>
      <w:r>
        <w:rPr>
          <w:rFonts w:hint="eastAsia"/>
          <w:sz w:val="18"/>
          <w:szCs w:val="18"/>
        </w:rPr>
        <w:t>별첨 1. 시스템 운영 서비스 1부</w:t>
      </w:r>
    </w:p>
    <w:p w14:paraId="3C4CFB74" w14:textId="77777777" w:rsidR="00B017B4" w:rsidRDefault="00B017B4" w:rsidP="00B017B4">
      <w:pPr>
        <w:pStyle w:val="a8"/>
        <w:spacing w:line="249" w:lineRule="auto"/>
        <w:jc w:val="center"/>
      </w:pPr>
      <w:r>
        <w:rPr>
          <w:rFonts w:hint="eastAsia"/>
          <w:sz w:val="18"/>
          <w:szCs w:val="18"/>
        </w:rPr>
        <w:t> </w:t>
      </w:r>
    </w:p>
    <w:p w14:paraId="7057570C" w14:textId="77777777" w:rsidR="00B017B4" w:rsidRDefault="00B017B4" w:rsidP="00B017B4">
      <w:pPr>
        <w:pStyle w:val="a8"/>
        <w:spacing w:line="249" w:lineRule="auto"/>
        <w:jc w:val="center"/>
      </w:pPr>
      <w:r>
        <w:rPr>
          <w:rFonts w:hint="eastAsia"/>
          <w:sz w:val="18"/>
          <w:szCs w:val="18"/>
        </w:rPr>
        <w:t> </w:t>
      </w:r>
    </w:p>
    <w:p w14:paraId="61B35341" w14:textId="77777777" w:rsidR="00B017B4" w:rsidRDefault="00B017B4" w:rsidP="00B017B4">
      <w:pPr>
        <w:pStyle w:val="a8"/>
        <w:spacing w:line="249" w:lineRule="auto"/>
        <w:jc w:val="both"/>
      </w:pPr>
    </w:p>
    <w:p w14:paraId="378DD408" w14:textId="77777777" w:rsidR="00B017B4" w:rsidRDefault="00B017B4" w:rsidP="00B017B4">
      <w:pPr>
        <w:pStyle w:val="a8"/>
        <w:spacing w:line="249" w:lineRule="auto"/>
        <w:jc w:val="center"/>
      </w:pPr>
      <w:r>
        <w:rPr>
          <w:rFonts w:hint="eastAsia"/>
          <w:sz w:val="18"/>
          <w:szCs w:val="18"/>
        </w:rPr>
        <w:t>2024년 00월 00일 </w:t>
      </w:r>
      <w:bookmarkEnd w:id="28"/>
    </w:p>
    <w:p w14:paraId="38474B20" w14:textId="4212EFA3" w:rsidR="00784560" w:rsidRDefault="00784560">
      <w:pPr>
        <w:widowControl/>
        <w:wordWrap/>
        <w:autoSpaceDE/>
        <w:autoSpaceDN/>
        <w:rPr>
          <w:rFonts w:ascii="Arial Unicode MS" w:eastAsia="Arial Unicode MS" w:hAnsi="Arial Unicode MS" w:cs="Arial Unicode MS"/>
          <w:color w:val="000000"/>
          <w:kern w:val="0"/>
          <w:szCs w:val="20"/>
        </w:rPr>
      </w:pPr>
      <w:r>
        <w:rPr>
          <w:rFonts w:ascii="Arial Unicode MS" w:eastAsia="Arial Unicode MS" w:hAnsi="Arial Unicode MS" w:cs="Arial Unicode MS"/>
          <w:color w:val="000000"/>
          <w:kern w:val="0"/>
          <w:szCs w:val="20"/>
        </w:rPr>
        <w:lastRenderedPageBreak/>
        <w:br w:type="page"/>
      </w:r>
    </w:p>
    <w:p w14:paraId="2E5A26E7" w14:textId="17407553" w:rsidR="00784560" w:rsidRDefault="00784560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5605"/>
      </w:tblGrid>
      <w:tr w:rsidR="00784560" w:rsidRPr="00784560" w14:paraId="27557BD0" w14:textId="77777777" w:rsidTr="00784560">
        <w:trPr>
          <w:trHeight w:val="1996"/>
        </w:trPr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19CD50" w14:textId="6B8026B7" w:rsidR="00784560" w:rsidRPr="00784560" w:rsidRDefault="00784560" w:rsidP="00784560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proofErr w:type="gramStart"/>
            <w:r w:rsidRPr="0078456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갑 :</w:t>
            </w:r>
            <w:proofErr w:type="gramEnd"/>
            <w:r w:rsidRPr="0078456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</w:t>
            </w:r>
          </w:p>
          <w:p w14:paraId="52E642DD" w14:textId="77777777" w:rsidR="00784560" w:rsidRPr="00784560" w:rsidRDefault="00784560" w:rsidP="00784560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proofErr w:type="gramStart"/>
            <w:r w:rsidRPr="0078456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주소 :</w:t>
            </w:r>
            <w:proofErr w:type="gramEnd"/>
            <w:r w:rsidRPr="0078456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</w:t>
            </w:r>
          </w:p>
          <w:p w14:paraId="669FF917" w14:textId="77777777" w:rsidR="00784560" w:rsidRPr="00784560" w:rsidRDefault="00784560" w:rsidP="00784560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78456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</w:t>
            </w:r>
          </w:p>
          <w:p w14:paraId="2223DB46" w14:textId="77777777" w:rsidR="00784560" w:rsidRPr="00784560" w:rsidRDefault="00784560" w:rsidP="00784560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proofErr w:type="gramStart"/>
            <w:r w:rsidRPr="0078456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사업자등록번호 :</w:t>
            </w:r>
            <w:proofErr w:type="gramEnd"/>
            <w:r w:rsidRPr="0078456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</w:t>
            </w:r>
          </w:p>
          <w:p w14:paraId="549FBFD4" w14:textId="77777777" w:rsidR="00784560" w:rsidRPr="00784560" w:rsidRDefault="00784560" w:rsidP="00784560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proofErr w:type="gramStart"/>
            <w:r w:rsidRPr="0078456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대표이사 :</w:t>
            </w:r>
            <w:proofErr w:type="gramEnd"/>
            <w:r w:rsidRPr="0078456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                 (인)</w:t>
            </w:r>
          </w:p>
        </w:tc>
        <w:tc>
          <w:tcPr>
            <w:tcW w:w="5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8F1916" w14:textId="77777777" w:rsidR="00784560" w:rsidRPr="00784560" w:rsidRDefault="00784560" w:rsidP="00784560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proofErr w:type="gramStart"/>
            <w:r w:rsidRPr="0078456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을 :</w:t>
            </w:r>
            <w:proofErr w:type="gramEnd"/>
            <w:r w:rsidRPr="0078456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㈜</w:t>
            </w:r>
            <w:proofErr w:type="spellStart"/>
            <w:r w:rsidRPr="0078456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스마트올리브</w:t>
            </w:r>
            <w:proofErr w:type="spellEnd"/>
          </w:p>
          <w:p w14:paraId="7FC21823" w14:textId="77777777" w:rsidR="00784560" w:rsidRPr="00784560" w:rsidRDefault="00784560" w:rsidP="00784560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proofErr w:type="gramStart"/>
            <w:r w:rsidRPr="0078456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주소 :</w:t>
            </w:r>
            <w:proofErr w:type="gramEnd"/>
            <w:r w:rsidRPr="0078456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서울특별시 강서구 마곡중앙8로7길 39(마곡동) 3층</w:t>
            </w:r>
            <w:r w:rsidRPr="00784560">
              <w:rPr>
                <w:rFonts w:ascii="한컴바탕" w:eastAsia="한컴바탕" w:hAnsi="한컴바탕" w:cs="한컴바탕" w:hint="eastAsia"/>
                <w:color w:val="000000"/>
                <w:kern w:val="0"/>
                <w:szCs w:val="20"/>
              </w:rPr>
              <w:br w:type="textWrapping" w:clear="all"/>
            </w:r>
            <w:r w:rsidRPr="0078456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사업자등록번호 : 646-88-00430</w:t>
            </w:r>
          </w:p>
          <w:p w14:paraId="5424EAED" w14:textId="77777777" w:rsidR="00784560" w:rsidRPr="00784560" w:rsidRDefault="00784560" w:rsidP="00784560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proofErr w:type="gramStart"/>
            <w:r w:rsidRPr="0078456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대표이사 :</w:t>
            </w:r>
            <w:proofErr w:type="gramEnd"/>
            <w:r w:rsidRPr="0078456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 박  현  숙       (인)</w:t>
            </w:r>
          </w:p>
        </w:tc>
      </w:tr>
    </w:tbl>
    <w:p w14:paraId="541F4615" w14:textId="5CDAEB3B" w:rsidR="00C750A2" w:rsidRDefault="00C750A2">
      <w:pPr>
        <w:widowControl/>
        <w:wordWrap/>
        <w:autoSpaceDE/>
        <w:autoSpaceDN/>
        <w:rPr>
          <w:rFonts w:ascii="Arial Unicode MS" w:eastAsia="Arial Unicode MS" w:hAnsi="Arial Unicode MS" w:cs="Arial Unicode MS"/>
          <w:color w:val="000000"/>
          <w:kern w:val="0"/>
          <w:szCs w:val="20"/>
        </w:rPr>
      </w:pPr>
    </w:p>
    <w:p w14:paraId="557F1E49" w14:textId="77777777" w:rsidR="00C750A2" w:rsidRDefault="00C750A2">
      <w:pPr>
        <w:widowControl/>
        <w:wordWrap/>
        <w:autoSpaceDE/>
        <w:autoSpaceDN/>
        <w:rPr>
          <w:rFonts w:ascii="Arial Unicode MS" w:eastAsia="Arial Unicode MS" w:hAnsi="Arial Unicode MS" w:cs="Arial Unicode MS"/>
          <w:color w:val="000000"/>
          <w:kern w:val="0"/>
          <w:szCs w:val="20"/>
        </w:rPr>
      </w:pPr>
      <w:r>
        <w:rPr>
          <w:rFonts w:ascii="Arial Unicode MS" w:eastAsia="Arial Unicode MS" w:hAnsi="Arial Unicode MS" w:cs="Arial Unicode MS"/>
          <w:color w:val="000000"/>
          <w:kern w:val="0"/>
          <w:szCs w:val="20"/>
        </w:rPr>
        <w:br w:type="page"/>
      </w:r>
    </w:p>
    <w:p w14:paraId="3C9C8D06" w14:textId="77777777" w:rsidR="00784560" w:rsidRDefault="00784560">
      <w:pPr>
        <w:widowControl/>
        <w:wordWrap/>
        <w:autoSpaceDE/>
        <w:autoSpaceDN/>
        <w:rPr>
          <w:rFonts w:ascii="Arial Unicode MS" w:eastAsia="Arial Unicode MS" w:hAnsi="Arial Unicode MS" w:cs="Arial Unicode MS"/>
          <w:color w:val="000000"/>
          <w:kern w:val="0"/>
          <w:szCs w:val="20"/>
        </w:rPr>
      </w:pPr>
    </w:p>
    <w:p w14:paraId="567D6CAD" w14:textId="2360D02E" w:rsidR="00B017B4" w:rsidRPr="00B017B4" w:rsidRDefault="00B017B4" w:rsidP="00B017B4">
      <w:pPr>
        <w:widowControl/>
        <w:wordWrap/>
        <w:autoSpaceDE/>
        <w:autoSpaceDN/>
        <w:snapToGrid w:val="0"/>
        <w:spacing w:after="0" w:line="249" w:lineRule="auto"/>
        <w:ind w:left="250"/>
        <w:textAlignment w:val="baseline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B017B4">
        <w:rPr>
          <w:rFonts w:ascii="Arial Unicode MS" w:eastAsia="Arial Unicode MS" w:hAnsi="Arial Unicode MS" w:cs="Arial Unicode MS" w:hint="eastAsia"/>
          <w:color w:val="000000"/>
          <w:kern w:val="0"/>
          <w:szCs w:val="20"/>
        </w:rPr>
        <w:t>#</w:t>
      </w:r>
      <w:r w:rsidRPr="00B017B4">
        <w:rPr>
          <w:rFonts w:ascii="맑은 고딕" w:eastAsia="맑은 고딕" w:hAnsi="맑은 고딕" w:cs="굴림" w:hint="eastAsia"/>
          <w:color w:val="000000"/>
          <w:kern w:val="0"/>
          <w:szCs w:val="20"/>
        </w:rPr>
        <w:t> 별첨</w:t>
      </w:r>
    </w:p>
    <w:tbl>
      <w:tblPr>
        <w:tblOverlap w:val="never"/>
        <w:tblW w:w="0" w:type="auto"/>
        <w:tblInd w:w="2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6744"/>
      </w:tblGrid>
      <w:tr w:rsidR="00B017B4" w:rsidRPr="00B017B4" w14:paraId="51CDC977" w14:textId="77777777">
        <w:tc>
          <w:tcPr>
            <w:tcW w:w="90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BF1678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center"/>
              <w:textAlignment w:val="baseline"/>
              <w:divId w:val="981808080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맑은 고딕" w:eastAsia="맑은 고딕" w:hAnsi="맑은 고딕" w:cs="굴림" w:hint="eastAsia"/>
                <w:color w:val="000000"/>
                <w:kern w:val="0"/>
                <w:sz w:val="28"/>
                <w:szCs w:val="28"/>
              </w:rPr>
              <w:t>시스템 운영 서비스</w:t>
            </w:r>
          </w:p>
        </w:tc>
      </w:tr>
      <w:tr w:rsidR="00B017B4" w:rsidRPr="00B017B4" w14:paraId="7E3869CC" w14:textId="77777777">
        <w:trPr>
          <w:trHeight w:val="113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B6CC32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6"/>
                <w:szCs w:val="26"/>
              </w:rPr>
              <w:t>구   분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C47E92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6"/>
                <w:szCs w:val="26"/>
              </w:rPr>
              <w:t>범   위</w:t>
            </w:r>
          </w:p>
        </w:tc>
      </w:tr>
      <w:tr w:rsidR="00B017B4" w:rsidRPr="00B017B4" w14:paraId="27B06FD4" w14:textId="77777777">
        <w:trPr>
          <w:trHeight w:val="2544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3FB13E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시스템 운영 및 관리</w:t>
            </w:r>
          </w:p>
          <w:p w14:paraId="077F745D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(Operating)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9FC949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∙ </w:t>
            </w:r>
            <w:r w:rsidRPr="00B017B4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시스템</w:t>
            </w:r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운영</w:t>
            </w:r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 </w:t>
            </w:r>
            <w:proofErr w:type="gramStart"/>
            <w:r w:rsidRPr="00B017B4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시간</w:t>
            </w:r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 :</w:t>
            </w:r>
            <w:proofErr w:type="gramEnd"/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협의</w:t>
            </w:r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후</w:t>
            </w:r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결정</w:t>
            </w:r>
          </w:p>
          <w:p w14:paraId="6FF9C384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∙ </w:t>
            </w:r>
            <w:r w:rsidRPr="00B017B4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정산관리</w:t>
            </w:r>
          </w:p>
          <w:p w14:paraId="5BCEA287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ind w:firstLine="100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- 고객사와 가맹점 간 식대예산 정산 </w:t>
            </w:r>
          </w:p>
          <w:p w14:paraId="213DED63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∙ </w:t>
            </w:r>
            <w:r w:rsidRPr="00B017B4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매니저</w:t>
            </w:r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운영</w:t>
            </w:r>
          </w:p>
          <w:p w14:paraId="5FC8A85C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ind w:firstLine="195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-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관리자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요청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업무지원</w:t>
            </w:r>
          </w:p>
          <w:p w14:paraId="2FEFB082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ind w:left="638" w:hanging="180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(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관리자페이지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관리의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오류나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기타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어플리케이션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사용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불편사항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조치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)</w:t>
            </w:r>
          </w:p>
          <w:p w14:paraId="195331F6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∙ </w:t>
            </w:r>
            <w:r w:rsidRPr="00B017B4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생활할인</w:t>
            </w:r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서비스</w:t>
            </w:r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및</w:t>
            </w:r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정보</w:t>
            </w:r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컨텐츠</w:t>
            </w:r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제공</w:t>
            </w:r>
          </w:p>
        </w:tc>
      </w:tr>
      <w:tr w:rsidR="00B017B4" w:rsidRPr="00B017B4" w14:paraId="1CFAB748" w14:textId="77777777">
        <w:trPr>
          <w:trHeight w:val="1545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BEDA1A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가맹점 관리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C1F93A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∙ </w:t>
            </w:r>
            <w:r w:rsidRPr="00B017B4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가맹점</w:t>
            </w:r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관리</w:t>
            </w:r>
          </w:p>
          <w:p w14:paraId="7683017B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ind w:firstLine="200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-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고객사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이용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가능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가맹점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유지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,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관리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및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신규등록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</w:p>
          <w:p w14:paraId="1ADCBC9A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ind w:firstLine="195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-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가맹점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별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고객사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이용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매뉴얼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교육</w:t>
            </w:r>
          </w:p>
          <w:p w14:paraId="213C2F99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ind w:firstLine="195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-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분기별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가맹점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메뉴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변동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사항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체크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및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수정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(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분기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1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회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)</w:t>
            </w:r>
          </w:p>
        </w:tc>
      </w:tr>
      <w:tr w:rsidR="00B017B4" w:rsidRPr="00B017B4" w14:paraId="280EE805" w14:textId="77777777">
        <w:trPr>
          <w:trHeight w:val="986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560F8F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기타 서비스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9FC8F3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∙ </w:t>
            </w:r>
            <w:r w:rsidRPr="00B017B4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상담</w:t>
            </w:r>
            <w:r w:rsidRPr="00B017B4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서비스</w:t>
            </w:r>
          </w:p>
          <w:p w14:paraId="6DECF09C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ind w:firstLine="200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-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식대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관리부서를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통한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시스템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및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서비스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관련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 </w:t>
            </w:r>
            <w:r w:rsidRPr="00B017B4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제안접수</w:t>
            </w:r>
            <w:r w:rsidRPr="00B017B4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0"/>
              </w:rPr>
              <w:t>,</w:t>
            </w:r>
          </w:p>
          <w:p w14:paraId="35D784D0" w14:textId="77777777" w:rsidR="00B017B4" w:rsidRPr="00B017B4" w:rsidRDefault="00B017B4" w:rsidP="00B017B4">
            <w:pPr>
              <w:widowControl/>
              <w:wordWrap/>
              <w:autoSpaceDE/>
              <w:autoSpaceDN/>
              <w:snapToGrid w:val="0"/>
              <w:spacing w:after="0" w:line="249" w:lineRule="auto"/>
              <w:ind w:firstLine="400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017B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최대한 빠른 시일 내에 </w:t>
            </w:r>
            <w:proofErr w:type="spellStart"/>
            <w:r w:rsidRPr="00B017B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컴플레인</w:t>
            </w:r>
            <w:proofErr w:type="spellEnd"/>
            <w:r w:rsidRPr="00B017B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사항 반영</w:t>
            </w:r>
          </w:p>
        </w:tc>
      </w:tr>
    </w:tbl>
    <w:p w14:paraId="5EE7D418" w14:textId="77777777" w:rsidR="00B017B4" w:rsidRPr="00B017B4" w:rsidRDefault="00B017B4"/>
    <w:sectPr w:rsidR="00B017B4" w:rsidRPr="00B017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4" w:author="정다영 (Dayoung Jeong)" w:date="2024-03-07T09:09:00Z" w:initials="정(J">
    <w:p w14:paraId="0E91B46E" w14:textId="77777777" w:rsidR="00784560" w:rsidRPr="001306AB" w:rsidRDefault="00784560" w:rsidP="001306AB">
      <w:pPr>
        <w:pStyle w:val="ad"/>
      </w:pPr>
      <w:r>
        <w:rPr>
          <w:rStyle w:val="a4"/>
        </w:rPr>
        <w:annotationRef/>
      </w:r>
      <w:r>
        <w:rPr>
          <w:rFonts w:hint="eastAsia"/>
          <w:sz w:val="22"/>
          <w:szCs w:val="22"/>
        </w:rPr>
        <w:t>삭제 (서비스 이용료 면제 협의 완료)</w:t>
      </w:r>
    </w:p>
  </w:comment>
  <w:comment w:id="10" w:author="정다영 (Dayoung Jeong)" w:date="2024-03-07T09:10:00Z" w:initials="정(J">
    <w:p w14:paraId="267668C5" w14:textId="023E0E47" w:rsidR="00784560" w:rsidRPr="00784560" w:rsidRDefault="00784560" w:rsidP="00784560">
      <w:pPr>
        <w:pStyle w:val="ad"/>
      </w:pPr>
      <w:r>
        <w:rPr>
          <w:rStyle w:val="a4"/>
        </w:rPr>
        <w:annotationRef/>
      </w:r>
      <w:r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>영업일이내</w:t>
      </w:r>
      <w:r>
        <w:rPr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t>회신하며</w:t>
      </w:r>
      <w:r>
        <w:rPr>
          <w:rFonts w:ascii="Arial" w:hAnsi="Arial" w:cs="Arial"/>
          <w:sz w:val="22"/>
          <w:szCs w:val="22"/>
        </w:rPr>
        <w:t> ‘</w:t>
      </w:r>
      <w:r>
        <w:rPr>
          <w:rFonts w:ascii="Arial" w:hAnsi="Arial" w:cs="Arial"/>
          <w:sz w:val="22"/>
          <w:szCs w:val="22"/>
        </w:rPr>
        <w:t>갑</w:t>
      </w:r>
      <w:r>
        <w:rPr>
          <w:rFonts w:ascii="Arial" w:hAnsi="Arial" w:cs="Arial"/>
          <w:sz w:val="22"/>
          <w:szCs w:val="22"/>
        </w:rPr>
        <w:t>’</w:t>
      </w:r>
      <w:r>
        <w:rPr>
          <w:rFonts w:ascii="Arial" w:hAnsi="Arial" w:cs="Arial"/>
          <w:sz w:val="22"/>
          <w:szCs w:val="22"/>
        </w:rPr>
        <w:t>에게</w:t>
      </w:r>
      <w:r>
        <w:rPr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t>그</w:t>
      </w:r>
      <w:r>
        <w:rPr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t>내용을</w:t>
      </w:r>
      <w:r>
        <w:rPr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t>공유하여야</w:t>
      </w:r>
      <w:r>
        <w:rPr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t>한다</w:t>
      </w:r>
      <w:r>
        <w:rPr>
          <w:rFonts w:ascii="Arial" w:hAnsi="Arial" w:cs="Arial"/>
          <w:sz w:val="22"/>
          <w:szCs w:val="22"/>
        </w:rPr>
        <w:t>.</w:t>
      </w:r>
    </w:p>
  </w:comment>
  <w:comment w:id="11" w:author="김현주 (Hyunjoo Kim)" w:date="2024-03-07T10:41:00Z" w:initials="김(K">
    <w:p w14:paraId="097E5055" w14:textId="2FF79519" w:rsidR="00FF1222" w:rsidRDefault="00FF1222">
      <w:pPr>
        <w:pStyle w:val="a5"/>
        <w:rPr>
          <w:rFonts w:hint="eastAsia"/>
        </w:rPr>
      </w:pPr>
      <w:r>
        <w:rPr>
          <w:rStyle w:val="a4"/>
        </w:rPr>
        <w:annotationRef/>
      </w:r>
      <w:r>
        <w:rPr>
          <w:rFonts w:hint="eastAsia"/>
        </w:rPr>
        <w:t>추가로 개인정보 위탁 동의서를 체결하시기 바라며,</w:t>
      </w:r>
      <w:r>
        <w:t xml:space="preserve"> </w:t>
      </w:r>
      <w:proofErr w:type="spellStart"/>
      <w:r>
        <w:rPr>
          <w:rFonts w:hint="eastAsia"/>
        </w:rPr>
        <w:t>홀딩스의</w:t>
      </w:r>
      <w:proofErr w:type="spellEnd"/>
      <w:r>
        <w:rPr>
          <w:rFonts w:hint="eastAsia"/>
        </w:rPr>
        <w:t xml:space="preserve"> 개인정보처리방침에 수탁업체로 등록하시기 바랍니다.</w:t>
      </w:r>
      <w:r>
        <w:t xml:space="preserve"> </w:t>
      </w:r>
    </w:p>
  </w:comment>
  <w:comment w:id="21" w:author="정다영 (Dayoung Jeong)" w:date="2024-03-07T09:12:00Z" w:initials="정(J">
    <w:p w14:paraId="68204977" w14:textId="28E4636E" w:rsidR="00784560" w:rsidRPr="00784560" w:rsidRDefault="00784560" w:rsidP="00784560">
      <w:pPr>
        <w:pStyle w:val="ad"/>
      </w:pPr>
      <w:r>
        <w:rPr>
          <w:rStyle w:val="a4"/>
        </w:rPr>
        <w:annotationRef/>
      </w:r>
      <w:r>
        <w:rPr>
          <w:rFonts w:hint="eastAsia"/>
          <w:sz w:val="22"/>
          <w:szCs w:val="22"/>
        </w:rPr>
        <w:t>인지한 시점으로부터 24시간이내 해결하고 1개월 이내 해당 오류에 대한 개선 작업을 </w:t>
      </w:r>
      <w:proofErr w:type="spellStart"/>
      <w:r>
        <w:rPr>
          <w:rFonts w:hint="eastAsia"/>
          <w:sz w:val="22"/>
          <w:szCs w:val="22"/>
        </w:rPr>
        <w:t>완료하여야한다</w:t>
      </w:r>
      <w:proofErr w:type="spellEnd"/>
      <w:r>
        <w:rPr>
          <w:rFonts w:hint="eastAsia"/>
          <w:sz w:val="22"/>
          <w:szCs w:val="22"/>
        </w:rPr>
        <w:t>.</w:t>
      </w:r>
    </w:p>
  </w:comment>
  <w:comment w:id="27" w:author="정다영 (Dayoung Jeong)" w:date="2024-03-07T09:18:00Z" w:initials="정(J">
    <w:p w14:paraId="2CF5AAC1" w14:textId="6833C5D1" w:rsidR="0074325E" w:rsidRDefault="0074325E">
      <w:pPr>
        <w:pStyle w:val="a5"/>
      </w:pPr>
      <w:r>
        <w:rPr>
          <w:rStyle w:val="a4"/>
        </w:rPr>
        <w:annotationRef/>
      </w:r>
      <w:r>
        <w:rPr>
          <w:rFonts w:hint="eastAsia"/>
        </w:rPr>
        <w:t>추가로 작성된 부분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E91B46E" w15:done="0"/>
  <w15:commentEx w15:paraId="267668C5" w15:done="0"/>
  <w15:commentEx w15:paraId="097E5055" w15:done="0"/>
  <w15:commentEx w15:paraId="68204977" w15:done="0"/>
  <w15:commentEx w15:paraId="2CF5AAC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E91B46E" w16cid:durableId="299402E0"/>
  <w16cid:commentId w16cid:paraId="267668C5" w16cid:durableId="2994030E"/>
  <w16cid:commentId w16cid:paraId="097E5055" w16cid:durableId="2994184B"/>
  <w16cid:commentId w16cid:paraId="68204977" w16cid:durableId="29940388"/>
  <w16cid:commentId w16cid:paraId="2CF5AAC1" w16cid:durableId="299404F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auto"/>
    <w:pitch w:val="default"/>
    <w:sig w:usb0="7FFFFFFF" w:usb1="7FFFFFFF" w:usb2="0000003F" w:usb3="00000001" w:csb0="603F01FF" w:csb1="7FFFFFFF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고딕">
    <w:altName w:val="맑은 고딕"/>
    <w:charset w:val="00"/>
    <w:family w:val="auto"/>
    <w:pitch w:val="default"/>
    <w:sig w:usb0="7FFFFFFF" w:usb1="29D7FCFB" w:usb2="00000010" w:usb3="00000001" w:csb0="00080001" w:csb1="00000001"/>
  </w:font>
  <w:font w:name="한컴바탕">
    <w:altName w:val="함초롬바탕"/>
    <w:charset w:val="00"/>
    <w:family w:val="auto"/>
    <w:pitch w:val="default"/>
    <w:sig w:usb0="00000000" w:usb1="FFFFFFFF" w:usb2="00FFFFFF" w:usb3="00000001" w:csb0="863F01FF" w:csb1="0000FFFF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5-21-1736683614-2563811058-4185544484-1001"/>
  </w15:person>
  <w15:person w15:author="정다영 (Dayoung Jeong)">
    <w15:presenceInfo w15:providerId="AD" w15:userId="S-1-5-21-1281906617-900736092-1611892997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B4"/>
    <w:rsid w:val="001306AB"/>
    <w:rsid w:val="001316B5"/>
    <w:rsid w:val="002A1F26"/>
    <w:rsid w:val="00672EC2"/>
    <w:rsid w:val="0074325E"/>
    <w:rsid w:val="00784560"/>
    <w:rsid w:val="00864B84"/>
    <w:rsid w:val="00990868"/>
    <w:rsid w:val="00B017B4"/>
    <w:rsid w:val="00C750A2"/>
    <w:rsid w:val="00D1743C"/>
    <w:rsid w:val="00FF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F4923"/>
  <w15:chartTrackingRefBased/>
  <w15:docId w15:val="{CE921CAB-3143-465B-9EB0-0EB48ECC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8">
    <w:name w:val="a8"/>
    <w:basedOn w:val="a"/>
    <w:rsid w:val="00B017B4"/>
    <w:pPr>
      <w:widowControl/>
      <w:wordWrap/>
      <w:autoSpaceDE/>
      <w:autoSpaceDN/>
      <w:snapToGrid w:val="0"/>
      <w:spacing w:after="0" w:line="240" w:lineRule="auto"/>
      <w:jc w:val="left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paragraph" w:styleId="a3">
    <w:name w:val="Normal (Web)"/>
    <w:basedOn w:val="a"/>
    <w:uiPriority w:val="99"/>
    <w:semiHidden/>
    <w:unhideWhenUsed/>
    <w:rsid w:val="00B017B4"/>
    <w:pPr>
      <w:widowControl/>
      <w:wordWrap/>
      <w:autoSpaceDE/>
      <w:autoSpaceDN/>
      <w:snapToGrid w:val="0"/>
      <w:spacing w:after="0" w:line="240" w:lineRule="auto"/>
      <w:jc w:val="left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paragraph" w:customStyle="1" w:styleId="ac">
    <w:name w:val="ac"/>
    <w:basedOn w:val="a"/>
    <w:rsid w:val="00B017B4"/>
    <w:pPr>
      <w:widowControl/>
      <w:wordWrap/>
      <w:autoSpaceDE/>
      <w:autoSpaceDN/>
      <w:snapToGrid w:val="0"/>
      <w:spacing w:after="0" w:line="240" w:lineRule="auto"/>
      <w:jc w:val="left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paragraph" w:customStyle="1" w:styleId="ad">
    <w:name w:val="ad"/>
    <w:basedOn w:val="a"/>
    <w:rsid w:val="00B017B4"/>
    <w:pPr>
      <w:widowControl/>
      <w:wordWrap/>
      <w:autoSpaceDE/>
      <w:autoSpaceDN/>
      <w:snapToGrid w:val="0"/>
      <w:spacing w:after="0" w:line="240" w:lineRule="auto"/>
      <w:jc w:val="left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character" w:styleId="a4">
    <w:name w:val="annotation reference"/>
    <w:basedOn w:val="a0"/>
    <w:uiPriority w:val="99"/>
    <w:semiHidden/>
    <w:unhideWhenUsed/>
    <w:rsid w:val="001306AB"/>
    <w:rPr>
      <w:sz w:val="18"/>
      <w:szCs w:val="18"/>
    </w:rPr>
  </w:style>
  <w:style w:type="paragraph" w:styleId="a5">
    <w:name w:val="annotation text"/>
    <w:basedOn w:val="a"/>
    <w:link w:val="Char"/>
    <w:uiPriority w:val="99"/>
    <w:semiHidden/>
    <w:unhideWhenUsed/>
    <w:rsid w:val="001306AB"/>
    <w:pPr>
      <w:jc w:val="left"/>
    </w:pPr>
  </w:style>
  <w:style w:type="character" w:customStyle="1" w:styleId="Char">
    <w:name w:val="메모 텍스트 Char"/>
    <w:basedOn w:val="a0"/>
    <w:link w:val="a5"/>
    <w:uiPriority w:val="99"/>
    <w:semiHidden/>
    <w:rsid w:val="001306AB"/>
  </w:style>
  <w:style w:type="paragraph" w:styleId="a6">
    <w:name w:val="annotation subject"/>
    <w:basedOn w:val="a5"/>
    <w:next w:val="a5"/>
    <w:link w:val="Char0"/>
    <w:uiPriority w:val="99"/>
    <w:semiHidden/>
    <w:unhideWhenUsed/>
    <w:rsid w:val="001306AB"/>
    <w:rPr>
      <w:b/>
      <w:bCs/>
    </w:rPr>
  </w:style>
  <w:style w:type="character" w:customStyle="1" w:styleId="Char0">
    <w:name w:val="메모 주제 Char"/>
    <w:basedOn w:val="Char"/>
    <w:link w:val="a6"/>
    <w:uiPriority w:val="99"/>
    <w:semiHidden/>
    <w:rsid w:val="001306AB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1306A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1306A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3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1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2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2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1210</Words>
  <Characters>6899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정다영 (Dayoung Jeong)</dc:creator>
  <cp:keywords/>
  <dc:description/>
  <cp:lastModifiedBy>김현주 (Hyunjoo Kim)</cp:lastModifiedBy>
  <cp:revision>2</cp:revision>
  <dcterms:created xsi:type="dcterms:W3CDTF">2024-03-07T05:34:00Z</dcterms:created>
  <dcterms:modified xsi:type="dcterms:W3CDTF">2024-03-07T05:34:00Z</dcterms:modified>
</cp:coreProperties>
</file>