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46195" w14:textId="77777777" w:rsidR="00B41D14" w:rsidRDefault="00444466">
      <w:pPr>
        <w:spacing w:line="240" w:lineRule="auto"/>
        <w:jc w:val="center"/>
        <w:rPr>
          <w:rFonts w:asciiTheme="majorHAnsi" w:eastAsiaTheme="majorHAnsi" w:hAnsiTheme="majorHAnsi"/>
          <w:b/>
          <w:sz w:val="32"/>
          <w:szCs w:val="20"/>
        </w:rPr>
      </w:pPr>
      <w:r>
        <w:rPr>
          <w:rFonts w:asciiTheme="majorHAnsi" w:eastAsiaTheme="majorHAnsi" w:hAnsiTheme="majorHAnsi"/>
          <w:b/>
          <w:sz w:val="32"/>
          <w:szCs w:val="20"/>
        </w:rPr>
        <w:t>임대차계약</w:t>
      </w:r>
      <w:r>
        <w:rPr>
          <w:rFonts w:asciiTheme="majorHAnsi" w:eastAsiaTheme="majorHAnsi" w:hAnsiTheme="majorHAnsi"/>
          <w:b/>
          <w:sz w:val="32"/>
          <w:szCs w:val="20"/>
        </w:rPr>
        <w:t xml:space="preserve"> </w:t>
      </w:r>
      <w:r>
        <w:rPr>
          <w:rFonts w:asciiTheme="majorHAnsi" w:eastAsiaTheme="majorHAnsi" w:hAnsiTheme="majorHAnsi"/>
          <w:b/>
          <w:sz w:val="32"/>
          <w:szCs w:val="20"/>
        </w:rPr>
        <w:t>해지</w:t>
      </w:r>
      <w:r>
        <w:rPr>
          <w:rFonts w:asciiTheme="majorHAnsi" w:eastAsiaTheme="majorHAnsi" w:hAnsiTheme="majorHAnsi"/>
          <w:b/>
          <w:sz w:val="32"/>
          <w:szCs w:val="20"/>
        </w:rPr>
        <w:t xml:space="preserve"> </w:t>
      </w:r>
      <w:r>
        <w:rPr>
          <w:rFonts w:asciiTheme="majorHAnsi" w:eastAsiaTheme="majorHAnsi" w:hAnsiTheme="majorHAnsi"/>
          <w:b/>
          <w:sz w:val="32"/>
          <w:szCs w:val="20"/>
        </w:rPr>
        <w:t>합의서</w:t>
      </w:r>
    </w:p>
    <w:p w14:paraId="740045BA" w14:textId="3A392036" w:rsidR="00B41D14" w:rsidRDefault="00444466">
      <w:pPr>
        <w:spacing w:line="240" w:lineRule="auto"/>
        <w:rPr>
          <w:szCs w:val="20"/>
        </w:rPr>
      </w:pPr>
      <w:r>
        <w:rPr>
          <w:rFonts w:hint="eastAsia"/>
          <w:szCs w:val="20"/>
        </w:rPr>
        <w:t>임대인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㈜</w:t>
      </w:r>
      <w:proofErr w:type="spellStart"/>
      <w:r>
        <w:rPr>
          <w:rFonts w:hint="eastAsia"/>
          <w:szCs w:val="20"/>
        </w:rPr>
        <w:t>퍼</w:t>
      </w:r>
      <w:r>
        <w:rPr>
          <w:rFonts w:hint="eastAsia"/>
          <w:szCs w:val="20"/>
        </w:rPr>
        <w:t>시스</w:t>
      </w:r>
      <w:proofErr w:type="spellEnd"/>
      <w:r>
        <w:rPr>
          <w:rFonts w:hint="eastAsia"/>
          <w:szCs w:val="20"/>
        </w:rPr>
        <w:t>(</w:t>
      </w:r>
      <w:r>
        <w:rPr>
          <w:rFonts w:hint="eastAsia"/>
          <w:szCs w:val="20"/>
        </w:rPr>
        <w:t>이하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임대인이라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함</w:t>
      </w:r>
      <w:r>
        <w:rPr>
          <w:rFonts w:hint="eastAsia"/>
          <w:szCs w:val="20"/>
        </w:rPr>
        <w:t>)</w:t>
      </w:r>
      <w:r>
        <w:rPr>
          <w:rFonts w:hint="eastAsia"/>
          <w:szCs w:val="20"/>
        </w:rPr>
        <w:t>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임차인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(</w:t>
      </w:r>
      <w:r>
        <w:rPr>
          <w:rFonts w:hint="eastAsia"/>
          <w:szCs w:val="20"/>
        </w:rPr>
        <w:t>주</w:t>
      </w:r>
      <w:r>
        <w:rPr>
          <w:rFonts w:hint="eastAsia"/>
          <w:szCs w:val="20"/>
        </w:rPr>
        <w:t>)</w:t>
      </w:r>
      <w:proofErr w:type="spellStart"/>
      <w:r>
        <w:rPr>
          <w:rFonts w:hint="eastAsia"/>
          <w:szCs w:val="20"/>
        </w:rPr>
        <w:t>바로스</w:t>
      </w:r>
      <w:proofErr w:type="spellEnd"/>
      <w:r>
        <w:rPr>
          <w:rFonts w:hint="eastAsia"/>
          <w:szCs w:val="20"/>
        </w:rPr>
        <w:t>(</w:t>
      </w:r>
      <w:r>
        <w:rPr>
          <w:rFonts w:hint="eastAsia"/>
          <w:szCs w:val="20"/>
        </w:rPr>
        <w:t>이하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임차인이라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함</w:t>
      </w:r>
      <w:r>
        <w:rPr>
          <w:rFonts w:hint="eastAsia"/>
          <w:szCs w:val="20"/>
        </w:rPr>
        <w:t>)</w:t>
      </w:r>
      <w:r>
        <w:rPr>
          <w:rFonts w:hint="eastAsia"/>
          <w:szCs w:val="20"/>
        </w:rPr>
        <w:t>은</w:t>
      </w:r>
      <w:r>
        <w:rPr>
          <w:rFonts w:hint="eastAsia"/>
          <w:szCs w:val="20"/>
        </w:rPr>
        <w:t xml:space="preserve"> </w:t>
      </w:r>
      <w:ins w:id="0" w:author="만든 이" w:date="2024-10-11T10:21:00Z">
        <w:r w:rsidR="008A6474">
          <w:rPr>
            <w:rFonts w:hint="eastAsia"/>
            <w:szCs w:val="20"/>
          </w:rPr>
          <w:t xml:space="preserve">양 당사자의 자유로운 의사에 의하여 </w:t>
        </w:r>
        <w:commentRangeStart w:id="1"/>
        <w:r w:rsidR="008A6474">
          <w:rPr>
            <w:rFonts w:hint="eastAsia"/>
            <w:szCs w:val="20"/>
          </w:rPr>
          <w:t xml:space="preserve">기존 </w:t>
        </w:r>
        <w:r w:rsidR="008A6474">
          <w:rPr>
            <w:szCs w:val="20"/>
          </w:rPr>
          <w:t xml:space="preserve">0000. </w:t>
        </w:r>
        <w:r w:rsidR="008A6474">
          <w:rPr>
            <w:rFonts w:hint="eastAsia"/>
            <w:szCs w:val="20"/>
          </w:rPr>
          <w:t>0</w:t>
        </w:r>
        <w:r w:rsidR="008A6474">
          <w:rPr>
            <w:szCs w:val="20"/>
          </w:rPr>
          <w:t xml:space="preserve">. 0. </w:t>
        </w:r>
        <w:r w:rsidR="008A6474">
          <w:rPr>
            <w:rFonts w:hint="eastAsia"/>
            <w:szCs w:val="20"/>
          </w:rPr>
          <w:t xml:space="preserve">체결한 </w:t>
        </w:r>
      </w:ins>
      <w:commentRangeEnd w:id="1"/>
      <w:ins w:id="2" w:author="만든 이" w:date="2024-10-11T10:22:00Z">
        <w:r w:rsidR="008A6474">
          <w:rPr>
            <w:rStyle w:val="aa"/>
          </w:rPr>
          <w:commentReference w:id="1"/>
        </w:r>
      </w:ins>
      <w:r>
        <w:rPr>
          <w:rFonts w:hint="eastAsia"/>
          <w:szCs w:val="20"/>
        </w:rPr>
        <w:t>임대차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대하여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아래와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같이</w:t>
      </w:r>
      <w:r>
        <w:rPr>
          <w:rFonts w:hint="eastAsia"/>
          <w:szCs w:val="20"/>
        </w:rPr>
        <w:t xml:space="preserve"> </w:t>
      </w:r>
      <w:ins w:id="3" w:author="만든 이" w:date="2024-10-11T11:00:00Z">
        <w:r>
          <w:rPr>
            <w:rFonts w:hint="eastAsia"/>
            <w:szCs w:val="20"/>
          </w:rPr>
          <w:t>중도</w:t>
        </w:r>
      </w:ins>
      <w:r>
        <w:rPr>
          <w:rFonts w:hint="eastAsia"/>
          <w:szCs w:val="20"/>
        </w:rPr>
        <w:t>해지하기로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합의한다</w:t>
      </w:r>
      <w:r>
        <w:rPr>
          <w:rFonts w:hint="eastAsia"/>
          <w:szCs w:val="20"/>
        </w:rPr>
        <w:t>.</w:t>
      </w:r>
    </w:p>
    <w:p w14:paraId="497FDE0A" w14:textId="77777777" w:rsidR="00B41D14" w:rsidRDefault="00444466">
      <w:pPr>
        <w:spacing w:line="240" w:lineRule="auto"/>
        <w:jc w:val="center"/>
        <w:rPr>
          <w:szCs w:val="20"/>
        </w:rPr>
      </w:pPr>
      <w:r>
        <w:rPr>
          <w:rFonts w:hint="eastAsia"/>
          <w:szCs w:val="20"/>
        </w:rPr>
        <w:t>아</w:t>
      </w:r>
      <w:r>
        <w:rPr>
          <w:rFonts w:hint="eastAsia"/>
          <w:szCs w:val="20"/>
        </w:rPr>
        <w:t xml:space="preserve">  </w:t>
      </w:r>
      <w:r>
        <w:rPr>
          <w:rFonts w:hint="eastAsia"/>
          <w:szCs w:val="20"/>
        </w:rPr>
        <w:t>래</w:t>
      </w:r>
      <w:r>
        <w:rPr>
          <w:rFonts w:hint="eastAsia"/>
          <w:szCs w:val="20"/>
        </w:rPr>
        <w:t xml:space="preserve"> </w:t>
      </w:r>
    </w:p>
    <w:p w14:paraId="49760E02" w14:textId="77777777" w:rsidR="00B41D14" w:rsidRDefault="00444466">
      <w:pPr>
        <w:spacing w:line="240" w:lineRule="auto"/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제</w:t>
      </w:r>
      <w:r>
        <w:rPr>
          <w:rFonts w:hint="eastAsia"/>
          <w:szCs w:val="20"/>
        </w:rPr>
        <w:t>1</w:t>
      </w:r>
      <w:r>
        <w:rPr>
          <w:rFonts w:hint="eastAsia"/>
          <w:szCs w:val="20"/>
        </w:rPr>
        <w:t>조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해지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및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</w:t>
      </w:r>
    </w:p>
    <w:p w14:paraId="51043D8A" w14:textId="77777777" w:rsidR="00B41D14" w:rsidRDefault="00444466">
      <w:pPr>
        <w:spacing w:line="240" w:lineRule="auto"/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임대인과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임차인은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안성센터</w:t>
      </w:r>
      <w:r>
        <w:rPr>
          <w:rFonts w:hint="eastAsia"/>
          <w:szCs w:val="20"/>
        </w:rPr>
        <w:t>(</w:t>
      </w:r>
      <w:r>
        <w:rPr>
          <w:rFonts w:hint="eastAsia"/>
          <w:szCs w:val="20"/>
        </w:rPr>
        <w:t>본관</w:t>
      </w:r>
      <w:r>
        <w:rPr>
          <w:rFonts w:hint="eastAsia"/>
          <w:szCs w:val="20"/>
        </w:rPr>
        <w:t xml:space="preserve">) </w:t>
      </w:r>
      <w:r>
        <w:rPr>
          <w:rFonts w:hint="eastAsia"/>
          <w:szCs w:val="20"/>
        </w:rPr>
        <w:t>물류공간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임대차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계약을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2024</w:t>
      </w:r>
      <w:r>
        <w:rPr>
          <w:rFonts w:hint="eastAsia"/>
          <w:szCs w:val="20"/>
        </w:rPr>
        <w:t>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09</w:t>
      </w:r>
      <w:r>
        <w:rPr>
          <w:rFonts w:hint="eastAsia"/>
          <w:szCs w:val="20"/>
        </w:rPr>
        <w:t>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30</w:t>
      </w:r>
      <w:r>
        <w:rPr>
          <w:rFonts w:hint="eastAsia"/>
          <w:szCs w:val="20"/>
        </w:rPr>
        <w:t>일에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해지하기로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합의한다</w:t>
      </w:r>
      <w:r>
        <w:rPr>
          <w:rFonts w:hint="eastAsia"/>
          <w:szCs w:val="20"/>
        </w:rPr>
        <w:t>.</w:t>
      </w:r>
    </w:p>
    <w:p w14:paraId="2AB9B6AB" w14:textId="77777777" w:rsidR="00B41D14" w:rsidRDefault="00B41D14">
      <w:pPr>
        <w:spacing w:line="240" w:lineRule="auto"/>
        <w:ind w:leftChars="100" w:left="200"/>
        <w:jc w:val="left"/>
        <w:rPr>
          <w:szCs w:val="20"/>
        </w:rPr>
      </w:pPr>
    </w:p>
    <w:p w14:paraId="31A1884D" w14:textId="77777777" w:rsidR="00B41D14" w:rsidRDefault="00444466">
      <w:pPr>
        <w:spacing w:line="240" w:lineRule="auto"/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제</w:t>
      </w:r>
      <w:r>
        <w:rPr>
          <w:rFonts w:hint="eastAsia"/>
          <w:szCs w:val="20"/>
        </w:rPr>
        <w:t>2</w:t>
      </w:r>
      <w:r>
        <w:rPr>
          <w:rFonts w:hint="eastAsia"/>
          <w:szCs w:val="20"/>
        </w:rPr>
        <w:t>조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원상회복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및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사용면적</w:t>
      </w:r>
    </w:p>
    <w:p w14:paraId="1CF6C512" w14:textId="77777777" w:rsidR="00B41D14" w:rsidRDefault="00444466">
      <w:pPr>
        <w:spacing w:line="240" w:lineRule="auto"/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임차인은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임대차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기간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중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본인이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설치한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설비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등을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원상회복하기로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한다</w:t>
      </w:r>
      <w:r>
        <w:rPr>
          <w:rFonts w:hint="eastAsia"/>
          <w:szCs w:val="20"/>
        </w:rPr>
        <w:t xml:space="preserve">. </w:t>
      </w:r>
      <w:commentRangeStart w:id="4"/>
      <w:ins w:id="5" w:author="만든 이" w:date="2024-10-11T10:24:00Z">
        <w:r w:rsidR="008A6474">
          <w:rPr>
            <w:rFonts w:hint="eastAsia"/>
            <w:szCs w:val="20"/>
          </w:rPr>
          <w:t>임대인은 임차인</w:t>
        </w:r>
      </w:ins>
      <w:ins w:id="6" w:author="만든 이" w:date="2024-10-11T10:25:00Z">
        <w:r w:rsidR="008A6474">
          <w:rPr>
            <w:rFonts w:hint="eastAsia"/>
            <w:szCs w:val="20"/>
          </w:rPr>
          <w:t>의</w:t>
        </w:r>
      </w:ins>
      <w:ins w:id="7" w:author="만든 이" w:date="2024-10-11T10:24:00Z">
        <w:r w:rsidR="008A6474">
          <w:rPr>
            <w:rFonts w:hint="eastAsia"/>
            <w:szCs w:val="20"/>
          </w:rPr>
          <w:t xml:space="preserve"> 원상회복 및 임대차목적물 반환과 동시에 </w:t>
        </w:r>
      </w:ins>
      <w:ins w:id="8" w:author="만든 이" w:date="2024-10-11T10:25:00Z">
        <w:r w:rsidR="008A6474">
          <w:rPr>
            <w:rFonts w:hint="eastAsia"/>
            <w:szCs w:val="20"/>
          </w:rPr>
          <w:t>임대차보증금을 반환하기로 한다.</w:t>
        </w:r>
        <w:r w:rsidR="008A6474">
          <w:rPr>
            <w:szCs w:val="20"/>
          </w:rPr>
          <w:t xml:space="preserve"> </w:t>
        </w:r>
      </w:ins>
      <w:commentRangeEnd w:id="4"/>
      <w:r w:rsidR="00E72E72">
        <w:rPr>
          <w:rStyle w:val="aa"/>
        </w:rPr>
        <w:commentReference w:id="4"/>
      </w:r>
    </w:p>
    <w:tbl>
      <w:tblPr>
        <w:tblStyle w:val="a7"/>
        <w:tblW w:w="0" w:type="auto"/>
        <w:tblInd w:w="200" w:type="dxa"/>
        <w:tblLook w:val="04A0" w:firstRow="1" w:lastRow="0" w:firstColumn="1" w:lastColumn="0" w:noHBand="0" w:noVBand="1"/>
      </w:tblPr>
      <w:tblGrid>
        <w:gridCol w:w="2318"/>
        <w:gridCol w:w="5891"/>
      </w:tblGrid>
      <w:tr w:rsidR="00B41D14" w14:paraId="49D5846A" w14:textId="77777777">
        <w:trPr>
          <w:trHeight w:val="313"/>
        </w:trPr>
        <w:tc>
          <w:tcPr>
            <w:tcW w:w="2318" w:type="dxa"/>
          </w:tcPr>
          <w:p w14:paraId="41F307E0" w14:textId="77777777" w:rsidR="00B41D14" w:rsidRDefault="0044446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구분</w:t>
            </w:r>
          </w:p>
        </w:tc>
        <w:tc>
          <w:tcPr>
            <w:tcW w:w="5891" w:type="dxa"/>
          </w:tcPr>
          <w:p w14:paraId="2381E907" w14:textId="77777777" w:rsidR="00B41D14" w:rsidRDefault="0044446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내용</w:t>
            </w:r>
          </w:p>
        </w:tc>
      </w:tr>
      <w:tr w:rsidR="00B41D14" w14:paraId="5BDFA86E" w14:textId="77777777">
        <w:trPr>
          <w:trHeight w:val="298"/>
        </w:trPr>
        <w:tc>
          <w:tcPr>
            <w:tcW w:w="2318" w:type="dxa"/>
          </w:tcPr>
          <w:p w14:paraId="1F45AC4E" w14:textId="77777777" w:rsidR="00B41D14" w:rsidRDefault="0044446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면적</w:t>
            </w:r>
          </w:p>
        </w:tc>
        <w:tc>
          <w:tcPr>
            <w:tcW w:w="5891" w:type="dxa"/>
          </w:tcPr>
          <w:p w14:paraId="4EEFDEFD" w14:textId="77777777" w:rsidR="00B41D14" w:rsidRDefault="00444466">
            <w:pPr>
              <w:jc w:val="center"/>
              <w:rPr>
                <w:rFonts w:ascii="맑은 고딕" w:eastAsia="맑은 고딕" w:hAnsi="맑은 고딕"/>
                <w:color w:val="000000"/>
                <w:szCs w:val="20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본관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층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캐노피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) : 394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㎡</w:t>
            </w:r>
          </w:p>
          <w:p w14:paraId="634A61A8" w14:textId="77777777" w:rsidR="00B41D14" w:rsidRDefault="00444466">
            <w:pPr>
              <w:jc w:val="center"/>
              <w:rPr>
                <w:rFonts w:ascii="맑은 고딕" w:eastAsia="맑은 고딕" w:hAnsi="맑은 고딕"/>
                <w:color w:val="000000"/>
                <w:szCs w:val="20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본관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층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공장동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) : 31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㎡</w:t>
            </w:r>
          </w:p>
          <w:p w14:paraId="37914A64" w14:textId="77777777" w:rsidR="00B41D14" w:rsidRDefault="00444466">
            <w:pPr>
              <w:jc w:val="center"/>
              <w:rPr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본관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층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사무동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) : 76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  <w:shd w:val="clear" w:color="auto" w:fill="FFFFFF"/>
              </w:rPr>
              <w:t>㎡</w:t>
            </w:r>
          </w:p>
        </w:tc>
      </w:tr>
    </w:tbl>
    <w:p w14:paraId="2E4D7674" w14:textId="77777777" w:rsidR="00B41D14" w:rsidRDefault="00B41D14">
      <w:pPr>
        <w:spacing w:line="240" w:lineRule="auto"/>
        <w:ind w:leftChars="100" w:left="200"/>
        <w:jc w:val="left"/>
        <w:rPr>
          <w:szCs w:val="20"/>
        </w:rPr>
      </w:pPr>
    </w:p>
    <w:p w14:paraId="6CC60898" w14:textId="6715AFAE" w:rsidR="00B41D14" w:rsidDel="00444466" w:rsidRDefault="00B41D14">
      <w:pPr>
        <w:spacing w:line="240" w:lineRule="auto"/>
        <w:jc w:val="left"/>
        <w:rPr>
          <w:del w:id="9" w:author="만든 이" w:date="2024-10-11T11:01:00Z"/>
          <w:rFonts w:hint="eastAsia"/>
          <w:szCs w:val="20"/>
        </w:rPr>
      </w:pPr>
      <w:bookmarkStart w:id="10" w:name="_GoBack"/>
      <w:bookmarkEnd w:id="10"/>
    </w:p>
    <w:p w14:paraId="0444A1DD" w14:textId="77777777" w:rsidR="00B41D14" w:rsidRDefault="00444466">
      <w:pPr>
        <w:spacing w:line="240" w:lineRule="auto"/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양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당사자간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상기와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같이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협의하고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이를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증명하기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위하여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원본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2</w:t>
      </w:r>
      <w:r>
        <w:rPr>
          <w:rFonts w:hint="eastAsia"/>
          <w:szCs w:val="20"/>
        </w:rPr>
        <w:t>부를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만들어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각자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보관한다</w:t>
      </w:r>
      <w:r>
        <w:rPr>
          <w:rFonts w:hint="eastAsia"/>
          <w:szCs w:val="20"/>
        </w:rPr>
        <w:t>.</w:t>
      </w:r>
    </w:p>
    <w:p w14:paraId="58024B77" w14:textId="77777777" w:rsidR="00B41D14" w:rsidRDefault="00444466">
      <w:pPr>
        <w:spacing w:line="240" w:lineRule="auto"/>
        <w:ind w:leftChars="100" w:left="400" w:hangingChars="100" w:hanging="200"/>
        <w:jc w:val="left"/>
        <w:rPr>
          <w:b/>
          <w:szCs w:val="20"/>
        </w:rPr>
      </w:pPr>
      <w:r>
        <w:rPr>
          <w:b/>
          <w:szCs w:val="20"/>
        </w:rPr>
        <w:t xml:space="preserve">        </w:t>
      </w:r>
    </w:p>
    <w:p w14:paraId="6B15E633" w14:textId="77777777" w:rsidR="00B41D14" w:rsidRDefault="00444466">
      <w:pPr>
        <w:spacing w:line="240" w:lineRule="auto"/>
        <w:ind w:leftChars="100" w:left="400" w:hangingChars="100" w:hanging="200"/>
        <w:jc w:val="left"/>
        <w:rPr>
          <w:szCs w:val="20"/>
        </w:rPr>
      </w:pPr>
      <w:r>
        <w:rPr>
          <w:b/>
          <w:szCs w:val="20"/>
        </w:rPr>
        <w:t xml:space="preserve">                                       </w:t>
      </w:r>
      <w:r>
        <w:rPr>
          <w:szCs w:val="20"/>
        </w:rPr>
        <w:t>2024</w:t>
      </w:r>
      <w:r>
        <w:rPr>
          <w:rFonts w:hint="eastAsia"/>
          <w:szCs w:val="20"/>
        </w:rPr>
        <w:t>년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09</w:t>
      </w:r>
      <w:r>
        <w:rPr>
          <w:rFonts w:hint="eastAsia"/>
          <w:szCs w:val="20"/>
        </w:rPr>
        <w:t>월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30</w:t>
      </w:r>
      <w:r>
        <w:rPr>
          <w:rFonts w:hint="eastAsia"/>
          <w:szCs w:val="20"/>
        </w:rPr>
        <w:t>일</w:t>
      </w:r>
    </w:p>
    <w:p w14:paraId="422D27CA" w14:textId="77777777" w:rsidR="00B41D14" w:rsidRDefault="00B41D14">
      <w:pPr>
        <w:spacing w:line="240" w:lineRule="auto"/>
        <w:ind w:leftChars="100" w:left="400" w:hangingChars="100" w:hanging="200"/>
        <w:jc w:val="left"/>
        <w:rPr>
          <w:b/>
          <w:szCs w:val="20"/>
        </w:rPr>
      </w:pPr>
    </w:p>
    <w:p w14:paraId="595C5490" w14:textId="77777777" w:rsidR="00B41D14" w:rsidRDefault="00444466">
      <w:pPr>
        <w:pStyle w:val="a8"/>
      </w:pPr>
      <w:r>
        <w:rPr>
          <w:rFonts w:hint="eastAsia"/>
        </w:rPr>
        <w:t>[</w:t>
      </w:r>
      <w:r>
        <w:rPr>
          <w:rFonts w:hint="eastAsia"/>
        </w:rPr>
        <w:t>임대인</w:t>
      </w:r>
      <w:r>
        <w:rPr>
          <w:rFonts w:hint="eastAsia"/>
        </w:rPr>
        <w:t>]</w:t>
      </w:r>
    </w:p>
    <w:p w14:paraId="4624EC88" w14:textId="77777777" w:rsidR="00B41D14" w:rsidRDefault="00444466">
      <w:pPr>
        <w:pStyle w:val="a8"/>
      </w:pPr>
      <w:r>
        <w:rPr>
          <w:rFonts w:hint="eastAsia"/>
        </w:rPr>
        <w:t>업체명</w:t>
      </w:r>
      <w:r>
        <w:rPr>
          <w:rFonts w:hint="eastAsia"/>
        </w:rPr>
        <w:t xml:space="preserve">: </w:t>
      </w:r>
      <w:r>
        <w:rPr>
          <w:rFonts w:hint="eastAsia"/>
        </w:rPr>
        <w:t>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퍼시스</w:t>
      </w:r>
    </w:p>
    <w:p w14:paraId="1192FD8B" w14:textId="77777777" w:rsidR="00B41D14" w:rsidRDefault="00444466">
      <w:pPr>
        <w:pStyle w:val="a8"/>
      </w:pPr>
      <w:r>
        <w:rPr>
          <w:rFonts w:hint="eastAsia"/>
        </w:rPr>
        <w:t>주</w:t>
      </w:r>
      <w:r>
        <w:rPr>
          <w:rFonts w:hint="eastAsia"/>
        </w:rPr>
        <w:t xml:space="preserve">  </w:t>
      </w:r>
      <w:r>
        <w:rPr>
          <w:rFonts w:hint="eastAsia"/>
        </w:rPr>
        <w:t>소</w:t>
      </w:r>
      <w:r>
        <w:rPr>
          <w:rFonts w:hint="eastAsia"/>
        </w:rPr>
        <w:t xml:space="preserve">: </w:t>
      </w: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오금로</w:t>
      </w:r>
      <w:r>
        <w:rPr>
          <w:rFonts w:hint="eastAsia"/>
        </w:rPr>
        <w:t xml:space="preserve"> </w:t>
      </w:r>
      <w:r>
        <w:t xml:space="preserve">311 </w:t>
      </w:r>
      <w:r>
        <w:rPr>
          <w:rFonts w:hint="eastAsia"/>
        </w:rPr>
        <w:t>퍼시스빌딩</w:t>
      </w:r>
    </w:p>
    <w:p w14:paraId="4F1572B2" w14:textId="77777777" w:rsidR="00B41D14" w:rsidRDefault="00444466">
      <w:pPr>
        <w:pStyle w:val="a8"/>
      </w:pPr>
      <w:r>
        <w:rPr>
          <w:rFonts w:hint="eastAsia"/>
        </w:rPr>
        <w:t>대표이사</w:t>
      </w:r>
      <w:r>
        <w:rPr>
          <w:rFonts w:hint="eastAsia"/>
        </w:rPr>
        <w:t xml:space="preserve">: </w:t>
      </w:r>
      <w:r>
        <w:rPr>
          <w:rFonts w:hint="eastAsia"/>
        </w:rPr>
        <w:t>배상돈</w:t>
      </w:r>
      <w:r>
        <w:rPr>
          <w:rFonts w:hint="eastAsia"/>
        </w:rPr>
        <w:t xml:space="preserve">, </w:t>
      </w:r>
      <w:r>
        <w:rPr>
          <w:rFonts w:hint="eastAsia"/>
        </w:rPr>
        <w:t>박광호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04DDEF29" w14:textId="77777777" w:rsidR="00B41D14" w:rsidRDefault="00B41D14">
      <w:pPr>
        <w:pStyle w:val="a8"/>
      </w:pPr>
    </w:p>
    <w:p w14:paraId="512C98DD" w14:textId="77777777" w:rsidR="00B41D14" w:rsidRDefault="00444466">
      <w:pPr>
        <w:pStyle w:val="a8"/>
      </w:pPr>
      <w:r>
        <w:rPr>
          <w:rFonts w:hint="eastAsia"/>
        </w:rPr>
        <w:t>[</w:t>
      </w:r>
      <w:r>
        <w:rPr>
          <w:rFonts w:hint="eastAsia"/>
        </w:rPr>
        <w:t>임차인</w:t>
      </w:r>
      <w:r>
        <w:rPr>
          <w:rFonts w:hint="eastAsia"/>
        </w:rPr>
        <w:t xml:space="preserve">] </w:t>
      </w:r>
    </w:p>
    <w:p w14:paraId="36F12D21" w14:textId="77777777" w:rsidR="00B41D14" w:rsidRDefault="00444466">
      <w:pPr>
        <w:pStyle w:val="a8"/>
      </w:pPr>
      <w:r>
        <w:rPr>
          <w:rFonts w:hint="eastAsia"/>
        </w:rPr>
        <w:t>업체명</w:t>
      </w:r>
      <w:r>
        <w:rPr>
          <w:rFonts w:hint="eastAsia"/>
        </w:rPr>
        <w:t xml:space="preserve">: </w:t>
      </w:r>
      <w:r>
        <w:rPr>
          <w:rFonts w:hint="eastAsia"/>
        </w:rPr>
        <w:t>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바로스</w:t>
      </w:r>
    </w:p>
    <w:p w14:paraId="5D5D1278" w14:textId="77777777" w:rsidR="00B41D14" w:rsidRDefault="00444466">
      <w:pPr>
        <w:pStyle w:val="a8"/>
        <w:rPr>
          <w:color w:val="000000"/>
        </w:rPr>
      </w:pPr>
      <w:r>
        <w:rPr>
          <w:rFonts w:hint="eastAsia"/>
          <w:color w:val="000000"/>
        </w:rPr>
        <w:t>주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소</w:t>
      </w:r>
      <w:r>
        <w:rPr>
          <w:rFonts w:hint="eastAsia"/>
          <w:color w:val="000000"/>
        </w:rPr>
        <w:t xml:space="preserve">: </w:t>
      </w:r>
      <w:r>
        <w:rPr>
          <w:rFonts w:hint="eastAsia"/>
          <w:color w:val="000000"/>
        </w:rPr>
        <w:t>경기도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용인시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처인구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양지면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남평로</w:t>
      </w:r>
      <w:r>
        <w:rPr>
          <w:rFonts w:hint="eastAsia"/>
          <w:color w:val="000000"/>
        </w:rPr>
        <w:t xml:space="preserve"> 111-73</w:t>
      </w:r>
    </w:p>
    <w:p w14:paraId="569A6A5F" w14:textId="77777777" w:rsidR="00B41D14" w:rsidRDefault="00444466">
      <w:pPr>
        <w:pStyle w:val="a8"/>
        <w:rPr>
          <w:color w:val="000000"/>
        </w:rPr>
      </w:pPr>
      <w:r>
        <w:rPr>
          <w:rFonts w:hint="eastAsia"/>
          <w:color w:val="000000"/>
        </w:rPr>
        <w:t>대표이사</w:t>
      </w:r>
      <w:r>
        <w:rPr>
          <w:rFonts w:hint="eastAsia"/>
          <w:color w:val="000000"/>
        </w:rPr>
        <w:t xml:space="preserve">: </w:t>
      </w:r>
      <w:r>
        <w:rPr>
          <w:rFonts w:hint="eastAsia"/>
          <w:color w:val="000000"/>
        </w:rPr>
        <w:t>박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성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인</w:t>
      </w:r>
      <w:r>
        <w:rPr>
          <w:rFonts w:hint="eastAsia"/>
          <w:color w:val="000000"/>
        </w:rPr>
        <w:t>)</w:t>
      </w:r>
    </w:p>
    <w:sectPr w:rsidR="00B41D14">
      <w:pgSz w:w="11906" w:h="16838"/>
      <w:pgMar w:top="851" w:right="1134" w:bottom="851" w:left="1134" w:header="851" w:footer="99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만든 이" w:date="2024-10-11T10:22:00Z" w:initials="오전">
    <w:p w14:paraId="5FC28E72" w14:textId="77777777" w:rsidR="008A6474" w:rsidRDefault="008A647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계약체결일자를 명시해 주시기 바랍니다.</w:t>
      </w:r>
      <w:r>
        <w:t xml:space="preserve"> </w:t>
      </w:r>
    </w:p>
  </w:comment>
  <w:comment w:id="4" w:author="만든 이" w:date="2024-10-11T10:54:00Z" w:initials="오전">
    <w:p w14:paraId="57EA9F85" w14:textId="136FF30D" w:rsidR="00E72E72" w:rsidRDefault="00E72E72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임대차보증금이 있는 경우 위 </w:t>
      </w:r>
      <w:r w:rsidR="00444466">
        <w:rPr>
          <w:rFonts w:hint="eastAsia"/>
        </w:rPr>
        <w:t xml:space="preserve">문구를 </w:t>
      </w:r>
      <w:proofErr w:type="spellStart"/>
      <w:r w:rsidR="00444466">
        <w:rPr>
          <w:rFonts w:hint="eastAsia"/>
        </w:rPr>
        <w:t>넣어주시고</w:t>
      </w:r>
      <w:proofErr w:type="spellEnd"/>
      <w:r w:rsidR="00444466">
        <w:rPr>
          <w:rFonts w:hint="eastAsia"/>
        </w:rPr>
        <w:t xml:space="preserve"> 보증금이 없는 경우 삭제해 주시기 바랍니다.</w:t>
      </w:r>
      <w:r w:rsidR="00444466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FC28E72" w15:done="0"/>
  <w15:commentEx w15:paraId="57EA9F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FC28E72" w16cid:durableId="2AB37ACA"/>
  <w16cid:commentId w16cid:paraId="57EA9F85" w16cid:durableId="2AB382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D14"/>
    <w:rsid w:val="00444466"/>
    <w:rsid w:val="008A6474"/>
    <w:rsid w:val="00B41D14"/>
    <w:rsid w:val="00E7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70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</w:style>
  <w:style w:type="paragraph" w:styleId="a6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a9">
    <w:name w:val="Date"/>
    <w:basedOn w:val="a"/>
    <w:next w:val="a"/>
    <w:link w:val="Char2"/>
    <w:uiPriority w:val="99"/>
    <w:semiHidden/>
    <w:unhideWhenUsed/>
  </w:style>
  <w:style w:type="character" w:customStyle="1" w:styleId="Char2">
    <w:name w:val="날짜 Char"/>
    <w:basedOn w:val="a0"/>
    <w:link w:val="a9"/>
    <w:uiPriority w:val="99"/>
    <w:semiHidden/>
  </w:style>
  <w:style w:type="character" w:styleId="aa">
    <w:name w:val="annotation reference"/>
    <w:basedOn w:val="a0"/>
    <w:uiPriority w:val="99"/>
    <w:semiHidden/>
    <w:unhideWhenUsed/>
    <w:rsid w:val="008A647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8A6474"/>
    <w:pPr>
      <w:jc w:val="left"/>
    </w:pPr>
  </w:style>
  <w:style w:type="character" w:customStyle="1" w:styleId="Char3">
    <w:name w:val="메모 텍스트 Char"/>
    <w:basedOn w:val="a0"/>
    <w:link w:val="ab"/>
    <w:uiPriority w:val="99"/>
    <w:semiHidden/>
    <w:rsid w:val="008A6474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8A647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8A6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2021-05-26T07:24:00Z</cp:lastPrinted>
  <dcterms:created xsi:type="dcterms:W3CDTF">2024-10-11T01:26:00Z</dcterms:created>
  <dcterms:modified xsi:type="dcterms:W3CDTF">2024-10-11T02:01:00Z</dcterms:modified>
  <cp:version>1000.0100.01</cp:version>
</cp:coreProperties>
</file>