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3CEFC5" w14:textId="564E9A38" w:rsidR="00AA6728" w:rsidRPr="00D50BE5" w:rsidRDefault="00AA6728" w:rsidP="00AA6728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31C753AD" w14:textId="470514A6" w:rsidR="00AA6728" w:rsidRPr="003C7775" w:rsidRDefault="00AA6728" w:rsidP="00AA6728">
      <w:pPr>
        <w:jc w:val="center"/>
        <w:rPr>
          <w:b/>
          <w:sz w:val="28"/>
        </w:rPr>
      </w:pPr>
      <w:bookmarkStart w:id="0" w:name="_GoBack"/>
      <w:bookmarkEnd w:id="0"/>
      <w:r w:rsidRPr="003C7775">
        <w:rPr>
          <w:rFonts w:hint="eastAsia"/>
          <w:b/>
          <w:sz w:val="28"/>
        </w:rPr>
        <w:t>서약서</w:t>
      </w:r>
    </w:p>
    <w:p w14:paraId="46E1D81B" w14:textId="77777777" w:rsidR="00AA6728" w:rsidRDefault="00AA6728" w:rsidP="00AA6728"/>
    <w:p w14:paraId="612C6FDA" w14:textId="77777777" w:rsidR="00AA6728" w:rsidRDefault="00AA6728" w:rsidP="00AA6728">
      <w:proofErr w:type="gramStart"/>
      <w:r>
        <w:rPr>
          <w:rFonts w:hint="eastAsia"/>
        </w:rPr>
        <w:t xml:space="preserve">상호 </w:t>
      </w:r>
      <w:r>
        <w:t>:</w:t>
      </w:r>
      <w:proofErr w:type="gramEnd"/>
    </w:p>
    <w:p w14:paraId="00CBFB8E" w14:textId="77777777" w:rsidR="00AA6728" w:rsidRDefault="00AA6728" w:rsidP="00AA6728">
      <w:proofErr w:type="gramStart"/>
      <w:r>
        <w:rPr>
          <w:rFonts w:hint="eastAsia"/>
        </w:rPr>
        <w:t xml:space="preserve">주소 </w:t>
      </w:r>
      <w:r>
        <w:t>:</w:t>
      </w:r>
      <w:proofErr w:type="gramEnd"/>
    </w:p>
    <w:p w14:paraId="2C7E25A4" w14:textId="77777777" w:rsidR="00AA6728" w:rsidRDefault="00AA6728" w:rsidP="00AA6728">
      <w:proofErr w:type="gramStart"/>
      <w:r>
        <w:rPr>
          <w:rFonts w:hint="eastAsia"/>
        </w:rPr>
        <w:t xml:space="preserve">대표자 </w:t>
      </w:r>
      <w:r>
        <w:t>:</w:t>
      </w:r>
      <w:proofErr w:type="gramEnd"/>
      <w:r>
        <w:t xml:space="preserve"> </w:t>
      </w:r>
    </w:p>
    <w:p w14:paraId="7E76E11D" w14:textId="77777777" w:rsidR="00AA6728" w:rsidRDefault="00AA6728" w:rsidP="00AA6728"/>
    <w:p w14:paraId="65DC2427" w14:textId="77777777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1" w:author="김현주 (Hyunjoo Kim)" w:date="2025-12-30T09:41:00Z"/>
          <w:rPrChange w:id="2" w:author="김현주 (Hyunjoo Kim)" w:date="2025-12-30T09:41:00Z">
            <w:rPr>
              <w:ins w:id="3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4" w:author="김현주 (Hyunjoo Kim)" w:date="2025-12-30T09:41:00Z">
        <w:r w:rsidRPr="009269DF">
          <w:rPr>
            <w:rPrChange w:id="5" w:author="김현주 (Hyunjoo Kim)" w:date="2025-12-30T09:41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1. 예외적 물품공급계약 체결 범위</w:t>
        </w:r>
      </w:ins>
    </w:p>
    <w:p w14:paraId="4963CB67" w14:textId="266F9D73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6" w:author="김현주 (Hyunjoo Kim)" w:date="2025-12-30T09:41:00Z"/>
          <w:rPrChange w:id="7" w:author="김현주 (Hyunjoo Kim)" w:date="2025-12-30T09:41:00Z">
            <w:rPr>
              <w:ins w:id="8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9" w:author="김현주 (Hyunjoo Kim)" w:date="2025-12-30T09:41:00Z">
        <w:r w:rsidRPr="009269DF">
          <w:rPr>
            <w:rPrChange w:id="10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본인은 기본 「</w:t>
        </w:r>
        <w:proofErr w:type="spellStart"/>
        <w:r w:rsidRPr="009269DF">
          <w:rPr>
            <w:rPrChange w:id="11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퍼시스</w:t>
        </w:r>
        <w:proofErr w:type="spellEnd"/>
        <w:r w:rsidRPr="009269DF">
          <w:rPr>
            <w:rPrChange w:id="12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 위탁판매 대리점 계약」(이하 “대리점 계약”)에 따른 위탁판매 방식으로는 거래가 불가능한 경우로서,</w:t>
        </w:r>
      </w:ins>
      <w:ins w:id="13" w:author="김현주 (Hyunjoo Kim)" w:date="2025-12-30T09:55:00Z">
        <w:r w:rsidR="00962EEF">
          <w:t xml:space="preserve"> </w:t>
        </w:r>
      </w:ins>
      <w:ins w:id="14" w:author="김현주 (Hyunjoo Kim)" w:date="2025-12-30T09:41:00Z">
        <w:r w:rsidRPr="009269DF">
          <w:rPr>
            <w:rPrChange w:id="15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다음 각 호의 요건을 </w:t>
        </w:r>
        <w:r w:rsidRPr="009269DF">
          <w:rPr>
            <w:rPrChange w:id="16" w:author="김현주 (Hyunjoo Kim)" w:date="2025-12-30T09:41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모두 충족하는 수요자와의 거래에 한하여</w:t>
        </w:r>
        <w:r w:rsidRPr="009269DF">
          <w:rPr>
            <w:rPrChange w:id="17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 회사와 물품공급계약을 체결하여 물품을 공급합니다.</w:t>
        </w:r>
      </w:ins>
    </w:p>
    <w:p w14:paraId="147F0317" w14:textId="586DF664" w:rsidR="009269DF" w:rsidRPr="009269DF" w:rsidRDefault="009269DF" w:rsidP="00962EEF">
      <w:pPr>
        <w:pStyle w:val="a6"/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ind w:leftChars="0"/>
        <w:jc w:val="left"/>
        <w:rPr>
          <w:ins w:id="18" w:author="김현주 (Hyunjoo Kim)" w:date="2025-12-30T09:41:00Z"/>
          <w:rPrChange w:id="19" w:author="김현주 (Hyunjoo Kim)" w:date="2025-12-30T09:41:00Z">
            <w:rPr>
              <w:ins w:id="20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21" w:author="김현주 (Hyunjoo Kim)" w:date="2025-12-30T09:55:00Z">
          <w:pPr>
            <w:widowControl/>
            <w:numPr>
              <w:numId w:val="28"/>
            </w:numPr>
            <w:tabs>
              <w:tab w:val="num" w:pos="720"/>
            </w:tabs>
            <w:wordWrap/>
            <w:autoSpaceDE/>
            <w:autoSpaceDN/>
            <w:spacing w:before="100" w:beforeAutospacing="1" w:after="100" w:afterAutospacing="1"/>
            <w:ind w:left="720" w:hanging="360"/>
            <w:jc w:val="left"/>
          </w:pPr>
        </w:pPrChange>
      </w:pPr>
      <w:ins w:id="22" w:author="김현주 (Hyunjoo Kim)" w:date="2025-12-30T09:41:00Z">
        <w:r w:rsidRPr="009269DF">
          <w:rPr>
            <w:rPrChange w:id="23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「중소기업 제품 구매 촉진 및 판로 지원에 관한 법률」,</w:t>
        </w:r>
        <w:r w:rsidRPr="009269DF">
          <w:rPr>
            <w:rPrChange w:id="24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br/>
          <w:t>「국가를 당사자로 하는 계약에 관한 법률」,</w:t>
        </w:r>
        <w:r w:rsidRPr="009269DF">
          <w:rPr>
            <w:rPrChange w:id="25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br/>
          <w:t>「지방자치단체를 당사자로 하는 계약에 관한 법률」 등 관련 법령에 따라</w:t>
        </w:r>
        <w:r w:rsidRPr="009269DF">
          <w:rPr>
            <w:rPrChange w:id="26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br/>
        </w:r>
        <w:r w:rsidRPr="009269DF">
          <w:rPr>
            <w:rPrChange w:id="27" w:author="김현주 (Hyunjoo Kim)" w:date="2025-12-30T09:41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회사가 직접 계약 당사자가 될 수 없는 국가·공공기관 또는 이에 준하는 수요자인 경우</w:t>
        </w:r>
      </w:ins>
    </w:p>
    <w:p w14:paraId="67A64692" w14:textId="77777777" w:rsidR="009269DF" w:rsidRPr="009269DF" w:rsidRDefault="009269DF" w:rsidP="009269D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jc w:val="left"/>
        <w:rPr>
          <w:ins w:id="28" w:author="김현주 (Hyunjoo Kim)" w:date="2025-12-30T09:41:00Z"/>
          <w:rPrChange w:id="29" w:author="김현주 (Hyunjoo Kim)" w:date="2025-12-30T09:41:00Z">
            <w:rPr>
              <w:ins w:id="30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31" w:author="김현주 (Hyunjoo Kim)" w:date="2025-12-30T09:41:00Z">
        <w:r w:rsidRPr="009269DF">
          <w:rPr>
            <w:rPrChange w:id="32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해당 수요자에게 공급되는 물품이 </w:t>
        </w:r>
        <w:r w:rsidRPr="009269DF">
          <w:rPr>
            <w:rPrChange w:id="33" w:author="김현주 (Hyunjoo Kim)" w:date="2025-12-30T09:41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입찰·계약 목적에 따라 최종소비자에게 직접 납품되는 경우</w:t>
        </w:r>
      </w:ins>
    </w:p>
    <w:p w14:paraId="7DF056E5" w14:textId="42DCA4CB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34" w:author="김현주 (Hyunjoo Kim)" w:date="2025-12-30T09:41:00Z"/>
          <w:rFonts w:hint="eastAsia"/>
          <w:rPrChange w:id="35" w:author="김현주 (Hyunjoo Kim)" w:date="2025-12-30T09:41:00Z">
            <w:rPr>
              <w:ins w:id="36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37" w:author="김현주 (Hyunjoo Kim)" w:date="2025-12-30T09:41:00Z">
          <w:pPr>
            <w:widowControl/>
            <w:wordWrap/>
            <w:autoSpaceDE/>
            <w:autoSpaceDN/>
            <w:jc w:val="left"/>
          </w:pPr>
        </w:pPrChange>
      </w:pPr>
      <w:ins w:id="38" w:author="김현주 (Hyunjoo Kim)" w:date="2025-12-30T09:41:00Z">
        <w:r w:rsidRPr="009269DF">
          <w:rPr>
            <w:rPrChange w:id="39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본인은 위 각 호의 요건에 해당하지 않는 일반적인 수요자와의 거래에 대해서는, 대리점 계약에 따라 위탁판매 방식으로 물품을 공급합니다.</w:t>
        </w:r>
      </w:ins>
    </w:p>
    <w:p w14:paraId="08428E33" w14:textId="77777777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40" w:author="김현주 (Hyunjoo Kim)" w:date="2025-12-30T09:41:00Z"/>
          <w:rPrChange w:id="41" w:author="김현주 (Hyunjoo Kim)" w:date="2025-12-30T09:41:00Z">
            <w:rPr>
              <w:ins w:id="42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43" w:author="김현주 (Hyunjoo Kim)" w:date="2025-12-30T09:41:00Z">
        <w:r w:rsidRPr="009269DF">
          <w:rPr>
            <w:rPrChange w:id="44" w:author="김현주 (Hyunjoo Kim)" w:date="2025-12-30T09:41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2. 사전 수요자 정보 제공 및 거래 범위 준수</w:t>
        </w:r>
      </w:ins>
    </w:p>
    <w:p w14:paraId="7C55E981" w14:textId="131E68C8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45" w:author="김현주 (Hyunjoo Kim)" w:date="2025-12-30T09:41:00Z"/>
          <w:rPrChange w:id="46" w:author="김현주 (Hyunjoo Kim)" w:date="2025-12-30T09:41:00Z">
            <w:rPr>
              <w:ins w:id="47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48" w:author="김현주 (Hyunjoo Kim)" w:date="2025-12-30T09:41:00Z">
        <w:r w:rsidRPr="009269DF">
          <w:rPr>
            <w:rPrChange w:id="49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본인은 물품공급계약 체결에 앞서,</w:t>
        </w:r>
      </w:ins>
      <w:ins w:id="50" w:author="김현주 (Hyunjoo Kim)" w:date="2025-12-30T09:55:00Z">
        <w:r w:rsidR="00962EEF">
          <w:t xml:space="preserve"> </w:t>
        </w:r>
      </w:ins>
      <w:ins w:id="51" w:author="김현주 (Hyunjoo Kim)" w:date="2025-12-30T09:41:00Z">
        <w:r w:rsidRPr="009269DF">
          <w:rPr>
            <w:rPrChange w:id="52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해당 거래가 제1항의 요건에 해당함을 확인할 수 있도록 수요자의 성격, 거래 목적 및 최종 </w:t>
        </w:r>
        <w:proofErr w:type="spellStart"/>
        <w:r w:rsidRPr="009269DF">
          <w:rPr>
            <w:rPrChange w:id="53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납품처</w:t>
        </w:r>
        <w:proofErr w:type="spellEnd"/>
        <w:r w:rsidRPr="009269DF">
          <w:rPr>
            <w:rPrChange w:id="54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 등에 관한 정보를 회사에 사전 통지합니다.</w:t>
        </w:r>
      </w:ins>
    </w:p>
    <w:p w14:paraId="2541575F" w14:textId="5F573047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55" w:author="김현주 (Hyunjoo Kim)" w:date="2025-12-30T09:41:00Z"/>
          <w:rFonts w:hint="eastAsia"/>
          <w:rPrChange w:id="56" w:author="김현주 (Hyunjoo Kim)" w:date="2025-12-30T09:41:00Z">
            <w:rPr>
              <w:ins w:id="57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58" w:author="김현주 (Hyunjoo Kim)" w:date="2025-12-30T09:41:00Z">
          <w:pPr>
            <w:widowControl/>
            <w:wordWrap/>
            <w:autoSpaceDE/>
            <w:autoSpaceDN/>
            <w:jc w:val="left"/>
          </w:pPr>
        </w:pPrChange>
      </w:pPr>
      <w:ins w:id="59" w:author="김현주 (Hyunjoo Kim)" w:date="2025-12-30T09:41:00Z">
        <w:r w:rsidRPr="009269DF">
          <w:rPr>
            <w:rPrChange w:id="60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본인은 물품공급계약을 통해 공급받은 물품을</w:t>
        </w:r>
      </w:ins>
      <w:ins w:id="61" w:author="김현주 (Hyunjoo Kim)" w:date="2025-12-30T09:55:00Z">
        <w:r w:rsidR="00962EEF">
          <w:t xml:space="preserve"> </w:t>
        </w:r>
      </w:ins>
      <w:ins w:id="62" w:author="김현주 (Hyunjoo Kim)" w:date="2025-12-30T09:41:00Z">
        <w:r w:rsidRPr="009269DF">
          <w:rPr>
            <w:rPrChange w:id="63" w:author="김현주 (Hyunjoo Kim)" w:date="2025-12-30T09:41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해당 계약에서 특정된 최종소비자에게만 공급</w:t>
        </w:r>
        <w:r w:rsidRPr="009269DF">
          <w:rPr>
            <w:rPrChange w:id="64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하며,</w:t>
        </w:r>
        <w:r w:rsidRPr="009269DF">
          <w:rPr>
            <w:rPrChange w:id="65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br/>
          <w:t>이를 제3자에게 전매하거나 다른 거래에 사용하는 행위를 하지 않습니다.</w:t>
        </w:r>
      </w:ins>
    </w:p>
    <w:p w14:paraId="56C19D32" w14:textId="77777777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66" w:author="김현주 (Hyunjoo Kim)" w:date="2025-12-30T09:41:00Z"/>
          <w:rPrChange w:id="67" w:author="김현주 (Hyunjoo Kim)" w:date="2025-12-30T09:41:00Z">
            <w:rPr>
              <w:ins w:id="68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69" w:author="김현주 (Hyunjoo Kim)" w:date="2025-12-30T09:41:00Z">
        <w:r w:rsidRPr="009269DF">
          <w:rPr>
            <w:rPrChange w:id="70" w:author="김현주 (Hyunjoo Kim)" w:date="2025-12-30T09:41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3. 관련 법령 준수 및 책임의 범위</w:t>
        </w:r>
      </w:ins>
    </w:p>
    <w:p w14:paraId="5CB85E28" w14:textId="76C9F865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71" w:author="김현주 (Hyunjoo Kim)" w:date="2025-12-30T09:41:00Z"/>
          <w:rPrChange w:id="72" w:author="김현주 (Hyunjoo Kim)" w:date="2025-12-30T09:41:00Z">
            <w:rPr>
              <w:ins w:id="73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74" w:author="김현주 (Hyunjoo Kim)" w:date="2025-12-30T09:41:00Z">
        <w:r w:rsidRPr="009269DF">
          <w:rPr>
            <w:rPrChange w:id="75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본인은 물품공급계약의 체결 및 이행 과정에서</w:t>
        </w:r>
      </w:ins>
      <w:ins w:id="76" w:author="김현주 (Hyunjoo Kim)" w:date="2025-12-30T09:55:00Z">
        <w:r w:rsidR="00962EEF">
          <w:t xml:space="preserve"> </w:t>
        </w:r>
      </w:ins>
      <w:ins w:id="77" w:author="김현주 (Hyunjoo Kim)" w:date="2025-12-30T09:41:00Z">
        <w:r w:rsidRPr="009269DF">
          <w:rPr>
            <w:rPrChange w:id="78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「중소기업 제품 구매 촉진 및 판로 지원에 관한 법률」,</w:t>
        </w:r>
      </w:ins>
      <w:ins w:id="79" w:author="김현주 (Hyunjoo Kim)" w:date="2025-12-30T09:55:00Z">
        <w:r w:rsidR="00962EEF">
          <w:t xml:space="preserve"> </w:t>
        </w:r>
      </w:ins>
      <w:ins w:id="80" w:author="김현주 (Hyunjoo Kim)" w:date="2025-12-30T09:41:00Z">
        <w:r w:rsidRPr="009269DF">
          <w:rPr>
            <w:rPrChange w:id="81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「국가를 당사자로 하는 계약에 관한 법률」,</w:t>
        </w:r>
      </w:ins>
      <w:ins w:id="82" w:author="김현주 (Hyunjoo Kim)" w:date="2025-12-30T09:55:00Z">
        <w:r w:rsidR="00962EEF">
          <w:t xml:space="preserve"> </w:t>
        </w:r>
      </w:ins>
      <w:ins w:id="83" w:author="김현주 (Hyunjoo Kim)" w:date="2025-12-30T09:41:00Z">
        <w:r w:rsidRPr="009269DF">
          <w:rPr>
            <w:rPrChange w:id="84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「지방자치단체를 당사자로 하는 계약에 관한 법률」 등 관련 법령을 준수합니다.</w:t>
        </w:r>
      </w:ins>
    </w:p>
    <w:p w14:paraId="4881BBD0" w14:textId="7D0F07C7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85" w:author="김현주 (Hyunjoo Kim)" w:date="2025-12-30T09:41:00Z"/>
          <w:rFonts w:hint="eastAsia"/>
          <w:rPrChange w:id="86" w:author="김현주 (Hyunjoo Kim)" w:date="2025-12-30T09:41:00Z">
            <w:rPr>
              <w:ins w:id="87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88" w:author="김현주 (Hyunjoo Kim)" w:date="2025-12-30T09:41:00Z">
          <w:pPr>
            <w:widowControl/>
            <w:wordWrap/>
            <w:autoSpaceDE/>
            <w:autoSpaceDN/>
            <w:jc w:val="left"/>
          </w:pPr>
        </w:pPrChange>
      </w:pPr>
      <w:ins w:id="89" w:author="김현주 (Hyunjoo Kim)" w:date="2025-12-30T09:41:00Z">
        <w:r w:rsidRPr="009269DF">
          <w:rPr>
            <w:rPrChange w:id="90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다만, 관련 법령 위반으로 인한 책임은</w:t>
        </w:r>
      </w:ins>
      <w:ins w:id="91" w:author="김현주 (Hyunjoo Kim)" w:date="2025-12-30T09:55:00Z">
        <w:r w:rsidR="00962EEF">
          <w:t xml:space="preserve"> </w:t>
        </w:r>
      </w:ins>
      <w:ins w:id="92" w:author="김현주 (Hyunjoo Kim)" w:date="2025-12-30T09:41:00Z">
        <w:r w:rsidRPr="009269DF">
          <w:rPr>
            <w:rPrChange w:id="93" w:author="김현주 (Hyunjoo Kim)" w:date="2025-12-30T09:41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본인의 고의 또는 과실로 발생한 범위에 한하여 본인이 부담</w:t>
        </w:r>
      </w:ins>
      <w:ins w:id="94" w:author="김현주 (Hyunjoo Kim)" w:date="2025-12-30T09:55:00Z">
        <w:r w:rsidR="00962EEF">
          <w:rPr>
            <w:rFonts w:hint="eastAsia"/>
          </w:rPr>
          <w:t>합니다.</w:t>
        </w:r>
        <w:r w:rsidR="00962EEF">
          <w:t xml:space="preserve"> </w:t>
        </w:r>
      </w:ins>
      <w:ins w:id="95" w:author="김현주 (Hyunjoo Kim)" w:date="2025-12-30T09:41:00Z">
        <w:r w:rsidRPr="009269DF">
          <w:rPr>
            <w:rPrChange w:id="96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br/>
        </w:r>
      </w:ins>
    </w:p>
    <w:p w14:paraId="340F00EA" w14:textId="77777777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97" w:author="김현주 (Hyunjoo Kim)" w:date="2025-12-30T09:41:00Z"/>
          <w:rPrChange w:id="98" w:author="김현주 (Hyunjoo Kim)" w:date="2025-12-30T09:41:00Z">
            <w:rPr>
              <w:ins w:id="99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</w:pPr>
      <w:ins w:id="100" w:author="김현주 (Hyunjoo Kim)" w:date="2025-12-30T09:41:00Z">
        <w:r w:rsidRPr="009269DF">
          <w:rPr>
            <w:rPrChange w:id="101" w:author="김현주 (Hyunjoo Kim)" w:date="2025-12-30T09:41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lastRenderedPageBreak/>
          <w:t>4. 정보의 진정성 및 성실 제공</w:t>
        </w:r>
      </w:ins>
    </w:p>
    <w:p w14:paraId="0BCA907D" w14:textId="4036D8D6" w:rsidR="009269DF" w:rsidRPr="009269DF" w:rsidRDefault="009269D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102" w:author="김현주 (Hyunjoo Kim)" w:date="2025-12-30T09:41:00Z"/>
          <w:rFonts w:hint="eastAsia"/>
          <w:rPrChange w:id="103" w:author="김현주 (Hyunjoo Kim)" w:date="2025-12-30T09:41:00Z">
            <w:rPr>
              <w:ins w:id="104" w:author="김현주 (Hyunjoo Kim)" w:date="2025-12-30T09:41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105" w:author="김현주 (Hyunjoo Kim)" w:date="2025-12-30T09:41:00Z">
          <w:pPr>
            <w:widowControl/>
            <w:wordWrap/>
            <w:autoSpaceDE/>
            <w:autoSpaceDN/>
            <w:jc w:val="left"/>
          </w:pPr>
        </w:pPrChange>
      </w:pPr>
      <w:ins w:id="106" w:author="김현주 (Hyunjoo Kim)" w:date="2025-12-30T09:41:00Z">
        <w:r w:rsidRPr="009269DF">
          <w:rPr>
            <w:rPrChange w:id="107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본인은 </w:t>
        </w:r>
      </w:ins>
      <w:ins w:id="108" w:author="김현주 (Hyunjoo Kim)" w:date="2025-12-30T09:56:00Z">
        <w:r w:rsidR="00962EEF">
          <w:rPr>
            <w:rFonts w:hint="eastAsia"/>
          </w:rPr>
          <w:t>수</w:t>
        </w:r>
      </w:ins>
      <w:ins w:id="109" w:author="김현주 (Hyunjoo Kim)" w:date="2025-12-30T09:41:00Z">
        <w:r w:rsidRPr="009269DF">
          <w:rPr>
            <w:rPrChange w:id="110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요자 및 거래 내용에 관한 정보를 허위로 제공하지 않으며,</w:t>
        </w:r>
      </w:ins>
      <w:ins w:id="111" w:author="김현주 (Hyunjoo Kim)" w:date="2025-12-30T09:56:00Z">
        <w:r w:rsidR="00962EEF">
          <w:t xml:space="preserve"> </w:t>
        </w:r>
      </w:ins>
      <w:ins w:id="112" w:author="김현주 (Hyunjoo Kim)" w:date="2025-12-30T09:41:00Z">
        <w:r w:rsidRPr="009269DF">
          <w:rPr>
            <w:rPrChange w:id="113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수요자에게도 허위 또는 오인 소지가 있는 정보를 제공하지 않을 것을 서약합니다.</w:t>
        </w:r>
      </w:ins>
    </w:p>
    <w:p w14:paraId="7515CB79" w14:textId="2D2AA078" w:rsidR="009269DF" w:rsidRPr="00962EEF" w:rsidRDefault="00962EEF" w:rsidP="009269DF">
      <w:pPr>
        <w:widowControl/>
        <w:wordWrap/>
        <w:autoSpaceDE/>
        <w:autoSpaceDN/>
        <w:spacing w:before="100" w:beforeAutospacing="1" w:after="100" w:afterAutospacing="1"/>
        <w:jc w:val="left"/>
        <w:rPr>
          <w:ins w:id="114" w:author="김현주 (Hyunjoo Kim)" w:date="2025-12-30T09:41:00Z"/>
          <w:rFonts w:hint="eastAsia"/>
          <w:rPrChange w:id="115" w:author="김현주 (Hyunjoo Kim)" w:date="2025-12-30T09:56:00Z">
            <w:rPr>
              <w:ins w:id="116" w:author="김현주 (Hyunjoo Kim)" w:date="2025-12-30T09:41:00Z"/>
              <w:rFonts w:ascii="굴림" w:eastAsia="굴림" w:hAnsi="굴림" w:cs="굴림" w:hint="eastAsia"/>
              <w:kern w:val="0"/>
              <w:sz w:val="24"/>
              <w:szCs w:val="24"/>
            </w:rPr>
          </w:rPrChange>
        </w:rPr>
      </w:pPr>
      <w:ins w:id="117" w:author="김현주 (Hyunjoo Kim)" w:date="2025-12-30T09:54:00Z">
        <w:r>
          <w:rPr>
            <w:rFonts w:hint="eastAsia"/>
          </w:rPr>
          <w:t xml:space="preserve">본 서약서는 </w:t>
        </w:r>
      </w:ins>
      <w:ins w:id="118" w:author="김현주 (Hyunjoo Kim)" w:date="2025-12-30T09:56:00Z">
        <w:r>
          <w:rPr>
            <w:rFonts w:hint="eastAsia"/>
          </w:rPr>
          <w:t>상</w:t>
        </w:r>
      </w:ins>
      <w:ins w:id="119" w:author="김현주 (Hyunjoo Kim)" w:date="2025-12-30T09:54:00Z">
        <w:r>
          <w:rPr>
            <w:rFonts w:hint="eastAsia"/>
          </w:rPr>
          <w:t>호신뢰를 바탕으로 한 약속으로,</w:t>
        </w:r>
        <w:r>
          <w:t xml:space="preserve"> </w:t>
        </w:r>
        <w:r>
          <w:rPr>
            <w:rFonts w:hint="eastAsia"/>
          </w:rPr>
          <w:t>본인은 반드시 본 서약을 준수할 것을 약속합니다.</w:t>
        </w:r>
      </w:ins>
      <w:ins w:id="120" w:author="김현주 (Hyunjoo Kim)" w:date="2025-12-30T09:56:00Z">
        <w:r>
          <w:rPr>
            <w:rFonts w:hint="eastAsia"/>
          </w:rPr>
          <w:t xml:space="preserve"> </w:t>
        </w:r>
      </w:ins>
      <w:ins w:id="121" w:author="김현주 (Hyunjoo Kim)" w:date="2025-12-30T09:41:00Z">
        <w:r w:rsidR="009269DF" w:rsidRPr="009269DF">
          <w:rPr>
            <w:rPrChange w:id="122" w:author="김현주 (Hyunjoo Kim)" w:date="2025-12-30T09:41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본 서약은 상기 물품공급계약과 관련된 거래에 한하여 적용</w:t>
        </w:r>
      </w:ins>
      <w:ins w:id="123" w:author="김현주 (Hyunjoo Kim)" w:date="2025-12-30T09:55:00Z">
        <w:r>
          <w:rPr>
            <w:rFonts w:hint="eastAsia"/>
          </w:rPr>
          <w:t>됩니다.</w:t>
        </w:r>
        <w:r>
          <w:t xml:space="preserve"> </w:t>
        </w:r>
      </w:ins>
    </w:p>
    <w:p w14:paraId="31A70764" w14:textId="5FDDAC89" w:rsidR="00AA6728" w:rsidDel="009269DF" w:rsidRDefault="00AA6728" w:rsidP="00AA6728">
      <w:pPr>
        <w:rPr>
          <w:del w:id="124" w:author="김현주 (Hyunjoo Kim)" w:date="2025-12-30T09:41:00Z"/>
        </w:rPr>
      </w:pPr>
      <w:del w:id="125" w:author="김현주 (Hyunjoo Kim)" w:date="2025-12-30T09:41:00Z">
        <w:r w:rsidDel="009269DF">
          <w:rPr>
            <w:rFonts w:hint="eastAsia"/>
          </w:rPr>
          <w:delText xml:space="preserve">상기 본인은 </w:delText>
        </w:r>
        <w:r w:rsidR="00100BB6" w:rsidDel="009269DF">
          <w:rPr>
            <w:rFonts w:hint="eastAsia"/>
          </w:rPr>
          <w:delText>퍼시스</w:delText>
        </w:r>
        <w:r w:rsidDel="009269DF">
          <w:delText>(</w:delText>
        </w:r>
        <w:r w:rsidDel="009269DF">
          <w:rPr>
            <w:rFonts w:hint="eastAsia"/>
          </w:rPr>
          <w:delText xml:space="preserve">이하 </w:delText>
        </w:r>
        <w:r w:rsidDel="009269DF">
          <w:delText>‘</w:delText>
        </w:r>
        <w:r w:rsidDel="009269DF">
          <w:rPr>
            <w:rFonts w:hint="eastAsia"/>
          </w:rPr>
          <w:delText>회사</w:delText>
        </w:r>
        <w:r w:rsidDel="009269DF">
          <w:delText>’</w:delText>
        </w:r>
        <w:r w:rsidDel="009269DF">
          <w:rPr>
            <w:rFonts w:hint="eastAsia"/>
          </w:rPr>
          <w:delText xml:space="preserve">라 합니다)와 </w:delText>
        </w:r>
        <w:r w:rsidR="00AD0803" w:rsidDel="009269DF">
          <w:rPr>
            <w:rFonts w:hint="eastAsia"/>
          </w:rPr>
          <w:delText>물품공급</w:delText>
        </w:r>
        <w:r w:rsidR="00005650" w:rsidDel="009269DF">
          <w:rPr>
            <w:rFonts w:hint="eastAsia"/>
          </w:rPr>
          <w:delText xml:space="preserve"> </w:delText>
        </w:r>
        <w:r w:rsidR="00AD0803" w:rsidDel="009269DF">
          <w:rPr>
            <w:rFonts w:hint="eastAsia"/>
          </w:rPr>
          <w:delText xml:space="preserve">계약을 </w:delText>
        </w:r>
        <w:r w:rsidR="00005650" w:rsidDel="009269DF">
          <w:rPr>
            <w:rFonts w:hint="eastAsia"/>
          </w:rPr>
          <w:delText>체결</w:delText>
        </w:r>
        <w:r w:rsidDel="009269DF">
          <w:rPr>
            <w:rFonts w:hint="eastAsia"/>
          </w:rPr>
          <w:delText>하면서</w:delText>
        </w:r>
        <w:r w:rsidR="001D148E" w:rsidDel="009269DF">
          <w:delText xml:space="preserve"> </w:delText>
        </w:r>
        <w:r w:rsidDel="009269DF">
          <w:rPr>
            <w:rFonts w:hint="eastAsia"/>
          </w:rPr>
          <w:delText>계약내용을 이행하고 다음사항을 철저하게 준수할 것임을 서약합니다.</w:delText>
        </w:r>
        <w:r w:rsidDel="009269DF">
          <w:delText xml:space="preserve"> </w:delText>
        </w:r>
      </w:del>
    </w:p>
    <w:p w14:paraId="6FD34E22" w14:textId="5630E2A1" w:rsidR="00AA6728" w:rsidDel="009269DF" w:rsidRDefault="00AA6728" w:rsidP="00AA6728">
      <w:pPr>
        <w:rPr>
          <w:del w:id="126" w:author="김현주 (Hyunjoo Kim)" w:date="2025-12-30T09:41:00Z"/>
        </w:rPr>
      </w:pPr>
    </w:p>
    <w:p w14:paraId="1C450A9E" w14:textId="2C7312AE" w:rsidR="001C375B" w:rsidDel="009269DF" w:rsidRDefault="001C375B" w:rsidP="00AA6728">
      <w:pPr>
        <w:rPr>
          <w:del w:id="127" w:author="김현주 (Hyunjoo Kim)" w:date="2025-12-30T09:41:00Z"/>
        </w:rPr>
      </w:pPr>
    </w:p>
    <w:p w14:paraId="72B5C0AB" w14:textId="02496EDF" w:rsidR="00D5574B" w:rsidDel="009269DF" w:rsidRDefault="001C375B" w:rsidP="00AA6728">
      <w:pPr>
        <w:rPr>
          <w:del w:id="128" w:author="김현주 (Hyunjoo Kim)" w:date="2025-12-30T09:41:00Z"/>
        </w:rPr>
      </w:pPr>
      <w:del w:id="129" w:author="김현주 (Hyunjoo Kim)" w:date="2025-12-30T09:41:00Z">
        <w:r w:rsidDel="009269DF">
          <w:rPr>
            <w:rFonts w:hint="eastAsia"/>
          </w:rPr>
          <w:delText>1</w:delText>
        </w:r>
        <w:r w:rsidDel="009269DF">
          <w:delText xml:space="preserve">. </w:delText>
        </w:r>
        <w:r w:rsidDel="009269DF">
          <w:rPr>
            <w:rFonts w:hint="eastAsia"/>
          </w:rPr>
          <w:delText>본인은</w:delText>
        </w:r>
        <w:r w:rsidDel="009269DF">
          <w:delText xml:space="preserve"> </w:delText>
        </w:r>
        <w:r w:rsidDel="009269DF">
          <w:rPr>
            <w:rFonts w:hint="eastAsia"/>
          </w:rPr>
          <w:delText>기본</w:delText>
        </w:r>
        <w:r w:rsidR="00DD56F0" w:rsidDel="009269DF">
          <w:delText xml:space="preserve"> ‘</w:delText>
        </w:r>
        <w:r w:rsidR="00DD56F0" w:rsidDel="009269DF">
          <w:rPr>
            <w:rFonts w:hint="eastAsia"/>
          </w:rPr>
          <w:delText xml:space="preserve">퍼시스 위탁판매 </w:delText>
        </w:r>
        <w:r w:rsidDel="009269DF">
          <w:rPr>
            <w:rFonts w:hint="eastAsia"/>
          </w:rPr>
          <w:delText>대리점 계약</w:delText>
        </w:r>
        <w:r w:rsidR="00DD56F0" w:rsidDel="009269DF">
          <w:delText>’</w:delText>
        </w:r>
        <w:r w:rsidR="001205EC" w:rsidDel="009269DF">
          <w:delText>(</w:delText>
        </w:r>
        <w:r w:rsidR="001205EC" w:rsidDel="009269DF">
          <w:rPr>
            <w:rFonts w:hint="eastAsia"/>
          </w:rPr>
          <w:delText xml:space="preserve">이하 </w:delText>
        </w:r>
        <w:r w:rsidR="001205EC" w:rsidDel="009269DF">
          <w:delText>‘</w:delText>
        </w:r>
        <w:r w:rsidR="001205EC" w:rsidDel="009269DF">
          <w:rPr>
            <w:rFonts w:hint="eastAsia"/>
          </w:rPr>
          <w:delText>대리점 계약</w:delText>
        </w:r>
        <w:r w:rsidR="001205EC" w:rsidDel="009269DF">
          <w:delText>’</w:delText>
        </w:r>
        <w:r w:rsidR="001205EC" w:rsidDel="009269DF">
          <w:rPr>
            <w:rFonts w:hint="eastAsia"/>
          </w:rPr>
          <w:delText>이라 합니다)</w:delText>
        </w:r>
        <w:r w:rsidR="00DD56F0" w:rsidDel="009269DF">
          <w:rPr>
            <w:rFonts w:hint="eastAsia"/>
          </w:rPr>
          <w:delText>을 통해서는</w:delText>
        </w:r>
        <w:r w:rsidR="004E602D" w:rsidDel="009269DF">
          <w:delText xml:space="preserve"> </w:delText>
        </w:r>
        <w:r w:rsidR="004E602D" w:rsidDel="009269DF">
          <w:rPr>
            <w:rFonts w:hint="eastAsia"/>
          </w:rPr>
          <w:delText xml:space="preserve">법률상 </w:delText>
        </w:r>
        <w:r w:rsidR="00DD56F0" w:rsidDel="009269DF">
          <w:rPr>
            <w:rFonts w:hint="eastAsia"/>
          </w:rPr>
          <w:delText xml:space="preserve">수요자의 구매목적을 달성할 수 없는 </w:delText>
        </w:r>
        <w:r w:rsidR="004E602D" w:rsidDel="009269DF">
          <w:rPr>
            <w:rFonts w:hint="eastAsia"/>
          </w:rPr>
          <w:delText xml:space="preserve">예외적인 수요자와 거래하는 경우에 한하여 </w:delText>
        </w:r>
        <w:r w:rsidR="004E602D" w:rsidDel="009269DF">
          <w:delText>‘</w:delText>
        </w:r>
        <w:r w:rsidR="004E602D" w:rsidDel="009269DF">
          <w:rPr>
            <w:rFonts w:hint="eastAsia"/>
          </w:rPr>
          <w:delText>회사</w:delText>
        </w:r>
        <w:r w:rsidR="004E602D" w:rsidDel="009269DF">
          <w:delText>’</w:delText>
        </w:r>
        <w:r w:rsidR="00912329" w:rsidDel="009269DF">
          <w:rPr>
            <w:rFonts w:hint="eastAsia"/>
          </w:rPr>
          <w:delText>와</w:delText>
        </w:r>
        <w:r w:rsidR="004E602D" w:rsidDel="009269DF">
          <w:rPr>
            <w:rFonts w:hint="eastAsia"/>
          </w:rPr>
          <w:delText xml:space="preserve"> 물품공급 계약</w:delText>
        </w:r>
        <w:r w:rsidR="00F3781F" w:rsidDel="009269DF">
          <w:rPr>
            <w:rFonts w:hint="eastAsia"/>
          </w:rPr>
          <w:delText xml:space="preserve"> 체결을 통해 수요자에게 물품을 공급하고</w:delText>
        </w:r>
        <w:r w:rsidR="001205EC" w:rsidDel="009269DF">
          <w:rPr>
            <w:rFonts w:hint="eastAsia"/>
          </w:rPr>
          <w:delText>,</w:delText>
        </w:r>
        <w:r w:rsidR="004E602D" w:rsidDel="009269DF">
          <w:rPr>
            <w:rFonts w:hint="eastAsia"/>
          </w:rPr>
          <w:delText xml:space="preserve"> 이에 해당하지 않는 수요자와는 </w:delText>
        </w:r>
        <w:r w:rsidR="004E602D" w:rsidDel="009269DF">
          <w:delText>‘</w:delText>
        </w:r>
        <w:r w:rsidR="004E602D" w:rsidDel="009269DF">
          <w:rPr>
            <w:rFonts w:hint="eastAsia"/>
          </w:rPr>
          <w:delText>대리점 계약</w:delText>
        </w:r>
        <w:r w:rsidR="004E602D" w:rsidDel="009269DF">
          <w:delText>’</w:delText>
        </w:r>
        <w:r w:rsidR="004E602D" w:rsidDel="009269DF">
          <w:rPr>
            <w:rFonts w:hint="eastAsia"/>
          </w:rPr>
          <w:delText xml:space="preserve">에 따라 수요자에게 물품을 공급할 </w:delText>
        </w:r>
        <w:r w:rsidR="00F3781F" w:rsidDel="009269DF">
          <w:rPr>
            <w:rFonts w:hint="eastAsia"/>
          </w:rPr>
          <w:delText>것을 서약합니다.</w:delText>
        </w:r>
        <w:r w:rsidR="00F3781F" w:rsidDel="009269DF">
          <w:delText xml:space="preserve"> </w:delText>
        </w:r>
      </w:del>
    </w:p>
    <w:p w14:paraId="60FD51C6" w14:textId="562F0DF8" w:rsidR="00D65F09" w:rsidDel="009269DF" w:rsidRDefault="00D65F09" w:rsidP="00AA6728">
      <w:pPr>
        <w:rPr>
          <w:del w:id="130" w:author="김현주 (Hyunjoo Kim)" w:date="2025-12-30T09:41:00Z"/>
        </w:rPr>
      </w:pPr>
    </w:p>
    <w:p w14:paraId="51AB13CA" w14:textId="6637BC55" w:rsidR="00F3781F" w:rsidDel="009269DF" w:rsidRDefault="00F3781F" w:rsidP="00AA6728">
      <w:pPr>
        <w:rPr>
          <w:del w:id="131" w:author="김현주 (Hyunjoo Kim)" w:date="2025-12-30T09:41:00Z"/>
        </w:rPr>
      </w:pPr>
    </w:p>
    <w:p w14:paraId="7608B843" w14:textId="5B9D423F" w:rsidR="00D65F09" w:rsidDel="009269DF" w:rsidRDefault="00D65F09" w:rsidP="00AA6728">
      <w:pPr>
        <w:rPr>
          <w:del w:id="132" w:author="김현주 (Hyunjoo Kim)" w:date="2025-12-30T09:41:00Z"/>
        </w:rPr>
      </w:pPr>
      <w:del w:id="133" w:author="김현주 (Hyunjoo Kim)" w:date="2025-12-30T09:41:00Z">
        <w:r w:rsidDel="009269DF">
          <w:rPr>
            <w:rFonts w:hint="eastAsia"/>
          </w:rPr>
          <w:delText>2</w:delText>
        </w:r>
        <w:r w:rsidDel="009269DF">
          <w:delText xml:space="preserve">. </w:delText>
        </w:r>
        <w:r w:rsidR="00F3781F" w:rsidDel="009269DF">
          <w:rPr>
            <w:rFonts w:hint="eastAsia"/>
          </w:rPr>
          <w:delText xml:space="preserve">본인은 물품공급계약을 통해 수요자에게 물품을 공급하면서 </w:delText>
        </w:r>
        <w:r w:rsidR="00F3781F" w:rsidRPr="0055797F" w:rsidDel="009269DF">
          <w:delText xml:space="preserve">「중소기업 </w:delText>
        </w:r>
        <w:r w:rsidR="00F3781F" w:rsidRPr="0055797F" w:rsidDel="009269DF">
          <w:rPr>
            <w:rFonts w:hint="eastAsia"/>
          </w:rPr>
          <w:delText xml:space="preserve">제품 구매 촉진 및 </w:delText>
        </w:r>
        <w:r w:rsidR="00F3781F" w:rsidRPr="0055797F" w:rsidDel="009269DF">
          <w:delText>판로 지원</w:delText>
        </w:r>
        <w:r w:rsidR="00F3781F" w:rsidRPr="0055797F" w:rsidDel="009269DF">
          <w:rPr>
            <w:rFonts w:hint="eastAsia"/>
          </w:rPr>
          <w:delText xml:space="preserve">에 관한 </w:delText>
        </w:r>
        <w:r w:rsidR="00F3781F" w:rsidRPr="0055797F" w:rsidDel="009269DF">
          <w:delText>법</w:delText>
        </w:r>
        <w:r w:rsidR="00F3781F" w:rsidRPr="0055797F" w:rsidDel="009269DF">
          <w:rPr>
            <w:rFonts w:hint="eastAsia"/>
          </w:rPr>
          <w:delText>률</w:delText>
        </w:r>
        <w:r w:rsidR="00F3781F" w:rsidRPr="0055797F" w:rsidDel="009269DF">
          <w:delText>」,</w:delText>
        </w:r>
        <w:r w:rsidR="00F3781F" w:rsidDel="009269DF">
          <w:delText xml:space="preserve"> </w:delText>
        </w:r>
        <w:r w:rsidR="00F3781F" w:rsidRPr="0055797F" w:rsidDel="009269DF">
          <w:delText>「국가</w:delText>
        </w:r>
        <w:r w:rsidR="00F3781F" w:rsidRPr="0055797F" w:rsidDel="009269DF">
          <w:rPr>
            <w:rFonts w:hint="eastAsia"/>
          </w:rPr>
          <w:delText>를 당사자로 하는 계약에 관한 법률</w:delText>
        </w:r>
        <w:r w:rsidR="00F3781F" w:rsidRPr="0055797F" w:rsidDel="009269DF">
          <w:delText>」,</w:delText>
        </w:r>
        <w:r w:rsidR="00F3781F" w:rsidDel="009269DF">
          <w:delText xml:space="preserve"> </w:delText>
        </w:r>
        <w:r w:rsidR="00F3781F" w:rsidRPr="0055797F" w:rsidDel="009269DF">
          <w:delText>「지방</w:delText>
        </w:r>
        <w:r w:rsidR="00F3781F" w:rsidRPr="0055797F" w:rsidDel="009269DF">
          <w:rPr>
            <w:rFonts w:hint="eastAsia"/>
          </w:rPr>
          <w:delText xml:space="preserve">자치단체를 당사자로 하는 </w:delText>
        </w:r>
        <w:r w:rsidR="00F3781F" w:rsidRPr="0055797F" w:rsidDel="009269DF">
          <w:delText>계약</w:delText>
        </w:r>
        <w:r w:rsidR="00F3781F" w:rsidRPr="0055797F" w:rsidDel="009269DF">
          <w:rPr>
            <w:rFonts w:hint="eastAsia"/>
          </w:rPr>
          <w:delText xml:space="preserve">에 관한 </w:delText>
        </w:r>
        <w:r w:rsidR="00F3781F" w:rsidRPr="0055797F" w:rsidDel="009269DF">
          <w:delText>법</w:delText>
        </w:r>
        <w:r w:rsidR="00F3781F" w:rsidRPr="0055797F" w:rsidDel="009269DF">
          <w:rPr>
            <w:rFonts w:hint="eastAsia"/>
          </w:rPr>
          <w:delText>률</w:delText>
        </w:r>
        <w:r w:rsidR="00F3781F" w:rsidRPr="0055797F" w:rsidDel="009269DF">
          <w:delText>」</w:delText>
        </w:r>
        <w:r w:rsidR="00F3781F" w:rsidRPr="0055797F" w:rsidDel="009269DF">
          <w:rPr>
            <w:rFonts w:hint="eastAsia"/>
          </w:rPr>
          <w:delText xml:space="preserve"> 등</w:delText>
        </w:r>
        <w:r w:rsidR="00F3781F" w:rsidDel="009269DF">
          <w:rPr>
            <w:rFonts w:hint="eastAsia"/>
          </w:rPr>
          <w:delText xml:space="preserve"> 관련 법률을 준수할 것이며 이를 위반하여 발생하는 모든 책임에 대해서는 본인이 부담할 것을 서약합니다.</w:delText>
        </w:r>
      </w:del>
    </w:p>
    <w:p w14:paraId="2493599A" w14:textId="3B034075" w:rsidR="00F3781F" w:rsidDel="009269DF" w:rsidRDefault="00F3781F" w:rsidP="00AA6728">
      <w:pPr>
        <w:rPr>
          <w:del w:id="134" w:author="김현주 (Hyunjoo Kim)" w:date="2025-12-30T09:41:00Z"/>
        </w:rPr>
      </w:pPr>
    </w:p>
    <w:p w14:paraId="32D795AF" w14:textId="06CC8C9E" w:rsidR="00F3781F" w:rsidDel="009269DF" w:rsidRDefault="00F3781F" w:rsidP="00AA6728">
      <w:pPr>
        <w:rPr>
          <w:del w:id="135" w:author="김현주 (Hyunjoo Kim)" w:date="2025-12-30T09:41:00Z"/>
        </w:rPr>
      </w:pPr>
    </w:p>
    <w:p w14:paraId="0514F04B" w14:textId="650FE081" w:rsidR="00F3781F" w:rsidDel="009269DF" w:rsidRDefault="00F3781F" w:rsidP="00AA6728">
      <w:pPr>
        <w:rPr>
          <w:del w:id="136" w:author="김현주 (Hyunjoo Kim)" w:date="2025-12-30T09:41:00Z"/>
        </w:rPr>
      </w:pPr>
      <w:del w:id="137" w:author="김현주 (Hyunjoo Kim)" w:date="2025-12-30T09:41:00Z">
        <w:r w:rsidDel="009269DF">
          <w:rPr>
            <w:rFonts w:hint="eastAsia"/>
          </w:rPr>
          <w:delText>3</w:delText>
        </w:r>
        <w:r w:rsidDel="009269DF">
          <w:delText xml:space="preserve">. </w:delText>
        </w:r>
        <w:r w:rsidDel="009269DF">
          <w:rPr>
            <w:rFonts w:hint="eastAsia"/>
          </w:rPr>
          <w:delText xml:space="preserve">본인은 </w:delText>
        </w:r>
        <w:r w:rsidR="0051694C" w:rsidDel="009269DF">
          <w:rPr>
            <w:rFonts w:hint="eastAsia"/>
          </w:rPr>
          <w:delText>물품공급계약 과정에서</w:delText>
        </w:r>
        <w:r w:rsidR="000F39C7" w:rsidDel="009269DF">
          <w:delText xml:space="preserve"> ‘</w:delText>
        </w:r>
        <w:r w:rsidR="000F39C7" w:rsidDel="009269DF">
          <w:rPr>
            <w:rFonts w:hint="eastAsia"/>
          </w:rPr>
          <w:delText>회사</w:delText>
        </w:r>
        <w:r w:rsidR="000F39C7" w:rsidDel="009269DF">
          <w:delText>’</w:delText>
        </w:r>
        <w:r w:rsidR="000F39C7" w:rsidDel="009269DF">
          <w:rPr>
            <w:rFonts w:hint="eastAsia"/>
          </w:rPr>
          <w:delText xml:space="preserve">의 정당한 요구시 수요자에 대한 정보를 허위로 제공하지 않을 것이며 </w:delText>
        </w:r>
        <w:r w:rsidR="000F39C7" w:rsidDel="009269DF">
          <w:delText>‘</w:delText>
        </w:r>
        <w:r w:rsidR="000F39C7" w:rsidDel="009269DF">
          <w:rPr>
            <w:rFonts w:hint="eastAsia"/>
          </w:rPr>
          <w:delText>수요자</w:delText>
        </w:r>
        <w:r w:rsidR="000F39C7" w:rsidDel="009269DF">
          <w:delText>’</w:delText>
        </w:r>
        <w:r w:rsidR="000F39C7" w:rsidDel="009269DF">
          <w:rPr>
            <w:rFonts w:hint="eastAsia"/>
          </w:rPr>
          <w:delText>에게도 허위의 정보를 제공하지 않을 것을 서약합니다.</w:delText>
        </w:r>
      </w:del>
    </w:p>
    <w:p w14:paraId="316E27D1" w14:textId="2A1EB59A" w:rsidR="00104772" w:rsidRDefault="00104772" w:rsidP="004F0F2B"/>
    <w:p w14:paraId="77299FB9" w14:textId="77777777" w:rsidR="004F0F2B" w:rsidRPr="00957FFA" w:rsidRDefault="004F0F2B" w:rsidP="004F0F2B"/>
    <w:p w14:paraId="430AB872" w14:textId="351D807A" w:rsidR="00104772" w:rsidDel="00962EEF" w:rsidRDefault="00104772" w:rsidP="00AA6728">
      <w:pPr>
        <w:jc w:val="center"/>
        <w:rPr>
          <w:del w:id="138" w:author="김현주 (Hyunjoo Kim)" w:date="2025-12-30T09:54:00Z"/>
        </w:rPr>
      </w:pPr>
    </w:p>
    <w:p w14:paraId="3B56DE6D" w14:textId="3298943A" w:rsidR="00104772" w:rsidRPr="004F0F2B" w:rsidDel="00962EEF" w:rsidRDefault="004F0F2B" w:rsidP="00957FFA">
      <w:pPr>
        <w:rPr>
          <w:del w:id="139" w:author="김현주 (Hyunjoo Kim)" w:date="2025-12-30T09:54:00Z"/>
        </w:rPr>
      </w:pPr>
      <w:del w:id="140" w:author="김현주 (Hyunjoo Kim)" w:date="2025-12-30T09:54:00Z">
        <w:r w:rsidDel="00962EEF">
          <w:rPr>
            <w:rFonts w:hint="eastAsia"/>
          </w:rPr>
          <w:delText>본 서약서는 상호신뢰를 바탕으로 한 약속으로, 본인은 반드시 본 서약 사항을 준수할 것이며,</w:delText>
        </w:r>
        <w:r w:rsidDel="00962EEF">
          <w:delText xml:space="preserve"> </w:delText>
        </w:r>
        <w:r w:rsidDel="00962EEF">
          <w:rPr>
            <w:rFonts w:hint="eastAsia"/>
          </w:rPr>
          <w:delText>만약 이를 위반할 경우 회사에서</w:delText>
        </w:r>
        <w:r w:rsidR="001E1E4D" w:rsidDel="00962EEF">
          <w:rPr>
            <w:rFonts w:hint="eastAsia"/>
          </w:rPr>
          <w:delText xml:space="preserve">는 </w:delText>
        </w:r>
        <w:r w:rsidR="00324EAB" w:rsidDel="00962EEF">
          <w:rPr>
            <w:rFonts w:hint="eastAsia"/>
          </w:rPr>
          <w:delText xml:space="preserve">대리점 계약 해지를 포함한 </w:delText>
        </w:r>
        <w:r w:rsidDel="00962EEF">
          <w:rPr>
            <w:rFonts w:hint="eastAsia"/>
          </w:rPr>
          <w:delText xml:space="preserve">법적인 조치를 취할 수 </w:delText>
        </w:r>
        <w:r w:rsidR="00957FFA" w:rsidDel="00962EEF">
          <w:rPr>
            <w:rFonts w:hint="eastAsia"/>
          </w:rPr>
          <w:delText>있으며,</w:delText>
        </w:r>
        <w:r w:rsidR="00957FFA" w:rsidDel="00962EEF">
          <w:delText xml:space="preserve"> </w:delText>
        </w:r>
        <w:r w:rsidR="00957FFA" w:rsidDel="00962EEF">
          <w:rPr>
            <w:rFonts w:hint="eastAsia"/>
          </w:rPr>
          <w:delText>본인은 이에 동의합니다.</w:delText>
        </w:r>
      </w:del>
    </w:p>
    <w:p w14:paraId="3A2A9573" w14:textId="0EB43798" w:rsidR="001D0858" w:rsidRDefault="001D0858" w:rsidP="00AA6728">
      <w:pPr>
        <w:jc w:val="center"/>
      </w:pPr>
    </w:p>
    <w:p w14:paraId="6C59677C" w14:textId="77777777" w:rsidR="001D0858" w:rsidRDefault="001D0858" w:rsidP="00AA6728">
      <w:pPr>
        <w:jc w:val="center"/>
      </w:pPr>
    </w:p>
    <w:p w14:paraId="7E4C3084" w14:textId="77777777" w:rsidR="004F0F2B" w:rsidRDefault="004F0F2B" w:rsidP="0009472F"/>
    <w:p w14:paraId="58437A58" w14:textId="76064C86" w:rsidR="00AA6728" w:rsidRDefault="00100BB6" w:rsidP="00AA6728">
      <w:pPr>
        <w:jc w:val="center"/>
      </w:pPr>
      <w:r>
        <w:rPr>
          <w:rFonts w:hint="eastAsia"/>
        </w:rPr>
        <w:t>202</w:t>
      </w:r>
      <w:r w:rsidR="00A831C7">
        <w:t>5</w:t>
      </w:r>
      <w:r w:rsidR="0055797F">
        <w:t xml:space="preserve">. </w:t>
      </w:r>
      <w:r w:rsidR="006A1E9D">
        <w:t>12</w:t>
      </w:r>
      <w:r w:rsidR="00AA6728">
        <w:t xml:space="preserve">. </w:t>
      </w:r>
      <w:r w:rsidR="00782C7F">
        <w:t>2</w:t>
      </w:r>
      <w:r w:rsidR="0092119F">
        <w:t>9</w:t>
      </w:r>
      <w:r w:rsidR="00AA6728">
        <w:t>.</w:t>
      </w:r>
    </w:p>
    <w:p w14:paraId="01A3DDA1" w14:textId="77777777" w:rsidR="00104772" w:rsidRDefault="00104772" w:rsidP="00AA6728">
      <w:pPr>
        <w:jc w:val="right"/>
      </w:pPr>
    </w:p>
    <w:p w14:paraId="13321E60" w14:textId="77777777" w:rsidR="00104772" w:rsidRDefault="00104772" w:rsidP="00AA6728">
      <w:pPr>
        <w:jc w:val="right"/>
      </w:pPr>
    </w:p>
    <w:p w14:paraId="0FF08B4D" w14:textId="1A1CBE53" w:rsidR="001D0858" w:rsidRDefault="001D0858" w:rsidP="00AA6728">
      <w:pPr>
        <w:jc w:val="right"/>
      </w:pPr>
    </w:p>
    <w:p w14:paraId="2D32997D" w14:textId="41497BEA" w:rsidR="002A7527" w:rsidRDefault="00AA6728" w:rsidP="0009472F">
      <w:pPr>
        <w:jc w:val="right"/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</w:pPr>
      <w:r>
        <w:rPr>
          <w:rFonts w:hint="eastAsia"/>
        </w:rPr>
        <w:t xml:space="preserve">대표자 </w:t>
      </w:r>
      <w:r>
        <w:rPr>
          <w:rFonts w:eastAsiaTheme="minorHAnsi"/>
        </w:rPr>
        <w:t xml:space="preserve">       (</w:t>
      </w:r>
      <w:r>
        <w:rPr>
          <w:rFonts w:eastAsiaTheme="minorHAnsi" w:hint="eastAsia"/>
        </w:rPr>
        <w:t>인)</w:t>
      </w:r>
    </w:p>
    <w:sectPr w:rsidR="002A7527" w:rsidSect="00EC3B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84FF5F" w14:textId="77777777" w:rsidR="00D3369E" w:rsidRDefault="00D3369E" w:rsidP="00184F93">
      <w:r>
        <w:separator/>
      </w:r>
    </w:p>
  </w:endnote>
  <w:endnote w:type="continuationSeparator" w:id="0">
    <w:p w14:paraId="05DF4629" w14:textId="77777777" w:rsidR="00D3369E" w:rsidRDefault="00D3369E" w:rsidP="00184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-윤명조120">
    <w:altName w:val="HY그래픽M"/>
    <w:charset w:val="81"/>
    <w:family w:val="roman"/>
    <w:pitch w:val="variable"/>
    <w:sig w:usb0="800002A7" w:usb1="29D77CFB" w:usb2="00000010" w:usb3="00000000" w:csb0="0008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Noto Sans CJK KR Regular">
    <w:altName w:val="맑은 고딕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altName w:val="맑은 고딕 Semilight"/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E7C0AA" w14:textId="77777777" w:rsidR="00D3369E" w:rsidRDefault="00D3369E" w:rsidP="00184F93">
      <w:r>
        <w:separator/>
      </w:r>
    </w:p>
  </w:footnote>
  <w:footnote w:type="continuationSeparator" w:id="0">
    <w:p w14:paraId="2A843360" w14:textId="77777777" w:rsidR="00D3369E" w:rsidRDefault="00D3369E" w:rsidP="00184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50EB5"/>
    <w:multiLevelType w:val="hybridMultilevel"/>
    <w:tmpl w:val="AB3818B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51644B0"/>
    <w:multiLevelType w:val="hybridMultilevel"/>
    <w:tmpl w:val="146E2C92"/>
    <w:lvl w:ilvl="0" w:tplc="0C6CFC84">
      <w:numFmt w:val="bullet"/>
      <w:lvlText w:val="-"/>
      <w:lvlJc w:val="left"/>
      <w:pPr>
        <w:ind w:left="124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0" w:hanging="400"/>
      </w:pPr>
      <w:rPr>
        <w:rFonts w:ascii="Wingdings" w:hAnsi="Wingdings" w:hint="default"/>
      </w:rPr>
    </w:lvl>
  </w:abstractNum>
  <w:abstractNum w:abstractNumId="2" w15:restartNumberingAfterBreak="0">
    <w:nsid w:val="09B16A62"/>
    <w:multiLevelType w:val="hybridMultilevel"/>
    <w:tmpl w:val="70D64996"/>
    <w:lvl w:ilvl="0" w:tplc="475C2568">
      <w:start w:val="1"/>
      <w:numFmt w:val="decimal"/>
      <w:lvlText w:val="%1.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09E419A4"/>
    <w:multiLevelType w:val="hybridMultilevel"/>
    <w:tmpl w:val="0FAEC7C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B934376"/>
    <w:multiLevelType w:val="hybridMultilevel"/>
    <w:tmpl w:val="1E7CDD96"/>
    <w:lvl w:ilvl="0" w:tplc="DC9AC23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3816267"/>
    <w:multiLevelType w:val="hybridMultilevel"/>
    <w:tmpl w:val="A35EB722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6" w15:restartNumberingAfterBreak="0">
    <w:nsid w:val="18953DCA"/>
    <w:multiLevelType w:val="hybridMultilevel"/>
    <w:tmpl w:val="1CF41B24"/>
    <w:lvl w:ilvl="0" w:tplc="963C24F8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BF95B55"/>
    <w:multiLevelType w:val="hybridMultilevel"/>
    <w:tmpl w:val="52D2950A"/>
    <w:lvl w:ilvl="0" w:tplc="3F62FB3E">
      <w:start w:val="1"/>
      <w:numFmt w:val="decimalEnclosedCircle"/>
      <w:lvlText w:val="%1"/>
      <w:lvlJc w:val="left"/>
      <w:pPr>
        <w:ind w:left="2204" w:hanging="36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3326D46"/>
    <w:multiLevelType w:val="multilevel"/>
    <w:tmpl w:val="1B247A8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C6C3A"/>
    <w:multiLevelType w:val="hybridMultilevel"/>
    <w:tmpl w:val="F9DE547A"/>
    <w:lvl w:ilvl="0" w:tplc="A80EC3B8">
      <w:start w:val="1"/>
      <w:numFmt w:val="decimalEnclosedCircle"/>
      <w:lvlText w:val="%1"/>
      <w:lvlJc w:val="left"/>
      <w:pPr>
        <w:ind w:left="786" w:hanging="360"/>
      </w:pPr>
      <w:rPr>
        <w:rFonts w:ascii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AA530BB"/>
    <w:multiLevelType w:val="hybridMultilevel"/>
    <w:tmpl w:val="67FC911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15A7E65"/>
    <w:multiLevelType w:val="hybridMultilevel"/>
    <w:tmpl w:val="670CC9BC"/>
    <w:lvl w:ilvl="0" w:tplc="0409000F">
      <w:start w:val="1"/>
      <w:numFmt w:val="decimal"/>
      <w:lvlText w:val="%1.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2" w15:restartNumberingAfterBreak="0">
    <w:nsid w:val="3CAE2842"/>
    <w:multiLevelType w:val="hybridMultilevel"/>
    <w:tmpl w:val="685636A8"/>
    <w:lvl w:ilvl="0" w:tplc="0409000F">
      <w:start w:val="1"/>
      <w:numFmt w:val="decimal"/>
      <w:lvlText w:val="%1.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3" w15:restartNumberingAfterBreak="0">
    <w:nsid w:val="3FDF0F5F"/>
    <w:multiLevelType w:val="hybridMultilevel"/>
    <w:tmpl w:val="1D76ADC6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FDF7D19"/>
    <w:multiLevelType w:val="hybridMultilevel"/>
    <w:tmpl w:val="FAC612E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47DD3A63"/>
    <w:multiLevelType w:val="hybridMultilevel"/>
    <w:tmpl w:val="69C0528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4E502457"/>
    <w:multiLevelType w:val="hybridMultilevel"/>
    <w:tmpl w:val="2E76ECD6"/>
    <w:lvl w:ilvl="0" w:tplc="4C302C3C">
      <w:start w:val="1"/>
      <w:numFmt w:val="decimalEnclosedCircle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4FF95143"/>
    <w:multiLevelType w:val="hybridMultilevel"/>
    <w:tmpl w:val="0FAEC7C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3B34A7A"/>
    <w:multiLevelType w:val="hybridMultilevel"/>
    <w:tmpl w:val="E76CB438"/>
    <w:lvl w:ilvl="0" w:tplc="D74C22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560B2B87"/>
    <w:multiLevelType w:val="hybridMultilevel"/>
    <w:tmpl w:val="6A1AC008"/>
    <w:lvl w:ilvl="0" w:tplc="DF6CC25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7910F7C"/>
    <w:multiLevelType w:val="hybridMultilevel"/>
    <w:tmpl w:val="1E7CDD96"/>
    <w:lvl w:ilvl="0" w:tplc="DC9AC23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61596C44"/>
    <w:multiLevelType w:val="hybridMultilevel"/>
    <w:tmpl w:val="84589E7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3A57363"/>
    <w:multiLevelType w:val="multilevel"/>
    <w:tmpl w:val="8D06AADE"/>
    <w:lvl w:ilvl="0">
      <w:start w:val="1"/>
      <w:numFmt w:val="decimal"/>
      <w:pStyle w:val="a"/>
      <w:lvlText w:val="제 %1조"/>
      <w:lvlJc w:val="left"/>
      <w:pPr>
        <w:tabs>
          <w:tab w:val="num" w:pos="1120"/>
        </w:tabs>
        <w:ind w:left="760" w:hanging="360"/>
      </w:pPr>
      <w:rPr>
        <w:rFonts w:ascii="-윤명조120" w:eastAsia="-윤명조120" w:hAnsi="Helvetica" w:hint="eastAsia"/>
        <w:b w:val="0"/>
        <w:i w:val="0"/>
        <w:spacing w:val="-12"/>
        <w:w w:val="100"/>
        <w:sz w:val="20"/>
        <w:lang w:val="en-US"/>
      </w:rPr>
    </w:lvl>
    <w:lvl w:ilvl="1">
      <w:start w:val="1"/>
      <w:numFmt w:val="decimalEnclosedCircle"/>
      <w:pStyle w:val="a0"/>
      <w:lvlText w:val="%2 "/>
      <w:lvlJc w:val="left"/>
      <w:pPr>
        <w:tabs>
          <w:tab w:val="num" w:pos="1200"/>
        </w:tabs>
        <w:ind w:left="1200" w:hanging="400"/>
      </w:pPr>
      <w:rPr>
        <w:rFonts w:ascii="-윤명조120" w:eastAsia="-윤명조120" w:hint="eastAsia"/>
        <w:b w:val="0"/>
        <w:i w:val="0"/>
        <w:spacing w:val="-12"/>
        <w:w w:val="100"/>
        <w:sz w:val="20"/>
      </w:rPr>
    </w:lvl>
    <w:lvl w:ilvl="2">
      <w:start w:val="1"/>
      <w:numFmt w:val="decimal"/>
      <w:lvlRestart w:val="0"/>
      <w:pStyle w:val="a1"/>
      <w:suff w:val="nothing"/>
      <w:lvlText w:val="%3. "/>
      <w:lvlJc w:val="left"/>
      <w:pPr>
        <w:ind w:left="1600" w:hanging="400"/>
      </w:pPr>
      <w:rPr>
        <w:rFonts w:ascii="-윤명조120" w:eastAsia="-윤명조120" w:hint="eastAsia"/>
        <w:b w:val="0"/>
        <w:i w:val="0"/>
        <w:spacing w:val="-16"/>
        <w:w w:val="100"/>
        <w:sz w:val="20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23" w15:restartNumberingAfterBreak="0">
    <w:nsid w:val="68263EA3"/>
    <w:multiLevelType w:val="hybridMultilevel"/>
    <w:tmpl w:val="1E7CDD96"/>
    <w:lvl w:ilvl="0" w:tplc="DC9AC23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8F67D30"/>
    <w:multiLevelType w:val="hybridMultilevel"/>
    <w:tmpl w:val="BE7C3E7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F387EF9"/>
    <w:multiLevelType w:val="hybridMultilevel"/>
    <w:tmpl w:val="D19E357E"/>
    <w:lvl w:ilvl="0" w:tplc="0409000F">
      <w:start w:val="1"/>
      <w:numFmt w:val="decimal"/>
      <w:lvlText w:val="%1."/>
      <w:lvlJc w:val="left"/>
      <w:pPr>
        <w:ind w:left="760" w:hanging="400"/>
      </w:p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6" w15:restartNumberingAfterBreak="0">
    <w:nsid w:val="73D04D52"/>
    <w:multiLevelType w:val="hybridMultilevel"/>
    <w:tmpl w:val="1268812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7AE4580C"/>
    <w:multiLevelType w:val="hybridMultilevel"/>
    <w:tmpl w:val="F300E616"/>
    <w:lvl w:ilvl="0" w:tplc="678E52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0"/>
  </w:num>
  <w:num w:numId="2">
    <w:abstractNumId w:val="13"/>
  </w:num>
  <w:num w:numId="3">
    <w:abstractNumId w:val="22"/>
  </w:num>
  <w:num w:numId="4">
    <w:abstractNumId w:val="6"/>
  </w:num>
  <w:num w:numId="5">
    <w:abstractNumId w:val="9"/>
  </w:num>
  <w:num w:numId="6">
    <w:abstractNumId w:val="7"/>
  </w:num>
  <w:num w:numId="7">
    <w:abstractNumId w:val="2"/>
  </w:num>
  <w:num w:numId="8">
    <w:abstractNumId w:val="19"/>
  </w:num>
  <w:num w:numId="9">
    <w:abstractNumId w:val="1"/>
  </w:num>
  <w:num w:numId="10">
    <w:abstractNumId w:val="27"/>
  </w:num>
  <w:num w:numId="11">
    <w:abstractNumId w:val="23"/>
  </w:num>
  <w:num w:numId="12">
    <w:abstractNumId w:val="4"/>
  </w:num>
  <w:num w:numId="13">
    <w:abstractNumId w:val="25"/>
  </w:num>
  <w:num w:numId="14">
    <w:abstractNumId w:val="16"/>
  </w:num>
  <w:num w:numId="15">
    <w:abstractNumId w:val="26"/>
  </w:num>
  <w:num w:numId="16">
    <w:abstractNumId w:val="10"/>
  </w:num>
  <w:num w:numId="17">
    <w:abstractNumId w:val="21"/>
  </w:num>
  <w:num w:numId="18">
    <w:abstractNumId w:val="15"/>
  </w:num>
  <w:num w:numId="19">
    <w:abstractNumId w:val="0"/>
  </w:num>
  <w:num w:numId="20">
    <w:abstractNumId w:val="5"/>
  </w:num>
  <w:num w:numId="21">
    <w:abstractNumId w:val="14"/>
  </w:num>
  <w:num w:numId="22">
    <w:abstractNumId w:val="17"/>
  </w:num>
  <w:num w:numId="23">
    <w:abstractNumId w:val="11"/>
  </w:num>
  <w:num w:numId="24">
    <w:abstractNumId w:val="12"/>
  </w:num>
  <w:num w:numId="25">
    <w:abstractNumId w:val="3"/>
  </w:num>
  <w:num w:numId="26">
    <w:abstractNumId w:val="24"/>
  </w:num>
  <w:num w:numId="27">
    <w:abstractNumId w:val="18"/>
  </w:num>
  <w:num w:numId="28">
    <w:abstractNumId w:val="8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D1D"/>
    <w:rsid w:val="000006D9"/>
    <w:rsid w:val="000016C2"/>
    <w:rsid w:val="00004C5B"/>
    <w:rsid w:val="00004E91"/>
    <w:rsid w:val="00005650"/>
    <w:rsid w:val="00005DE7"/>
    <w:rsid w:val="00006241"/>
    <w:rsid w:val="0000742F"/>
    <w:rsid w:val="00010C1A"/>
    <w:rsid w:val="000216F3"/>
    <w:rsid w:val="00023A56"/>
    <w:rsid w:val="00027A1D"/>
    <w:rsid w:val="00035EED"/>
    <w:rsid w:val="00037291"/>
    <w:rsid w:val="000374BF"/>
    <w:rsid w:val="00044EC6"/>
    <w:rsid w:val="000523E6"/>
    <w:rsid w:val="00053450"/>
    <w:rsid w:val="0005549B"/>
    <w:rsid w:val="00062265"/>
    <w:rsid w:val="00066029"/>
    <w:rsid w:val="00067C87"/>
    <w:rsid w:val="000706CD"/>
    <w:rsid w:val="000745CC"/>
    <w:rsid w:val="00083736"/>
    <w:rsid w:val="000932B7"/>
    <w:rsid w:val="0009472F"/>
    <w:rsid w:val="000A108B"/>
    <w:rsid w:val="000A3F2F"/>
    <w:rsid w:val="000A5D4B"/>
    <w:rsid w:val="000A6684"/>
    <w:rsid w:val="000C046E"/>
    <w:rsid w:val="000D12AF"/>
    <w:rsid w:val="000D5EBE"/>
    <w:rsid w:val="000D6D5F"/>
    <w:rsid w:val="000D7CC2"/>
    <w:rsid w:val="000E1DC4"/>
    <w:rsid w:val="000E7A73"/>
    <w:rsid w:val="000F39C7"/>
    <w:rsid w:val="000F44BC"/>
    <w:rsid w:val="000F595C"/>
    <w:rsid w:val="000F64B1"/>
    <w:rsid w:val="000F7E5B"/>
    <w:rsid w:val="00100BB6"/>
    <w:rsid w:val="00104772"/>
    <w:rsid w:val="00105BE9"/>
    <w:rsid w:val="00107BD4"/>
    <w:rsid w:val="00115166"/>
    <w:rsid w:val="001175F5"/>
    <w:rsid w:val="00117C36"/>
    <w:rsid w:val="001205EC"/>
    <w:rsid w:val="00122480"/>
    <w:rsid w:val="00124F8C"/>
    <w:rsid w:val="0013245A"/>
    <w:rsid w:val="001368B1"/>
    <w:rsid w:val="00137600"/>
    <w:rsid w:val="00141C16"/>
    <w:rsid w:val="00146E61"/>
    <w:rsid w:val="00153546"/>
    <w:rsid w:val="00165456"/>
    <w:rsid w:val="00166F1D"/>
    <w:rsid w:val="001678B3"/>
    <w:rsid w:val="0017066D"/>
    <w:rsid w:val="00172341"/>
    <w:rsid w:val="00182422"/>
    <w:rsid w:val="001832DD"/>
    <w:rsid w:val="00184F93"/>
    <w:rsid w:val="0019758C"/>
    <w:rsid w:val="001A31B7"/>
    <w:rsid w:val="001B0124"/>
    <w:rsid w:val="001B26E2"/>
    <w:rsid w:val="001B3168"/>
    <w:rsid w:val="001B747C"/>
    <w:rsid w:val="001B7C05"/>
    <w:rsid w:val="001C375B"/>
    <w:rsid w:val="001C5F0B"/>
    <w:rsid w:val="001D0858"/>
    <w:rsid w:val="001D113C"/>
    <w:rsid w:val="001D148E"/>
    <w:rsid w:val="001D188A"/>
    <w:rsid w:val="001D7BAC"/>
    <w:rsid w:val="001E069B"/>
    <w:rsid w:val="001E1E4D"/>
    <w:rsid w:val="001E4E40"/>
    <w:rsid w:val="001E798B"/>
    <w:rsid w:val="001F0FB3"/>
    <w:rsid w:val="001F4ED9"/>
    <w:rsid w:val="00204473"/>
    <w:rsid w:val="002049C1"/>
    <w:rsid w:val="00210156"/>
    <w:rsid w:val="00212B25"/>
    <w:rsid w:val="00221B4E"/>
    <w:rsid w:val="00230E03"/>
    <w:rsid w:val="00234D4D"/>
    <w:rsid w:val="00245B7E"/>
    <w:rsid w:val="002518CF"/>
    <w:rsid w:val="002553BA"/>
    <w:rsid w:val="00263E81"/>
    <w:rsid w:val="0026474B"/>
    <w:rsid w:val="00264BCF"/>
    <w:rsid w:val="00277B8D"/>
    <w:rsid w:val="00277C7F"/>
    <w:rsid w:val="00285758"/>
    <w:rsid w:val="0029655F"/>
    <w:rsid w:val="002A2232"/>
    <w:rsid w:val="002A7527"/>
    <w:rsid w:val="002B32F0"/>
    <w:rsid w:val="002C5C8E"/>
    <w:rsid w:val="002C75B9"/>
    <w:rsid w:val="002D2117"/>
    <w:rsid w:val="002D6915"/>
    <w:rsid w:val="002E0EB4"/>
    <w:rsid w:val="002E172F"/>
    <w:rsid w:val="002E2CBD"/>
    <w:rsid w:val="002E5DBC"/>
    <w:rsid w:val="002F0356"/>
    <w:rsid w:val="002F2AC2"/>
    <w:rsid w:val="002F30A7"/>
    <w:rsid w:val="002F34DD"/>
    <w:rsid w:val="002F3AD2"/>
    <w:rsid w:val="00303E69"/>
    <w:rsid w:val="0030566D"/>
    <w:rsid w:val="00311BDC"/>
    <w:rsid w:val="00313445"/>
    <w:rsid w:val="00315D6C"/>
    <w:rsid w:val="003164EC"/>
    <w:rsid w:val="00324EAB"/>
    <w:rsid w:val="00326F09"/>
    <w:rsid w:val="0033094D"/>
    <w:rsid w:val="003329BA"/>
    <w:rsid w:val="00343B8B"/>
    <w:rsid w:val="00347B35"/>
    <w:rsid w:val="00355771"/>
    <w:rsid w:val="003566A7"/>
    <w:rsid w:val="00360740"/>
    <w:rsid w:val="003724FD"/>
    <w:rsid w:val="003760F0"/>
    <w:rsid w:val="0037731F"/>
    <w:rsid w:val="00380B07"/>
    <w:rsid w:val="00380B1F"/>
    <w:rsid w:val="003825DA"/>
    <w:rsid w:val="00384234"/>
    <w:rsid w:val="003A6CE7"/>
    <w:rsid w:val="003B7701"/>
    <w:rsid w:val="003B788D"/>
    <w:rsid w:val="003C0DF8"/>
    <w:rsid w:val="003C3472"/>
    <w:rsid w:val="003C76E1"/>
    <w:rsid w:val="003D33B9"/>
    <w:rsid w:val="003D4686"/>
    <w:rsid w:val="003D4C1E"/>
    <w:rsid w:val="003D7DE2"/>
    <w:rsid w:val="003E2A3F"/>
    <w:rsid w:val="003E2E92"/>
    <w:rsid w:val="003E4760"/>
    <w:rsid w:val="003E55EA"/>
    <w:rsid w:val="003E650B"/>
    <w:rsid w:val="003E6724"/>
    <w:rsid w:val="003F2216"/>
    <w:rsid w:val="00400EA2"/>
    <w:rsid w:val="004317C6"/>
    <w:rsid w:val="00437F0A"/>
    <w:rsid w:val="004546EC"/>
    <w:rsid w:val="00454AA0"/>
    <w:rsid w:val="004628E0"/>
    <w:rsid w:val="00462D1D"/>
    <w:rsid w:val="004664DC"/>
    <w:rsid w:val="0046743A"/>
    <w:rsid w:val="00467FB5"/>
    <w:rsid w:val="004734DA"/>
    <w:rsid w:val="004765FC"/>
    <w:rsid w:val="00481FE6"/>
    <w:rsid w:val="00482156"/>
    <w:rsid w:val="00485076"/>
    <w:rsid w:val="00485126"/>
    <w:rsid w:val="00486E14"/>
    <w:rsid w:val="00487183"/>
    <w:rsid w:val="00493ABC"/>
    <w:rsid w:val="004A0336"/>
    <w:rsid w:val="004A20C4"/>
    <w:rsid w:val="004A343E"/>
    <w:rsid w:val="004B171F"/>
    <w:rsid w:val="004B3C37"/>
    <w:rsid w:val="004B5BB8"/>
    <w:rsid w:val="004B7122"/>
    <w:rsid w:val="004D4677"/>
    <w:rsid w:val="004E225C"/>
    <w:rsid w:val="004E2696"/>
    <w:rsid w:val="004E2BA2"/>
    <w:rsid w:val="004E602D"/>
    <w:rsid w:val="004E7031"/>
    <w:rsid w:val="004F0F2B"/>
    <w:rsid w:val="004F1660"/>
    <w:rsid w:val="004F4B96"/>
    <w:rsid w:val="004F5246"/>
    <w:rsid w:val="00506D4E"/>
    <w:rsid w:val="00507E70"/>
    <w:rsid w:val="00514102"/>
    <w:rsid w:val="00515B0B"/>
    <w:rsid w:val="00516118"/>
    <w:rsid w:val="0051694C"/>
    <w:rsid w:val="00530DA5"/>
    <w:rsid w:val="00531E42"/>
    <w:rsid w:val="00532BC9"/>
    <w:rsid w:val="00533F1F"/>
    <w:rsid w:val="00536B30"/>
    <w:rsid w:val="00543597"/>
    <w:rsid w:val="0055797F"/>
    <w:rsid w:val="0056243E"/>
    <w:rsid w:val="00563574"/>
    <w:rsid w:val="0057229A"/>
    <w:rsid w:val="00576514"/>
    <w:rsid w:val="00581E64"/>
    <w:rsid w:val="005A5402"/>
    <w:rsid w:val="005B1194"/>
    <w:rsid w:val="005C0059"/>
    <w:rsid w:val="005D3B88"/>
    <w:rsid w:val="005D562C"/>
    <w:rsid w:val="005E59EB"/>
    <w:rsid w:val="005F51D2"/>
    <w:rsid w:val="00607266"/>
    <w:rsid w:val="006100B2"/>
    <w:rsid w:val="00620D1F"/>
    <w:rsid w:val="00621D32"/>
    <w:rsid w:val="00630D71"/>
    <w:rsid w:val="006413F2"/>
    <w:rsid w:val="00641941"/>
    <w:rsid w:val="00644ABF"/>
    <w:rsid w:val="00646F49"/>
    <w:rsid w:val="0065162C"/>
    <w:rsid w:val="0065273F"/>
    <w:rsid w:val="00655910"/>
    <w:rsid w:val="006613C9"/>
    <w:rsid w:val="00663025"/>
    <w:rsid w:val="00664838"/>
    <w:rsid w:val="006764A0"/>
    <w:rsid w:val="00677423"/>
    <w:rsid w:val="0069288D"/>
    <w:rsid w:val="00692DCA"/>
    <w:rsid w:val="006A1965"/>
    <w:rsid w:val="006A1E9D"/>
    <w:rsid w:val="006A215E"/>
    <w:rsid w:val="006B29D2"/>
    <w:rsid w:val="006B599A"/>
    <w:rsid w:val="006B5F54"/>
    <w:rsid w:val="006C635A"/>
    <w:rsid w:val="006D2683"/>
    <w:rsid w:val="006F23A6"/>
    <w:rsid w:val="006F328A"/>
    <w:rsid w:val="006F527A"/>
    <w:rsid w:val="0070175F"/>
    <w:rsid w:val="00702683"/>
    <w:rsid w:val="0070268E"/>
    <w:rsid w:val="00704612"/>
    <w:rsid w:val="007210FA"/>
    <w:rsid w:val="00732026"/>
    <w:rsid w:val="00741182"/>
    <w:rsid w:val="00742242"/>
    <w:rsid w:val="00744344"/>
    <w:rsid w:val="00755856"/>
    <w:rsid w:val="00756F32"/>
    <w:rsid w:val="00766C5A"/>
    <w:rsid w:val="00774EF9"/>
    <w:rsid w:val="00782C7F"/>
    <w:rsid w:val="00783F66"/>
    <w:rsid w:val="00790032"/>
    <w:rsid w:val="00797906"/>
    <w:rsid w:val="007B5174"/>
    <w:rsid w:val="007B6BDD"/>
    <w:rsid w:val="007C2488"/>
    <w:rsid w:val="007D4FA9"/>
    <w:rsid w:val="007E10B4"/>
    <w:rsid w:val="007E6322"/>
    <w:rsid w:val="008018E2"/>
    <w:rsid w:val="00802284"/>
    <w:rsid w:val="00806823"/>
    <w:rsid w:val="00807B87"/>
    <w:rsid w:val="008106FB"/>
    <w:rsid w:val="00817913"/>
    <w:rsid w:val="0082042A"/>
    <w:rsid w:val="008204A3"/>
    <w:rsid w:val="008220E4"/>
    <w:rsid w:val="00822155"/>
    <w:rsid w:val="00822875"/>
    <w:rsid w:val="0082584F"/>
    <w:rsid w:val="00830D2E"/>
    <w:rsid w:val="0084418F"/>
    <w:rsid w:val="008555B3"/>
    <w:rsid w:val="00860C29"/>
    <w:rsid w:val="008638A1"/>
    <w:rsid w:val="00880A3D"/>
    <w:rsid w:val="00885798"/>
    <w:rsid w:val="00892E3B"/>
    <w:rsid w:val="00893F72"/>
    <w:rsid w:val="00897D39"/>
    <w:rsid w:val="008B0E16"/>
    <w:rsid w:val="008B0E23"/>
    <w:rsid w:val="008B38B4"/>
    <w:rsid w:val="008B7770"/>
    <w:rsid w:val="008C458B"/>
    <w:rsid w:val="008E18DD"/>
    <w:rsid w:val="008E571E"/>
    <w:rsid w:val="008E6E93"/>
    <w:rsid w:val="008F6066"/>
    <w:rsid w:val="008F692C"/>
    <w:rsid w:val="0090525B"/>
    <w:rsid w:val="00907F5C"/>
    <w:rsid w:val="00911B6B"/>
    <w:rsid w:val="00912329"/>
    <w:rsid w:val="00914D9A"/>
    <w:rsid w:val="00915220"/>
    <w:rsid w:val="0092119F"/>
    <w:rsid w:val="00921DD5"/>
    <w:rsid w:val="009269DF"/>
    <w:rsid w:val="009331B0"/>
    <w:rsid w:val="0093527B"/>
    <w:rsid w:val="009374C5"/>
    <w:rsid w:val="00950A31"/>
    <w:rsid w:val="00957AF5"/>
    <w:rsid w:val="00957FFA"/>
    <w:rsid w:val="00962EEF"/>
    <w:rsid w:val="009644F1"/>
    <w:rsid w:val="009670E3"/>
    <w:rsid w:val="009718AE"/>
    <w:rsid w:val="009815CB"/>
    <w:rsid w:val="00996BCB"/>
    <w:rsid w:val="009A4D53"/>
    <w:rsid w:val="009A5FB8"/>
    <w:rsid w:val="009A6F7B"/>
    <w:rsid w:val="009B0262"/>
    <w:rsid w:val="009B1E5E"/>
    <w:rsid w:val="009C2639"/>
    <w:rsid w:val="009D6F66"/>
    <w:rsid w:val="009E1785"/>
    <w:rsid w:val="009E62B8"/>
    <w:rsid w:val="009E6493"/>
    <w:rsid w:val="00A02FC8"/>
    <w:rsid w:val="00A07192"/>
    <w:rsid w:val="00A134EF"/>
    <w:rsid w:val="00A14184"/>
    <w:rsid w:val="00A15A4F"/>
    <w:rsid w:val="00A16758"/>
    <w:rsid w:val="00A21CDB"/>
    <w:rsid w:val="00A23709"/>
    <w:rsid w:val="00A23A10"/>
    <w:rsid w:val="00A25ACA"/>
    <w:rsid w:val="00A3686F"/>
    <w:rsid w:val="00A421D8"/>
    <w:rsid w:val="00A42C43"/>
    <w:rsid w:val="00A43C61"/>
    <w:rsid w:val="00A43C80"/>
    <w:rsid w:val="00A467E4"/>
    <w:rsid w:val="00A529A7"/>
    <w:rsid w:val="00A54A88"/>
    <w:rsid w:val="00A56981"/>
    <w:rsid w:val="00A7051B"/>
    <w:rsid w:val="00A725C5"/>
    <w:rsid w:val="00A74308"/>
    <w:rsid w:val="00A77953"/>
    <w:rsid w:val="00A831C7"/>
    <w:rsid w:val="00A93BE0"/>
    <w:rsid w:val="00A97714"/>
    <w:rsid w:val="00A97CC2"/>
    <w:rsid w:val="00AA0353"/>
    <w:rsid w:val="00AA2586"/>
    <w:rsid w:val="00AA4039"/>
    <w:rsid w:val="00AA4465"/>
    <w:rsid w:val="00AA6728"/>
    <w:rsid w:val="00AB1CD0"/>
    <w:rsid w:val="00AB2D2E"/>
    <w:rsid w:val="00AB4742"/>
    <w:rsid w:val="00AB4B2F"/>
    <w:rsid w:val="00AB4C5D"/>
    <w:rsid w:val="00AB7A4D"/>
    <w:rsid w:val="00AC0D31"/>
    <w:rsid w:val="00AD0803"/>
    <w:rsid w:val="00AD276D"/>
    <w:rsid w:val="00AD3983"/>
    <w:rsid w:val="00AD3B5A"/>
    <w:rsid w:val="00AE5298"/>
    <w:rsid w:val="00AE6917"/>
    <w:rsid w:val="00AF5E36"/>
    <w:rsid w:val="00B104C5"/>
    <w:rsid w:val="00B10A9F"/>
    <w:rsid w:val="00B117FA"/>
    <w:rsid w:val="00B11A4B"/>
    <w:rsid w:val="00B13685"/>
    <w:rsid w:val="00B20677"/>
    <w:rsid w:val="00B4064B"/>
    <w:rsid w:val="00B42083"/>
    <w:rsid w:val="00B438DB"/>
    <w:rsid w:val="00B458AE"/>
    <w:rsid w:val="00B50C63"/>
    <w:rsid w:val="00B52F42"/>
    <w:rsid w:val="00B5332E"/>
    <w:rsid w:val="00B66C39"/>
    <w:rsid w:val="00B6741E"/>
    <w:rsid w:val="00B70133"/>
    <w:rsid w:val="00B83C73"/>
    <w:rsid w:val="00B855C9"/>
    <w:rsid w:val="00B91D7B"/>
    <w:rsid w:val="00B91FD4"/>
    <w:rsid w:val="00BC2828"/>
    <w:rsid w:val="00BC60DB"/>
    <w:rsid w:val="00BD1320"/>
    <w:rsid w:val="00BD170D"/>
    <w:rsid w:val="00BD6A36"/>
    <w:rsid w:val="00BD7604"/>
    <w:rsid w:val="00BE1E3A"/>
    <w:rsid w:val="00BE1EE3"/>
    <w:rsid w:val="00BE3BBB"/>
    <w:rsid w:val="00BE56DD"/>
    <w:rsid w:val="00BF2A18"/>
    <w:rsid w:val="00BF64D2"/>
    <w:rsid w:val="00C01175"/>
    <w:rsid w:val="00C20ED3"/>
    <w:rsid w:val="00C36B29"/>
    <w:rsid w:val="00C454D0"/>
    <w:rsid w:val="00C510A3"/>
    <w:rsid w:val="00C541FB"/>
    <w:rsid w:val="00C63591"/>
    <w:rsid w:val="00C7075F"/>
    <w:rsid w:val="00C70E90"/>
    <w:rsid w:val="00C74CA0"/>
    <w:rsid w:val="00C879E1"/>
    <w:rsid w:val="00C970C5"/>
    <w:rsid w:val="00CA03B5"/>
    <w:rsid w:val="00CA117E"/>
    <w:rsid w:val="00CA3CC6"/>
    <w:rsid w:val="00CC1389"/>
    <w:rsid w:val="00CC2593"/>
    <w:rsid w:val="00CC5FC9"/>
    <w:rsid w:val="00CC6316"/>
    <w:rsid w:val="00CD1DC1"/>
    <w:rsid w:val="00CD74F2"/>
    <w:rsid w:val="00CF6001"/>
    <w:rsid w:val="00D05D5A"/>
    <w:rsid w:val="00D13BE2"/>
    <w:rsid w:val="00D16808"/>
    <w:rsid w:val="00D17951"/>
    <w:rsid w:val="00D3369E"/>
    <w:rsid w:val="00D33A71"/>
    <w:rsid w:val="00D42320"/>
    <w:rsid w:val="00D447A5"/>
    <w:rsid w:val="00D54E9C"/>
    <w:rsid w:val="00D5574B"/>
    <w:rsid w:val="00D60D60"/>
    <w:rsid w:val="00D6304A"/>
    <w:rsid w:val="00D65F09"/>
    <w:rsid w:val="00D71CE9"/>
    <w:rsid w:val="00D73426"/>
    <w:rsid w:val="00D82521"/>
    <w:rsid w:val="00D949D6"/>
    <w:rsid w:val="00D978E7"/>
    <w:rsid w:val="00DA2515"/>
    <w:rsid w:val="00DA2F57"/>
    <w:rsid w:val="00DA4CF2"/>
    <w:rsid w:val="00DB146C"/>
    <w:rsid w:val="00DB3E03"/>
    <w:rsid w:val="00DB57C7"/>
    <w:rsid w:val="00DC45B0"/>
    <w:rsid w:val="00DD32A3"/>
    <w:rsid w:val="00DD4D0C"/>
    <w:rsid w:val="00DD5090"/>
    <w:rsid w:val="00DD56F0"/>
    <w:rsid w:val="00DE35BC"/>
    <w:rsid w:val="00DF0C25"/>
    <w:rsid w:val="00E02F49"/>
    <w:rsid w:val="00E061DD"/>
    <w:rsid w:val="00E06CBA"/>
    <w:rsid w:val="00E06E44"/>
    <w:rsid w:val="00E10518"/>
    <w:rsid w:val="00E10615"/>
    <w:rsid w:val="00E10F2E"/>
    <w:rsid w:val="00E11049"/>
    <w:rsid w:val="00E23B8D"/>
    <w:rsid w:val="00E25DC1"/>
    <w:rsid w:val="00E37604"/>
    <w:rsid w:val="00E37B21"/>
    <w:rsid w:val="00E40407"/>
    <w:rsid w:val="00E42823"/>
    <w:rsid w:val="00E5060B"/>
    <w:rsid w:val="00E56450"/>
    <w:rsid w:val="00E57155"/>
    <w:rsid w:val="00E745EC"/>
    <w:rsid w:val="00E77345"/>
    <w:rsid w:val="00E776D6"/>
    <w:rsid w:val="00E80EE8"/>
    <w:rsid w:val="00E82FD9"/>
    <w:rsid w:val="00E83BC5"/>
    <w:rsid w:val="00E8500A"/>
    <w:rsid w:val="00E94A09"/>
    <w:rsid w:val="00E9563C"/>
    <w:rsid w:val="00E9692A"/>
    <w:rsid w:val="00EA1B50"/>
    <w:rsid w:val="00EA4582"/>
    <w:rsid w:val="00EA5DFE"/>
    <w:rsid w:val="00EB0EA1"/>
    <w:rsid w:val="00EB3C00"/>
    <w:rsid w:val="00EB47D9"/>
    <w:rsid w:val="00EB4D27"/>
    <w:rsid w:val="00EB6173"/>
    <w:rsid w:val="00EC3B1A"/>
    <w:rsid w:val="00EC7916"/>
    <w:rsid w:val="00ED1D92"/>
    <w:rsid w:val="00ED55F5"/>
    <w:rsid w:val="00ED78EF"/>
    <w:rsid w:val="00EE5174"/>
    <w:rsid w:val="00EF720C"/>
    <w:rsid w:val="00F05725"/>
    <w:rsid w:val="00F0763A"/>
    <w:rsid w:val="00F11FB2"/>
    <w:rsid w:val="00F14FAB"/>
    <w:rsid w:val="00F168F8"/>
    <w:rsid w:val="00F21CD8"/>
    <w:rsid w:val="00F3178B"/>
    <w:rsid w:val="00F31AE0"/>
    <w:rsid w:val="00F3781F"/>
    <w:rsid w:val="00F41440"/>
    <w:rsid w:val="00F4702D"/>
    <w:rsid w:val="00F50B66"/>
    <w:rsid w:val="00F543A3"/>
    <w:rsid w:val="00F54C0F"/>
    <w:rsid w:val="00F60E62"/>
    <w:rsid w:val="00F61C3E"/>
    <w:rsid w:val="00F62128"/>
    <w:rsid w:val="00F628E2"/>
    <w:rsid w:val="00F73438"/>
    <w:rsid w:val="00F76306"/>
    <w:rsid w:val="00F93AB1"/>
    <w:rsid w:val="00F94609"/>
    <w:rsid w:val="00FA19D6"/>
    <w:rsid w:val="00FA795F"/>
    <w:rsid w:val="00FB1CDB"/>
    <w:rsid w:val="00FB53CC"/>
    <w:rsid w:val="00FB5F14"/>
    <w:rsid w:val="00FB746C"/>
    <w:rsid w:val="00FC1499"/>
    <w:rsid w:val="00FE78FA"/>
    <w:rsid w:val="00FF7377"/>
    <w:rsid w:val="06DE3280"/>
    <w:rsid w:val="2B8AE9A4"/>
    <w:rsid w:val="497BF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904F9"/>
  <w15:chartTrackingRefBased/>
  <w15:docId w15:val="{ADB9DF2D-A6DF-485B-8593-7E3B6B8D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462D1D"/>
    <w:pPr>
      <w:widowControl w:val="0"/>
      <w:wordWrap w:val="0"/>
      <w:autoSpaceDE w:val="0"/>
      <w:autoSpaceDN w:val="0"/>
      <w:spacing w:after="0" w:line="240" w:lineRule="auto"/>
    </w:pPr>
  </w:style>
  <w:style w:type="paragraph" w:styleId="1">
    <w:name w:val="heading 1"/>
    <w:basedOn w:val="a2"/>
    <w:next w:val="a2"/>
    <w:link w:val="1Char"/>
    <w:qFormat/>
    <w:rsid w:val="00892E3B"/>
    <w:pPr>
      <w:keepNext/>
      <w:widowControl/>
      <w:wordWrap/>
      <w:autoSpaceDE/>
      <w:autoSpaceDN/>
      <w:jc w:val="center"/>
      <w:outlineLvl w:val="0"/>
    </w:pPr>
    <w:rPr>
      <w:rFonts w:ascii="HY견명조" w:eastAsia="HY견명조" w:hAnsi="바탕체" w:cs="Times New Roman"/>
      <w:sz w:val="40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462D1D"/>
    <w:pPr>
      <w:ind w:leftChars="400" w:left="800"/>
    </w:pPr>
  </w:style>
  <w:style w:type="paragraph" w:styleId="a7">
    <w:name w:val="header"/>
    <w:basedOn w:val="a2"/>
    <w:link w:val="Char"/>
    <w:unhideWhenUsed/>
    <w:rsid w:val="00184F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3"/>
    <w:link w:val="a7"/>
    <w:rsid w:val="00184F93"/>
  </w:style>
  <w:style w:type="paragraph" w:styleId="a8">
    <w:name w:val="footer"/>
    <w:basedOn w:val="a2"/>
    <w:link w:val="Char0"/>
    <w:uiPriority w:val="99"/>
    <w:unhideWhenUsed/>
    <w:rsid w:val="00184F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3"/>
    <w:link w:val="a8"/>
    <w:uiPriority w:val="99"/>
    <w:rsid w:val="00184F93"/>
  </w:style>
  <w:style w:type="character" w:styleId="a9">
    <w:name w:val="annotation reference"/>
    <w:basedOn w:val="a3"/>
    <w:uiPriority w:val="99"/>
    <w:unhideWhenUsed/>
    <w:rsid w:val="00FB5F14"/>
    <w:rPr>
      <w:sz w:val="18"/>
      <w:szCs w:val="18"/>
    </w:rPr>
  </w:style>
  <w:style w:type="paragraph" w:styleId="aa">
    <w:name w:val="annotation text"/>
    <w:basedOn w:val="a2"/>
    <w:link w:val="Char1"/>
    <w:uiPriority w:val="99"/>
    <w:unhideWhenUsed/>
    <w:rsid w:val="00FB5F14"/>
    <w:pPr>
      <w:jc w:val="left"/>
    </w:pPr>
  </w:style>
  <w:style w:type="character" w:customStyle="1" w:styleId="Char1">
    <w:name w:val="메모 텍스트 Char"/>
    <w:basedOn w:val="a3"/>
    <w:link w:val="aa"/>
    <w:uiPriority w:val="99"/>
    <w:rsid w:val="00FB5F14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FB5F14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FB5F14"/>
    <w:rPr>
      <w:b/>
      <w:bCs/>
    </w:rPr>
  </w:style>
  <w:style w:type="paragraph" w:styleId="ac">
    <w:name w:val="Balloon Text"/>
    <w:basedOn w:val="a2"/>
    <w:link w:val="Char3"/>
    <w:semiHidden/>
    <w:unhideWhenUsed/>
    <w:rsid w:val="00FB5F1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3"/>
    <w:link w:val="ac"/>
    <w:semiHidden/>
    <w:rsid w:val="00FB5F14"/>
    <w:rPr>
      <w:rFonts w:asciiTheme="majorHAnsi" w:eastAsiaTheme="majorEastAsia" w:hAnsiTheme="majorHAnsi" w:cstheme="majorBidi"/>
      <w:sz w:val="18"/>
      <w:szCs w:val="18"/>
    </w:rPr>
  </w:style>
  <w:style w:type="paragraph" w:customStyle="1" w:styleId="ad">
    <w:name w:val="목차(숫자)"/>
    <w:qFormat/>
    <w:rsid w:val="00817913"/>
    <w:pPr>
      <w:widowControl w:val="0"/>
      <w:tabs>
        <w:tab w:val="right" w:leader="middleDot" w:pos="13150"/>
      </w:tabs>
      <w:wordWrap w:val="0"/>
      <w:autoSpaceDE w:val="0"/>
      <w:autoSpaceDN w:val="0"/>
      <w:spacing w:after="0" w:line="312" w:lineRule="auto"/>
      <w:ind w:left="300"/>
    </w:pPr>
    <w:rPr>
      <w:rFonts w:ascii="휴먼명조" w:eastAsia="휴먼명조" w:hAnsi="Arial Unicode MS" w:cs="휴먼명조"/>
      <w:color w:val="000000"/>
      <w:sz w:val="24"/>
      <w:szCs w:val="24"/>
    </w:rPr>
  </w:style>
  <w:style w:type="table" w:customStyle="1" w:styleId="NormalTable0">
    <w:name w:val="Normal Table0"/>
    <w:uiPriority w:val="2"/>
    <w:semiHidden/>
    <w:unhideWhenUsed/>
    <w:qFormat/>
    <w:rsid w:val="00817913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사규(조문)"/>
    <w:basedOn w:val="a2"/>
    <w:rsid w:val="00D16808"/>
    <w:pPr>
      <w:widowControl/>
      <w:numPr>
        <w:numId w:val="3"/>
      </w:numPr>
      <w:wordWrap/>
      <w:autoSpaceDE/>
      <w:autoSpaceDN/>
      <w:jc w:val="left"/>
    </w:pPr>
    <w:rPr>
      <w:rFonts w:ascii="바탕" w:eastAsia="Noto Sans CJK KR Regular" w:hAnsi="Times New Roman" w:cs="Times New Roman"/>
      <w:szCs w:val="24"/>
    </w:rPr>
  </w:style>
  <w:style w:type="paragraph" w:customStyle="1" w:styleId="a0">
    <w:name w:val="사규(항목)"/>
    <w:basedOn w:val="a2"/>
    <w:rsid w:val="00D16808"/>
    <w:pPr>
      <w:widowControl/>
      <w:numPr>
        <w:ilvl w:val="1"/>
        <w:numId w:val="3"/>
      </w:numPr>
      <w:wordWrap/>
      <w:autoSpaceDE/>
      <w:autoSpaceDN/>
      <w:jc w:val="left"/>
    </w:pPr>
    <w:rPr>
      <w:rFonts w:ascii="바탕" w:eastAsia="Noto Sans CJK KR Regular" w:hAnsi="Times New Roman" w:cs="Times New Roman"/>
      <w:szCs w:val="24"/>
    </w:rPr>
  </w:style>
  <w:style w:type="paragraph" w:customStyle="1" w:styleId="a1">
    <w:name w:val="사규(호문)"/>
    <w:basedOn w:val="a2"/>
    <w:rsid w:val="00D16808"/>
    <w:pPr>
      <w:widowControl/>
      <w:numPr>
        <w:ilvl w:val="2"/>
        <w:numId w:val="3"/>
      </w:numPr>
      <w:wordWrap/>
      <w:autoSpaceDE/>
      <w:autoSpaceDN/>
      <w:jc w:val="left"/>
    </w:pPr>
    <w:rPr>
      <w:rFonts w:ascii="바탕" w:eastAsia="Noto Sans CJK KR Regular" w:hAnsi="Times New Roman" w:cs="Times New Roman"/>
      <w:szCs w:val="24"/>
    </w:rPr>
  </w:style>
  <w:style w:type="paragraph" w:styleId="ae">
    <w:name w:val="No Spacing"/>
    <w:uiPriority w:val="1"/>
    <w:qFormat/>
    <w:rsid w:val="00D16808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customStyle="1" w:styleId="1Char">
    <w:name w:val="제목 1 Char"/>
    <w:basedOn w:val="a3"/>
    <w:link w:val="1"/>
    <w:rsid w:val="00892E3B"/>
    <w:rPr>
      <w:rFonts w:ascii="HY견명조" w:eastAsia="HY견명조" w:hAnsi="바탕체" w:cs="Times New Roman"/>
      <w:sz w:val="40"/>
      <w:szCs w:val="24"/>
    </w:rPr>
  </w:style>
  <w:style w:type="paragraph" w:styleId="af">
    <w:name w:val="Date"/>
    <w:basedOn w:val="a2"/>
    <w:next w:val="a2"/>
    <w:link w:val="Char4"/>
    <w:uiPriority w:val="99"/>
    <w:rsid w:val="00892E3B"/>
    <w:pPr>
      <w:widowControl/>
      <w:wordWrap/>
      <w:autoSpaceDE/>
      <w:autoSpaceDN/>
      <w:jc w:val="left"/>
    </w:pPr>
    <w:rPr>
      <w:rFonts w:ascii="바탕체" w:eastAsia="바탕체" w:hAnsi="바탕체" w:cs="Times New Roman"/>
      <w:sz w:val="22"/>
      <w:szCs w:val="24"/>
    </w:rPr>
  </w:style>
  <w:style w:type="character" w:customStyle="1" w:styleId="Char4">
    <w:name w:val="날짜 Char"/>
    <w:basedOn w:val="a3"/>
    <w:link w:val="af"/>
    <w:uiPriority w:val="99"/>
    <w:rsid w:val="00892E3B"/>
    <w:rPr>
      <w:rFonts w:ascii="바탕체" w:eastAsia="바탕체" w:hAnsi="바탕체" w:cs="Times New Roman"/>
      <w:sz w:val="22"/>
      <w:szCs w:val="24"/>
    </w:rPr>
  </w:style>
  <w:style w:type="paragraph" w:styleId="af0">
    <w:name w:val="Normal (Web)"/>
    <w:basedOn w:val="a2"/>
    <w:uiPriority w:val="99"/>
    <w:rsid w:val="00892E3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5">
    <w:name w:val="문서 구조 Char"/>
    <w:basedOn w:val="a3"/>
    <w:link w:val="af1"/>
    <w:semiHidden/>
    <w:rsid w:val="00892E3B"/>
    <w:rPr>
      <w:rFonts w:ascii="Arial" w:eastAsia="돋움" w:hAnsi="Arial" w:cs="Times New Roman"/>
      <w:szCs w:val="24"/>
      <w:shd w:val="clear" w:color="auto" w:fill="000080"/>
    </w:rPr>
  </w:style>
  <w:style w:type="paragraph" w:styleId="af1">
    <w:name w:val="Document Map"/>
    <w:basedOn w:val="a2"/>
    <w:link w:val="Char5"/>
    <w:semiHidden/>
    <w:rsid w:val="00892E3B"/>
    <w:pPr>
      <w:widowControl/>
      <w:shd w:val="clear" w:color="auto" w:fill="000080"/>
      <w:wordWrap/>
      <w:autoSpaceDE/>
      <w:autoSpaceDN/>
      <w:jc w:val="left"/>
    </w:pPr>
    <w:rPr>
      <w:rFonts w:ascii="Arial" w:eastAsia="돋움" w:hAnsi="Arial" w:cs="Times New Roman"/>
      <w:szCs w:val="24"/>
    </w:rPr>
  </w:style>
  <w:style w:type="character" w:customStyle="1" w:styleId="Char10">
    <w:name w:val="문서 구조 Char1"/>
    <w:basedOn w:val="a3"/>
    <w:uiPriority w:val="99"/>
    <w:semiHidden/>
    <w:rsid w:val="00892E3B"/>
    <w:rPr>
      <w:rFonts w:ascii="맑은 고딕" w:eastAsia="맑은 고딕"/>
      <w:sz w:val="18"/>
      <w:szCs w:val="18"/>
    </w:rPr>
  </w:style>
  <w:style w:type="character" w:styleId="af2">
    <w:name w:val="page number"/>
    <w:basedOn w:val="a3"/>
    <w:rsid w:val="00892E3B"/>
  </w:style>
  <w:style w:type="character" w:styleId="af3">
    <w:name w:val="Hyperlink"/>
    <w:basedOn w:val="a3"/>
    <w:uiPriority w:val="99"/>
    <w:unhideWhenUsed/>
    <w:rsid w:val="00892E3B"/>
    <w:rPr>
      <w:color w:val="0563C1" w:themeColor="hyperlink"/>
      <w:u w:val="single"/>
    </w:rPr>
  </w:style>
  <w:style w:type="character" w:styleId="af4">
    <w:name w:val="Strong"/>
    <w:basedOn w:val="a3"/>
    <w:uiPriority w:val="22"/>
    <w:qFormat/>
    <w:rsid w:val="00892E3B"/>
    <w:rPr>
      <w:b/>
      <w:bCs/>
    </w:rPr>
  </w:style>
  <w:style w:type="table" w:styleId="af5">
    <w:name w:val="Table Grid"/>
    <w:basedOn w:val="a4"/>
    <w:uiPriority w:val="59"/>
    <w:rsid w:val="00892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머리말"/>
    <w:qFormat/>
    <w:rsid w:val="00892E3B"/>
    <w:pPr>
      <w:widowControl w:val="0"/>
      <w:autoSpaceDE w:val="0"/>
      <w:autoSpaceDN w:val="0"/>
      <w:snapToGrid w:val="0"/>
      <w:spacing w:after="0" w:line="240" w:lineRule="auto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character" w:styleId="af7">
    <w:name w:val="Placeholder Text"/>
    <w:basedOn w:val="a3"/>
    <w:uiPriority w:val="99"/>
    <w:semiHidden/>
    <w:rsid w:val="00892E3B"/>
    <w:rPr>
      <w:color w:val="808080"/>
    </w:rPr>
  </w:style>
  <w:style w:type="paragraph" w:styleId="af8">
    <w:name w:val="Revision"/>
    <w:hidden/>
    <w:uiPriority w:val="99"/>
    <w:semiHidden/>
    <w:rsid w:val="00892E3B"/>
    <w:pPr>
      <w:spacing w:after="0" w:line="240" w:lineRule="auto"/>
      <w:jc w:val="left"/>
    </w:pPr>
    <w:rPr>
      <w:rFonts w:ascii="바탕" w:eastAsia="Noto Sans CJK KR Regular" w:hAnsi="Times New Roman" w:cs="Times New Roman"/>
      <w:szCs w:val="24"/>
    </w:rPr>
  </w:style>
  <w:style w:type="character" w:customStyle="1" w:styleId="10">
    <w:name w:val="확인되지 않은 멘션1"/>
    <w:basedOn w:val="a3"/>
    <w:uiPriority w:val="99"/>
    <w:semiHidden/>
    <w:unhideWhenUsed/>
    <w:rsid w:val="006F527A"/>
    <w:rPr>
      <w:color w:val="605E5C"/>
      <w:shd w:val="clear" w:color="auto" w:fill="E1DFDD"/>
    </w:rPr>
  </w:style>
  <w:style w:type="character" w:customStyle="1" w:styleId="ui-provider">
    <w:name w:val="ui-provider"/>
    <w:basedOn w:val="a3"/>
    <w:rsid w:val="00CA1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4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0D547-2F88-4035-9EDD-DD77CDF94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nam8</dc:creator>
  <cp:keywords/>
  <dc:description/>
  <cp:lastModifiedBy>김현주 (Hyunjoo Kim)</cp:lastModifiedBy>
  <cp:revision>2</cp:revision>
  <cp:lastPrinted>2023-10-31T00:14:00Z</cp:lastPrinted>
  <dcterms:created xsi:type="dcterms:W3CDTF">2025-12-30T00:59:00Z</dcterms:created>
  <dcterms:modified xsi:type="dcterms:W3CDTF">2025-12-30T00:59:00Z</dcterms:modified>
</cp:coreProperties>
</file>