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E1CE9E" w14:textId="77777777" w:rsidR="00AA34CF" w:rsidRPr="00C1682B" w:rsidRDefault="00AA34CF">
      <w:pPr>
        <w:widowControl/>
        <w:autoSpaceDE/>
        <w:autoSpaceDN/>
        <w:jc w:val="left"/>
        <w:rPr>
          <w:color w:val="auto"/>
        </w:rPr>
      </w:pPr>
      <w:bookmarkStart w:id="0" w:name="_top"/>
      <w:bookmarkStart w:id="1" w:name="_GoBack"/>
      <w:bookmarkEnd w:id="0"/>
      <w:bookmarkEnd w:id="1"/>
    </w:p>
    <w:p w14:paraId="34C04509" w14:textId="77777777" w:rsidR="00AA34CF" w:rsidRPr="00C1682B" w:rsidRDefault="00AA34CF">
      <w:pPr>
        <w:widowControl/>
        <w:autoSpaceDE/>
        <w:autoSpaceDN/>
        <w:jc w:val="left"/>
        <w:rPr>
          <w:rFonts w:ascii="굴림" w:eastAsia="굴림"/>
          <w:b/>
          <w:color w:val="auto"/>
          <w:sz w:val="28"/>
        </w:rPr>
      </w:pPr>
    </w:p>
    <w:p w14:paraId="4F25489B" w14:textId="77777777" w:rsidR="00AA34CF" w:rsidRPr="00C1682B" w:rsidRDefault="00AA34CF">
      <w:pPr>
        <w:widowControl/>
        <w:autoSpaceDE/>
        <w:autoSpaceDN/>
        <w:jc w:val="left"/>
        <w:rPr>
          <w:rFonts w:ascii="굴림" w:eastAsia="굴림"/>
          <w:b/>
          <w:color w:val="auto"/>
          <w:sz w:val="28"/>
        </w:rPr>
      </w:pPr>
    </w:p>
    <w:p w14:paraId="645F3015" w14:textId="77777777" w:rsidR="00AA34CF" w:rsidRPr="00A122C4" w:rsidRDefault="00DF63D6">
      <w:pPr>
        <w:widowControl/>
        <w:autoSpaceDE/>
        <w:autoSpaceDN/>
        <w:jc w:val="center"/>
        <w:rPr>
          <w:color w:val="auto"/>
        </w:rPr>
      </w:pPr>
      <w:r w:rsidRPr="00A122C4">
        <w:rPr>
          <w:rFonts w:ascii="굴림" w:eastAsia="굴림"/>
          <w:b/>
          <w:color w:val="auto"/>
          <w:sz w:val="44"/>
          <w:u w:val="single"/>
        </w:rPr>
        <w:t>종류주식(우선주) 투자 계약서</w:t>
      </w:r>
    </w:p>
    <w:p w14:paraId="32C4844D" w14:textId="77777777" w:rsidR="00AA34CF" w:rsidRPr="00A122C4" w:rsidRDefault="00AA34CF">
      <w:pPr>
        <w:widowControl/>
        <w:autoSpaceDE/>
        <w:autoSpaceDN/>
        <w:jc w:val="left"/>
        <w:rPr>
          <w:rFonts w:ascii="굴림" w:eastAsia="굴림"/>
          <w:b/>
          <w:color w:val="auto"/>
          <w:sz w:val="28"/>
        </w:rPr>
      </w:pPr>
    </w:p>
    <w:p w14:paraId="38143C50" w14:textId="77777777" w:rsidR="00AA34CF" w:rsidRPr="00A122C4" w:rsidRDefault="00AA34CF">
      <w:pPr>
        <w:widowControl/>
        <w:autoSpaceDE/>
        <w:autoSpaceDN/>
        <w:jc w:val="left"/>
        <w:rPr>
          <w:rFonts w:ascii="굴림" w:eastAsia="굴림"/>
          <w:b/>
          <w:color w:val="auto"/>
          <w:sz w:val="28"/>
        </w:rPr>
      </w:pPr>
    </w:p>
    <w:p w14:paraId="7B5AA7B2" w14:textId="77777777" w:rsidR="00AA34CF" w:rsidRPr="00A122C4" w:rsidRDefault="00AA34CF">
      <w:pPr>
        <w:widowControl/>
        <w:autoSpaceDE/>
        <w:autoSpaceDN/>
        <w:jc w:val="left"/>
        <w:rPr>
          <w:rFonts w:ascii="굴림" w:eastAsia="굴림"/>
          <w:b/>
          <w:color w:val="auto"/>
          <w:sz w:val="28"/>
        </w:rPr>
      </w:pPr>
    </w:p>
    <w:p w14:paraId="5FE04150" w14:textId="77777777" w:rsidR="00AA34CF" w:rsidRPr="00A122C4" w:rsidRDefault="00AA34CF">
      <w:pPr>
        <w:widowControl/>
        <w:autoSpaceDE/>
        <w:autoSpaceDN/>
        <w:jc w:val="left"/>
        <w:rPr>
          <w:rFonts w:ascii="굴림" w:eastAsia="굴림"/>
          <w:b/>
          <w:color w:val="auto"/>
          <w:sz w:val="28"/>
        </w:rPr>
      </w:pPr>
    </w:p>
    <w:p w14:paraId="39367866" w14:textId="195EF592" w:rsidR="00AA34CF" w:rsidRPr="00A122C4" w:rsidRDefault="00DF63D6">
      <w:pPr>
        <w:widowControl/>
        <w:autoSpaceDE/>
        <w:autoSpaceDN/>
        <w:jc w:val="center"/>
        <w:rPr>
          <w:color w:val="auto"/>
        </w:rPr>
      </w:pPr>
      <w:r w:rsidRPr="00A122C4">
        <w:rPr>
          <w:rFonts w:ascii="굴림"/>
          <w:b/>
          <w:color w:val="auto"/>
          <w:sz w:val="28"/>
        </w:rPr>
        <w:t>202</w:t>
      </w:r>
      <w:r w:rsidR="00C04756" w:rsidRPr="00A122C4">
        <w:rPr>
          <w:rFonts w:ascii="굴림" w:hint="eastAsia"/>
          <w:b/>
          <w:color w:val="auto"/>
          <w:sz w:val="28"/>
        </w:rPr>
        <w:t>4</w:t>
      </w:r>
      <w:r w:rsidRPr="00A122C4">
        <w:rPr>
          <w:rFonts w:ascii="굴림"/>
          <w:b/>
          <w:color w:val="auto"/>
          <w:sz w:val="28"/>
        </w:rPr>
        <w:t xml:space="preserve">. </w:t>
      </w:r>
      <w:r w:rsidR="0003618E" w:rsidRPr="00A122C4">
        <w:rPr>
          <w:rFonts w:ascii="굴림"/>
          <w:b/>
          <w:color w:val="auto"/>
          <w:sz w:val="28"/>
        </w:rPr>
        <w:t>10</w:t>
      </w:r>
      <w:r w:rsidRPr="00A122C4">
        <w:rPr>
          <w:rFonts w:ascii="굴림"/>
          <w:b/>
          <w:color w:val="auto"/>
          <w:sz w:val="28"/>
        </w:rPr>
        <w:t>.</w:t>
      </w:r>
      <w:r w:rsidR="00D82811" w:rsidRPr="00A122C4">
        <w:rPr>
          <w:rFonts w:ascii="굴림" w:hint="eastAsia"/>
          <w:b/>
          <w:color w:val="auto"/>
          <w:sz w:val="28"/>
        </w:rPr>
        <w:t xml:space="preserve"> </w:t>
      </w:r>
      <w:r w:rsidR="00B2375C">
        <w:rPr>
          <w:rFonts w:ascii="굴림" w:hint="eastAsia"/>
          <w:b/>
          <w:color w:val="auto"/>
          <w:sz w:val="28"/>
        </w:rPr>
        <w:t>29</w:t>
      </w:r>
      <w:r w:rsidRPr="00A122C4">
        <w:rPr>
          <w:rFonts w:ascii="굴림"/>
          <w:b/>
          <w:color w:val="auto"/>
          <w:sz w:val="28"/>
        </w:rPr>
        <w:t>.</w:t>
      </w:r>
    </w:p>
    <w:p w14:paraId="79B5AED4" w14:textId="77777777" w:rsidR="00AA34CF" w:rsidRPr="00A122C4" w:rsidRDefault="00AA34CF">
      <w:pPr>
        <w:widowControl/>
        <w:autoSpaceDE/>
        <w:autoSpaceDN/>
        <w:jc w:val="left"/>
        <w:rPr>
          <w:rFonts w:ascii="굴림" w:eastAsia="굴림"/>
          <w:b/>
          <w:color w:val="auto"/>
          <w:sz w:val="28"/>
        </w:rPr>
      </w:pPr>
    </w:p>
    <w:p w14:paraId="4A00E9AF" w14:textId="77777777" w:rsidR="00AA34CF" w:rsidRPr="00A122C4" w:rsidRDefault="00AA34CF">
      <w:pPr>
        <w:widowControl/>
        <w:autoSpaceDE/>
        <w:autoSpaceDN/>
        <w:jc w:val="left"/>
        <w:rPr>
          <w:rFonts w:ascii="굴림" w:eastAsia="굴림"/>
          <w:b/>
          <w:color w:val="auto"/>
          <w:sz w:val="28"/>
        </w:rPr>
      </w:pPr>
    </w:p>
    <w:p w14:paraId="2011C35B" w14:textId="77777777" w:rsidR="00AA34CF" w:rsidRPr="00A122C4" w:rsidRDefault="00DF63D6">
      <w:pPr>
        <w:widowControl/>
        <w:autoSpaceDE/>
        <w:autoSpaceDN/>
        <w:snapToGrid w:val="0"/>
        <w:spacing w:line="360" w:lineRule="auto"/>
        <w:jc w:val="center"/>
        <w:rPr>
          <w:color w:val="auto"/>
        </w:rPr>
      </w:pPr>
      <w:r w:rsidRPr="00A122C4">
        <w:rPr>
          <w:rFonts w:eastAsia="굴림"/>
          <w:b/>
          <w:color w:val="auto"/>
          <w:sz w:val="28"/>
        </w:rPr>
        <w:t>회사</w:t>
      </w:r>
    </w:p>
    <w:p w14:paraId="6480394C" w14:textId="625AECE0" w:rsidR="00AA34CF" w:rsidRPr="00A122C4" w:rsidRDefault="00BD6933">
      <w:pPr>
        <w:widowControl/>
        <w:autoSpaceDE/>
        <w:autoSpaceDN/>
        <w:snapToGrid w:val="0"/>
        <w:jc w:val="center"/>
        <w:rPr>
          <w:color w:val="auto"/>
        </w:rPr>
      </w:pPr>
      <w:r w:rsidRPr="00A122C4">
        <w:rPr>
          <w:rFonts w:ascii="굴림" w:eastAsia="굴림" w:hint="eastAsia"/>
          <w:b/>
          <w:color w:val="auto"/>
          <w:sz w:val="28"/>
        </w:rPr>
        <w:t>주식회사</w:t>
      </w:r>
      <w:r w:rsidR="002E7A62" w:rsidRPr="00A122C4">
        <w:rPr>
          <w:rFonts w:ascii="굴림" w:eastAsia="굴림" w:hint="eastAsia"/>
          <w:b/>
          <w:color w:val="auto"/>
          <w:sz w:val="28"/>
        </w:rPr>
        <w:t xml:space="preserve"> </w:t>
      </w:r>
      <w:r w:rsidR="0003618E" w:rsidRPr="00A122C4">
        <w:rPr>
          <w:rFonts w:ascii="굴림" w:eastAsia="굴림" w:hint="eastAsia"/>
          <w:b/>
          <w:color w:val="auto"/>
          <w:sz w:val="28"/>
        </w:rPr>
        <w:t>그래비티벤처스</w:t>
      </w:r>
    </w:p>
    <w:p w14:paraId="2622FE24" w14:textId="77777777" w:rsidR="00AA34CF" w:rsidRPr="00A122C4" w:rsidRDefault="00AA34CF">
      <w:pPr>
        <w:widowControl/>
        <w:autoSpaceDE/>
        <w:autoSpaceDN/>
        <w:snapToGrid w:val="0"/>
        <w:jc w:val="center"/>
        <w:rPr>
          <w:rFonts w:ascii="굴림" w:eastAsia="굴림"/>
          <w:b/>
          <w:color w:val="auto"/>
          <w:sz w:val="28"/>
        </w:rPr>
      </w:pPr>
    </w:p>
    <w:p w14:paraId="277C6347" w14:textId="77777777" w:rsidR="00AA34CF" w:rsidRPr="00A122C4" w:rsidRDefault="00AA34CF">
      <w:pPr>
        <w:widowControl/>
        <w:autoSpaceDE/>
        <w:autoSpaceDN/>
        <w:snapToGrid w:val="0"/>
        <w:jc w:val="center"/>
        <w:rPr>
          <w:rFonts w:ascii="굴림" w:eastAsia="굴림"/>
          <w:b/>
          <w:color w:val="auto"/>
          <w:sz w:val="28"/>
        </w:rPr>
      </w:pPr>
    </w:p>
    <w:p w14:paraId="69F9571C" w14:textId="77777777" w:rsidR="00AA34CF" w:rsidRPr="00A122C4" w:rsidRDefault="00DF63D6">
      <w:pPr>
        <w:widowControl/>
        <w:autoSpaceDE/>
        <w:autoSpaceDN/>
        <w:jc w:val="center"/>
        <w:rPr>
          <w:color w:val="auto"/>
        </w:rPr>
      </w:pPr>
      <w:r w:rsidRPr="00A122C4">
        <w:rPr>
          <w:rFonts w:eastAsia="굴림"/>
          <w:b/>
          <w:color w:val="auto"/>
          <w:sz w:val="28"/>
        </w:rPr>
        <w:t>투자자</w:t>
      </w:r>
    </w:p>
    <w:p w14:paraId="2C4BC126" w14:textId="451A5BC6" w:rsidR="00AA34CF" w:rsidRPr="00B2375C" w:rsidRDefault="00B2375C">
      <w:pPr>
        <w:widowControl/>
        <w:wordWrap/>
        <w:autoSpaceDE/>
        <w:jc w:val="center"/>
        <w:rPr>
          <w:rFonts w:ascii="굴림체" w:eastAsia="굴림체"/>
          <w:b/>
          <w:color w:val="auto"/>
          <w:sz w:val="28"/>
        </w:rPr>
      </w:pPr>
      <w:r>
        <w:rPr>
          <w:rFonts w:ascii="굴림체" w:eastAsia="굴림체"/>
          <w:b/>
          <w:color w:val="auto"/>
          <w:sz w:val="28"/>
        </w:rPr>
        <w:t>㈜</w:t>
      </w:r>
      <w:r>
        <w:rPr>
          <w:rFonts w:ascii="굴림체" w:eastAsia="굴림체" w:hint="eastAsia"/>
          <w:b/>
          <w:color w:val="auto"/>
          <w:sz w:val="28"/>
        </w:rPr>
        <w:t>일룸</w:t>
      </w:r>
    </w:p>
    <w:p w14:paraId="3B9D1809" w14:textId="77777777" w:rsidR="0003618E" w:rsidRPr="00A122C4" w:rsidRDefault="0003618E">
      <w:pPr>
        <w:widowControl/>
        <w:wordWrap/>
        <w:autoSpaceDE/>
        <w:jc w:val="center"/>
        <w:rPr>
          <w:rFonts w:ascii="굴림체" w:eastAsia="굴림체"/>
          <w:b/>
          <w:color w:val="auto"/>
          <w:sz w:val="28"/>
        </w:rPr>
      </w:pPr>
    </w:p>
    <w:p w14:paraId="713DA2DF" w14:textId="77777777" w:rsidR="00AA34CF" w:rsidRPr="00A122C4" w:rsidRDefault="00DF63D6">
      <w:pPr>
        <w:widowControl/>
        <w:wordWrap/>
        <w:autoSpaceDE/>
        <w:jc w:val="center"/>
        <w:rPr>
          <w:color w:val="auto"/>
        </w:rPr>
      </w:pPr>
      <w:r w:rsidRPr="00A122C4">
        <w:rPr>
          <w:rFonts w:eastAsia="굴림체"/>
          <w:b/>
          <w:color w:val="auto"/>
          <w:sz w:val="28"/>
        </w:rPr>
        <w:t>이해관계인</w:t>
      </w:r>
    </w:p>
    <w:p w14:paraId="471E021A" w14:textId="6071AE77" w:rsidR="002E7A62" w:rsidRPr="00A122C4" w:rsidRDefault="0003618E" w:rsidP="002E7A62">
      <w:pPr>
        <w:widowControl/>
        <w:autoSpaceDE/>
        <w:autoSpaceDN/>
        <w:snapToGrid w:val="0"/>
        <w:jc w:val="center"/>
        <w:rPr>
          <w:color w:val="auto"/>
        </w:rPr>
      </w:pPr>
      <w:r w:rsidRPr="00A122C4">
        <w:rPr>
          <w:rFonts w:ascii="굴림" w:eastAsia="굴림" w:hint="eastAsia"/>
          <w:b/>
          <w:color w:val="auto"/>
          <w:sz w:val="28"/>
        </w:rPr>
        <w:t>김샛별</w:t>
      </w:r>
    </w:p>
    <w:p w14:paraId="649E3D92" w14:textId="65437C21" w:rsidR="00AA34CF" w:rsidRPr="00A122C4" w:rsidRDefault="00AA34CF">
      <w:pPr>
        <w:widowControl/>
        <w:wordWrap/>
        <w:autoSpaceDE/>
        <w:jc w:val="center"/>
        <w:rPr>
          <w:color w:val="auto"/>
        </w:rPr>
        <w:sectPr w:rsidR="00AA34CF" w:rsidRPr="00A122C4">
          <w:pgSz w:w="11906" w:h="16838"/>
          <w:pgMar w:top="1134" w:right="1134" w:bottom="1701" w:left="1418" w:header="851" w:footer="992" w:gutter="0"/>
          <w:pgBorders w:offsetFrom="page">
            <w:top w:val="thickThinMediumGap" w:sz="23" w:space="24" w:color="0A0000"/>
            <w:left w:val="thickThinMediumGap" w:sz="23" w:space="24" w:color="0A0000"/>
            <w:bottom w:val="thinThickMediumGap" w:sz="23" w:space="24" w:color="0A0000"/>
            <w:right w:val="thinThickMediumGap" w:sz="23" w:space="24" w:color="0A0000"/>
          </w:pgBorders>
          <w:cols w:space="0"/>
          <w:docGrid w:type="lines" w:linePitch="360"/>
        </w:sectPr>
      </w:pPr>
    </w:p>
    <w:p w14:paraId="25ACEDEC" w14:textId="77777777" w:rsidR="00AA34CF" w:rsidRPr="00A122C4" w:rsidRDefault="00DF63D6">
      <w:pPr>
        <w:pStyle w:val="a8"/>
        <w:wordWrap w:val="0"/>
        <w:spacing w:before="105" w:after="105" w:line="340" w:lineRule="atLeast"/>
        <w:jc w:val="center"/>
        <w:rPr>
          <w:color w:val="auto"/>
        </w:rPr>
      </w:pPr>
      <w:r w:rsidRPr="00A122C4">
        <w:rPr>
          <w:rFonts w:ascii="굴림" w:eastAsia="굴림"/>
          <w:b/>
          <w:color w:val="auto"/>
          <w:sz w:val="28"/>
        </w:rPr>
        <w:lastRenderedPageBreak/>
        <w:t xml:space="preserve"> 종류주식(우선주) 투자 계약서</w:t>
      </w:r>
    </w:p>
    <w:p w14:paraId="76302F14" w14:textId="77777777" w:rsidR="00AA34CF" w:rsidRPr="00A122C4" w:rsidRDefault="00AA34CF">
      <w:pPr>
        <w:pStyle w:val="a8"/>
        <w:wordWrap w:val="0"/>
        <w:spacing w:before="105" w:after="0" w:line="340" w:lineRule="atLeast"/>
        <w:jc w:val="both"/>
        <w:rPr>
          <w:rFonts w:ascii="굴림" w:eastAsia="굴림"/>
          <w:b/>
          <w:color w:val="auto"/>
          <w:sz w:val="20"/>
        </w:rPr>
      </w:pPr>
    </w:p>
    <w:p w14:paraId="318B02E2" w14:textId="3DC4E001" w:rsidR="00AA34CF" w:rsidRPr="00A122C4" w:rsidRDefault="00DF63D6">
      <w:pPr>
        <w:pStyle w:val="a8"/>
        <w:wordWrap w:val="0"/>
        <w:spacing w:before="105" w:after="0" w:line="340" w:lineRule="atLeast"/>
        <w:jc w:val="both"/>
        <w:rPr>
          <w:color w:val="auto"/>
        </w:rPr>
      </w:pPr>
      <w:r w:rsidRPr="00A122C4">
        <w:rPr>
          <w:rFonts w:ascii="굴림" w:eastAsia="굴림"/>
          <w:color w:val="auto"/>
          <w:sz w:val="20"/>
        </w:rPr>
        <w:t xml:space="preserve">아래의 당사자들은 다음과 같이 </w:t>
      </w:r>
      <w:r w:rsidR="00BD6933" w:rsidRPr="00A122C4">
        <w:rPr>
          <w:rFonts w:ascii="굴림" w:eastAsia="굴림" w:hint="eastAsia"/>
          <w:b/>
          <w:color w:val="auto"/>
          <w:sz w:val="20"/>
        </w:rPr>
        <w:t>주식회사</w:t>
      </w:r>
      <w:r w:rsidR="009273E0" w:rsidRPr="00A122C4">
        <w:rPr>
          <w:rFonts w:ascii="굴림" w:eastAsia="굴림" w:hint="eastAsia"/>
          <w:b/>
          <w:color w:val="auto"/>
          <w:sz w:val="20"/>
        </w:rPr>
        <w:t xml:space="preserve"> </w:t>
      </w:r>
      <w:r w:rsidR="0003618E" w:rsidRPr="00A122C4">
        <w:rPr>
          <w:rFonts w:ascii="굴림" w:eastAsia="굴림" w:hint="eastAsia"/>
          <w:b/>
          <w:color w:val="auto"/>
          <w:sz w:val="20"/>
        </w:rPr>
        <w:t>그래비티벤처스</w:t>
      </w:r>
      <w:r w:rsidR="002E7A62" w:rsidRPr="00A122C4">
        <w:rPr>
          <w:rFonts w:ascii="굴림" w:eastAsia="굴림" w:hint="eastAsia"/>
          <w:color w:val="auto"/>
          <w:sz w:val="20"/>
        </w:rPr>
        <w:t xml:space="preserve"> </w:t>
      </w:r>
      <w:r w:rsidR="00217616" w:rsidRPr="00A122C4">
        <w:rPr>
          <w:rFonts w:ascii="굴림" w:eastAsia="굴림" w:hint="eastAsia"/>
          <w:color w:val="auto"/>
          <w:sz w:val="20"/>
        </w:rPr>
        <w:t>종류주식</w:t>
      </w:r>
      <w:r w:rsidRPr="00A122C4">
        <w:rPr>
          <w:rFonts w:ascii="굴림" w:eastAsia="굴림"/>
          <w:color w:val="auto"/>
          <w:sz w:val="20"/>
        </w:rPr>
        <w:t xml:space="preserve"> 투자계약서(이하 </w:t>
      </w:r>
      <w:r w:rsidRPr="00A122C4">
        <w:rPr>
          <w:rFonts w:ascii="굴림" w:eastAsia="굴림"/>
          <w:color w:val="auto"/>
          <w:sz w:val="20"/>
        </w:rPr>
        <w:t>“</w:t>
      </w:r>
      <w:r w:rsidRPr="00A122C4">
        <w:rPr>
          <w:rFonts w:ascii="굴림" w:eastAsia="굴림"/>
          <w:b/>
          <w:color w:val="auto"/>
          <w:sz w:val="20"/>
        </w:rPr>
        <w:t>본 계약(서)</w:t>
      </w:r>
      <w:r w:rsidRPr="00A122C4">
        <w:rPr>
          <w:rFonts w:ascii="굴림" w:eastAsia="굴림"/>
          <w:color w:val="auto"/>
          <w:sz w:val="20"/>
        </w:rPr>
        <w:t>”</w:t>
      </w:r>
      <w:r w:rsidRPr="00A122C4">
        <w:rPr>
          <w:rFonts w:ascii="굴림" w:eastAsia="굴림"/>
          <w:color w:val="auto"/>
          <w:sz w:val="20"/>
        </w:rPr>
        <w:t xml:space="preserve">)를 </w:t>
      </w:r>
      <w:r w:rsidR="009273E0" w:rsidRPr="00A122C4">
        <w:rPr>
          <w:rFonts w:ascii="굴림" w:eastAsia="굴림" w:hint="eastAsia"/>
          <w:color w:val="auto"/>
          <w:sz w:val="20"/>
        </w:rPr>
        <w:t xml:space="preserve">체결한다. </w:t>
      </w:r>
    </w:p>
    <w:p w14:paraId="3CFA723E" w14:textId="77777777" w:rsidR="00AA34CF" w:rsidRPr="00A122C4" w:rsidRDefault="00AA34CF">
      <w:pPr>
        <w:spacing w:line="340" w:lineRule="atLeast"/>
        <w:rPr>
          <w:rFonts w:ascii="굴림" w:eastAsia="굴림"/>
          <w:color w:val="auto"/>
        </w:rPr>
      </w:pPr>
    </w:p>
    <w:p w14:paraId="10658A9D" w14:textId="006005D9" w:rsidR="00D82811" w:rsidRPr="00A122C4" w:rsidRDefault="00DF63D6" w:rsidP="00D82811">
      <w:pPr>
        <w:tabs>
          <w:tab w:val="left" w:pos="4985"/>
        </w:tabs>
        <w:spacing w:line="340" w:lineRule="atLeast"/>
        <w:rPr>
          <w:color w:val="auto"/>
        </w:rPr>
      </w:pPr>
      <w:r w:rsidRPr="00A122C4">
        <w:rPr>
          <w:rFonts w:ascii="굴림" w:eastAsia="굴림"/>
          <w:color w:val="auto"/>
        </w:rPr>
        <w:t>1. 투자자</w:t>
      </w:r>
      <w:r w:rsidR="009273E0" w:rsidRPr="00A122C4">
        <w:rPr>
          <w:rFonts w:ascii="굴림" w:eastAsia="굴림" w:hint="eastAsia"/>
          <w:color w:val="auto"/>
        </w:rPr>
        <w:t xml:space="preserve"> </w:t>
      </w:r>
      <w:r w:rsidRPr="00A122C4">
        <w:rPr>
          <w:rFonts w:ascii="굴림" w:eastAsia="굴림"/>
          <w:color w:val="auto"/>
        </w:rPr>
        <w:t>:</w:t>
      </w:r>
      <w:r w:rsidR="00D82811" w:rsidRPr="00A122C4">
        <w:rPr>
          <w:rFonts w:ascii="굴림" w:eastAsia="굴림" w:hint="eastAsia"/>
          <w:color w:val="auto"/>
        </w:rPr>
        <w:t xml:space="preserve">   </w:t>
      </w:r>
      <w:r w:rsidR="00B2375C">
        <w:rPr>
          <w:rFonts w:ascii="굴림" w:eastAsia="굴림" w:hint="eastAsia"/>
          <w:b/>
          <w:bCs/>
          <w:color w:val="auto"/>
        </w:rPr>
        <w:t>(주)일룸</w:t>
      </w:r>
      <w:r w:rsidR="00EC6877" w:rsidRPr="00A122C4">
        <w:rPr>
          <w:rFonts w:ascii="굴림" w:eastAsia="굴림" w:hint="eastAsia"/>
          <w:color w:val="auto"/>
        </w:rPr>
        <w:t xml:space="preserve"> </w:t>
      </w:r>
      <w:r w:rsidRPr="00A122C4">
        <w:rPr>
          <w:rFonts w:ascii="굴림" w:eastAsia="굴림"/>
          <w:b/>
          <w:color w:val="auto"/>
        </w:rPr>
        <w:t xml:space="preserve"> </w:t>
      </w:r>
      <w:r w:rsidRPr="00A122C4">
        <w:rPr>
          <w:rFonts w:ascii="굴림" w:eastAsia="굴림"/>
          <w:color w:val="auto"/>
        </w:rPr>
        <w:t xml:space="preserve">(이하 </w:t>
      </w:r>
      <w:r w:rsidRPr="00A122C4">
        <w:rPr>
          <w:rFonts w:ascii="굴림" w:eastAsia="굴림"/>
          <w:color w:val="auto"/>
        </w:rPr>
        <w:t>“</w:t>
      </w:r>
      <w:r w:rsidRPr="00A122C4">
        <w:rPr>
          <w:rFonts w:eastAsia="굴림"/>
          <w:b/>
          <w:color w:val="auto"/>
        </w:rPr>
        <w:t>투자자</w:t>
      </w:r>
      <w:r w:rsidRPr="00A122C4">
        <w:rPr>
          <w:rFonts w:ascii="굴림"/>
          <w:color w:val="auto"/>
        </w:rPr>
        <w:t>”</w:t>
      </w:r>
      <w:r w:rsidRPr="00A122C4">
        <w:rPr>
          <w:rFonts w:ascii="굴림"/>
          <w:color w:val="auto"/>
        </w:rPr>
        <w:t>)</w:t>
      </w:r>
    </w:p>
    <w:p w14:paraId="424FE731" w14:textId="258C8C70" w:rsidR="00C04756" w:rsidRPr="00A122C4" w:rsidRDefault="00073F9E" w:rsidP="00D82811">
      <w:pPr>
        <w:tabs>
          <w:tab w:val="left" w:pos="4985"/>
        </w:tabs>
        <w:spacing w:line="340" w:lineRule="atLeast"/>
        <w:ind w:firstLine="1200"/>
        <w:rPr>
          <w:rFonts w:ascii="굴림" w:eastAsia="굴림"/>
          <w:color w:val="auto"/>
        </w:rPr>
      </w:pPr>
      <w:r w:rsidRPr="00A122C4">
        <w:rPr>
          <w:rFonts w:ascii="굴림" w:eastAsia="굴림" w:hint="eastAsia"/>
          <w:color w:val="auto"/>
        </w:rPr>
        <w:t>주소:</w:t>
      </w:r>
      <w:r w:rsidR="00EC6877" w:rsidRPr="00A122C4">
        <w:rPr>
          <w:rFonts w:ascii="굴림" w:eastAsia="굴림" w:hint="eastAsia"/>
          <w:color w:val="auto"/>
        </w:rPr>
        <w:t xml:space="preserve"> 서울특별시</w:t>
      </w:r>
      <w:r w:rsidR="00B2375C">
        <w:rPr>
          <w:rFonts w:ascii="굴림" w:eastAsia="굴림" w:hint="eastAsia"/>
          <w:color w:val="auto"/>
        </w:rPr>
        <w:t xml:space="preserve"> 송파구 오금로 311(오금동, 퍼시스빌딩 3층)</w:t>
      </w:r>
    </w:p>
    <w:p w14:paraId="6C2D3C33" w14:textId="743EB420" w:rsidR="00EC6877" w:rsidRPr="00A122C4" w:rsidRDefault="00EC6877" w:rsidP="00D82811">
      <w:pPr>
        <w:tabs>
          <w:tab w:val="left" w:pos="4985"/>
        </w:tabs>
        <w:spacing w:line="340" w:lineRule="atLeast"/>
        <w:ind w:firstLine="1200"/>
        <w:rPr>
          <w:color w:val="auto"/>
        </w:rPr>
      </w:pPr>
      <w:r w:rsidRPr="00A122C4">
        <w:rPr>
          <w:rFonts w:ascii="굴림" w:eastAsia="굴림" w:hint="eastAsia"/>
          <w:color w:val="auto"/>
        </w:rPr>
        <w:t>대표이사</w:t>
      </w:r>
      <w:r w:rsidR="00B2375C">
        <w:rPr>
          <w:rFonts w:ascii="굴림" w:eastAsia="굴림" w:hint="eastAsia"/>
          <w:color w:val="auto"/>
        </w:rPr>
        <w:t xml:space="preserve"> 정보은</w:t>
      </w:r>
    </w:p>
    <w:p w14:paraId="15C988CD" w14:textId="34F79F87" w:rsidR="00AA34CF" w:rsidRPr="00A122C4" w:rsidRDefault="00073F9E" w:rsidP="00D26296">
      <w:pPr>
        <w:tabs>
          <w:tab w:val="left" w:pos="993"/>
        </w:tabs>
        <w:spacing w:line="340" w:lineRule="atLeast"/>
        <w:ind w:left="1276" w:hanging="1276"/>
        <w:rPr>
          <w:rFonts w:ascii="굴림" w:eastAsia="굴림"/>
          <w:color w:val="auto"/>
        </w:rPr>
      </w:pPr>
      <w:r w:rsidRPr="00A122C4">
        <w:rPr>
          <w:color w:val="auto"/>
        </w:rPr>
        <w:t xml:space="preserve">               </w:t>
      </w:r>
      <w:r w:rsidR="00DF63D6" w:rsidRPr="00A122C4">
        <w:rPr>
          <w:color w:val="auto"/>
        </w:rPr>
        <w:tab/>
      </w:r>
      <w:r w:rsidR="00DF63D6" w:rsidRPr="00A122C4">
        <w:rPr>
          <w:color w:val="auto"/>
        </w:rPr>
        <w:tab/>
      </w:r>
      <w:r w:rsidR="00DF63D6" w:rsidRPr="00A122C4">
        <w:rPr>
          <w:color w:val="auto"/>
        </w:rPr>
        <w:tab/>
      </w:r>
    </w:p>
    <w:p w14:paraId="6F91E2A2" w14:textId="6664517F" w:rsidR="00AA34CF" w:rsidRPr="00A122C4" w:rsidRDefault="00D26296">
      <w:pPr>
        <w:tabs>
          <w:tab w:val="left" w:pos="1276"/>
        </w:tabs>
        <w:spacing w:line="340" w:lineRule="atLeast"/>
        <w:rPr>
          <w:color w:val="auto"/>
        </w:rPr>
      </w:pPr>
      <w:r w:rsidRPr="00A122C4">
        <w:rPr>
          <w:rFonts w:ascii="굴림" w:eastAsia="굴림" w:hint="eastAsia"/>
          <w:color w:val="auto"/>
        </w:rPr>
        <w:t>2</w:t>
      </w:r>
      <w:r w:rsidR="00DF63D6" w:rsidRPr="00A122C4">
        <w:rPr>
          <w:rFonts w:ascii="굴림" w:eastAsia="굴림"/>
          <w:color w:val="auto"/>
        </w:rPr>
        <w:t>. 회사:</w:t>
      </w:r>
      <w:r w:rsidR="00DF63D6" w:rsidRPr="00A122C4">
        <w:rPr>
          <w:color w:val="auto"/>
        </w:rPr>
        <w:tab/>
      </w:r>
      <w:r w:rsidR="00E12F0D" w:rsidRPr="00A122C4">
        <w:rPr>
          <w:rFonts w:ascii="굴림" w:eastAsia="굴림" w:hint="eastAsia"/>
          <w:b/>
          <w:color w:val="auto"/>
        </w:rPr>
        <w:t>주</w:t>
      </w:r>
      <w:r w:rsidR="00DF63D6" w:rsidRPr="00A122C4">
        <w:rPr>
          <w:rFonts w:ascii="굴림" w:eastAsia="굴림"/>
          <w:b/>
          <w:color w:val="auto"/>
        </w:rPr>
        <w:t>식회사</w:t>
      </w:r>
      <w:r w:rsidR="00055190" w:rsidRPr="00A122C4">
        <w:rPr>
          <w:rFonts w:ascii="굴림" w:eastAsia="굴림" w:hint="eastAsia"/>
          <w:b/>
          <w:color w:val="auto"/>
        </w:rPr>
        <w:t xml:space="preserve"> </w:t>
      </w:r>
      <w:r w:rsidR="0003618E" w:rsidRPr="00A122C4">
        <w:rPr>
          <w:rFonts w:ascii="굴림" w:eastAsia="굴림" w:hint="eastAsia"/>
          <w:b/>
          <w:color w:val="auto"/>
        </w:rPr>
        <w:t>그래비티벤처스</w:t>
      </w:r>
      <w:r w:rsidR="002E7A62" w:rsidRPr="00A122C4">
        <w:rPr>
          <w:rFonts w:ascii="굴림" w:eastAsia="굴림" w:hint="eastAsia"/>
          <w:b/>
          <w:color w:val="auto"/>
        </w:rPr>
        <w:t xml:space="preserve"> </w:t>
      </w:r>
      <w:r w:rsidR="00DF63D6" w:rsidRPr="00A122C4">
        <w:rPr>
          <w:rFonts w:ascii="굴림" w:eastAsia="굴림"/>
          <w:color w:val="auto"/>
        </w:rPr>
        <w:t xml:space="preserve">(이하 </w:t>
      </w:r>
      <w:r w:rsidR="00DF63D6" w:rsidRPr="00A122C4">
        <w:rPr>
          <w:rFonts w:ascii="굴림" w:eastAsia="굴림"/>
          <w:color w:val="auto"/>
        </w:rPr>
        <w:t>“</w:t>
      </w:r>
      <w:r w:rsidR="00DF63D6" w:rsidRPr="00A122C4">
        <w:rPr>
          <w:rFonts w:eastAsia="굴림"/>
          <w:b/>
          <w:color w:val="auto"/>
        </w:rPr>
        <w:t>회사</w:t>
      </w:r>
      <w:r w:rsidR="00DF63D6" w:rsidRPr="00A122C4">
        <w:rPr>
          <w:rFonts w:ascii="굴림"/>
          <w:color w:val="auto"/>
        </w:rPr>
        <w:t>”</w:t>
      </w:r>
      <w:r w:rsidR="00DF63D6" w:rsidRPr="00A122C4">
        <w:rPr>
          <w:rFonts w:ascii="굴림"/>
          <w:color w:val="auto"/>
        </w:rPr>
        <w:t>)</w:t>
      </w:r>
    </w:p>
    <w:p w14:paraId="4AB0499A" w14:textId="4BEF4BBA" w:rsidR="00AA34CF" w:rsidRPr="00A122C4" w:rsidRDefault="00DF63D6">
      <w:pPr>
        <w:tabs>
          <w:tab w:val="left" w:pos="1276"/>
        </w:tabs>
        <w:spacing w:line="340" w:lineRule="atLeast"/>
        <w:rPr>
          <w:color w:val="auto"/>
        </w:rPr>
      </w:pPr>
      <w:r w:rsidRPr="00A122C4">
        <w:rPr>
          <w:color w:val="auto"/>
        </w:rPr>
        <w:tab/>
      </w:r>
      <w:r w:rsidRPr="00A122C4">
        <w:rPr>
          <w:rFonts w:ascii="굴림" w:eastAsia="굴림"/>
          <w:color w:val="auto"/>
        </w:rPr>
        <w:t>주소:</w:t>
      </w:r>
      <w:r w:rsidR="009273E0" w:rsidRPr="00A122C4">
        <w:rPr>
          <w:rFonts w:ascii="굴림" w:eastAsia="굴림" w:hint="eastAsia"/>
          <w:color w:val="auto"/>
        </w:rPr>
        <w:t xml:space="preserve"> </w:t>
      </w:r>
      <w:r w:rsidR="005C7700" w:rsidRPr="00A122C4">
        <w:rPr>
          <w:rFonts w:ascii="굴림" w:eastAsia="굴림" w:hint="eastAsia"/>
          <w:color w:val="auto"/>
        </w:rPr>
        <w:t xml:space="preserve">충청남도 천안시 동남구 대흥로 </w:t>
      </w:r>
      <w:r w:rsidR="005C7700" w:rsidRPr="00A122C4">
        <w:rPr>
          <w:rFonts w:ascii="굴림" w:eastAsia="굴림"/>
          <w:color w:val="auto"/>
        </w:rPr>
        <w:t>321, 507</w:t>
      </w:r>
      <w:r w:rsidR="005C7700" w:rsidRPr="00A122C4">
        <w:rPr>
          <w:rFonts w:ascii="굴림" w:eastAsia="굴림" w:hint="eastAsia"/>
          <w:color w:val="auto"/>
        </w:rPr>
        <w:t>호(수평빌딩)</w:t>
      </w:r>
    </w:p>
    <w:p w14:paraId="68047062" w14:textId="20337B9F" w:rsidR="00AA34CF" w:rsidRPr="00A122C4" w:rsidRDefault="00DF63D6">
      <w:pPr>
        <w:tabs>
          <w:tab w:val="left" w:pos="1276"/>
        </w:tabs>
        <w:spacing w:line="340" w:lineRule="atLeast"/>
        <w:rPr>
          <w:color w:val="auto"/>
        </w:rPr>
      </w:pPr>
      <w:r w:rsidRPr="00A122C4">
        <w:rPr>
          <w:color w:val="auto"/>
        </w:rPr>
        <w:tab/>
      </w:r>
      <w:r w:rsidR="00B138F0" w:rsidRPr="00A122C4">
        <w:rPr>
          <w:rFonts w:ascii="굴림" w:eastAsia="굴림" w:hint="eastAsia"/>
          <w:color w:val="auto"/>
        </w:rPr>
        <w:t>대</w:t>
      </w:r>
      <w:r w:rsidRPr="00A122C4">
        <w:rPr>
          <w:rFonts w:ascii="굴림" w:eastAsia="굴림"/>
          <w:color w:val="auto"/>
        </w:rPr>
        <w:t xml:space="preserve">표이사 </w:t>
      </w:r>
      <w:r w:rsidR="002E7A62" w:rsidRPr="00A122C4">
        <w:rPr>
          <w:rFonts w:ascii="굴림" w:eastAsia="굴림" w:hint="eastAsia"/>
          <w:color w:val="auto"/>
        </w:rPr>
        <w:t xml:space="preserve"> </w:t>
      </w:r>
      <w:r w:rsidR="0003618E" w:rsidRPr="00A122C4">
        <w:rPr>
          <w:rFonts w:ascii="굴림" w:eastAsia="굴림" w:hint="eastAsia"/>
          <w:color w:val="auto"/>
        </w:rPr>
        <w:t>김샛별</w:t>
      </w:r>
    </w:p>
    <w:p w14:paraId="0D585ED5" w14:textId="77777777" w:rsidR="00AA34CF" w:rsidRPr="00A122C4" w:rsidRDefault="00AA34CF">
      <w:pPr>
        <w:spacing w:line="340" w:lineRule="atLeast"/>
        <w:rPr>
          <w:rFonts w:ascii="굴림" w:eastAsia="굴림"/>
          <w:color w:val="auto"/>
        </w:rPr>
      </w:pPr>
    </w:p>
    <w:p w14:paraId="123AD531" w14:textId="660B615A" w:rsidR="00AA34CF" w:rsidRPr="00A122C4" w:rsidRDefault="006807E8">
      <w:pPr>
        <w:spacing w:line="340" w:lineRule="atLeast"/>
        <w:rPr>
          <w:color w:val="auto"/>
        </w:rPr>
      </w:pPr>
      <w:r w:rsidRPr="00A122C4">
        <w:rPr>
          <w:rFonts w:ascii="굴림" w:eastAsia="굴림" w:hint="eastAsia"/>
          <w:color w:val="auto"/>
        </w:rPr>
        <w:t>3</w:t>
      </w:r>
      <w:r w:rsidR="00DF63D6" w:rsidRPr="00A122C4">
        <w:rPr>
          <w:rFonts w:ascii="굴림" w:eastAsia="굴림"/>
          <w:color w:val="auto"/>
        </w:rPr>
        <w:t xml:space="preserve">. 이해관계인(이하 </w:t>
      </w:r>
      <w:r w:rsidR="00DF63D6" w:rsidRPr="00A122C4">
        <w:rPr>
          <w:rFonts w:ascii="굴림" w:eastAsia="굴림"/>
          <w:color w:val="auto"/>
        </w:rPr>
        <w:t>“</w:t>
      </w:r>
      <w:r w:rsidR="00DF63D6" w:rsidRPr="00A122C4">
        <w:rPr>
          <w:rFonts w:eastAsia="굴림"/>
          <w:b/>
          <w:color w:val="auto"/>
        </w:rPr>
        <w:t>이해관계인</w:t>
      </w:r>
      <w:r w:rsidR="00DF63D6" w:rsidRPr="00A122C4">
        <w:rPr>
          <w:rFonts w:ascii="굴림"/>
          <w:color w:val="auto"/>
        </w:rPr>
        <w:t>”</w:t>
      </w:r>
      <w:r w:rsidR="00DF63D6" w:rsidRPr="00A122C4">
        <w:rPr>
          <w:rFonts w:ascii="굴림"/>
          <w:color w:val="auto"/>
        </w:rPr>
        <w:t>)</w:t>
      </w:r>
    </w:p>
    <w:p w14:paraId="10DF2704" w14:textId="4B209E21" w:rsidR="00143E52" w:rsidRPr="00A122C4" w:rsidRDefault="00DF63D6" w:rsidP="00143E52">
      <w:pPr>
        <w:tabs>
          <w:tab w:val="left" w:pos="1276"/>
        </w:tabs>
        <w:spacing w:line="340" w:lineRule="atLeast"/>
        <w:ind w:firstLineChars="400" w:firstLine="800"/>
        <w:rPr>
          <w:rFonts w:ascii="굴림" w:eastAsia="굴림"/>
          <w:color w:val="auto"/>
        </w:rPr>
      </w:pPr>
      <w:r w:rsidRPr="00A122C4">
        <w:rPr>
          <w:rFonts w:ascii="굴림" w:eastAsia="굴림"/>
          <w:color w:val="auto"/>
        </w:rPr>
        <w:t xml:space="preserve">이름: </w:t>
      </w:r>
      <w:r w:rsidR="0003618E" w:rsidRPr="00A122C4">
        <w:rPr>
          <w:rFonts w:ascii="굴림" w:eastAsia="굴림" w:hint="eastAsia"/>
          <w:color w:val="auto"/>
        </w:rPr>
        <w:t>김샛별</w:t>
      </w:r>
    </w:p>
    <w:p w14:paraId="117BCB09" w14:textId="4E1727B3" w:rsidR="00143E52" w:rsidRPr="00A122C4" w:rsidRDefault="00DF63D6" w:rsidP="00143E52">
      <w:pPr>
        <w:tabs>
          <w:tab w:val="left" w:pos="1276"/>
        </w:tabs>
        <w:spacing w:line="340" w:lineRule="atLeast"/>
        <w:ind w:firstLineChars="400" w:firstLine="800"/>
        <w:rPr>
          <w:rFonts w:ascii="굴림" w:eastAsia="굴림"/>
          <w:color w:val="auto"/>
        </w:rPr>
      </w:pPr>
      <w:r w:rsidRPr="00A122C4">
        <w:rPr>
          <w:rFonts w:ascii="굴림" w:eastAsia="굴림"/>
          <w:color w:val="auto"/>
        </w:rPr>
        <w:t xml:space="preserve">주소: </w:t>
      </w:r>
      <w:r w:rsidR="00CD52B6" w:rsidRPr="00A122C4">
        <w:rPr>
          <w:rFonts w:ascii="굴림" w:eastAsia="굴림" w:hint="eastAsia"/>
          <w:color w:val="auto"/>
        </w:rPr>
        <w:t>세종특별자치시</w:t>
      </w:r>
      <w:r w:rsidR="00CD52B6" w:rsidRPr="00A122C4">
        <w:rPr>
          <w:rFonts w:ascii="굴림" w:eastAsia="굴림"/>
          <w:color w:val="auto"/>
        </w:rPr>
        <w:t xml:space="preserve"> </w:t>
      </w:r>
      <w:r w:rsidR="00912416" w:rsidRPr="00A122C4">
        <w:rPr>
          <w:rFonts w:ascii="굴림" w:eastAsia="굴림" w:hint="eastAsia"/>
          <w:color w:val="auto"/>
        </w:rPr>
        <w:t xml:space="preserve">밝은뜰로 </w:t>
      </w:r>
      <w:r w:rsidR="00912416" w:rsidRPr="00A122C4">
        <w:rPr>
          <w:rFonts w:ascii="굴림" w:eastAsia="굴림"/>
          <w:color w:val="auto"/>
        </w:rPr>
        <w:t xml:space="preserve">15, </w:t>
      </w:r>
      <w:r w:rsidR="00912416" w:rsidRPr="00A122C4">
        <w:rPr>
          <w:rFonts w:ascii="굴림" w:eastAsia="굴림" w:hint="eastAsia"/>
          <w:color w:val="auto"/>
        </w:rPr>
        <w:t>가락마을1</w:t>
      </w:r>
      <w:r w:rsidR="00912416" w:rsidRPr="00A122C4">
        <w:rPr>
          <w:rFonts w:ascii="굴림" w:eastAsia="굴림"/>
          <w:color w:val="auto"/>
        </w:rPr>
        <w:t>9</w:t>
      </w:r>
      <w:r w:rsidR="00912416" w:rsidRPr="00A122C4">
        <w:rPr>
          <w:rFonts w:ascii="굴림" w:eastAsia="굴림" w:hint="eastAsia"/>
          <w:color w:val="auto"/>
        </w:rPr>
        <w:t xml:space="preserve">단지동양파라곤 </w:t>
      </w:r>
      <w:r w:rsidR="00325626" w:rsidRPr="00A122C4">
        <w:rPr>
          <w:rFonts w:ascii="굴림" w:eastAsia="굴림"/>
          <w:color w:val="auto"/>
        </w:rPr>
        <w:t>1903</w:t>
      </w:r>
      <w:r w:rsidR="00325626" w:rsidRPr="00A122C4">
        <w:rPr>
          <w:rFonts w:ascii="굴림" w:eastAsia="굴림" w:hint="eastAsia"/>
          <w:color w:val="auto"/>
        </w:rPr>
        <w:t xml:space="preserve">동 </w:t>
      </w:r>
      <w:r w:rsidR="00325626" w:rsidRPr="00A122C4">
        <w:rPr>
          <w:rFonts w:ascii="굴림" w:eastAsia="굴림"/>
          <w:color w:val="auto"/>
        </w:rPr>
        <w:t>1603</w:t>
      </w:r>
      <w:r w:rsidR="00325626" w:rsidRPr="00A122C4">
        <w:rPr>
          <w:rFonts w:ascii="굴림" w:eastAsia="굴림" w:hint="eastAsia"/>
          <w:color w:val="auto"/>
        </w:rPr>
        <w:t xml:space="preserve">호 </w:t>
      </w:r>
    </w:p>
    <w:p w14:paraId="0B091612" w14:textId="1A3B3A14" w:rsidR="00B138F0" w:rsidRPr="00A122C4" w:rsidRDefault="00DF63D6" w:rsidP="009273E0">
      <w:pPr>
        <w:tabs>
          <w:tab w:val="left" w:pos="1276"/>
        </w:tabs>
        <w:spacing w:line="340" w:lineRule="atLeast"/>
        <w:ind w:firstLineChars="400" w:firstLine="800"/>
        <w:rPr>
          <w:rFonts w:ascii="굴림" w:eastAsia="굴림"/>
          <w:color w:val="auto"/>
        </w:rPr>
      </w:pPr>
      <w:r w:rsidRPr="00A122C4">
        <w:rPr>
          <w:rFonts w:ascii="굴림" w:eastAsia="굴림"/>
          <w:color w:val="auto"/>
        </w:rPr>
        <w:t>생년월일: 19</w:t>
      </w:r>
      <w:r w:rsidR="00073F9E" w:rsidRPr="00A122C4">
        <w:rPr>
          <w:rFonts w:ascii="굴림" w:eastAsia="굴림"/>
          <w:color w:val="auto"/>
        </w:rPr>
        <w:t>92</w:t>
      </w:r>
      <w:r w:rsidRPr="00A122C4">
        <w:rPr>
          <w:rFonts w:ascii="굴림" w:eastAsia="굴림"/>
          <w:color w:val="auto"/>
        </w:rPr>
        <w:t xml:space="preserve">. </w:t>
      </w:r>
      <w:r w:rsidR="00073F9E" w:rsidRPr="00A122C4">
        <w:rPr>
          <w:rFonts w:ascii="굴림" w:eastAsia="굴림"/>
          <w:color w:val="auto"/>
        </w:rPr>
        <w:t>02</w:t>
      </w:r>
      <w:r w:rsidRPr="00A122C4">
        <w:rPr>
          <w:rFonts w:ascii="굴림" w:eastAsia="굴림"/>
          <w:color w:val="auto"/>
        </w:rPr>
        <w:t xml:space="preserve">. </w:t>
      </w:r>
      <w:r w:rsidR="00073F9E" w:rsidRPr="00A122C4">
        <w:rPr>
          <w:rFonts w:ascii="굴림" w:eastAsia="굴림"/>
          <w:color w:val="auto"/>
        </w:rPr>
        <w:t>1</w:t>
      </w:r>
      <w:r w:rsidR="009273E0" w:rsidRPr="00A122C4">
        <w:rPr>
          <w:rFonts w:ascii="굴림" w:eastAsia="굴림" w:hint="eastAsia"/>
          <w:color w:val="auto"/>
        </w:rPr>
        <w:t>5</w:t>
      </w:r>
      <w:r w:rsidRPr="00A122C4">
        <w:rPr>
          <w:rFonts w:ascii="굴림" w:eastAsia="굴림"/>
          <w:color w:val="auto"/>
        </w:rPr>
        <w:t>.</w:t>
      </w:r>
    </w:p>
    <w:p w14:paraId="2F6BCF5D" w14:textId="77777777" w:rsidR="002E7A62" w:rsidRPr="00A122C4" w:rsidRDefault="002E7A62">
      <w:pPr>
        <w:pStyle w:val="a8"/>
        <w:wordWrap w:val="0"/>
        <w:spacing w:before="105" w:after="0" w:line="340" w:lineRule="atLeast"/>
        <w:jc w:val="both"/>
        <w:rPr>
          <w:rFonts w:ascii="굴림" w:eastAsia="굴림"/>
          <w:color w:val="auto"/>
          <w:sz w:val="20"/>
        </w:rPr>
      </w:pPr>
    </w:p>
    <w:p w14:paraId="638A6B65" w14:textId="77777777" w:rsidR="00AA34CF" w:rsidRPr="00A122C4" w:rsidRDefault="00DF63D6">
      <w:pPr>
        <w:pStyle w:val="a9"/>
        <w:rPr>
          <w:color w:val="auto"/>
        </w:rPr>
      </w:pPr>
      <w:r w:rsidRPr="00A122C4">
        <w:rPr>
          <w:color w:val="auto"/>
        </w:rPr>
        <w:t>다    음</w:t>
      </w:r>
    </w:p>
    <w:p w14:paraId="5046E33F" w14:textId="77777777" w:rsidR="00AA34CF" w:rsidRPr="00A122C4" w:rsidRDefault="00AA34CF">
      <w:pPr>
        <w:rPr>
          <w:rFonts w:ascii="굴림" w:eastAsia="굴림"/>
          <w:color w:val="auto"/>
        </w:rPr>
      </w:pPr>
    </w:p>
    <w:p w14:paraId="4A88D4C2" w14:textId="77777777" w:rsidR="00AA34CF" w:rsidRPr="00A122C4" w:rsidRDefault="00DF63D6">
      <w:pPr>
        <w:pStyle w:val="a8"/>
        <w:wordWrap w:val="0"/>
        <w:snapToGrid w:val="0"/>
        <w:spacing w:before="120" w:after="120" w:line="340" w:lineRule="atLeast"/>
        <w:jc w:val="center"/>
        <w:rPr>
          <w:color w:val="auto"/>
        </w:rPr>
      </w:pPr>
      <w:r w:rsidRPr="00A122C4">
        <w:rPr>
          <w:rFonts w:ascii="굴림" w:eastAsia="굴림"/>
          <w:b/>
          <w:color w:val="auto"/>
        </w:rPr>
        <w:t>제1장  신주의 인수에 관한 사항</w:t>
      </w:r>
    </w:p>
    <w:p w14:paraId="7E56ED64" w14:textId="77777777" w:rsidR="00AA34CF" w:rsidRPr="00A122C4" w:rsidRDefault="00AA34CF">
      <w:pPr>
        <w:pStyle w:val="a8"/>
        <w:wordWrap w:val="0"/>
        <w:spacing w:before="105" w:after="105" w:line="340" w:lineRule="atLeast"/>
        <w:jc w:val="both"/>
        <w:rPr>
          <w:rFonts w:ascii="굴림" w:eastAsia="굴림"/>
          <w:b/>
          <w:color w:val="auto"/>
          <w:sz w:val="20"/>
        </w:rPr>
      </w:pPr>
    </w:p>
    <w:p w14:paraId="67DE0A24" w14:textId="77777777"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제1조 신주의 발행과 인수</w:t>
      </w:r>
    </w:p>
    <w:p w14:paraId="4C37E7CF" w14:textId="77777777" w:rsidR="00AA34CF" w:rsidRPr="00A122C4" w:rsidRDefault="00DF63D6">
      <w:pPr>
        <w:pStyle w:val="a8"/>
        <w:numPr>
          <w:ilvl w:val="0"/>
          <w:numId w:val="1"/>
        </w:numPr>
        <w:wordWrap w:val="0"/>
        <w:spacing w:before="105" w:after="105" w:line="340" w:lineRule="atLeast"/>
        <w:ind w:left="284" w:hanging="284"/>
        <w:jc w:val="both"/>
        <w:rPr>
          <w:color w:val="auto"/>
        </w:rPr>
      </w:pPr>
      <w:r w:rsidRPr="00A122C4">
        <w:rPr>
          <w:rFonts w:ascii="굴림" w:eastAsia="굴림"/>
          <w:color w:val="auto"/>
          <w:sz w:val="20"/>
        </w:rPr>
        <w:t xml:space="preserve">회사는 본 계약에 따라 다음과 같은 본건 종류주식(우선주식, 이하 </w:t>
      </w:r>
      <w:r w:rsidRPr="00A122C4">
        <w:rPr>
          <w:rFonts w:ascii="굴림" w:eastAsia="굴림"/>
          <w:color w:val="auto"/>
          <w:sz w:val="20"/>
        </w:rPr>
        <w:t>“</w:t>
      </w:r>
      <w:r w:rsidRPr="00A122C4">
        <w:rPr>
          <w:rFonts w:ascii="굴림" w:eastAsia="굴림"/>
          <w:color w:val="auto"/>
          <w:sz w:val="20"/>
        </w:rPr>
        <w:t>우선주식</w:t>
      </w:r>
      <w:r w:rsidRPr="00A122C4">
        <w:rPr>
          <w:rFonts w:ascii="굴림" w:eastAsia="굴림"/>
          <w:color w:val="auto"/>
          <w:sz w:val="20"/>
        </w:rPr>
        <w:t>”</w:t>
      </w:r>
      <w:r w:rsidRPr="00A122C4">
        <w:rPr>
          <w:rFonts w:ascii="굴림" w:eastAsia="굴림"/>
          <w:color w:val="auto"/>
          <w:sz w:val="20"/>
        </w:rPr>
        <w:t xml:space="preserve"> 또는 </w:t>
      </w:r>
      <w:r w:rsidRPr="00A122C4">
        <w:rPr>
          <w:rFonts w:ascii="굴림" w:eastAsia="굴림"/>
          <w:color w:val="auto"/>
          <w:sz w:val="20"/>
        </w:rPr>
        <w:t>“</w:t>
      </w:r>
      <w:r w:rsidRPr="00A122C4">
        <w:rPr>
          <w:rFonts w:ascii="굴림" w:eastAsia="굴림"/>
          <w:color w:val="auto"/>
          <w:sz w:val="20"/>
        </w:rPr>
        <w:t>우선주</w:t>
      </w:r>
      <w:r w:rsidRPr="00A122C4">
        <w:rPr>
          <w:rFonts w:ascii="굴림" w:eastAsia="굴림"/>
          <w:color w:val="auto"/>
          <w:sz w:val="20"/>
        </w:rPr>
        <w:t>”</w:t>
      </w:r>
      <w:r w:rsidRPr="00A122C4">
        <w:rPr>
          <w:rFonts w:ascii="굴림" w:eastAsia="굴림"/>
          <w:color w:val="auto"/>
          <w:sz w:val="20"/>
        </w:rPr>
        <w:t xml:space="preserve">)을 발행하고, 투자자는 이를 인수한다. </w:t>
      </w:r>
    </w:p>
    <w:p w14:paraId="17C4DD26" w14:textId="6628B8EA" w:rsidR="00AA34CF" w:rsidRPr="00A122C4" w:rsidRDefault="00DF63D6">
      <w:pPr>
        <w:pStyle w:val="a8"/>
        <w:numPr>
          <w:ilvl w:val="1"/>
          <w:numId w:val="1"/>
        </w:numPr>
        <w:wordWrap w:val="0"/>
        <w:spacing w:before="105" w:after="105" w:line="340" w:lineRule="atLeast"/>
        <w:ind w:left="567" w:hanging="283"/>
        <w:jc w:val="both"/>
        <w:rPr>
          <w:rFonts w:ascii="굴림" w:eastAsia="굴림"/>
          <w:color w:val="auto"/>
          <w:sz w:val="20"/>
        </w:rPr>
      </w:pPr>
      <w:r w:rsidRPr="00A122C4">
        <w:rPr>
          <w:rFonts w:ascii="굴림" w:eastAsia="굴림"/>
          <w:color w:val="auto"/>
          <w:sz w:val="20"/>
        </w:rPr>
        <w:t xml:space="preserve">발행할 주식의 총수(수권주식수) : </w:t>
      </w:r>
      <w:r w:rsidR="00073F9E" w:rsidRPr="00A122C4">
        <w:rPr>
          <w:rFonts w:ascii="굴림" w:eastAsia="굴림"/>
          <w:color w:val="auto"/>
          <w:sz w:val="20"/>
        </w:rPr>
        <w:t xml:space="preserve"> </w:t>
      </w:r>
      <w:r w:rsidR="00CD52B6" w:rsidRPr="00A122C4">
        <w:rPr>
          <w:rFonts w:ascii="굴림" w:eastAsia="굴림" w:hint="eastAsia"/>
          <w:color w:val="auto"/>
          <w:sz w:val="20"/>
        </w:rPr>
        <w:t>10,000,000</w:t>
      </w:r>
      <w:r w:rsidRPr="00A122C4">
        <w:rPr>
          <w:rFonts w:ascii="굴림" w:eastAsia="굴림"/>
          <w:color w:val="auto"/>
          <w:sz w:val="20"/>
        </w:rPr>
        <w:t>주</w:t>
      </w:r>
    </w:p>
    <w:p w14:paraId="7664B253" w14:textId="769C91EA" w:rsidR="00AA34CF" w:rsidRPr="00A122C4" w:rsidRDefault="00DF63D6">
      <w:pPr>
        <w:pStyle w:val="a8"/>
        <w:numPr>
          <w:ilvl w:val="1"/>
          <w:numId w:val="1"/>
        </w:numPr>
        <w:wordWrap w:val="0"/>
        <w:spacing w:before="105" w:after="105" w:line="340" w:lineRule="atLeast"/>
        <w:ind w:left="567" w:hanging="283"/>
        <w:jc w:val="both"/>
        <w:rPr>
          <w:rFonts w:ascii="굴림" w:eastAsia="굴림"/>
          <w:color w:val="auto"/>
          <w:sz w:val="20"/>
        </w:rPr>
      </w:pPr>
      <w:r w:rsidRPr="00A122C4">
        <w:rPr>
          <w:rFonts w:ascii="굴림" w:eastAsia="굴림"/>
          <w:color w:val="auto"/>
          <w:sz w:val="20"/>
        </w:rPr>
        <w:t xml:space="preserve">기 발행주식의 총수 : 기명식 보통주 </w:t>
      </w:r>
      <w:r w:rsidR="00B2375C">
        <w:rPr>
          <w:rFonts w:ascii="굴림" w:eastAsia="굴림" w:hint="eastAsia"/>
          <w:color w:val="auto"/>
          <w:sz w:val="20"/>
        </w:rPr>
        <w:t>22,767</w:t>
      </w:r>
      <w:r w:rsidR="00E12F0D" w:rsidRPr="00A122C4">
        <w:rPr>
          <w:rFonts w:ascii="굴림" w:eastAsia="굴림" w:hint="eastAsia"/>
          <w:color w:val="auto"/>
          <w:sz w:val="20"/>
        </w:rPr>
        <w:t>주</w:t>
      </w:r>
    </w:p>
    <w:p w14:paraId="101A0AD9" w14:textId="555DF93F" w:rsidR="00AA34CF" w:rsidRPr="00A122C4" w:rsidRDefault="00DF63D6">
      <w:pPr>
        <w:pStyle w:val="a8"/>
        <w:numPr>
          <w:ilvl w:val="1"/>
          <w:numId w:val="1"/>
        </w:numPr>
        <w:wordWrap w:val="0"/>
        <w:spacing w:before="105" w:after="105" w:line="340" w:lineRule="atLeast"/>
        <w:ind w:left="567" w:hanging="283"/>
        <w:jc w:val="both"/>
        <w:rPr>
          <w:rFonts w:ascii="굴림" w:eastAsia="굴림"/>
          <w:color w:val="auto"/>
          <w:sz w:val="20"/>
        </w:rPr>
      </w:pPr>
      <w:r w:rsidRPr="00A122C4">
        <w:rPr>
          <w:rFonts w:ascii="굴림" w:eastAsia="굴림"/>
          <w:color w:val="auto"/>
          <w:sz w:val="20"/>
        </w:rPr>
        <w:t xml:space="preserve">신주의 명칭 : </w:t>
      </w:r>
      <w:r w:rsidR="00A80EFA" w:rsidRPr="00A122C4">
        <w:rPr>
          <w:rFonts w:ascii="굴림" w:eastAsia="굴림" w:hint="eastAsia"/>
          <w:color w:val="auto"/>
          <w:sz w:val="20"/>
        </w:rPr>
        <w:t xml:space="preserve">주식회사 </w:t>
      </w:r>
      <w:r w:rsidR="0003618E" w:rsidRPr="00A122C4">
        <w:rPr>
          <w:rFonts w:ascii="굴림" w:eastAsia="굴림" w:hint="eastAsia"/>
          <w:color w:val="auto"/>
          <w:sz w:val="20"/>
        </w:rPr>
        <w:t>그래비티벤처스</w:t>
      </w:r>
      <w:r w:rsidRPr="00A122C4">
        <w:rPr>
          <w:rFonts w:ascii="굴림" w:eastAsia="굴림"/>
          <w:color w:val="auto"/>
          <w:sz w:val="20"/>
        </w:rPr>
        <w:t xml:space="preserve"> </w:t>
      </w:r>
      <w:r w:rsidR="00A80EFA" w:rsidRPr="00A122C4">
        <w:rPr>
          <w:rFonts w:ascii="굴림" w:eastAsia="굴림" w:hint="eastAsia"/>
          <w:color w:val="auto"/>
          <w:sz w:val="20"/>
        </w:rPr>
        <w:t>종류주식</w:t>
      </w:r>
    </w:p>
    <w:p w14:paraId="521EE180" w14:textId="0318485A" w:rsidR="00AA34CF" w:rsidRPr="00A122C4" w:rsidRDefault="00DF63D6">
      <w:pPr>
        <w:pStyle w:val="a8"/>
        <w:numPr>
          <w:ilvl w:val="1"/>
          <w:numId w:val="1"/>
        </w:numPr>
        <w:wordWrap w:val="0"/>
        <w:spacing w:before="105" w:after="105" w:line="340" w:lineRule="atLeast"/>
        <w:ind w:left="567" w:hanging="283"/>
        <w:jc w:val="both"/>
        <w:rPr>
          <w:rFonts w:ascii="굴림" w:eastAsia="굴림"/>
          <w:color w:val="auto"/>
          <w:sz w:val="20"/>
        </w:rPr>
      </w:pPr>
      <w:r w:rsidRPr="00A122C4">
        <w:rPr>
          <w:rFonts w:ascii="굴림" w:eastAsia="굴림"/>
          <w:color w:val="auto"/>
          <w:sz w:val="20"/>
        </w:rPr>
        <w:t xml:space="preserve">신주의 종류와 수 : 기명식 상환전환우선주 </w:t>
      </w:r>
      <w:r w:rsidR="00B2375C">
        <w:rPr>
          <w:rFonts w:ascii="굴림" w:eastAsia="굴림" w:hint="eastAsia"/>
          <w:color w:val="auto"/>
          <w:sz w:val="20"/>
        </w:rPr>
        <w:t>434</w:t>
      </w:r>
      <w:r w:rsidR="00B138F0" w:rsidRPr="00A122C4">
        <w:rPr>
          <w:rFonts w:ascii="굴림" w:eastAsia="굴림" w:hint="eastAsia"/>
          <w:color w:val="auto"/>
          <w:sz w:val="20"/>
        </w:rPr>
        <w:t>주</w:t>
      </w:r>
    </w:p>
    <w:p w14:paraId="05BDCDF6" w14:textId="2104E870" w:rsidR="00AA34CF" w:rsidRPr="00A122C4" w:rsidRDefault="00DF63D6">
      <w:pPr>
        <w:pStyle w:val="a8"/>
        <w:numPr>
          <w:ilvl w:val="1"/>
          <w:numId w:val="1"/>
        </w:numPr>
        <w:wordWrap w:val="0"/>
        <w:spacing w:before="105" w:after="105" w:line="340" w:lineRule="atLeast"/>
        <w:ind w:left="567" w:hanging="283"/>
        <w:jc w:val="both"/>
        <w:rPr>
          <w:color w:val="auto"/>
        </w:rPr>
      </w:pPr>
      <w:r w:rsidRPr="00A122C4">
        <w:rPr>
          <w:rFonts w:ascii="굴림" w:eastAsia="굴림"/>
          <w:color w:val="auto"/>
          <w:sz w:val="20"/>
        </w:rPr>
        <w:t>1주의 금액(액면가) : 금</w:t>
      </w:r>
      <w:r w:rsidR="00E12F0D" w:rsidRPr="00A122C4">
        <w:rPr>
          <w:rFonts w:ascii="굴림" w:eastAsia="굴림" w:hint="eastAsia"/>
          <w:color w:val="auto"/>
          <w:sz w:val="20"/>
        </w:rPr>
        <w:t xml:space="preserve"> </w:t>
      </w:r>
      <w:r w:rsidR="00CD52B6" w:rsidRPr="00A122C4">
        <w:rPr>
          <w:rFonts w:ascii="굴림" w:eastAsia="굴림" w:hint="eastAsia"/>
          <w:color w:val="auto"/>
          <w:sz w:val="20"/>
        </w:rPr>
        <w:t>5,000</w:t>
      </w:r>
      <w:r w:rsidRPr="00A122C4">
        <w:rPr>
          <w:rFonts w:ascii="굴림" w:eastAsia="굴림"/>
          <w:color w:val="auto"/>
          <w:sz w:val="20"/>
        </w:rPr>
        <w:t>원</w:t>
      </w:r>
    </w:p>
    <w:p w14:paraId="5D92FD67" w14:textId="48654A77" w:rsidR="00AA34CF" w:rsidRPr="00A122C4" w:rsidRDefault="00DF63D6">
      <w:pPr>
        <w:pStyle w:val="a8"/>
        <w:numPr>
          <w:ilvl w:val="1"/>
          <w:numId w:val="1"/>
        </w:numPr>
        <w:wordWrap w:val="0"/>
        <w:spacing w:before="105" w:after="105" w:line="340" w:lineRule="atLeast"/>
        <w:ind w:left="567" w:hanging="283"/>
        <w:jc w:val="both"/>
        <w:rPr>
          <w:color w:val="auto"/>
        </w:rPr>
      </w:pPr>
      <w:commentRangeStart w:id="2"/>
      <w:r w:rsidRPr="00A122C4">
        <w:rPr>
          <w:rFonts w:ascii="굴림" w:eastAsia="굴림"/>
          <w:color w:val="auto"/>
          <w:sz w:val="20"/>
        </w:rPr>
        <w:t>본건 우선주식의 1주당 발행가액(인수가액) : 금</w:t>
      </w:r>
      <w:r w:rsidR="00CD52B6" w:rsidRPr="00A122C4">
        <w:rPr>
          <w:rFonts w:ascii="굴림" w:eastAsia="굴림" w:hint="eastAsia"/>
          <w:color w:val="auto"/>
          <w:sz w:val="20"/>
        </w:rPr>
        <w:t>461,681</w:t>
      </w:r>
      <w:r w:rsidRPr="00A122C4">
        <w:rPr>
          <w:rFonts w:ascii="굴림" w:eastAsia="굴림"/>
          <w:color w:val="auto"/>
          <w:sz w:val="20"/>
        </w:rPr>
        <w:t>원</w:t>
      </w:r>
      <w:commentRangeEnd w:id="2"/>
      <w:r w:rsidR="00D40CDD">
        <w:rPr>
          <w:rStyle w:val="ac"/>
        </w:rPr>
        <w:commentReference w:id="2"/>
      </w:r>
    </w:p>
    <w:p w14:paraId="6B104A9B" w14:textId="30015C7C" w:rsidR="00AA34CF" w:rsidRPr="00A122C4" w:rsidRDefault="00DF63D6">
      <w:pPr>
        <w:pStyle w:val="a8"/>
        <w:numPr>
          <w:ilvl w:val="1"/>
          <w:numId w:val="1"/>
        </w:numPr>
        <w:wordWrap w:val="0"/>
        <w:spacing w:before="105" w:after="105" w:line="340" w:lineRule="atLeast"/>
        <w:ind w:left="567" w:hanging="283"/>
        <w:jc w:val="both"/>
        <w:rPr>
          <w:color w:val="auto"/>
        </w:rPr>
      </w:pPr>
      <w:r w:rsidRPr="00A122C4">
        <w:rPr>
          <w:rFonts w:ascii="굴림" w:eastAsia="굴림"/>
          <w:color w:val="auto"/>
          <w:sz w:val="20"/>
        </w:rPr>
        <w:t>본건 우선주식의 총 인수대금 : 금</w:t>
      </w:r>
      <w:r w:rsidR="00B2375C">
        <w:rPr>
          <w:rFonts w:ascii="굴림" w:eastAsia="굴림" w:hint="eastAsia"/>
          <w:color w:val="auto"/>
          <w:sz w:val="20"/>
        </w:rPr>
        <w:t>200,369,554</w:t>
      </w:r>
      <w:r w:rsidRPr="00A122C4">
        <w:rPr>
          <w:rFonts w:ascii="굴림" w:eastAsia="굴림"/>
          <w:color w:val="auto"/>
          <w:sz w:val="20"/>
        </w:rPr>
        <w:t>원</w:t>
      </w:r>
    </w:p>
    <w:p w14:paraId="6B0B159D" w14:textId="506C93AF" w:rsidR="00AA34CF" w:rsidRPr="00A122C4" w:rsidRDefault="00DF63D6">
      <w:pPr>
        <w:pStyle w:val="a8"/>
        <w:numPr>
          <w:ilvl w:val="1"/>
          <w:numId w:val="1"/>
        </w:numPr>
        <w:wordWrap w:val="0"/>
        <w:spacing w:before="105" w:after="105" w:line="340" w:lineRule="atLeast"/>
        <w:ind w:left="567" w:hanging="283"/>
        <w:jc w:val="both"/>
        <w:rPr>
          <w:color w:val="auto"/>
        </w:rPr>
      </w:pPr>
      <w:r w:rsidRPr="00A122C4">
        <w:rPr>
          <w:rFonts w:ascii="굴림" w:eastAsia="굴림"/>
          <w:color w:val="auto"/>
          <w:sz w:val="20"/>
        </w:rPr>
        <w:t xml:space="preserve">본건 우선주식의 </w:t>
      </w:r>
      <w:commentRangeStart w:id="3"/>
      <w:r w:rsidRPr="00A122C4">
        <w:rPr>
          <w:rFonts w:ascii="굴림" w:eastAsia="굴림"/>
          <w:color w:val="auto"/>
          <w:sz w:val="20"/>
        </w:rPr>
        <w:t>거래완결일 : 202</w:t>
      </w:r>
      <w:r w:rsidR="00A7698B" w:rsidRPr="00A122C4">
        <w:rPr>
          <w:rFonts w:ascii="굴림" w:eastAsia="굴림" w:hint="eastAsia"/>
          <w:color w:val="auto"/>
          <w:sz w:val="20"/>
        </w:rPr>
        <w:t>4</w:t>
      </w:r>
      <w:r w:rsidRPr="00A122C4">
        <w:rPr>
          <w:rFonts w:ascii="굴림" w:eastAsia="굴림"/>
          <w:color w:val="auto"/>
          <w:sz w:val="20"/>
        </w:rPr>
        <w:t xml:space="preserve">년 </w:t>
      </w:r>
      <w:r w:rsidR="00B2375C">
        <w:rPr>
          <w:rFonts w:ascii="굴림" w:eastAsia="굴림" w:hint="eastAsia"/>
          <w:color w:val="auto"/>
          <w:sz w:val="20"/>
        </w:rPr>
        <w:t>11월 1</w:t>
      </w:r>
      <w:r w:rsidRPr="00A122C4">
        <w:rPr>
          <w:rFonts w:ascii="굴림" w:eastAsia="굴림"/>
          <w:color w:val="auto"/>
          <w:sz w:val="20"/>
        </w:rPr>
        <w:t>일</w:t>
      </w:r>
      <w:commentRangeEnd w:id="3"/>
      <w:r w:rsidR="0077111C">
        <w:rPr>
          <w:rStyle w:val="ac"/>
        </w:rPr>
        <w:commentReference w:id="3"/>
      </w:r>
    </w:p>
    <w:p w14:paraId="32998FE7" w14:textId="77777777" w:rsidR="00AA34CF" w:rsidRPr="00A122C4" w:rsidRDefault="00AA34CF">
      <w:pPr>
        <w:pStyle w:val="a8"/>
        <w:wordWrap w:val="0"/>
        <w:spacing w:before="105" w:after="105" w:line="340" w:lineRule="atLeast"/>
        <w:jc w:val="both"/>
        <w:rPr>
          <w:color w:val="auto"/>
        </w:rPr>
      </w:pPr>
    </w:p>
    <w:p w14:paraId="48326D28" w14:textId="77777777"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제2조  진술과 보장</w:t>
      </w:r>
    </w:p>
    <w:p w14:paraId="51926202" w14:textId="77777777" w:rsidR="00AA34CF" w:rsidRPr="00A122C4" w:rsidRDefault="00DF63D6">
      <w:pPr>
        <w:pStyle w:val="a8"/>
        <w:wordWrap w:val="0"/>
        <w:spacing w:before="105" w:after="105" w:line="340" w:lineRule="atLeast"/>
        <w:jc w:val="both"/>
        <w:rPr>
          <w:color w:val="auto"/>
        </w:rPr>
      </w:pPr>
      <w:r w:rsidRPr="00A122C4">
        <w:rPr>
          <w:rFonts w:ascii="굴림" w:eastAsia="굴림"/>
          <w:color w:val="auto"/>
          <w:sz w:val="20"/>
        </w:rPr>
        <w:t>회사 및 이해관계인은 본 계약 체결일로부터 거래완결일까지 각자 별지1의 진술과 보장 사항이 진실되고 정확함을 진술하고 보장한다.</w:t>
      </w:r>
    </w:p>
    <w:p w14:paraId="77C6D5B1" w14:textId="77777777" w:rsidR="00AA34CF" w:rsidRPr="00A122C4" w:rsidRDefault="00AA34CF">
      <w:pPr>
        <w:pStyle w:val="a8"/>
        <w:wordWrap w:val="0"/>
        <w:spacing w:before="105" w:after="105" w:line="340" w:lineRule="atLeast"/>
        <w:jc w:val="both"/>
        <w:rPr>
          <w:rFonts w:ascii="굴림" w:eastAsia="굴림"/>
          <w:b/>
          <w:color w:val="auto"/>
          <w:sz w:val="20"/>
        </w:rPr>
      </w:pPr>
    </w:p>
    <w:p w14:paraId="2200E7E1" w14:textId="77777777"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제3조  거래완결 전 의무</w:t>
      </w:r>
    </w:p>
    <w:p w14:paraId="17CC70E4" w14:textId="77777777" w:rsidR="00AA34CF" w:rsidRPr="00A122C4" w:rsidRDefault="00DF63D6">
      <w:pPr>
        <w:numPr>
          <w:ilvl w:val="0"/>
          <w:numId w:val="2"/>
        </w:numPr>
        <w:tabs>
          <w:tab w:val="left" w:pos="284"/>
        </w:tabs>
        <w:spacing w:line="340" w:lineRule="atLeast"/>
        <w:ind w:left="284" w:hanging="284"/>
        <w:rPr>
          <w:color w:val="auto"/>
        </w:rPr>
      </w:pPr>
      <w:r w:rsidRPr="00A122C4">
        <w:rPr>
          <w:rFonts w:ascii="굴림" w:eastAsia="굴림"/>
          <w:color w:val="auto"/>
        </w:rPr>
        <w:t>회사는 본건 우선주식을 발행하는데 필요한 모든 절차</w:t>
      </w:r>
      <w:commentRangeStart w:id="4"/>
      <w:r w:rsidRPr="00A122C4">
        <w:rPr>
          <w:rFonts w:ascii="굴림" w:eastAsia="굴림"/>
          <w:color w:val="auto"/>
        </w:rPr>
        <w:t>(정관 및 내부규칙 변경, 주주총회결의, 이사회결의, 본 계약의 이행과 관련하여 필요한 제3자의 동의 획득 등 포함)</w:t>
      </w:r>
      <w:commentRangeEnd w:id="4"/>
      <w:r w:rsidR="00DF400F">
        <w:rPr>
          <w:rStyle w:val="ac"/>
        </w:rPr>
        <w:commentReference w:id="4"/>
      </w:r>
      <w:r w:rsidRPr="00A122C4">
        <w:rPr>
          <w:rFonts w:ascii="굴림" w:eastAsia="굴림"/>
          <w:color w:val="auto"/>
        </w:rPr>
        <w:t>를 이행한다.</w:t>
      </w:r>
    </w:p>
    <w:p w14:paraId="19139F9D" w14:textId="77777777" w:rsidR="00AA34CF" w:rsidRPr="00A122C4" w:rsidRDefault="00DF63D6">
      <w:pPr>
        <w:numPr>
          <w:ilvl w:val="0"/>
          <w:numId w:val="2"/>
        </w:numPr>
        <w:tabs>
          <w:tab w:val="left" w:pos="284"/>
        </w:tabs>
        <w:spacing w:line="340" w:lineRule="atLeast"/>
        <w:ind w:left="284" w:hanging="284"/>
        <w:rPr>
          <w:color w:val="auto"/>
        </w:rPr>
      </w:pPr>
      <w:r w:rsidRPr="00A122C4">
        <w:rPr>
          <w:rFonts w:ascii="굴림" w:eastAsia="굴림"/>
          <w:color w:val="auto"/>
        </w:rPr>
        <w:t>회사는 자본구조, 경영상태, 재무상황 등에 통상적이지 않은 변동을 일으키는 일체의 행위를 하지 아니하며, 또한 통상적인 영업활동에서 벗어난 일체의 행위를 하지 아니한다. 다만, 투자자의 사전 동의를 얻거나 본 계약의 목적을 달성하는데 필요한 행위는 예외로 한다.</w:t>
      </w:r>
    </w:p>
    <w:p w14:paraId="20DF1A23" w14:textId="77777777" w:rsidR="00AA34CF" w:rsidRPr="00A122C4" w:rsidRDefault="00DF63D6">
      <w:pPr>
        <w:numPr>
          <w:ilvl w:val="0"/>
          <w:numId w:val="2"/>
        </w:numPr>
        <w:tabs>
          <w:tab w:val="left" w:pos="284"/>
        </w:tabs>
        <w:spacing w:line="340" w:lineRule="atLeast"/>
        <w:ind w:left="284" w:hanging="284"/>
        <w:rPr>
          <w:color w:val="auto"/>
        </w:rPr>
      </w:pPr>
      <w:r w:rsidRPr="00A122C4">
        <w:rPr>
          <w:rFonts w:ascii="굴림" w:eastAsia="굴림"/>
          <w:color w:val="auto"/>
        </w:rPr>
        <w:t>회사와 이해관계인은 별지1의 진술 및 보장 사항에 변동을 초래하는 행위를 하지 아니한다.</w:t>
      </w:r>
    </w:p>
    <w:p w14:paraId="29FA6ADC" w14:textId="77777777" w:rsidR="00AA34CF" w:rsidRPr="00A122C4" w:rsidRDefault="00AA34CF">
      <w:pPr>
        <w:spacing w:line="340" w:lineRule="atLeast"/>
        <w:rPr>
          <w:rFonts w:ascii="굴림" w:eastAsia="굴림"/>
          <w:color w:val="auto"/>
        </w:rPr>
      </w:pPr>
    </w:p>
    <w:p w14:paraId="06E251F7" w14:textId="77777777"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제4조  거래완결 전 해제</w:t>
      </w:r>
    </w:p>
    <w:p w14:paraId="336F349E" w14:textId="77777777" w:rsidR="00AA34CF" w:rsidRPr="00A122C4" w:rsidRDefault="00DF63D6">
      <w:pPr>
        <w:numPr>
          <w:ilvl w:val="0"/>
          <w:numId w:val="3"/>
        </w:numPr>
        <w:tabs>
          <w:tab w:val="left" w:pos="284"/>
        </w:tabs>
        <w:spacing w:line="340" w:lineRule="atLeast"/>
        <w:ind w:left="284" w:hanging="284"/>
        <w:rPr>
          <w:color w:val="auto"/>
        </w:rPr>
      </w:pPr>
      <w:r w:rsidRPr="00A122C4">
        <w:rPr>
          <w:rFonts w:ascii="굴림" w:eastAsia="굴림"/>
          <w:color w:val="auto"/>
        </w:rPr>
        <w:t xml:space="preserve">본 계약은 다음 각 호 에서 정한 경우에 거래 완결 전에 귀책사유 없는 당사자에 의하여 해제될 수 있다. </w:t>
      </w:r>
    </w:p>
    <w:p w14:paraId="4C425A9A" w14:textId="77777777" w:rsidR="00AA34CF" w:rsidRPr="00A122C4" w:rsidRDefault="00DF63D6">
      <w:pPr>
        <w:numPr>
          <w:ilvl w:val="2"/>
          <w:numId w:val="4"/>
        </w:numPr>
        <w:tabs>
          <w:tab w:val="left" w:pos="284"/>
        </w:tabs>
        <w:spacing w:line="340" w:lineRule="atLeast"/>
        <w:ind w:left="567" w:hanging="283"/>
        <w:rPr>
          <w:color w:val="auto"/>
        </w:rPr>
      </w:pPr>
      <w:r w:rsidRPr="00A122C4">
        <w:rPr>
          <w:rFonts w:ascii="굴림" w:eastAsia="굴림"/>
          <w:color w:val="auto"/>
        </w:rPr>
        <w:t>당사자들이 상호 합의하는 경우</w:t>
      </w:r>
    </w:p>
    <w:p w14:paraId="289AB18B" w14:textId="77777777" w:rsidR="00AA34CF" w:rsidRPr="00A122C4" w:rsidRDefault="00DF63D6">
      <w:pPr>
        <w:numPr>
          <w:ilvl w:val="2"/>
          <w:numId w:val="4"/>
        </w:numPr>
        <w:spacing w:line="340" w:lineRule="atLeast"/>
        <w:ind w:left="567" w:hanging="283"/>
        <w:rPr>
          <w:color w:val="auto"/>
        </w:rPr>
      </w:pPr>
      <w:r w:rsidRPr="00A122C4">
        <w:rPr>
          <w:rFonts w:ascii="굴림" w:eastAsia="굴림"/>
          <w:color w:val="auto"/>
        </w:rPr>
        <w:t xml:space="preserve">일방 당사자가 본 계약에서 정한 의무를 위반하고(진술과 보장 위반 포함) 상대방의 통보를 받은 후 </w:t>
      </w:r>
      <w:r w:rsidRPr="00A122C4">
        <w:rPr>
          <w:rFonts w:ascii="굴림" w:eastAsia="굴림"/>
          <w:color w:val="auto"/>
          <w:u w:val="single"/>
        </w:rPr>
        <w:t>5일</w:t>
      </w:r>
      <w:r w:rsidRPr="00A122C4">
        <w:rPr>
          <w:rFonts w:ascii="굴림" w:eastAsia="굴림"/>
          <w:color w:val="auto"/>
        </w:rPr>
        <w:t xml:space="preserve"> 이내에 이를 치유하지 아니하는 경우</w:t>
      </w:r>
    </w:p>
    <w:p w14:paraId="5199F50A" w14:textId="77777777" w:rsidR="00AA34CF" w:rsidRPr="00A122C4" w:rsidRDefault="00DF63D6">
      <w:pPr>
        <w:numPr>
          <w:ilvl w:val="2"/>
          <w:numId w:val="4"/>
        </w:numPr>
        <w:spacing w:line="340" w:lineRule="atLeast"/>
        <w:ind w:left="567" w:hanging="283"/>
        <w:rPr>
          <w:color w:val="auto"/>
        </w:rPr>
      </w:pPr>
      <w:r w:rsidRPr="00A122C4">
        <w:rPr>
          <w:rFonts w:ascii="굴림" w:eastAsia="굴림"/>
          <w:color w:val="auto"/>
        </w:rPr>
        <w:t xml:space="preserve">선행조건 불충족 등 기타의 사유로 거래완결이 양자 간 논의된 거래완결일 이전까지 이루어지지 아니하는 경우 및 선행조건이 충족될 수 없는 것이 확실해진 경우 </w:t>
      </w:r>
    </w:p>
    <w:p w14:paraId="1A5A6EC8" w14:textId="77777777" w:rsidR="00AA34CF" w:rsidRPr="00A122C4" w:rsidRDefault="00DF63D6">
      <w:pPr>
        <w:numPr>
          <w:ilvl w:val="0"/>
          <w:numId w:val="3"/>
        </w:numPr>
        <w:tabs>
          <w:tab w:val="left" w:pos="284"/>
        </w:tabs>
        <w:spacing w:line="340" w:lineRule="atLeast"/>
        <w:ind w:left="284" w:hanging="284"/>
        <w:rPr>
          <w:color w:val="auto"/>
        </w:rPr>
      </w:pPr>
      <w:r w:rsidRPr="00A122C4">
        <w:rPr>
          <w:rFonts w:ascii="굴림" w:eastAsia="굴림"/>
          <w:color w:val="auto"/>
        </w:rPr>
        <w:t>본 조에 의한 계약 해제시 귀책사유 있는 당사자는 상대방에게 그로 인한 손해를 배상하여야 배상하여야 하고, 이와는 별도로 상대방이 지출한 모든 비용(회계실사, 비용, 법률실사 비용, 전문가 자문료 등)을 보전하여야 한다.</w:t>
      </w:r>
    </w:p>
    <w:p w14:paraId="1A58A296" w14:textId="77777777" w:rsidR="00AA34CF" w:rsidRPr="00A122C4" w:rsidRDefault="00AA34CF">
      <w:pPr>
        <w:spacing w:line="340" w:lineRule="atLeast"/>
        <w:ind w:left="284"/>
        <w:rPr>
          <w:rFonts w:ascii="굴림" w:eastAsia="굴림"/>
          <w:color w:val="auto"/>
        </w:rPr>
      </w:pPr>
    </w:p>
    <w:p w14:paraId="5562033F" w14:textId="77777777"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제5조</w:t>
      </w:r>
      <w:r w:rsidRPr="00A122C4">
        <w:rPr>
          <w:color w:val="auto"/>
        </w:rPr>
        <w:tab/>
      </w:r>
      <w:r w:rsidRPr="00A122C4">
        <w:rPr>
          <w:rFonts w:ascii="굴림" w:eastAsia="굴림"/>
          <w:b/>
          <w:color w:val="auto"/>
          <w:sz w:val="20"/>
        </w:rPr>
        <w:t>거래의 완결</w:t>
      </w:r>
    </w:p>
    <w:p w14:paraId="2C236EEA" w14:textId="5023CE8E" w:rsidR="00AA34CF" w:rsidRPr="00A122C4" w:rsidRDefault="00DF63D6">
      <w:pPr>
        <w:pStyle w:val="a7"/>
        <w:numPr>
          <w:ilvl w:val="0"/>
          <w:numId w:val="5"/>
        </w:numPr>
        <w:tabs>
          <w:tab w:val="left" w:pos="567"/>
        </w:tabs>
        <w:ind w:left="284" w:hanging="284"/>
        <w:rPr>
          <w:color w:val="auto"/>
        </w:rPr>
      </w:pPr>
      <w:r w:rsidRPr="00A122C4">
        <w:rPr>
          <w:rFonts w:ascii="굴림체" w:eastAsia="굴림체"/>
          <w:color w:val="auto"/>
        </w:rPr>
        <w:t>투자자는 거래완결일 또는 회사와 투자자 사이에 달리 합의하는 날에 인수대금 전액을 별지3과 같이 회사가 지정하는 은행지점의 예금계좌에 납입한다. 인수대금 전액이 위 예금계좌에 납입된 때 거래가 완결된 것으로 보고, 이 날을 본 계약에서</w:t>
      </w:r>
      <w:r w:rsidR="00585FEE" w:rsidRPr="00A122C4">
        <w:rPr>
          <w:rFonts w:ascii="굴림체" w:eastAsia="굴림체" w:hint="eastAsia"/>
          <w:color w:val="auto"/>
        </w:rPr>
        <w:t xml:space="preserve"> </w:t>
      </w:r>
      <w:r w:rsidRPr="00A122C4">
        <w:rPr>
          <w:rFonts w:ascii="굴림체" w:eastAsia="굴림체"/>
          <w:color w:val="auto"/>
        </w:rPr>
        <w:t>‘</w:t>
      </w:r>
      <w:r w:rsidRPr="00A122C4">
        <w:rPr>
          <w:rFonts w:ascii="굴림체" w:eastAsia="굴림체"/>
          <w:color w:val="auto"/>
        </w:rPr>
        <w:t>거래완결일</w:t>
      </w:r>
      <w:r w:rsidRPr="00A122C4">
        <w:rPr>
          <w:rFonts w:ascii="굴림체" w:eastAsia="굴림체"/>
          <w:color w:val="auto"/>
        </w:rPr>
        <w:t>’</w:t>
      </w:r>
      <w:r w:rsidRPr="00A122C4">
        <w:rPr>
          <w:rFonts w:ascii="굴림체" w:eastAsia="굴림체"/>
          <w:color w:val="auto"/>
        </w:rPr>
        <w:t xml:space="preserve">이라 한다. </w:t>
      </w:r>
    </w:p>
    <w:p w14:paraId="6662D77B" w14:textId="77777777" w:rsidR="00AA34CF" w:rsidRPr="00A122C4" w:rsidRDefault="00DF63D6">
      <w:pPr>
        <w:pStyle w:val="a7"/>
        <w:numPr>
          <w:ilvl w:val="0"/>
          <w:numId w:val="5"/>
        </w:numPr>
        <w:tabs>
          <w:tab w:val="left" w:pos="567"/>
        </w:tabs>
        <w:ind w:left="284" w:hanging="284"/>
        <w:rPr>
          <w:color w:val="auto"/>
        </w:rPr>
      </w:pPr>
      <w:r w:rsidRPr="00A122C4">
        <w:rPr>
          <w:rFonts w:ascii="굴림체" w:eastAsia="굴림체"/>
          <w:color w:val="auto"/>
        </w:rPr>
        <w:t xml:space="preserve">회사는 거래완결일의 다음날에 본건 신주를 발행하여 주주명부에 변동 사항을 기재하고, 다음 각 호의 서류를 투자자에게 교부하여야 한다. </w:t>
      </w:r>
    </w:p>
    <w:p w14:paraId="78F166AB" w14:textId="77777777" w:rsidR="00AA34CF" w:rsidRPr="00A122C4" w:rsidRDefault="00DF63D6" w:rsidP="00585FEE">
      <w:pPr>
        <w:pStyle w:val="a8"/>
        <w:pBdr>
          <w:top w:val="none" w:sz="2" w:space="0" w:color="000000"/>
        </w:pBdr>
        <w:spacing w:before="0" w:after="0"/>
        <w:ind w:left="426"/>
        <w:jc w:val="both"/>
        <w:rPr>
          <w:color w:val="auto"/>
        </w:rPr>
      </w:pPr>
      <w:r w:rsidRPr="00A122C4">
        <w:rPr>
          <w:rFonts w:ascii="굴림체" w:eastAsia="굴림체"/>
          <w:color w:val="auto"/>
          <w:sz w:val="20"/>
        </w:rPr>
        <w:t>1. 본 계약에 의한 주주권을 표창하는 주권. 단, 주권을 발행하지 않기로 합의하였다면 주권미발행확인서.</w:t>
      </w:r>
    </w:p>
    <w:p w14:paraId="5FFC97EB" w14:textId="77777777" w:rsidR="00AA34CF" w:rsidRPr="00A122C4" w:rsidRDefault="00DF63D6" w:rsidP="00585FEE">
      <w:pPr>
        <w:pStyle w:val="a8"/>
        <w:pBdr>
          <w:top w:val="none" w:sz="2" w:space="0" w:color="000000"/>
        </w:pBdr>
        <w:spacing w:before="0" w:after="0"/>
        <w:ind w:left="426"/>
        <w:jc w:val="both"/>
        <w:rPr>
          <w:color w:val="auto"/>
        </w:rPr>
      </w:pPr>
      <w:r w:rsidRPr="00A122C4">
        <w:rPr>
          <w:rFonts w:ascii="굴림체" w:eastAsia="굴림체"/>
          <w:color w:val="auto"/>
          <w:sz w:val="20"/>
        </w:rPr>
        <w:t xml:space="preserve">2. 본건 신주의 인수가액의 납입영수증 </w:t>
      </w:r>
    </w:p>
    <w:p w14:paraId="785CFE7D" w14:textId="77777777" w:rsidR="00AA34CF" w:rsidRPr="00A122C4" w:rsidRDefault="00DF63D6" w:rsidP="00585FEE">
      <w:pPr>
        <w:pStyle w:val="a8"/>
        <w:pBdr>
          <w:top w:val="none" w:sz="2" w:space="0" w:color="000000"/>
        </w:pBdr>
        <w:wordWrap w:val="0"/>
        <w:spacing w:before="105" w:after="0"/>
        <w:ind w:left="426"/>
        <w:jc w:val="both"/>
        <w:rPr>
          <w:color w:val="auto"/>
        </w:rPr>
      </w:pPr>
      <w:r w:rsidRPr="00A122C4">
        <w:rPr>
          <w:rFonts w:ascii="굴림체" w:eastAsia="굴림체"/>
          <w:color w:val="auto"/>
          <w:sz w:val="20"/>
        </w:rPr>
        <w:t>3. 변동사항이 반영된 주주명부 사본</w:t>
      </w:r>
    </w:p>
    <w:p w14:paraId="229C05BC" w14:textId="77777777" w:rsidR="00AA34CF" w:rsidRPr="00A122C4" w:rsidRDefault="00DF63D6">
      <w:pPr>
        <w:pStyle w:val="a8"/>
        <w:numPr>
          <w:ilvl w:val="0"/>
          <w:numId w:val="3"/>
        </w:numPr>
        <w:tabs>
          <w:tab w:val="left" w:pos="567"/>
        </w:tabs>
        <w:wordWrap w:val="0"/>
        <w:spacing w:before="105" w:after="0"/>
        <w:ind w:left="284" w:hanging="284"/>
        <w:jc w:val="both"/>
        <w:rPr>
          <w:color w:val="auto"/>
        </w:rPr>
      </w:pPr>
      <w:r w:rsidRPr="00A122C4">
        <w:rPr>
          <w:rFonts w:ascii="굴림체" w:eastAsia="굴림체"/>
          <w:color w:val="auto"/>
          <w:sz w:val="20"/>
        </w:rPr>
        <w:lastRenderedPageBreak/>
        <w:t xml:space="preserve">회사는 거래완결일로부터 </w:t>
      </w:r>
      <w:r w:rsidRPr="00A122C4">
        <w:rPr>
          <w:rFonts w:ascii="굴림체" w:eastAsia="굴림체"/>
          <w:color w:val="auto"/>
          <w:sz w:val="20"/>
          <w:u w:val="single"/>
        </w:rPr>
        <w:t>2주</w:t>
      </w:r>
      <w:r w:rsidRPr="00A122C4">
        <w:rPr>
          <w:rFonts w:ascii="굴림체" w:eastAsia="굴림체"/>
          <w:color w:val="auto"/>
          <w:sz w:val="20"/>
        </w:rPr>
        <w:t xml:space="preserve"> 이내에 자본증가의 상업등기를 이행하고, 법인등기부등본, 기타 본 계약상의 주식 인수를 적법, 유효하게 하는 것으로서 투자자가 요청하는 자료를 투자자에게 교부한다.</w:t>
      </w:r>
    </w:p>
    <w:p w14:paraId="5694CEBE" w14:textId="77777777" w:rsidR="00AA34CF" w:rsidRPr="00A122C4" w:rsidRDefault="00AA34CF">
      <w:pPr>
        <w:pStyle w:val="a8"/>
        <w:wordWrap w:val="0"/>
        <w:spacing w:before="105" w:after="105" w:line="340" w:lineRule="atLeast"/>
        <w:jc w:val="both"/>
        <w:rPr>
          <w:rFonts w:ascii="굴림체" w:eastAsia="굴림체"/>
          <w:color w:val="auto"/>
          <w:sz w:val="20"/>
        </w:rPr>
      </w:pPr>
    </w:p>
    <w:p w14:paraId="25CC39E0" w14:textId="77777777" w:rsidR="00AA34CF" w:rsidRPr="00A122C4" w:rsidRDefault="00DF63D6">
      <w:pPr>
        <w:pStyle w:val="a8"/>
        <w:wordWrap w:val="0"/>
        <w:snapToGrid w:val="0"/>
        <w:spacing w:before="120" w:after="120" w:line="340" w:lineRule="atLeast"/>
        <w:jc w:val="center"/>
        <w:rPr>
          <w:color w:val="auto"/>
        </w:rPr>
      </w:pPr>
      <w:r w:rsidRPr="00A122C4">
        <w:rPr>
          <w:rFonts w:ascii="굴림" w:eastAsia="굴림"/>
          <w:b/>
          <w:color w:val="auto"/>
        </w:rPr>
        <w:t>제2장  종류주식(우선주)의 내용</w:t>
      </w:r>
    </w:p>
    <w:p w14:paraId="26D4FA9A" w14:textId="77777777" w:rsidR="00AA34CF" w:rsidRPr="00A122C4" w:rsidRDefault="00AA34CF">
      <w:pPr>
        <w:pStyle w:val="a8"/>
        <w:wordWrap w:val="0"/>
        <w:spacing w:before="105" w:after="105" w:line="340" w:lineRule="atLeast"/>
        <w:jc w:val="both"/>
        <w:rPr>
          <w:rFonts w:ascii="굴림" w:eastAsia="굴림"/>
          <w:color w:val="auto"/>
        </w:rPr>
      </w:pPr>
    </w:p>
    <w:p w14:paraId="539EB093" w14:textId="77777777"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제6조 우선주의 내용</w:t>
      </w:r>
    </w:p>
    <w:p w14:paraId="09E8CDF3" w14:textId="77777777" w:rsidR="00AA34CF" w:rsidRPr="00A122C4" w:rsidRDefault="00DF63D6">
      <w:pPr>
        <w:pStyle w:val="a8"/>
        <w:wordWrap w:val="0"/>
        <w:spacing w:before="105" w:after="105" w:line="340" w:lineRule="atLeast"/>
        <w:jc w:val="both"/>
        <w:rPr>
          <w:color w:val="auto"/>
        </w:rPr>
      </w:pPr>
      <w:r w:rsidRPr="00A122C4">
        <w:rPr>
          <w:rFonts w:ascii="굴림" w:eastAsia="굴림"/>
          <w:color w:val="auto"/>
          <w:sz w:val="20"/>
        </w:rPr>
        <w:t>본 계약에 따라 발행되는 본건 우선주의 내용은 다음 각호와 제7조 내지 제12조에서 정하는 바와 같다.</w:t>
      </w:r>
    </w:p>
    <w:p w14:paraId="43318EE3" w14:textId="77777777" w:rsidR="00AA34CF" w:rsidRPr="00A122C4" w:rsidRDefault="00DF63D6">
      <w:pPr>
        <w:pStyle w:val="a8"/>
        <w:numPr>
          <w:ilvl w:val="0"/>
          <w:numId w:val="6"/>
        </w:numPr>
        <w:wordWrap w:val="0"/>
        <w:spacing w:before="105" w:after="105" w:line="340" w:lineRule="atLeast"/>
        <w:ind w:left="567" w:hanging="258"/>
        <w:jc w:val="both"/>
        <w:rPr>
          <w:color w:val="auto"/>
        </w:rPr>
      </w:pPr>
      <w:r w:rsidRPr="00A122C4">
        <w:rPr>
          <w:rFonts w:ascii="굴림" w:eastAsia="굴림"/>
          <w:color w:val="auto"/>
          <w:sz w:val="20"/>
        </w:rPr>
        <w:t>이익배당과 잔여재산 분배에 있어 보통주에 대해 우선하는 권리가 있다.</w:t>
      </w:r>
    </w:p>
    <w:p w14:paraId="5F43695D" w14:textId="77777777" w:rsidR="00AA34CF" w:rsidRPr="00A122C4" w:rsidRDefault="00DF63D6">
      <w:pPr>
        <w:pStyle w:val="a8"/>
        <w:numPr>
          <w:ilvl w:val="0"/>
          <w:numId w:val="6"/>
        </w:numPr>
        <w:wordWrap w:val="0"/>
        <w:spacing w:before="105" w:after="105" w:line="340" w:lineRule="atLeast"/>
        <w:ind w:left="567" w:hanging="258"/>
        <w:jc w:val="both"/>
        <w:rPr>
          <w:color w:val="auto"/>
        </w:rPr>
      </w:pPr>
      <w:r w:rsidRPr="00A122C4">
        <w:rPr>
          <w:rFonts w:ascii="굴림" w:eastAsia="굴림"/>
          <w:color w:val="auto"/>
          <w:sz w:val="20"/>
        </w:rPr>
        <w:t>전환조건에 관하여 특별한 정함이 있는 전환주식이다.</w:t>
      </w:r>
    </w:p>
    <w:p w14:paraId="382DF8E4" w14:textId="77777777" w:rsidR="00AA34CF" w:rsidRPr="00A122C4" w:rsidRDefault="00DF63D6">
      <w:pPr>
        <w:pStyle w:val="a8"/>
        <w:numPr>
          <w:ilvl w:val="0"/>
          <w:numId w:val="6"/>
        </w:numPr>
        <w:wordWrap w:val="0"/>
        <w:spacing w:before="105" w:after="105" w:line="340" w:lineRule="atLeast"/>
        <w:ind w:left="567" w:hanging="258"/>
        <w:jc w:val="both"/>
        <w:rPr>
          <w:color w:val="auto"/>
        </w:rPr>
      </w:pPr>
      <w:r w:rsidRPr="00A122C4">
        <w:rPr>
          <w:rFonts w:ascii="굴림" w:eastAsia="굴림"/>
          <w:color w:val="auto"/>
          <w:sz w:val="20"/>
        </w:rPr>
        <w:t>상환조건에 관하여 특별한 정함이 있는 상환주식이다.</w:t>
      </w:r>
    </w:p>
    <w:p w14:paraId="56B21014" w14:textId="77777777" w:rsidR="00AA34CF" w:rsidRPr="00A122C4" w:rsidRDefault="00DF63D6">
      <w:pPr>
        <w:pStyle w:val="a8"/>
        <w:numPr>
          <w:ilvl w:val="0"/>
          <w:numId w:val="6"/>
        </w:numPr>
        <w:wordWrap w:val="0"/>
        <w:spacing w:before="105" w:after="105" w:line="340" w:lineRule="atLeast"/>
        <w:ind w:left="567" w:hanging="258"/>
        <w:jc w:val="both"/>
        <w:rPr>
          <w:color w:val="auto"/>
        </w:rPr>
      </w:pPr>
      <w:r w:rsidRPr="00A122C4">
        <w:rPr>
          <w:rFonts w:ascii="굴림" w:eastAsia="굴림"/>
          <w:color w:val="auto"/>
          <w:sz w:val="20"/>
        </w:rPr>
        <w:t>의결권이 인정되는 주식이다.</w:t>
      </w:r>
    </w:p>
    <w:p w14:paraId="081FB386" w14:textId="77777777" w:rsidR="00AA34CF" w:rsidRPr="00A122C4" w:rsidRDefault="00DF63D6">
      <w:pPr>
        <w:pStyle w:val="a8"/>
        <w:numPr>
          <w:ilvl w:val="0"/>
          <w:numId w:val="6"/>
        </w:numPr>
        <w:wordWrap w:val="0"/>
        <w:spacing w:before="105" w:after="105" w:line="340" w:lineRule="atLeast"/>
        <w:ind w:left="567" w:hanging="258"/>
        <w:jc w:val="both"/>
        <w:rPr>
          <w:color w:val="auto"/>
        </w:rPr>
      </w:pPr>
      <w:r w:rsidRPr="00A122C4">
        <w:rPr>
          <w:rFonts w:ascii="굴림" w:eastAsia="굴림"/>
          <w:color w:val="auto"/>
          <w:sz w:val="20"/>
        </w:rPr>
        <w:t xml:space="preserve">우선주식의 존속기간은 발행일로부터 </w:t>
      </w:r>
      <w:r w:rsidRPr="00A122C4">
        <w:rPr>
          <w:rFonts w:ascii="굴림"/>
          <w:color w:val="auto"/>
          <w:sz w:val="20"/>
          <w:u w:val="single"/>
        </w:rPr>
        <w:t>10</w:t>
      </w:r>
      <w:r w:rsidRPr="00A122C4">
        <w:rPr>
          <w:rFonts w:ascii="굴림" w:eastAsia="굴림"/>
          <w:color w:val="auto"/>
          <w:sz w:val="20"/>
        </w:rPr>
        <w:t>년으로 하고, 존속기간내에 보통주로 전환되지 아니 하거나, 상환권을 행사하지 않은 경우 존속기간 만료 다음날 자동적으로 보통주로 전환된다.</w:t>
      </w:r>
    </w:p>
    <w:p w14:paraId="4336D081" w14:textId="77777777" w:rsidR="00AA34CF" w:rsidRPr="00A122C4" w:rsidRDefault="00AA34CF" w:rsidP="006C06B7">
      <w:pPr>
        <w:pStyle w:val="a8"/>
        <w:pBdr>
          <w:left w:val="none" w:sz="2" w:space="0" w:color="000000"/>
          <w:bottom w:val="none" w:sz="2" w:space="2" w:color="000000"/>
        </w:pBdr>
        <w:wordWrap w:val="0"/>
        <w:spacing w:before="105" w:after="105" w:line="340" w:lineRule="atLeast"/>
        <w:jc w:val="both"/>
        <w:rPr>
          <w:rFonts w:ascii="굴림" w:eastAsia="굴림"/>
          <w:color w:val="auto"/>
        </w:rPr>
      </w:pPr>
    </w:p>
    <w:p w14:paraId="28E9C0E1" w14:textId="77777777" w:rsidR="00AA34CF" w:rsidRPr="00A122C4" w:rsidRDefault="00DF63D6" w:rsidP="006C06B7">
      <w:pPr>
        <w:pStyle w:val="a8"/>
        <w:pBdr>
          <w:left w:val="none" w:sz="2" w:space="0" w:color="000000"/>
          <w:bottom w:val="none" w:sz="2" w:space="2" w:color="000000"/>
        </w:pBdr>
        <w:wordWrap w:val="0"/>
        <w:spacing w:before="105" w:after="105" w:line="340" w:lineRule="atLeast"/>
        <w:jc w:val="both"/>
        <w:rPr>
          <w:color w:val="auto"/>
        </w:rPr>
      </w:pPr>
      <w:r w:rsidRPr="00A122C4">
        <w:rPr>
          <w:rFonts w:ascii="굴림" w:eastAsia="굴림"/>
          <w:b/>
          <w:color w:val="auto"/>
          <w:sz w:val="20"/>
        </w:rPr>
        <w:t>제7조 의결권에 관한 사항</w:t>
      </w:r>
    </w:p>
    <w:p w14:paraId="2A992D50" w14:textId="77777777" w:rsidR="00AA34CF" w:rsidRPr="00A122C4" w:rsidRDefault="00DF63D6" w:rsidP="006C06B7">
      <w:pPr>
        <w:pStyle w:val="a7"/>
        <w:numPr>
          <w:ilvl w:val="0"/>
          <w:numId w:val="7"/>
        </w:numPr>
        <w:pBdr>
          <w:left w:val="none" w:sz="2" w:space="0" w:color="000000"/>
          <w:bottom w:val="none" w:sz="2" w:space="2" w:color="000000"/>
        </w:pBdr>
        <w:tabs>
          <w:tab w:val="left" w:pos="567"/>
        </w:tabs>
        <w:spacing w:line="340" w:lineRule="atLeast"/>
        <w:ind w:left="284" w:hanging="284"/>
        <w:rPr>
          <w:color w:val="auto"/>
        </w:rPr>
      </w:pPr>
      <w:r w:rsidRPr="00A122C4">
        <w:rPr>
          <w:rFonts w:ascii="굴림" w:eastAsia="굴림"/>
          <w:color w:val="auto"/>
        </w:rPr>
        <w:t>본 건 우선주식의 주주는 주식 1주당 보통주와 동일하게 1개의 의결권을 갖는다. 보통주로 전환되는 경우 전환 후의 보통주식은 1주당 1개의 의결권을 갖는다.</w:t>
      </w:r>
    </w:p>
    <w:p w14:paraId="516C2B08" w14:textId="77777777" w:rsidR="00AA34CF" w:rsidRPr="00A122C4" w:rsidRDefault="00DF63D6" w:rsidP="006C06B7">
      <w:pPr>
        <w:pStyle w:val="a7"/>
        <w:numPr>
          <w:ilvl w:val="0"/>
          <w:numId w:val="7"/>
        </w:numPr>
        <w:pBdr>
          <w:left w:val="none" w:sz="2" w:space="0" w:color="000000"/>
          <w:bottom w:val="none" w:sz="2" w:space="2" w:color="000000"/>
        </w:pBdr>
        <w:tabs>
          <w:tab w:val="left" w:pos="567"/>
        </w:tabs>
        <w:spacing w:line="340" w:lineRule="atLeast"/>
        <w:ind w:left="284" w:hanging="284"/>
        <w:rPr>
          <w:color w:val="auto"/>
        </w:rPr>
      </w:pPr>
      <w:r w:rsidRPr="00A122C4">
        <w:rPr>
          <w:rFonts w:ascii="굴림" w:eastAsia="굴림"/>
          <w:color w:val="auto"/>
        </w:rPr>
        <w:t>본 건 우선주식에 불리한 주주총회 결의 등이 있는 때에는 전체 주주총회와 별도로 그 안건에 대하여 본 건 종류주식의 종류주주총회 결의를 거쳐야 한다.</w:t>
      </w:r>
    </w:p>
    <w:p w14:paraId="3DBBAAFF" w14:textId="77777777" w:rsidR="00AA34CF" w:rsidRPr="00A122C4" w:rsidRDefault="00AA34CF" w:rsidP="006C06B7">
      <w:pPr>
        <w:pStyle w:val="a8"/>
        <w:pBdr>
          <w:left w:val="none" w:sz="2" w:space="0" w:color="000000"/>
          <w:bottom w:val="none" w:sz="2" w:space="2" w:color="000000"/>
        </w:pBdr>
        <w:wordWrap w:val="0"/>
        <w:spacing w:before="105" w:after="105" w:line="340" w:lineRule="atLeast"/>
        <w:jc w:val="both"/>
        <w:rPr>
          <w:rFonts w:ascii="굴림" w:eastAsia="굴림"/>
          <w:b/>
          <w:color w:val="auto"/>
          <w:sz w:val="20"/>
        </w:rPr>
      </w:pPr>
    </w:p>
    <w:p w14:paraId="639BD15A" w14:textId="77777777" w:rsidR="00AA34CF" w:rsidRPr="00A122C4" w:rsidRDefault="00DF63D6" w:rsidP="006C06B7">
      <w:pPr>
        <w:pStyle w:val="a8"/>
        <w:pBdr>
          <w:left w:val="none" w:sz="2" w:space="0" w:color="000000"/>
          <w:bottom w:val="none" w:sz="2" w:space="2" w:color="000000"/>
        </w:pBdr>
        <w:wordWrap w:val="0"/>
        <w:spacing w:before="105" w:after="105" w:line="340" w:lineRule="atLeast"/>
        <w:jc w:val="both"/>
        <w:rPr>
          <w:color w:val="auto"/>
        </w:rPr>
      </w:pPr>
      <w:r w:rsidRPr="00A122C4">
        <w:rPr>
          <w:rFonts w:ascii="굴림" w:eastAsia="굴림"/>
          <w:b/>
          <w:color w:val="auto"/>
          <w:sz w:val="20"/>
        </w:rPr>
        <w:t>제8조 배당에 있어서 우선권에 관한 사항</w:t>
      </w:r>
    </w:p>
    <w:p w14:paraId="6BBB45EE" w14:textId="085D30BC" w:rsidR="00AA34CF" w:rsidRPr="00A122C4" w:rsidRDefault="00DF63D6" w:rsidP="006C06B7">
      <w:pPr>
        <w:pStyle w:val="a7"/>
        <w:numPr>
          <w:ilvl w:val="0"/>
          <w:numId w:val="8"/>
        </w:numPr>
        <w:pBdr>
          <w:left w:val="none" w:sz="2" w:space="0" w:color="000000"/>
          <w:bottom w:val="none" w:sz="2" w:space="2" w:color="000000"/>
        </w:pBdr>
        <w:tabs>
          <w:tab w:val="left" w:pos="567"/>
        </w:tabs>
        <w:autoSpaceDE/>
        <w:autoSpaceDN/>
        <w:spacing w:line="340" w:lineRule="atLeast"/>
        <w:ind w:left="284" w:hanging="284"/>
        <w:rPr>
          <w:color w:val="auto"/>
        </w:rPr>
      </w:pPr>
      <w:r w:rsidRPr="00A122C4">
        <w:rPr>
          <w:rFonts w:ascii="굴림" w:eastAsia="굴림"/>
          <w:color w:val="auto"/>
        </w:rPr>
        <w:t xml:space="preserve">본 건 종류주식은 참가적 우선주로 인수인은 본 건 종류주식을 보유하는 동안 1주당 액면가액 기준 연  </w:t>
      </w:r>
      <w:r w:rsidR="00647A2F" w:rsidRPr="00A122C4">
        <w:rPr>
          <w:rFonts w:ascii="굴림"/>
          <w:color w:val="auto"/>
          <w:u w:val="single"/>
        </w:rPr>
        <w:t>1</w:t>
      </w:r>
      <w:r w:rsidRPr="00A122C4">
        <w:rPr>
          <w:rFonts w:ascii="굴림"/>
          <w:color w:val="auto"/>
          <w:u w:val="single"/>
        </w:rPr>
        <w:t xml:space="preserve"> %</w:t>
      </w:r>
      <w:r w:rsidRPr="00A122C4">
        <w:rPr>
          <w:rFonts w:ascii="굴림" w:eastAsia="굴림"/>
          <w:color w:val="auto"/>
        </w:rPr>
        <w:t>의 배당을 우선 배당 받고, 보통주의 배당률이 종류주식의 배당률을 초과할 경우에는 초과하는 부분에 대하여 보통주와 동일한 배당률로 함께 참가하여 배당 받는다.</w:t>
      </w:r>
    </w:p>
    <w:p w14:paraId="0A76AC4E" w14:textId="77777777" w:rsidR="00AA34CF" w:rsidRPr="00A122C4" w:rsidRDefault="00DF63D6" w:rsidP="006C06B7">
      <w:pPr>
        <w:pStyle w:val="a7"/>
        <w:numPr>
          <w:ilvl w:val="0"/>
          <w:numId w:val="8"/>
        </w:numPr>
        <w:pBdr>
          <w:left w:val="none" w:sz="2" w:space="0" w:color="000000"/>
          <w:bottom w:val="none" w:sz="2" w:space="2" w:color="000000"/>
        </w:pBdr>
        <w:tabs>
          <w:tab w:val="left" w:pos="567"/>
        </w:tabs>
        <w:autoSpaceDE/>
        <w:autoSpaceDN/>
        <w:spacing w:line="340" w:lineRule="atLeast"/>
        <w:ind w:left="284" w:hanging="284"/>
        <w:rPr>
          <w:color w:val="auto"/>
        </w:rPr>
      </w:pPr>
      <w:r w:rsidRPr="00A122C4">
        <w:rPr>
          <w:rFonts w:ascii="굴림" w:eastAsia="굴림"/>
          <w:color w:val="auto"/>
        </w:rPr>
        <w:t xml:space="preserve">주식배당의 경우, 종류주식과 보통주를 합한 발행주식 총수에 대한 비율에 따라, 같은 종류의 종류주식 주식으로 배당을 받을 권리를 갖는다. 다만 단주가 발생하는 경우에는 현금으로 지급받는다. </w:t>
      </w:r>
    </w:p>
    <w:p w14:paraId="05BCF518" w14:textId="77777777" w:rsidR="00AA34CF" w:rsidRPr="00A122C4" w:rsidRDefault="00DF63D6" w:rsidP="006C06B7">
      <w:pPr>
        <w:pStyle w:val="a7"/>
        <w:numPr>
          <w:ilvl w:val="0"/>
          <w:numId w:val="8"/>
        </w:numPr>
        <w:pBdr>
          <w:left w:val="none" w:sz="2" w:space="0" w:color="000000"/>
          <w:bottom w:val="none" w:sz="2" w:space="2" w:color="000000"/>
        </w:pBdr>
        <w:tabs>
          <w:tab w:val="left" w:pos="567"/>
        </w:tabs>
        <w:autoSpaceDE/>
        <w:autoSpaceDN/>
        <w:spacing w:line="340" w:lineRule="atLeast"/>
        <w:ind w:left="284" w:hanging="284"/>
        <w:rPr>
          <w:color w:val="auto"/>
        </w:rPr>
      </w:pPr>
      <w:r w:rsidRPr="00A122C4">
        <w:rPr>
          <w:rFonts w:ascii="굴림" w:eastAsia="굴림"/>
          <w:color w:val="auto"/>
        </w:rPr>
        <w:t xml:space="preserve">이익배당과 관련하여 본 건 종류주식의 인수인은 본 건 종류주식의 효력발생일이 속하는 영업년도의 직전 영업년도 말에 주주가 되는 것으로 본다. </w:t>
      </w:r>
    </w:p>
    <w:p w14:paraId="3D135B82" w14:textId="5B7382D8" w:rsidR="00AA34CF" w:rsidRPr="0064282E" w:rsidRDefault="00DF63D6" w:rsidP="006C06B7">
      <w:pPr>
        <w:pStyle w:val="a7"/>
        <w:numPr>
          <w:ilvl w:val="0"/>
          <w:numId w:val="8"/>
        </w:numPr>
        <w:pBdr>
          <w:left w:val="none" w:sz="2" w:space="0" w:color="000000"/>
          <w:bottom w:val="none" w:sz="2" w:space="2" w:color="000000"/>
        </w:pBdr>
        <w:tabs>
          <w:tab w:val="left" w:pos="567"/>
        </w:tabs>
        <w:autoSpaceDE/>
        <w:autoSpaceDN/>
        <w:spacing w:line="340" w:lineRule="atLeast"/>
        <w:ind w:left="284" w:hanging="284"/>
        <w:rPr>
          <w:color w:val="auto"/>
        </w:rPr>
      </w:pPr>
      <w:r w:rsidRPr="00A122C4">
        <w:rPr>
          <w:rFonts w:ascii="굴림" w:eastAsia="굴림"/>
          <w:color w:val="auto"/>
        </w:rPr>
        <w:t>본 건 종류주식의 전부 또는 일부에 대하여 전환권이 행사된 경우, 전환된 주식에 대하여 전환 전까지의 기간 동안 배당결의 되었으나 그 배당금이 지급되지 아니하였다면 동 미지급 배당금에 해당하는 금액을 회사가 당해 주식의 주주에게 별도로 지급하기로 한다.</w:t>
      </w:r>
    </w:p>
    <w:p w14:paraId="796F736E" w14:textId="47B887D9" w:rsidR="0064282E" w:rsidRDefault="0064282E" w:rsidP="006C06B7">
      <w:pPr>
        <w:pStyle w:val="a7"/>
        <w:numPr>
          <w:ilvl w:val="0"/>
          <w:numId w:val="8"/>
        </w:numPr>
        <w:pBdr>
          <w:left w:val="none" w:sz="2" w:space="0" w:color="000000"/>
          <w:bottom w:val="none" w:sz="2" w:space="2" w:color="000000"/>
        </w:pBdr>
        <w:tabs>
          <w:tab w:val="left" w:pos="567"/>
        </w:tabs>
        <w:autoSpaceDE/>
        <w:autoSpaceDN/>
        <w:spacing w:line="340" w:lineRule="atLeast"/>
        <w:ind w:left="284" w:hanging="284"/>
        <w:rPr>
          <w:color w:val="auto"/>
        </w:rPr>
      </w:pPr>
      <w:commentRangeStart w:id="5"/>
      <w:ins w:id="6" w:author="최규현 (Kyoohyun Choi)" w:date="2024-11-04T15:08:00Z">
        <w:r>
          <w:rPr>
            <w:rFonts w:hint="eastAsia"/>
            <w:color w:val="auto"/>
          </w:rPr>
          <w:t>회사는 발행된 우선주에 대해 매년 배당금을 지급할 의무가 있으며,</w:t>
        </w:r>
        <w:r>
          <w:rPr>
            <w:color w:val="auto"/>
          </w:rPr>
          <w:t xml:space="preserve"> </w:t>
        </w:r>
        <w:r>
          <w:rPr>
            <w:rFonts w:hint="eastAsia"/>
            <w:color w:val="auto"/>
          </w:rPr>
          <w:t>특정 회계연도에 배당금이 지급되지 않을 경우 해당 배</w:t>
        </w:r>
      </w:ins>
      <w:ins w:id="7" w:author="최규현 (Kyoohyun Choi)" w:date="2024-11-04T15:09:00Z">
        <w:r>
          <w:rPr>
            <w:rFonts w:hint="eastAsia"/>
            <w:color w:val="auto"/>
          </w:rPr>
          <w:t>당금은 누적된다.</w:t>
        </w:r>
        <w:r>
          <w:rPr>
            <w:color w:val="auto"/>
          </w:rPr>
          <w:t xml:space="preserve"> </w:t>
        </w:r>
      </w:ins>
    </w:p>
    <w:p w14:paraId="716B0C86" w14:textId="3447B4B1" w:rsidR="0064282E" w:rsidRDefault="0064282E" w:rsidP="0064282E">
      <w:pPr>
        <w:pStyle w:val="a7"/>
        <w:numPr>
          <w:ilvl w:val="0"/>
          <w:numId w:val="8"/>
        </w:numPr>
        <w:pBdr>
          <w:left w:val="none" w:sz="2" w:space="0" w:color="000000"/>
          <w:bottom w:val="none" w:sz="2" w:space="2" w:color="000000"/>
        </w:pBdr>
        <w:tabs>
          <w:tab w:val="left" w:pos="567"/>
        </w:tabs>
        <w:autoSpaceDE/>
        <w:autoSpaceDN/>
        <w:spacing w:line="340" w:lineRule="atLeast"/>
        <w:ind w:left="284" w:hanging="284"/>
        <w:rPr>
          <w:color w:val="auto"/>
        </w:rPr>
      </w:pPr>
      <w:ins w:id="8" w:author="최규현 (Kyoohyun Choi)" w:date="2024-11-04T15:09:00Z">
        <w:r>
          <w:rPr>
            <w:rFonts w:hint="eastAsia"/>
            <w:color w:val="auto"/>
          </w:rPr>
          <w:t>누적된 배당금은 후속 회계연도에 회사가 배당 지급을 할 수 있는 재정적 여건이 마련되는 즉시 지급되어야 하며,</w:t>
        </w:r>
        <w:r>
          <w:rPr>
            <w:color w:val="auto"/>
          </w:rPr>
          <w:t xml:space="preserve"> </w:t>
        </w:r>
        <w:r>
          <w:rPr>
            <w:rFonts w:hint="eastAsia"/>
            <w:color w:val="auto"/>
          </w:rPr>
          <w:t>이는 보통주 배당 전에 우선적으로 지급</w:t>
        </w:r>
      </w:ins>
      <w:ins w:id="9" w:author="최규현 (Kyoohyun Choi)" w:date="2024-11-04T15:10:00Z">
        <w:r>
          <w:rPr>
            <w:rFonts w:hint="eastAsia"/>
            <w:color w:val="auto"/>
          </w:rPr>
          <w:t>되며,</w:t>
        </w:r>
        <w:r>
          <w:rPr>
            <w:color w:val="auto"/>
          </w:rPr>
          <w:t xml:space="preserve"> </w:t>
        </w:r>
        <w:r>
          <w:rPr>
            <w:rFonts w:hint="eastAsia"/>
            <w:color w:val="auto"/>
          </w:rPr>
          <w:t>보통주 주주에게 지급되는 배당금에 영향을 미치지 아니한다.</w:t>
        </w:r>
        <w:r>
          <w:rPr>
            <w:color w:val="auto"/>
          </w:rPr>
          <w:t xml:space="preserve"> </w:t>
        </w:r>
      </w:ins>
    </w:p>
    <w:p w14:paraId="3DEBB1C8" w14:textId="2C2C400D" w:rsidR="00007123" w:rsidRPr="0064282E" w:rsidRDefault="00007123" w:rsidP="0064282E">
      <w:pPr>
        <w:pStyle w:val="a7"/>
        <w:numPr>
          <w:ilvl w:val="0"/>
          <w:numId w:val="8"/>
        </w:numPr>
        <w:pBdr>
          <w:left w:val="none" w:sz="2" w:space="0" w:color="000000"/>
          <w:bottom w:val="none" w:sz="2" w:space="2" w:color="000000"/>
        </w:pBdr>
        <w:tabs>
          <w:tab w:val="left" w:pos="567"/>
        </w:tabs>
        <w:autoSpaceDE/>
        <w:autoSpaceDN/>
        <w:spacing w:line="340" w:lineRule="atLeast"/>
        <w:ind w:left="284" w:hanging="284"/>
        <w:rPr>
          <w:color w:val="auto"/>
        </w:rPr>
      </w:pPr>
      <w:ins w:id="10" w:author="최규현 (Kyoohyun Choi)" w:date="2024-11-04T15:13:00Z">
        <w:r>
          <w:rPr>
            <w:rFonts w:hint="eastAsia"/>
            <w:color w:val="auto"/>
          </w:rPr>
          <w:t xml:space="preserve">회사는 미지급된 배당금에 연간 </w:t>
        </w:r>
        <w:r>
          <w:rPr>
            <w:color w:val="auto"/>
          </w:rPr>
          <w:t>[  ]%</w:t>
        </w:r>
        <w:r>
          <w:rPr>
            <w:rFonts w:hint="eastAsia"/>
            <w:color w:val="auto"/>
          </w:rPr>
          <w:t>의 이자를 부과하며,</w:t>
        </w:r>
        <w:r>
          <w:rPr>
            <w:color w:val="auto"/>
          </w:rPr>
          <w:t xml:space="preserve"> </w:t>
        </w:r>
        <w:r>
          <w:rPr>
            <w:rFonts w:hint="eastAsia"/>
            <w:color w:val="auto"/>
          </w:rPr>
          <w:t>해당 이자는 배당금 지급이 연기된 기간에 적용된다.</w:t>
        </w:r>
        <w:r>
          <w:rPr>
            <w:color w:val="auto"/>
          </w:rPr>
          <w:t xml:space="preserve"> </w:t>
        </w:r>
        <w:r>
          <w:rPr>
            <w:rFonts w:hint="eastAsia"/>
            <w:color w:val="auto"/>
          </w:rPr>
          <w:t>이자는 원금과 함께 지급되어야 한다.</w:t>
        </w:r>
        <w:r>
          <w:rPr>
            <w:color w:val="auto"/>
          </w:rPr>
          <w:t xml:space="preserve"> </w:t>
        </w:r>
      </w:ins>
      <w:commentRangeEnd w:id="5"/>
      <w:ins w:id="11" w:author="최규현 (Kyoohyun Choi)" w:date="2024-11-04T15:14:00Z">
        <w:r>
          <w:rPr>
            <w:rStyle w:val="ac"/>
          </w:rPr>
          <w:commentReference w:id="5"/>
        </w:r>
      </w:ins>
    </w:p>
    <w:p w14:paraId="2AAA5023" w14:textId="6F9F28A9" w:rsidR="00AA34CF" w:rsidRPr="00A122C4" w:rsidRDefault="00AA34CF" w:rsidP="006C06B7">
      <w:pPr>
        <w:pStyle w:val="a7"/>
        <w:pBdr>
          <w:left w:val="none" w:sz="2" w:space="0" w:color="000000"/>
          <w:bottom w:val="none" w:sz="2" w:space="2" w:color="000000"/>
        </w:pBdr>
        <w:autoSpaceDE/>
        <w:autoSpaceDN/>
        <w:spacing w:line="340" w:lineRule="atLeast"/>
        <w:ind w:left="0"/>
        <w:rPr>
          <w:rFonts w:ascii="굴림" w:eastAsia="굴림"/>
          <w:color w:val="auto"/>
        </w:rPr>
      </w:pPr>
    </w:p>
    <w:p w14:paraId="62D1143F" w14:textId="77777777" w:rsidR="00AA34CF" w:rsidRPr="00A122C4" w:rsidRDefault="00DF63D6" w:rsidP="006C06B7">
      <w:pPr>
        <w:pStyle w:val="a8"/>
        <w:pBdr>
          <w:left w:val="none" w:sz="2" w:space="0" w:color="000000"/>
          <w:bottom w:val="none" w:sz="2" w:space="2" w:color="000000"/>
        </w:pBdr>
        <w:wordWrap w:val="0"/>
        <w:spacing w:before="105" w:after="105" w:line="340" w:lineRule="atLeast"/>
        <w:jc w:val="both"/>
        <w:rPr>
          <w:color w:val="auto"/>
        </w:rPr>
      </w:pPr>
      <w:r w:rsidRPr="00A122C4">
        <w:rPr>
          <w:rFonts w:ascii="굴림" w:eastAsia="굴림"/>
          <w:b/>
          <w:color w:val="auto"/>
          <w:sz w:val="20"/>
        </w:rPr>
        <w:t xml:space="preserve">제9조 청산 잔여재산 분배에 있어서 우선권에 관한 사항 </w:t>
      </w:r>
    </w:p>
    <w:p w14:paraId="0A02A44F" w14:textId="5E1AC254" w:rsidR="00AA34CF" w:rsidRPr="00A122C4" w:rsidRDefault="00DF63D6" w:rsidP="006C06B7">
      <w:pPr>
        <w:numPr>
          <w:ilvl w:val="0"/>
          <w:numId w:val="9"/>
        </w:numPr>
        <w:pBdr>
          <w:left w:val="none" w:sz="2" w:space="0" w:color="000000"/>
          <w:bottom w:val="none" w:sz="2" w:space="2" w:color="000000"/>
        </w:pBdr>
        <w:tabs>
          <w:tab w:val="left" w:pos="709"/>
        </w:tabs>
        <w:autoSpaceDE/>
        <w:autoSpaceDN/>
        <w:spacing w:line="340" w:lineRule="atLeast"/>
        <w:ind w:left="284" w:hanging="284"/>
        <w:rPr>
          <w:color w:val="auto"/>
        </w:rPr>
      </w:pPr>
      <w:r w:rsidRPr="00A122C4">
        <w:rPr>
          <w:rFonts w:ascii="굴림" w:eastAsia="굴림"/>
          <w:color w:val="auto"/>
        </w:rPr>
        <w:t xml:space="preserve">회사가 청산에 의하여 잔여재산을 분배하는 경우 본건 우선주식의 주주는 주당 발행가액 및 이에 대하여 </w:t>
      </w:r>
      <w:r w:rsidRPr="00A122C4">
        <w:rPr>
          <w:rFonts w:ascii="굴림" w:eastAsia="굴림"/>
          <w:color w:val="auto"/>
          <w:u w:val="single"/>
        </w:rPr>
        <w:t xml:space="preserve">연복리 </w:t>
      </w:r>
      <w:r w:rsidR="00690C1E" w:rsidRPr="00A122C4">
        <w:rPr>
          <w:rFonts w:ascii="굴림" w:eastAsia="굴림"/>
          <w:color w:val="auto"/>
          <w:u w:val="single"/>
        </w:rPr>
        <w:t>6</w:t>
      </w:r>
      <w:r w:rsidRPr="00A122C4">
        <w:rPr>
          <w:rFonts w:ascii="굴림" w:eastAsia="굴림"/>
          <w:color w:val="auto"/>
        </w:rPr>
        <w:t>%의 비율로 산정한 금액을 합한 금원에 대하여 보통주식 주주에 우선하여 잔여재산을 분배 받을 권리가 있다. 이 경우 청산 이전까지 미지급 배당금이 있는 경우 동 금원에 대하여도 동일하다.</w:t>
      </w:r>
    </w:p>
    <w:p w14:paraId="22662200" w14:textId="77777777" w:rsidR="00AA34CF" w:rsidRPr="00A122C4" w:rsidRDefault="00DF63D6" w:rsidP="006C06B7">
      <w:pPr>
        <w:numPr>
          <w:ilvl w:val="0"/>
          <w:numId w:val="9"/>
        </w:numPr>
        <w:pBdr>
          <w:left w:val="none" w:sz="2" w:space="0" w:color="000000"/>
          <w:bottom w:val="none" w:sz="2" w:space="2" w:color="000000"/>
        </w:pBdr>
        <w:autoSpaceDE/>
        <w:autoSpaceDN/>
        <w:spacing w:line="340" w:lineRule="atLeast"/>
        <w:ind w:left="284" w:hanging="284"/>
        <w:rPr>
          <w:color w:val="auto"/>
        </w:rPr>
      </w:pPr>
      <w:r w:rsidRPr="00A122C4">
        <w:rPr>
          <w:rFonts w:ascii="굴림" w:eastAsia="굴림"/>
          <w:color w:val="auto"/>
        </w:rPr>
        <w:t>본건 우선주식에 대한 우선 분배를 한 후 보통주에 대한 주당 분배금액이 본건 우선주식에 대한 주당 분배금액을 초과하는 경우에 본건 우선주식의 주주는 초과하는 부분에 대하여 보통주의 주주와 동일한 분배율로 함께 참가하여 잔여재산을 분배 받을 권리가 있다.</w:t>
      </w:r>
    </w:p>
    <w:p w14:paraId="43330F6D" w14:textId="77777777" w:rsidR="00AA34CF" w:rsidRPr="00A122C4" w:rsidRDefault="00AA34CF">
      <w:pPr>
        <w:autoSpaceDE/>
        <w:autoSpaceDN/>
        <w:spacing w:line="340" w:lineRule="atLeast"/>
        <w:ind w:left="284"/>
        <w:rPr>
          <w:rFonts w:ascii="굴림" w:eastAsia="굴림"/>
          <w:color w:val="auto"/>
        </w:rPr>
      </w:pPr>
    </w:p>
    <w:p w14:paraId="18E38FA2" w14:textId="77777777"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제10조 전환권에 관한 사항</w:t>
      </w:r>
    </w:p>
    <w:p w14:paraId="6D09F4D1" w14:textId="77777777" w:rsidR="00AA34CF" w:rsidRPr="00A122C4" w:rsidRDefault="00DF63D6">
      <w:pPr>
        <w:numPr>
          <w:ilvl w:val="0"/>
          <w:numId w:val="10"/>
        </w:numPr>
        <w:tabs>
          <w:tab w:val="left" w:pos="284"/>
        </w:tabs>
        <w:autoSpaceDE/>
        <w:autoSpaceDN/>
        <w:spacing w:line="340" w:lineRule="atLeast"/>
        <w:ind w:left="284" w:hanging="284"/>
        <w:rPr>
          <w:color w:val="auto"/>
        </w:rPr>
      </w:pPr>
      <w:r w:rsidRPr="00A122C4">
        <w:rPr>
          <w:rFonts w:ascii="굴림" w:eastAsia="굴림"/>
          <w:color w:val="auto"/>
        </w:rPr>
        <w:t>투자자는 아래 전환조건에 따라 언제든지 본건 우선주식을 보통주로 전환할 수 있는 권리를 갖는다.</w:t>
      </w:r>
    </w:p>
    <w:p w14:paraId="3201F442" w14:textId="77777777" w:rsidR="00AA34CF" w:rsidRPr="00A122C4" w:rsidRDefault="00DF63D6">
      <w:pPr>
        <w:pStyle w:val="a7"/>
        <w:numPr>
          <w:ilvl w:val="0"/>
          <w:numId w:val="11"/>
        </w:numPr>
        <w:autoSpaceDE/>
        <w:autoSpaceDN/>
        <w:spacing w:line="340" w:lineRule="atLeast"/>
        <w:ind w:left="258" w:hanging="258"/>
        <w:rPr>
          <w:color w:val="auto"/>
        </w:rPr>
      </w:pPr>
      <w:r w:rsidRPr="00A122C4">
        <w:rPr>
          <w:rFonts w:ascii="굴림" w:eastAsia="굴림"/>
          <w:color w:val="auto"/>
        </w:rPr>
        <w:t>전환비율: 우선주 1주당 전환되는 보통주식의 수는 다음과 같다.</w:t>
      </w:r>
    </w:p>
    <w:p w14:paraId="1004450C" w14:textId="5EA6E0FF" w:rsidR="00AA34CF" w:rsidRPr="00A122C4" w:rsidRDefault="00DF63D6">
      <w:pPr>
        <w:pStyle w:val="a7"/>
        <w:autoSpaceDE/>
        <w:autoSpaceDN/>
        <w:spacing w:line="340" w:lineRule="atLeast"/>
        <w:ind w:left="0"/>
        <w:rPr>
          <w:color w:val="auto"/>
        </w:rPr>
      </w:pPr>
      <w:r w:rsidRPr="00A122C4">
        <w:rPr>
          <w:rFonts w:ascii="굴림" w:eastAsia="굴림"/>
          <w:color w:val="auto"/>
        </w:rPr>
        <w:t>우선주 1주당 전환되는 보통주식의 수 = 우선주식의 주당 발행가격</w:t>
      </w:r>
      <w:r w:rsidR="00960DD9" w:rsidRPr="00A122C4">
        <w:rPr>
          <w:rFonts w:ascii="굴림" w:eastAsia="굴림" w:hint="eastAsia"/>
          <w:color w:val="auto"/>
        </w:rPr>
        <w:t>/</w:t>
      </w:r>
      <w:r w:rsidRPr="00A122C4">
        <w:rPr>
          <w:rFonts w:ascii="굴림" w:eastAsia="굴림"/>
          <w:color w:val="auto"/>
        </w:rPr>
        <w:t>전환가격</w:t>
      </w:r>
    </w:p>
    <w:p w14:paraId="0ED99243" w14:textId="4573D4FA" w:rsidR="00AA34CF" w:rsidRPr="00A122C4" w:rsidRDefault="00DF63D6">
      <w:pPr>
        <w:pStyle w:val="a7"/>
        <w:numPr>
          <w:ilvl w:val="0"/>
          <w:numId w:val="11"/>
        </w:numPr>
        <w:autoSpaceDE/>
        <w:autoSpaceDN/>
        <w:spacing w:line="340" w:lineRule="atLeast"/>
        <w:ind w:left="258" w:hanging="258"/>
        <w:rPr>
          <w:rFonts w:ascii="굴림" w:eastAsia="굴림"/>
          <w:color w:val="auto"/>
        </w:rPr>
      </w:pPr>
      <w:r w:rsidRPr="00A122C4">
        <w:rPr>
          <w:rFonts w:ascii="굴림" w:eastAsia="굴림"/>
          <w:color w:val="auto"/>
        </w:rPr>
        <w:t>최초 전환가격:</w:t>
      </w:r>
      <w:r w:rsidR="00647A2F" w:rsidRPr="00A122C4">
        <w:rPr>
          <w:rFonts w:ascii="굴림" w:eastAsia="굴림"/>
          <w:color w:val="auto"/>
        </w:rPr>
        <w:t xml:space="preserve"> </w:t>
      </w:r>
      <w:r w:rsidR="000B6472" w:rsidRPr="00A122C4">
        <w:rPr>
          <w:rFonts w:ascii="굴림" w:eastAsia="굴림" w:hint="eastAsia"/>
          <w:color w:val="auto"/>
        </w:rPr>
        <w:t>461,681</w:t>
      </w:r>
      <w:r w:rsidRPr="00A122C4">
        <w:rPr>
          <w:rFonts w:ascii="굴림" w:eastAsia="굴림"/>
          <w:color w:val="auto"/>
        </w:rPr>
        <w:t>원</w:t>
      </w:r>
    </w:p>
    <w:p w14:paraId="4BCCD0F5" w14:textId="3F3B80D2" w:rsidR="00AA34CF" w:rsidRPr="00A122C4" w:rsidRDefault="00DF63D6">
      <w:pPr>
        <w:pStyle w:val="a7"/>
        <w:numPr>
          <w:ilvl w:val="0"/>
          <w:numId w:val="11"/>
        </w:numPr>
        <w:autoSpaceDE/>
        <w:autoSpaceDN/>
        <w:spacing w:line="340" w:lineRule="atLeast"/>
        <w:ind w:left="258" w:hanging="258"/>
        <w:rPr>
          <w:rFonts w:ascii="굴림" w:eastAsia="굴림"/>
          <w:color w:val="auto"/>
        </w:rPr>
      </w:pPr>
      <w:r w:rsidRPr="00A122C4">
        <w:rPr>
          <w:rFonts w:ascii="굴림" w:eastAsia="굴림"/>
          <w:color w:val="auto"/>
        </w:rPr>
        <w:t>전환권 행사에 따라 발행할 주식의 종류 : (주)</w:t>
      </w:r>
      <w:r w:rsidR="0003618E" w:rsidRPr="00A122C4">
        <w:rPr>
          <w:rFonts w:ascii="굴림" w:eastAsia="굴림" w:hint="eastAsia"/>
          <w:color w:val="auto"/>
        </w:rPr>
        <w:t>그래비티벤처스</w:t>
      </w:r>
      <w:r w:rsidRPr="00A122C4">
        <w:rPr>
          <w:rFonts w:ascii="굴림" w:eastAsia="굴림"/>
          <w:color w:val="auto"/>
        </w:rPr>
        <w:t xml:space="preserve"> 기명식 보통주식(액면금액: </w:t>
      </w:r>
      <w:r w:rsidR="00690C1E" w:rsidRPr="00A122C4">
        <w:rPr>
          <w:rFonts w:ascii="굴림" w:eastAsia="굴림"/>
          <w:color w:val="auto"/>
        </w:rPr>
        <w:t>5,0</w:t>
      </w:r>
      <w:r w:rsidR="009273E0" w:rsidRPr="00A122C4">
        <w:rPr>
          <w:rFonts w:ascii="굴림" w:eastAsia="굴림" w:hint="eastAsia"/>
          <w:color w:val="auto"/>
        </w:rPr>
        <w:t>00</w:t>
      </w:r>
      <w:r w:rsidRPr="00A122C4">
        <w:rPr>
          <w:rFonts w:ascii="굴림" w:eastAsia="굴림"/>
          <w:color w:val="auto"/>
        </w:rPr>
        <w:t>원)</w:t>
      </w:r>
    </w:p>
    <w:p w14:paraId="0B791ED3" w14:textId="77777777" w:rsidR="00AA34CF" w:rsidRPr="00A122C4" w:rsidRDefault="00DF63D6">
      <w:pPr>
        <w:pStyle w:val="a7"/>
        <w:numPr>
          <w:ilvl w:val="0"/>
          <w:numId w:val="11"/>
        </w:numPr>
        <w:autoSpaceDE/>
        <w:autoSpaceDN/>
        <w:spacing w:line="340" w:lineRule="atLeast"/>
        <w:ind w:left="258" w:hanging="258"/>
        <w:rPr>
          <w:color w:val="auto"/>
        </w:rPr>
      </w:pPr>
      <w:r w:rsidRPr="00A122C4">
        <w:rPr>
          <w:rFonts w:ascii="굴림" w:eastAsia="굴림"/>
          <w:color w:val="auto"/>
        </w:rPr>
        <w:t>전환권 행사기간: 발행일로부터 존속기간 만료일까지로 한다.</w:t>
      </w:r>
    </w:p>
    <w:p w14:paraId="40A033A2" w14:textId="77777777" w:rsidR="00AA34CF" w:rsidRPr="00A122C4" w:rsidRDefault="00DF63D6">
      <w:pPr>
        <w:numPr>
          <w:ilvl w:val="0"/>
          <w:numId w:val="10"/>
        </w:numPr>
        <w:tabs>
          <w:tab w:val="left" w:pos="284"/>
        </w:tabs>
        <w:autoSpaceDE/>
        <w:autoSpaceDN/>
        <w:spacing w:line="340" w:lineRule="atLeast"/>
        <w:ind w:left="284" w:hanging="284"/>
        <w:rPr>
          <w:color w:val="auto"/>
        </w:rPr>
      </w:pPr>
      <w:r w:rsidRPr="00A122C4">
        <w:rPr>
          <w:rFonts w:ascii="굴림" w:eastAsia="굴림"/>
          <w:color w:val="auto"/>
        </w:rPr>
        <w:t>전환방법은 다음과 같다.</w:t>
      </w:r>
    </w:p>
    <w:p w14:paraId="5CE9A36B" w14:textId="77777777" w:rsidR="00AA34CF" w:rsidRPr="00A122C4" w:rsidRDefault="00DF63D6">
      <w:pPr>
        <w:numPr>
          <w:ilvl w:val="1"/>
          <w:numId w:val="12"/>
        </w:numPr>
        <w:tabs>
          <w:tab w:val="left" w:pos="567"/>
          <w:tab w:val="left" w:pos="1320"/>
        </w:tabs>
        <w:autoSpaceDE/>
        <w:autoSpaceDN/>
        <w:spacing w:line="340" w:lineRule="atLeast"/>
        <w:ind w:left="567" w:hanging="259"/>
        <w:rPr>
          <w:color w:val="auto"/>
        </w:rPr>
      </w:pPr>
      <w:r w:rsidRPr="00A122C4">
        <w:rPr>
          <w:rFonts w:ascii="굴림" w:eastAsia="굴림"/>
          <w:color w:val="auto"/>
        </w:rPr>
        <w:t>투자자는 전환청구서에 전환하고자 하는 주식의 종류, 수, 청구연월일을 기재하여 기명 또는 서명날인하고 주권이 발행된 경우 주권을 첨부하여 회사에 제출한다</w:t>
      </w:r>
    </w:p>
    <w:p w14:paraId="0A2F2A59" w14:textId="77777777" w:rsidR="00AA34CF" w:rsidRPr="00A122C4" w:rsidRDefault="00DF63D6">
      <w:pPr>
        <w:numPr>
          <w:ilvl w:val="1"/>
          <w:numId w:val="12"/>
        </w:numPr>
        <w:tabs>
          <w:tab w:val="left" w:pos="567"/>
          <w:tab w:val="left" w:pos="1320"/>
        </w:tabs>
        <w:autoSpaceDE/>
        <w:autoSpaceDN/>
        <w:spacing w:line="340" w:lineRule="atLeast"/>
        <w:ind w:left="567" w:hanging="259"/>
        <w:rPr>
          <w:color w:val="auto"/>
        </w:rPr>
      </w:pPr>
      <w:r w:rsidRPr="00A122C4">
        <w:rPr>
          <w:rFonts w:ascii="굴림" w:eastAsia="굴림"/>
          <w:color w:val="auto"/>
        </w:rPr>
        <w:t xml:space="preserve">전환은 투자자가 상기 1호의 전환청구서 또는 전환될 본 건 종류주식의 주권을 제출한 날짜의 영업시간 종료 직전에 효력이 발생하는 것으로 본다. </w:t>
      </w:r>
    </w:p>
    <w:p w14:paraId="4E785014" w14:textId="77777777" w:rsidR="00AA34CF" w:rsidRPr="00A122C4" w:rsidRDefault="00DF63D6">
      <w:pPr>
        <w:numPr>
          <w:ilvl w:val="1"/>
          <w:numId w:val="12"/>
        </w:numPr>
        <w:tabs>
          <w:tab w:val="left" w:pos="567"/>
          <w:tab w:val="left" w:pos="1320"/>
        </w:tabs>
        <w:autoSpaceDE/>
        <w:autoSpaceDN/>
        <w:spacing w:line="340" w:lineRule="atLeast"/>
        <w:ind w:left="567" w:hanging="259"/>
        <w:rPr>
          <w:color w:val="auto"/>
        </w:rPr>
      </w:pPr>
      <w:r w:rsidRPr="00A122C4">
        <w:rPr>
          <w:rFonts w:ascii="굴림" w:eastAsia="굴림"/>
          <w:color w:val="auto"/>
        </w:rPr>
        <w:t xml:space="preserve">투자자가 전환에 의하여 보통주식을 부여받게 되는 경우 상기 2호의 날짜를 기준으로 주주명부상의 주주로 간주된다. </w:t>
      </w:r>
    </w:p>
    <w:p w14:paraId="78A4EE7F" w14:textId="77777777" w:rsidR="00AA34CF" w:rsidRPr="00A122C4" w:rsidRDefault="00DF63D6">
      <w:pPr>
        <w:numPr>
          <w:ilvl w:val="1"/>
          <w:numId w:val="12"/>
        </w:numPr>
        <w:tabs>
          <w:tab w:val="left" w:pos="567"/>
          <w:tab w:val="left" w:pos="1320"/>
        </w:tabs>
        <w:autoSpaceDE/>
        <w:autoSpaceDN/>
        <w:spacing w:line="340" w:lineRule="atLeast"/>
        <w:ind w:left="567" w:hanging="259"/>
        <w:rPr>
          <w:color w:val="auto"/>
        </w:rPr>
      </w:pPr>
      <w:r w:rsidRPr="00A122C4">
        <w:rPr>
          <w:rFonts w:ascii="굴림" w:eastAsia="굴림"/>
          <w:color w:val="auto"/>
        </w:rPr>
        <w:t>회사는 전환청구서 또는 전환될 본 건 종류주식의 주권을 인도받은 즉시 투자자에게 부여 받을 권리가 있는 수만큼의 보통주식에 대한 주권을 발행하여 인도하는 등 주식 발행에 필요한 모든 절차를 이행하여야 한다</w:t>
      </w:r>
    </w:p>
    <w:p w14:paraId="6A5E792B" w14:textId="58E86E09" w:rsidR="00AA34CF" w:rsidRPr="00A122C4" w:rsidRDefault="00DF63D6">
      <w:pPr>
        <w:numPr>
          <w:ilvl w:val="0"/>
          <w:numId w:val="10"/>
        </w:numPr>
        <w:tabs>
          <w:tab w:val="left" w:pos="284"/>
        </w:tabs>
        <w:autoSpaceDE/>
        <w:autoSpaceDN/>
        <w:spacing w:line="340" w:lineRule="atLeast"/>
        <w:ind w:left="284" w:hanging="284"/>
        <w:rPr>
          <w:color w:val="auto"/>
        </w:rPr>
      </w:pPr>
      <w:r w:rsidRPr="00A122C4">
        <w:rPr>
          <w:rFonts w:ascii="굴림" w:eastAsia="굴림"/>
          <w:color w:val="auto"/>
        </w:rPr>
        <w:t>전환가격 조정</w:t>
      </w:r>
    </w:p>
    <w:p w14:paraId="455B4A5A" w14:textId="77777777" w:rsidR="00AA34CF" w:rsidRPr="00A122C4" w:rsidRDefault="00DF63D6">
      <w:pPr>
        <w:numPr>
          <w:ilvl w:val="0"/>
          <w:numId w:val="13"/>
        </w:numPr>
        <w:autoSpaceDE/>
        <w:autoSpaceDN/>
        <w:spacing w:line="340" w:lineRule="atLeast"/>
        <w:ind w:left="542" w:hanging="258"/>
        <w:rPr>
          <w:color w:val="auto"/>
        </w:rPr>
      </w:pPr>
      <w:r w:rsidRPr="00A122C4">
        <w:rPr>
          <w:rFonts w:eastAsia="굴림"/>
          <w:color w:val="auto"/>
        </w:rPr>
        <w:t>회사가</w:t>
      </w:r>
      <w:r w:rsidRPr="00A122C4">
        <w:rPr>
          <w:color w:val="auto"/>
        </w:rPr>
        <w:t xml:space="preserve"> </w:t>
      </w:r>
      <w:r w:rsidRPr="00A122C4">
        <w:rPr>
          <w:rFonts w:ascii="굴림" w:eastAsia="굴림"/>
          <w:color w:val="auto"/>
        </w:rPr>
        <w:t>회사의 IPO 공모단가의 70%에 해당하는 금액이 그 당시의 본건 우선주식의 전환가격을 하회하는 경우는 전환비율을 다음과 같이 조정한다.</w:t>
      </w:r>
    </w:p>
    <w:p w14:paraId="5A402F77" w14:textId="77777777" w:rsidR="00AA34CF" w:rsidRPr="00A122C4" w:rsidRDefault="00DF63D6">
      <w:pPr>
        <w:autoSpaceDE/>
        <w:autoSpaceDN/>
        <w:spacing w:line="340" w:lineRule="atLeast"/>
        <w:ind w:left="542"/>
        <w:rPr>
          <w:color w:val="auto"/>
        </w:rPr>
      </w:pPr>
      <w:r w:rsidRPr="00A122C4">
        <w:rPr>
          <w:rFonts w:ascii="굴림" w:eastAsia="굴림"/>
          <w:color w:val="auto"/>
        </w:rPr>
        <w:t xml:space="preserve">조정 후 우선주 1주당 전환하는 보통주의 수 = 조정 전 우선주 1주당 전환되는 보통주의 수 </w:t>
      </w:r>
      <w:r w:rsidRPr="00A122C4">
        <w:rPr>
          <w:rFonts w:ascii="굴림" w:eastAsia="굴림"/>
          <w:color w:val="auto"/>
        </w:rPr>
        <w:t>×</w:t>
      </w:r>
      <w:r w:rsidRPr="00A122C4">
        <w:rPr>
          <w:rFonts w:ascii="굴림" w:eastAsia="굴림"/>
          <w:color w:val="auto"/>
        </w:rPr>
        <w:t xml:space="preserve"> 조정 전 본건 우선주식의 전환가격 / 회사의 IPO 공모단가의 70%에 해당하는 금액</w:t>
      </w:r>
    </w:p>
    <w:p w14:paraId="6B69E116" w14:textId="77777777" w:rsidR="00AA34CF" w:rsidRPr="00A122C4" w:rsidRDefault="00DF63D6">
      <w:pPr>
        <w:numPr>
          <w:ilvl w:val="0"/>
          <w:numId w:val="13"/>
        </w:numPr>
        <w:autoSpaceDE/>
        <w:autoSpaceDN/>
        <w:spacing w:line="340" w:lineRule="atLeast"/>
        <w:ind w:left="542" w:hanging="258"/>
        <w:rPr>
          <w:color w:val="auto"/>
        </w:rPr>
      </w:pPr>
      <w:r w:rsidRPr="00A122C4">
        <w:rPr>
          <w:rFonts w:ascii="굴림" w:eastAsia="굴림"/>
          <w:color w:val="auto"/>
        </w:rPr>
        <w:t>회사가 본 건 종류주식의 전환 전에 그 당시의 본 건 종류주식의 전환가격을 하회하는 발행가격으로 유상증자 또는 주식관련사채(전환사채, 신주인수권부사채 및 기타 주식으로 전환될 수 있는 종류의 사채. 단 주식매수선택권의 행사로 인하여 신주가 발행되는 경우를 제외한다)를 발행할 경우에는 전환가격은 그 하회하는 발행가격으로 조정한다.</w:t>
      </w:r>
    </w:p>
    <w:p w14:paraId="57ED08AB" w14:textId="77777777" w:rsidR="00AA34CF" w:rsidRPr="00A122C4" w:rsidRDefault="00DF63D6">
      <w:pPr>
        <w:numPr>
          <w:ilvl w:val="0"/>
          <w:numId w:val="13"/>
        </w:numPr>
        <w:autoSpaceDE/>
        <w:autoSpaceDN/>
        <w:spacing w:line="340" w:lineRule="atLeast"/>
        <w:ind w:left="542" w:hanging="258"/>
        <w:rPr>
          <w:color w:val="auto"/>
        </w:rPr>
      </w:pPr>
      <w:r w:rsidRPr="00A122C4">
        <w:rPr>
          <w:rFonts w:ascii="굴림" w:eastAsia="굴림"/>
          <w:color w:val="auto"/>
        </w:rPr>
        <w:t>본 건 종류주식의 발행 이후 주식배당, 무상증자 등으로 인해 발행주식수가 증가하는 경우, 본 건 종류주식의 주주는 회사로부터 주주가 보유한 신주와 같은 조건 및 종류의 종류주식으로 무상지급을 받도록 하되 아래의 수식을 따른다.</w:t>
      </w:r>
    </w:p>
    <w:p w14:paraId="3B7275BE" w14:textId="134872D6" w:rsidR="00AA34CF" w:rsidRPr="00A122C4" w:rsidRDefault="00DF63D6">
      <w:pPr>
        <w:numPr>
          <w:ilvl w:val="1"/>
          <w:numId w:val="13"/>
        </w:numPr>
        <w:autoSpaceDE/>
        <w:autoSpaceDN/>
        <w:spacing w:line="340" w:lineRule="atLeast"/>
        <w:ind w:left="1382" w:hanging="440"/>
        <w:rPr>
          <w:color w:val="auto"/>
        </w:rPr>
      </w:pPr>
      <w:r w:rsidRPr="00A122C4">
        <w:rPr>
          <w:rFonts w:ascii="굴림"/>
          <w:color w:val="auto"/>
        </w:rPr>
        <w:t xml:space="preserve">Ni = Bi </w:t>
      </w:r>
      <w:r w:rsidRPr="00A122C4">
        <w:rPr>
          <w:rFonts w:ascii="굴림"/>
          <w:color w:val="auto"/>
        </w:rPr>
        <w:t>×</w:t>
      </w:r>
      <w:r w:rsidRPr="00A122C4">
        <w:rPr>
          <w:rFonts w:ascii="굴림"/>
          <w:color w:val="auto"/>
        </w:rPr>
        <w:t xml:space="preserve"> {(Ac/Bc)-1}</w:t>
      </w:r>
    </w:p>
    <w:p w14:paraId="311BC9E6" w14:textId="77777777" w:rsidR="00AA34CF" w:rsidRPr="00A122C4" w:rsidRDefault="00DF63D6">
      <w:pPr>
        <w:numPr>
          <w:ilvl w:val="1"/>
          <w:numId w:val="13"/>
        </w:numPr>
        <w:autoSpaceDE/>
        <w:autoSpaceDN/>
        <w:spacing w:line="340" w:lineRule="atLeast"/>
        <w:ind w:left="1382" w:hanging="440"/>
        <w:rPr>
          <w:color w:val="auto"/>
        </w:rPr>
      </w:pPr>
      <w:r w:rsidRPr="00A122C4">
        <w:rPr>
          <w:rFonts w:ascii="굴림" w:eastAsia="굴림"/>
          <w:color w:val="auto"/>
        </w:rPr>
        <w:t>Ni : 본 건 종류주식의 주주에게 무상지급 되는 종류주식수</w:t>
      </w:r>
    </w:p>
    <w:p w14:paraId="121D4829" w14:textId="77777777" w:rsidR="00AA34CF" w:rsidRPr="00A122C4" w:rsidRDefault="00DF63D6">
      <w:pPr>
        <w:numPr>
          <w:ilvl w:val="1"/>
          <w:numId w:val="13"/>
        </w:numPr>
        <w:autoSpaceDE/>
        <w:autoSpaceDN/>
        <w:spacing w:line="340" w:lineRule="atLeast"/>
        <w:ind w:left="1382" w:hanging="440"/>
        <w:rPr>
          <w:color w:val="auto"/>
        </w:rPr>
      </w:pPr>
      <w:r w:rsidRPr="00A122C4">
        <w:rPr>
          <w:rFonts w:ascii="굴림" w:eastAsia="굴림"/>
          <w:color w:val="auto"/>
        </w:rPr>
        <w:t>Bi : 발행 전 본 건 종류주식의 주주 보유 종류주식수</w:t>
      </w:r>
    </w:p>
    <w:p w14:paraId="2C7E8AD0" w14:textId="77777777" w:rsidR="00214CB4" w:rsidRPr="00A122C4" w:rsidRDefault="00DF63D6" w:rsidP="00214CB4">
      <w:pPr>
        <w:numPr>
          <w:ilvl w:val="1"/>
          <w:numId w:val="13"/>
        </w:numPr>
        <w:autoSpaceDE/>
        <w:autoSpaceDN/>
        <w:spacing w:line="340" w:lineRule="atLeast"/>
        <w:ind w:left="1382" w:hanging="440"/>
        <w:rPr>
          <w:color w:val="auto"/>
        </w:rPr>
      </w:pPr>
      <w:r w:rsidRPr="00A122C4">
        <w:rPr>
          <w:rFonts w:ascii="굴림" w:eastAsia="굴림"/>
          <w:color w:val="auto"/>
        </w:rPr>
        <w:t>Bc : 발행 전 회사 발행주식총수 (종류주식과 보통주를 합한)</w:t>
      </w:r>
    </w:p>
    <w:p w14:paraId="4DBE5BF3" w14:textId="2E3E70EA" w:rsidR="00AA34CF" w:rsidRPr="00A122C4" w:rsidRDefault="00DF63D6" w:rsidP="00214CB4">
      <w:pPr>
        <w:numPr>
          <w:ilvl w:val="1"/>
          <w:numId w:val="13"/>
        </w:numPr>
        <w:autoSpaceDE/>
        <w:autoSpaceDN/>
        <w:spacing w:line="340" w:lineRule="atLeast"/>
        <w:ind w:left="1382" w:hanging="440"/>
        <w:rPr>
          <w:color w:val="auto"/>
        </w:rPr>
      </w:pPr>
      <w:r w:rsidRPr="00A122C4">
        <w:rPr>
          <w:rFonts w:ascii="굴림" w:eastAsia="굴림"/>
          <w:color w:val="auto"/>
        </w:rPr>
        <w:t>Ac : 발행 후 회사 발행주식총수 (종류주식과 보통주를 합한)</w:t>
      </w:r>
    </w:p>
    <w:p w14:paraId="1ADA4D0D" w14:textId="0BA7495F" w:rsidR="00AA34CF" w:rsidRPr="00A122C4" w:rsidRDefault="00DF63D6">
      <w:pPr>
        <w:numPr>
          <w:ilvl w:val="0"/>
          <w:numId w:val="13"/>
        </w:numPr>
        <w:autoSpaceDE/>
        <w:autoSpaceDN/>
        <w:spacing w:line="340" w:lineRule="atLeast"/>
        <w:ind w:left="542" w:hanging="258"/>
        <w:rPr>
          <w:color w:val="auto"/>
        </w:rPr>
      </w:pPr>
      <w:r w:rsidRPr="00A122C4">
        <w:rPr>
          <w:rFonts w:ascii="굴림" w:eastAsia="굴림"/>
          <w:color w:val="auto"/>
        </w:rPr>
        <w:t>회사가 타사와 합병 시 교환비율 산정을 위한 평가가액이 그 당시의 본 건 종류주식의 전환가격</w:t>
      </w:r>
      <w:r w:rsidR="00647A2F" w:rsidRPr="00A122C4">
        <w:rPr>
          <w:rFonts w:ascii="굴림" w:eastAsia="굴림" w:hint="eastAsia"/>
          <w:color w:val="auto"/>
        </w:rPr>
        <w:t xml:space="preserve">의 </w:t>
      </w:r>
      <w:r w:rsidR="00647A2F" w:rsidRPr="00A122C4">
        <w:rPr>
          <w:rFonts w:ascii="굴림" w:eastAsia="굴림"/>
          <w:color w:val="auto"/>
        </w:rPr>
        <w:t>70%</w:t>
      </w:r>
      <w:r w:rsidR="00647A2F" w:rsidRPr="00A122C4">
        <w:rPr>
          <w:rFonts w:ascii="굴림" w:eastAsia="굴림" w:hint="eastAsia"/>
          <w:color w:val="auto"/>
        </w:rPr>
        <w:t>에 해당하는 금액</w:t>
      </w:r>
      <w:r w:rsidRPr="00A122C4">
        <w:rPr>
          <w:rFonts w:ascii="굴림" w:eastAsia="굴림"/>
          <w:color w:val="auto"/>
        </w:rPr>
        <w:t>을 하회하는 경우, 본 건 종류주식의 전환</w:t>
      </w:r>
      <w:r w:rsidR="00647A2F" w:rsidRPr="00A122C4">
        <w:rPr>
          <w:rFonts w:ascii="굴림" w:eastAsia="굴림" w:hint="eastAsia"/>
          <w:color w:val="auto"/>
        </w:rPr>
        <w:t xml:space="preserve">가격의 </w:t>
      </w:r>
      <w:r w:rsidR="00647A2F" w:rsidRPr="00A122C4">
        <w:rPr>
          <w:rFonts w:ascii="굴림" w:eastAsia="굴림"/>
          <w:color w:val="auto"/>
        </w:rPr>
        <w:t>70%</w:t>
      </w:r>
      <w:r w:rsidR="00647A2F" w:rsidRPr="00A122C4">
        <w:rPr>
          <w:rFonts w:ascii="굴림" w:eastAsia="굴림" w:hint="eastAsia"/>
          <w:color w:val="auto"/>
        </w:rPr>
        <w:t>에 해당하는 금액</w:t>
      </w:r>
      <w:r w:rsidRPr="00A122C4">
        <w:rPr>
          <w:rFonts w:ascii="굴림" w:eastAsia="굴림"/>
          <w:color w:val="auto"/>
        </w:rPr>
        <w:t xml:space="preserve">이 평가가액에 사용되도록 전환비율을 조정한다. </w:t>
      </w:r>
    </w:p>
    <w:p w14:paraId="43CAA20C" w14:textId="77777777" w:rsidR="00AA34CF" w:rsidRPr="00A122C4" w:rsidRDefault="00DF63D6">
      <w:pPr>
        <w:numPr>
          <w:ilvl w:val="0"/>
          <w:numId w:val="13"/>
        </w:numPr>
        <w:autoSpaceDE/>
        <w:autoSpaceDN/>
        <w:spacing w:line="340" w:lineRule="atLeast"/>
        <w:ind w:left="542" w:hanging="258"/>
        <w:rPr>
          <w:color w:val="auto"/>
        </w:rPr>
      </w:pPr>
      <w:r w:rsidRPr="00A122C4">
        <w:rPr>
          <w:rFonts w:ascii="굴림" w:eastAsia="굴림"/>
          <w:color w:val="auto"/>
        </w:rPr>
        <w:t xml:space="preserve">회사의 주식을 분할 또는 병합하는 경우 전환비율은 그 분할 또는 병합의 비율에 따라 조정된다. 단주의 평가는 주식의 분할 또는 병합 당시 본 건 종류주식의 전환가격을 기준으로 한다. </w:t>
      </w:r>
    </w:p>
    <w:p w14:paraId="4FB77449" w14:textId="77777777" w:rsidR="00AA34CF" w:rsidRPr="00A122C4" w:rsidRDefault="00DF63D6">
      <w:pPr>
        <w:numPr>
          <w:ilvl w:val="0"/>
          <w:numId w:val="13"/>
        </w:numPr>
        <w:autoSpaceDE/>
        <w:autoSpaceDN/>
        <w:spacing w:line="340" w:lineRule="atLeast"/>
        <w:ind w:left="542" w:hanging="258"/>
        <w:rPr>
          <w:color w:val="auto"/>
        </w:rPr>
      </w:pPr>
      <w:r w:rsidRPr="00A122C4">
        <w:rPr>
          <w:rFonts w:ascii="굴림" w:eastAsia="굴림"/>
          <w:color w:val="auto"/>
        </w:rPr>
        <w:t>회사가 전환 전에 무상감자를 할 경우에는 전환비율은 그 감자의 비율에 따라 조정한다. 단, 경영과실 등의 사유로 특정 주주에 대해서만 차등적으로 무상감자를 하는 경우는 전환비율을 조정하지 않기로 한다.</w:t>
      </w:r>
    </w:p>
    <w:p w14:paraId="4BF4EAC3" w14:textId="77777777" w:rsidR="00AA34CF" w:rsidRPr="00A122C4" w:rsidRDefault="00DF63D6">
      <w:pPr>
        <w:pStyle w:val="a7"/>
        <w:numPr>
          <w:ilvl w:val="0"/>
          <w:numId w:val="14"/>
        </w:numPr>
        <w:tabs>
          <w:tab w:val="left" w:pos="567"/>
        </w:tabs>
        <w:autoSpaceDE/>
        <w:autoSpaceDN/>
        <w:spacing w:line="340" w:lineRule="atLeast"/>
        <w:ind w:left="284" w:hanging="284"/>
        <w:rPr>
          <w:color w:val="auto"/>
        </w:rPr>
      </w:pPr>
      <w:r w:rsidRPr="00A122C4">
        <w:rPr>
          <w:rFonts w:ascii="굴림" w:eastAsia="굴림"/>
          <w:color w:val="auto"/>
        </w:rPr>
        <w:t>미발행 수권주식의 유보: 본 건 종류주식의 전환청구기간 만료시까지 회사가 발행할 수권주식의 총수에 본 건 종류주식의 전환으로 발행가능한 주식수를 유보한다.</w:t>
      </w:r>
    </w:p>
    <w:p w14:paraId="0DDF174E" w14:textId="77777777" w:rsidR="00AA34CF" w:rsidRPr="00A122C4" w:rsidRDefault="00DF63D6">
      <w:pPr>
        <w:pStyle w:val="a7"/>
        <w:numPr>
          <w:ilvl w:val="0"/>
          <w:numId w:val="14"/>
        </w:numPr>
        <w:tabs>
          <w:tab w:val="left" w:pos="567"/>
        </w:tabs>
        <w:autoSpaceDE/>
        <w:autoSpaceDN/>
        <w:spacing w:line="340" w:lineRule="atLeast"/>
        <w:ind w:left="284" w:hanging="284"/>
        <w:rPr>
          <w:color w:val="auto"/>
        </w:rPr>
      </w:pPr>
      <w:r w:rsidRPr="00A122C4">
        <w:rPr>
          <w:rFonts w:ascii="굴림" w:eastAsia="굴림"/>
          <w:color w:val="auto"/>
        </w:rPr>
        <w:t>전환주식의 발행, 전환의 청구, 기타 전환에 관한 사항은 상법 제346조 내지 제351조의 규정을 따른다. 다만, 전환권을 행사한 종류주식 및 전환으로 발행된 신주의 배당에 관하여는 그 청구한 때가 속하는 영업연도의 직전 영업연도 말에 전환된 것으로 본다.</w:t>
      </w:r>
    </w:p>
    <w:p w14:paraId="428DC45B" w14:textId="77777777" w:rsidR="00AA34CF" w:rsidRPr="00A122C4" w:rsidRDefault="00AA34CF" w:rsidP="00B422C3">
      <w:pPr>
        <w:pBdr>
          <w:top w:val="none" w:sz="2" w:space="0" w:color="000000"/>
        </w:pBdr>
        <w:autoSpaceDE/>
        <w:autoSpaceDN/>
        <w:spacing w:line="340" w:lineRule="atLeast"/>
        <w:ind w:left="567"/>
        <w:rPr>
          <w:rFonts w:ascii="굴림" w:eastAsia="굴림"/>
          <w:b/>
          <w:color w:val="auto"/>
        </w:rPr>
      </w:pPr>
    </w:p>
    <w:p w14:paraId="53B2B9AA" w14:textId="77777777" w:rsidR="00AA34CF" w:rsidRPr="00A122C4" w:rsidRDefault="00DF63D6" w:rsidP="009273E0">
      <w:pPr>
        <w:pStyle w:val="a8"/>
        <w:pBdr>
          <w:right w:val="none" w:sz="2" w:space="0" w:color="000000"/>
        </w:pBdr>
        <w:wordWrap w:val="0"/>
        <w:spacing w:before="105" w:after="105" w:line="340" w:lineRule="atLeast"/>
        <w:jc w:val="both"/>
        <w:rPr>
          <w:color w:val="auto"/>
        </w:rPr>
      </w:pPr>
      <w:r w:rsidRPr="00A122C4">
        <w:rPr>
          <w:rFonts w:ascii="굴림" w:eastAsia="굴림"/>
          <w:b/>
          <w:color w:val="auto"/>
          <w:sz w:val="20"/>
        </w:rPr>
        <w:t>제11조 상환권에 관한 사항</w:t>
      </w:r>
    </w:p>
    <w:p w14:paraId="0A898A19" w14:textId="67A6BF61" w:rsidR="00AA34CF" w:rsidRPr="00A122C4" w:rsidRDefault="00DF63D6" w:rsidP="009273E0">
      <w:pPr>
        <w:numPr>
          <w:ilvl w:val="0"/>
          <w:numId w:val="15"/>
        </w:numPr>
        <w:pBdr>
          <w:right w:val="none" w:sz="2" w:space="0" w:color="000000"/>
        </w:pBdr>
        <w:spacing w:line="340" w:lineRule="atLeast"/>
        <w:ind w:left="284" w:hanging="284"/>
        <w:rPr>
          <w:color w:val="auto"/>
        </w:rPr>
      </w:pPr>
      <w:r w:rsidRPr="00A122C4">
        <w:rPr>
          <w:rFonts w:ascii="굴림" w:eastAsia="굴림"/>
          <w:color w:val="auto"/>
        </w:rPr>
        <w:t xml:space="preserve">투자자는 거래완결일의 다음날로부터  </w:t>
      </w:r>
      <w:r w:rsidR="00907FC3" w:rsidRPr="00A122C4">
        <w:rPr>
          <w:rFonts w:ascii="굴림" w:eastAsia="굴림" w:hint="eastAsia"/>
          <w:color w:val="auto"/>
        </w:rPr>
        <w:t>3</w:t>
      </w:r>
      <w:r w:rsidRPr="00A122C4">
        <w:rPr>
          <w:rFonts w:ascii="굴림" w:eastAsia="굴림"/>
          <w:color w:val="auto"/>
        </w:rPr>
        <w:t>년이 경과한 날부터 본 건 종류주식 존속기간 만료일까지 회사에 대하여 본 조에 따라 본 건 종류주식 전부 또는 일부의 상환을 청구할 권리를 가지며, 회사는 상환청구를 받은 날로부터  30 일 이내에 상법 제462조에 따른 배당가능이익의 범위 내에서 이를 상환하여야 한다.</w:t>
      </w:r>
    </w:p>
    <w:p w14:paraId="5983A4AB" w14:textId="77777777" w:rsidR="00AA34CF" w:rsidRPr="00A122C4" w:rsidRDefault="00DF63D6" w:rsidP="009273E0">
      <w:pPr>
        <w:numPr>
          <w:ilvl w:val="0"/>
          <w:numId w:val="15"/>
        </w:numPr>
        <w:pBdr>
          <w:right w:val="none" w:sz="2" w:space="0" w:color="000000"/>
        </w:pBdr>
        <w:spacing w:line="340" w:lineRule="atLeast"/>
        <w:ind w:left="284" w:hanging="284"/>
        <w:rPr>
          <w:color w:val="auto"/>
        </w:rPr>
      </w:pPr>
      <w:r w:rsidRPr="00A122C4">
        <w:rPr>
          <w:rFonts w:ascii="굴림" w:eastAsia="굴림"/>
          <w:color w:val="auto"/>
        </w:rPr>
        <w:t xml:space="preserve">회사 및 이해관계인은 전항의 상환 재원을 위하여 준비금 감소 등 법률상 가능한 절차를 신속히 이행하여야 한다. </w:t>
      </w:r>
    </w:p>
    <w:p w14:paraId="2A5107D1" w14:textId="4C514637" w:rsidR="00AA34CF" w:rsidRPr="00A122C4" w:rsidRDefault="00DF63D6" w:rsidP="009273E0">
      <w:pPr>
        <w:numPr>
          <w:ilvl w:val="0"/>
          <w:numId w:val="15"/>
        </w:numPr>
        <w:pBdr>
          <w:right w:val="none" w:sz="2" w:space="0" w:color="000000"/>
        </w:pBdr>
        <w:spacing w:line="340" w:lineRule="atLeast"/>
        <w:ind w:left="284" w:hanging="284"/>
        <w:rPr>
          <w:color w:val="auto"/>
        </w:rPr>
      </w:pPr>
      <w:r w:rsidRPr="00A122C4">
        <w:rPr>
          <w:rFonts w:ascii="굴림" w:eastAsia="굴림"/>
          <w:color w:val="auto"/>
        </w:rPr>
        <w:t xml:space="preserve">1주당 상환가액은 본 건 종류주식의 인수단가와 동 금액에 대하여 발행일로부터 상환일까지 연복리  </w:t>
      </w:r>
      <w:r w:rsidR="00690C1E" w:rsidRPr="00A122C4">
        <w:rPr>
          <w:rFonts w:ascii="굴림" w:eastAsia="굴림"/>
          <w:color w:val="auto"/>
        </w:rPr>
        <w:t>6</w:t>
      </w:r>
      <w:r w:rsidRPr="00A122C4">
        <w:rPr>
          <w:rFonts w:ascii="굴림"/>
          <w:color w:val="auto"/>
        </w:rPr>
        <w:t>%</w:t>
      </w:r>
      <w:r w:rsidRPr="00A122C4">
        <w:rPr>
          <w:rFonts w:ascii="굴림" w:eastAsia="굴림"/>
          <w:color w:val="auto"/>
        </w:rPr>
        <w:t>를 적용하여 산출한 이자 금액의 합계액으로 하되 본 건 종류주식 발행일부터 상환일까지 지급된 배당금이 있을 경우 차감하여 계산하기로 한다</w:t>
      </w:r>
    </w:p>
    <w:p w14:paraId="01A5B2A6" w14:textId="77777777" w:rsidR="00AA34CF" w:rsidRPr="00A122C4" w:rsidRDefault="00AA34CF" w:rsidP="009273E0">
      <w:pPr>
        <w:pStyle w:val="a8"/>
        <w:pBdr>
          <w:right w:val="none" w:sz="2" w:space="0" w:color="000000"/>
        </w:pBdr>
        <w:wordWrap w:val="0"/>
        <w:spacing w:before="105" w:after="105" w:line="340" w:lineRule="atLeast"/>
        <w:jc w:val="both"/>
        <w:rPr>
          <w:rFonts w:ascii="굴림" w:eastAsia="굴림"/>
          <w:b/>
          <w:color w:val="auto"/>
          <w:sz w:val="20"/>
        </w:rPr>
      </w:pPr>
    </w:p>
    <w:p w14:paraId="4CC335FD" w14:textId="77777777" w:rsidR="00AA34CF" w:rsidRPr="00A122C4" w:rsidRDefault="00DF63D6" w:rsidP="009273E0">
      <w:pPr>
        <w:pStyle w:val="a8"/>
        <w:pBdr>
          <w:right w:val="none" w:sz="2" w:space="0" w:color="000000"/>
        </w:pBdr>
        <w:wordWrap w:val="0"/>
        <w:spacing w:before="105" w:after="105" w:line="340" w:lineRule="atLeast"/>
        <w:jc w:val="both"/>
        <w:rPr>
          <w:color w:val="auto"/>
        </w:rPr>
      </w:pPr>
      <w:r w:rsidRPr="00A122C4">
        <w:rPr>
          <w:rFonts w:ascii="굴림" w:eastAsia="굴림"/>
          <w:b/>
          <w:color w:val="auto"/>
          <w:sz w:val="20"/>
        </w:rPr>
        <w:t xml:space="preserve">제12조 신주인수권에 관한 사항 </w:t>
      </w:r>
    </w:p>
    <w:p w14:paraId="77FB00C7" w14:textId="77777777" w:rsidR="00AA34CF" w:rsidRPr="00A122C4" w:rsidRDefault="00DF63D6" w:rsidP="009273E0">
      <w:pPr>
        <w:pStyle w:val="a8"/>
        <w:pBdr>
          <w:right w:val="none" w:sz="2" w:space="0" w:color="000000"/>
        </w:pBdr>
        <w:wordWrap w:val="0"/>
        <w:spacing w:before="105" w:after="105" w:line="340" w:lineRule="atLeast"/>
        <w:jc w:val="both"/>
        <w:rPr>
          <w:color w:val="auto"/>
        </w:rPr>
      </w:pPr>
      <w:r w:rsidRPr="00A122C4">
        <w:rPr>
          <w:rFonts w:ascii="굴림" w:eastAsia="굴림"/>
          <w:color w:val="auto"/>
          <w:sz w:val="20"/>
        </w:rPr>
        <w:t>본건 우선주식은 보통주와 동등한 신주인수권이 있으며, 무상증자의 경우에는 같은 종류의 우선주로, 유상증자의 경우에는 회사가 발행하기로 한 종류의 주식으로 배정받을 권리가 있다.</w:t>
      </w:r>
    </w:p>
    <w:p w14:paraId="7359BDBD" w14:textId="20C77C1C" w:rsidR="00AA34CF" w:rsidRPr="00A122C4" w:rsidRDefault="00AA34CF" w:rsidP="009273E0">
      <w:pPr>
        <w:pStyle w:val="a8"/>
        <w:pBdr>
          <w:right w:val="none" w:sz="2" w:space="0" w:color="000000"/>
        </w:pBdr>
        <w:wordWrap w:val="0"/>
        <w:spacing w:before="105" w:after="105" w:line="340" w:lineRule="atLeast"/>
        <w:jc w:val="both"/>
        <w:rPr>
          <w:rFonts w:ascii="굴림" w:eastAsia="굴림"/>
          <w:b/>
          <w:color w:val="auto"/>
          <w:sz w:val="20"/>
        </w:rPr>
      </w:pPr>
    </w:p>
    <w:p w14:paraId="1FF0FEFD" w14:textId="3353E3EA" w:rsidR="00690C1E" w:rsidRPr="00A122C4" w:rsidRDefault="00690C1E" w:rsidP="009273E0">
      <w:pPr>
        <w:pStyle w:val="a8"/>
        <w:pBdr>
          <w:right w:val="none" w:sz="2" w:space="0" w:color="000000"/>
        </w:pBdr>
        <w:wordWrap w:val="0"/>
        <w:spacing w:before="105" w:after="105" w:line="340" w:lineRule="atLeast"/>
        <w:jc w:val="both"/>
        <w:rPr>
          <w:rFonts w:ascii="굴림" w:eastAsia="굴림"/>
          <w:b/>
          <w:color w:val="auto"/>
          <w:sz w:val="20"/>
        </w:rPr>
      </w:pPr>
    </w:p>
    <w:p w14:paraId="345B56AF" w14:textId="77777777" w:rsidR="00690C1E" w:rsidRPr="00A122C4" w:rsidRDefault="00690C1E" w:rsidP="009273E0">
      <w:pPr>
        <w:pStyle w:val="a8"/>
        <w:pBdr>
          <w:right w:val="none" w:sz="2" w:space="0" w:color="000000"/>
        </w:pBdr>
        <w:wordWrap w:val="0"/>
        <w:spacing w:before="105" w:after="105" w:line="340" w:lineRule="atLeast"/>
        <w:jc w:val="both"/>
        <w:rPr>
          <w:rFonts w:ascii="굴림" w:eastAsia="굴림"/>
          <w:b/>
          <w:color w:val="auto"/>
          <w:sz w:val="20"/>
        </w:rPr>
      </w:pPr>
    </w:p>
    <w:p w14:paraId="54D0E7C8" w14:textId="77777777" w:rsidR="00AA34CF" w:rsidRPr="00A122C4" w:rsidRDefault="00DF63D6" w:rsidP="009273E0">
      <w:pPr>
        <w:pStyle w:val="a8"/>
        <w:pBdr>
          <w:right w:val="none" w:sz="2" w:space="0" w:color="000000"/>
        </w:pBdr>
        <w:wordWrap w:val="0"/>
        <w:snapToGrid w:val="0"/>
        <w:spacing w:before="120" w:after="120" w:line="340" w:lineRule="atLeast"/>
        <w:jc w:val="center"/>
        <w:rPr>
          <w:color w:val="auto"/>
        </w:rPr>
      </w:pPr>
      <w:r w:rsidRPr="00A122C4">
        <w:rPr>
          <w:rFonts w:ascii="굴림" w:eastAsia="굴림"/>
          <w:b/>
          <w:color w:val="auto"/>
        </w:rPr>
        <w:t>제3장  거래완결 후 회사 경영에 관한 사항</w:t>
      </w:r>
    </w:p>
    <w:p w14:paraId="6D58C1B0" w14:textId="77777777" w:rsidR="00AA34CF" w:rsidRPr="00A122C4" w:rsidRDefault="00AA34CF" w:rsidP="009273E0">
      <w:pPr>
        <w:pStyle w:val="a8"/>
        <w:pBdr>
          <w:right w:val="none" w:sz="2" w:space="0" w:color="000000"/>
        </w:pBdr>
        <w:wordWrap w:val="0"/>
        <w:spacing w:before="105" w:after="105" w:line="340" w:lineRule="atLeast"/>
        <w:jc w:val="both"/>
        <w:rPr>
          <w:rFonts w:ascii="굴림" w:eastAsia="굴림"/>
          <w:color w:val="auto"/>
          <w:sz w:val="20"/>
        </w:rPr>
      </w:pPr>
    </w:p>
    <w:p w14:paraId="010B7B92" w14:textId="77777777" w:rsidR="00AA34CF" w:rsidRPr="00A122C4" w:rsidRDefault="00DF63D6" w:rsidP="009273E0">
      <w:pPr>
        <w:pStyle w:val="a8"/>
        <w:pBdr>
          <w:right w:val="none" w:sz="2" w:space="0" w:color="000000"/>
        </w:pBdr>
        <w:wordWrap w:val="0"/>
        <w:spacing w:before="105" w:after="105" w:line="340" w:lineRule="atLeast"/>
        <w:jc w:val="both"/>
        <w:rPr>
          <w:color w:val="auto"/>
        </w:rPr>
      </w:pPr>
      <w:r w:rsidRPr="00A122C4">
        <w:rPr>
          <w:rFonts w:ascii="굴림" w:eastAsia="굴림"/>
          <w:b/>
          <w:color w:val="auto"/>
          <w:sz w:val="20"/>
        </w:rPr>
        <w:t xml:space="preserve">제13조 투자금의 용도 및 제한 </w:t>
      </w:r>
    </w:p>
    <w:p w14:paraId="3090429E" w14:textId="77777777" w:rsidR="00AA34CF" w:rsidRPr="00A122C4" w:rsidRDefault="00DF63D6" w:rsidP="009273E0">
      <w:pPr>
        <w:pStyle w:val="a8"/>
        <w:numPr>
          <w:ilvl w:val="2"/>
          <w:numId w:val="12"/>
        </w:numPr>
        <w:pBdr>
          <w:right w:val="none" w:sz="2" w:space="0" w:color="000000"/>
        </w:pBdr>
        <w:wordWrap w:val="0"/>
        <w:spacing w:before="105" w:after="105" w:line="340" w:lineRule="atLeast"/>
        <w:ind w:left="284" w:hanging="284"/>
        <w:jc w:val="both"/>
        <w:rPr>
          <w:color w:val="auto"/>
        </w:rPr>
      </w:pPr>
      <w:r w:rsidRPr="00A122C4">
        <w:rPr>
          <w:rFonts w:ascii="굴림" w:eastAsia="굴림"/>
          <w:color w:val="auto"/>
          <w:sz w:val="20"/>
        </w:rPr>
        <w:t xml:space="preserve">회사는 본 계약에 의하여 투자자로부터 받은 자금을 별지2 투자금 사용용도의 기재와 같이 사용하여야 하며 투자자는 투자금이 사용용도에 맞게 사용되었는지를 투자자가 지정하는 회계법인을 통하여 본 계약 이후 언제든지 투자금 사용내역에 대한 실사를 진행할 수 있다. </w:t>
      </w:r>
    </w:p>
    <w:p w14:paraId="2958722E" w14:textId="77777777" w:rsidR="00AA34CF" w:rsidRPr="00A122C4" w:rsidRDefault="00DF63D6" w:rsidP="009273E0">
      <w:pPr>
        <w:pStyle w:val="a8"/>
        <w:numPr>
          <w:ilvl w:val="2"/>
          <w:numId w:val="12"/>
        </w:numPr>
        <w:pBdr>
          <w:right w:val="none" w:sz="2" w:space="0" w:color="000000"/>
        </w:pBdr>
        <w:wordWrap w:val="0"/>
        <w:spacing w:before="105" w:after="105" w:line="340" w:lineRule="atLeast"/>
        <w:ind w:left="284" w:hanging="284"/>
        <w:jc w:val="both"/>
        <w:rPr>
          <w:color w:val="auto"/>
        </w:rPr>
      </w:pPr>
      <w:r w:rsidRPr="00A122C4">
        <w:rPr>
          <w:rFonts w:ascii="굴림" w:eastAsia="굴림"/>
          <w:color w:val="auto"/>
          <w:sz w:val="20"/>
        </w:rPr>
        <w:t xml:space="preserve">회사가 투자 대금의 용도를 변경하여 사용하고자 하는 경우나 별지3에 기재된 투자금관리계좌를 변경하여 사용하고자 하는 경우에는 투자자로부터 사전의 서면동의를 얻어야 한다. </w:t>
      </w:r>
    </w:p>
    <w:p w14:paraId="3373EF37" w14:textId="77777777" w:rsidR="00AA34CF" w:rsidRPr="00A122C4" w:rsidRDefault="00AA34CF" w:rsidP="009273E0">
      <w:pPr>
        <w:pBdr>
          <w:right w:val="none" w:sz="2" w:space="0" w:color="000000"/>
        </w:pBdr>
        <w:spacing w:line="340" w:lineRule="atLeast"/>
        <w:rPr>
          <w:rFonts w:ascii="굴림" w:eastAsia="굴림"/>
          <w:b/>
          <w:color w:val="auto"/>
        </w:rPr>
      </w:pPr>
    </w:p>
    <w:p w14:paraId="01ACEA86" w14:textId="77777777" w:rsidR="00AA34CF" w:rsidRPr="00A122C4" w:rsidRDefault="00DF63D6" w:rsidP="009273E0">
      <w:pPr>
        <w:pStyle w:val="a8"/>
        <w:pBdr>
          <w:right w:val="none" w:sz="2" w:space="0" w:color="000000"/>
        </w:pBdr>
        <w:wordWrap w:val="0"/>
        <w:spacing w:before="105" w:after="105" w:line="340" w:lineRule="atLeast"/>
        <w:jc w:val="both"/>
        <w:rPr>
          <w:color w:val="auto"/>
        </w:rPr>
      </w:pPr>
      <w:r w:rsidRPr="00A122C4">
        <w:rPr>
          <w:rFonts w:ascii="굴림" w:eastAsia="굴림"/>
          <w:b/>
          <w:color w:val="auto"/>
          <w:sz w:val="20"/>
        </w:rPr>
        <w:t>제14조</w:t>
      </w:r>
      <w:r w:rsidRPr="00A122C4">
        <w:rPr>
          <w:color w:val="auto"/>
        </w:rPr>
        <w:tab/>
      </w:r>
      <w:r w:rsidRPr="00A122C4">
        <w:rPr>
          <w:rFonts w:ascii="굴림" w:eastAsia="굴림"/>
          <w:b/>
          <w:color w:val="auto"/>
          <w:sz w:val="20"/>
        </w:rPr>
        <w:t>기술의 이전, 양도 및 경업금지</w:t>
      </w:r>
    </w:p>
    <w:p w14:paraId="61ADCC7A" w14:textId="77777777" w:rsidR="00AA34CF" w:rsidRPr="00A122C4" w:rsidRDefault="00DF63D6" w:rsidP="00073F9E">
      <w:pPr>
        <w:pStyle w:val="a8"/>
        <w:pBdr>
          <w:right w:val="none" w:sz="2" w:space="0" w:color="000000"/>
        </w:pBdr>
        <w:wordWrap w:val="0"/>
        <w:spacing w:before="105" w:after="105" w:line="340" w:lineRule="atLeast"/>
        <w:jc w:val="both"/>
        <w:rPr>
          <w:color w:val="auto"/>
        </w:rPr>
      </w:pPr>
      <w:r w:rsidRPr="00A122C4">
        <w:rPr>
          <w:rFonts w:ascii="굴림" w:eastAsia="굴림"/>
          <w:color w:val="auto"/>
          <w:sz w:val="20"/>
        </w:rPr>
        <w:t>회사는 투자자의 사전 서면 동의 없이 회사 또는 이해관계인이 보유하고 있는 기술 또는 개발 중이거나 개발계획이 확정(외부기관에 의뢰하여 개발하는 경우도 포함, 이하 같음)되었거나 도입 예정인 영업비밀, Know-how, 정보, 기술 등 유</w:t>
      </w:r>
      <w:r w:rsidRPr="00A122C4">
        <w:rPr>
          <w:rFonts w:ascii="굴림" w:eastAsia="굴림"/>
          <w:color w:val="auto"/>
          <w:sz w:val="20"/>
        </w:rPr>
        <w:t>·</w:t>
      </w:r>
      <w:r w:rsidRPr="00A122C4">
        <w:rPr>
          <w:rFonts w:ascii="굴림" w:eastAsia="굴림"/>
          <w:color w:val="auto"/>
          <w:sz w:val="20"/>
        </w:rPr>
        <w:t>무형의 재산적 가치가 있는 자산을 제3자에게 제공하거나 이전 또는 양도, 담보제공할 수 없다.</w:t>
      </w:r>
    </w:p>
    <w:p w14:paraId="70778239" w14:textId="77777777" w:rsidR="00AA34CF" w:rsidRPr="00A122C4" w:rsidRDefault="00AA34CF">
      <w:pPr>
        <w:pStyle w:val="a8"/>
        <w:wordWrap w:val="0"/>
        <w:spacing w:before="105" w:after="105" w:line="340" w:lineRule="atLeast"/>
        <w:jc w:val="both"/>
        <w:rPr>
          <w:rFonts w:ascii="굴림" w:eastAsia="굴림"/>
          <w:color w:val="auto"/>
          <w:sz w:val="20"/>
        </w:rPr>
      </w:pPr>
    </w:p>
    <w:p w14:paraId="7AC81916" w14:textId="134F47D3"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w:t>
      </w:r>
      <w:r w:rsidR="00073F9E" w:rsidRPr="00A122C4">
        <w:rPr>
          <w:rFonts w:ascii="굴림" w:eastAsia="굴림"/>
          <w:b/>
          <w:color w:val="auto"/>
          <w:sz w:val="20"/>
        </w:rPr>
        <w:t>15</w:t>
      </w:r>
      <w:r w:rsidRPr="00A122C4">
        <w:rPr>
          <w:rFonts w:ascii="굴림" w:eastAsia="굴림"/>
          <w:b/>
          <w:color w:val="auto"/>
          <w:sz w:val="20"/>
        </w:rPr>
        <w:t>조 보고 및 자료 제출</w:t>
      </w:r>
    </w:p>
    <w:p w14:paraId="69776730" w14:textId="77777777" w:rsidR="00AA34CF" w:rsidRPr="00A122C4" w:rsidRDefault="00DF63D6">
      <w:pPr>
        <w:numPr>
          <w:ilvl w:val="0"/>
          <w:numId w:val="21"/>
        </w:numPr>
        <w:tabs>
          <w:tab w:val="left" w:pos="284"/>
        </w:tabs>
        <w:spacing w:line="340" w:lineRule="atLeast"/>
        <w:ind w:left="284" w:hanging="284"/>
        <w:rPr>
          <w:color w:val="auto"/>
        </w:rPr>
      </w:pPr>
      <w:r w:rsidRPr="00A122C4">
        <w:rPr>
          <w:rFonts w:ascii="굴림" w:eastAsia="굴림"/>
          <w:color w:val="auto"/>
        </w:rPr>
        <w:t xml:space="preserve">회사는 투자자의 별도 요청이 없더라도 다음 각 호의 사항이 발생했을 경우 또는 발생할 우려가 있는 경우에는 지체없이 투자자에게 서면으로 통지한다. 단, 본 계약의 다른 약정에 의한 통지 의무와 중복되는 항목에 있어서는 어느 경우든 먼저 도래하는 기일까지 통지 또는 보고되어야 한다. </w:t>
      </w:r>
    </w:p>
    <w:p w14:paraId="24BE8291" w14:textId="77777777" w:rsidR="00AA34CF" w:rsidRPr="00A122C4" w:rsidRDefault="00DF63D6">
      <w:pPr>
        <w:pStyle w:val="a7"/>
        <w:numPr>
          <w:ilvl w:val="1"/>
          <w:numId w:val="22"/>
        </w:numPr>
        <w:spacing w:line="340" w:lineRule="atLeast"/>
        <w:ind w:left="297" w:hanging="297"/>
        <w:rPr>
          <w:color w:val="auto"/>
        </w:rPr>
      </w:pPr>
      <w:r w:rsidRPr="00A122C4">
        <w:rPr>
          <w:rFonts w:ascii="굴림" w:eastAsia="굴림"/>
          <w:color w:val="auto"/>
        </w:rPr>
        <w:t>회사가 발행, 배서 또는 보증한 어음 또는 수표가 부도로 되거나 은행과의 거래가 정지된 때</w:t>
      </w:r>
    </w:p>
    <w:p w14:paraId="3BA3BE42" w14:textId="77777777" w:rsidR="00AA34CF" w:rsidRPr="00A122C4" w:rsidRDefault="00DF63D6">
      <w:pPr>
        <w:pStyle w:val="a7"/>
        <w:numPr>
          <w:ilvl w:val="1"/>
          <w:numId w:val="22"/>
        </w:numPr>
        <w:spacing w:line="340" w:lineRule="atLeast"/>
        <w:ind w:left="297" w:hanging="297"/>
        <w:rPr>
          <w:color w:val="auto"/>
        </w:rPr>
      </w:pPr>
      <w:r w:rsidRPr="00A122C4">
        <w:rPr>
          <w:rFonts w:ascii="굴림" w:eastAsia="굴림"/>
          <w:color w:val="auto"/>
        </w:rPr>
        <w:t>파산, 회생절차 또는 이에 준하는 절차의 개시의 신청이 있거나 부실징후기업으로 인정되는 때</w:t>
      </w:r>
    </w:p>
    <w:p w14:paraId="13C6ABB1" w14:textId="5C0B6131" w:rsidR="00AA34CF" w:rsidRPr="00A122C4" w:rsidRDefault="00073F9E">
      <w:pPr>
        <w:pStyle w:val="a7"/>
        <w:numPr>
          <w:ilvl w:val="1"/>
          <w:numId w:val="22"/>
        </w:numPr>
        <w:spacing w:line="340" w:lineRule="atLeast"/>
        <w:ind w:left="297" w:hanging="297"/>
        <w:rPr>
          <w:color w:val="auto"/>
        </w:rPr>
      </w:pPr>
      <w:r w:rsidRPr="00A122C4">
        <w:rPr>
          <w:rFonts w:ascii="굴림" w:eastAsia="굴림" w:hint="eastAsia"/>
          <w:color w:val="auto"/>
        </w:rPr>
        <w:t xml:space="preserve">중대한 </w:t>
      </w:r>
      <w:r w:rsidR="00DF63D6" w:rsidRPr="00A122C4">
        <w:rPr>
          <w:rFonts w:ascii="굴림" w:eastAsia="굴림"/>
          <w:color w:val="auto"/>
        </w:rPr>
        <w:t>소송 내지 중재 절차가 시작된 때(압류, 가압류, 가처분 또는 강제집행개시 포함)</w:t>
      </w:r>
    </w:p>
    <w:p w14:paraId="14D3682E" w14:textId="15856224" w:rsidR="00AA34CF" w:rsidRPr="00A122C4" w:rsidRDefault="00DF63D6" w:rsidP="00073F9E">
      <w:pPr>
        <w:pStyle w:val="a7"/>
        <w:numPr>
          <w:ilvl w:val="1"/>
          <w:numId w:val="22"/>
        </w:numPr>
        <w:spacing w:line="340" w:lineRule="atLeast"/>
        <w:ind w:left="297" w:hanging="297"/>
        <w:rPr>
          <w:color w:val="auto"/>
        </w:rPr>
      </w:pPr>
      <w:r w:rsidRPr="00A122C4">
        <w:rPr>
          <w:rFonts w:ascii="굴림" w:eastAsia="굴림"/>
          <w:color w:val="auto"/>
        </w:rPr>
        <w:t>정부 및 준정부기관에 의한 행정적 제재</w:t>
      </w:r>
    </w:p>
    <w:p w14:paraId="0D507565" w14:textId="77777777" w:rsidR="00AA34CF" w:rsidRPr="00A122C4" w:rsidRDefault="00DF63D6">
      <w:pPr>
        <w:pStyle w:val="a7"/>
        <w:numPr>
          <w:ilvl w:val="1"/>
          <w:numId w:val="22"/>
        </w:numPr>
        <w:spacing w:line="340" w:lineRule="atLeast"/>
        <w:ind w:left="297" w:hanging="297"/>
        <w:rPr>
          <w:color w:val="auto"/>
        </w:rPr>
      </w:pPr>
      <w:r w:rsidRPr="00A122C4">
        <w:rPr>
          <w:rFonts w:ascii="굴림" w:eastAsia="굴림"/>
          <w:color w:val="auto"/>
        </w:rPr>
        <w:t>회사의 사업에 필요한 중요 기술인력의 채용 및 퇴직 상황</w:t>
      </w:r>
    </w:p>
    <w:p w14:paraId="62B45E82" w14:textId="77777777" w:rsidR="00AA34CF" w:rsidRPr="00A122C4" w:rsidRDefault="00DF63D6">
      <w:pPr>
        <w:pStyle w:val="a7"/>
        <w:numPr>
          <w:ilvl w:val="1"/>
          <w:numId w:val="22"/>
        </w:numPr>
        <w:spacing w:line="340" w:lineRule="atLeast"/>
        <w:ind w:left="297" w:hanging="297"/>
        <w:rPr>
          <w:color w:val="auto"/>
        </w:rPr>
      </w:pPr>
      <w:r w:rsidRPr="00A122C4">
        <w:rPr>
          <w:rFonts w:ascii="굴림" w:eastAsia="굴림"/>
          <w:color w:val="auto"/>
        </w:rPr>
        <w:t>주주명부 및 법인등기부등본의 변동</w:t>
      </w:r>
    </w:p>
    <w:p w14:paraId="3C9A919F" w14:textId="77777777" w:rsidR="00AA34CF" w:rsidRPr="00A122C4" w:rsidRDefault="00DF63D6">
      <w:pPr>
        <w:pStyle w:val="a7"/>
        <w:numPr>
          <w:ilvl w:val="1"/>
          <w:numId w:val="22"/>
        </w:numPr>
        <w:spacing w:line="340" w:lineRule="atLeast"/>
        <w:ind w:left="297" w:hanging="297"/>
        <w:rPr>
          <w:color w:val="auto"/>
        </w:rPr>
      </w:pPr>
      <w:r w:rsidRPr="00A122C4">
        <w:rPr>
          <w:rFonts w:ascii="굴림" w:eastAsia="굴림"/>
          <w:color w:val="auto"/>
        </w:rPr>
        <w:t>기타 상기에 준하는 것으로서 투자자가 중요하다고 인정하여 회사와 서면으로 요청한 사항</w:t>
      </w:r>
    </w:p>
    <w:p w14:paraId="10D145EC" w14:textId="77777777" w:rsidR="00AA34CF" w:rsidRPr="00A122C4" w:rsidRDefault="00DF63D6">
      <w:pPr>
        <w:pStyle w:val="a7"/>
        <w:numPr>
          <w:ilvl w:val="0"/>
          <w:numId w:val="21"/>
        </w:numPr>
        <w:tabs>
          <w:tab w:val="left" w:pos="567"/>
        </w:tabs>
        <w:spacing w:line="340" w:lineRule="atLeast"/>
        <w:ind w:left="284" w:hanging="284"/>
        <w:rPr>
          <w:color w:val="auto"/>
        </w:rPr>
      </w:pPr>
      <w:r w:rsidRPr="00A122C4">
        <w:rPr>
          <w:rFonts w:ascii="굴림" w:eastAsia="굴림"/>
          <w:color w:val="auto"/>
        </w:rPr>
        <w:t>회사는 투자자의 별도 요청이 없더라도 다음 각 호의 사항을 정해진 기일 내에 제출하여야 한다.</w:t>
      </w:r>
    </w:p>
    <w:p w14:paraId="47743B50" w14:textId="77777777" w:rsidR="00AA34CF" w:rsidRPr="00A122C4" w:rsidRDefault="00DF63D6">
      <w:pPr>
        <w:numPr>
          <w:ilvl w:val="0"/>
          <w:numId w:val="23"/>
        </w:numPr>
        <w:tabs>
          <w:tab w:val="left" w:pos="5180"/>
        </w:tabs>
        <w:spacing w:line="340" w:lineRule="atLeast"/>
        <w:ind w:left="567" w:hanging="283"/>
        <w:rPr>
          <w:color w:val="auto"/>
        </w:rPr>
      </w:pPr>
      <w:r w:rsidRPr="00A122C4">
        <w:rPr>
          <w:rFonts w:ascii="굴림" w:eastAsia="굴림"/>
          <w:color w:val="auto"/>
        </w:rPr>
        <w:t xml:space="preserve">연차보고 - 다음 회계연도 시작일로부터 </w:t>
      </w:r>
      <w:r w:rsidRPr="00A122C4">
        <w:rPr>
          <w:rFonts w:ascii="굴림" w:eastAsia="굴림"/>
          <w:color w:val="auto"/>
          <w:u w:val="single"/>
        </w:rPr>
        <w:t>90일</w:t>
      </w:r>
      <w:r w:rsidRPr="00A122C4">
        <w:rPr>
          <w:rFonts w:ascii="굴림" w:eastAsia="굴림"/>
          <w:color w:val="auto"/>
        </w:rPr>
        <w:t xml:space="preserve"> 이내</w:t>
      </w:r>
    </w:p>
    <w:p w14:paraId="511437F7" w14:textId="77777777" w:rsidR="00AA34CF" w:rsidRPr="00A122C4" w:rsidRDefault="00DF63D6">
      <w:pPr>
        <w:numPr>
          <w:ilvl w:val="2"/>
          <w:numId w:val="24"/>
        </w:numPr>
        <w:tabs>
          <w:tab w:val="left" w:pos="993"/>
        </w:tabs>
        <w:spacing w:line="340" w:lineRule="atLeast"/>
        <w:ind w:left="567"/>
        <w:rPr>
          <w:color w:val="auto"/>
        </w:rPr>
      </w:pPr>
      <w:r w:rsidRPr="00A122C4">
        <w:rPr>
          <w:rFonts w:ascii="굴림" w:eastAsia="굴림"/>
          <w:color w:val="auto"/>
        </w:rPr>
        <w:t>결산 재무제표</w:t>
      </w:r>
    </w:p>
    <w:p w14:paraId="0FB3D8A6" w14:textId="77777777" w:rsidR="00AA34CF" w:rsidRPr="00A122C4" w:rsidRDefault="00DF63D6">
      <w:pPr>
        <w:numPr>
          <w:ilvl w:val="2"/>
          <w:numId w:val="24"/>
        </w:numPr>
        <w:tabs>
          <w:tab w:val="left" w:pos="993"/>
        </w:tabs>
        <w:spacing w:line="340" w:lineRule="atLeast"/>
        <w:ind w:left="567"/>
        <w:rPr>
          <w:color w:val="auto"/>
        </w:rPr>
      </w:pPr>
      <w:r w:rsidRPr="00A122C4">
        <w:rPr>
          <w:rFonts w:eastAsia="굴림"/>
          <w:color w:val="auto"/>
        </w:rPr>
        <w:t>주주명부</w:t>
      </w:r>
    </w:p>
    <w:p w14:paraId="25649CE4" w14:textId="085608FA" w:rsidR="00AA34CF" w:rsidRPr="00A122C4" w:rsidRDefault="00DF63D6" w:rsidP="00073F9E">
      <w:pPr>
        <w:numPr>
          <w:ilvl w:val="0"/>
          <w:numId w:val="25"/>
        </w:numPr>
        <w:tabs>
          <w:tab w:val="left" w:pos="993"/>
        </w:tabs>
        <w:spacing w:line="340" w:lineRule="atLeast"/>
        <w:ind w:left="993" w:hanging="426"/>
        <w:rPr>
          <w:rFonts w:ascii="굴림" w:eastAsia="굴림"/>
          <w:color w:val="auto"/>
        </w:rPr>
      </w:pPr>
      <w:r w:rsidRPr="00A122C4">
        <w:rPr>
          <w:rFonts w:eastAsia="굴림"/>
          <w:color w:val="auto"/>
        </w:rPr>
        <w:t>연간경영보고서</w:t>
      </w:r>
    </w:p>
    <w:p w14:paraId="67A322DA" w14:textId="2951228A" w:rsidR="00073F9E" w:rsidRPr="00A122C4" w:rsidRDefault="00073F9E" w:rsidP="00073F9E">
      <w:pPr>
        <w:tabs>
          <w:tab w:val="left" w:pos="993"/>
        </w:tabs>
        <w:spacing w:line="340" w:lineRule="atLeast"/>
        <w:ind w:left="993"/>
        <w:rPr>
          <w:rFonts w:ascii="굴림" w:eastAsia="굴림"/>
          <w:color w:val="auto"/>
        </w:rPr>
      </w:pPr>
    </w:p>
    <w:p w14:paraId="28A6D469" w14:textId="77777777" w:rsidR="00690C1E" w:rsidRPr="00A122C4" w:rsidRDefault="00690C1E" w:rsidP="00073F9E">
      <w:pPr>
        <w:tabs>
          <w:tab w:val="left" w:pos="993"/>
        </w:tabs>
        <w:spacing w:line="340" w:lineRule="atLeast"/>
        <w:ind w:left="993"/>
        <w:rPr>
          <w:rFonts w:ascii="굴림" w:eastAsia="굴림"/>
          <w:color w:val="auto"/>
        </w:rPr>
      </w:pPr>
    </w:p>
    <w:p w14:paraId="5A02F340" w14:textId="6CD75627" w:rsidR="00AA34CF" w:rsidRPr="00041A29" w:rsidRDefault="0001008A">
      <w:pPr>
        <w:pStyle w:val="a8"/>
        <w:wordWrap w:val="0"/>
        <w:spacing w:before="105" w:after="105" w:line="340" w:lineRule="atLeast"/>
        <w:jc w:val="both"/>
        <w:rPr>
          <w:ins w:id="12" w:author="최규현 (Kyoohyun Choi)" w:date="2024-11-05T09:04:00Z"/>
          <w:rFonts w:ascii="굴림" w:eastAsia="굴림"/>
          <w:b/>
          <w:color w:val="auto"/>
          <w:sz w:val="20"/>
        </w:rPr>
      </w:pPr>
      <w:commentRangeStart w:id="13"/>
      <w:ins w:id="14" w:author="최규현 (Kyoohyun Choi)" w:date="2024-11-05T09:04:00Z">
        <w:r w:rsidRPr="00041A29">
          <w:rPr>
            <w:rFonts w:ascii="굴림" w:eastAsia="굴림" w:hint="eastAsia"/>
            <w:b/>
            <w:color w:val="auto"/>
            <w:sz w:val="20"/>
          </w:rPr>
          <w:t xml:space="preserve">제 </w:t>
        </w:r>
        <w:r w:rsidRPr="00041A29">
          <w:rPr>
            <w:rFonts w:ascii="굴림" w:eastAsia="굴림"/>
            <w:b/>
            <w:color w:val="auto"/>
            <w:sz w:val="20"/>
          </w:rPr>
          <w:t xml:space="preserve">[  ] </w:t>
        </w:r>
        <w:r w:rsidRPr="00041A29">
          <w:rPr>
            <w:rFonts w:ascii="굴림" w:eastAsia="굴림" w:hint="eastAsia"/>
            <w:b/>
            <w:color w:val="auto"/>
            <w:sz w:val="20"/>
          </w:rPr>
          <w:t>조 주요 의사결정에 대한 투자자 동의권 및 참여권</w:t>
        </w:r>
      </w:ins>
      <w:commentRangeEnd w:id="13"/>
      <w:ins w:id="15" w:author="최규현 (Kyoohyun Choi)" w:date="2024-11-05T09:12:00Z">
        <w:r w:rsidR="00A21B63">
          <w:rPr>
            <w:rStyle w:val="ac"/>
          </w:rPr>
          <w:commentReference w:id="13"/>
        </w:r>
      </w:ins>
    </w:p>
    <w:p w14:paraId="281A7B3B" w14:textId="77777777" w:rsidR="00041A29" w:rsidRPr="00041A29" w:rsidRDefault="00041A29" w:rsidP="00041A29">
      <w:pPr>
        <w:pStyle w:val="a7"/>
        <w:numPr>
          <w:ilvl w:val="0"/>
          <w:numId w:val="55"/>
        </w:numPr>
        <w:tabs>
          <w:tab w:val="left" w:pos="567"/>
        </w:tabs>
        <w:spacing w:line="340" w:lineRule="atLeast"/>
        <w:ind w:left="284" w:hanging="284"/>
        <w:rPr>
          <w:ins w:id="16" w:author="최규현 (Kyoohyun Choi)" w:date="2024-11-05T09:05:00Z"/>
          <w:rFonts w:ascii="굴림" w:eastAsia="굴림"/>
          <w:color w:val="auto"/>
        </w:rPr>
      </w:pPr>
      <w:ins w:id="17" w:author="최규현 (Kyoohyun Choi)" w:date="2024-11-05T09:05:00Z">
        <w:r w:rsidRPr="00041A29">
          <w:rPr>
            <w:rFonts w:ascii="굴림" w:eastAsia="굴림" w:hint="eastAsia"/>
            <w:color w:val="auto"/>
          </w:rPr>
          <w:t>회사는</w:t>
        </w:r>
        <w:r w:rsidRPr="00041A29">
          <w:rPr>
            <w:rFonts w:ascii="굴림" w:eastAsia="굴림"/>
            <w:color w:val="auto"/>
          </w:rPr>
          <w:t xml:space="preserve"> 투자자의 사전 서면 동의 없이 다음과 같은 주요 의사결정을 하지 않는다:</w:t>
        </w:r>
      </w:ins>
    </w:p>
    <w:p w14:paraId="76E6E579" w14:textId="257FA294" w:rsidR="00041A29" w:rsidRPr="00041A29" w:rsidRDefault="00041A29" w:rsidP="00041A29">
      <w:pPr>
        <w:pStyle w:val="a8"/>
        <w:spacing w:before="105" w:after="105" w:line="340" w:lineRule="atLeast"/>
        <w:rPr>
          <w:ins w:id="18" w:author="최규현 (Kyoohyun Choi)" w:date="2024-11-05T09:05:00Z"/>
          <w:rFonts w:ascii="굴림" w:eastAsia="굴림"/>
          <w:color w:val="auto"/>
          <w:sz w:val="20"/>
        </w:rPr>
      </w:pPr>
      <w:ins w:id="19" w:author="최규현 (Kyoohyun Choi)" w:date="2024-11-05T09:10:00Z">
        <w:r>
          <w:rPr>
            <w:rFonts w:ascii="굴림" w:eastAsia="굴림" w:hint="eastAsia"/>
            <w:color w:val="auto"/>
            <w:sz w:val="20"/>
          </w:rPr>
          <w:t>1</w:t>
        </w:r>
        <w:r>
          <w:rPr>
            <w:rFonts w:ascii="굴림" w:eastAsia="굴림"/>
            <w:color w:val="auto"/>
            <w:sz w:val="20"/>
          </w:rPr>
          <w:t xml:space="preserve">. </w:t>
        </w:r>
      </w:ins>
      <w:ins w:id="20" w:author="최규현 (Kyoohyun Choi)" w:date="2024-11-05T09:05:00Z">
        <w:r w:rsidRPr="00041A29">
          <w:rPr>
            <w:rFonts w:ascii="굴림" w:eastAsia="굴림" w:hint="eastAsia"/>
            <w:color w:val="auto"/>
            <w:sz w:val="20"/>
          </w:rPr>
          <w:t>신규</w:t>
        </w:r>
        <w:r w:rsidRPr="00041A29">
          <w:rPr>
            <w:rFonts w:ascii="굴림" w:eastAsia="굴림"/>
            <w:color w:val="auto"/>
            <w:sz w:val="20"/>
          </w:rPr>
          <w:t xml:space="preserve"> 주식 발행: 신규 주식, 전환사채, 신주인수권부사채 등 추가 주식 또는 주식 관련 증권의 발행. 단, 주식매수선택권 부여 등 이미 이사회 결의로 승인된 계획에 따른 발행은 예외로 한다.</w:t>
        </w:r>
      </w:ins>
    </w:p>
    <w:p w14:paraId="12FE42C1" w14:textId="1D4FE0F5" w:rsidR="00041A29" w:rsidRPr="00041A29" w:rsidRDefault="00041A29" w:rsidP="00041A29">
      <w:pPr>
        <w:pStyle w:val="a8"/>
        <w:spacing w:before="105" w:after="105" w:line="340" w:lineRule="atLeast"/>
        <w:rPr>
          <w:ins w:id="21" w:author="최규현 (Kyoohyun Choi)" w:date="2024-11-05T09:05:00Z"/>
          <w:rFonts w:ascii="굴림" w:eastAsia="굴림"/>
          <w:color w:val="auto"/>
          <w:sz w:val="20"/>
        </w:rPr>
      </w:pPr>
      <w:ins w:id="22" w:author="최규현 (Kyoohyun Choi)" w:date="2024-11-05T09:10:00Z">
        <w:r>
          <w:rPr>
            <w:rFonts w:ascii="굴림" w:eastAsia="굴림" w:hint="eastAsia"/>
            <w:color w:val="auto"/>
            <w:sz w:val="20"/>
          </w:rPr>
          <w:t>2</w:t>
        </w:r>
        <w:r>
          <w:rPr>
            <w:rFonts w:ascii="굴림" w:eastAsia="굴림"/>
            <w:color w:val="auto"/>
            <w:sz w:val="20"/>
          </w:rPr>
          <w:t xml:space="preserve">. </w:t>
        </w:r>
      </w:ins>
      <w:ins w:id="23" w:author="최규현 (Kyoohyun Choi)" w:date="2024-11-05T09:05:00Z">
        <w:r w:rsidRPr="00041A29">
          <w:rPr>
            <w:rFonts w:ascii="굴림" w:eastAsia="굴림" w:hint="eastAsia"/>
            <w:color w:val="auto"/>
            <w:sz w:val="20"/>
          </w:rPr>
          <w:t>합병</w:t>
        </w:r>
        <w:r w:rsidRPr="00041A29">
          <w:rPr>
            <w:rFonts w:ascii="굴림" w:eastAsia="굴림"/>
            <w:color w:val="auto"/>
            <w:sz w:val="20"/>
          </w:rPr>
          <w:t>, 인수 및 자산 매각: 회사의 합병, 인수, 분할, 또는 회사 자산의 전부 또는 주요 부분을 매각하거나 처분하는 행위.</w:t>
        </w:r>
      </w:ins>
    </w:p>
    <w:p w14:paraId="3F5399E4" w14:textId="32BC5D5E" w:rsidR="00041A29" w:rsidRPr="00041A29" w:rsidRDefault="00041A29" w:rsidP="00041A29">
      <w:pPr>
        <w:pStyle w:val="a8"/>
        <w:spacing w:before="105" w:after="105" w:line="340" w:lineRule="atLeast"/>
        <w:rPr>
          <w:ins w:id="24" w:author="최규현 (Kyoohyun Choi)" w:date="2024-11-05T09:05:00Z"/>
          <w:rFonts w:ascii="굴림" w:eastAsia="굴림"/>
          <w:color w:val="auto"/>
          <w:sz w:val="20"/>
        </w:rPr>
      </w:pPr>
      <w:ins w:id="25" w:author="최규현 (Kyoohyun Choi)" w:date="2024-11-05T09:11:00Z">
        <w:r>
          <w:rPr>
            <w:rFonts w:ascii="굴림" w:eastAsia="굴림" w:hint="eastAsia"/>
            <w:color w:val="auto"/>
            <w:sz w:val="20"/>
          </w:rPr>
          <w:t>3</w:t>
        </w:r>
        <w:r>
          <w:rPr>
            <w:rFonts w:ascii="굴림" w:eastAsia="굴림"/>
            <w:color w:val="auto"/>
            <w:sz w:val="20"/>
          </w:rPr>
          <w:t xml:space="preserve">. </w:t>
        </w:r>
      </w:ins>
      <w:ins w:id="26" w:author="최규현 (Kyoohyun Choi)" w:date="2024-11-05T09:05:00Z">
        <w:r w:rsidRPr="00041A29">
          <w:rPr>
            <w:rFonts w:ascii="굴림" w:eastAsia="굴림" w:hint="eastAsia"/>
            <w:color w:val="auto"/>
            <w:sz w:val="20"/>
          </w:rPr>
          <w:t>재무구조</w:t>
        </w:r>
        <w:r w:rsidRPr="00041A29">
          <w:rPr>
            <w:rFonts w:ascii="굴림" w:eastAsia="굴림"/>
            <w:color w:val="auto"/>
            <w:sz w:val="20"/>
          </w:rPr>
          <w:t xml:space="preserve"> 변경: 새로운 부채 계약 체결 또는 회사의 재무 구조에 중대한 영향을 미칠 수 있는 금융 결정, 담보 설정, 또는 주요 자산의 양도.</w:t>
        </w:r>
      </w:ins>
    </w:p>
    <w:p w14:paraId="05438704" w14:textId="5B0D1731" w:rsidR="00041A29" w:rsidRPr="00041A29" w:rsidRDefault="00041A29" w:rsidP="00041A29">
      <w:pPr>
        <w:pStyle w:val="a8"/>
        <w:spacing w:before="105" w:after="105" w:line="340" w:lineRule="atLeast"/>
        <w:rPr>
          <w:ins w:id="27" w:author="최규현 (Kyoohyun Choi)" w:date="2024-11-05T09:05:00Z"/>
          <w:rFonts w:ascii="굴림" w:eastAsia="굴림"/>
          <w:color w:val="auto"/>
          <w:sz w:val="20"/>
        </w:rPr>
      </w:pPr>
      <w:ins w:id="28" w:author="최규현 (Kyoohyun Choi)" w:date="2024-11-05T09:11:00Z">
        <w:r>
          <w:rPr>
            <w:rFonts w:ascii="굴림" w:eastAsia="굴림" w:hint="eastAsia"/>
            <w:color w:val="auto"/>
            <w:sz w:val="20"/>
          </w:rPr>
          <w:t>4</w:t>
        </w:r>
        <w:r>
          <w:rPr>
            <w:rFonts w:ascii="굴림" w:eastAsia="굴림"/>
            <w:color w:val="auto"/>
            <w:sz w:val="20"/>
          </w:rPr>
          <w:t xml:space="preserve">. </w:t>
        </w:r>
      </w:ins>
      <w:ins w:id="29" w:author="최규현 (Kyoohyun Choi)" w:date="2024-11-05T09:05:00Z">
        <w:r w:rsidRPr="00041A29">
          <w:rPr>
            <w:rFonts w:ascii="굴림" w:eastAsia="굴림" w:hint="eastAsia"/>
            <w:color w:val="auto"/>
            <w:sz w:val="20"/>
          </w:rPr>
          <w:t>정관</w:t>
        </w:r>
        <w:r w:rsidRPr="00041A29">
          <w:rPr>
            <w:rFonts w:ascii="굴림" w:eastAsia="굴림"/>
            <w:color w:val="auto"/>
            <w:sz w:val="20"/>
          </w:rPr>
          <w:t xml:space="preserve"> 및 주요 규정 변경: 회사의 정관 변경, 투자자의 권리나 지위에 영향을 미칠 수 있는 기타 주요 규정의 수정.</w:t>
        </w:r>
      </w:ins>
    </w:p>
    <w:p w14:paraId="0A9F4700" w14:textId="1564C6A9" w:rsidR="00041A29" w:rsidRPr="00041A29" w:rsidRDefault="00041A29" w:rsidP="00041A29">
      <w:pPr>
        <w:pStyle w:val="a8"/>
        <w:spacing w:before="105" w:after="105" w:line="340" w:lineRule="atLeast"/>
        <w:rPr>
          <w:ins w:id="30" w:author="최규현 (Kyoohyun Choi)" w:date="2024-11-05T09:05:00Z"/>
          <w:rFonts w:ascii="굴림" w:eastAsia="굴림"/>
          <w:color w:val="auto"/>
          <w:sz w:val="20"/>
        </w:rPr>
      </w:pPr>
      <w:ins w:id="31" w:author="최규현 (Kyoohyun Choi)" w:date="2024-11-05T09:11:00Z">
        <w:r>
          <w:rPr>
            <w:rFonts w:ascii="굴림" w:eastAsia="굴림" w:hint="eastAsia"/>
            <w:color w:val="auto"/>
            <w:sz w:val="20"/>
          </w:rPr>
          <w:t>5</w:t>
        </w:r>
        <w:r>
          <w:rPr>
            <w:rFonts w:ascii="굴림" w:eastAsia="굴림"/>
            <w:color w:val="auto"/>
            <w:sz w:val="20"/>
          </w:rPr>
          <w:t xml:space="preserve">. </w:t>
        </w:r>
      </w:ins>
      <w:ins w:id="32" w:author="최규현 (Kyoohyun Choi)" w:date="2024-11-05T09:05:00Z">
        <w:r w:rsidRPr="00041A29">
          <w:rPr>
            <w:rFonts w:ascii="굴림" w:eastAsia="굴림" w:hint="eastAsia"/>
            <w:color w:val="auto"/>
            <w:sz w:val="20"/>
          </w:rPr>
          <w:t>배당</w:t>
        </w:r>
        <w:r w:rsidRPr="00041A29">
          <w:rPr>
            <w:rFonts w:ascii="굴림" w:eastAsia="굴림"/>
            <w:color w:val="auto"/>
            <w:sz w:val="20"/>
          </w:rPr>
          <w:t xml:space="preserve"> 정책 변경: 우선주에 대한 배당 정책의 변경, 배당 지급의 결정 또는 배당율의 변경.</w:t>
        </w:r>
      </w:ins>
    </w:p>
    <w:p w14:paraId="1B73745D" w14:textId="2A89F2FE" w:rsidR="00041A29" w:rsidRPr="00041A29" w:rsidRDefault="00041A29" w:rsidP="00041A29">
      <w:pPr>
        <w:pStyle w:val="a8"/>
        <w:spacing w:before="105" w:after="105" w:line="340" w:lineRule="atLeast"/>
        <w:rPr>
          <w:ins w:id="33" w:author="최규현 (Kyoohyun Choi)" w:date="2024-11-05T09:05:00Z"/>
          <w:rFonts w:ascii="굴림" w:eastAsia="굴림"/>
          <w:color w:val="auto"/>
          <w:sz w:val="20"/>
        </w:rPr>
      </w:pPr>
      <w:ins w:id="34" w:author="최규현 (Kyoohyun Choi)" w:date="2024-11-05T09:11:00Z">
        <w:r>
          <w:rPr>
            <w:rFonts w:ascii="굴림" w:eastAsia="굴림" w:hint="eastAsia"/>
            <w:color w:val="auto"/>
            <w:sz w:val="20"/>
          </w:rPr>
          <w:t>6</w:t>
        </w:r>
        <w:r>
          <w:rPr>
            <w:rFonts w:ascii="굴림" w:eastAsia="굴림"/>
            <w:color w:val="auto"/>
            <w:sz w:val="20"/>
          </w:rPr>
          <w:t xml:space="preserve">. </w:t>
        </w:r>
      </w:ins>
      <w:ins w:id="35" w:author="최규현 (Kyoohyun Choi)" w:date="2024-11-05T09:05:00Z">
        <w:r w:rsidRPr="00041A29">
          <w:rPr>
            <w:rFonts w:ascii="굴림" w:eastAsia="굴림" w:hint="eastAsia"/>
            <w:color w:val="auto"/>
            <w:sz w:val="20"/>
          </w:rPr>
          <w:t>사업</w:t>
        </w:r>
        <w:r w:rsidRPr="00041A29">
          <w:rPr>
            <w:rFonts w:ascii="굴림" w:eastAsia="굴림"/>
            <w:color w:val="auto"/>
            <w:sz w:val="20"/>
          </w:rPr>
          <w:t xml:space="preserve"> 계획 변경: 회사의 주요 사업 전략 변경, 새로운 사업 분야로의 진출 또는 사업 구조의 재편.</w:t>
        </w:r>
      </w:ins>
    </w:p>
    <w:p w14:paraId="3743D174" w14:textId="77777777" w:rsidR="00041A29" w:rsidRPr="00041A29" w:rsidRDefault="00041A29" w:rsidP="00041A29">
      <w:pPr>
        <w:pStyle w:val="a8"/>
        <w:spacing w:before="105" w:after="105" w:line="340" w:lineRule="atLeast"/>
        <w:rPr>
          <w:ins w:id="36" w:author="최규현 (Kyoohyun Choi)" w:date="2024-11-05T09:05:00Z"/>
          <w:rFonts w:ascii="굴림" w:eastAsia="굴림"/>
          <w:color w:val="auto"/>
          <w:sz w:val="20"/>
        </w:rPr>
      </w:pPr>
      <w:ins w:id="37" w:author="최규현 (Kyoohyun Choi)" w:date="2024-11-05T09:05:00Z">
        <w:r w:rsidRPr="00041A29">
          <w:rPr>
            <w:rFonts w:ascii="굴림" w:eastAsia="굴림" w:hint="eastAsia"/>
            <w:color w:val="auto"/>
            <w:sz w:val="20"/>
          </w:rPr>
          <w:t>이사회</w:t>
        </w:r>
        <w:r w:rsidRPr="00041A29">
          <w:rPr>
            <w:rFonts w:ascii="굴림" w:eastAsia="굴림"/>
            <w:color w:val="auto"/>
            <w:sz w:val="20"/>
          </w:rPr>
          <w:t xml:space="preserve"> 참여 및 의결권</w:t>
        </w:r>
      </w:ins>
    </w:p>
    <w:p w14:paraId="3FC7156C" w14:textId="77777777" w:rsidR="00041A29" w:rsidRPr="00041A29" w:rsidRDefault="00041A29" w:rsidP="00041A29">
      <w:pPr>
        <w:pStyle w:val="a8"/>
        <w:spacing w:before="105" w:after="105" w:line="340" w:lineRule="atLeast"/>
        <w:rPr>
          <w:ins w:id="38" w:author="최규현 (Kyoohyun Choi)" w:date="2024-11-05T09:05:00Z"/>
          <w:rFonts w:ascii="굴림" w:eastAsia="굴림"/>
          <w:color w:val="auto"/>
          <w:sz w:val="20"/>
        </w:rPr>
      </w:pPr>
    </w:p>
    <w:p w14:paraId="7EF0137B" w14:textId="124D29A8" w:rsidR="00041A29" w:rsidRPr="00041A29" w:rsidRDefault="00041A29" w:rsidP="00041A29">
      <w:pPr>
        <w:pStyle w:val="a7"/>
        <w:numPr>
          <w:ilvl w:val="0"/>
          <w:numId w:val="55"/>
        </w:numPr>
        <w:tabs>
          <w:tab w:val="left" w:pos="567"/>
        </w:tabs>
        <w:spacing w:line="340" w:lineRule="atLeast"/>
        <w:ind w:left="284" w:hanging="284"/>
        <w:rPr>
          <w:ins w:id="39" w:author="최규현 (Kyoohyun Choi)" w:date="2024-11-05T09:05:00Z"/>
          <w:rFonts w:ascii="굴림" w:eastAsia="굴림"/>
          <w:color w:val="auto"/>
        </w:rPr>
      </w:pPr>
      <w:ins w:id="40" w:author="최규현 (Kyoohyun Choi)" w:date="2024-11-05T09:05:00Z">
        <w:r w:rsidRPr="00041A29">
          <w:rPr>
            <w:rFonts w:ascii="굴림" w:eastAsia="굴림" w:hint="eastAsia"/>
            <w:color w:val="auto"/>
          </w:rPr>
          <w:t>투자자는</w:t>
        </w:r>
        <w:r w:rsidRPr="00041A29">
          <w:rPr>
            <w:rFonts w:ascii="굴림" w:eastAsia="굴림"/>
            <w:color w:val="auto"/>
          </w:rPr>
          <w:t xml:space="preserve"> 회사 이사회에서 주요 사안에 대한 의결 과정에 참여할 권리를 가지며, 회사는 투자자에게 이사회 일정 및 회의 안건을 사전에 통지해야 한다.</w:t>
        </w:r>
      </w:ins>
      <w:r>
        <w:rPr>
          <w:rFonts w:ascii="굴림" w:eastAsia="굴림"/>
          <w:color w:val="auto"/>
        </w:rPr>
        <w:t xml:space="preserve"> </w:t>
      </w:r>
      <w:ins w:id="41" w:author="최규현 (Kyoohyun Choi)" w:date="2024-11-05T09:05:00Z">
        <w:r w:rsidRPr="00041A29">
          <w:rPr>
            <w:rFonts w:ascii="굴림" w:eastAsia="굴림" w:hint="eastAsia"/>
            <w:color w:val="auto"/>
          </w:rPr>
          <w:t>투자자는</w:t>
        </w:r>
        <w:r w:rsidRPr="00041A29">
          <w:rPr>
            <w:rFonts w:ascii="굴림" w:eastAsia="굴림"/>
            <w:color w:val="auto"/>
          </w:rPr>
          <w:t xml:space="preserve"> 필요 시 이사회에 투자자 대표를 선임할 수 있으며, 해당 대표는 이사회에서 발언하고 의결권을 행사할 수 있다.</w:t>
        </w:r>
      </w:ins>
    </w:p>
    <w:p w14:paraId="364E2D62" w14:textId="77777777" w:rsidR="00041A29" w:rsidRPr="00041A29" w:rsidRDefault="00041A29" w:rsidP="00041A29">
      <w:pPr>
        <w:pStyle w:val="a8"/>
        <w:spacing w:before="105" w:after="105" w:line="340" w:lineRule="atLeast"/>
        <w:rPr>
          <w:ins w:id="42" w:author="최규현 (Kyoohyun Choi)" w:date="2024-11-05T09:05:00Z"/>
          <w:rFonts w:ascii="굴림" w:eastAsia="굴림"/>
          <w:color w:val="auto"/>
          <w:sz w:val="20"/>
        </w:rPr>
      </w:pPr>
    </w:p>
    <w:p w14:paraId="1C110464" w14:textId="19877CC4" w:rsidR="0001008A" w:rsidRPr="00041A29" w:rsidRDefault="00041A29" w:rsidP="00041A29">
      <w:pPr>
        <w:pStyle w:val="a7"/>
        <w:numPr>
          <w:ilvl w:val="0"/>
          <w:numId w:val="55"/>
        </w:numPr>
        <w:tabs>
          <w:tab w:val="left" w:pos="567"/>
        </w:tabs>
        <w:spacing w:line="340" w:lineRule="atLeast"/>
        <w:ind w:left="284" w:hanging="284"/>
        <w:rPr>
          <w:ins w:id="43" w:author="최규현 (Kyoohyun Choi)" w:date="2024-11-05T09:04:00Z"/>
          <w:rFonts w:ascii="굴림" w:eastAsia="굴림"/>
          <w:color w:val="auto"/>
        </w:rPr>
      </w:pPr>
      <w:ins w:id="44" w:author="최규현 (Kyoohyun Choi)" w:date="2024-11-05T09:05:00Z">
        <w:r w:rsidRPr="00041A29">
          <w:rPr>
            <w:rFonts w:ascii="굴림" w:eastAsia="굴림" w:hint="eastAsia"/>
            <w:color w:val="auto"/>
          </w:rPr>
          <w:t>회사는</w:t>
        </w:r>
        <w:r w:rsidRPr="00041A29">
          <w:rPr>
            <w:rFonts w:ascii="굴림" w:eastAsia="굴림"/>
            <w:color w:val="auto"/>
          </w:rPr>
          <w:t xml:space="preserve"> 투자자에게 분기별 재무제표, 사업 성과 보고서, 그리고 기타 경영상 중요한 정보를 제공</w:t>
        </w:r>
      </w:ins>
      <w:ins w:id="45" w:author="최규현 (Kyoohyun Choi)" w:date="2024-11-05T09:12:00Z">
        <w:r>
          <w:rPr>
            <w:rFonts w:ascii="굴림" w:eastAsia="굴림" w:hint="eastAsia"/>
            <w:color w:val="auto"/>
          </w:rPr>
          <w:t>하며,</w:t>
        </w:r>
        <w:r>
          <w:rPr>
            <w:rFonts w:ascii="굴림" w:eastAsia="굴림"/>
            <w:color w:val="auto"/>
          </w:rPr>
          <w:t xml:space="preserve"> </w:t>
        </w:r>
      </w:ins>
      <w:ins w:id="46" w:author="최규현 (Kyoohyun Choi)" w:date="2024-11-05T09:05:00Z">
        <w:r w:rsidRPr="00041A29">
          <w:rPr>
            <w:rFonts w:ascii="굴림" w:eastAsia="굴림" w:hint="eastAsia"/>
            <w:color w:val="auto"/>
          </w:rPr>
          <w:t>투자자는</w:t>
        </w:r>
        <w:r w:rsidRPr="00041A29">
          <w:rPr>
            <w:rFonts w:ascii="굴림" w:eastAsia="굴림"/>
            <w:color w:val="auto"/>
          </w:rPr>
          <w:t xml:space="preserve"> 요청 시 회사의 경영 현황, 사업 계획, 주요 계약, 그리고 재무 상태에 대한 정보를 열람할 수 있는 권리를 가진다.</w:t>
        </w:r>
      </w:ins>
    </w:p>
    <w:p w14:paraId="4EEF4699" w14:textId="77777777" w:rsidR="0001008A" w:rsidRPr="00A122C4" w:rsidRDefault="0001008A">
      <w:pPr>
        <w:pStyle w:val="a8"/>
        <w:wordWrap w:val="0"/>
        <w:spacing w:before="105" w:after="105" w:line="340" w:lineRule="atLeast"/>
        <w:jc w:val="both"/>
        <w:rPr>
          <w:rFonts w:ascii="굴림" w:eastAsia="굴림"/>
          <w:color w:val="auto"/>
          <w:sz w:val="20"/>
        </w:rPr>
      </w:pPr>
    </w:p>
    <w:p w14:paraId="3E3AC341" w14:textId="77777777" w:rsidR="00AA34CF" w:rsidRPr="00A122C4" w:rsidRDefault="00DF63D6">
      <w:pPr>
        <w:pStyle w:val="a8"/>
        <w:wordWrap w:val="0"/>
        <w:spacing w:before="105" w:after="105" w:line="340" w:lineRule="atLeast"/>
        <w:jc w:val="center"/>
        <w:rPr>
          <w:color w:val="auto"/>
        </w:rPr>
      </w:pPr>
      <w:r w:rsidRPr="00A122C4">
        <w:rPr>
          <w:rFonts w:ascii="굴림" w:eastAsia="굴림"/>
          <w:b/>
          <w:color w:val="auto"/>
          <w:sz w:val="28"/>
        </w:rPr>
        <w:t>제4장  거래완결 후 지분의 처분에 관한 사항</w:t>
      </w:r>
    </w:p>
    <w:p w14:paraId="6F6168C1" w14:textId="77777777" w:rsidR="00AA34CF" w:rsidRPr="00A122C4" w:rsidRDefault="00AA34CF">
      <w:pPr>
        <w:pStyle w:val="a8"/>
        <w:wordWrap w:val="0"/>
        <w:spacing w:before="105" w:after="105" w:line="340" w:lineRule="atLeast"/>
        <w:jc w:val="both"/>
        <w:rPr>
          <w:rFonts w:ascii="굴림" w:eastAsia="굴림"/>
          <w:b/>
          <w:color w:val="auto"/>
          <w:sz w:val="20"/>
        </w:rPr>
      </w:pPr>
    </w:p>
    <w:p w14:paraId="06FCB3A5" w14:textId="5568E0D7"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w:t>
      </w:r>
      <w:r w:rsidR="009F1A8F" w:rsidRPr="00A122C4">
        <w:rPr>
          <w:rFonts w:ascii="굴림" w:eastAsia="굴림"/>
          <w:b/>
          <w:color w:val="auto"/>
          <w:sz w:val="20"/>
        </w:rPr>
        <w:t>1</w:t>
      </w:r>
      <w:r w:rsidR="00073F9E" w:rsidRPr="00A122C4">
        <w:rPr>
          <w:rFonts w:ascii="굴림" w:eastAsia="굴림"/>
          <w:b/>
          <w:color w:val="auto"/>
          <w:sz w:val="20"/>
        </w:rPr>
        <w:t>6</w:t>
      </w:r>
      <w:r w:rsidRPr="00A122C4">
        <w:rPr>
          <w:rFonts w:ascii="굴림" w:eastAsia="굴림"/>
          <w:b/>
          <w:color w:val="auto"/>
          <w:sz w:val="20"/>
        </w:rPr>
        <w:t>조 투자자의 주식 처분</w:t>
      </w:r>
    </w:p>
    <w:p w14:paraId="27847A6A" w14:textId="77777777" w:rsidR="00AA34CF" w:rsidRPr="00A122C4" w:rsidRDefault="00DF63D6" w:rsidP="00073F9E">
      <w:pPr>
        <w:pStyle w:val="af5"/>
        <w:spacing w:line="340" w:lineRule="atLeast"/>
        <w:rPr>
          <w:color w:val="auto"/>
        </w:rPr>
      </w:pPr>
      <w:r w:rsidRPr="00A122C4">
        <w:rPr>
          <w:rFonts w:ascii="굴림" w:eastAsia="굴림"/>
          <w:color w:val="auto"/>
          <w:sz w:val="20"/>
        </w:rPr>
        <w:t xml:space="preserve">투자자는 본건 우선주식을 포함하여 거래완결 이후 투자자가 취득하고 있는 회사의 주식을 자유로이 처분할 수 있다. 회사는 투자자의 요청에 따라 주식 처분에 따른 권리이전에 필요한 절차를 즉시 이행하여야 한다. </w:t>
      </w:r>
    </w:p>
    <w:p w14:paraId="0F9D0B24" w14:textId="77777777" w:rsidR="00AA34CF" w:rsidRPr="00A122C4" w:rsidRDefault="00AA34CF" w:rsidP="005E2555">
      <w:pPr>
        <w:pStyle w:val="af5"/>
        <w:pBdr>
          <w:bottom w:val="none" w:sz="2" w:space="0" w:color="000000"/>
        </w:pBdr>
        <w:spacing w:line="340" w:lineRule="atLeast"/>
        <w:rPr>
          <w:rFonts w:ascii="굴림" w:eastAsia="굴림"/>
          <w:color w:val="auto"/>
          <w:sz w:val="20"/>
        </w:rPr>
      </w:pPr>
    </w:p>
    <w:p w14:paraId="16C129EA" w14:textId="160068BE" w:rsidR="00AA34CF" w:rsidRPr="00A122C4" w:rsidRDefault="00DF63D6" w:rsidP="005E2555">
      <w:pPr>
        <w:pStyle w:val="a8"/>
        <w:pBdr>
          <w:bottom w:val="none" w:sz="2" w:space="0" w:color="000000"/>
        </w:pBdr>
        <w:wordWrap w:val="0"/>
        <w:spacing w:before="105" w:after="105" w:line="340" w:lineRule="atLeast"/>
        <w:jc w:val="both"/>
        <w:rPr>
          <w:color w:val="auto"/>
        </w:rPr>
      </w:pPr>
      <w:r w:rsidRPr="00A122C4">
        <w:rPr>
          <w:rFonts w:ascii="굴림" w:eastAsia="굴림"/>
          <w:b/>
          <w:color w:val="auto"/>
          <w:sz w:val="20"/>
        </w:rPr>
        <w:t>제</w:t>
      </w:r>
      <w:r w:rsidR="00073F9E" w:rsidRPr="00A122C4">
        <w:rPr>
          <w:rFonts w:ascii="굴림" w:eastAsia="굴림"/>
          <w:b/>
          <w:color w:val="auto"/>
          <w:sz w:val="20"/>
        </w:rPr>
        <w:t>17</w:t>
      </w:r>
      <w:r w:rsidRPr="00A122C4">
        <w:rPr>
          <w:rFonts w:ascii="굴림" w:eastAsia="굴림"/>
          <w:b/>
          <w:color w:val="auto"/>
          <w:sz w:val="20"/>
        </w:rPr>
        <w:t>조</w:t>
      </w:r>
      <w:r w:rsidRPr="00A122C4">
        <w:rPr>
          <w:color w:val="auto"/>
        </w:rPr>
        <w:tab/>
      </w:r>
      <w:r w:rsidRPr="00A122C4">
        <w:rPr>
          <w:rFonts w:ascii="굴림" w:eastAsia="굴림"/>
          <w:b/>
          <w:color w:val="auto"/>
          <w:sz w:val="20"/>
        </w:rPr>
        <w:t>이해관계인의 주식 처분</w:t>
      </w:r>
    </w:p>
    <w:p w14:paraId="0B71B494" w14:textId="77777777" w:rsidR="00AA34CF" w:rsidRPr="00A122C4" w:rsidRDefault="00DF63D6" w:rsidP="005E2555">
      <w:pPr>
        <w:numPr>
          <w:ilvl w:val="0"/>
          <w:numId w:val="28"/>
        </w:numPr>
        <w:pBdr>
          <w:bottom w:val="none" w:sz="2" w:space="0" w:color="000000"/>
        </w:pBdr>
        <w:tabs>
          <w:tab w:val="left" w:pos="284"/>
        </w:tabs>
        <w:spacing w:line="340" w:lineRule="atLeast"/>
        <w:ind w:left="284" w:hanging="284"/>
        <w:rPr>
          <w:color w:val="auto"/>
        </w:rPr>
      </w:pPr>
      <w:r w:rsidRPr="00A122C4">
        <w:rPr>
          <w:rFonts w:ascii="굴림" w:eastAsia="굴림"/>
          <w:color w:val="auto"/>
        </w:rPr>
        <w:t>이해관계인은 본 계약에서 달리 정하고 있는 경우를 제외하고는, 투자자의 사전 서면 동의가 있으면 그 소유의 회사 발행 주식의 전부 또는 일부를 자유로이 처분할 수 있다. 이해관계인은 투자자의 사전 서면 동의가 없으면 이해관계인이 보유한 주식의 일부 또는 전부를 제3자에게 양도, 이전, 매각, 담보제공 기타 일체의 처분을 할 수 없고, 투자자의 사전 서면 동의 없이 실시한 처분은 무효이다.</w:t>
      </w:r>
    </w:p>
    <w:p w14:paraId="6F45540C" w14:textId="0A87D9BF" w:rsidR="001F38E1" w:rsidRPr="00A122C4" w:rsidRDefault="00DF63D6" w:rsidP="00217616">
      <w:pPr>
        <w:numPr>
          <w:ilvl w:val="0"/>
          <w:numId w:val="28"/>
        </w:numPr>
        <w:pBdr>
          <w:bottom w:val="none" w:sz="2" w:space="0" w:color="000000"/>
        </w:pBdr>
        <w:tabs>
          <w:tab w:val="left" w:pos="284"/>
        </w:tabs>
        <w:spacing w:line="340" w:lineRule="atLeast"/>
        <w:ind w:left="284" w:hanging="284"/>
        <w:rPr>
          <w:color w:val="auto"/>
        </w:rPr>
      </w:pPr>
      <w:r w:rsidRPr="00A122C4">
        <w:rPr>
          <w:rFonts w:ascii="굴림" w:eastAsia="굴림"/>
          <w:color w:val="auto"/>
        </w:rPr>
        <w:t>본 조에 따라 이해관계인이 투자자의 사전 서면동의를 받고 자신이 보유하고 있는 주식을 제3자에게 처분하는 경우, 이해관계인은 주식을 양수하는 제3자로 하여금 본 계약에 따른 이해관계인의 권리의무 일체를 승계하도록 하여야 한다.</w:t>
      </w:r>
    </w:p>
    <w:p w14:paraId="5C6C630D" w14:textId="77777777" w:rsidR="00AA34CF" w:rsidRPr="00A122C4" w:rsidRDefault="00AA34CF" w:rsidP="005E2555">
      <w:pPr>
        <w:pBdr>
          <w:bottom w:val="none" w:sz="2" w:space="0" w:color="000000"/>
        </w:pBdr>
        <w:spacing w:line="340" w:lineRule="atLeast"/>
        <w:rPr>
          <w:rFonts w:ascii="굴림" w:eastAsia="굴림"/>
          <w:color w:val="auto"/>
        </w:rPr>
      </w:pPr>
    </w:p>
    <w:p w14:paraId="4520C908" w14:textId="1641CE99" w:rsidR="00AA34CF" w:rsidRPr="00A122C4" w:rsidRDefault="00DF63D6" w:rsidP="005E2555">
      <w:pPr>
        <w:pStyle w:val="a8"/>
        <w:pBdr>
          <w:bottom w:val="none" w:sz="2" w:space="0" w:color="000000"/>
        </w:pBdr>
        <w:wordWrap w:val="0"/>
        <w:spacing w:before="105" w:after="105" w:line="340" w:lineRule="atLeast"/>
        <w:jc w:val="both"/>
        <w:rPr>
          <w:color w:val="auto"/>
        </w:rPr>
      </w:pPr>
      <w:r w:rsidRPr="00A122C4">
        <w:rPr>
          <w:rFonts w:ascii="굴림" w:eastAsia="굴림"/>
          <w:b/>
          <w:color w:val="auto"/>
          <w:sz w:val="20"/>
        </w:rPr>
        <w:t>제</w:t>
      </w:r>
      <w:r w:rsidR="00073F9E" w:rsidRPr="00A122C4">
        <w:rPr>
          <w:rFonts w:ascii="굴림" w:eastAsia="굴림"/>
          <w:b/>
          <w:color w:val="auto"/>
          <w:sz w:val="20"/>
        </w:rPr>
        <w:t>18</w:t>
      </w:r>
      <w:r w:rsidRPr="00A122C4">
        <w:rPr>
          <w:rFonts w:ascii="굴림" w:eastAsia="굴림"/>
          <w:b/>
          <w:color w:val="auto"/>
          <w:sz w:val="20"/>
        </w:rPr>
        <w:t>조</w:t>
      </w:r>
      <w:r w:rsidRPr="00A122C4">
        <w:rPr>
          <w:color w:val="auto"/>
        </w:rPr>
        <w:tab/>
      </w:r>
      <w:r w:rsidRPr="00A122C4">
        <w:rPr>
          <w:rFonts w:ascii="굴림" w:eastAsia="굴림"/>
          <w:b/>
          <w:color w:val="auto"/>
          <w:sz w:val="20"/>
        </w:rPr>
        <w:t>투자자의 우선매수권 및 공동매도참여권</w:t>
      </w:r>
    </w:p>
    <w:p w14:paraId="15CD138C" w14:textId="77777777" w:rsidR="00AA34CF" w:rsidRPr="00A122C4" w:rsidRDefault="00DF63D6" w:rsidP="005E2555">
      <w:pPr>
        <w:numPr>
          <w:ilvl w:val="0"/>
          <w:numId w:val="29"/>
        </w:numPr>
        <w:pBdr>
          <w:bottom w:val="none" w:sz="2" w:space="0" w:color="000000"/>
        </w:pBdr>
        <w:tabs>
          <w:tab w:val="left" w:pos="567"/>
        </w:tabs>
        <w:spacing w:line="340" w:lineRule="atLeast"/>
        <w:ind w:left="284" w:hanging="284"/>
        <w:rPr>
          <w:color w:val="auto"/>
        </w:rPr>
      </w:pPr>
      <w:r w:rsidRPr="00A122C4">
        <w:rPr>
          <w:rFonts w:ascii="굴림" w:eastAsia="굴림"/>
          <w:color w:val="auto"/>
        </w:rPr>
        <w:t xml:space="preserve">이해관계인이 전조에도 불구하고 이해관계인이 회사 주식의 전부 또는 일부를 처분하고자 하는 경우, 이해관계인은 투자자에게 동일한 조건으로 우선하여 매수할 수 있는 권리(이하 </w:t>
      </w:r>
      <w:r w:rsidRPr="00A122C4">
        <w:rPr>
          <w:rFonts w:ascii="굴림" w:eastAsia="굴림"/>
          <w:color w:val="auto"/>
        </w:rPr>
        <w:t>“</w:t>
      </w:r>
      <w:r w:rsidRPr="00A122C4">
        <w:rPr>
          <w:rFonts w:ascii="굴림" w:eastAsia="굴림"/>
          <w:color w:val="auto"/>
        </w:rPr>
        <w:t>우선매수권</w:t>
      </w:r>
      <w:r w:rsidRPr="00A122C4">
        <w:rPr>
          <w:rFonts w:ascii="굴림" w:eastAsia="굴림"/>
          <w:color w:val="auto"/>
        </w:rPr>
        <w:t>”</w:t>
      </w:r>
      <w:r w:rsidRPr="00A122C4">
        <w:rPr>
          <w:rFonts w:ascii="굴림" w:eastAsia="굴림"/>
          <w:color w:val="auto"/>
        </w:rPr>
        <w:t xml:space="preserve">이라고 함)와 동일한 조건으로 지분비율에 따라 함께 매도할 수 있는 권리(이하 </w:t>
      </w:r>
      <w:r w:rsidRPr="00A122C4">
        <w:rPr>
          <w:rFonts w:ascii="굴림" w:eastAsia="굴림"/>
          <w:color w:val="auto"/>
        </w:rPr>
        <w:t>“</w:t>
      </w:r>
      <w:r w:rsidRPr="00A122C4">
        <w:rPr>
          <w:rFonts w:ascii="굴림" w:eastAsia="굴림"/>
          <w:color w:val="auto"/>
        </w:rPr>
        <w:t>공동매도참여권</w:t>
      </w:r>
      <w:r w:rsidRPr="00A122C4">
        <w:rPr>
          <w:rFonts w:ascii="굴림" w:eastAsia="굴림"/>
          <w:color w:val="auto"/>
        </w:rPr>
        <w:t>”</w:t>
      </w:r>
      <w:r w:rsidRPr="00A122C4">
        <w:rPr>
          <w:rFonts w:ascii="굴림" w:eastAsia="굴림"/>
          <w:color w:val="auto"/>
        </w:rPr>
        <w:t xml:space="preserve">이라고 함)를 보장하여야 한다. </w:t>
      </w:r>
    </w:p>
    <w:p w14:paraId="77739AF4" w14:textId="77777777" w:rsidR="00AA34CF" w:rsidRPr="00A122C4" w:rsidRDefault="00DF63D6" w:rsidP="005E2555">
      <w:pPr>
        <w:numPr>
          <w:ilvl w:val="0"/>
          <w:numId w:val="29"/>
        </w:numPr>
        <w:pBdr>
          <w:bottom w:val="none" w:sz="2" w:space="0" w:color="000000"/>
        </w:pBdr>
        <w:tabs>
          <w:tab w:val="left" w:pos="567"/>
        </w:tabs>
        <w:spacing w:line="340" w:lineRule="atLeast"/>
        <w:ind w:left="284" w:hanging="284"/>
        <w:rPr>
          <w:color w:val="auto"/>
        </w:rPr>
      </w:pPr>
      <w:r w:rsidRPr="00A122C4">
        <w:rPr>
          <w:rFonts w:ascii="굴림" w:eastAsia="굴림"/>
          <w:color w:val="auto"/>
        </w:rPr>
        <w:t xml:space="preserve">이해관계인이 회사 주식의 전부 또는 일부를 처분하고자 하는 경우, 이해관계인은 양도하고자 하는 지분을 제3자에게 매각, 양도 또는 이전하고자 한다는 요지의 취지, 당해 제3자의 신원, 양도주식수, 주당 양도가액, 양도예정일 기타 양도의 주요 조건을 명시하여, 양도예정일로부터 </w:t>
      </w:r>
      <w:r w:rsidRPr="00A122C4">
        <w:rPr>
          <w:rFonts w:ascii="굴림" w:eastAsia="굴림"/>
          <w:color w:val="auto"/>
          <w:u w:val="single"/>
        </w:rPr>
        <w:t>20 일</w:t>
      </w:r>
      <w:r w:rsidRPr="00A122C4">
        <w:rPr>
          <w:rFonts w:ascii="굴림" w:eastAsia="굴림"/>
          <w:color w:val="auto"/>
        </w:rPr>
        <w:t xml:space="preserve"> 이전에 투자자에게 서면 통지하여야 한다.</w:t>
      </w:r>
    </w:p>
    <w:p w14:paraId="290C6C37" w14:textId="77777777" w:rsidR="00AA34CF" w:rsidRPr="00A122C4" w:rsidRDefault="00DF63D6" w:rsidP="005E2555">
      <w:pPr>
        <w:numPr>
          <w:ilvl w:val="0"/>
          <w:numId w:val="29"/>
        </w:numPr>
        <w:pBdr>
          <w:bottom w:val="none" w:sz="2" w:space="0" w:color="000000"/>
        </w:pBdr>
        <w:tabs>
          <w:tab w:val="left" w:pos="567"/>
        </w:tabs>
        <w:spacing w:line="340" w:lineRule="atLeast"/>
        <w:ind w:left="284" w:hanging="284"/>
        <w:rPr>
          <w:color w:val="auto"/>
        </w:rPr>
      </w:pPr>
      <w:r w:rsidRPr="00A122C4">
        <w:rPr>
          <w:rFonts w:ascii="굴림" w:eastAsia="굴림"/>
          <w:color w:val="auto"/>
        </w:rPr>
        <w:t xml:space="preserve">투자자는 이해관계인으로부터 위 통지를 받은 날로부터 </w:t>
      </w:r>
      <w:r w:rsidRPr="00A122C4">
        <w:rPr>
          <w:rFonts w:ascii="굴림" w:eastAsia="굴림"/>
          <w:color w:val="auto"/>
          <w:u w:val="single"/>
        </w:rPr>
        <w:t>10 일</w:t>
      </w:r>
      <w:r w:rsidRPr="00A122C4">
        <w:rPr>
          <w:rFonts w:ascii="굴림" w:eastAsia="굴림"/>
          <w:color w:val="auto"/>
        </w:rPr>
        <w:t xml:space="preserve"> 이내에 이해관계인에게 제1항의 우선매수권 또는 공동매도참여권 행사 여부, 우선매수권을 행사하기로 한 경우 주식을 매수하려는 자의 정보(투자자 또는 투자자가 지명하는 자), 주식의 종류와 수량을, 공동매도참여권을 행사하기로 선택한 경우 공동 매도하고자 하는 주식의 종류와 수량을 서면으로 통지해야 한다.</w:t>
      </w:r>
    </w:p>
    <w:p w14:paraId="5CA05145" w14:textId="77777777" w:rsidR="00AA34CF" w:rsidRPr="00A122C4" w:rsidRDefault="00DF63D6" w:rsidP="005E2555">
      <w:pPr>
        <w:numPr>
          <w:ilvl w:val="0"/>
          <w:numId w:val="29"/>
        </w:numPr>
        <w:pBdr>
          <w:bottom w:val="none" w:sz="2" w:space="0" w:color="000000"/>
        </w:pBdr>
        <w:tabs>
          <w:tab w:val="left" w:pos="567"/>
        </w:tabs>
        <w:spacing w:line="340" w:lineRule="atLeast"/>
        <w:ind w:left="284" w:hanging="284"/>
        <w:rPr>
          <w:color w:val="auto"/>
        </w:rPr>
      </w:pPr>
      <w:r w:rsidRPr="00A122C4">
        <w:rPr>
          <w:rFonts w:ascii="굴림" w:eastAsia="굴림"/>
          <w:color w:val="auto"/>
        </w:rPr>
        <w:t>이해관계인은 투자자에게 본 조에 따른 우선매수권과 공동매도참여권이 보장되지 않는 한 회사의 주식을 일부라도 처분하여서는 아니된다.</w:t>
      </w:r>
    </w:p>
    <w:p w14:paraId="0D5AB55D" w14:textId="77777777" w:rsidR="00AA34CF" w:rsidRPr="00A122C4" w:rsidRDefault="00DF63D6" w:rsidP="005E2555">
      <w:pPr>
        <w:numPr>
          <w:ilvl w:val="0"/>
          <w:numId w:val="29"/>
        </w:numPr>
        <w:pBdr>
          <w:bottom w:val="none" w:sz="2" w:space="0" w:color="000000"/>
        </w:pBdr>
        <w:tabs>
          <w:tab w:val="left" w:pos="567"/>
        </w:tabs>
        <w:spacing w:line="340" w:lineRule="atLeast"/>
        <w:ind w:left="284" w:hanging="284"/>
        <w:rPr>
          <w:color w:val="auto"/>
        </w:rPr>
      </w:pPr>
      <w:r w:rsidRPr="00A122C4">
        <w:rPr>
          <w:rFonts w:ascii="굴림" w:eastAsia="굴림"/>
          <w:color w:val="auto"/>
        </w:rPr>
        <w:t xml:space="preserve">투자자가 본 조에 의한 우선매수권 및 공동매도참여권을 행사하지 않는 경우, 이해관계인은 제2항에 따라 통지한 조건 범위 내에서만 주식을 처분할 수 있고, 조건이 변경되는 경우 다시 전 조와 본 조에 따른 절차를 거쳐야 한다. </w:t>
      </w:r>
    </w:p>
    <w:p w14:paraId="6BEC5679" w14:textId="77777777" w:rsidR="00AA34CF" w:rsidRPr="00A122C4" w:rsidRDefault="00AA34CF" w:rsidP="005E2555">
      <w:pPr>
        <w:pBdr>
          <w:bottom w:val="none" w:sz="2" w:space="0" w:color="000000"/>
        </w:pBdr>
        <w:spacing w:line="340" w:lineRule="atLeast"/>
        <w:rPr>
          <w:rFonts w:ascii="굴림" w:eastAsia="굴림"/>
          <w:color w:val="auto"/>
        </w:rPr>
      </w:pPr>
    </w:p>
    <w:p w14:paraId="72A80EFA" w14:textId="77777777" w:rsidR="00AA34CF" w:rsidRPr="00A122C4" w:rsidRDefault="00DF63D6">
      <w:pPr>
        <w:pStyle w:val="a8"/>
        <w:wordWrap w:val="0"/>
        <w:spacing w:before="105" w:after="105" w:line="340" w:lineRule="atLeast"/>
        <w:jc w:val="center"/>
        <w:rPr>
          <w:color w:val="auto"/>
        </w:rPr>
      </w:pPr>
      <w:r w:rsidRPr="00A122C4">
        <w:rPr>
          <w:rFonts w:ascii="굴림" w:eastAsia="굴림"/>
          <w:b/>
          <w:color w:val="auto"/>
          <w:sz w:val="28"/>
        </w:rPr>
        <w:t xml:space="preserve">제5장  계약의 일반 사항 </w:t>
      </w:r>
    </w:p>
    <w:p w14:paraId="34538143" w14:textId="77777777" w:rsidR="00AA34CF" w:rsidRPr="00A122C4" w:rsidRDefault="00AA34CF">
      <w:pPr>
        <w:pStyle w:val="a8"/>
        <w:wordWrap w:val="0"/>
        <w:spacing w:before="105" w:after="105" w:line="340" w:lineRule="atLeast"/>
        <w:jc w:val="both"/>
        <w:rPr>
          <w:rFonts w:ascii="굴림" w:eastAsia="굴림"/>
          <w:b/>
          <w:color w:val="auto"/>
          <w:sz w:val="20"/>
        </w:rPr>
      </w:pPr>
    </w:p>
    <w:p w14:paraId="4EDC837E" w14:textId="4C75D196"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w:t>
      </w:r>
      <w:r w:rsidR="00073F9E" w:rsidRPr="00A122C4">
        <w:rPr>
          <w:rFonts w:ascii="굴림" w:eastAsia="굴림"/>
          <w:b/>
          <w:color w:val="auto"/>
          <w:sz w:val="20"/>
        </w:rPr>
        <w:t>19</w:t>
      </w:r>
      <w:r w:rsidRPr="00A122C4">
        <w:rPr>
          <w:rFonts w:ascii="굴림" w:eastAsia="굴림"/>
          <w:b/>
          <w:color w:val="auto"/>
          <w:sz w:val="20"/>
        </w:rPr>
        <w:t>조 계약의 종료</w:t>
      </w:r>
    </w:p>
    <w:p w14:paraId="7CAD50AA" w14:textId="77777777" w:rsidR="00AA34CF" w:rsidRPr="00A122C4" w:rsidRDefault="00DF63D6" w:rsidP="00214CB4">
      <w:pPr>
        <w:numPr>
          <w:ilvl w:val="0"/>
          <w:numId w:val="52"/>
        </w:numPr>
        <w:spacing w:line="340" w:lineRule="atLeast"/>
        <w:ind w:left="284" w:hanging="284"/>
        <w:rPr>
          <w:color w:val="auto"/>
        </w:rPr>
      </w:pPr>
      <w:r w:rsidRPr="00A122C4">
        <w:rPr>
          <w:rFonts w:ascii="굴림" w:eastAsia="굴림"/>
          <w:color w:val="auto"/>
        </w:rPr>
        <w:t>본 계약 제3장의 규정(명확히 하면, 제3장의 규정을 전제로 하는 다른 권리도 포함된다)은 (i) 투자자가 회사의 발행주식 중 보유하고 있는 지분이 1% 미만이 된 경우 또는 투자자가 보유하고 있는 지분 중 제11조에 따른 상환청구권 행사에 따른 상환금액 이상을 회수하는 날, (ii) 회사가 유가증권 시장이나 코스닥 시장에 상장하게 된 경우에 종료된다. 단, 투자자가 상법상 가지고 있는 주주의 권리에는 그 영향을 미치지 아니한다.</w:t>
      </w:r>
    </w:p>
    <w:p w14:paraId="1FFC7D13" w14:textId="77777777" w:rsidR="00AA34CF" w:rsidRPr="00A122C4" w:rsidRDefault="00DF63D6" w:rsidP="00214CB4">
      <w:pPr>
        <w:numPr>
          <w:ilvl w:val="0"/>
          <w:numId w:val="52"/>
        </w:numPr>
        <w:spacing w:line="340" w:lineRule="atLeast"/>
        <w:ind w:left="284" w:hanging="284"/>
        <w:rPr>
          <w:color w:val="auto"/>
        </w:rPr>
      </w:pPr>
      <w:r w:rsidRPr="00A122C4">
        <w:rPr>
          <w:rFonts w:ascii="굴림" w:eastAsia="굴림"/>
          <w:color w:val="auto"/>
        </w:rPr>
        <w:t>전항의 계약 종료는 그 이전에 이미 발생한 권리</w:t>
      </w:r>
      <w:r w:rsidRPr="00A122C4">
        <w:rPr>
          <w:rFonts w:ascii="굴림" w:eastAsia="굴림"/>
          <w:color w:val="auto"/>
        </w:rPr>
        <w:t>·</w:t>
      </w:r>
      <w:r w:rsidRPr="00A122C4">
        <w:rPr>
          <w:rFonts w:ascii="굴림" w:eastAsia="굴림"/>
          <w:color w:val="auto"/>
        </w:rPr>
        <w:t xml:space="preserve">의무 및 손해배상청구에는 영향을 미치지 아니한다. </w:t>
      </w:r>
    </w:p>
    <w:p w14:paraId="34570A5C" w14:textId="77777777" w:rsidR="00AA34CF" w:rsidRPr="00A122C4" w:rsidRDefault="00AA34CF">
      <w:pPr>
        <w:spacing w:line="340" w:lineRule="atLeast"/>
        <w:rPr>
          <w:rFonts w:ascii="굴림" w:eastAsia="굴림"/>
          <w:color w:val="auto"/>
        </w:rPr>
      </w:pPr>
    </w:p>
    <w:p w14:paraId="0A3537B4" w14:textId="665378B3"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제2</w:t>
      </w:r>
      <w:r w:rsidR="00073F9E" w:rsidRPr="00A122C4">
        <w:rPr>
          <w:rFonts w:ascii="굴림" w:eastAsia="굴림"/>
          <w:b/>
          <w:color w:val="auto"/>
          <w:sz w:val="20"/>
        </w:rPr>
        <w:t>0</w:t>
      </w:r>
      <w:r w:rsidRPr="00A122C4">
        <w:rPr>
          <w:rFonts w:ascii="굴림" w:eastAsia="굴림"/>
          <w:b/>
          <w:color w:val="auto"/>
          <w:sz w:val="20"/>
        </w:rPr>
        <w:t xml:space="preserve">조 계약의 내용 변경 </w:t>
      </w:r>
    </w:p>
    <w:p w14:paraId="36A6A46C" w14:textId="77777777" w:rsidR="00AA34CF" w:rsidRPr="00A122C4" w:rsidRDefault="00DF63D6">
      <w:pPr>
        <w:numPr>
          <w:ilvl w:val="0"/>
          <w:numId w:val="34"/>
        </w:numPr>
        <w:tabs>
          <w:tab w:val="left" w:pos="284"/>
        </w:tabs>
        <w:spacing w:line="340" w:lineRule="atLeast"/>
        <w:ind w:left="284" w:hanging="284"/>
        <w:rPr>
          <w:color w:val="auto"/>
        </w:rPr>
      </w:pPr>
      <w:r w:rsidRPr="00A122C4">
        <w:rPr>
          <w:rFonts w:ascii="굴림" w:eastAsia="굴림"/>
          <w:color w:val="auto"/>
          <w:spacing w:val="-2"/>
        </w:rPr>
        <w:t>당사자는 전원의 서면 합의에 의하여 본 계약의 내용을 변경할 수 있다.</w:t>
      </w:r>
    </w:p>
    <w:p w14:paraId="31FE8745" w14:textId="77777777" w:rsidR="00AA34CF" w:rsidRPr="00A122C4" w:rsidRDefault="00DF63D6">
      <w:pPr>
        <w:numPr>
          <w:ilvl w:val="0"/>
          <w:numId w:val="34"/>
        </w:numPr>
        <w:tabs>
          <w:tab w:val="left" w:pos="284"/>
        </w:tabs>
        <w:spacing w:line="340" w:lineRule="atLeast"/>
        <w:ind w:left="284" w:hanging="284"/>
        <w:rPr>
          <w:color w:val="auto"/>
        </w:rPr>
      </w:pPr>
      <w:r w:rsidRPr="00A122C4">
        <w:rPr>
          <w:rFonts w:ascii="굴림" w:eastAsia="굴림"/>
          <w:color w:val="auto"/>
          <w:spacing w:val="-2"/>
        </w:rPr>
        <w:t>투자자가 서면으로 명확한 의사표시를 하지 아니하거나 본 계약에 달리 정함이 없는 이상, 투자자의 어떠한 행위도 투자자가 본 계약상의 권리를 포기한 것으로 간주되지 아니한다.</w:t>
      </w:r>
    </w:p>
    <w:p w14:paraId="0C983936" w14:textId="77777777" w:rsidR="00AA34CF" w:rsidRPr="00A122C4" w:rsidRDefault="00AA34CF">
      <w:pPr>
        <w:spacing w:line="340" w:lineRule="atLeast"/>
        <w:rPr>
          <w:rFonts w:ascii="굴림" w:eastAsia="굴림"/>
          <w:color w:val="auto"/>
          <w:spacing w:val="-2"/>
        </w:rPr>
      </w:pPr>
    </w:p>
    <w:p w14:paraId="6B1945D1" w14:textId="5F299BEB"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w:t>
      </w:r>
      <w:r w:rsidR="00217616" w:rsidRPr="00A122C4">
        <w:rPr>
          <w:rFonts w:ascii="굴림" w:eastAsia="굴림" w:hint="eastAsia"/>
          <w:b/>
          <w:color w:val="auto"/>
          <w:sz w:val="20"/>
        </w:rPr>
        <w:t>2</w:t>
      </w:r>
      <w:r w:rsidR="00073F9E" w:rsidRPr="00A122C4">
        <w:rPr>
          <w:rFonts w:ascii="굴림" w:eastAsia="굴림"/>
          <w:b/>
          <w:color w:val="auto"/>
          <w:sz w:val="20"/>
        </w:rPr>
        <w:t>1</w:t>
      </w:r>
      <w:r w:rsidRPr="00A122C4">
        <w:rPr>
          <w:rFonts w:ascii="굴림" w:eastAsia="굴림"/>
          <w:b/>
          <w:color w:val="auto"/>
          <w:sz w:val="20"/>
        </w:rPr>
        <w:t xml:space="preserve">조 통지 </w:t>
      </w:r>
    </w:p>
    <w:p w14:paraId="43986227" w14:textId="77777777" w:rsidR="00AA34CF" w:rsidRPr="00A122C4" w:rsidRDefault="00DF63D6">
      <w:pPr>
        <w:numPr>
          <w:ilvl w:val="0"/>
          <w:numId w:val="35"/>
        </w:numPr>
        <w:tabs>
          <w:tab w:val="left" w:pos="284"/>
        </w:tabs>
        <w:spacing w:line="340" w:lineRule="atLeast"/>
        <w:ind w:left="284" w:hanging="284"/>
        <w:rPr>
          <w:color w:val="auto"/>
        </w:rPr>
      </w:pPr>
      <w:r w:rsidRPr="00A122C4">
        <w:rPr>
          <w:rFonts w:ascii="굴림" w:eastAsia="굴림"/>
          <w:color w:val="auto"/>
        </w:rPr>
        <w:t>본 계약에 따른 통지 및 서류 송부는 인편, 팩스, 등기우편 또는 전자우편으로 발송하며, 통지는 실제로 도달한 날 또는 발송일로부터 5 영업일이 경과한 날 중 먼저 도래한 날에 도달된 것으로 간주한다. 통지처가 변경된 경우 해당 당사자는 상대방에게 이를 지체 없이 통지하여야 하며, 변경된 통지처를 고지하지 않아 변경 전 통지처로 발송된 경우에는 유효한 통지가 이루어진 것으로 본다.</w:t>
      </w:r>
    </w:p>
    <w:p w14:paraId="47FA5C7E" w14:textId="77777777" w:rsidR="00AA34CF" w:rsidRPr="00A122C4" w:rsidRDefault="00AA34CF">
      <w:pPr>
        <w:spacing w:line="340" w:lineRule="atLeast"/>
        <w:ind w:left="284"/>
        <w:rPr>
          <w:rFonts w:ascii="굴림" w:eastAsia="굴림"/>
          <w:color w:val="auto"/>
        </w:rPr>
      </w:pPr>
    </w:p>
    <w:p w14:paraId="6ABB1DF2" w14:textId="77777777" w:rsidR="00AA34CF" w:rsidRPr="00A122C4" w:rsidRDefault="00DF63D6">
      <w:pPr>
        <w:spacing w:line="340" w:lineRule="atLeast"/>
        <w:ind w:left="284"/>
        <w:rPr>
          <w:color w:val="auto"/>
        </w:rPr>
      </w:pPr>
      <w:r w:rsidRPr="00A122C4">
        <w:rPr>
          <w:rFonts w:ascii="굴림" w:eastAsia="굴림"/>
          <w:color w:val="auto"/>
        </w:rPr>
        <w:t>1) 회사에 대한 통지</w:t>
      </w:r>
    </w:p>
    <w:p w14:paraId="2778B464" w14:textId="71F04715" w:rsidR="00AA34CF" w:rsidRPr="00A122C4" w:rsidRDefault="00DF63D6">
      <w:pPr>
        <w:spacing w:line="340" w:lineRule="atLeast"/>
        <w:ind w:left="284"/>
        <w:rPr>
          <w:color w:val="auto"/>
        </w:rPr>
      </w:pPr>
      <w:r w:rsidRPr="00A122C4">
        <w:rPr>
          <w:rFonts w:ascii="굴림" w:eastAsia="굴림"/>
          <w:color w:val="auto"/>
        </w:rPr>
        <w:t>주소 :</w:t>
      </w:r>
      <w:r w:rsidR="000B6472" w:rsidRPr="00A122C4">
        <w:rPr>
          <w:rFonts w:ascii="굴림" w:eastAsia="굴림" w:hint="eastAsia"/>
          <w:color w:val="auto"/>
        </w:rPr>
        <w:t xml:space="preserve"> 충청남도</w:t>
      </w:r>
      <w:r w:rsidR="000B6472" w:rsidRPr="00A122C4">
        <w:rPr>
          <w:rFonts w:ascii="굴림" w:eastAsia="굴림"/>
          <w:color w:val="auto"/>
        </w:rPr>
        <w:t xml:space="preserve"> 천안시 동남구 대흥로 321, 507호</w:t>
      </w:r>
    </w:p>
    <w:p w14:paraId="5CAD343F" w14:textId="2628B997" w:rsidR="00AA34CF" w:rsidRPr="00A122C4" w:rsidRDefault="00DF63D6">
      <w:pPr>
        <w:spacing w:line="340" w:lineRule="atLeast"/>
        <w:ind w:left="284"/>
        <w:rPr>
          <w:color w:val="auto"/>
        </w:rPr>
      </w:pPr>
      <w:r w:rsidRPr="00A122C4">
        <w:rPr>
          <w:rFonts w:ascii="굴림" w:eastAsia="굴림"/>
          <w:color w:val="auto"/>
        </w:rPr>
        <w:t xml:space="preserve">이메일 : </w:t>
      </w:r>
      <w:r w:rsidR="000B6472" w:rsidRPr="00A122C4">
        <w:rPr>
          <w:rFonts w:ascii="굴림" w:eastAsia="굴림" w:hint="eastAsia"/>
          <w:color w:val="auto"/>
        </w:rPr>
        <w:t>jessy@gravityventures.kr</w:t>
      </w:r>
    </w:p>
    <w:p w14:paraId="71A84CFF" w14:textId="4105305D" w:rsidR="00217616" w:rsidRPr="00A122C4" w:rsidRDefault="00DF63D6" w:rsidP="00217616">
      <w:pPr>
        <w:spacing w:line="340" w:lineRule="atLeast"/>
        <w:ind w:left="284"/>
        <w:rPr>
          <w:color w:val="auto"/>
        </w:rPr>
      </w:pPr>
      <w:r w:rsidRPr="00A122C4">
        <w:rPr>
          <w:rFonts w:ascii="굴림" w:eastAsia="굴림"/>
          <w:color w:val="auto"/>
        </w:rPr>
        <w:t xml:space="preserve">담당자(직책) : </w:t>
      </w:r>
      <w:r w:rsidR="000B6472" w:rsidRPr="00A122C4">
        <w:rPr>
          <w:rFonts w:ascii="굴림" w:eastAsia="굴림" w:hint="eastAsia"/>
          <w:color w:val="auto"/>
        </w:rPr>
        <w:t>대표이사</w:t>
      </w:r>
    </w:p>
    <w:p w14:paraId="609EB6F7" w14:textId="77777777" w:rsidR="00217616" w:rsidRPr="00A122C4" w:rsidRDefault="00217616" w:rsidP="00217616">
      <w:pPr>
        <w:spacing w:line="340" w:lineRule="atLeast"/>
        <w:rPr>
          <w:rFonts w:ascii="굴림" w:eastAsia="굴림"/>
          <w:color w:val="auto"/>
        </w:rPr>
      </w:pPr>
    </w:p>
    <w:p w14:paraId="636C1F07" w14:textId="74849D99" w:rsidR="00B138F0" w:rsidRPr="00A122C4" w:rsidRDefault="00DF63D6" w:rsidP="00C86282">
      <w:pPr>
        <w:spacing w:line="340" w:lineRule="atLeast"/>
        <w:ind w:left="284"/>
        <w:rPr>
          <w:rFonts w:ascii="굴림" w:eastAsia="굴림"/>
          <w:color w:val="auto"/>
        </w:rPr>
      </w:pPr>
      <w:r w:rsidRPr="00A122C4">
        <w:rPr>
          <w:rFonts w:ascii="굴림" w:eastAsia="굴림"/>
          <w:color w:val="auto"/>
        </w:rPr>
        <w:t>2) 이해관계인에 대한 통지</w:t>
      </w:r>
    </w:p>
    <w:p w14:paraId="5A1B3EDB" w14:textId="4E37DACA" w:rsidR="00B138F0" w:rsidRPr="00A122C4" w:rsidRDefault="00B138F0" w:rsidP="00B138F0">
      <w:pPr>
        <w:spacing w:line="340" w:lineRule="atLeast"/>
        <w:ind w:left="284"/>
        <w:rPr>
          <w:rFonts w:ascii="굴림" w:eastAsia="굴림"/>
          <w:color w:val="auto"/>
        </w:rPr>
      </w:pPr>
      <w:r w:rsidRPr="00A122C4">
        <w:rPr>
          <w:rFonts w:ascii="굴림" w:eastAsia="굴림" w:hint="eastAsia"/>
          <w:color w:val="auto"/>
        </w:rPr>
        <w:t xml:space="preserve">성명: </w:t>
      </w:r>
      <w:r w:rsidR="000B6472" w:rsidRPr="00A122C4">
        <w:rPr>
          <w:rFonts w:ascii="굴림" w:eastAsia="굴림" w:hint="eastAsia"/>
          <w:color w:val="auto"/>
        </w:rPr>
        <w:t>김샛별</w:t>
      </w:r>
    </w:p>
    <w:p w14:paraId="62473746" w14:textId="008FAACD" w:rsidR="00B138F0" w:rsidRPr="00A122C4" w:rsidRDefault="00B138F0" w:rsidP="00B138F0">
      <w:pPr>
        <w:spacing w:line="340" w:lineRule="atLeast"/>
        <w:ind w:left="284"/>
        <w:rPr>
          <w:color w:val="auto"/>
        </w:rPr>
      </w:pPr>
      <w:r w:rsidRPr="00A122C4">
        <w:rPr>
          <w:rFonts w:ascii="굴림" w:eastAsia="굴림"/>
          <w:color w:val="auto"/>
        </w:rPr>
        <w:t>주소 :</w:t>
      </w:r>
      <w:r w:rsidRPr="00A122C4">
        <w:rPr>
          <w:rFonts w:ascii="굴림" w:eastAsia="굴림" w:hint="eastAsia"/>
          <w:color w:val="auto"/>
        </w:rPr>
        <w:t xml:space="preserve"> </w:t>
      </w:r>
      <w:r w:rsidR="0097631D" w:rsidRPr="00A122C4">
        <w:rPr>
          <w:rFonts w:ascii="굴림" w:eastAsia="굴림" w:hint="eastAsia"/>
          <w:color w:val="auto"/>
        </w:rPr>
        <w:t>세종특별자치시</w:t>
      </w:r>
      <w:r w:rsidR="0097631D" w:rsidRPr="00A122C4">
        <w:rPr>
          <w:rFonts w:ascii="굴림" w:eastAsia="굴림"/>
          <w:color w:val="auto"/>
        </w:rPr>
        <w:t xml:space="preserve"> </w:t>
      </w:r>
      <w:r w:rsidR="0097631D" w:rsidRPr="00A122C4">
        <w:rPr>
          <w:rFonts w:ascii="굴림" w:eastAsia="굴림" w:hint="eastAsia"/>
          <w:color w:val="auto"/>
        </w:rPr>
        <w:t xml:space="preserve">밝은뜰로 </w:t>
      </w:r>
      <w:r w:rsidR="0097631D" w:rsidRPr="00A122C4">
        <w:rPr>
          <w:rFonts w:ascii="굴림" w:eastAsia="굴림"/>
          <w:color w:val="auto"/>
        </w:rPr>
        <w:t xml:space="preserve">15, </w:t>
      </w:r>
      <w:r w:rsidR="0097631D" w:rsidRPr="00A122C4">
        <w:rPr>
          <w:rFonts w:ascii="굴림" w:eastAsia="굴림" w:hint="eastAsia"/>
          <w:color w:val="auto"/>
        </w:rPr>
        <w:t>가락마을1</w:t>
      </w:r>
      <w:r w:rsidR="0097631D" w:rsidRPr="00A122C4">
        <w:rPr>
          <w:rFonts w:ascii="굴림" w:eastAsia="굴림"/>
          <w:color w:val="auto"/>
        </w:rPr>
        <w:t>9</w:t>
      </w:r>
      <w:r w:rsidR="0097631D" w:rsidRPr="00A122C4">
        <w:rPr>
          <w:rFonts w:ascii="굴림" w:eastAsia="굴림" w:hint="eastAsia"/>
          <w:color w:val="auto"/>
        </w:rPr>
        <w:t xml:space="preserve">단지동양파라곤 </w:t>
      </w:r>
      <w:r w:rsidR="0097631D" w:rsidRPr="00A122C4">
        <w:rPr>
          <w:rFonts w:ascii="굴림" w:eastAsia="굴림"/>
          <w:color w:val="auto"/>
        </w:rPr>
        <w:t>1903</w:t>
      </w:r>
      <w:r w:rsidR="0097631D" w:rsidRPr="00A122C4">
        <w:rPr>
          <w:rFonts w:ascii="굴림" w:eastAsia="굴림" w:hint="eastAsia"/>
          <w:color w:val="auto"/>
        </w:rPr>
        <w:t xml:space="preserve">동 </w:t>
      </w:r>
      <w:r w:rsidR="0097631D" w:rsidRPr="00A122C4">
        <w:rPr>
          <w:rFonts w:ascii="굴림" w:eastAsia="굴림"/>
          <w:color w:val="auto"/>
        </w:rPr>
        <w:t>1603</w:t>
      </w:r>
      <w:r w:rsidR="0097631D" w:rsidRPr="00A122C4">
        <w:rPr>
          <w:rFonts w:ascii="굴림" w:eastAsia="굴림" w:hint="eastAsia"/>
          <w:color w:val="auto"/>
        </w:rPr>
        <w:t>호</w:t>
      </w:r>
    </w:p>
    <w:p w14:paraId="61205F9B" w14:textId="4F0FB673" w:rsidR="00B138F0" w:rsidRPr="00A122C4" w:rsidRDefault="00B138F0" w:rsidP="00B138F0">
      <w:pPr>
        <w:spacing w:line="340" w:lineRule="atLeast"/>
        <w:ind w:left="284"/>
        <w:rPr>
          <w:color w:val="auto"/>
        </w:rPr>
      </w:pPr>
      <w:r w:rsidRPr="00A122C4">
        <w:rPr>
          <w:rFonts w:ascii="굴림" w:eastAsia="굴림"/>
          <w:color w:val="auto"/>
        </w:rPr>
        <w:t xml:space="preserve">전화번호 : </w:t>
      </w:r>
      <w:r w:rsidR="000B6472" w:rsidRPr="00A122C4">
        <w:rPr>
          <w:rFonts w:ascii="굴림" w:eastAsia="굴림" w:hint="eastAsia"/>
          <w:color w:val="auto"/>
        </w:rPr>
        <w:t>010-3918-4228</w:t>
      </w:r>
    </w:p>
    <w:p w14:paraId="7E84FB39" w14:textId="62DB6675" w:rsidR="00B138F0" w:rsidRPr="00A122C4" w:rsidRDefault="00B138F0" w:rsidP="00C33FF7">
      <w:pPr>
        <w:spacing w:line="340" w:lineRule="atLeast"/>
        <w:ind w:left="284"/>
        <w:rPr>
          <w:rFonts w:ascii="굴림" w:eastAsia="굴림"/>
          <w:color w:val="auto"/>
        </w:rPr>
      </w:pPr>
      <w:r w:rsidRPr="00A122C4">
        <w:rPr>
          <w:rFonts w:ascii="굴림" w:eastAsia="굴림"/>
          <w:color w:val="auto"/>
        </w:rPr>
        <w:t xml:space="preserve">이메일 : </w:t>
      </w:r>
      <w:r w:rsidRPr="00A122C4">
        <w:rPr>
          <w:rFonts w:ascii="굴림" w:eastAsia="굴림" w:hint="eastAsia"/>
          <w:color w:val="auto"/>
        </w:rPr>
        <w:t xml:space="preserve"> </w:t>
      </w:r>
      <w:r w:rsidR="000B6472" w:rsidRPr="00A122C4">
        <w:rPr>
          <w:rFonts w:ascii="굴림" w:eastAsia="굴림" w:hint="eastAsia"/>
          <w:color w:val="auto"/>
        </w:rPr>
        <w:t>jessy@gravityventures.kr</w:t>
      </w:r>
    </w:p>
    <w:p w14:paraId="60BDDDBB" w14:textId="4EB970B9" w:rsidR="00AA34CF" w:rsidRPr="00A122C4" w:rsidRDefault="00AA34CF" w:rsidP="00217616">
      <w:pPr>
        <w:spacing w:line="340" w:lineRule="atLeast"/>
        <w:rPr>
          <w:rFonts w:ascii="굴림" w:eastAsia="굴림"/>
          <w:color w:val="auto"/>
        </w:rPr>
      </w:pPr>
    </w:p>
    <w:p w14:paraId="505C532C" w14:textId="428F69B4" w:rsidR="00AA34CF" w:rsidRPr="00A122C4" w:rsidRDefault="00DF63D6" w:rsidP="00676950">
      <w:pPr>
        <w:numPr>
          <w:ilvl w:val="0"/>
          <w:numId w:val="35"/>
        </w:numPr>
        <w:tabs>
          <w:tab w:val="left" w:pos="284"/>
        </w:tabs>
        <w:spacing w:line="340" w:lineRule="atLeast"/>
        <w:ind w:left="284" w:hanging="284"/>
        <w:rPr>
          <w:color w:val="auto"/>
        </w:rPr>
      </w:pPr>
      <w:r w:rsidRPr="00A122C4">
        <w:rPr>
          <w:rFonts w:ascii="굴림" w:eastAsia="굴림"/>
          <w:color w:val="auto"/>
        </w:rPr>
        <w:t xml:space="preserve">본 계약에 따른 투자자에 대한 통지 및 서류 송부는 아래의 주소에 인편, 팩스, 등기우편 또는 전자우편으로 발송한다. </w:t>
      </w:r>
    </w:p>
    <w:p w14:paraId="5D5F7853" w14:textId="77777777" w:rsidR="00676950" w:rsidRPr="00A122C4" w:rsidRDefault="00676950" w:rsidP="00676950">
      <w:pPr>
        <w:spacing w:line="340" w:lineRule="atLeast"/>
        <w:rPr>
          <w:rFonts w:ascii="굴림" w:eastAsia="굴림"/>
          <w:color w:val="auto"/>
        </w:rPr>
      </w:pPr>
    </w:p>
    <w:p w14:paraId="0D681CF9" w14:textId="42C734A6" w:rsidR="00C86282" w:rsidRPr="00A122C4" w:rsidRDefault="00C86282" w:rsidP="00C86282">
      <w:pPr>
        <w:spacing w:line="340" w:lineRule="atLeast"/>
        <w:ind w:left="284"/>
        <w:rPr>
          <w:rFonts w:ascii="굴림" w:eastAsia="굴림"/>
          <w:b/>
          <w:bCs/>
          <w:color w:val="auto"/>
        </w:rPr>
      </w:pPr>
      <w:r w:rsidRPr="00A122C4">
        <w:rPr>
          <w:rFonts w:ascii="굴림" w:eastAsia="굴림" w:hint="eastAsia"/>
          <w:b/>
          <w:bCs/>
          <w:color w:val="auto"/>
        </w:rPr>
        <w:t>[</w:t>
      </w:r>
      <w:r w:rsidR="0003618E" w:rsidRPr="00A122C4">
        <w:rPr>
          <w:rFonts w:ascii="굴림" w:eastAsia="굴림" w:hint="eastAsia"/>
          <w:b/>
          <w:bCs/>
          <w:color w:val="auto"/>
        </w:rPr>
        <w:t>투자자</w:t>
      </w:r>
      <w:r w:rsidRPr="00A122C4">
        <w:rPr>
          <w:rFonts w:ascii="굴림" w:eastAsia="굴림" w:hint="eastAsia"/>
          <w:b/>
          <w:bCs/>
          <w:color w:val="auto"/>
        </w:rPr>
        <w:t>:</w:t>
      </w:r>
      <w:r w:rsidR="00D82811" w:rsidRPr="00A122C4">
        <w:rPr>
          <w:rFonts w:ascii="굴림" w:eastAsia="굴림" w:hint="eastAsia"/>
          <w:b/>
          <w:bCs/>
          <w:color w:val="auto"/>
        </w:rPr>
        <w:t xml:space="preserve"> </w:t>
      </w:r>
      <w:r w:rsidR="00EC6877" w:rsidRPr="00A122C4">
        <w:rPr>
          <w:rFonts w:ascii="굴림" w:eastAsia="굴림" w:hint="eastAsia"/>
          <w:b/>
          <w:bCs/>
          <w:color w:val="auto"/>
        </w:rPr>
        <w:t>주식회사</w:t>
      </w:r>
      <w:r w:rsidR="00B2375C">
        <w:rPr>
          <w:rFonts w:ascii="굴림" w:eastAsia="굴림" w:hint="eastAsia"/>
          <w:b/>
          <w:bCs/>
          <w:color w:val="auto"/>
        </w:rPr>
        <w:t xml:space="preserve"> 일룸</w:t>
      </w:r>
      <w:r w:rsidRPr="00A122C4">
        <w:rPr>
          <w:rFonts w:ascii="굴림" w:eastAsia="굴림" w:hint="eastAsia"/>
          <w:b/>
          <w:bCs/>
          <w:color w:val="auto"/>
        </w:rPr>
        <w:t>]</w:t>
      </w:r>
    </w:p>
    <w:p w14:paraId="00EF9B86" w14:textId="2994F286" w:rsidR="00AA34CF" w:rsidRPr="00A122C4" w:rsidRDefault="00DF63D6">
      <w:pPr>
        <w:spacing w:line="340" w:lineRule="atLeast"/>
        <w:ind w:left="284"/>
        <w:rPr>
          <w:color w:val="auto"/>
        </w:rPr>
      </w:pPr>
      <w:r w:rsidRPr="00A122C4">
        <w:rPr>
          <w:rFonts w:ascii="굴림" w:eastAsia="굴림"/>
          <w:color w:val="auto"/>
        </w:rPr>
        <w:t xml:space="preserve">주소 : </w:t>
      </w:r>
      <w:r w:rsidR="00EC6877" w:rsidRPr="00A122C4">
        <w:rPr>
          <w:rFonts w:ascii="굴림" w:eastAsia="굴림" w:hint="eastAsia"/>
          <w:color w:val="auto"/>
        </w:rPr>
        <w:t xml:space="preserve">서울특별시 </w:t>
      </w:r>
      <w:r w:rsidR="00B2375C">
        <w:rPr>
          <w:rFonts w:ascii="굴림" w:eastAsia="굴림" w:hint="eastAsia"/>
          <w:color w:val="auto"/>
        </w:rPr>
        <w:t>송파구 오금로 311(오금동, 퍼시스빌딩 3층)</w:t>
      </w:r>
    </w:p>
    <w:p w14:paraId="032E23AC" w14:textId="6502BF3B" w:rsidR="00AA34CF" w:rsidRPr="00A122C4" w:rsidRDefault="00DF63D6">
      <w:pPr>
        <w:spacing w:line="340" w:lineRule="atLeast"/>
        <w:ind w:left="284"/>
        <w:rPr>
          <w:color w:val="auto"/>
        </w:rPr>
      </w:pPr>
      <w:r w:rsidRPr="00A122C4">
        <w:rPr>
          <w:rFonts w:ascii="굴림" w:eastAsia="굴림"/>
          <w:color w:val="auto"/>
        </w:rPr>
        <w:t>전화번호 :</w:t>
      </w:r>
      <w:r w:rsidR="00EC6877" w:rsidRPr="00A122C4">
        <w:rPr>
          <w:rFonts w:ascii="굴림" w:eastAsia="굴림" w:hint="eastAsia"/>
          <w:color w:val="auto"/>
        </w:rPr>
        <w:t xml:space="preserve"> </w:t>
      </w:r>
      <w:r w:rsidR="00B2375C">
        <w:rPr>
          <w:rFonts w:ascii="굴림" w:eastAsia="굴림" w:hint="eastAsia"/>
          <w:color w:val="auto"/>
        </w:rPr>
        <w:t>010-4756-8380 / 010-3820-8169</w:t>
      </w:r>
    </w:p>
    <w:p w14:paraId="5AE46285" w14:textId="4E540282" w:rsidR="00AA34CF" w:rsidRPr="00A122C4" w:rsidRDefault="00DF63D6">
      <w:pPr>
        <w:spacing w:line="340" w:lineRule="atLeast"/>
        <w:ind w:left="284"/>
        <w:rPr>
          <w:color w:val="auto"/>
        </w:rPr>
      </w:pPr>
      <w:r w:rsidRPr="00A122C4">
        <w:rPr>
          <w:rFonts w:ascii="굴림" w:eastAsia="굴림"/>
          <w:color w:val="auto"/>
        </w:rPr>
        <w:t>이메일 :</w:t>
      </w:r>
      <w:r w:rsidR="00B2375C" w:rsidRPr="00B2375C">
        <w:rPr>
          <w:rFonts w:ascii="Roboto" w:hAnsi="Roboto"/>
          <w:color w:val="222222"/>
          <w:sz w:val="21"/>
          <w:szCs w:val="21"/>
          <w:shd w:val="clear" w:color="auto" w:fill="FFFFFF"/>
        </w:rPr>
        <w:t xml:space="preserve"> </w:t>
      </w:r>
      <w:hyperlink r:id="rId10" w:history="1">
        <w:r w:rsidR="00B2375C" w:rsidRPr="006108DA">
          <w:rPr>
            <w:rStyle w:val="a6"/>
            <w:rFonts w:ascii="굴림" w:eastAsia="굴림"/>
          </w:rPr>
          <w:t>foratop@fursys.com</w:t>
        </w:r>
      </w:hyperlink>
      <w:r w:rsidR="00B2375C">
        <w:rPr>
          <w:rFonts w:ascii="굴림" w:eastAsia="굴림" w:hint="eastAsia"/>
          <w:color w:val="auto"/>
        </w:rPr>
        <w:t xml:space="preserve"> /</w:t>
      </w:r>
      <w:r w:rsidR="00B2375C" w:rsidRPr="00B2375C">
        <w:rPr>
          <w:rFonts w:ascii="Roboto" w:hAnsi="Roboto"/>
          <w:color w:val="5E5E5E"/>
          <w:sz w:val="21"/>
          <w:szCs w:val="21"/>
          <w:shd w:val="clear" w:color="auto" w:fill="FFFFFF"/>
        </w:rPr>
        <w:t xml:space="preserve"> </w:t>
      </w:r>
      <w:r w:rsidR="00B2375C" w:rsidRPr="00B2375C">
        <w:rPr>
          <w:rFonts w:ascii="굴림" w:eastAsia="굴림"/>
          <w:color w:val="auto"/>
        </w:rPr>
        <w:t>joonkyu_son@fursys.com</w:t>
      </w:r>
    </w:p>
    <w:p w14:paraId="3FE8059C" w14:textId="704DE9A0" w:rsidR="00C86282" w:rsidRPr="00A122C4" w:rsidRDefault="00C86282" w:rsidP="00EC6877">
      <w:pPr>
        <w:spacing w:line="340" w:lineRule="atLeast"/>
        <w:ind w:left="284"/>
        <w:rPr>
          <w:rFonts w:ascii="굴림" w:eastAsia="굴림"/>
          <w:b/>
          <w:bCs/>
          <w:color w:val="auto"/>
        </w:rPr>
      </w:pPr>
    </w:p>
    <w:p w14:paraId="43BE152B" w14:textId="52BB2373"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w:t>
      </w:r>
      <w:r w:rsidR="00073F9E" w:rsidRPr="00A122C4">
        <w:rPr>
          <w:rFonts w:ascii="굴림" w:eastAsia="굴림"/>
          <w:b/>
          <w:color w:val="auto"/>
          <w:sz w:val="20"/>
        </w:rPr>
        <w:t>22</w:t>
      </w:r>
      <w:r w:rsidRPr="00A122C4">
        <w:rPr>
          <w:rFonts w:ascii="굴림" w:eastAsia="굴림"/>
          <w:b/>
          <w:color w:val="auto"/>
          <w:sz w:val="20"/>
        </w:rPr>
        <w:t xml:space="preserve">조 비밀유지 </w:t>
      </w:r>
    </w:p>
    <w:p w14:paraId="6E3EE4F7" w14:textId="77777777" w:rsidR="00AA34CF" w:rsidRPr="00A122C4" w:rsidRDefault="00DF63D6">
      <w:pPr>
        <w:pStyle w:val="a8"/>
        <w:wordWrap w:val="0"/>
        <w:spacing w:before="105" w:after="105"/>
        <w:jc w:val="both"/>
        <w:rPr>
          <w:color w:val="auto"/>
        </w:rPr>
      </w:pPr>
      <w:r w:rsidRPr="00A122C4">
        <w:rPr>
          <w:rFonts w:ascii="굴림" w:eastAsia="굴림"/>
          <w:color w:val="auto"/>
          <w:sz w:val="20"/>
        </w:rPr>
        <w:t>본 계약과 관련하여 상대방으로부터 제공받은 모든 정보는 다음 각 호에 해당하는 경우를 제외하고는 비밀로 하고, 이를 제3자에게 제공하거나 다른 목적으로 사용할 수 없다.</w:t>
      </w:r>
      <w:r w:rsidRPr="00A122C4">
        <w:rPr>
          <w:color w:val="auto"/>
        </w:rPr>
        <w:t xml:space="preserve"> </w:t>
      </w:r>
      <w:r w:rsidRPr="00A122C4">
        <w:rPr>
          <w:rFonts w:ascii="굴림" w:eastAsia="굴림"/>
          <w:color w:val="auto"/>
          <w:sz w:val="20"/>
        </w:rPr>
        <w:t>본 조의 의무는 본 계약의 효력이 상실하는 경우에도  2 년간 그 효력이 존속된다.</w:t>
      </w:r>
    </w:p>
    <w:p w14:paraId="7DE2C978" w14:textId="77777777" w:rsidR="00AA34CF" w:rsidRPr="00A122C4" w:rsidRDefault="00DF63D6">
      <w:pPr>
        <w:numPr>
          <w:ilvl w:val="0"/>
          <w:numId w:val="36"/>
        </w:numPr>
        <w:tabs>
          <w:tab w:val="left" w:pos="284"/>
        </w:tabs>
        <w:ind w:left="567" w:hanging="283"/>
        <w:rPr>
          <w:color w:val="auto"/>
        </w:rPr>
      </w:pPr>
      <w:r w:rsidRPr="00A122C4">
        <w:rPr>
          <w:rFonts w:ascii="굴림" w:eastAsia="굴림"/>
          <w:color w:val="auto"/>
        </w:rPr>
        <w:t xml:space="preserve">당사자가 공개하기로 합의한 사항 </w:t>
      </w:r>
    </w:p>
    <w:p w14:paraId="0057F69C" w14:textId="77777777" w:rsidR="00AA34CF" w:rsidRPr="00A122C4" w:rsidRDefault="00DF63D6">
      <w:pPr>
        <w:numPr>
          <w:ilvl w:val="0"/>
          <w:numId w:val="36"/>
        </w:numPr>
        <w:spacing w:line="340" w:lineRule="atLeast"/>
        <w:ind w:left="567" w:hanging="283"/>
        <w:rPr>
          <w:color w:val="auto"/>
        </w:rPr>
      </w:pPr>
      <w:r w:rsidRPr="00A122C4">
        <w:rPr>
          <w:rFonts w:ascii="굴림" w:eastAsia="굴림"/>
          <w:color w:val="auto"/>
        </w:rPr>
        <w:t xml:space="preserve">공지된 정보 </w:t>
      </w:r>
    </w:p>
    <w:p w14:paraId="499C7572" w14:textId="77777777" w:rsidR="00AA34CF" w:rsidRPr="00A122C4" w:rsidRDefault="00DF63D6">
      <w:pPr>
        <w:numPr>
          <w:ilvl w:val="0"/>
          <w:numId w:val="36"/>
        </w:numPr>
        <w:spacing w:line="340" w:lineRule="atLeast"/>
        <w:ind w:left="567" w:hanging="283"/>
        <w:rPr>
          <w:color w:val="auto"/>
        </w:rPr>
      </w:pPr>
      <w:r w:rsidRPr="00A122C4">
        <w:rPr>
          <w:rFonts w:ascii="굴림" w:eastAsia="굴림"/>
          <w:color w:val="auto"/>
        </w:rPr>
        <w:t xml:space="preserve">정보를 제공받은 당사자가 제3자로부터 이미 적법하게 취득한 정보 </w:t>
      </w:r>
    </w:p>
    <w:p w14:paraId="125267CA" w14:textId="77777777" w:rsidR="00AA34CF" w:rsidRPr="00A122C4" w:rsidRDefault="00DF63D6">
      <w:pPr>
        <w:numPr>
          <w:ilvl w:val="0"/>
          <w:numId w:val="36"/>
        </w:numPr>
        <w:spacing w:line="340" w:lineRule="atLeast"/>
        <w:ind w:left="567" w:hanging="283"/>
        <w:rPr>
          <w:color w:val="auto"/>
        </w:rPr>
      </w:pPr>
      <w:r w:rsidRPr="00A122C4">
        <w:rPr>
          <w:rFonts w:ascii="굴림" w:eastAsia="굴림"/>
          <w:color w:val="auto"/>
        </w:rPr>
        <w:t>법원 또는 정부기관이 적법하게 공개 또는 제공을 요구한 정보</w:t>
      </w:r>
    </w:p>
    <w:p w14:paraId="7E647C48" w14:textId="77777777" w:rsidR="00AA34CF" w:rsidRPr="00A122C4" w:rsidRDefault="00AA34CF">
      <w:pPr>
        <w:pStyle w:val="a8"/>
        <w:wordWrap w:val="0"/>
        <w:spacing w:before="105" w:after="105" w:line="340" w:lineRule="atLeast"/>
        <w:jc w:val="both"/>
        <w:rPr>
          <w:rFonts w:ascii="굴림" w:eastAsia="굴림"/>
          <w:b/>
          <w:color w:val="auto"/>
          <w:sz w:val="20"/>
        </w:rPr>
      </w:pPr>
    </w:p>
    <w:p w14:paraId="7000D66E" w14:textId="07DB8DA0"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w:t>
      </w:r>
      <w:r w:rsidR="00DA14FE" w:rsidRPr="00A122C4">
        <w:rPr>
          <w:rFonts w:ascii="굴림" w:eastAsia="굴림" w:hint="eastAsia"/>
          <w:b/>
          <w:color w:val="auto"/>
          <w:sz w:val="20"/>
        </w:rPr>
        <w:t>2</w:t>
      </w:r>
      <w:r w:rsidR="00073F9E" w:rsidRPr="00A122C4">
        <w:rPr>
          <w:rFonts w:ascii="굴림" w:eastAsia="굴림"/>
          <w:b/>
          <w:color w:val="auto"/>
          <w:sz w:val="20"/>
        </w:rPr>
        <w:t>3</w:t>
      </w:r>
      <w:r w:rsidRPr="00A122C4">
        <w:rPr>
          <w:rFonts w:ascii="굴림" w:eastAsia="굴림"/>
          <w:b/>
          <w:color w:val="auto"/>
          <w:sz w:val="20"/>
        </w:rPr>
        <w:t>조 분쟁해결</w:t>
      </w:r>
    </w:p>
    <w:p w14:paraId="6B2F38F6" w14:textId="77777777" w:rsidR="00AA34CF" w:rsidRPr="00A122C4" w:rsidRDefault="00DF63D6">
      <w:pPr>
        <w:pStyle w:val="a8"/>
        <w:numPr>
          <w:ilvl w:val="0"/>
          <w:numId w:val="37"/>
        </w:numPr>
        <w:wordWrap w:val="0"/>
        <w:spacing w:before="105" w:after="0" w:line="340" w:lineRule="atLeast"/>
        <w:ind w:left="284" w:hanging="284"/>
        <w:jc w:val="both"/>
        <w:rPr>
          <w:color w:val="auto"/>
        </w:rPr>
      </w:pPr>
      <w:r w:rsidRPr="00A122C4">
        <w:rPr>
          <w:rFonts w:ascii="굴림" w:eastAsia="굴림"/>
          <w:color w:val="auto"/>
          <w:sz w:val="20"/>
        </w:rPr>
        <w:t>본 계약은 대한민국 법률에 따라 규율되고 해석된다.</w:t>
      </w:r>
    </w:p>
    <w:p w14:paraId="0DA93114" w14:textId="77777777" w:rsidR="00AA34CF" w:rsidRPr="00A122C4" w:rsidRDefault="00DF63D6">
      <w:pPr>
        <w:pStyle w:val="a8"/>
        <w:numPr>
          <w:ilvl w:val="0"/>
          <w:numId w:val="37"/>
        </w:numPr>
        <w:wordWrap w:val="0"/>
        <w:spacing w:before="0" w:after="105" w:line="340" w:lineRule="atLeast"/>
        <w:ind w:left="284" w:hanging="284"/>
        <w:jc w:val="both"/>
        <w:rPr>
          <w:color w:val="auto"/>
        </w:rPr>
      </w:pPr>
      <w:r w:rsidRPr="00A122C4">
        <w:rPr>
          <w:rFonts w:ascii="굴림" w:eastAsia="굴림"/>
          <w:color w:val="auto"/>
          <w:sz w:val="20"/>
        </w:rPr>
        <w:t xml:space="preserve">본 계약에 따라 발생한 모든 분쟁의 제1심 관할법원은 서울중앙지방법원으로 한다. </w:t>
      </w:r>
    </w:p>
    <w:p w14:paraId="2ECC7B8C" w14:textId="77777777" w:rsidR="00AA34CF" w:rsidRPr="00A122C4" w:rsidRDefault="00AA34CF">
      <w:pPr>
        <w:pStyle w:val="a8"/>
        <w:wordWrap w:val="0"/>
        <w:spacing w:before="105" w:after="105" w:line="340" w:lineRule="atLeast"/>
        <w:jc w:val="both"/>
        <w:rPr>
          <w:rFonts w:ascii="굴림" w:eastAsia="굴림"/>
          <w:color w:val="auto"/>
          <w:sz w:val="20"/>
        </w:rPr>
      </w:pPr>
    </w:p>
    <w:p w14:paraId="75AC74EF" w14:textId="11E9ABFD"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w:t>
      </w:r>
      <w:r w:rsidR="00073F9E" w:rsidRPr="00A122C4">
        <w:rPr>
          <w:rFonts w:ascii="굴림" w:eastAsia="굴림" w:hint="eastAsia"/>
          <w:b/>
          <w:color w:val="auto"/>
          <w:sz w:val="20"/>
        </w:rPr>
        <w:t>2</w:t>
      </w:r>
      <w:r w:rsidR="00073F9E" w:rsidRPr="00A122C4">
        <w:rPr>
          <w:rFonts w:ascii="굴림" w:eastAsia="굴림"/>
          <w:b/>
          <w:color w:val="auto"/>
          <w:sz w:val="20"/>
        </w:rPr>
        <w:t>4</w:t>
      </w:r>
      <w:r w:rsidRPr="00A122C4">
        <w:rPr>
          <w:rFonts w:ascii="굴림" w:eastAsia="굴림"/>
          <w:b/>
          <w:color w:val="auto"/>
          <w:sz w:val="20"/>
        </w:rPr>
        <w:t>조 세금</w:t>
      </w:r>
    </w:p>
    <w:p w14:paraId="740EF52C" w14:textId="77777777" w:rsidR="00AA34CF" w:rsidRPr="00A122C4" w:rsidRDefault="00DF63D6">
      <w:pPr>
        <w:pStyle w:val="a8"/>
        <w:wordWrap w:val="0"/>
        <w:spacing w:before="105" w:after="105" w:line="340" w:lineRule="atLeast"/>
        <w:jc w:val="both"/>
        <w:rPr>
          <w:color w:val="auto"/>
        </w:rPr>
      </w:pPr>
      <w:r w:rsidRPr="00A122C4">
        <w:rPr>
          <w:rFonts w:ascii="굴림" w:eastAsia="굴림"/>
          <w:color w:val="auto"/>
          <w:sz w:val="20"/>
        </w:rPr>
        <w:t>본 계약의 당사자에게 부과된 조세 공과금은 법령상 부담하여야 할 당사자가 각자 부담한다.</w:t>
      </w:r>
    </w:p>
    <w:p w14:paraId="7F82A441" w14:textId="77777777" w:rsidR="00AA34CF" w:rsidRPr="00A122C4" w:rsidRDefault="00AA34CF">
      <w:pPr>
        <w:pStyle w:val="af5"/>
        <w:spacing w:line="340" w:lineRule="atLeast"/>
        <w:rPr>
          <w:rFonts w:ascii="굴림" w:eastAsia="굴림"/>
          <w:color w:val="auto"/>
          <w:sz w:val="20"/>
        </w:rPr>
      </w:pPr>
    </w:p>
    <w:p w14:paraId="51E44168" w14:textId="7F87DF15"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w:t>
      </w:r>
      <w:r w:rsidR="00073F9E" w:rsidRPr="00A122C4">
        <w:rPr>
          <w:rFonts w:ascii="굴림" w:eastAsia="굴림"/>
          <w:b/>
          <w:color w:val="auto"/>
          <w:sz w:val="20"/>
        </w:rPr>
        <w:t>2</w:t>
      </w:r>
      <w:r w:rsidR="00BB2993" w:rsidRPr="00A122C4">
        <w:rPr>
          <w:rFonts w:ascii="굴림" w:eastAsia="굴림"/>
          <w:b/>
          <w:color w:val="auto"/>
          <w:sz w:val="20"/>
        </w:rPr>
        <w:t>5</w:t>
      </w:r>
      <w:r w:rsidRPr="00A122C4">
        <w:rPr>
          <w:rFonts w:ascii="굴림" w:eastAsia="굴림"/>
          <w:b/>
          <w:color w:val="auto"/>
          <w:sz w:val="20"/>
        </w:rPr>
        <w:t>조 일부 무효</w:t>
      </w:r>
    </w:p>
    <w:p w14:paraId="3CAE0CEC" w14:textId="77777777" w:rsidR="00AA34CF" w:rsidRPr="00A122C4" w:rsidRDefault="00DF63D6">
      <w:pPr>
        <w:pStyle w:val="af5"/>
        <w:spacing w:line="340" w:lineRule="atLeast"/>
        <w:rPr>
          <w:color w:val="auto"/>
        </w:rPr>
      </w:pPr>
      <w:r w:rsidRPr="00A122C4">
        <w:rPr>
          <w:rFonts w:ascii="굴림" w:eastAsia="굴림"/>
          <w:color w:val="auto"/>
          <w:sz w:val="20"/>
        </w:rPr>
        <w:t>본 계약 또는 이와 관련하여 작성된 서류에 명시된 한 개 또는 수개의 조항이 법령에 따라 무효, 위법 또는 집행 불능으로 되더라도 본 계약에 명시된 나머지 조항의 효력, 적법성 및 집행가능성은 그로 인하여 아무런 영향을 받지 않는다.</w:t>
      </w:r>
    </w:p>
    <w:p w14:paraId="7C3280EA" w14:textId="77777777" w:rsidR="00AA34CF" w:rsidRPr="00A122C4" w:rsidRDefault="00AA34CF">
      <w:pPr>
        <w:pStyle w:val="af5"/>
        <w:spacing w:line="340" w:lineRule="atLeast"/>
        <w:rPr>
          <w:rFonts w:ascii="굴림" w:eastAsia="굴림"/>
          <w:color w:val="auto"/>
          <w:sz w:val="20"/>
        </w:rPr>
      </w:pPr>
    </w:p>
    <w:p w14:paraId="38888047" w14:textId="2DC80CFD"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w:t>
      </w:r>
      <w:r w:rsidR="00073F9E" w:rsidRPr="00A122C4">
        <w:rPr>
          <w:rFonts w:ascii="굴림" w:eastAsia="굴림"/>
          <w:b/>
          <w:color w:val="auto"/>
          <w:sz w:val="20"/>
        </w:rPr>
        <w:t>2</w:t>
      </w:r>
      <w:r w:rsidR="00BB2993" w:rsidRPr="00A122C4">
        <w:rPr>
          <w:rFonts w:ascii="굴림" w:eastAsia="굴림"/>
          <w:b/>
          <w:color w:val="auto"/>
          <w:sz w:val="20"/>
        </w:rPr>
        <w:t>6</w:t>
      </w:r>
      <w:r w:rsidRPr="00A122C4">
        <w:rPr>
          <w:rFonts w:ascii="굴림" w:eastAsia="굴림"/>
          <w:b/>
          <w:color w:val="auto"/>
          <w:sz w:val="20"/>
        </w:rPr>
        <w:t xml:space="preserve">조 기타 </w:t>
      </w:r>
    </w:p>
    <w:p w14:paraId="67ADF397" w14:textId="77777777" w:rsidR="00AA34CF" w:rsidRPr="00A122C4" w:rsidRDefault="00DF63D6">
      <w:pPr>
        <w:numPr>
          <w:ilvl w:val="0"/>
          <w:numId w:val="38"/>
        </w:numPr>
        <w:tabs>
          <w:tab w:val="left" w:pos="284"/>
        </w:tabs>
        <w:spacing w:line="340" w:lineRule="atLeast"/>
        <w:ind w:left="284" w:hanging="284"/>
        <w:rPr>
          <w:color w:val="auto"/>
        </w:rPr>
      </w:pPr>
      <w:r w:rsidRPr="00A122C4">
        <w:rPr>
          <w:rFonts w:ascii="굴림" w:eastAsia="굴림"/>
          <w:color w:val="auto"/>
        </w:rPr>
        <w:t>본 계약서의 별지는 본 계약서와 일체를 이루는 것으로서 그에 따른 내용은 본 계약의 내용의 일부를 구성한다.</w:t>
      </w:r>
    </w:p>
    <w:p w14:paraId="1766D2DB" w14:textId="77777777" w:rsidR="00AA34CF" w:rsidRPr="00A122C4" w:rsidRDefault="00DF63D6">
      <w:pPr>
        <w:numPr>
          <w:ilvl w:val="0"/>
          <w:numId w:val="38"/>
        </w:numPr>
        <w:spacing w:line="340" w:lineRule="atLeast"/>
        <w:ind w:left="284" w:hanging="284"/>
        <w:rPr>
          <w:color w:val="auto"/>
        </w:rPr>
      </w:pPr>
      <w:r w:rsidRPr="00A122C4">
        <w:rPr>
          <w:rFonts w:ascii="굴림" w:eastAsia="굴림"/>
          <w:color w:val="auto"/>
        </w:rPr>
        <w:t xml:space="preserve">본 계약과 동일한 발행조건으로 투자하는 다른 투자자와 체결하는 투자계약 중 본 계약에서 정한 계약조건 이외에 타 투자자에게 혜택을 주는 계약조건에 대해서는 투자자에게도 동등하게 적용하도록 조치를 취하여야 한다. </w:t>
      </w:r>
    </w:p>
    <w:p w14:paraId="5EB3DDB8" w14:textId="77777777" w:rsidR="00AA34CF" w:rsidRPr="00A122C4" w:rsidRDefault="00DF63D6">
      <w:pPr>
        <w:numPr>
          <w:ilvl w:val="0"/>
          <w:numId w:val="38"/>
        </w:numPr>
        <w:spacing w:line="340" w:lineRule="atLeast"/>
        <w:ind w:left="284" w:hanging="284"/>
        <w:rPr>
          <w:color w:val="auto"/>
        </w:rPr>
      </w:pPr>
      <w:r w:rsidRPr="00A122C4">
        <w:rPr>
          <w:rFonts w:ascii="굴림" w:eastAsia="굴림"/>
          <w:color w:val="auto"/>
        </w:rPr>
        <w:t xml:space="preserve">본 계약은 투자자, 회사, 이해관계인의 서명날인과 동시에 그 효력이 발생한다. </w:t>
      </w:r>
    </w:p>
    <w:p w14:paraId="4047B685" w14:textId="292A97AC" w:rsidR="00AA34CF" w:rsidRPr="00A122C4" w:rsidRDefault="00DF63D6" w:rsidP="00416651">
      <w:pPr>
        <w:numPr>
          <w:ilvl w:val="0"/>
          <w:numId w:val="38"/>
        </w:numPr>
        <w:spacing w:line="340" w:lineRule="atLeast"/>
        <w:ind w:left="284" w:hanging="284"/>
        <w:rPr>
          <w:color w:val="auto"/>
        </w:rPr>
      </w:pPr>
      <w:r w:rsidRPr="00A122C4">
        <w:rPr>
          <w:rFonts w:ascii="굴림" w:eastAsia="굴림"/>
          <w:color w:val="auto"/>
        </w:rPr>
        <w:t xml:space="preserve">본 계약의 체결 사실을 증거하기 위하여 투자자, 회사, 이해관계인은 대표이사 또는 대리인으로 하여금 본 계약서의 당사자 및 이해관계인란에 서명날인하게 하는 방법으로 본 계약을 체결하고, 각 1통의 계약서를 작성하여 이를 보관하기로 한다. </w:t>
      </w:r>
    </w:p>
    <w:p w14:paraId="62097B79" w14:textId="448DD641" w:rsidR="00BB2993" w:rsidRPr="00A122C4" w:rsidRDefault="00BB2993" w:rsidP="00BB2993">
      <w:pPr>
        <w:spacing w:line="340" w:lineRule="atLeast"/>
        <w:ind w:left="284"/>
        <w:rPr>
          <w:rFonts w:ascii="굴림" w:eastAsia="굴림"/>
          <w:color w:val="auto"/>
        </w:rPr>
      </w:pPr>
    </w:p>
    <w:p w14:paraId="16060C76" w14:textId="77777777" w:rsidR="00AA34CF" w:rsidRPr="00A122C4" w:rsidRDefault="00AA34CF" w:rsidP="00C86282">
      <w:pPr>
        <w:widowControl/>
        <w:autoSpaceDE/>
        <w:autoSpaceDN/>
        <w:rPr>
          <w:rFonts w:ascii="굴림" w:eastAsia="굴림"/>
          <w:b/>
          <w:color w:val="auto"/>
        </w:rPr>
      </w:pPr>
    </w:p>
    <w:p w14:paraId="0118C8C3" w14:textId="77777777" w:rsidR="00AA34CF" w:rsidRPr="00A122C4" w:rsidRDefault="00AA34CF">
      <w:pPr>
        <w:widowControl/>
        <w:autoSpaceDE/>
        <w:autoSpaceDN/>
        <w:jc w:val="center"/>
        <w:rPr>
          <w:rFonts w:ascii="굴림" w:eastAsia="굴림"/>
          <w:b/>
          <w:color w:val="auto"/>
        </w:rPr>
      </w:pPr>
    </w:p>
    <w:p w14:paraId="12AC76C6" w14:textId="32610D27" w:rsidR="00AA34CF" w:rsidRPr="00A122C4" w:rsidRDefault="00DF63D6" w:rsidP="00690C1E">
      <w:pPr>
        <w:widowControl/>
        <w:autoSpaceDE/>
        <w:autoSpaceDN/>
        <w:jc w:val="center"/>
        <w:rPr>
          <w:color w:val="auto"/>
        </w:rPr>
      </w:pPr>
      <w:r w:rsidRPr="00A122C4">
        <w:rPr>
          <w:rFonts w:ascii="굴림" w:eastAsia="굴림"/>
          <w:b/>
          <w:color w:val="auto"/>
        </w:rPr>
        <w:t>[이하 날인을 위한 공백]</w:t>
      </w:r>
    </w:p>
    <w:p w14:paraId="7D554B00" w14:textId="77777777" w:rsidR="00AA34CF" w:rsidRPr="00A122C4" w:rsidRDefault="00AA34CF">
      <w:pPr>
        <w:widowControl/>
        <w:autoSpaceDE/>
        <w:autoSpaceDN/>
        <w:jc w:val="center"/>
        <w:rPr>
          <w:rFonts w:ascii="굴림" w:eastAsia="굴림"/>
          <w:b/>
          <w:color w:val="auto"/>
        </w:rPr>
      </w:pPr>
    </w:p>
    <w:p w14:paraId="4C2B48FB" w14:textId="77777777" w:rsidR="00AA34CF" w:rsidRPr="00A122C4" w:rsidRDefault="00AA34CF">
      <w:pPr>
        <w:widowControl/>
        <w:autoSpaceDE/>
        <w:autoSpaceDN/>
        <w:jc w:val="center"/>
        <w:rPr>
          <w:rFonts w:ascii="굴림" w:eastAsia="굴림"/>
          <w:b/>
          <w:color w:val="auto"/>
        </w:rPr>
      </w:pPr>
    </w:p>
    <w:p w14:paraId="339B9EB9" w14:textId="3069CA08" w:rsidR="00AA34CF" w:rsidRPr="00A122C4" w:rsidRDefault="00DF63D6">
      <w:pPr>
        <w:widowControl/>
        <w:autoSpaceDE/>
        <w:autoSpaceDN/>
        <w:jc w:val="center"/>
        <w:rPr>
          <w:rFonts w:ascii="굴림" w:eastAsia="굴림"/>
          <w:b/>
          <w:color w:val="auto"/>
        </w:rPr>
      </w:pPr>
      <w:r w:rsidRPr="00A122C4">
        <w:rPr>
          <w:rFonts w:ascii="굴림" w:eastAsia="굴림"/>
          <w:b/>
          <w:color w:val="auto"/>
        </w:rPr>
        <w:t>계약 체결일 : 202</w:t>
      </w:r>
      <w:r w:rsidR="00592D75" w:rsidRPr="00A122C4">
        <w:rPr>
          <w:rFonts w:ascii="굴림" w:eastAsia="굴림" w:hint="eastAsia"/>
          <w:b/>
          <w:color w:val="auto"/>
        </w:rPr>
        <w:t>4</w:t>
      </w:r>
      <w:r w:rsidRPr="00A122C4">
        <w:rPr>
          <w:rFonts w:ascii="굴림" w:eastAsia="굴림"/>
          <w:b/>
          <w:color w:val="auto"/>
        </w:rPr>
        <w:t xml:space="preserve">년 </w:t>
      </w:r>
      <w:r w:rsidR="00690C1E" w:rsidRPr="00A122C4">
        <w:rPr>
          <w:rFonts w:ascii="굴림" w:eastAsia="굴림"/>
          <w:b/>
          <w:color w:val="auto"/>
        </w:rPr>
        <w:t>10</w:t>
      </w:r>
      <w:r w:rsidRPr="00A122C4">
        <w:rPr>
          <w:rFonts w:ascii="굴림" w:eastAsia="굴림"/>
          <w:b/>
          <w:color w:val="auto"/>
        </w:rPr>
        <w:t>월</w:t>
      </w:r>
      <w:r w:rsidR="00D82811" w:rsidRPr="00A122C4">
        <w:rPr>
          <w:rFonts w:ascii="굴림" w:eastAsia="굴림" w:hint="eastAsia"/>
          <w:b/>
          <w:color w:val="auto"/>
        </w:rPr>
        <w:t xml:space="preserve"> </w:t>
      </w:r>
      <w:r w:rsidR="00B2375C">
        <w:rPr>
          <w:rFonts w:ascii="굴림" w:eastAsia="굴림" w:hint="eastAsia"/>
          <w:b/>
          <w:color w:val="auto"/>
        </w:rPr>
        <w:t>29</w:t>
      </w:r>
      <w:r w:rsidRPr="00A122C4">
        <w:rPr>
          <w:rFonts w:ascii="굴림" w:eastAsia="굴림"/>
          <w:b/>
          <w:color w:val="auto"/>
        </w:rPr>
        <w:t>일</w:t>
      </w:r>
    </w:p>
    <w:p w14:paraId="7B3A7B0C" w14:textId="30D75FDD" w:rsidR="00690C1E" w:rsidRPr="00A122C4" w:rsidRDefault="00690C1E">
      <w:pPr>
        <w:widowControl/>
        <w:autoSpaceDE/>
        <w:autoSpaceDN/>
        <w:jc w:val="center"/>
        <w:rPr>
          <w:rFonts w:ascii="굴림" w:eastAsia="굴림"/>
          <w:b/>
          <w:color w:val="auto"/>
        </w:rPr>
      </w:pPr>
    </w:p>
    <w:p w14:paraId="7424FB5E" w14:textId="77777777" w:rsidR="00AA34CF" w:rsidRPr="00A122C4" w:rsidRDefault="00AA34CF" w:rsidP="00D82811">
      <w:pPr>
        <w:pStyle w:val="a8"/>
        <w:wordWrap w:val="0"/>
        <w:spacing w:before="105" w:after="105" w:line="340" w:lineRule="atLeast"/>
        <w:rPr>
          <w:rFonts w:ascii="굴림" w:eastAsia="굴림"/>
          <w:color w:val="auto"/>
          <w:sz w:val="20"/>
        </w:rPr>
      </w:pPr>
    </w:p>
    <w:p w14:paraId="146E94BD" w14:textId="25B59F0F" w:rsidR="00EC6877" w:rsidRPr="00A122C4" w:rsidRDefault="00EC6877" w:rsidP="00EC6877">
      <w:pPr>
        <w:tabs>
          <w:tab w:val="left" w:pos="4985"/>
        </w:tabs>
        <w:spacing w:line="340" w:lineRule="atLeast"/>
        <w:rPr>
          <w:rFonts w:ascii="굴림" w:eastAsia="굴림"/>
          <w:color w:val="auto"/>
        </w:rPr>
      </w:pPr>
      <w:r w:rsidRPr="00A122C4">
        <w:rPr>
          <w:rFonts w:ascii="굴림" w:eastAsia="굴림"/>
          <w:color w:val="auto"/>
        </w:rPr>
        <w:t>1. 투자자</w:t>
      </w:r>
      <w:r w:rsidRPr="00A122C4">
        <w:rPr>
          <w:rFonts w:ascii="굴림" w:eastAsia="굴림" w:hint="eastAsia"/>
          <w:color w:val="auto"/>
        </w:rPr>
        <w:t xml:space="preserve"> </w:t>
      </w:r>
      <w:r w:rsidRPr="00A122C4">
        <w:rPr>
          <w:rFonts w:ascii="굴림" w:eastAsia="굴림"/>
          <w:color w:val="auto"/>
        </w:rPr>
        <w:t>:</w:t>
      </w:r>
      <w:r w:rsidRPr="00A122C4">
        <w:rPr>
          <w:rFonts w:ascii="굴림" w:eastAsia="굴림" w:hint="eastAsia"/>
          <w:color w:val="auto"/>
        </w:rPr>
        <w:t xml:space="preserve">   </w:t>
      </w:r>
      <w:r w:rsidRPr="00A122C4">
        <w:rPr>
          <w:rFonts w:ascii="굴림" w:eastAsia="굴림" w:hint="eastAsia"/>
          <w:b/>
          <w:bCs/>
          <w:color w:val="auto"/>
        </w:rPr>
        <w:t xml:space="preserve">주식회사 </w:t>
      </w:r>
      <w:r w:rsidR="00B2375C">
        <w:rPr>
          <w:rFonts w:ascii="굴림" w:eastAsia="굴림" w:hint="eastAsia"/>
          <w:b/>
          <w:bCs/>
          <w:color w:val="auto"/>
        </w:rPr>
        <w:t>일룸</w:t>
      </w:r>
      <w:r w:rsidRPr="00A122C4">
        <w:rPr>
          <w:rFonts w:ascii="굴림"/>
          <w:color w:val="auto"/>
        </w:rPr>
        <w:tab/>
      </w:r>
      <w:r w:rsidRPr="00A122C4">
        <w:rPr>
          <w:rFonts w:ascii="굴림"/>
          <w:color w:val="auto"/>
        </w:rPr>
        <w:tab/>
      </w:r>
      <w:r w:rsidRPr="00A122C4">
        <w:rPr>
          <w:rFonts w:ascii="굴림" w:eastAsia="굴림"/>
          <w:color w:val="auto"/>
        </w:rPr>
        <w:tab/>
      </w:r>
      <w:r w:rsidRPr="00A122C4">
        <w:rPr>
          <w:rFonts w:ascii="굴림" w:eastAsia="굴림" w:hint="eastAsia"/>
          <w:color w:val="auto"/>
        </w:rPr>
        <w:t>(인)</w:t>
      </w:r>
    </w:p>
    <w:p w14:paraId="714CDD8A" w14:textId="1C3CF18D" w:rsidR="00EC6877" w:rsidRPr="00A122C4" w:rsidRDefault="00EC6877" w:rsidP="00EC6877">
      <w:pPr>
        <w:tabs>
          <w:tab w:val="left" w:pos="4985"/>
        </w:tabs>
        <w:spacing w:line="340" w:lineRule="atLeast"/>
        <w:ind w:firstLine="1200"/>
        <w:rPr>
          <w:rFonts w:ascii="굴림" w:eastAsia="굴림"/>
          <w:color w:val="auto"/>
        </w:rPr>
      </w:pPr>
      <w:r w:rsidRPr="00A122C4">
        <w:rPr>
          <w:rFonts w:ascii="굴림" w:eastAsia="굴림" w:hint="eastAsia"/>
          <w:color w:val="auto"/>
        </w:rPr>
        <w:t xml:space="preserve">주소: </w:t>
      </w:r>
      <w:r w:rsidR="00B2375C">
        <w:rPr>
          <w:rFonts w:ascii="굴림" w:eastAsia="굴림" w:hint="eastAsia"/>
          <w:color w:val="auto"/>
        </w:rPr>
        <w:t>서울특별시 송파구 오금로 311</w:t>
      </w:r>
    </w:p>
    <w:p w14:paraId="2CDBF0E5" w14:textId="0C440503" w:rsidR="00EC6877" w:rsidRPr="00A122C4" w:rsidRDefault="00EC6877" w:rsidP="00EC6877">
      <w:pPr>
        <w:tabs>
          <w:tab w:val="left" w:pos="4985"/>
        </w:tabs>
        <w:spacing w:line="340" w:lineRule="atLeast"/>
        <w:ind w:firstLine="1200"/>
        <w:rPr>
          <w:color w:val="auto"/>
        </w:rPr>
      </w:pPr>
      <w:r w:rsidRPr="00A122C4">
        <w:rPr>
          <w:rFonts w:ascii="굴림" w:eastAsia="굴림" w:hint="eastAsia"/>
          <w:color w:val="auto"/>
        </w:rPr>
        <w:t xml:space="preserve">대표이사 </w:t>
      </w:r>
      <w:r w:rsidR="00B2375C">
        <w:rPr>
          <w:rFonts w:ascii="굴림" w:eastAsia="굴림" w:hint="eastAsia"/>
          <w:color w:val="auto"/>
        </w:rPr>
        <w:t>정보은</w:t>
      </w:r>
    </w:p>
    <w:p w14:paraId="506E736C" w14:textId="77777777" w:rsidR="00C86282" w:rsidRPr="00A122C4" w:rsidRDefault="00C86282" w:rsidP="00C86282">
      <w:pPr>
        <w:tabs>
          <w:tab w:val="left" w:pos="993"/>
        </w:tabs>
        <w:spacing w:line="340" w:lineRule="atLeast"/>
        <w:ind w:left="1276" w:hanging="1276"/>
        <w:rPr>
          <w:color w:val="auto"/>
        </w:rPr>
      </w:pPr>
    </w:p>
    <w:p w14:paraId="2E498CD8" w14:textId="77777777" w:rsidR="000B6472" w:rsidRPr="00A122C4" w:rsidRDefault="000B6472" w:rsidP="00C86282">
      <w:pPr>
        <w:tabs>
          <w:tab w:val="left" w:pos="993"/>
        </w:tabs>
        <w:spacing w:line="340" w:lineRule="atLeast"/>
        <w:ind w:left="1276" w:hanging="1276"/>
        <w:rPr>
          <w:color w:val="auto"/>
        </w:rPr>
      </w:pPr>
    </w:p>
    <w:p w14:paraId="6A7F04D0" w14:textId="264D3E78" w:rsidR="00C86282" w:rsidRPr="00A122C4" w:rsidRDefault="000B6472" w:rsidP="00C86282">
      <w:pPr>
        <w:tabs>
          <w:tab w:val="left" w:pos="1276"/>
        </w:tabs>
        <w:spacing w:line="340" w:lineRule="atLeast"/>
        <w:rPr>
          <w:color w:val="auto"/>
        </w:rPr>
      </w:pPr>
      <w:r w:rsidRPr="00A122C4">
        <w:rPr>
          <w:rFonts w:ascii="굴림" w:eastAsia="굴림" w:hint="eastAsia"/>
          <w:color w:val="auto"/>
        </w:rPr>
        <w:t>2</w:t>
      </w:r>
      <w:r w:rsidR="00C86282" w:rsidRPr="00A122C4">
        <w:rPr>
          <w:rFonts w:ascii="굴림" w:eastAsia="굴림"/>
          <w:color w:val="auto"/>
        </w:rPr>
        <w:t>. 회사:</w:t>
      </w:r>
      <w:r w:rsidR="00C86282" w:rsidRPr="00A122C4">
        <w:rPr>
          <w:color w:val="auto"/>
        </w:rPr>
        <w:tab/>
      </w:r>
      <w:r w:rsidR="00C86282" w:rsidRPr="00A122C4">
        <w:rPr>
          <w:rFonts w:ascii="굴림" w:eastAsia="굴림" w:hint="eastAsia"/>
          <w:b/>
          <w:color w:val="auto"/>
        </w:rPr>
        <w:t>주</w:t>
      </w:r>
      <w:r w:rsidR="00C86282" w:rsidRPr="00A122C4">
        <w:rPr>
          <w:rFonts w:ascii="굴림" w:eastAsia="굴림"/>
          <w:b/>
          <w:color w:val="auto"/>
        </w:rPr>
        <w:t>식회사</w:t>
      </w:r>
      <w:r w:rsidR="00C86282" w:rsidRPr="00A122C4">
        <w:rPr>
          <w:rFonts w:ascii="굴림" w:eastAsia="굴림" w:hint="eastAsia"/>
          <w:b/>
          <w:color w:val="auto"/>
        </w:rPr>
        <w:t xml:space="preserve"> </w:t>
      </w:r>
      <w:r w:rsidR="0003618E" w:rsidRPr="00A122C4">
        <w:rPr>
          <w:rFonts w:ascii="굴림" w:eastAsia="굴림" w:hint="eastAsia"/>
          <w:b/>
          <w:color w:val="auto"/>
        </w:rPr>
        <w:t>그래비티벤처스</w:t>
      </w:r>
      <w:r w:rsidR="00C86282" w:rsidRPr="00A122C4">
        <w:rPr>
          <w:rFonts w:ascii="굴림"/>
          <w:color w:val="auto"/>
        </w:rPr>
        <w:tab/>
      </w:r>
      <w:r w:rsidR="00C86282" w:rsidRPr="00A122C4">
        <w:rPr>
          <w:rFonts w:ascii="굴림"/>
          <w:color w:val="auto"/>
        </w:rPr>
        <w:tab/>
      </w:r>
      <w:r w:rsidR="00D82811" w:rsidRPr="00A122C4">
        <w:rPr>
          <w:rFonts w:ascii="굴림"/>
          <w:color w:val="auto"/>
        </w:rPr>
        <w:tab/>
      </w:r>
      <w:r w:rsidR="00D82811" w:rsidRPr="00A122C4">
        <w:rPr>
          <w:rFonts w:ascii="굴림"/>
          <w:color w:val="auto"/>
        </w:rPr>
        <w:tab/>
      </w:r>
      <w:r w:rsidR="00C86282" w:rsidRPr="00A122C4">
        <w:rPr>
          <w:rFonts w:ascii="굴림" w:eastAsia="굴림" w:hint="eastAsia"/>
          <w:color w:val="auto"/>
        </w:rPr>
        <w:t>(인)</w:t>
      </w:r>
    </w:p>
    <w:p w14:paraId="25E88D2F" w14:textId="49BDF90D" w:rsidR="00C86282" w:rsidRPr="00A122C4" w:rsidRDefault="00C86282" w:rsidP="005C7700">
      <w:pPr>
        <w:tabs>
          <w:tab w:val="left" w:pos="1276"/>
        </w:tabs>
        <w:spacing w:line="340" w:lineRule="atLeast"/>
        <w:rPr>
          <w:color w:val="auto"/>
        </w:rPr>
      </w:pPr>
      <w:r w:rsidRPr="00A122C4">
        <w:rPr>
          <w:color w:val="auto"/>
        </w:rPr>
        <w:tab/>
      </w:r>
      <w:r w:rsidRPr="00A122C4">
        <w:rPr>
          <w:rFonts w:ascii="굴림" w:eastAsia="굴림"/>
          <w:color w:val="auto"/>
        </w:rPr>
        <w:t>주소:</w:t>
      </w:r>
      <w:r w:rsidRPr="00A122C4">
        <w:rPr>
          <w:rFonts w:ascii="굴림" w:eastAsia="굴림" w:hint="eastAsia"/>
          <w:color w:val="auto"/>
        </w:rPr>
        <w:t xml:space="preserve"> </w:t>
      </w:r>
      <w:r w:rsidR="005C7700" w:rsidRPr="00A122C4">
        <w:rPr>
          <w:rFonts w:ascii="굴림" w:eastAsia="굴림" w:hint="eastAsia"/>
          <w:color w:val="auto"/>
        </w:rPr>
        <w:t xml:space="preserve">충청남도 천안시 동남구 대흥로 </w:t>
      </w:r>
      <w:r w:rsidR="005C7700" w:rsidRPr="00A122C4">
        <w:rPr>
          <w:rFonts w:ascii="굴림" w:eastAsia="굴림"/>
          <w:color w:val="auto"/>
        </w:rPr>
        <w:t>321, 507</w:t>
      </w:r>
      <w:r w:rsidR="005C7700" w:rsidRPr="00A122C4">
        <w:rPr>
          <w:rFonts w:ascii="굴림" w:eastAsia="굴림" w:hint="eastAsia"/>
          <w:color w:val="auto"/>
        </w:rPr>
        <w:t>호(수평빌딩)</w:t>
      </w:r>
    </w:p>
    <w:p w14:paraId="657D13F2" w14:textId="5B0A77C7" w:rsidR="00C86282" w:rsidRPr="00A122C4" w:rsidRDefault="00C86282" w:rsidP="00C86282">
      <w:pPr>
        <w:tabs>
          <w:tab w:val="left" w:pos="1276"/>
        </w:tabs>
        <w:spacing w:line="340" w:lineRule="atLeast"/>
        <w:rPr>
          <w:color w:val="auto"/>
        </w:rPr>
      </w:pPr>
      <w:r w:rsidRPr="00A122C4">
        <w:rPr>
          <w:color w:val="auto"/>
        </w:rPr>
        <w:tab/>
      </w:r>
      <w:r w:rsidRPr="00A122C4">
        <w:rPr>
          <w:rFonts w:ascii="굴림" w:eastAsia="굴림" w:hint="eastAsia"/>
          <w:color w:val="auto"/>
        </w:rPr>
        <w:t>대</w:t>
      </w:r>
      <w:r w:rsidRPr="00A122C4">
        <w:rPr>
          <w:rFonts w:ascii="굴림" w:eastAsia="굴림"/>
          <w:color w:val="auto"/>
        </w:rPr>
        <w:t xml:space="preserve">표이사 </w:t>
      </w:r>
      <w:r w:rsidRPr="00A122C4">
        <w:rPr>
          <w:rFonts w:ascii="굴림" w:eastAsia="굴림" w:hint="eastAsia"/>
          <w:color w:val="auto"/>
        </w:rPr>
        <w:t xml:space="preserve"> </w:t>
      </w:r>
      <w:r w:rsidR="005C7700" w:rsidRPr="00A122C4">
        <w:rPr>
          <w:rFonts w:ascii="굴림" w:eastAsia="굴림" w:hint="eastAsia"/>
          <w:color w:val="auto"/>
        </w:rPr>
        <w:t>김샛별</w:t>
      </w:r>
    </w:p>
    <w:p w14:paraId="0A731CE2" w14:textId="77777777" w:rsidR="00C86282" w:rsidRPr="00A122C4" w:rsidRDefault="00C86282" w:rsidP="00C86282">
      <w:pPr>
        <w:spacing w:line="340" w:lineRule="atLeast"/>
        <w:rPr>
          <w:rFonts w:ascii="굴림" w:eastAsia="굴림"/>
          <w:color w:val="auto"/>
        </w:rPr>
      </w:pPr>
    </w:p>
    <w:p w14:paraId="54AE3CDC" w14:textId="77777777" w:rsidR="000B6472" w:rsidRPr="00A122C4" w:rsidRDefault="000B6472" w:rsidP="00C86282">
      <w:pPr>
        <w:spacing w:line="340" w:lineRule="atLeast"/>
        <w:rPr>
          <w:rFonts w:ascii="굴림" w:eastAsia="굴림"/>
          <w:color w:val="auto"/>
        </w:rPr>
      </w:pPr>
    </w:p>
    <w:p w14:paraId="7D27C824" w14:textId="1D7C2174" w:rsidR="00C86282" w:rsidRPr="00A122C4" w:rsidRDefault="000B6472" w:rsidP="00C86282">
      <w:pPr>
        <w:spacing w:line="340" w:lineRule="atLeast"/>
        <w:rPr>
          <w:rFonts w:ascii="굴림" w:eastAsia="굴림"/>
          <w:color w:val="auto"/>
        </w:rPr>
      </w:pPr>
      <w:r w:rsidRPr="00A122C4">
        <w:rPr>
          <w:rFonts w:ascii="굴림" w:eastAsia="굴림" w:hint="eastAsia"/>
          <w:color w:val="auto"/>
        </w:rPr>
        <w:t>3</w:t>
      </w:r>
      <w:r w:rsidR="00C86282" w:rsidRPr="00A122C4">
        <w:rPr>
          <w:rFonts w:ascii="굴림" w:eastAsia="굴림"/>
          <w:color w:val="auto"/>
        </w:rPr>
        <w:t>. 이해관계인</w:t>
      </w:r>
      <w:r w:rsidR="00C86282" w:rsidRPr="00A122C4">
        <w:rPr>
          <w:rFonts w:ascii="굴림"/>
          <w:color w:val="auto"/>
        </w:rPr>
        <w:tab/>
      </w:r>
      <w:r w:rsidR="00C86282" w:rsidRPr="00A122C4">
        <w:rPr>
          <w:rFonts w:ascii="굴림"/>
          <w:color w:val="auto"/>
        </w:rPr>
        <w:tab/>
      </w:r>
      <w:r w:rsidR="00C86282" w:rsidRPr="00A122C4">
        <w:rPr>
          <w:rFonts w:ascii="굴림"/>
          <w:color w:val="auto"/>
        </w:rPr>
        <w:tab/>
      </w:r>
      <w:r w:rsidR="00C86282" w:rsidRPr="00A122C4">
        <w:rPr>
          <w:rFonts w:ascii="굴림"/>
          <w:color w:val="auto"/>
        </w:rPr>
        <w:tab/>
      </w:r>
      <w:r w:rsidR="00C86282" w:rsidRPr="00A122C4">
        <w:rPr>
          <w:rFonts w:ascii="굴림"/>
          <w:color w:val="auto"/>
        </w:rPr>
        <w:tab/>
      </w:r>
      <w:r w:rsidR="00C86282" w:rsidRPr="00A122C4">
        <w:rPr>
          <w:rFonts w:ascii="굴림"/>
          <w:color w:val="auto"/>
        </w:rPr>
        <w:tab/>
      </w:r>
      <w:r w:rsidR="00D82811" w:rsidRPr="00A122C4">
        <w:rPr>
          <w:rFonts w:ascii="굴림"/>
          <w:color w:val="auto"/>
        </w:rPr>
        <w:tab/>
      </w:r>
      <w:r w:rsidR="00C86282" w:rsidRPr="00A122C4">
        <w:rPr>
          <w:rFonts w:ascii="굴림" w:eastAsia="굴림" w:hint="eastAsia"/>
          <w:color w:val="auto"/>
        </w:rPr>
        <w:t>(인)</w:t>
      </w:r>
    </w:p>
    <w:p w14:paraId="7A35F633" w14:textId="64893174" w:rsidR="00C86282" w:rsidRPr="00A122C4" w:rsidRDefault="00C86282" w:rsidP="00C86282">
      <w:pPr>
        <w:tabs>
          <w:tab w:val="left" w:pos="1276"/>
        </w:tabs>
        <w:spacing w:line="340" w:lineRule="atLeast"/>
        <w:ind w:firstLineChars="400" w:firstLine="800"/>
        <w:rPr>
          <w:rFonts w:ascii="굴림" w:eastAsia="굴림"/>
          <w:color w:val="auto"/>
        </w:rPr>
      </w:pPr>
      <w:r w:rsidRPr="00A122C4">
        <w:rPr>
          <w:rFonts w:ascii="굴림" w:eastAsia="굴림"/>
          <w:color w:val="auto"/>
        </w:rPr>
        <w:t xml:space="preserve">이름: </w:t>
      </w:r>
      <w:r w:rsidR="005C7700" w:rsidRPr="00A122C4">
        <w:rPr>
          <w:rFonts w:ascii="굴림" w:eastAsia="굴림" w:hint="eastAsia"/>
          <w:color w:val="auto"/>
        </w:rPr>
        <w:t>김샛별</w:t>
      </w:r>
    </w:p>
    <w:p w14:paraId="0332FCBD" w14:textId="4E7817C6" w:rsidR="00C86282" w:rsidRPr="00A122C4" w:rsidRDefault="00C86282" w:rsidP="00C86282">
      <w:pPr>
        <w:tabs>
          <w:tab w:val="left" w:pos="1276"/>
        </w:tabs>
        <w:spacing w:line="340" w:lineRule="atLeast"/>
        <w:ind w:firstLineChars="400" w:firstLine="800"/>
        <w:rPr>
          <w:rFonts w:ascii="굴림" w:eastAsia="굴림"/>
          <w:color w:val="auto"/>
        </w:rPr>
      </w:pPr>
      <w:r w:rsidRPr="00A122C4">
        <w:rPr>
          <w:rFonts w:ascii="굴림" w:eastAsia="굴림"/>
          <w:color w:val="auto"/>
        </w:rPr>
        <w:t xml:space="preserve">주소: </w:t>
      </w:r>
      <w:r w:rsidR="002E61A4" w:rsidRPr="00A122C4">
        <w:rPr>
          <w:rFonts w:ascii="굴림" w:eastAsia="굴림" w:hint="eastAsia"/>
          <w:color w:val="auto"/>
        </w:rPr>
        <w:t>세종특별자치시</w:t>
      </w:r>
      <w:r w:rsidR="002E61A4" w:rsidRPr="00A122C4">
        <w:rPr>
          <w:rFonts w:ascii="굴림" w:eastAsia="굴림"/>
          <w:color w:val="auto"/>
        </w:rPr>
        <w:t xml:space="preserve"> </w:t>
      </w:r>
      <w:r w:rsidR="002E61A4" w:rsidRPr="00A122C4">
        <w:rPr>
          <w:rFonts w:ascii="굴림" w:eastAsia="굴림" w:hint="eastAsia"/>
          <w:color w:val="auto"/>
        </w:rPr>
        <w:t xml:space="preserve">밝은뜰로 </w:t>
      </w:r>
      <w:r w:rsidR="002E61A4" w:rsidRPr="00A122C4">
        <w:rPr>
          <w:rFonts w:ascii="굴림" w:eastAsia="굴림"/>
          <w:color w:val="auto"/>
        </w:rPr>
        <w:t xml:space="preserve">15, </w:t>
      </w:r>
      <w:r w:rsidR="002E61A4" w:rsidRPr="00A122C4">
        <w:rPr>
          <w:rFonts w:ascii="굴림" w:eastAsia="굴림" w:hint="eastAsia"/>
          <w:color w:val="auto"/>
        </w:rPr>
        <w:t>가락마을1</w:t>
      </w:r>
      <w:r w:rsidR="002E61A4" w:rsidRPr="00A122C4">
        <w:rPr>
          <w:rFonts w:ascii="굴림" w:eastAsia="굴림"/>
          <w:color w:val="auto"/>
        </w:rPr>
        <w:t>9</w:t>
      </w:r>
      <w:r w:rsidR="002E61A4" w:rsidRPr="00A122C4">
        <w:rPr>
          <w:rFonts w:ascii="굴림" w:eastAsia="굴림" w:hint="eastAsia"/>
          <w:color w:val="auto"/>
        </w:rPr>
        <w:t xml:space="preserve">단지동양파라곤 </w:t>
      </w:r>
      <w:r w:rsidR="002E61A4" w:rsidRPr="00A122C4">
        <w:rPr>
          <w:rFonts w:ascii="굴림" w:eastAsia="굴림"/>
          <w:color w:val="auto"/>
        </w:rPr>
        <w:t>1903</w:t>
      </w:r>
      <w:r w:rsidR="002E61A4" w:rsidRPr="00A122C4">
        <w:rPr>
          <w:rFonts w:ascii="굴림" w:eastAsia="굴림" w:hint="eastAsia"/>
          <w:color w:val="auto"/>
        </w:rPr>
        <w:t xml:space="preserve">동 </w:t>
      </w:r>
      <w:r w:rsidR="002E61A4" w:rsidRPr="00A122C4">
        <w:rPr>
          <w:rFonts w:ascii="굴림" w:eastAsia="굴림"/>
          <w:color w:val="auto"/>
        </w:rPr>
        <w:t>1603</w:t>
      </w:r>
      <w:r w:rsidR="002E61A4" w:rsidRPr="00A122C4">
        <w:rPr>
          <w:rFonts w:ascii="굴림" w:eastAsia="굴림" w:hint="eastAsia"/>
          <w:color w:val="auto"/>
        </w:rPr>
        <w:t>호</w:t>
      </w:r>
    </w:p>
    <w:p w14:paraId="56169C07" w14:textId="61EFA8E9" w:rsidR="00C86282" w:rsidRPr="00A122C4" w:rsidRDefault="00C86282" w:rsidP="00C86282">
      <w:pPr>
        <w:tabs>
          <w:tab w:val="left" w:pos="1276"/>
        </w:tabs>
        <w:spacing w:line="340" w:lineRule="atLeast"/>
        <w:ind w:firstLineChars="400" w:firstLine="800"/>
        <w:rPr>
          <w:rFonts w:ascii="굴림" w:eastAsia="굴림"/>
          <w:color w:val="auto"/>
        </w:rPr>
      </w:pPr>
      <w:r w:rsidRPr="00A122C4">
        <w:rPr>
          <w:rFonts w:ascii="굴림" w:eastAsia="굴림"/>
          <w:color w:val="auto"/>
        </w:rPr>
        <w:t>생년월일: 19</w:t>
      </w:r>
      <w:r w:rsidR="005C7700" w:rsidRPr="00A122C4">
        <w:rPr>
          <w:rFonts w:ascii="굴림" w:eastAsia="굴림"/>
          <w:color w:val="auto"/>
        </w:rPr>
        <w:t>92</w:t>
      </w:r>
      <w:r w:rsidRPr="00A122C4">
        <w:rPr>
          <w:rFonts w:ascii="굴림" w:eastAsia="굴림"/>
          <w:color w:val="auto"/>
        </w:rPr>
        <w:t xml:space="preserve">. </w:t>
      </w:r>
      <w:r w:rsidR="005C7700" w:rsidRPr="00A122C4">
        <w:rPr>
          <w:rFonts w:ascii="굴림" w:eastAsia="굴림"/>
          <w:color w:val="auto"/>
        </w:rPr>
        <w:t>02</w:t>
      </w:r>
      <w:r w:rsidRPr="00A122C4">
        <w:rPr>
          <w:rFonts w:ascii="굴림" w:eastAsia="굴림"/>
          <w:color w:val="auto"/>
        </w:rPr>
        <w:t xml:space="preserve">. </w:t>
      </w:r>
      <w:r w:rsidR="005C7700" w:rsidRPr="00A122C4">
        <w:rPr>
          <w:rFonts w:ascii="굴림" w:eastAsia="굴림"/>
          <w:color w:val="auto"/>
        </w:rPr>
        <w:t>1</w:t>
      </w:r>
      <w:r w:rsidRPr="00A122C4">
        <w:rPr>
          <w:rFonts w:ascii="굴림" w:eastAsia="굴림" w:hint="eastAsia"/>
          <w:color w:val="auto"/>
        </w:rPr>
        <w:t>5</w:t>
      </w:r>
      <w:r w:rsidRPr="00A122C4">
        <w:rPr>
          <w:rFonts w:ascii="굴림" w:eastAsia="굴림"/>
          <w:color w:val="auto"/>
        </w:rPr>
        <w:t>.</w:t>
      </w:r>
    </w:p>
    <w:p w14:paraId="78051BEE" w14:textId="77777777" w:rsidR="00670907" w:rsidRPr="00A122C4" w:rsidRDefault="00670907">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굴림" w:eastAsia="굴림"/>
          <w:b/>
          <w:color w:val="auto"/>
        </w:rPr>
      </w:pPr>
      <w:r w:rsidRPr="00A122C4">
        <w:rPr>
          <w:rFonts w:ascii="굴림" w:eastAsia="굴림"/>
          <w:b/>
          <w:color w:val="auto"/>
        </w:rPr>
        <w:br w:type="page"/>
      </w:r>
    </w:p>
    <w:p w14:paraId="788C1695" w14:textId="10571674"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(별지1)</w:t>
      </w:r>
    </w:p>
    <w:p w14:paraId="314B491E" w14:textId="77777777" w:rsidR="00AA34CF" w:rsidRPr="00A122C4" w:rsidRDefault="00AA34CF">
      <w:pPr>
        <w:pStyle w:val="a8"/>
        <w:wordWrap w:val="0"/>
        <w:snapToGrid w:val="0"/>
        <w:spacing w:before="0" w:after="0"/>
        <w:jc w:val="center"/>
        <w:rPr>
          <w:rFonts w:ascii="굴림" w:eastAsia="굴림"/>
          <w:b/>
          <w:color w:val="auto"/>
          <w:sz w:val="20"/>
        </w:rPr>
      </w:pPr>
    </w:p>
    <w:p w14:paraId="40571210" w14:textId="770D77B6" w:rsidR="00AA34CF" w:rsidRPr="00A122C4" w:rsidRDefault="00DF63D6" w:rsidP="00670907">
      <w:pPr>
        <w:pStyle w:val="a8"/>
        <w:wordWrap w:val="0"/>
        <w:spacing w:before="105" w:after="105" w:line="340" w:lineRule="atLeast"/>
        <w:jc w:val="center"/>
        <w:rPr>
          <w:color w:val="auto"/>
        </w:rPr>
      </w:pPr>
      <w:r w:rsidRPr="00A122C4">
        <w:rPr>
          <w:rFonts w:ascii="굴림" w:eastAsia="굴림"/>
          <w:b/>
          <w:color w:val="auto"/>
          <w:sz w:val="28"/>
        </w:rPr>
        <w:t>진술과 보장</w:t>
      </w:r>
    </w:p>
    <w:p w14:paraId="675CB651" w14:textId="77777777" w:rsidR="00AA34CF" w:rsidRPr="00A122C4" w:rsidRDefault="00DF63D6">
      <w:pPr>
        <w:pStyle w:val="a8"/>
        <w:wordWrap w:val="0"/>
        <w:spacing w:before="105" w:after="105" w:line="340" w:lineRule="atLeast"/>
        <w:jc w:val="both"/>
        <w:rPr>
          <w:color w:val="auto"/>
        </w:rPr>
      </w:pPr>
      <w:r w:rsidRPr="00A122C4">
        <w:rPr>
          <w:rFonts w:ascii="굴림" w:eastAsia="굴림"/>
          <w:color w:val="auto"/>
          <w:sz w:val="20"/>
        </w:rPr>
        <w:t>회사 및 이해관계인은 본 계약 체결일 현재 다음 사항이 진실되고 정확함을 진술하고 보장한다.</w:t>
      </w:r>
    </w:p>
    <w:p w14:paraId="6ACB3EB4" w14:textId="77777777" w:rsidR="00AA34CF" w:rsidRPr="00A122C4" w:rsidRDefault="00AA34CF">
      <w:pPr>
        <w:widowControl/>
        <w:autoSpaceDE/>
        <w:autoSpaceDN/>
        <w:jc w:val="left"/>
        <w:rPr>
          <w:rFonts w:ascii="굴림" w:eastAsia="굴림"/>
          <w:color w:val="auto"/>
        </w:rPr>
      </w:pPr>
    </w:p>
    <w:p w14:paraId="12317435" w14:textId="77777777" w:rsidR="00AA34CF" w:rsidRPr="00A122C4" w:rsidRDefault="00DF63D6">
      <w:pPr>
        <w:autoSpaceDE/>
        <w:autoSpaceDN/>
        <w:jc w:val="center"/>
        <w:rPr>
          <w:color w:val="auto"/>
        </w:rPr>
      </w:pPr>
      <w:r w:rsidRPr="00A122C4">
        <w:rPr>
          <w:rFonts w:ascii="굴림" w:eastAsia="굴림"/>
          <w:b/>
          <w:color w:val="auto"/>
        </w:rPr>
        <w:t>제1장 공통사항</w:t>
      </w:r>
    </w:p>
    <w:p w14:paraId="0E43CFA0" w14:textId="77777777" w:rsidR="00AA34CF" w:rsidRPr="00A122C4" w:rsidRDefault="00AA34CF">
      <w:pPr>
        <w:autoSpaceDE/>
        <w:autoSpaceDN/>
        <w:rPr>
          <w:rFonts w:ascii="굴림" w:eastAsia="굴림"/>
          <w:color w:val="auto"/>
        </w:rPr>
      </w:pPr>
    </w:p>
    <w:p w14:paraId="5A80F3B5" w14:textId="77777777" w:rsidR="00AA34CF" w:rsidRPr="00A122C4" w:rsidRDefault="00DF63D6">
      <w:pPr>
        <w:tabs>
          <w:tab w:val="left" w:pos="800"/>
        </w:tabs>
        <w:autoSpaceDE/>
        <w:autoSpaceDN/>
        <w:ind w:left="842" w:hanging="842"/>
        <w:rPr>
          <w:color w:val="auto"/>
        </w:rPr>
      </w:pPr>
      <w:r w:rsidRPr="00A122C4">
        <w:rPr>
          <w:rFonts w:ascii="굴림" w:eastAsia="굴림"/>
          <w:b/>
          <w:color w:val="auto"/>
        </w:rPr>
        <w:t>제1조</w:t>
      </w:r>
      <w:r w:rsidRPr="00A122C4">
        <w:rPr>
          <w:rFonts w:ascii="굴림" w:eastAsia="굴림"/>
          <w:color w:val="auto"/>
        </w:rPr>
        <w:t xml:space="preserve">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 및 </w:t>
      </w:r>
      <w:r w:rsidRPr="00A122C4">
        <w:rPr>
          <w:rFonts w:ascii="굴림" w:eastAsia="굴림"/>
          <w:color w:val="auto"/>
        </w:rPr>
        <w:t>“</w:t>
      </w:r>
      <w:r w:rsidRPr="00A122C4">
        <w:rPr>
          <w:rFonts w:ascii="굴림" w:eastAsia="굴림"/>
          <w:color w:val="auto"/>
        </w:rPr>
        <w:t>이해관계인</w:t>
      </w:r>
      <w:r w:rsidRPr="00A122C4">
        <w:rPr>
          <w:rFonts w:ascii="굴림" w:eastAsia="굴림"/>
          <w:color w:val="auto"/>
        </w:rPr>
        <w:t>”</w:t>
      </w:r>
      <w:r w:rsidRPr="00A122C4">
        <w:rPr>
          <w:rFonts w:ascii="굴림" w:eastAsia="굴림"/>
          <w:color w:val="auto"/>
        </w:rPr>
        <w:t xml:space="preserve">은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가 대한민국 법률에 따라 적법하게 설립되어 유효하게 존속 중인 주식회사로서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에 대하여 파산, 회생 등 도산절차와 관련된 어떠한 신청도 제기된 바 없으며, 지급불능, 지급유예, 워크아웃 절차 등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의 주주 및 채권자의 권리에 부정적 영향을 미치는 사실이 없음을 본 계약 체결일 및 거래 완결일을 기준으로 진술하고 보장한다(이하 진술 및 보장 전체에 대한 기준시점은 계약 체결일 및 거래완결일이다)</w:t>
      </w:r>
    </w:p>
    <w:p w14:paraId="201244A4" w14:textId="77777777" w:rsidR="00AA34CF" w:rsidRPr="00A122C4" w:rsidRDefault="00AA34CF">
      <w:pPr>
        <w:autoSpaceDE/>
        <w:autoSpaceDN/>
        <w:rPr>
          <w:rFonts w:ascii="굴림" w:eastAsia="굴림"/>
          <w:color w:val="auto"/>
        </w:rPr>
      </w:pPr>
    </w:p>
    <w:p w14:paraId="77E011E7" w14:textId="77777777" w:rsidR="00AA34CF" w:rsidRPr="00A122C4" w:rsidRDefault="00DF63D6">
      <w:pPr>
        <w:tabs>
          <w:tab w:val="left" w:pos="800"/>
        </w:tabs>
        <w:autoSpaceDE/>
        <w:autoSpaceDN/>
        <w:ind w:left="842" w:hanging="842"/>
        <w:rPr>
          <w:color w:val="auto"/>
        </w:rPr>
      </w:pPr>
      <w:r w:rsidRPr="00A122C4">
        <w:rPr>
          <w:rFonts w:ascii="굴림" w:eastAsia="굴림"/>
          <w:b/>
          <w:color w:val="auto"/>
        </w:rPr>
        <w:t>제2조</w:t>
      </w:r>
      <w:r w:rsidRPr="00A122C4">
        <w:rPr>
          <w:rFonts w:ascii="굴림" w:eastAsia="굴림"/>
          <w:color w:val="auto"/>
        </w:rPr>
        <w:t xml:space="preserve">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 및 </w:t>
      </w:r>
      <w:r w:rsidRPr="00A122C4">
        <w:rPr>
          <w:rFonts w:ascii="굴림" w:eastAsia="굴림"/>
          <w:color w:val="auto"/>
        </w:rPr>
        <w:t>“</w:t>
      </w:r>
      <w:r w:rsidRPr="00A122C4">
        <w:rPr>
          <w:rFonts w:ascii="굴림" w:eastAsia="굴림"/>
          <w:color w:val="auto"/>
        </w:rPr>
        <w:t>이해관계인</w:t>
      </w:r>
      <w:r w:rsidRPr="00A122C4">
        <w:rPr>
          <w:rFonts w:ascii="굴림" w:eastAsia="굴림"/>
          <w:color w:val="auto"/>
        </w:rPr>
        <w:t>”</w:t>
      </w:r>
      <w:r w:rsidRPr="00A122C4">
        <w:rPr>
          <w:rFonts w:ascii="굴림" w:eastAsia="굴림"/>
          <w:color w:val="auto"/>
        </w:rPr>
        <w:t xml:space="preserve">은 본 계약을 체결하고 본 계약에 따른 의무를 이행하는데 필요한 법률적, 사실적인 모든 권한을 가지고 있으며, 주주총회 및 이사회의 승인을 비롯하여 본 계약의 체결 및 유지를 위하여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가 이행하여야 하는 모든 조치를 취하였음을 진술하고 보장한다.</w:t>
      </w:r>
    </w:p>
    <w:p w14:paraId="6A1BD250" w14:textId="77777777" w:rsidR="00AA34CF" w:rsidRPr="00A122C4" w:rsidRDefault="00AA34CF">
      <w:pPr>
        <w:autoSpaceDE/>
        <w:autoSpaceDN/>
        <w:rPr>
          <w:rFonts w:ascii="굴림" w:eastAsia="굴림"/>
          <w:color w:val="auto"/>
        </w:rPr>
      </w:pPr>
    </w:p>
    <w:p w14:paraId="48602998" w14:textId="77777777" w:rsidR="00AA34CF" w:rsidRPr="00A122C4" w:rsidRDefault="00DF63D6">
      <w:pPr>
        <w:tabs>
          <w:tab w:val="left" w:pos="800"/>
        </w:tabs>
        <w:autoSpaceDE/>
        <w:autoSpaceDN/>
        <w:ind w:left="842" w:hanging="842"/>
        <w:rPr>
          <w:color w:val="auto"/>
        </w:rPr>
      </w:pPr>
      <w:r w:rsidRPr="00A122C4">
        <w:rPr>
          <w:rFonts w:ascii="굴림" w:eastAsia="굴림"/>
          <w:b/>
          <w:color w:val="auto"/>
        </w:rPr>
        <w:t>제3조</w:t>
      </w:r>
      <w:r w:rsidRPr="00A122C4">
        <w:rPr>
          <w:rFonts w:ascii="굴림" w:eastAsia="굴림"/>
          <w:color w:val="auto"/>
        </w:rPr>
        <w:t xml:space="preserve"> 본 계약의 체결 및 신주의 발행은 법률이나 규정 기타 관계법령을 위반하지 아니하며,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의 정관에 부합하고,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 및 </w:t>
      </w:r>
      <w:r w:rsidRPr="00A122C4">
        <w:rPr>
          <w:rFonts w:ascii="굴림" w:eastAsia="굴림"/>
          <w:color w:val="auto"/>
        </w:rPr>
        <w:t>“</w:t>
      </w:r>
      <w:r w:rsidRPr="00A122C4">
        <w:rPr>
          <w:rFonts w:ascii="굴림" w:eastAsia="굴림"/>
          <w:color w:val="auto"/>
        </w:rPr>
        <w:t>이해관계인</w:t>
      </w:r>
      <w:r w:rsidRPr="00A122C4">
        <w:rPr>
          <w:rFonts w:ascii="굴림" w:eastAsia="굴림"/>
          <w:color w:val="auto"/>
        </w:rPr>
        <w:t>”</w:t>
      </w:r>
      <w:r w:rsidRPr="00A122C4">
        <w:rPr>
          <w:rFonts w:ascii="굴림" w:eastAsia="굴림"/>
          <w:color w:val="auto"/>
        </w:rPr>
        <w:t xml:space="preserve">이 당사자인 계약 또는 기타 의무의 위반을 가져오지 아니함을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 및 </w:t>
      </w:r>
      <w:r w:rsidRPr="00A122C4">
        <w:rPr>
          <w:rFonts w:ascii="굴림" w:eastAsia="굴림"/>
          <w:color w:val="auto"/>
        </w:rPr>
        <w:t>“</w:t>
      </w:r>
      <w:r w:rsidRPr="00A122C4">
        <w:rPr>
          <w:rFonts w:ascii="굴림" w:eastAsia="굴림"/>
          <w:color w:val="auto"/>
        </w:rPr>
        <w:t>이해관계인</w:t>
      </w:r>
      <w:r w:rsidRPr="00A122C4">
        <w:rPr>
          <w:rFonts w:ascii="굴림" w:eastAsia="굴림"/>
          <w:color w:val="auto"/>
        </w:rPr>
        <w:t>”</w:t>
      </w:r>
      <w:r w:rsidRPr="00A122C4">
        <w:rPr>
          <w:rFonts w:ascii="굴림" w:eastAsia="굴림"/>
          <w:color w:val="auto"/>
        </w:rPr>
        <w:t>은 진술하고 보장한다.</w:t>
      </w:r>
    </w:p>
    <w:p w14:paraId="2C288097" w14:textId="77777777" w:rsidR="00AA34CF" w:rsidRPr="00A122C4" w:rsidRDefault="00AA34CF">
      <w:pPr>
        <w:autoSpaceDE/>
        <w:autoSpaceDN/>
        <w:rPr>
          <w:rFonts w:ascii="굴림" w:eastAsia="굴림"/>
          <w:color w:val="auto"/>
        </w:rPr>
      </w:pPr>
    </w:p>
    <w:p w14:paraId="28D9E890" w14:textId="77777777" w:rsidR="00AA34CF" w:rsidRPr="00A122C4" w:rsidRDefault="00DF63D6">
      <w:pPr>
        <w:tabs>
          <w:tab w:val="left" w:pos="800"/>
        </w:tabs>
        <w:autoSpaceDE/>
        <w:autoSpaceDN/>
        <w:ind w:left="842" w:hanging="842"/>
        <w:rPr>
          <w:color w:val="auto"/>
        </w:rPr>
      </w:pPr>
      <w:r w:rsidRPr="00A122C4">
        <w:rPr>
          <w:rFonts w:ascii="굴림" w:eastAsia="굴림"/>
          <w:b/>
          <w:color w:val="auto"/>
        </w:rPr>
        <w:t>제4조</w:t>
      </w:r>
      <w:r w:rsidRPr="00A122C4">
        <w:rPr>
          <w:rFonts w:ascii="굴림" w:eastAsia="굴림"/>
          <w:color w:val="auto"/>
        </w:rPr>
        <w:t xml:space="preserve"> 본 계약에 의한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 및 </w:t>
      </w:r>
      <w:r w:rsidRPr="00A122C4">
        <w:rPr>
          <w:rFonts w:ascii="굴림" w:eastAsia="굴림"/>
          <w:color w:val="auto"/>
        </w:rPr>
        <w:t>“</w:t>
      </w:r>
      <w:r w:rsidRPr="00A122C4">
        <w:rPr>
          <w:rFonts w:ascii="굴림" w:eastAsia="굴림"/>
          <w:color w:val="auto"/>
        </w:rPr>
        <w:t>이해관계인</w:t>
      </w:r>
      <w:r w:rsidRPr="00A122C4">
        <w:rPr>
          <w:rFonts w:ascii="굴림" w:eastAsia="굴림"/>
          <w:color w:val="auto"/>
        </w:rPr>
        <w:t>”</w:t>
      </w:r>
      <w:r w:rsidRPr="00A122C4">
        <w:rPr>
          <w:rFonts w:ascii="굴림" w:eastAsia="굴림"/>
          <w:color w:val="auto"/>
        </w:rPr>
        <w:t xml:space="preserve">의 의무는 본 계약에서 정한 바 그대로 적법, 유효하고 구속력이 있으며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 및 </w:t>
      </w:r>
      <w:r w:rsidRPr="00A122C4">
        <w:rPr>
          <w:rFonts w:ascii="굴림" w:eastAsia="굴림"/>
          <w:color w:val="auto"/>
        </w:rPr>
        <w:t>“</w:t>
      </w:r>
      <w:r w:rsidRPr="00A122C4">
        <w:rPr>
          <w:rFonts w:ascii="굴림" w:eastAsia="굴림"/>
          <w:color w:val="auto"/>
        </w:rPr>
        <w:t>이해관계인</w:t>
      </w:r>
      <w:r w:rsidRPr="00A122C4">
        <w:rPr>
          <w:rFonts w:ascii="굴림" w:eastAsia="굴림"/>
          <w:color w:val="auto"/>
        </w:rPr>
        <w:t>”</w:t>
      </w:r>
      <w:r w:rsidRPr="00A122C4">
        <w:rPr>
          <w:rFonts w:ascii="굴림" w:eastAsia="굴림"/>
          <w:color w:val="auto"/>
        </w:rPr>
        <w:t xml:space="preserve">에 대하여 집행 가능한 법적 의무를 구성함을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 및 </w:t>
      </w:r>
      <w:r w:rsidRPr="00A122C4">
        <w:rPr>
          <w:rFonts w:ascii="굴림" w:eastAsia="굴림"/>
          <w:color w:val="auto"/>
        </w:rPr>
        <w:t>“</w:t>
      </w:r>
      <w:r w:rsidRPr="00A122C4">
        <w:rPr>
          <w:rFonts w:ascii="굴림" w:eastAsia="굴림"/>
          <w:color w:val="auto"/>
        </w:rPr>
        <w:t>이해관계인</w:t>
      </w:r>
      <w:r w:rsidRPr="00A122C4">
        <w:rPr>
          <w:rFonts w:ascii="굴림" w:eastAsia="굴림"/>
          <w:color w:val="auto"/>
        </w:rPr>
        <w:t>”</w:t>
      </w:r>
      <w:r w:rsidRPr="00A122C4">
        <w:rPr>
          <w:rFonts w:ascii="굴림" w:eastAsia="굴림"/>
          <w:color w:val="auto"/>
        </w:rPr>
        <w:t>은 진술하고 보장한다.</w:t>
      </w:r>
    </w:p>
    <w:p w14:paraId="4ABBAFA2" w14:textId="77777777" w:rsidR="00AA34CF" w:rsidRPr="00A122C4" w:rsidRDefault="00AA34CF">
      <w:pPr>
        <w:autoSpaceDE/>
        <w:autoSpaceDN/>
        <w:rPr>
          <w:rFonts w:ascii="굴림" w:eastAsia="굴림"/>
          <w:color w:val="auto"/>
        </w:rPr>
      </w:pPr>
    </w:p>
    <w:p w14:paraId="1D4DB318" w14:textId="77777777" w:rsidR="00AA34CF" w:rsidRPr="00A122C4" w:rsidRDefault="00DF63D6">
      <w:pPr>
        <w:tabs>
          <w:tab w:val="left" w:pos="800"/>
        </w:tabs>
        <w:autoSpaceDE/>
        <w:autoSpaceDN/>
        <w:ind w:left="842" w:hanging="842"/>
        <w:rPr>
          <w:color w:val="auto"/>
        </w:rPr>
      </w:pPr>
      <w:r w:rsidRPr="00A122C4">
        <w:rPr>
          <w:rFonts w:ascii="굴림" w:eastAsia="굴림"/>
          <w:b/>
          <w:color w:val="auto"/>
        </w:rPr>
        <w:t>제5조</w:t>
      </w:r>
      <w:r w:rsidRPr="00A122C4">
        <w:rPr>
          <w:rFonts w:ascii="굴림" w:eastAsia="굴림"/>
          <w:color w:val="auto"/>
        </w:rPr>
        <w:t xml:space="preserve"> </w:t>
      </w:r>
      <w:r w:rsidRPr="00A122C4">
        <w:rPr>
          <w:rFonts w:ascii="굴림" w:eastAsia="굴림"/>
          <w:color w:val="auto"/>
        </w:rPr>
        <w:t>“</w:t>
      </w:r>
      <w:r w:rsidRPr="00A122C4">
        <w:rPr>
          <w:rFonts w:ascii="굴림" w:eastAsia="굴림"/>
          <w:color w:val="auto"/>
        </w:rPr>
        <w:t>투자자</w:t>
      </w:r>
      <w:r w:rsidRPr="00A122C4">
        <w:rPr>
          <w:rFonts w:ascii="굴림" w:eastAsia="굴림"/>
          <w:color w:val="auto"/>
        </w:rPr>
        <w:t>”</w:t>
      </w:r>
      <w:r w:rsidRPr="00A122C4">
        <w:rPr>
          <w:rFonts w:ascii="굴림" w:eastAsia="굴림"/>
          <w:color w:val="auto"/>
        </w:rPr>
        <w:t xml:space="preserve">가 본 계약에 따라 인수하는 주식은 적법하며 유효하게 발행될 것이며, </w:t>
      </w:r>
      <w:r w:rsidRPr="00A122C4">
        <w:rPr>
          <w:rFonts w:ascii="굴림" w:eastAsia="굴림"/>
          <w:color w:val="auto"/>
        </w:rPr>
        <w:t>“</w:t>
      </w:r>
      <w:r w:rsidRPr="00A122C4">
        <w:rPr>
          <w:rFonts w:ascii="굴림" w:eastAsia="굴림"/>
          <w:color w:val="auto"/>
        </w:rPr>
        <w:t>투자자</w:t>
      </w:r>
      <w:r w:rsidRPr="00A122C4">
        <w:rPr>
          <w:rFonts w:ascii="굴림" w:eastAsia="굴림"/>
          <w:color w:val="auto"/>
        </w:rPr>
        <w:t>”</w:t>
      </w:r>
      <w:r w:rsidRPr="00A122C4">
        <w:rPr>
          <w:rFonts w:ascii="굴림" w:eastAsia="굴림"/>
          <w:color w:val="auto"/>
        </w:rPr>
        <w:t xml:space="preserve">의 본 계약상의 권리 혹은 주식에 대한 권리 행사를 실질적으로 방해할만한 행정절차(행정처분, 조사, 감사, 수사 포함), 법령, 또는 보전처분을 포함한 법원의 재판에 의한 어떠한 제한이나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와 </w:t>
      </w:r>
      <w:r w:rsidRPr="00A122C4">
        <w:rPr>
          <w:rFonts w:ascii="굴림" w:eastAsia="굴림"/>
          <w:color w:val="auto"/>
        </w:rPr>
        <w:t>“</w:t>
      </w:r>
      <w:r w:rsidRPr="00A122C4">
        <w:rPr>
          <w:rFonts w:ascii="굴림" w:eastAsia="굴림"/>
          <w:color w:val="auto"/>
        </w:rPr>
        <w:t>이해관계인</w:t>
      </w:r>
      <w:r w:rsidRPr="00A122C4">
        <w:rPr>
          <w:rFonts w:ascii="굴림" w:eastAsia="굴림"/>
          <w:color w:val="auto"/>
        </w:rPr>
        <w:t>”</w:t>
      </w:r>
      <w:r w:rsidRPr="00A122C4">
        <w:rPr>
          <w:rFonts w:ascii="굴림" w:eastAsia="굴림"/>
          <w:color w:val="auto"/>
        </w:rPr>
        <w:t xml:space="preserve">이 당사자이거나 구속을 받는 계약상의 어떠한 제한도 존재하지 아니함을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 및 </w:t>
      </w:r>
      <w:r w:rsidRPr="00A122C4">
        <w:rPr>
          <w:rFonts w:ascii="굴림" w:eastAsia="굴림"/>
          <w:color w:val="auto"/>
        </w:rPr>
        <w:t>“</w:t>
      </w:r>
      <w:r w:rsidRPr="00A122C4">
        <w:rPr>
          <w:rFonts w:ascii="굴림" w:eastAsia="굴림"/>
          <w:color w:val="auto"/>
        </w:rPr>
        <w:t>이해관계인</w:t>
      </w:r>
      <w:r w:rsidRPr="00A122C4">
        <w:rPr>
          <w:rFonts w:ascii="굴림" w:eastAsia="굴림"/>
          <w:color w:val="auto"/>
        </w:rPr>
        <w:t>”</w:t>
      </w:r>
      <w:r w:rsidRPr="00A122C4">
        <w:rPr>
          <w:rFonts w:ascii="굴림" w:eastAsia="굴림"/>
          <w:color w:val="auto"/>
        </w:rPr>
        <w:t>은 진술하고 보장한다.</w:t>
      </w:r>
    </w:p>
    <w:p w14:paraId="48DC6002" w14:textId="77777777" w:rsidR="00AA34CF" w:rsidRPr="00A122C4" w:rsidRDefault="00AA34CF">
      <w:pPr>
        <w:widowControl/>
        <w:autoSpaceDE/>
        <w:autoSpaceDN/>
        <w:jc w:val="left"/>
        <w:rPr>
          <w:rFonts w:ascii="굴림" w:eastAsia="굴림"/>
          <w:color w:val="auto"/>
        </w:rPr>
      </w:pPr>
    </w:p>
    <w:p w14:paraId="495C00B9" w14:textId="77777777" w:rsidR="00AA34CF" w:rsidRPr="00A122C4" w:rsidRDefault="00AA34CF">
      <w:pPr>
        <w:widowControl/>
        <w:autoSpaceDE/>
        <w:autoSpaceDN/>
        <w:jc w:val="left"/>
        <w:rPr>
          <w:rFonts w:ascii="굴림" w:eastAsia="굴림"/>
          <w:color w:val="auto"/>
        </w:rPr>
      </w:pPr>
    </w:p>
    <w:p w14:paraId="6994846F" w14:textId="77777777" w:rsidR="00AA34CF" w:rsidRPr="00A122C4" w:rsidRDefault="00DF63D6">
      <w:pPr>
        <w:autoSpaceDE/>
        <w:autoSpaceDN/>
        <w:jc w:val="center"/>
        <w:rPr>
          <w:color w:val="auto"/>
        </w:rPr>
      </w:pPr>
      <w:r w:rsidRPr="00A122C4">
        <w:rPr>
          <w:rFonts w:ascii="굴림" w:eastAsia="굴림"/>
          <w:b/>
          <w:color w:val="auto"/>
        </w:rPr>
        <w:t>제2장. 회사에 관한 사항</w:t>
      </w:r>
    </w:p>
    <w:p w14:paraId="01A97E41" w14:textId="77777777" w:rsidR="00AA34CF" w:rsidRPr="00A122C4" w:rsidRDefault="00AA34CF">
      <w:pPr>
        <w:autoSpaceDE/>
        <w:autoSpaceDN/>
        <w:rPr>
          <w:rFonts w:ascii="굴림" w:eastAsia="굴림"/>
          <w:color w:val="auto"/>
        </w:rPr>
      </w:pPr>
    </w:p>
    <w:p w14:paraId="5E5D349D" w14:textId="77777777" w:rsidR="00AA34CF" w:rsidRPr="00A122C4" w:rsidRDefault="00DF63D6">
      <w:pPr>
        <w:pBdr>
          <w:top w:val="none" w:sz="2" w:space="0" w:color="000000"/>
          <w:left w:val="none" w:sz="2" w:space="0" w:color="000000"/>
          <w:bottom w:val="none" w:sz="2" w:space="0" w:color="000000"/>
          <w:right w:val="none" w:sz="2" w:space="0" w:color="000000"/>
        </w:pBdr>
        <w:rPr>
          <w:color w:val="auto"/>
        </w:rPr>
      </w:pPr>
      <w:r w:rsidRPr="00A122C4">
        <w:rPr>
          <w:rFonts w:ascii="굴림" w:eastAsia="굴림"/>
          <w:b/>
          <w:color w:val="auto"/>
        </w:rPr>
        <w:t>제6조 자본에 관한 사항</w:t>
      </w:r>
    </w:p>
    <w:p w14:paraId="38B8634C" w14:textId="4DD29362" w:rsidR="00AA34CF" w:rsidRPr="00A122C4" w:rsidRDefault="00DF63D6">
      <w:pPr>
        <w:pStyle w:val="a7"/>
        <w:widowControl/>
        <w:numPr>
          <w:ilvl w:val="0"/>
          <w:numId w:val="40"/>
        </w:numPr>
        <w:autoSpaceDE/>
        <w:autoSpaceDN/>
        <w:ind w:left="284" w:hanging="284"/>
        <w:rPr>
          <w:color w:val="auto"/>
        </w:rPr>
      </w:pPr>
      <w:r w:rsidRPr="00A122C4">
        <w:rPr>
          <w:rFonts w:ascii="굴림" w:eastAsia="굴림"/>
          <w:color w:val="auto"/>
        </w:rPr>
        <w:t>회사의 발행주식은 202</w:t>
      </w:r>
      <w:r w:rsidR="00A7698B" w:rsidRPr="00A122C4">
        <w:rPr>
          <w:rFonts w:ascii="굴림" w:eastAsia="굴림" w:hint="eastAsia"/>
          <w:color w:val="auto"/>
        </w:rPr>
        <w:t>4</w:t>
      </w:r>
      <w:r w:rsidRPr="00A122C4">
        <w:rPr>
          <w:rFonts w:ascii="굴림" w:eastAsia="굴림"/>
          <w:color w:val="auto"/>
        </w:rPr>
        <w:t xml:space="preserve">년 </w:t>
      </w:r>
      <w:r w:rsidR="000B6472" w:rsidRPr="00A122C4">
        <w:rPr>
          <w:rFonts w:ascii="굴림" w:eastAsia="굴림" w:hint="eastAsia"/>
          <w:color w:val="auto"/>
        </w:rPr>
        <w:t>9</w:t>
      </w:r>
      <w:r w:rsidRPr="00A122C4">
        <w:rPr>
          <w:rFonts w:ascii="굴림" w:eastAsia="굴림"/>
          <w:color w:val="auto"/>
        </w:rPr>
        <w:t xml:space="preserve">월 </w:t>
      </w:r>
      <w:r w:rsidR="003C523C" w:rsidRPr="00A122C4">
        <w:rPr>
          <w:rFonts w:ascii="굴림" w:eastAsia="굴림" w:hint="eastAsia"/>
          <w:color w:val="auto"/>
        </w:rPr>
        <w:t>30</w:t>
      </w:r>
      <w:r w:rsidRPr="00A122C4">
        <w:rPr>
          <w:rFonts w:ascii="굴림" w:eastAsia="굴림"/>
          <w:color w:val="auto"/>
        </w:rPr>
        <w:t xml:space="preserve">일 기준으로 주당 액면가 </w:t>
      </w:r>
      <w:r w:rsidR="00A7698B" w:rsidRPr="00A122C4">
        <w:rPr>
          <w:rFonts w:ascii="굴림" w:eastAsia="굴림" w:hint="eastAsia"/>
          <w:color w:val="auto"/>
        </w:rPr>
        <w:t>금</w:t>
      </w:r>
      <w:r w:rsidR="00C33FF7" w:rsidRPr="00A122C4">
        <w:rPr>
          <w:rFonts w:ascii="굴림" w:eastAsia="굴림" w:hint="eastAsia"/>
          <w:color w:val="auto"/>
        </w:rPr>
        <w:t>5,000</w:t>
      </w:r>
      <w:r w:rsidR="00676950" w:rsidRPr="00A122C4">
        <w:rPr>
          <w:rFonts w:ascii="굴림" w:eastAsia="굴림" w:hint="eastAsia"/>
          <w:color w:val="auto"/>
        </w:rPr>
        <w:t xml:space="preserve">원인 </w:t>
      </w:r>
      <w:r w:rsidRPr="00A122C4">
        <w:rPr>
          <w:rFonts w:ascii="굴림" w:eastAsia="굴림"/>
          <w:color w:val="auto"/>
        </w:rPr>
        <w:t xml:space="preserve">기명식 보통주식 </w:t>
      </w:r>
      <w:r w:rsidR="000B6472" w:rsidRPr="00A122C4">
        <w:rPr>
          <w:rFonts w:ascii="굴림" w:eastAsia="굴림" w:hint="eastAsia"/>
          <w:color w:val="auto"/>
        </w:rPr>
        <w:t>21,660</w:t>
      </w:r>
      <w:r w:rsidR="00676950" w:rsidRPr="00A122C4">
        <w:rPr>
          <w:rFonts w:ascii="굴림" w:eastAsia="굴림" w:hint="eastAsia"/>
          <w:color w:val="auto"/>
        </w:rPr>
        <w:t>주</w:t>
      </w:r>
      <w:r w:rsidR="000B6472" w:rsidRPr="00A122C4">
        <w:rPr>
          <w:rFonts w:ascii="굴림" w:eastAsia="굴림" w:hint="eastAsia"/>
          <w:color w:val="auto"/>
        </w:rPr>
        <w:t xml:space="preserve"> </w:t>
      </w:r>
      <w:r w:rsidRPr="00A122C4">
        <w:rPr>
          <w:rFonts w:ascii="굴림" w:eastAsia="굴림"/>
          <w:color w:val="auto"/>
        </w:rPr>
        <w:t xml:space="preserve">이외의 발행주식은 존재하지 아니한다. 주주별 지분율, 주식매수선택권 및 기타 주식 희석요인등은 아래 기재내역과 같으며 아래 기재 사항 이외에 회사의 지배구조에 영향을 줄 수 있는 어떠한 사항도 없다. </w:t>
      </w:r>
    </w:p>
    <w:p w14:paraId="14C62E02" w14:textId="77777777" w:rsidR="00AA34CF" w:rsidRPr="00A122C4" w:rsidRDefault="00AA34CF">
      <w:pPr>
        <w:pStyle w:val="a7"/>
        <w:widowControl/>
        <w:autoSpaceDE/>
        <w:autoSpaceDN/>
        <w:ind w:left="0"/>
        <w:rPr>
          <w:rFonts w:ascii="굴림" w:eastAsia="굴림"/>
          <w:color w:val="auto"/>
        </w:rPr>
      </w:pPr>
    </w:p>
    <w:p w14:paraId="11DFBC93" w14:textId="77777777" w:rsidR="00AA34CF" w:rsidRPr="00A122C4" w:rsidRDefault="00DF63D6">
      <w:pPr>
        <w:widowControl/>
        <w:autoSpaceDE/>
        <w:autoSpaceDN/>
        <w:rPr>
          <w:color w:val="auto"/>
        </w:rPr>
      </w:pPr>
      <w:r w:rsidRPr="00A122C4">
        <w:rPr>
          <w:rFonts w:ascii="굴림" w:eastAsia="굴림"/>
          <w:color w:val="auto"/>
        </w:rPr>
        <w:t>1. 주주별 소유주식수</w:t>
      </w:r>
    </w:p>
    <w:tbl>
      <w:tblPr>
        <w:tblOverlap w:val="never"/>
        <w:tblW w:w="9074" w:type="dxa"/>
        <w:jc w:val="right"/>
        <w:tblBorders>
          <w:top w:val="single" w:sz="2" w:space="0" w:color="000000"/>
          <w:left w:val="none" w:sz="3" w:space="0" w:color="000000"/>
          <w:bottom w:val="single" w:sz="2" w:space="0" w:color="000000"/>
          <w:right w:val="none" w:sz="3" w:space="0" w:color="000000"/>
        </w:tblBorders>
        <w:shd w:val="clear" w:color="000000" w:fill="FFFFFF"/>
        <w:tblLayout w:type="fixed"/>
        <w:tblCellMar>
          <w:left w:w="0" w:type="dxa"/>
          <w:right w:w="0" w:type="dxa"/>
        </w:tblCellMar>
        <w:tblLook w:val="04A0" w:firstRow="1" w:lastRow="0" w:firstColumn="1" w:lastColumn="0" w:noHBand="0" w:noVBand="1"/>
      </w:tblPr>
      <w:tblGrid>
        <w:gridCol w:w="3119"/>
        <w:gridCol w:w="992"/>
        <w:gridCol w:w="1295"/>
        <w:gridCol w:w="1234"/>
        <w:gridCol w:w="2434"/>
      </w:tblGrid>
      <w:tr w:rsidR="00C1682B" w:rsidRPr="00A122C4" w14:paraId="34B89623" w14:textId="77777777" w:rsidTr="00B2375C">
        <w:trPr>
          <w:trHeight w:val="283"/>
          <w:jc w:val="right"/>
        </w:trPr>
        <w:tc>
          <w:tcPr>
            <w:tcW w:w="3119" w:type="dxa"/>
            <w:tcBorders>
              <w:top w:val="single" w:sz="2" w:space="0" w:color="000000"/>
              <w:left w:val="none" w:sz="3" w:space="0" w:color="000000"/>
              <w:bottom w:val="single" w:sz="2" w:space="0" w:color="000000"/>
              <w:right w:val="single" w:sz="2" w:space="0" w:color="000000"/>
            </w:tcBorders>
            <w:shd w:val="clear" w:color="auto" w:fill="D9D9D9"/>
            <w:vAlign w:val="center"/>
          </w:tcPr>
          <w:p w14:paraId="4F520F92" w14:textId="77777777" w:rsidR="00AA34CF" w:rsidRPr="00A122C4" w:rsidRDefault="00DF63D6">
            <w:pPr>
              <w:pStyle w:val="a8"/>
              <w:wordWrap w:val="0"/>
              <w:spacing w:before="0" w:after="0" w:line="340" w:lineRule="atLeast"/>
              <w:jc w:val="center"/>
              <w:rPr>
                <w:color w:val="auto"/>
              </w:rPr>
            </w:pPr>
            <w:r w:rsidRPr="00A122C4">
              <w:rPr>
                <w:rFonts w:eastAsia="굴림체"/>
                <w:b/>
                <w:color w:val="auto"/>
                <w:sz w:val="20"/>
              </w:rPr>
              <w:t>주주명</w:t>
            </w:r>
          </w:p>
        </w:tc>
        <w:tc>
          <w:tcPr>
            <w:tcW w:w="992"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1A2C2869" w14:textId="77777777" w:rsidR="00AA34CF" w:rsidRPr="00A122C4" w:rsidRDefault="00DF63D6">
            <w:pPr>
              <w:pStyle w:val="a8"/>
              <w:wordWrap w:val="0"/>
              <w:spacing w:before="0" w:after="0" w:line="340" w:lineRule="atLeast"/>
              <w:jc w:val="center"/>
              <w:rPr>
                <w:color w:val="auto"/>
              </w:rPr>
            </w:pPr>
            <w:r w:rsidRPr="00A122C4">
              <w:rPr>
                <w:rFonts w:eastAsia="굴림체"/>
                <w:b/>
                <w:color w:val="auto"/>
                <w:sz w:val="20"/>
              </w:rPr>
              <w:t>주식종류</w:t>
            </w:r>
          </w:p>
        </w:tc>
        <w:tc>
          <w:tcPr>
            <w:tcW w:w="1295"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2B170BDA" w14:textId="77777777" w:rsidR="00AA34CF" w:rsidRPr="00A122C4" w:rsidRDefault="00DF63D6">
            <w:pPr>
              <w:pStyle w:val="a8"/>
              <w:wordWrap w:val="0"/>
              <w:spacing w:before="0" w:after="0" w:line="340" w:lineRule="atLeast"/>
              <w:jc w:val="center"/>
              <w:rPr>
                <w:color w:val="auto"/>
              </w:rPr>
            </w:pPr>
            <w:r w:rsidRPr="00A122C4">
              <w:rPr>
                <w:rFonts w:eastAsia="굴림체"/>
                <w:b/>
                <w:color w:val="auto"/>
                <w:sz w:val="20"/>
              </w:rPr>
              <w:t>주식수</w:t>
            </w:r>
          </w:p>
        </w:tc>
        <w:tc>
          <w:tcPr>
            <w:tcW w:w="1234"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2E2E7D84" w14:textId="77777777" w:rsidR="00AA34CF" w:rsidRPr="00A122C4" w:rsidRDefault="00DF63D6">
            <w:pPr>
              <w:pStyle w:val="a8"/>
              <w:wordWrap w:val="0"/>
              <w:spacing w:before="0" w:after="0" w:line="340" w:lineRule="atLeast"/>
              <w:jc w:val="center"/>
              <w:rPr>
                <w:color w:val="auto"/>
              </w:rPr>
            </w:pPr>
            <w:r w:rsidRPr="00A122C4">
              <w:rPr>
                <w:rFonts w:ascii="굴림체" w:eastAsia="굴림체"/>
                <w:b/>
                <w:color w:val="auto"/>
                <w:sz w:val="20"/>
              </w:rPr>
              <w:t>지분율(%)</w:t>
            </w:r>
          </w:p>
        </w:tc>
        <w:tc>
          <w:tcPr>
            <w:tcW w:w="2434" w:type="dxa"/>
            <w:tcBorders>
              <w:top w:val="single" w:sz="2" w:space="0" w:color="000000"/>
              <w:left w:val="single" w:sz="2" w:space="0" w:color="000000"/>
              <w:bottom w:val="single" w:sz="4" w:space="0" w:color="auto"/>
              <w:right w:val="none" w:sz="3" w:space="0" w:color="000000"/>
            </w:tcBorders>
            <w:shd w:val="clear" w:color="auto" w:fill="D9D9D9"/>
            <w:vAlign w:val="center"/>
          </w:tcPr>
          <w:p w14:paraId="48920A31" w14:textId="77777777" w:rsidR="00AA34CF" w:rsidRPr="00A122C4" w:rsidRDefault="00DF63D6">
            <w:pPr>
              <w:pStyle w:val="a8"/>
              <w:wordWrap w:val="0"/>
              <w:spacing w:before="0" w:after="0" w:line="340" w:lineRule="atLeast"/>
              <w:jc w:val="center"/>
              <w:rPr>
                <w:color w:val="auto"/>
              </w:rPr>
            </w:pPr>
            <w:r w:rsidRPr="00A122C4">
              <w:rPr>
                <w:rFonts w:ascii="굴림체" w:eastAsia="굴림체"/>
                <w:b/>
                <w:color w:val="auto"/>
                <w:sz w:val="20"/>
              </w:rPr>
              <w:t>기타 (담보권설정여부,</w:t>
            </w:r>
          </w:p>
          <w:p w14:paraId="259DE074" w14:textId="77777777" w:rsidR="00AA34CF" w:rsidRPr="00A122C4" w:rsidRDefault="00DF63D6">
            <w:pPr>
              <w:pStyle w:val="a8"/>
              <w:wordWrap w:val="0"/>
              <w:spacing w:before="0" w:after="0" w:line="340" w:lineRule="atLeast"/>
              <w:jc w:val="center"/>
              <w:rPr>
                <w:color w:val="auto"/>
              </w:rPr>
            </w:pPr>
            <w:r w:rsidRPr="00A122C4">
              <w:rPr>
                <w:rFonts w:ascii="굴림체" w:eastAsia="굴림체"/>
                <w:b/>
                <w:color w:val="auto"/>
                <w:sz w:val="20"/>
              </w:rPr>
              <w:t>최대주주 및 그 특수관계인 여부)</w:t>
            </w:r>
          </w:p>
        </w:tc>
      </w:tr>
      <w:tr w:rsidR="00B2375C" w:rsidRPr="00A122C4" w14:paraId="5DAAA7B5" w14:textId="77777777" w:rsidTr="00B2375C">
        <w:trPr>
          <w:trHeight w:val="283"/>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286487F2" w14:textId="2B4C4A70"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김샛별</w:t>
            </w:r>
          </w:p>
        </w:tc>
        <w:tc>
          <w:tcPr>
            <w:tcW w:w="992" w:type="dxa"/>
            <w:tcBorders>
              <w:top w:val="single" w:sz="4" w:space="0" w:color="auto"/>
              <w:left w:val="single" w:sz="4" w:space="0" w:color="auto"/>
              <w:bottom w:val="single" w:sz="4" w:space="0" w:color="auto"/>
              <w:right w:val="single" w:sz="4" w:space="0" w:color="000000"/>
            </w:tcBorders>
            <w:shd w:val="clear" w:color="auto" w:fill="auto"/>
            <w:vAlign w:val="center"/>
          </w:tcPr>
          <w:p w14:paraId="33C0107A" w14:textId="0B9DF995"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보통주</w:t>
            </w:r>
          </w:p>
        </w:tc>
        <w:tc>
          <w:tcPr>
            <w:tcW w:w="1295" w:type="dxa"/>
            <w:tcBorders>
              <w:top w:val="single" w:sz="4" w:space="0" w:color="auto"/>
              <w:left w:val="single" w:sz="4" w:space="0" w:color="auto"/>
              <w:bottom w:val="single" w:sz="4" w:space="0" w:color="auto"/>
              <w:right w:val="single" w:sz="4" w:space="0" w:color="auto"/>
            </w:tcBorders>
            <w:shd w:val="clear" w:color="auto" w:fill="auto"/>
            <w:vAlign w:val="bottom"/>
          </w:tcPr>
          <w:p w14:paraId="6A44EFAF" w14:textId="2D904E13"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2,906 </w:t>
            </w:r>
          </w:p>
        </w:tc>
        <w:tc>
          <w:tcPr>
            <w:tcW w:w="1234" w:type="dxa"/>
            <w:tcBorders>
              <w:top w:val="single" w:sz="4" w:space="0" w:color="auto"/>
              <w:left w:val="single" w:sz="4" w:space="0" w:color="auto"/>
              <w:bottom w:val="single" w:sz="4" w:space="0" w:color="auto"/>
              <w:right w:val="single" w:sz="4" w:space="0" w:color="auto"/>
            </w:tcBorders>
            <w:shd w:val="clear" w:color="auto" w:fill="auto"/>
            <w:vAlign w:val="bottom"/>
          </w:tcPr>
          <w:p w14:paraId="71AC04D5" w14:textId="369A4271"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12.8%</w:t>
            </w:r>
          </w:p>
        </w:tc>
        <w:tc>
          <w:tcPr>
            <w:tcW w:w="2434" w:type="dxa"/>
            <w:tcBorders>
              <w:top w:val="single" w:sz="4" w:space="0" w:color="auto"/>
              <w:left w:val="single" w:sz="4" w:space="0" w:color="auto"/>
              <w:bottom w:val="single" w:sz="4" w:space="0" w:color="auto"/>
              <w:right w:val="nil"/>
            </w:tcBorders>
            <w:shd w:val="clear" w:color="auto" w:fill="auto"/>
            <w:vAlign w:val="bottom"/>
          </w:tcPr>
          <w:p w14:paraId="6F424DAC" w14:textId="5EC5038A"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대표이사</w:t>
            </w:r>
          </w:p>
        </w:tc>
      </w:tr>
      <w:tr w:rsidR="00B2375C" w:rsidRPr="00A122C4" w14:paraId="1C4903E6" w14:textId="77777777" w:rsidTr="00B2375C">
        <w:trPr>
          <w:trHeight w:val="283"/>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6CDBD49A" w14:textId="6267C17D"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류재언</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4877F947" w14:textId="21648FEA"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보통주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3DA2F0D6" w14:textId="412D0C3F"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2,649 </w:t>
            </w:r>
          </w:p>
        </w:tc>
        <w:tc>
          <w:tcPr>
            <w:tcW w:w="1234" w:type="dxa"/>
            <w:tcBorders>
              <w:top w:val="nil"/>
              <w:left w:val="single" w:sz="4" w:space="0" w:color="auto"/>
              <w:bottom w:val="single" w:sz="4" w:space="0" w:color="auto"/>
              <w:right w:val="single" w:sz="4" w:space="0" w:color="auto"/>
            </w:tcBorders>
            <w:shd w:val="clear" w:color="auto" w:fill="auto"/>
            <w:vAlign w:val="bottom"/>
          </w:tcPr>
          <w:p w14:paraId="2EFE05A1" w14:textId="614BEDB4"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11.6%</w:t>
            </w:r>
          </w:p>
        </w:tc>
        <w:tc>
          <w:tcPr>
            <w:tcW w:w="2434" w:type="dxa"/>
            <w:tcBorders>
              <w:top w:val="single" w:sz="4" w:space="0" w:color="auto"/>
              <w:left w:val="single" w:sz="4" w:space="0" w:color="auto"/>
              <w:bottom w:val="single" w:sz="4" w:space="0" w:color="auto"/>
              <w:right w:val="nil"/>
            </w:tcBorders>
            <w:shd w:val="clear" w:color="auto" w:fill="auto"/>
            <w:vAlign w:val="bottom"/>
          </w:tcPr>
          <w:p w14:paraId="622ABAB1" w14:textId="6FBDE8DE"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22763F0C" w14:textId="77777777" w:rsidTr="00B2375C">
        <w:trPr>
          <w:trHeight w:val="283"/>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2299D25F" w14:textId="05446906"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박세웅</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02283D23" w14:textId="29F1C832"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보통주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5CBE2B26" w14:textId="22446D15"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377 </w:t>
            </w:r>
          </w:p>
        </w:tc>
        <w:tc>
          <w:tcPr>
            <w:tcW w:w="1234" w:type="dxa"/>
            <w:tcBorders>
              <w:top w:val="nil"/>
              <w:left w:val="single" w:sz="4" w:space="0" w:color="auto"/>
              <w:bottom w:val="single" w:sz="4" w:space="0" w:color="auto"/>
              <w:right w:val="single" w:sz="4" w:space="0" w:color="auto"/>
            </w:tcBorders>
            <w:shd w:val="clear" w:color="auto" w:fill="auto"/>
            <w:vAlign w:val="bottom"/>
          </w:tcPr>
          <w:p w14:paraId="068A3CEF" w14:textId="2B6377D8"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1.7%</w:t>
            </w:r>
          </w:p>
        </w:tc>
        <w:tc>
          <w:tcPr>
            <w:tcW w:w="2434" w:type="dxa"/>
            <w:tcBorders>
              <w:top w:val="single" w:sz="4" w:space="0" w:color="auto"/>
              <w:left w:val="single" w:sz="4" w:space="0" w:color="auto"/>
              <w:bottom w:val="single" w:sz="4" w:space="0" w:color="auto"/>
              <w:right w:val="nil"/>
            </w:tcBorders>
            <w:shd w:val="clear" w:color="auto" w:fill="auto"/>
            <w:vAlign w:val="bottom"/>
          </w:tcPr>
          <w:p w14:paraId="00504511" w14:textId="639B8E46"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6C291321" w14:textId="77777777" w:rsidTr="00B2375C">
        <w:trPr>
          <w:trHeight w:val="283"/>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108724FF" w14:textId="7016388B"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김창한</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2BA3156B" w14:textId="3B99E4E1"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보통주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2A7967FD" w14:textId="0C042769"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250 </w:t>
            </w:r>
          </w:p>
        </w:tc>
        <w:tc>
          <w:tcPr>
            <w:tcW w:w="1234" w:type="dxa"/>
            <w:tcBorders>
              <w:top w:val="nil"/>
              <w:left w:val="single" w:sz="4" w:space="0" w:color="auto"/>
              <w:bottom w:val="single" w:sz="4" w:space="0" w:color="auto"/>
              <w:right w:val="single" w:sz="4" w:space="0" w:color="auto"/>
            </w:tcBorders>
            <w:shd w:val="clear" w:color="auto" w:fill="auto"/>
            <w:vAlign w:val="bottom"/>
          </w:tcPr>
          <w:p w14:paraId="0E971EA5" w14:textId="764897B8"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1.1%</w:t>
            </w:r>
          </w:p>
        </w:tc>
        <w:tc>
          <w:tcPr>
            <w:tcW w:w="2434" w:type="dxa"/>
            <w:tcBorders>
              <w:top w:val="single" w:sz="4" w:space="0" w:color="auto"/>
              <w:left w:val="single" w:sz="4" w:space="0" w:color="auto"/>
              <w:bottom w:val="single" w:sz="4" w:space="0" w:color="auto"/>
              <w:right w:val="nil"/>
            </w:tcBorders>
            <w:shd w:val="clear" w:color="auto" w:fill="auto"/>
            <w:vAlign w:val="bottom"/>
          </w:tcPr>
          <w:p w14:paraId="567F493A" w14:textId="61ADF68F"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580BF5F1" w14:textId="77777777" w:rsidTr="00B2375C">
        <w:trPr>
          <w:trHeight w:val="283"/>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3F395437" w14:textId="2C12A805"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김대홍</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1560887E" w14:textId="19EE66DB"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보통주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3360FA54" w14:textId="4800406A"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337 </w:t>
            </w:r>
          </w:p>
        </w:tc>
        <w:tc>
          <w:tcPr>
            <w:tcW w:w="1234" w:type="dxa"/>
            <w:tcBorders>
              <w:top w:val="nil"/>
              <w:left w:val="single" w:sz="4" w:space="0" w:color="auto"/>
              <w:bottom w:val="single" w:sz="4" w:space="0" w:color="auto"/>
              <w:right w:val="single" w:sz="4" w:space="0" w:color="auto"/>
            </w:tcBorders>
            <w:shd w:val="clear" w:color="auto" w:fill="auto"/>
            <w:vAlign w:val="bottom"/>
          </w:tcPr>
          <w:p w14:paraId="2A7036F8" w14:textId="1B3D74F5"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1.5%</w:t>
            </w:r>
          </w:p>
        </w:tc>
        <w:tc>
          <w:tcPr>
            <w:tcW w:w="2434" w:type="dxa"/>
            <w:tcBorders>
              <w:top w:val="single" w:sz="4" w:space="0" w:color="auto"/>
              <w:left w:val="single" w:sz="4" w:space="0" w:color="auto"/>
              <w:bottom w:val="single" w:sz="4" w:space="0" w:color="auto"/>
              <w:right w:val="nil"/>
            </w:tcBorders>
            <w:shd w:val="clear" w:color="auto" w:fill="auto"/>
            <w:vAlign w:val="bottom"/>
          </w:tcPr>
          <w:p w14:paraId="2DF98264" w14:textId="69D8B1B3"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2F445041" w14:textId="77777777" w:rsidTr="00B2375C">
        <w:trPr>
          <w:trHeight w:val="283"/>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798E4EC1" w14:textId="27CBD1A2"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이정희</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63703726" w14:textId="4DC0C9B9"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우선주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6300A284" w14:textId="2F213CCD"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217 </w:t>
            </w:r>
          </w:p>
        </w:tc>
        <w:tc>
          <w:tcPr>
            <w:tcW w:w="1234" w:type="dxa"/>
            <w:tcBorders>
              <w:top w:val="nil"/>
              <w:left w:val="single" w:sz="4" w:space="0" w:color="auto"/>
              <w:bottom w:val="single" w:sz="4" w:space="0" w:color="auto"/>
              <w:right w:val="single" w:sz="4" w:space="0" w:color="auto"/>
            </w:tcBorders>
            <w:shd w:val="clear" w:color="auto" w:fill="auto"/>
            <w:vAlign w:val="bottom"/>
          </w:tcPr>
          <w:p w14:paraId="2A678981" w14:textId="2250983A"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1.0%</w:t>
            </w:r>
          </w:p>
        </w:tc>
        <w:tc>
          <w:tcPr>
            <w:tcW w:w="2434" w:type="dxa"/>
            <w:tcBorders>
              <w:top w:val="single" w:sz="4" w:space="0" w:color="auto"/>
              <w:left w:val="single" w:sz="4" w:space="0" w:color="auto"/>
              <w:bottom w:val="single" w:sz="4" w:space="0" w:color="auto"/>
              <w:right w:val="nil"/>
            </w:tcBorders>
            <w:shd w:val="clear" w:color="auto" w:fill="auto"/>
            <w:vAlign w:val="bottom"/>
          </w:tcPr>
          <w:p w14:paraId="6112F4C0" w14:textId="3926137E"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11865A4C" w14:textId="77777777" w:rsidTr="00B2375C">
        <w:trPr>
          <w:trHeight w:val="283"/>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7926CC92" w14:textId="2078FF54"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정종훈</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60830867" w14:textId="2C7904F5"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우선주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1DE651EE" w14:textId="3BEC638D"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217 </w:t>
            </w:r>
          </w:p>
        </w:tc>
        <w:tc>
          <w:tcPr>
            <w:tcW w:w="1234" w:type="dxa"/>
            <w:tcBorders>
              <w:top w:val="nil"/>
              <w:left w:val="single" w:sz="4" w:space="0" w:color="auto"/>
              <w:bottom w:val="single" w:sz="4" w:space="0" w:color="auto"/>
              <w:right w:val="single" w:sz="4" w:space="0" w:color="auto"/>
            </w:tcBorders>
            <w:shd w:val="clear" w:color="auto" w:fill="auto"/>
            <w:vAlign w:val="bottom"/>
          </w:tcPr>
          <w:p w14:paraId="27E1CA44" w14:textId="78021B3E"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1.0%</w:t>
            </w:r>
          </w:p>
        </w:tc>
        <w:tc>
          <w:tcPr>
            <w:tcW w:w="2434" w:type="dxa"/>
            <w:tcBorders>
              <w:top w:val="single" w:sz="4" w:space="0" w:color="auto"/>
              <w:left w:val="single" w:sz="4" w:space="0" w:color="auto"/>
              <w:bottom w:val="single" w:sz="4" w:space="0" w:color="auto"/>
              <w:right w:val="nil"/>
            </w:tcBorders>
            <w:shd w:val="clear" w:color="auto" w:fill="auto"/>
            <w:vAlign w:val="bottom"/>
          </w:tcPr>
          <w:p w14:paraId="1C194C07" w14:textId="04C69F18"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3C8C20C7" w14:textId="77777777" w:rsidTr="00B2375C">
        <w:trPr>
          <w:trHeight w:val="283"/>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4871D12E" w14:textId="4DBA018D"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㈜제이앤정</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5172BB95" w14:textId="76CEC7EF"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우선주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39933638" w14:textId="6FA229C2"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217 </w:t>
            </w:r>
          </w:p>
        </w:tc>
        <w:tc>
          <w:tcPr>
            <w:tcW w:w="1234" w:type="dxa"/>
            <w:tcBorders>
              <w:top w:val="nil"/>
              <w:left w:val="single" w:sz="4" w:space="0" w:color="auto"/>
              <w:bottom w:val="single" w:sz="4" w:space="0" w:color="auto"/>
              <w:right w:val="single" w:sz="4" w:space="0" w:color="auto"/>
            </w:tcBorders>
            <w:shd w:val="clear" w:color="auto" w:fill="auto"/>
            <w:vAlign w:val="bottom"/>
          </w:tcPr>
          <w:p w14:paraId="5F93DC2E" w14:textId="2F3B1614"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1.0%</w:t>
            </w:r>
          </w:p>
        </w:tc>
        <w:tc>
          <w:tcPr>
            <w:tcW w:w="2434" w:type="dxa"/>
            <w:tcBorders>
              <w:top w:val="single" w:sz="4" w:space="0" w:color="auto"/>
              <w:left w:val="single" w:sz="4" w:space="0" w:color="auto"/>
              <w:bottom w:val="single" w:sz="4" w:space="0" w:color="auto"/>
              <w:right w:val="nil"/>
            </w:tcBorders>
            <w:shd w:val="clear" w:color="auto" w:fill="auto"/>
            <w:vAlign w:val="bottom"/>
          </w:tcPr>
          <w:p w14:paraId="4672C8BF" w14:textId="52D218C9"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58BD7251" w14:textId="77777777" w:rsidTr="00B2375C">
        <w:trPr>
          <w:trHeight w:val="312"/>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76F0BE11" w14:textId="196B9B41"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㈜자이닉스</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0CB880EC" w14:textId="091D6122"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우선주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1D36A332" w14:textId="2CEF28C1"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217 </w:t>
            </w:r>
          </w:p>
        </w:tc>
        <w:tc>
          <w:tcPr>
            <w:tcW w:w="1234" w:type="dxa"/>
            <w:tcBorders>
              <w:top w:val="nil"/>
              <w:left w:val="single" w:sz="4" w:space="0" w:color="auto"/>
              <w:bottom w:val="single" w:sz="4" w:space="0" w:color="auto"/>
              <w:right w:val="single" w:sz="4" w:space="0" w:color="auto"/>
            </w:tcBorders>
            <w:shd w:val="clear" w:color="auto" w:fill="auto"/>
            <w:vAlign w:val="bottom"/>
          </w:tcPr>
          <w:p w14:paraId="541F7740" w14:textId="66243594"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1.0%</w:t>
            </w:r>
          </w:p>
        </w:tc>
        <w:tc>
          <w:tcPr>
            <w:tcW w:w="2434" w:type="dxa"/>
            <w:tcBorders>
              <w:top w:val="single" w:sz="4" w:space="0" w:color="auto"/>
              <w:left w:val="single" w:sz="4" w:space="0" w:color="auto"/>
              <w:bottom w:val="single" w:sz="4" w:space="0" w:color="auto"/>
              <w:right w:val="nil"/>
            </w:tcBorders>
            <w:shd w:val="clear" w:color="auto" w:fill="auto"/>
            <w:vAlign w:val="bottom"/>
          </w:tcPr>
          <w:p w14:paraId="562EB408" w14:textId="610DB248"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49AF5BC4" w14:textId="77777777" w:rsidTr="00B2375C">
        <w:trPr>
          <w:trHeight w:val="312"/>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03CDC1A8" w14:textId="574FD155"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지준옥</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078B060D" w14:textId="786DA3D3"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우선주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7B73E727" w14:textId="59E51E1A"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109 </w:t>
            </w:r>
          </w:p>
        </w:tc>
        <w:tc>
          <w:tcPr>
            <w:tcW w:w="1234" w:type="dxa"/>
            <w:tcBorders>
              <w:top w:val="nil"/>
              <w:left w:val="single" w:sz="4" w:space="0" w:color="auto"/>
              <w:bottom w:val="single" w:sz="4" w:space="0" w:color="auto"/>
              <w:right w:val="single" w:sz="4" w:space="0" w:color="auto"/>
            </w:tcBorders>
            <w:shd w:val="clear" w:color="auto" w:fill="auto"/>
            <w:vAlign w:val="bottom"/>
          </w:tcPr>
          <w:p w14:paraId="2877B97B" w14:textId="235F0982"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0.5%</w:t>
            </w:r>
          </w:p>
        </w:tc>
        <w:tc>
          <w:tcPr>
            <w:tcW w:w="2434" w:type="dxa"/>
            <w:tcBorders>
              <w:top w:val="single" w:sz="4" w:space="0" w:color="auto"/>
              <w:left w:val="single" w:sz="4" w:space="0" w:color="auto"/>
              <w:bottom w:val="single" w:sz="4" w:space="0" w:color="auto"/>
              <w:right w:val="nil"/>
            </w:tcBorders>
            <w:shd w:val="clear" w:color="auto" w:fill="auto"/>
            <w:vAlign w:val="bottom"/>
          </w:tcPr>
          <w:p w14:paraId="14137655" w14:textId="657D5722"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5CF3C771" w14:textId="77777777" w:rsidTr="00B2375C">
        <w:trPr>
          <w:trHeight w:val="312"/>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4486C34F" w14:textId="28FDC389"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박성재</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00FF98C7" w14:textId="48E7F653"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보통주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6894AD0F" w14:textId="09EAFAB2"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80 </w:t>
            </w:r>
          </w:p>
        </w:tc>
        <w:tc>
          <w:tcPr>
            <w:tcW w:w="1234" w:type="dxa"/>
            <w:tcBorders>
              <w:top w:val="nil"/>
              <w:left w:val="single" w:sz="4" w:space="0" w:color="auto"/>
              <w:bottom w:val="single" w:sz="4" w:space="0" w:color="auto"/>
              <w:right w:val="single" w:sz="4" w:space="0" w:color="auto"/>
            </w:tcBorders>
            <w:shd w:val="clear" w:color="auto" w:fill="auto"/>
            <w:vAlign w:val="bottom"/>
          </w:tcPr>
          <w:p w14:paraId="2ABFFD15" w14:textId="64961F0D"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0.4%</w:t>
            </w:r>
          </w:p>
        </w:tc>
        <w:tc>
          <w:tcPr>
            <w:tcW w:w="2434" w:type="dxa"/>
            <w:tcBorders>
              <w:top w:val="single" w:sz="4" w:space="0" w:color="auto"/>
              <w:left w:val="single" w:sz="4" w:space="0" w:color="auto"/>
              <w:bottom w:val="single" w:sz="4" w:space="0" w:color="auto"/>
              <w:right w:val="nil"/>
            </w:tcBorders>
            <w:shd w:val="clear" w:color="auto" w:fill="auto"/>
            <w:vAlign w:val="bottom"/>
          </w:tcPr>
          <w:p w14:paraId="225CCB66" w14:textId="1484B189"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7499D93D" w14:textId="77777777" w:rsidTr="00B2375C">
        <w:trPr>
          <w:trHeight w:val="312"/>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1E8AC6D1" w14:textId="6DDA219F"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장석원</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4CFA0529" w14:textId="05E1AA3E"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보통주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2EA4C971" w14:textId="1BF25245"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80 </w:t>
            </w:r>
          </w:p>
        </w:tc>
        <w:tc>
          <w:tcPr>
            <w:tcW w:w="1234" w:type="dxa"/>
            <w:tcBorders>
              <w:top w:val="nil"/>
              <w:left w:val="single" w:sz="4" w:space="0" w:color="auto"/>
              <w:bottom w:val="single" w:sz="4" w:space="0" w:color="auto"/>
              <w:right w:val="single" w:sz="4" w:space="0" w:color="auto"/>
            </w:tcBorders>
            <w:shd w:val="clear" w:color="auto" w:fill="auto"/>
            <w:vAlign w:val="bottom"/>
          </w:tcPr>
          <w:p w14:paraId="02D0BBD6" w14:textId="12AE2BED"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0.4%</w:t>
            </w:r>
          </w:p>
        </w:tc>
        <w:tc>
          <w:tcPr>
            <w:tcW w:w="2434" w:type="dxa"/>
            <w:tcBorders>
              <w:top w:val="single" w:sz="4" w:space="0" w:color="auto"/>
              <w:left w:val="single" w:sz="4" w:space="0" w:color="auto"/>
              <w:bottom w:val="single" w:sz="4" w:space="0" w:color="auto"/>
              <w:right w:val="nil"/>
            </w:tcBorders>
            <w:shd w:val="clear" w:color="auto" w:fill="auto"/>
            <w:vAlign w:val="bottom"/>
          </w:tcPr>
          <w:p w14:paraId="1CC2B4AC" w14:textId="419B83C0"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01971E5E" w14:textId="77777777" w:rsidTr="00B2375C">
        <w:trPr>
          <w:trHeight w:val="312"/>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1FE422EC" w14:textId="6448B709"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㈜에스아이시티</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0E1C7208" w14:textId="75206148"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우선주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744F5C84" w14:textId="3A4AD2E5"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65 </w:t>
            </w:r>
          </w:p>
        </w:tc>
        <w:tc>
          <w:tcPr>
            <w:tcW w:w="1234" w:type="dxa"/>
            <w:tcBorders>
              <w:top w:val="nil"/>
              <w:left w:val="single" w:sz="4" w:space="0" w:color="auto"/>
              <w:bottom w:val="single" w:sz="4" w:space="0" w:color="auto"/>
              <w:right w:val="single" w:sz="4" w:space="0" w:color="auto"/>
            </w:tcBorders>
            <w:shd w:val="clear" w:color="auto" w:fill="auto"/>
            <w:vAlign w:val="bottom"/>
          </w:tcPr>
          <w:p w14:paraId="239D3C53" w14:textId="3ED7DBF8"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0.3%</w:t>
            </w:r>
          </w:p>
        </w:tc>
        <w:tc>
          <w:tcPr>
            <w:tcW w:w="2434" w:type="dxa"/>
            <w:tcBorders>
              <w:top w:val="single" w:sz="4" w:space="0" w:color="auto"/>
              <w:left w:val="single" w:sz="4" w:space="0" w:color="auto"/>
              <w:bottom w:val="single" w:sz="4" w:space="0" w:color="auto"/>
              <w:right w:val="nil"/>
            </w:tcBorders>
            <w:shd w:val="clear" w:color="auto" w:fill="auto"/>
            <w:vAlign w:val="bottom"/>
          </w:tcPr>
          <w:p w14:paraId="6220061B" w14:textId="061A3252"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0AE5329B" w14:textId="77777777" w:rsidTr="00B2375C">
        <w:trPr>
          <w:trHeight w:val="312"/>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0BA0D0BD" w14:textId="54A2D239"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박용환</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33748A39" w14:textId="69C4C5E7"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우선주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18E782F4" w14:textId="63896D03"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65 </w:t>
            </w:r>
          </w:p>
        </w:tc>
        <w:tc>
          <w:tcPr>
            <w:tcW w:w="1234" w:type="dxa"/>
            <w:tcBorders>
              <w:top w:val="nil"/>
              <w:left w:val="single" w:sz="4" w:space="0" w:color="auto"/>
              <w:bottom w:val="single" w:sz="4" w:space="0" w:color="auto"/>
              <w:right w:val="single" w:sz="4" w:space="0" w:color="auto"/>
            </w:tcBorders>
            <w:shd w:val="clear" w:color="auto" w:fill="auto"/>
            <w:vAlign w:val="bottom"/>
          </w:tcPr>
          <w:p w14:paraId="049780BE" w14:textId="7A1E8DC2"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0.3%</w:t>
            </w:r>
          </w:p>
        </w:tc>
        <w:tc>
          <w:tcPr>
            <w:tcW w:w="2434" w:type="dxa"/>
            <w:tcBorders>
              <w:top w:val="single" w:sz="4" w:space="0" w:color="auto"/>
              <w:left w:val="single" w:sz="4" w:space="0" w:color="auto"/>
              <w:bottom w:val="single" w:sz="4" w:space="0" w:color="auto"/>
              <w:right w:val="nil"/>
            </w:tcBorders>
            <w:shd w:val="clear" w:color="auto" w:fill="auto"/>
            <w:vAlign w:val="bottom"/>
          </w:tcPr>
          <w:p w14:paraId="4332B20B" w14:textId="360937E6"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4B6C189A" w14:textId="77777777" w:rsidTr="00B2375C">
        <w:trPr>
          <w:trHeight w:val="312"/>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72DBD04A" w14:textId="0567BB83"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박영건</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75D28DD5" w14:textId="51FB8A7E"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보통주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29981466" w14:textId="2A27F36B"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60 </w:t>
            </w:r>
          </w:p>
        </w:tc>
        <w:tc>
          <w:tcPr>
            <w:tcW w:w="1234" w:type="dxa"/>
            <w:tcBorders>
              <w:top w:val="nil"/>
              <w:left w:val="single" w:sz="4" w:space="0" w:color="auto"/>
              <w:bottom w:val="single" w:sz="4" w:space="0" w:color="auto"/>
              <w:right w:val="single" w:sz="4" w:space="0" w:color="auto"/>
            </w:tcBorders>
            <w:shd w:val="clear" w:color="auto" w:fill="auto"/>
            <w:vAlign w:val="bottom"/>
          </w:tcPr>
          <w:p w14:paraId="4A5355CF" w14:textId="0131556C"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0.3%</w:t>
            </w:r>
          </w:p>
        </w:tc>
        <w:tc>
          <w:tcPr>
            <w:tcW w:w="2434" w:type="dxa"/>
            <w:tcBorders>
              <w:top w:val="single" w:sz="4" w:space="0" w:color="auto"/>
              <w:left w:val="single" w:sz="4" w:space="0" w:color="auto"/>
              <w:bottom w:val="single" w:sz="4" w:space="0" w:color="auto"/>
              <w:right w:val="nil"/>
            </w:tcBorders>
            <w:shd w:val="clear" w:color="auto" w:fill="auto"/>
            <w:vAlign w:val="bottom"/>
          </w:tcPr>
          <w:p w14:paraId="7A0FCE59" w14:textId="1AB250AB"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4555BF85" w14:textId="77777777" w:rsidTr="00B2375C">
        <w:trPr>
          <w:trHeight w:val="312"/>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08CBDACE" w14:textId="77914C28"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나오성</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0F95CA02" w14:textId="77762C74"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보통주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007378E9" w14:textId="59B215DA"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40 </w:t>
            </w:r>
          </w:p>
        </w:tc>
        <w:tc>
          <w:tcPr>
            <w:tcW w:w="1234" w:type="dxa"/>
            <w:tcBorders>
              <w:top w:val="nil"/>
              <w:left w:val="single" w:sz="4" w:space="0" w:color="auto"/>
              <w:bottom w:val="single" w:sz="4" w:space="0" w:color="auto"/>
              <w:right w:val="single" w:sz="4" w:space="0" w:color="auto"/>
            </w:tcBorders>
            <w:shd w:val="clear" w:color="auto" w:fill="auto"/>
            <w:vAlign w:val="bottom"/>
          </w:tcPr>
          <w:p w14:paraId="68F22F60" w14:textId="5CA6D325"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0.2%</w:t>
            </w:r>
          </w:p>
        </w:tc>
        <w:tc>
          <w:tcPr>
            <w:tcW w:w="2434" w:type="dxa"/>
            <w:tcBorders>
              <w:top w:val="single" w:sz="4" w:space="0" w:color="auto"/>
              <w:left w:val="single" w:sz="4" w:space="0" w:color="auto"/>
              <w:bottom w:val="single" w:sz="4" w:space="0" w:color="auto"/>
              <w:right w:val="nil"/>
            </w:tcBorders>
            <w:shd w:val="clear" w:color="auto" w:fill="auto"/>
            <w:vAlign w:val="bottom"/>
          </w:tcPr>
          <w:p w14:paraId="2E106093" w14:textId="45CD68FE"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40D73B98" w14:textId="77777777" w:rsidTr="00B2375C">
        <w:trPr>
          <w:trHeight w:val="312"/>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219C0B30" w14:textId="1C2383E2"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Park Taehyung</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7A66022E" w14:textId="78A6FA93"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보통주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366EA56F" w14:textId="1FFD3F10"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40 </w:t>
            </w:r>
          </w:p>
        </w:tc>
        <w:tc>
          <w:tcPr>
            <w:tcW w:w="1234" w:type="dxa"/>
            <w:tcBorders>
              <w:top w:val="nil"/>
              <w:left w:val="single" w:sz="4" w:space="0" w:color="auto"/>
              <w:bottom w:val="single" w:sz="4" w:space="0" w:color="auto"/>
              <w:right w:val="single" w:sz="4" w:space="0" w:color="auto"/>
            </w:tcBorders>
            <w:shd w:val="clear" w:color="auto" w:fill="auto"/>
            <w:vAlign w:val="bottom"/>
          </w:tcPr>
          <w:p w14:paraId="4DCD5D94" w14:textId="06FF1427"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0.2%</w:t>
            </w:r>
          </w:p>
        </w:tc>
        <w:tc>
          <w:tcPr>
            <w:tcW w:w="2434" w:type="dxa"/>
            <w:tcBorders>
              <w:top w:val="single" w:sz="4" w:space="0" w:color="auto"/>
              <w:left w:val="single" w:sz="4" w:space="0" w:color="auto"/>
              <w:bottom w:val="single" w:sz="4" w:space="0" w:color="auto"/>
              <w:right w:val="nil"/>
            </w:tcBorders>
            <w:shd w:val="clear" w:color="auto" w:fill="auto"/>
            <w:vAlign w:val="bottom"/>
          </w:tcPr>
          <w:p w14:paraId="5A8BD0D4" w14:textId="7441ACF1"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5DBD3B66" w14:textId="77777777" w:rsidTr="00B2375C">
        <w:trPr>
          <w:trHeight w:val="312"/>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6E7725E3" w14:textId="19873791"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박수영</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6BF56F5F" w14:textId="615A4C51"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보통주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41BE7DBB" w14:textId="51690DBF"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40 </w:t>
            </w:r>
          </w:p>
        </w:tc>
        <w:tc>
          <w:tcPr>
            <w:tcW w:w="1234" w:type="dxa"/>
            <w:tcBorders>
              <w:top w:val="nil"/>
              <w:left w:val="single" w:sz="4" w:space="0" w:color="auto"/>
              <w:bottom w:val="single" w:sz="4" w:space="0" w:color="auto"/>
              <w:right w:val="single" w:sz="4" w:space="0" w:color="auto"/>
            </w:tcBorders>
            <w:shd w:val="clear" w:color="auto" w:fill="auto"/>
            <w:vAlign w:val="bottom"/>
          </w:tcPr>
          <w:p w14:paraId="43EA5044" w14:textId="02B4D5B8"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0.2%</w:t>
            </w:r>
          </w:p>
        </w:tc>
        <w:tc>
          <w:tcPr>
            <w:tcW w:w="2434" w:type="dxa"/>
            <w:tcBorders>
              <w:top w:val="single" w:sz="4" w:space="0" w:color="auto"/>
              <w:left w:val="single" w:sz="4" w:space="0" w:color="auto"/>
              <w:bottom w:val="single" w:sz="4" w:space="0" w:color="auto"/>
              <w:right w:val="nil"/>
            </w:tcBorders>
            <w:shd w:val="clear" w:color="auto" w:fill="auto"/>
            <w:vAlign w:val="bottom"/>
          </w:tcPr>
          <w:p w14:paraId="0F1618AC" w14:textId="16947D22"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4FA1CDBA" w14:textId="77777777" w:rsidTr="00B2375C">
        <w:trPr>
          <w:trHeight w:val="312"/>
          <w:jc w:val="right"/>
        </w:trPr>
        <w:tc>
          <w:tcPr>
            <w:tcW w:w="3119" w:type="dxa"/>
            <w:tcBorders>
              <w:top w:val="single" w:sz="2" w:space="0" w:color="000000"/>
              <w:left w:val="none" w:sz="3" w:space="0" w:color="000000"/>
              <w:bottom w:val="single" w:sz="2" w:space="0" w:color="000000"/>
              <w:right w:val="single" w:sz="2" w:space="0" w:color="000000"/>
            </w:tcBorders>
            <w:shd w:val="clear" w:color="auto" w:fill="FFFFFF"/>
            <w:vAlign w:val="bottom"/>
          </w:tcPr>
          <w:p w14:paraId="79763082" w14:textId="736B6D92"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㈜비전크리에이터</w:t>
            </w:r>
          </w:p>
        </w:tc>
        <w:tc>
          <w:tcPr>
            <w:tcW w:w="992" w:type="dxa"/>
            <w:tcBorders>
              <w:top w:val="single" w:sz="4" w:space="0" w:color="auto"/>
              <w:left w:val="single" w:sz="4" w:space="0" w:color="auto"/>
              <w:bottom w:val="single" w:sz="4" w:space="0" w:color="auto"/>
              <w:right w:val="single" w:sz="4" w:space="0" w:color="000000"/>
            </w:tcBorders>
            <w:shd w:val="clear" w:color="auto" w:fill="auto"/>
          </w:tcPr>
          <w:p w14:paraId="462FED4D" w14:textId="7E047929"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보통주</w:t>
            </w:r>
          </w:p>
        </w:tc>
        <w:tc>
          <w:tcPr>
            <w:tcW w:w="1295" w:type="dxa"/>
            <w:tcBorders>
              <w:top w:val="nil"/>
              <w:left w:val="single" w:sz="4" w:space="0" w:color="auto"/>
              <w:bottom w:val="single" w:sz="4" w:space="0" w:color="auto"/>
              <w:right w:val="single" w:sz="4" w:space="0" w:color="auto"/>
            </w:tcBorders>
            <w:shd w:val="clear" w:color="auto" w:fill="auto"/>
            <w:vAlign w:val="bottom"/>
          </w:tcPr>
          <w:p w14:paraId="37AF8967" w14:textId="4641366C"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 xml:space="preserve">    14,801 </w:t>
            </w:r>
          </w:p>
        </w:tc>
        <w:tc>
          <w:tcPr>
            <w:tcW w:w="1234" w:type="dxa"/>
            <w:tcBorders>
              <w:top w:val="nil"/>
              <w:left w:val="single" w:sz="4" w:space="0" w:color="auto"/>
              <w:bottom w:val="single" w:sz="4" w:space="0" w:color="auto"/>
              <w:right w:val="single" w:sz="4" w:space="0" w:color="auto"/>
            </w:tcBorders>
            <w:shd w:val="clear" w:color="auto" w:fill="auto"/>
            <w:vAlign w:val="bottom"/>
          </w:tcPr>
          <w:p w14:paraId="6436F381" w14:textId="6E779423"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65.0%</w:t>
            </w:r>
          </w:p>
        </w:tc>
        <w:tc>
          <w:tcPr>
            <w:tcW w:w="2434" w:type="dxa"/>
            <w:tcBorders>
              <w:top w:val="single" w:sz="4" w:space="0" w:color="auto"/>
              <w:left w:val="single" w:sz="4" w:space="0" w:color="auto"/>
              <w:bottom w:val="single" w:sz="4" w:space="0" w:color="auto"/>
              <w:right w:val="nil"/>
            </w:tcBorders>
            <w:shd w:val="clear" w:color="auto" w:fill="auto"/>
            <w:vAlign w:val="bottom"/>
          </w:tcPr>
          <w:p w14:paraId="2B2899D2" w14:textId="59914443" w:rsidR="00B2375C" w:rsidRPr="00A122C4" w:rsidRDefault="00B2375C" w:rsidP="00B2375C">
            <w:pPr>
              <w:pStyle w:val="a8"/>
              <w:wordWrap w:val="0"/>
              <w:spacing w:before="0" w:after="0"/>
              <w:jc w:val="center"/>
              <w:rPr>
                <w:rFonts w:ascii="맑은 고딕" w:eastAsia="맑은 고딕" w:hAnsi="맑은 고딕"/>
                <w:sz w:val="22"/>
              </w:rPr>
            </w:pPr>
          </w:p>
        </w:tc>
      </w:tr>
      <w:tr w:rsidR="00B2375C" w:rsidRPr="00A122C4" w14:paraId="28759E8C" w14:textId="77777777" w:rsidTr="001B782E">
        <w:trPr>
          <w:trHeight w:val="283"/>
          <w:jc w:val="right"/>
        </w:trPr>
        <w:tc>
          <w:tcPr>
            <w:tcW w:w="3119" w:type="dxa"/>
            <w:tcBorders>
              <w:top w:val="single" w:sz="2" w:space="0" w:color="000000"/>
              <w:left w:val="none" w:sz="3" w:space="0" w:color="000000"/>
              <w:bottom w:val="single" w:sz="2" w:space="0" w:color="000000"/>
              <w:right w:val="single" w:sz="2" w:space="0" w:color="000000"/>
            </w:tcBorders>
            <w:shd w:val="clear" w:color="auto" w:fill="D9D9D9" w:themeFill="background1" w:themeFillShade="D9"/>
            <w:vAlign w:val="center"/>
          </w:tcPr>
          <w:p w14:paraId="76D77E57" w14:textId="77777777" w:rsidR="00B2375C" w:rsidRPr="00A122C4" w:rsidRDefault="00B2375C" w:rsidP="00B2375C">
            <w:pPr>
              <w:pStyle w:val="a8"/>
              <w:wordWrap w:val="0"/>
              <w:spacing w:before="0" w:after="0"/>
              <w:jc w:val="center"/>
              <w:rPr>
                <w:rFonts w:ascii="맑은 고딕" w:eastAsia="맑은 고딕" w:hAnsi="맑은 고딕"/>
                <w:b/>
                <w:bCs/>
                <w:sz w:val="22"/>
              </w:rPr>
            </w:pPr>
            <w:r w:rsidRPr="00A122C4">
              <w:rPr>
                <w:rFonts w:ascii="맑은 고딕" w:eastAsia="맑은 고딕" w:hAnsi="맑은 고딕"/>
                <w:b/>
                <w:bCs/>
                <w:sz w:val="22"/>
              </w:rPr>
              <w:t>합  계</w:t>
            </w:r>
          </w:p>
        </w:tc>
        <w:tc>
          <w:tcPr>
            <w:tcW w:w="992"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bottom"/>
          </w:tcPr>
          <w:p w14:paraId="4416C58B" w14:textId="56ED7B51" w:rsidR="00B2375C" w:rsidRPr="00A122C4" w:rsidRDefault="00B2375C" w:rsidP="00B2375C">
            <w:pPr>
              <w:pStyle w:val="a8"/>
              <w:wordWrap w:val="0"/>
              <w:spacing w:before="0" w:after="0"/>
              <w:jc w:val="center"/>
              <w:rPr>
                <w:rFonts w:ascii="맑은 고딕" w:eastAsia="맑은 고딕" w:hAnsi="맑은 고딕"/>
                <w:b/>
                <w:bCs/>
                <w:sz w:val="22"/>
              </w:rPr>
            </w:pPr>
          </w:p>
        </w:tc>
        <w:tc>
          <w:tcPr>
            <w:tcW w:w="1295"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tcPr>
          <w:p w14:paraId="38A53BBD" w14:textId="5BFF850E" w:rsidR="00B2375C" w:rsidRPr="00A122C4" w:rsidRDefault="00F15E20" w:rsidP="00B2375C">
            <w:pPr>
              <w:pStyle w:val="a8"/>
              <w:wordWrap w:val="0"/>
              <w:spacing w:before="0" w:after="0"/>
              <w:ind w:right="-262"/>
              <w:jc w:val="center"/>
              <w:rPr>
                <w:rFonts w:ascii="맑은 고딕" w:eastAsia="맑은 고딕" w:hAnsi="맑은 고딕"/>
                <w:b/>
                <w:bCs/>
                <w:sz w:val="22"/>
              </w:rPr>
            </w:pPr>
            <w:r>
              <w:rPr>
                <w:rFonts w:ascii="맑은 고딕" w:eastAsia="맑은 고딕" w:hAnsi="맑은 고딕" w:hint="eastAsia"/>
                <w:b/>
                <w:bCs/>
                <w:sz w:val="22"/>
              </w:rPr>
              <w:t>22,767</w:t>
            </w:r>
          </w:p>
        </w:tc>
        <w:tc>
          <w:tcPr>
            <w:tcW w:w="1234"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tcPr>
          <w:p w14:paraId="35F19E1F" w14:textId="5A6600D4" w:rsidR="00B2375C" w:rsidRPr="00A122C4" w:rsidRDefault="00B2375C" w:rsidP="00B2375C">
            <w:pPr>
              <w:pStyle w:val="a8"/>
              <w:wordWrap w:val="0"/>
              <w:spacing w:before="0" w:after="0"/>
              <w:jc w:val="center"/>
              <w:rPr>
                <w:rFonts w:ascii="맑은 고딕" w:eastAsia="맑은 고딕" w:hAnsi="맑은 고딕"/>
                <w:b/>
                <w:bCs/>
                <w:sz w:val="22"/>
              </w:rPr>
            </w:pPr>
            <w:r w:rsidRPr="00A122C4">
              <w:rPr>
                <w:rFonts w:ascii="맑은 고딕" w:eastAsia="맑은 고딕" w:hAnsi="맑은 고딕" w:hint="eastAsia"/>
                <w:b/>
                <w:bCs/>
                <w:sz w:val="22"/>
              </w:rPr>
              <w:t>100.0%</w:t>
            </w:r>
          </w:p>
        </w:tc>
        <w:tc>
          <w:tcPr>
            <w:tcW w:w="2434" w:type="dxa"/>
            <w:tcBorders>
              <w:top w:val="single" w:sz="2" w:space="0" w:color="000000"/>
              <w:left w:val="single" w:sz="2" w:space="0" w:color="000000"/>
              <w:bottom w:val="single" w:sz="2" w:space="0" w:color="000000"/>
              <w:right w:val="none" w:sz="3" w:space="0" w:color="000000"/>
            </w:tcBorders>
            <w:shd w:val="clear" w:color="auto" w:fill="D9D9D9" w:themeFill="background1" w:themeFillShade="D9"/>
            <w:vAlign w:val="center"/>
          </w:tcPr>
          <w:p w14:paraId="114BEAA6" w14:textId="77777777" w:rsidR="00B2375C" w:rsidRPr="00A122C4" w:rsidRDefault="00B2375C" w:rsidP="00B2375C">
            <w:pPr>
              <w:pStyle w:val="a8"/>
              <w:wordWrap w:val="0"/>
              <w:spacing w:before="0" w:after="0"/>
              <w:jc w:val="center"/>
              <w:rPr>
                <w:rFonts w:ascii="맑은 고딕" w:eastAsia="맑은 고딕" w:hAnsi="맑은 고딕"/>
                <w:b/>
                <w:bCs/>
                <w:sz w:val="22"/>
              </w:rPr>
            </w:pPr>
          </w:p>
        </w:tc>
      </w:tr>
    </w:tbl>
    <w:p w14:paraId="7822341C" w14:textId="77777777" w:rsidR="00AA34CF" w:rsidRPr="00A122C4" w:rsidRDefault="00DF63D6">
      <w:pPr>
        <w:spacing w:line="340" w:lineRule="atLeast"/>
        <w:rPr>
          <w:color w:val="auto"/>
        </w:rPr>
      </w:pPr>
      <w:r w:rsidRPr="00A122C4">
        <w:rPr>
          <w:rFonts w:ascii="굴림" w:eastAsia="굴림"/>
          <w:color w:val="auto"/>
        </w:rPr>
        <w:t>2. 전환사채</w:t>
      </w:r>
    </w:p>
    <w:tbl>
      <w:tblPr>
        <w:tblOverlap w:val="never"/>
        <w:tblW w:w="9072" w:type="dxa"/>
        <w:jc w:val="right"/>
        <w:tblBorders>
          <w:top w:val="single" w:sz="2" w:space="0" w:color="000000"/>
          <w:left w:val="none" w:sz="3" w:space="0" w:color="000000"/>
          <w:bottom w:val="single" w:sz="2" w:space="0" w:color="000000"/>
          <w:right w:val="none" w:sz="3" w:space="0" w:color="000000"/>
        </w:tblBorders>
        <w:shd w:val="clear" w:color="000000" w:fill="FFFFFF"/>
        <w:tblLayout w:type="fixed"/>
        <w:tblCellMar>
          <w:left w:w="0" w:type="dxa"/>
          <w:right w:w="0" w:type="dxa"/>
        </w:tblCellMar>
        <w:tblLook w:val="04A0" w:firstRow="1" w:lastRow="0" w:firstColumn="1" w:lastColumn="0" w:noHBand="0" w:noVBand="1"/>
      </w:tblPr>
      <w:tblGrid>
        <w:gridCol w:w="1814"/>
        <w:gridCol w:w="1814"/>
        <w:gridCol w:w="1815"/>
        <w:gridCol w:w="1361"/>
        <w:gridCol w:w="2268"/>
      </w:tblGrid>
      <w:tr w:rsidR="00C1682B" w:rsidRPr="00A122C4" w14:paraId="09FC94ED" w14:textId="77777777" w:rsidTr="00670907">
        <w:trPr>
          <w:trHeight w:val="340"/>
          <w:jc w:val="right"/>
        </w:trPr>
        <w:tc>
          <w:tcPr>
            <w:tcW w:w="1814" w:type="dxa"/>
            <w:tcBorders>
              <w:top w:val="single" w:sz="2" w:space="0" w:color="000000"/>
              <w:left w:val="none" w:sz="3" w:space="0" w:color="000000"/>
              <w:bottom w:val="single" w:sz="2" w:space="0" w:color="000000"/>
              <w:right w:val="single" w:sz="2" w:space="0" w:color="000000"/>
            </w:tcBorders>
            <w:shd w:val="clear" w:color="auto" w:fill="D9D9D9"/>
            <w:vAlign w:val="center"/>
          </w:tcPr>
          <w:p w14:paraId="5336103B" w14:textId="77777777" w:rsidR="00AA34CF" w:rsidRPr="00A122C4" w:rsidRDefault="00DF63D6">
            <w:pPr>
              <w:pStyle w:val="a8"/>
              <w:wordWrap w:val="0"/>
              <w:spacing w:before="0" w:after="0" w:line="340" w:lineRule="atLeast"/>
              <w:jc w:val="center"/>
              <w:rPr>
                <w:color w:val="auto"/>
              </w:rPr>
            </w:pPr>
            <w:r w:rsidRPr="00A122C4">
              <w:rPr>
                <w:rFonts w:eastAsia="굴림"/>
                <w:b/>
                <w:color w:val="auto"/>
                <w:sz w:val="20"/>
              </w:rPr>
              <w:t>투자자</w:t>
            </w:r>
          </w:p>
        </w:tc>
        <w:tc>
          <w:tcPr>
            <w:tcW w:w="1814"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5C197D3A" w14:textId="77777777" w:rsidR="00AA34CF" w:rsidRPr="00A122C4" w:rsidRDefault="00DF63D6">
            <w:pPr>
              <w:pStyle w:val="a8"/>
              <w:wordWrap w:val="0"/>
              <w:spacing w:before="0" w:after="0" w:line="340" w:lineRule="atLeast"/>
              <w:jc w:val="center"/>
              <w:rPr>
                <w:color w:val="auto"/>
              </w:rPr>
            </w:pPr>
            <w:r w:rsidRPr="00A122C4">
              <w:rPr>
                <w:rFonts w:eastAsia="굴림"/>
                <w:b/>
                <w:color w:val="auto"/>
                <w:sz w:val="20"/>
              </w:rPr>
              <w:t>발행가액</w:t>
            </w:r>
          </w:p>
        </w:tc>
        <w:tc>
          <w:tcPr>
            <w:tcW w:w="1815"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58E5F315" w14:textId="77777777" w:rsidR="00AA34CF" w:rsidRPr="00A122C4" w:rsidRDefault="00DF63D6">
            <w:pPr>
              <w:pStyle w:val="a8"/>
              <w:wordWrap w:val="0"/>
              <w:spacing w:before="0" w:after="0" w:line="340" w:lineRule="atLeast"/>
              <w:jc w:val="center"/>
              <w:rPr>
                <w:color w:val="auto"/>
              </w:rPr>
            </w:pPr>
            <w:r w:rsidRPr="00A122C4">
              <w:rPr>
                <w:rFonts w:ascii="굴림" w:eastAsia="굴림"/>
                <w:b/>
                <w:color w:val="auto"/>
                <w:sz w:val="20"/>
              </w:rPr>
              <w:t>미 전환금액</w:t>
            </w:r>
          </w:p>
        </w:tc>
        <w:tc>
          <w:tcPr>
            <w:tcW w:w="1361"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08AB64BE" w14:textId="77777777" w:rsidR="00AA34CF" w:rsidRPr="00A122C4" w:rsidRDefault="00DF63D6">
            <w:pPr>
              <w:pStyle w:val="a8"/>
              <w:wordWrap w:val="0"/>
              <w:spacing w:before="0" w:after="0" w:line="340" w:lineRule="atLeast"/>
              <w:jc w:val="center"/>
              <w:rPr>
                <w:color w:val="auto"/>
              </w:rPr>
            </w:pPr>
            <w:r w:rsidRPr="00A122C4">
              <w:rPr>
                <w:rFonts w:eastAsia="굴림"/>
                <w:b/>
                <w:color w:val="auto"/>
                <w:sz w:val="20"/>
              </w:rPr>
              <w:t>전환가액</w:t>
            </w:r>
          </w:p>
        </w:tc>
        <w:tc>
          <w:tcPr>
            <w:tcW w:w="2268" w:type="dxa"/>
            <w:tcBorders>
              <w:top w:val="single" w:sz="2" w:space="0" w:color="000000"/>
              <w:left w:val="single" w:sz="2" w:space="0" w:color="000000"/>
              <w:bottom w:val="single" w:sz="2" w:space="0" w:color="000000"/>
              <w:right w:val="none" w:sz="3" w:space="0" w:color="000000"/>
            </w:tcBorders>
            <w:shd w:val="clear" w:color="auto" w:fill="D9D9D9"/>
            <w:vAlign w:val="center"/>
          </w:tcPr>
          <w:p w14:paraId="32448705" w14:textId="77777777" w:rsidR="00AA34CF" w:rsidRPr="00A122C4" w:rsidRDefault="00DF63D6">
            <w:pPr>
              <w:pStyle w:val="a8"/>
              <w:wordWrap w:val="0"/>
              <w:spacing w:before="0" w:after="0" w:line="340" w:lineRule="atLeast"/>
              <w:jc w:val="center"/>
              <w:rPr>
                <w:color w:val="auto"/>
              </w:rPr>
            </w:pPr>
            <w:r w:rsidRPr="00A122C4">
              <w:rPr>
                <w:rFonts w:eastAsia="굴림"/>
                <w:b/>
                <w:color w:val="auto"/>
                <w:sz w:val="20"/>
              </w:rPr>
              <w:t>전환기간</w:t>
            </w:r>
          </w:p>
        </w:tc>
      </w:tr>
      <w:tr w:rsidR="00C86282" w:rsidRPr="00A122C4" w14:paraId="57006E95" w14:textId="77777777" w:rsidTr="0003618E">
        <w:trPr>
          <w:trHeight w:val="340"/>
          <w:jc w:val="right"/>
        </w:trPr>
        <w:tc>
          <w:tcPr>
            <w:tcW w:w="9072" w:type="dxa"/>
            <w:gridSpan w:val="5"/>
            <w:tcBorders>
              <w:top w:val="single" w:sz="2" w:space="0" w:color="000000"/>
              <w:left w:val="none" w:sz="3" w:space="0" w:color="000000"/>
              <w:bottom w:val="single" w:sz="2" w:space="0" w:color="000000"/>
              <w:right w:val="none" w:sz="3" w:space="0" w:color="000000"/>
            </w:tcBorders>
            <w:shd w:val="clear" w:color="auto" w:fill="auto"/>
            <w:vAlign w:val="center"/>
          </w:tcPr>
          <w:p w14:paraId="0FC36B84" w14:textId="63403B18" w:rsidR="00C86282" w:rsidRPr="00A122C4" w:rsidRDefault="00C86282" w:rsidP="00670907">
            <w:pPr>
              <w:pStyle w:val="a8"/>
              <w:wordWrap w:val="0"/>
              <w:spacing w:before="0" w:after="0" w:line="340" w:lineRule="atLeast"/>
              <w:jc w:val="center"/>
              <w:rPr>
                <w:rFonts w:eastAsia="굴림"/>
                <w:bCs/>
                <w:color w:val="auto"/>
                <w:sz w:val="20"/>
              </w:rPr>
            </w:pPr>
            <w:r w:rsidRPr="00A122C4">
              <w:rPr>
                <w:rFonts w:eastAsia="굴림" w:hint="eastAsia"/>
                <w:bCs/>
                <w:color w:val="auto"/>
                <w:sz w:val="20"/>
              </w:rPr>
              <w:t>해당사항</w:t>
            </w:r>
            <w:r w:rsidRPr="00A122C4">
              <w:rPr>
                <w:rFonts w:eastAsia="굴림" w:hint="eastAsia"/>
                <w:bCs/>
                <w:color w:val="auto"/>
                <w:sz w:val="20"/>
              </w:rPr>
              <w:t xml:space="preserve"> </w:t>
            </w:r>
            <w:r w:rsidRPr="00A122C4">
              <w:rPr>
                <w:rFonts w:eastAsia="굴림" w:hint="eastAsia"/>
                <w:bCs/>
                <w:color w:val="auto"/>
                <w:sz w:val="20"/>
              </w:rPr>
              <w:t>없음</w:t>
            </w:r>
          </w:p>
        </w:tc>
      </w:tr>
    </w:tbl>
    <w:p w14:paraId="4B9DAD56" w14:textId="77777777" w:rsidR="00AA34CF" w:rsidRPr="00A122C4" w:rsidRDefault="00AA34CF">
      <w:pPr>
        <w:spacing w:line="340" w:lineRule="atLeast"/>
        <w:rPr>
          <w:color w:val="auto"/>
        </w:rPr>
      </w:pPr>
    </w:p>
    <w:p w14:paraId="7B0F9089" w14:textId="77777777" w:rsidR="00AA34CF" w:rsidRPr="00A122C4" w:rsidRDefault="00DF63D6">
      <w:pPr>
        <w:spacing w:line="340" w:lineRule="atLeast"/>
        <w:rPr>
          <w:color w:val="auto"/>
        </w:rPr>
      </w:pPr>
      <w:r w:rsidRPr="00A122C4">
        <w:rPr>
          <w:rFonts w:ascii="굴림" w:eastAsia="굴림"/>
          <w:color w:val="auto"/>
        </w:rPr>
        <w:t>3. 신주인수권부사채</w:t>
      </w:r>
    </w:p>
    <w:tbl>
      <w:tblPr>
        <w:tblOverlap w:val="never"/>
        <w:tblW w:w="9072" w:type="dxa"/>
        <w:jc w:val="right"/>
        <w:tblBorders>
          <w:top w:val="single" w:sz="2" w:space="0" w:color="000000"/>
          <w:left w:val="none" w:sz="3" w:space="0" w:color="000000"/>
          <w:bottom w:val="single" w:sz="2" w:space="0" w:color="000000"/>
          <w:right w:val="none" w:sz="3" w:space="0" w:color="000000"/>
        </w:tblBorders>
        <w:shd w:val="clear" w:color="000000" w:fill="FFFFFF"/>
        <w:tblLayout w:type="fixed"/>
        <w:tblCellMar>
          <w:left w:w="0" w:type="dxa"/>
          <w:right w:w="0" w:type="dxa"/>
        </w:tblCellMar>
        <w:tblLook w:val="04A0" w:firstRow="1" w:lastRow="0" w:firstColumn="1" w:lastColumn="0" w:noHBand="0" w:noVBand="1"/>
      </w:tblPr>
      <w:tblGrid>
        <w:gridCol w:w="1814"/>
        <w:gridCol w:w="1814"/>
        <w:gridCol w:w="1815"/>
        <w:gridCol w:w="1814"/>
        <w:gridCol w:w="1815"/>
      </w:tblGrid>
      <w:tr w:rsidR="00C1682B" w:rsidRPr="00A122C4" w14:paraId="57C008A6" w14:textId="77777777">
        <w:trPr>
          <w:trHeight w:val="340"/>
          <w:jc w:val="right"/>
        </w:trPr>
        <w:tc>
          <w:tcPr>
            <w:tcW w:w="1814" w:type="dxa"/>
            <w:tcBorders>
              <w:top w:val="single" w:sz="2" w:space="0" w:color="000000"/>
              <w:left w:val="none" w:sz="3" w:space="0" w:color="000000"/>
              <w:bottom w:val="single" w:sz="2" w:space="0" w:color="000000"/>
              <w:right w:val="single" w:sz="2" w:space="0" w:color="000000"/>
            </w:tcBorders>
            <w:shd w:val="clear" w:color="auto" w:fill="D9D9D9"/>
            <w:vAlign w:val="center"/>
          </w:tcPr>
          <w:p w14:paraId="1F28BEE0" w14:textId="77777777" w:rsidR="00AA34CF" w:rsidRPr="00A122C4" w:rsidRDefault="00DF63D6">
            <w:pPr>
              <w:pStyle w:val="a8"/>
              <w:wordWrap w:val="0"/>
              <w:spacing w:before="0" w:after="0" w:line="340" w:lineRule="atLeast"/>
              <w:jc w:val="center"/>
              <w:rPr>
                <w:color w:val="auto"/>
              </w:rPr>
            </w:pPr>
            <w:r w:rsidRPr="00A122C4">
              <w:rPr>
                <w:rFonts w:eastAsia="굴림"/>
                <w:b/>
                <w:color w:val="auto"/>
                <w:sz w:val="20"/>
              </w:rPr>
              <w:t>투자자</w:t>
            </w:r>
          </w:p>
        </w:tc>
        <w:tc>
          <w:tcPr>
            <w:tcW w:w="1814"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792F4873" w14:textId="77777777" w:rsidR="00AA34CF" w:rsidRPr="00A122C4" w:rsidRDefault="00DF63D6">
            <w:pPr>
              <w:pStyle w:val="a8"/>
              <w:wordWrap w:val="0"/>
              <w:spacing w:before="0" w:after="0" w:line="340" w:lineRule="atLeast"/>
              <w:jc w:val="center"/>
              <w:rPr>
                <w:color w:val="auto"/>
              </w:rPr>
            </w:pPr>
            <w:r w:rsidRPr="00A122C4">
              <w:rPr>
                <w:rFonts w:eastAsia="굴림"/>
                <w:b/>
                <w:color w:val="auto"/>
                <w:sz w:val="20"/>
              </w:rPr>
              <w:t>발행가액</w:t>
            </w:r>
          </w:p>
        </w:tc>
        <w:tc>
          <w:tcPr>
            <w:tcW w:w="1815"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25FB6302" w14:textId="77777777" w:rsidR="00AA34CF" w:rsidRPr="00A122C4" w:rsidRDefault="00DF63D6">
            <w:pPr>
              <w:pStyle w:val="a8"/>
              <w:wordWrap w:val="0"/>
              <w:spacing w:before="0" w:after="0" w:line="340" w:lineRule="atLeast"/>
              <w:jc w:val="center"/>
              <w:rPr>
                <w:color w:val="auto"/>
              </w:rPr>
            </w:pPr>
            <w:r w:rsidRPr="00A122C4">
              <w:rPr>
                <w:rFonts w:ascii="굴림" w:eastAsia="굴림"/>
                <w:b/>
                <w:color w:val="auto"/>
                <w:sz w:val="20"/>
              </w:rPr>
              <w:t>미 행사금액</w:t>
            </w:r>
          </w:p>
        </w:tc>
        <w:tc>
          <w:tcPr>
            <w:tcW w:w="1814"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381207B0" w14:textId="77777777" w:rsidR="00AA34CF" w:rsidRPr="00A122C4" w:rsidRDefault="00DF63D6">
            <w:pPr>
              <w:pStyle w:val="a8"/>
              <w:wordWrap w:val="0"/>
              <w:spacing w:before="0" w:after="0" w:line="340" w:lineRule="atLeast"/>
              <w:jc w:val="center"/>
              <w:rPr>
                <w:color w:val="auto"/>
              </w:rPr>
            </w:pPr>
            <w:r w:rsidRPr="00A122C4">
              <w:rPr>
                <w:rFonts w:eastAsia="굴림"/>
                <w:b/>
                <w:color w:val="auto"/>
                <w:sz w:val="20"/>
              </w:rPr>
              <w:t>행사가액</w:t>
            </w:r>
          </w:p>
        </w:tc>
        <w:tc>
          <w:tcPr>
            <w:tcW w:w="1815" w:type="dxa"/>
            <w:tcBorders>
              <w:top w:val="single" w:sz="2" w:space="0" w:color="000000"/>
              <w:left w:val="single" w:sz="2" w:space="0" w:color="000000"/>
              <w:bottom w:val="single" w:sz="2" w:space="0" w:color="000000"/>
              <w:right w:val="none" w:sz="3" w:space="0" w:color="000000"/>
            </w:tcBorders>
            <w:shd w:val="clear" w:color="auto" w:fill="D9D9D9"/>
            <w:vAlign w:val="center"/>
          </w:tcPr>
          <w:p w14:paraId="26BDBB1D" w14:textId="77777777" w:rsidR="00AA34CF" w:rsidRPr="00A122C4" w:rsidRDefault="00DF63D6">
            <w:pPr>
              <w:pStyle w:val="a8"/>
              <w:wordWrap w:val="0"/>
              <w:spacing w:before="0" w:after="0" w:line="340" w:lineRule="atLeast"/>
              <w:jc w:val="center"/>
              <w:rPr>
                <w:color w:val="auto"/>
              </w:rPr>
            </w:pPr>
            <w:r w:rsidRPr="00A122C4">
              <w:rPr>
                <w:rFonts w:eastAsia="굴림"/>
                <w:b/>
                <w:color w:val="auto"/>
                <w:sz w:val="20"/>
              </w:rPr>
              <w:t>행사기간</w:t>
            </w:r>
          </w:p>
        </w:tc>
      </w:tr>
      <w:tr w:rsidR="00C1682B" w:rsidRPr="00A122C4" w14:paraId="0A20E7DB" w14:textId="77777777" w:rsidTr="006C06B7">
        <w:trPr>
          <w:trHeight w:val="340"/>
          <w:jc w:val="right"/>
        </w:trPr>
        <w:tc>
          <w:tcPr>
            <w:tcW w:w="9072" w:type="dxa"/>
            <w:gridSpan w:val="5"/>
            <w:tcBorders>
              <w:top w:val="single" w:sz="2" w:space="0" w:color="000000"/>
              <w:left w:val="none" w:sz="3" w:space="0" w:color="000000"/>
              <w:bottom w:val="single" w:sz="2" w:space="0" w:color="000000"/>
              <w:right w:val="none" w:sz="3" w:space="0" w:color="000000"/>
            </w:tcBorders>
            <w:shd w:val="clear" w:color="auto" w:fill="FFFFFF"/>
            <w:vAlign w:val="center"/>
          </w:tcPr>
          <w:p w14:paraId="5C7185A5" w14:textId="74A00C20" w:rsidR="007E661A" w:rsidRPr="00A122C4" w:rsidRDefault="007E661A" w:rsidP="007E661A">
            <w:pPr>
              <w:pStyle w:val="a8"/>
              <w:wordWrap w:val="0"/>
              <w:spacing w:before="0" w:after="0" w:line="340" w:lineRule="atLeast"/>
              <w:jc w:val="center"/>
              <w:rPr>
                <w:color w:val="auto"/>
              </w:rPr>
            </w:pPr>
            <w:r w:rsidRPr="00A122C4">
              <w:rPr>
                <w:rFonts w:eastAsia="굴림"/>
                <w:color w:val="auto"/>
                <w:sz w:val="20"/>
              </w:rPr>
              <w:t>해당사항</w:t>
            </w:r>
            <w:r w:rsidRPr="00A122C4">
              <w:rPr>
                <w:rFonts w:hint="eastAsia"/>
                <w:color w:val="auto"/>
              </w:rPr>
              <w:t xml:space="preserve"> </w:t>
            </w:r>
            <w:r w:rsidRPr="00A122C4">
              <w:rPr>
                <w:rFonts w:eastAsia="굴림"/>
                <w:color w:val="auto"/>
                <w:sz w:val="20"/>
              </w:rPr>
              <w:t>없음</w:t>
            </w:r>
          </w:p>
        </w:tc>
      </w:tr>
    </w:tbl>
    <w:p w14:paraId="2B6B7907" w14:textId="77777777" w:rsidR="00AA34CF" w:rsidRPr="00A122C4" w:rsidRDefault="00AA34CF">
      <w:pPr>
        <w:pStyle w:val="a7"/>
        <w:widowControl/>
        <w:autoSpaceDE/>
        <w:autoSpaceDN/>
        <w:ind w:left="0"/>
        <w:rPr>
          <w:color w:val="auto"/>
        </w:rPr>
      </w:pPr>
    </w:p>
    <w:p w14:paraId="550ECB6C" w14:textId="77777777" w:rsidR="00AA34CF" w:rsidRPr="00A122C4" w:rsidRDefault="00DF63D6">
      <w:pPr>
        <w:widowControl/>
        <w:autoSpaceDE/>
        <w:autoSpaceDN/>
        <w:rPr>
          <w:color w:val="auto"/>
        </w:rPr>
      </w:pPr>
      <w:r w:rsidRPr="00A122C4">
        <w:rPr>
          <w:rFonts w:ascii="굴림" w:eastAsia="굴림"/>
          <w:color w:val="auto"/>
        </w:rPr>
        <w:t>4. 본 계약 체결일 현재 회사가 부여한 주식매수선택권은 다음과 같다.</w:t>
      </w:r>
    </w:p>
    <w:tbl>
      <w:tblPr>
        <w:tblOverlap w:val="never"/>
        <w:tblW w:w="9072" w:type="dxa"/>
        <w:jc w:val="right"/>
        <w:tblBorders>
          <w:top w:val="single" w:sz="2" w:space="0" w:color="000000"/>
          <w:left w:val="none" w:sz="3" w:space="0" w:color="000000"/>
          <w:bottom w:val="single" w:sz="2" w:space="0" w:color="000000"/>
          <w:right w:val="none" w:sz="3" w:space="0" w:color="000000"/>
        </w:tblBorders>
        <w:shd w:val="clear" w:color="000000" w:fill="FFFFFF"/>
        <w:tblLayout w:type="fixed"/>
        <w:tblCellMar>
          <w:left w:w="0" w:type="dxa"/>
          <w:right w:w="0" w:type="dxa"/>
        </w:tblCellMar>
        <w:tblLook w:val="04A0" w:firstRow="1" w:lastRow="0" w:firstColumn="1" w:lastColumn="0" w:noHBand="0" w:noVBand="1"/>
      </w:tblPr>
      <w:tblGrid>
        <w:gridCol w:w="1560"/>
        <w:gridCol w:w="1134"/>
        <w:gridCol w:w="1417"/>
        <w:gridCol w:w="3146"/>
        <w:gridCol w:w="1815"/>
      </w:tblGrid>
      <w:tr w:rsidR="00C1682B" w:rsidRPr="00A122C4" w14:paraId="24729DCF" w14:textId="77777777" w:rsidTr="001B782E">
        <w:trPr>
          <w:trHeight w:val="340"/>
          <w:jc w:val="right"/>
        </w:trPr>
        <w:tc>
          <w:tcPr>
            <w:tcW w:w="1560" w:type="dxa"/>
            <w:tcBorders>
              <w:top w:val="single" w:sz="2" w:space="0" w:color="000000"/>
              <w:left w:val="none" w:sz="3" w:space="0" w:color="000000"/>
              <w:bottom w:val="single" w:sz="2" w:space="0" w:color="000000"/>
              <w:right w:val="single" w:sz="2" w:space="0" w:color="000000"/>
            </w:tcBorders>
            <w:shd w:val="clear" w:color="auto" w:fill="D9D9D9"/>
            <w:vAlign w:val="center"/>
          </w:tcPr>
          <w:p w14:paraId="339ECBD2" w14:textId="77777777" w:rsidR="00AA34CF" w:rsidRPr="00A122C4" w:rsidRDefault="00DF63D6">
            <w:pPr>
              <w:pStyle w:val="a8"/>
              <w:wordWrap w:val="0"/>
              <w:spacing w:before="0" w:after="0" w:line="340" w:lineRule="atLeast"/>
              <w:jc w:val="center"/>
              <w:rPr>
                <w:color w:val="auto"/>
              </w:rPr>
            </w:pPr>
            <w:r w:rsidRPr="00A122C4">
              <w:rPr>
                <w:rFonts w:ascii="굴림" w:eastAsia="굴림"/>
                <w:b/>
                <w:color w:val="auto"/>
                <w:sz w:val="20"/>
              </w:rPr>
              <w:t>부여받은 자</w:t>
            </w:r>
          </w:p>
        </w:tc>
        <w:tc>
          <w:tcPr>
            <w:tcW w:w="1134"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6DFE0C1B" w14:textId="77777777" w:rsidR="00AA34CF" w:rsidRPr="00A122C4" w:rsidRDefault="00DF63D6">
            <w:pPr>
              <w:pStyle w:val="a8"/>
              <w:wordWrap w:val="0"/>
              <w:spacing w:before="0" w:after="0" w:line="340" w:lineRule="atLeast"/>
              <w:jc w:val="center"/>
              <w:rPr>
                <w:color w:val="auto"/>
              </w:rPr>
            </w:pPr>
            <w:r w:rsidRPr="00A122C4">
              <w:rPr>
                <w:rFonts w:eastAsia="굴림"/>
                <w:b/>
                <w:color w:val="auto"/>
                <w:sz w:val="20"/>
              </w:rPr>
              <w:t>주식수</w:t>
            </w:r>
          </w:p>
        </w:tc>
        <w:tc>
          <w:tcPr>
            <w:tcW w:w="1417"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46235953" w14:textId="77777777" w:rsidR="00AA34CF" w:rsidRPr="00A122C4" w:rsidRDefault="00DF63D6">
            <w:pPr>
              <w:pStyle w:val="a8"/>
              <w:wordWrap w:val="0"/>
              <w:spacing w:before="0" w:after="0" w:line="340" w:lineRule="atLeast"/>
              <w:jc w:val="center"/>
              <w:rPr>
                <w:color w:val="auto"/>
              </w:rPr>
            </w:pPr>
            <w:r w:rsidRPr="00A122C4">
              <w:rPr>
                <w:rFonts w:eastAsia="굴림"/>
                <w:b/>
                <w:color w:val="auto"/>
                <w:sz w:val="20"/>
              </w:rPr>
              <w:t>행사가액</w:t>
            </w:r>
          </w:p>
        </w:tc>
        <w:tc>
          <w:tcPr>
            <w:tcW w:w="3146"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5526A62F" w14:textId="77777777" w:rsidR="00AA34CF" w:rsidRPr="00A122C4" w:rsidRDefault="00DF63D6">
            <w:pPr>
              <w:pStyle w:val="a8"/>
              <w:wordWrap w:val="0"/>
              <w:spacing w:before="0" w:after="0" w:line="340" w:lineRule="atLeast"/>
              <w:jc w:val="center"/>
              <w:rPr>
                <w:color w:val="auto"/>
              </w:rPr>
            </w:pPr>
            <w:r w:rsidRPr="00A122C4">
              <w:rPr>
                <w:rFonts w:eastAsia="굴림"/>
                <w:b/>
                <w:color w:val="auto"/>
                <w:sz w:val="20"/>
              </w:rPr>
              <w:t>행사기간</w:t>
            </w:r>
          </w:p>
        </w:tc>
        <w:tc>
          <w:tcPr>
            <w:tcW w:w="1815" w:type="dxa"/>
            <w:tcBorders>
              <w:top w:val="single" w:sz="2" w:space="0" w:color="000000"/>
              <w:left w:val="single" w:sz="2" w:space="0" w:color="000000"/>
              <w:bottom w:val="single" w:sz="2" w:space="0" w:color="000000"/>
              <w:right w:val="none" w:sz="3" w:space="0" w:color="000000"/>
            </w:tcBorders>
            <w:shd w:val="clear" w:color="auto" w:fill="D9D9D9"/>
            <w:vAlign w:val="center"/>
          </w:tcPr>
          <w:p w14:paraId="46C23B88" w14:textId="77777777" w:rsidR="00AA34CF" w:rsidRPr="00A122C4" w:rsidRDefault="00DF63D6">
            <w:pPr>
              <w:pStyle w:val="a8"/>
              <w:wordWrap w:val="0"/>
              <w:spacing w:before="0" w:after="0" w:line="340" w:lineRule="atLeast"/>
              <w:jc w:val="center"/>
              <w:rPr>
                <w:color w:val="auto"/>
              </w:rPr>
            </w:pPr>
            <w:r w:rsidRPr="00A122C4">
              <w:rPr>
                <w:rFonts w:eastAsia="굴림"/>
                <w:b/>
                <w:color w:val="auto"/>
                <w:sz w:val="20"/>
              </w:rPr>
              <w:t>행사방법</w:t>
            </w:r>
          </w:p>
        </w:tc>
      </w:tr>
      <w:tr w:rsidR="001B782E" w:rsidRPr="00A122C4" w14:paraId="0372308E" w14:textId="77777777" w:rsidTr="001B782E">
        <w:trPr>
          <w:trHeight w:val="340"/>
          <w:jc w:val="right"/>
        </w:trPr>
        <w:tc>
          <w:tcPr>
            <w:tcW w:w="1560" w:type="dxa"/>
            <w:tcBorders>
              <w:top w:val="single" w:sz="2" w:space="0" w:color="000000"/>
              <w:left w:val="none" w:sz="3" w:space="0" w:color="000000"/>
              <w:bottom w:val="single" w:sz="2" w:space="0" w:color="000000"/>
              <w:right w:val="single" w:sz="2" w:space="0" w:color="000000"/>
            </w:tcBorders>
            <w:shd w:val="clear" w:color="auto" w:fill="auto"/>
            <w:vAlign w:val="center"/>
          </w:tcPr>
          <w:p w14:paraId="3A79289F" w14:textId="76358D75" w:rsidR="001B782E" w:rsidRPr="00A122C4" w:rsidRDefault="001B782E" w:rsidP="001B782E">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박세웅</w:t>
            </w:r>
          </w:p>
        </w:tc>
        <w:tc>
          <w:tcPr>
            <w:tcW w:w="1134"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5183EF7" w14:textId="5855933A" w:rsidR="001B782E" w:rsidRPr="00A122C4" w:rsidRDefault="001B782E" w:rsidP="001B782E">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617</w:t>
            </w:r>
          </w:p>
        </w:tc>
        <w:tc>
          <w:tcPr>
            <w:tcW w:w="141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E347674" w14:textId="2D5AF141" w:rsidR="001B782E" w:rsidRPr="00A122C4" w:rsidRDefault="001B782E" w:rsidP="001B782E">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금250,000원</w:t>
            </w:r>
          </w:p>
        </w:tc>
        <w:tc>
          <w:tcPr>
            <w:tcW w:w="314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DB1091F" w14:textId="6C44B286" w:rsidR="001B782E" w:rsidRPr="00A122C4" w:rsidRDefault="001B782E" w:rsidP="001B782E">
            <w:pPr>
              <w:pStyle w:val="a8"/>
              <w:wordWrap w:val="0"/>
              <w:spacing w:before="0" w:after="0"/>
              <w:jc w:val="center"/>
              <w:rPr>
                <w:rFonts w:ascii="맑은 고딕" w:eastAsia="맑은 고딕" w:hAnsi="맑은 고딕"/>
                <w:sz w:val="22"/>
              </w:rPr>
            </w:pPr>
            <w:r w:rsidRPr="00A122C4">
              <w:rPr>
                <w:rFonts w:ascii="맑은 고딕" w:eastAsia="맑은 고딕" w:hAnsi="맑은 고딕"/>
                <w:sz w:val="22"/>
              </w:rPr>
              <w:t>‘</w:t>
            </w:r>
            <w:r w:rsidRPr="00A122C4">
              <w:rPr>
                <w:rFonts w:ascii="맑은 고딕" w:eastAsia="맑은 고딕" w:hAnsi="맑은 고딕" w:hint="eastAsia"/>
                <w:sz w:val="22"/>
              </w:rPr>
              <w:t>26.03.18~</w:t>
            </w:r>
            <w:r w:rsidRPr="00A122C4">
              <w:rPr>
                <w:rFonts w:ascii="맑은 고딕" w:eastAsia="맑은 고딕" w:hAnsi="맑은 고딕"/>
                <w:sz w:val="22"/>
              </w:rPr>
              <w:t>’</w:t>
            </w:r>
            <w:r w:rsidRPr="00A122C4">
              <w:rPr>
                <w:rFonts w:ascii="맑은 고딕" w:eastAsia="맑은 고딕" w:hAnsi="맑은 고딕" w:hint="eastAsia"/>
                <w:sz w:val="22"/>
              </w:rPr>
              <w:t>29.03.17 (309주)</w:t>
            </w:r>
            <w:r w:rsidRPr="00A122C4">
              <w:rPr>
                <w:rFonts w:ascii="맑은 고딕" w:eastAsia="맑은 고딕" w:hAnsi="맑은 고딕"/>
                <w:sz w:val="22"/>
              </w:rPr>
              <w:br/>
              <w:t>’</w:t>
            </w:r>
            <w:r w:rsidRPr="00A122C4">
              <w:rPr>
                <w:rFonts w:ascii="맑은 고딕" w:eastAsia="맑은 고딕" w:hAnsi="맑은 고딕" w:hint="eastAsia"/>
                <w:sz w:val="22"/>
              </w:rPr>
              <w:t>27.03.18~</w:t>
            </w:r>
            <w:r w:rsidRPr="00A122C4">
              <w:rPr>
                <w:rFonts w:ascii="맑은 고딕" w:eastAsia="맑은 고딕" w:hAnsi="맑은 고딕"/>
                <w:sz w:val="22"/>
              </w:rPr>
              <w:t>’</w:t>
            </w:r>
            <w:r w:rsidRPr="00A122C4">
              <w:rPr>
                <w:rFonts w:ascii="맑은 고딕" w:eastAsia="맑은 고딕" w:hAnsi="맑은 고딕" w:hint="eastAsia"/>
                <w:sz w:val="22"/>
              </w:rPr>
              <w:t>29.03.17 (308주)</w:t>
            </w:r>
          </w:p>
        </w:tc>
        <w:tc>
          <w:tcPr>
            <w:tcW w:w="1815" w:type="dxa"/>
            <w:tcBorders>
              <w:top w:val="single" w:sz="2" w:space="0" w:color="000000"/>
              <w:left w:val="single" w:sz="2" w:space="0" w:color="000000"/>
              <w:bottom w:val="single" w:sz="2" w:space="0" w:color="000000"/>
              <w:right w:val="none" w:sz="3" w:space="0" w:color="000000"/>
            </w:tcBorders>
            <w:shd w:val="clear" w:color="auto" w:fill="auto"/>
            <w:vAlign w:val="center"/>
          </w:tcPr>
          <w:p w14:paraId="6BB7C0F4" w14:textId="3A2AE065" w:rsidR="001B782E" w:rsidRPr="00A122C4" w:rsidRDefault="001B782E" w:rsidP="001B782E">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신주교부</w:t>
            </w:r>
          </w:p>
        </w:tc>
      </w:tr>
      <w:tr w:rsidR="00B2375C" w:rsidRPr="00A122C4" w14:paraId="431B62D4" w14:textId="77777777" w:rsidTr="00FF0355">
        <w:trPr>
          <w:trHeight w:val="340"/>
          <w:jc w:val="right"/>
        </w:trPr>
        <w:tc>
          <w:tcPr>
            <w:tcW w:w="1560" w:type="dxa"/>
            <w:vMerge w:val="restart"/>
            <w:tcBorders>
              <w:top w:val="single" w:sz="2" w:space="0" w:color="000000"/>
              <w:left w:val="none" w:sz="3" w:space="0" w:color="000000"/>
              <w:right w:val="single" w:sz="2" w:space="0" w:color="000000"/>
            </w:tcBorders>
            <w:shd w:val="clear" w:color="auto" w:fill="auto"/>
            <w:vAlign w:val="center"/>
          </w:tcPr>
          <w:p w14:paraId="4BF4EAC5" w14:textId="1E15703C" w:rsidR="00B2375C" w:rsidRPr="00A122C4" w:rsidRDefault="00B2375C" w:rsidP="001B782E">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김창한</w:t>
            </w:r>
          </w:p>
        </w:tc>
        <w:tc>
          <w:tcPr>
            <w:tcW w:w="1134"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DDF5545" w14:textId="6636E365" w:rsidR="00B2375C" w:rsidRPr="00A122C4" w:rsidRDefault="00B2375C" w:rsidP="001B782E">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103</w:t>
            </w:r>
          </w:p>
        </w:tc>
        <w:tc>
          <w:tcPr>
            <w:tcW w:w="141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BD6F967" w14:textId="33D8F1BB" w:rsidR="00B2375C" w:rsidRPr="00A122C4" w:rsidRDefault="00B2375C" w:rsidP="001B782E">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금250,000원</w:t>
            </w:r>
          </w:p>
        </w:tc>
        <w:tc>
          <w:tcPr>
            <w:tcW w:w="314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12ACD3F" w14:textId="6412EC71" w:rsidR="00B2375C" w:rsidRPr="00A122C4" w:rsidRDefault="00B2375C" w:rsidP="001B782E">
            <w:pPr>
              <w:pStyle w:val="a8"/>
              <w:wordWrap w:val="0"/>
              <w:spacing w:before="0" w:after="0"/>
              <w:jc w:val="center"/>
              <w:rPr>
                <w:rFonts w:ascii="맑은 고딕" w:eastAsia="맑은 고딕" w:hAnsi="맑은 고딕"/>
                <w:sz w:val="22"/>
              </w:rPr>
            </w:pPr>
            <w:r w:rsidRPr="00A122C4">
              <w:rPr>
                <w:rFonts w:ascii="맑은 고딕" w:eastAsia="맑은 고딕" w:hAnsi="맑은 고딕"/>
                <w:sz w:val="22"/>
              </w:rPr>
              <w:t>‘</w:t>
            </w:r>
            <w:r w:rsidRPr="00A122C4">
              <w:rPr>
                <w:rFonts w:ascii="맑은 고딕" w:eastAsia="맑은 고딕" w:hAnsi="맑은 고딕" w:hint="eastAsia"/>
                <w:sz w:val="22"/>
              </w:rPr>
              <w:t>26.03.18~</w:t>
            </w:r>
            <w:r w:rsidRPr="00A122C4">
              <w:rPr>
                <w:rFonts w:ascii="맑은 고딕" w:eastAsia="맑은 고딕" w:hAnsi="맑은 고딕"/>
                <w:sz w:val="22"/>
              </w:rPr>
              <w:t>’</w:t>
            </w:r>
            <w:r w:rsidRPr="00A122C4">
              <w:rPr>
                <w:rFonts w:ascii="맑은 고딕" w:eastAsia="맑은 고딕" w:hAnsi="맑은 고딕" w:hint="eastAsia"/>
                <w:sz w:val="22"/>
              </w:rPr>
              <w:t>29.03.17 (52주)</w:t>
            </w:r>
            <w:r w:rsidRPr="00A122C4">
              <w:rPr>
                <w:rFonts w:ascii="맑은 고딕" w:eastAsia="맑은 고딕" w:hAnsi="맑은 고딕"/>
                <w:sz w:val="22"/>
              </w:rPr>
              <w:br/>
              <w:t>’</w:t>
            </w:r>
            <w:r w:rsidRPr="00A122C4">
              <w:rPr>
                <w:rFonts w:ascii="맑은 고딕" w:eastAsia="맑은 고딕" w:hAnsi="맑은 고딕" w:hint="eastAsia"/>
                <w:sz w:val="22"/>
              </w:rPr>
              <w:t>27.03.18~</w:t>
            </w:r>
            <w:r w:rsidRPr="00A122C4">
              <w:rPr>
                <w:rFonts w:ascii="맑은 고딕" w:eastAsia="맑은 고딕" w:hAnsi="맑은 고딕"/>
                <w:sz w:val="22"/>
              </w:rPr>
              <w:t>’</w:t>
            </w:r>
            <w:r w:rsidRPr="00A122C4">
              <w:rPr>
                <w:rFonts w:ascii="맑은 고딕" w:eastAsia="맑은 고딕" w:hAnsi="맑은 고딕" w:hint="eastAsia"/>
                <w:sz w:val="22"/>
              </w:rPr>
              <w:t>29.03.17 (51주)</w:t>
            </w:r>
          </w:p>
        </w:tc>
        <w:tc>
          <w:tcPr>
            <w:tcW w:w="1815" w:type="dxa"/>
            <w:tcBorders>
              <w:top w:val="single" w:sz="2" w:space="0" w:color="000000"/>
              <w:left w:val="single" w:sz="2" w:space="0" w:color="000000"/>
              <w:bottom w:val="single" w:sz="2" w:space="0" w:color="000000"/>
              <w:right w:val="none" w:sz="3" w:space="0" w:color="000000"/>
            </w:tcBorders>
            <w:shd w:val="clear" w:color="auto" w:fill="auto"/>
            <w:vAlign w:val="center"/>
          </w:tcPr>
          <w:p w14:paraId="3210A1C9" w14:textId="4FCB3CEB" w:rsidR="00B2375C" w:rsidRPr="00A122C4" w:rsidRDefault="00B2375C" w:rsidP="001B782E">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신주교부</w:t>
            </w:r>
          </w:p>
        </w:tc>
      </w:tr>
      <w:tr w:rsidR="00B2375C" w:rsidRPr="00A122C4" w14:paraId="59457A17" w14:textId="77777777" w:rsidTr="00FF0355">
        <w:trPr>
          <w:trHeight w:val="340"/>
          <w:jc w:val="right"/>
        </w:trPr>
        <w:tc>
          <w:tcPr>
            <w:tcW w:w="1560" w:type="dxa"/>
            <w:vMerge/>
            <w:tcBorders>
              <w:left w:val="none" w:sz="3" w:space="0" w:color="000000"/>
              <w:bottom w:val="single" w:sz="2" w:space="0" w:color="000000"/>
              <w:right w:val="single" w:sz="2" w:space="0" w:color="000000"/>
            </w:tcBorders>
            <w:shd w:val="clear" w:color="auto" w:fill="auto"/>
            <w:vAlign w:val="center"/>
          </w:tcPr>
          <w:p w14:paraId="7E15777F" w14:textId="77777777" w:rsidR="00B2375C" w:rsidRPr="00A122C4" w:rsidRDefault="00B2375C" w:rsidP="00B2375C">
            <w:pPr>
              <w:pStyle w:val="a8"/>
              <w:wordWrap w:val="0"/>
              <w:spacing w:before="0" w:after="0"/>
              <w:jc w:val="center"/>
              <w:rPr>
                <w:rFonts w:ascii="맑은 고딕" w:eastAsia="맑은 고딕" w:hAnsi="맑은 고딕"/>
                <w:sz w:val="22"/>
              </w:rPr>
            </w:pPr>
          </w:p>
        </w:tc>
        <w:tc>
          <w:tcPr>
            <w:tcW w:w="1134"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8964EBB" w14:textId="664FD201"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103</w:t>
            </w:r>
          </w:p>
        </w:tc>
        <w:tc>
          <w:tcPr>
            <w:tcW w:w="141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9571EB2" w14:textId="571F5F0A"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금</w:t>
            </w:r>
            <w:r>
              <w:rPr>
                <w:rFonts w:ascii="맑은 고딕" w:eastAsia="맑은 고딕" w:hAnsi="맑은 고딕" w:hint="eastAsia"/>
                <w:sz w:val="22"/>
              </w:rPr>
              <w:t>461</w:t>
            </w:r>
            <w:r w:rsidRPr="00A122C4">
              <w:rPr>
                <w:rFonts w:ascii="맑은 고딕" w:eastAsia="맑은 고딕" w:hAnsi="맑은 고딕" w:hint="eastAsia"/>
                <w:sz w:val="22"/>
              </w:rPr>
              <w:t>,</w:t>
            </w:r>
            <w:r>
              <w:rPr>
                <w:rFonts w:ascii="맑은 고딕" w:eastAsia="맑은 고딕" w:hAnsi="맑은 고딕" w:hint="eastAsia"/>
                <w:sz w:val="22"/>
              </w:rPr>
              <w:t>681</w:t>
            </w:r>
            <w:r w:rsidRPr="00A122C4">
              <w:rPr>
                <w:rFonts w:ascii="맑은 고딕" w:eastAsia="맑은 고딕" w:hAnsi="맑은 고딕" w:hint="eastAsia"/>
                <w:sz w:val="22"/>
              </w:rPr>
              <w:t>원</w:t>
            </w:r>
          </w:p>
        </w:tc>
        <w:tc>
          <w:tcPr>
            <w:tcW w:w="314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E41666E" w14:textId="153F4542"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sz w:val="22"/>
              </w:rPr>
              <w:t>‘</w:t>
            </w:r>
            <w:r w:rsidRPr="00A122C4">
              <w:rPr>
                <w:rFonts w:ascii="맑은 고딕" w:eastAsia="맑은 고딕" w:hAnsi="맑은 고딕" w:hint="eastAsia"/>
                <w:sz w:val="22"/>
              </w:rPr>
              <w:t>26.</w:t>
            </w:r>
            <w:r>
              <w:rPr>
                <w:rFonts w:ascii="맑은 고딕" w:eastAsia="맑은 고딕" w:hAnsi="맑은 고딕" w:hint="eastAsia"/>
                <w:sz w:val="22"/>
              </w:rPr>
              <w:t>10</w:t>
            </w:r>
            <w:r w:rsidRPr="00A122C4">
              <w:rPr>
                <w:rFonts w:ascii="맑은 고딕" w:eastAsia="맑은 고딕" w:hAnsi="맑은 고딕" w:hint="eastAsia"/>
                <w:sz w:val="22"/>
              </w:rPr>
              <w:t>.</w:t>
            </w:r>
            <w:r>
              <w:rPr>
                <w:rFonts w:ascii="맑은 고딕" w:eastAsia="맑은 고딕" w:hAnsi="맑은 고딕" w:hint="eastAsia"/>
                <w:sz w:val="22"/>
              </w:rPr>
              <w:t>14</w:t>
            </w:r>
            <w:r w:rsidRPr="00A122C4">
              <w:rPr>
                <w:rFonts w:ascii="맑은 고딕" w:eastAsia="맑은 고딕" w:hAnsi="맑은 고딕" w:hint="eastAsia"/>
                <w:sz w:val="22"/>
              </w:rPr>
              <w:t>~</w:t>
            </w:r>
            <w:r w:rsidRPr="00A122C4">
              <w:rPr>
                <w:rFonts w:ascii="맑은 고딕" w:eastAsia="맑은 고딕" w:hAnsi="맑은 고딕"/>
                <w:sz w:val="22"/>
              </w:rPr>
              <w:t>’</w:t>
            </w:r>
            <w:r w:rsidRPr="00A122C4">
              <w:rPr>
                <w:rFonts w:ascii="맑은 고딕" w:eastAsia="맑은 고딕" w:hAnsi="맑은 고딕" w:hint="eastAsia"/>
                <w:sz w:val="22"/>
              </w:rPr>
              <w:t>29.</w:t>
            </w:r>
            <w:r>
              <w:rPr>
                <w:rFonts w:ascii="맑은 고딕" w:eastAsia="맑은 고딕" w:hAnsi="맑은 고딕" w:hint="eastAsia"/>
                <w:sz w:val="22"/>
              </w:rPr>
              <w:t>10</w:t>
            </w:r>
            <w:r w:rsidRPr="00A122C4">
              <w:rPr>
                <w:rFonts w:ascii="맑은 고딕" w:eastAsia="맑은 고딕" w:hAnsi="맑은 고딕" w:hint="eastAsia"/>
                <w:sz w:val="22"/>
              </w:rPr>
              <w:t>.</w:t>
            </w:r>
            <w:r>
              <w:rPr>
                <w:rFonts w:ascii="맑은 고딕" w:eastAsia="맑은 고딕" w:hAnsi="맑은 고딕" w:hint="eastAsia"/>
                <w:sz w:val="22"/>
              </w:rPr>
              <w:t>13</w:t>
            </w:r>
            <w:r w:rsidRPr="00A122C4">
              <w:rPr>
                <w:rFonts w:ascii="맑은 고딕" w:eastAsia="맑은 고딕" w:hAnsi="맑은 고딕" w:hint="eastAsia"/>
                <w:sz w:val="22"/>
              </w:rPr>
              <w:t xml:space="preserve"> (52주)</w:t>
            </w:r>
            <w:r w:rsidRPr="00A122C4">
              <w:rPr>
                <w:rFonts w:ascii="맑은 고딕" w:eastAsia="맑은 고딕" w:hAnsi="맑은 고딕"/>
                <w:sz w:val="22"/>
              </w:rPr>
              <w:br/>
              <w:t>‘</w:t>
            </w:r>
            <w:r w:rsidRPr="00A122C4">
              <w:rPr>
                <w:rFonts w:ascii="맑은 고딕" w:eastAsia="맑은 고딕" w:hAnsi="맑은 고딕" w:hint="eastAsia"/>
                <w:sz w:val="22"/>
              </w:rPr>
              <w:t>2</w:t>
            </w:r>
            <w:r>
              <w:rPr>
                <w:rFonts w:ascii="맑은 고딕" w:eastAsia="맑은 고딕" w:hAnsi="맑은 고딕" w:hint="eastAsia"/>
                <w:sz w:val="22"/>
              </w:rPr>
              <w:t>7</w:t>
            </w:r>
            <w:r w:rsidRPr="00A122C4">
              <w:rPr>
                <w:rFonts w:ascii="맑은 고딕" w:eastAsia="맑은 고딕" w:hAnsi="맑은 고딕" w:hint="eastAsia"/>
                <w:sz w:val="22"/>
              </w:rPr>
              <w:t>.</w:t>
            </w:r>
            <w:r>
              <w:rPr>
                <w:rFonts w:ascii="맑은 고딕" w:eastAsia="맑은 고딕" w:hAnsi="맑은 고딕" w:hint="eastAsia"/>
                <w:sz w:val="22"/>
              </w:rPr>
              <w:t>10</w:t>
            </w:r>
            <w:r w:rsidRPr="00A122C4">
              <w:rPr>
                <w:rFonts w:ascii="맑은 고딕" w:eastAsia="맑은 고딕" w:hAnsi="맑은 고딕" w:hint="eastAsia"/>
                <w:sz w:val="22"/>
              </w:rPr>
              <w:t>.</w:t>
            </w:r>
            <w:r>
              <w:rPr>
                <w:rFonts w:ascii="맑은 고딕" w:eastAsia="맑은 고딕" w:hAnsi="맑은 고딕" w:hint="eastAsia"/>
                <w:sz w:val="22"/>
              </w:rPr>
              <w:t>14</w:t>
            </w:r>
            <w:r w:rsidRPr="00A122C4">
              <w:rPr>
                <w:rFonts w:ascii="맑은 고딕" w:eastAsia="맑은 고딕" w:hAnsi="맑은 고딕" w:hint="eastAsia"/>
                <w:sz w:val="22"/>
              </w:rPr>
              <w:t>~</w:t>
            </w:r>
            <w:r w:rsidRPr="00A122C4">
              <w:rPr>
                <w:rFonts w:ascii="맑은 고딕" w:eastAsia="맑은 고딕" w:hAnsi="맑은 고딕"/>
                <w:sz w:val="22"/>
              </w:rPr>
              <w:t>’</w:t>
            </w:r>
            <w:r w:rsidRPr="00A122C4">
              <w:rPr>
                <w:rFonts w:ascii="맑은 고딕" w:eastAsia="맑은 고딕" w:hAnsi="맑은 고딕" w:hint="eastAsia"/>
                <w:sz w:val="22"/>
              </w:rPr>
              <w:t>29.</w:t>
            </w:r>
            <w:r>
              <w:rPr>
                <w:rFonts w:ascii="맑은 고딕" w:eastAsia="맑은 고딕" w:hAnsi="맑은 고딕" w:hint="eastAsia"/>
                <w:sz w:val="22"/>
              </w:rPr>
              <w:t>10</w:t>
            </w:r>
            <w:r w:rsidRPr="00A122C4">
              <w:rPr>
                <w:rFonts w:ascii="맑은 고딕" w:eastAsia="맑은 고딕" w:hAnsi="맑은 고딕" w:hint="eastAsia"/>
                <w:sz w:val="22"/>
              </w:rPr>
              <w:t>.</w:t>
            </w:r>
            <w:r>
              <w:rPr>
                <w:rFonts w:ascii="맑은 고딕" w:eastAsia="맑은 고딕" w:hAnsi="맑은 고딕" w:hint="eastAsia"/>
                <w:sz w:val="22"/>
              </w:rPr>
              <w:t>13</w:t>
            </w:r>
            <w:r w:rsidRPr="00A122C4">
              <w:rPr>
                <w:rFonts w:ascii="맑은 고딕" w:eastAsia="맑은 고딕" w:hAnsi="맑은 고딕" w:hint="eastAsia"/>
                <w:sz w:val="22"/>
              </w:rPr>
              <w:t xml:space="preserve"> (51주)</w:t>
            </w:r>
          </w:p>
        </w:tc>
        <w:tc>
          <w:tcPr>
            <w:tcW w:w="1815" w:type="dxa"/>
            <w:tcBorders>
              <w:top w:val="single" w:sz="2" w:space="0" w:color="000000"/>
              <w:left w:val="single" w:sz="2" w:space="0" w:color="000000"/>
              <w:bottom w:val="single" w:sz="2" w:space="0" w:color="000000"/>
              <w:right w:val="none" w:sz="3" w:space="0" w:color="000000"/>
            </w:tcBorders>
            <w:shd w:val="clear" w:color="auto" w:fill="auto"/>
            <w:vAlign w:val="center"/>
          </w:tcPr>
          <w:p w14:paraId="2E038D03" w14:textId="5C3BADE0"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신주교부</w:t>
            </w:r>
          </w:p>
        </w:tc>
      </w:tr>
      <w:tr w:rsidR="00B2375C" w:rsidRPr="00A122C4" w14:paraId="028EE1F9" w14:textId="77777777" w:rsidTr="00FF0355">
        <w:trPr>
          <w:trHeight w:val="340"/>
          <w:jc w:val="right"/>
        </w:trPr>
        <w:tc>
          <w:tcPr>
            <w:tcW w:w="1560" w:type="dxa"/>
            <w:vMerge w:val="restart"/>
            <w:tcBorders>
              <w:top w:val="single" w:sz="2" w:space="0" w:color="000000"/>
              <w:left w:val="none" w:sz="3" w:space="0" w:color="000000"/>
              <w:right w:val="single" w:sz="2" w:space="0" w:color="000000"/>
            </w:tcBorders>
            <w:shd w:val="clear" w:color="auto" w:fill="auto"/>
            <w:vAlign w:val="center"/>
          </w:tcPr>
          <w:p w14:paraId="75F9A37F" w14:textId="3DBE3753"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김대홍</w:t>
            </w:r>
          </w:p>
        </w:tc>
        <w:tc>
          <w:tcPr>
            <w:tcW w:w="1134"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50229FD" w14:textId="120E1B85"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103</w:t>
            </w:r>
          </w:p>
        </w:tc>
        <w:tc>
          <w:tcPr>
            <w:tcW w:w="141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F118349" w14:textId="24BE728B"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금250,000원</w:t>
            </w:r>
          </w:p>
        </w:tc>
        <w:tc>
          <w:tcPr>
            <w:tcW w:w="314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DE66016" w14:textId="355DC58C"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sz w:val="22"/>
              </w:rPr>
              <w:t>‘</w:t>
            </w:r>
            <w:r w:rsidRPr="00A122C4">
              <w:rPr>
                <w:rFonts w:ascii="맑은 고딕" w:eastAsia="맑은 고딕" w:hAnsi="맑은 고딕" w:hint="eastAsia"/>
                <w:sz w:val="22"/>
              </w:rPr>
              <w:t>26.03.18~</w:t>
            </w:r>
            <w:r w:rsidRPr="00A122C4">
              <w:rPr>
                <w:rFonts w:ascii="맑은 고딕" w:eastAsia="맑은 고딕" w:hAnsi="맑은 고딕"/>
                <w:sz w:val="22"/>
              </w:rPr>
              <w:t>’</w:t>
            </w:r>
            <w:r w:rsidRPr="00A122C4">
              <w:rPr>
                <w:rFonts w:ascii="맑은 고딕" w:eastAsia="맑은 고딕" w:hAnsi="맑은 고딕" w:hint="eastAsia"/>
                <w:sz w:val="22"/>
              </w:rPr>
              <w:t>29.03.17 (52주)</w:t>
            </w:r>
            <w:r w:rsidRPr="00A122C4">
              <w:rPr>
                <w:rFonts w:ascii="맑은 고딕" w:eastAsia="맑은 고딕" w:hAnsi="맑은 고딕"/>
                <w:sz w:val="22"/>
              </w:rPr>
              <w:br/>
              <w:t>’</w:t>
            </w:r>
            <w:r w:rsidRPr="00A122C4">
              <w:rPr>
                <w:rFonts w:ascii="맑은 고딕" w:eastAsia="맑은 고딕" w:hAnsi="맑은 고딕" w:hint="eastAsia"/>
                <w:sz w:val="22"/>
              </w:rPr>
              <w:t>27.03.18~</w:t>
            </w:r>
            <w:r w:rsidRPr="00A122C4">
              <w:rPr>
                <w:rFonts w:ascii="맑은 고딕" w:eastAsia="맑은 고딕" w:hAnsi="맑은 고딕"/>
                <w:sz w:val="22"/>
              </w:rPr>
              <w:t>’</w:t>
            </w:r>
            <w:r w:rsidRPr="00A122C4">
              <w:rPr>
                <w:rFonts w:ascii="맑은 고딕" w:eastAsia="맑은 고딕" w:hAnsi="맑은 고딕" w:hint="eastAsia"/>
                <w:sz w:val="22"/>
              </w:rPr>
              <w:t>29.03.17 (51주)</w:t>
            </w:r>
          </w:p>
        </w:tc>
        <w:tc>
          <w:tcPr>
            <w:tcW w:w="1815" w:type="dxa"/>
            <w:tcBorders>
              <w:top w:val="single" w:sz="2" w:space="0" w:color="000000"/>
              <w:left w:val="single" w:sz="2" w:space="0" w:color="000000"/>
              <w:bottom w:val="single" w:sz="2" w:space="0" w:color="000000"/>
              <w:right w:val="none" w:sz="3" w:space="0" w:color="000000"/>
            </w:tcBorders>
            <w:shd w:val="clear" w:color="auto" w:fill="auto"/>
            <w:vAlign w:val="center"/>
          </w:tcPr>
          <w:p w14:paraId="2A00FA4B" w14:textId="1A2E8240"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신주교부</w:t>
            </w:r>
          </w:p>
        </w:tc>
      </w:tr>
      <w:tr w:rsidR="00B2375C" w:rsidRPr="00A122C4" w14:paraId="30872F97" w14:textId="77777777" w:rsidTr="00FF0355">
        <w:trPr>
          <w:trHeight w:val="340"/>
          <w:jc w:val="right"/>
        </w:trPr>
        <w:tc>
          <w:tcPr>
            <w:tcW w:w="1560" w:type="dxa"/>
            <w:vMerge/>
            <w:tcBorders>
              <w:left w:val="none" w:sz="3" w:space="0" w:color="000000"/>
              <w:bottom w:val="single" w:sz="2" w:space="0" w:color="000000"/>
              <w:right w:val="single" w:sz="2" w:space="0" w:color="000000"/>
            </w:tcBorders>
            <w:shd w:val="clear" w:color="auto" w:fill="auto"/>
            <w:vAlign w:val="center"/>
          </w:tcPr>
          <w:p w14:paraId="23F27AFB" w14:textId="77777777" w:rsidR="00B2375C" w:rsidRPr="00A122C4" w:rsidRDefault="00B2375C" w:rsidP="00B2375C">
            <w:pPr>
              <w:pStyle w:val="a8"/>
              <w:wordWrap w:val="0"/>
              <w:spacing w:before="0" w:after="0"/>
              <w:jc w:val="center"/>
              <w:rPr>
                <w:rFonts w:ascii="맑은 고딕" w:eastAsia="맑은 고딕" w:hAnsi="맑은 고딕"/>
                <w:sz w:val="22"/>
              </w:rPr>
            </w:pPr>
          </w:p>
        </w:tc>
        <w:tc>
          <w:tcPr>
            <w:tcW w:w="1134"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864C14F" w14:textId="3265D68D"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103</w:t>
            </w:r>
          </w:p>
        </w:tc>
        <w:tc>
          <w:tcPr>
            <w:tcW w:w="141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C58AA2C" w14:textId="07E49E3E"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금</w:t>
            </w:r>
            <w:r>
              <w:rPr>
                <w:rFonts w:ascii="맑은 고딕" w:eastAsia="맑은 고딕" w:hAnsi="맑은 고딕" w:hint="eastAsia"/>
                <w:sz w:val="22"/>
              </w:rPr>
              <w:t>461</w:t>
            </w:r>
            <w:r w:rsidRPr="00A122C4">
              <w:rPr>
                <w:rFonts w:ascii="맑은 고딕" w:eastAsia="맑은 고딕" w:hAnsi="맑은 고딕" w:hint="eastAsia"/>
                <w:sz w:val="22"/>
              </w:rPr>
              <w:t>,</w:t>
            </w:r>
            <w:r>
              <w:rPr>
                <w:rFonts w:ascii="맑은 고딕" w:eastAsia="맑은 고딕" w:hAnsi="맑은 고딕" w:hint="eastAsia"/>
                <w:sz w:val="22"/>
              </w:rPr>
              <w:t>681</w:t>
            </w:r>
            <w:r w:rsidRPr="00A122C4">
              <w:rPr>
                <w:rFonts w:ascii="맑은 고딕" w:eastAsia="맑은 고딕" w:hAnsi="맑은 고딕" w:hint="eastAsia"/>
                <w:sz w:val="22"/>
              </w:rPr>
              <w:t>원</w:t>
            </w:r>
          </w:p>
        </w:tc>
        <w:tc>
          <w:tcPr>
            <w:tcW w:w="314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08535D9" w14:textId="68975AC8"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sz w:val="22"/>
              </w:rPr>
              <w:t>‘</w:t>
            </w:r>
            <w:r w:rsidRPr="00A122C4">
              <w:rPr>
                <w:rFonts w:ascii="맑은 고딕" w:eastAsia="맑은 고딕" w:hAnsi="맑은 고딕" w:hint="eastAsia"/>
                <w:sz w:val="22"/>
              </w:rPr>
              <w:t>26.</w:t>
            </w:r>
            <w:r>
              <w:rPr>
                <w:rFonts w:ascii="맑은 고딕" w:eastAsia="맑은 고딕" w:hAnsi="맑은 고딕" w:hint="eastAsia"/>
                <w:sz w:val="22"/>
              </w:rPr>
              <w:t>10</w:t>
            </w:r>
            <w:r w:rsidRPr="00A122C4">
              <w:rPr>
                <w:rFonts w:ascii="맑은 고딕" w:eastAsia="맑은 고딕" w:hAnsi="맑은 고딕" w:hint="eastAsia"/>
                <w:sz w:val="22"/>
              </w:rPr>
              <w:t>.</w:t>
            </w:r>
            <w:r>
              <w:rPr>
                <w:rFonts w:ascii="맑은 고딕" w:eastAsia="맑은 고딕" w:hAnsi="맑은 고딕" w:hint="eastAsia"/>
                <w:sz w:val="22"/>
              </w:rPr>
              <w:t>14</w:t>
            </w:r>
            <w:r w:rsidRPr="00A122C4">
              <w:rPr>
                <w:rFonts w:ascii="맑은 고딕" w:eastAsia="맑은 고딕" w:hAnsi="맑은 고딕" w:hint="eastAsia"/>
                <w:sz w:val="22"/>
              </w:rPr>
              <w:t>~</w:t>
            </w:r>
            <w:r w:rsidRPr="00A122C4">
              <w:rPr>
                <w:rFonts w:ascii="맑은 고딕" w:eastAsia="맑은 고딕" w:hAnsi="맑은 고딕"/>
                <w:sz w:val="22"/>
              </w:rPr>
              <w:t>’</w:t>
            </w:r>
            <w:r w:rsidRPr="00A122C4">
              <w:rPr>
                <w:rFonts w:ascii="맑은 고딕" w:eastAsia="맑은 고딕" w:hAnsi="맑은 고딕" w:hint="eastAsia"/>
                <w:sz w:val="22"/>
              </w:rPr>
              <w:t>29.</w:t>
            </w:r>
            <w:r>
              <w:rPr>
                <w:rFonts w:ascii="맑은 고딕" w:eastAsia="맑은 고딕" w:hAnsi="맑은 고딕" w:hint="eastAsia"/>
                <w:sz w:val="22"/>
              </w:rPr>
              <w:t>10</w:t>
            </w:r>
            <w:r w:rsidRPr="00A122C4">
              <w:rPr>
                <w:rFonts w:ascii="맑은 고딕" w:eastAsia="맑은 고딕" w:hAnsi="맑은 고딕" w:hint="eastAsia"/>
                <w:sz w:val="22"/>
              </w:rPr>
              <w:t>.</w:t>
            </w:r>
            <w:r>
              <w:rPr>
                <w:rFonts w:ascii="맑은 고딕" w:eastAsia="맑은 고딕" w:hAnsi="맑은 고딕" w:hint="eastAsia"/>
                <w:sz w:val="22"/>
              </w:rPr>
              <w:t>13</w:t>
            </w:r>
            <w:r w:rsidRPr="00A122C4">
              <w:rPr>
                <w:rFonts w:ascii="맑은 고딕" w:eastAsia="맑은 고딕" w:hAnsi="맑은 고딕" w:hint="eastAsia"/>
                <w:sz w:val="22"/>
              </w:rPr>
              <w:t xml:space="preserve"> (52주)</w:t>
            </w:r>
            <w:r w:rsidRPr="00A122C4">
              <w:rPr>
                <w:rFonts w:ascii="맑은 고딕" w:eastAsia="맑은 고딕" w:hAnsi="맑은 고딕"/>
                <w:sz w:val="22"/>
              </w:rPr>
              <w:br/>
              <w:t>‘</w:t>
            </w:r>
            <w:r w:rsidRPr="00A122C4">
              <w:rPr>
                <w:rFonts w:ascii="맑은 고딕" w:eastAsia="맑은 고딕" w:hAnsi="맑은 고딕" w:hint="eastAsia"/>
                <w:sz w:val="22"/>
              </w:rPr>
              <w:t>2</w:t>
            </w:r>
            <w:r>
              <w:rPr>
                <w:rFonts w:ascii="맑은 고딕" w:eastAsia="맑은 고딕" w:hAnsi="맑은 고딕" w:hint="eastAsia"/>
                <w:sz w:val="22"/>
              </w:rPr>
              <w:t>7</w:t>
            </w:r>
            <w:r w:rsidRPr="00A122C4">
              <w:rPr>
                <w:rFonts w:ascii="맑은 고딕" w:eastAsia="맑은 고딕" w:hAnsi="맑은 고딕" w:hint="eastAsia"/>
                <w:sz w:val="22"/>
              </w:rPr>
              <w:t>.</w:t>
            </w:r>
            <w:r>
              <w:rPr>
                <w:rFonts w:ascii="맑은 고딕" w:eastAsia="맑은 고딕" w:hAnsi="맑은 고딕" w:hint="eastAsia"/>
                <w:sz w:val="22"/>
              </w:rPr>
              <w:t>10</w:t>
            </w:r>
            <w:r w:rsidRPr="00A122C4">
              <w:rPr>
                <w:rFonts w:ascii="맑은 고딕" w:eastAsia="맑은 고딕" w:hAnsi="맑은 고딕" w:hint="eastAsia"/>
                <w:sz w:val="22"/>
              </w:rPr>
              <w:t>.</w:t>
            </w:r>
            <w:r>
              <w:rPr>
                <w:rFonts w:ascii="맑은 고딕" w:eastAsia="맑은 고딕" w:hAnsi="맑은 고딕" w:hint="eastAsia"/>
                <w:sz w:val="22"/>
              </w:rPr>
              <w:t>14</w:t>
            </w:r>
            <w:r w:rsidRPr="00A122C4">
              <w:rPr>
                <w:rFonts w:ascii="맑은 고딕" w:eastAsia="맑은 고딕" w:hAnsi="맑은 고딕" w:hint="eastAsia"/>
                <w:sz w:val="22"/>
              </w:rPr>
              <w:t>~</w:t>
            </w:r>
            <w:r w:rsidRPr="00A122C4">
              <w:rPr>
                <w:rFonts w:ascii="맑은 고딕" w:eastAsia="맑은 고딕" w:hAnsi="맑은 고딕"/>
                <w:sz w:val="22"/>
              </w:rPr>
              <w:t>’</w:t>
            </w:r>
            <w:r w:rsidRPr="00A122C4">
              <w:rPr>
                <w:rFonts w:ascii="맑은 고딕" w:eastAsia="맑은 고딕" w:hAnsi="맑은 고딕" w:hint="eastAsia"/>
                <w:sz w:val="22"/>
              </w:rPr>
              <w:t>29.</w:t>
            </w:r>
            <w:r>
              <w:rPr>
                <w:rFonts w:ascii="맑은 고딕" w:eastAsia="맑은 고딕" w:hAnsi="맑은 고딕" w:hint="eastAsia"/>
                <w:sz w:val="22"/>
              </w:rPr>
              <w:t>10</w:t>
            </w:r>
            <w:r w:rsidRPr="00A122C4">
              <w:rPr>
                <w:rFonts w:ascii="맑은 고딕" w:eastAsia="맑은 고딕" w:hAnsi="맑은 고딕" w:hint="eastAsia"/>
                <w:sz w:val="22"/>
              </w:rPr>
              <w:t>.</w:t>
            </w:r>
            <w:r>
              <w:rPr>
                <w:rFonts w:ascii="맑은 고딕" w:eastAsia="맑은 고딕" w:hAnsi="맑은 고딕" w:hint="eastAsia"/>
                <w:sz w:val="22"/>
              </w:rPr>
              <w:t>13</w:t>
            </w:r>
            <w:r w:rsidRPr="00A122C4">
              <w:rPr>
                <w:rFonts w:ascii="맑은 고딕" w:eastAsia="맑은 고딕" w:hAnsi="맑은 고딕" w:hint="eastAsia"/>
                <w:sz w:val="22"/>
              </w:rPr>
              <w:t xml:space="preserve"> (51주)</w:t>
            </w:r>
          </w:p>
        </w:tc>
        <w:tc>
          <w:tcPr>
            <w:tcW w:w="1815" w:type="dxa"/>
            <w:tcBorders>
              <w:top w:val="single" w:sz="2" w:space="0" w:color="000000"/>
              <w:left w:val="single" w:sz="2" w:space="0" w:color="000000"/>
              <w:bottom w:val="single" w:sz="2" w:space="0" w:color="000000"/>
              <w:right w:val="none" w:sz="3" w:space="0" w:color="000000"/>
            </w:tcBorders>
            <w:shd w:val="clear" w:color="auto" w:fill="auto"/>
            <w:vAlign w:val="center"/>
          </w:tcPr>
          <w:p w14:paraId="016F93D6" w14:textId="11829595"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신주교부</w:t>
            </w:r>
          </w:p>
        </w:tc>
      </w:tr>
      <w:tr w:rsidR="00B2375C" w:rsidRPr="00A122C4" w14:paraId="00421F32" w14:textId="77777777" w:rsidTr="00FF0355">
        <w:trPr>
          <w:trHeight w:val="340"/>
          <w:jc w:val="right"/>
        </w:trPr>
        <w:tc>
          <w:tcPr>
            <w:tcW w:w="1560" w:type="dxa"/>
            <w:tcBorders>
              <w:left w:val="none" w:sz="3" w:space="0" w:color="000000"/>
              <w:bottom w:val="single" w:sz="2" w:space="0" w:color="000000"/>
              <w:right w:val="single" w:sz="2" w:space="0" w:color="000000"/>
            </w:tcBorders>
            <w:shd w:val="clear" w:color="auto" w:fill="auto"/>
            <w:vAlign w:val="center"/>
          </w:tcPr>
          <w:p w14:paraId="15AF4BDE" w14:textId="071EC43C"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고광진</w:t>
            </w:r>
          </w:p>
        </w:tc>
        <w:tc>
          <w:tcPr>
            <w:tcW w:w="1134"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0FE3F4C" w14:textId="3355BB4B" w:rsidR="00B2375C" w:rsidRPr="00A122C4" w:rsidRDefault="00B2375C" w:rsidP="00B2375C">
            <w:pPr>
              <w:pStyle w:val="a8"/>
              <w:wordWrap w:val="0"/>
              <w:spacing w:before="0" w:after="0"/>
              <w:jc w:val="center"/>
              <w:rPr>
                <w:rFonts w:ascii="맑은 고딕" w:eastAsia="맑은 고딕" w:hAnsi="맑은 고딕"/>
                <w:sz w:val="22"/>
              </w:rPr>
            </w:pPr>
            <w:r>
              <w:rPr>
                <w:rFonts w:ascii="맑은 고딕" w:eastAsia="맑은 고딕" w:hAnsi="맑은 고딕" w:hint="eastAsia"/>
                <w:sz w:val="22"/>
              </w:rPr>
              <w:t>1013</w:t>
            </w:r>
          </w:p>
        </w:tc>
        <w:tc>
          <w:tcPr>
            <w:tcW w:w="141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4CEEA34" w14:textId="7316FA1F"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금</w:t>
            </w:r>
            <w:r>
              <w:rPr>
                <w:rFonts w:ascii="맑은 고딕" w:eastAsia="맑은 고딕" w:hAnsi="맑은 고딕" w:hint="eastAsia"/>
                <w:sz w:val="22"/>
              </w:rPr>
              <w:t>461</w:t>
            </w:r>
            <w:r w:rsidRPr="00A122C4">
              <w:rPr>
                <w:rFonts w:ascii="맑은 고딕" w:eastAsia="맑은 고딕" w:hAnsi="맑은 고딕" w:hint="eastAsia"/>
                <w:sz w:val="22"/>
              </w:rPr>
              <w:t>,</w:t>
            </w:r>
            <w:r>
              <w:rPr>
                <w:rFonts w:ascii="맑은 고딕" w:eastAsia="맑은 고딕" w:hAnsi="맑은 고딕" w:hint="eastAsia"/>
                <w:sz w:val="22"/>
              </w:rPr>
              <w:t>681</w:t>
            </w:r>
            <w:r w:rsidRPr="00A122C4">
              <w:rPr>
                <w:rFonts w:ascii="맑은 고딕" w:eastAsia="맑은 고딕" w:hAnsi="맑은 고딕" w:hint="eastAsia"/>
                <w:sz w:val="22"/>
              </w:rPr>
              <w:t>원</w:t>
            </w:r>
          </w:p>
        </w:tc>
        <w:tc>
          <w:tcPr>
            <w:tcW w:w="314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0FB8B16" w14:textId="538675AA"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sz w:val="22"/>
              </w:rPr>
              <w:t>‘</w:t>
            </w:r>
            <w:r w:rsidRPr="00A122C4">
              <w:rPr>
                <w:rFonts w:ascii="맑은 고딕" w:eastAsia="맑은 고딕" w:hAnsi="맑은 고딕" w:hint="eastAsia"/>
                <w:sz w:val="22"/>
              </w:rPr>
              <w:t>26.</w:t>
            </w:r>
            <w:r>
              <w:rPr>
                <w:rFonts w:ascii="맑은 고딕" w:eastAsia="맑은 고딕" w:hAnsi="맑은 고딕" w:hint="eastAsia"/>
                <w:sz w:val="22"/>
              </w:rPr>
              <w:t>10</w:t>
            </w:r>
            <w:r w:rsidRPr="00A122C4">
              <w:rPr>
                <w:rFonts w:ascii="맑은 고딕" w:eastAsia="맑은 고딕" w:hAnsi="맑은 고딕" w:hint="eastAsia"/>
                <w:sz w:val="22"/>
              </w:rPr>
              <w:t>.</w:t>
            </w:r>
            <w:r>
              <w:rPr>
                <w:rFonts w:ascii="맑은 고딕" w:eastAsia="맑은 고딕" w:hAnsi="맑은 고딕" w:hint="eastAsia"/>
                <w:sz w:val="22"/>
              </w:rPr>
              <w:t>14</w:t>
            </w:r>
            <w:r w:rsidRPr="00A122C4">
              <w:rPr>
                <w:rFonts w:ascii="맑은 고딕" w:eastAsia="맑은 고딕" w:hAnsi="맑은 고딕" w:hint="eastAsia"/>
                <w:sz w:val="22"/>
              </w:rPr>
              <w:t>~</w:t>
            </w:r>
            <w:r w:rsidRPr="00A122C4">
              <w:rPr>
                <w:rFonts w:ascii="맑은 고딕" w:eastAsia="맑은 고딕" w:hAnsi="맑은 고딕"/>
                <w:sz w:val="22"/>
              </w:rPr>
              <w:t>’</w:t>
            </w:r>
            <w:r w:rsidRPr="00A122C4">
              <w:rPr>
                <w:rFonts w:ascii="맑은 고딕" w:eastAsia="맑은 고딕" w:hAnsi="맑은 고딕" w:hint="eastAsia"/>
                <w:sz w:val="22"/>
              </w:rPr>
              <w:t>29.</w:t>
            </w:r>
            <w:r>
              <w:rPr>
                <w:rFonts w:ascii="맑은 고딕" w:eastAsia="맑은 고딕" w:hAnsi="맑은 고딕" w:hint="eastAsia"/>
                <w:sz w:val="22"/>
              </w:rPr>
              <w:t>10</w:t>
            </w:r>
            <w:r w:rsidRPr="00A122C4">
              <w:rPr>
                <w:rFonts w:ascii="맑은 고딕" w:eastAsia="맑은 고딕" w:hAnsi="맑은 고딕" w:hint="eastAsia"/>
                <w:sz w:val="22"/>
              </w:rPr>
              <w:t>.</w:t>
            </w:r>
            <w:r>
              <w:rPr>
                <w:rFonts w:ascii="맑은 고딕" w:eastAsia="맑은 고딕" w:hAnsi="맑은 고딕" w:hint="eastAsia"/>
                <w:sz w:val="22"/>
              </w:rPr>
              <w:t>13</w:t>
            </w:r>
            <w:r w:rsidRPr="00A122C4">
              <w:rPr>
                <w:rFonts w:ascii="맑은 고딕" w:eastAsia="맑은 고딕" w:hAnsi="맑은 고딕" w:hint="eastAsia"/>
                <w:sz w:val="22"/>
              </w:rPr>
              <w:t xml:space="preserve"> (52주)</w:t>
            </w:r>
            <w:r w:rsidRPr="00A122C4">
              <w:rPr>
                <w:rFonts w:ascii="맑은 고딕" w:eastAsia="맑은 고딕" w:hAnsi="맑은 고딕"/>
                <w:sz w:val="22"/>
              </w:rPr>
              <w:br/>
              <w:t>‘</w:t>
            </w:r>
            <w:r w:rsidRPr="00A122C4">
              <w:rPr>
                <w:rFonts w:ascii="맑은 고딕" w:eastAsia="맑은 고딕" w:hAnsi="맑은 고딕" w:hint="eastAsia"/>
                <w:sz w:val="22"/>
              </w:rPr>
              <w:t>2</w:t>
            </w:r>
            <w:r>
              <w:rPr>
                <w:rFonts w:ascii="맑은 고딕" w:eastAsia="맑은 고딕" w:hAnsi="맑은 고딕" w:hint="eastAsia"/>
                <w:sz w:val="22"/>
              </w:rPr>
              <w:t>7</w:t>
            </w:r>
            <w:r w:rsidRPr="00A122C4">
              <w:rPr>
                <w:rFonts w:ascii="맑은 고딕" w:eastAsia="맑은 고딕" w:hAnsi="맑은 고딕" w:hint="eastAsia"/>
                <w:sz w:val="22"/>
              </w:rPr>
              <w:t>.</w:t>
            </w:r>
            <w:r>
              <w:rPr>
                <w:rFonts w:ascii="맑은 고딕" w:eastAsia="맑은 고딕" w:hAnsi="맑은 고딕" w:hint="eastAsia"/>
                <w:sz w:val="22"/>
              </w:rPr>
              <w:t>10</w:t>
            </w:r>
            <w:r w:rsidRPr="00A122C4">
              <w:rPr>
                <w:rFonts w:ascii="맑은 고딕" w:eastAsia="맑은 고딕" w:hAnsi="맑은 고딕" w:hint="eastAsia"/>
                <w:sz w:val="22"/>
              </w:rPr>
              <w:t>.</w:t>
            </w:r>
            <w:r>
              <w:rPr>
                <w:rFonts w:ascii="맑은 고딕" w:eastAsia="맑은 고딕" w:hAnsi="맑은 고딕" w:hint="eastAsia"/>
                <w:sz w:val="22"/>
              </w:rPr>
              <w:t>14</w:t>
            </w:r>
            <w:r w:rsidRPr="00A122C4">
              <w:rPr>
                <w:rFonts w:ascii="맑은 고딕" w:eastAsia="맑은 고딕" w:hAnsi="맑은 고딕" w:hint="eastAsia"/>
                <w:sz w:val="22"/>
              </w:rPr>
              <w:t>~</w:t>
            </w:r>
            <w:r w:rsidRPr="00A122C4">
              <w:rPr>
                <w:rFonts w:ascii="맑은 고딕" w:eastAsia="맑은 고딕" w:hAnsi="맑은 고딕"/>
                <w:sz w:val="22"/>
              </w:rPr>
              <w:t>’</w:t>
            </w:r>
            <w:r w:rsidRPr="00A122C4">
              <w:rPr>
                <w:rFonts w:ascii="맑은 고딕" w:eastAsia="맑은 고딕" w:hAnsi="맑은 고딕" w:hint="eastAsia"/>
                <w:sz w:val="22"/>
              </w:rPr>
              <w:t>29.</w:t>
            </w:r>
            <w:r>
              <w:rPr>
                <w:rFonts w:ascii="맑은 고딕" w:eastAsia="맑은 고딕" w:hAnsi="맑은 고딕" w:hint="eastAsia"/>
                <w:sz w:val="22"/>
              </w:rPr>
              <w:t>10</w:t>
            </w:r>
            <w:r w:rsidRPr="00A122C4">
              <w:rPr>
                <w:rFonts w:ascii="맑은 고딕" w:eastAsia="맑은 고딕" w:hAnsi="맑은 고딕" w:hint="eastAsia"/>
                <w:sz w:val="22"/>
              </w:rPr>
              <w:t>.</w:t>
            </w:r>
            <w:r>
              <w:rPr>
                <w:rFonts w:ascii="맑은 고딕" w:eastAsia="맑은 고딕" w:hAnsi="맑은 고딕" w:hint="eastAsia"/>
                <w:sz w:val="22"/>
              </w:rPr>
              <w:t>13</w:t>
            </w:r>
            <w:r w:rsidRPr="00A122C4">
              <w:rPr>
                <w:rFonts w:ascii="맑은 고딕" w:eastAsia="맑은 고딕" w:hAnsi="맑은 고딕" w:hint="eastAsia"/>
                <w:sz w:val="22"/>
              </w:rPr>
              <w:t xml:space="preserve"> (51주)</w:t>
            </w:r>
          </w:p>
        </w:tc>
        <w:tc>
          <w:tcPr>
            <w:tcW w:w="1815" w:type="dxa"/>
            <w:tcBorders>
              <w:top w:val="single" w:sz="2" w:space="0" w:color="000000"/>
              <w:left w:val="single" w:sz="2" w:space="0" w:color="000000"/>
              <w:bottom w:val="single" w:sz="2" w:space="0" w:color="000000"/>
              <w:right w:val="none" w:sz="3" w:space="0" w:color="000000"/>
            </w:tcBorders>
            <w:shd w:val="clear" w:color="auto" w:fill="auto"/>
            <w:vAlign w:val="center"/>
          </w:tcPr>
          <w:p w14:paraId="4D1380D4" w14:textId="685CE514" w:rsidR="00B2375C" w:rsidRPr="00A122C4" w:rsidRDefault="00B2375C" w:rsidP="00B2375C">
            <w:pPr>
              <w:pStyle w:val="a8"/>
              <w:wordWrap w:val="0"/>
              <w:spacing w:before="0" w:after="0"/>
              <w:jc w:val="center"/>
              <w:rPr>
                <w:rFonts w:ascii="맑은 고딕" w:eastAsia="맑은 고딕" w:hAnsi="맑은 고딕"/>
                <w:sz w:val="22"/>
              </w:rPr>
            </w:pPr>
            <w:r w:rsidRPr="00A122C4">
              <w:rPr>
                <w:rFonts w:ascii="맑은 고딕" w:eastAsia="맑은 고딕" w:hAnsi="맑은 고딕" w:hint="eastAsia"/>
                <w:sz w:val="22"/>
              </w:rPr>
              <w:t>신주교부</w:t>
            </w:r>
          </w:p>
        </w:tc>
      </w:tr>
    </w:tbl>
    <w:p w14:paraId="5A6134A8" w14:textId="77777777" w:rsidR="00AA34CF" w:rsidRPr="00A122C4" w:rsidRDefault="00AA34CF">
      <w:pPr>
        <w:tabs>
          <w:tab w:val="left" w:pos="284"/>
          <w:tab w:val="left" w:pos="993"/>
        </w:tabs>
        <w:autoSpaceDE/>
        <w:autoSpaceDN/>
        <w:rPr>
          <w:color w:val="auto"/>
        </w:rPr>
      </w:pPr>
    </w:p>
    <w:p w14:paraId="5E2DF0CA" w14:textId="76A6C41C" w:rsidR="00AA34CF" w:rsidRPr="00A122C4" w:rsidRDefault="00DF63D6">
      <w:pPr>
        <w:numPr>
          <w:ilvl w:val="0"/>
          <w:numId w:val="40"/>
        </w:numPr>
        <w:tabs>
          <w:tab w:val="left" w:pos="284"/>
          <w:tab w:val="left" w:pos="993"/>
        </w:tabs>
        <w:autoSpaceDE/>
        <w:autoSpaceDN/>
        <w:ind w:left="284" w:hanging="284"/>
        <w:rPr>
          <w:color w:val="auto"/>
        </w:rPr>
      </w:pP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는 설립 이후 본 계약의 체결일 현재까지 주식의 발행에 있어서 가장납입을 한 사실이 없으며 </w:t>
      </w:r>
      <w:r w:rsidRPr="00A122C4">
        <w:rPr>
          <w:rFonts w:ascii="굴림" w:eastAsia="굴림"/>
          <w:color w:val="auto"/>
        </w:rPr>
        <w:t>“</w:t>
      </w:r>
      <w:r w:rsidRPr="00A122C4">
        <w:rPr>
          <w:rFonts w:ascii="굴림" w:eastAsia="굴림"/>
          <w:color w:val="auto"/>
        </w:rPr>
        <w:t>이해관계인</w:t>
      </w:r>
      <w:r w:rsidRPr="00A122C4">
        <w:rPr>
          <w:rFonts w:ascii="굴림" w:eastAsia="굴림"/>
          <w:color w:val="auto"/>
        </w:rPr>
        <w:t>”</w:t>
      </w:r>
      <w:r w:rsidRPr="00A122C4">
        <w:rPr>
          <w:rFonts w:ascii="굴림" w:eastAsia="굴림"/>
          <w:color w:val="auto"/>
        </w:rPr>
        <w:t xml:space="preserve">이 보유하고 있는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의 주식은 전항 기재와 같고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는 이를 자신의  계산으로 취득하였고 가장납입 한 사실이 없다.</w:t>
      </w:r>
    </w:p>
    <w:p w14:paraId="237B5478" w14:textId="77777777" w:rsidR="00AA34CF" w:rsidRPr="00A122C4" w:rsidRDefault="00DF63D6">
      <w:pPr>
        <w:numPr>
          <w:ilvl w:val="0"/>
          <w:numId w:val="40"/>
        </w:numPr>
        <w:tabs>
          <w:tab w:val="left" w:pos="284"/>
        </w:tabs>
        <w:autoSpaceDE/>
        <w:autoSpaceDN/>
        <w:ind w:left="284" w:hanging="284"/>
        <w:rPr>
          <w:color w:val="auto"/>
        </w:rPr>
      </w:pP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는 계열사 또는 특수관계인에 대하여 통상의 범위에서 벗어날 정도로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에 불리한 매출거래, 보증 또는 담보제공 등을 한 사실이 없다.</w:t>
      </w:r>
    </w:p>
    <w:p w14:paraId="4D644653" w14:textId="77777777" w:rsidR="00AA34CF" w:rsidRPr="00A122C4" w:rsidRDefault="00AA34CF">
      <w:pPr>
        <w:widowControl/>
        <w:autoSpaceDE/>
        <w:autoSpaceDN/>
        <w:rPr>
          <w:rFonts w:ascii="굴림" w:eastAsia="굴림"/>
          <w:color w:val="auto"/>
        </w:rPr>
      </w:pPr>
    </w:p>
    <w:p w14:paraId="1AEAC9FA" w14:textId="77777777" w:rsidR="00AA34CF" w:rsidRPr="00A122C4" w:rsidRDefault="00DF63D6">
      <w:pPr>
        <w:tabs>
          <w:tab w:val="left" w:pos="800"/>
        </w:tabs>
        <w:autoSpaceDE/>
        <w:autoSpaceDN/>
        <w:ind w:left="842" w:hanging="842"/>
        <w:rPr>
          <w:color w:val="auto"/>
        </w:rPr>
      </w:pPr>
      <w:r w:rsidRPr="00A122C4">
        <w:rPr>
          <w:rFonts w:ascii="굴림" w:eastAsia="굴림"/>
          <w:b/>
          <w:color w:val="auto"/>
        </w:rPr>
        <w:t>제7조 자산에 관한 사항</w:t>
      </w:r>
    </w:p>
    <w:p w14:paraId="3C533DE8" w14:textId="77777777" w:rsidR="00AA34CF" w:rsidRPr="00A122C4" w:rsidRDefault="00DF63D6">
      <w:pPr>
        <w:pStyle w:val="a7"/>
        <w:numPr>
          <w:ilvl w:val="0"/>
          <w:numId w:val="41"/>
        </w:numPr>
        <w:autoSpaceDE/>
        <w:autoSpaceDN/>
        <w:ind w:left="284" w:hanging="284"/>
        <w:rPr>
          <w:color w:val="auto"/>
        </w:rPr>
      </w:pP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는 현재 사용중인 부동산, 동산, 기계, 차량, 사무실 기기 및 기타 영업에 필요한 모든 권리, 물건 등은 적법하게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의 소유로 되어 있거나,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가 사용할 수 있는 권한을 보유하고 있음을 진술하고 보장한다.</w:t>
      </w:r>
    </w:p>
    <w:p w14:paraId="607ACF10" w14:textId="77777777" w:rsidR="00AA34CF" w:rsidRPr="00A122C4" w:rsidRDefault="00DF63D6">
      <w:pPr>
        <w:numPr>
          <w:ilvl w:val="0"/>
          <w:numId w:val="41"/>
        </w:numPr>
        <w:autoSpaceDE/>
        <w:autoSpaceDN/>
        <w:ind w:left="284" w:hanging="284"/>
        <w:rPr>
          <w:color w:val="auto"/>
        </w:rPr>
      </w:pP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는 현재 보유 사용하고 있는 모든 특허권을 포함한 지적재산권 기타 무형자산은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가 적법한 권리를 가지고 있으며, 제3자의 권리를 침해하거나 제3자로부터 권리를 침해 받고 있지 않음을 진술하고 보장한다.</w:t>
      </w:r>
    </w:p>
    <w:p w14:paraId="62667439" w14:textId="77777777" w:rsidR="00AA34CF" w:rsidRPr="00A122C4" w:rsidRDefault="00DF63D6">
      <w:pPr>
        <w:numPr>
          <w:ilvl w:val="0"/>
          <w:numId w:val="41"/>
        </w:numPr>
        <w:autoSpaceDE/>
        <w:autoSpaceDN/>
        <w:ind w:left="284" w:hanging="284"/>
        <w:rPr>
          <w:color w:val="auto"/>
        </w:rPr>
      </w:pP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는 통상적인 사업경로에 따른 제품의 판매 등을 제외하고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의 자산이나 권리를 매매, 교환 또는 기타 방식으로 처분하지 아니하였음을 진술하고 보장한다.</w:t>
      </w:r>
    </w:p>
    <w:p w14:paraId="0F859FA1" w14:textId="77777777" w:rsidR="00AA34CF" w:rsidRPr="00A122C4" w:rsidRDefault="00AA34CF">
      <w:pPr>
        <w:widowControl/>
        <w:autoSpaceDE/>
        <w:autoSpaceDN/>
        <w:rPr>
          <w:rFonts w:ascii="굴림" w:eastAsia="굴림"/>
          <w:color w:val="auto"/>
        </w:rPr>
      </w:pPr>
    </w:p>
    <w:p w14:paraId="14498CB4" w14:textId="77777777" w:rsidR="00AA34CF" w:rsidRPr="00A122C4" w:rsidRDefault="00DF63D6">
      <w:pPr>
        <w:tabs>
          <w:tab w:val="left" w:pos="800"/>
        </w:tabs>
        <w:autoSpaceDE/>
        <w:autoSpaceDN/>
        <w:ind w:left="842" w:hanging="842"/>
        <w:rPr>
          <w:color w:val="auto"/>
        </w:rPr>
      </w:pPr>
      <w:r w:rsidRPr="00A122C4">
        <w:rPr>
          <w:rFonts w:ascii="굴림" w:eastAsia="굴림"/>
          <w:b/>
          <w:color w:val="auto"/>
        </w:rPr>
        <w:t xml:space="preserve">제8조 부채에 관한 사항 </w:t>
      </w:r>
    </w:p>
    <w:p w14:paraId="64A7851E" w14:textId="77777777" w:rsidR="00AA34CF" w:rsidRPr="00A122C4" w:rsidRDefault="00DF63D6">
      <w:pPr>
        <w:numPr>
          <w:ilvl w:val="0"/>
          <w:numId w:val="42"/>
        </w:numPr>
        <w:autoSpaceDE/>
        <w:autoSpaceDN/>
        <w:ind w:left="284" w:hanging="284"/>
        <w:rPr>
          <w:color w:val="auto"/>
        </w:rPr>
      </w:pP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의 담보제공 및 입보 내역은 아래 기재와 같다.</w:t>
      </w:r>
    </w:p>
    <w:tbl>
      <w:tblPr>
        <w:tblOverlap w:val="never"/>
        <w:tblW w:w="9248" w:type="dxa"/>
        <w:tblInd w:w="108" w:type="dxa"/>
        <w:tblBorders>
          <w:top w:val="single" w:sz="3" w:space="0" w:color="0A0000"/>
          <w:left w:val="none" w:sz="3" w:space="0" w:color="000000"/>
          <w:bottom w:val="single" w:sz="3" w:space="0" w:color="0A0000"/>
          <w:right w:val="none" w:sz="3" w:space="0" w:color="000000"/>
        </w:tblBorders>
        <w:shd w:val="clear" w:color="000000" w:fill="FFFFFF"/>
        <w:tblLayout w:type="fixed"/>
        <w:tblLook w:val="04A0" w:firstRow="1" w:lastRow="0" w:firstColumn="1" w:lastColumn="0" w:noHBand="0" w:noVBand="1"/>
      </w:tblPr>
      <w:tblGrid>
        <w:gridCol w:w="1443"/>
        <w:gridCol w:w="1676"/>
        <w:gridCol w:w="1701"/>
        <w:gridCol w:w="1417"/>
        <w:gridCol w:w="1310"/>
        <w:gridCol w:w="1701"/>
      </w:tblGrid>
      <w:tr w:rsidR="00C1682B" w:rsidRPr="00A122C4" w14:paraId="55E960F2" w14:textId="77777777" w:rsidTr="00BC74B6">
        <w:tc>
          <w:tcPr>
            <w:tcW w:w="1443" w:type="dxa"/>
            <w:vMerge w:val="restart"/>
            <w:tcBorders>
              <w:top w:val="single" w:sz="3" w:space="0" w:color="0A0000"/>
              <w:left w:val="none" w:sz="3" w:space="0" w:color="000000"/>
              <w:bottom w:val="single" w:sz="3" w:space="0" w:color="0A0000"/>
              <w:right w:val="single" w:sz="3" w:space="0" w:color="0A0000"/>
            </w:tcBorders>
            <w:shd w:val="clear" w:color="auto" w:fill="CCCCCC"/>
            <w:vAlign w:val="center"/>
          </w:tcPr>
          <w:p w14:paraId="09AAC4CA" w14:textId="77777777" w:rsidR="00AA34CF" w:rsidRPr="00A122C4" w:rsidRDefault="00DF63D6">
            <w:pPr>
              <w:autoSpaceDE/>
              <w:autoSpaceDN/>
              <w:jc w:val="center"/>
              <w:rPr>
                <w:color w:val="auto"/>
              </w:rPr>
            </w:pPr>
            <w:r w:rsidRPr="00A122C4">
              <w:rPr>
                <w:rFonts w:eastAsia="굴림"/>
                <w:b/>
                <w:color w:val="auto"/>
              </w:rPr>
              <w:t>금융기관</w:t>
            </w:r>
          </w:p>
        </w:tc>
        <w:tc>
          <w:tcPr>
            <w:tcW w:w="3377" w:type="dxa"/>
            <w:gridSpan w:val="2"/>
            <w:tcBorders>
              <w:top w:val="single" w:sz="3" w:space="0" w:color="0A0000"/>
              <w:left w:val="single" w:sz="3" w:space="0" w:color="0A0000"/>
              <w:bottom w:val="single" w:sz="3" w:space="0" w:color="0A0000"/>
              <w:right w:val="single" w:sz="3" w:space="0" w:color="0A0000"/>
            </w:tcBorders>
            <w:shd w:val="clear" w:color="auto" w:fill="CCCCCC"/>
          </w:tcPr>
          <w:p w14:paraId="774C3AA4" w14:textId="77777777" w:rsidR="00AA34CF" w:rsidRPr="00A122C4" w:rsidRDefault="00DF63D6">
            <w:pPr>
              <w:autoSpaceDE/>
              <w:autoSpaceDN/>
              <w:jc w:val="center"/>
              <w:rPr>
                <w:color w:val="auto"/>
              </w:rPr>
            </w:pPr>
            <w:r w:rsidRPr="00A122C4">
              <w:rPr>
                <w:rFonts w:ascii="굴림" w:eastAsia="굴림"/>
                <w:b/>
                <w:color w:val="auto"/>
              </w:rPr>
              <w:t>제 공 담 보</w:t>
            </w:r>
          </w:p>
        </w:tc>
        <w:tc>
          <w:tcPr>
            <w:tcW w:w="2727" w:type="dxa"/>
            <w:gridSpan w:val="2"/>
            <w:tcBorders>
              <w:top w:val="single" w:sz="3" w:space="0" w:color="0A0000"/>
              <w:left w:val="single" w:sz="3" w:space="0" w:color="0A0000"/>
              <w:bottom w:val="single" w:sz="3" w:space="0" w:color="0A0000"/>
              <w:right w:val="single" w:sz="3" w:space="0" w:color="0A0000"/>
            </w:tcBorders>
            <w:shd w:val="clear" w:color="auto" w:fill="CCCCCC"/>
          </w:tcPr>
          <w:p w14:paraId="4272ADCC" w14:textId="77777777" w:rsidR="00AA34CF" w:rsidRPr="00A122C4" w:rsidRDefault="00DF63D6">
            <w:pPr>
              <w:autoSpaceDE/>
              <w:autoSpaceDN/>
              <w:jc w:val="center"/>
              <w:rPr>
                <w:color w:val="auto"/>
              </w:rPr>
            </w:pPr>
            <w:r w:rsidRPr="00A122C4">
              <w:rPr>
                <w:rFonts w:ascii="굴림" w:eastAsia="굴림"/>
                <w:b/>
                <w:color w:val="auto"/>
              </w:rPr>
              <w:t>입 보 내 역</w:t>
            </w:r>
          </w:p>
        </w:tc>
        <w:tc>
          <w:tcPr>
            <w:tcW w:w="1701" w:type="dxa"/>
            <w:vMerge w:val="restart"/>
            <w:tcBorders>
              <w:top w:val="single" w:sz="3" w:space="0" w:color="0A0000"/>
              <w:left w:val="single" w:sz="3" w:space="0" w:color="0A0000"/>
              <w:bottom w:val="single" w:sz="3" w:space="0" w:color="0A0000"/>
              <w:right w:val="none" w:sz="3" w:space="0" w:color="000000"/>
            </w:tcBorders>
            <w:shd w:val="clear" w:color="auto" w:fill="CCCCCC"/>
            <w:vAlign w:val="center"/>
          </w:tcPr>
          <w:p w14:paraId="44824DA4" w14:textId="77777777" w:rsidR="00AA34CF" w:rsidRPr="00A122C4" w:rsidRDefault="00DF63D6">
            <w:pPr>
              <w:autoSpaceDE/>
              <w:autoSpaceDN/>
              <w:jc w:val="center"/>
              <w:rPr>
                <w:color w:val="auto"/>
              </w:rPr>
            </w:pPr>
            <w:r w:rsidRPr="00A122C4">
              <w:rPr>
                <w:rFonts w:ascii="굴림" w:eastAsia="굴림"/>
                <w:b/>
                <w:color w:val="auto"/>
              </w:rPr>
              <w:t>비    고</w:t>
            </w:r>
          </w:p>
        </w:tc>
      </w:tr>
      <w:tr w:rsidR="00C1682B" w:rsidRPr="00A122C4" w14:paraId="5DB849CC" w14:textId="77777777" w:rsidTr="00431DB3">
        <w:trPr>
          <w:trHeight w:val="444"/>
        </w:trPr>
        <w:tc>
          <w:tcPr>
            <w:tcW w:w="1443" w:type="dxa"/>
            <w:vMerge/>
            <w:tcBorders>
              <w:top w:val="single" w:sz="3" w:space="0" w:color="0A0000"/>
              <w:left w:val="none" w:sz="3" w:space="0" w:color="000000"/>
              <w:bottom w:val="single" w:sz="3" w:space="0" w:color="0A0000"/>
              <w:right w:val="single" w:sz="3" w:space="0" w:color="0A0000"/>
            </w:tcBorders>
          </w:tcPr>
          <w:p w14:paraId="753911FB" w14:textId="77777777" w:rsidR="00AA34CF" w:rsidRPr="00A122C4" w:rsidRDefault="00AA34CF">
            <w:pPr>
              <w:rPr>
                <w:color w:val="auto"/>
              </w:rPr>
            </w:pPr>
          </w:p>
        </w:tc>
        <w:tc>
          <w:tcPr>
            <w:tcW w:w="1676" w:type="dxa"/>
            <w:tcBorders>
              <w:top w:val="single" w:sz="3" w:space="0" w:color="0A0000"/>
              <w:left w:val="single" w:sz="3" w:space="0" w:color="0A0000"/>
              <w:bottom w:val="single" w:sz="3" w:space="0" w:color="0A0000"/>
              <w:right w:val="single" w:sz="3" w:space="0" w:color="0A0000"/>
            </w:tcBorders>
            <w:shd w:val="clear" w:color="auto" w:fill="CCCCCC"/>
            <w:vAlign w:val="center"/>
          </w:tcPr>
          <w:p w14:paraId="2973C3DE" w14:textId="77777777" w:rsidR="00AA34CF" w:rsidRPr="00A122C4" w:rsidRDefault="00DF63D6">
            <w:pPr>
              <w:autoSpaceDE/>
              <w:autoSpaceDN/>
              <w:jc w:val="center"/>
              <w:rPr>
                <w:color w:val="auto"/>
              </w:rPr>
            </w:pPr>
            <w:r w:rsidRPr="00A122C4">
              <w:rPr>
                <w:rFonts w:eastAsia="굴림"/>
                <w:b/>
                <w:color w:val="auto"/>
              </w:rPr>
              <w:t>담보종류</w:t>
            </w:r>
          </w:p>
        </w:tc>
        <w:tc>
          <w:tcPr>
            <w:tcW w:w="1701" w:type="dxa"/>
            <w:tcBorders>
              <w:top w:val="single" w:sz="3" w:space="0" w:color="0A0000"/>
              <w:left w:val="single" w:sz="3" w:space="0" w:color="0A0000"/>
              <w:bottom w:val="single" w:sz="3" w:space="0" w:color="0A0000"/>
              <w:right w:val="single" w:sz="3" w:space="0" w:color="0A0000"/>
            </w:tcBorders>
            <w:shd w:val="clear" w:color="auto" w:fill="CCCCCC"/>
            <w:vAlign w:val="center"/>
          </w:tcPr>
          <w:p w14:paraId="592DF4E3" w14:textId="77777777" w:rsidR="00AA34CF" w:rsidRPr="00A122C4" w:rsidRDefault="00DF63D6">
            <w:pPr>
              <w:autoSpaceDE/>
              <w:autoSpaceDN/>
              <w:jc w:val="center"/>
              <w:rPr>
                <w:color w:val="auto"/>
              </w:rPr>
            </w:pPr>
            <w:r w:rsidRPr="00A122C4">
              <w:rPr>
                <w:rFonts w:ascii="굴림" w:eastAsia="굴림"/>
                <w:b/>
                <w:color w:val="auto"/>
              </w:rPr>
              <w:t>설정액(실현가)</w:t>
            </w:r>
          </w:p>
        </w:tc>
        <w:tc>
          <w:tcPr>
            <w:tcW w:w="1417" w:type="dxa"/>
            <w:tcBorders>
              <w:top w:val="single" w:sz="3" w:space="0" w:color="0A0000"/>
              <w:left w:val="single" w:sz="3" w:space="0" w:color="0A0000"/>
              <w:bottom w:val="single" w:sz="4" w:space="0" w:color="0A0000"/>
              <w:right w:val="single" w:sz="3" w:space="0" w:color="0A0000"/>
            </w:tcBorders>
            <w:shd w:val="clear" w:color="auto" w:fill="CCCCCC"/>
            <w:vAlign w:val="center"/>
          </w:tcPr>
          <w:p w14:paraId="53188F1E" w14:textId="77777777" w:rsidR="00AA34CF" w:rsidRPr="00A122C4" w:rsidRDefault="00DF63D6">
            <w:pPr>
              <w:autoSpaceDE/>
              <w:autoSpaceDN/>
              <w:jc w:val="center"/>
              <w:rPr>
                <w:color w:val="auto"/>
              </w:rPr>
            </w:pPr>
            <w:r w:rsidRPr="00A122C4">
              <w:rPr>
                <w:rFonts w:ascii="굴림" w:eastAsia="굴림"/>
                <w:b/>
                <w:color w:val="auto"/>
              </w:rPr>
              <w:t>한 도</w:t>
            </w:r>
          </w:p>
        </w:tc>
        <w:tc>
          <w:tcPr>
            <w:tcW w:w="1310" w:type="dxa"/>
            <w:tcBorders>
              <w:top w:val="single" w:sz="3" w:space="0" w:color="0A0000"/>
              <w:left w:val="single" w:sz="3" w:space="0" w:color="0A0000"/>
              <w:bottom w:val="single" w:sz="4" w:space="0" w:color="0A0000"/>
              <w:right w:val="single" w:sz="3" w:space="0" w:color="0A0000"/>
            </w:tcBorders>
            <w:shd w:val="clear" w:color="auto" w:fill="CCCCCC"/>
            <w:vAlign w:val="center"/>
          </w:tcPr>
          <w:p w14:paraId="703745E4" w14:textId="77777777" w:rsidR="00AA34CF" w:rsidRPr="00A122C4" w:rsidRDefault="00DF63D6">
            <w:pPr>
              <w:autoSpaceDE/>
              <w:autoSpaceDN/>
              <w:jc w:val="center"/>
              <w:rPr>
                <w:color w:val="auto"/>
              </w:rPr>
            </w:pPr>
            <w:r w:rsidRPr="00A122C4">
              <w:rPr>
                <w:rFonts w:ascii="굴림" w:eastAsia="굴림"/>
                <w:b/>
                <w:color w:val="auto"/>
              </w:rPr>
              <w:t>사 용 액</w:t>
            </w:r>
          </w:p>
        </w:tc>
        <w:tc>
          <w:tcPr>
            <w:tcW w:w="1701" w:type="dxa"/>
            <w:vMerge/>
            <w:tcBorders>
              <w:top w:val="single" w:sz="3" w:space="0" w:color="0A0000"/>
              <w:left w:val="single" w:sz="3" w:space="0" w:color="0A0000"/>
              <w:bottom w:val="single" w:sz="3" w:space="0" w:color="0A0000"/>
              <w:right w:val="none" w:sz="3" w:space="0" w:color="000000"/>
            </w:tcBorders>
          </w:tcPr>
          <w:p w14:paraId="13812D6C" w14:textId="77777777" w:rsidR="00AA34CF" w:rsidRPr="00A122C4" w:rsidRDefault="00AA34CF">
            <w:pPr>
              <w:rPr>
                <w:color w:val="auto"/>
              </w:rPr>
            </w:pPr>
          </w:p>
        </w:tc>
      </w:tr>
      <w:tr w:rsidR="00C86282" w:rsidRPr="00A122C4" w14:paraId="7FBD7764" w14:textId="77777777" w:rsidTr="00C86282">
        <w:trPr>
          <w:trHeight w:val="70"/>
        </w:trPr>
        <w:tc>
          <w:tcPr>
            <w:tcW w:w="1443" w:type="dxa"/>
            <w:tcBorders>
              <w:top w:val="single" w:sz="3" w:space="0" w:color="0A0000"/>
              <w:left w:val="none" w:sz="3" w:space="0" w:color="000000"/>
              <w:bottom w:val="single" w:sz="3" w:space="0" w:color="0A0000"/>
              <w:right w:val="single" w:sz="3" w:space="0" w:color="0A0000"/>
            </w:tcBorders>
            <w:shd w:val="clear" w:color="auto" w:fill="FFFFFF"/>
            <w:vAlign w:val="center"/>
          </w:tcPr>
          <w:p w14:paraId="01F3EE7B" w14:textId="4F963C02" w:rsidR="00C86282" w:rsidRPr="00A122C4" w:rsidRDefault="00C86282" w:rsidP="00C86282">
            <w:pPr>
              <w:pStyle w:val="a8"/>
              <w:wordWrap w:val="0"/>
              <w:spacing w:before="0" w:after="0" w:line="340" w:lineRule="atLeast"/>
              <w:jc w:val="center"/>
              <w:rPr>
                <w:rFonts w:eastAsia="굴림"/>
                <w:color w:val="auto"/>
                <w:sz w:val="20"/>
              </w:rPr>
            </w:pPr>
          </w:p>
        </w:tc>
        <w:tc>
          <w:tcPr>
            <w:tcW w:w="1676" w:type="dxa"/>
            <w:tcBorders>
              <w:top w:val="single" w:sz="3" w:space="0" w:color="0A0000"/>
              <w:left w:val="single" w:sz="3" w:space="0" w:color="0A0000"/>
              <w:bottom w:val="single" w:sz="3" w:space="0" w:color="0A0000"/>
              <w:right w:val="single" w:sz="3" w:space="0" w:color="0A0000"/>
            </w:tcBorders>
            <w:shd w:val="clear" w:color="auto" w:fill="FFFFFF"/>
            <w:vAlign w:val="center"/>
          </w:tcPr>
          <w:p w14:paraId="06109039" w14:textId="2DB9E516" w:rsidR="00C86282" w:rsidRPr="00A122C4" w:rsidRDefault="00C86282" w:rsidP="00C86282">
            <w:pPr>
              <w:pStyle w:val="a8"/>
              <w:wordWrap w:val="0"/>
              <w:spacing w:before="0" w:after="0" w:line="340" w:lineRule="atLeast"/>
              <w:jc w:val="center"/>
              <w:rPr>
                <w:rFonts w:eastAsia="굴림"/>
                <w:color w:val="auto"/>
                <w:sz w:val="20"/>
              </w:rPr>
            </w:pPr>
          </w:p>
        </w:tc>
        <w:tc>
          <w:tcPr>
            <w:tcW w:w="1701" w:type="dxa"/>
            <w:tcBorders>
              <w:top w:val="single" w:sz="3" w:space="0" w:color="0A0000"/>
              <w:left w:val="single" w:sz="3" w:space="0" w:color="0A0000"/>
              <w:bottom w:val="single" w:sz="3" w:space="0" w:color="0A0000"/>
              <w:right w:val="single" w:sz="4" w:space="0" w:color="0A0000"/>
            </w:tcBorders>
            <w:shd w:val="clear" w:color="auto" w:fill="FFFFFF"/>
            <w:vAlign w:val="center"/>
          </w:tcPr>
          <w:p w14:paraId="44797C47" w14:textId="5DE4CDD9" w:rsidR="00C86282" w:rsidRPr="00A122C4" w:rsidRDefault="00C86282" w:rsidP="00C86282">
            <w:pPr>
              <w:pStyle w:val="a8"/>
              <w:wordWrap w:val="0"/>
              <w:spacing w:before="0" w:after="0" w:line="340" w:lineRule="atLeast"/>
              <w:jc w:val="center"/>
              <w:rPr>
                <w:rFonts w:eastAsia="굴림"/>
                <w:color w:val="auto"/>
                <w:sz w:val="20"/>
              </w:rPr>
            </w:pPr>
          </w:p>
        </w:tc>
        <w:tc>
          <w:tcPr>
            <w:tcW w:w="1417" w:type="dxa"/>
            <w:tcBorders>
              <w:top w:val="single" w:sz="4" w:space="0" w:color="0A0000"/>
              <w:left w:val="single" w:sz="4" w:space="0" w:color="0A0000"/>
              <w:bottom w:val="single" w:sz="4" w:space="0" w:color="0A0000"/>
              <w:right w:val="single" w:sz="4" w:space="0" w:color="0A0000"/>
            </w:tcBorders>
            <w:shd w:val="clear" w:color="auto" w:fill="FFFFFF"/>
            <w:vAlign w:val="center"/>
          </w:tcPr>
          <w:p w14:paraId="03A188A7" w14:textId="11434CC5" w:rsidR="00C86282" w:rsidRPr="00A122C4" w:rsidRDefault="00C86282" w:rsidP="00C86282">
            <w:pPr>
              <w:pStyle w:val="a8"/>
              <w:wordWrap w:val="0"/>
              <w:spacing w:before="0" w:after="0" w:line="340" w:lineRule="atLeast"/>
              <w:jc w:val="center"/>
              <w:rPr>
                <w:rFonts w:eastAsia="굴림"/>
                <w:color w:val="auto"/>
                <w:sz w:val="20"/>
              </w:rPr>
            </w:pPr>
          </w:p>
        </w:tc>
        <w:tc>
          <w:tcPr>
            <w:tcW w:w="1310" w:type="dxa"/>
            <w:tcBorders>
              <w:top w:val="single" w:sz="4" w:space="0" w:color="0A0000"/>
              <w:left w:val="single" w:sz="4" w:space="0" w:color="0A0000"/>
              <w:bottom w:val="single" w:sz="4" w:space="0" w:color="0A0000"/>
              <w:right w:val="single" w:sz="4" w:space="0" w:color="0A0000"/>
            </w:tcBorders>
            <w:shd w:val="clear" w:color="auto" w:fill="FFFFFF"/>
            <w:vAlign w:val="center"/>
          </w:tcPr>
          <w:p w14:paraId="67042331" w14:textId="7F6CF015" w:rsidR="00C86282" w:rsidRPr="00A122C4" w:rsidRDefault="00C86282" w:rsidP="00C86282">
            <w:pPr>
              <w:pStyle w:val="a8"/>
              <w:wordWrap w:val="0"/>
              <w:spacing w:before="0" w:after="0" w:line="340" w:lineRule="atLeast"/>
              <w:jc w:val="center"/>
              <w:rPr>
                <w:rFonts w:eastAsia="굴림"/>
                <w:color w:val="auto"/>
                <w:sz w:val="20"/>
              </w:rPr>
            </w:pPr>
          </w:p>
        </w:tc>
        <w:tc>
          <w:tcPr>
            <w:tcW w:w="1701" w:type="dxa"/>
            <w:tcBorders>
              <w:top w:val="single" w:sz="3" w:space="0" w:color="0A0000"/>
              <w:left w:val="single" w:sz="4" w:space="0" w:color="0A0000"/>
              <w:bottom w:val="single" w:sz="3" w:space="0" w:color="0A0000"/>
              <w:right w:val="none" w:sz="3" w:space="0" w:color="000000"/>
            </w:tcBorders>
            <w:shd w:val="clear" w:color="auto" w:fill="FFFFFF"/>
            <w:vAlign w:val="center"/>
          </w:tcPr>
          <w:p w14:paraId="24C6F54E" w14:textId="03D489AA" w:rsidR="00C86282" w:rsidRPr="00A122C4" w:rsidRDefault="00C86282" w:rsidP="00C86282">
            <w:pPr>
              <w:pStyle w:val="a8"/>
              <w:wordWrap w:val="0"/>
              <w:spacing w:before="0" w:after="0" w:line="340" w:lineRule="atLeast"/>
              <w:jc w:val="center"/>
              <w:rPr>
                <w:rFonts w:eastAsia="굴림"/>
                <w:color w:val="auto"/>
                <w:sz w:val="20"/>
              </w:rPr>
            </w:pPr>
            <w:r w:rsidRPr="00A122C4">
              <w:rPr>
                <w:rFonts w:eastAsia="굴림" w:hint="eastAsia"/>
                <w:color w:val="auto"/>
                <w:sz w:val="20"/>
              </w:rPr>
              <w:t>-</w:t>
            </w:r>
          </w:p>
        </w:tc>
      </w:tr>
      <w:tr w:rsidR="00C86282" w:rsidRPr="00A122C4" w14:paraId="6A0E0D70" w14:textId="77777777" w:rsidTr="00431DB3">
        <w:trPr>
          <w:trHeight w:val="70"/>
        </w:trPr>
        <w:tc>
          <w:tcPr>
            <w:tcW w:w="1443" w:type="dxa"/>
            <w:tcBorders>
              <w:top w:val="single" w:sz="3" w:space="0" w:color="0A0000"/>
              <w:left w:val="none" w:sz="3" w:space="0" w:color="000000"/>
              <w:bottom w:val="single" w:sz="3" w:space="0" w:color="0A0000"/>
              <w:right w:val="single" w:sz="3" w:space="0" w:color="0A0000"/>
            </w:tcBorders>
            <w:shd w:val="clear" w:color="auto" w:fill="FFFFFF"/>
            <w:vAlign w:val="center"/>
          </w:tcPr>
          <w:p w14:paraId="408325B2" w14:textId="4E1333B1" w:rsidR="00C86282" w:rsidRPr="00A122C4" w:rsidRDefault="00C86282" w:rsidP="00C86282">
            <w:pPr>
              <w:pStyle w:val="a8"/>
              <w:wordWrap w:val="0"/>
              <w:spacing w:before="0" w:after="0" w:line="340" w:lineRule="atLeast"/>
              <w:jc w:val="center"/>
              <w:rPr>
                <w:rFonts w:eastAsia="굴림"/>
                <w:color w:val="auto"/>
                <w:sz w:val="20"/>
              </w:rPr>
            </w:pPr>
          </w:p>
        </w:tc>
        <w:tc>
          <w:tcPr>
            <w:tcW w:w="1676" w:type="dxa"/>
            <w:tcBorders>
              <w:top w:val="single" w:sz="3" w:space="0" w:color="0A0000"/>
              <w:left w:val="single" w:sz="3" w:space="0" w:color="0A0000"/>
              <w:bottom w:val="single" w:sz="3" w:space="0" w:color="0A0000"/>
              <w:right w:val="single" w:sz="3" w:space="0" w:color="0A0000"/>
            </w:tcBorders>
            <w:shd w:val="clear" w:color="auto" w:fill="FFFFFF"/>
            <w:vAlign w:val="center"/>
          </w:tcPr>
          <w:p w14:paraId="0249E620" w14:textId="0F33B77F" w:rsidR="00C86282" w:rsidRPr="00A122C4" w:rsidRDefault="00C86282" w:rsidP="00C86282">
            <w:pPr>
              <w:pStyle w:val="a8"/>
              <w:wordWrap w:val="0"/>
              <w:spacing w:before="0" w:after="0" w:line="340" w:lineRule="atLeast"/>
              <w:jc w:val="center"/>
              <w:rPr>
                <w:rFonts w:eastAsia="굴림"/>
                <w:color w:val="auto"/>
                <w:sz w:val="20"/>
              </w:rPr>
            </w:pPr>
          </w:p>
        </w:tc>
        <w:tc>
          <w:tcPr>
            <w:tcW w:w="1701" w:type="dxa"/>
            <w:tcBorders>
              <w:top w:val="single" w:sz="3" w:space="0" w:color="0A0000"/>
              <w:left w:val="single" w:sz="3" w:space="0" w:color="0A0000"/>
              <w:bottom w:val="single" w:sz="3" w:space="0" w:color="0A0000"/>
              <w:right w:val="single" w:sz="4" w:space="0" w:color="0A0000"/>
            </w:tcBorders>
            <w:shd w:val="clear" w:color="auto" w:fill="FFFFFF"/>
            <w:vAlign w:val="center"/>
          </w:tcPr>
          <w:p w14:paraId="680DFF89" w14:textId="48CA2D2B" w:rsidR="00C86282" w:rsidRPr="00A122C4" w:rsidRDefault="00C86282" w:rsidP="00C86282">
            <w:pPr>
              <w:pStyle w:val="a8"/>
              <w:wordWrap w:val="0"/>
              <w:spacing w:before="0" w:after="0" w:line="340" w:lineRule="atLeast"/>
              <w:jc w:val="center"/>
              <w:rPr>
                <w:rFonts w:eastAsia="굴림"/>
                <w:color w:val="auto"/>
                <w:sz w:val="20"/>
              </w:rPr>
            </w:pPr>
          </w:p>
        </w:tc>
        <w:tc>
          <w:tcPr>
            <w:tcW w:w="1417" w:type="dxa"/>
            <w:tcBorders>
              <w:top w:val="single" w:sz="4" w:space="0" w:color="0A0000"/>
              <w:left w:val="single" w:sz="4" w:space="0" w:color="0A0000"/>
              <w:bottom w:val="single" w:sz="4" w:space="0" w:color="auto"/>
              <w:right w:val="single" w:sz="4" w:space="0" w:color="0A0000"/>
            </w:tcBorders>
            <w:shd w:val="clear" w:color="auto" w:fill="FFFFFF"/>
            <w:vAlign w:val="center"/>
          </w:tcPr>
          <w:p w14:paraId="7C112786" w14:textId="0C6CE642" w:rsidR="00C86282" w:rsidRPr="00A122C4" w:rsidRDefault="00C86282" w:rsidP="00C86282">
            <w:pPr>
              <w:pStyle w:val="a8"/>
              <w:wordWrap w:val="0"/>
              <w:spacing w:before="0" w:after="0" w:line="340" w:lineRule="atLeast"/>
              <w:jc w:val="center"/>
              <w:rPr>
                <w:rFonts w:eastAsia="굴림"/>
                <w:color w:val="auto"/>
                <w:sz w:val="20"/>
              </w:rPr>
            </w:pPr>
          </w:p>
        </w:tc>
        <w:tc>
          <w:tcPr>
            <w:tcW w:w="1310" w:type="dxa"/>
            <w:tcBorders>
              <w:top w:val="single" w:sz="4" w:space="0" w:color="0A0000"/>
              <w:left w:val="single" w:sz="4" w:space="0" w:color="0A0000"/>
              <w:bottom w:val="single" w:sz="4" w:space="0" w:color="auto"/>
              <w:right w:val="single" w:sz="4" w:space="0" w:color="0A0000"/>
            </w:tcBorders>
            <w:shd w:val="clear" w:color="auto" w:fill="FFFFFF"/>
            <w:vAlign w:val="center"/>
          </w:tcPr>
          <w:p w14:paraId="39264115" w14:textId="5188E959" w:rsidR="00C86282" w:rsidRPr="00A122C4" w:rsidRDefault="00C86282" w:rsidP="00C86282">
            <w:pPr>
              <w:pStyle w:val="a8"/>
              <w:wordWrap w:val="0"/>
              <w:spacing w:before="0" w:after="0" w:line="340" w:lineRule="atLeast"/>
              <w:jc w:val="center"/>
              <w:rPr>
                <w:rFonts w:eastAsia="굴림"/>
                <w:color w:val="auto"/>
                <w:sz w:val="20"/>
              </w:rPr>
            </w:pPr>
          </w:p>
        </w:tc>
        <w:tc>
          <w:tcPr>
            <w:tcW w:w="1701" w:type="dxa"/>
            <w:tcBorders>
              <w:top w:val="single" w:sz="3" w:space="0" w:color="0A0000"/>
              <w:left w:val="single" w:sz="4" w:space="0" w:color="0A0000"/>
              <w:bottom w:val="single" w:sz="3" w:space="0" w:color="0A0000"/>
              <w:right w:val="none" w:sz="3" w:space="0" w:color="000000"/>
            </w:tcBorders>
            <w:shd w:val="clear" w:color="auto" w:fill="FFFFFF"/>
            <w:vAlign w:val="center"/>
          </w:tcPr>
          <w:p w14:paraId="0B9B90C8" w14:textId="0EBE4411" w:rsidR="00C86282" w:rsidRPr="00A122C4" w:rsidRDefault="00C86282" w:rsidP="00C86282">
            <w:pPr>
              <w:pStyle w:val="a8"/>
              <w:wordWrap w:val="0"/>
              <w:spacing w:before="0" w:after="0" w:line="340" w:lineRule="atLeast"/>
              <w:jc w:val="center"/>
              <w:rPr>
                <w:rFonts w:eastAsia="굴림"/>
                <w:color w:val="auto"/>
                <w:sz w:val="20"/>
              </w:rPr>
            </w:pPr>
            <w:r w:rsidRPr="00A122C4">
              <w:rPr>
                <w:rFonts w:eastAsia="굴림" w:hint="eastAsia"/>
                <w:color w:val="auto"/>
                <w:sz w:val="20"/>
              </w:rPr>
              <w:t>-</w:t>
            </w:r>
          </w:p>
        </w:tc>
      </w:tr>
    </w:tbl>
    <w:p w14:paraId="6286065C" w14:textId="77777777" w:rsidR="00AA34CF" w:rsidRPr="00A122C4" w:rsidRDefault="00AA34CF" w:rsidP="007E661A">
      <w:pPr>
        <w:pBdr>
          <w:left w:val="none" w:sz="2" w:space="0" w:color="000000"/>
        </w:pBdr>
        <w:autoSpaceDE/>
        <w:autoSpaceDN/>
        <w:rPr>
          <w:color w:val="auto"/>
        </w:rPr>
      </w:pPr>
    </w:p>
    <w:p w14:paraId="4AAEE7D0" w14:textId="77777777" w:rsidR="00AA34CF" w:rsidRPr="00A122C4" w:rsidRDefault="00DF63D6" w:rsidP="007E661A">
      <w:pPr>
        <w:numPr>
          <w:ilvl w:val="0"/>
          <w:numId w:val="42"/>
        </w:numPr>
        <w:pBdr>
          <w:left w:val="none" w:sz="2" w:space="0" w:color="000000"/>
        </w:pBdr>
        <w:autoSpaceDE/>
        <w:autoSpaceDN/>
        <w:ind w:left="360" w:hanging="360"/>
        <w:rPr>
          <w:color w:val="auto"/>
        </w:rPr>
      </w:pP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의 금융기관 차입, 회사 발행 사채 등과 관련된 계약에는 본 거래로 인하여 당해 계약에서의 기한의 이익이 상실되거나 당해 계약의 상대방이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에 대하여 즉각적인 권리를 행사할 수 있는 내용이 포함되어 있지 않음을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는 진술하고 보장한다.</w:t>
      </w:r>
    </w:p>
    <w:p w14:paraId="33000216" w14:textId="77777777" w:rsidR="00AA34CF" w:rsidRPr="00A122C4" w:rsidRDefault="00AA34CF" w:rsidP="007E661A">
      <w:pPr>
        <w:pBdr>
          <w:left w:val="none" w:sz="2" w:space="0" w:color="000000"/>
        </w:pBdr>
        <w:autoSpaceDE/>
        <w:autoSpaceDN/>
        <w:rPr>
          <w:rFonts w:ascii="굴림" w:eastAsia="굴림"/>
          <w:color w:val="auto"/>
        </w:rPr>
      </w:pPr>
    </w:p>
    <w:p w14:paraId="225CD292" w14:textId="77777777" w:rsidR="00AA34CF" w:rsidRPr="00A122C4" w:rsidRDefault="00DF63D6" w:rsidP="007E661A">
      <w:pPr>
        <w:pBdr>
          <w:left w:val="none" w:sz="2" w:space="0" w:color="000000"/>
        </w:pBdr>
        <w:tabs>
          <w:tab w:val="left" w:pos="800"/>
        </w:tabs>
        <w:autoSpaceDE/>
        <w:autoSpaceDN/>
        <w:ind w:left="842" w:hanging="842"/>
        <w:rPr>
          <w:color w:val="auto"/>
        </w:rPr>
      </w:pPr>
      <w:r w:rsidRPr="00A122C4">
        <w:rPr>
          <w:rFonts w:ascii="굴림" w:eastAsia="굴림"/>
          <w:b/>
          <w:color w:val="auto"/>
        </w:rPr>
        <w:t>제9조 재무제표에 관한 사항</w:t>
      </w:r>
    </w:p>
    <w:p w14:paraId="5E06F6F1" w14:textId="67E3C129" w:rsidR="00AA34CF" w:rsidRPr="00A122C4" w:rsidRDefault="00DF63D6" w:rsidP="007E661A">
      <w:pPr>
        <w:numPr>
          <w:ilvl w:val="0"/>
          <w:numId w:val="43"/>
        </w:numPr>
        <w:pBdr>
          <w:left w:val="none" w:sz="2" w:space="0" w:color="000000"/>
        </w:pBdr>
        <w:autoSpaceDE/>
        <w:autoSpaceDN/>
        <w:ind w:left="360" w:hanging="360"/>
        <w:rPr>
          <w:color w:val="auto"/>
        </w:rPr>
      </w:pPr>
      <w:r w:rsidRPr="00A122C4">
        <w:rPr>
          <w:rFonts w:ascii="굴림" w:eastAsia="굴림"/>
          <w:color w:val="auto"/>
        </w:rPr>
        <w:t>“</w:t>
      </w:r>
      <w:r w:rsidRPr="00A122C4">
        <w:rPr>
          <w:rFonts w:ascii="굴림" w:eastAsia="굴림"/>
          <w:color w:val="auto"/>
        </w:rPr>
        <w:t>투자자</w:t>
      </w:r>
      <w:r w:rsidRPr="00A122C4">
        <w:rPr>
          <w:rFonts w:ascii="굴림" w:eastAsia="굴림"/>
          <w:color w:val="auto"/>
        </w:rPr>
        <w:t>”</w:t>
      </w:r>
      <w:r w:rsidRPr="00A122C4">
        <w:rPr>
          <w:rFonts w:ascii="굴림" w:eastAsia="굴림"/>
          <w:color w:val="auto"/>
        </w:rPr>
        <w:t xml:space="preserve">에게 제공된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의 202</w:t>
      </w:r>
      <w:r w:rsidR="00C86282" w:rsidRPr="00A122C4">
        <w:rPr>
          <w:rFonts w:ascii="굴림" w:eastAsia="굴림" w:hint="eastAsia"/>
          <w:color w:val="auto"/>
        </w:rPr>
        <w:t>3</w:t>
      </w:r>
      <w:r w:rsidRPr="00A122C4">
        <w:rPr>
          <w:rFonts w:ascii="굴림" w:eastAsia="굴림"/>
          <w:color w:val="auto"/>
        </w:rPr>
        <w:t xml:space="preserve">년 </w:t>
      </w:r>
      <w:r w:rsidR="00C86282" w:rsidRPr="00A122C4">
        <w:rPr>
          <w:rFonts w:ascii="굴림" w:eastAsia="굴림" w:hint="eastAsia"/>
          <w:color w:val="auto"/>
        </w:rPr>
        <w:t>12</w:t>
      </w:r>
      <w:r w:rsidRPr="00A122C4">
        <w:rPr>
          <w:rFonts w:ascii="굴림" w:eastAsia="굴림"/>
          <w:color w:val="auto"/>
        </w:rPr>
        <w:t>월 3</w:t>
      </w:r>
      <w:r w:rsidR="00C86282" w:rsidRPr="00A122C4">
        <w:rPr>
          <w:rFonts w:ascii="굴림" w:eastAsia="굴림" w:hint="eastAsia"/>
          <w:color w:val="auto"/>
        </w:rPr>
        <w:t>1</w:t>
      </w:r>
      <w:r w:rsidRPr="00A122C4">
        <w:rPr>
          <w:rFonts w:ascii="굴림" w:eastAsia="굴림"/>
          <w:color w:val="auto"/>
        </w:rPr>
        <w:t xml:space="preserve">일 기준 재무제표는 대한민국에서 통용되는 기업회계기준을 포함하여 일반적으로 인정되는 회계원칙 및 관행에 따라 작성되었으며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의 재무상태 및 영업현황을 충실하게 반영하고 있음을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는 진술하고 보장한다.</w:t>
      </w:r>
    </w:p>
    <w:p w14:paraId="4C3C5577" w14:textId="77777777" w:rsidR="00AA34CF" w:rsidRPr="00A122C4" w:rsidRDefault="00DF63D6" w:rsidP="007E661A">
      <w:pPr>
        <w:numPr>
          <w:ilvl w:val="0"/>
          <w:numId w:val="43"/>
        </w:numPr>
        <w:pBdr>
          <w:left w:val="none" w:sz="2" w:space="0" w:color="000000"/>
        </w:pBdr>
        <w:autoSpaceDE/>
        <w:autoSpaceDN/>
        <w:ind w:left="360" w:hanging="360"/>
        <w:rPr>
          <w:color w:val="auto"/>
        </w:rPr>
      </w:pPr>
      <w:r w:rsidRPr="00A122C4">
        <w:rPr>
          <w:rFonts w:ascii="굴림" w:eastAsia="굴림"/>
          <w:color w:val="auto"/>
        </w:rPr>
        <w:t>“</w:t>
      </w:r>
      <w:r w:rsidRPr="00A122C4">
        <w:rPr>
          <w:rFonts w:ascii="굴림" w:eastAsia="굴림"/>
          <w:color w:val="auto"/>
        </w:rPr>
        <w:t>투자자</w:t>
      </w:r>
      <w:r w:rsidRPr="00A122C4">
        <w:rPr>
          <w:rFonts w:ascii="굴림" w:eastAsia="굴림"/>
          <w:color w:val="auto"/>
        </w:rPr>
        <w:t>”</w:t>
      </w:r>
      <w:r w:rsidRPr="00A122C4">
        <w:rPr>
          <w:rFonts w:ascii="굴림" w:eastAsia="굴림"/>
          <w:color w:val="auto"/>
        </w:rPr>
        <w:t xml:space="preserve">에게 서면 고지된 것을 제외하고 상기 재무제표 기준일 이후에,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의 재무상태, 자산 및 부채, 영업에 불리한 영향을 미칠 수 있는 중대한 변경이나 변동사항은 없음을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는 진술하고 보장한다.</w:t>
      </w:r>
    </w:p>
    <w:p w14:paraId="41A78EDF" w14:textId="77777777" w:rsidR="00AA34CF" w:rsidRPr="00A122C4" w:rsidRDefault="00DF63D6" w:rsidP="007E661A">
      <w:pPr>
        <w:numPr>
          <w:ilvl w:val="0"/>
          <w:numId w:val="43"/>
        </w:numPr>
        <w:pBdr>
          <w:left w:val="none" w:sz="2" w:space="0" w:color="000000"/>
        </w:pBdr>
        <w:autoSpaceDE/>
        <w:autoSpaceDN/>
        <w:ind w:left="360" w:hanging="360"/>
        <w:rPr>
          <w:color w:val="auto"/>
        </w:rPr>
      </w:pP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가 최선의 노력으로 파악한 결과 상기 재무제표에 기재되지 아니한 부외부채(우발채무 포함) 및 부외자산은 실사자료로 제시한 바와 같고, 실사자료에 나타나지 아니한 사항으로서 </w:t>
      </w:r>
      <w:r w:rsidRPr="00A122C4">
        <w:rPr>
          <w:rFonts w:ascii="굴림" w:eastAsia="굴림"/>
          <w:color w:val="auto"/>
        </w:rPr>
        <w:t>“</w:t>
      </w:r>
      <w:r w:rsidRPr="00A122C4">
        <w:rPr>
          <w:rFonts w:ascii="굴림" w:eastAsia="굴림"/>
          <w:color w:val="auto"/>
        </w:rPr>
        <w:t>투자자</w:t>
      </w:r>
      <w:r w:rsidRPr="00A122C4">
        <w:rPr>
          <w:rFonts w:ascii="굴림" w:eastAsia="굴림"/>
          <w:color w:val="auto"/>
        </w:rPr>
        <w:t>”</w:t>
      </w:r>
      <w:r w:rsidRPr="00A122C4">
        <w:rPr>
          <w:rFonts w:ascii="굴림" w:eastAsia="굴림"/>
          <w:color w:val="auto"/>
        </w:rPr>
        <w:t>의 본 계약체결 및 거래완결에 영향을 줄 만한 중대한 부외부채 및 부외자산은 없다.</w:t>
      </w:r>
    </w:p>
    <w:p w14:paraId="5420D647" w14:textId="77777777" w:rsidR="00AA34CF" w:rsidRPr="00A122C4" w:rsidRDefault="00AA34CF" w:rsidP="007E661A">
      <w:pPr>
        <w:pBdr>
          <w:left w:val="none" w:sz="2" w:space="0" w:color="000000"/>
        </w:pBdr>
        <w:autoSpaceDE/>
        <w:autoSpaceDN/>
        <w:rPr>
          <w:rFonts w:ascii="굴림" w:eastAsia="굴림"/>
          <w:color w:val="auto"/>
        </w:rPr>
      </w:pPr>
    </w:p>
    <w:p w14:paraId="0AC956C2" w14:textId="77777777" w:rsidR="00AA34CF" w:rsidRPr="00A122C4" w:rsidRDefault="00DF63D6" w:rsidP="007E661A">
      <w:pPr>
        <w:pBdr>
          <w:left w:val="none" w:sz="2" w:space="0" w:color="000000"/>
        </w:pBdr>
        <w:autoSpaceDE/>
        <w:autoSpaceDN/>
        <w:rPr>
          <w:color w:val="auto"/>
        </w:rPr>
      </w:pPr>
      <w:r w:rsidRPr="00A122C4">
        <w:rPr>
          <w:rFonts w:ascii="굴림" w:eastAsia="굴림"/>
          <w:b/>
          <w:color w:val="auto"/>
        </w:rPr>
        <w:t>제10조 관계회사에 관한 사항</w:t>
      </w:r>
    </w:p>
    <w:p w14:paraId="691218B5" w14:textId="77777777" w:rsidR="00AA34CF" w:rsidRPr="00A122C4" w:rsidRDefault="00DF63D6" w:rsidP="007E661A">
      <w:pPr>
        <w:pBdr>
          <w:left w:val="none" w:sz="2" w:space="0" w:color="000000"/>
        </w:pBdr>
        <w:autoSpaceDE/>
        <w:autoSpaceDN/>
        <w:rPr>
          <w:color w:val="auto"/>
        </w:rPr>
      </w:pPr>
      <w:r w:rsidRPr="00A122C4">
        <w:rPr>
          <w:rFonts w:ascii="굴림" w:eastAsia="굴림"/>
          <w:color w:val="auto"/>
        </w:rPr>
        <w:t xml:space="preserve">회사의 관계회사는 아래 기재와 같다. 여기서 </w:t>
      </w:r>
      <w:r w:rsidRPr="00A122C4">
        <w:rPr>
          <w:rFonts w:ascii="굴림" w:eastAsia="굴림"/>
          <w:color w:val="auto"/>
        </w:rPr>
        <w:t>“</w:t>
      </w:r>
      <w:r w:rsidRPr="00A122C4">
        <w:rPr>
          <w:rFonts w:ascii="굴림" w:eastAsia="굴림"/>
          <w:color w:val="auto"/>
        </w:rPr>
        <w:t>관계회사</w:t>
      </w:r>
      <w:r w:rsidRPr="00A122C4">
        <w:rPr>
          <w:rFonts w:ascii="굴림" w:eastAsia="굴림"/>
          <w:color w:val="auto"/>
        </w:rPr>
        <w:t>”</w:t>
      </w:r>
      <w:r w:rsidRPr="00A122C4">
        <w:rPr>
          <w:rFonts w:ascii="굴림" w:eastAsia="굴림"/>
          <w:color w:val="auto"/>
        </w:rPr>
        <w:t>란 회사 또는 이해관계인이 주식 또는 주식연계사채를 보유하고 있거나 기타 추후 주주로 인정될 수 있는 권리를 보유하고 있는 회사를 말한다.</w:t>
      </w:r>
    </w:p>
    <w:tbl>
      <w:tblPr>
        <w:tblOverlap w:val="never"/>
        <w:tblW w:w="9072" w:type="dxa"/>
        <w:jc w:val="right"/>
        <w:tblBorders>
          <w:top w:val="single" w:sz="2" w:space="0" w:color="000000"/>
          <w:left w:val="none" w:sz="3" w:space="0" w:color="000000"/>
          <w:bottom w:val="single" w:sz="2" w:space="0" w:color="000000"/>
          <w:right w:val="none" w:sz="3" w:space="0" w:color="000000"/>
        </w:tblBorders>
        <w:shd w:val="clear" w:color="000000" w:fill="FFFFFF"/>
        <w:tblLayout w:type="fixed"/>
        <w:tblCellMar>
          <w:left w:w="0" w:type="dxa"/>
          <w:right w:w="0" w:type="dxa"/>
        </w:tblCellMar>
        <w:tblLook w:val="04A0" w:firstRow="1" w:lastRow="0" w:firstColumn="1" w:lastColumn="0" w:noHBand="0" w:noVBand="1"/>
      </w:tblPr>
      <w:tblGrid>
        <w:gridCol w:w="1561"/>
        <w:gridCol w:w="2067"/>
        <w:gridCol w:w="1815"/>
        <w:gridCol w:w="1814"/>
        <w:gridCol w:w="1815"/>
      </w:tblGrid>
      <w:tr w:rsidR="00C1682B" w:rsidRPr="00A122C4" w14:paraId="439C3644" w14:textId="77777777">
        <w:trPr>
          <w:trHeight w:val="340"/>
          <w:jc w:val="right"/>
        </w:trPr>
        <w:tc>
          <w:tcPr>
            <w:tcW w:w="1561" w:type="dxa"/>
            <w:tcBorders>
              <w:top w:val="single" w:sz="2" w:space="0" w:color="000000"/>
              <w:left w:val="none" w:sz="3" w:space="0" w:color="000000"/>
              <w:bottom w:val="single" w:sz="2" w:space="0" w:color="000000"/>
              <w:right w:val="single" w:sz="2" w:space="0" w:color="000000"/>
            </w:tcBorders>
            <w:shd w:val="clear" w:color="auto" w:fill="D9D9D9"/>
            <w:vAlign w:val="center"/>
          </w:tcPr>
          <w:p w14:paraId="764AB57C" w14:textId="77777777" w:rsidR="00AA34CF" w:rsidRPr="00A122C4" w:rsidRDefault="00DF63D6">
            <w:pPr>
              <w:pStyle w:val="a8"/>
              <w:wordWrap w:val="0"/>
              <w:spacing w:before="0" w:after="0" w:line="340" w:lineRule="atLeast"/>
              <w:jc w:val="center"/>
              <w:rPr>
                <w:color w:val="auto"/>
              </w:rPr>
            </w:pPr>
            <w:r w:rsidRPr="00A122C4">
              <w:rPr>
                <w:rFonts w:eastAsia="굴림"/>
                <w:b/>
                <w:color w:val="auto"/>
                <w:sz w:val="20"/>
              </w:rPr>
              <w:t>회사명</w:t>
            </w:r>
          </w:p>
        </w:tc>
        <w:tc>
          <w:tcPr>
            <w:tcW w:w="2067"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2B215F2B" w14:textId="77777777" w:rsidR="00AA34CF" w:rsidRPr="00A122C4" w:rsidRDefault="00DF63D6">
            <w:pPr>
              <w:pStyle w:val="a8"/>
              <w:wordWrap w:val="0"/>
              <w:spacing w:before="0" w:after="0" w:line="340" w:lineRule="atLeast"/>
              <w:jc w:val="center"/>
              <w:rPr>
                <w:color w:val="auto"/>
              </w:rPr>
            </w:pPr>
            <w:r w:rsidRPr="00A122C4">
              <w:rPr>
                <w:rFonts w:eastAsia="굴림"/>
                <w:b/>
                <w:color w:val="auto"/>
                <w:sz w:val="20"/>
              </w:rPr>
              <w:t>소재지</w:t>
            </w:r>
          </w:p>
        </w:tc>
        <w:tc>
          <w:tcPr>
            <w:tcW w:w="1815"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3A4CB7AF" w14:textId="77777777" w:rsidR="00AA34CF" w:rsidRPr="00A122C4" w:rsidRDefault="00DF63D6">
            <w:pPr>
              <w:pStyle w:val="a8"/>
              <w:wordWrap w:val="0"/>
              <w:spacing w:before="0" w:after="0" w:line="340" w:lineRule="atLeast"/>
              <w:jc w:val="center"/>
              <w:rPr>
                <w:color w:val="auto"/>
              </w:rPr>
            </w:pPr>
            <w:r w:rsidRPr="00A122C4">
              <w:rPr>
                <w:rFonts w:eastAsia="굴림"/>
                <w:b/>
                <w:color w:val="auto"/>
                <w:sz w:val="20"/>
              </w:rPr>
              <w:t>업종</w:t>
            </w:r>
          </w:p>
        </w:tc>
        <w:tc>
          <w:tcPr>
            <w:tcW w:w="1814"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2C2F7DDB" w14:textId="77777777" w:rsidR="00AA34CF" w:rsidRPr="00A122C4" w:rsidRDefault="00DF63D6">
            <w:pPr>
              <w:pStyle w:val="a8"/>
              <w:wordWrap w:val="0"/>
              <w:spacing w:before="0" w:after="0" w:line="340" w:lineRule="atLeast"/>
              <w:jc w:val="center"/>
              <w:rPr>
                <w:color w:val="auto"/>
              </w:rPr>
            </w:pPr>
            <w:r w:rsidRPr="00A122C4">
              <w:rPr>
                <w:rFonts w:eastAsia="굴림"/>
                <w:b/>
                <w:color w:val="auto"/>
                <w:sz w:val="20"/>
              </w:rPr>
              <w:t>관계</w:t>
            </w:r>
          </w:p>
        </w:tc>
        <w:tc>
          <w:tcPr>
            <w:tcW w:w="1815" w:type="dxa"/>
            <w:tcBorders>
              <w:top w:val="single" w:sz="2" w:space="0" w:color="000000"/>
              <w:left w:val="single" w:sz="2" w:space="0" w:color="000000"/>
              <w:bottom w:val="single" w:sz="2" w:space="0" w:color="000000"/>
              <w:right w:val="none" w:sz="3" w:space="0" w:color="000000"/>
            </w:tcBorders>
            <w:shd w:val="clear" w:color="auto" w:fill="D9D9D9"/>
            <w:vAlign w:val="center"/>
          </w:tcPr>
          <w:p w14:paraId="34FC06C3" w14:textId="77777777" w:rsidR="00AA34CF" w:rsidRPr="00A122C4" w:rsidRDefault="00DF63D6">
            <w:pPr>
              <w:pStyle w:val="a8"/>
              <w:wordWrap w:val="0"/>
              <w:spacing w:before="0" w:after="0" w:line="340" w:lineRule="atLeast"/>
              <w:jc w:val="center"/>
              <w:rPr>
                <w:color w:val="auto"/>
              </w:rPr>
            </w:pPr>
            <w:r w:rsidRPr="00A122C4">
              <w:rPr>
                <w:rFonts w:ascii="굴림" w:eastAsia="굴림"/>
                <w:b/>
                <w:color w:val="auto"/>
                <w:sz w:val="20"/>
              </w:rPr>
              <w:t>주주 구성</w:t>
            </w:r>
          </w:p>
        </w:tc>
      </w:tr>
      <w:tr w:rsidR="00C1682B" w:rsidRPr="00A122C4" w14:paraId="28C463C5" w14:textId="77777777">
        <w:trPr>
          <w:trHeight w:val="340"/>
          <w:jc w:val="right"/>
        </w:trPr>
        <w:tc>
          <w:tcPr>
            <w:tcW w:w="1561" w:type="dxa"/>
            <w:tcBorders>
              <w:top w:val="single" w:sz="2" w:space="0" w:color="000000"/>
              <w:left w:val="none" w:sz="3" w:space="0" w:color="000000"/>
              <w:bottom w:val="single" w:sz="2" w:space="0" w:color="000000"/>
              <w:right w:val="single" w:sz="2" w:space="0" w:color="000000"/>
            </w:tcBorders>
            <w:shd w:val="clear" w:color="auto" w:fill="FFFFFF"/>
            <w:vAlign w:val="center"/>
          </w:tcPr>
          <w:p w14:paraId="5ADA96DC" w14:textId="72FDA0F2" w:rsidR="00AA34CF" w:rsidRPr="00A122C4" w:rsidRDefault="00AA34CF">
            <w:pPr>
              <w:pStyle w:val="a8"/>
              <w:wordWrap w:val="0"/>
              <w:spacing w:before="0" w:after="0" w:line="340" w:lineRule="atLeast"/>
              <w:jc w:val="center"/>
              <w:rPr>
                <w:rFonts w:eastAsia="굴림"/>
                <w:color w:val="auto"/>
                <w:sz w:val="20"/>
              </w:rPr>
            </w:pPr>
          </w:p>
        </w:tc>
        <w:tc>
          <w:tcPr>
            <w:tcW w:w="2067"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EDA4CB1" w14:textId="3932F569" w:rsidR="00AA34CF" w:rsidRPr="00A122C4" w:rsidRDefault="00AA34CF">
            <w:pPr>
              <w:pStyle w:val="a8"/>
              <w:wordWrap w:val="0"/>
              <w:spacing w:before="0" w:after="0" w:line="340" w:lineRule="atLeast"/>
              <w:jc w:val="center"/>
              <w:rPr>
                <w:rFonts w:eastAsia="굴림"/>
                <w:color w:val="auto"/>
                <w:sz w:val="20"/>
              </w:rPr>
            </w:pPr>
          </w:p>
        </w:tc>
        <w:tc>
          <w:tcPr>
            <w:tcW w:w="181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67BCE2D0" w14:textId="0F3D2EA4" w:rsidR="00AA34CF" w:rsidRPr="00A122C4" w:rsidRDefault="00AA34CF">
            <w:pPr>
              <w:pStyle w:val="a8"/>
              <w:wordWrap w:val="0"/>
              <w:spacing w:before="0" w:after="0" w:line="340" w:lineRule="atLeast"/>
              <w:jc w:val="center"/>
              <w:rPr>
                <w:rFonts w:eastAsia="굴림"/>
                <w:color w:val="auto"/>
                <w:sz w:val="20"/>
              </w:rPr>
            </w:pPr>
          </w:p>
        </w:tc>
        <w:tc>
          <w:tcPr>
            <w:tcW w:w="181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4562E76" w14:textId="0CE6D9C6" w:rsidR="00AA34CF" w:rsidRPr="00A122C4" w:rsidRDefault="00AA34CF">
            <w:pPr>
              <w:pStyle w:val="a8"/>
              <w:wordWrap w:val="0"/>
              <w:spacing w:before="0" w:after="0" w:line="340" w:lineRule="atLeast"/>
              <w:jc w:val="center"/>
              <w:rPr>
                <w:rFonts w:eastAsia="굴림"/>
                <w:color w:val="auto"/>
                <w:sz w:val="20"/>
              </w:rPr>
            </w:pPr>
          </w:p>
        </w:tc>
        <w:tc>
          <w:tcPr>
            <w:tcW w:w="1815" w:type="dxa"/>
            <w:tcBorders>
              <w:top w:val="single" w:sz="2" w:space="0" w:color="000000"/>
              <w:left w:val="single" w:sz="2" w:space="0" w:color="000000"/>
              <w:bottom w:val="single" w:sz="2" w:space="0" w:color="000000"/>
              <w:right w:val="none" w:sz="3" w:space="0" w:color="000000"/>
            </w:tcBorders>
            <w:shd w:val="clear" w:color="auto" w:fill="FFFFFF"/>
            <w:vAlign w:val="center"/>
          </w:tcPr>
          <w:p w14:paraId="09414A19" w14:textId="26FE82A6" w:rsidR="00AA34CF" w:rsidRPr="00A122C4" w:rsidRDefault="00AA34CF">
            <w:pPr>
              <w:pStyle w:val="a8"/>
              <w:wordWrap w:val="0"/>
              <w:spacing w:before="0" w:after="0" w:line="340" w:lineRule="atLeast"/>
              <w:jc w:val="center"/>
              <w:rPr>
                <w:rFonts w:eastAsia="굴림"/>
                <w:color w:val="auto"/>
                <w:sz w:val="20"/>
              </w:rPr>
            </w:pPr>
          </w:p>
        </w:tc>
      </w:tr>
    </w:tbl>
    <w:p w14:paraId="1DEF7BF5" w14:textId="77777777" w:rsidR="00AA34CF" w:rsidRPr="00A122C4" w:rsidRDefault="00AA34CF">
      <w:pPr>
        <w:autoSpaceDE/>
        <w:autoSpaceDN/>
        <w:rPr>
          <w:rFonts w:ascii="굴림" w:eastAsia="굴림"/>
          <w:color w:val="auto"/>
        </w:rPr>
      </w:pPr>
    </w:p>
    <w:p w14:paraId="0773338F" w14:textId="77777777" w:rsidR="00AA34CF" w:rsidRPr="00A122C4" w:rsidRDefault="00DF63D6">
      <w:pPr>
        <w:tabs>
          <w:tab w:val="left" w:pos="800"/>
        </w:tabs>
        <w:autoSpaceDE/>
        <w:autoSpaceDN/>
        <w:ind w:left="842" w:hanging="842"/>
        <w:rPr>
          <w:color w:val="auto"/>
        </w:rPr>
      </w:pPr>
      <w:r w:rsidRPr="00A122C4">
        <w:rPr>
          <w:rFonts w:ascii="굴림" w:eastAsia="굴림"/>
          <w:b/>
          <w:color w:val="auto"/>
        </w:rPr>
        <w:t>제11조 법령 위반, 소송 등에 관한 사항</w:t>
      </w:r>
    </w:p>
    <w:p w14:paraId="698DA859" w14:textId="77777777" w:rsidR="00AA34CF" w:rsidRPr="00A122C4" w:rsidRDefault="00DF63D6">
      <w:pPr>
        <w:numPr>
          <w:ilvl w:val="0"/>
          <w:numId w:val="44"/>
        </w:numPr>
        <w:autoSpaceDE/>
        <w:autoSpaceDN/>
        <w:ind w:left="360" w:hanging="360"/>
        <w:rPr>
          <w:color w:val="auto"/>
        </w:rPr>
      </w:pP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는 현재 영위하고 있는 사업에 필요한 정부 인허가 등을 모두 적법하게 보유하고 있으며, 이 인허가 등이 취소될 위험에 처해 있지 않다</w:t>
      </w:r>
    </w:p>
    <w:p w14:paraId="7A804F65" w14:textId="77777777" w:rsidR="00AA34CF" w:rsidRPr="00A122C4" w:rsidRDefault="00DF63D6">
      <w:pPr>
        <w:numPr>
          <w:ilvl w:val="0"/>
          <w:numId w:val="44"/>
        </w:numPr>
        <w:autoSpaceDE/>
        <w:autoSpaceDN/>
        <w:ind w:left="360" w:hanging="360"/>
        <w:rPr>
          <w:color w:val="auto"/>
        </w:rPr>
      </w:pP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는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의 자산(부동산, 설비, 임차물 및 장비 등) 및 사업활동과 관련하여, 지역제한, 안전, 공해 및 환경, 노동, 공정거래 관련 법규를 포함하여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와 그 생산과정 및 제품에 적용되는 제반법령, 규정 및 명령을 준수하였으며, 부당하게 임금, 퇴직금 등을 미지급한 사실이 없다.</w:t>
      </w:r>
    </w:p>
    <w:p w14:paraId="2772D991" w14:textId="77777777" w:rsidR="00AA34CF" w:rsidRPr="00A122C4" w:rsidRDefault="00DF63D6">
      <w:pPr>
        <w:numPr>
          <w:ilvl w:val="0"/>
          <w:numId w:val="44"/>
        </w:numPr>
        <w:autoSpaceDE/>
        <w:autoSpaceDN/>
        <w:ind w:left="360" w:hanging="360"/>
        <w:rPr>
          <w:color w:val="auto"/>
        </w:rPr>
      </w:pPr>
      <w:r w:rsidRPr="00A122C4">
        <w:rPr>
          <w:rFonts w:ascii="굴림" w:eastAsia="굴림"/>
          <w:color w:val="auto"/>
        </w:rPr>
        <w:t>“</w:t>
      </w:r>
      <w:r w:rsidRPr="00A122C4">
        <w:rPr>
          <w:rFonts w:ascii="굴림" w:eastAsia="굴림"/>
          <w:color w:val="auto"/>
        </w:rPr>
        <w:t>투자자</w:t>
      </w:r>
      <w:r w:rsidRPr="00A122C4">
        <w:rPr>
          <w:rFonts w:ascii="굴림" w:eastAsia="굴림"/>
          <w:color w:val="auto"/>
        </w:rPr>
        <w:t>”</w:t>
      </w:r>
      <w:r w:rsidRPr="00A122C4">
        <w:rPr>
          <w:rFonts w:ascii="굴림" w:eastAsia="굴림"/>
          <w:color w:val="auto"/>
        </w:rPr>
        <w:t xml:space="preserve">에게 아래의 계류중인 소송내용과 서면 고지된 것을 제외하고,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의 사업에 중요한 영향을 미치는 것으로서 현재 진행되는 소송(보전소송 포함), 중재 또는 행정절차 기타 분쟁은 없음을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는 진술하고 보장한다.</w:t>
      </w:r>
    </w:p>
    <w:p w14:paraId="7C115D86" w14:textId="77777777" w:rsidR="00AA34CF" w:rsidRPr="00A122C4" w:rsidRDefault="00DF63D6">
      <w:pPr>
        <w:autoSpaceDE/>
        <w:autoSpaceDN/>
        <w:ind w:left="360"/>
        <w:jc w:val="right"/>
        <w:rPr>
          <w:color w:val="auto"/>
        </w:rPr>
      </w:pPr>
      <w:r w:rsidRPr="00A122C4">
        <w:rPr>
          <w:rFonts w:ascii="굴림" w:eastAsia="굴림"/>
          <w:color w:val="auto"/>
        </w:rPr>
        <w:t>(단위:천원)</w:t>
      </w:r>
    </w:p>
    <w:tbl>
      <w:tblPr>
        <w:tblOverlap w:val="never"/>
        <w:tblW w:w="9246" w:type="dxa"/>
        <w:tblInd w:w="102" w:type="dxa"/>
        <w:tblBorders>
          <w:top w:val="single" w:sz="3" w:space="0" w:color="0A0000"/>
          <w:left w:val="none" w:sz="2" w:space="0" w:color="0A0000"/>
          <w:bottom w:val="single" w:sz="3" w:space="0" w:color="0A0000"/>
          <w:right w:val="none" w:sz="2" w:space="0" w:color="0A0000"/>
        </w:tblBorders>
        <w:shd w:val="clear" w:color="000000" w:fill="FFFFFF"/>
        <w:tblLayout w:type="fixed"/>
        <w:tblCellMar>
          <w:top w:w="28" w:type="dxa"/>
          <w:left w:w="102" w:type="dxa"/>
          <w:bottom w:w="28" w:type="dxa"/>
          <w:right w:w="102" w:type="dxa"/>
        </w:tblCellMar>
        <w:tblLook w:val="04A0" w:firstRow="1" w:lastRow="0" w:firstColumn="1" w:lastColumn="0" w:noHBand="0" w:noVBand="1"/>
      </w:tblPr>
      <w:tblGrid>
        <w:gridCol w:w="1560"/>
        <w:gridCol w:w="1078"/>
        <w:gridCol w:w="1079"/>
        <w:gridCol w:w="1276"/>
        <w:gridCol w:w="2126"/>
        <w:gridCol w:w="2127"/>
      </w:tblGrid>
      <w:tr w:rsidR="00C1682B" w:rsidRPr="00A122C4" w14:paraId="68CFED84" w14:textId="77777777">
        <w:trPr>
          <w:trHeight w:val="56"/>
        </w:trPr>
        <w:tc>
          <w:tcPr>
            <w:tcW w:w="1560" w:type="dxa"/>
            <w:tcBorders>
              <w:top w:val="single" w:sz="3" w:space="0" w:color="0A0000"/>
              <w:left w:val="none" w:sz="2" w:space="0" w:color="0A0000"/>
              <w:bottom w:val="single" w:sz="3" w:space="0" w:color="0A0000"/>
              <w:right w:val="single" w:sz="3" w:space="0" w:color="0A0000"/>
            </w:tcBorders>
            <w:shd w:val="clear" w:color="auto" w:fill="D8D8D8"/>
          </w:tcPr>
          <w:p w14:paraId="413DD351" w14:textId="77777777" w:rsidR="00AA34CF" w:rsidRPr="00A122C4" w:rsidRDefault="00DF63D6">
            <w:pPr>
              <w:autoSpaceDE/>
              <w:autoSpaceDN/>
              <w:jc w:val="center"/>
              <w:rPr>
                <w:color w:val="auto"/>
              </w:rPr>
            </w:pPr>
            <w:r w:rsidRPr="00A122C4">
              <w:rPr>
                <w:rFonts w:eastAsia="굴림"/>
                <w:b/>
                <w:color w:val="auto"/>
              </w:rPr>
              <w:t>사건번호</w:t>
            </w:r>
          </w:p>
        </w:tc>
        <w:tc>
          <w:tcPr>
            <w:tcW w:w="1078" w:type="dxa"/>
            <w:tcBorders>
              <w:top w:val="single" w:sz="3" w:space="0" w:color="0A0000"/>
              <w:left w:val="single" w:sz="3" w:space="0" w:color="0A0000"/>
              <w:bottom w:val="single" w:sz="3" w:space="0" w:color="0A0000"/>
              <w:right w:val="single" w:sz="3" w:space="0" w:color="0A0000"/>
            </w:tcBorders>
            <w:shd w:val="clear" w:color="auto" w:fill="D8D8D8"/>
          </w:tcPr>
          <w:p w14:paraId="7BE0AB28" w14:textId="77777777" w:rsidR="00AA34CF" w:rsidRPr="00A122C4" w:rsidRDefault="00DF63D6">
            <w:pPr>
              <w:autoSpaceDE/>
              <w:autoSpaceDN/>
              <w:jc w:val="center"/>
              <w:rPr>
                <w:color w:val="auto"/>
              </w:rPr>
            </w:pPr>
            <w:r w:rsidRPr="00A122C4">
              <w:rPr>
                <w:rFonts w:eastAsia="굴림"/>
                <w:b/>
                <w:color w:val="auto"/>
              </w:rPr>
              <w:t>피고</w:t>
            </w:r>
          </w:p>
        </w:tc>
        <w:tc>
          <w:tcPr>
            <w:tcW w:w="1079" w:type="dxa"/>
            <w:tcBorders>
              <w:top w:val="single" w:sz="3" w:space="0" w:color="0A0000"/>
              <w:left w:val="single" w:sz="3" w:space="0" w:color="0A0000"/>
              <w:bottom w:val="single" w:sz="3" w:space="0" w:color="0A0000"/>
              <w:right w:val="single" w:sz="3" w:space="0" w:color="0A0000"/>
            </w:tcBorders>
            <w:shd w:val="clear" w:color="auto" w:fill="D8D8D8"/>
          </w:tcPr>
          <w:p w14:paraId="75130A79" w14:textId="77777777" w:rsidR="00AA34CF" w:rsidRPr="00A122C4" w:rsidRDefault="00DF63D6">
            <w:pPr>
              <w:autoSpaceDE/>
              <w:autoSpaceDN/>
              <w:jc w:val="center"/>
              <w:rPr>
                <w:color w:val="auto"/>
              </w:rPr>
            </w:pPr>
            <w:r w:rsidRPr="00A122C4">
              <w:rPr>
                <w:rFonts w:eastAsia="굴림"/>
                <w:b/>
                <w:color w:val="auto"/>
              </w:rPr>
              <w:t>원고</w:t>
            </w:r>
          </w:p>
        </w:tc>
        <w:tc>
          <w:tcPr>
            <w:tcW w:w="1276" w:type="dxa"/>
            <w:tcBorders>
              <w:top w:val="single" w:sz="3" w:space="0" w:color="0A0000"/>
              <w:left w:val="single" w:sz="3" w:space="0" w:color="0A0000"/>
              <w:bottom w:val="single" w:sz="3" w:space="0" w:color="0A0000"/>
              <w:right w:val="single" w:sz="3" w:space="0" w:color="0A0000"/>
            </w:tcBorders>
            <w:shd w:val="clear" w:color="auto" w:fill="D8D8D8"/>
          </w:tcPr>
          <w:p w14:paraId="7685C85A" w14:textId="77777777" w:rsidR="00AA34CF" w:rsidRPr="00A122C4" w:rsidRDefault="00DF63D6">
            <w:pPr>
              <w:autoSpaceDE/>
              <w:autoSpaceDN/>
              <w:jc w:val="center"/>
              <w:rPr>
                <w:color w:val="auto"/>
              </w:rPr>
            </w:pPr>
            <w:r w:rsidRPr="00A122C4">
              <w:rPr>
                <w:rFonts w:eastAsia="굴림"/>
                <w:b/>
                <w:color w:val="auto"/>
              </w:rPr>
              <w:t>소송가액</w:t>
            </w:r>
          </w:p>
        </w:tc>
        <w:tc>
          <w:tcPr>
            <w:tcW w:w="2126" w:type="dxa"/>
            <w:tcBorders>
              <w:top w:val="single" w:sz="3" w:space="0" w:color="0A0000"/>
              <w:left w:val="single" w:sz="3" w:space="0" w:color="0A0000"/>
              <w:bottom w:val="single" w:sz="3" w:space="0" w:color="0A0000"/>
              <w:right w:val="single" w:sz="3" w:space="0" w:color="0A0000"/>
            </w:tcBorders>
            <w:shd w:val="clear" w:color="auto" w:fill="D8D8D8"/>
          </w:tcPr>
          <w:p w14:paraId="05642367" w14:textId="77777777" w:rsidR="00AA34CF" w:rsidRPr="00A122C4" w:rsidRDefault="00DF63D6">
            <w:pPr>
              <w:autoSpaceDE/>
              <w:autoSpaceDN/>
              <w:jc w:val="center"/>
              <w:rPr>
                <w:color w:val="auto"/>
              </w:rPr>
            </w:pPr>
            <w:r w:rsidRPr="00A122C4">
              <w:rPr>
                <w:rFonts w:eastAsia="굴림"/>
                <w:b/>
                <w:color w:val="auto"/>
              </w:rPr>
              <w:t>소송내용</w:t>
            </w:r>
          </w:p>
        </w:tc>
        <w:tc>
          <w:tcPr>
            <w:tcW w:w="2127" w:type="dxa"/>
            <w:tcBorders>
              <w:top w:val="single" w:sz="3" w:space="0" w:color="0A0000"/>
              <w:left w:val="single" w:sz="3" w:space="0" w:color="0A0000"/>
              <w:bottom w:val="single" w:sz="3" w:space="0" w:color="0A0000"/>
              <w:right w:val="none" w:sz="2" w:space="0" w:color="0A0000"/>
            </w:tcBorders>
            <w:shd w:val="clear" w:color="auto" w:fill="D8D8D8"/>
          </w:tcPr>
          <w:p w14:paraId="6DAEDFE3" w14:textId="77777777" w:rsidR="00AA34CF" w:rsidRPr="00A122C4" w:rsidRDefault="00DF63D6">
            <w:pPr>
              <w:autoSpaceDE/>
              <w:autoSpaceDN/>
              <w:jc w:val="center"/>
              <w:rPr>
                <w:color w:val="auto"/>
              </w:rPr>
            </w:pPr>
            <w:r w:rsidRPr="00A122C4">
              <w:rPr>
                <w:rFonts w:eastAsia="굴림"/>
                <w:b/>
                <w:color w:val="auto"/>
              </w:rPr>
              <w:t>비고</w:t>
            </w:r>
          </w:p>
        </w:tc>
      </w:tr>
      <w:tr w:rsidR="00C86282" w:rsidRPr="00A122C4" w14:paraId="02F5A5C9" w14:textId="77777777" w:rsidTr="0003618E">
        <w:trPr>
          <w:trHeight w:val="413"/>
        </w:trPr>
        <w:tc>
          <w:tcPr>
            <w:tcW w:w="9246" w:type="dxa"/>
            <w:gridSpan w:val="6"/>
            <w:tcBorders>
              <w:top w:val="single" w:sz="3" w:space="0" w:color="0A0000"/>
              <w:left w:val="none" w:sz="2" w:space="0" w:color="0A0000"/>
              <w:bottom w:val="single" w:sz="3" w:space="0" w:color="0A0000"/>
              <w:right w:val="none" w:sz="2" w:space="0" w:color="0A0000"/>
            </w:tcBorders>
            <w:shd w:val="clear" w:color="auto" w:fill="FFFFFF"/>
            <w:vAlign w:val="center"/>
          </w:tcPr>
          <w:p w14:paraId="61FEB1BE" w14:textId="3E5941E0" w:rsidR="00C86282" w:rsidRPr="00A122C4" w:rsidRDefault="00C86282" w:rsidP="00C86282">
            <w:pPr>
              <w:autoSpaceDE/>
              <w:autoSpaceDN/>
              <w:snapToGrid w:val="0"/>
              <w:ind w:firstLine="176"/>
              <w:jc w:val="center"/>
              <w:rPr>
                <w:rFonts w:ascii="굴림" w:eastAsia="굴림"/>
                <w:color w:val="auto"/>
              </w:rPr>
            </w:pPr>
            <w:r w:rsidRPr="00A122C4">
              <w:rPr>
                <w:rFonts w:eastAsia="굴림"/>
                <w:color w:val="auto"/>
              </w:rPr>
              <w:t>해당없음</w:t>
            </w:r>
          </w:p>
        </w:tc>
      </w:tr>
    </w:tbl>
    <w:p w14:paraId="3AD53CEC" w14:textId="77777777" w:rsidR="00AA34CF" w:rsidRPr="00A122C4" w:rsidRDefault="00AA34CF">
      <w:pPr>
        <w:autoSpaceDE/>
        <w:autoSpaceDN/>
        <w:ind w:left="360"/>
        <w:rPr>
          <w:color w:val="auto"/>
        </w:rPr>
      </w:pPr>
    </w:p>
    <w:p w14:paraId="218EFBEF" w14:textId="77777777" w:rsidR="00AA34CF" w:rsidRPr="00A122C4" w:rsidRDefault="00DF63D6">
      <w:pPr>
        <w:numPr>
          <w:ilvl w:val="0"/>
          <w:numId w:val="44"/>
        </w:numPr>
        <w:autoSpaceDE/>
        <w:autoSpaceDN/>
        <w:ind w:left="360" w:hanging="360"/>
        <w:rPr>
          <w:color w:val="auto"/>
        </w:rPr>
      </w:pP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는 현재 보유하고 있는 지적재산권과 관련하여 소송, 중재 또는 기타 분쟁이 없으며, 추후 분쟁의 위험에 처해 있지 않다.</w:t>
      </w:r>
    </w:p>
    <w:p w14:paraId="0563BD45" w14:textId="77777777" w:rsidR="00AA34CF" w:rsidRPr="00A122C4" w:rsidRDefault="00DF63D6">
      <w:pPr>
        <w:numPr>
          <w:ilvl w:val="0"/>
          <w:numId w:val="44"/>
        </w:numPr>
        <w:autoSpaceDE/>
        <w:autoSpaceDN/>
        <w:ind w:left="360" w:hanging="360"/>
        <w:rPr>
          <w:color w:val="auto"/>
        </w:rPr>
      </w:pP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는 주주총회 및 이사회 관련 제반 서류를 작성 비치하고 있으며, 그와 관련된 법규 위반사항이 없다.</w:t>
      </w:r>
    </w:p>
    <w:p w14:paraId="5E60B171" w14:textId="77777777" w:rsidR="00AA34CF" w:rsidRPr="00A122C4" w:rsidRDefault="00AA34CF">
      <w:pPr>
        <w:autoSpaceDE/>
        <w:autoSpaceDN/>
        <w:rPr>
          <w:rFonts w:ascii="굴림" w:eastAsia="굴림"/>
          <w:color w:val="auto"/>
        </w:rPr>
      </w:pPr>
    </w:p>
    <w:p w14:paraId="3E8430CA" w14:textId="77777777" w:rsidR="00AA34CF" w:rsidRPr="00A122C4" w:rsidRDefault="00DF63D6">
      <w:pPr>
        <w:tabs>
          <w:tab w:val="left" w:pos="800"/>
        </w:tabs>
        <w:autoSpaceDE/>
        <w:autoSpaceDN/>
        <w:ind w:left="842" w:hanging="842"/>
        <w:rPr>
          <w:color w:val="auto"/>
        </w:rPr>
      </w:pPr>
      <w:r w:rsidRPr="00A122C4">
        <w:rPr>
          <w:rFonts w:ascii="굴림" w:eastAsia="굴림"/>
          <w:b/>
          <w:color w:val="auto"/>
        </w:rPr>
        <w:t>제12조 세금, 보험 등에 관한 사항</w:t>
      </w:r>
    </w:p>
    <w:p w14:paraId="70508F12" w14:textId="77777777" w:rsidR="00AA34CF" w:rsidRPr="00A122C4" w:rsidRDefault="00DF63D6">
      <w:pPr>
        <w:numPr>
          <w:ilvl w:val="0"/>
          <w:numId w:val="45"/>
        </w:numPr>
        <w:autoSpaceDE/>
        <w:autoSpaceDN/>
        <w:ind w:left="360" w:hanging="360"/>
        <w:rPr>
          <w:color w:val="auto"/>
        </w:rPr>
      </w:pP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는 국세, 지방세 등 고지된 납세 의무를 이행하였고, 납부할 의무가 있는 것으로 미납된 세금은 없음을 진술하고 보장한다. </w:t>
      </w:r>
    </w:p>
    <w:p w14:paraId="5D8D8FA3" w14:textId="77777777" w:rsidR="00AA34CF" w:rsidRPr="00A122C4" w:rsidRDefault="00DF63D6">
      <w:pPr>
        <w:numPr>
          <w:ilvl w:val="0"/>
          <w:numId w:val="45"/>
        </w:numPr>
        <w:autoSpaceDE/>
        <w:autoSpaceDN/>
        <w:ind w:left="360" w:hanging="360"/>
        <w:rPr>
          <w:color w:val="auto"/>
        </w:rPr>
      </w:pP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는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 운영과 관련하여 필요한 제반 보험(4대 보험, 기타 영업 관련 필수적으로 가입해야 하거나 해당 업계에서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와 유사한 기업들이 통상적으로 가입하고 있는 보험)에 가입되어 있음을 진술하고 보장한다.</w:t>
      </w:r>
    </w:p>
    <w:p w14:paraId="1ACC41D9" w14:textId="77777777" w:rsidR="00AA34CF" w:rsidRPr="00A122C4" w:rsidRDefault="00AA34CF">
      <w:pPr>
        <w:wordWrap/>
        <w:autoSpaceDE/>
        <w:autoSpaceDN/>
        <w:rPr>
          <w:rFonts w:ascii="굴림" w:eastAsia="굴림"/>
          <w:color w:val="auto"/>
        </w:rPr>
      </w:pPr>
    </w:p>
    <w:p w14:paraId="2906EF4F" w14:textId="77777777" w:rsidR="00AA34CF" w:rsidRPr="00A122C4" w:rsidRDefault="00DF63D6">
      <w:pPr>
        <w:tabs>
          <w:tab w:val="left" w:pos="800"/>
        </w:tabs>
        <w:wordWrap/>
        <w:autoSpaceDE/>
        <w:autoSpaceDN/>
        <w:ind w:left="842" w:hanging="842"/>
        <w:rPr>
          <w:color w:val="auto"/>
        </w:rPr>
      </w:pPr>
      <w:r w:rsidRPr="00A122C4">
        <w:rPr>
          <w:rFonts w:ascii="굴림" w:eastAsia="굴림"/>
          <w:b/>
          <w:color w:val="auto"/>
        </w:rPr>
        <w:t>제13조 기타</w:t>
      </w:r>
    </w:p>
    <w:p w14:paraId="0A177C80" w14:textId="77777777" w:rsidR="00AA34CF" w:rsidRPr="00A122C4" w:rsidRDefault="00DF63D6">
      <w:pPr>
        <w:autoSpaceDE/>
        <w:autoSpaceDN/>
        <w:rPr>
          <w:color w:val="auto"/>
        </w:rPr>
      </w:pP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는 </w:t>
      </w:r>
      <w:r w:rsidRPr="00A122C4">
        <w:rPr>
          <w:rFonts w:ascii="굴림" w:eastAsia="굴림"/>
          <w:color w:val="auto"/>
        </w:rPr>
        <w:t>“</w:t>
      </w:r>
      <w:r w:rsidRPr="00A122C4">
        <w:rPr>
          <w:rFonts w:ascii="굴림" w:eastAsia="굴림"/>
          <w:color w:val="auto"/>
        </w:rPr>
        <w:t>투자자</w:t>
      </w:r>
      <w:r w:rsidRPr="00A122C4">
        <w:rPr>
          <w:rFonts w:ascii="굴림" w:eastAsia="굴림"/>
          <w:color w:val="auto"/>
        </w:rPr>
        <w:t>”</w:t>
      </w:r>
      <w:r w:rsidRPr="00A122C4">
        <w:rPr>
          <w:rFonts w:ascii="굴림" w:eastAsia="굴림"/>
          <w:color w:val="auto"/>
        </w:rPr>
        <w:t xml:space="preserve">에게 제공한 주주명부, 등기부등본, 정관 및 각종 계약서, 사업계획서 등 일체의 서면, 서류, 정보 기타 자료는 제공일 현재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에 관한 사항을 정확히 기재한 것으로서 모든 면에서 진실되고 거짓이 없으며, 중요한 사항을 생략하지 않았고, 중대한 면에서 의미를 오도하지 않는다.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의 임직원이 실사 과정에서 구두로 답변한 내용에 관하여도 고의 또는 과실로 허위 답변한 사실이 없음을 진술하고 보장한다. 단 사업계획서 상에 미래에 대한 예측 및 기타 사업관련계획 사항은 경영환경의 변화 등에 따라 변경될 수 있으며 실제 발생할 수도 있고 발생하지 않을 수도 있다.</w:t>
      </w:r>
    </w:p>
    <w:p w14:paraId="420FE2F6" w14:textId="77777777" w:rsidR="00AA34CF" w:rsidRPr="00A122C4" w:rsidRDefault="00AA34CF">
      <w:pPr>
        <w:wordWrap/>
        <w:autoSpaceDE/>
        <w:autoSpaceDN/>
        <w:rPr>
          <w:rFonts w:ascii="굴림" w:eastAsia="굴림"/>
          <w:color w:val="auto"/>
        </w:rPr>
      </w:pPr>
    </w:p>
    <w:p w14:paraId="1AFAE774" w14:textId="61B96B68" w:rsidR="00AA34CF" w:rsidRPr="00A122C4" w:rsidRDefault="00DF63D6" w:rsidP="00BB2993">
      <w:pPr>
        <w:tabs>
          <w:tab w:val="left" w:pos="800"/>
        </w:tabs>
        <w:autoSpaceDE/>
        <w:autoSpaceDN/>
        <w:ind w:left="842" w:hanging="842"/>
        <w:rPr>
          <w:rFonts w:ascii="굴림" w:eastAsia="굴림"/>
          <w:color w:val="auto"/>
        </w:rPr>
      </w:pPr>
      <w:r w:rsidRPr="00A122C4">
        <w:rPr>
          <w:rFonts w:ascii="굴림" w:eastAsia="굴림"/>
          <w:b/>
          <w:color w:val="auto"/>
        </w:rPr>
        <w:t>제14조</w:t>
      </w:r>
      <w:r w:rsidRPr="00A122C4">
        <w:rPr>
          <w:rFonts w:ascii="굴림" w:eastAsia="굴림"/>
          <w:color w:val="auto"/>
        </w:rPr>
        <w:t xml:space="preserve"> </w:t>
      </w:r>
      <w:r w:rsidRPr="00A122C4">
        <w:rPr>
          <w:rFonts w:ascii="굴림" w:eastAsia="굴림"/>
          <w:color w:val="auto"/>
        </w:rPr>
        <w:t>“</w:t>
      </w:r>
      <w:r w:rsidRPr="00A122C4">
        <w:rPr>
          <w:rFonts w:ascii="굴림" w:eastAsia="굴림"/>
          <w:color w:val="auto"/>
        </w:rPr>
        <w:t>이해관계인</w:t>
      </w:r>
      <w:r w:rsidRPr="00A122C4">
        <w:rPr>
          <w:rFonts w:ascii="굴림" w:eastAsia="굴림"/>
          <w:color w:val="auto"/>
        </w:rPr>
        <w:t>”</w:t>
      </w:r>
      <w:r w:rsidRPr="00A122C4">
        <w:rPr>
          <w:rFonts w:ascii="굴림" w:eastAsia="굴림"/>
          <w:color w:val="auto"/>
        </w:rPr>
        <w:t xml:space="preserve">은 </w:t>
      </w:r>
      <w:r w:rsidRPr="00A122C4">
        <w:rPr>
          <w:rFonts w:ascii="굴림" w:eastAsia="굴림"/>
          <w:color w:val="auto"/>
        </w:rPr>
        <w:t>“</w:t>
      </w:r>
      <w:r w:rsidRPr="00A122C4">
        <w:rPr>
          <w:rFonts w:ascii="굴림" w:eastAsia="굴림"/>
          <w:color w:val="auto"/>
        </w:rPr>
        <w:t>투자자</w:t>
      </w:r>
      <w:r w:rsidRPr="00A122C4">
        <w:rPr>
          <w:rFonts w:ascii="굴림" w:eastAsia="굴림"/>
          <w:color w:val="auto"/>
        </w:rPr>
        <w:t>”</w:t>
      </w:r>
      <w:r w:rsidRPr="00A122C4">
        <w:rPr>
          <w:rFonts w:ascii="굴림" w:eastAsia="굴림"/>
          <w:color w:val="auto"/>
        </w:rPr>
        <w:t xml:space="preserve">에 대하여 본조의 진술과 보장 사항이 본 계약의 중요한 내용을 이루는 것으로서 </w:t>
      </w:r>
      <w:r w:rsidR="00690C1E" w:rsidRPr="00A122C4">
        <w:rPr>
          <w:rFonts w:ascii="굴림" w:eastAsia="굴림"/>
          <w:color w:val="auto"/>
        </w:rPr>
        <w:t>“</w:t>
      </w:r>
      <w:r w:rsidR="00690C1E" w:rsidRPr="00A122C4">
        <w:rPr>
          <w:rFonts w:ascii="굴림" w:eastAsia="굴림" w:hint="eastAsia"/>
          <w:color w:val="auto"/>
        </w:rPr>
        <w:t>이해관계인</w:t>
      </w:r>
      <w:r w:rsidR="00690C1E" w:rsidRPr="00A122C4">
        <w:rPr>
          <w:rFonts w:ascii="굴림" w:eastAsia="굴림"/>
          <w:color w:val="auto"/>
        </w:rPr>
        <w:t>”</w:t>
      </w:r>
      <w:r w:rsidR="00690C1E" w:rsidRPr="00A122C4">
        <w:rPr>
          <w:rFonts w:ascii="굴림" w:eastAsia="굴림" w:hint="eastAsia"/>
          <w:color w:val="auto"/>
        </w:rPr>
        <w:t xml:space="preserve">이 아는 한 </w:t>
      </w:r>
      <w:r w:rsidRPr="00A122C4">
        <w:rPr>
          <w:rFonts w:ascii="굴림" w:eastAsia="굴림"/>
          <w:color w:val="auto"/>
        </w:rPr>
        <w:t>모두 진실되고 거짓이 없음을 보장</w:t>
      </w:r>
      <w:r w:rsidR="00BB2993" w:rsidRPr="00A122C4">
        <w:rPr>
          <w:rFonts w:ascii="굴림" w:eastAsia="굴림" w:hint="eastAsia"/>
          <w:color w:val="auto"/>
        </w:rPr>
        <w:t>한다.</w:t>
      </w:r>
      <w:r w:rsidR="00BB2993" w:rsidRPr="00A122C4">
        <w:rPr>
          <w:rFonts w:ascii="굴림" w:eastAsia="굴림"/>
          <w:color w:val="auto"/>
        </w:rPr>
        <w:t xml:space="preserve"> </w:t>
      </w:r>
    </w:p>
    <w:p w14:paraId="58E2F8B0" w14:textId="445FC5A6" w:rsidR="00BB2993" w:rsidRPr="00A122C4" w:rsidRDefault="00BB2993" w:rsidP="00BB2993">
      <w:pPr>
        <w:tabs>
          <w:tab w:val="left" w:pos="800"/>
        </w:tabs>
        <w:autoSpaceDE/>
        <w:autoSpaceDN/>
        <w:ind w:left="842" w:hanging="842"/>
        <w:rPr>
          <w:rFonts w:ascii="굴림" w:eastAsia="굴림"/>
          <w:b/>
          <w:color w:val="auto"/>
        </w:rPr>
      </w:pPr>
    </w:p>
    <w:p w14:paraId="292E4AC5" w14:textId="4AD7086A" w:rsidR="00BB2993" w:rsidRPr="00A122C4" w:rsidRDefault="00BB2993" w:rsidP="00BB2993">
      <w:pPr>
        <w:tabs>
          <w:tab w:val="left" w:pos="800"/>
        </w:tabs>
        <w:autoSpaceDE/>
        <w:autoSpaceDN/>
        <w:ind w:left="842" w:hanging="842"/>
        <w:rPr>
          <w:rFonts w:ascii="굴림" w:eastAsia="굴림"/>
          <w:b/>
          <w:color w:val="auto"/>
        </w:rPr>
      </w:pPr>
    </w:p>
    <w:p w14:paraId="366AB2CF" w14:textId="1A9A67AC" w:rsidR="00BB2993" w:rsidRPr="00A122C4" w:rsidRDefault="00BB2993" w:rsidP="00BB2993">
      <w:pPr>
        <w:tabs>
          <w:tab w:val="left" w:pos="800"/>
        </w:tabs>
        <w:autoSpaceDE/>
        <w:autoSpaceDN/>
        <w:ind w:left="842" w:hanging="842"/>
        <w:rPr>
          <w:rFonts w:ascii="굴림" w:eastAsia="굴림"/>
          <w:b/>
          <w:color w:val="auto"/>
        </w:rPr>
      </w:pPr>
    </w:p>
    <w:p w14:paraId="3087E8EF" w14:textId="6B5C4CCE" w:rsidR="00BB2993" w:rsidRPr="00A122C4" w:rsidRDefault="00BB2993" w:rsidP="00BB2993">
      <w:pPr>
        <w:tabs>
          <w:tab w:val="left" w:pos="800"/>
        </w:tabs>
        <w:autoSpaceDE/>
        <w:autoSpaceDN/>
        <w:ind w:left="842" w:hanging="842"/>
        <w:rPr>
          <w:rFonts w:ascii="굴림" w:eastAsia="굴림"/>
          <w:b/>
          <w:color w:val="auto"/>
        </w:rPr>
      </w:pPr>
    </w:p>
    <w:p w14:paraId="4EFB6FF3" w14:textId="77777777" w:rsidR="00690C1E" w:rsidRPr="00A122C4" w:rsidRDefault="00690C1E" w:rsidP="00BB2993">
      <w:pPr>
        <w:tabs>
          <w:tab w:val="left" w:pos="800"/>
        </w:tabs>
        <w:autoSpaceDE/>
        <w:autoSpaceDN/>
        <w:ind w:left="842" w:hanging="842"/>
        <w:rPr>
          <w:rFonts w:ascii="굴림" w:eastAsia="굴림"/>
          <w:b/>
          <w:color w:val="auto"/>
        </w:rPr>
      </w:pPr>
    </w:p>
    <w:p w14:paraId="062EC582" w14:textId="0364A912" w:rsidR="00BB2993" w:rsidRPr="00A122C4" w:rsidRDefault="00BB2993" w:rsidP="00BB2993">
      <w:pPr>
        <w:tabs>
          <w:tab w:val="left" w:pos="800"/>
        </w:tabs>
        <w:autoSpaceDE/>
        <w:autoSpaceDN/>
        <w:ind w:left="842" w:hanging="842"/>
        <w:rPr>
          <w:rFonts w:ascii="굴림" w:eastAsia="굴림"/>
          <w:b/>
          <w:color w:val="auto"/>
        </w:rPr>
      </w:pPr>
    </w:p>
    <w:p w14:paraId="47B6D282" w14:textId="77777777" w:rsidR="00BB2993" w:rsidRPr="00A122C4" w:rsidRDefault="00BB2993" w:rsidP="00BB2993">
      <w:pPr>
        <w:tabs>
          <w:tab w:val="left" w:pos="800"/>
        </w:tabs>
        <w:autoSpaceDE/>
        <w:autoSpaceDN/>
        <w:ind w:left="842" w:hanging="842"/>
        <w:rPr>
          <w:color w:val="auto"/>
        </w:rPr>
      </w:pPr>
    </w:p>
    <w:p w14:paraId="15F4ECFB" w14:textId="77777777" w:rsidR="001B782E" w:rsidRPr="00A122C4" w:rsidRDefault="001B782E">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굴림" w:eastAsia="굴림"/>
          <w:b/>
          <w:color w:val="auto"/>
        </w:rPr>
      </w:pPr>
      <w:r w:rsidRPr="00A122C4">
        <w:rPr>
          <w:rFonts w:ascii="굴림" w:eastAsia="굴림"/>
          <w:b/>
          <w:color w:val="auto"/>
        </w:rPr>
        <w:br w:type="page"/>
      </w:r>
    </w:p>
    <w:p w14:paraId="268DFFA5" w14:textId="69705836" w:rsidR="00AA34CF" w:rsidRPr="00A122C4" w:rsidRDefault="00DF63D6">
      <w:pPr>
        <w:widowControl/>
        <w:autoSpaceDE/>
        <w:autoSpaceDN/>
        <w:ind w:left="850" w:hanging="850"/>
        <w:rPr>
          <w:color w:val="auto"/>
        </w:rPr>
      </w:pPr>
      <w:r w:rsidRPr="00A122C4">
        <w:rPr>
          <w:rFonts w:ascii="굴림" w:eastAsia="굴림"/>
          <w:b/>
          <w:color w:val="auto"/>
        </w:rPr>
        <w:t xml:space="preserve">(별지2) </w:t>
      </w:r>
    </w:p>
    <w:p w14:paraId="309520C1" w14:textId="77777777" w:rsidR="00AA34CF" w:rsidRPr="00A122C4" w:rsidRDefault="00DF63D6">
      <w:pPr>
        <w:pStyle w:val="a8"/>
        <w:wordWrap w:val="0"/>
        <w:spacing w:before="105" w:after="105" w:line="340" w:lineRule="atLeast"/>
        <w:ind w:firstLine="300"/>
        <w:jc w:val="center"/>
        <w:rPr>
          <w:color w:val="auto"/>
        </w:rPr>
      </w:pPr>
      <w:r w:rsidRPr="00A122C4">
        <w:rPr>
          <w:rFonts w:ascii="굴림" w:eastAsia="굴림"/>
          <w:b/>
          <w:color w:val="auto"/>
          <w:sz w:val="28"/>
        </w:rPr>
        <w:t>투자금의 사용용도</w:t>
      </w:r>
    </w:p>
    <w:p w14:paraId="64164E59" w14:textId="77777777" w:rsidR="00AA34CF" w:rsidRPr="00A122C4" w:rsidRDefault="00AA34CF">
      <w:pPr>
        <w:pStyle w:val="a8"/>
        <w:wordWrap w:val="0"/>
        <w:spacing w:before="105" w:after="105" w:line="340" w:lineRule="atLeast"/>
        <w:ind w:firstLine="300"/>
        <w:jc w:val="center"/>
        <w:rPr>
          <w:rFonts w:ascii="굴림" w:eastAsia="굴림"/>
          <w:color w:val="auto"/>
          <w:sz w:val="26"/>
        </w:rPr>
      </w:pPr>
    </w:p>
    <w:p w14:paraId="46C89C0D" w14:textId="77777777"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제1조(투자금의 사용 목적)</w:t>
      </w:r>
    </w:p>
    <w:p w14:paraId="3379297F" w14:textId="63A9F08C" w:rsidR="00AA34CF" w:rsidRPr="00A122C4" w:rsidRDefault="00DF63D6">
      <w:pPr>
        <w:widowControl/>
        <w:autoSpaceDE/>
        <w:autoSpaceDN/>
        <w:jc w:val="left"/>
        <w:rPr>
          <w:color w:val="auto"/>
        </w:rPr>
      </w:pPr>
      <w:r w:rsidRPr="00A122C4">
        <w:rPr>
          <w:rFonts w:ascii="굴림" w:eastAsia="굴림"/>
          <w:color w:val="auto"/>
        </w:rPr>
        <w:t>회사는 본 계약에 의하여 투자자로부터 받은 자금을 다음과 같은 용도에 사용하여야 한다.</w:t>
      </w:r>
    </w:p>
    <w:p w14:paraId="4A39B5AB" w14:textId="77777777" w:rsidR="00AA34CF" w:rsidRPr="00A122C4" w:rsidRDefault="00AA34CF">
      <w:pPr>
        <w:widowControl/>
        <w:autoSpaceDE/>
        <w:autoSpaceDN/>
        <w:jc w:val="left"/>
        <w:rPr>
          <w:rFonts w:ascii="굴림" w:eastAsia="굴림"/>
          <w:color w:val="auto"/>
        </w:rPr>
      </w:pPr>
    </w:p>
    <w:tbl>
      <w:tblPr>
        <w:tblOverlap w:val="never"/>
        <w:tblW w:w="9354" w:type="dxa"/>
        <w:jc w:val="center"/>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552"/>
        <w:gridCol w:w="1984"/>
        <w:gridCol w:w="4818"/>
      </w:tblGrid>
      <w:tr w:rsidR="00C1682B" w:rsidRPr="00A122C4" w14:paraId="49AC0090" w14:textId="77777777" w:rsidTr="00AD2191">
        <w:trPr>
          <w:trHeight w:val="340"/>
          <w:jc w:val="center"/>
        </w:trPr>
        <w:tc>
          <w:tcPr>
            <w:tcW w:w="2552" w:type="dxa"/>
            <w:tcBorders>
              <w:top w:val="single" w:sz="3" w:space="0" w:color="0A0000"/>
              <w:left w:val="none" w:sz="2" w:space="0" w:color="000000"/>
              <w:bottom w:val="double" w:sz="4" w:space="0" w:color="0A0000"/>
              <w:right w:val="single" w:sz="3" w:space="0" w:color="0A0000"/>
            </w:tcBorders>
            <w:shd w:val="clear" w:color="auto" w:fill="D9D9D9"/>
          </w:tcPr>
          <w:p w14:paraId="22FB345E" w14:textId="77777777" w:rsidR="00AA34CF" w:rsidRPr="00A122C4" w:rsidRDefault="00DF63D6">
            <w:pPr>
              <w:spacing w:line="340" w:lineRule="atLeast"/>
              <w:jc w:val="center"/>
              <w:rPr>
                <w:color w:val="auto"/>
              </w:rPr>
            </w:pPr>
            <w:r w:rsidRPr="00A122C4">
              <w:rPr>
                <w:rFonts w:ascii="굴림" w:eastAsia="굴림"/>
                <w:b/>
                <w:color w:val="auto"/>
              </w:rPr>
              <w:t>용   도</w:t>
            </w:r>
          </w:p>
        </w:tc>
        <w:tc>
          <w:tcPr>
            <w:tcW w:w="1984" w:type="dxa"/>
            <w:tcBorders>
              <w:top w:val="single" w:sz="3" w:space="0" w:color="0A0000"/>
              <w:left w:val="single" w:sz="3" w:space="0" w:color="0A0000"/>
              <w:bottom w:val="double" w:sz="4" w:space="0" w:color="0A0000"/>
              <w:right w:val="single" w:sz="3" w:space="0" w:color="0A0000"/>
            </w:tcBorders>
            <w:shd w:val="clear" w:color="auto" w:fill="D9D9D9"/>
          </w:tcPr>
          <w:p w14:paraId="1A14CC6C" w14:textId="01D63B7C" w:rsidR="00AA34CF" w:rsidRPr="00A122C4" w:rsidRDefault="00092E38">
            <w:pPr>
              <w:spacing w:line="340" w:lineRule="atLeast"/>
              <w:jc w:val="center"/>
              <w:rPr>
                <w:color w:val="auto"/>
              </w:rPr>
            </w:pPr>
            <w:r w:rsidRPr="00A122C4">
              <w:rPr>
                <w:rFonts w:ascii="굴림" w:eastAsia="굴림" w:hint="eastAsia"/>
                <w:b/>
                <w:color w:val="auto"/>
              </w:rPr>
              <w:t xml:space="preserve">금  </w:t>
            </w:r>
            <w:r w:rsidRPr="00A122C4">
              <w:rPr>
                <w:rFonts w:ascii="굴림" w:eastAsia="굴림"/>
                <w:b/>
                <w:color w:val="auto"/>
              </w:rPr>
              <w:t xml:space="preserve"> </w:t>
            </w:r>
            <w:r w:rsidRPr="00A122C4">
              <w:rPr>
                <w:rFonts w:ascii="굴림" w:eastAsia="굴림" w:hint="eastAsia"/>
                <w:b/>
                <w:color w:val="auto"/>
              </w:rPr>
              <w:t xml:space="preserve">액 </w:t>
            </w:r>
          </w:p>
        </w:tc>
        <w:tc>
          <w:tcPr>
            <w:tcW w:w="4818" w:type="dxa"/>
            <w:tcBorders>
              <w:top w:val="single" w:sz="3" w:space="0" w:color="0A0000"/>
              <w:left w:val="single" w:sz="3" w:space="0" w:color="0A0000"/>
              <w:bottom w:val="double" w:sz="4" w:space="0" w:color="0A0000"/>
              <w:right w:val="none" w:sz="2" w:space="0" w:color="000000"/>
            </w:tcBorders>
            <w:shd w:val="clear" w:color="auto" w:fill="D9D9D9"/>
          </w:tcPr>
          <w:p w14:paraId="2AF30FA5" w14:textId="77777777" w:rsidR="00AA34CF" w:rsidRPr="00A122C4" w:rsidRDefault="00DF63D6">
            <w:pPr>
              <w:spacing w:line="340" w:lineRule="atLeast"/>
              <w:jc w:val="center"/>
              <w:rPr>
                <w:color w:val="auto"/>
              </w:rPr>
            </w:pPr>
            <w:r w:rsidRPr="00A122C4">
              <w:rPr>
                <w:rFonts w:ascii="굴림" w:eastAsia="굴림"/>
                <w:b/>
                <w:color w:val="auto"/>
              </w:rPr>
              <w:t>비   고</w:t>
            </w:r>
          </w:p>
        </w:tc>
      </w:tr>
      <w:tr w:rsidR="00C1682B" w:rsidRPr="00A122C4" w14:paraId="535A7C5A" w14:textId="77777777" w:rsidTr="00353FE1">
        <w:trPr>
          <w:trHeight w:val="340"/>
          <w:jc w:val="center"/>
        </w:trPr>
        <w:tc>
          <w:tcPr>
            <w:tcW w:w="2552" w:type="dxa"/>
            <w:tcBorders>
              <w:top w:val="single" w:sz="3" w:space="0" w:color="0A0000"/>
              <w:left w:val="none" w:sz="2" w:space="0" w:color="000000"/>
              <w:bottom w:val="single" w:sz="3" w:space="0" w:color="0A0000"/>
              <w:right w:val="single" w:sz="3" w:space="0" w:color="0A0000"/>
            </w:tcBorders>
            <w:shd w:val="clear" w:color="auto" w:fill="FFFFFF"/>
            <w:vAlign w:val="center"/>
          </w:tcPr>
          <w:p w14:paraId="669E630F" w14:textId="7A99DE7E" w:rsidR="00AA34CF" w:rsidRPr="00A122C4" w:rsidRDefault="00DF63D6" w:rsidP="00353FE1">
            <w:pPr>
              <w:spacing w:line="340" w:lineRule="atLeast"/>
              <w:jc w:val="center"/>
              <w:rPr>
                <w:rFonts w:eastAsia="굴림"/>
                <w:color w:val="auto"/>
              </w:rPr>
            </w:pPr>
            <w:r w:rsidRPr="00A122C4">
              <w:rPr>
                <w:rFonts w:eastAsia="굴림"/>
                <w:color w:val="auto"/>
              </w:rPr>
              <w:t>운</w:t>
            </w:r>
            <w:r w:rsidR="00AD2191" w:rsidRPr="00A122C4">
              <w:rPr>
                <w:rFonts w:eastAsia="굴림" w:hint="eastAsia"/>
                <w:color w:val="auto"/>
              </w:rPr>
              <w:t>영</w:t>
            </w:r>
            <w:r w:rsidRPr="00A122C4">
              <w:rPr>
                <w:rFonts w:eastAsia="굴림"/>
                <w:color w:val="auto"/>
              </w:rPr>
              <w:t>자금</w:t>
            </w:r>
          </w:p>
        </w:tc>
        <w:tc>
          <w:tcPr>
            <w:tcW w:w="1984" w:type="dxa"/>
            <w:tcBorders>
              <w:top w:val="single" w:sz="3" w:space="0" w:color="0A0000"/>
              <w:left w:val="single" w:sz="3" w:space="0" w:color="0A0000"/>
              <w:bottom w:val="single" w:sz="3" w:space="0" w:color="0A0000"/>
              <w:right w:val="single" w:sz="3" w:space="0" w:color="0A0000"/>
            </w:tcBorders>
            <w:shd w:val="clear" w:color="auto" w:fill="FFFFFF"/>
            <w:vAlign w:val="center"/>
          </w:tcPr>
          <w:p w14:paraId="654B32FA" w14:textId="1769528C" w:rsidR="00AA34CF" w:rsidRPr="00A122C4" w:rsidRDefault="00F15E20" w:rsidP="00353FE1">
            <w:pPr>
              <w:spacing w:line="340" w:lineRule="atLeast"/>
              <w:jc w:val="center"/>
              <w:rPr>
                <w:rFonts w:eastAsia="굴림"/>
                <w:color w:val="auto"/>
              </w:rPr>
            </w:pPr>
            <w:r>
              <w:rPr>
                <w:rFonts w:eastAsia="굴림" w:hint="eastAsia"/>
                <w:color w:val="auto"/>
              </w:rPr>
              <w:t>200,369,554</w:t>
            </w:r>
            <w:r w:rsidR="00D82811" w:rsidRPr="00A122C4">
              <w:rPr>
                <w:rFonts w:eastAsia="굴림" w:hint="eastAsia"/>
                <w:color w:val="auto"/>
              </w:rPr>
              <w:t>원</w:t>
            </w:r>
          </w:p>
        </w:tc>
        <w:tc>
          <w:tcPr>
            <w:tcW w:w="4818" w:type="dxa"/>
            <w:tcBorders>
              <w:top w:val="single" w:sz="3" w:space="0" w:color="0A0000"/>
              <w:left w:val="single" w:sz="3" w:space="0" w:color="0A0000"/>
              <w:bottom w:val="single" w:sz="3" w:space="0" w:color="0A0000"/>
              <w:right w:val="none" w:sz="2" w:space="0" w:color="000000"/>
            </w:tcBorders>
            <w:shd w:val="clear" w:color="auto" w:fill="FFFFFF"/>
            <w:vAlign w:val="center"/>
          </w:tcPr>
          <w:p w14:paraId="724FCD2E" w14:textId="77777777" w:rsidR="00353FE1" w:rsidRPr="00A122C4" w:rsidRDefault="00AD2191" w:rsidP="00353FE1">
            <w:pPr>
              <w:spacing w:line="340" w:lineRule="atLeast"/>
              <w:jc w:val="center"/>
              <w:rPr>
                <w:rFonts w:eastAsia="굴림"/>
                <w:color w:val="auto"/>
              </w:rPr>
            </w:pPr>
            <w:r w:rsidRPr="00A122C4">
              <w:rPr>
                <w:rFonts w:eastAsia="굴림" w:hint="eastAsia"/>
                <w:color w:val="auto"/>
              </w:rPr>
              <w:t>인건비</w:t>
            </w:r>
            <w:r w:rsidRPr="00A122C4">
              <w:rPr>
                <w:rFonts w:eastAsia="굴림" w:hint="eastAsia"/>
                <w:color w:val="auto"/>
              </w:rPr>
              <w:t>,</w:t>
            </w:r>
            <w:r w:rsidRPr="00A122C4">
              <w:rPr>
                <w:rFonts w:eastAsia="굴림"/>
                <w:color w:val="auto"/>
              </w:rPr>
              <w:t xml:space="preserve"> </w:t>
            </w:r>
            <w:r w:rsidRPr="00A122C4">
              <w:rPr>
                <w:rFonts w:eastAsia="굴림" w:hint="eastAsia"/>
                <w:color w:val="auto"/>
              </w:rPr>
              <w:t>판관비</w:t>
            </w:r>
            <w:r w:rsidRPr="00A122C4">
              <w:rPr>
                <w:rFonts w:eastAsia="굴림" w:hint="eastAsia"/>
                <w:color w:val="auto"/>
              </w:rPr>
              <w:t>,</w:t>
            </w:r>
            <w:r w:rsidRPr="00A122C4">
              <w:rPr>
                <w:rFonts w:eastAsia="굴림"/>
                <w:color w:val="auto"/>
              </w:rPr>
              <w:t xml:space="preserve"> </w:t>
            </w:r>
            <w:r w:rsidRPr="00A122C4">
              <w:rPr>
                <w:rFonts w:eastAsia="굴림" w:hint="eastAsia"/>
                <w:color w:val="auto"/>
              </w:rPr>
              <w:t>보증금</w:t>
            </w:r>
            <w:r w:rsidR="00353FE1" w:rsidRPr="00A122C4">
              <w:rPr>
                <w:rFonts w:eastAsia="굴림"/>
                <w:color w:val="auto"/>
              </w:rPr>
              <w:t xml:space="preserve"> </w:t>
            </w:r>
            <w:r w:rsidR="00353FE1" w:rsidRPr="00A122C4">
              <w:rPr>
                <w:rFonts w:eastAsia="굴림" w:hint="eastAsia"/>
                <w:color w:val="auto"/>
              </w:rPr>
              <w:t>지급</w:t>
            </w:r>
            <w:r w:rsidR="00353FE1" w:rsidRPr="00A122C4">
              <w:rPr>
                <w:rFonts w:eastAsia="굴림" w:hint="eastAsia"/>
                <w:color w:val="auto"/>
              </w:rPr>
              <w:t>,</w:t>
            </w:r>
            <w:r w:rsidR="00353FE1" w:rsidRPr="00A122C4">
              <w:rPr>
                <w:rFonts w:eastAsia="굴림"/>
                <w:color w:val="auto"/>
              </w:rPr>
              <w:t xml:space="preserve"> </w:t>
            </w:r>
            <w:r w:rsidR="00353FE1" w:rsidRPr="00A122C4">
              <w:rPr>
                <w:rFonts w:eastAsia="굴림" w:hint="eastAsia"/>
                <w:color w:val="auto"/>
              </w:rPr>
              <w:t>대여금</w:t>
            </w:r>
            <w:r w:rsidR="00353FE1" w:rsidRPr="00A122C4">
              <w:rPr>
                <w:rFonts w:eastAsia="굴림" w:hint="eastAsia"/>
                <w:color w:val="auto"/>
              </w:rPr>
              <w:t xml:space="preserve"> </w:t>
            </w:r>
            <w:r w:rsidR="00353FE1" w:rsidRPr="00A122C4">
              <w:rPr>
                <w:rFonts w:eastAsia="굴림" w:hint="eastAsia"/>
                <w:color w:val="auto"/>
              </w:rPr>
              <w:t>상환</w:t>
            </w:r>
            <w:r w:rsidR="00353FE1" w:rsidRPr="00A122C4">
              <w:rPr>
                <w:rFonts w:eastAsia="굴림" w:hint="eastAsia"/>
                <w:color w:val="auto"/>
              </w:rPr>
              <w:t>,</w:t>
            </w:r>
            <w:r w:rsidR="00353FE1" w:rsidRPr="00A122C4">
              <w:rPr>
                <w:rFonts w:eastAsia="굴림"/>
                <w:color w:val="auto"/>
              </w:rPr>
              <w:t xml:space="preserve"> </w:t>
            </w:r>
          </w:p>
          <w:p w14:paraId="10EF9CAE" w14:textId="03551694" w:rsidR="00274E10" w:rsidRPr="00A122C4" w:rsidRDefault="00353FE1" w:rsidP="00353FE1">
            <w:pPr>
              <w:spacing w:line="340" w:lineRule="atLeast"/>
              <w:jc w:val="center"/>
              <w:rPr>
                <w:rFonts w:eastAsia="굴림"/>
                <w:color w:val="auto"/>
              </w:rPr>
            </w:pPr>
            <w:r w:rsidRPr="00A122C4">
              <w:rPr>
                <w:rFonts w:eastAsia="굴림" w:hint="eastAsia"/>
                <w:color w:val="auto"/>
              </w:rPr>
              <w:t>매출원가</w:t>
            </w:r>
            <w:r w:rsidRPr="00A122C4">
              <w:rPr>
                <w:rFonts w:eastAsia="굴림" w:hint="eastAsia"/>
                <w:color w:val="auto"/>
              </w:rPr>
              <w:t xml:space="preserve"> </w:t>
            </w:r>
            <w:r w:rsidRPr="00A122C4">
              <w:rPr>
                <w:rFonts w:eastAsia="굴림" w:hint="eastAsia"/>
                <w:color w:val="auto"/>
              </w:rPr>
              <w:t>등</w:t>
            </w:r>
            <w:r w:rsidRPr="00A122C4">
              <w:rPr>
                <w:rFonts w:eastAsia="굴림" w:hint="eastAsia"/>
                <w:color w:val="auto"/>
              </w:rPr>
              <w:t xml:space="preserve"> </w:t>
            </w:r>
            <w:r w:rsidRPr="00A122C4">
              <w:rPr>
                <w:rFonts w:eastAsia="굴림" w:hint="eastAsia"/>
                <w:color w:val="auto"/>
              </w:rPr>
              <w:t>운영자금</w:t>
            </w:r>
            <w:r w:rsidRPr="00A122C4">
              <w:rPr>
                <w:rFonts w:eastAsia="굴림" w:hint="eastAsia"/>
                <w:color w:val="auto"/>
              </w:rPr>
              <w:t xml:space="preserve"> </w:t>
            </w:r>
            <w:r w:rsidRPr="00A122C4">
              <w:rPr>
                <w:rFonts w:eastAsia="굴림" w:hint="eastAsia"/>
                <w:color w:val="auto"/>
              </w:rPr>
              <w:t>일체</w:t>
            </w:r>
          </w:p>
        </w:tc>
      </w:tr>
      <w:tr w:rsidR="00C86282" w:rsidRPr="00A122C4" w14:paraId="20B13109" w14:textId="77777777" w:rsidTr="00AD2191">
        <w:trPr>
          <w:trHeight w:val="340"/>
          <w:jc w:val="center"/>
        </w:trPr>
        <w:tc>
          <w:tcPr>
            <w:tcW w:w="2552" w:type="dxa"/>
            <w:tcBorders>
              <w:top w:val="single" w:sz="3" w:space="0" w:color="0A0000"/>
              <w:left w:val="none" w:sz="2" w:space="0" w:color="000000"/>
              <w:bottom w:val="single" w:sz="3" w:space="0" w:color="0A0000"/>
              <w:right w:val="single" w:sz="3" w:space="0" w:color="0A0000"/>
            </w:tcBorders>
            <w:shd w:val="clear" w:color="auto" w:fill="FFFFFF"/>
          </w:tcPr>
          <w:p w14:paraId="137918E0" w14:textId="77777777" w:rsidR="00C86282" w:rsidRPr="00A122C4" w:rsidRDefault="00C86282" w:rsidP="00C86282">
            <w:pPr>
              <w:spacing w:line="340" w:lineRule="atLeast"/>
              <w:jc w:val="center"/>
              <w:rPr>
                <w:color w:val="auto"/>
              </w:rPr>
            </w:pPr>
            <w:r w:rsidRPr="00A122C4">
              <w:rPr>
                <w:rFonts w:eastAsia="굴림"/>
                <w:color w:val="auto"/>
              </w:rPr>
              <w:t>합계</w:t>
            </w:r>
          </w:p>
        </w:tc>
        <w:tc>
          <w:tcPr>
            <w:tcW w:w="1984" w:type="dxa"/>
            <w:tcBorders>
              <w:top w:val="single" w:sz="3" w:space="0" w:color="0A0000"/>
              <w:left w:val="single" w:sz="3" w:space="0" w:color="0A0000"/>
              <w:bottom w:val="single" w:sz="3" w:space="0" w:color="0A0000"/>
              <w:right w:val="single" w:sz="3" w:space="0" w:color="0A0000"/>
            </w:tcBorders>
            <w:shd w:val="clear" w:color="auto" w:fill="FFFFFF"/>
          </w:tcPr>
          <w:p w14:paraId="27BC0F5C" w14:textId="563E0808" w:rsidR="00C86282" w:rsidRPr="00A122C4" w:rsidRDefault="00C86282" w:rsidP="00C86282">
            <w:pPr>
              <w:spacing w:line="340" w:lineRule="atLeast"/>
              <w:jc w:val="right"/>
              <w:rPr>
                <w:color w:val="auto"/>
              </w:rPr>
            </w:pPr>
          </w:p>
        </w:tc>
        <w:tc>
          <w:tcPr>
            <w:tcW w:w="4818" w:type="dxa"/>
            <w:tcBorders>
              <w:top w:val="single" w:sz="3" w:space="0" w:color="0A0000"/>
              <w:left w:val="single" w:sz="3" w:space="0" w:color="0A0000"/>
              <w:bottom w:val="single" w:sz="3" w:space="0" w:color="0A0000"/>
              <w:right w:val="none" w:sz="2" w:space="0" w:color="000000"/>
            </w:tcBorders>
            <w:shd w:val="clear" w:color="auto" w:fill="FFFFFF"/>
          </w:tcPr>
          <w:p w14:paraId="74A608EC" w14:textId="77777777" w:rsidR="00C86282" w:rsidRPr="00A122C4" w:rsidRDefault="00C86282" w:rsidP="00C86282">
            <w:pPr>
              <w:spacing w:line="340" w:lineRule="atLeast"/>
              <w:rPr>
                <w:rFonts w:ascii="굴림" w:eastAsia="굴림"/>
                <w:color w:val="auto"/>
              </w:rPr>
            </w:pPr>
          </w:p>
        </w:tc>
      </w:tr>
    </w:tbl>
    <w:p w14:paraId="48B2DDF1" w14:textId="77777777" w:rsidR="00AA34CF" w:rsidRPr="00A122C4" w:rsidRDefault="00AA34CF">
      <w:pPr>
        <w:widowControl/>
        <w:autoSpaceDE/>
        <w:autoSpaceDN/>
        <w:jc w:val="left"/>
        <w:rPr>
          <w:color w:val="auto"/>
        </w:rPr>
      </w:pPr>
    </w:p>
    <w:p w14:paraId="6283094B" w14:textId="5AF2EFD4"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w:t>
      </w:r>
      <w:r w:rsidR="00690C1E" w:rsidRPr="00A122C4">
        <w:rPr>
          <w:rFonts w:ascii="굴림" w:eastAsia="굴림"/>
          <w:b/>
          <w:color w:val="auto"/>
          <w:sz w:val="20"/>
        </w:rPr>
        <w:t>2</w:t>
      </w:r>
      <w:r w:rsidRPr="00A122C4">
        <w:rPr>
          <w:rFonts w:ascii="굴림" w:eastAsia="굴림"/>
          <w:b/>
          <w:color w:val="auto"/>
          <w:sz w:val="20"/>
        </w:rPr>
        <w:t>조 (투자금의 실사)</w:t>
      </w:r>
    </w:p>
    <w:p w14:paraId="58087197" w14:textId="382E58BB" w:rsidR="00AA34CF" w:rsidRPr="00A122C4" w:rsidRDefault="00DF63D6">
      <w:pPr>
        <w:pStyle w:val="a8"/>
        <w:wordWrap w:val="0"/>
        <w:spacing w:before="105" w:after="105" w:line="340" w:lineRule="atLeast"/>
        <w:jc w:val="both"/>
        <w:rPr>
          <w:color w:val="auto"/>
        </w:rPr>
      </w:pPr>
      <w:r w:rsidRPr="00A122C4">
        <w:rPr>
          <w:rFonts w:ascii="굴림" w:eastAsia="굴림"/>
          <w:color w:val="auto"/>
          <w:sz w:val="20"/>
        </w:rPr>
        <w:t>①</w:t>
      </w:r>
      <w:r w:rsidRPr="00A122C4">
        <w:rPr>
          <w:rFonts w:ascii="굴림" w:eastAsia="굴림"/>
          <w:color w:val="auto"/>
          <w:sz w:val="20"/>
        </w:rPr>
        <w:t xml:space="preserve">투자자는 투자자가 지정하는 회계법인을 통하여 본 계약 이후 </w:t>
      </w:r>
      <w:r w:rsidR="00690C1E" w:rsidRPr="00A122C4">
        <w:rPr>
          <w:rFonts w:ascii="굴림" w:eastAsia="굴림" w:hint="eastAsia"/>
          <w:color w:val="auto"/>
          <w:sz w:val="20"/>
        </w:rPr>
        <w:t xml:space="preserve">객관적 필요성이 인정될 때 </w:t>
      </w:r>
      <w:r w:rsidRPr="00A122C4">
        <w:rPr>
          <w:rFonts w:ascii="굴림" w:eastAsia="굴림"/>
          <w:color w:val="auto"/>
          <w:sz w:val="20"/>
        </w:rPr>
        <w:t>투자금 사용내역에 대한 실사를 진행할 수 있다.</w:t>
      </w:r>
    </w:p>
    <w:p w14:paraId="56FA848C" w14:textId="77777777" w:rsidR="00AA34CF" w:rsidRPr="00A122C4" w:rsidRDefault="00DF63D6">
      <w:pPr>
        <w:pStyle w:val="a8"/>
        <w:wordWrap w:val="0"/>
        <w:spacing w:before="105" w:after="105" w:line="340" w:lineRule="atLeast"/>
        <w:jc w:val="both"/>
        <w:rPr>
          <w:color w:val="auto"/>
        </w:rPr>
      </w:pPr>
      <w:r w:rsidRPr="00A122C4">
        <w:rPr>
          <w:rFonts w:ascii="굴림"/>
          <w:color w:val="auto"/>
          <w:sz w:val="20"/>
        </w:rPr>
        <w:t>②</w:t>
      </w:r>
      <w:r w:rsidRPr="00A122C4">
        <w:rPr>
          <w:rFonts w:ascii="굴림" w:eastAsia="굴림"/>
          <w:color w:val="auto"/>
          <w:sz w:val="20"/>
        </w:rPr>
        <w:t xml:space="preserve"> 회사는 투자 자금의 납입일로부터 1년이 경과한 날 또는 투자금을 소진을 완료한 날 중 먼저 도래하는 날로부터 30일 이내에 사용내역에 대하여 실사를 받아야 한다.</w:t>
      </w:r>
    </w:p>
    <w:p w14:paraId="63BBCEC4" w14:textId="77777777" w:rsidR="00AA34CF" w:rsidRPr="00A122C4" w:rsidRDefault="00AA34CF">
      <w:pPr>
        <w:pStyle w:val="a8"/>
        <w:wordWrap w:val="0"/>
        <w:spacing w:before="105" w:after="105" w:line="340" w:lineRule="atLeast"/>
        <w:jc w:val="both"/>
        <w:rPr>
          <w:rFonts w:ascii="굴림" w:eastAsia="굴림"/>
          <w:b/>
          <w:color w:val="auto"/>
          <w:sz w:val="20"/>
        </w:rPr>
      </w:pPr>
    </w:p>
    <w:p w14:paraId="36F8223A" w14:textId="19B3AB9A" w:rsidR="00AA34CF" w:rsidRPr="00A122C4" w:rsidRDefault="00DF63D6">
      <w:pPr>
        <w:pStyle w:val="a8"/>
        <w:wordWrap w:val="0"/>
        <w:spacing w:before="105" w:after="105" w:line="340" w:lineRule="atLeast"/>
        <w:jc w:val="both"/>
        <w:rPr>
          <w:color w:val="auto"/>
        </w:rPr>
      </w:pPr>
      <w:r w:rsidRPr="00A122C4">
        <w:rPr>
          <w:rFonts w:ascii="굴림" w:eastAsia="굴림"/>
          <w:b/>
          <w:color w:val="auto"/>
          <w:sz w:val="20"/>
        </w:rPr>
        <w:t>제</w:t>
      </w:r>
      <w:r w:rsidR="001B782E" w:rsidRPr="00A122C4">
        <w:rPr>
          <w:rFonts w:ascii="굴림" w:eastAsia="굴림" w:hint="eastAsia"/>
          <w:b/>
          <w:color w:val="auto"/>
          <w:sz w:val="20"/>
        </w:rPr>
        <w:t>3</w:t>
      </w:r>
      <w:r w:rsidRPr="00A122C4">
        <w:rPr>
          <w:rFonts w:ascii="굴림" w:eastAsia="굴림"/>
          <w:b/>
          <w:color w:val="auto"/>
          <w:sz w:val="20"/>
        </w:rPr>
        <w:t>조 (투자금 사용제한)</w:t>
      </w:r>
    </w:p>
    <w:p w14:paraId="6845C98F" w14:textId="5C6FF77C" w:rsidR="00AA34CF" w:rsidRPr="00A122C4" w:rsidRDefault="00DF63D6">
      <w:pPr>
        <w:pStyle w:val="a8"/>
        <w:spacing w:before="105" w:after="105" w:line="340" w:lineRule="atLeast"/>
        <w:jc w:val="both"/>
        <w:rPr>
          <w:color w:val="auto"/>
        </w:rPr>
      </w:pPr>
      <w:r w:rsidRPr="00A122C4">
        <w:rPr>
          <w:rFonts w:ascii="굴림" w:eastAsia="굴림"/>
          <w:color w:val="auto"/>
          <w:sz w:val="20"/>
        </w:rPr>
        <w:t xml:space="preserve">회사는 본 투자자금 약정서에 명시된 용도로 자금을 집행하기 이전에 다른 용도로 사용하고자 하는 경우 투자자의 별도 승인을 얻어야 </w:t>
      </w:r>
      <w:r w:rsidR="00690C1E" w:rsidRPr="00A122C4">
        <w:rPr>
          <w:rFonts w:ascii="굴림" w:eastAsia="굴림" w:hint="eastAsia"/>
          <w:color w:val="auto"/>
          <w:sz w:val="20"/>
        </w:rPr>
        <w:t>한다.</w:t>
      </w:r>
      <w:r w:rsidR="00690C1E" w:rsidRPr="00A122C4">
        <w:rPr>
          <w:rFonts w:ascii="굴림" w:eastAsia="굴림"/>
          <w:color w:val="auto"/>
          <w:sz w:val="20"/>
        </w:rPr>
        <w:t xml:space="preserve"> </w:t>
      </w:r>
    </w:p>
    <w:p w14:paraId="58525F85" w14:textId="77777777" w:rsidR="00AA34CF" w:rsidRPr="00A122C4" w:rsidRDefault="00AA34CF">
      <w:pPr>
        <w:pStyle w:val="a8"/>
        <w:spacing w:before="105" w:after="105" w:line="340" w:lineRule="atLeast"/>
        <w:jc w:val="both"/>
        <w:rPr>
          <w:rFonts w:ascii="굴림" w:eastAsia="굴림"/>
          <w:color w:val="auto"/>
          <w:sz w:val="20"/>
        </w:rPr>
      </w:pPr>
    </w:p>
    <w:p w14:paraId="7F33855C" w14:textId="4E9E2E27" w:rsidR="00F91553" w:rsidRPr="00A122C4" w:rsidRDefault="00F91553" w:rsidP="00EC5082">
      <w:pPr>
        <w:pStyle w:val="a8"/>
        <w:spacing w:before="105" w:after="105" w:line="340" w:lineRule="atLeast"/>
        <w:jc w:val="both"/>
        <w:rPr>
          <w:rFonts w:ascii="굴림" w:eastAsia="굴림"/>
          <w:color w:val="auto"/>
          <w:sz w:val="20"/>
        </w:rPr>
      </w:pPr>
    </w:p>
    <w:p w14:paraId="255D5DD2" w14:textId="28158257" w:rsidR="00690C1E" w:rsidRPr="00A122C4" w:rsidRDefault="00690C1E" w:rsidP="00EC5082">
      <w:pPr>
        <w:pStyle w:val="a8"/>
        <w:spacing w:before="105" w:after="105" w:line="340" w:lineRule="atLeast"/>
        <w:jc w:val="both"/>
        <w:rPr>
          <w:rFonts w:ascii="굴림" w:eastAsia="굴림"/>
          <w:color w:val="auto"/>
          <w:sz w:val="20"/>
        </w:rPr>
      </w:pPr>
    </w:p>
    <w:p w14:paraId="5C361CC5" w14:textId="44D2EC84" w:rsidR="00690C1E" w:rsidRPr="00A122C4" w:rsidRDefault="00690C1E" w:rsidP="00EC5082">
      <w:pPr>
        <w:pStyle w:val="a8"/>
        <w:spacing w:before="105" w:after="105" w:line="340" w:lineRule="atLeast"/>
        <w:jc w:val="both"/>
        <w:rPr>
          <w:rFonts w:ascii="굴림" w:eastAsia="굴림"/>
          <w:color w:val="auto"/>
          <w:sz w:val="20"/>
        </w:rPr>
      </w:pPr>
    </w:p>
    <w:p w14:paraId="6AC87039" w14:textId="5BC14D51" w:rsidR="00690C1E" w:rsidRPr="00A122C4" w:rsidRDefault="00690C1E" w:rsidP="00EC5082">
      <w:pPr>
        <w:pStyle w:val="a8"/>
        <w:spacing w:before="105" w:after="105" w:line="340" w:lineRule="atLeast"/>
        <w:jc w:val="both"/>
        <w:rPr>
          <w:rFonts w:ascii="굴림" w:eastAsia="굴림"/>
          <w:color w:val="auto"/>
          <w:sz w:val="20"/>
        </w:rPr>
      </w:pPr>
    </w:p>
    <w:p w14:paraId="21C015E3" w14:textId="2B56C43F" w:rsidR="00690C1E" w:rsidRPr="00A122C4" w:rsidRDefault="00690C1E" w:rsidP="00EC5082">
      <w:pPr>
        <w:pStyle w:val="a8"/>
        <w:spacing w:before="105" w:after="105" w:line="340" w:lineRule="atLeast"/>
        <w:jc w:val="both"/>
        <w:rPr>
          <w:rFonts w:ascii="굴림" w:eastAsia="굴림"/>
          <w:color w:val="auto"/>
          <w:sz w:val="20"/>
        </w:rPr>
      </w:pPr>
    </w:p>
    <w:p w14:paraId="3AB3651A" w14:textId="717D5246" w:rsidR="00690C1E" w:rsidRPr="00A122C4" w:rsidRDefault="00690C1E" w:rsidP="00EC5082">
      <w:pPr>
        <w:pStyle w:val="a8"/>
        <w:spacing w:before="105" w:after="105" w:line="340" w:lineRule="atLeast"/>
        <w:jc w:val="both"/>
        <w:rPr>
          <w:rFonts w:ascii="굴림" w:eastAsia="굴림"/>
          <w:color w:val="auto"/>
          <w:sz w:val="20"/>
        </w:rPr>
      </w:pPr>
    </w:p>
    <w:p w14:paraId="6FCA2DEE" w14:textId="2B4F119C" w:rsidR="00690C1E" w:rsidRPr="00A122C4" w:rsidRDefault="00690C1E" w:rsidP="00EC5082">
      <w:pPr>
        <w:pStyle w:val="a8"/>
        <w:spacing w:before="105" w:after="105" w:line="340" w:lineRule="atLeast"/>
        <w:jc w:val="both"/>
        <w:rPr>
          <w:rFonts w:ascii="굴림" w:eastAsia="굴림"/>
          <w:color w:val="auto"/>
          <w:sz w:val="20"/>
        </w:rPr>
      </w:pPr>
    </w:p>
    <w:p w14:paraId="1363504A" w14:textId="6D8960EC" w:rsidR="00690C1E" w:rsidRPr="00A122C4" w:rsidRDefault="00690C1E" w:rsidP="00EC5082">
      <w:pPr>
        <w:pStyle w:val="a8"/>
        <w:spacing w:before="105" w:after="105" w:line="340" w:lineRule="atLeast"/>
        <w:jc w:val="both"/>
        <w:rPr>
          <w:rFonts w:ascii="굴림" w:eastAsia="굴림"/>
          <w:color w:val="auto"/>
          <w:sz w:val="20"/>
        </w:rPr>
      </w:pPr>
    </w:p>
    <w:p w14:paraId="4A582B0E" w14:textId="77777777" w:rsidR="00690C1E" w:rsidRPr="00A122C4" w:rsidRDefault="00690C1E" w:rsidP="00EC5082">
      <w:pPr>
        <w:pStyle w:val="a8"/>
        <w:spacing w:before="105" w:after="105" w:line="340" w:lineRule="atLeast"/>
        <w:jc w:val="both"/>
        <w:rPr>
          <w:rFonts w:ascii="굴림" w:eastAsia="굴림"/>
          <w:color w:val="auto"/>
          <w:sz w:val="20"/>
        </w:rPr>
      </w:pPr>
    </w:p>
    <w:p w14:paraId="03007337" w14:textId="77777777" w:rsidR="00F91553" w:rsidRPr="00A122C4" w:rsidRDefault="00F91553" w:rsidP="00EC5082">
      <w:pPr>
        <w:pStyle w:val="a8"/>
        <w:spacing w:before="105" w:after="105" w:line="340" w:lineRule="atLeast"/>
        <w:jc w:val="both"/>
        <w:rPr>
          <w:rFonts w:ascii="굴림" w:eastAsia="굴림"/>
          <w:color w:val="auto"/>
          <w:sz w:val="20"/>
        </w:rPr>
      </w:pPr>
    </w:p>
    <w:p w14:paraId="7A30F0A2" w14:textId="77777777" w:rsidR="00C33FF7" w:rsidRPr="00A122C4" w:rsidRDefault="00C33FF7" w:rsidP="00EC5082">
      <w:pPr>
        <w:pStyle w:val="a8"/>
        <w:spacing w:before="105" w:after="105" w:line="340" w:lineRule="atLeast"/>
        <w:jc w:val="both"/>
        <w:rPr>
          <w:color w:val="auto"/>
        </w:rPr>
      </w:pPr>
    </w:p>
    <w:p w14:paraId="3FBF77BB" w14:textId="77777777" w:rsidR="00AA34CF" w:rsidRPr="00A122C4" w:rsidRDefault="00DF63D6">
      <w:pPr>
        <w:pBdr>
          <w:top w:val="none" w:sz="2" w:space="0" w:color="000000"/>
          <w:left w:val="none" w:sz="2" w:space="0" w:color="000000"/>
          <w:bottom w:val="none" w:sz="2" w:space="0" w:color="000000"/>
          <w:right w:val="none" w:sz="2" w:space="0" w:color="000000"/>
        </w:pBdr>
        <w:rPr>
          <w:color w:val="auto"/>
        </w:rPr>
      </w:pPr>
      <w:r w:rsidRPr="00A122C4">
        <w:rPr>
          <w:rFonts w:ascii="굴림" w:eastAsia="굴림"/>
          <w:b/>
          <w:color w:val="auto"/>
        </w:rPr>
        <w:t xml:space="preserve">(별지3) </w:t>
      </w:r>
    </w:p>
    <w:p w14:paraId="2F612484" w14:textId="77777777" w:rsidR="00AA34CF" w:rsidRPr="00A122C4" w:rsidRDefault="00DF63D6">
      <w:pPr>
        <w:pStyle w:val="af5"/>
        <w:wordWrap/>
        <w:ind w:left="258" w:hanging="258"/>
        <w:jc w:val="center"/>
        <w:rPr>
          <w:color w:val="auto"/>
        </w:rPr>
      </w:pPr>
      <w:r w:rsidRPr="00A122C4">
        <w:rPr>
          <w:rFonts w:ascii="굴림" w:eastAsia="굴림"/>
          <w:b/>
          <w:color w:val="auto"/>
          <w:sz w:val="28"/>
          <w:u w:val="single"/>
        </w:rPr>
        <w:t>투자금 납입 및 관리 계좌 정보</w:t>
      </w:r>
    </w:p>
    <w:p w14:paraId="3CC29ECA" w14:textId="77777777" w:rsidR="00AA34CF" w:rsidRPr="00A122C4" w:rsidRDefault="00AA34CF">
      <w:pPr>
        <w:pStyle w:val="af5"/>
        <w:snapToGrid w:val="0"/>
        <w:spacing w:line="360" w:lineRule="auto"/>
        <w:ind w:left="258" w:hanging="258"/>
        <w:rPr>
          <w:rFonts w:ascii="굴림" w:eastAsia="굴림"/>
          <w:color w:val="auto"/>
          <w:sz w:val="18"/>
        </w:rPr>
      </w:pPr>
    </w:p>
    <w:p w14:paraId="11528620" w14:textId="2158E43C" w:rsidR="00AA34CF" w:rsidRPr="00A122C4" w:rsidRDefault="00AA34CF">
      <w:pPr>
        <w:pStyle w:val="af5"/>
        <w:snapToGrid w:val="0"/>
        <w:spacing w:line="360" w:lineRule="auto"/>
        <w:ind w:left="258" w:hanging="258"/>
        <w:rPr>
          <w:color w:val="auto"/>
        </w:rPr>
      </w:pPr>
    </w:p>
    <w:p w14:paraId="25F02BD4" w14:textId="77777777" w:rsidR="00AA34CF" w:rsidRPr="00A122C4" w:rsidRDefault="00DF63D6">
      <w:pPr>
        <w:pStyle w:val="af5"/>
        <w:snapToGrid w:val="0"/>
        <w:spacing w:line="360" w:lineRule="auto"/>
        <w:ind w:left="258" w:hanging="258"/>
        <w:rPr>
          <w:color w:val="auto"/>
        </w:rPr>
      </w:pPr>
      <w:r w:rsidRPr="00A122C4">
        <w:rPr>
          <w:rFonts w:ascii="굴림" w:eastAsia="굴림"/>
          <w:b/>
          <w:color w:val="auto"/>
          <w:sz w:val="20"/>
        </w:rPr>
        <w:t>1. 투자금 납입 및 관리 계좌 정보</w:t>
      </w:r>
    </w:p>
    <w:p w14:paraId="09CE3252" w14:textId="77777777" w:rsidR="00AA34CF" w:rsidRPr="00A122C4" w:rsidRDefault="00AA34CF">
      <w:pPr>
        <w:pStyle w:val="af5"/>
        <w:snapToGrid w:val="0"/>
        <w:spacing w:line="360" w:lineRule="auto"/>
        <w:ind w:left="258" w:hanging="258"/>
        <w:rPr>
          <w:rFonts w:ascii="굴림" w:eastAsia="굴림"/>
          <w:b/>
          <w:color w:val="auto"/>
          <w:sz w:val="20"/>
        </w:rPr>
      </w:pPr>
    </w:p>
    <w:p w14:paraId="466D2026" w14:textId="77777777" w:rsidR="00AA34CF" w:rsidRPr="00A122C4" w:rsidRDefault="00DF63D6">
      <w:pPr>
        <w:pStyle w:val="af5"/>
        <w:snapToGrid w:val="0"/>
        <w:spacing w:line="360" w:lineRule="auto"/>
        <w:ind w:left="282"/>
        <w:rPr>
          <w:color w:val="auto"/>
        </w:rPr>
      </w:pPr>
      <w:r w:rsidRPr="00A122C4">
        <w:rPr>
          <w:rFonts w:ascii="굴림" w:eastAsia="굴림"/>
          <w:color w:val="auto"/>
          <w:sz w:val="20"/>
        </w:rPr>
        <w:t>본 계약 제1조(신주의 발행과 인수) 및 제5조(거래의 완결)에 따른 상환전환우선주 인수대금의 납입을 위한 거래은행의 예금계좌, 본 계약 제13조(투자금의 용도 및 제한) 및 별지2(투자금의 사용용도) 제2조에 따른 투자금의 관리계좌는 아래와 같음</w:t>
      </w:r>
    </w:p>
    <w:p w14:paraId="637719A9" w14:textId="77777777" w:rsidR="00AA34CF" w:rsidRPr="00A122C4" w:rsidRDefault="00AA34CF">
      <w:pPr>
        <w:pStyle w:val="af5"/>
        <w:snapToGrid w:val="0"/>
        <w:spacing w:line="360" w:lineRule="auto"/>
        <w:ind w:left="282"/>
        <w:rPr>
          <w:rFonts w:ascii="굴림" w:eastAsia="굴림"/>
          <w:color w:val="auto"/>
          <w:sz w:val="20"/>
        </w:rPr>
      </w:pPr>
    </w:p>
    <w:p w14:paraId="3C3DD545" w14:textId="6E6A763C" w:rsidR="00416651" w:rsidRPr="00A122C4" w:rsidRDefault="00416651" w:rsidP="00416651">
      <w:pPr>
        <w:pStyle w:val="af5"/>
        <w:snapToGrid w:val="0"/>
        <w:spacing w:line="360" w:lineRule="auto"/>
        <w:ind w:left="282"/>
        <w:rPr>
          <w:rFonts w:ascii="굴림" w:eastAsia="굴림"/>
          <w:color w:val="auto"/>
          <w:sz w:val="20"/>
        </w:rPr>
      </w:pPr>
      <w:r w:rsidRPr="00A122C4">
        <w:rPr>
          <w:rFonts w:ascii="굴림" w:eastAsia="굴림"/>
          <w:color w:val="auto"/>
          <w:sz w:val="20"/>
        </w:rPr>
        <w:t xml:space="preserve">은  행  명  : </w:t>
      </w:r>
      <w:r w:rsidR="00C71376" w:rsidRPr="00A122C4">
        <w:rPr>
          <w:rFonts w:ascii="굴림" w:eastAsia="굴림" w:hint="eastAsia"/>
          <w:color w:val="auto"/>
          <w:sz w:val="20"/>
        </w:rPr>
        <w:t>우리</w:t>
      </w:r>
      <w:r w:rsidRPr="00A122C4">
        <w:rPr>
          <w:rFonts w:ascii="굴림" w:eastAsia="굴림" w:hint="eastAsia"/>
          <w:color w:val="auto"/>
          <w:sz w:val="20"/>
        </w:rPr>
        <w:t>은행</w:t>
      </w:r>
    </w:p>
    <w:p w14:paraId="2B2B9D72" w14:textId="76BFF351" w:rsidR="00416651" w:rsidRPr="00A122C4" w:rsidRDefault="00416651" w:rsidP="00416651">
      <w:pPr>
        <w:pStyle w:val="af5"/>
        <w:snapToGrid w:val="0"/>
        <w:spacing w:line="360" w:lineRule="auto"/>
        <w:ind w:left="282"/>
        <w:rPr>
          <w:rFonts w:ascii="굴림" w:eastAsia="굴림"/>
          <w:color w:val="auto"/>
          <w:sz w:val="20"/>
        </w:rPr>
      </w:pPr>
      <w:r w:rsidRPr="00A122C4">
        <w:rPr>
          <w:rFonts w:ascii="굴림" w:eastAsia="굴림"/>
          <w:color w:val="auto"/>
          <w:sz w:val="20"/>
        </w:rPr>
        <w:t xml:space="preserve">지  점  명  : </w:t>
      </w:r>
      <w:r w:rsidR="00C71376" w:rsidRPr="00A122C4">
        <w:rPr>
          <w:rFonts w:ascii="굴림" w:eastAsia="굴림" w:hint="eastAsia"/>
          <w:color w:val="auto"/>
          <w:sz w:val="20"/>
        </w:rPr>
        <w:t>강서구청지점</w:t>
      </w:r>
    </w:p>
    <w:p w14:paraId="4343EF09" w14:textId="1FDD8C69" w:rsidR="00416651" w:rsidRPr="00A122C4" w:rsidRDefault="00416651" w:rsidP="00416651">
      <w:pPr>
        <w:pStyle w:val="af5"/>
        <w:snapToGrid w:val="0"/>
        <w:spacing w:line="360" w:lineRule="auto"/>
        <w:ind w:left="282"/>
        <w:rPr>
          <w:rFonts w:ascii="굴림" w:eastAsia="굴림"/>
          <w:color w:val="auto"/>
          <w:sz w:val="20"/>
        </w:rPr>
      </w:pPr>
      <w:r w:rsidRPr="00A122C4">
        <w:rPr>
          <w:rFonts w:ascii="굴림" w:eastAsia="굴림"/>
          <w:color w:val="auto"/>
          <w:sz w:val="20"/>
        </w:rPr>
        <w:t xml:space="preserve">예  금  주  : </w:t>
      </w:r>
      <w:r w:rsidRPr="00A122C4">
        <w:rPr>
          <w:rFonts w:ascii="굴림" w:eastAsia="굴림" w:hint="eastAsia"/>
          <w:color w:val="auto"/>
          <w:sz w:val="20"/>
        </w:rPr>
        <w:t xml:space="preserve">주식회사 </w:t>
      </w:r>
      <w:r w:rsidR="0003618E" w:rsidRPr="00A122C4">
        <w:rPr>
          <w:rFonts w:ascii="굴림" w:eastAsia="굴림" w:hint="eastAsia"/>
          <w:color w:val="auto"/>
          <w:sz w:val="20"/>
        </w:rPr>
        <w:t>그래비티벤처스</w:t>
      </w:r>
    </w:p>
    <w:p w14:paraId="20361732" w14:textId="7FC7707B" w:rsidR="00416651" w:rsidRPr="00A122C4" w:rsidRDefault="00416651" w:rsidP="00416651">
      <w:pPr>
        <w:pStyle w:val="af5"/>
        <w:snapToGrid w:val="0"/>
        <w:spacing w:line="360" w:lineRule="auto"/>
        <w:ind w:left="282"/>
        <w:rPr>
          <w:rFonts w:ascii="굴림" w:eastAsia="굴림"/>
          <w:color w:val="auto"/>
          <w:sz w:val="20"/>
        </w:rPr>
      </w:pPr>
      <w:r w:rsidRPr="00A122C4">
        <w:rPr>
          <w:rFonts w:ascii="굴림" w:eastAsia="굴림"/>
          <w:color w:val="auto"/>
          <w:sz w:val="20"/>
        </w:rPr>
        <w:t>계 좌 번 호 :</w:t>
      </w:r>
      <w:r w:rsidRPr="00A122C4">
        <w:rPr>
          <w:rFonts w:ascii="굴림" w:eastAsia="굴림" w:hint="eastAsia"/>
          <w:color w:val="auto"/>
          <w:sz w:val="20"/>
        </w:rPr>
        <w:t xml:space="preserve"> </w:t>
      </w:r>
      <w:r w:rsidR="00C71376" w:rsidRPr="00A122C4">
        <w:rPr>
          <w:rFonts w:ascii="굴림" w:eastAsia="굴림" w:hint="eastAsia"/>
          <w:color w:val="auto"/>
          <w:sz w:val="20"/>
        </w:rPr>
        <w:t>1005-904-703993</w:t>
      </w:r>
    </w:p>
    <w:p w14:paraId="144A391B" w14:textId="77777777" w:rsidR="00AA34CF" w:rsidRPr="00A122C4" w:rsidRDefault="00AA34CF">
      <w:pPr>
        <w:pStyle w:val="af5"/>
        <w:snapToGrid w:val="0"/>
        <w:spacing w:line="360" w:lineRule="auto"/>
        <w:rPr>
          <w:rFonts w:ascii="굴림" w:eastAsia="굴림"/>
          <w:color w:val="auto"/>
          <w:sz w:val="20"/>
        </w:rPr>
      </w:pPr>
    </w:p>
    <w:p w14:paraId="7E7D867D" w14:textId="77777777" w:rsidR="00AA34CF" w:rsidRPr="00A122C4" w:rsidRDefault="00AA34CF">
      <w:pPr>
        <w:pStyle w:val="a8"/>
        <w:spacing w:before="105" w:after="105" w:line="340" w:lineRule="atLeast"/>
        <w:jc w:val="both"/>
        <w:rPr>
          <w:rFonts w:ascii="굴림" w:eastAsia="굴림"/>
          <w:b/>
          <w:color w:val="auto"/>
          <w:sz w:val="20"/>
        </w:rPr>
      </w:pPr>
    </w:p>
    <w:p w14:paraId="309D66C4" w14:textId="77777777" w:rsidR="00AA34CF" w:rsidRPr="00A122C4" w:rsidRDefault="00AA34CF">
      <w:pPr>
        <w:pStyle w:val="a8"/>
        <w:spacing w:before="105" w:after="105" w:line="340" w:lineRule="atLeast"/>
        <w:jc w:val="both"/>
        <w:rPr>
          <w:rFonts w:ascii="굴림" w:eastAsia="굴림"/>
          <w:b/>
          <w:color w:val="auto"/>
          <w:sz w:val="20"/>
        </w:rPr>
      </w:pPr>
    </w:p>
    <w:p w14:paraId="217C42B3" w14:textId="77777777" w:rsidR="00AA34CF" w:rsidRPr="00A122C4" w:rsidRDefault="00AA34CF">
      <w:pPr>
        <w:pStyle w:val="a8"/>
        <w:spacing w:before="105" w:after="105" w:line="340" w:lineRule="atLeast"/>
        <w:jc w:val="both"/>
        <w:rPr>
          <w:rFonts w:ascii="굴림" w:eastAsia="굴림"/>
          <w:b/>
          <w:color w:val="auto"/>
          <w:sz w:val="20"/>
        </w:rPr>
      </w:pPr>
    </w:p>
    <w:p w14:paraId="37178A2B" w14:textId="77777777" w:rsidR="00AA34CF" w:rsidRPr="00A122C4" w:rsidRDefault="00AA34CF">
      <w:pPr>
        <w:pStyle w:val="a8"/>
        <w:spacing w:before="105" w:after="105" w:line="340" w:lineRule="atLeast"/>
        <w:jc w:val="both"/>
        <w:rPr>
          <w:rFonts w:ascii="굴림" w:eastAsia="굴림"/>
          <w:b/>
          <w:color w:val="auto"/>
          <w:sz w:val="20"/>
        </w:rPr>
      </w:pPr>
    </w:p>
    <w:p w14:paraId="1D1C75DB" w14:textId="77777777" w:rsidR="00AA34CF" w:rsidRPr="00A122C4" w:rsidRDefault="00AA34CF">
      <w:pPr>
        <w:pStyle w:val="a8"/>
        <w:spacing w:before="105" w:after="105" w:line="340" w:lineRule="atLeast"/>
        <w:jc w:val="both"/>
        <w:rPr>
          <w:rFonts w:ascii="굴림" w:eastAsia="굴림"/>
          <w:b/>
          <w:color w:val="auto"/>
          <w:sz w:val="20"/>
        </w:rPr>
      </w:pPr>
    </w:p>
    <w:p w14:paraId="67E20B0D" w14:textId="77777777" w:rsidR="00AA34CF" w:rsidRPr="00A122C4" w:rsidRDefault="00DF63D6">
      <w:pPr>
        <w:rPr>
          <w:color w:val="auto"/>
        </w:rPr>
      </w:pPr>
      <w:r w:rsidRPr="00A122C4">
        <w:rPr>
          <w:color w:val="auto"/>
        </w:rPr>
        <w:br w:type="page"/>
      </w:r>
    </w:p>
    <w:p w14:paraId="65CEF046" w14:textId="77777777" w:rsidR="00AA34CF" w:rsidRPr="00A122C4" w:rsidRDefault="00DF63D6">
      <w:pPr>
        <w:pStyle w:val="a8"/>
        <w:spacing w:before="105" w:after="105" w:line="340" w:lineRule="atLeast"/>
        <w:jc w:val="both"/>
        <w:rPr>
          <w:color w:val="auto"/>
        </w:rPr>
      </w:pPr>
      <w:r w:rsidRPr="00A122C4">
        <w:rPr>
          <w:rFonts w:ascii="굴림" w:eastAsia="굴림"/>
          <w:b/>
          <w:color w:val="auto"/>
          <w:sz w:val="20"/>
        </w:rPr>
        <w:t>(별지 4)</w:t>
      </w:r>
    </w:p>
    <w:p w14:paraId="4EE4A59D" w14:textId="77777777" w:rsidR="00AA34CF" w:rsidRPr="00A122C4" w:rsidRDefault="00DF63D6">
      <w:pPr>
        <w:pStyle w:val="af5"/>
        <w:wordWrap/>
        <w:ind w:left="258" w:hanging="258"/>
        <w:jc w:val="center"/>
        <w:rPr>
          <w:color w:val="auto"/>
        </w:rPr>
      </w:pPr>
      <w:r w:rsidRPr="00A122C4">
        <w:rPr>
          <w:rFonts w:ascii="굴림" w:eastAsia="굴림"/>
          <w:b/>
          <w:color w:val="auto"/>
          <w:sz w:val="28"/>
          <w:u w:val="single"/>
        </w:rPr>
        <w:t>퇴사제한 및 경업금지 약정서</w:t>
      </w:r>
    </w:p>
    <w:p w14:paraId="34B25F5D" w14:textId="77777777" w:rsidR="00AA34CF" w:rsidRPr="00A122C4" w:rsidRDefault="00AA34CF">
      <w:pPr>
        <w:widowControl/>
        <w:wordWrap/>
        <w:autoSpaceDE/>
        <w:autoSpaceDN/>
        <w:jc w:val="left"/>
        <w:rPr>
          <w:rFonts w:ascii="굴림" w:eastAsia="굴림"/>
          <w:color w:val="auto"/>
        </w:rPr>
      </w:pPr>
    </w:p>
    <w:p w14:paraId="3A0138C5" w14:textId="77777777" w:rsidR="00AA34CF" w:rsidRPr="00A122C4" w:rsidRDefault="00DF63D6">
      <w:pPr>
        <w:numPr>
          <w:ilvl w:val="1"/>
          <w:numId w:val="47"/>
        </w:numPr>
        <w:tabs>
          <w:tab w:val="left" w:pos="400"/>
        </w:tabs>
        <w:autoSpaceDE/>
        <w:autoSpaceDN/>
        <w:ind w:left="400" w:hanging="400"/>
        <w:rPr>
          <w:color w:val="auto"/>
        </w:rPr>
      </w:pPr>
      <w:r w:rsidRPr="00A122C4">
        <w:rPr>
          <w:rFonts w:eastAsia="굴림"/>
          <w:b/>
          <w:color w:val="auto"/>
        </w:rPr>
        <w:t>퇴사제한</w:t>
      </w:r>
    </w:p>
    <w:p w14:paraId="5BEBAA11" w14:textId="77777777" w:rsidR="00AA34CF" w:rsidRPr="00A122C4" w:rsidRDefault="00AA34CF">
      <w:pPr>
        <w:autoSpaceDE/>
        <w:autoSpaceDN/>
        <w:rPr>
          <w:rFonts w:ascii="굴림" w:eastAsia="굴림"/>
          <w:color w:val="auto"/>
        </w:rPr>
      </w:pPr>
    </w:p>
    <w:p w14:paraId="7AE83978" w14:textId="77777777" w:rsidR="00AA34CF" w:rsidRPr="00A122C4" w:rsidRDefault="00DF63D6">
      <w:pPr>
        <w:autoSpaceDE/>
        <w:autoSpaceDN/>
        <w:ind w:firstLine="200"/>
        <w:rPr>
          <w:color w:val="auto"/>
        </w:rPr>
      </w:pPr>
      <w:r w:rsidRPr="00A122C4">
        <w:rPr>
          <w:rFonts w:ascii="굴림" w:eastAsia="굴림"/>
          <w:color w:val="auto"/>
        </w:rPr>
        <w:t xml:space="preserve">가. 퇴사가 제한되는 </w:t>
      </w:r>
      <w:r w:rsidRPr="00A122C4">
        <w:rPr>
          <w:rFonts w:ascii="굴림" w:eastAsia="굴림"/>
          <w:color w:val="auto"/>
        </w:rPr>
        <w:t>“</w:t>
      </w:r>
      <w:r w:rsidRPr="00A122C4">
        <w:rPr>
          <w:rFonts w:ascii="굴림" w:eastAsia="굴림"/>
          <w:color w:val="auto"/>
        </w:rPr>
        <w:t>이해관계인</w:t>
      </w:r>
      <w:r w:rsidRPr="00A122C4">
        <w:rPr>
          <w:rFonts w:ascii="굴림" w:eastAsia="굴림"/>
          <w:color w:val="auto"/>
        </w:rPr>
        <w:t>”</w:t>
      </w:r>
    </w:p>
    <w:p w14:paraId="39F1B4FE" w14:textId="77777777" w:rsidR="00AA34CF" w:rsidRPr="00A122C4" w:rsidRDefault="00AA34CF">
      <w:pPr>
        <w:autoSpaceDE/>
        <w:autoSpaceDN/>
        <w:ind w:firstLine="200"/>
        <w:rPr>
          <w:rFonts w:ascii="굴림" w:eastAsia="굴림"/>
          <w:color w:val="auto"/>
        </w:rPr>
      </w:pPr>
    </w:p>
    <w:tbl>
      <w:tblPr>
        <w:tblOverlap w:val="never"/>
        <w:tblW w:w="8986" w:type="dxa"/>
        <w:jc w:val="right"/>
        <w:tblBorders>
          <w:top w:val="single" w:sz="2" w:space="0" w:color="000000"/>
          <w:left w:val="none" w:sz="3" w:space="0" w:color="000000"/>
          <w:bottom w:val="single" w:sz="2" w:space="0" w:color="000000"/>
          <w:right w:val="none" w:sz="3" w:space="0" w:color="000000"/>
        </w:tblBorders>
        <w:shd w:val="clear" w:color="000000" w:fill="FFFFFF"/>
        <w:tblLayout w:type="fixed"/>
        <w:tblCellMar>
          <w:left w:w="0" w:type="dxa"/>
          <w:right w:w="0" w:type="dxa"/>
        </w:tblCellMar>
        <w:tblLook w:val="04A0" w:firstRow="1" w:lastRow="0" w:firstColumn="1" w:lastColumn="0" w:noHBand="0" w:noVBand="1"/>
      </w:tblPr>
      <w:tblGrid>
        <w:gridCol w:w="1276"/>
        <w:gridCol w:w="1701"/>
        <w:gridCol w:w="6009"/>
      </w:tblGrid>
      <w:tr w:rsidR="00C1682B" w:rsidRPr="00A122C4" w14:paraId="42C3261D" w14:textId="77777777" w:rsidTr="00201A65">
        <w:trPr>
          <w:trHeight w:val="462"/>
          <w:jc w:val="right"/>
        </w:trPr>
        <w:tc>
          <w:tcPr>
            <w:tcW w:w="1276" w:type="dxa"/>
            <w:tcBorders>
              <w:top w:val="single" w:sz="2" w:space="0" w:color="000000"/>
              <w:left w:val="none" w:sz="3" w:space="0" w:color="000000"/>
              <w:bottom w:val="single" w:sz="2" w:space="0" w:color="000000"/>
              <w:right w:val="single" w:sz="2" w:space="0" w:color="000000"/>
            </w:tcBorders>
            <w:shd w:val="clear" w:color="auto" w:fill="CCCCCC"/>
            <w:vAlign w:val="center"/>
          </w:tcPr>
          <w:p w14:paraId="08B94C9E" w14:textId="77777777" w:rsidR="00AA34CF" w:rsidRPr="00A122C4" w:rsidRDefault="00DF63D6">
            <w:pPr>
              <w:autoSpaceDE/>
              <w:autoSpaceDN/>
              <w:jc w:val="center"/>
              <w:rPr>
                <w:color w:val="auto"/>
              </w:rPr>
            </w:pPr>
            <w:r w:rsidRPr="00A122C4">
              <w:rPr>
                <w:rFonts w:ascii="굴림체" w:eastAsia="굴림체"/>
                <w:b/>
                <w:color w:val="auto"/>
              </w:rPr>
              <w:t>성 명</w:t>
            </w:r>
          </w:p>
        </w:tc>
        <w:tc>
          <w:tcPr>
            <w:tcW w:w="1701" w:type="dxa"/>
            <w:tcBorders>
              <w:top w:val="single" w:sz="2" w:space="0" w:color="000000"/>
              <w:left w:val="single" w:sz="2" w:space="0" w:color="000000"/>
              <w:bottom w:val="single" w:sz="2" w:space="0" w:color="000000"/>
              <w:right w:val="single" w:sz="2" w:space="0" w:color="000000"/>
            </w:tcBorders>
            <w:shd w:val="clear" w:color="auto" w:fill="CCCCCC"/>
            <w:vAlign w:val="center"/>
          </w:tcPr>
          <w:p w14:paraId="47BD02CB" w14:textId="2A279A97" w:rsidR="00AA34CF" w:rsidRPr="00A122C4" w:rsidRDefault="00BB2993" w:rsidP="00BB2993">
            <w:pPr>
              <w:autoSpaceDE/>
              <w:autoSpaceDN/>
              <w:jc w:val="center"/>
              <w:rPr>
                <w:color w:val="auto"/>
              </w:rPr>
            </w:pPr>
            <w:r w:rsidRPr="00A122C4">
              <w:rPr>
                <w:rFonts w:eastAsia="굴림체" w:hint="eastAsia"/>
                <w:b/>
                <w:color w:val="auto"/>
              </w:rPr>
              <w:t>생년월일</w:t>
            </w:r>
          </w:p>
        </w:tc>
        <w:tc>
          <w:tcPr>
            <w:tcW w:w="6009" w:type="dxa"/>
            <w:tcBorders>
              <w:top w:val="single" w:sz="2" w:space="0" w:color="000000"/>
              <w:left w:val="single" w:sz="2" w:space="0" w:color="000000"/>
              <w:bottom w:val="single" w:sz="2" w:space="0" w:color="000000"/>
              <w:right w:val="none" w:sz="3" w:space="0" w:color="000000"/>
            </w:tcBorders>
            <w:shd w:val="clear" w:color="auto" w:fill="CCCCCC"/>
            <w:vAlign w:val="center"/>
          </w:tcPr>
          <w:p w14:paraId="392104D5" w14:textId="77777777" w:rsidR="00AA34CF" w:rsidRPr="00A122C4" w:rsidRDefault="00DF63D6">
            <w:pPr>
              <w:autoSpaceDE/>
              <w:autoSpaceDN/>
              <w:jc w:val="center"/>
              <w:rPr>
                <w:color w:val="auto"/>
              </w:rPr>
            </w:pPr>
            <w:r w:rsidRPr="00A122C4">
              <w:rPr>
                <w:rFonts w:ascii="굴림체" w:eastAsia="굴림체"/>
                <w:b/>
                <w:color w:val="auto"/>
              </w:rPr>
              <w:t>주 소</w:t>
            </w:r>
          </w:p>
        </w:tc>
      </w:tr>
      <w:tr w:rsidR="00416651" w:rsidRPr="00A122C4" w14:paraId="16850653" w14:textId="77777777" w:rsidTr="00201A65">
        <w:trPr>
          <w:trHeight w:val="568"/>
          <w:jc w:val="right"/>
        </w:trPr>
        <w:tc>
          <w:tcPr>
            <w:tcW w:w="1276" w:type="dxa"/>
            <w:tcBorders>
              <w:top w:val="single" w:sz="2" w:space="0" w:color="000000"/>
              <w:left w:val="none" w:sz="3" w:space="0" w:color="000000"/>
              <w:bottom w:val="single" w:sz="2" w:space="0" w:color="000000"/>
              <w:right w:val="single" w:sz="2" w:space="0" w:color="000000"/>
            </w:tcBorders>
            <w:shd w:val="clear" w:color="auto" w:fill="FFFFFF"/>
            <w:vAlign w:val="center"/>
          </w:tcPr>
          <w:p w14:paraId="5399EBFE" w14:textId="1848769D" w:rsidR="00416651" w:rsidRPr="00A122C4" w:rsidRDefault="00BB2993" w:rsidP="00416651">
            <w:pPr>
              <w:autoSpaceDE/>
              <w:autoSpaceDN/>
              <w:jc w:val="center"/>
              <w:rPr>
                <w:rFonts w:ascii="굴림" w:eastAsia="굴림" w:hAnsi="굴림"/>
                <w:color w:val="auto"/>
              </w:rPr>
            </w:pPr>
            <w:r w:rsidRPr="00A122C4">
              <w:rPr>
                <w:rFonts w:ascii="굴림" w:eastAsia="굴림" w:hAnsi="굴림" w:hint="eastAsia"/>
                <w:color w:val="auto"/>
              </w:rPr>
              <w:t>김샛별</w:t>
            </w:r>
          </w:p>
        </w:tc>
        <w:tc>
          <w:tcPr>
            <w:tcW w:w="1701"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2FF57B9" w14:textId="41C195CD" w:rsidR="00416651" w:rsidRPr="00A122C4" w:rsidRDefault="00C71376" w:rsidP="00416651">
            <w:pPr>
              <w:pStyle w:val="af6"/>
              <w:wordWrap/>
              <w:spacing w:line="240" w:lineRule="auto"/>
              <w:jc w:val="center"/>
              <w:rPr>
                <w:rFonts w:ascii="굴림"/>
                <w:color w:val="auto"/>
              </w:rPr>
            </w:pPr>
            <w:r w:rsidRPr="00A122C4">
              <w:rPr>
                <w:rFonts w:ascii="굴림" w:hint="eastAsia"/>
                <w:color w:val="auto"/>
              </w:rPr>
              <w:t>19</w:t>
            </w:r>
            <w:r w:rsidR="00BB2993" w:rsidRPr="00A122C4">
              <w:rPr>
                <w:rFonts w:ascii="굴림"/>
                <w:color w:val="auto"/>
              </w:rPr>
              <w:t>92</w:t>
            </w:r>
            <w:r w:rsidR="00BB2993" w:rsidRPr="00A122C4">
              <w:rPr>
                <w:rFonts w:ascii="굴림" w:hint="eastAsia"/>
                <w:color w:val="auto"/>
              </w:rPr>
              <w:t xml:space="preserve">년 </w:t>
            </w:r>
            <w:r w:rsidR="00BB2993" w:rsidRPr="00A122C4">
              <w:rPr>
                <w:rFonts w:ascii="굴림"/>
                <w:color w:val="auto"/>
              </w:rPr>
              <w:t>2</w:t>
            </w:r>
            <w:r w:rsidR="00BB2993" w:rsidRPr="00A122C4">
              <w:rPr>
                <w:rFonts w:ascii="굴림" w:hint="eastAsia"/>
                <w:color w:val="auto"/>
              </w:rPr>
              <w:t xml:space="preserve">월 </w:t>
            </w:r>
            <w:r w:rsidR="00BB2993" w:rsidRPr="00A122C4">
              <w:rPr>
                <w:rFonts w:ascii="굴림"/>
                <w:color w:val="auto"/>
              </w:rPr>
              <w:t>15</w:t>
            </w:r>
            <w:r w:rsidR="00BB2993" w:rsidRPr="00A122C4">
              <w:rPr>
                <w:rFonts w:ascii="굴림" w:hint="eastAsia"/>
                <w:color w:val="auto"/>
              </w:rPr>
              <w:t>일</w:t>
            </w:r>
          </w:p>
        </w:tc>
        <w:tc>
          <w:tcPr>
            <w:tcW w:w="6009" w:type="dxa"/>
            <w:tcBorders>
              <w:top w:val="single" w:sz="2" w:space="0" w:color="000000"/>
              <w:left w:val="single" w:sz="2" w:space="0" w:color="000000"/>
              <w:bottom w:val="single" w:sz="2" w:space="0" w:color="000000"/>
              <w:right w:val="none" w:sz="3" w:space="0" w:color="000000"/>
            </w:tcBorders>
            <w:shd w:val="clear" w:color="auto" w:fill="FFFFFF"/>
            <w:vAlign w:val="bottom"/>
          </w:tcPr>
          <w:p w14:paraId="28D535FD" w14:textId="42FEBCA7" w:rsidR="00416651" w:rsidRPr="00A122C4" w:rsidRDefault="00907BC1" w:rsidP="00416651">
            <w:pPr>
              <w:pStyle w:val="af6"/>
              <w:jc w:val="center"/>
              <w:rPr>
                <w:rFonts w:ascii="굴림"/>
                <w:color w:val="auto"/>
                <w:sz w:val="18"/>
                <w:szCs w:val="18"/>
              </w:rPr>
            </w:pPr>
            <w:r w:rsidRPr="00A122C4">
              <w:rPr>
                <w:rFonts w:ascii="굴림" w:hint="eastAsia"/>
                <w:color w:val="auto"/>
                <w:sz w:val="18"/>
                <w:szCs w:val="18"/>
              </w:rPr>
              <w:t>세종특별자치시</w:t>
            </w:r>
            <w:r w:rsidRPr="00A122C4">
              <w:rPr>
                <w:rFonts w:ascii="굴림"/>
                <w:color w:val="auto"/>
                <w:sz w:val="18"/>
                <w:szCs w:val="18"/>
              </w:rPr>
              <w:t xml:space="preserve"> </w:t>
            </w:r>
            <w:r w:rsidRPr="00A122C4">
              <w:rPr>
                <w:rFonts w:ascii="굴림" w:hint="eastAsia"/>
                <w:color w:val="auto"/>
                <w:sz w:val="18"/>
                <w:szCs w:val="18"/>
              </w:rPr>
              <w:t xml:space="preserve">밝은뜰로 </w:t>
            </w:r>
            <w:r w:rsidRPr="00A122C4">
              <w:rPr>
                <w:rFonts w:ascii="굴림"/>
                <w:color w:val="auto"/>
                <w:sz w:val="18"/>
                <w:szCs w:val="18"/>
              </w:rPr>
              <w:t xml:space="preserve">15, </w:t>
            </w:r>
            <w:r w:rsidRPr="00A122C4">
              <w:rPr>
                <w:rFonts w:ascii="굴림" w:hint="eastAsia"/>
                <w:color w:val="auto"/>
                <w:sz w:val="18"/>
                <w:szCs w:val="18"/>
              </w:rPr>
              <w:t>가락마을1</w:t>
            </w:r>
            <w:r w:rsidRPr="00A122C4">
              <w:rPr>
                <w:rFonts w:ascii="굴림"/>
                <w:color w:val="auto"/>
                <w:sz w:val="18"/>
                <w:szCs w:val="18"/>
              </w:rPr>
              <w:t>9</w:t>
            </w:r>
            <w:r w:rsidRPr="00A122C4">
              <w:rPr>
                <w:rFonts w:ascii="굴림" w:hint="eastAsia"/>
                <w:color w:val="auto"/>
                <w:sz w:val="18"/>
                <w:szCs w:val="18"/>
              </w:rPr>
              <w:t xml:space="preserve">단지동양파라곤 </w:t>
            </w:r>
            <w:r w:rsidRPr="00A122C4">
              <w:rPr>
                <w:rFonts w:ascii="굴림"/>
                <w:color w:val="auto"/>
                <w:sz w:val="18"/>
                <w:szCs w:val="18"/>
              </w:rPr>
              <w:t>1903</w:t>
            </w:r>
            <w:r w:rsidRPr="00A122C4">
              <w:rPr>
                <w:rFonts w:ascii="굴림" w:hint="eastAsia"/>
                <w:color w:val="auto"/>
                <w:sz w:val="18"/>
                <w:szCs w:val="18"/>
              </w:rPr>
              <w:t xml:space="preserve">동 </w:t>
            </w:r>
            <w:r w:rsidRPr="00A122C4">
              <w:rPr>
                <w:rFonts w:ascii="굴림"/>
                <w:color w:val="auto"/>
                <w:sz w:val="18"/>
                <w:szCs w:val="18"/>
              </w:rPr>
              <w:t>1603</w:t>
            </w:r>
            <w:r w:rsidRPr="00A122C4">
              <w:rPr>
                <w:rFonts w:ascii="굴림" w:hint="eastAsia"/>
                <w:color w:val="auto"/>
                <w:sz w:val="18"/>
                <w:szCs w:val="18"/>
              </w:rPr>
              <w:t>호</w:t>
            </w:r>
          </w:p>
        </w:tc>
      </w:tr>
    </w:tbl>
    <w:p w14:paraId="50E1D7CA" w14:textId="77777777" w:rsidR="00AA34CF" w:rsidRPr="00A122C4" w:rsidRDefault="00AA34CF">
      <w:pPr>
        <w:autoSpaceDE/>
        <w:autoSpaceDN/>
        <w:rPr>
          <w:color w:val="auto"/>
        </w:rPr>
      </w:pPr>
    </w:p>
    <w:p w14:paraId="7C255543" w14:textId="78552C54" w:rsidR="00C33FF7" w:rsidRPr="00A122C4" w:rsidRDefault="00DF63D6" w:rsidP="00431DB3">
      <w:pPr>
        <w:autoSpaceDE/>
        <w:autoSpaceDN/>
        <w:ind w:firstLine="200"/>
        <w:rPr>
          <w:rFonts w:ascii="굴림" w:eastAsia="굴림"/>
          <w:color w:val="auto"/>
        </w:rPr>
      </w:pPr>
      <w:r w:rsidRPr="00A122C4">
        <w:rPr>
          <w:rFonts w:ascii="굴림" w:eastAsia="굴림"/>
          <w:color w:val="auto"/>
        </w:rPr>
        <w:t xml:space="preserve">나. 퇴사의 제한 기간 : </w:t>
      </w:r>
      <w:r w:rsidR="00296BAA" w:rsidRPr="00A122C4">
        <w:rPr>
          <w:rFonts w:ascii="굴림" w:eastAsia="굴림" w:hint="eastAsia"/>
          <w:color w:val="auto"/>
        </w:rPr>
        <w:t>거래완결</w:t>
      </w:r>
      <w:r w:rsidRPr="00A122C4">
        <w:rPr>
          <w:rFonts w:ascii="굴림" w:eastAsia="굴림"/>
          <w:color w:val="auto"/>
        </w:rPr>
        <w:t xml:space="preserve">일부터 </w:t>
      </w:r>
      <w:r w:rsidR="00BB2993" w:rsidRPr="00A122C4">
        <w:rPr>
          <w:rFonts w:ascii="굴림" w:eastAsia="굴림"/>
          <w:color w:val="auto"/>
        </w:rPr>
        <w:t>3</w:t>
      </w:r>
      <w:r w:rsidRPr="00A122C4">
        <w:rPr>
          <w:rFonts w:ascii="굴림" w:eastAsia="굴림"/>
          <w:color w:val="auto"/>
        </w:rPr>
        <w:t>년간</w:t>
      </w:r>
    </w:p>
    <w:p w14:paraId="3A139AEF" w14:textId="77777777" w:rsidR="00AA34CF" w:rsidRPr="00A122C4" w:rsidRDefault="00AA34CF">
      <w:pPr>
        <w:autoSpaceDE/>
        <w:autoSpaceDN/>
        <w:rPr>
          <w:rFonts w:ascii="굴림" w:eastAsia="굴림"/>
          <w:b/>
          <w:color w:val="auto"/>
        </w:rPr>
      </w:pPr>
    </w:p>
    <w:p w14:paraId="1D2B8368" w14:textId="77777777" w:rsidR="00AA34CF" w:rsidRPr="00A122C4" w:rsidRDefault="00DF63D6">
      <w:pPr>
        <w:autoSpaceDE/>
        <w:autoSpaceDN/>
        <w:rPr>
          <w:color w:val="auto"/>
        </w:rPr>
      </w:pPr>
      <w:r w:rsidRPr="00A122C4">
        <w:rPr>
          <w:rFonts w:ascii="굴림" w:eastAsia="굴림"/>
          <w:b/>
          <w:color w:val="auto"/>
        </w:rPr>
        <w:t xml:space="preserve"> 경업금지약정을 체결하는 자 </w:t>
      </w:r>
    </w:p>
    <w:p w14:paraId="295CE701" w14:textId="77777777" w:rsidR="00AA34CF" w:rsidRPr="00A122C4" w:rsidRDefault="00AA34CF">
      <w:pPr>
        <w:autoSpaceDE/>
        <w:autoSpaceDN/>
        <w:rPr>
          <w:rFonts w:ascii="굴림" w:eastAsia="굴림"/>
          <w:color w:val="auto"/>
        </w:rPr>
      </w:pPr>
    </w:p>
    <w:p w14:paraId="6C16CA02" w14:textId="77777777" w:rsidR="00AA34CF" w:rsidRPr="00A122C4" w:rsidRDefault="00DF63D6">
      <w:pPr>
        <w:autoSpaceDE/>
        <w:autoSpaceDN/>
        <w:ind w:left="200"/>
        <w:rPr>
          <w:color w:val="auto"/>
        </w:rPr>
      </w:pPr>
      <w:r w:rsidRPr="00A122C4">
        <w:rPr>
          <w:rFonts w:ascii="굴림" w:eastAsia="굴림"/>
          <w:color w:val="auto"/>
        </w:rPr>
        <w:t xml:space="preserve">가. </w:t>
      </w:r>
      <w:r w:rsidRPr="00A122C4">
        <w:rPr>
          <w:rFonts w:ascii="굴림" w:eastAsia="굴림"/>
          <w:color w:val="auto"/>
        </w:rPr>
        <w:t>“</w:t>
      </w:r>
      <w:r w:rsidRPr="00A122C4">
        <w:rPr>
          <w:rFonts w:ascii="굴림" w:eastAsia="굴림"/>
          <w:color w:val="auto"/>
        </w:rPr>
        <w:t>투자자</w:t>
      </w:r>
      <w:r w:rsidRPr="00A122C4">
        <w:rPr>
          <w:rFonts w:ascii="굴림" w:eastAsia="굴림"/>
          <w:color w:val="auto"/>
        </w:rPr>
        <w:t>”</w:t>
      </w:r>
      <w:r w:rsidRPr="00A122C4">
        <w:rPr>
          <w:rFonts w:ascii="굴림" w:eastAsia="굴림"/>
          <w:color w:val="auto"/>
        </w:rPr>
        <w:t xml:space="preserve"> : 당사자 및 </w:t>
      </w:r>
      <w:r w:rsidRPr="00A122C4">
        <w:rPr>
          <w:rFonts w:ascii="굴림" w:eastAsia="굴림"/>
          <w:color w:val="auto"/>
        </w:rPr>
        <w:t>“</w:t>
      </w:r>
      <w:r w:rsidRPr="00A122C4">
        <w:rPr>
          <w:rFonts w:ascii="굴림" w:eastAsia="굴림"/>
          <w:color w:val="auto"/>
        </w:rPr>
        <w:t>이해관계인</w:t>
      </w:r>
      <w:r w:rsidRPr="00A122C4">
        <w:rPr>
          <w:rFonts w:ascii="굴림" w:eastAsia="굴림"/>
          <w:color w:val="auto"/>
        </w:rPr>
        <w:t>”</w:t>
      </w:r>
      <w:r w:rsidRPr="00A122C4">
        <w:rPr>
          <w:rFonts w:ascii="굴림" w:eastAsia="굴림"/>
          <w:color w:val="auto"/>
        </w:rPr>
        <w:t xml:space="preserve">란의 서명날인으로 갈음 </w:t>
      </w:r>
    </w:p>
    <w:p w14:paraId="415094DB" w14:textId="77777777" w:rsidR="00AA34CF" w:rsidRPr="00A122C4" w:rsidRDefault="00DF63D6">
      <w:pPr>
        <w:autoSpaceDE/>
        <w:autoSpaceDN/>
        <w:ind w:left="200"/>
        <w:rPr>
          <w:color w:val="auto"/>
        </w:rPr>
      </w:pPr>
      <w:r w:rsidRPr="00A122C4">
        <w:rPr>
          <w:rFonts w:ascii="굴림" w:eastAsia="굴림"/>
          <w:color w:val="auto"/>
        </w:rPr>
        <w:t xml:space="preserve">나.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 : 당사자 및 </w:t>
      </w:r>
      <w:r w:rsidRPr="00A122C4">
        <w:rPr>
          <w:rFonts w:ascii="굴림" w:eastAsia="굴림"/>
          <w:color w:val="auto"/>
        </w:rPr>
        <w:t>“</w:t>
      </w:r>
      <w:r w:rsidRPr="00A122C4">
        <w:rPr>
          <w:rFonts w:ascii="굴림" w:eastAsia="굴림"/>
          <w:color w:val="auto"/>
        </w:rPr>
        <w:t>이해관계인</w:t>
      </w:r>
      <w:r w:rsidRPr="00A122C4">
        <w:rPr>
          <w:rFonts w:ascii="굴림" w:eastAsia="굴림"/>
          <w:color w:val="auto"/>
        </w:rPr>
        <w:t>”</w:t>
      </w:r>
      <w:r w:rsidRPr="00A122C4">
        <w:rPr>
          <w:rFonts w:ascii="굴림" w:eastAsia="굴림"/>
          <w:color w:val="auto"/>
        </w:rPr>
        <w:t xml:space="preserve">란의 서명날인으로 갈음 </w:t>
      </w:r>
    </w:p>
    <w:p w14:paraId="4B6B5F36" w14:textId="77777777" w:rsidR="00AA34CF" w:rsidRPr="00A122C4" w:rsidRDefault="00DF63D6">
      <w:pPr>
        <w:autoSpaceDE/>
        <w:autoSpaceDN/>
        <w:ind w:left="200"/>
        <w:rPr>
          <w:color w:val="auto"/>
        </w:rPr>
      </w:pPr>
      <w:r w:rsidRPr="00A122C4">
        <w:rPr>
          <w:rFonts w:ascii="굴림" w:eastAsia="굴림"/>
          <w:color w:val="auto"/>
        </w:rPr>
        <w:t xml:space="preserve">다. </w:t>
      </w:r>
      <w:r w:rsidRPr="00A122C4">
        <w:rPr>
          <w:rFonts w:ascii="굴림" w:eastAsia="굴림"/>
          <w:color w:val="auto"/>
        </w:rPr>
        <w:t>“</w:t>
      </w:r>
      <w:r w:rsidRPr="00A122C4">
        <w:rPr>
          <w:rFonts w:ascii="굴림" w:eastAsia="굴림"/>
          <w:color w:val="auto"/>
        </w:rPr>
        <w:t>이해관계인</w:t>
      </w:r>
      <w:r w:rsidRPr="00A122C4">
        <w:rPr>
          <w:rFonts w:ascii="굴림" w:eastAsia="굴림"/>
          <w:color w:val="auto"/>
        </w:rPr>
        <w:t>”</w:t>
      </w:r>
      <w:r w:rsidRPr="00A122C4">
        <w:rPr>
          <w:rFonts w:ascii="굴림" w:eastAsia="굴림"/>
          <w:color w:val="auto"/>
        </w:rPr>
        <w:t xml:space="preserve"> : 당사자 및 </w:t>
      </w:r>
      <w:r w:rsidRPr="00A122C4">
        <w:rPr>
          <w:rFonts w:ascii="굴림" w:eastAsia="굴림"/>
          <w:color w:val="auto"/>
        </w:rPr>
        <w:t>“</w:t>
      </w:r>
      <w:r w:rsidRPr="00A122C4">
        <w:rPr>
          <w:rFonts w:ascii="굴림" w:eastAsia="굴림"/>
          <w:color w:val="auto"/>
        </w:rPr>
        <w:t>이해관계인</w:t>
      </w:r>
      <w:r w:rsidRPr="00A122C4">
        <w:rPr>
          <w:rFonts w:ascii="굴림" w:eastAsia="굴림"/>
          <w:color w:val="auto"/>
        </w:rPr>
        <w:t>”</w:t>
      </w:r>
      <w:r w:rsidRPr="00A122C4">
        <w:rPr>
          <w:rFonts w:ascii="굴림" w:eastAsia="굴림"/>
          <w:color w:val="auto"/>
        </w:rPr>
        <w:t xml:space="preserve">란의 서명날인으로 갈음 </w:t>
      </w:r>
    </w:p>
    <w:p w14:paraId="713089A9" w14:textId="77777777" w:rsidR="00AA34CF" w:rsidRPr="00A122C4" w:rsidRDefault="00AA34CF">
      <w:pPr>
        <w:autoSpaceDE/>
        <w:autoSpaceDN/>
        <w:ind w:left="200"/>
        <w:rPr>
          <w:rFonts w:ascii="굴림" w:eastAsia="굴림"/>
          <w:color w:val="auto"/>
        </w:rPr>
      </w:pPr>
    </w:p>
    <w:p w14:paraId="6E1DF993" w14:textId="77777777" w:rsidR="00AA34CF" w:rsidRPr="00A122C4" w:rsidRDefault="00DF63D6">
      <w:pPr>
        <w:numPr>
          <w:ilvl w:val="1"/>
          <w:numId w:val="47"/>
        </w:numPr>
        <w:tabs>
          <w:tab w:val="left" w:pos="400"/>
        </w:tabs>
        <w:autoSpaceDE/>
        <w:autoSpaceDN/>
        <w:ind w:left="400" w:hanging="400"/>
        <w:rPr>
          <w:color w:val="auto"/>
        </w:rPr>
      </w:pPr>
      <w:r w:rsidRPr="00A122C4">
        <w:rPr>
          <w:rFonts w:ascii="굴림" w:eastAsia="굴림"/>
          <w:b/>
          <w:color w:val="auto"/>
        </w:rPr>
        <w:t xml:space="preserve">경업금지약정의 내용 </w:t>
      </w:r>
    </w:p>
    <w:p w14:paraId="0EFC6CDF" w14:textId="77777777" w:rsidR="00AA34CF" w:rsidRPr="00A122C4" w:rsidRDefault="00AA34CF">
      <w:pPr>
        <w:autoSpaceDE/>
        <w:autoSpaceDN/>
        <w:rPr>
          <w:rFonts w:ascii="굴림" w:eastAsia="굴림"/>
          <w:color w:val="auto"/>
        </w:rPr>
      </w:pPr>
    </w:p>
    <w:p w14:paraId="04E97338" w14:textId="77777777" w:rsidR="00AA34CF" w:rsidRPr="00A122C4" w:rsidRDefault="00DF63D6">
      <w:pPr>
        <w:autoSpaceDE/>
        <w:autoSpaceDN/>
        <w:rPr>
          <w:color w:val="auto"/>
        </w:rPr>
      </w:pPr>
      <w:r w:rsidRPr="00A122C4">
        <w:rPr>
          <w:rFonts w:ascii="굴림" w:eastAsia="굴림"/>
          <w:b/>
          <w:color w:val="auto"/>
        </w:rPr>
        <w:t xml:space="preserve">제1조 (계약의 목적) </w:t>
      </w:r>
    </w:p>
    <w:p w14:paraId="6CA7AE85" w14:textId="1E1F14D0" w:rsidR="00AA34CF" w:rsidRPr="00A122C4" w:rsidRDefault="00DF63D6" w:rsidP="00BB2993">
      <w:pPr>
        <w:autoSpaceDE/>
        <w:autoSpaceDN/>
        <w:rPr>
          <w:color w:val="auto"/>
        </w:rPr>
      </w:pPr>
      <w:r w:rsidRPr="00A122C4">
        <w:rPr>
          <w:rFonts w:ascii="굴림" w:eastAsia="굴림"/>
          <w:color w:val="auto"/>
        </w:rPr>
        <w:t xml:space="preserve">본 경업금지약정은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의 </w:t>
      </w:r>
      <w:r w:rsidRPr="00A122C4">
        <w:rPr>
          <w:rFonts w:ascii="굴림" w:eastAsia="굴림"/>
          <w:color w:val="auto"/>
        </w:rPr>
        <w:t>“</w:t>
      </w:r>
      <w:r w:rsidRPr="00A122C4">
        <w:rPr>
          <w:rFonts w:ascii="굴림" w:eastAsia="굴림"/>
          <w:color w:val="auto"/>
        </w:rPr>
        <w:t>이해관계인</w:t>
      </w:r>
      <w:r w:rsidRPr="00A122C4">
        <w:rPr>
          <w:rFonts w:ascii="굴림" w:eastAsia="굴림"/>
          <w:color w:val="auto"/>
        </w:rPr>
        <w:t>”</w:t>
      </w:r>
      <w:r w:rsidRPr="00A122C4">
        <w:rPr>
          <w:rFonts w:ascii="굴림" w:eastAsia="굴림"/>
          <w:color w:val="auto"/>
        </w:rPr>
        <w:t xml:space="preserve"> 및 주요임직원으로 하여금 일정기간 동안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의 영업과 동일 또는 유사한 영업을 금지시킴으로써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 xml:space="preserve">의 영업을 보호함은 물론 </w:t>
      </w:r>
      <w:r w:rsidRPr="00A122C4">
        <w:rPr>
          <w:rFonts w:ascii="굴림" w:eastAsia="굴림"/>
          <w:color w:val="auto"/>
        </w:rPr>
        <w:t>“</w:t>
      </w:r>
      <w:r w:rsidRPr="00A122C4">
        <w:rPr>
          <w:rFonts w:ascii="굴림" w:eastAsia="굴림"/>
          <w:color w:val="auto"/>
        </w:rPr>
        <w:t>투자자</w:t>
      </w:r>
      <w:r w:rsidRPr="00A122C4">
        <w:rPr>
          <w:rFonts w:ascii="굴림" w:eastAsia="굴림"/>
          <w:color w:val="auto"/>
        </w:rPr>
        <w:t>”</w:t>
      </w:r>
      <w:r w:rsidRPr="00A122C4">
        <w:rPr>
          <w:rFonts w:ascii="굴림" w:eastAsia="굴림"/>
          <w:color w:val="auto"/>
        </w:rPr>
        <w:t>의 투자의 실효성을 확보함을 목적으로 한다.</w:t>
      </w:r>
      <w:r w:rsidR="00BB2993" w:rsidRPr="00A122C4">
        <w:rPr>
          <w:rFonts w:ascii="굴림" w:eastAsia="굴림"/>
          <w:color w:val="auto"/>
        </w:rPr>
        <w:t xml:space="preserve"> </w:t>
      </w:r>
      <w:r w:rsidR="00BB2993" w:rsidRPr="00A122C4">
        <w:rPr>
          <w:rFonts w:ascii="굴림" w:eastAsia="굴림" w:hint="eastAsia"/>
          <w:color w:val="auto"/>
        </w:rPr>
        <w:t>단,</w:t>
      </w:r>
      <w:r w:rsidR="00BB2993" w:rsidRPr="00A122C4">
        <w:rPr>
          <w:rFonts w:ascii="굴림" w:eastAsia="굴림"/>
          <w:color w:val="auto"/>
        </w:rPr>
        <w:t xml:space="preserve"> </w:t>
      </w:r>
      <w:r w:rsidR="00BB2993" w:rsidRPr="00A122C4">
        <w:rPr>
          <w:rFonts w:ascii="굴림" w:eastAsia="굴림" w:hint="eastAsia"/>
          <w:color w:val="auto"/>
        </w:rPr>
        <w:t xml:space="preserve">계약 체결 시점 당시 이미 설립되어 있는 회사의 모회사 </w:t>
      </w:r>
      <w:r w:rsidR="00BB2993" w:rsidRPr="00A122C4">
        <w:rPr>
          <w:rFonts w:ascii="굴림" w:eastAsia="굴림"/>
          <w:color w:val="auto"/>
        </w:rPr>
        <w:t>㈜</w:t>
      </w:r>
      <w:r w:rsidR="00BB2993" w:rsidRPr="00A122C4">
        <w:rPr>
          <w:rFonts w:ascii="굴림" w:eastAsia="굴림" w:hint="eastAsia"/>
          <w:color w:val="auto"/>
        </w:rPr>
        <w:t>비전크리에이터</w:t>
      </w:r>
      <w:r w:rsidR="00201A65" w:rsidRPr="00A122C4">
        <w:rPr>
          <w:rFonts w:ascii="굴림" w:eastAsia="굴림" w:hint="eastAsia"/>
          <w:color w:val="auto"/>
        </w:rPr>
        <w:t xml:space="preserve"> 및 그의 자회사인 </w:t>
      </w:r>
      <w:r w:rsidR="00201A65" w:rsidRPr="00A122C4">
        <w:rPr>
          <w:rFonts w:ascii="굴림" w:eastAsia="굴림"/>
          <w:color w:val="auto"/>
        </w:rPr>
        <w:t>(</w:t>
      </w:r>
      <w:r w:rsidR="00201A65" w:rsidRPr="00A122C4">
        <w:rPr>
          <w:rFonts w:ascii="굴림" w:eastAsia="굴림" w:hint="eastAsia"/>
          <w:color w:val="auto"/>
        </w:rPr>
        <w:t>주)</w:t>
      </w:r>
      <w:r w:rsidR="00D82811" w:rsidRPr="00A122C4">
        <w:rPr>
          <w:rFonts w:ascii="굴림" w:eastAsia="굴림" w:hint="eastAsia"/>
          <w:color w:val="auto"/>
        </w:rPr>
        <w:t>피제이벤처스</w:t>
      </w:r>
      <w:r w:rsidR="00BB2993" w:rsidRPr="00A122C4">
        <w:rPr>
          <w:rFonts w:ascii="굴림" w:eastAsia="굴림" w:hint="eastAsia"/>
          <w:color w:val="auto"/>
        </w:rPr>
        <w:t>는 경업금지의 대상에서 제외한다.</w:t>
      </w:r>
      <w:r w:rsidR="00BB2993" w:rsidRPr="00A122C4">
        <w:rPr>
          <w:rFonts w:ascii="굴림" w:eastAsia="굴림"/>
          <w:color w:val="auto"/>
        </w:rPr>
        <w:t xml:space="preserve"> </w:t>
      </w:r>
    </w:p>
    <w:p w14:paraId="77DF27F6" w14:textId="77777777" w:rsidR="00AA34CF" w:rsidRPr="00A122C4" w:rsidRDefault="00AA34CF">
      <w:pPr>
        <w:autoSpaceDE/>
        <w:autoSpaceDN/>
        <w:rPr>
          <w:rFonts w:ascii="굴림" w:eastAsia="굴림"/>
          <w:color w:val="auto"/>
        </w:rPr>
      </w:pPr>
    </w:p>
    <w:p w14:paraId="470D0E1D" w14:textId="583E0C83" w:rsidR="00AA34CF" w:rsidRPr="00A122C4" w:rsidRDefault="00DF63D6">
      <w:pPr>
        <w:autoSpaceDE/>
        <w:autoSpaceDN/>
        <w:rPr>
          <w:color w:val="auto"/>
        </w:rPr>
      </w:pPr>
      <w:r w:rsidRPr="00A122C4">
        <w:rPr>
          <w:rFonts w:ascii="굴림" w:eastAsia="굴림"/>
          <w:b/>
          <w:color w:val="auto"/>
        </w:rPr>
        <w:t>제</w:t>
      </w:r>
      <w:r w:rsidR="00BB2993" w:rsidRPr="00A122C4">
        <w:rPr>
          <w:rFonts w:ascii="굴림" w:eastAsia="굴림" w:hint="eastAsia"/>
          <w:b/>
          <w:color w:val="auto"/>
        </w:rPr>
        <w:t>2</w:t>
      </w:r>
      <w:r w:rsidRPr="00A122C4">
        <w:rPr>
          <w:rFonts w:ascii="굴림" w:eastAsia="굴림"/>
          <w:b/>
          <w:color w:val="auto"/>
        </w:rPr>
        <w:t>조 (약정의 종료)</w:t>
      </w:r>
    </w:p>
    <w:p w14:paraId="5AE35137" w14:textId="344F3205" w:rsidR="00AA34CF" w:rsidRPr="00A122C4" w:rsidRDefault="00DF63D6">
      <w:pPr>
        <w:autoSpaceDE/>
        <w:autoSpaceDN/>
        <w:rPr>
          <w:color w:val="auto"/>
        </w:rPr>
      </w:pP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가 공개시장에 주권을 상장 또는 등록한</w:t>
      </w:r>
      <w:r w:rsidR="00932C9E" w:rsidRPr="00A122C4">
        <w:rPr>
          <w:rFonts w:ascii="굴림" w:eastAsia="굴림" w:hint="eastAsia"/>
          <w:color w:val="auto"/>
        </w:rPr>
        <w:t xml:space="preserve"> 날에 </w:t>
      </w:r>
      <w:r w:rsidRPr="00A122C4">
        <w:rPr>
          <w:rFonts w:ascii="굴림" w:eastAsia="굴림"/>
          <w:color w:val="auto"/>
        </w:rPr>
        <w:t>본 계약이 종료되는 것으로 한다.</w:t>
      </w:r>
    </w:p>
    <w:p w14:paraId="5DAF8D49" w14:textId="77777777" w:rsidR="00AA34CF" w:rsidRPr="00A122C4" w:rsidRDefault="00AA34CF">
      <w:pPr>
        <w:autoSpaceDE/>
        <w:autoSpaceDN/>
        <w:rPr>
          <w:rFonts w:ascii="굴림" w:eastAsia="굴림"/>
          <w:color w:val="auto"/>
        </w:rPr>
      </w:pPr>
    </w:p>
    <w:p w14:paraId="32CC0F59" w14:textId="3319E0F2" w:rsidR="00AA34CF" w:rsidRPr="00A122C4" w:rsidRDefault="00DF63D6">
      <w:pPr>
        <w:autoSpaceDE/>
        <w:autoSpaceDN/>
        <w:rPr>
          <w:color w:val="auto"/>
        </w:rPr>
      </w:pPr>
      <w:r w:rsidRPr="00A122C4">
        <w:rPr>
          <w:rFonts w:ascii="굴림" w:eastAsia="굴림"/>
          <w:b/>
          <w:color w:val="auto"/>
        </w:rPr>
        <w:t>제</w:t>
      </w:r>
      <w:r w:rsidR="00BB2993" w:rsidRPr="00A122C4">
        <w:rPr>
          <w:rFonts w:ascii="굴림" w:eastAsia="굴림" w:hint="eastAsia"/>
          <w:b/>
          <w:color w:val="auto"/>
        </w:rPr>
        <w:t>3</w:t>
      </w:r>
      <w:r w:rsidRPr="00A122C4">
        <w:rPr>
          <w:rFonts w:ascii="굴림" w:eastAsia="굴림"/>
          <w:b/>
          <w:color w:val="auto"/>
        </w:rPr>
        <w:t>조 (위반의 효과)</w:t>
      </w:r>
    </w:p>
    <w:p w14:paraId="59759D66" w14:textId="77777777" w:rsidR="00AA34CF" w:rsidRPr="00A122C4" w:rsidRDefault="00DF63D6">
      <w:pPr>
        <w:pStyle w:val="a7"/>
        <w:widowControl/>
        <w:numPr>
          <w:ilvl w:val="0"/>
          <w:numId w:val="49"/>
        </w:numPr>
        <w:wordWrap/>
        <w:autoSpaceDE/>
        <w:autoSpaceDN/>
        <w:ind w:left="440" w:hanging="440"/>
        <w:rPr>
          <w:color w:val="auto"/>
        </w:rPr>
      </w:pPr>
      <w:r w:rsidRPr="00A122C4">
        <w:rPr>
          <w:rFonts w:ascii="굴림" w:eastAsia="굴림"/>
          <w:color w:val="auto"/>
        </w:rPr>
        <w:t xml:space="preserve">경업금지의무자가 본 경업금지약정을 위반한 경우 </w:t>
      </w:r>
      <w:r w:rsidRPr="00A122C4">
        <w:rPr>
          <w:rFonts w:ascii="굴림" w:eastAsia="굴림"/>
          <w:color w:val="auto"/>
        </w:rPr>
        <w:t>“</w:t>
      </w:r>
      <w:r w:rsidRPr="00A122C4">
        <w:rPr>
          <w:rFonts w:ascii="굴림" w:eastAsia="굴림"/>
          <w:color w:val="auto"/>
        </w:rPr>
        <w:t>투자자</w:t>
      </w:r>
      <w:r w:rsidRPr="00A122C4">
        <w:rPr>
          <w:rFonts w:ascii="굴림" w:eastAsia="굴림"/>
          <w:color w:val="auto"/>
        </w:rPr>
        <w:t>”</w:t>
      </w:r>
      <w:r w:rsidRPr="00A122C4">
        <w:rPr>
          <w:rFonts w:ascii="굴림" w:eastAsia="굴림"/>
          <w:color w:val="auto"/>
        </w:rPr>
        <w:t xml:space="preserve"> 또는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는 경업금지의무자가 얻은 이득의 양도를 청구할 수 있다.</w:t>
      </w:r>
    </w:p>
    <w:p w14:paraId="10244A9E" w14:textId="77777777" w:rsidR="00AA34CF" w:rsidRPr="00A122C4" w:rsidRDefault="00DF63D6">
      <w:pPr>
        <w:pStyle w:val="a7"/>
        <w:widowControl/>
        <w:numPr>
          <w:ilvl w:val="0"/>
          <w:numId w:val="49"/>
        </w:numPr>
        <w:wordWrap/>
        <w:autoSpaceDE/>
        <w:autoSpaceDN/>
        <w:ind w:left="440" w:hanging="440"/>
        <w:rPr>
          <w:color w:val="auto"/>
        </w:rPr>
      </w:pPr>
      <w:r w:rsidRPr="00A122C4">
        <w:rPr>
          <w:rFonts w:ascii="굴림" w:eastAsia="굴림"/>
          <w:color w:val="auto"/>
        </w:rPr>
        <w:t xml:space="preserve">경업금지의무자가 본 약정을 위반한 경우 위반자는 </w:t>
      </w:r>
      <w:r w:rsidRPr="00A122C4">
        <w:rPr>
          <w:rFonts w:ascii="굴림" w:eastAsia="굴림"/>
          <w:color w:val="auto"/>
        </w:rPr>
        <w:t>“</w:t>
      </w:r>
      <w:r w:rsidRPr="00A122C4">
        <w:rPr>
          <w:rFonts w:ascii="굴림" w:eastAsia="굴림"/>
          <w:color w:val="auto"/>
        </w:rPr>
        <w:t>회사</w:t>
      </w:r>
      <w:r w:rsidRPr="00A122C4">
        <w:rPr>
          <w:rFonts w:ascii="굴림" w:eastAsia="굴림"/>
          <w:color w:val="auto"/>
        </w:rPr>
        <w:t>”</w:t>
      </w:r>
      <w:r w:rsidRPr="00A122C4">
        <w:rPr>
          <w:rFonts w:ascii="굴림" w:eastAsia="굴림"/>
          <w:color w:val="auto"/>
        </w:rPr>
        <w:t>에게 그로 인하여 입은 손해를 배상하여야 한다.</w:t>
      </w:r>
    </w:p>
    <w:p w14:paraId="5B4F4CD7" w14:textId="77777777" w:rsidR="00AA34CF" w:rsidRPr="00E3559C" w:rsidRDefault="00AA34CF">
      <w:pPr>
        <w:widowControl/>
        <w:wordWrap/>
        <w:autoSpaceDE/>
        <w:autoSpaceDN/>
        <w:rPr>
          <w:rFonts w:ascii="굴림" w:eastAsia="굴림"/>
          <w:b/>
          <w:color w:val="auto"/>
        </w:rPr>
      </w:pPr>
    </w:p>
    <w:p w14:paraId="603E34F1" w14:textId="607E33B3" w:rsidR="00C33FF7" w:rsidRPr="00C1682B" w:rsidRDefault="00C33FF7">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굴림" w:eastAsia="굴림"/>
          <w:b/>
          <w:color w:val="auto"/>
        </w:rPr>
      </w:pPr>
    </w:p>
    <w:sectPr w:rsidR="00C33FF7" w:rsidRPr="00C1682B">
      <w:footerReference w:type="default" r:id="rId11"/>
      <w:pgSz w:w="11906" w:h="16838"/>
      <w:pgMar w:top="1134" w:right="1134" w:bottom="1701" w:left="1418" w:header="851" w:footer="992" w:gutter="0"/>
      <w:cols w:space="0"/>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최규현 (Kyoohyun Choi)" w:date="2024-11-04T13:38:00Z" w:initials="최(C">
    <w:p w14:paraId="1CFD29B3" w14:textId="332F5156" w:rsidR="0001008A" w:rsidRDefault="0001008A">
      <w:pPr>
        <w:pStyle w:val="ae"/>
      </w:pPr>
      <w:r>
        <w:rPr>
          <w:rStyle w:val="ac"/>
        </w:rPr>
        <w:annotationRef/>
      </w:r>
      <w:r>
        <w:rPr>
          <w:rFonts w:hint="eastAsia"/>
        </w:rPr>
        <w:t>1주당 주식가치가 적절한지 제3기관의 검증이 필요한 것으로 생각됩니다.</w:t>
      </w:r>
      <w:r>
        <w:t xml:space="preserve"> </w:t>
      </w:r>
    </w:p>
  </w:comment>
  <w:comment w:id="3" w:author="최규현 (Kyoohyun Choi)" w:date="2024-11-04T11:09:00Z" w:initials="최(C">
    <w:p w14:paraId="68E48119" w14:textId="7DA29776" w:rsidR="0001008A" w:rsidRDefault="0001008A">
      <w:pPr>
        <w:pStyle w:val="ae"/>
      </w:pPr>
      <w:r>
        <w:rPr>
          <w:rStyle w:val="ac"/>
        </w:rPr>
        <w:annotationRef/>
      </w:r>
      <w:r>
        <w:rPr>
          <w:rFonts w:hint="eastAsia"/>
        </w:rPr>
        <w:t>상환우선주 발행에 있어 이사회 및 주주총회 결의 등이 우선 필요하므로,</w:t>
      </w:r>
      <w:r>
        <w:t xml:space="preserve"> </w:t>
      </w:r>
      <w:r>
        <w:rPr>
          <w:rFonts w:hint="eastAsia"/>
        </w:rPr>
        <w:t>해당 절차 및 일정을 고려하여 거래완결일을 정하여 주시기 바랍니다.</w:t>
      </w:r>
      <w:r>
        <w:t xml:space="preserve"> </w:t>
      </w:r>
    </w:p>
  </w:comment>
  <w:comment w:id="4" w:author="최규현 (Kyoohyun Choi)" w:date="2024-11-04T11:20:00Z" w:initials="최(C">
    <w:p w14:paraId="493FC935" w14:textId="35F3AA5B" w:rsidR="0001008A" w:rsidRDefault="0001008A">
      <w:pPr>
        <w:pStyle w:val="ae"/>
      </w:pPr>
      <w:r>
        <w:rPr>
          <w:rStyle w:val="ac"/>
        </w:rPr>
        <w:annotationRef/>
      </w:r>
      <w:r>
        <w:rPr>
          <w:rFonts w:hint="eastAsia"/>
        </w:rPr>
        <w:t>상환전환우선주를 발행하기 위해서는 상대방 회사의 정관에 상환가액,</w:t>
      </w:r>
      <w:r>
        <w:t xml:space="preserve"> </w:t>
      </w:r>
      <w:r>
        <w:rPr>
          <w:rFonts w:hint="eastAsia"/>
        </w:rPr>
        <w:t>기간,</w:t>
      </w:r>
      <w:r>
        <w:t xml:space="preserve"> </w:t>
      </w:r>
      <w:r>
        <w:rPr>
          <w:rFonts w:hint="eastAsia"/>
        </w:rPr>
        <w:t>방법,</w:t>
      </w:r>
      <w:r>
        <w:t xml:space="preserve"> </w:t>
      </w:r>
      <w:r>
        <w:rPr>
          <w:rFonts w:hint="eastAsia"/>
        </w:rPr>
        <w:t xml:space="preserve">주식의 수 </w:t>
      </w:r>
      <w:r>
        <w:t xml:space="preserve">/ </w:t>
      </w:r>
      <w:r>
        <w:rPr>
          <w:rFonts w:hint="eastAsia"/>
        </w:rPr>
        <w:t>전환조건,</w:t>
      </w:r>
      <w:r>
        <w:t xml:space="preserve"> </w:t>
      </w:r>
      <w:r>
        <w:rPr>
          <w:rFonts w:hint="eastAsia"/>
        </w:rPr>
        <w:t>청구기간,</w:t>
      </w:r>
      <w:r>
        <w:t xml:space="preserve"> </w:t>
      </w:r>
      <w:r>
        <w:rPr>
          <w:rFonts w:hint="eastAsia"/>
        </w:rPr>
        <w:t>주식의 수 등이 명확히 기재되어야 하며 이사회 및 주주총회 특별결의가 필요합니다.</w:t>
      </w:r>
      <w:r>
        <w:t xml:space="preserve"> </w:t>
      </w:r>
      <w:r>
        <w:rPr>
          <w:rFonts w:hint="eastAsia"/>
        </w:rPr>
        <w:t>해당 절차가 적절히 이행되어 우선주 발행에 하자가 없는지 확인하여 주실 것을 권고 드립니다.</w:t>
      </w:r>
      <w:r>
        <w:t xml:space="preserve"> </w:t>
      </w:r>
    </w:p>
  </w:comment>
  <w:comment w:id="5" w:author="최규현 (Kyoohyun Choi)" w:date="2024-11-04T15:14:00Z" w:initials="최(C">
    <w:p w14:paraId="38A1EC09" w14:textId="04A47345" w:rsidR="0001008A" w:rsidRDefault="0001008A">
      <w:pPr>
        <w:pStyle w:val="ae"/>
      </w:pPr>
      <w:r>
        <w:rPr>
          <w:rStyle w:val="ac"/>
        </w:rPr>
        <w:annotationRef/>
      </w:r>
      <w:r>
        <w:rPr>
          <w:rFonts w:hint="eastAsia"/>
        </w:rPr>
        <w:t>필요에 따라 활용해 주시기 바랍니다.</w:t>
      </w:r>
      <w:r>
        <w:t xml:space="preserve"> </w:t>
      </w:r>
    </w:p>
  </w:comment>
  <w:comment w:id="13" w:author="최규현 (Kyoohyun Choi)" w:date="2024-11-05T09:12:00Z" w:initials="최(C">
    <w:p w14:paraId="4A57EFC5" w14:textId="0A185C20" w:rsidR="00A21B63" w:rsidRDefault="00A21B63">
      <w:pPr>
        <w:pStyle w:val="ae"/>
      </w:pPr>
      <w:r>
        <w:rPr>
          <w:rStyle w:val="ac"/>
        </w:rPr>
        <w:annotationRef/>
      </w:r>
      <w:r>
        <w:rPr>
          <w:rFonts w:hint="eastAsia"/>
        </w:rPr>
        <w:t>필요에 따라 활용해 주시기 바랍니다.</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CFD29B3" w15:done="0"/>
  <w15:commentEx w15:paraId="68E48119" w15:done="0"/>
  <w15:commentEx w15:paraId="493FC935" w15:done="0"/>
  <w15:commentEx w15:paraId="38A1EC09" w15:done="0"/>
  <w15:commentEx w15:paraId="4A57EFC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CFD29B3" w16cid:durableId="2AD34CDC"/>
  <w16cid:commentId w16cid:paraId="68E48119" w16cid:durableId="2AD329FE"/>
  <w16cid:commentId w16cid:paraId="493FC935" w16cid:durableId="2AD32C8C"/>
  <w16cid:commentId w16cid:paraId="38A1EC09" w16cid:durableId="2AD36338"/>
  <w16cid:commentId w16cid:paraId="4A57EFC5" w16cid:durableId="2AD45F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13C8D1" w14:textId="77777777" w:rsidR="00744606" w:rsidRDefault="00744606">
      <w:r>
        <w:separator/>
      </w:r>
    </w:p>
  </w:endnote>
  <w:endnote w:type="continuationSeparator" w:id="0">
    <w:p w14:paraId="13D3575C" w14:textId="77777777" w:rsidR="00744606" w:rsidRDefault="00744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굴림">
    <w:altName w:val="Guli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한컴바탕">
    <w:altName w:val="바탕"/>
    <w:charset w:val="81"/>
    <w:family w:val="roman"/>
    <w:pitch w:val="variable"/>
    <w:sig w:usb0="F7FFAFFF" w:usb1="FBDFFFFF" w:usb2="00FFFFFF" w:usb3="00000000" w:csb0="803F01FF" w:csb1="00000000"/>
  </w:font>
  <w:font w:name="굴림체">
    <w:altName w:val="GulimChe"/>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신명조">
    <w:charset w:val="81"/>
    <w:family w:val="roman"/>
    <w:pitch w:val="default"/>
  </w:font>
  <w:font w:name="함초롬바탕">
    <w:panose1 w:val="02030604000101010101"/>
    <w:charset w:val="81"/>
    <w:family w:val="roman"/>
    <w:pitch w:val="variable"/>
    <w:sig w:usb0="F7002EFF" w:usb1="19DFFFFF" w:usb2="001BFDD7" w:usb3="00000000" w:csb0="001F01F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8861111"/>
      <w:docPartObj>
        <w:docPartGallery w:val="Page Numbers (Bottom of Page)"/>
        <w:docPartUnique/>
      </w:docPartObj>
    </w:sdtPr>
    <w:sdtEndPr/>
    <w:sdtContent>
      <w:p w14:paraId="6D747B90" w14:textId="6A073676" w:rsidR="0001008A" w:rsidRDefault="0001008A">
        <w:pPr>
          <w:pStyle w:val="af1"/>
          <w:jc w:val="right"/>
        </w:pPr>
        <w:r>
          <w:fldChar w:fldCharType="begin"/>
        </w:r>
        <w:r>
          <w:instrText>PAGE   \* MERGEFORMAT</w:instrText>
        </w:r>
        <w:r>
          <w:fldChar w:fldCharType="separate"/>
        </w:r>
        <w:r w:rsidRPr="00690C1E">
          <w:rPr>
            <w:noProof/>
            <w:lang w:val="ko-KR"/>
          </w:rPr>
          <w:t>2</w:t>
        </w:r>
        <w:r>
          <w:fldChar w:fldCharType="end"/>
        </w:r>
      </w:p>
    </w:sdtContent>
  </w:sdt>
  <w:p w14:paraId="4654E872" w14:textId="55D1D20F" w:rsidR="0001008A" w:rsidRDefault="0001008A">
    <w:pPr>
      <w:pStyle w:val="af1"/>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4DD9C0" w14:textId="77777777" w:rsidR="00744606" w:rsidRDefault="00744606">
      <w:r>
        <w:separator/>
      </w:r>
    </w:p>
  </w:footnote>
  <w:footnote w:type="continuationSeparator" w:id="0">
    <w:p w14:paraId="73E6DEF2" w14:textId="77777777" w:rsidR="00744606" w:rsidRDefault="007446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66E93"/>
    <w:multiLevelType w:val="multilevel"/>
    <w:tmpl w:val="7FDED358"/>
    <w:lvl w:ilvl="0">
      <w:start w:val="1"/>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1" w15:restartNumberingAfterBreak="0">
    <w:nsid w:val="018618B9"/>
    <w:multiLevelType w:val="multilevel"/>
    <w:tmpl w:val="3356DFEC"/>
    <w:lvl w:ilvl="0">
      <w:start w:val="1"/>
      <w:numFmt w:val="decimal"/>
      <w:lvlText w:val="%1."/>
      <w:lvlJc w:val="left"/>
      <w:rPr>
        <w:rFonts w:ascii="굴림" w:eastAsia="굴림" w:hAnsi="굴림"/>
        <w:color w:val="000000"/>
        <w:kern w:val="1"/>
        <w:sz w:val="20"/>
      </w:rPr>
    </w:lvl>
    <w:lvl w:ilvl="1">
      <w:start w:val="1"/>
      <w:numFmt w:val="upperLetter"/>
      <w:lvlText w:val="%2."/>
      <w:lvlJc w:val="left"/>
      <w:rPr>
        <w:rFonts w:ascii="굴림" w:eastAsia="굴림" w:hAnsi="굴림"/>
        <w:color w:val="000000"/>
        <w:kern w:val="1"/>
        <w:sz w:val="20"/>
      </w:rPr>
    </w:lvl>
    <w:lvl w:ilvl="2">
      <w:start w:val="1"/>
      <w:numFmt w:val="lowerRoman"/>
      <w:lvlText w:val="%3."/>
      <w:lvlJc w:val="right"/>
      <w:rPr>
        <w:rFonts w:ascii="굴림" w:eastAsia="굴림" w:hAnsi="굴림"/>
        <w:color w:val="000000"/>
        <w:kern w:val="1"/>
        <w:sz w:val="20"/>
      </w:rPr>
    </w:lvl>
    <w:lvl w:ilvl="3">
      <w:start w:val="1"/>
      <w:numFmt w:val="decimal"/>
      <w:lvlText w:val="%4."/>
      <w:lvlJc w:val="left"/>
      <w:rPr>
        <w:rFonts w:ascii="굴림" w:eastAsia="굴림" w:hAnsi="굴림"/>
        <w:color w:val="000000"/>
        <w:kern w:val="1"/>
        <w:sz w:val="20"/>
      </w:rPr>
    </w:lvl>
    <w:lvl w:ilvl="4">
      <w:start w:val="1"/>
      <w:numFmt w:val="upperLetter"/>
      <w:lvlText w:val="%5."/>
      <w:lvlJc w:val="left"/>
      <w:rPr>
        <w:rFonts w:ascii="굴림" w:eastAsia="굴림" w:hAnsi="굴림"/>
        <w:color w:val="000000"/>
        <w:kern w:val="1"/>
        <w:sz w:val="20"/>
      </w:rPr>
    </w:lvl>
    <w:lvl w:ilvl="5">
      <w:start w:val="1"/>
      <w:numFmt w:val="lowerRoman"/>
      <w:lvlText w:val="%6."/>
      <w:lvlJc w:val="right"/>
      <w:rPr>
        <w:rFonts w:ascii="굴림" w:eastAsia="굴림" w:hAnsi="굴림"/>
        <w:color w:val="000000"/>
        <w:kern w:val="1"/>
        <w:sz w:val="20"/>
      </w:rPr>
    </w:lvl>
    <w:lvl w:ilvl="6">
      <w:start w:val="1"/>
      <w:numFmt w:val="decimal"/>
      <w:lvlText w:val="%7."/>
      <w:lvlJc w:val="left"/>
      <w:rPr>
        <w:rFonts w:ascii="굴림" w:eastAsia="굴림" w:hAnsi="굴림"/>
        <w:color w:val="000000"/>
        <w:kern w:val="1"/>
        <w:sz w:val="20"/>
      </w:rPr>
    </w:lvl>
    <w:lvl w:ilvl="7">
      <w:numFmt w:val="decimal"/>
      <w:lvlText w:val=""/>
      <w:lvlJc w:val="left"/>
    </w:lvl>
    <w:lvl w:ilvl="8">
      <w:numFmt w:val="decimal"/>
      <w:lvlText w:val=""/>
      <w:lvlJc w:val="left"/>
    </w:lvl>
  </w:abstractNum>
  <w:abstractNum w:abstractNumId="2" w15:restartNumberingAfterBreak="0">
    <w:nsid w:val="02DB4139"/>
    <w:multiLevelType w:val="multilevel"/>
    <w:tmpl w:val="C4D25DB8"/>
    <w:lvl w:ilvl="0">
      <w:start w:val="1"/>
      <w:numFmt w:val="ganada"/>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3" w15:restartNumberingAfterBreak="0">
    <w:nsid w:val="06BC039B"/>
    <w:multiLevelType w:val="multilevel"/>
    <w:tmpl w:val="0B807D7E"/>
    <w:lvl w:ilvl="0">
      <w:start w:val="1"/>
      <w:numFmt w:val="decimalEnclosedCircle"/>
      <w:lvlText w:val="%1"/>
      <w:lvlJc w:val="left"/>
      <w:rPr>
        <w:rFonts w:ascii="한컴바탕" w:eastAsia="한컴바탕" w:hAnsi="한컴바탕"/>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4" w15:restartNumberingAfterBreak="0">
    <w:nsid w:val="070B5CB2"/>
    <w:multiLevelType w:val="multilevel"/>
    <w:tmpl w:val="B0CAB02E"/>
    <w:lvl w:ilvl="0">
      <w:start w:val="1"/>
      <w:numFmt w:val="decimal"/>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5" w15:restartNumberingAfterBreak="0">
    <w:nsid w:val="078E6FE6"/>
    <w:multiLevelType w:val="multilevel"/>
    <w:tmpl w:val="2C5051DA"/>
    <w:lvl w:ilvl="0">
      <w:start w:val="1"/>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6" w15:restartNumberingAfterBreak="0">
    <w:nsid w:val="0A6A2BF0"/>
    <w:multiLevelType w:val="multilevel"/>
    <w:tmpl w:val="BD781EB8"/>
    <w:lvl w:ilvl="0">
      <w:start w:val="1"/>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7" w15:restartNumberingAfterBreak="0">
    <w:nsid w:val="0B880D91"/>
    <w:multiLevelType w:val="multilevel"/>
    <w:tmpl w:val="54E2C09A"/>
    <w:lvl w:ilvl="0">
      <w:start w:val="1"/>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8" w15:restartNumberingAfterBreak="0">
    <w:nsid w:val="0E8A6736"/>
    <w:multiLevelType w:val="multilevel"/>
    <w:tmpl w:val="B0985AFE"/>
    <w:lvl w:ilvl="0">
      <w:start w:val="1"/>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9" w15:restartNumberingAfterBreak="0">
    <w:nsid w:val="0FFA19F8"/>
    <w:multiLevelType w:val="multilevel"/>
    <w:tmpl w:val="F44E0CA0"/>
    <w:lvl w:ilvl="0">
      <w:start w:val="1"/>
      <w:numFmt w:val="decimal"/>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10" w15:restartNumberingAfterBreak="0">
    <w:nsid w:val="10FC4ABD"/>
    <w:multiLevelType w:val="multilevel"/>
    <w:tmpl w:val="DE781AC4"/>
    <w:lvl w:ilvl="0">
      <w:start w:val="1"/>
      <w:numFmt w:val="decimalEnclosedCircle"/>
      <w:lvlText w:val="%1"/>
      <w:lvlJc w:val="left"/>
      <w:rPr>
        <w:rFonts w:ascii="굴림" w:eastAsia="굴림" w:hAnsi="굴림"/>
        <w:color w:val="000000"/>
        <w:sz w:val="20"/>
      </w:rPr>
    </w:lvl>
    <w:lvl w:ilvl="1">
      <w:start w:val="1"/>
      <w:numFmt w:val="decimal"/>
      <w:lvlText w:val="%2."/>
      <w:lvlJc w:val="left"/>
      <w:rPr>
        <w:rFonts w:ascii="굴림" w:eastAsia="굴림" w:hAnsi="굴림"/>
        <w:color w:val="000000"/>
        <w:sz w:val="20"/>
      </w:rPr>
    </w:lvl>
    <w:lvl w:ilvl="2">
      <w:start w:val="1"/>
      <w:numFmt w:val="decimal"/>
      <w:lvlText w:val="%3."/>
      <w:lvlJc w:val="lef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11" w15:restartNumberingAfterBreak="0">
    <w:nsid w:val="11F4650A"/>
    <w:multiLevelType w:val="multilevel"/>
    <w:tmpl w:val="E678430C"/>
    <w:lvl w:ilvl="0">
      <w:start w:val="1"/>
      <w:numFmt w:val="decimalEnclosedCircle"/>
      <w:lvlText w:val="%1"/>
      <w:lvlJc w:val="left"/>
      <w:rPr>
        <w:rFonts w:ascii="한컴바탕" w:eastAsia="한컴바탕" w:hAnsi="한컴바탕"/>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12" w15:restartNumberingAfterBreak="0">
    <w:nsid w:val="17EA13CF"/>
    <w:multiLevelType w:val="multilevel"/>
    <w:tmpl w:val="2C68215C"/>
    <w:lvl w:ilvl="0">
      <w:start w:val="1"/>
      <w:numFmt w:val="decimal"/>
      <w:lvlText w:val="%1."/>
      <w:lvlJc w:val="left"/>
      <w:rPr>
        <w:rFonts w:ascii="굴림" w:eastAsia="굴림" w:hAnsi="굴림"/>
        <w:color w:val="000000"/>
        <w:sz w:val="20"/>
      </w:rPr>
    </w:lvl>
    <w:lvl w:ilvl="1">
      <w:start w:val="1"/>
      <w:numFmt w:val="decimal"/>
      <w:lvlText w:val="%2."/>
      <w:lvlJc w:val="left"/>
      <w:rPr>
        <w:rFonts w:ascii="한컴바탕" w:eastAsia="한컴바탕" w:hAnsi="한컴바탕"/>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13" w15:restartNumberingAfterBreak="0">
    <w:nsid w:val="187212DA"/>
    <w:multiLevelType w:val="multilevel"/>
    <w:tmpl w:val="E0D49E96"/>
    <w:lvl w:ilvl="0">
      <w:start w:val="1"/>
      <w:numFmt w:val="decimalEnclosedCircle"/>
      <w:lvlText w:val="%1"/>
      <w:lvlJc w:val="left"/>
      <w:rPr>
        <w:rFonts w:ascii="한컴바탕" w:eastAsia="한컴바탕" w:hAnsi="한컴바탕"/>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14" w15:restartNumberingAfterBreak="0">
    <w:nsid w:val="1C8D0194"/>
    <w:multiLevelType w:val="multilevel"/>
    <w:tmpl w:val="5A76DC82"/>
    <w:lvl w:ilvl="0">
      <w:start w:val="1"/>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15" w15:restartNumberingAfterBreak="0">
    <w:nsid w:val="1E2B04CD"/>
    <w:multiLevelType w:val="multilevel"/>
    <w:tmpl w:val="CFC4402E"/>
    <w:lvl w:ilvl="0">
      <w:start w:val="1"/>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16" w15:restartNumberingAfterBreak="0">
    <w:nsid w:val="1E2E7106"/>
    <w:multiLevelType w:val="multilevel"/>
    <w:tmpl w:val="94B465AC"/>
    <w:lvl w:ilvl="0">
      <w:start w:val="1"/>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17" w15:restartNumberingAfterBreak="0">
    <w:nsid w:val="1EC649D8"/>
    <w:multiLevelType w:val="multilevel"/>
    <w:tmpl w:val="8BD6F69A"/>
    <w:lvl w:ilvl="0">
      <w:start w:val="1"/>
      <w:numFmt w:val="decimalEnclosedCircle"/>
      <w:lvlText w:val="%1"/>
      <w:lvlJc w:val="left"/>
      <w:rPr>
        <w:rFonts w:ascii="굴림" w:eastAsia="굴림" w:hAnsi="굴림"/>
        <w:color w:val="000000"/>
        <w:sz w:val="20"/>
      </w:rPr>
    </w:lvl>
    <w:lvl w:ilvl="1">
      <w:start w:val="1"/>
      <w:numFmt w:val="decimal"/>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18" w15:restartNumberingAfterBreak="0">
    <w:nsid w:val="21880A21"/>
    <w:multiLevelType w:val="multilevel"/>
    <w:tmpl w:val="94A05142"/>
    <w:lvl w:ilvl="0">
      <w:start w:val="1"/>
      <w:numFmt w:val="decimal"/>
      <w:lvlText w:val="%1."/>
      <w:lvlJc w:val="left"/>
      <w:rPr>
        <w:rFonts w:ascii="굴림" w:eastAsia="굴림" w:hAnsi="굴림"/>
        <w:color w:val="000000"/>
        <w:sz w:val="20"/>
      </w:rPr>
    </w:lvl>
    <w:lvl w:ilvl="1">
      <w:start w:val="1"/>
      <w:numFmt w:val="decimal"/>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19" w15:restartNumberingAfterBreak="0">
    <w:nsid w:val="21A74D90"/>
    <w:multiLevelType w:val="multilevel"/>
    <w:tmpl w:val="C33C5006"/>
    <w:lvl w:ilvl="0">
      <w:start w:val="1"/>
      <w:numFmt w:val="decimalEnclosedCircle"/>
      <w:pStyle w:val="1"/>
      <w:lvlText w:val="%1"/>
      <w:lvlJc w:val="left"/>
      <w:rPr>
        <w:rFonts w:ascii="한컴바탕" w:eastAsia="한컴바탕" w:hAnsi="한컴바탕"/>
        <w:color w:val="000000"/>
        <w:sz w:val="20"/>
      </w:rPr>
    </w:lvl>
    <w:lvl w:ilvl="1">
      <w:start w:val="1"/>
      <w:numFmt w:val="upperLetter"/>
      <w:lvlText w:val="%2."/>
      <w:lvlJc w:val="left"/>
    </w:lvl>
    <w:lvl w:ilvl="2">
      <w:start w:val="1"/>
      <w:numFmt w:val="lowerRoman"/>
      <w:lvlText w:val="%3."/>
      <w:lvlJc w:val="right"/>
    </w:lvl>
    <w:lvl w:ilvl="3">
      <w:start w:val="1"/>
      <w:numFmt w:val="decimal"/>
      <w:lvlText w:val="%4."/>
      <w:lvlJc w:val="left"/>
    </w:lvl>
    <w:lvl w:ilvl="4">
      <w:start w:val="1"/>
      <w:numFmt w:val="upperLetter"/>
      <w:lvlText w:val="%5."/>
      <w:lvlJc w:val="left"/>
    </w:lvl>
    <w:lvl w:ilvl="5">
      <w:start w:val="1"/>
      <w:numFmt w:val="lowerRoman"/>
      <w:lvlText w:val="%6."/>
      <w:lvlJc w:val="right"/>
    </w:lvl>
    <w:lvl w:ilvl="6">
      <w:start w:val="1"/>
      <w:numFmt w:val="decimal"/>
      <w:lvlText w:val="%7."/>
      <w:lvlJc w:val="left"/>
    </w:lvl>
    <w:lvl w:ilvl="7">
      <w:numFmt w:val="decimal"/>
      <w:lvlText w:val=""/>
      <w:lvlJc w:val="left"/>
    </w:lvl>
    <w:lvl w:ilvl="8">
      <w:numFmt w:val="decimal"/>
      <w:lvlText w:val=""/>
      <w:lvlJc w:val="left"/>
    </w:lvl>
  </w:abstractNum>
  <w:abstractNum w:abstractNumId="20" w15:restartNumberingAfterBreak="0">
    <w:nsid w:val="22961F0D"/>
    <w:multiLevelType w:val="multilevel"/>
    <w:tmpl w:val="E59C29B6"/>
    <w:lvl w:ilvl="0">
      <w:start w:val="1"/>
      <w:numFmt w:val="ganada"/>
      <w:lvlText w:val="%1)"/>
      <w:lvlJc w:val="left"/>
      <w:rPr>
        <w:rFonts w:ascii="굴림" w:eastAsia="굴림" w:hAnsi="굴림"/>
        <w:color w:val="000000"/>
        <w:sz w:val="20"/>
      </w:rPr>
    </w:lvl>
    <w:lvl w:ilvl="1">
      <w:start w:val="1"/>
      <w:numFmt w:val="decimal"/>
      <w:lvlText w:val="%2."/>
      <w:lvlJc w:val="left"/>
      <w:rPr>
        <w:rFonts w:ascii="굴림" w:eastAsia="굴림" w:hAnsi="굴림"/>
        <w:color w:val="000000"/>
        <w:sz w:val="20"/>
      </w:rPr>
    </w:lvl>
    <w:lvl w:ilvl="2">
      <w:start w:val="1"/>
      <w:numFmt w:val="decimalEnclosedCircle"/>
      <w:lvlText w:val="%3"/>
      <w:lvlJc w:val="left"/>
      <w:rPr>
        <w:rFonts w:ascii="한컴바탕" w:eastAsia="한컴바탕" w:hAnsi="한컴바탕"/>
        <w:color w:val="000000"/>
        <w:sz w:val="20"/>
      </w:rPr>
    </w:lvl>
    <w:lvl w:ilvl="3">
      <w:start w:val="1"/>
      <w:numFmt w:val="decimal"/>
      <w:lvlText w:val="-"/>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21" w15:restartNumberingAfterBreak="0">
    <w:nsid w:val="22A67DB1"/>
    <w:multiLevelType w:val="multilevel"/>
    <w:tmpl w:val="71E82EC8"/>
    <w:lvl w:ilvl="0">
      <w:start w:val="1"/>
      <w:numFmt w:val="decimal"/>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22" w15:restartNumberingAfterBreak="0">
    <w:nsid w:val="25991785"/>
    <w:multiLevelType w:val="multilevel"/>
    <w:tmpl w:val="FBBCE7BA"/>
    <w:lvl w:ilvl="0">
      <w:start w:val="1"/>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23" w15:restartNumberingAfterBreak="0">
    <w:nsid w:val="26C75254"/>
    <w:multiLevelType w:val="multilevel"/>
    <w:tmpl w:val="4720F772"/>
    <w:lvl w:ilvl="0">
      <w:start w:val="1"/>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24" w15:restartNumberingAfterBreak="0">
    <w:nsid w:val="2CFD171F"/>
    <w:multiLevelType w:val="multilevel"/>
    <w:tmpl w:val="9076A99C"/>
    <w:lvl w:ilvl="0">
      <w:start w:val="1"/>
      <w:numFmt w:val="decimalEnclosedCircle"/>
      <w:lvlText w:val="%1"/>
      <w:lvlJc w:val="left"/>
      <w:rPr>
        <w:rFonts w:ascii="굴림" w:eastAsia="굴림" w:hAnsi="굴림"/>
        <w:color w:val="000000"/>
        <w:sz w:val="20"/>
      </w:rPr>
    </w:lvl>
    <w:lvl w:ilvl="1">
      <w:start w:val="1"/>
      <w:numFmt w:val="decimal"/>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25" w15:restartNumberingAfterBreak="0">
    <w:nsid w:val="2DC80D15"/>
    <w:multiLevelType w:val="multilevel"/>
    <w:tmpl w:val="19B6BD64"/>
    <w:lvl w:ilvl="0">
      <w:start w:val="1"/>
      <w:numFmt w:val="decimalEnclosedCircle"/>
      <w:lvlText w:val="%1"/>
      <w:lvlJc w:val="left"/>
      <w:rPr>
        <w:rFonts w:ascii="굴림" w:eastAsia="굴림" w:hAnsi="굴림"/>
        <w:color w:val="000000"/>
        <w:sz w:val="20"/>
      </w:rPr>
    </w:lvl>
    <w:lvl w:ilvl="1">
      <w:start w:val="1"/>
      <w:numFmt w:val="decimal"/>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26" w15:restartNumberingAfterBreak="0">
    <w:nsid w:val="317F1CE0"/>
    <w:multiLevelType w:val="multilevel"/>
    <w:tmpl w:val="E4D8D668"/>
    <w:lvl w:ilvl="0">
      <w:start w:val="1"/>
      <w:numFmt w:val="decimal"/>
      <w:lvlText w:val="%1."/>
      <w:lvlJc w:val="left"/>
      <w:rPr>
        <w:rFonts w:ascii="굴림" w:eastAsia="굴림" w:hAnsi="굴림"/>
        <w:color w:val="000000"/>
        <w:sz w:val="20"/>
      </w:rPr>
    </w:lvl>
    <w:lvl w:ilvl="1">
      <w:start w:val="1"/>
      <w:numFmt w:val="upperRoman"/>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27" w15:restartNumberingAfterBreak="0">
    <w:nsid w:val="32505A2E"/>
    <w:multiLevelType w:val="multilevel"/>
    <w:tmpl w:val="D3E81C52"/>
    <w:lvl w:ilvl="0">
      <w:start w:val="1"/>
      <w:numFmt w:val="decimal"/>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28" w15:restartNumberingAfterBreak="0">
    <w:nsid w:val="336857DB"/>
    <w:multiLevelType w:val="multilevel"/>
    <w:tmpl w:val="475ADEE0"/>
    <w:lvl w:ilvl="0">
      <w:start w:val="1"/>
      <w:numFmt w:val="decimalEnclosedCircle"/>
      <w:lvlText w:val="%1"/>
      <w:lvlJc w:val="left"/>
      <w:rPr>
        <w:rFonts w:ascii="굴림" w:eastAsia="굴림" w:hAnsi="굴림"/>
        <w:color w:val="000000"/>
        <w:sz w:val="20"/>
      </w:rPr>
    </w:lvl>
    <w:lvl w:ilvl="1">
      <w:start w:val="1"/>
      <w:numFmt w:val="decimal"/>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29" w15:restartNumberingAfterBreak="0">
    <w:nsid w:val="345B5674"/>
    <w:multiLevelType w:val="multilevel"/>
    <w:tmpl w:val="870E895A"/>
    <w:lvl w:ilvl="0">
      <w:start w:val="1"/>
      <w:numFmt w:val="decimalEnclosedCircle"/>
      <w:lvlText w:val="%1"/>
      <w:lvlJc w:val="left"/>
      <w:rPr>
        <w:rFonts w:ascii="굴림" w:eastAsia="굴림" w:hAnsi="굴림"/>
        <w:color w:val="000000"/>
        <w:sz w:val="20"/>
      </w:rPr>
    </w:lvl>
    <w:lvl w:ilvl="1">
      <w:start w:val="1"/>
      <w:numFmt w:val="decimal"/>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30" w15:restartNumberingAfterBreak="0">
    <w:nsid w:val="347F212C"/>
    <w:multiLevelType w:val="multilevel"/>
    <w:tmpl w:val="873C6804"/>
    <w:lvl w:ilvl="0">
      <w:start w:val="1"/>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31" w15:restartNumberingAfterBreak="0">
    <w:nsid w:val="349E607F"/>
    <w:multiLevelType w:val="multilevel"/>
    <w:tmpl w:val="8526A06C"/>
    <w:lvl w:ilvl="0">
      <w:start w:val="1"/>
      <w:numFmt w:val="decimalEnclosedCircle"/>
      <w:lvlText w:val="%1"/>
      <w:lvlJc w:val="left"/>
      <w:rPr>
        <w:rFonts w:ascii="굴림" w:eastAsia="굴림" w:hAnsi="굴림"/>
        <w:color w:val="000000"/>
        <w:sz w:val="20"/>
      </w:rPr>
    </w:lvl>
    <w:lvl w:ilvl="1">
      <w:start w:val="1"/>
      <w:numFmt w:val="decimal"/>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32" w15:restartNumberingAfterBreak="0">
    <w:nsid w:val="3517670F"/>
    <w:multiLevelType w:val="multilevel"/>
    <w:tmpl w:val="E2E87492"/>
    <w:lvl w:ilvl="0">
      <w:start w:val="1"/>
      <w:numFmt w:val="decimalEnclosedCircle"/>
      <w:lvlText w:val="%1"/>
      <w:lvlJc w:val="left"/>
      <w:rPr>
        <w:rFonts w:ascii="한컴바탕" w:eastAsia="한컴바탕" w:hAnsi="한컴바탕"/>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33" w15:restartNumberingAfterBreak="0">
    <w:nsid w:val="35320A48"/>
    <w:multiLevelType w:val="multilevel"/>
    <w:tmpl w:val="4A04002A"/>
    <w:lvl w:ilvl="0">
      <w:start w:val="1"/>
      <w:numFmt w:val="decimal"/>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ganada"/>
      <w:lvlText w:val="%3)"/>
      <w:lvlJc w:val="left"/>
      <w:rPr>
        <w:rFonts w:ascii="굴림" w:eastAsia="굴림" w:hAnsi="굴림"/>
        <w:color w:val="000000"/>
        <w:sz w:val="20"/>
      </w:rPr>
    </w:lvl>
    <w:lvl w:ilvl="3">
      <w:start w:val="1"/>
      <w:numFmt w:val="decimalEnclosedCircle"/>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34" w15:restartNumberingAfterBreak="0">
    <w:nsid w:val="37B25A16"/>
    <w:multiLevelType w:val="multilevel"/>
    <w:tmpl w:val="9DB6C37E"/>
    <w:lvl w:ilvl="0">
      <w:start w:val="1"/>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35" w15:restartNumberingAfterBreak="0">
    <w:nsid w:val="3B9D369B"/>
    <w:multiLevelType w:val="hybridMultilevel"/>
    <w:tmpl w:val="080E3D18"/>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3D8A1972"/>
    <w:multiLevelType w:val="multilevel"/>
    <w:tmpl w:val="C19872DC"/>
    <w:lvl w:ilvl="0">
      <w:start w:val="1"/>
      <w:numFmt w:val="decimalEnclosedCircle"/>
      <w:lvlText w:val="%1"/>
      <w:lvlJc w:val="left"/>
      <w:rPr>
        <w:rFonts w:ascii="굴림" w:eastAsia="굴림" w:hAnsi="굴림"/>
        <w:color w:val="000000"/>
        <w:sz w:val="20"/>
      </w:rPr>
    </w:lvl>
    <w:lvl w:ilvl="1">
      <w:start w:val="1"/>
      <w:numFmt w:val="decimal"/>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37" w15:restartNumberingAfterBreak="0">
    <w:nsid w:val="3D9714C6"/>
    <w:multiLevelType w:val="multilevel"/>
    <w:tmpl w:val="2EA862D4"/>
    <w:lvl w:ilvl="0">
      <w:start w:val="1"/>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38" w15:restartNumberingAfterBreak="0">
    <w:nsid w:val="472D5F60"/>
    <w:multiLevelType w:val="multilevel"/>
    <w:tmpl w:val="6B6ECD52"/>
    <w:lvl w:ilvl="0">
      <w:start w:val="1"/>
      <w:numFmt w:val="decimal"/>
      <w:lvlText w:val="%1."/>
      <w:lvlJc w:val="left"/>
      <w:rPr>
        <w:rFonts w:ascii="굴림" w:eastAsia="굴림" w:hAnsi="굴림"/>
        <w:color w:val="000000"/>
        <w:sz w:val="24"/>
      </w:rPr>
    </w:lvl>
    <w:lvl w:ilvl="1">
      <w:start w:val="1"/>
      <w:numFmt w:val="decimal"/>
      <w:lvlText w:val="%2."/>
      <w:lvlJc w:val="left"/>
      <w:rPr>
        <w:rFonts w:ascii="한컴바탕" w:eastAsia="한컴바탕" w:hAnsi="한컴바탕"/>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39" w15:restartNumberingAfterBreak="0">
    <w:nsid w:val="4A15474B"/>
    <w:multiLevelType w:val="multilevel"/>
    <w:tmpl w:val="7DF49854"/>
    <w:lvl w:ilvl="0">
      <w:start w:val="1"/>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40" w15:restartNumberingAfterBreak="0">
    <w:nsid w:val="4A402E05"/>
    <w:multiLevelType w:val="multilevel"/>
    <w:tmpl w:val="52980580"/>
    <w:lvl w:ilvl="0">
      <w:start w:val="1"/>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41" w15:restartNumberingAfterBreak="0">
    <w:nsid w:val="50E52A14"/>
    <w:multiLevelType w:val="multilevel"/>
    <w:tmpl w:val="E0D49E96"/>
    <w:lvl w:ilvl="0">
      <w:start w:val="1"/>
      <w:numFmt w:val="decimalEnclosedCircle"/>
      <w:lvlText w:val="%1"/>
      <w:lvlJc w:val="left"/>
      <w:rPr>
        <w:rFonts w:ascii="한컴바탕" w:eastAsia="한컴바탕" w:hAnsi="한컴바탕"/>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42" w15:restartNumberingAfterBreak="0">
    <w:nsid w:val="578843D0"/>
    <w:multiLevelType w:val="multilevel"/>
    <w:tmpl w:val="8BD6F69A"/>
    <w:lvl w:ilvl="0">
      <w:start w:val="1"/>
      <w:numFmt w:val="decimalEnclosedCircle"/>
      <w:lvlText w:val="%1"/>
      <w:lvlJc w:val="left"/>
      <w:rPr>
        <w:rFonts w:ascii="굴림" w:eastAsia="굴림" w:hAnsi="굴림"/>
        <w:color w:val="000000"/>
        <w:sz w:val="20"/>
      </w:rPr>
    </w:lvl>
    <w:lvl w:ilvl="1">
      <w:start w:val="1"/>
      <w:numFmt w:val="decimal"/>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43" w15:restartNumberingAfterBreak="0">
    <w:nsid w:val="57BA4EE2"/>
    <w:multiLevelType w:val="multilevel"/>
    <w:tmpl w:val="D20A660C"/>
    <w:lvl w:ilvl="0">
      <w:start w:val="1"/>
      <w:numFmt w:val="decimal"/>
      <w:pStyle w:val="2"/>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numFmt w:val="decimal"/>
      <w:lvlText w:val=""/>
      <w:lvlJc w:val="left"/>
    </w:lvl>
    <w:lvl w:ilvl="8">
      <w:numFmt w:val="decimal"/>
      <w:lvlText w:val=""/>
      <w:lvlJc w:val="left"/>
    </w:lvl>
  </w:abstractNum>
  <w:abstractNum w:abstractNumId="44" w15:restartNumberingAfterBreak="0">
    <w:nsid w:val="59D17E07"/>
    <w:multiLevelType w:val="multilevel"/>
    <w:tmpl w:val="379A9634"/>
    <w:lvl w:ilvl="0">
      <w:start w:val="1"/>
      <w:numFmt w:val="decimalEnclosedCircle"/>
      <w:lvlText w:val="%1"/>
      <w:lvlJc w:val="left"/>
      <w:rPr>
        <w:rFonts w:ascii="굴림" w:eastAsia="굴림" w:hAnsi="굴림"/>
        <w:color w:val="000000"/>
        <w:sz w:val="20"/>
      </w:rPr>
    </w:lvl>
    <w:lvl w:ilvl="1">
      <w:start w:val="1"/>
      <w:numFmt w:val="decimal"/>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45" w15:restartNumberingAfterBreak="0">
    <w:nsid w:val="5C9F18F5"/>
    <w:multiLevelType w:val="multilevel"/>
    <w:tmpl w:val="6A88745A"/>
    <w:lvl w:ilvl="0">
      <w:start w:val="1"/>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46" w15:restartNumberingAfterBreak="0">
    <w:nsid w:val="5DEC6867"/>
    <w:multiLevelType w:val="multilevel"/>
    <w:tmpl w:val="292615B4"/>
    <w:lvl w:ilvl="0">
      <w:start w:val="1"/>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47" w15:restartNumberingAfterBreak="0">
    <w:nsid w:val="61AD6A4E"/>
    <w:multiLevelType w:val="multilevel"/>
    <w:tmpl w:val="FD08A05A"/>
    <w:lvl w:ilvl="0">
      <w:start w:val="1"/>
      <w:numFmt w:val="decimalEnclosedCircle"/>
      <w:lvlText w:val="%1"/>
      <w:lvlJc w:val="left"/>
      <w:rPr>
        <w:rFonts w:ascii="굴림체" w:eastAsia="굴림체" w:hAnsi="굴림체"/>
        <w:color w:val="000000"/>
        <w:sz w:val="20"/>
      </w:rPr>
    </w:lvl>
    <w:lvl w:ilvl="1">
      <w:start w:val="1"/>
      <w:numFmt w:val="upperLetter"/>
      <w:lvlText w:val="%2."/>
      <w:lvlJc w:val="left"/>
      <w:rPr>
        <w:rFonts w:ascii="굴림체" w:eastAsia="굴림체" w:hAnsi="굴림체"/>
        <w:color w:val="000000"/>
        <w:sz w:val="20"/>
      </w:rPr>
    </w:lvl>
    <w:lvl w:ilvl="2">
      <w:start w:val="1"/>
      <w:numFmt w:val="lowerRoman"/>
      <w:lvlText w:val="%3."/>
      <w:lvlJc w:val="right"/>
      <w:rPr>
        <w:rFonts w:ascii="굴림체" w:eastAsia="굴림체" w:hAnsi="굴림체"/>
        <w:color w:val="000000"/>
        <w:sz w:val="20"/>
      </w:rPr>
    </w:lvl>
    <w:lvl w:ilvl="3">
      <w:start w:val="1"/>
      <w:numFmt w:val="decimal"/>
      <w:lvlText w:val="%4."/>
      <w:lvlJc w:val="left"/>
      <w:rPr>
        <w:rFonts w:ascii="굴림체" w:eastAsia="굴림체" w:hAnsi="굴림체"/>
        <w:color w:val="000000"/>
        <w:sz w:val="20"/>
      </w:rPr>
    </w:lvl>
    <w:lvl w:ilvl="4">
      <w:start w:val="1"/>
      <w:numFmt w:val="upperLetter"/>
      <w:lvlText w:val="%5."/>
      <w:lvlJc w:val="left"/>
      <w:rPr>
        <w:rFonts w:ascii="굴림체" w:eastAsia="굴림체" w:hAnsi="굴림체"/>
        <w:color w:val="000000"/>
        <w:sz w:val="20"/>
      </w:rPr>
    </w:lvl>
    <w:lvl w:ilvl="5">
      <w:start w:val="1"/>
      <w:numFmt w:val="lowerRoman"/>
      <w:lvlText w:val="%6."/>
      <w:lvlJc w:val="right"/>
      <w:rPr>
        <w:rFonts w:ascii="굴림체" w:eastAsia="굴림체" w:hAnsi="굴림체"/>
        <w:color w:val="000000"/>
        <w:sz w:val="20"/>
      </w:rPr>
    </w:lvl>
    <w:lvl w:ilvl="6">
      <w:start w:val="1"/>
      <w:numFmt w:val="decimal"/>
      <w:lvlText w:val="%7."/>
      <w:lvlJc w:val="left"/>
      <w:rPr>
        <w:rFonts w:ascii="굴림체" w:eastAsia="굴림체" w:hAnsi="굴림체"/>
        <w:color w:val="000000"/>
        <w:sz w:val="20"/>
      </w:rPr>
    </w:lvl>
    <w:lvl w:ilvl="7">
      <w:numFmt w:val="decimal"/>
      <w:lvlText w:val=""/>
      <w:lvlJc w:val="left"/>
    </w:lvl>
    <w:lvl w:ilvl="8">
      <w:numFmt w:val="decimal"/>
      <w:lvlText w:val=""/>
      <w:lvlJc w:val="left"/>
    </w:lvl>
  </w:abstractNum>
  <w:abstractNum w:abstractNumId="48" w15:restartNumberingAfterBreak="0">
    <w:nsid w:val="64B11657"/>
    <w:multiLevelType w:val="multilevel"/>
    <w:tmpl w:val="543614A2"/>
    <w:lvl w:ilvl="0">
      <w:start w:val="1"/>
      <w:numFmt w:val="decimal"/>
      <w:lvlText w:val="%1."/>
      <w:lvlJc w:val="left"/>
      <w:rPr>
        <w:rFonts w:ascii="굴림" w:eastAsia="굴림" w:hAnsi="굴림"/>
        <w:color w:val="000000"/>
        <w:sz w:val="20"/>
      </w:rPr>
    </w:lvl>
    <w:lvl w:ilvl="1">
      <w:start w:val="1"/>
      <w:numFmt w:val="decimal"/>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49" w15:restartNumberingAfterBreak="0">
    <w:nsid w:val="657345A4"/>
    <w:multiLevelType w:val="multilevel"/>
    <w:tmpl w:val="D780D434"/>
    <w:lvl w:ilvl="0">
      <w:start w:val="1"/>
      <w:numFmt w:val="decimalEnclosedCircle"/>
      <w:lvlText w:val="%1"/>
      <w:lvlJc w:val="left"/>
      <w:rPr>
        <w:rFonts w:ascii="굴림" w:eastAsia="굴림" w:hAnsi="굴림"/>
        <w:color w:val="000000"/>
        <w:spacing w:val="-2"/>
        <w:sz w:val="20"/>
      </w:rPr>
    </w:lvl>
    <w:lvl w:ilvl="1">
      <w:start w:val="1"/>
      <w:numFmt w:val="decimal"/>
      <w:lvlText w:val="%2."/>
      <w:lvlJc w:val="left"/>
      <w:rPr>
        <w:rFonts w:ascii="굴림" w:eastAsia="굴림" w:hAnsi="굴림"/>
        <w:color w:val="000000"/>
        <w:spacing w:val="-2"/>
        <w:sz w:val="20"/>
      </w:rPr>
    </w:lvl>
    <w:lvl w:ilvl="2">
      <w:start w:val="1"/>
      <w:numFmt w:val="lowerRoman"/>
      <w:lvlText w:val="%3."/>
      <w:lvlJc w:val="right"/>
      <w:rPr>
        <w:rFonts w:ascii="굴림" w:eastAsia="굴림" w:hAnsi="굴림"/>
        <w:color w:val="000000"/>
        <w:spacing w:val="-2"/>
        <w:sz w:val="20"/>
      </w:rPr>
    </w:lvl>
    <w:lvl w:ilvl="3">
      <w:start w:val="1"/>
      <w:numFmt w:val="decimal"/>
      <w:lvlText w:val="%4."/>
      <w:lvlJc w:val="left"/>
      <w:rPr>
        <w:rFonts w:ascii="굴림" w:eastAsia="굴림" w:hAnsi="굴림"/>
        <w:color w:val="000000"/>
        <w:spacing w:val="-2"/>
        <w:sz w:val="20"/>
      </w:rPr>
    </w:lvl>
    <w:lvl w:ilvl="4">
      <w:start w:val="1"/>
      <w:numFmt w:val="upperLetter"/>
      <w:lvlText w:val="%5."/>
      <w:lvlJc w:val="left"/>
      <w:rPr>
        <w:rFonts w:ascii="굴림" w:eastAsia="굴림" w:hAnsi="굴림"/>
        <w:color w:val="000000"/>
        <w:spacing w:val="-2"/>
        <w:sz w:val="20"/>
      </w:rPr>
    </w:lvl>
    <w:lvl w:ilvl="5">
      <w:start w:val="1"/>
      <w:numFmt w:val="lowerRoman"/>
      <w:lvlText w:val="%6."/>
      <w:lvlJc w:val="right"/>
      <w:rPr>
        <w:rFonts w:ascii="굴림" w:eastAsia="굴림" w:hAnsi="굴림"/>
        <w:color w:val="000000"/>
        <w:spacing w:val="-2"/>
        <w:sz w:val="20"/>
      </w:rPr>
    </w:lvl>
    <w:lvl w:ilvl="6">
      <w:start w:val="1"/>
      <w:numFmt w:val="decimal"/>
      <w:lvlText w:val="%7."/>
      <w:lvlJc w:val="left"/>
      <w:rPr>
        <w:rFonts w:ascii="굴림" w:eastAsia="굴림" w:hAnsi="굴림"/>
        <w:color w:val="000000"/>
        <w:spacing w:val="-2"/>
        <w:sz w:val="20"/>
      </w:rPr>
    </w:lvl>
    <w:lvl w:ilvl="7">
      <w:numFmt w:val="decimal"/>
      <w:lvlText w:val=""/>
      <w:lvlJc w:val="left"/>
    </w:lvl>
    <w:lvl w:ilvl="8">
      <w:numFmt w:val="decimal"/>
      <w:lvlText w:val=""/>
      <w:lvlJc w:val="left"/>
    </w:lvl>
  </w:abstractNum>
  <w:abstractNum w:abstractNumId="50" w15:restartNumberingAfterBreak="0">
    <w:nsid w:val="67D652FB"/>
    <w:multiLevelType w:val="multilevel"/>
    <w:tmpl w:val="5E3A551A"/>
    <w:lvl w:ilvl="0">
      <w:start w:val="1"/>
      <w:numFmt w:val="decimal"/>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decimal"/>
      <w:lvlText w:val="%3."/>
      <w:lvlJc w:val="lef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51" w15:restartNumberingAfterBreak="0">
    <w:nsid w:val="6E1311CF"/>
    <w:multiLevelType w:val="multilevel"/>
    <w:tmpl w:val="D670047C"/>
    <w:lvl w:ilvl="0">
      <w:start w:val="1"/>
      <w:numFmt w:val="decimalEnclosedCircle"/>
      <w:lvlText w:val="%1"/>
      <w:lvlJc w:val="left"/>
      <w:rPr>
        <w:rFonts w:ascii="굴림" w:eastAsia="굴림" w:hAnsi="굴림"/>
        <w:b/>
        <w:color w:val="000000"/>
        <w:sz w:val="20"/>
      </w:rPr>
    </w:lvl>
    <w:lvl w:ilvl="1">
      <w:start w:val="1"/>
      <w:numFmt w:val="decimal"/>
      <w:lvlText w:val="%2."/>
      <w:lvlJc w:val="left"/>
      <w:rPr>
        <w:rFonts w:ascii="한컴바탕" w:eastAsia="한컴바탕" w:hAnsi="한컴바탕"/>
        <w:b/>
        <w:color w:val="000000"/>
        <w:sz w:val="20"/>
      </w:rPr>
    </w:lvl>
    <w:lvl w:ilvl="2">
      <w:start w:val="1"/>
      <w:numFmt w:val="lowerRoman"/>
      <w:lvlText w:val="%3."/>
      <w:lvlJc w:val="right"/>
      <w:rPr>
        <w:rFonts w:ascii="굴림" w:eastAsia="굴림" w:hAnsi="굴림"/>
        <w:b/>
        <w:color w:val="000000"/>
        <w:sz w:val="20"/>
      </w:rPr>
    </w:lvl>
    <w:lvl w:ilvl="3">
      <w:start w:val="1"/>
      <w:numFmt w:val="decimal"/>
      <w:lvlText w:val="%4."/>
      <w:lvlJc w:val="left"/>
      <w:rPr>
        <w:rFonts w:ascii="굴림" w:eastAsia="굴림" w:hAnsi="굴림"/>
        <w:b/>
        <w:color w:val="000000"/>
        <w:sz w:val="20"/>
      </w:rPr>
    </w:lvl>
    <w:lvl w:ilvl="4">
      <w:start w:val="1"/>
      <w:numFmt w:val="upperLetter"/>
      <w:lvlText w:val="%5."/>
      <w:lvlJc w:val="left"/>
      <w:rPr>
        <w:rFonts w:ascii="굴림" w:eastAsia="굴림" w:hAnsi="굴림"/>
        <w:b/>
        <w:color w:val="000000"/>
        <w:sz w:val="20"/>
      </w:rPr>
    </w:lvl>
    <w:lvl w:ilvl="5">
      <w:start w:val="1"/>
      <w:numFmt w:val="lowerRoman"/>
      <w:lvlText w:val="%6."/>
      <w:lvlJc w:val="right"/>
      <w:rPr>
        <w:rFonts w:ascii="굴림" w:eastAsia="굴림" w:hAnsi="굴림"/>
        <w:b/>
        <w:color w:val="000000"/>
        <w:sz w:val="20"/>
      </w:rPr>
    </w:lvl>
    <w:lvl w:ilvl="6">
      <w:start w:val="1"/>
      <w:numFmt w:val="decimal"/>
      <w:lvlText w:val="%7."/>
      <w:lvlJc w:val="left"/>
      <w:rPr>
        <w:rFonts w:ascii="굴림" w:eastAsia="굴림" w:hAnsi="굴림"/>
        <w:b/>
        <w:color w:val="000000"/>
        <w:sz w:val="20"/>
      </w:rPr>
    </w:lvl>
    <w:lvl w:ilvl="7">
      <w:numFmt w:val="decimal"/>
      <w:lvlText w:val=""/>
      <w:lvlJc w:val="left"/>
    </w:lvl>
    <w:lvl w:ilvl="8">
      <w:numFmt w:val="decimal"/>
      <w:lvlText w:val=""/>
      <w:lvlJc w:val="left"/>
    </w:lvl>
  </w:abstractNum>
  <w:abstractNum w:abstractNumId="52" w15:restartNumberingAfterBreak="0">
    <w:nsid w:val="6E8940D7"/>
    <w:multiLevelType w:val="multilevel"/>
    <w:tmpl w:val="870E895A"/>
    <w:lvl w:ilvl="0">
      <w:start w:val="1"/>
      <w:numFmt w:val="decimalEnclosedCircle"/>
      <w:lvlText w:val="%1"/>
      <w:lvlJc w:val="left"/>
      <w:rPr>
        <w:rFonts w:ascii="굴림" w:eastAsia="굴림" w:hAnsi="굴림"/>
        <w:color w:val="000000"/>
        <w:sz w:val="20"/>
      </w:rPr>
    </w:lvl>
    <w:lvl w:ilvl="1">
      <w:start w:val="1"/>
      <w:numFmt w:val="decimal"/>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53" w15:restartNumberingAfterBreak="0">
    <w:nsid w:val="78080BE1"/>
    <w:multiLevelType w:val="multilevel"/>
    <w:tmpl w:val="B9A20DFA"/>
    <w:lvl w:ilvl="0">
      <w:start w:val="1"/>
      <w:numFmt w:val="decimalEnclosedCircle"/>
      <w:lvlText w:val="%1"/>
      <w:lvlJc w:val="left"/>
      <w:rPr>
        <w:rFonts w:ascii="굴림" w:eastAsia="굴림" w:hAnsi="굴림"/>
        <w:color w:val="000000"/>
        <w:sz w:val="20"/>
      </w:rPr>
    </w:lvl>
    <w:lvl w:ilvl="1">
      <w:start w:val="1"/>
      <w:numFmt w:val="decimal"/>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abstractNum w:abstractNumId="54" w15:restartNumberingAfterBreak="0">
    <w:nsid w:val="7C81473C"/>
    <w:multiLevelType w:val="multilevel"/>
    <w:tmpl w:val="0292E606"/>
    <w:lvl w:ilvl="0">
      <w:start w:val="4"/>
      <w:numFmt w:val="decimalEnclosedCircle"/>
      <w:lvlText w:val="%1"/>
      <w:lvlJc w:val="left"/>
      <w:rPr>
        <w:rFonts w:ascii="굴림" w:eastAsia="굴림" w:hAnsi="굴림"/>
        <w:color w:val="000000"/>
        <w:sz w:val="20"/>
      </w:rPr>
    </w:lvl>
    <w:lvl w:ilvl="1">
      <w:start w:val="1"/>
      <w:numFmt w:val="upperLetter"/>
      <w:lvlText w:val="%2."/>
      <w:lvlJc w:val="left"/>
      <w:rPr>
        <w:rFonts w:ascii="굴림" w:eastAsia="굴림" w:hAnsi="굴림"/>
        <w:color w:val="000000"/>
        <w:sz w:val="20"/>
      </w:rPr>
    </w:lvl>
    <w:lvl w:ilvl="2">
      <w:start w:val="1"/>
      <w:numFmt w:val="lowerRoman"/>
      <w:lvlText w:val="%3."/>
      <w:lvlJc w:val="right"/>
      <w:rPr>
        <w:rFonts w:ascii="굴림" w:eastAsia="굴림" w:hAnsi="굴림"/>
        <w:color w:val="000000"/>
        <w:sz w:val="20"/>
      </w:rPr>
    </w:lvl>
    <w:lvl w:ilvl="3">
      <w:start w:val="1"/>
      <w:numFmt w:val="decimal"/>
      <w:lvlText w:val="%4."/>
      <w:lvlJc w:val="left"/>
      <w:rPr>
        <w:rFonts w:ascii="굴림" w:eastAsia="굴림" w:hAnsi="굴림"/>
        <w:color w:val="000000"/>
        <w:sz w:val="20"/>
      </w:rPr>
    </w:lvl>
    <w:lvl w:ilvl="4">
      <w:start w:val="1"/>
      <w:numFmt w:val="upperLetter"/>
      <w:lvlText w:val="%5."/>
      <w:lvlJc w:val="left"/>
      <w:rPr>
        <w:rFonts w:ascii="굴림" w:eastAsia="굴림" w:hAnsi="굴림"/>
        <w:color w:val="000000"/>
        <w:sz w:val="20"/>
      </w:rPr>
    </w:lvl>
    <w:lvl w:ilvl="5">
      <w:start w:val="1"/>
      <w:numFmt w:val="lowerRoman"/>
      <w:lvlText w:val="%6."/>
      <w:lvlJc w:val="right"/>
      <w:rPr>
        <w:rFonts w:ascii="굴림" w:eastAsia="굴림" w:hAnsi="굴림"/>
        <w:color w:val="000000"/>
        <w:sz w:val="20"/>
      </w:rPr>
    </w:lvl>
    <w:lvl w:ilvl="6">
      <w:start w:val="1"/>
      <w:numFmt w:val="decimal"/>
      <w:lvlText w:val="%7."/>
      <w:lvlJc w:val="left"/>
      <w:rPr>
        <w:rFonts w:ascii="굴림" w:eastAsia="굴림" w:hAnsi="굴림"/>
        <w:color w:val="000000"/>
        <w:sz w:val="20"/>
      </w:rPr>
    </w:lvl>
    <w:lvl w:ilvl="7">
      <w:numFmt w:val="decimal"/>
      <w:lvlText w:val=""/>
      <w:lvlJc w:val="left"/>
    </w:lvl>
    <w:lvl w:ilvl="8">
      <w:numFmt w:val="decimal"/>
      <w:lvlText w:val=""/>
      <w:lvlJc w:val="left"/>
    </w:lvl>
  </w:abstractNum>
  <w:num w:numId="1">
    <w:abstractNumId w:val="28"/>
  </w:num>
  <w:num w:numId="2">
    <w:abstractNumId w:val="10"/>
  </w:num>
  <w:num w:numId="3">
    <w:abstractNumId w:val="45"/>
  </w:num>
  <w:num w:numId="4">
    <w:abstractNumId w:val="50"/>
  </w:num>
  <w:num w:numId="5">
    <w:abstractNumId w:val="47"/>
  </w:num>
  <w:num w:numId="6">
    <w:abstractNumId w:val="18"/>
  </w:num>
  <w:num w:numId="7">
    <w:abstractNumId w:val="16"/>
  </w:num>
  <w:num w:numId="8">
    <w:abstractNumId w:val="30"/>
  </w:num>
  <w:num w:numId="9">
    <w:abstractNumId w:val="0"/>
  </w:num>
  <w:num w:numId="10">
    <w:abstractNumId w:val="40"/>
  </w:num>
  <w:num w:numId="11">
    <w:abstractNumId w:val="9"/>
  </w:num>
  <w:num w:numId="12">
    <w:abstractNumId w:val="20"/>
  </w:num>
  <w:num w:numId="13">
    <w:abstractNumId w:val="26"/>
  </w:num>
  <w:num w:numId="14">
    <w:abstractNumId w:val="54"/>
  </w:num>
  <w:num w:numId="15">
    <w:abstractNumId w:val="22"/>
  </w:num>
  <w:num w:numId="16">
    <w:abstractNumId w:val="3"/>
  </w:num>
  <w:num w:numId="17">
    <w:abstractNumId w:val="32"/>
  </w:num>
  <w:num w:numId="18">
    <w:abstractNumId w:val="8"/>
  </w:num>
  <w:num w:numId="19">
    <w:abstractNumId w:val="38"/>
  </w:num>
  <w:num w:numId="20">
    <w:abstractNumId w:val="12"/>
  </w:num>
  <w:num w:numId="21">
    <w:abstractNumId w:val="52"/>
  </w:num>
  <w:num w:numId="22">
    <w:abstractNumId w:val="48"/>
  </w:num>
  <w:num w:numId="23">
    <w:abstractNumId w:val="21"/>
  </w:num>
  <w:num w:numId="24">
    <w:abstractNumId w:val="33"/>
  </w:num>
  <w:num w:numId="25">
    <w:abstractNumId w:val="2"/>
  </w:num>
  <w:num w:numId="26">
    <w:abstractNumId w:val="36"/>
  </w:num>
  <w:num w:numId="27">
    <w:abstractNumId w:val="5"/>
  </w:num>
  <w:num w:numId="28">
    <w:abstractNumId w:val="42"/>
  </w:num>
  <w:num w:numId="29">
    <w:abstractNumId w:val="31"/>
  </w:num>
  <w:num w:numId="30">
    <w:abstractNumId w:val="53"/>
  </w:num>
  <w:num w:numId="31">
    <w:abstractNumId w:val="27"/>
  </w:num>
  <w:num w:numId="32">
    <w:abstractNumId w:val="1"/>
  </w:num>
  <w:num w:numId="33">
    <w:abstractNumId w:val="41"/>
  </w:num>
  <w:num w:numId="34">
    <w:abstractNumId w:val="49"/>
  </w:num>
  <w:num w:numId="35">
    <w:abstractNumId w:val="25"/>
  </w:num>
  <w:num w:numId="36">
    <w:abstractNumId w:val="4"/>
  </w:num>
  <w:num w:numId="37">
    <w:abstractNumId w:val="44"/>
  </w:num>
  <w:num w:numId="38">
    <w:abstractNumId w:val="24"/>
  </w:num>
  <w:num w:numId="39">
    <w:abstractNumId w:val="11"/>
  </w:num>
  <w:num w:numId="40">
    <w:abstractNumId w:val="37"/>
  </w:num>
  <w:num w:numId="41">
    <w:abstractNumId w:val="7"/>
  </w:num>
  <w:num w:numId="42">
    <w:abstractNumId w:val="6"/>
  </w:num>
  <w:num w:numId="43">
    <w:abstractNumId w:val="14"/>
  </w:num>
  <w:num w:numId="44">
    <w:abstractNumId w:val="34"/>
  </w:num>
  <w:num w:numId="45">
    <w:abstractNumId w:val="23"/>
  </w:num>
  <w:num w:numId="46">
    <w:abstractNumId w:val="39"/>
  </w:num>
  <w:num w:numId="47">
    <w:abstractNumId w:val="51"/>
  </w:num>
  <w:num w:numId="48">
    <w:abstractNumId w:val="46"/>
  </w:num>
  <w:num w:numId="49">
    <w:abstractNumId w:val="15"/>
  </w:num>
  <w:num w:numId="50">
    <w:abstractNumId w:val="19"/>
  </w:num>
  <w:num w:numId="51">
    <w:abstractNumId w:val="43"/>
  </w:num>
  <w:num w:numId="52">
    <w:abstractNumId w:val="13"/>
  </w:num>
  <w:num w:numId="53">
    <w:abstractNumId w:val="35"/>
  </w:num>
  <w:num w:numId="54">
    <w:abstractNumId w:val="17"/>
  </w:num>
  <w:num w:numId="55">
    <w:abstractNumId w:val="29"/>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최규현 (Kyoohyun Choi)">
    <w15:presenceInfo w15:providerId="AD" w15:userId="S-1-5-21-2072993935-2402478306-405131872-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4CF"/>
    <w:rsid w:val="00007123"/>
    <w:rsid w:val="0001008A"/>
    <w:rsid w:val="0003366A"/>
    <w:rsid w:val="0003618E"/>
    <w:rsid w:val="00036262"/>
    <w:rsid w:val="00037E86"/>
    <w:rsid w:val="00041A29"/>
    <w:rsid w:val="00046614"/>
    <w:rsid w:val="00055190"/>
    <w:rsid w:val="00061420"/>
    <w:rsid w:val="00073F9E"/>
    <w:rsid w:val="00076D5F"/>
    <w:rsid w:val="0008362C"/>
    <w:rsid w:val="00092E38"/>
    <w:rsid w:val="000B6472"/>
    <w:rsid w:val="000C237B"/>
    <w:rsid w:val="000E0750"/>
    <w:rsid w:val="00143E52"/>
    <w:rsid w:val="00161B69"/>
    <w:rsid w:val="001B782E"/>
    <w:rsid w:val="001D7213"/>
    <w:rsid w:val="001F38E1"/>
    <w:rsid w:val="001F3FA6"/>
    <w:rsid w:val="00200EEB"/>
    <w:rsid w:val="00201A65"/>
    <w:rsid w:val="00214CB4"/>
    <w:rsid w:val="00217616"/>
    <w:rsid w:val="00223615"/>
    <w:rsid w:val="00225E65"/>
    <w:rsid w:val="00233020"/>
    <w:rsid w:val="00255742"/>
    <w:rsid w:val="00274E10"/>
    <w:rsid w:val="00296BAA"/>
    <w:rsid w:val="002A4388"/>
    <w:rsid w:val="002A745D"/>
    <w:rsid w:val="002B0462"/>
    <w:rsid w:val="002D7ACA"/>
    <w:rsid w:val="002E61A4"/>
    <w:rsid w:val="002E7A62"/>
    <w:rsid w:val="003254EC"/>
    <w:rsid w:val="00325626"/>
    <w:rsid w:val="00353FE1"/>
    <w:rsid w:val="00365897"/>
    <w:rsid w:val="00382589"/>
    <w:rsid w:val="003B0C97"/>
    <w:rsid w:val="003C0CA8"/>
    <w:rsid w:val="003C355E"/>
    <w:rsid w:val="003C523C"/>
    <w:rsid w:val="003D45E4"/>
    <w:rsid w:val="004007CF"/>
    <w:rsid w:val="00416651"/>
    <w:rsid w:val="00431DB3"/>
    <w:rsid w:val="00454B2E"/>
    <w:rsid w:val="00454D8E"/>
    <w:rsid w:val="00480D9B"/>
    <w:rsid w:val="00493B43"/>
    <w:rsid w:val="004B00F7"/>
    <w:rsid w:val="004E404A"/>
    <w:rsid w:val="004E4EE4"/>
    <w:rsid w:val="004F64BE"/>
    <w:rsid w:val="00566B6E"/>
    <w:rsid w:val="00585FEE"/>
    <w:rsid w:val="00592D75"/>
    <w:rsid w:val="005C7700"/>
    <w:rsid w:val="005E2555"/>
    <w:rsid w:val="005F4F2C"/>
    <w:rsid w:val="00612243"/>
    <w:rsid w:val="006230E2"/>
    <w:rsid w:val="006271D3"/>
    <w:rsid w:val="0064157B"/>
    <w:rsid w:val="0064282E"/>
    <w:rsid w:val="00647A2F"/>
    <w:rsid w:val="00652FF2"/>
    <w:rsid w:val="00653A52"/>
    <w:rsid w:val="00670127"/>
    <w:rsid w:val="00670907"/>
    <w:rsid w:val="00676950"/>
    <w:rsid w:val="006807E8"/>
    <w:rsid w:val="006833EC"/>
    <w:rsid w:val="00690C1E"/>
    <w:rsid w:val="006B68F9"/>
    <w:rsid w:val="006C06B7"/>
    <w:rsid w:val="006C4819"/>
    <w:rsid w:val="006D28E6"/>
    <w:rsid w:val="006D383B"/>
    <w:rsid w:val="007203B3"/>
    <w:rsid w:val="00744606"/>
    <w:rsid w:val="007543ED"/>
    <w:rsid w:val="00765DDE"/>
    <w:rsid w:val="0077111C"/>
    <w:rsid w:val="00777F24"/>
    <w:rsid w:val="0078457E"/>
    <w:rsid w:val="00796AAF"/>
    <w:rsid w:val="007A1C9E"/>
    <w:rsid w:val="007A556B"/>
    <w:rsid w:val="007B7BE4"/>
    <w:rsid w:val="007E661A"/>
    <w:rsid w:val="007F5035"/>
    <w:rsid w:val="00826451"/>
    <w:rsid w:val="00854EED"/>
    <w:rsid w:val="00862F74"/>
    <w:rsid w:val="00863A90"/>
    <w:rsid w:val="00876F75"/>
    <w:rsid w:val="008A7EDD"/>
    <w:rsid w:val="008F18FD"/>
    <w:rsid w:val="00907BC1"/>
    <w:rsid w:val="00907FC3"/>
    <w:rsid w:val="00911EC8"/>
    <w:rsid w:val="00912416"/>
    <w:rsid w:val="0092014D"/>
    <w:rsid w:val="00923D7D"/>
    <w:rsid w:val="009273E0"/>
    <w:rsid w:val="00927E87"/>
    <w:rsid w:val="00932C9E"/>
    <w:rsid w:val="00960DD9"/>
    <w:rsid w:val="00961E8A"/>
    <w:rsid w:val="0097631D"/>
    <w:rsid w:val="009837CB"/>
    <w:rsid w:val="009F1A8F"/>
    <w:rsid w:val="00A0000A"/>
    <w:rsid w:val="00A122C4"/>
    <w:rsid w:val="00A146F2"/>
    <w:rsid w:val="00A21B63"/>
    <w:rsid w:val="00A414C1"/>
    <w:rsid w:val="00A512F6"/>
    <w:rsid w:val="00A52FC4"/>
    <w:rsid w:val="00A7698B"/>
    <w:rsid w:val="00A80EFA"/>
    <w:rsid w:val="00AA05CE"/>
    <w:rsid w:val="00AA34CF"/>
    <w:rsid w:val="00AD2191"/>
    <w:rsid w:val="00B138F0"/>
    <w:rsid w:val="00B2375C"/>
    <w:rsid w:val="00B422C3"/>
    <w:rsid w:val="00B912CE"/>
    <w:rsid w:val="00BB2993"/>
    <w:rsid w:val="00BB29A9"/>
    <w:rsid w:val="00BC74B6"/>
    <w:rsid w:val="00BD6933"/>
    <w:rsid w:val="00BE295D"/>
    <w:rsid w:val="00C04756"/>
    <w:rsid w:val="00C05410"/>
    <w:rsid w:val="00C12EAD"/>
    <w:rsid w:val="00C1682B"/>
    <w:rsid w:val="00C258CF"/>
    <w:rsid w:val="00C33FF7"/>
    <w:rsid w:val="00C46872"/>
    <w:rsid w:val="00C56DC3"/>
    <w:rsid w:val="00C71376"/>
    <w:rsid w:val="00C86282"/>
    <w:rsid w:val="00C9556C"/>
    <w:rsid w:val="00CA5489"/>
    <w:rsid w:val="00CD3C7D"/>
    <w:rsid w:val="00CD52B6"/>
    <w:rsid w:val="00CF70D2"/>
    <w:rsid w:val="00CF776A"/>
    <w:rsid w:val="00D11D3C"/>
    <w:rsid w:val="00D2149A"/>
    <w:rsid w:val="00D25713"/>
    <w:rsid w:val="00D26296"/>
    <w:rsid w:val="00D40CDD"/>
    <w:rsid w:val="00D61064"/>
    <w:rsid w:val="00D73DF8"/>
    <w:rsid w:val="00D75FDF"/>
    <w:rsid w:val="00D82811"/>
    <w:rsid w:val="00D82BC4"/>
    <w:rsid w:val="00DA14FE"/>
    <w:rsid w:val="00DB1CC6"/>
    <w:rsid w:val="00DB7B29"/>
    <w:rsid w:val="00DD1D0A"/>
    <w:rsid w:val="00DF400F"/>
    <w:rsid w:val="00DF63D6"/>
    <w:rsid w:val="00E06F84"/>
    <w:rsid w:val="00E12F0D"/>
    <w:rsid w:val="00E27377"/>
    <w:rsid w:val="00E3559C"/>
    <w:rsid w:val="00E56559"/>
    <w:rsid w:val="00E90DDC"/>
    <w:rsid w:val="00EC5082"/>
    <w:rsid w:val="00EC6877"/>
    <w:rsid w:val="00EF4060"/>
    <w:rsid w:val="00F00D6B"/>
    <w:rsid w:val="00F0495E"/>
    <w:rsid w:val="00F15E20"/>
    <w:rsid w:val="00F36195"/>
    <w:rsid w:val="00F83A9E"/>
    <w:rsid w:val="00F85F97"/>
    <w:rsid w:val="00F91553"/>
    <w:rsid w:val="00FA4447"/>
    <w:rsid w:val="00FA5178"/>
    <w:rsid w:val="00FC638B"/>
    <w:rsid w:val="00FF03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A87BA5"/>
  <w15:docId w15:val="{FFEF780A-B9EE-4120-89A0-B91243E52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바탕" w:eastAsia="바탕"/>
      <w:color w:val="000000"/>
      <w:kern w:val="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240" w:lineRule="auto"/>
      <w:textAlignment w:val="baseline"/>
    </w:pPr>
    <w:rPr>
      <w:rFonts w:ascii="굴림체" w:eastAsia="굴림체"/>
      <w:color w:val="000000"/>
      <w:kern w:val="1"/>
      <w:sz w:val="18"/>
    </w:rPr>
  </w:style>
  <w:style w:type="paragraph" w:styleId="a4">
    <w:name w:val="Closing"/>
    <w:uiPriority w:val="2"/>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4200"/>
      <w:textAlignment w:val="baseline"/>
    </w:pPr>
    <w:rPr>
      <w:rFonts w:ascii="굴림" w:eastAsia="굴림"/>
      <w:b/>
      <w:color w:val="000000"/>
      <w:kern w:val="1"/>
      <w:sz w:val="22"/>
    </w:rPr>
  </w:style>
  <w:style w:type="character" w:styleId="a5">
    <w:name w:val="FollowedHyperlink"/>
    <w:uiPriority w:val="4"/>
    <w:rPr>
      <w:rFonts w:ascii="Times New Roman" w:eastAsia="바탕"/>
      <w:color w:val="800080"/>
      <w:kern w:val="1"/>
      <w:sz w:val="20"/>
      <w:u w:val="single" w:color="800080"/>
    </w:rPr>
  </w:style>
  <w:style w:type="character" w:styleId="a6">
    <w:name w:val="Hyperlink"/>
    <w:uiPriority w:val="5"/>
    <w:rPr>
      <w:rFonts w:ascii="Times New Roman" w:eastAsia="바탕"/>
      <w:color w:val="0000FF"/>
      <w:kern w:val="1"/>
      <w:sz w:val="20"/>
      <w:u w:val="single" w:color="0000FF"/>
    </w:rPr>
  </w:style>
  <w:style w:type="paragraph" w:styleId="a7">
    <w:name w:val="List Paragraph"/>
    <w:uiPriority w:val="6"/>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800"/>
      <w:textAlignment w:val="baseline"/>
    </w:pPr>
    <w:rPr>
      <w:rFonts w:ascii="바탕" w:eastAsia="바탕"/>
      <w:color w:val="000000"/>
      <w:kern w:val="1"/>
    </w:rPr>
  </w:style>
  <w:style w:type="paragraph" w:customStyle="1" w:styleId="10">
    <w:name w:val="목록 없음1"/>
    <w:uiPriority w:val="7"/>
    <w:pPr>
      <w:widowControl w:val="0"/>
      <w:pBdr>
        <w:top w:val="none" w:sz="2" w:space="1" w:color="000000"/>
        <w:left w:val="none" w:sz="2" w:space="4" w:color="000000"/>
        <w:bottom w:val="none" w:sz="2" w:space="1" w:color="000000"/>
        <w:right w:val="none" w:sz="2" w:space="4" w:color="000000"/>
      </w:pBdr>
      <w:autoSpaceDE w:val="0"/>
      <w:autoSpaceDN w:val="0"/>
      <w:spacing w:line="252" w:lineRule="auto"/>
      <w:textAlignment w:val="baseline"/>
    </w:pPr>
    <w:rPr>
      <w:rFonts w:ascii="맑은 고딕" w:eastAsia="맑은 고딕"/>
      <w:color w:val="000000"/>
      <w:kern w:val="1"/>
    </w:rPr>
  </w:style>
  <w:style w:type="paragraph" w:styleId="a8">
    <w:name w:val="Normal (Web)"/>
    <w:uiPriority w:val="8"/>
    <w:pPr>
      <w:widowControl w:val="0"/>
      <w:pBdr>
        <w:top w:val="none" w:sz="2" w:space="1" w:color="000000"/>
        <w:left w:val="none" w:sz="2" w:space="4" w:color="000000"/>
        <w:bottom w:val="none" w:sz="2" w:space="1" w:color="000000"/>
        <w:right w:val="none" w:sz="2" w:space="4" w:color="000000"/>
      </w:pBdr>
      <w:autoSpaceDE w:val="0"/>
      <w:autoSpaceDN w:val="0"/>
      <w:spacing w:before="300" w:after="300" w:line="240" w:lineRule="auto"/>
      <w:jc w:val="left"/>
      <w:textAlignment w:val="baseline"/>
    </w:pPr>
    <w:rPr>
      <w:rFonts w:ascii="바탕" w:eastAsia="바탕"/>
      <w:color w:val="000000"/>
      <w:kern w:val="1"/>
      <w:sz w:val="24"/>
    </w:rPr>
  </w:style>
  <w:style w:type="paragraph" w:styleId="a9">
    <w:name w:val="Note Heading"/>
    <w:uiPriority w:val="9"/>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center"/>
      <w:textAlignment w:val="baseline"/>
    </w:pPr>
    <w:rPr>
      <w:rFonts w:ascii="굴림" w:eastAsia="굴림"/>
      <w:b/>
      <w:color w:val="000000"/>
      <w:kern w:val="1"/>
      <w:sz w:val="22"/>
    </w:rPr>
  </w:style>
  <w:style w:type="character" w:styleId="aa">
    <w:name w:val="Placeholder Text"/>
    <w:uiPriority w:val="10"/>
    <w:rPr>
      <w:rFonts w:ascii="Times New Roman" w:eastAsia="바탕"/>
      <w:color w:val="808080"/>
      <w:kern w:val="1"/>
      <w:sz w:val="20"/>
    </w:rPr>
  </w:style>
  <w:style w:type="paragraph" w:styleId="ab">
    <w:name w:val="Revision"/>
    <w:uiPriority w:val="11"/>
    <w:pPr>
      <w:widowControl w:val="0"/>
      <w:pBdr>
        <w:top w:val="none" w:sz="2" w:space="0" w:color="000000"/>
        <w:left w:val="none" w:sz="2" w:space="0" w:color="000000"/>
        <w:bottom w:val="none" w:sz="2" w:space="0" w:color="000000"/>
        <w:right w:val="none" w:sz="2" w:space="0" w:color="000000"/>
      </w:pBdr>
      <w:autoSpaceDE w:val="0"/>
      <w:autoSpaceDN w:val="0"/>
      <w:spacing w:after="0" w:line="240" w:lineRule="auto"/>
      <w:jc w:val="left"/>
      <w:textAlignment w:val="baseline"/>
    </w:pPr>
    <w:rPr>
      <w:rFonts w:ascii="바탕" w:eastAsia="바탕"/>
      <w:color w:val="000000"/>
      <w:kern w:val="1"/>
    </w:rPr>
  </w:style>
  <w:style w:type="character" w:customStyle="1" w:styleId="11">
    <w:name w:val="확인되지 않은 멘션1"/>
    <w:uiPriority w:val="12"/>
    <w:rPr>
      <w:rFonts w:ascii="Times New Roman" w:eastAsia="바탕"/>
      <w:color w:val="605E5C"/>
      <w:kern w:val="1"/>
      <w:sz w:val="20"/>
      <w:shd w:val="clear" w:color="000000" w:fill="E1DFDD"/>
    </w:rPr>
  </w:style>
  <w:style w:type="character" w:styleId="ac">
    <w:name w:val="annotation reference"/>
    <w:uiPriority w:val="13"/>
    <w:rPr>
      <w:rFonts w:ascii="Times New Roman" w:eastAsia="바탕"/>
      <w:color w:val="000000"/>
      <w:kern w:val="1"/>
      <w:sz w:val="18"/>
    </w:rPr>
  </w:style>
  <w:style w:type="paragraph" w:styleId="ad">
    <w:name w:val="annotation subject"/>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240" w:lineRule="auto"/>
      <w:jc w:val="left"/>
      <w:textAlignment w:val="baseline"/>
    </w:pPr>
    <w:rPr>
      <w:rFonts w:ascii="바탕" w:eastAsia="바탕"/>
      <w:b/>
      <w:color w:val="000000"/>
      <w:kern w:val="1"/>
    </w:rPr>
  </w:style>
  <w:style w:type="paragraph" w:styleId="ae">
    <w:name w:val="annotation text"/>
    <w:uiPriority w:val="15"/>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left"/>
      <w:textAlignment w:val="baseline"/>
    </w:pPr>
    <w:rPr>
      <w:rFonts w:ascii="바탕" w:eastAsia="바탕"/>
      <w:color w:val="000000"/>
      <w:kern w:val="1"/>
    </w:rPr>
  </w:style>
  <w:style w:type="character" w:styleId="af">
    <w:name w:val="endnote reference"/>
    <w:uiPriority w:val="16"/>
    <w:rPr>
      <w:rFonts w:ascii="Times New Roman" w:eastAsia="바탕"/>
      <w:color w:val="000000"/>
      <w:kern w:val="1"/>
      <w:sz w:val="20"/>
      <w:vertAlign w:val="superscript"/>
    </w:rPr>
  </w:style>
  <w:style w:type="paragraph" w:styleId="af0">
    <w:name w:val="endnote text"/>
    <w:uiPriority w:val="17"/>
    <w:pPr>
      <w:widowControl w:val="0"/>
      <w:pBdr>
        <w:top w:val="none" w:sz="2" w:space="1" w:color="000000"/>
        <w:left w:val="none" w:sz="2" w:space="4" w:color="000000"/>
        <w:bottom w:val="none" w:sz="2" w:space="1" w:color="000000"/>
        <w:right w:val="none" w:sz="2" w:space="4" w:color="000000"/>
      </w:pBdr>
      <w:wordWrap w:val="0"/>
      <w:autoSpaceDE w:val="0"/>
      <w:autoSpaceDN w:val="0"/>
      <w:snapToGrid w:val="0"/>
      <w:spacing w:after="0" w:line="240" w:lineRule="auto"/>
      <w:jc w:val="left"/>
      <w:textAlignment w:val="baseline"/>
    </w:pPr>
    <w:rPr>
      <w:rFonts w:ascii="바탕" w:eastAsia="바탕"/>
      <w:color w:val="000000"/>
      <w:kern w:val="1"/>
    </w:rPr>
  </w:style>
  <w:style w:type="paragraph" w:styleId="af1">
    <w:name w:val="footer"/>
    <w:uiPriority w:val="99"/>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spacing w:after="0" w:line="240" w:lineRule="auto"/>
      <w:textAlignment w:val="baseline"/>
    </w:pPr>
    <w:rPr>
      <w:rFonts w:ascii="Times New Roman" w:eastAsia="바탕체"/>
      <w:color w:val="000000"/>
      <w:kern w:val="1"/>
    </w:rPr>
  </w:style>
  <w:style w:type="character" w:styleId="af2">
    <w:name w:val="footnote reference"/>
    <w:uiPriority w:val="19"/>
    <w:rPr>
      <w:rFonts w:ascii="Times New Roman" w:eastAsia="바탕"/>
      <w:color w:val="000000"/>
      <w:kern w:val="1"/>
      <w:sz w:val="20"/>
      <w:vertAlign w:val="superscript"/>
    </w:rPr>
  </w:style>
  <w:style w:type="paragraph" w:styleId="af3">
    <w:name w:val="footnote text"/>
    <w:uiPriority w:val="20"/>
    <w:pPr>
      <w:widowControl w:val="0"/>
      <w:pBdr>
        <w:top w:val="none" w:sz="2" w:space="1" w:color="000000"/>
        <w:left w:val="none" w:sz="2" w:space="4" w:color="000000"/>
        <w:bottom w:val="none" w:sz="2" w:space="1" w:color="000000"/>
        <w:right w:val="none" w:sz="2" w:space="4" w:color="000000"/>
      </w:pBdr>
      <w:wordWrap w:val="0"/>
      <w:autoSpaceDE w:val="0"/>
      <w:autoSpaceDN w:val="0"/>
      <w:snapToGrid w:val="0"/>
      <w:spacing w:after="0" w:line="240" w:lineRule="auto"/>
      <w:jc w:val="left"/>
      <w:textAlignment w:val="baseline"/>
    </w:pPr>
    <w:rPr>
      <w:rFonts w:ascii="바탕" w:eastAsia="바탕"/>
      <w:color w:val="000000"/>
      <w:kern w:val="1"/>
    </w:rPr>
  </w:style>
  <w:style w:type="paragraph" w:styleId="af4">
    <w:name w:val="header"/>
    <w:uiPriority w:val="21"/>
    <w:pPr>
      <w:widowControl w:val="0"/>
      <w:pBdr>
        <w:top w:val="none" w:sz="2" w:space="1" w:color="000000"/>
        <w:left w:val="none" w:sz="2" w:space="4" w:color="000000"/>
        <w:bottom w:val="none" w:sz="2" w:space="1" w:color="000000"/>
        <w:right w:val="none" w:sz="2" w:space="4" w:color="000000"/>
      </w:pBdr>
      <w:tabs>
        <w:tab w:val="center" w:pos="4513"/>
        <w:tab w:val="right" w:pos="9026"/>
      </w:tabs>
      <w:wordWrap w:val="0"/>
      <w:autoSpaceDE w:val="0"/>
      <w:autoSpaceDN w:val="0"/>
      <w:snapToGrid w:val="0"/>
      <w:spacing w:after="0" w:line="240" w:lineRule="auto"/>
      <w:textAlignment w:val="baseline"/>
    </w:pPr>
    <w:rPr>
      <w:rFonts w:ascii="바탕" w:eastAsia="바탕"/>
      <w:color w:val="000000"/>
      <w:kern w:val="1"/>
    </w:rPr>
  </w:style>
  <w:style w:type="character" w:customStyle="1" w:styleId="Char">
    <w:name w:val="각주/미주 머리글 Char"/>
    <w:uiPriority w:val="22"/>
    <w:rPr>
      <w:rFonts w:ascii="굴림" w:eastAsia="굴림"/>
      <w:b/>
      <w:color w:val="000000"/>
      <w:kern w:val="1"/>
      <w:sz w:val="22"/>
    </w:rPr>
  </w:style>
  <w:style w:type="paragraph" w:customStyle="1" w:styleId="6">
    <w:name w:val="개요 6"/>
    <w:uiPriority w:val="23"/>
    <w:pPr>
      <w:widowControl w:val="0"/>
      <w:pBdr>
        <w:top w:val="none" w:sz="2" w:space="1" w:color="000000"/>
        <w:left w:val="none" w:sz="2" w:space="4" w:color="000000"/>
        <w:bottom w:val="none" w:sz="2" w:space="1" w:color="000000"/>
        <w:right w:val="none" w:sz="2" w:space="4" w:color="000000"/>
      </w:pBdr>
      <w:autoSpaceDE w:val="0"/>
      <w:autoSpaceDN w:val="0"/>
      <w:spacing w:after="0" w:line="240" w:lineRule="auto"/>
      <w:ind w:left="1148" w:hanging="148"/>
      <w:textAlignment w:val="baseline"/>
    </w:pPr>
    <w:rPr>
      <w:rFonts w:ascii="신명조" w:eastAsia="신명조"/>
      <w:color w:val="000000"/>
      <w:kern w:val="1"/>
    </w:rPr>
  </w:style>
  <w:style w:type="paragraph" w:customStyle="1" w:styleId="af5">
    <w:name w:val="국문유형"/>
    <w:uiPriority w:val="24"/>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460" w:lineRule="exact"/>
      <w:textAlignment w:val="baseline"/>
    </w:pPr>
    <w:rPr>
      <w:rFonts w:ascii="Times New Roman" w:eastAsia="바탕체"/>
      <w:color w:val="000000"/>
      <w:kern w:val="1"/>
      <w:sz w:val="24"/>
    </w:rPr>
  </w:style>
  <w:style w:type="character" w:customStyle="1" w:styleId="Char0">
    <w:name w:val="맺음말 Char"/>
    <w:uiPriority w:val="25"/>
    <w:rPr>
      <w:rFonts w:ascii="굴림" w:eastAsia="굴림"/>
      <w:b/>
      <w:color w:val="000000"/>
      <w:kern w:val="1"/>
      <w:sz w:val="22"/>
    </w:rPr>
  </w:style>
  <w:style w:type="character" w:customStyle="1" w:styleId="Char1">
    <w:name w:val="머리글 Char"/>
    <w:uiPriority w:val="26"/>
    <w:rPr>
      <w:rFonts w:ascii="바탕" w:eastAsia="바탕"/>
      <w:color w:val="000000"/>
      <w:kern w:val="1"/>
      <w:sz w:val="20"/>
    </w:rPr>
  </w:style>
  <w:style w:type="character" w:customStyle="1" w:styleId="Char2">
    <w:name w:val="메모 주제 Char"/>
    <w:uiPriority w:val="27"/>
    <w:rPr>
      <w:rFonts w:ascii="바탕" w:eastAsia="바탕"/>
      <w:b/>
      <w:color w:val="000000"/>
      <w:kern w:val="1"/>
      <w:sz w:val="20"/>
    </w:rPr>
  </w:style>
  <w:style w:type="character" w:customStyle="1" w:styleId="Char3">
    <w:name w:val="메모 텍스트 Char"/>
    <w:uiPriority w:val="28"/>
    <w:rPr>
      <w:rFonts w:ascii="바탕" w:eastAsia="바탕"/>
      <w:color w:val="000000"/>
      <w:kern w:val="1"/>
      <w:sz w:val="20"/>
    </w:rPr>
  </w:style>
  <w:style w:type="paragraph" w:customStyle="1" w:styleId="110">
    <w:name w:val="목록 없음11"/>
    <w:uiPriority w:val="29"/>
    <w:pPr>
      <w:widowControl w:val="0"/>
      <w:pBdr>
        <w:top w:val="none" w:sz="2" w:space="0" w:color="000000"/>
        <w:left w:val="none" w:sz="2" w:space="0" w:color="000000"/>
        <w:bottom w:val="none" w:sz="2" w:space="0" w:color="000000"/>
        <w:right w:val="none" w:sz="2" w:space="0" w:color="000000"/>
      </w:pBdr>
      <w:autoSpaceDE w:val="0"/>
      <w:autoSpaceDN w:val="0"/>
      <w:spacing w:after="0" w:line="240" w:lineRule="auto"/>
      <w:jc w:val="left"/>
      <w:textAlignment w:val="baseline"/>
    </w:pPr>
    <w:rPr>
      <w:rFonts w:ascii="Times New Roman" w:eastAsia="바탕"/>
      <w:color w:val="000000"/>
      <w:kern w:val="1"/>
    </w:rPr>
  </w:style>
  <w:style w:type="character" w:customStyle="1" w:styleId="Char4">
    <w:name w:val="바닥글 Char"/>
    <w:uiPriority w:val="99"/>
    <w:rPr>
      <w:rFonts w:ascii="Times New Roman" w:eastAsia="바탕체"/>
      <w:color w:val="000000"/>
      <w:kern w:val="1"/>
      <w:sz w:val="20"/>
    </w:rPr>
  </w:style>
  <w:style w:type="paragraph" w:customStyle="1" w:styleId="12">
    <w:name w:val="바탕글1"/>
    <w:uiPriority w:val="31"/>
    <w:pPr>
      <w:widowControl w:val="0"/>
      <w:pBdr>
        <w:top w:val="none" w:sz="2" w:space="1" w:color="000000"/>
        <w:left w:val="none" w:sz="2" w:space="4" w:color="000000"/>
        <w:bottom w:val="none" w:sz="2" w:space="1" w:color="000000"/>
        <w:right w:val="none" w:sz="2" w:space="4" w:color="000000"/>
      </w:pBdr>
      <w:autoSpaceDE w:val="0"/>
      <w:autoSpaceDN w:val="0"/>
      <w:snapToGrid w:val="0"/>
      <w:spacing w:after="0" w:line="384" w:lineRule="auto"/>
      <w:textAlignment w:val="baseline"/>
    </w:pPr>
    <w:rPr>
      <w:rFonts w:ascii="바탕" w:eastAsia="바탕"/>
      <w:color w:val="000000"/>
      <w:kern w:val="1"/>
    </w:rPr>
  </w:style>
  <w:style w:type="paragraph" w:customStyle="1" w:styleId="13">
    <w:name w:val="수정1"/>
    <w:uiPriority w:val="32"/>
    <w:pPr>
      <w:widowControl w:val="0"/>
      <w:pBdr>
        <w:top w:val="none" w:sz="2" w:space="0" w:color="000000"/>
        <w:left w:val="none" w:sz="2" w:space="0" w:color="000000"/>
        <w:bottom w:val="none" w:sz="2" w:space="0" w:color="000000"/>
        <w:right w:val="none" w:sz="2" w:space="0" w:color="000000"/>
      </w:pBdr>
      <w:autoSpaceDE w:val="0"/>
      <w:autoSpaceDN w:val="0"/>
      <w:spacing w:after="0" w:line="240" w:lineRule="auto"/>
      <w:jc w:val="left"/>
      <w:textAlignment w:val="baseline"/>
    </w:pPr>
    <w:rPr>
      <w:rFonts w:ascii="바탕" w:eastAsia="바탕"/>
      <w:color w:val="000000"/>
      <w:kern w:val="1"/>
    </w:rPr>
  </w:style>
  <w:style w:type="paragraph" w:customStyle="1" w:styleId="1">
    <w:name w:val="스타일1"/>
    <w:uiPriority w:val="33"/>
    <w:pPr>
      <w:widowControl w:val="0"/>
      <w:numPr>
        <w:numId w:val="50"/>
      </w:numPr>
      <w:pBdr>
        <w:top w:val="none" w:sz="2" w:space="1" w:color="000000"/>
        <w:left w:val="none" w:sz="2" w:space="4" w:color="000000"/>
        <w:bottom w:val="none" w:sz="2" w:space="1" w:color="000000"/>
        <w:right w:val="none" w:sz="2" w:space="4" w:color="000000"/>
      </w:pBdr>
      <w:autoSpaceDE w:val="0"/>
      <w:autoSpaceDN w:val="0"/>
      <w:spacing w:before="105" w:after="105" w:line="480" w:lineRule="atLeast"/>
      <w:ind w:left="928" w:hanging="360"/>
      <w:textAlignment w:val="baseline"/>
    </w:pPr>
    <w:rPr>
      <w:rFonts w:ascii="바탕" w:eastAsia="바탕"/>
      <w:color w:val="000000"/>
      <w:kern w:val="1"/>
    </w:rPr>
  </w:style>
  <w:style w:type="character" w:customStyle="1" w:styleId="1Char">
    <w:name w:val="스타일1 Char"/>
    <w:uiPriority w:val="34"/>
    <w:rPr>
      <w:rFonts w:ascii="바탕" w:eastAsia="바탕"/>
      <w:color w:val="000000"/>
      <w:kern w:val="1"/>
      <w:sz w:val="24"/>
    </w:rPr>
  </w:style>
  <w:style w:type="paragraph" w:customStyle="1" w:styleId="2">
    <w:name w:val="스타일2"/>
    <w:uiPriority w:val="35"/>
    <w:pPr>
      <w:widowControl w:val="0"/>
      <w:numPr>
        <w:numId w:val="51"/>
      </w:numPr>
      <w:pBdr>
        <w:top w:val="none" w:sz="2" w:space="1" w:color="000000"/>
        <w:left w:val="none" w:sz="2" w:space="4" w:color="000000"/>
        <w:bottom w:val="none" w:sz="2" w:space="1" w:color="000000"/>
        <w:right w:val="none" w:sz="2" w:space="4" w:color="000000"/>
      </w:pBdr>
      <w:autoSpaceDE w:val="0"/>
      <w:autoSpaceDN w:val="0"/>
      <w:spacing w:after="0" w:line="240" w:lineRule="auto"/>
      <w:ind w:left="425" w:hanging="425"/>
      <w:jc w:val="left"/>
      <w:textAlignment w:val="baseline"/>
    </w:pPr>
    <w:rPr>
      <w:rFonts w:ascii="Times New Roman" w:eastAsia="바탕"/>
      <w:color w:val="000000"/>
      <w:kern w:val="1"/>
    </w:rPr>
  </w:style>
  <w:style w:type="character" w:customStyle="1" w:styleId="Char5">
    <w:name w:val="일반 (웹) Char"/>
    <w:uiPriority w:val="36"/>
    <w:rPr>
      <w:rFonts w:ascii="바탕" w:eastAsia="바탕"/>
      <w:color w:val="000000"/>
      <w:kern w:val="1"/>
      <w:sz w:val="24"/>
    </w:rPr>
  </w:style>
  <w:style w:type="character" w:customStyle="1" w:styleId="Char6">
    <w:name w:val="풍선 도움말 텍스트 Char"/>
    <w:uiPriority w:val="37"/>
    <w:rPr>
      <w:rFonts w:ascii="굴림체" w:eastAsia="굴림체"/>
      <w:color w:val="000000"/>
      <w:kern w:val="1"/>
      <w:sz w:val="18"/>
    </w:rPr>
  </w:style>
  <w:style w:type="paragraph" w:customStyle="1" w:styleId="af6">
    <w:name w:val="바탕글"/>
    <w:basedOn w:val="a"/>
    <w:rsid w:val="002E7A62"/>
    <w:pPr>
      <w:pBdr>
        <w:top w:val="none" w:sz="0" w:space="0" w:color="auto"/>
        <w:left w:val="none" w:sz="0" w:space="0" w:color="auto"/>
        <w:bottom w:val="none" w:sz="0" w:space="0" w:color="auto"/>
        <w:right w:val="none" w:sz="0" w:space="0" w:color="auto"/>
      </w:pBdr>
      <w:spacing w:line="384" w:lineRule="auto"/>
    </w:pPr>
    <w:rPr>
      <w:rFonts w:ascii="함초롬바탕" w:eastAsia="굴림" w:hAnsi="굴림" w:cs="굴림"/>
      <w:kern w:val="0"/>
      <w:szCs w:val="20"/>
      <w14:ligatures w14:val="none"/>
    </w:rPr>
  </w:style>
  <w:style w:type="character" w:styleId="af7">
    <w:name w:val="Unresolved Mention"/>
    <w:basedOn w:val="a0"/>
    <w:uiPriority w:val="99"/>
    <w:semiHidden/>
    <w:unhideWhenUsed/>
    <w:rsid w:val="00B237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69464">
      <w:bodyDiv w:val="1"/>
      <w:marLeft w:val="0"/>
      <w:marRight w:val="0"/>
      <w:marTop w:val="0"/>
      <w:marBottom w:val="0"/>
      <w:divBdr>
        <w:top w:val="none" w:sz="0" w:space="0" w:color="auto"/>
        <w:left w:val="none" w:sz="0" w:space="0" w:color="auto"/>
        <w:bottom w:val="none" w:sz="0" w:space="0" w:color="auto"/>
        <w:right w:val="none" w:sz="0" w:space="0" w:color="auto"/>
      </w:divBdr>
    </w:div>
    <w:div w:id="164980724">
      <w:bodyDiv w:val="1"/>
      <w:marLeft w:val="0"/>
      <w:marRight w:val="0"/>
      <w:marTop w:val="0"/>
      <w:marBottom w:val="0"/>
      <w:divBdr>
        <w:top w:val="none" w:sz="0" w:space="0" w:color="auto"/>
        <w:left w:val="none" w:sz="0" w:space="0" w:color="auto"/>
        <w:bottom w:val="none" w:sz="0" w:space="0" w:color="auto"/>
        <w:right w:val="none" w:sz="0" w:space="0" w:color="auto"/>
      </w:divBdr>
    </w:div>
    <w:div w:id="421872633">
      <w:bodyDiv w:val="1"/>
      <w:marLeft w:val="0"/>
      <w:marRight w:val="0"/>
      <w:marTop w:val="0"/>
      <w:marBottom w:val="0"/>
      <w:divBdr>
        <w:top w:val="none" w:sz="0" w:space="0" w:color="auto"/>
        <w:left w:val="none" w:sz="0" w:space="0" w:color="auto"/>
        <w:bottom w:val="none" w:sz="0" w:space="0" w:color="auto"/>
        <w:right w:val="none" w:sz="0" w:space="0" w:color="auto"/>
      </w:divBdr>
    </w:div>
    <w:div w:id="589511762">
      <w:bodyDiv w:val="1"/>
      <w:marLeft w:val="0"/>
      <w:marRight w:val="0"/>
      <w:marTop w:val="0"/>
      <w:marBottom w:val="0"/>
      <w:divBdr>
        <w:top w:val="none" w:sz="0" w:space="0" w:color="auto"/>
        <w:left w:val="none" w:sz="0" w:space="0" w:color="auto"/>
        <w:bottom w:val="none" w:sz="0" w:space="0" w:color="auto"/>
        <w:right w:val="none" w:sz="0" w:space="0" w:color="auto"/>
      </w:divBdr>
    </w:div>
    <w:div w:id="591594551">
      <w:bodyDiv w:val="1"/>
      <w:marLeft w:val="0"/>
      <w:marRight w:val="0"/>
      <w:marTop w:val="0"/>
      <w:marBottom w:val="0"/>
      <w:divBdr>
        <w:top w:val="none" w:sz="0" w:space="0" w:color="auto"/>
        <w:left w:val="none" w:sz="0" w:space="0" w:color="auto"/>
        <w:bottom w:val="none" w:sz="0" w:space="0" w:color="auto"/>
        <w:right w:val="none" w:sz="0" w:space="0" w:color="auto"/>
      </w:divBdr>
    </w:div>
    <w:div w:id="732314863">
      <w:bodyDiv w:val="1"/>
      <w:marLeft w:val="0"/>
      <w:marRight w:val="0"/>
      <w:marTop w:val="0"/>
      <w:marBottom w:val="0"/>
      <w:divBdr>
        <w:top w:val="none" w:sz="0" w:space="0" w:color="auto"/>
        <w:left w:val="none" w:sz="0" w:space="0" w:color="auto"/>
        <w:bottom w:val="none" w:sz="0" w:space="0" w:color="auto"/>
        <w:right w:val="none" w:sz="0" w:space="0" w:color="auto"/>
      </w:divBdr>
    </w:div>
    <w:div w:id="952831950">
      <w:bodyDiv w:val="1"/>
      <w:marLeft w:val="0"/>
      <w:marRight w:val="0"/>
      <w:marTop w:val="0"/>
      <w:marBottom w:val="0"/>
      <w:divBdr>
        <w:top w:val="none" w:sz="0" w:space="0" w:color="auto"/>
        <w:left w:val="none" w:sz="0" w:space="0" w:color="auto"/>
        <w:bottom w:val="none" w:sz="0" w:space="0" w:color="auto"/>
        <w:right w:val="none" w:sz="0" w:space="0" w:color="auto"/>
      </w:divBdr>
    </w:div>
    <w:div w:id="996225057">
      <w:bodyDiv w:val="1"/>
      <w:marLeft w:val="0"/>
      <w:marRight w:val="0"/>
      <w:marTop w:val="0"/>
      <w:marBottom w:val="0"/>
      <w:divBdr>
        <w:top w:val="none" w:sz="0" w:space="0" w:color="auto"/>
        <w:left w:val="none" w:sz="0" w:space="0" w:color="auto"/>
        <w:bottom w:val="none" w:sz="0" w:space="0" w:color="auto"/>
        <w:right w:val="none" w:sz="0" w:space="0" w:color="auto"/>
      </w:divBdr>
    </w:div>
    <w:div w:id="1023288250">
      <w:bodyDiv w:val="1"/>
      <w:marLeft w:val="0"/>
      <w:marRight w:val="0"/>
      <w:marTop w:val="0"/>
      <w:marBottom w:val="0"/>
      <w:divBdr>
        <w:top w:val="none" w:sz="0" w:space="0" w:color="auto"/>
        <w:left w:val="none" w:sz="0" w:space="0" w:color="auto"/>
        <w:bottom w:val="none" w:sz="0" w:space="0" w:color="auto"/>
        <w:right w:val="none" w:sz="0" w:space="0" w:color="auto"/>
      </w:divBdr>
    </w:div>
    <w:div w:id="1103768584">
      <w:bodyDiv w:val="1"/>
      <w:marLeft w:val="0"/>
      <w:marRight w:val="0"/>
      <w:marTop w:val="0"/>
      <w:marBottom w:val="0"/>
      <w:divBdr>
        <w:top w:val="none" w:sz="0" w:space="0" w:color="auto"/>
        <w:left w:val="none" w:sz="0" w:space="0" w:color="auto"/>
        <w:bottom w:val="none" w:sz="0" w:space="0" w:color="auto"/>
        <w:right w:val="none" w:sz="0" w:space="0" w:color="auto"/>
      </w:divBdr>
    </w:div>
    <w:div w:id="1143154252">
      <w:bodyDiv w:val="1"/>
      <w:marLeft w:val="0"/>
      <w:marRight w:val="0"/>
      <w:marTop w:val="0"/>
      <w:marBottom w:val="0"/>
      <w:divBdr>
        <w:top w:val="none" w:sz="0" w:space="0" w:color="auto"/>
        <w:left w:val="none" w:sz="0" w:space="0" w:color="auto"/>
        <w:bottom w:val="none" w:sz="0" w:space="0" w:color="auto"/>
        <w:right w:val="none" w:sz="0" w:space="0" w:color="auto"/>
      </w:divBdr>
    </w:div>
    <w:div w:id="1397241430">
      <w:bodyDiv w:val="1"/>
      <w:marLeft w:val="0"/>
      <w:marRight w:val="0"/>
      <w:marTop w:val="0"/>
      <w:marBottom w:val="0"/>
      <w:divBdr>
        <w:top w:val="none" w:sz="0" w:space="0" w:color="auto"/>
        <w:left w:val="none" w:sz="0" w:space="0" w:color="auto"/>
        <w:bottom w:val="none" w:sz="0" w:space="0" w:color="auto"/>
        <w:right w:val="none" w:sz="0" w:space="0" w:color="auto"/>
      </w:divBdr>
    </w:div>
    <w:div w:id="1692681212">
      <w:bodyDiv w:val="1"/>
      <w:marLeft w:val="0"/>
      <w:marRight w:val="0"/>
      <w:marTop w:val="0"/>
      <w:marBottom w:val="0"/>
      <w:divBdr>
        <w:top w:val="none" w:sz="0" w:space="0" w:color="auto"/>
        <w:left w:val="none" w:sz="0" w:space="0" w:color="auto"/>
        <w:bottom w:val="none" w:sz="0" w:space="0" w:color="auto"/>
        <w:right w:val="none" w:sz="0" w:space="0" w:color="auto"/>
      </w:divBdr>
    </w:div>
    <w:div w:id="18901437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foratop@fursys.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2709</Words>
  <Characters>15442</Characters>
  <Application>Microsoft Office Word</Application>
  <DocSecurity>0</DocSecurity>
  <Lines>128</Lines>
  <Paragraphs>36</Paragraphs>
  <ScaleCrop>false</ScaleCrop>
  <HeadingPairs>
    <vt:vector size="2" baseType="variant">
      <vt:variant>
        <vt:lpstr>제목</vt:lpstr>
      </vt:variant>
      <vt:variant>
        <vt:i4>1</vt:i4>
      </vt:variant>
    </vt:vector>
  </HeadingPairs>
  <TitlesOfParts>
    <vt:vector size="1" baseType="lpstr">
      <vt:lpstr>투 자 약 정 서 </vt:lpstr>
    </vt:vector>
  </TitlesOfParts>
  <Company/>
  <LinksUpToDate>false</LinksUpToDate>
  <CharactersWithSpaces>18115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투 자 약 정 서 </dc:title>
  <dc:subject/>
  <dc:creator>비전크리에이터2</dc:creator>
  <cp:keywords/>
  <dc:description/>
  <cp:lastModifiedBy>김현주 (Hyunjoo Kim)</cp:lastModifiedBy>
  <cp:revision>2</cp:revision>
  <dcterms:created xsi:type="dcterms:W3CDTF">2024-11-07T03:03:00Z</dcterms:created>
  <dcterms:modified xsi:type="dcterms:W3CDTF">2024-11-07T03:03:00Z</dcterms:modified>
</cp:coreProperties>
</file>