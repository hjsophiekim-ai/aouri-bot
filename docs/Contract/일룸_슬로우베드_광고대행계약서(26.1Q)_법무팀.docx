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3E9F056" w14:textId="77777777" w:rsidR="003859F4" w:rsidRPr="003859F4" w:rsidRDefault="003859F4" w:rsidP="003859F4">
      <w:pPr>
        <w:jc w:val="center"/>
        <w:rPr>
          <w:rFonts w:asciiTheme="majorEastAsia" w:eastAsiaTheme="majorEastAsia" w:hAnsiTheme="majorEastAsia"/>
          <w:b/>
          <w:bCs/>
          <w:szCs w:val="20"/>
        </w:rPr>
      </w:pPr>
    </w:p>
    <w:p w14:paraId="30B5D448" w14:textId="77777777" w:rsidR="003859F4" w:rsidRPr="003859F4" w:rsidRDefault="003859F4" w:rsidP="003859F4">
      <w:pPr>
        <w:jc w:val="center"/>
        <w:rPr>
          <w:rFonts w:asciiTheme="majorEastAsia" w:eastAsiaTheme="majorEastAsia" w:hAnsiTheme="majorEastAsia"/>
          <w:b/>
          <w:bCs/>
          <w:szCs w:val="20"/>
        </w:rPr>
      </w:pPr>
    </w:p>
    <w:p w14:paraId="4A9D9B1B" w14:textId="77777777" w:rsidR="003859F4" w:rsidRPr="003859F4" w:rsidRDefault="003859F4" w:rsidP="003859F4">
      <w:pPr>
        <w:jc w:val="center"/>
        <w:rPr>
          <w:rFonts w:asciiTheme="majorEastAsia" w:eastAsiaTheme="majorEastAsia" w:hAnsiTheme="majorEastAsia"/>
          <w:b/>
          <w:bCs/>
          <w:sz w:val="72"/>
          <w:szCs w:val="72"/>
        </w:rPr>
      </w:pPr>
    </w:p>
    <w:p w14:paraId="1B54498E" w14:textId="77777777" w:rsidR="003859F4" w:rsidRPr="003859F4" w:rsidRDefault="003859F4" w:rsidP="003859F4">
      <w:pPr>
        <w:jc w:val="center"/>
        <w:rPr>
          <w:rFonts w:asciiTheme="majorEastAsia" w:eastAsiaTheme="majorEastAsia" w:hAnsiTheme="majorEastAsia"/>
          <w:b/>
          <w:bCs/>
          <w:sz w:val="72"/>
          <w:szCs w:val="72"/>
        </w:rPr>
      </w:pPr>
      <w:r w:rsidRPr="003859F4">
        <w:rPr>
          <w:rFonts w:asciiTheme="majorEastAsia" w:eastAsiaTheme="majorEastAsia" w:hAnsiTheme="majorEastAsia" w:hint="eastAsia"/>
          <w:b/>
          <w:bCs/>
          <w:sz w:val="72"/>
          <w:szCs w:val="72"/>
        </w:rPr>
        <w:t>광고 대행 계약서</w:t>
      </w:r>
    </w:p>
    <w:p w14:paraId="0B9691E6" w14:textId="77777777" w:rsidR="000D3898" w:rsidRPr="00A96BFF" w:rsidRDefault="000D3898" w:rsidP="000D3898">
      <w:pPr>
        <w:jc w:val="center"/>
        <w:rPr>
          <w:rFonts w:ascii="맑은 고딕" w:eastAsia="맑은 고딕" w:hAnsi="맑은 고딕"/>
          <w:b/>
          <w:bCs/>
          <w:sz w:val="44"/>
          <w:szCs w:val="44"/>
        </w:rPr>
      </w:pPr>
      <w:r w:rsidRPr="00A96BFF">
        <w:rPr>
          <w:rFonts w:ascii="맑은 고딕" w:eastAsia="맑은 고딕" w:hAnsi="맑은 고딕" w:hint="eastAsia"/>
          <w:b/>
          <w:bCs/>
          <w:sz w:val="44"/>
          <w:szCs w:val="44"/>
        </w:rPr>
        <w:t>(</w:t>
      </w:r>
      <w:r w:rsidR="00542964">
        <w:rPr>
          <w:rFonts w:ascii="맑은 고딕" w:eastAsia="맑은 고딕" w:hAnsi="맑은 고딕" w:hint="eastAsia"/>
          <w:b/>
          <w:bCs/>
          <w:sz w:val="44"/>
          <w:szCs w:val="44"/>
        </w:rPr>
        <w:t>후불제</w:t>
      </w:r>
      <w:r w:rsidRPr="00A96BFF">
        <w:rPr>
          <w:rFonts w:ascii="맑은 고딕" w:eastAsia="맑은 고딕" w:hAnsi="맑은 고딕" w:hint="eastAsia"/>
          <w:b/>
          <w:bCs/>
          <w:sz w:val="44"/>
          <w:szCs w:val="44"/>
        </w:rPr>
        <w:t>)</w:t>
      </w:r>
    </w:p>
    <w:p w14:paraId="2A67D8B5" w14:textId="77777777" w:rsidR="003859F4" w:rsidRPr="000D3898" w:rsidRDefault="003859F4" w:rsidP="003859F4">
      <w:pPr>
        <w:jc w:val="center"/>
        <w:rPr>
          <w:rFonts w:asciiTheme="majorEastAsia" w:eastAsiaTheme="majorEastAsia" w:hAnsiTheme="majorEastAsia"/>
          <w:b/>
          <w:bCs/>
          <w:szCs w:val="20"/>
        </w:rPr>
      </w:pPr>
    </w:p>
    <w:p w14:paraId="6CF15B69" w14:textId="77777777" w:rsidR="003859F4" w:rsidRPr="003859F4" w:rsidRDefault="003859F4" w:rsidP="003859F4">
      <w:pPr>
        <w:jc w:val="center"/>
        <w:rPr>
          <w:rFonts w:asciiTheme="majorEastAsia" w:eastAsiaTheme="majorEastAsia" w:hAnsiTheme="majorEastAsia"/>
          <w:b/>
          <w:bCs/>
          <w:szCs w:val="20"/>
        </w:rPr>
      </w:pPr>
    </w:p>
    <w:p w14:paraId="024CCC2D" w14:textId="77777777" w:rsidR="003859F4" w:rsidRPr="003859F4" w:rsidRDefault="003859F4" w:rsidP="003859F4">
      <w:pPr>
        <w:jc w:val="center"/>
        <w:rPr>
          <w:rFonts w:asciiTheme="majorEastAsia" w:eastAsiaTheme="majorEastAsia" w:hAnsiTheme="majorEastAsia"/>
          <w:b/>
          <w:bCs/>
          <w:szCs w:val="20"/>
        </w:rPr>
      </w:pPr>
    </w:p>
    <w:p w14:paraId="574185BB" w14:textId="77777777" w:rsidR="003859F4" w:rsidRPr="003859F4" w:rsidRDefault="003859F4" w:rsidP="003859F4">
      <w:pPr>
        <w:jc w:val="center"/>
        <w:rPr>
          <w:rFonts w:asciiTheme="majorEastAsia" w:eastAsiaTheme="majorEastAsia" w:hAnsiTheme="majorEastAsia"/>
          <w:b/>
          <w:bCs/>
          <w:szCs w:val="20"/>
        </w:rPr>
      </w:pPr>
    </w:p>
    <w:p w14:paraId="07B4374C" w14:textId="77777777" w:rsidR="003859F4" w:rsidRPr="003859F4" w:rsidRDefault="003859F4" w:rsidP="003859F4">
      <w:pPr>
        <w:jc w:val="center"/>
        <w:rPr>
          <w:rFonts w:asciiTheme="majorEastAsia" w:eastAsiaTheme="majorEastAsia" w:hAnsiTheme="majorEastAsia"/>
          <w:b/>
          <w:bCs/>
          <w:szCs w:val="20"/>
        </w:rPr>
      </w:pPr>
    </w:p>
    <w:p w14:paraId="27BA195B" w14:textId="77777777" w:rsidR="003859F4" w:rsidRPr="003859F4" w:rsidRDefault="003859F4" w:rsidP="003859F4">
      <w:pPr>
        <w:jc w:val="center"/>
        <w:rPr>
          <w:rFonts w:asciiTheme="majorEastAsia" w:eastAsiaTheme="majorEastAsia" w:hAnsiTheme="majorEastAsia"/>
          <w:b/>
          <w:bCs/>
          <w:szCs w:val="20"/>
        </w:rPr>
      </w:pPr>
    </w:p>
    <w:p w14:paraId="296B7B1F" w14:textId="77777777" w:rsidR="003859F4" w:rsidRPr="003859F4" w:rsidRDefault="003859F4" w:rsidP="003859F4">
      <w:pPr>
        <w:jc w:val="center"/>
        <w:rPr>
          <w:rFonts w:asciiTheme="majorEastAsia" w:eastAsiaTheme="majorEastAsia" w:hAnsiTheme="majorEastAsia"/>
          <w:b/>
          <w:bCs/>
          <w:szCs w:val="20"/>
        </w:rPr>
      </w:pPr>
    </w:p>
    <w:p w14:paraId="1B5F1D8B" w14:textId="77777777" w:rsidR="003859F4" w:rsidRPr="003859F4" w:rsidRDefault="003859F4" w:rsidP="003859F4">
      <w:pPr>
        <w:jc w:val="center"/>
        <w:rPr>
          <w:rFonts w:asciiTheme="majorEastAsia" w:eastAsiaTheme="majorEastAsia" w:hAnsiTheme="majorEastAsia"/>
          <w:b/>
          <w:bCs/>
          <w:szCs w:val="20"/>
        </w:rPr>
      </w:pPr>
    </w:p>
    <w:p w14:paraId="2AFD29B3" w14:textId="77777777" w:rsidR="003859F4" w:rsidRPr="003859F4" w:rsidRDefault="003859F4" w:rsidP="003859F4">
      <w:pPr>
        <w:jc w:val="center"/>
        <w:rPr>
          <w:rFonts w:asciiTheme="majorEastAsia" w:eastAsiaTheme="majorEastAsia" w:hAnsiTheme="majorEastAsia"/>
          <w:b/>
          <w:bCs/>
          <w:szCs w:val="20"/>
        </w:rPr>
      </w:pPr>
    </w:p>
    <w:p w14:paraId="4D358773" w14:textId="77777777" w:rsidR="003859F4" w:rsidRPr="003859F4" w:rsidRDefault="003859F4" w:rsidP="003859F4">
      <w:pPr>
        <w:jc w:val="center"/>
        <w:rPr>
          <w:rFonts w:asciiTheme="majorEastAsia" w:eastAsiaTheme="majorEastAsia" w:hAnsiTheme="majorEastAsia"/>
          <w:b/>
          <w:bCs/>
          <w:szCs w:val="20"/>
        </w:rPr>
      </w:pPr>
    </w:p>
    <w:p w14:paraId="199A354D" w14:textId="77777777" w:rsidR="003859F4" w:rsidRPr="003859F4" w:rsidRDefault="003859F4" w:rsidP="003859F4">
      <w:pPr>
        <w:jc w:val="center"/>
        <w:rPr>
          <w:rFonts w:asciiTheme="majorEastAsia" w:eastAsiaTheme="majorEastAsia" w:hAnsiTheme="majorEastAsia"/>
          <w:b/>
          <w:bCs/>
          <w:szCs w:val="20"/>
        </w:rPr>
      </w:pPr>
    </w:p>
    <w:p w14:paraId="4BFB7B60" w14:textId="77777777" w:rsidR="003859F4" w:rsidRPr="003859F4" w:rsidRDefault="003859F4" w:rsidP="003859F4">
      <w:pPr>
        <w:jc w:val="center"/>
        <w:rPr>
          <w:rFonts w:asciiTheme="majorEastAsia" w:eastAsiaTheme="majorEastAsia" w:hAnsiTheme="majorEastAsia"/>
          <w:b/>
          <w:bCs/>
          <w:sz w:val="40"/>
          <w:szCs w:val="40"/>
        </w:rPr>
      </w:pPr>
      <w:r w:rsidRPr="003859F4">
        <w:rPr>
          <w:rFonts w:asciiTheme="majorEastAsia" w:eastAsiaTheme="majorEastAsia" w:hAnsiTheme="majorEastAsia" w:hint="eastAsia"/>
          <w:b/>
          <w:bCs/>
          <w:sz w:val="40"/>
          <w:szCs w:val="40"/>
        </w:rPr>
        <w:t>20</w:t>
      </w:r>
      <w:r w:rsidR="00C81C66">
        <w:rPr>
          <w:rFonts w:asciiTheme="majorEastAsia" w:eastAsiaTheme="majorEastAsia" w:hAnsiTheme="majorEastAsia"/>
          <w:b/>
          <w:bCs/>
          <w:sz w:val="40"/>
          <w:szCs w:val="40"/>
        </w:rPr>
        <w:t>25</w:t>
      </w:r>
      <w:r w:rsidRPr="003859F4">
        <w:rPr>
          <w:rFonts w:asciiTheme="majorEastAsia" w:eastAsiaTheme="majorEastAsia" w:hAnsiTheme="majorEastAsia" w:hint="eastAsia"/>
          <w:b/>
          <w:bCs/>
          <w:sz w:val="40"/>
          <w:szCs w:val="40"/>
        </w:rPr>
        <w:t>.</w:t>
      </w:r>
      <w:r w:rsidR="00C81C66">
        <w:rPr>
          <w:rFonts w:asciiTheme="majorEastAsia" w:eastAsiaTheme="majorEastAsia" w:hAnsiTheme="majorEastAsia"/>
          <w:b/>
          <w:bCs/>
          <w:sz w:val="40"/>
          <w:szCs w:val="40"/>
        </w:rPr>
        <w:t xml:space="preserve"> 12</w:t>
      </w:r>
      <w:r w:rsidRPr="003859F4">
        <w:rPr>
          <w:rFonts w:asciiTheme="majorEastAsia" w:eastAsiaTheme="majorEastAsia" w:hAnsiTheme="majorEastAsia" w:hint="eastAsia"/>
          <w:b/>
          <w:bCs/>
          <w:sz w:val="40"/>
          <w:szCs w:val="40"/>
        </w:rPr>
        <w:t>.</w:t>
      </w:r>
      <w:r w:rsidR="00C81C66">
        <w:rPr>
          <w:rFonts w:asciiTheme="majorEastAsia" w:eastAsiaTheme="majorEastAsia" w:hAnsiTheme="majorEastAsia"/>
          <w:b/>
          <w:bCs/>
          <w:sz w:val="40"/>
          <w:szCs w:val="40"/>
        </w:rPr>
        <w:t xml:space="preserve"> 16.</w:t>
      </w:r>
    </w:p>
    <w:p w14:paraId="09B8F8C1" w14:textId="77777777" w:rsidR="003859F4" w:rsidRPr="003859F4" w:rsidRDefault="003859F4" w:rsidP="003859F4">
      <w:pPr>
        <w:jc w:val="center"/>
        <w:rPr>
          <w:rFonts w:asciiTheme="majorEastAsia" w:eastAsiaTheme="majorEastAsia" w:hAnsiTheme="majorEastAsia"/>
          <w:b/>
          <w:bCs/>
          <w:sz w:val="40"/>
          <w:szCs w:val="40"/>
        </w:rPr>
      </w:pPr>
    </w:p>
    <w:p w14:paraId="182BC6A7" w14:textId="77777777" w:rsidR="003859F4" w:rsidRPr="003859F4" w:rsidRDefault="003859F4" w:rsidP="003859F4">
      <w:pPr>
        <w:jc w:val="center"/>
        <w:rPr>
          <w:rFonts w:asciiTheme="majorEastAsia" w:eastAsiaTheme="majorEastAsia" w:hAnsiTheme="majorEastAsia"/>
          <w:b/>
          <w:bCs/>
          <w:sz w:val="40"/>
          <w:szCs w:val="40"/>
        </w:rPr>
      </w:pPr>
    </w:p>
    <w:p w14:paraId="6270B388" w14:textId="77777777" w:rsidR="003859F4" w:rsidRPr="003859F4" w:rsidRDefault="003859F4" w:rsidP="003859F4">
      <w:pPr>
        <w:jc w:val="center"/>
        <w:rPr>
          <w:rFonts w:asciiTheme="majorEastAsia" w:eastAsiaTheme="majorEastAsia" w:hAnsiTheme="majorEastAsia"/>
          <w:b/>
          <w:bCs/>
          <w:sz w:val="40"/>
          <w:szCs w:val="40"/>
        </w:rPr>
      </w:pPr>
    </w:p>
    <w:p w14:paraId="18A45175" w14:textId="77777777" w:rsidR="003859F4" w:rsidRPr="003859F4" w:rsidRDefault="003859F4" w:rsidP="003859F4">
      <w:pPr>
        <w:rPr>
          <w:rFonts w:asciiTheme="majorEastAsia" w:eastAsiaTheme="majorEastAsia" w:hAnsiTheme="majorEastAsia"/>
          <w:b/>
          <w:bCs/>
          <w:sz w:val="40"/>
          <w:szCs w:val="40"/>
        </w:rPr>
      </w:pPr>
    </w:p>
    <w:p w14:paraId="72D5C24D" w14:textId="77777777" w:rsidR="003859F4" w:rsidRPr="003859F4" w:rsidRDefault="003859F4" w:rsidP="003859F4">
      <w:pPr>
        <w:rPr>
          <w:rFonts w:asciiTheme="majorEastAsia" w:eastAsiaTheme="majorEastAsia" w:hAnsiTheme="majorEastAsia"/>
          <w:b/>
          <w:bCs/>
          <w:sz w:val="40"/>
          <w:szCs w:val="40"/>
        </w:rPr>
      </w:pPr>
    </w:p>
    <w:p w14:paraId="0D8C0B26" w14:textId="77777777" w:rsidR="003859F4" w:rsidRPr="003859F4" w:rsidRDefault="003859F4" w:rsidP="003859F4">
      <w:pPr>
        <w:jc w:val="center"/>
        <w:rPr>
          <w:rFonts w:asciiTheme="majorEastAsia" w:eastAsiaTheme="majorEastAsia" w:hAnsiTheme="majorEastAsia"/>
          <w:b/>
          <w:bCs/>
          <w:sz w:val="40"/>
          <w:szCs w:val="40"/>
        </w:rPr>
      </w:pPr>
      <w:r>
        <w:rPr>
          <w:rFonts w:asciiTheme="majorEastAsia" w:eastAsiaTheme="majorEastAsia" w:hAnsiTheme="majorEastAsia"/>
          <w:b/>
          <w:bCs/>
          <w:sz w:val="40"/>
          <w:szCs w:val="40"/>
        </w:rPr>
        <w:t>㈜</w:t>
      </w:r>
      <w:proofErr w:type="spellStart"/>
      <w:r w:rsidR="00C81C66">
        <w:rPr>
          <w:rFonts w:asciiTheme="majorEastAsia" w:eastAsiaTheme="majorEastAsia" w:hAnsiTheme="majorEastAsia" w:hint="eastAsia"/>
          <w:b/>
          <w:bCs/>
          <w:sz w:val="40"/>
          <w:szCs w:val="40"/>
        </w:rPr>
        <w:t>일룸</w:t>
      </w:r>
      <w:proofErr w:type="spellEnd"/>
      <w:r w:rsidR="00C81C66">
        <w:rPr>
          <w:rFonts w:asciiTheme="majorEastAsia" w:eastAsiaTheme="majorEastAsia" w:hAnsiTheme="majorEastAsia" w:hint="eastAsia"/>
          <w:b/>
          <w:bCs/>
          <w:sz w:val="40"/>
          <w:szCs w:val="40"/>
        </w:rPr>
        <w:t xml:space="preserve"> </w:t>
      </w:r>
      <w:ins w:id="0" w:author="김현주 (Hyunjoo Kim)" w:date="2026-01-02T08:56:00Z">
        <w:r w:rsidR="005875BB">
          <w:rPr>
            <w:rFonts w:asciiTheme="majorEastAsia" w:eastAsiaTheme="majorEastAsia" w:hAnsiTheme="majorEastAsia"/>
            <w:b/>
            <w:bCs/>
            <w:sz w:val="40"/>
            <w:szCs w:val="40"/>
          </w:rPr>
          <w:t>[</w:t>
        </w:r>
      </w:ins>
      <w:proofErr w:type="spellStart"/>
      <w:r w:rsidR="00C81C66">
        <w:rPr>
          <w:rFonts w:asciiTheme="majorEastAsia" w:eastAsiaTheme="majorEastAsia" w:hAnsiTheme="majorEastAsia" w:hint="eastAsia"/>
          <w:b/>
          <w:bCs/>
          <w:sz w:val="40"/>
          <w:szCs w:val="40"/>
        </w:rPr>
        <w:t>슬로우베드</w:t>
      </w:r>
      <w:proofErr w:type="spellEnd"/>
      <w:ins w:id="1" w:author="김현주 (Hyunjoo Kim)" w:date="2026-01-02T08:56:00Z">
        <w:r w:rsidR="005875BB">
          <w:rPr>
            <w:rFonts w:asciiTheme="majorEastAsia" w:eastAsiaTheme="majorEastAsia" w:hAnsiTheme="majorEastAsia" w:hint="eastAsia"/>
            <w:b/>
            <w:bCs/>
            <w:sz w:val="40"/>
            <w:szCs w:val="40"/>
          </w:rPr>
          <w:t>]</w:t>
        </w:r>
      </w:ins>
    </w:p>
    <w:p w14:paraId="509457FE" w14:textId="77777777" w:rsidR="003859F4" w:rsidRPr="003859F4" w:rsidRDefault="003859F4" w:rsidP="003859F4">
      <w:pPr>
        <w:jc w:val="center"/>
        <w:rPr>
          <w:rFonts w:asciiTheme="majorEastAsia" w:eastAsiaTheme="majorEastAsia" w:hAnsiTheme="majorEastAsia"/>
          <w:b/>
          <w:bCs/>
          <w:sz w:val="40"/>
          <w:szCs w:val="40"/>
        </w:rPr>
      </w:pPr>
      <w:r w:rsidRPr="003859F4">
        <w:rPr>
          <w:rFonts w:asciiTheme="majorEastAsia" w:eastAsiaTheme="majorEastAsia" w:hAnsiTheme="majorEastAsia" w:hint="eastAsia"/>
          <w:b/>
          <w:bCs/>
          <w:sz w:val="40"/>
          <w:szCs w:val="40"/>
        </w:rPr>
        <w:t>㈜이엠넷</w:t>
      </w:r>
    </w:p>
    <w:p w14:paraId="66008509" w14:textId="77777777" w:rsidR="003859F4" w:rsidRPr="00012AD1" w:rsidRDefault="003859F4" w:rsidP="003859F4">
      <w:pPr>
        <w:jc w:val="center"/>
        <w:rPr>
          <w:rFonts w:ascii="돋움" w:eastAsia="돋움" w:hAnsi="돋움"/>
          <w:b/>
          <w:bCs/>
          <w:szCs w:val="20"/>
        </w:rPr>
      </w:pPr>
    </w:p>
    <w:p w14:paraId="3CFC9B56" w14:textId="77777777" w:rsidR="003859F4" w:rsidRPr="003859F4" w:rsidRDefault="003859F4" w:rsidP="003859F4">
      <w:pPr>
        <w:jc w:val="center"/>
        <w:rPr>
          <w:rFonts w:asciiTheme="minorEastAsia" w:eastAsiaTheme="minorEastAsia" w:hAnsiTheme="minorEastAsia"/>
          <w:sz w:val="36"/>
          <w:szCs w:val="20"/>
        </w:rPr>
      </w:pPr>
      <w:r w:rsidRPr="003859F4">
        <w:rPr>
          <w:rFonts w:asciiTheme="minorEastAsia" w:eastAsiaTheme="minorEastAsia" w:hAnsiTheme="minorEastAsia" w:hint="eastAsia"/>
          <w:b/>
          <w:bCs/>
          <w:sz w:val="36"/>
          <w:szCs w:val="20"/>
        </w:rPr>
        <w:lastRenderedPageBreak/>
        <w:t>광고 대행 계약서</w:t>
      </w:r>
    </w:p>
    <w:p w14:paraId="41E00FC1" w14:textId="77777777" w:rsidR="003859F4" w:rsidRPr="003859F4" w:rsidRDefault="003859F4" w:rsidP="003859F4">
      <w:pPr>
        <w:rPr>
          <w:rFonts w:asciiTheme="minorEastAsia" w:eastAsiaTheme="minorEastAsia" w:hAnsiTheme="minorEastAsia"/>
          <w:szCs w:val="20"/>
        </w:rPr>
      </w:pPr>
    </w:p>
    <w:p w14:paraId="4BC92CF7" w14:textId="77777777" w:rsidR="003859F4" w:rsidRPr="003859F4" w:rsidRDefault="003859F4" w:rsidP="003859F4">
      <w:pPr>
        <w:ind w:firstLine="195"/>
        <w:rPr>
          <w:rFonts w:asciiTheme="minorEastAsia" w:eastAsiaTheme="minorEastAsia" w:hAnsiTheme="minorEastAsia"/>
          <w:szCs w:val="20"/>
        </w:rPr>
      </w:pPr>
      <w:r w:rsidRPr="003859F4">
        <w:rPr>
          <w:rFonts w:asciiTheme="minorEastAsia" w:eastAsiaTheme="minorEastAsia" w:hAnsiTheme="minorEastAsia" w:hint="eastAsia"/>
          <w:szCs w:val="20"/>
        </w:rPr>
        <w:t>㈜</w:t>
      </w:r>
      <w:proofErr w:type="spellStart"/>
      <w:r w:rsidR="00C81C66">
        <w:rPr>
          <w:rFonts w:asciiTheme="minorEastAsia" w:eastAsiaTheme="minorEastAsia" w:hAnsiTheme="minorEastAsia" w:hint="eastAsia"/>
          <w:szCs w:val="20"/>
        </w:rPr>
        <w:t>일룸</w:t>
      </w:r>
      <w:proofErr w:type="spellEnd"/>
      <w:r w:rsidR="00C81C66">
        <w:rPr>
          <w:rFonts w:asciiTheme="minorEastAsia" w:eastAsiaTheme="minorEastAsia" w:hAnsiTheme="minorEastAsia" w:hint="eastAsia"/>
          <w:szCs w:val="20"/>
        </w:rPr>
        <w:t xml:space="preserve"> </w:t>
      </w:r>
      <w:del w:id="2" w:author="김현주 (Hyunjoo Kim)" w:date="2026-01-02T08:56:00Z">
        <w:r w:rsidR="00C81C66" w:rsidDel="0040561D">
          <w:rPr>
            <w:rFonts w:asciiTheme="minorEastAsia" w:eastAsiaTheme="minorEastAsia" w:hAnsiTheme="minorEastAsia" w:hint="eastAsia"/>
            <w:szCs w:val="20"/>
          </w:rPr>
          <w:delText>슬로우베드</w:delText>
        </w:r>
      </w:del>
      <w:r w:rsidRPr="003859F4">
        <w:rPr>
          <w:rFonts w:asciiTheme="minorEastAsia" w:eastAsiaTheme="minorEastAsia" w:hAnsiTheme="minorEastAsia" w:hint="eastAsia"/>
          <w:szCs w:val="20"/>
        </w:rPr>
        <w:t xml:space="preserve">(이하 </w:t>
      </w:r>
      <w:r w:rsidRPr="003859F4">
        <w:rPr>
          <w:rFonts w:asciiTheme="minorEastAsia" w:eastAsiaTheme="minorEastAsia" w:hAnsiTheme="minorEastAsia"/>
          <w:szCs w:val="20"/>
        </w:rPr>
        <w:t>‘</w:t>
      </w:r>
      <w:r w:rsidR="00881A2F">
        <w:rPr>
          <w:rFonts w:asciiTheme="minorEastAsia" w:eastAsiaTheme="minorEastAsia" w:hAnsiTheme="minorEastAsia" w:hint="eastAsia"/>
          <w:szCs w:val="20"/>
        </w:rPr>
        <w:t>광고주</w:t>
      </w:r>
      <w:r w:rsidRPr="003859F4">
        <w:rPr>
          <w:rFonts w:asciiTheme="minorEastAsia" w:eastAsiaTheme="minorEastAsia" w:hAnsiTheme="minorEastAsia"/>
          <w:szCs w:val="20"/>
        </w:rPr>
        <w:t>’</w:t>
      </w:r>
      <w:r w:rsidRPr="003859F4">
        <w:rPr>
          <w:rFonts w:asciiTheme="minorEastAsia" w:eastAsiaTheme="minorEastAsia" w:hAnsiTheme="minorEastAsia" w:hint="eastAsia"/>
          <w:szCs w:val="20"/>
        </w:rPr>
        <w:t xml:space="preserve"> 라 함)</w:t>
      </w:r>
      <w:r w:rsidR="00912CAC">
        <w:rPr>
          <w:rFonts w:asciiTheme="minorEastAsia" w:eastAsiaTheme="minorEastAsia" w:hAnsiTheme="minorEastAsia" w:hint="eastAsia"/>
          <w:szCs w:val="20"/>
        </w:rPr>
        <w:t>과(</w:t>
      </w:r>
      <w:r w:rsidRPr="003859F4">
        <w:rPr>
          <w:rFonts w:asciiTheme="minorEastAsia" w:eastAsiaTheme="minorEastAsia" w:hAnsiTheme="minorEastAsia" w:hint="eastAsia"/>
          <w:szCs w:val="20"/>
        </w:rPr>
        <w:t>와</w:t>
      </w:r>
      <w:r w:rsidR="00912CAC">
        <w:rPr>
          <w:rFonts w:asciiTheme="minorEastAsia" w:eastAsiaTheme="minorEastAsia" w:hAnsiTheme="minorEastAsia" w:hint="eastAsia"/>
          <w:szCs w:val="20"/>
        </w:rPr>
        <w:t>)</w:t>
      </w:r>
      <w:r w:rsidRPr="003859F4">
        <w:rPr>
          <w:rFonts w:asciiTheme="minorEastAsia" w:eastAsiaTheme="minorEastAsia" w:hAnsiTheme="minorEastAsia" w:hint="eastAsia"/>
          <w:szCs w:val="20"/>
        </w:rPr>
        <w:t xml:space="preserve"> 온라인 광고대행사 </w:t>
      </w:r>
      <w:r w:rsidRPr="003859F4">
        <w:rPr>
          <w:rFonts w:asciiTheme="minorEastAsia" w:eastAsiaTheme="minorEastAsia" w:hAnsiTheme="minorEastAsia"/>
          <w:szCs w:val="20"/>
        </w:rPr>
        <w:t>㈜</w:t>
      </w:r>
      <w:proofErr w:type="spellStart"/>
      <w:r w:rsidRPr="003859F4">
        <w:rPr>
          <w:rFonts w:asciiTheme="minorEastAsia" w:eastAsiaTheme="minorEastAsia" w:hAnsiTheme="minorEastAsia" w:hint="eastAsia"/>
          <w:szCs w:val="20"/>
        </w:rPr>
        <w:t>이엠넷</w:t>
      </w:r>
      <w:proofErr w:type="spellEnd"/>
      <w:r w:rsidRPr="003859F4">
        <w:rPr>
          <w:rFonts w:asciiTheme="minorEastAsia" w:eastAsiaTheme="minorEastAsia" w:hAnsiTheme="minorEastAsia" w:hint="eastAsia"/>
          <w:szCs w:val="20"/>
        </w:rPr>
        <w:t xml:space="preserve">(이하 </w:t>
      </w:r>
      <w:r w:rsidR="00881A2F">
        <w:rPr>
          <w:rFonts w:asciiTheme="minorEastAsia" w:eastAsiaTheme="minorEastAsia" w:hAnsiTheme="minorEastAsia"/>
          <w:szCs w:val="20"/>
        </w:rPr>
        <w:t>‘대행사’</w:t>
      </w:r>
      <w:r w:rsidRPr="003859F4">
        <w:rPr>
          <w:rFonts w:asciiTheme="minorEastAsia" w:eastAsiaTheme="minorEastAsia" w:hAnsiTheme="minorEastAsia" w:hint="eastAsia"/>
          <w:szCs w:val="20"/>
        </w:rPr>
        <w:t xml:space="preserve"> 라 함)은 온라인 광고 대행업무에 대하여 아래와 같이 계약을 체결한다.</w:t>
      </w:r>
    </w:p>
    <w:p w14:paraId="7FCECF00" w14:textId="77777777" w:rsidR="003859F4" w:rsidRPr="003859F4" w:rsidRDefault="003859F4" w:rsidP="003859F4">
      <w:pPr>
        <w:ind w:firstLine="195"/>
        <w:rPr>
          <w:rFonts w:asciiTheme="minorEastAsia" w:eastAsiaTheme="minorEastAsia" w:hAnsiTheme="minorEastAsia"/>
          <w:szCs w:val="20"/>
        </w:rPr>
      </w:pPr>
    </w:p>
    <w:p w14:paraId="3BE839F2" w14:textId="77777777" w:rsidR="003859F4" w:rsidRPr="003859F4" w:rsidRDefault="003859F4" w:rsidP="003859F4">
      <w:pPr>
        <w:ind w:firstLine="195"/>
        <w:jc w:val="center"/>
        <w:rPr>
          <w:rFonts w:asciiTheme="minorEastAsia" w:eastAsiaTheme="minorEastAsia" w:hAnsiTheme="minorEastAsia"/>
          <w:szCs w:val="20"/>
        </w:rPr>
      </w:pPr>
      <w:r w:rsidRPr="003859F4">
        <w:rPr>
          <w:rFonts w:asciiTheme="minorEastAsia" w:eastAsiaTheme="minorEastAsia" w:hAnsiTheme="minorEastAsia" w:hint="eastAsia"/>
          <w:szCs w:val="20"/>
        </w:rPr>
        <w:t xml:space="preserve">---------------------- 아                </w:t>
      </w:r>
      <w:proofErr w:type="spellStart"/>
      <w:r w:rsidRPr="003859F4">
        <w:rPr>
          <w:rFonts w:asciiTheme="minorEastAsia" w:eastAsiaTheme="minorEastAsia" w:hAnsiTheme="minorEastAsia" w:hint="eastAsia"/>
          <w:szCs w:val="20"/>
        </w:rPr>
        <w:t>래</w:t>
      </w:r>
      <w:proofErr w:type="spellEnd"/>
      <w:r w:rsidRPr="003859F4">
        <w:rPr>
          <w:rFonts w:asciiTheme="minorEastAsia" w:eastAsiaTheme="minorEastAsia" w:hAnsiTheme="minorEastAsia" w:hint="eastAsia"/>
          <w:szCs w:val="20"/>
        </w:rPr>
        <w:t xml:space="preserve"> ----------------------</w:t>
      </w:r>
    </w:p>
    <w:p w14:paraId="5703D7FF" w14:textId="77777777" w:rsidR="003859F4" w:rsidRPr="003859F4" w:rsidRDefault="003859F4" w:rsidP="003859F4">
      <w:pPr>
        <w:ind w:firstLine="195"/>
        <w:rPr>
          <w:rFonts w:asciiTheme="minorEastAsia" w:eastAsiaTheme="minorEastAsia" w:hAnsiTheme="minorEastAsia"/>
          <w:szCs w:val="20"/>
        </w:rPr>
      </w:pPr>
    </w:p>
    <w:p w14:paraId="49823EBB" w14:textId="77777777" w:rsidR="003859F4" w:rsidRPr="003859F4" w:rsidRDefault="003859F4" w:rsidP="003859F4">
      <w:pPr>
        <w:ind w:leftChars="-180" w:left="-180" w:hangingChars="90" w:hanging="180"/>
        <w:rPr>
          <w:rFonts w:asciiTheme="minorEastAsia" w:eastAsiaTheme="minorEastAsia" w:hAnsiTheme="minorEastAsia"/>
          <w:b/>
          <w:szCs w:val="20"/>
        </w:rPr>
      </w:pPr>
      <w:r w:rsidRPr="003859F4">
        <w:rPr>
          <w:rFonts w:asciiTheme="minorEastAsia" w:eastAsiaTheme="minorEastAsia" w:hAnsiTheme="minorEastAsia" w:hint="eastAsia"/>
          <w:b/>
          <w:szCs w:val="20"/>
        </w:rPr>
        <w:t>제 1 조 (계약의 목적)</w:t>
      </w:r>
    </w:p>
    <w:p w14:paraId="24AD77C2" w14:textId="77777777" w:rsidR="003859F4" w:rsidRPr="003859F4" w:rsidRDefault="003859F4" w:rsidP="003859F4">
      <w:pPr>
        <w:rPr>
          <w:rFonts w:asciiTheme="minorEastAsia" w:eastAsiaTheme="minorEastAsia" w:hAnsiTheme="minorEastAsia"/>
          <w:szCs w:val="20"/>
        </w:rPr>
      </w:pPr>
      <w:r w:rsidRPr="003859F4">
        <w:rPr>
          <w:rFonts w:asciiTheme="minorEastAsia" w:eastAsiaTheme="minorEastAsia" w:hAnsiTheme="minorEastAsia" w:hint="eastAsia"/>
          <w:szCs w:val="20"/>
        </w:rPr>
        <w:t xml:space="preserve">본 계약은 </w:t>
      </w:r>
      <w:r w:rsidR="00143438">
        <w:rPr>
          <w:rFonts w:asciiTheme="minorEastAsia" w:eastAsiaTheme="minorEastAsia" w:hAnsiTheme="minorEastAsia"/>
          <w:szCs w:val="20"/>
        </w:rPr>
        <w:t>‘</w:t>
      </w:r>
      <w:r w:rsidR="00143438">
        <w:rPr>
          <w:rFonts w:asciiTheme="minorEastAsia" w:eastAsiaTheme="minorEastAsia" w:hAnsiTheme="minorEastAsia" w:hint="eastAsia"/>
          <w:szCs w:val="20"/>
        </w:rPr>
        <w:t>광고주</w:t>
      </w:r>
      <w:r w:rsidR="00143438">
        <w:rPr>
          <w:rFonts w:asciiTheme="minorEastAsia" w:eastAsiaTheme="minorEastAsia" w:hAnsiTheme="minorEastAsia"/>
          <w:szCs w:val="20"/>
        </w:rPr>
        <w:t>’</w:t>
      </w:r>
      <w:r w:rsidR="00143438">
        <w:rPr>
          <w:rFonts w:asciiTheme="minorEastAsia" w:eastAsiaTheme="minorEastAsia" w:hAnsiTheme="minorEastAsia" w:hint="eastAsia"/>
          <w:szCs w:val="20"/>
        </w:rPr>
        <w:t xml:space="preserve">가 </w:t>
      </w:r>
      <w:r w:rsidR="00143438">
        <w:rPr>
          <w:rFonts w:asciiTheme="minorEastAsia" w:eastAsiaTheme="minorEastAsia" w:hAnsiTheme="minorEastAsia"/>
          <w:szCs w:val="20"/>
        </w:rPr>
        <w:t>‘</w:t>
      </w:r>
      <w:r w:rsidR="00143438">
        <w:rPr>
          <w:rFonts w:asciiTheme="minorEastAsia" w:eastAsiaTheme="minorEastAsia" w:hAnsiTheme="minorEastAsia" w:hint="eastAsia"/>
          <w:szCs w:val="20"/>
        </w:rPr>
        <w:t>대행사</w:t>
      </w:r>
      <w:r w:rsidR="00143438">
        <w:rPr>
          <w:rFonts w:asciiTheme="minorEastAsia" w:eastAsiaTheme="minorEastAsia" w:hAnsiTheme="minorEastAsia"/>
          <w:szCs w:val="20"/>
        </w:rPr>
        <w:t>’</w:t>
      </w:r>
      <w:r w:rsidR="00143438">
        <w:rPr>
          <w:rFonts w:asciiTheme="minorEastAsia" w:eastAsiaTheme="minorEastAsia" w:hAnsiTheme="minorEastAsia" w:hint="eastAsia"/>
          <w:szCs w:val="20"/>
        </w:rPr>
        <w:t xml:space="preserve">에게 온라인 광고를 대행 의뢰함에 있어 필요한 제반 사항 및 </w:t>
      </w:r>
      <w:r w:rsidR="00143438">
        <w:rPr>
          <w:rFonts w:asciiTheme="minorEastAsia" w:eastAsiaTheme="minorEastAsia" w:hAnsiTheme="minorEastAsia"/>
          <w:szCs w:val="20"/>
        </w:rPr>
        <w:t>‘</w:t>
      </w:r>
      <w:r w:rsidR="00143438">
        <w:rPr>
          <w:rFonts w:asciiTheme="minorEastAsia" w:eastAsiaTheme="minorEastAsia" w:hAnsiTheme="minorEastAsia" w:hint="eastAsia"/>
          <w:szCs w:val="20"/>
        </w:rPr>
        <w:t>광고주</w:t>
      </w:r>
      <w:r w:rsidR="00143438">
        <w:rPr>
          <w:rFonts w:asciiTheme="minorEastAsia" w:eastAsiaTheme="minorEastAsia" w:hAnsiTheme="minorEastAsia"/>
          <w:szCs w:val="20"/>
        </w:rPr>
        <w:t>’</w:t>
      </w:r>
      <w:r w:rsidR="00143438">
        <w:rPr>
          <w:rFonts w:asciiTheme="minorEastAsia" w:eastAsiaTheme="minorEastAsia" w:hAnsiTheme="minorEastAsia" w:hint="eastAsia"/>
          <w:szCs w:val="20"/>
        </w:rPr>
        <w:t xml:space="preserve">와 </w:t>
      </w:r>
      <w:r w:rsidR="00143438">
        <w:rPr>
          <w:rFonts w:asciiTheme="minorEastAsia" w:eastAsiaTheme="minorEastAsia" w:hAnsiTheme="minorEastAsia"/>
          <w:szCs w:val="20"/>
        </w:rPr>
        <w:t>‘</w:t>
      </w:r>
      <w:r w:rsidR="00143438">
        <w:rPr>
          <w:rFonts w:asciiTheme="minorEastAsia" w:eastAsiaTheme="minorEastAsia" w:hAnsiTheme="minorEastAsia" w:hint="eastAsia"/>
          <w:szCs w:val="20"/>
        </w:rPr>
        <w:t>대행사</w:t>
      </w:r>
      <w:r w:rsidR="00143438">
        <w:rPr>
          <w:rFonts w:asciiTheme="minorEastAsia" w:eastAsiaTheme="minorEastAsia" w:hAnsiTheme="minorEastAsia"/>
          <w:szCs w:val="20"/>
        </w:rPr>
        <w:t>’</w:t>
      </w:r>
      <w:r w:rsidR="00143438">
        <w:rPr>
          <w:rFonts w:asciiTheme="minorEastAsia" w:eastAsiaTheme="minorEastAsia" w:hAnsiTheme="minorEastAsia" w:hint="eastAsia"/>
          <w:szCs w:val="20"/>
        </w:rPr>
        <w:t>간의 권리와 의무를 규정함에 그 목적이 있다.</w:t>
      </w:r>
    </w:p>
    <w:p w14:paraId="2DD80F91" w14:textId="77777777" w:rsidR="003859F4" w:rsidRPr="00881A2F" w:rsidRDefault="003859F4" w:rsidP="003859F4">
      <w:pPr>
        <w:rPr>
          <w:rFonts w:asciiTheme="minorEastAsia" w:eastAsiaTheme="minorEastAsia" w:hAnsiTheme="minorEastAsia"/>
          <w:szCs w:val="20"/>
        </w:rPr>
      </w:pPr>
    </w:p>
    <w:p w14:paraId="54D9E918" w14:textId="77777777" w:rsidR="003859F4" w:rsidRPr="003859F4" w:rsidRDefault="003859F4" w:rsidP="003859F4">
      <w:pPr>
        <w:ind w:leftChars="-180" w:left="-360"/>
        <w:rPr>
          <w:rFonts w:asciiTheme="minorEastAsia" w:eastAsiaTheme="minorEastAsia" w:hAnsiTheme="minorEastAsia"/>
          <w:b/>
          <w:szCs w:val="20"/>
        </w:rPr>
      </w:pPr>
      <w:r w:rsidRPr="003859F4">
        <w:rPr>
          <w:rFonts w:asciiTheme="minorEastAsia" w:eastAsiaTheme="minorEastAsia" w:hAnsiTheme="minorEastAsia" w:hint="eastAsia"/>
          <w:b/>
          <w:szCs w:val="20"/>
        </w:rPr>
        <w:t>제 2 조 (계약의 내용)</w:t>
      </w:r>
    </w:p>
    <w:p w14:paraId="46D01922" w14:textId="77777777" w:rsidR="003859F4" w:rsidRDefault="003859F4" w:rsidP="00143438">
      <w:pPr>
        <w:ind w:left="200" w:hangingChars="100" w:hanging="200"/>
        <w:rPr>
          <w:rFonts w:asciiTheme="minorEastAsia" w:eastAsiaTheme="minorEastAsia" w:hAnsiTheme="minorEastAsia" w:cs="Arial"/>
          <w:szCs w:val="20"/>
        </w:rPr>
      </w:pPr>
      <w:r w:rsidRPr="003859F4">
        <w:rPr>
          <w:rFonts w:asciiTheme="minorEastAsia" w:eastAsiaTheme="minorEastAsia" w:hAnsiTheme="minorEastAsia" w:cs="Arial" w:hint="eastAsia"/>
          <w:szCs w:val="20"/>
        </w:rPr>
        <w:t xml:space="preserve">1. </w:t>
      </w:r>
      <w:r w:rsidR="00143438">
        <w:rPr>
          <w:rFonts w:asciiTheme="minorEastAsia" w:eastAsiaTheme="minorEastAsia" w:hAnsiTheme="minorEastAsia" w:cs="Arial" w:hint="eastAsia"/>
          <w:szCs w:val="20"/>
        </w:rPr>
        <w:t xml:space="preserve">본 계약은 </w:t>
      </w:r>
      <w:r w:rsidR="00143438">
        <w:rPr>
          <w:rFonts w:asciiTheme="minorEastAsia" w:eastAsiaTheme="minorEastAsia" w:hAnsiTheme="minorEastAsia" w:cs="Arial"/>
          <w:szCs w:val="20"/>
        </w:rPr>
        <w:t>‘</w:t>
      </w:r>
      <w:r w:rsidR="00143438">
        <w:rPr>
          <w:rFonts w:asciiTheme="minorEastAsia" w:eastAsiaTheme="minorEastAsia" w:hAnsiTheme="minorEastAsia" w:cs="Arial" w:hint="eastAsia"/>
          <w:szCs w:val="20"/>
        </w:rPr>
        <w:t>대행사</w:t>
      </w:r>
      <w:r w:rsidR="00143438">
        <w:rPr>
          <w:rFonts w:asciiTheme="minorEastAsia" w:eastAsiaTheme="minorEastAsia" w:hAnsiTheme="minorEastAsia" w:cs="Arial"/>
          <w:szCs w:val="20"/>
        </w:rPr>
        <w:t>’</w:t>
      </w:r>
      <w:r w:rsidR="00143438">
        <w:rPr>
          <w:rFonts w:asciiTheme="minorEastAsia" w:eastAsiaTheme="minorEastAsia" w:hAnsiTheme="minorEastAsia" w:cs="Arial" w:hint="eastAsia"/>
          <w:szCs w:val="20"/>
        </w:rPr>
        <w:t xml:space="preserve">가 아래의 내용으로 </w:t>
      </w:r>
      <w:r w:rsidR="00143438">
        <w:rPr>
          <w:rFonts w:asciiTheme="minorEastAsia" w:eastAsiaTheme="minorEastAsia" w:hAnsiTheme="minorEastAsia" w:cs="Arial"/>
          <w:szCs w:val="20"/>
        </w:rPr>
        <w:t>‘</w:t>
      </w:r>
      <w:r w:rsidR="00143438">
        <w:rPr>
          <w:rFonts w:asciiTheme="minorEastAsia" w:eastAsiaTheme="minorEastAsia" w:hAnsiTheme="minorEastAsia" w:cs="Arial" w:hint="eastAsia"/>
          <w:szCs w:val="20"/>
        </w:rPr>
        <w:t>본건 용역</w:t>
      </w:r>
      <w:r w:rsidR="00143438">
        <w:rPr>
          <w:rFonts w:asciiTheme="minorEastAsia" w:eastAsiaTheme="minorEastAsia" w:hAnsiTheme="minorEastAsia" w:cs="Arial"/>
          <w:szCs w:val="20"/>
        </w:rPr>
        <w:t>’</w:t>
      </w:r>
      <w:r w:rsidR="00143438">
        <w:rPr>
          <w:rFonts w:asciiTheme="minorEastAsia" w:eastAsiaTheme="minorEastAsia" w:hAnsiTheme="minorEastAsia" w:cs="Arial" w:hint="eastAsia"/>
          <w:szCs w:val="20"/>
        </w:rPr>
        <w:t xml:space="preserve">을 수행하고, </w:t>
      </w:r>
      <w:r w:rsidR="00143438">
        <w:rPr>
          <w:rFonts w:asciiTheme="minorEastAsia" w:eastAsiaTheme="minorEastAsia" w:hAnsiTheme="minorEastAsia" w:cs="Arial"/>
          <w:szCs w:val="20"/>
        </w:rPr>
        <w:t>‘</w:t>
      </w:r>
      <w:r w:rsidR="00143438">
        <w:rPr>
          <w:rFonts w:asciiTheme="minorEastAsia" w:eastAsiaTheme="minorEastAsia" w:hAnsiTheme="minorEastAsia" w:cs="Arial" w:hint="eastAsia"/>
          <w:szCs w:val="20"/>
        </w:rPr>
        <w:t>광고주</w:t>
      </w:r>
      <w:r w:rsidR="00143438">
        <w:rPr>
          <w:rFonts w:asciiTheme="minorEastAsia" w:eastAsiaTheme="minorEastAsia" w:hAnsiTheme="minorEastAsia" w:cs="Arial"/>
          <w:szCs w:val="20"/>
        </w:rPr>
        <w:t>’</w:t>
      </w:r>
      <w:r w:rsidR="00143438">
        <w:rPr>
          <w:rFonts w:asciiTheme="minorEastAsia" w:eastAsiaTheme="minorEastAsia" w:hAnsiTheme="minorEastAsia" w:cs="Arial" w:hint="eastAsia"/>
          <w:szCs w:val="20"/>
        </w:rPr>
        <w:t xml:space="preserve">는 이에 대한 </w:t>
      </w:r>
      <w:proofErr w:type="spellStart"/>
      <w:r w:rsidR="00143438">
        <w:rPr>
          <w:rFonts w:asciiTheme="minorEastAsia" w:eastAsiaTheme="minorEastAsia" w:hAnsiTheme="minorEastAsia" w:cs="Arial" w:hint="eastAsia"/>
          <w:szCs w:val="20"/>
        </w:rPr>
        <w:t>광고비를지불하는</w:t>
      </w:r>
      <w:proofErr w:type="spellEnd"/>
      <w:r w:rsidR="00143438">
        <w:rPr>
          <w:rFonts w:asciiTheme="minorEastAsia" w:eastAsiaTheme="minorEastAsia" w:hAnsiTheme="minorEastAsia" w:cs="Arial" w:hint="eastAsia"/>
          <w:szCs w:val="20"/>
        </w:rPr>
        <w:t xml:space="preserve"> 것을 그 내용으로 한다.</w:t>
      </w:r>
    </w:p>
    <w:p w14:paraId="3860F7E8" w14:textId="77777777" w:rsidR="00143438" w:rsidRDefault="00143438" w:rsidP="00143438">
      <w:pPr>
        <w:ind w:left="200" w:hangingChars="100" w:hanging="200"/>
        <w:rPr>
          <w:rFonts w:asciiTheme="minorEastAsia" w:eastAsiaTheme="minorEastAsia" w:hAnsiTheme="minorEastAsia" w:cs="Arial"/>
          <w:szCs w:val="20"/>
        </w:rPr>
      </w:pPr>
      <w:r>
        <w:rPr>
          <w:rFonts w:asciiTheme="minorEastAsia" w:eastAsiaTheme="minorEastAsia" w:hAnsiTheme="minorEastAsia" w:cs="Arial" w:hint="eastAsia"/>
          <w:szCs w:val="20"/>
        </w:rPr>
        <w:t xml:space="preserve"> 가. 인터넷 포탈 사이트 또는 인터넷 매체를 통한 검색광고∙배너광고∙텍스트광고 대행</w:t>
      </w:r>
    </w:p>
    <w:p w14:paraId="7B134EDA" w14:textId="77777777" w:rsidR="00143438" w:rsidRDefault="00143438" w:rsidP="00143438">
      <w:pPr>
        <w:ind w:left="200" w:hangingChars="100" w:hanging="200"/>
        <w:rPr>
          <w:rFonts w:asciiTheme="minorEastAsia" w:eastAsiaTheme="minorEastAsia" w:hAnsiTheme="minorEastAsia" w:cs="Arial"/>
          <w:szCs w:val="20"/>
        </w:rPr>
      </w:pPr>
      <w:r>
        <w:rPr>
          <w:rFonts w:asciiTheme="minorEastAsia" w:eastAsiaTheme="minorEastAsia" w:hAnsiTheme="minorEastAsia" w:cs="Arial" w:hint="eastAsia"/>
          <w:szCs w:val="20"/>
        </w:rPr>
        <w:t xml:space="preserve"> 나. 인터넷 포탈 사이트 또는 인터넷 매체의 컨텐츠 제작 및 관리 대행</w:t>
      </w:r>
    </w:p>
    <w:p w14:paraId="2EC4FDA7" w14:textId="77777777" w:rsidR="00143438" w:rsidRDefault="00143438" w:rsidP="00143438">
      <w:pPr>
        <w:ind w:left="200" w:hangingChars="100" w:hanging="200"/>
        <w:rPr>
          <w:rFonts w:asciiTheme="minorEastAsia" w:eastAsiaTheme="minorEastAsia" w:hAnsiTheme="minorEastAsia" w:cs="Arial"/>
          <w:szCs w:val="20"/>
        </w:rPr>
      </w:pPr>
      <w:r>
        <w:rPr>
          <w:rFonts w:asciiTheme="minorEastAsia" w:eastAsiaTheme="minorEastAsia" w:hAnsiTheme="minorEastAsia" w:cs="Arial" w:hint="eastAsia"/>
          <w:szCs w:val="20"/>
        </w:rPr>
        <w:t xml:space="preserve"> 다. 모바일광고 또는 </w:t>
      </w:r>
      <w:proofErr w:type="spellStart"/>
      <w:r>
        <w:rPr>
          <w:rFonts w:asciiTheme="minorEastAsia" w:eastAsiaTheme="minorEastAsia" w:hAnsiTheme="minorEastAsia" w:cs="Arial" w:hint="eastAsia"/>
          <w:szCs w:val="20"/>
        </w:rPr>
        <w:t>바이럴광고</w:t>
      </w:r>
      <w:proofErr w:type="spellEnd"/>
      <w:r>
        <w:rPr>
          <w:rFonts w:asciiTheme="minorEastAsia" w:eastAsiaTheme="minorEastAsia" w:hAnsiTheme="minorEastAsia" w:cs="Arial" w:hint="eastAsia"/>
          <w:szCs w:val="20"/>
        </w:rPr>
        <w:t xml:space="preserve"> 대행</w:t>
      </w:r>
    </w:p>
    <w:p w14:paraId="5643BE44" w14:textId="77777777" w:rsidR="00143438" w:rsidRDefault="00143438" w:rsidP="00143438">
      <w:pPr>
        <w:ind w:left="200" w:hangingChars="100" w:hanging="200"/>
        <w:rPr>
          <w:rFonts w:asciiTheme="minorEastAsia" w:eastAsiaTheme="minorEastAsia" w:hAnsiTheme="minorEastAsia" w:cs="Arial"/>
          <w:szCs w:val="20"/>
        </w:rPr>
      </w:pPr>
      <w:r>
        <w:rPr>
          <w:rFonts w:asciiTheme="minorEastAsia" w:eastAsiaTheme="minorEastAsia" w:hAnsiTheme="minorEastAsia" w:cs="Arial" w:hint="eastAsia"/>
          <w:szCs w:val="20"/>
        </w:rPr>
        <w:t xml:space="preserve"> 라. 광고의 기획, 제목, 설명문구의 작성 및 수정 등 광고 관리</w:t>
      </w:r>
    </w:p>
    <w:p w14:paraId="7FE7254B" w14:textId="77777777" w:rsidR="00143438" w:rsidRDefault="00143438" w:rsidP="00143438">
      <w:pPr>
        <w:ind w:left="200" w:hangingChars="100" w:hanging="200"/>
        <w:rPr>
          <w:rFonts w:asciiTheme="minorEastAsia" w:eastAsiaTheme="minorEastAsia" w:hAnsiTheme="minorEastAsia" w:cs="Arial"/>
          <w:szCs w:val="20"/>
        </w:rPr>
      </w:pPr>
      <w:r>
        <w:rPr>
          <w:rFonts w:asciiTheme="minorEastAsia" w:eastAsiaTheme="minorEastAsia" w:hAnsiTheme="minorEastAsia" w:cs="Arial" w:hint="eastAsia"/>
          <w:szCs w:val="20"/>
        </w:rPr>
        <w:t xml:space="preserve"> 마. 매체의 운영정책 가이드에 따른 관리 대행 (컨텐츠 및 게시방법 등)</w:t>
      </w:r>
    </w:p>
    <w:p w14:paraId="618EB258" w14:textId="77777777" w:rsidR="00143438" w:rsidRDefault="00143438" w:rsidP="00143438">
      <w:pPr>
        <w:ind w:left="200" w:hangingChars="100" w:hanging="200"/>
        <w:rPr>
          <w:rFonts w:asciiTheme="minorEastAsia" w:eastAsiaTheme="minorEastAsia" w:hAnsiTheme="minorEastAsia" w:cs="Arial"/>
          <w:szCs w:val="20"/>
        </w:rPr>
      </w:pPr>
      <w:r>
        <w:rPr>
          <w:rFonts w:asciiTheme="minorEastAsia" w:eastAsiaTheme="minorEastAsia" w:hAnsiTheme="minorEastAsia" w:cs="Arial" w:hint="eastAsia"/>
          <w:szCs w:val="20"/>
        </w:rPr>
        <w:t xml:space="preserve"> 바. 광고효과 분석 및 보고서 작성</w:t>
      </w:r>
    </w:p>
    <w:p w14:paraId="3A5CBCCD" w14:textId="77777777" w:rsidR="00143438" w:rsidRPr="003859F4" w:rsidRDefault="00143438" w:rsidP="00143438">
      <w:pPr>
        <w:ind w:left="200" w:hangingChars="100" w:hanging="200"/>
        <w:rPr>
          <w:rFonts w:asciiTheme="minorEastAsia" w:eastAsiaTheme="minorEastAsia" w:hAnsiTheme="minorEastAsia" w:cs="Arial"/>
          <w:color w:val="000000"/>
          <w:szCs w:val="20"/>
        </w:rPr>
      </w:pPr>
      <w:r>
        <w:rPr>
          <w:rFonts w:asciiTheme="minorEastAsia" w:eastAsiaTheme="minorEastAsia" w:hAnsiTheme="minorEastAsia" w:cs="Arial" w:hint="eastAsia"/>
          <w:szCs w:val="20"/>
        </w:rPr>
        <w:t xml:space="preserve">2. </w:t>
      </w:r>
      <w:r>
        <w:rPr>
          <w:rFonts w:asciiTheme="minorEastAsia" w:eastAsiaTheme="minorEastAsia" w:hAnsiTheme="minorEastAsia" w:cs="Arial"/>
          <w:szCs w:val="20"/>
        </w:rPr>
        <w:t>‘</w:t>
      </w:r>
      <w:r>
        <w:rPr>
          <w:rFonts w:asciiTheme="minorEastAsia" w:eastAsiaTheme="minorEastAsia" w:hAnsiTheme="minorEastAsia" w:cs="Arial" w:hint="eastAsia"/>
          <w:szCs w:val="20"/>
        </w:rPr>
        <w:t>광고주</w:t>
      </w:r>
      <w:r>
        <w:rPr>
          <w:rFonts w:asciiTheme="minorEastAsia" w:eastAsiaTheme="minorEastAsia" w:hAnsiTheme="minorEastAsia" w:cs="Arial"/>
          <w:szCs w:val="20"/>
        </w:rPr>
        <w:t>’</w:t>
      </w:r>
      <w:r>
        <w:rPr>
          <w:rFonts w:asciiTheme="minorEastAsia" w:eastAsiaTheme="minorEastAsia" w:hAnsiTheme="minorEastAsia" w:cs="Arial" w:hint="eastAsia"/>
          <w:szCs w:val="20"/>
        </w:rPr>
        <w:t xml:space="preserve">는 본 계약기간 동안 전항의 본건 용역 가운데 </w:t>
      </w:r>
      <w:r>
        <w:rPr>
          <w:rFonts w:asciiTheme="minorEastAsia" w:eastAsiaTheme="minorEastAsia" w:hAnsiTheme="minorEastAsia" w:cs="Arial"/>
          <w:szCs w:val="20"/>
        </w:rPr>
        <w:t>‘</w:t>
      </w:r>
      <w:r>
        <w:rPr>
          <w:rFonts w:asciiTheme="minorEastAsia" w:eastAsiaTheme="minorEastAsia" w:hAnsiTheme="minorEastAsia" w:cs="Arial" w:hint="eastAsia"/>
          <w:szCs w:val="20"/>
        </w:rPr>
        <w:t>광고주</w:t>
      </w:r>
      <w:r>
        <w:rPr>
          <w:rFonts w:asciiTheme="minorEastAsia" w:eastAsiaTheme="minorEastAsia" w:hAnsiTheme="minorEastAsia" w:cs="Arial"/>
          <w:szCs w:val="20"/>
        </w:rPr>
        <w:t>’</w:t>
      </w:r>
      <w:r>
        <w:rPr>
          <w:rFonts w:asciiTheme="minorEastAsia" w:eastAsiaTheme="minorEastAsia" w:hAnsiTheme="minorEastAsia" w:cs="Arial" w:hint="eastAsia"/>
          <w:szCs w:val="20"/>
        </w:rPr>
        <w:t xml:space="preserve">의 필요에 따라 </w:t>
      </w:r>
      <w:r>
        <w:rPr>
          <w:rFonts w:asciiTheme="minorEastAsia" w:eastAsiaTheme="minorEastAsia" w:hAnsiTheme="minorEastAsia" w:cs="Arial"/>
          <w:szCs w:val="20"/>
        </w:rPr>
        <w:t>‘</w:t>
      </w:r>
      <w:r>
        <w:rPr>
          <w:rFonts w:asciiTheme="minorEastAsia" w:eastAsiaTheme="minorEastAsia" w:hAnsiTheme="minorEastAsia" w:cs="Arial" w:hint="eastAsia"/>
          <w:szCs w:val="20"/>
        </w:rPr>
        <w:t>대행사</w:t>
      </w:r>
      <w:r>
        <w:rPr>
          <w:rFonts w:asciiTheme="minorEastAsia" w:eastAsiaTheme="minorEastAsia" w:hAnsiTheme="minorEastAsia" w:cs="Arial"/>
          <w:szCs w:val="20"/>
        </w:rPr>
        <w:t>’</w:t>
      </w:r>
      <w:r>
        <w:rPr>
          <w:rFonts w:asciiTheme="minorEastAsia" w:eastAsiaTheme="minorEastAsia" w:hAnsiTheme="minorEastAsia" w:cs="Arial" w:hint="eastAsia"/>
          <w:szCs w:val="20"/>
        </w:rPr>
        <w:t xml:space="preserve">에게 그 용역 수행을 요청하며, </w:t>
      </w:r>
      <w:r>
        <w:rPr>
          <w:rFonts w:asciiTheme="minorEastAsia" w:eastAsiaTheme="minorEastAsia" w:hAnsiTheme="minorEastAsia" w:cs="Arial"/>
          <w:szCs w:val="20"/>
        </w:rPr>
        <w:t>‘</w:t>
      </w:r>
      <w:r>
        <w:rPr>
          <w:rFonts w:asciiTheme="minorEastAsia" w:eastAsiaTheme="minorEastAsia" w:hAnsiTheme="minorEastAsia" w:cs="Arial" w:hint="eastAsia"/>
          <w:szCs w:val="20"/>
        </w:rPr>
        <w:t>광고주</w:t>
      </w:r>
      <w:r>
        <w:rPr>
          <w:rFonts w:asciiTheme="minorEastAsia" w:eastAsiaTheme="minorEastAsia" w:hAnsiTheme="minorEastAsia" w:cs="Arial"/>
          <w:szCs w:val="20"/>
        </w:rPr>
        <w:t>’</w:t>
      </w:r>
      <w:r>
        <w:rPr>
          <w:rFonts w:asciiTheme="minorEastAsia" w:eastAsiaTheme="minorEastAsia" w:hAnsiTheme="minorEastAsia" w:cs="Arial" w:hint="eastAsia"/>
          <w:szCs w:val="20"/>
        </w:rPr>
        <w:t>의 요청이 있는 건 별 용역에 대하여 용역의 내용, 광고비 산정 및 지급방법 등을 추가한 별도 추가약정서를 체결하여 진행할 수 있다.</w:t>
      </w:r>
    </w:p>
    <w:p w14:paraId="12C3CE5B" w14:textId="77777777" w:rsidR="003859F4" w:rsidRDefault="003859F4" w:rsidP="003859F4">
      <w:pPr>
        <w:ind w:left="406" w:hanging="406"/>
        <w:outlineLvl w:val="0"/>
        <w:rPr>
          <w:rFonts w:asciiTheme="minorEastAsia" w:eastAsiaTheme="minorEastAsia" w:hAnsiTheme="minorEastAsia" w:cs="Arial"/>
          <w:szCs w:val="20"/>
        </w:rPr>
      </w:pPr>
      <w:r w:rsidRPr="003859F4">
        <w:rPr>
          <w:rFonts w:asciiTheme="minorEastAsia" w:eastAsiaTheme="minorEastAsia" w:hAnsiTheme="minorEastAsia" w:cs="Arial" w:hint="eastAsia"/>
          <w:szCs w:val="20"/>
        </w:rPr>
        <w:t xml:space="preserve"> </w:t>
      </w:r>
    </w:p>
    <w:p w14:paraId="7CD03047" w14:textId="77777777" w:rsidR="00143438" w:rsidRPr="003859F4" w:rsidRDefault="00143438" w:rsidP="00143438">
      <w:pPr>
        <w:ind w:leftChars="-180" w:left="-360"/>
        <w:rPr>
          <w:rFonts w:asciiTheme="minorEastAsia" w:eastAsiaTheme="minorEastAsia" w:hAnsiTheme="minorEastAsia"/>
          <w:b/>
          <w:szCs w:val="20"/>
        </w:rPr>
      </w:pPr>
      <w:r w:rsidRPr="003859F4">
        <w:rPr>
          <w:rFonts w:asciiTheme="minorEastAsia" w:eastAsiaTheme="minorEastAsia" w:hAnsiTheme="minorEastAsia" w:hint="eastAsia"/>
          <w:b/>
          <w:szCs w:val="20"/>
        </w:rPr>
        <w:t xml:space="preserve">제 </w:t>
      </w:r>
      <w:r>
        <w:rPr>
          <w:rFonts w:asciiTheme="minorEastAsia" w:eastAsiaTheme="minorEastAsia" w:hAnsiTheme="minorEastAsia" w:hint="eastAsia"/>
          <w:b/>
          <w:szCs w:val="20"/>
        </w:rPr>
        <w:t>3</w:t>
      </w:r>
      <w:r w:rsidRPr="003859F4">
        <w:rPr>
          <w:rFonts w:asciiTheme="minorEastAsia" w:eastAsiaTheme="minorEastAsia" w:hAnsiTheme="minorEastAsia" w:hint="eastAsia"/>
          <w:b/>
          <w:szCs w:val="20"/>
        </w:rPr>
        <w:t xml:space="preserve"> 조 (</w:t>
      </w:r>
      <w:r>
        <w:rPr>
          <w:rFonts w:asciiTheme="minorEastAsia" w:eastAsiaTheme="minorEastAsia" w:hAnsiTheme="minorEastAsia" w:hint="eastAsia"/>
          <w:b/>
          <w:szCs w:val="20"/>
        </w:rPr>
        <w:t>관련용어의 정의</w:t>
      </w:r>
      <w:r w:rsidRPr="003859F4">
        <w:rPr>
          <w:rFonts w:asciiTheme="minorEastAsia" w:eastAsiaTheme="minorEastAsia" w:hAnsiTheme="minorEastAsia" w:hint="eastAsia"/>
          <w:b/>
          <w:szCs w:val="20"/>
        </w:rPr>
        <w:t>)</w:t>
      </w:r>
    </w:p>
    <w:p w14:paraId="59D90EF9" w14:textId="77777777" w:rsidR="00143438" w:rsidRDefault="00143438" w:rsidP="00143438">
      <w:pPr>
        <w:tabs>
          <w:tab w:val="left" w:pos="142"/>
        </w:tabs>
        <w:ind w:left="238" w:hanging="238"/>
        <w:outlineLvl w:val="0"/>
        <w:rPr>
          <w:rFonts w:asciiTheme="minorEastAsia" w:eastAsiaTheme="minorEastAsia" w:hAnsiTheme="minorEastAsia" w:cs="Arial"/>
          <w:szCs w:val="20"/>
        </w:rPr>
      </w:pPr>
      <w:r>
        <w:rPr>
          <w:rFonts w:asciiTheme="minorEastAsia" w:eastAsiaTheme="minorEastAsia" w:hAnsiTheme="minorEastAsia" w:cs="Arial" w:hint="eastAsia"/>
          <w:szCs w:val="20"/>
        </w:rPr>
        <w:t xml:space="preserve">1. </w:t>
      </w:r>
      <w:r>
        <w:rPr>
          <w:rFonts w:asciiTheme="minorEastAsia" w:eastAsiaTheme="minorEastAsia" w:hAnsiTheme="minorEastAsia" w:cs="Arial"/>
          <w:szCs w:val="20"/>
        </w:rPr>
        <w:t>‘</w:t>
      </w:r>
      <w:proofErr w:type="spellStart"/>
      <w:r>
        <w:rPr>
          <w:rFonts w:asciiTheme="minorEastAsia" w:eastAsiaTheme="minorEastAsia" w:hAnsiTheme="minorEastAsia" w:cs="Arial" w:hint="eastAsia"/>
          <w:szCs w:val="20"/>
        </w:rPr>
        <w:t>미디어렙사</w:t>
      </w:r>
      <w:proofErr w:type="spellEnd"/>
      <w:r>
        <w:rPr>
          <w:rFonts w:asciiTheme="minorEastAsia" w:eastAsiaTheme="minorEastAsia" w:hAnsiTheme="minorEastAsia" w:cs="Arial"/>
          <w:szCs w:val="20"/>
        </w:rPr>
        <w:t>’</w:t>
      </w:r>
      <w:r>
        <w:rPr>
          <w:rFonts w:asciiTheme="minorEastAsia" w:eastAsiaTheme="minorEastAsia" w:hAnsiTheme="minorEastAsia" w:cs="Arial" w:hint="eastAsia"/>
          <w:szCs w:val="20"/>
        </w:rPr>
        <w:t xml:space="preserve">라 함은 포탈사이트 또는 인터넷 사이트로부터 배너광고 또는 검색광고, 헤드카피형 텍스트광고의 판매 및 집행 등의 총체적 권한을 갖거나 판매대행 총괄 권리를 위임 받은 업체를 말한다. (예: </w:t>
      </w:r>
      <w:proofErr w:type="spellStart"/>
      <w:r>
        <w:rPr>
          <w:rFonts w:asciiTheme="minorEastAsia" w:eastAsiaTheme="minorEastAsia" w:hAnsiTheme="minorEastAsia" w:cs="Arial" w:hint="eastAsia"/>
          <w:szCs w:val="20"/>
        </w:rPr>
        <w:t>나스미디어</w:t>
      </w:r>
      <w:proofErr w:type="spellEnd"/>
      <w:r>
        <w:rPr>
          <w:rFonts w:asciiTheme="minorEastAsia" w:eastAsiaTheme="minorEastAsia" w:hAnsiTheme="minorEastAsia" w:cs="Arial" w:hint="eastAsia"/>
          <w:szCs w:val="20"/>
        </w:rPr>
        <w:t>, 메조미디어, 인크로스 등)</w:t>
      </w:r>
    </w:p>
    <w:p w14:paraId="772057F8" w14:textId="77777777" w:rsidR="00143438" w:rsidRDefault="00143438" w:rsidP="00143438">
      <w:pPr>
        <w:tabs>
          <w:tab w:val="left" w:pos="142"/>
        </w:tabs>
        <w:ind w:left="238" w:hanging="238"/>
        <w:outlineLvl w:val="0"/>
        <w:rPr>
          <w:rFonts w:asciiTheme="minorEastAsia" w:eastAsiaTheme="minorEastAsia" w:hAnsiTheme="minorEastAsia" w:cs="Arial"/>
          <w:szCs w:val="20"/>
        </w:rPr>
      </w:pPr>
      <w:r>
        <w:rPr>
          <w:rFonts w:asciiTheme="minorEastAsia" w:eastAsiaTheme="minorEastAsia" w:hAnsiTheme="minorEastAsia" w:cs="Arial" w:hint="eastAsia"/>
          <w:szCs w:val="20"/>
        </w:rPr>
        <w:t xml:space="preserve">2. </w:t>
      </w:r>
      <w:r>
        <w:rPr>
          <w:rFonts w:asciiTheme="minorEastAsia" w:eastAsiaTheme="minorEastAsia" w:hAnsiTheme="minorEastAsia" w:cs="Arial"/>
          <w:szCs w:val="20"/>
        </w:rPr>
        <w:t>‘</w:t>
      </w:r>
      <w:r>
        <w:rPr>
          <w:rFonts w:asciiTheme="minorEastAsia" w:eastAsiaTheme="minorEastAsia" w:hAnsiTheme="minorEastAsia" w:cs="Arial" w:hint="eastAsia"/>
          <w:szCs w:val="20"/>
        </w:rPr>
        <w:t>인터넷 매체</w:t>
      </w:r>
      <w:r>
        <w:rPr>
          <w:rFonts w:asciiTheme="minorEastAsia" w:eastAsiaTheme="minorEastAsia" w:hAnsiTheme="minorEastAsia" w:cs="Arial"/>
          <w:szCs w:val="20"/>
        </w:rPr>
        <w:t>’</w:t>
      </w:r>
      <w:r>
        <w:rPr>
          <w:rFonts w:asciiTheme="minorEastAsia" w:eastAsiaTheme="minorEastAsia" w:hAnsiTheme="minorEastAsia" w:cs="Arial" w:hint="eastAsia"/>
          <w:szCs w:val="20"/>
        </w:rPr>
        <w:t>라 함은 네이버, 카카오, 구글 등과 같이 광고를 의뢰 받고 해당 광고를 노출하는 수단이 되는 웹사이트를 말한다.</w:t>
      </w:r>
    </w:p>
    <w:p w14:paraId="2EDBCC6A" w14:textId="77777777" w:rsidR="00143438" w:rsidRDefault="00143438" w:rsidP="00143438">
      <w:pPr>
        <w:tabs>
          <w:tab w:val="left" w:pos="142"/>
        </w:tabs>
        <w:ind w:left="238" w:hanging="238"/>
        <w:outlineLvl w:val="0"/>
        <w:rPr>
          <w:rFonts w:asciiTheme="minorEastAsia" w:eastAsiaTheme="minorEastAsia" w:hAnsiTheme="minorEastAsia" w:cs="Arial"/>
          <w:szCs w:val="20"/>
        </w:rPr>
      </w:pPr>
      <w:r>
        <w:rPr>
          <w:rFonts w:asciiTheme="minorEastAsia" w:eastAsiaTheme="minorEastAsia" w:hAnsiTheme="minorEastAsia" w:cs="Arial" w:hint="eastAsia"/>
          <w:szCs w:val="20"/>
        </w:rPr>
        <w:t xml:space="preserve">3. </w:t>
      </w:r>
      <w:r>
        <w:rPr>
          <w:rFonts w:asciiTheme="minorEastAsia" w:eastAsiaTheme="minorEastAsia" w:hAnsiTheme="minorEastAsia" w:cs="Arial"/>
          <w:szCs w:val="20"/>
        </w:rPr>
        <w:t>‘</w:t>
      </w:r>
      <w:r>
        <w:rPr>
          <w:rFonts w:asciiTheme="minorEastAsia" w:eastAsiaTheme="minorEastAsia" w:hAnsiTheme="minorEastAsia" w:cs="Arial" w:hint="eastAsia"/>
          <w:szCs w:val="20"/>
        </w:rPr>
        <w:t>검색광고</w:t>
      </w:r>
      <w:r>
        <w:rPr>
          <w:rFonts w:asciiTheme="minorEastAsia" w:eastAsiaTheme="minorEastAsia" w:hAnsiTheme="minorEastAsia" w:cs="Arial"/>
          <w:szCs w:val="20"/>
        </w:rPr>
        <w:t>’</w:t>
      </w:r>
      <w:r>
        <w:rPr>
          <w:rFonts w:asciiTheme="minorEastAsia" w:eastAsiaTheme="minorEastAsia" w:hAnsiTheme="minorEastAsia" w:cs="Arial" w:hint="eastAsia"/>
          <w:szCs w:val="20"/>
        </w:rPr>
        <w:t xml:space="preserve">라 함은 </w:t>
      </w:r>
      <w:r>
        <w:rPr>
          <w:rFonts w:asciiTheme="minorEastAsia" w:eastAsiaTheme="minorEastAsia" w:hAnsiTheme="minorEastAsia" w:cs="Arial"/>
          <w:szCs w:val="20"/>
        </w:rPr>
        <w:t>‘</w:t>
      </w:r>
      <w:r>
        <w:rPr>
          <w:rFonts w:asciiTheme="minorEastAsia" w:eastAsiaTheme="minorEastAsia" w:hAnsiTheme="minorEastAsia" w:cs="Arial" w:hint="eastAsia"/>
          <w:szCs w:val="20"/>
        </w:rPr>
        <w:t>대행사</w:t>
      </w:r>
      <w:r>
        <w:rPr>
          <w:rFonts w:asciiTheme="minorEastAsia" w:eastAsiaTheme="minorEastAsia" w:hAnsiTheme="minorEastAsia" w:cs="Arial"/>
          <w:szCs w:val="20"/>
        </w:rPr>
        <w:t>’</w:t>
      </w:r>
      <w:r>
        <w:rPr>
          <w:rFonts w:asciiTheme="minorEastAsia" w:eastAsiaTheme="minorEastAsia" w:hAnsiTheme="minorEastAsia" w:cs="Arial" w:hint="eastAsia"/>
          <w:szCs w:val="20"/>
        </w:rPr>
        <w:t xml:space="preserve">가 </w:t>
      </w:r>
      <w:r>
        <w:rPr>
          <w:rFonts w:asciiTheme="minorEastAsia" w:eastAsiaTheme="minorEastAsia" w:hAnsiTheme="minorEastAsia" w:cs="Arial"/>
          <w:szCs w:val="20"/>
        </w:rPr>
        <w:t>‘</w:t>
      </w:r>
      <w:r>
        <w:rPr>
          <w:rFonts w:asciiTheme="minorEastAsia" w:eastAsiaTheme="minorEastAsia" w:hAnsiTheme="minorEastAsia" w:cs="Arial" w:hint="eastAsia"/>
          <w:szCs w:val="20"/>
        </w:rPr>
        <w:t>인터넷 매체</w:t>
      </w:r>
      <w:r>
        <w:rPr>
          <w:rFonts w:asciiTheme="minorEastAsia" w:eastAsiaTheme="minorEastAsia" w:hAnsiTheme="minorEastAsia" w:cs="Arial"/>
          <w:szCs w:val="20"/>
        </w:rPr>
        <w:t>’</w:t>
      </w:r>
      <w:r>
        <w:rPr>
          <w:rFonts w:asciiTheme="minorEastAsia" w:eastAsiaTheme="minorEastAsia" w:hAnsiTheme="minorEastAsia" w:cs="Arial" w:hint="eastAsia"/>
          <w:szCs w:val="20"/>
        </w:rPr>
        <w:t xml:space="preserve"> 또는 </w:t>
      </w:r>
      <w:r>
        <w:rPr>
          <w:rFonts w:asciiTheme="minorEastAsia" w:eastAsiaTheme="minorEastAsia" w:hAnsiTheme="minorEastAsia" w:cs="Arial"/>
          <w:szCs w:val="20"/>
        </w:rPr>
        <w:t>‘</w:t>
      </w:r>
      <w:proofErr w:type="spellStart"/>
      <w:r>
        <w:rPr>
          <w:rFonts w:asciiTheme="minorEastAsia" w:eastAsiaTheme="minorEastAsia" w:hAnsiTheme="minorEastAsia" w:cs="Arial" w:hint="eastAsia"/>
          <w:szCs w:val="20"/>
        </w:rPr>
        <w:t>미디어렙사</w:t>
      </w:r>
      <w:proofErr w:type="spellEnd"/>
      <w:r>
        <w:rPr>
          <w:rFonts w:asciiTheme="minorEastAsia" w:eastAsiaTheme="minorEastAsia" w:hAnsiTheme="minorEastAsia" w:cs="Arial"/>
          <w:szCs w:val="20"/>
        </w:rPr>
        <w:t>’</w:t>
      </w:r>
      <w:r>
        <w:rPr>
          <w:rFonts w:asciiTheme="minorEastAsia" w:eastAsiaTheme="minorEastAsia" w:hAnsiTheme="minorEastAsia" w:cs="Arial" w:hint="eastAsia"/>
          <w:szCs w:val="20"/>
        </w:rPr>
        <w:t>로부터 광고영업권을 위임 받아 인터넷 포탈 또는 검색 사이트에 검색어를 입력하면 검색 결과 화면에 관련업체의 광고가 노출이 되도록 하는 온라인 광고를 말한다.</w:t>
      </w:r>
    </w:p>
    <w:p w14:paraId="413DDA25" w14:textId="77777777" w:rsidR="00143438" w:rsidRDefault="00143438" w:rsidP="00143438">
      <w:pPr>
        <w:tabs>
          <w:tab w:val="left" w:pos="142"/>
        </w:tabs>
        <w:ind w:left="238" w:hanging="238"/>
        <w:outlineLvl w:val="0"/>
        <w:rPr>
          <w:rFonts w:asciiTheme="minorEastAsia" w:eastAsiaTheme="minorEastAsia" w:hAnsiTheme="minorEastAsia" w:cs="Arial"/>
          <w:szCs w:val="20"/>
        </w:rPr>
      </w:pPr>
      <w:r>
        <w:rPr>
          <w:rFonts w:asciiTheme="minorEastAsia" w:eastAsiaTheme="minorEastAsia" w:hAnsiTheme="minorEastAsia" w:cs="Arial" w:hint="eastAsia"/>
          <w:szCs w:val="20"/>
        </w:rPr>
        <w:t xml:space="preserve">4. </w:t>
      </w:r>
      <w:r>
        <w:rPr>
          <w:rFonts w:asciiTheme="minorEastAsia" w:eastAsiaTheme="minorEastAsia" w:hAnsiTheme="minorEastAsia" w:cs="Arial"/>
          <w:szCs w:val="20"/>
        </w:rPr>
        <w:t>‘</w:t>
      </w:r>
      <w:r>
        <w:rPr>
          <w:rFonts w:asciiTheme="minorEastAsia" w:eastAsiaTheme="minorEastAsia" w:hAnsiTheme="minorEastAsia" w:cs="Arial" w:hint="eastAsia"/>
          <w:szCs w:val="20"/>
        </w:rPr>
        <w:t>CPC(Cost Per Click)광고</w:t>
      </w:r>
      <w:r>
        <w:rPr>
          <w:rFonts w:asciiTheme="minorEastAsia" w:eastAsiaTheme="minorEastAsia" w:hAnsiTheme="minorEastAsia" w:cs="Arial"/>
          <w:szCs w:val="20"/>
        </w:rPr>
        <w:t>’</w:t>
      </w:r>
      <w:r>
        <w:rPr>
          <w:rFonts w:asciiTheme="minorEastAsia" w:eastAsiaTheme="minorEastAsia" w:hAnsiTheme="minorEastAsia" w:cs="Arial" w:hint="eastAsia"/>
          <w:szCs w:val="20"/>
        </w:rPr>
        <w:t>라 함은 웹사이트</w:t>
      </w:r>
      <w:r w:rsidR="003B442E">
        <w:rPr>
          <w:rFonts w:asciiTheme="minorEastAsia" w:eastAsiaTheme="minorEastAsia" w:hAnsiTheme="minorEastAsia" w:cs="Arial" w:hint="eastAsia"/>
          <w:szCs w:val="20"/>
        </w:rPr>
        <w:t xml:space="preserve"> 또는 검색사이트 이용자가 광고를 클릭할 때 마다 광고비를 </w:t>
      </w:r>
      <w:proofErr w:type="spellStart"/>
      <w:r w:rsidR="003B442E">
        <w:rPr>
          <w:rFonts w:asciiTheme="minorEastAsia" w:eastAsiaTheme="minorEastAsia" w:hAnsiTheme="minorEastAsia" w:cs="Arial" w:hint="eastAsia"/>
          <w:szCs w:val="20"/>
        </w:rPr>
        <w:t>과금하는</w:t>
      </w:r>
      <w:proofErr w:type="spellEnd"/>
      <w:r w:rsidR="003B442E">
        <w:rPr>
          <w:rFonts w:asciiTheme="minorEastAsia" w:eastAsiaTheme="minorEastAsia" w:hAnsiTheme="minorEastAsia" w:cs="Arial" w:hint="eastAsia"/>
          <w:szCs w:val="20"/>
        </w:rPr>
        <w:t xml:space="preserve"> 형태의 광고를 말한다.</w:t>
      </w:r>
    </w:p>
    <w:p w14:paraId="7CE69CE6" w14:textId="77777777" w:rsidR="003B442E" w:rsidRDefault="003B442E" w:rsidP="00143438">
      <w:pPr>
        <w:tabs>
          <w:tab w:val="left" w:pos="142"/>
        </w:tabs>
        <w:ind w:left="238" w:hanging="238"/>
        <w:outlineLvl w:val="0"/>
        <w:rPr>
          <w:rFonts w:asciiTheme="minorEastAsia" w:eastAsiaTheme="minorEastAsia" w:hAnsiTheme="minorEastAsia" w:cs="Arial"/>
          <w:szCs w:val="20"/>
        </w:rPr>
      </w:pPr>
      <w:r>
        <w:rPr>
          <w:rFonts w:asciiTheme="minorEastAsia" w:eastAsiaTheme="minorEastAsia" w:hAnsiTheme="minorEastAsia" w:cs="Arial" w:hint="eastAsia"/>
          <w:szCs w:val="20"/>
        </w:rPr>
        <w:t xml:space="preserve">5. </w:t>
      </w:r>
      <w:r>
        <w:rPr>
          <w:rFonts w:asciiTheme="minorEastAsia" w:eastAsiaTheme="minorEastAsia" w:hAnsiTheme="minorEastAsia" w:cs="Arial"/>
          <w:szCs w:val="20"/>
        </w:rPr>
        <w:t>‘</w:t>
      </w:r>
      <w:r>
        <w:rPr>
          <w:rFonts w:asciiTheme="minorEastAsia" w:eastAsiaTheme="minorEastAsia" w:hAnsiTheme="minorEastAsia" w:cs="Arial" w:hint="eastAsia"/>
          <w:szCs w:val="20"/>
        </w:rPr>
        <w:t>CPM(Cost Per Millennium)광고</w:t>
      </w:r>
      <w:r>
        <w:rPr>
          <w:rFonts w:asciiTheme="minorEastAsia" w:eastAsiaTheme="minorEastAsia" w:hAnsiTheme="minorEastAsia" w:cs="Arial"/>
          <w:szCs w:val="20"/>
        </w:rPr>
        <w:t>’</w:t>
      </w:r>
      <w:r>
        <w:rPr>
          <w:rFonts w:asciiTheme="minorEastAsia" w:eastAsiaTheme="minorEastAsia" w:hAnsiTheme="minorEastAsia" w:cs="Arial" w:hint="eastAsia"/>
          <w:szCs w:val="20"/>
        </w:rPr>
        <w:t xml:space="preserve">라 함은 검색어 또는 배너의 </w:t>
      </w:r>
      <w:proofErr w:type="spellStart"/>
      <w:r>
        <w:rPr>
          <w:rFonts w:asciiTheme="minorEastAsia" w:eastAsiaTheme="minorEastAsia" w:hAnsiTheme="minorEastAsia" w:cs="Arial" w:hint="eastAsia"/>
          <w:szCs w:val="20"/>
        </w:rPr>
        <w:t>노출량에</w:t>
      </w:r>
      <w:proofErr w:type="spellEnd"/>
      <w:r>
        <w:rPr>
          <w:rFonts w:asciiTheme="minorEastAsia" w:eastAsiaTheme="minorEastAsia" w:hAnsiTheme="minorEastAsia" w:cs="Arial" w:hint="eastAsia"/>
          <w:szCs w:val="20"/>
        </w:rPr>
        <w:t xml:space="preserve"> 따라 인터넷 매체에서 미리 정한 금액으로 </w:t>
      </w:r>
      <w:proofErr w:type="spellStart"/>
      <w:r>
        <w:rPr>
          <w:rFonts w:asciiTheme="minorEastAsia" w:eastAsiaTheme="minorEastAsia" w:hAnsiTheme="minorEastAsia" w:cs="Arial" w:hint="eastAsia"/>
          <w:szCs w:val="20"/>
        </w:rPr>
        <w:t>과금하는</w:t>
      </w:r>
      <w:proofErr w:type="spellEnd"/>
      <w:r>
        <w:rPr>
          <w:rFonts w:asciiTheme="minorEastAsia" w:eastAsiaTheme="minorEastAsia" w:hAnsiTheme="minorEastAsia" w:cs="Arial" w:hint="eastAsia"/>
          <w:szCs w:val="20"/>
        </w:rPr>
        <w:t xml:space="preserve"> 정액제 광고를 말한다.</w:t>
      </w:r>
    </w:p>
    <w:p w14:paraId="361E0D21" w14:textId="77777777" w:rsidR="003B442E" w:rsidRDefault="003B442E" w:rsidP="00143438">
      <w:pPr>
        <w:tabs>
          <w:tab w:val="left" w:pos="142"/>
        </w:tabs>
        <w:ind w:left="238" w:hanging="238"/>
        <w:outlineLvl w:val="0"/>
        <w:rPr>
          <w:rFonts w:asciiTheme="minorEastAsia" w:eastAsiaTheme="minorEastAsia" w:hAnsiTheme="minorEastAsia" w:cs="Arial"/>
          <w:szCs w:val="20"/>
        </w:rPr>
      </w:pPr>
      <w:r>
        <w:rPr>
          <w:rFonts w:asciiTheme="minorEastAsia" w:eastAsiaTheme="minorEastAsia" w:hAnsiTheme="minorEastAsia" w:cs="Arial" w:hint="eastAsia"/>
          <w:szCs w:val="20"/>
        </w:rPr>
        <w:t xml:space="preserve">6. </w:t>
      </w:r>
      <w:r>
        <w:rPr>
          <w:rFonts w:asciiTheme="minorEastAsia" w:eastAsiaTheme="minorEastAsia" w:hAnsiTheme="minorEastAsia" w:cs="Arial"/>
          <w:szCs w:val="20"/>
        </w:rPr>
        <w:t>‘</w:t>
      </w:r>
      <w:r>
        <w:rPr>
          <w:rFonts w:asciiTheme="minorEastAsia" w:eastAsiaTheme="minorEastAsia" w:hAnsiTheme="minorEastAsia" w:cs="Arial" w:hint="eastAsia"/>
          <w:szCs w:val="20"/>
        </w:rPr>
        <w:t>소진</w:t>
      </w:r>
      <w:r>
        <w:rPr>
          <w:rFonts w:asciiTheme="minorEastAsia" w:eastAsiaTheme="minorEastAsia" w:hAnsiTheme="minorEastAsia" w:cs="Arial"/>
          <w:szCs w:val="20"/>
        </w:rPr>
        <w:t>’</w:t>
      </w:r>
      <w:r>
        <w:rPr>
          <w:rFonts w:asciiTheme="minorEastAsia" w:eastAsiaTheme="minorEastAsia" w:hAnsiTheme="minorEastAsia" w:cs="Arial" w:hint="eastAsia"/>
          <w:szCs w:val="20"/>
        </w:rPr>
        <w:t>이라 함은 광고 충전(지급)액이 클릭에 의해 클릭당 광고비용이 광고 충전(지급)액에서 차</w:t>
      </w:r>
      <w:r>
        <w:rPr>
          <w:rFonts w:asciiTheme="minorEastAsia" w:eastAsiaTheme="minorEastAsia" w:hAnsiTheme="minorEastAsia" w:cs="Arial" w:hint="eastAsia"/>
          <w:szCs w:val="20"/>
        </w:rPr>
        <w:lastRenderedPageBreak/>
        <w:t>감되는 것을 말한다.</w:t>
      </w:r>
    </w:p>
    <w:p w14:paraId="39EA8248" w14:textId="77777777" w:rsidR="003B442E" w:rsidRDefault="003B442E" w:rsidP="00143438">
      <w:pPr>
        <w:tabs>
          <w:tab w:val="left" w:pos="142"/>
        </w:tabs>
        <w:ind w:left="238" w:hanging="238"/>
        <w:outlineLvl w:val="0"/>
        <w:rPr>
          <w:rFonts w:asciiTheme="minorEastAsia" w:eastAsiaTheme="minorEastAsia" w:hAnsiTheme="minorEastAsia" w:cs="Arial"/>
          <w:szCs w:val="20"/>
        </w:rPr>
      </w:pPr>
      <w:r>
        <w:rPr>
          <w:rFonts w:asciiTheme="minorEastAsia" w:eastAsiaTheme="minorEastAsia" w:hAnsiTheme="minorEastAsia" w:cs="Arial" w:hint="eastAsia"/>
          <w:szCs w:val="20"/>
        </w:rPr>
        <w:t xml:space="preserve">7. </w:t>
      </w:r>
      <w:r>
        <w:rPr>
          <w:rFonts w:asciiTheme="minorEastAsia" w:eastAsiaTheme="minorEastAsia" w:hAnsiTheme="minorEastAsia" w:cs="Arial"/>
          <w:szCs w:val="20"/>
        </w:rPr>
        <w:t>‘</w:t>
      </w:r>
      <w:proofErr w:type="spellStart"/>
      <w:r>
        <w:rPr>
          <w:rFonts w:asciiTheme="minorEastAsia" w:eastAsiaTheme="minorEastAsia" w:hAnsiTheme="minorEastAsia" w:cs="Arial" w:hint="eastAsia"/>
          <w:szCs w:val="20"/>
        </w:rPr>
        <w:t>바이럴광고</w:t>
      </w:r>
      <w:proofErr w:type="spellEnd"/>
      <w:r>
        <w:rPr>
          <w:rFonts w:asciiTheme="minorEastAsia" w:eastAsiaTheme="minorEastAsia" w:hAnsiTheme="minorEastAsia" w:cs="Arial"/>
          <w:szCs w:val="20"/>
        </w:rPr>
        <w:t>’</w:t>
      </w:r>
      <w:r>
        <w:rPr>
          <w:rFonts w:asciiTheme="minorEastAsia" w:eastAsiaTheme="minorEastAsia" w:hAnsiTheme="minorEastAsia" w:cs="Arial" w:hint="eastAsia"/>
          <w:szCs w:val="20"/>
        </w:rPr>
        <w:t>라 함은 매체(블로그, 카페 등) 및 SNS 등을 통해 소비자들에게 자연스럽게 정보를 제공하는 방식으로 집행되는 광고 방식을 말한다.</w:t>
      </w:r>
    </w:p>
    <w:p w14:paraId="7494CF15" w14:textId="77777777" w:rsidR="003B442E" w:rsidRDefault="003B442E" w:rsidP="00143438">
      <w:pPr>
        <w:tabs>
          <w:tab w:val="left" w:pos="142"/>
        </w:tabs>
        <w:ind w:left="238" w:hanging="238"/>
        <w:outlineLvl w:val="0"/>
        <w:rPr>
          <w:rFonts w:asciiTheme="minorEastAsia" w:eastAsiaTheme="minorEastAsia" w:hAnsiTheme="minorEastAsia" w:cs="Arial"/>
          <w:szCs w:val="20"/>
        </w:rPr>
      </w:pPr>
      <w:r>
        <w:rPr>
          <w:rFonts w:asciiTheme="minorEastAsia" w:eastAsiaTheme="minorEastAsia" w:hAnsiTheme="minorEastAsia" w:cs="Arial" w:hint="eastAsia"/>
          <w:szCs w:val="20"/>
        </w:rPr>
        <w:t xml:space="preserve">8. </w:t>
      </w:r>
      <w:r>
        <w:rPr>
          <w:rFonts w:asciiTheme="minorEastAsia" w:eastAsiaTheme="minorEastAsia" w:hAnsiTheme="minorEastAsia" w:cs="Arial"/>
          <w:szCs w:val="20"/>
        </w:rPr>
        <w:t>‘</w:t>
      </w:r>
      <w:r>
        <w:rPr>
          <w:rFonts w:asciiTheme="minorEastAsia" w:eastAsiaTheme="minorEastAsia" w:hAnsiTheme="minorEastAsia" w:cs="Arial" w:hint="eastAsia"/>
          <w:szCs w:val="20"/>
        </w:rPr>
        <w:t>모바일광고</w:t>
      </w:r>
      <w:r>
        <w:rPr>
          <w:rFonts w:asciiTheme="minorEastAsia" w:eastAsiaTheme="minorEastAsia" w:hAnsiTheme="minorEastAsia" w:cs="Arial"/>
          <w:szCs w:val="20"/>
        </w:rPr>
        <w:t>’</w:t>
      </w:r>
      <w:r>
        <w:rPr>
          <w:rFonts w:asciiTheme="minorEastAsia" w:eastAsiaTheme="minorEastAsia" w:hAnsiTheme="minorEastAsia" w:cs="Arial" w:hint="eastAsia"/>
          <w:szCs w:val="20"/>
        </w:rPr>
        <w:t>라 함은 소비자들이 이동성을 가진 정보통신기기를 통해 광고주의 정보를 제공받게 하는 방식으로 집행되는 광고 방식을 말한다.</w:t>
      </w:r>
    </w:p>
    <w:p w14:paraId="0BD94B0C" w14:textId="77777777" w:rsidR="003B442E" w:rsidRDefault="003B442E" w:rsidP="00143438">
      <w:pPr>
        <w:tabs>
          <w:tab w:val="left" w:pos="142"/>
        </w:tabs>
        <w:ind w:left="238" w:hanging="238"/>
        <w:outlineLvl w:val="0"/>
        <w:rPr>
          <w:rFonts w:asciiTheme="minorEastAsia" w:eastAsiaTheme="minorEastAsia" w:hAnsiTheme="minorEastAsia" w:cs="Arial"/>
          <w:szCs w:val="20"/>
        </w:rPr>
      </w:pPr>
      <w:r>
        <w:rPr>
          <w:rFonts w:asciiTheme="minorEastAsia" w:eastAsiaTheme="minorEastAsia" w:hAnsiTheme="minorEastAsia" w:cs="Arial" w:hint="eastAsia"/>
          <w:szCs w:val="20"/>
        </w:rPr>
        <w:t xml:space="preserve">9. </w:t>
      </w:r>
      <w:r>
        <w:rPr>
          <w:rFonts w:asciiTheme="minorEastAsia" w:eastAsiaTheme="minorEastAsia" w:hAnsiTheme="minorEastAsia" w:cs="Arial"/>
          <w:szCs w:val="20"/>
        </w:rPr>
        <w:t>‘</w:t>
      </w:r>
      <w:r>
        <w:rPr>
          <w:rFonts w:asciiTheme="minorEastAsia" w:eastAsiaTheme="minorEastAsia" w:hAnsiTheme="minorEastAsia" w:cs="Arial" w:hint="eastAsia"/>
          <w:szCs w:val="20"/>
        </w:rPr>
        <w:t>마크업(Mark-up)</w:t>
      </w:r>
      <w:r>
        <w:rPr>
          <w:rFonts w:asciiTheme="minorEastAsia" w:eastAsiaTheme="minorEastAsia" w:hAnsiTheme="minorEastAsia" w:cs="Arial"/>
          <w:szCs w:val="20"/>
        </w:rPr>
        <w:t>’</w:t>
      </w:r>
      <w:r>
        <w:rPr>
          <w:rFonts w:asciiTheme="minorEastAsia" w:eastAsiaTheme="minorEastAsia" w:hAnsiTheme="minorEastAsia" w:cs="Arial" w:hint="eastAsia"/>
          <w:szCs w:val="20"/>
        </w:rPr>
        <w:t xml:space="preserve">이라 함은 </w:t>
      </w:r>
      <w:r>
        <w:rPr>
          <w:rFonts w:asciiTheme="minorEastAsia" w:eastAsiaTheme="minorEastAsia" w:hAnsiTheme="minorEastAsia" w:cs="Arial"/>
          <w:szCs w:val="20"/>
        </w:rPr>
        <w:t>‘</w:t>
      </w:r>
      <w:r>
        <w:rPr>
          <w:rFonts w:asciiTheme="minorEastAsia" w:eastAsiaTheme="minorEastAsia" w:hAnsiTheme="minorEastAsia" w:cs="Arial" w:hint="eastAsia"/>
          <w:szCs w:val="20"/>
        </w:rPr>
        <w:t>대행사</w:t>
      </w:r>
      <w:r>
        <w:rPr>
          <w:rFonts w:asciiTheme="minorEastAsia" w:eastAsiaTheme="minorEastAsia" w:hAnsiTheme="minorEastAsia" w:cs="Arial"/>
          <w:szCs w:val="20"/>
        </w:rPr>
        <w:t>’</w:t>
      </w:r>
      <w:r>
        <w:rPr>
          <w:rFonts w:asciiTheme="minorEastAsia" w:eastAsiaTheme="minorEastAsia" w:hAnsiTheme="minorEastAsia" w:cs="Arial" w:hint="eastAsia"/>
          <w:szCs w:val="20"/>
        </w:rPr>
        <w:t xml:space="preserve">가 광고 운영을 대행함에 있어 </w:t>
      </w:r>
      <w:r>
        <w:rPr>
          <w:rFonts w:asciiTheme="minorEastAsia" w:eastAsiaTheme="minorEastAsia" w:hAnsiTheme="minorEastAsia" w:cs="Arial"/>
          <w:szCs w:val="20"/>
        </w:rPr>
        <w:t>‘</w:t>
      </w:r>
      <w:r>
        <w:rPr>
          <w:rFonts w:asciiTheme="minorEastAsia" w:eastAsiaTheme="minorEastAsia" w:hAnsiTheme="minorEastAsia" w:cs="Arial" w:hint="eastAsia"/>
          <w:szCs w:val="20"/>
        </w:rPr>
        <w:t>광고주</w:t>
      </w:r>
      <w:r>
        <w:rPr>
          <w:rFonts w:asciiTheme="minorEastAsia" w:eastAsiaTheme="minorEastAsia" w:hAnsiTheme="minorEastAsia" w:cs="Arial"/>
          <w:szCs w:val="20"/>
        </w:rPr>
        <w:t>’</w:t>
      </w:r>
      <w:r>
        <w:rPr>
          <w:rFonts w:asciiTheme="minorEastAsia" w:eastAsiaTheme="minorEastAsia" w:hAnsiTheme="minorEastAsia" w:cs="Arial" w:hint="eastAsia"/>
          <w:szCs w:val="20"/>
        </w:rPr>
        <w:t xml:space="preserve">가 </w:t>
      </w:r>
      <w:r>
        <w:rPr>
          <w:rFonts w:asciiTheme="minorEastAsia" w:eastAsiaTheme="minorEastAsia" w:hAnsiTheme="minorEastAsia" w:cs="Arial"/>
          <w:szCs w:val="20"/>
        </w:rPr>
        <w:t>‘</w:t>
      </w:r>
      <w:r>
        <w:rPr>
          <w:rFonts w:asciiTheme="minorEastAsia" w:eastAsiaTheme="minorEastAsia" w:hAnsiTheme="minorEastAsia" w:cs="Arial" w:hint="eastAsia"/>
          <w:szCs w:val="20"/>
        </w:rPr>
        <w:t>대행사</w:t>
      </w:r>
      <w:r>
        <w:rPr>
          <w:rFonts w:asciiTheme="minorEastAsia" w:eastAsiaTheme="minorEastAsia" w:hAnsiTheme="minorEastAsia" w:cs="Arial"/>
          <w:szCs w:val="20"/>
        </w:rPr>
        <w:t>’</w:t>
      </w:r>
      <w:r>
        <w:rPr>
          <w:rFonts w:asciiTheme="minorEastAsia" w:eastAsiaTheme="minorEastAsia" w:hAnsiTheme="minorEastAsia" w:cs="Arial" w:hint="eastAsia"/>
          <w:szCs w:val="20"/>
        </w:rPr>
        <w:t>에게 지급하는 수수료를 말한다.</w:t>
      </w:r>
    </w:p>
    <w:p w14:paraId="2A20CCEC" w14:textId="77777777" w:rsidR="003859F4" w:rsidRPr="00772C89" w:rsidRDefault="003859F4" w:rsidP="003B442E">
      <w:pPr>
        <w:rPr>
          <w:rFonts w:asciiTheme="minorEastAsia" w:eastAsiaTheme="minorEastAsia" w:hAnsiTheme="minorEastAsia"/>
          <w:szCs w:val="20"/>
        </w:rPr>
      </w:pPr>
    </w:p>
    <w:p w14:paraId="4762511A" w14:textId="77777777" w:rsidR="003859F4" w:rsidRPr="003859F4" w:rsidRDefault="003859F4" w:rsidP="003859F4">
      <w:pPr>
        <w:ind w:leftChars="-180" w:left="-180" w:hangingChars="90" w:hanging="180"/>
        <w:rPr>
          <w:rFonts w:asciiTheme="minorEastAsia" w:eastAsiaTheme="minorEastAsia" w:hAnsiTheme="minorEastAsia"/>
          <w:b/>
          <w:szCs w:val="20"/>
        </w:rPr>
      </w:pPr>
      <w:r w:rsidRPr="003859F4">
        <w:rPr>
          <w:rFonts w:asciiTheme="minorEastAsia" w:eastAsiaTheme="minorEastAsia" w:hAnsiTheme="minorEastAsia" w:hint="eastAsia"/>
          <w:b/>
          <w:szCs w:val="20"/>
        </w:rPr>
        <w:t>제</w:t>
      </w:r>
      <w:r w:rsidR="008D610A">
        <w:rPr>
          <w:rFonts w:asciiTheme="minorEastAsia" w:eastAsiaTheme="minorEastAsia" w:hAnsiTheme="minorEastAsia" w:hint="eastAsia"/>
          <w:b/>
          <w:szCs w:val="20"/>
        </w:rPr>
        <w:t xml:space="preserve"> 4</w:t>
      </w:r>
      <w:r w:rsidRPr="003859F4">
        <w:rPr>
          <w:rFonts w:asciiTheme="minorEastAsia" w:eastAsiaTheme="minorEastAsia" w:hAnsiTheme="minorEastAsia" w:hint="eastAsia"/>
          <w:b/>
          <w:szCs w:val="20"/>
        </w:rPr>
        <w:t xml:space="preserve"> 조 (</w:t>
      </w:r>
      <w:r w:rsidRPr="00BF7461">
        <w:rPr>
          <w:rFonts w:asciiTheme="minorEastAsia" w:eastAsiaTheme="minorEastAsia" w:hAnsiTheme="minorEastAsia" w:hint="eastAsia"/>
          <w:b/>
          <w:szCs w:val="20"/>
        </w:rPr>
        <w:t>계약기간</w:t>
      </w:r>
      <w:r w:rsidRPr="003859F4">
        <w:rPr>
          <w:rFonts w:asciiTheme="minorEastAsia" w:eastAsiaTheme="minorEastAsia" w:hAnsiTheme="minorEastAsia" w:hint="eastAsia"/>
          <w:b/>
          <w:szCs w:val="20"/>
        </w:rPr>
        <w:t>)</w:t>
      </w:r>
    </w:p>
    <w:p w14:paraId="21CE2458" w14:textId="77777777" w:rsidR="00C81C66" w:rsidRPr="00C81C66" w:rsidRDefault="00C81C66" w:rsidP="00C81C66">
      <w:pPr>
        <w:rPr>
          <w:rFonts w:asciiTheme="minorEastAsia" w:eastAsiaTheme="minorEastAsia" w:hAnsiTheme="minorEastAsia"/>
          <w:szCs w:val="20"/>
        </w:rPr>
      </w:pPr>
      <w:r>
        <w:rPr>
          <w:rFonts w:asciiTheme="minorEastAsia" w:eastAsiaTheme="minorEastAsia" w:hAnsiTheme="minorEastAsia" w:hint="eastAsia"/>
          <w:szCs w:val="20"/>
        </w:rPr>
        <w:t>1</w:t>
      </w:r>
      <w:r>
        <w:rPr>
          <w:rFonts w:asciiTheme="minorEastAsia" w:eastAsiaTheme="minorEastAsia" w:hAnsiTheme="minorEastAsia"/>
          <w:szCs w:val="20"/>
        </w:rPr>
        <w:t xml:space="preserve">. </w:t>
      </w:r>
      <w:r w:rsidR="003859F4" w:rsidRPr="003859F4">
        <w:rPr>
          <w:rFonts w:asciiTheme="minorEastAsia" w:eastAsiaTheme="minorEastAsia" w:hAnsiTheme="minorEastAsia" w:hint="eastAsia"/>
          <w:szCs w:val="20"/>
        </w:rPr>
        <w:t xml:space="preserve">본 계약의 계약기간은 </w:t>
      </w:r>
      <w:sdt>
        <w:sdtPr>
          <w:rPr>
            <w:rFonts w:asciiTheme="minorEastAsia" w:eastAsiaTheme="minorEastAsia" w:hAnsiTheme="minorEastAsia" w:hint="eastAsia"/>
            <w:b/>
            <w:szCs w:val="20"/>
            <w:shd w:val="clear" w:color="auto" w:fill="F2F2F2" w:themeFill="background1" w:themeFillShade="F2"/>
          </w:rPr>
          <w:id w:val="174931715"/>
          <w:placeholder>
            <w:docPart w:val="DefaultPlaceholder_1082065160"/>
          </w:placeholder>
          <w:date w:fullDate="2026-01-01T00:00:00Z">
            <w:dateFormat w:val="yyyy-MM-dd"/>
            <w:lid w:val="ko-KR"/>
            <w:storeMappedDataAs w:val="dateTime"/>
            <w:calendar w:val="gregorian"/>
          </w:date>
        </w:sdtPr>
        <w:sdtEndPr/>
        <w:sdtContent>
          <w:r>
            <w:rPr>
              <w:rFonts w:asciiTheme="minorEastAsia" w:eastAsiaTheme="minorEastAsia" w:hAnsiTheme="minorEastAsia" w:hint="eastAsia"/>
              <w:b/>
              <w:szCs w:val="20"/>
              <w:shd w:val="clear" w:color="auto" w:fill="F2F2F2" w:themeFill="background1" w:themeFillShade="F2"/>
            </w:rPr>
            <w:t>2026-01-01</w:t>
          </w:r>
        </w:sdtContent>
      </w:sdt>
      <w:r w:rsidR="003859F4" w:rsidRPr="003859F4">
        <w:rPr>
          <w:rFonts w:asciiTheme="minorEastAsia" w:eastAsiaTheme="minorEastAsia" w:hAnsiTheme="minorEastAsia" w:hint="eastAsia"/>
          <w:szCs w:val="20"/>
        </w:rPr>
        <w:t xml:space="preserve">부터 </w:t>
      </w:r>
      <w:sdt>
        <w:sdtPr>
          <w:rPr>
            <w:rFonts w:asciiTheme="minorEastAsia" w:eastAsiaTheme="minorEastAsia" w:hAnsiTheme="minorEastAsia" w:hint="eastAsia"/>
            <w:b/>
            <w:szCs w:val="20"/>
            <w:shd w:val="clear" w:color="auto" w:fill="F2F2F2" w:themeFill="background1" w:themeFillShade="F2"/>
          </w:rPr>
          <w:id w:val="-666786227"/>
          <w:placeholder>
            <w:docPart w:val="DefaultPlaceholder_1082065160"/>
          </w:placeholder>
          <w:date w:fullDate="2026-03-31T00:00:00Z">
            <w:dateFormat w:val="yyyy-MM-dd"/>
            <w:lid w:val="ko-KR"/>
            <w:storeMappedDataAs w:val="dateTime"/>
            <w:calendar w:val="gregorian"/>
          </w:date>
        </w:sdtPr>
        <w:sdtEndPr/>
        <w:sdtContent>
          <w:r>
            <w:rPr>
              <w:rFonts w:asciiTheme="minorEastAsia" w:eastAsiaTheme="minorEastAsia" w:hAnsiTheme="minorEastAsia" w:hint="eastAsia"/>
              <w:b/>
              <w:szCs w:val="20"/>
              <w:shd w:val="clear" w:color="auto" w:fill="F2F2F2" w:themeFill="background1" w:themeFillShade="F2"/>
            </w:rPr>
            <w:t>2026-03-31</w:t>
          </w:r>
        </w:sdtContent>
      </w:sdt>
      <w:r>
        <w:rPr>
          <w:rFonts w:asciiTheme="minorEastAsia" w:eastAsiaTheme="minorEastAsia" w:hAnsiTheme="minorEastAsia" w:hint="eastAsia"/>
          <w:szCs w:val="20"/>
        </w:rPr>
        <w:t xml:space="preserve"> </w:t>
      </w:r>
      <w:r w:rsidRPr="00C81C66">
        <w:rPr>
          <w:rFonts w:asciiTheme="minorEastAsia" w:eastAsiaTheme="minorEastAsia" w:hAnsiTheme="minorEastAsia" w:hint="eastAsia"/>
          <w:szCs w:val="20"/>
        </w:rPr>
        <w:t>“을”의 광고 관리 시점부터 종료 시</w:t>
      </w:r>
    </w:p>
    <w:p w14:paraId="7C550BE6" w14:textId="77777777" w:rsidR="003859F4" w:rsidRDefault="00C81C66" w:rsidP="00C81C66">
      <w:pPr>
        <w:rPr>
          <w:rFonts w:asciiTheme="minorEastAsia" w:eastAsiaTheme="minorEastAsia" w:hAnsiTheme="minorEastAsia"/>
          <w:szCs w:val="20"/>
        </w:rPr>
      </w:pPr>
      <w:proofErr w:type="spellStart"/>
      <w:r w:rsidRPr="00C81C66">
        <w:rPr>
          <w:rFonts w:asciiTheme="minorEastAsia" w:eastAsiaTheme="minorEastAsia" w:hAnsiTheme="minorEastAsia" w:hint="eastAsia"/>
          <w:szCs w:val="20"/>
        </w:rPr>
        <w:t>까지로</w:t>
      </w:r>
      <w:proofErr w:type="spellEnd"/>
      <w:r w:rsidRPr="00C81C66">
        <w:rPr>
          <w:rFonts w:asciiTheme="minorEastAsia" w:eastAsiaTheme="minorEastAsia" w:hAnsiTheme="minorEastAsia" w:hint="eastAsia"/>
          <w:szCs w:val="20"/>
        </w:rPr>
        <w:t xml:space="preserve"> 한다.</w:t>
      </w:r>
    </w:p>
    <w:p w14:paraId="65B65EC7" w14:textId="77777777" w:rsidR="00C81C66" w:rsidRPr="000D1852" w:rsidRDefault="00C81C66" w:rsidP="00C81C66">
      <w:pPr>
        <w:rPr>
          <w:rFonts w:asciiTheme="minorEastAsia" w:eastAsiaTheme="minorEastAsia" w:hAnsiTheme="minorEastAsia"/>
          <w:szCs w:val="20"/>
        </w:rPr>
      </w:pPr>
      <w:r>
        <w:rPr>
          <w:rFonts w:asciiTheme="minorEastAsia" w:eastAsiaTheme="minorEastAsia" w:hAnsiTheme="minorEastAsia" w:hint="eastAsia"/>
          <w:szCs w:val="20"/>
        </w:rPr>
        <w:t>2</w:t>
      </w:r>
      <w:r>
        <w:rPr>
          <w:rFonts w:asciiTheme="minorEastAsia" w:eastAsiaTheme="minorEastAsia" w:hAnsiTheme="minorEastAsia"/>
          <w:szCs w:val="20"/>
        </w:rPr>
        <w:t xml:space="preserve">. </w:t>
      </w:r>
      <w:r>
        <w:rPr>
          <w:rFonts w:asciiTheme="minorEastAsia" w:eastAsiaTheme="minorEastAsia" w:hAnsiTheme="minorEastAsia" w:hint="eastAsia"/>
          <w:szCs w:val="20"/>
        </w:rPr>
        <w:t>계약기간이 만료되기 전</w:t>
      </w:r>
      <w:r>
        <w:rPr>
          <w:rFonts w:asciiTheme="minorEastAsia" w:eastAsiaTheme="minorEastAsia" w:hAnsiTheme="minorEastAsia"/>
          <w:szCs w:val="20"/>
        </w:rPr>
        <w:t xml:space="preserve"> ‘</w:t>
      </w:r>
      <w:r>
        <w:rPr>
          <w:rFonts w:asciiTheme="minorEastAsia" w:eastAsiaTheme="minorEastAsia" w:hAnsiTheme="minorEastAsia" w:hint="eastAsia"/>
          <w:szCs w:val="20"/>
        </w:rPr>
        <w:t>광고주</w:t>
      </w:r>
      <w:r>
        <w:rPr>
          <w:rFonts w:asciiTheme="minorEastAsia" w:eastAsiaTheme="minorEastAsia" w:hAnsiTheme="minorEastAsia"/>
          <w:szCs w:val="20"/>
        </w:rPr>
        <w:t>’</w:t>
      </w:r>
      <w:r>
        <w:rPr>
          <w:rFonts w:asciiTheme="minorEastAsia" w:eastAsiaTheme="minorEastAsia" w:hAnsiTheme="minorEastAsia" w:hint="eastAsia"/>
          <w:szCs w:val="20"/>
        </w:rPr>
        <w:t xml:space="preserve">와 </w:t>
      </w:r>
      <w:r>
        <w:rPr>
          <w:rFonts w:asciiTheme="minorEastAsia" w:eastAsiaTheme="minorEastAsia" w:hAnsiTheme="minorEastAsia"/>
          <w:szCs w:val="20"/>
        </w:rPr>
        <w:t>‘</w:t>
      </w:r>
      <w:r>
        <w:rPr>
          <w:rFonts w:asciiTheme="minorEastAsia" w:eastAsiaTheme="minorEastAsia" w:hAnsiTheme="minorEastAsia" w:hint="eastAsia"/>
          <w:szCs w:val="20"/>
        </w:rPr>
        <w:t>대행사</w:t>
      </w:r>
      <w:r>
        <w:rPr>
          <w:rFonts w:asciiTheme="minorEastAsia" w:eastAsiaTheme="minorEastAsia" w:hAnsiTheme="minorEastAsia"/>
          <w:szCs w:val="20"/>
        </w:rPr>
        <w:t>’</w:t>
      </w:r>
      <w:r>
        <w:rPr>
          <w:rFonts w:asciiTheme="minorEastAsia" w:eastAsiaTheme="minorEastAsia" w:hAnsiTheme="minorEastAsia" w:hint="eastAsia"/>
          <w:szCs w:val="20"/>
        </w:rPr>
        <w:t>의 상호 협의로 계약의 해지 및 본 계약과 동일한 조건으로 자동 연장 또는 새로운 계약을 체결할 수 있다.</w:t>
      </w:r>
    </w:p>
    <w:p w14:paraId="205EEB9C" w14:textId="77777777" w:rsidR="003859F4" w:rsidRPr="003B442E" w:rsidRDefault="003859F4" w:rsidP="003859F4">
      <w:pPr>
        <w:rPr>
          <w:rFonts w:asciiTheme="minorEastAsia" w:eastAsiaTheme="minorEastAsia" w:hAnsiTheme="minorEastAsia"/>
          <w:szCs w:val="20"/>
        </w:rPr>
      </w:pPr>
    </w:p>
    <w:p w14:paraId="7481880D" w14:textId="77777777" w:rsidR="003859F4" w:rsidRPr="003859F4" w:rsidRDefault="003859F4" w:rsidP="003859F4">
      <w:pPr>
        <w:ind w:leftChars="-180" w:hangingChars="180" w:hanging="360"/>
        <w:rPr>
          <w:rFonts w:asciiTheme="minorEastAsia" w:eastAsiaTheme="minorEastAsia" w:hAnsiTheme="minorEastAsia" w:cs="Arial"/>
          <w:b/>
          <w:szCs w:val="20"/>
        </w:rPr>
      </w:pPr>
      <w:proofErr w:type="gramStart"/>
      <w:r w:rsidRPr="003859F4">
        <w:rPr>
          <w:rFonts w:asciiTheme="minorEastAsia" w:eastAsiaTheme="minorEastAsia" w:hAnsiTheme="minorEastAsia" w:cs="Arial" w:hint="eastAsia"/>
          <w:b/>
          <w:szCs w:val="20"/>
        </w:rPr>
        <w:t xml:space="preserve">제 </w:t>
      </w:r>
      <w:r w:rsidR="008D610A">
        <w:rPr>
          <w:rFonts w:asciiTheme="minorEastAsia" w:eastAsiaTheme="minorEastAsia" w:hAnsiTheme="minorEastAsia" w:cs="Arial" w:hint="eastAsia"/>
          <w:b/>
          <w:szCs w:val="20"/>
        </w:rPr>
        <w:t>5</w:t>
      </w:r>
      <w:proofErr w:type="gramEnd"/>
      <w:r w:rsidRPr="003859F4">
        <w:rPr>
          <w:rFonts w:asciiTheme="minorEastAsia" w:eastAsiaTheme="minorEastAsia" w:hAnsiTheme="minorEastAsia" w:cs="Arial" w:hint="eastAsia"/>
          <w:b/>
          <w:szCs w:val="20"/>
        </w:rPr>
        <w:t xml:space="preserve"> 조 (</w:t>
      </w:r>
      <w:r w:rsidR="00E7182B">
        <w:rPr>
          <w:rFonts w:asciiTheme="minorEastAsia" w:eastAsiaTheme="minorEastAsia" w:hAnsiTheme="minorEastAsia" w:cs="Arial" w:hint="eastAsia"/>
          <w:b/>
          <w:szCs w:val="20"/>
        </w:rPr>
        <w:t>집행상품 및 대금지급</w:t>
      </w:r>
      <w:r w:rsidRPr="003859F4">
        <w:rPr>
          <w:rFonts w:asciiTheme="minorEastAsia" w:eastAsiaTheme="minorEastAsia" w:hAnsiTheme="minorEastAsia" w:cs="Arial" w:hint="eastAsia"/>
          <w:b/>
          <w:szCs w:val="20"/>
        </w:rPr>
        <w:t>)</w:t>
      </w:r>
    </w:p>
    <w:p w14:paraId="284D4665" w14:textId="77777777" w:rsidR="008D7137" w:rsidRDefault="008D7137" w:rsidP="008D7137">
      <w:pPr>
        <w:autoSpaceDE/>
        <w:autoSpaceDN/>
        <w:rPr>
          <w:rFonts w:asciiTheme="minorEastAsia" w:eastAsiaTheme="minorEastAsia" w:hAnsiTheme="minorEastAsia" w:cs="Arial"/>
          <w:szCs w:val="20"/>
        </w:rPr>
      </w:pPr>
      <w:r>
        <w:rPr>
          <w:rFonts w:asciiTheme="minorEastAsia" w:eastAsiaTheme="minorEastAsia" w:hAnsiTheme="minorEastAsia" w:cs="Arial" w:hint="eastAsia"/>
          <w:szCs w:val="20"/>
        </w:rPr>
        <w:t>1. 광고비 관련</w:t>
      </w:r>
    </w:p>
    <w:p w14:paraId="37926B48" w14:textId="77777777" w:rsidR="00C81C66" w:rsidRDefault="00C81C66" w:rsidP="00C81C66">
      <w:pPr>
        <w:tabs>
          <w:tab w:val="left" w:pos="284"/>
        </w:tabs>
        <w:autoSpaceDE/>
        <w:autoSpaceDN/>
        <w:rPr>
          <w:rFonts w:asciiTheme="minorEastAsia" w:eastAsiaTheme="minorEastAsia" w:hAnsiTheme="minorEastAsia" w:cs="Arial"/>
          <w:szCs w:val="20"/>
        </w:rPr>
      </w:pPr>
      <w:r w:rsidRPr="00C81C66">
        <w:rPr>
          <w:rFonts w:asciiTheme="minorEastAsia" w:eastAsiaTheme="minorEastAsia" w:hAnsiTheme="minorEastAsia" w:cs="Arial" w:hint="eastAsia"/>
          <w:szCs w:val="20"/>
        </w:rPr>
        <w:t>가. 월별 집행예산은 양사간 사전 서면 협의된 금액으로 하며, ‘</w:t>
      </w:r>
      <w:proofErr w:type="spellStart"/>
      <w:r w:rsidRPr="00C81C66">
        <w:rPr>
          <w:rFonts w:asciiTheme="minorEastAsia" w:eastAsiaTheme="minorEastAsia" w:hAnsiTheme="minorEastAsia" w:cs="Arial" w:hint="eastAsia"/>
          <w:szCs w:val="20"/>
        </w:rPr>
        <w:t>대행사’는</w:t>
      </w:r>
      <w:proofErr w:type="spellEnd"/>
      <w:r w:rsidRPr="00C81C66">
        <w:rPr>
          <w:rFonts w:asciiTheme="minorEastAsia" w:eastAsiaTheme="minorEastAsia" w:hAnsiTheme="minorEastAsia" w:cs="Arial" w:hint="eastAsia"/>
          <w:szCs w:val="20"/>
        </w:rPr>
        <w:t xml:space="preserve"> 책정된 집행예산을 한</w:t>
      </w:r>
      <w:r>
        <w:rPr>
          <w:rFonts w:asciiTheme="minorEastAsia" w:eastAsiaTheme="minorEastAsia" w:hAnsiTheme="minorEastAsia" w:cs="Arial" w:hint="eastAsia"/>
          <w:szCs w:val="20"/>
        </w:rPr>
        <w:t>도</w:t>
      </w:r>
    </w:p>
    <w:p w14:paraId="072A73CA" w14:textId="77777777" w:rsidR="00C81C66" w:rsidRPr="00C81C66" w:rsidRDefault="00C81C66" w:rsidP="00C81C66">
      <w:pPr>
        <w:tabs>
          <w:tab w:val="left" w:pos="284"/>
        </w:tabs>
        <w:autoSpaceDE/>
        <w:autoSpaceDN/>
        <w:ind w:leftChars="100" w:left="200"/>
        <w:rPr>
          <w:rFonts w:asciiTheme="minorEastAsia" w:eastAsiaTheme="minorEastAsia" w:hAnsiTheme="minorEastAsia" w:cs="Arial"/>
          <w:szCs w:val="20"/>
        </w:rPr>
      </w:pPr>
      <w:r>
        <w:rPr>
          <w:rFonts w:asciiTheme="minorEastAsia" w:eastAsiaTheme="minorEastAsia" w:hAnsiTheme="minorEastAsia" w:cs="Arial" w:hint="eastAsia"/>
          <w:szCs w:val="20"/>
        </w:rPr>
        <w:t xml:space="preserve">로 </w:t>
      </w:r>
      <w:r w:rsidRPr="00C81C66">
        <w:rPr>
          <w:rFonts w:asciiTheme="minorEastAsia" w:eastAsiaTheme="minorEastAsia" w:hAnsiTheme="minorEastAsia" w:cs="Arial" w:hint="eastAsia"/>
          <w:szCs w:val="20"/>
        </w:rPr>
        <w:t>각 매체사에 광고비를 선지급하고, 소진된 광고비를 ‘</w:t>
      </w:r>
      <w:proofErr w:type="spellStart"/>
      <w:r w:rsidRPr="00C81C66">
        <w:rPr>
          <w:rFonts w:asciiTheme="minorEastAsia" w:eastAsiaTheme="minorEastAsia" w:hAnsiTheme="minorEastAsia" w:cs="Arial" w:hint="eastAsia"/>
          <w:szCs w:val="20"/>
        </w:rPr>
        <w:t>광고주’에게</w:t>
      </w:r>
      <w:proofErr w:type="spellEnd"/>
      <w:r w:rsidRPr="00C81C66">
        <w:rPr>
          <w:rFonts w:asciiTheme="minorEastAsia" w:eastAsiaTheme="minorEastAsia" w:hAnsiTheme="minorEastAsia" w:cs="Arial" w:hint="eastAsia"/>
          <w:szCs w:val="20"/>
        </w:rPr>
        <w:t xml:space="preserve"> 청구한다.</w:t>
      </w:r>
    </w:p>
    <w:p w14:paraId="02A8BC91" w14:textId="77777777" w:rsidR="00C81C66" w:rsidRPr="00C81C66" w:rsidRDefault="00C81C66" w:rsidP="00C81C66">
      <w:pPr>
        <w:tabs>
          <w:tab w:val="left" w:pos="284"/>
        </w:tabs>
        <w:autoSpaceDE/>
        <w:autoSpaceDN/>
        <w:rPr>
          <w:rFonts w:asciiTheme="minorEastAsia" w:eastAsiaTheme="minorEastAsia" w:hAnsiTheme="minorEastAsia" w:cs="Arial"/>
          <w:szCs w:val="20"/>
        </w:rPr>
      </w:pPr>
      <w:r w:rsidRPr="00C81C66">
        <w:rPr>
          <w:rFonts w:asciiTheme="minorEastAsia" w:eastAsiaTheme="minorEastAsia" w:hAnsiTheme="minorEastAsia" w:cs="Arial" w:hint="eastAsia"/>
          <w:szCs w:val="20"/>
        </w:rPr>
        <w:t>나. ‘</w:t>
      </w:r>
      <w:proofErr w:type="spellStart"/>
      <w:r w:rsidRPr="00C81C66">
        <w:rPr>
          <w:rFonts w:asciiTheme="minorEastAsia" w:eastAsiaTheme="minorEastAsia" w:hAnsiTheme="minorEastAsia" w:cs="Arial" w:hint="eastAsia"/>
          <w:szCs w:val="20"/>
        </w:rPr>
        <w:t>대행사’는</w:t>
      </w:r>
      <w:proofErr w:type="spellEnd"/>
      <w:r w:rsidRPr="00C81C66">
        <w:rPr>
          <w:rFonts w:asciiTheme="minorEastAsia" w:eastAsiaTheme="minorEastAsia" w:hAnsiTheme="minorEastAsia" w:cs="Arial" w:hint="eastAsia"/>
          <w:szCs w:val="20"/>
        </w:rPr>
        <w:t xml:space="preserve"> ‘</w:t>
      </w:r>
      <w:proofErr w:type="spellStart"/>
      <w:r w:rsidRPr="00C81C66">
        <w:rPr>
          <w:rFonts w:asciiTheme="minorEastAsia" w:eastAsiaTheme="minorEastAsia" w:hAnsiTheme="minorEastAsia" w:cs="Arial" w:hint="eastAsia"/>
          <w:szCs w:val="20"/>
        </w:rPr>
        <w:t>광고주’에게</w:t>
      </w:r>
      <w:proofErr w:type="spellEnd"/>
      <w:r w:rsidRPr="00C81C66">
        <w:rPr>
          <w:rFonts w:asciiTheme="minorEastAsia" w:eastAsiaTheme="minorEastAsia" w:hAnsiTheme="minorEastAsia" w:cs="Arial" w:hint="eastAsia"/>
          <w:szCs w:val="20"/>
        </w:rPr>
        <w:t xml:space="preserve"> </w:t>
      </w:r>
      <w:proofErr w:type="spellStart"/>
      <w:r w:rsidRPr="00C81C66">
        <w:rPr>
          <w:rFonts w:asciiTheme="minorEastAsia" w:eastAsiaTheme="minorEastAsia" w:hAnsiTheme="minorEastAsia" w:cs="Arial" w:hint="eastAsia"/>
          <w:szCs w:val="20"/>
        </w:rPr>
        <w:t>집행월</w:t>
      </w:r>
      <w:proofErr w:type="spellEnd"/>
      <w:r w:rsidRPr="00C81C66">
        <w:rPr>
          <w:rFonts w:asciiTheme="minorEastAsia" w:eastAsiaTheme="minorEastAsia" w:hAnsiTheme="minorEastAsia" w:cs="Arial" w:hint="eastAsia"/>
          <w:szCs w:val="20"/>
        </w:rPr>
        <w:t xml:space="preserve">(M)을 </w:t>
      </w:r>
      <w:proofErr w:type="spellStart"/>
      <w:r w:rsidRPr="00C81C66">
        <w:rPr>
          <w:rFonts w:asciiTheme="minorEastAsia" w:eastAsiaTheme="minorEastAsia" w:hAnsiTheme="minorEastAsia" w:cs="Arial" w:hint="eastAsia"/>
          <w:szCs w:val="20"/>
        </w:rPr>
        <w:t>발행월로하고</w:t>
      </w:r>
      <w:proofErr w:type="spellEnd"/>
      <w:r w:rsidRPr="00C81C66">
        <w:rPr>
          <w:rFonts w:asciiTheme="minorEastAsia" w:eastAsiaTheme="minorEastAsia" w:hAnsiTheme="minorEastAsia" w:cs="Arial" w:hint="eastAsia"/>
          <w:szCs w:val="20"/>
        </w:rPr>
        <w:t>, 소진된 광고비를 기준으로 익월(M+1) 10</w:t>
      </w:r>
    </w:p>
    <w:p w14:paraId="1E56B249" w14:textId="77777777" w:rsidR="00C81C66" w:rsidRPr="00C81C66" w:rsidRDefault="00C81C66" w:rsidP="00C81C66">
      <w:pPr>
        <w:tabs>
          <w:tab w:val="left" w:pos="284"/>
        </w:tabs>
        <w:autoSpaceDE/>
        <w:autoSpaceDN/>
        <w:ind w:leftChars="100" w:left="200"/>
        <w:rPr>
          <w:rFonts w:asciiTheme="minorEastAsia" w:eastAsiaTheme="minorEastAsia" w:hAnsiTheme="minorEastAsia" w:cs="Arial"/>
          <w:szCs w:val="20"/>
        </w:rPr>
      </w:pPr>
      <w:r w:rsidRPr="00C81C66">
        <w:rPr>
          <w:rFonts w:asciiTheme="minorEastAsia" w:eastAsiaTheme="minorEastAsia" w:hAnsiTheme="minorEastAsia" w:cs="Arial" w:hint="eastAsia"/>
          <w:szCs w:val="20"/>
        </w:rPr>
        <w:t>일까지 세금계산서를 발행(청구)한다.</w:t>
      </w:r>
      <w:r w:rsidR="004D7C69">
        <w:rPr>
          <w:rFonts w:asciiTheme="minorEastAsia" w:eastAsiaTheme="minorEastAsia" w:hAnsiTheme="minorEastAsia" w:cs="Arial"/>
          <w:szCs w:val="20"/>
        </w:rPr>
        <w:t xml:space="preserve"> </w:t>
      </w:r>
      <w:ins w:id="3" w:author="김현주 (Hyunjoo Kim)" w:date="2026-01-02T09:30:00Z">
        <w:r w:rsidR="004D7C69">
          <w:rPr>
            <w:rFonts w:asciiTheme="minorEastAsia" w:eastAsiaTheme="minorEastAsia" w:hAnsiTheme="minorEastAsia" w:cs="Arial"/>
            <w:szCs w:val="20"/>
          </w:rPr>
          <w:t>‘</w:t>
        </w:r>
        <w:r w:rsidR="004D7C69">
          <w:rPr>
            <w:rFonts w:asciiTheme="minorEastAsia" w:eastAsiaTheme="minorEastAsia" w:hAnsiTheme="minorEastAsia" w:cs="Arial" w:hint="eastAsia"/>
            <w:szCs w:val="20"/>
          </w:rPr>
          <w:t>광고주</w:t>
        </w:r>
        <w:r w:rsidR="004D7C69">
          <w:rPr>
            <w:rFonts w:asciiTheme="minorEastAsia" w:eastAsiaTheme="minorEastAsia" w:hAnsiTheme="minorEastAsia" w:cs="Arial"/>
            <w:szCs w:val="20"/>
          </w:rPr>
          <w:t>’</w:t>
        </w:r>
        <w:r w:rsidR="004D7C69">
          <w:rPr>
            <w:rFonts w:asciiTheme="minorEastAsia" w:eastAsiaTheme="minorEastAsia" w:hAnsiTheme="minorEastAsia" w:cs="Arial" w:hint="eastAsia"/>
            <w:szCs w:val="20"/>
          </w:rPr>
          <w:t>는 집행 내역(</w:t>
        </w:r>
        <w:proofErr w:type="spellStart"/>
        <w:r w:rsidR="004D7C69">
          <w:rPr>
            <w:rFonts w:asciiTheme="minorEastAsia" w:eastAsiaTheme="minorEastAsia" w:hAnsiTheme="minorEastAsia" w:cs="Arial" w:hint="eastAsia"/>
            <w:szCs w:val="20"/>
          </w:rPr>
          <w:t>매체별</w:t>
        </w:r>
        <w:proofErr w:type="spellEnd"/>
        <w:r w:rsidR="004D7C69">
          <w:rPr>
            <w:rFonts w:asciiTheme="minorEastAsia" w:eastAsiaTheme="minorEastAsia" w:hAnsiTheme="minorEastAsia" w:cs="Arial" w:hint="eastAsia"/>
            <w:szCs w:val="20"/>
          </w:rPr>
          <w:t>,</w:t>
        </w:r>
        <w:r w:rsidR="004D7C69">
          <w:rPr>
            <w:rFonts w:asciiTheme="minorEastAsia" w:eastAsiaTheme="minorEastAsia" w:hAnsiTheme="minorEastAsia" w:cs="Arial"/>
            <w:szCs w:val="20"/>
          </w:rPr>
          <w:t xml:space="preserve"> </w:t>
        </w:r>
        <w:proofErr w:type="spellStart"/>
        <w:r w:rsidR="004D7C69">
          <w:rPr>
            <w:rFonts w:asciiTheme="minorEastAsia" w:eastAsiaTheme="minorEastAsia" w:hAnsiTheme="minorEastAsia" w:cs="Arial" w:hint="eastAsia"/>
            <w:szCs w:val="20"/>
          </w:rPr>
          <w:t>일자별</w:t>
        </w:r>
        <w:proofErr w:type="spellEnd"/>
        <w:r w:rsidR="004D7C69">
          <w:rPr>
            <w:rFonts w:asciiTheme="minorEastAsia" w:eastAsiaTheme="minorEastAsia" w:hAnsiTheme="minorEastAsia" w:cs="Arial" w:hint="eastAsia"/>
            <w:szCs w:val="20"/>
          </w:rPr>
          <w:t>,</w:t>
        </w:r>
        <w:r w:rsidR="004D7C69">
          <w:rPr>
            <w:rFonts w:asciiTheme="minorEastAsia" w:eastAsiaTheme="minorEastAsia" w:hAnsiTheme="minorEastAsia" w:cs="Arial"/>
            <w:szCs w:val="20"/>
          </w:rPr>
          <w:t xml:space="preserve"> </w:t>
        </w:r>
        <w:r w:rsidR="004D7C69">
          <w:rPr>
            <w:rFonts w:asciiTheme="minorEastAsia" w:eastAsiaTheme="minorEastAsia" w:hAnsiTheme="minorEastAsia" w:cs="Arial" w:hint="eastAsia"/>
            <w:szCs w:val="20"/>
          </w:rPr>
          <w:t>단가,</w:t>
        </w:r>
        <w:r w:rsidR="004D7C69">
          <w:rPr>
            <w:rFonts w:asciiTheme="minorEastAsia" w:eastAsiaTheme="minorEastAsia" w:hAnsiTheme="minorEastAsia" w:cs="Arial"/>
            <w:szCs w:val="20"/>
          </w:rPr>
          <w:t xml:space="preserve"> </w:t>
        </w:r>
        <w:r w:rsidR="004D7C69">
          <w:rPr>
            <w:rFonts w:asciiTheme="minorEastAsia" w:eastAsiaTheme="minorEastAsia" w:hAnsiTheme="minorEastAsia" w:cs="Arial" w:hint="eastAsia"/>
            <w:szCs w:val="20"/>
          </w:rPr>
          <w:t>수수료 포함)을 증빙자료와 함께 요청할 수 있다.</w:t>
        </w:r>
        <w:r w:rsidR="004D7C69">
          <w:rPr>
            <w:rFonts w:asciiTheme="minorEastAsia" w:eastAsiaTheme="minorEastAsia" w:hAnsiTheme="minorEastAsia" w:cs="Arial"/>
            <w:szCs w:val="20"/>
          </w:rPr>
          <w:t xml:space="preserve"> </w:t>
        </w:r>
      </w:ins>
    </w:p>
    <w:p w14:paraId="7F02696B" w14:textId="77777777" w:rsidR="00C81C66" w:rsidRPr="00C81C66" w:rsidRDefault="00C81C66" w:rsidP="00C81C66">
      <w:pPr>
        <w:tabs>
          <w:tab w:val="left" w:pos="284"/>
        </w:tabs>
        <w:autoSpaceDE/>
        <w:autoSpaceDN/>
        <w:rPr>
          <w:rFonts w:asciiTheme="minorEastAsia" w:eastAsiaTheme="minorEastAsia" w:hAnsiTheme="minorEastAsia" w:cs="Arial"/>
          <w:szCs w:val="20"/>
        </w:rPr>
      </w:pPr>
      <w:r w:rsidRPr="00C81C66">
        <w:rPr>
          <w:rFonts w:asciiTheme="minorEastAsia" w:eastAsiaTheme="minorEastAsia" w:hAnsiTheme="minorEastAsia" w:cs="Arial" w:hint="eastAsia"/>
          <w:szCs w:val="20"/>
        </w:rPr>
        <w:t>다. ‘</w:t>
      </w:r>
      <w:proofErr w:type="spellStart"/>
      <w:r w:rsidRPr="00C81C66">
        <w:rPr>
          <w:rFonts w:asciiTheme="minorEastAsia" w:eastAsiaTheme="minorEastAsia" w:hAnsiTheme="minorEastAsia" w:cs="Arial" w:hint="eastAsia"/>
          <w:szCs w:val="20"/>
        </w:rPr>
        <w:t>광고주’는</w:t>
      </w:r>
      <w:proofErr w:type="spellEnd"/>
      <w:r w:rsidRPr="00C81C66">
        <w:rPr>
          <w:rFonts w:asciiTheme="minorEastAsia" w:eastAsiaTheme="minorEastAsia" w:hAnsiTheme="minorEastAsia" w:cs="Arial" w:hint="eastAsia"/>
          <w:szCs w:val="20"/>
        </w:rPr>
        <w:t xml:space="preserve"> 세금계산서 발행(청구)금액을 기준으로 집행 익월(M+1) 말일까지 소진된 광고비</w:t>
      </w:r>
    </w:p>
    <w:p w14:paraId="1A9328FB" w14:textId="77777777" w:rsidR="00C81C66" w:rsidRPr="00C81C66" w:rsidRDefault="00C81C66" w:rsidP="00C81C66">
      <w:pPr>
        <w:tabs>
          <w:tab w:val="left" w:pos="284"/>
        </w:tabs>
        <w:autoSpaceDE/>
        <w:autoSpaceDN/>
        <w:ind w:leftChars="100" w:left="200"/>
        <w:rPr>
          <w:rFonts w:asciiTheme="minorEastAsia" w:eastAsiaTheme="minorEastAsia" w:hAnsiTheme="minorEastAsia" w:cs="Arial"/>
          <w:szCs w:val="20"/>
        </w:rPr>
      </w:pPr>
      <w:r w:rsidRPr="00C81C66">
        <w:rPr>
          <w:rFonts w:asciiTheme="minorEastAsia" w:eastAsiaTheme="minorEastAsia" w:hAnsiTheme="minorEastAsia" w:cs="Arial" w:hint="eastAsia"/>
          <w:szCs w:val="20"/>
        </w:rPr>
        <w:t>(vat 포함)를 현금 입금한다.</w:t>
      </w:r>
    </w:p>
    <w:p w14:paraId="1A97E972" w14:textId="77777777" w:rsidR="00C81C66" w:rsidRPr="00C81C66" w:rsidRDefault="00C81C66" w:rsidP="00C81C66">
      <w:pPr>
        <w:tabs>
          <w:tab w:val="left" w:pos="284"/>
        </w:tabs>
        <w:autoSpaceDE/>
        <w:autoSpaceDN/>
        <w:rPr>
          <w:rFonts w:asciiTheme="minorEastAsia" w:eastAsiaTheme="minorEastAsia" w:hAnsiTheme="minorEastAsia" w:cs="Arial"/>
          <w:szCs w:val="20"/>
        </w:rPr>
      </w:pPr>
      <w:r w:rsidRPr="00C81C66">
        <w:rPr>
          <w:rFonts w:asciiTheme="minorEastAsia" w:eastAsiaTheme="minorEastAsia" w:hAnsiTheme="minorEastAsia" w:cs="Arial" w:hint="eastAsia"/>
          <w:szCs w:val="20"/>
        </w:rPr>
        <w:t>라. ‘</w:t>
      </w:r>
      <w:proofErr w:type="spellStart"/>
      <w:r w:rsidRPr="00C81C66">
        <w:rPr>
          <w:rFonts w:asciiTheme="minorEastAsia" w:eastAsiaTheme="minorEastAsia" w:hAnsiTheme="minorEastAsia" w:cs="Arial" w:hint="eastAsia"/>
          <w:szCs w:val="20"/>
        </w:rPr>
        <w:t>광고주’가</w:t>
      </w:r>
      <w:proofErr w:type="spellEnd"/>
      <w:r w:rsidRPr="00C81C66">
        <w:rPr>
          <w:rFonts w:asciiTheme="minorEastAsia" w:eastAsiaTheme="minorEastAsia" w:hAnsiTheme="minorEastAsia" w:cs="Arial" w:hint="eastAsia"/>
          <w:szCs w:val="20"/>
        </w:rPr>
        <w:t xml:space="preserve"> 집행 익월(M+1) 말일까지 광고비를 지급하지 않을 경우 집행 중 또는 집행 예정</w:t>
      </w:r>
    </w:p>
    <w:p w14:paraId="50E38019" w14:textId="77777777" w:rsidR="00C81C66" w:rsidRPr="00C81C66" w:rsidRDefault="00C81C66" w:rsidP="00C81C66">
      <w:pPr>
        <w:tabs>
          <w:tab w:val="left" w:pos="284"/>
        </w:tabs>
        <w:autoSpaceDE/>
        <w:autoSpaceDN/>
        <w:ind w:leftChars="100" w:left="200"/>
        <w:rPr>
          <w:rFonts w:asciiTheme="minorEastAsia" w:eastAsiaTheme="minorEastAsia" w:hAnsiTheme="minorEastAsia" w:cs="Arial"/>
          <w:szCs w:val="20"/>
        </w:rPr>
      </w:pPr>
      <w:r w:rsidRPr="00C81C66">
        <w:rPr>
          <w:rFonts w:asciiTheme="minorEastAsia" w:eastAsiaTheme="minorEastAsia" w:hAnsiTheme="minorEastAsia" w:cs="Arial" w:hint="eastAsia"/>
          <w:szCs w:val="20"/>
        </w:rPr>
        <w:t>인</w:t>
      </w:r>
      <w:r w:rsidRPr="00C81C66">
        <w:rPr>
          <w:rFonts w:asciiTheme="minorEastAsia" w:eastAsiaTheme="minorEastAsia" w:hAnsiTheme="minorEastAsia" w:cs="Arial"/>
          <w:szCs w:val="20"/>
        </w:rPr>
        <w:t xml:space="preserve"> </w:t>
      </w:r>
      <w:r w:rsidRPr="00C81C66">
        <w:rPr>
          <w:rFonts w:asciiTheme="minorEastAsia" w:eastAsiaTheme="minorEastAsia" w:hAnsiTheme="minorEastAsia" w:cs="Arial" w:hint="eastAsia"/>
          <w:szCs w:val="20"/>
        </w:rPr>
        <w:t>광고는</w:t>
      </w:r>
      <w:r w:rsidRPr="00C81C66">
        <w:rPr>
          <w:rFonts w:asciiTheme="minorEastAsia" w:eastAsiaTheme="minorEastAsia" w:hAnsiTheme="minorEastAsia" w:cs="Arial"/>
          <w:szCs w:val="20"/>
        </w:rPr>
        <w:t xml:space="preserve"> </w:t>
      </w:r>
      <w:r w:rsidRPr="00C81C66">
        <w:rPr>
          <w:rFonts w:asciiTheme="minorEastAsia" w:eastAsiaTheme="minorEastAsia" w:hAnsiTheme="minorEastAsia" w:cs="Arial" w:hint="eastAsia"/>
          <w:szCs w:val="20"/>
        </w:rPr>
        <w:t>즉시</w:t>
      </w:r>
      <w:r w:rsidRPr="00C81C66">
        <w:rPr>
          <w:rFonts w:asciiTheme="minorEastAsia" w:eastAsiaTheme="minorEastAsia" w:hAnsiTheme="minorEastAsia" w:cs="Arial"/>
          <w:szCs w:val="20"/>
        </w:rPr>
        <w:t xml:space="preserve"> </w:t>
      </w:r>
      <w:r w:rsidRPr="00C81C66">
        <w:rPr>
          <w:rFonts w:asciiTheme="minorEastAsia" w:eastAsiaTheme="minorEastAsia" w:hAnsiTheme="minorEastAsia" w:cs="Arial" w:hint="eastAsia"/>
          <w:szCs w:val="20"/>
        </w:rPr>
        <w:t>종료되며</w:t>
      </w:r>
      <w:r w:rsidRPr="00C81C66">
        <w:rPr>
          <w:rFonts w:asciiTheme="minorEastAsia" w:eastAsiaTheme="minorEastAsia" w:hAnsiTheme="minorEastAsia" w:cs="Arial"/>
          <w:szCs w:val="20"/>
        </w:rPr>
        <w:t xml:space="preserve">, </w:t>
      </w:r>
      <w:r w:rsidRPr="00C81C66">
        <w:rPr>
          <w:rFonts w:asciiTheme="minorEastAsia" w:eastAsiaTheme="minorEastAsia" w:hAnsiTheme="minorEastAsia" w:cs="Arial" w:hint="eastAsia"/>
          <w:szCs w:val="20"/>
        </w:rPr>
        <w:t>이에</w:t>
      </w:r>
      <w:r w:rsidRPr="00C81C66">
        <w:rPr>
          <w:rFonts w:asciiTheme="minorEastAsia" w:eastAsiaTheme="minorEastAsia" w:hAnsiTheme="minorEastAsia" w:cs="Arial"/>
          <w:szCs w:val="20"/>
        </w:rPr>
        <w:t xml:space="preserve"> </w:t>
      </w:r>
      <w:r w:rsidRPr="00C81C66">
        <w:rPr>
          <w:rFonts w:asciiTheme="minorEastAsia" w:eastAsiaTheme="minorEastAsia" w:hAnsiTheme="minorEastAsia" w:cs="Arial" w:hint="eastAsia"/>
          <w:szCs w:val="20"/>
        </w:rPr>
        <w:t>대한</w:t>
      </w:r>
      <w:r w:rsidRPr="00C81C66">
        <w:rPr>
          <w:rFonts w:asciiTheme="minorEastAsia" w:eastAsiaTheme="minorEastAsia" w:hAnsiTheme="minorEastAsia" w:cs="Arial"/>
          <w:szCs w:val="20"/>
        </w:rPr>
        <w:t xml:space="preserve"> </w:t>
      </w:r>
      <w:r w:rsidRPr="00C81C66">
        <w:rPr>
          <w:rFonts w:asciiTheme="minorEastAsia" w:eastAsiaTheme="minorEastAsia" w:hAnsiTheme="minorEastAsia" w:cs="Arial" w:hint="eastAsia"/>
          <w:szCs w:val="20"/>
        </w:rPr>
        <w:t>모든</w:t>
      </w:r>
      <w:r w:rsidRPr="00C81C66">
        <w:rPr>
          <w:rFonts w:asciiTheme="minorEastAsia" w:eastAsiaTheme="minorEastAsia" w:hAnsiTheme="minorEastAsia" w:cs="Arial"/>
          <w:szCs w:val="20"/>
        </w:rPr>
        <w:t xml:space="preserve"> </w:t>
      </w:r>
      <w:r w:rsidRPr="00C81C66">
        <w:rPr>
          <w:rFonts w:asciiTheme="minorEastAsia" w:eastAsiaTheme="minorEastAsia" w:hAnsiTheme="minorEastAsia" w:cs="Arial" w:hint="eastAsia"/>
          <w:szCs w:val="20"/>
        </w:rPr>
        <w:t>민</w:t>
      </w:r>
      <w:r w:rsidRPr="00C81C66">
        <w:rPr>
          <w:rFonts w:asciiTheme="minorEastAsia" w:eastAsiaTheme="minorEastAsia" w:hAnsiTheme="minorEastAsia" w:cs="Arial"/>
          <w:szCs w:val="20"/>
        </w:rPr>
        <w:t>∙</w:t>
      </w:r>
      <w:r w:rsidRPr="00C81C66">
        <w:rPr>
          <w:rFonts w:asciiTheme="minorEastAsia" w:eastAsiaTheme="minorEastAsia" w:hAnsiTheme="minorEastAsia" w:cs="Arial" w:hint="eastAsia"/>
          <w:szCs w:val="20"/>
        </w:rPr>
        <w:t>형사상의</w:t>
      </w:r>
      <w:r w:rsidRPr="00C81C66">
        <w:rPr>
          <w:rFonts w:asciiTheme="minorEastAsia" w:eastAsiaTheme="minorEastAsia" w:hAnsiTheme="minorEastAsia" w:cs="Arial"/>
          <w:szCs w:val="20"/>
        </w:rPr>
        <w:t xml:space="preserve"> </w:t>
      </w:r>
      <w:r w:rsidRPr="00C81C66">
        <w:rPr>
          <w:rFonts w:asciiTheme="minorEastAsia" w:eastAsiaTheme="minorEastAsia" w:hAnsiTheme="minorEastAsia" w:cs="Arial" w:hint="eastAsia"/>
          <w:szCs w:val="20"/>
        </w:rPr>
        <w:t>책임은</w:t>
      </w:r>
      <w:r w:rsidRPr="00C81C66">
        <w:rPr>
          <w:rFonts w:asciiTheme="minorEastAsia" w:eastAsiaTheme="minorEastAsia" w:hAnsiTheme="minorEastAsia" w:cs="Arial"/>
          <w:szCs w:val="20"/>
        </w:rPr>
        <w:t xml:space="preserve"> ‘</w:t>
      </w:r>
      <w:proofErr w:type="spellStart"/>
      <w:r w:rsidRPr="00C81C66">
        <w:rPr>
          <w:rFonts w:asciiTheme="minorEastAsia" w:eastAsiaTheme="minorEastAsia" w:hAnsiTheme="minorEastAsia" w:cs="Arial" w:hint="eastAsia"/>
          <w:szCs w:val="20"/>
        </w:rPr>
        <w:t>광고주’에게</w:t>
      </w:r>
      <w:proofErr w:type="spellEnd"/>
      <w:r w:rsidRPr="00C81C66">
        <w:rPr>
          <w:rFonts w:asciiTheme="minorEastAsia" w:eastAsiaTheme="minorEastAsia" w:hAnsiTheme="minorEastAsia" w:cs="Arial"/>
          <w:szCs w:val="20"/>
        </w:rPr>
        <w:t xml:space="preserve"> </w:t>
      </w:r>
      <w:r w:rsidRPr="00C81C66">
        <w:rPr>
          <w:rFonts w:asciiTheme="minorEastAsia" w:eastAsiaTheme="minorEastAsia" w:hAnsiTheme="minorEastAsia" w:cs="Arial" w:hint="eastAsia"/>
          <w:szCs w:val="20"/>
        </w:rPr>
        <w:t>있다</w:t>
      </w:r>
      <w:r w:rsidRPr="00C81C66">
        <w:rPr>
          <w:rFonts w:asciiTheme="minorEastAsia" w:eastAsiaTheme="minorEastAsia" w:hAnsiTheme="minorEastAsia" w:cs="Arial"/>
          <w:szCs w:val="20"/>
        </w:rPr>
        <w:t xml:space="preserve">. </w:t>
      </w:r>
      <w:r w:rsidRPr="00C81C66">
        <w:rPr>
          <w:rFonts w:asciiTheme="minorEastAsia" w:eastAsiaTheme="minorEastAsia" w:hAnsiTheme="minorEastAsia" w:cs="Arial" w:hint="eastAsia"/>
          <w:szCs w:val="20"/>
        </w:rPr>
        <w:t>단</w:t>
      </w:r>
      <w:r w:rsidRPr="00C81C66">
        <w:rPr>
          <w:rFonts w:asciiTheme="minorEastAsia" w:eastAsiaTheme="minorEastAsia" w:hAnsiTheme="minorEastAsia" w:cs="Arial"/>
          <w:szCs w:val="20"/>
        </w:rPr>
        <w:t xml:space="preserve">, </w:t>
      </w:r>
      <w:r w:rsidRPr="00C81C66">
        <w:rPr>
          <w:rFonts w:asciiTheme="minorEastAsia" w:eastAsiaTheme="minorEastAsia" w:hAnsiTheme="minorEastAsia" w:cs="Arial" w:hint="eastAsia"/>
          <w:szCs w:val="20"/>
        </w:rPr>
        <w:t>광고비</w:t>
      </w:r>
    </w:p>
    <w:p w14:paraId="42B61613" w14:textId="77777777" w:rsidR="00C81C66" w:rsidRPr="00C81C66" w:rsidRDefault="00C81C66" w:rsidP="00C81C66">
      <w:pPr>
        <w:tabs>
          <w:tab w:val="left" w:pos="284"/>
        </w:tabs>
        <w:autoSpaceDE/>
        <w:autoSpaceDN/>
        <w:ind w:leftChars="100" w:left="200"/>
        <w:rPr>
          <w:rFonts w:asciiTheme="minorEastAsia" w:eastAsiaTheme="minorEastAsia" w:hAnsiTheme="minorEastAsia" w:cs="Arial"/>
          <w:szCs w:val="20"/>
        </w:rPr>
      </w:pPr>
      <w:r w:rsidRPr="00C81C66">
        <w:rPr>
          <w:rFonts w:asciiTheme="minorEastAsia" w:eastAsiaTheme="minorEastAsia" w:hAnsiTheme="minorEastAsia" w:cs="Arial" w:hint="eastAsia"/>
          <w:szCs w:val="20"/>
        </w:rPr>
        <w:t>정산내역에 대해 당사자간 이견이 있는 경우에는 합의에 이를 때까지 ‘</w:t>
      </w:r>
      <w:proofErr w:type="spellStart"/>
      <w:r w:rsidRPr="00C81C66">
        <w:rPr>
          <w:rFonts w:asciiTheme="minorEastAsia" w:eastAsiaTheme="minorEastAsia" w:hAnsiTheme="minorEastAsia" w:cs="Arial" w:hint="eastAsia"/>
          <w:szCs w:val="20"/>
        </w:rPr>
        <w:t>광고주’는</w:t>
      </w:r>
      <w:proofErr w:type="spellEnd"/>
      <w:r w:rsidRPr="00C81C66">
        <w:rPr>
          <w:rFonts w:asciiTheme="minorEastAsia" w:eastAsiaTheme="minorEastAsia" w:hAnsiTheme="minorEastAsia" w:cs="Arial" w:hint="eastAsia"/>
          <w:szCs w:val="20"/>
        </w:rPr>
        <w:t xml:space="preserve"> 광고비의 지</w:t>
      </w:r>
    </w:p>
    <w:p w14:paraId="5E79AC52" w14:textId="77777777" w:rsidR="004464F2" w:rsidRDefault="00C81C66" w:rsidP="00C81C66">
      <w:pPr>
        <w:tabs>
          <w:tab w:val="left" w:pos="284"/>
        </w:tabs>
        <w:autoSpaceDE/>
        <w:autoSpaceDN/>
        <w:ind w:leftChars="100" w:left="200"/>
        <w:rPr>
          <w:rFonts w:asciiTheme="minorEastAsia" w:eastAsiaTheme="minorEastAsia" w:hAnsiTheme="minorEastAsia" w:cs="Arial"/>
          <w:szCs w:val="20"/>
        </w:rPr>
      </w:pPr>
      <w:r w:rsidRPr="00C81C66">
        <w:rPr>
          <w:rFonts w:asciiTheme="minorEastAsia" w:eastAsiaTheme="minorEastAsia" w:hAnsiTheme="minorEastAsia" w:cs="Arial" w:hint="eastAsia"/>
          <w:szCs w:val="20"/>
        </w:rPr>
        <w:t>급을 보류할 수 있다.</w:t>
      </w:r>
    </w:p>
    <w:p w14:paraId="7CD4A252" w14:textId="77777777" w:rsidR="00C81C66" w:rsidRPr="00AE5128" w:rsidRDefault="00C81C66" w:rsidP="00C81C66">
      <w:pPr>
        <w:tabs>
          <w:tab w:val="left" w:pos="284"/>
        </w:tabs>
        <w:autoSpaceDE/>
        <w:autoSpaceDN/>
        <w:rPr>
          <w:rFonts w:asciiTheme="minorEastAsia" w:eastAsiaTheme="minorEastAsia" w:hAnsiTheme="minorEastAsia" w:cs="Arial"/>
          <w:szCs w:val="20"/>
        </w:rPr>
      </w:pPr>
    </w:p>
    <w:p w14:paraId="04643082" w14:textId="77777777" w:rsidR="00AA0D54" w:rsidRDefault="00AA0D54" w:rsidP="00AA0D54">
      <w:pPr>
        <w:tabs>
          <w:tab w:val="left" w:pos="0"/>
          <w:tab w:val="left" w:pos="284"/>
        </w:tabs>
        <w:autoSpaceDE/>
        <w:autoSpaceDN/>
        <w:rPr>
          <w:rFonts w:asciiTheme="minorEastAsia" w:eastAsiaTheme="minorEastAsia" w:hAnsiTheme="minorEastAsia" w:cs="Arial"/>
          <w:szCs w:val="20"/>
        </w:rPr>
      </w:pPr>
      <w:r>
        <w:rPr>
          <w:rFonts w:asciiTheme="minorEastAsia" w:eastAsiaTheme="minorEastAsia" w:hAnsiTheme="minorEastAsia" w:cs="Arial" w:hint="eastAsia"/>
          <w:szCs w:val="20"/>
        </w:rPr>
        <w:t>2. 마크업 관련</w:t>
      </w:r>
    </w:p>
    <w:p w14:paraId="12A5A380" w14:textId="77777777" w:rsidR="00AA0D54" w:rsidRPr="005C4AED" w:rsidRDefault="00AA0D54" w:rsidP="00AA0D54">
      <w:pPr>
        <w:tabs>
          <w:tab w:val="left" w:pos="0"/>
          <w:tab w:val="left" w:pos="284"/>
        </w:tabs>
        <w:autoSpaceDE/>
        <w:autoSpaceDN/>
        <w:rPr>
          <w:rFonts w:asciiTheme="minorEastAsia" w:eastAsiaTheme="minorEastAsia" w:hAnsiTheme="minorEastAsia" w:cs="Arial"/>
          <w:sz w:val="18"/>
          <w:szCs w:val="18"/>
        </w:rPr>
      </w:pPr>
      <w:r>
        <w:rPr>
          <w:rFonts w:asciiTheme="minorEastAsia" w:eastAsiaTheme="minorEastAsia" w:hAnsiTheme="minorEastAsia" w:cs="Arial" w:hint="eastAsia"/>
          <w:szCs w:val="20"/>
        </w:rPr>
        <w:t xml:space="preserve">  가. 예산에 따른 마크업 현황  </w:t>
      </w:r>
      <w:r w:rsidR="005C4AED">
        <w:rPr>
          <w:rFonts w:asciiTheme="minorEastAsia" w:eastAsiaTheme="minorEastAsia" w:hAnsiTheme="minorEastAsia" w:cs="Arial" w:hint="eastAsia"/>
          <w:szCs w:val="20"/>
        </w:rPr>
        <w:t xml:space="preserve">                       </w:t>
      </w:r>
      <w:r w:rsidR="009C55A8">
        <w:rPr>
          <w:rFonts w:asciiTheme="minorEastAsia" w:eastAsiaTheme="minorEastAsia" w:hAnsiTheme="minorEastAsia" w:cs="Arial" w:hint="eastAsia"/>
          <w:szCs w:val="20"/>
        </w:rPr>
        <w:t xml:space="preserve">         </w:t>
      </w:r>
      <w:r w:rsidR="005C4AED">
        <w:rPr>
          <w:rFonts w:asciiTheme="minorEastAsia" w:eastAsiaTheme="minorEastAsia" w:hAnsiTheme="minorEastAsia" w:cs="Arial" w:hint="eastAsia"/>
          <w:szCs w:val="20"/>
        </w:rPr>
        <w:t xml:space="preserve">       </w:t>
      </w:r>
      <w:r w:rsidRPr="005C4AED">
        <w:rPr>
          <w:rFonts w:asciiTheme="minorEastAsia" w:eastAsiaTheme="minorEastAsia" w:hAnsiTheme="minorEastAsia" w:cs="Arial" w:hint="eastAsia"/>
          <w:sz w:val="18"/>
          <w:szCs w:val="18"/>
        </w:rPr>
        <w:t>(Mark-up: 집행금액*</w:t>
      </w:r>
      <w:proofErr w:type="spellStart"/>
      <w:r w:rsidRPr="005C4AED">
        <w:rPr>
          <w:rFonts w:asciiTheme="minorEastAsia" w:eastAsiaTheme="minorEastAsia" w:hAnsiTheme="minorEastAsia" w:cs="Arial" w:hint="eastAsia"/>
          <w:sz w:val="18"/>
          <w:szCs w:val="18"/>
        </w:rPr>
        <w:t>요율</w:t>
      </w:r>
      <w:proofErr w:type="spellEnd"/>
      <w:r w:rsidRPr="005C4AED">
        <w:rPr>
          <w:rFonts w:asciiTheme="minorEastAsia" w:eastAsiaTheme="minorEastAsia" w:hAnsiTheme="minorEastAsia" w:cs="Arial" w:hint="eastAsia"/>
          <w:sz w:val="18"/>
          <w:szCs w:val="18"/>
        </w:rPr>
        <w:t>)</w:t>
      </w:r>
    </w:p>
    <w:tbl>
      <w:tblPr>
        <w:tblStyle w:val="a5"/>
        <w:tblW w:w="0" w:type="auto"/>
        <w:tblInd w:w="465" w:type="dxa"/>
        <w:tblLook w:val="04A0" w:firstRow="1" w:lastRow="0" w:firstColumn="1" w:lastColumn="0" w:noHBand="0" w:noVBand="1"/>
      </w:tblPr>
      <w:tblGrid>
        <w:gridCol w:w="2140"/>
        <w:gridCol w:w="1218"/>
        <w:gridCol w:w="1275"/>
        <w:gridCol w:w="1843"/>
        <w:gridCol w:w="2075"/>
      </w:tblGrid>
      <w:tr w:rsidR="00FC4C58" w14:paraId="5B6B358C" w14:textId="77777777" w:rsidTr="003A4A92">
        <w:tc>
          <w:tcPr>
            <w:tcW w:w="2140" w:type="dxa"/>
            <w:vMerge w:val="restart"/>
            <w:shd w:val="clear" w:color="auto" w:fill="DBE5F1" w:themeFill="accent1" w:themeFillTint="33"/>
            <w:vAlign w:val="center"/>
          </w:tcPr>
          <w:p w14:paraId="777E28C8" w14:textId="77777777" w:rsidR="00FC4C58" w:rsidRPr="00686439" w:rsidRDefault="00FC4C58" w:rsidP="008434EF">
            <w:pPr>
              <w:autoSpaceDE/>
              <w:autoSpaceDN/>
              <w:jc w:val="center"/>
              <w:rPr>
                <w:rFonts w:asciiTheme="minorEastAsia" w:eastAsiaTheme="minorEastAsia" w:hAnsiTheme="minorEastAsia" w:cs="Arial"/>
                <w:b/>
                <w:szCs w:val="20"/>
              </w:rPr>
            </w:pPr>
            <w:r>
              <w:rPr>
                <w:rFonts w:asciiTheme="minorEastAsia" w:eastAsiaTheme="minorEastAsia" w:hAnsiTheme="minorEastAsia" w:cs="Arial" w:hint="eastAsia"/>
                <w:b/>
                <w:szCs w:val="20"/>
              </w:rPr>
              <w:t>집행매체(상품)</w:t>
            </w:r>
          </w:p>
        </w:tc>
        <w:tc>
          <w:tcPr>
            <w:tcW w:w="2493" w:type="dxa"/>
            <w:gridSpan w:val="2"/>
            <w:shd w:val="clear" w:color="auto" w:fill="DBE5F1" w:themeFill="accent1" w:themeFillTint="33"/>
          </w:tcPr>
          <w:p w14:paraId="3DEF8534" w14:textId="77777777" w:rsidR="00FC4C58" w:rsidRPr="00686439" w:rsidRDefault="00FC4C58" w:rsidP="008434EF">
            <w:pPr>
              <w:autoSpaceDE/>
              <w:autoSpaceDN/>
              <w:jc w:val="center"/>
              <w:rPr>
                <w:rFonts w:asciiTheme="minorEastAsia" w:eastAsiaTheme="minorEastAsia" w:hAnsiTheme="minorEastAsia" w:cs="Arial"/>
                <w:b/>
                <w:szCs w:val="20"/>
              </w:rPr>
            </w:pPr>
            <w:r w:rsidRPr="00686439">
              <w:rPr>
                <w:rFonts w:asciiTheme="minorEastAsia" w:eastAsiaTheme="minorEastAsia" w:hAnsiTheme="minorEastAsia" w:cs="Arial" w:hint="eastAsia"/>
                <w:b/>
                <w:szCs w:val="20"/>
              </w:rPr>
              <w:t>마크업</w:t>
            </w:r>
          </w:p>
        </w:tc>
        <w:tc>
          <w:tcPr>
            <w:tcW w:w="1843" w:type="dxa"/>
            <w:vMerge w:val="restart"/>
            <w:shd w:val="clear" w:color="auto" w:fill="DBE5F1" w:themeFill="accent1" w:themeFillTint="33"/>
            <w:vAlign w:val="center"/>
          </w:tcPr>
          <w:p w14:paraId="28D6022B" w14:textId="77777777" w:rsidR="00FC4C58" w:rsidRPr="00686439" w:rsidRDefault="00FC4C58" w:rsidP="008434EF">
            <w:pPr>
              <w:autoSpaceDE/>
              <w:autoSpaceDN/>
              <w:jc w:val="center"/>
              <w:rPr>
                <w:rFonts w:asciiTheme="minorEastAsia" w:eastAsiaTheme="minorEastAsia" w:hAnsiTheme="minorEastAsia" w:cs="Arial"/>
                <w:b/>
                <w:szCs w:val="20"/>
              </w:rPr>
            </w:pPr>
            <w:r>
              <w:rPr>
                <w:rFonts w:asciiTheme="minorEastAsia" w:eastAsiaTheme="minorEastAsia" w:hAnsiTheme="minorEastAsia" w:cs="Arial" w:hint="eastAsia"/>
                <w:b/>
                <w:szCs w:val="20"/>
              </w:rPr>
              <w:t>지급방식(기한)</w:t>
            </w:r>
          </w:p>
        </w:tc>
        <w:tc>
          <w:tcPr>
            <w:tcW w:w="2075" w:type="dxa"/>
            <w:vMerge w:val="restart"/>
            <w:shd w:val="clear" w:color="auto" w:fill="DBE5F1" w:themeFill="accent1" w:themeFillTint="33"/>
            <w:vAlign w:val="center"/>
          </w:tcPr>
          <w:p w14:paraId="351E0323" w14:textId="77777777" w:rsidR="00FC4C58" w:rsidRPr="00686439" w:rsidRDefault="00FC4C58" w:rsidP="008434EF">
            <w:pPr>
              <w:autoSpaceDE/>
              <w:autoSpaceDN/>
              <w:jc w:val="center"/>
              <w:rPr>
                <w:rFonts w:asciiTheme="minorEastAsia" w:eastAsiaTheme="minorEastAsia" w:hAnsiTheme="minorEastAsia" w:cs="Arial"/>
                <w:b/>
                <w:szCs w:val="20"/>
              </w:rPr>
            </w:pPr>
            <w:r>
              <w:rPr>
                <w:rFonts w:asciiTheme="minorEastAsia" w:eastAsiaTheme="minorEastAsia" w:hAnsiTheme="minorEastAsia" w:cs="Arial" w:hint="eastAsia"/>
                <w:b/>
                <w:szCs w:val="20"/>
              </w:rPr>
              <w:t>비고</w:t>
            </w:r>
          </w:p>
        </w:tc>
      </w:tr>
      <w:tr w:rsidR="00FC4C58" w14:paraId="033019A0" w14:textId="77777777" w:rsidTr="003A4A92">
        <w:tc>
          <w:tcPr>
            <w:tcW w:w="2140" w:type="dxa"/>
            <w:vMerge/>
            <w:shd w:val="clear" w:color="auto" w:fill="DBE5F1" w:themeFill="accent1" w:themeFillTint="33"/>
          </w:tcPr>
          <w:p w14:paraId="3AF221EA" w14:textId="77777777" w:rsidR="00FC4C58" w:rsidRPr="00A02BDB" w:rsidRDefault="00FC4C58" w:rsidP="008434EF">
            <w:pPr>
              <w:autoSpaceDE/>
              <w:autoSpaceDN/>
              <w:rPr>
                <w:rFonts w:asciiTheme="minorEastAsia" w:eastAsiaTheme="minorEastAsia" w:hAnsiTheme="minorEastAsia" w:cs="Arial"/>
                <w:b/>
                <w:color w:val="FF0000"/>
                <w:szCs w:val="20"/>
              </w:rPr>
            </w:pPr>
          </w:p>
        </w:tc>
        <w:tc>
          <w:tcPr>
            <w:tcW w:w="1218" w:type="dxa"/>
            <w:shd w:val="clear" w:color="auto" w:fill="DBE5F1" w:themeFill="accent1" w:themeFillTint="33"/>
          </w:tcPr>
          <w:p w14:paraId="760BD09E" w14:textId="77777777" w:rsidR="00FC4C58" w:rsidRPr="00686439" w:rsidRDefault="00FC4C58" w:rsidP="008434EF">
            <w:pPr>
              <w:autoSpaceDE/>
              <w:autoSpaceDN/>
              <w:jc w:val="center"/>
              <w:rPr>
                <w:rFonts w:asciiTheme="minorEastAsia" w:eastAsiaTheme="minorEastAsia" w:hAnsiTheme="minorEastAsia" w:cs="Arial"/>
                <w:b/>
                <w:szCs w:val="20"/>
              </w:rPr>
            </w:pPr>
            <w:r>
              <w:rPr>
                <w:rFonts w:asciiTheme="minorEastAsia" w:eastAsiaTheme="minorEastAsia" w:hAnsiTheme="minorEastAsia" w:cs="Arial" w:hint="eastAsia"/>
                <w:b/>
                <w:szCs w:val="20"/>
              </w:rPr>
              <w:t>기준</w:t>
            </w:r>
          </w:p>
        </w:tc>
        <w:tc>
          <w:tcPr>
            <w:tcW w:w="1275" w:type="dxa"/>
            <w:shd w:val="clear" w:color="auto" w:fill="DBE5F1" w:themeFill="accent1" w:themeFillTint="33"/>
          </w:tcPr>
          <w:p w14:paraId="3E4F2998" w14:textId="77777777" w:rsidR="00FC4C58" w:rsidRPr="00686439" w:rsidRDefault="00FC4C58" w:rsidP="008434EF">
            <w:pPr>
              <w:autoSpaceDE/>
              <w:autoSpaceDN/>
              <w:jc w:val="center"/>
              <w:rPr>
                <w:rFonts w:asciiTheme="minorEastAsia" w:eastAsiaTheme="minorEastAsia" w:hAnsiTheme="minorEastAsia" w:cs="Arial"/>
                <w:b/>
                <w:szCs w:val="20"/>
              </w:rPr>
            </w:pPr>
            <w:proofErr w:type="spellStart"/>
            <w:r w:rsidRPr="00686439">
              <w:rPr>
                <w:rFonts w:asciiTheme="minorEastAsia" w:eastAsiaTheme="minorEastAsia" w:hAnsiTheme="minorEastAsia" w:cs="Arial" w:hint="eastAsia"/>
                <w:b/>
                <w:szCs w:val="20"/>
              </w:rPr>
              <w:t>요율</w:t>
            </w:r>
            <w:proofErr w:type="spellEnd"/>
          </w:p>
        </w:tc>
        <w:tc>
          <w:tcPr>
            <w:tcW w:w="1843" w:type="dxa"/>
            <w:vMerge/>
            <w:shd w:val="clear" w:color="auto" w:fill="DBE5F1" w:themeFill="accent1" w:themeFillTint="33"/>
          </w:tcPr>
          <w:p w14:paraId="7DFB9125" w14:textId="77777777" w:rsidR="00FC4C58" w:rsidRDefault="00FC4C58" w:rsidP="008434EF">
            <w:pPr>
              <w:autoSpaceDE/>
              <w:autoSpaceDN/>
              <w:rPr>
                <w:rFonts w:asciiTheme="minorEastAsia" w:eastAsiaTheme="minorEastAsia" w:hAnsiTheme="minorEastAsia" w:cs="Arial"/>
                <w:color w:val="FF0000"/>
                <w:szCs w:val="20"/>
              </w:rPr>
            </w:pPr>
          </w:p>
        </w:tc>
        <w:tc>
          <w:tcPr>
            <w:tcW w:w="2075" w:type="dxa"/>
            <w:vMerge/>
            <w:shd w:val="clear" w:color="auto" w:fill="DBE5F1" w:themeFill="accent1" w:themeFillTint="33"/>
          </w:tcPr>
          <w:p w14:paraId="36FC2BFB" w14:textId="77777777" w:rsidR="00FC4C58" w:rsidRDefault="00FC4C58" w:rsidP="008434EF">
            <w:pPr>
              <w:autoSpaceDE/>
              <w:autoSpaceDN/>
              <w:rPr>
                <w:rFonts w:asciiTheme="minorEastAsia" w:eastAsiaTheme="minorEastAsia" w:hAnsiTheme="minorEastAsia" w:cs="Arial"/>
                <w:color w:val="FF0000"/>
                <w:szCs w:val="20"/>
              </w:rPr>
            </w:pPr>
          </w:p>
        </w:tc>
      </w:tr>
      <w:tr w:rsidR="00F71960" w14:paraId="4EF0447F" w14:textId="77777777" w:rsidTr="003A4A92">
        <w:tc>
          <w:tcPr>
            <w:tcW w:w="2140" w:type="dxa"/>
          </w:tcPr>
          <w:p w14:paraId="6753AFA4" w14:textId="77777777" w:rsidR="00F71960" w:rsidRPr="00C026A0" w:rsidRDefault="00F71960" w:rsidP="008434EF">
            <w:pPr>
              <w:autoSpaceDE/>
              <w:autoSpaceDN/>
              <w:jc w:val="center"/>
              <w:rPr>
                <w:rFonts w:asciiTheme="minorEastAsia" w:eastAsiaTheme="minorEastAsia" w:hAnsiTheme="minorEastAsia" w:cs="Arial"/>
                <w:sz w:val="18"/>
                <w:szCs w:val="18"/>
              </w:rPr>
            </w:pPr>
            <w:r w:rsidRPr="00C026A0">
              <w:rPr>
                <w:rFonts w:asciiTheme="minorEastAsia" w:eastAsiaTheme="minorEastAsia" w:hAnsiTheme="minorEastAsia" w:cs="Arial" w:hint="eastAsia"/>
                <w:sz w:val="18"/>
                <w:szCs w:val="18"/>
              </w:rPr>
              <w:t>네이버(</w:t>
            </w:r>
            <w:proofErr w:type="spellStart"/>
            <w:r w:rsidRPr="00C026A0">
              <w:rPr>
                <w:rFonts w:asciiTheme="minorEastAsia" w:eastAsiaTheme="minorEastAsia" w:hAnsiTheme="minorEastAsia" w:cs="Arial" w:hint="eastAsia"/>
                <w:sz w:val="18"/>
                <w:szCs w:val="18"/>
              </w:rPr>
              <w:t>파워컨텐츠</w:t>
            </w:r>
            <w:proofErr w:type="spellEnd"/>
            <w:r w:rsidRPr="00C026A0">
              <w:rPr>
                <w:rFonts w:asciiTheme="minorEastAsia" w:eastAsiaTheme="minorEastAsia" w:hAnsiTheme="minorEastAsia" w:cs="Arial" w:hint="eastAsia"/>
                <w:sz w:val="18"/>
                <w:szCs w:val="18"/>
              </w:rPr>
              <w:t>)</w:t>
            </w:r>
          </w:p>
        </w:tc>
        <w:sdt>
          <w:sdtPr>
            <w:rPr>
              <w:rFonts w:asciiTheme="minorEastAsia" w:eastAsiaTheme="minorEastAsia" w:hAnsiTheme="minorEastAsia" w:cs="Arial"/>
              <w:sz w:val="18"/>
              <w:szCs w:val="18"/>
            </w:rPr>
            <w:id w:val="2052645228"/>
            <w:placeholder>
              <w:docPart w:val="52737415B1FE474B8DB91596B0BC89FB"/>
            </w:placeholder>
            <w:dropDownList>
              <w:listItem w:value="항목을 선택하십시오."/>
              <w:listItem w:displayText="-" w:value="-"/>
              <w:listItem w:displayText="소재제작" w:value="소재제작"/>
              <w:listItem w:displayText="매체광고비" w:value="매체광고비"/>
              <w:listItem w:displayText="전매체광고비" w:value="전매체광고비"/>
              <w:listItem w:displayText="KPI달성율" w:value="KPI달성율"/>
            </w:dropDownList>
          </w:sdtPr>
          <w:sdtEndPr/>
          <w:sdtContent>
            <w:tc>
              <w:tcPr>
                <w:tcW w:w="1218" w:type="dxa"/>
              </w:tcPr>
              <w:p w14:paraId="10862058" w14:textId="77777777" w:rsidR="00F71960" w:rsidRPr="000B0292" w:rsidRDefault="00F71960" w:rsidP="00366CD8">
                <w:pPr>
                  <w:autoSpaceDE/>
                  <w:autoSpaceDN/>
                  <w:jc w:val="center"/>
                  <w:rPr>
                    <w:rFonts w:asciiTheme="minorEastAsia" w:eastAsiaTheme="minorEastAsia" w:hAnsiTheme="minorEastAsia" w:cs="Arial"/>
                    <w:sz w:val="18"/>
                    <w:szCs w:val="18"/>
                  </w:rPr>
                </w:pPr>
                <w:r>
                  <w:rPr>
                    <w:rFonts w:asciiTheme="minorEastAsia" w:eastAsiaTheme="minorEastAsia" w:hAnsiTheme="minorEastAsia" w:cs="Arial"/>
                    <w:sz w:val="18"/>
                    <w:szCs w:val="18"/>
                  </w:rPr>
                  <w:t>매체광고비</w:t>
                </w:r>
              </w:p>
            </w:tc>
          </w:sdtContent>
        </w:sdt>
        <w:sdt>
          <w:sdtPr>
            <w:rPr>
              <w:rFonts w:asciiTheme="minorEastAsia" w:eastAsiaTheme="minorEastAsia" w:hAnsiTheme="minorEastAsia" w:cs="Arial"/>
              <w:sz w:val="18"/>
              <w:szCs w:val="18"/>
            </w:rPr>
            <w:id w:val="-1073357072"/>
            <w:placeholder>
              <w:docPart w:val="009D060A037C46B99218D5DEC6DE4C12"/>
            </w:placeholder>
            <w:dropDownList>
              <w:listItem w:value="항목을 선택하십시오."/>
              <w:listItem w:displayText="-" w:value="-"/>
              <w:listItem w:displayText="별도협의" w:value="별도협의"/>
              <w:listItem w:displayText="별첨자료기준" w:value="별첨자료기준"/>
              <w:listItem w:displayText="1%" w:value="1%"/>
              <w:listItem w:displayText="2%" w:value="2%"/>
              <w:listItem w:displayText="3%" w:value="3%"/>
              <w:listItem w:displayText="4%" w:value="4%"/>
              <w:listItem w:displayText="5%" w:value="5%"/>
              <w:listItem w:displayText="6%" w:value="6%"/>
              <w:listItem w:displayText="7%" w:value="7%"/>
              <w:listItem w:displayText="8%" w:value="8%"/>
              <w:listItem w:displayText="9%" w:value="9%"/>
              <w:listItem w:displayText="10%" w:value="10%"/>
              <w:listItem w:displayText="11%" w:value="11%"/>
              <w:listItem w:displayText="12%" w:value="12%"/>
              <w:listItem w:displayText="13%" w:value="13%"/>
              <w:listItem w:displayText="14%" w:value="14%"/>
              <w:listItem w:displayText="15%" w:value="15%"/>
              <w:listItem w:displayText="16%" w:value="16%"/>
              <w:listItem w:displayText="17%" w:value="17%"/>
              <w:listItem w:displayText="18%" w:value="18%"/>
              <w:listItem w:displayText="19%" w:value="19%"/>
              <w:listItem w:displayText="20%" w:value="20%"/>
            </w:dropDownList>
          </w:sdtPr>
          <w:sdtEndPr/>
          <w:sdtContent>
            <w:tc>
              <w:tcPr>
                <w:tcW w:w="1275" w:type="dxa"/>
                <w:vAlign w:val="center"/>
              </w:tcPr>
              <w:p w14:paraId="04937A75" w14:textId="77777777" w:rsidR="00F71960" w:rsidRPr="000B0292" w:rsidRDefault="003A5C00" w:rsidP="00366CD8">
                <w:pPr>
                  <w:autoSpaceDE/>
                  <w:autoSpaceDN/>
                  <w:jc w:val="center"/>
                  <w:rPr>
                    <w:rFonts w:asciiTheme="minorEastAsia" w:eastAsiaTheme="minorEastAsia" w:hAnsiTheme="minorEastAsia" w:cs="Arial"/>
                    <w:sz w:val="18"/>
                    <w:szCs w:val="18"/>
                  </w:rPr>
                </w:pPr>
                <w:r>
                  <w:rPr>
                    <w:rFonts w:asciiTheme="minorEastAsia" w:eastAsiaTheme="minorEastAsia" w:hAnsiTheme="minorEastAsia" w:cs="Arial"/>
                    <w:sz w:val="18"/>
                    <w:szCs w:val="18"/>
                  </w:rPr>
                  <w:t>10%</w:t>
                </w:r>
              </w:p>
            </w:tc>
          </w:sdtContent>
        </w:sdt>
        <w:sdt>
          <w:sdtPr>
            <w:rPr>
              <w:rFonts w:asciiTheme="minorEastAsia" w:eastAsiaTheme="minorEastAsia" w:hAnsiTheme="minorEastAsia" w:cs="Arial"/>
              <w:sz w:val="18"/>
              <w:szCs w:val="18"/>
            </w:rPr>
            <w:id w:val="1115101756"/>
            <w:placeholder>
              <w:docPart w:val="10D506105DE1476AAF0E9E83B260937F"/>
            </w:placeholder>
            <w:dropDownList>
              <w:listItem w:value="선택"/>
              <w:listItem w:displayText="광고비포함" w:value="광고비포함"/>
              <w:listItem w:displayText="집행월(M)말일까지" w:value="집행월(M)말일까지"/>
              <w:listItem w:displayText="집행익월(M+1)말일까지" w:value="집행익월(M+1)말일까지"/>
            </w:dropDownList>
          </w:sdtPr>
          <w:sdtEndPr/>
          <w:sdtContent>
            <w:tc>
              <w:tcPr>
                <w:tcW w:w="1843" w:type="dxa"/>
              </w:tcPr>
              <w:p w14:paraId="28CD8D9B" w14:textId="77777777" w:rsidR="00F71960" w:rsidRPr="00C026A0" w:rsidRDefault="00F71960" w:rsidP="008434EF">
                <w:pPr>
                  <w:autoSpaceDE/>
                  <w:autoSpaceDN/>
                  <w:jc w:val="center"/>
                  <w:rPr>
                    <w:rFonts w:asciiTheme="minorEastAsia" w:eastAsiaTheme="minorEastAsia" w:hAnsiTheme="minorEastAsia" w:cs="Arial"/>
                    <w:sz w:val="18"/>
                    <w:szCs w:val="18"/>
                  </w:rPr>
                </w:pPr>
                <w:r>
                  <w:rPr>
                    <w:rFonts w:asciiTheme="minorEastAsia" w:eastAsiaTheme="minorEastAsia" w:hAnsiTheme="minorEastAsia" w:cs="Arial"/>
                    <w:sz w:val="18"/>
                    <w:szCs w:val="18"/>
                  </w:rPr>
                  <w:t>광고비포함</w:t>
                </w:r>
              </w:p>
            </w:tc>
          </w:sdtContent>
        </w:sdt>
        <w:tc>
          <w:tcPr>
            <w:tcW w:w="2075" w:type="dxa"/>
          </w:tcPr>
          <w:p w14:paraId="70BE4880" w14:textId="77777777" w:rsidR="00F71960" w:rsidRPr="00C026A0" w:rsidRDefault="00F71960" w:rsidP="008434EF">
            <w:pPr>
              <w:autoSpaceDE/>
              <w:autoSpaceDN/>
              <w:jc w:val="center"/>
              <w:rPr>
                <w:rFonts w:asciiTheme="minorEastAsia" w:eastAsiaTheme="minorEastAsia" w:hAnsiTheme="minorEastAsia" w:cs="Arial"/>
                <w:sz w:val="18"/>
                <w:szCs w:val="18"/>
              </w:rPr>
            </w:pPr>
          </w:p>
        </w:tc>
      </w:tr>
      <w:tr w:rsidR="00F71960" w14:paraId="5527FAB2" w14:textId="77777777" w:rsidTr="003A4A92">
        <w:tc>
          <w:tcPr>
            <w:tcW w:w="2140" w:type="dxa"/>
          </w:tcPr>
          <w:p w14:paraId="7280887C" w14:textId="77777777" w:rsidR="00F71960" w:rsidRPr="00C026A0" w:rsidRDefault="00F71960" w:rsidP="008434EF">
            <w:pPr>
              <w:autoSpaceDE/>
              <w:autoSpaceDN/>
              <w:jc w:val="center"/>
              <w:rPr>
                <w:rFonts w:asciiTheme="minorEastAsia" w:eastAsiaTheme="minorEastAsia" w:hAnsiTheme="minorEastAsia" w:cs="Arial"/>
                <w:sz w:val="18"/>
                <w:szCs w:val="18"/>
              </w:rPr>
            </w:pPr>
            <w:r w:rsidRPr="00C026A0">
              <w:rPr>
                <w:rFonts w:asciiTheme="minorEastAsia" w:eastAsiaTheme="minorEastAsia" w:hAnsiTheme="minorEastAsia" w:cs="Arial" w:hint="eastAsia"/>
                <w:sz w:val="18"/>
                <w:szCs w:val="18"/>
              </w:rPr>
              <w:t>구글</w:t>
            </w:r>
          </w:p>
        </w:tc>
        <w:sdt>
          <w:sdtPr>
            <w:rPr>
              <w:rFonts w:asciiTheme="minorEastAsia" w:eastAsiaTheme="minorEastAsia" w:hAnsiTheme="minorEastAsia" w:cs="Arial"/>
              <w:sz w:val="18"/>
              <w:szCs w:val="18"/>
            </w:rPr>
            <w:id w:val="-847171042"/>
            <w:placeholder>
              <w:docPart w:val="F73B59AD95304EA2BD9F83B5FE0D5675"/>
            </w:placeholder>
            <w:dropDownList>
              <w:listItem w:value="항목을 선택하십시오."/>
              <w:listItem w:displayText="-" w:value="-"/>
              <w:listItem w:displayText="소재제작" w:value="소재제작"/>
              <w:listItem w:displayText="매체광고비" w:value="매체광고비"/>
              <w:listItem w:displayText="전매체광고비" w:value="전매체광고비"/>
              <w:listItem w:displayText="KPI달성율" w:value="KPI달성율"/>
            </w:dropDownList>
          </w:sdtPr>
          <w:sdtEndPr/>
          <w:sdtContent>
            <w:tc>
              <w:tcPr>
                <w:tcW w:w="1218" w:type="dxa"/>
              </w:tcPr>
              <w:p w14:paraId="480100C5" w14:textId="77777777" w:rsidR="00F71960" w:rsidRPr="000B0292" w:rsidRDefault="00F71960" w:rsidP="00366CD8">
                <w:pPr>
                  <w:autoSpaceDE/>
                  <w:autoSpaceDN/>
                  <w:jc w:val="center"/>
                  <w:rPr>
                    <w:rFonts w:asciiTheme="minorEastAsia" w:eastAsiaTheme="minorEastAsia" w:hAnsiTheme="minorEastAsia" w:cs="Arial"/>
                    <w:sz w:val="18"/>
                    <w:szCs w:val="18"/>
                  </w:rPr>
                </w:pPr>
                <w:r w:rsidRPr="000B0292">
                  <w:rPr>
                    <w:rFonts w:asciiTheme="minorEastAsia" w:eastAsiaTheme="minorEastAsia" w:hAnsiTheme="minorEastAsia" w:cs="Arial"/>
                    <w:sz w:val="18"/>
                    <w:szCs w:val="18"/>
                  </w:rPr>
                  <w:t>매체광고비</w:t>
                </w:r>
              </w:p>
            </w:tc>
          </w:sdtContent>
        </w:sdt>
        <w:sdt>
          <w:sdtPr>
            <w:rPr>
              <w:rFonts w:asciiTheme="minorEastAsia" w:eastAsiaTheme="minorEastAsia" w:hAnsiTheme="minorEastAsia" w:cs="Arial"/>
              <w:sz w:val="18"/>
              <w:szCs w:val="18"/>
            </w:rPr>
            <w:id w:val="-339311416"/>
            <w:placeholder>
              <w:docPart w:val="13476109457643F1ABCE5022C22BE9C4"/>
            </w:placeholder>
            <w:dropDownList>
              <w:listItem w:value="항목을 선택하십시오."/>
              <w:listItem w:displayText="-" w:value="-"/>
              <w:listItem w:displayText="별도협의" w:value="별도협의"/>
              <w:listItem w:displayText="별첨자료기준" w:value="별첨자료기준"/>
              <w:listItem w:displayText="1%" w:value="1%"/>
              <w:listItem w:displayText="2%" w:value="2%"/>
              <w:listItem w:displayText="3%" w:value="3%"/>
              <w:listItem w:displayText="4%" w:value="4%"/>
              <w:listItem w:displayText="5%" w:value="5%"/>
              <w:listItem w:displayText="6%" w:value="6%"/>
              <w:listItem w:displayText="7%" w:value="7%"/>
              <w:listItem w:displayText="8%" w:value="8%"/>
              <w:listItem w:displayText="9%" w:value="9%"/>
              <w:listItem w:displayText="10%" w:value="10%"/>
              <w:listItem w:displayText="11%" w:value="11%"/>
              <w:listItem w:displayText="12%" w:value="12%"/>
              <w:listItem w:displayText="13%" w:value="13%"/>
              <w:listItem w:displayText="14%" w:value="14%"/>
              <w:listItem w:displayText="15%" w:value="15%"/>
              <w:listItem w:displayText="16%" w:value="16%"/>
              <w:listItem w:displayText="17%" w:value="17%"/>
              <w:listItem w:displayText="18%" w:value="18%"/>
              <w:listItem w:displayText="19%" w:value="19%"/>
              <w:listItem w:displayText="20%" w:value="20%"/>
            </w:dropDownList>
          </w:sdtPr>
          <w:sdtEndPr/>
          <w:sdtContent>
            <w:tc>
              <w:tcPr>
                <w:tcW w:w="1275" w:type="dxa"/>
                <w:vAlign w:val="center"/>
              </w:tcPr>
              <w:p w14:paraId="69876BFE" w14:textId="77777777" w:rsidR="00F71960" w:rsidRPr="000B0292" w:rsidRDefault="00F71960" w:rsidP="00366CD8">
                <w:pPr>
                  <w:autoSpaceDE/>
                  <w:autoSpaceDN/>
                  <w:jc w:val="center"/>
                  <w:rPr>
                    <w:rFonts w:asciiTheme="minorEastAsia" w:eastAsiaTheme="minorEastAsia" w:hAnsiTheme="minorEastAsia" w:cs="Arial"/>
                    <w:sz w:val="18"/>
                    <w:szCs w:val="18"/>
                  </w:rPr>
                </w:pPr>
                <w:r w:rsidRPr="000B0292">
                  <w:rPr>
                    <w:rFonts w:asciiTheme="minorEastAsia" w:eastAsiaTheme="minorEastAsia" w:hAnsiTheme="minorEastAsia" w:cs="Arial"/>
                    <w:sz w:val="18"/>
                    <w:szCs w:val="18"/>
                  </w:rPr>
                  <w:t>15%</w:t>
                </w:r>
              </w:p>
            </w:tc>
          </w:sdtContent>
        </w:sdt>
        <w:sdt>
          <w:sdtPr>
            <w:rPr>
              <w:rFonts w:asciiTheme="minorEastAsia" w:eastAsiaTheme="minorEastAsia" w:hAnsiTheme="minorEastAsia" w:cs="Arial"/>
              <w:sz w:val="18"/>
              <w:szCs w:val="18"/>
            </w:rPr>
            <w:id w:val="-345793291"/>
            <w:placeholder>
              <w:docPart w:val="DADB322B035C4D9CA3A3A47631CA4202"/>
            </w:placeholder>
            <w:dropDownList>
              <w:listItem w:value="선택"/>
              <w:listItem w:displayText="광고비포함" w:value="광고비포함"/>
              <w:listItem w:displayText="집행월(M)말일까지" w:value="집행월(M)말일까지"/>
              <w:listItem w:displayText="집행익월(M+1)말일까지" w:value="집행익월(M+1)말일까지"/>
            </w:dropDownList>
          </w:sdtPr>
          <w:sdtEndPr/>
          <w:sdtContent>
            <w:tc>
              <w:tcPr>
                <w:tcW w:w="1843" w:type="dxa"/>
              </w:tcPr>
              <w:p w14:paraId="0B46D4BB" w14:textId="77777777" w:rsidR="00F71960" w:rsidRPr="00C026A0" w:rsidRDefault="00F71960" w:rsidP="008434EF">
                <w:pPr>
                  <w:autoSpaceDE/>
                  <w:autoSpaceDN/>
                  <w:jc w:val="center"/>
                  <w:rPr>
                    <w:rFonts w:asciiTheme="minorEastAsia" w:eastAsiaTheme="minorEastAsia" w:hAnsiTheme="minorEastAsia" w:cs="Arial"/>
                    <w:sz w:val="18"/>
                    <w:szCs w:val="18"/>
                  </w:rPr>
                </w:pPr>
                <w:r>
                  <w:rPr>
                    <w:rFonts w:asciiTheme="minorEastAsia" w:eastAsiaTheme="minorEastAsia" w:hAnsiTheme="minorEastAsia" w:cs="Arial"/>
                    <w:sz w:val="18"/>
                    <w:szCs w:val="18"/>
                  </w:rPr>
                  <w:t>광고비포함</w:t>
                </w:r>
              </w:p>
            </w:tc>
          </w:sdtContent>
        </w:sdt>
        <w:tc>
          <w:tcPr>
            <w:tcW w:w="2075" w:type="dxa"/>
          </w:tcPr>
          <w:p w14:paraId="375BBB2A" w14:textId="77777777" w:rsidR="00F71960" w:rsidRPr="00C026A0" w:rsidRDefault="00F71960" w:rsidP="008434EF">
            <w:pPr>
              <w:autoSpaceDE/>
              <w:autoSpaceDN/>
              <w:jc w:val="center"/>
              <w:rPr>
                <w:rFonts w:asciiTheme="minorEastAsia" w:eastAsiaTheme="minorEastAsia" w:hAnsiTheme="minorEastAsia" w:cs="Arial"/>
                <w:sz w:val="18"/>
                <w:szCs w:val="18"/>
              </w:rPr>
            </w:pPr>
          </w:p>
        </w:tc>
      </w:tr>
      <w:tr w:rsidR="00F71960" w14:paraId="742C7ABB" w14:textId="77777777" w:rsidTr="003A4A92">
        <w:tc>
          <w:tcPr>
            <w:tcW w:w="2140" w:type="dxa"/>
          </w:tcPr>
          <w:p w14:paraId="79C96098" w14:textId="77777777" w:rsidR="00F71960" w:rsidRPr="00C026A0" w:rsidRDefault="00F4136A" w:rsidP="008434EF">
            <w:pPr>
              <w:autoSpaceDE/>
              <w:autoSpaceDN/>
              <w:jc w:val="center"/>
              <w:rPr>
                <w:rFonts w:asciiTheme="minorEastAsia" w:eastAsiaTheme="minorEastAsia" w:hAnsiTheme="minorEastAsia" w:cs="Arial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Arial" w:hint="eastAsia"/>
                <w:sz w:val="18"/>
                <w:szCs w:val="18"/>
              </w:rPr>
              <w:t>메타</w:t>
            </w:r>
          </w:p>
        </w:tc>
        <w:sdt>
          <w:sdtPr>
            <w:rPr>
              <w:rFonts w:asciiTheme="minorEastAsia" w:eastAsiaTheme="minorEastAsia" w:hAnsiTheme="minorEastAsia" w:cs="Arial"/>
              <w:sz w:val="18"/>
              <w:szCs w:val="18"/>
            </w:rPr>
            <w:id w:val="-1901586911"/>
            <w:placeholder>
              <w:docPart w:val="0A06892DEA1D46C69AF521CED9C45A9D"/>
            </w:placeholder>
            <w:dropDownList>
              <w:listItem w:value="항목을 선택하십시오."/>
              <w:listItem w:displayText="-" w:value="-"/>
              <w:listItem w:displayText="소재제작" w:value="소재제작"/>
              <w:listItem w:displayText="매체광고비" w:value="매체광고비"/>
              <w:listItem w:displayText="전매체광고비" w:value="전매체광고비"/>
              <w:listItem w:displayText="KPI달성율" w:value="KPI달성율"/>
            </w:dropDownList>
          </w:sdtPr>
          <w:sdtEndPr/>
          <w:sdtContent>
            <w:tc>
              <w:tcPr>
                <w:tcW w:w="1218" w:type="dxa"/>
              </w:tcPr>
              <w:p w14:paraId="3D8B9092" w14:textId="77777777" w:rsidR="00F71960" w:rsidRPr="000B0292" w:rsidRDefault="00F71960" w:rsidP="00366CD8">
                <w:pPr>
                  <w:autoSpaceDE/>
                  <w:autoSpaceDN/>
                  <w:jc w:val="center"/>
                  <w:rPr>
                    <w:rFonts w:asciiTheme="minorEastAsia" w:eastAsiaTheme="minorEastAsia" w:hAnsiTheme="minorEastAsia" w:cs="Arial"/>
                    <w:sz w:val="18"/>
                    <w:szCs w:val="18"/>
                  </w:rPr>
                </w:pPr>
                <w:r>
                  <w:rPr>
                    <w:rFonts w:asciiTheme="minorEastAsia" w:eastAsiaTheme="minorEastAsia" w:hAnsiTheme="minorEastAsia" w:cs="Arial"/>
                    <w:sz w:val="18"/>
                    <w:szCs w:val="18"/>
                  </w:rPr>
                  <w:t>소재제작</w:t>
                </w:r>
              </w:p>
            </w:tc>
          </w:sdtContent>
        </w:sdt>
        <w:sdt>
          <w:sdtPr>
            <w:rPr>
              <w:rFonts w:asciiTheme="minorEastAsia" w:eastAsiaTheme="minorEastAsia" w:hAnsiTheme="minorEastAsia" w:cs="Arial"/>
              <w:sz w:val="18"/>
              <w:szCs w:val="18"/>
            </w:rPr>
            <w:id w:val="993758779"/>
            <w:placeholder>
              <w:docPart w:val="0CF5CFB835CD45109294EA48A965B837"/>
            </w:placeholder>
            <w:dropDownList>
              <w:listItem w:value="항목을 선택하십시오."/>
              <w:listItem w:displayText="-" w:value="-"/>
              <w:listItem w:displayText="별도협의" w:value="별도협의"/>
              <w:listItem w:displayText="별첨자료기준" w:value="별첨자료기준"/>
              <w:listItem w:displayText="1%" w:value="1%"/>
              <w:listItem w:displayText="2%" w:value="2%"/>
              <w:listItem w:displayText="3%" w:value="3%"/>
              <w:listItem w:displayText="4%" w:value="4%"/>
              <w:listItem w:displayText="5%" w:value="5%"/>
              <w:listItem w:displayText="6%" w:value="6%"/>
              <w:listItem w:displayText="7%" w:value="7%"/>
              <w:listItem w:displayText="8%" w:value="8%"/>
              <w:listItem w:displayText="9%" w:value="9%"/>
              <w:listItem w:displayText="10%" w:value="10%"/>
              <w:listItem w:displayText="11%" w:value="11%"/>
              <w:listItem w:displayText="12%" w:value="12%"/>
              <w:listItem w:displayText="13%" w:value="13%"/>
              <w:listItem w:displayText="14%" w:value="14%"/>
              <w:listItem w:displayText="15%" w:value="15%"/>
              <w:listItem w:displayText="16%" w:value="16%"/>
              <w:listItem w:displayText="17%" w:value="17%"/>
              <w:listItem w:displayText="18%" w:value="18%"/>
              <w:listItem w:displayText="19%" w:value="19%"/>
              <w:listItem w:displayText="20%" w:value="20%"/>
            </w:dropDownList>
          </w:sdtPr>
          <w:sdtEndPr/>
          <w:sdtContent>
            <w:tc>
              <w:tcPr>
                <w:tcW w:w="1275" w:type="dxa"/>
                <w:vAlign w:val="center"/>
              </w:tcPr>
              <w:p w14:paraId="2E35F380" w14:textId="77777777" w:rsidR="00F71960" w:rsidRPr="000B0292" w:rsidRDefault="00F71960" w:rsidP="00366CD8">
                <w:pPr>
                  <w:autoSpaceDE/>
                  <w:autoSpaceDN/>
                  <w:jc w:val="center"/>
                  <w:rPr>
                    <w:rFonts w:asciiTheme="minorEastAsia" w:eastAsiaTheme="minorEastAsia" w:hAnsiTheme="minorEastAsia" w:cs="Arial"/>
                    <w:sz w:val="18"/>
                    <w:szCs w:val="18"/>
                  </w:rPr>
                </w:pPr>
                <w:r w:rsidRPr="000B0292">
                  <w:rPr>
                    <w:rFonts w:asciiTheme="minorEastAsia" w:eastAsiaTheme="minorEastAsia" w:hAnsiTheme="minorEastAsia" w:cs="Arial"/>
                    <w:sz w:val="18"/>
                    <w:szCs w:val="18"/>
                  </w:rPr>
                  <w:t>15%</w:t>
                </w:r>
              </w:p>
            </w:tc>
          </w:sdtContent>
        </w:sdt>
        <w:sdt>
          <w:sdtPr>
            <w:rPr>
              <w:rFonts w:asciiTheme="minorEastAsia" w:eastAsiaTheme="minorEastAsia" w:hAnsiTheme="minorEastAsia" w:cs="Arial"/>
              <w:sz w:val="18"/>
              <w:szCs w:val="18"/>
            </w:rPr>
            <w:id w:val="1543793027"/>
            <w:placeholder>
              <w:docPart w:val="F8BAF1F5679648B4B690D63CF4A50AD5"/>
            </w:placeholder>
            <w:dropDownList>
              <w:listItem w:value="선택"/>
              <w:listItem w:displayText="광고비포함" w:value="광고비포함"/>
              <w:listItem w:displayText="집행월(M)말일까지" w:value="집행월(M)말일까지"/>
              <w:listItem w:displayText="집행익월(M+1)말일까지" w:value="집행익월(M+1)말일까지"/>
            </w:dropDownList>
          </w:sdtPr>
          <w:sdtEndPr/>
          <w:sdtContent>
            <w:tc>
              <w:tcPr>
                <w:tcW w:w="1843" w:type="dxa"/>
              </w:tcPr>
              <w:p w14:paraId="66CB53C2" w14:textId="77777777" w:rsidR="00F71960" w:rsidRPr="00C026A0" w:rsidRDefault="00F71960" w:rsidP="008434EF">
                <w:pPr>
                  <w:autoSpaceDE/>
                  <w:autoSpaceDN/>
                  <w:jc w:val="center"/>
                  <w:rPr>
                    <w:rFonts w:asciiTheme="minorEastAsia" w:eastAsiaTheme="minorEastAsia" w:hAnsiTheme="minorEastAsia" w:cs="Arial"/>
                    <w:sz w:val="18"/>
                    <w:szCs w:val="18"/>
                  </w:rPr>
                </w:pPr>
                <w:r>
                  <w:rPr>
                    <w:rFonts w:asciiTheme="minorEastAsia" w:eastAsiaTheme="minorEastAsia" w:hAnsiTheme="minorEastAsia" w:cs="Arial"/>
                    <w:sz w:val="18"/>
                    <w:szCs w:val="18"/>
                  </w:rPr>
                  <w:t>광고비포함</w:t>
                </w:r>
              </w:p>
            </w:tc>
          </w:sdtContent>
        </w:sdt>
        <w:tc>
          <w:tcPr>
            <w:tcW w:w="2075" w:type="dxa"/>
          </w:tcPr>
          <w:p w14:paraId="215926A6" w14:textId="77777777" w:rsidR="00F71960" w:rsidRPr="00C026A0" w:rsidRDefault="003A4A92" w:rsidP="008434EF">
            <w:pPr>
              <w:autoSpaceDE/>
              <w:autoSpaceDN/>
              <w:jc w:val="center"/>
              <w:rPr>
                <w:rFonts w:asciiTheme="minorEastAsia" w:eastAsiaTheme="minorEastAsia" w:hAnsiTheme="minorEastAsia" w:cs="Arial"/>
                <w:sz w:val="18"/>
                <w:szCs w:val="18"/>
              </w:rPr>
            </w:pPr>
            <w:proofErr w:type="gramStart"/>
            <w:r>
              <w:rPr>
                <w:rFonts w:asciiTheme="minorEastAsia" w:eastAsiaTheme="minorEastAsia" w:hAnsiTheme="minorEastAsia" w:cs="Arial" w:hint="eastAsia"/>
                <w:sz w:val="18"/>
                <w:szCs w:val="18"/>
              </w:rPr>
              <w:t>페이스북,</w:t>
            </w:r>
            <w:proofErr w:type="spellStart"/>
            <w:r>
              <w:rPr>
                <w:rFonts w:asciiTheme="minorEastAsia" w:eastAsiaTheme="minorEastAsia" w:hAnsiTheme="minorEastAsia" w:cs="Arial" w:hint="eastAsia"/>
                <w:sz w:val="18"/>
                <w:szCs w:val="18"/>
              </w:rPr>
              <w:t>인스타그램</w:t>
            </w:r>
            <w:proofErr w:type="spellEnd"/>
            <w:proofErr w:type="gramEnd"/>
          </w:p>
        </w:tc>
      </w:tr>
      <w:tr w:rsidR="00FC4C58" w14:paraId="3E662ABF" w14:textId="77777777" w:rsidTr="003A4A92">
        <w:tc>
          <w:tcPr>
            <w:tcW w:w="4633" w:type="dxa"/>
            <w:gridSpan w:val="3"/>
            <w:shd w:val="clear" w:color="auto" w:fill="F2DBDB" w:themeFill="accent2" w:themeFillTint="33"/>
          </w:tcPr>
          <w:p w14:paraId="696D3C43" w14:textId="77777777" w:rsidR="00FC4C58" w:rsidRPr="00C026A0" w:rsidRDefault="00FC4C58" w:rsidP="008434EF">
            <w:pPr>
              <w:autoSpaceDE/>
              <w:autoSpaceDN/>
              <w:jc w:val="center"/>
              <w:rPr>
                <w:rFonts w:asciiTheme="minorEastAsia" w:eastAsiaTheme="minorEastAsia" w:hAnsiTheme="minorEastAsia" w:cs="Arial"/>
                <w:b/>
                <w:sz w:val="18"/>
                <w:szCs w:val="18"/>
              </w:rPr>
            </w:pPr>
            <w:r w:rsidRPr="00C026A0">
              <w:rPr>
                <w:rFonts w:asciiTheme="minorEastAsia" w:eastAsiaTheme="minorEastAsia" w:hAnsiTheme="minorEastAsia" w:cs="Arial" w:hint="eastAsia"/>
                <w:b/>
                <w:sz w:val="18"/>
                <w:szCs w:val="18"/>
              </w:rPr>
              <w:t>합계금액</w:t>
            </w:r>
          </w:p>
        </w:tc>
        <w:tc>
          <w:tcPr>
            <w:tcW w:w="1843" w:type="dxa"/>
            <w:shd w:val="clear" w:color="auto" w:fill="F2DBDB" w:themeFill="accent2" w:themeFillTint="33"/>
          </w:tcPr>
          <w:p w14:paraId="1EADB893" w14:textId="77777777" w:rsidR="00FC4C58" w:rsidRPr="00C026A0" w:rsidRDefault="00FC4C58" w:rsidP="008434EF">
            <w:pPr>
              <w:autoSpaceDE/>
              <w:autoSpaceDN/>
              <w:jc w:val="center"/>
              <w:rPr>
                <w:rFonts w:asciiTheme="minorEastAsia" w:eastAsiaTheme="minorEastAsia" w:hAnsiTheme="minorEastAsia" w:cs="Arial"/>
                <w:b/>
                <w:sz w:val="18"/>
                <w:szCs w:val="18"/>
              </w:rPr>
            </w:pPr>
          </w:p>
        </w:tc>
        <w:tc>
          <w:tcPr>
            <w:tcW w:w="2075" w:type="dxa"/>
            <w:shd w:val="clear" w:color="auto" w:fill="F2DBDB" w:themeFill="accent2" w:themeFillTint="33"/>
          </w:tcPr>
          <w:p w14:paraId="098E97E7" w14:textId="77777777" w:rsidR="00FC4C58" w:rsidRPr="00C026A0" w:rsidRDefault="00FC4C58" w:rsidP="008434EF">
            <w:pPr>
              <w:autoSpaceDE/>
              <w:autoSpaceDN/>
              <w:jc w:val="center"/>
              <w:rPr>
                <w:rFonts w:asciiTheme="minorEastAsia" w:eastAsiaTheme="minorEastAsia" w:hAnsiTheme="minorEastAsia" w:cs="Arial"/>
                <w:b/>
                <w:sz w:val="18"/>
                <w:szCs w:val="18"/>
              </w:rPr>
            </w:pPr>
          </w:p>
        </w:tc>
      </w:tr>
    </w:tbl>
    <w:p w14:paraId="7082B335" w14:textId="77777777" w:rsidR="00C81C66" w:rsidRDefault="00C81C66" w:rsidP="00C81C66">
      <w:pPr>
        <w:autoSpaceDE/>
        <w:autoSpaceDN/>
        <w:ind w:left="465"/>
        <w:rPr>
          <w:rFonts w:asciiTheme="minorEastAsia" w:eastAsiaTheme="minorEastAsia" w:hAnsiTheme="minorEastAsia" w:cs="Arial"/>
          <w:szCs w:val="20"/>
        </w:rPr>
      </w:pPr>
      <w:r w:rsidRPr="00C81C66">
        <w:rPr>
          <w:rFonts w:asciiTheme="minorEastAsia" w:eastAsiaTheme="minorEastAsia" w:hAnsiTheme="minorEastAsia" w:cs="Arial" w:hint="eastAsia"/>
          <w:szCs w:val="20"/>
        </w:rPr>
        <w:t>나. ‘</w:t>
      </w:r>
      <w:proofErr w:type="spellStart"/>
      <w:r w:rsidRPr="00C81C66">
        <w:rPr>
          <w:rFonts w:asciiTheme="minorEastAsia" w:eastAsiaTheme="minorEastAsia" w:hAnsiTheme="minorEastAsia" w:cs="Arial" w:hint="eastAsia"/>
          <w:szCs w:val="20"/>
        </w:rPr>
        <w:t>광고주’는</w:t>
      </w:r>
      <w:proofErr w:type="spellEnd"/>
      <w:r w:rsidRPr="00C81C66">
        <w:rPr>
          <w:rFonts w:asciiTheme="minorEastAsia" w:eastAsiaTheme="minorEastAsia" w:hAnsiTheme="minorEastAsia" w:cs="Arial" w:hint="eastAsia"/>
          <w:szCs w:val="20"/>
        </w:rPr>
        <w:t xml:space="preserve"> 위 지급방식(기한)에 따라 마크업을 ‘</w:t>
      </w:r>
      <w:proofErr w:type="spellStart"/>
      <w:r w:rsidRPr="00C81C66">
        <w:rPr>
          <w:rFonts w:asciiTheme="minorEastAsia" w:eastAsiaTheme="minorEastAsia" w:hAnsiTheme="minorEastAsia" w:cs="Arial" w:hint="eastAsia"/>
          <w:szCs w:val="20"/>
        </w:rPr>
        <w:t>대행사’에게</w:t>
      </w:r>
      <w:proofErr w:type="spellEnd"/>
      <w:r w:rsidRPr="00C81C66">
        <w:rPr>
          <w:rFonts w:asciiTheme="minorEastAsia" w:eastAsiaTheme="minorEastAsia" w:hAnsiTheme="minorEastAsia" w:cs="Arial" w:hint="eastAsia"/>
          <w:szCs w:val="20"/>
        </w:rPr>
        <w:t xml:space="preserve"> </w:t>
      </w:r>
      <w:proofErr w:type="spellStart"/>
      <w:r w:rsidRPr="00C81C66">
        <w:rPr>
          <w:rFonts w:asciiTheme="minorEastAsia" w:eastAsiaTheme="minorEastAsia" w:hAnsiTheme="minorEastAsia" w:cs="Arial" w:hint="eastAsia"/>
          <w:szCs w:val="20"/>
        </w:rPr>
        <w:t>현금지급하며</w:t>
      </w:r>
      <w:proofErr w:type="spellEnd"/>
      <w:r w:rsidRPr="00C81C66">
        <w:rPr>
          <w:rFonts w:asciiTheme="minorEastAsia" w:eastAsiaTheme="minorEastAsia" w:hAnsiTheme="minorEastAsia" w:cs="Arial" w:hint="eastAsia"/>
          <w:szCs w:val="20"/>
        </w:rPr>
        <w:t>, 기한일까지 마</w:t>
      </w:r>
    </w:p>
    <w:p w14:paraId="6121DF94" w14:textId="77777777" w:rsidR="00C81C66" w:rsidRPr="00C81C66" w:rsidRDefault="00C81C66" w:rsidP="00C81C66">
      <w:pPr>
        <w:autoSpaceDE/>
        <w:autoSpaceDN/>
        <w:ind w:leftChars="333" w:left="666"/>
        <w:rPr>
          <w:rFonts w:asciiTheme="minorEastAsia" w:eastAsiaTheme="minorEastAsia" w:hAnsiTheme="minorEastAsia" w:cs="Arial"/>
          <w:szCs w:val="20"/>
        </w:rPr>
      </w:pPr>
      <w:proofErr w:type="spellStart"/>
      <w:r w:rsidRPr="00C81C66">
        <w:rPr>
          <w:rFonts w:asciiTheme="minorEastAsia" w:eastAsiaTheme="minorEastAsia" w:hAnsiTheme="minorEastAsia" w:cs="Arial" w:hint="eastAsia"/>
          <w:szCs w:val="20"/>
        </w:rPr>
        <w:t>크업이</w:t>
      </w:r>
      <w:proofErr w:type="spellEnd"/>
      <w:r w:rsidRPr="00C81C66">
        <w:rPr>
          <w:rFonts w:asciiTheme="minorEastAsia" w:eastAsiaTheme="minorEastAsia" w:hAnsiTheme="minorEastAsia" w:cs="Arial" w:hint="eastAsia"/>
          <w:szCs w:val="20"/>
        </w:rPr>
        <w:t xml:space="preserve"> 지급되지 않을 경우 집행 중 또는 집행 예정인 광고는 즉시 종료되며, 이에 대한 모든</w:t>
      </w:r>
      <w:r>
        <w:rPr>
          <w:rFonts w:asciiTheme="minorEastAsia" w:eastAsiaTheme="minorEastAsia" w:hAnsiTheme="minorEastAsia" w:cs="Arial" w:hint="eastAsia"/>
          <w:szCs w:val="20"/>
        </w:rPr>
        <w:t xml:space="preserve"> </w:t>
      </w:r>
      <w:r w:rsidRPr="00C81C66">
        <w:rPr>
          <w:rFonts w:asciiTheme="minorEastAsia" w:eastAsiaTheme="minorEastAsia" w:hAnsiTheme="minorEastAsia" w:cs="Arial" w:hint="eastAsia"/>
          <w:szCs w:val="20"/>
        </w:rPr>
        <w:t>민</w:t>
      </w:r>
      <w:r w:rsidRPr="00C81C66">
        <w:rPr>
          <w:rFonts w:asciiTheme="minorEastAsia" w:eastAsiaTheme="minorEastAsia" w:hAnsiTheme="minorEastAsia" w:cs="Arial"/>
          <w:szCs w:val="20"/>
        </w:rPr>
        <w:t>∙</w:t>
      </w:r>
      <w:r w:rsidRPr="00C81C66">
        <w:rPr>
          <w:rFonts w:asciiTheme="minorEastAsia" w:eastAsiaTheme="minorEastAsia" w:hAnsiTheme="minorEastAsia" w:cs="Arial" w:hint="eastAsia"/>
          <w:szCs w:val="20"/>
        </w:rPr>
        <w:t>형사상</w:t>
      </w:r>
      <w:r w:rsidRPr="00C81C66">
        <w:rPr>
          <w:rFonts w:asciiTheme="minorEastAsia" w:eastAsiaTheme="minorEastAsia" w:hAnsiTheme="minorEastAsia" w:cs="Arial"/>
          <w:szCs w:val="20"/>
        </w:rPr>
        <w:t xml:space="preserve"> </w:t>
      </w:r>
      <w:r w:rsidRPr="00C81C66">
        <w:rPr>
          <w:rFonts w:asciiTheme="minorEastAsia" w:eastAsiaTheme="minorEastAsia" w:hAnsiTheme="minorEastAsia" w:cs="Arial" w:hint="eastAsia"/>
          <w:szCs w:val="20"/>
        </w:rPr>
        <w:t>책임은</w:t>
      </w:r>
      <w:r w:rsidRPr="00C81C66">
        <w:rPr>
          <w:rFonts w:asciiTheme="minorEastAsia" w:eastAsiaTheme="minorEastAsia" w:hAnsiTheme="minorEastAsia" w:cs="Arial"/>
          <w:szCs w:val="20"/>
        </w:rPr>
        <w:t xml:space="preserve"> ‘</w:t>
      </w:r>
      <w:proofErr w:type="spellStart"/>
      <w:r w:rsidRPr="00C81C66">
        <w:rPr>
          <w:rFonts w:asciiTheme="minorEastAsia" w:eastAsiaTheme="minorEastAsia" w:hAnsiTheme="minorEastAsia" w:cs="Arial" w:hint="eastAsia"/>
          <w:szCs w:val="20"/>
        </w:rPr>
        <w:t>광고주’에게</w:t>
      </w:r>
      <w:proofErr w:type="spellEnd"/>
      <w:r w:rsidRPr="00C81C66">
        <w:rPr>
          <w:rFonts w:asciiTheme="minorEastAsia" w:eastAsiaTheme="minorEastAsia" w:hAnsiTheme="minorEastAsia" w:cs="Arial"/>
          <w:szCs w:val="20"/>
        </w:rPr>
        <w:t xml:space="preserve"> </w:t>
      </w:r>
      <w:r w:rsidRPr="00C81C66">
        <w:rPr>
          <w:rFonts w:asciiTheme="minorEastAsia" w:eastAsiaTheme="minorEastAsia" w:hAnsiTheme="minorEastAsia" w:cs="Arial" w:hint="eastAsia"/>
          <w:szCs w:val="20"/>
        </w:rPr>
        <w:t>있다</w:t>
      </w:r>
      <w:r w:rsidRPr="00C81C66">
        <w:rPr>
          <w:rFonts w:asciiTheme="minorEastAsia" w:eastAsiaTheme="minorEastAsia" w:hAnsiTheme="minorEastAsia" w:cs="Arial"/>
          <w:szCs w:val="20"/>
        </w:rPr>
        <w:t xml:space="preserve">. </w:t>
      </w:r>
      <w:r w:rsidRPr="00C81C66">
        <w:rPr>
          <w:rFonts w:asciiTheme="minorEastAsia" w:eastAsiaTheme="minorEastAsia" w:hAnsiTheme="minorEastAsia" w:cs="Arial" w:hint="eastAsia"/>
          <w:szCs w:val="20"/>
        </w:rPr>
        <w:t>단</w:t>
      </w:r>
      <w:r w:rsidRPr="00C81C66">
        <w:rPr>
          <w:rFonts w:asciiTheme="minorEastAsia" w:eastAsiaTheme="minorEastAsia" w:hAnsiTheme="minorEastAsia" w:cs="Arial"/>
          <w:szCs w:val="20"/>
        </w:rPr>
        <w:t xml:space="preserve">, </w:t>
      </w:r>
      <w:r w:rsidRPr="00C81C66">
        <w:rPr>
          <w:rFonts w:asciiTheme="minorEastAsia" w:eastAsiaTheme="minorEastAsia" w:hAnsiTheme="minorEastAsia" w:cs="Arial" w:hint="eastAsia"/>
          <w:szCs w:val="20"/>
        </w:rPr>
        <w:t>마크업</w:t>
      </w:r>
      <w:r w:rsidRPr="00C81C66">
        <w:rPr>
          <w:rFonts w:asciiTheme="minorEastAsia" w:eastAsiaTheme="minorEastAsia" w:hAnsiTheme="minorEastAsia" w:cs="Arial"/>
          <w:szCs w:val="20"/>
        </w:rPr>
        <w:t xml:space="preserve"> </w:t>
      </w:r>
      <w:r w:rsidRPr="00C81C66">
        <w:rPr>
          <w:rFonts w:asciiTheme="minorEastAsia" w:eastAsiaTheme="minorEastAsia" w:hAnsiTheme="minorEastAsia" w:cs="Arial" w:hint="eastAsia"/>
          <w:szCs w:val="20"/>
        </w:rPr>
        <w:t>정산내역에</w:t>
      </w:r>
      <w:r w:rsidRPr="00C81C66">
        <w:rPr>
          <w:rFonts w:asciiTheme="minorEastAsia" w:eastAsiaTheme="minorEastAsia" w:hAnsiTheme="minorEastAsia" w:cs="Arial"/>
          <w:szCs w:val="20"/>
        </w:rPr>
        <w:t xml:space="preserve"> </w:t>
      </w:r>
      <w:r w:rsidRPr="00C81C66">
        <w:rPr>
          <w:rFonts w:asciiTheme="minorEastAsia" w:eastAsiaTheme="minorEastAsia" w:hAnsiTheme="minorEastAsia" w:cs="Arial" w:hint="eastAsia"/>
          <w:szCs w:val="20"/>
        </w:rPr>
        <w:t>대해</w:t>
      </w:r>
      <w:r w:rsidRPr="00C81C66">
        <w:rPr>
          <w:rFonts w:asciiTheme="minorEastAsia" w:eastAsiaTheme="minorEastAsia" w:hAnsiTheme="minorEastAsia" w:cs="Arial"/>
          <w:szCs w:val="20"/>
        </w:rPr>
        <w:t xml:space="preserve"> </w:t>
      </w:r>
      <w:r w:rsidRPr="00C81C66">
        <w:rPr>
          <w:rFonts w:asciiTheme="minorEastAsia" w:eastAsiaTheme="minorEastAsia" w:hAnsiTheme="minorEastAsia" w:cs="Arial" w:hint="eastAsia"/>
          <w:szCs w:val="20"/>
        </w:rPr>
        <w:t>당사자간</w:t>
      </w:r>
      <w:r w:rsidRPr="00C81C66">
        <w:rPr>
          <w:rFonts w:asciiTheme="minorEastAsia" w:eastAsiaTheme="minorEastAsia" w:hAnsiTheme="minorEastAsia" w:cs="Arial"/>
          <w:szCs w:val="20"/>
        </w:rPr>
        <w:t xml:space="preserve"> </w:t>
      </w:r>
      <w:r w:rsidRPr="00C81C66">
        <w:rPr>
          <w:rFonts w:asciiTheme="minorEastAsia" w:eastAsiaTheme="minorEastAsia" w:hAnsiTheme="minorEastAsia" w:cs="Arial" w:hint="eastAsia"/>
          <w:szCs w:val="20"/>
        </w:rPr>
        <w:t>이견이</w:t>
      </w:r>
      <w:r w:rsidRPr="00C81C66">
        <w:rPr>
          <w:rFonts w:asciiTheme="minorEastAsia" w:eastAsiaTheme="minorEastAsia" w:hAnsiTheme="minorEastAsia" w:cs="Arial"/>
          <w:szCs w:val="20"/>
        </w:rPr>
        <w:t xml:space="preserve"> </w:t>
      </w:r>
      <w:r w:rsidRPr="00C81C66">
        <w:rPr>
          <w:rFonts w:asciiTheme="minorEastAsia" w:eastAsiaTheme="minorEastAsia" w:hAnsiTheme="minorEastAsia" w:cs="Arial" w:hint="eastAsia"/>
          <w:szCs w:val="20"/>
        </w:rPr>
        <w:t>있</w:t>
      </w:r>
      <w:r w:rsidRPr="00C81C66">
        <w:rPr>
          <w:rFonts w:asciiTheme="minorEastAsia" w:eastAsiaTheme="minorEastAsia" w:hAnsiTheme="minorEastAsia" w:cs="Arial" w:hint="eastAsia"/>
          <w:szCs w:val="20"/>
        </w:rPr>
        <w:lastRenderedPageBreak/>
        <w:t>는</w:t>
      </w:r>
      <w:r w:rsidRPr="00C81C66">
        <w:rPr>
          <w:rFonts w:asciiTheme="minorEastAsia" w:eastAsiaTheme="minorEastAsia" w:hAnsiTheme="minorEastAsia" w:cs="Arial"/>
          <w:szCs w:val="20"/>
        </w:rPr>
        <w:t xml:space="preserve"> </w:t>
      </w:r>
      <w:r w:rsidRPr="00C81C66">
        <w:rPr>
          <w:rFonts w:asciiTheme="minorEastAsia" w:eastAsiaTheme="minorEastAsia" w:hAnsiTheme="minorEastAsia" w:cs="Arial" w:hint="eastAsia"/>
          <w:szCs w:val="20"/>
        </w:rPr>
        <w:t>경우에는 합의에 이를 때까지 ‘</w:t>
      </w:r>
      <w:proofErr w:type="spellStart"/>
      <w:r w:rsidRPr="00C81C66">
        <w:rPr>
          <w:rFonts w:asciiTheme="minorEastAsia" w:eastAsiaTheme="minorEastAsia" w:hAnsiTheme="minorEastAsia" w:cs="Arial" w:hint="eastAsia"/>
          <w:szCs w:val="20"/>
        </w:rPr>
        <w:t>광고주’는</w:t>
      </w:r>
      <w:proofErr w:type="spellEnd"/>
      <w:r w:rsidRPr="00C81C66">
        <w:rPr>
          <w:rFonts w:asciiTheme="minorEastAsia" w:eastAsiaTheme="minorEastAsia" w:hAnsiTheme="minorEastAsia" w:cs="Arial" w:hint="eastAsia"/>
          <w:szCs w:val="20"/>
        </w:rPr>
        <w:t xml:space="preserve"> 해당 비용의 지급을 보류할 수 있다.</w:t>
      </w:r>
    </w:p>
    <w:p w14:paraId="6B8B1D2F" w14:textId="77777777" w:rsidR="00C81C66" w:rsidRDefault="00C81C66" w:rsidP="00C81C66">
      <w:pPr>
        <w:autoSpaceDE/>
        <w:autoSpaceDN/>
        <w:ind w:left="465"/>
        <w:rPr>
          <w:rFonts w:asciiTheme="minorEastAsia" w:eastAsiaTheme="minorEastAsia" w:hAnsiTheme="minorEastAsia" w:cs="Arial"/>
          <w:szCs w:val="20"/>
        </w:rPr>
      </w:pPr>
      <w:r w:rsidRPr="00C81C66">
        <w:rPr>
          <w:rFonts w:asciiTheme="minorEastAsia" w:eastAsiaTheme="minorEastAsia" w:hAnsiTheme="minorEastAsia" w:cs="Arial" w:hint="eastAsia"/>
          <w:szCs w:val="20"/>
        </w:rPr>
        <w:t>다. ‘</w:t>
      </w:r>
      <w:proofErr w:type="spellStart"/>
      <w:r w:rsidRPr="00C81C66">
        <w:rPr>
          <w:rFonts w:asciiTheme="minorEastAsia" w:eastAsiaTheme="minorEastAsia" w:hAnsiTheme="minorEastAsia" w:cs="Arial" w:hint="eastAsia"/>
          <w:szCs w:val="20"/>
        </w:rPr>
        <w:t>대행사’는</w:t>
      </w:r>
      <w:proofErr w:type="spellEnd"/>
      <w:r w:rsidRPr="00C81C66">
        <w:rPr>
          <w:rFonts w:asciiTheme="minorEastAsia" w:eastAsiaTheme="minorEastAsia" w:hAnsiTheme="minorEastAsia" w:cs="Arial" w:hint="eastAsia"/>
          <w:szCs w:val="20"/>
        </w:rPr>
        <w:t xml:space="preserve"> 마크업에 대한 세금계산서를 관계법령에 의거 ‘</w:t>
      </w:r>
      <w:proofErr w:type="spellStart"/>
      <w:r w:rsidRPr="00C81C66">
        <w:rPr>
          <w:rFonts w:asciiTheme="minorEastAsia" w:eastAsiaTheme="minorEastAsia" w:hAnsiTheme="minorEastAsia" w:cs="Arial" w:hint="eastAsia"/>
          <w:szCs w:val="20"/>
        </w:rPr>
        <w:t>광고주’와</w:t>
      </w:r>
      <w:proofErr w:type="spellEnd"/>
      <w:r w:rsidRPr="00C81C66">
        <w:rPr>
          <w:rFonts w:asciiTheme="minorEastAsia" w:eastAsiaTheme="minorEastAsia" w:hAnsiTheme="minorEastAsia" w:cs="Arial" w:hint="eastAsia"/>
          <w:szCs w:val="20"/>
        </w:rPr>
        <w:t xml:space="preserve"> 협의한 방식으로 발</w:t>
      </w:r>
    </w:p>
    <w:p w14:paraId="52EB8DE8" w14:textId="77777777" w:rsidR="00C81C66" w:rsidRPr="00C81C66" w:rsidRDefault="00C81C66" w:rsidP="00C81C66">
      <w:pPr>
        <w:autoSpaceDE/>
        <w:autoSpaceDN/>
        <w:ind w:leftChars="333" w:left="666"/>
        <w:rPr>
          <w:rFonts w:asciiTheme="minorEastAsia" w:eastAsiaTheme="minorEastAsia" w:hAnsiTheme="minorEastAsia" w:cs="Arial"/>
          <w:szCs w:val="20"/>
        </w:rPr>
      </w:pPr>
      <w:r w:rsidRPr="00C81C66">
        <w:rPr>
          <w:rFonts w:asciiTheme="minorEastAsia" w:eastAsiaTheme="minorEastAsia" w:hAnsiTheme="minorEastAsia" w:cs="Arial" w:hint="eastAsia"/>
          <w:szCs w:val="20"/>
        </w:rPr>
        <w:t>행한다.</w:t>
      </w:r>
    </w:p>
    <w:p w14:paraId="31AFE49C" w14:textId="77777777" w:rsidR="00C81C66" w:rsidRDefault="00C81C66" w:rsidP="00C81C66">
      <w:pPr>
        <w:autoSpaceDE/>
        <w:autoSpaceDN/>
        <w:ind w:left="465"/>
        <w:rPr>
          <w:rFonts w:asciiTheme="minorEastAsia" w:eastAsiaTheme="minorEastAsia" w:hAnsiTheme="minorEastAsia" w:cs="Arial"/>
          <w:szCs w:val="20"/>
        </w:rPr>
      </w:pPr>
      <w:r w:rsidRPr="00C81C66">
        <w:rPr>
          <w:rFonts w:asciiTheme="minorEastAsia" w:eastAsiaTheme="minorEastAsia" w:hAnsiTheme="minorEastAsia" w:cs="Arial" w:hint="eastAsia"/>
          <w:szCs w:val="20"/>
        </w:rPr>
        <w:t xml:space="preserve">라. 메타의 마크업은 협의된 집행예산에 따른 마크업 기준 및 </w:t>
      </w:r>
      <w:proofErr w:type="spellStart"/>
      <w:r w:rsidRPr="00C81C66">
        <w:rPr>
          <w:rFonts w:asciiTheme="minorEastAsia" w:eastAsiaTheme="minorEastAsia" w:hAnsiTheme="minorEastAsia" w:cs="Arial" w:hint="eastAsia"/>
          <w:szCs w:val="20"/>
        </w:rPr>
        <w:t>요율을</w:t>
      </w:r>
      <w:proofErr w:type="spellEnd"/>
      <w:r w:rsidRPr="00C81C66">
        <w:rPr>
          <w:rFonts w:asciiTheme="minorEastAsia" w:eastAsiaTheme="minorEastAsia" w:hAnsiTheme="minorEastAsia" w:cs="Arial" w:hint="eastAsia"/>
          <w:szCs w:val="20"/>
        </w:rPr>
        <w:t xml:space="preserve"> 기재한 것으로, 광고 </w:t>
      </w:r>
    </w:p>
    <w:p w14:paraId="43E1FAA8" w14:textId="77777777" w:rsidR="00FF6B74" w:rsidRDefault="00C81C66" w:rsidP="00C81C66">
      <w:pPr>
        <w:autoSpaceDE/>
        <w:autoSpaceDN/>
        <w:ind w:leftChars="333" w:left="666"/>
        <w:rPr>
          <w:rFonts w:asciiTheme="minorEastAsia" w:eastAsiaTheme="minorEastAsia" w:hAnsiTheme="minorEastAsia" w:cs="Arial"/>
          <w:szCs w:val="20"/>
        </w:rPr>
      </w:pPr>
      <w:r w:rsidRPr="00C81C66">
        <w:rPr>
          <w:rFonts w:asciiTheme="minorEastAsia" w:eastAsiaTheme="minorEastAsia" w:hAnsiTheme="minorEastAsia" w:cs="Arial" w:hint="eastAsia"/>
          <w:szCs w:val="20"/>
        </w:rPr>
        <w:t>집행</w:t>
      </w:r>
      <w:r>
        <w:rPr>
          <w:rFonts w:asciiTheme="minorEastAsia" w:eastAsiaTheme="minorEastAsia" w:hAnsiTheme="minorEastAsia" w:cs="Arial" w:hint="eastAsia"/>
          <w:szCs w:val="20"/>
        </w:rPr>
        <w:t xml:space="preserve"> </w:t>
      </w:r>
      <w:r w:rsidRPr="00C81C66">
        <w:rPr>
          <w:rFonts w:asciiTheme="minorEastAsia" w:eastAsiaTheme="minorEastAsia" w:hAnsiTheme="minorEastAsia" w:cs="Arial" w:hint="eastAsia"/>
          <w:szCs w:val="20"/>
        </w:rPr>
        <w:t xml:space="preserve">월(M)의 (실제)집행광고비 등에 따라 변경될 수 있으며, 마크업 </w:t>
      </w:r>
      <w:proofErr w:type="spellStart"/>
      <w:r w:rsidRPr="00C81C66">
        <w:rPr>
          <w:rFonts w:asciiTheme="minorEastAsia" w:eastAsiaTheme="minorEastAsia" w:hAnsiTheme="minorEastAsia" w:cs="Arial" w:hint="eastAsia"/>
          <w:szCs w:val="20"/>
        </w:rPr>
        <w:t>요율</w:t>
      </w:r>
      <w:proofErr w:type="spellEnd"/>
      <w:r w:rsidRPr="00C81C66">
        <w:rPr>
          <w:rFonts w:asciiTheme="minorEastAsia" w:eastAsiaTheme="minorEastAsia" w:hAnsiTheme="minorEastAsia" w:cs="Arial" w:hint="eastAsia"/>
          <w:szCs w:val="20"/>
        </w:rPr>
        <w:t xml:space="preserve"> 변경에 따른 정산은 양사간 </w:t>
      </w:r>
      <w:ins w:id="4" w:author="김현주 (Hyunjoo Kim)" w:date="2026-01-02T09:31:00Z">
        <w:r w:rsidR="004D7C69">
          <w:rPr>
            <w:rFonts w:asciiTheme="minorEastAsia" w:eastAsiaTheme="minorEastAsia" w:hAnsiTheme="minorEastAsia" w:cs="Arial" w:hint="eastAsia"/>
            <w:szCs w:val="20"/>
          </w:rPr>
          <w:t>서면 합의</w:t>
        </w:r>
      </w:ins>
      <w:del w:id="5" w:author="김현주 (Hyunjoo Kim)" w:date="2026-01-02T09:31:00Z">
        <w:r w:rsidRPr="00C81C66" w:rsidDel="004D7C69">
          <w:rPr>
            <w:rFonts w:asciiTheme="minorEastAsia" w:eastAsiaTheme="minorEastAsia" w:hAnsiTheme="minorEastAsia" w:cs="Arial" w:hint="eastAsia"/>
            <w:szCs w:val="20"/>
          </w:rPr>
          <w:delText>협의</w:delText>
        </w:r>
      </w:del>
      <w:r w:rsidRPr="00C81C66">
        <w:rPr>
          <w:rFonts w:asciiTheme="minorEastAsia" w:eastAsiaTheme="minorEastAsia" w:hAnsiTheme="minorEastAsia" w:cs="Arial" w:hint="eastAsia"/>
          <w:szCs w:val="20"/>
        </w:rPr>
        <w:t>하여 결정한다</w:t>
      </w:r>
    </w:p>
    <w:p w14:paraId="4F59CB88" w14:textId="77777777" w:rsidR="003A4A92" w:rsidRPr="00C81C66" w:rsidRDefault="003A4A92" w:rsidP="00C81C66">
      <w:pPr>
        <w:autoSpaceDE/>
        <w:autoSpaceDN/>
        <w:ind w:leftChars="333" w:left="666"/>
        <w:rPr>
          <w:rFonts w:asciiTheme="minorEastAsia" w:eastAsiaTheme="minorEastAsia" w:hAnsiTheme="minorEastAsia" w:cs="Arial"/>
          <w:szCs w:val="20"/>
        </w:rPr>
      </w:pPr>
    </w:p>
    <w:p w14:paraId="42E20BB4" w14:textId="77777777" w:rsidR="003859F4" w:rsidRPr="003859F4" w:rsidRDefault="003859F4" w:rsidP="003859F4">
      <w:pPr>
        <w:ind w:leftChars="-180" w:hangingChars="180" w:hanging="360"/>
        <w:rPr>
          <w:rFonts w:asciiTheme="minorEastAsia" w:eastAsiaTheme="minorEastAsia" w:hAnsiTheme="minorEastAsia" w:cs="Arial"/>
          <w:b/>
          <w:szCs w:val="20"/>
        </w:rPr>
      </w:pPr>
      <w:proofErr w:type="gramStart"/>
      <w:r w:rsidRPr="003859F4">
        <w:rPr>
          <w:rFonts w:asciiTheme="minorEastAsia" w:eastAsiaTheme="minorEastAsia" w:hAnsiTheme="minorEastAsia" w:cs="Arial" w:hint="eastAsia"/>
          <w:b/>
          <w:szCs w:val="20"/>
        </w:rPr>
        <w:t xml:space="preserve">제 </w:t>
      </w:r>
      <w:r w:rsidR="008D610A">
        <w:rPr>
          <w:rFonts w:asciiTheme="minorEastAsia" w:eastAsiaTheme="minorEastAsia" w:hAnsiTheme="minorEastAsia" w:cs="Arial" w:hint="eastAsia"/>
          <w:b/>
          <w:szCs w:val="20"/>
        </w:rPr>
        <w:t>6</w:t>
      </w:r>
      <w:proofErr w:type="gramEnd"/>
      <w:r w:rsidRPr="003859F4">
        <w:rPr>
          <w:rFonts w:asciiTheme="minorEastAsia" w:eastAsiaTheme="minorEastAsia" w:hAnsiTheme="minorEastAsia" w:cs="Arial" w:hint="eastAsia"/>
          <w:b/>
          <w:szCs w:val="20"/>
        </w:rPr>
        <w:t xml:space="preserve"> 조 (광고물의 제작 및 </w:t>
      </w:r>
      <w:proofErr w:type="spellStart"/>
      <w:r w:rsidRPr="003859F4">
        <w:rPr>
          <w:rFonts w:asciiTheme="minorEastAsia" w:eastAsiaTheme="minorEastAsia" w:hAnsiTheme="minorEastAsia" w:cs="Arial" w:hint="eastAsia"/>
          <w:b/>
          <w:szCs w:val="20"/>
        </w:rPr>
        <w:t>게첨</w:t>
      </w:r>
      <w:proofErr w:type="spellEnd"/>
      <w:r w:rsidRPr="003859F4">
        <w:rPr>
          <w:rFonts w:asciiTheme="minorEastAsia" w:eastAsiaTheme="minorEastAsia" w:hAnsiTheme="minorEastAsia" w:cs="Arial" w:hint="eastAsia"/>
          <w:b/>
          <w:szCs w:val="20"/>
        </w:rPr>
        <w:t>)</w:t>
      </w:r>
    </w:p>
    <w:p w14:paraId="74E7D66C" w14:textId="77777777" w:rsidR="003859F4" w:rsidRPr="003859F4" w:rsidRDefault="00881A2F" w:rsidP="003859F4">
      <w:pPr>
        <w:numPr>
          <w:ilvl w:val="0"/>
          <w:numId w:val="4"/>
        </w:numPr>
        <w:autoSpaceDE/>
        <w:autoSpaceDN/>
        <w:ind w:left="465" w:hanging="357"/>
        <w:rPr>
          <w:rFonts w:asciiTheme="minorEastAsia" w:eastAsiaTheme="minorEastAsia" w:hAnsiTheme="minorEastAsia" w:cs="Arial"/>
          <w:szCs w:val="20"/>
        </w:rPr>
      </w:pPr>
      <w:r>
        <w:rPr>
          <w:rFonts w:asciiTheme="minorEastAsia" w:eastAsiaTheme="minorEastAsia" w:hAnsiTheme="minorEastAsia" w:cs="Arial"/>
          <w:szCs w:val="20"/>
        </w:rPr>
        <w:t>‘대행사’</w:t>
      </w:r>
      <w:r w:rsidR="00043A79">
        <w:rPr>
          <w:rFonts w:asciiTheme="minorEastAsia" w:eastAsiaTheme="minorEastAsia" w:hAnsiTheme="minorEastAsia" w:cs="Arial" w:hint="eastAsia"/>
          <w:szCs w:val="20"/>
        </w:rPr>
        <w:t>는</w:t>
      </w:r>
      <w:r w:rsidR="003859F4" w:rsidRPr="003859F4">
        <w:rPr>
          <w:rFonts w:asciiTheme="minorEastAsia" w:eastAsiaTheme="minorEastAsia" w:hAnsiTheme="minorEastAsia" w:cs="Arial" w:hint="eastAsia"/>
          <w:szCs w:val="20"/>
        </w:rPr>
        <w:t xml:space="preserve"> 인터넷 검색광고 또는 텍스트 광고의 제목과 설명문구를 작성하는 것을 원칙으로 하며, </w:t>
      </w:r>
      <w:r>
        <w:rPr>
          <w:rFonts w:asciiTheme="minorEastAsia" w:eastAsiaTheme="minorEastAsia" w:hAnsiTheme="minorEastAsia" w:cs="Arial"/>
          <w:szCs w:val="20"/>
        </w:rPr>
        <w:t>‘광고주’</w:t>
      </w:r>
      <w:proofErr w:type="spellStart"/>
      <w:r w:rsidR="00043A79">
        <w:rPr>
          <w:rFonts w:asciiTheme="minorEastAsia" w:eastAsiaTheme="minorEastAsia" w:hAnsiTheme="minorEastAsia" w:cs="Arial" w:hint="eastAsia"/>
          <w:szCs w:val="20"/>
        </w:rPr>
        <w:t>와</w:t>
      </w:r>
      <w:r w:rsidR="003859F4" w:rsidRPr="003859F4">
        <w:rPr>
          <w:rFonts w:asciiTheme="minorEastAsia" w:eastAsiaTheme="minorEastAsia" w:hAnsiTheme="minorEastAsia" w:cs="Arial" w:hint="eastAsia"/>
          <w:szCs w:val="20"/>
        </w:rPr>
        <w:t>의</w:t>
      </w:r>
      <w:proofErr w:type="spellEnd"/>
      <w:r w:rsidR="003859F4" w:rsidRPr="003859F4">
        <w:rPr>
          <w:rFonts w:asciiTheme="minorEastAsia" w:eastAsiaTheme="minorEastAsia" w:hAnsiTheme="minorEastAsia" w:cs="Arial" w:hint="eastAsia"/>
          <w:szCs w:val="20"/>
        </w:rPr>
        <w:t xml:space="preserve"> 사전 </w:t>
      </w:r>
      <w:ins w:id="6" w:author="김현주 (Hyunjoo Kim)" w:date="2026-01-02T09:32:00Z">
        <w:r w:rsidR="004D7C69">
          <w:rPr>
            <w:rFonts w:asciiTheme="minorEastAsia" w:eastAsiaTheme="minorEastAsia" w:hAnsiTheme="minorEastAsia" w:cs="Arial" w:hint="eastAsia"/>
            <w:szCs w:val="20"/>
          </w:rPr>
          <w:t>승인</w:t>
        </w:r>
      </w:ins>
      <w:del w:id="7" w:author="김현주 (Hyunjoo Kim)" w:date="2026-01-02T09:32:00Z">
        <w:r w:rsidR="003859F4" w:rsidRPr="003859F4" w:rsidDel="004D7C69">
          <w:rPr>
            <w:rFonts w:asciiTheme="minorEastAsia" w:eastAsiaTheme="minorEastAsia" w:hAnsiTheme="minorEastAsia" w:cs="Arial" w:hint="eastAsia"/>
            <w:szCs w:val="20"/>
          </w:rPr>
          <w:delText>협의</w:delText>
        </w:r>
      </w:del>
      <w:ins w:id="8" w:author="김현주 (Hyunjoo Kim)" w:date="2026-01-02T09:32:00Z">
        <w:r w:rsidR="004D7C69">
          <w:rPr>
            <w:rFonts w:asciiTheme="minorEastAsia" w:eastAsiaTheme="minorEastAsia" w:hAnsiTheme="minorEastAsia" w:cs="Arial" w:hint="eastAsia"/>
            <w:szCs w:val="20"/>
          </w:rPr>
          <w:t>후에</w:t>
        </w:r>
      </w:ins>
      <w:del w:id="9" w:author="김현주 (Hyunjoo Kim)" w:date="2026-01-02T09:32:00Z">
        <w:r w:rsidR="003859F4" w:rsidRPr="003859F4" w:rsidDel="004D7C69">
          <w:rPr>
            <w:rFonts w:asciiTheme="minorEastAsia" w:eastAsiaTheme="minorEastAsia" w:hAnsiTheme="minorEastAsia" w:cs="Arial" w:hint="eastAsia"/>
            <w:szCs w:val="20"/>
          </w:rPr>
          <w:delText>를</w:delText>
        </w:r>
      </w:del>
      <w:r w:rsidR="003859F4" w:rsidRPr="003859F4">
        <w:rPr>
          <w:rFonts w:asciiTheme="minorEastAsia" w:eastAsiaTheme="minorEastAsia" w:hAnsiTheme="minorEastAsia" w:cs="Arial" w:hint="eastAsia"/>
          <w:szCs w:val="20"/>
        </w:rPr>
        <w:t xml:space="preserve"> </w:t>
      </w:r>
      <w:del w:id="10" w:author="김현주 (Hyunjoo Kim)" w:date="2026-01-02T09:32:00Z">
        <w:r w:rsidR="003859F4" w:rsidRPr="003859F4" w:rsidDel="004D7C69">
          <w:rPr>
            <w:rFonts w:asciiTheme="minorEastAsia" w:eastAsiaTheme="minorEastAsia" w:hAnsiTheme="minorEastAsia" w:cs="Arial" w:hint="eastAsia"/>
            <w:szCs w:val="20"/>
          </w:rPr>
          <w:delText>통해</w:delText>
        </w:r>
      </w:del>
      <w:r w:rsidR="003859F4" w:rsidRPr="003859F4">
        <w:rPr>
          <w:rFonts w:asciiTheme="minorEastAsia" w:eastAsiaTheme="minorEastAsia" w:hAnsiTheme="minorEastAsia" w:cs="Arial" w:hint="eastAsia"/>
          <w:szCs w:val="20"/>
        </w:rPr>
        <w:t xml:space="preserve"> 이를 게재한다.</w:t>
      </w:r>
    </w:p>
    <w:p w14:paraId="7D19EBDC" w14:textId="77777777" w:rsidR="003859F4" w:rsidRPr="003859F4" w:rsidRDefault="00881A2F" w:rsidP="003859F4">
      <w:pPr>
        <w:numPr>
          <w:ilvl w:val="0"/>
          <w:numId w:val="4"/>
        </w:numPr>
        <w:autoSpaceDE/>
        <w:autoSpaceDN/>
        <w:ind w:left="465" w:hanging="357"/>
        <w:rPr>
          <w:rFonts w:asciiTheme="minorEastAsia" w:eastAsiaTheme="minorEastAsia" w:hAnsiTheme="minorEastAsia" w:cs="Arial"/>
          <w:szCs w:val="20"/>
        </w:rPr>
      </w:pPr>
      <w:r>
        <w:rPr>
          <w:rFonts w:asciiTheme="minorEastAsia" w:eastAsiaTheme="minorEastAsia" w:hAnsiTheme="minorEastAsia" w:cs="Arial"/>
          <w:color w:val="000000"/>
          <w:szCs w:val="20"/>
        </w:rPr>
        <w:t>‘대행사’</w:t>
      </w:r>
      <w:r w:rsidR="00043A79">
        <w:rPr>
          <w:rFonts w:asciiTheme="minorEastAsia" w:eastAsiaTheme="minorEastAsia" w:hAnsiTheme="minorEastAsia" w:cs="Arial" w:hint="eastAsia"/>
          <w:color w:val="000000"/>
          <w:szCs w:val="20"/>
        </w:rPr>
        <w:t>는</w:t>
      </w:r>
      <w:r w:rsidR="003859F4" w:rsidRPr="003859F4">
        <w:rPr>
          <w:rFonts w:asciiTheme="minorEastAsia" w:eastAsiaTheme="minorEastAsia" w:hAnsiTheme="minorEastAsia" w:cs="Arial" w:hint="eastAsia"/>
          <w:color w:val="000000"/>
          <w:szCs w:val="20"/>
        </w:rPr>
        <w:t xml:space="preserve"> </w:t>
      </w:r>
      <w:r>
        <w:rPr>
          <w:rFonts w:asciiTheme="minorEastAsia" w:eastAsiaTheme="minorEastAsia" w:hAnsiTheme="minorEastAsia" w:cs="Arial"/>
          <w:color w:val="000000"/>
          <w:szCs w:val="20"/>
        </w:rPr>
        <w:t>‘광고주’</w:t>
      </w:r>
      <w:r w:rsidR="00043A79">
        <w:rPr>
          <w:rFonts w:asciiTheme="minorEastAsia" w:eastAsiaTheme="minorEastAsia" w:hAnsiTheme="minorEastAsia" w:cs="Arial" w:hint="eastAsia"/>
          <w:color w:val="000000"/>
          <w:szCs w:val="20"/>
        </w:rPr>
        <w:t>가</w:t>
      </w:r>
      <w:r w:rsidR="003859F4" w:rsidRPr="003859F4">
        <w:rPr>
          <w:rFonts w:asciiTheme="minorEastAsia" w:eastAsiaTheme="minorEastAsia" w:hAnsiTheme="minorEastAsia" w:cs="Arial" w:hint="eastAsia"/>
          <w:color w:val="000000"/>
          <w:szCs w:val="20"/>
        </w:rPr>
        <w:t xml:space="preserve"> 확정한 광고원고를 토대로 배너광고 또는 이벤트 페이지를 제작하며 </w:t>
      </w:r>
      <w:r>
        <w:rPr>
          <w:rFonts w:asciiTheme="minorEastAsia" w:eastAsiaTheme="minorEastAsia" w:hAnsiTheme="minorEastAsia" w:cs="Arial"/>
          <w:color w:val="000000"/>
          <w:szCs w:val="20"/>
        </w:rPr>
        <w:t>‘대행사’</w:t>
      </w:r>
      <w:r w:rsidR="00043A79">
        <w:rPr>
          <w:rFonts w:asciiTheme="minorEastAsia" w:eastAsiaTheme="minorEastAsia" w:hAnsiTheme="minorEastAsia" w:cs="Arial" w:hint="eastAsia"/>
          <w:color w:val="000000"/>
          <w:szCs w:val="20"/>
        </w:rPr>
        <w:t>는</w:t>
      </w:r>
      <w:r w:rsidR="003859F4" w:rsidRPr="003859F4">
        <w:rPr>
          <w:rFonts w:asciiTheme="minorEastAsia" w:eastAsiaTheme="minorEastAsia" w:hAnsiTheme="minorEastAsia" w:cs="Arial" w:hint="eastAsia"/>
          <w:color w:val="000000"/>
          <w:szCs w:val="20"/>
        </w:rPr>
        <w:t xml:space="preserve"> </w:t>
      </w:r>
      <w:r>
        <w:rPr>
          <w:rFonts w:asciiTheme="minorEastAsia" w:eastAsiaTheme="minorEastAsia" w:hAnsiTheme="minorEastAsia" w:cs="Arial"/>
          <w:color w:val="000000"/>
          <w:szCs w:val="20"/>
        </w:rPr>
        <w:t>‘광고주’</w:t>
      </w:r>
      <w:r w:rsidR="00043A79">
        <w:rPr>
          <w:rFonts w:asciiTheme="minorEastAsia" w:eastAsiaTheme="minorEastAsia" w:hAnsiTheme="minorEastAsia" w:cs="Arial" w:hint="eastAsia"/>
          <w:color w:val="000000"/>
          <w:szCs w:val="20"/>
        </w:rPr>
        <w:t>가</w:t>
      </w:r>
      <w:r w:rsidR="003859F4" w:rsidRPr="003859F4">
        <w:rPr>
          <w:rFonts w:asciiTheme="minorEastAsia" w:eastAsiaTheme="minorEastAsia" w:hAnsiTheme="minorEastAsia" w:cs="Arial" w:hint="eastAsia"/>
          <w:color w:val="000000"/>
          <w:szCs w:val="20"/>
        </w:rPr>
        <w:t xml:space="preserve"> 지정한 인터넷 사이트에 이를 게재한다.</w:t>
      </w:r>
    </w:p>
    <w:p w14:paraId="667A5639" w14:textId="77777777" w:rsidR="003859F4" w:rsidRDefault="00881A2F" w:rsidP="003859F4">
      <w:pPr>
        <w:numPr>
          <w:ilvl w:val="0"/>
          <w:numId w:val="4"/>
        </w:numPr>
        <w:autoSpaceDE/>
        <w:autoSpaceDN/>
        <w:ind w:left="465" w:hanging="357"/>
        <w:rPr>
          <w:rFonts w:asciiTheme="minorEastAsia" w:eastAsiaTheme="minorEastAsia" w:hAnsiTheme="minorEastAsia" w:cs="Arial"/>
          <w:szCs w:val="20"/>
        </w:rPr>
      </w:pPr>
      <w:r>
        <w:rPr>
          <w:rFonts w:asciiTheme="minorEastAsia" w:eastAsiaTheme="minorEastAsia" w:hAnsiTheme="minorEastAsia" w:cs="Arial"/>
          <w:color w:val="000000"/>
          <w:szCs w:val="20"/>
        </w:rPr>
        <w:t>‘광고주’</w:t>
      </w:r>
      <w:r w:rsidR="003859F4" w:rsidRPr="003859F4">
        <w:rPr>
          <w:rFonts w:asciiTheme="minorEastAsia" w:eastAsiaTheme="minorEastAsia" w:hAnsiTheme="minorEastAsia" w:cs="Arial" w:hint="eastAsia"/>
          <w:color w:val="000000"/>
          <w:szCs w:val="20"/>
        </w:rPr>
        <w:t xml:space="preserve">의 요청으로 배너광고물, 이벤트 웹 페이지 등 광고와 관련한 소재를 </w:t>
      </w:r>
      <w:r>
        <w:rPr>
          <w:rFonts w:asciiTheme="minorEastAsia" w:eastAsiaTheme="minorEastAsia" w:hAnsiTheme="minorEastAsia" w:cs="Arial"/>
          <w:color w:val="000000"/>
          <w:szCs w:val="20"/>
        </w:rPr>
        <w:t>‘대행사’</w:t>
      </w:r>
      <w:r w:rsidR="00043A79">
        <w:rPr>
          <w:rFonts w:asciiTheme="minorEastAsia" w:eastAsiaTheme="minorEastAsia" w:hAnsiTheme="minorEastAsia" w:cs="Arial" w:hint="eastAsia"/>
          <w:color w:val="000000"/>
          <w:szCs w:val="20"/>
        </w:rPr>
        <w:t>가</w:t>
      </w:r>
      <w:r w:rsidR="003859F4" w:rsidRPr="003859F4">
        <w:rPr>
          <w:rFonts w:asciiTheme="minorEastAsia" w:eastAsiaTheme="minorEastAsia" w:hAnsiTheme="minorEastAsia" w:cs="Arial" w:hint="eastAsia"/>
          <w:color w:val="000000"/>
          <w:szCs w:val="20"/>
        </w:rPr>
        <w:t xml:space="preserve"> 제작할 경우 양사간 별도 </w:t>
      </w:r>
      <w:ins w:id="11" w:author="김현주 (Hyunjoo Kim)" w:date="2026-01-02T09:32:00Z">
        <w:r w:rsidR="004D7C69">
          <w:rPr>
            <w:rFonts w:asciiTheme="minorEastAsia" w:eastAsiaTheme="minorEastAsia" w:hAnsiTheme="minorEastAsia" w:cs="Arial" w:hint="eastAsia"/>
            <w:color w:val="000000"/>
            <w:szCs w:val="20"/>
          </w:rPr>
          <w:t>합의</w:t>
        </w:r>
      </w:ins>
      <w:del w:id="12" w:author="김현주 (Hyunjoo Kim)" w:date="2026-01-02T09:32:00Z">
        <w:r w:rsidR="003859F4" w:rsidRPr="003859F4" w:rsidDel="004D7C69">
          <w:rPr>
            <w:rFonts w:asciiTheme="minorEastAsia" w:eastAsiaTheme="minorEastAsia" w:hAnsiTheme="minorEastAsia" w:cs="Arial" w:hint="eastAsia"/>
            <w:color w:val="000000"/>
            <w:szCs w:val="20"/>
          </w:rPr>
          <w:delText>협의</w:delText>
        </w:r>
      </w:del>
      <w:r w:rsidR="003859F4" w:rsidRPr="003859F4">
        <w:rPr>
          <w:rFonts w:asciiTheme="minorEastAsia" w:eastAsiaTheme="minorEastAsia" w:hAnsiTheme="minorEastAsia" w:cs="Arial" w:hint="eastAsia"/>
          <w:color w:val="000000"/>
          <w:szCs w:val="20"/>
        </w:rPr>
        <w:t xml:space="preserve">를 통해 금액을 확정하며 </w:t>
      </w:r>
      <w:r w:rsidR="003859F4" w:rsidRPr="003859F4">
        <w:rPr>
          <w:rFonts w:asciiTheme="minorEastAsia" w:eastAsiaTheme="minorEastAsia" w:hAnsiTheme="minorEastAsia" w:cs="Arial" w:hint="eastAsia"/>
          <w:szCs w:val="20"/>
        </w:rPr>
        <w:t xml:space="preserve">제작비용은 </w:t>
      </w:r>
      <w:r>
        <w:rPr>
          <w:rFonts w:asciiTheme="minorEastAsia" w:eastAsiaTheme="minorEastAsia" w:hAnsiTheme="minorEastAsia" w:cs="Arial"/>
          <w:szCs w:val="20"/>
        </w:rPr>
        <w:t>‘광고주’</w:t>
      </w:r>
      <w:r w:rsidR="00043A79">
        <w:rPr>
          <w:rFonts w:asciiTheme="minorEastAsia" w:eastAsiaTheme="minorEastAsia" w:hAnsiTheme="minorEastAsia" w:cs="Arial" w:hint="eastAsia"/>
          <w:szCs w:val="20"/>
        </w:rPr>
        <w:t>가</w:t>
      </w:r>
      <w:r w:rsidR="003859F4" w:rsidRPr="003859F4">
        <w:rPr>
          <w:rFonts w:asciiTheme="minorEastAsia" w:eastAsiaTheme="minorEastAsia" w:hAnsiTheme="minorEastAsia" w:cs="Arial" w:hint="eastAsia"/>
          <w:szCs w:val="20"/>
        </w:rPr>
        <w:t xml:space="preserve"> 부담한다.</w:t>
      </w:r>
    </w:p>
    <w:p w14:paraId="7E4AB9EC" w14:textId="77777777" w:rsidR="00123EBB" w:rsidRPr="003859F4" w:rsidRDefault="00123EBB" w:rsidP="003859F4">
      <w:pPr>
        <w:numPr>
          <w:ilvl w:val="0"/>
          <w:numId w:val="4"/>
        </w:numPr>
        <w:autoSpaceDE/>
        <w:autoSpaceDN/>
        <w:ind w:left="465" w:hanging="357"/>
        <w:rPr>
          <w:rFonts w:asciiTheme="minorEastAsia" w:eastAsiaTheme="minorEastAsia" w:hAnsiTheme="minorEastAsia" w:cs="Arial"/>
          <w:szCs w:val="20"/>
        </w:rPr>
      </w:pPr>
      <w:r>
        <w:rPr>
          <w:rFonts w:asciiTheme="minorEastAsia" w:eastAsiaTheme="minorEastAsia" w:hAnsiTheme="minorEastAsia" w:cs="Arial"/>
          <w:szCs w:val="20"/>
        </w:rPr>
        <w:t>‘</w:t>
      </w:r>
      <w:r>
        <w:rPr>
          <w:rFonts w:asciiTheme="minorEastAsia" w:eastAsiaTheme="minorEastAsia" w:hAnsiTheme="minorEastAsia" w:cs="Arial" w:hint="eastAsia"/>
          <w:szCs w:val="20"/>
        </w:rPr>
        <w:t>대행사</w:t>
      </w:r>
      <w:r>
        <w:rPr>
          <w:rFonts w:asciiTheme="minorEastAsia" w:eastAsiaTheme="minorEastAsia" w:hAnsiTheme="minorEastAsia" w:cs="Arial"/>
          <w:szCs w:val="20"/>
        </w:rPr>
        <w:t>’</w:t>
      </w:r>
      <w:r>
        <w:rPr>
          <w:rFonts w:asciiTheme="minorEastAsia" w:eastAsiaTheme="minorEastAsia" w:hAnsiTheme="minorEastAsia" w:cs="Arial" w:hint="eastAsia"/>
          <w:szCs w:val="20"/>
        </w:rPr>
        <w:t xml:space="preserve">는 </w:t>
      </w:r>
      <w:r>
        <w:rPr>
          <w:rFonts w:asciiTheme="minorEastAsia" w:eastAsiaTheme="minorEastAsia" w:hAnsiTheme="minorEastAsia" w:cs="Arial"/>
          <w:szCs w:val="20"/>
        </w:rPr>
        <w:t>‘</w:t>
      </w:r>
      <w:r>
        <w:rPr>
          <w:rFonts w:asciiTheme="minorEastAsia" w:eastAsiaTheme="minorEastAsia" w:hAnsiTheme="minorEastAsia" w:cs="Arial" w:hint="eastAsia"/>
          <w:szCs w:val="20"/>
        </w:rPr>
        <w:t>광고주</w:t>
      </w:r>
      <w:r>
        <w:rPr>
          <w:rFonts w:asciiTheme="minorEastAsia" w:eastAsiaTheme="minorEastAsia" w:hAnsiTheme="minorEastAsia" w:cs="Arial"/>
          <w:szCs w:val="20"/>
        </w:rPr>
        <w:t>’</w:t>
      </w:r>
      <w:r>
        <w:rPr>
          <w:rFonts w:asciiTheme="minorEastAsia" w:eastAsiaTheme="minorEastAsia" w:hAnsiTheme="minorEastAsia" w:cs="Arial" w:hint="eastAsia"/>
          <w:szCs w:val="20"/>
        </w:rPr>
        <w:t xml:space="preserve">가 전달한 자료를 토대로 컨텐츠를 편집, 제작하여 </w:t>
      </w:r>
      <w:r>
        <w:rPr>
          <w:rFonts w:asciiTheme="minorEastAsia" w:eastAsiaTheme="minorEastAsia" w:hAnsiTheme="minorEastAsia" w:cs="Arial"/>
          <w:szCs w:val="20"/>
        </w:rPr>
        <w:t>‘</w:t>
      </w:r>
      <w:r>
        <w:rPr>
          <w:rFonts w:asciiTheme="minorEastAsia" w:eastAsiaTheme="minorEastAsia" w:hAnsiTheme="minorEastAsia" w:cs="Arial" w:hint="eastAsia"/>
          <w:szCs w:val="20"/>
        </w:rPr>
        <w:t>광고주</w:t>
      </w:r>
      <w:r>
        <w:rPr>
          <w:rFonts w:asciiTheme="minorEastAsia" w:eastAsiaTheme="minorEastAsia" w:hAnsiTheme="minorEastAsia" w:cs="Arial"/>
          <w:szCs w:val="20"/>
        </w:rPr>
        <w:t>’</w:t>
      </w:r>
      <w:r>
        <w:rPr>
          <w:rFonts w:asciiTheme="minorEastAsia" w:eastAsiaTheme="minorEastAsia" w:hAnsiTheme="minorEastAsia" w:cs="Arial" w:hint="eastAsia"/>
          <w:szCs w:val="20"/>
        </w:rPr>
        <w:t>의 승인을 받은 후 해당 매체 및 기타 SNS사이트에 게재한다.</w:t>
      </w:r>
    </w:p>
    <w:p w14:paraId="13CB7E2F" w14:textId="77777777" w:rsidR="003859F4" w:rsidRPr="003859F4" w:rsidRDefault="003859F4" w:rsidP="003859F4">
      <w:pPr>
        <w:rPr>
          <w:rFonts w:asciiTheme="minorEastAsia" w:eastAsiaTheme="minorEastAsia" w:hAnsiTheme="minorEastAsia"/>
          <w:szCs w:val="20"/>
        </w:rPr>
      </w:pPr>
    </w:p>
    <w:p w14:paraId="00B496D6" w14:textId="77777777" w:rsidR="003859F4" w:rsidRPr="003859F4" w:rsidRDefault="003859F4" w:rsidP="003859F4">
      <w:pPr>
        <w:ind w:leftChars="-180" w:hangingChars="180" w:hanging="360"/>
        <w:rPr>
          <w:rFonts w:asciiTheme="minorEastAsia" w:eastAsiaTheme="minorEastAsia" w:hAnsiTheme="minorEastAsia" w:cs="Arial"/>
          <w:b/>
          <w:szCs w:val="20"/>
        </w:rPr>
      </w:pPr>
      <w:proofErr w:type="gramStart"/>
      <w:r w:rsidRPr="003859F4">
        <w:rPr>
          <w:rFonts w:asciiTheme="minorEastAsia" w:eastAsiaTheme="minorEastAsia" w:hAnsiTheme="minorEastAsia" w:cs="Arial" w:hint="eastAsia"/>
          <w:b/>
          <w:szCs w:val="20"/>
        </w:rPr>
        <w:t xml:space="preserve">제 </w:t>
      </w:r>
      <w:r w:rsidR="008D610A">
        <w:rPr>
          <w:rFonts w:asciiTheme="minorEastAsia" w:eastAsiaTheme="minorEastAsia" w:hAnsiTheme="minorEastAsia" w:cs="Arial" w:hint="eastAsia"/>
          <w:b/>
          <w:szCs w:val="20"/>
        </w:rPr>
        <w:t>7</w:t>
      </w:r>
      <w:proofErr w:type="gramEnd"/>
      <w:r w:rsidRPr="003859F4">
        <w:rPr>
          <w:rFonts w:asciiTheme="minorEastAsia" w:eastAsiaTheme="minorEastAsia" w:hAnsiTheme="minorEastAsia" w:cs="Arial" w:hint="eastAsia"/>
          <w:b/>
          <w:szCs w:val="20"/>
        </w:rPr>
        <w:t xml:space="preserve"> 조 (광고도안 또는 검색광고 문구의 변경 및 교체)</w:t>
      </w:r>
    </w:p>
    <w:p w14:paraId="2B0B4757" w14:textId="77777777" w:rsidR="003859F4" w:rsidRPr="003859F4" w:rsidRDefault="00C81C66" w:rsidP="003859F4">
      <w:pPr>
        <w:numPr>
          <w:ilvl w:val="0"/>
          <w:numId w:val="7"/>
        </w:numPr>
        <w:autoSpaceDE/>
        <w:autoSpaceDN/>
        <w:ind w:hanging="357"/>
        <w:rPr>
          <w:rFonts w:asciiTheme="minorEastAsia" w:eastAsiaTheme="minorEastAsia" w:hAnsiTheme="minorEastAsia"/>
          <w:szCs w:val="20"/>
        </w:rPr>
      </w:pPr>
      <w:r>
        <w:rPr>
          <w:rFonts w:asciiTheme="minorEastAsia" w:eastAsiaTheme="minorEastAsia" w:hAnsiTheme="minorEastAsia" w:cs="Arial"/>
          <w:szCs w:val="20"/>
        </w:rPr>
        <w:t xml:space="preserve"> </w:t>
      </w:r>
      <w:r w:rsidR="00881A2F">
        <w:rPr>
          <w:rFonts w:asciiTheme="minorEastAsia" w:eastAsiaTheme="minorEastAsia" w:hAnsiTheme="minorEastAsia" w:cs="Arial"/>
          <w:szCs w:val="20"/>
        </w:rPr>
        <w:t>‘대행사’</w:t>
      </w:r>
      <w:r w:rsidR="00043A79">
        <w:rPr>
          <w:rFonts w:asciiTheme="minorEastAsia" w:eastAsiaTheme="minorEastAsia" w:hAnsiTheme="minorEastAsia" w:cs="Arial" w:hint="eastAsia"/>
          <w:szCs w:val="20"/>
        </w:rPr>
        <w:t>는</w:t>
      </w:r>
      <w:r w:rsidR="003859F4" w:rsidRPr="003859F4">
        <w:rPr>
          <w:rFonts w:asciiTheme="minorEastAsia" w:eastAsiaTheme="minorEastAsia" w:hAnsiTheme="minorEastAsia" w:cs="Arial" w:hint="eastAsia"/>
          <w:szCs w:val="20"/>
        </w:rPr>
        <w:t xml:space="preserve"> </w:t>
      </w:r>
      <w:r w:rsidR="00881A2F">
        <w:rPr>
          <w:rFonts w:asciiTheme="minorEastAsia" w:eastAsiaTheme="minorEastAsia" w:hAnsiTheme="minorEastAsia" w:cs="Arial"/>
          <w:szCs w:val="20"/>
        </w:rPr>
        <w:t>‘광고주’</w:t>
      </w:r>
      <w:r w:rsidR="003859F4" w:rsidRPr="003859F4">
        <w:rPr>
          <w:rFonts w:asciiTheme="minorEastAsia" w:eastAsiaTheme="minorEastAsia" w:hAnsiTheme="minorEastAsia" w:cs="Arial" w:hint="eastAsia"/>
          <w:szCs w:val="20"/>
        </w:rPr>
        <w:t>의 요청이 있을 시 광고의 제목과 설명문구를 성실히 교체하여야 한다.</w:t>
      </w:r>
    </w:p>
    <w:p w14:paraId="6ABCA5E7" w14:textId="77777777" w:rsidR="003859F4" w:rsidRPr="003859F4" w:rsidRDefault="003859F4" w:rsidP="003859F4">
      <w:pPr>
        <w:numPr>
          <w:ins w:id="13" w:author="이소영" w:date="2003-12-15T10:23:00Z"/>
        </w:numPr>
        <w:rPr>
          <w:rFonts w:asciiTheme="minorEastAsia" w:eastAsiaTheme="minorEastAsia" w:hAnsiTheme="minorEastAsia"/>
          <w:szCs w:val="20"/>
        </w:rPr>
      </w:pPr>
    </w:p>
    <w:p w14:paraId="62357754" w14:textId="77777777" w:rsidR="003859F4" w:rsidRPr="003859F4" w:rsidRDefault="003859F4" w:rsidP="003859F4">
      <w:pPr>
        <w:ind w:leftChars="-180" w:hangingChars="180" w:hanging="360"/>
        <w:rPr>
          <w:rFonts w:asciiTheme="minorEastAsia" w:eastAsiaTheme="minorEastAsia" w:hAnsiTheme="minorEastAsia" w:cs="Arial"/>
          <w:b/>
          <w:szCs w:val="20"/>
        </w:rPr>
      </w:pPr>
      <w:proofErr w:type="gramStart"/>
      <w:r w:rsidRPr="003859F4">
        <w:rPr>
          <w:rFonts w:asciiTheme="minorEastAsia" w:eastAsiaTheme="minorEastAsia" w:hAnsiTheme="minorEastAsia" w:cs="Arial" w:hint="eastAsia"/>
          <w:b/>
          <w:szCs w:val="20"/>
        </w:rPr>
        <w:t xml:space="preserve">제 </w:t>
      </w:r>
      <w:r w:rsidR="008D610A">
        <w:rPr>
          <w:rFonts w:asciiTheme="minorEastAsia" w:eastAsiaTheme="minorEastAsia" w:hAnsiTheme="minorEastAsia" w:cs="Arial" w:hint="eastAsia"/>
          <w:b/>
          <w:szCs w:val="20"/>
        </w:rPr>
        <w:t>8</w:t>
      </w:r>
      <w:proofErr w:type="gramEnd"/>
      <w:r w:rsidRPr="003859F4">
        <w:rPr>
          <w:rFonts w:asciiTheme="minorEastAsia" w:eastAsiaTheme="minorEastAsia" w:hAnsiTheme="minorEastAsia" w:cs="Arial" w:hint="eastAsia"/>
          <w:b/>
          <w:szCs w:val="20"/>
        </w:rPr>
        <w:t xml:space="preserve"> 조 (</w:t>
      </w:r>
      <w:r w:rsidR="00881A2F">
        <w:rPr>
          <w:rFonts w:asciiTheme="minorEastAsia" w:eastAsiaTheme="minorEastAsia" w:hAnsiTheme="minorEastAsia" w:cs="Arial"/>
          <w:b/>
          <w:szCs w:val="20"/>
        </w:rPr>
        <w:t>‘대행사’</w:t>
      </w:r>
      <w:r w:rsidRPr="003859F4">
        <w:rPr>
          <w:rFonts w:asciiTheme="minorEastAsia" w:eastAsiaTheme="minorEastAsia" w:hAnsiTheme="minorEastAsia" w:cs="Arial" w:hint="eastAsia"/>
          <w:b/>
          <w:szCs w:val="20"/>
        </w:rPr>
        <w:t>의 의무 및 책임)</w:t>
      </w:r>
    </w:p>
    <w:p w14:paraId="382FC2F5" w14:textId="77777777" w:rsidR="00C81C66" w:rsidRPr="00C81C66" w:rsidRDefault="00C81C66" w:rsidP="00C81C66">
      <w:pPr>
        <w:autoSpaceDE/>
        <w:autoSpaceDN/>
        <w:rPr>
          <w:rFonts w:asciiTheme="minorEastAsia" w:eastAsiaTheme="minorEastAsia" w:hAnsiTheme="minorEastAsia" w:cs="Arial"/>
          <w:szCs w:val="20"/>
        </w:rPr>
      </w:pPr>
      <w:r w:rsidRPr="00C81C66">
        <w:rPr>
          <w:rFonts w:asciiTheme="minorEastAsia" w:eastAsiaTheme="minorEastAsia" w:hAnsiTheme="minorEastAsia" w:cs="Arial" w:hint="eastAsia"/>
          <w:szCs w:val="20"/>
        </w:rPr>
        <w:t>1. ‘</w:t>
      </w:r>
      <w:proofErr w:type="spellStart"/>
      <w:r w:rsidRPr="00C81C66">
        <w:rPr>
          <w:rFonts w:asciiTheme="minorEastAsia" w:eastAsiaTheme="minorEastAsia" w:hAnsiTheme="minorEastAsia" w:cs="Arial" w:hint="eastAsia"/>
          <w:szCs w:val="20"/>
        </w:rPr>
        <w:t>대행사’는</w:t>
      </w:r>
      <w:proofErr w:type="spellEnd"/>
      <w:r w:rsidRPr="00C81C66">
        <w:rPr>
          <w:rFonts w:asciiTheme="minorEastAsia" w:eastAsiaTheme="minorEastAsia" w:hAnsiTheme="minorEastAsia" w:cs="Arial" w:hint="eastAsia"/>
          <w:szCs w:val="20"/>
        </w:rPr>
        <w:t xml:space="preserve"> ‘본건 </w:t>
      </w:r>
      <w:proofErr w:type="spellStart"/>
      <w:r w:rsidRPr="00C81C66">
        <w:rPr>
          <w:rFonts w:asciiTheme="minorEastAsia" w:eastAsiaTheme="minorEastAsia" w:hAnsiTheme="minorEastAsia" w:cs="Arial" w:hint="eastAsia"/>
          <w:szCs w:val="20"/>
        </w:rPr>
        <w:t>용역’에</w:t>
      </w:r>
      <w:proofErr w:type="spellEnd"/>
      <w:r w:rsidRPr="00C81C66">
        <w:rPr>
          <w:rFonts w:asciiTheme="minorEastAsia" w:eastAsiaTheme="minorEastAsia" w:hAnsiTheme="minorEastAsia" w:cs="Arial" w:hint="eastAsia"/>
          <w:szCs w:val="20"/>
        </w:rPr>
        <w:t xml:space="preserve"> 대한 법적, 사실적 존속을 위해 </w:t>
      </w:r>
      <w:ins w:id="14" w:author="김현주 (Hyunjoo Kim)" w:date="2026-01-02T09:41:00Z">
        <w:r w:rsidR="00BB0995">
          <w:rPr>
            <w:rFonts w:asciiTheme="minorEastAsia" w:eastAsiaTheme="minorEastAsia" w:hAnsiTheme="minorEastAsia" w:cs="Arial" w:hint="eastAsia"/>
            <w:szCs w:val="20"/>
          </w:rPr>
          <w:t xml:space="preserve">전문가로서 </w:t>
        </w:r>
      </w:ins>
      <w:r w:rsidRPr="00C81C66">
        <w:rPr>
          <w:rFonts w:asciiTheme="minorEastAsia" w:eastAsiaTheme="minorEastAsia" w:hAnsiTheme="minorEastAsia" w:cs="Arial" w:hint="eastAsia"/>
          <w:szCs w:val="20"/>
        </w:rPr>
        <w:t>최선을 다하여야 하며 계약기간 중</w:t>
      </w:r>
    </w:p>
    <w:p w14:paraId="1B570AFF" w14:textId="77777777" w:rsidR="00C81C66" w:rsidRPr="00C81C66" w:rsidRDefault="00C81C66" w:rsidP="00C81C66">
      <w:pPr>
        <w:autoSpaceDE/>
        <w:autoSpaceDN/>
        <w:ind w:leftChars="100" w:left="200"/>
        <w:rPr>
          <w:rFonts w:asciiTheme="minorEastAsia" w:eastAsiaTheme="minorEastAsia" w:hAnsiTheme="minorEastAsia" w:cs="Arial"/>
          <w:szCs w:val="20"/>
        </w:rPr>
      </w:pPr>
      <w:r w:rsidRPr="00C81C66">
        <w:rPr>
          <w:rFonts w:asciiTheme="minorEastAsia" w:eastAsiaTheme="minorEastAsia" w:hAnsiTheme="minorEastAsia" w:cs="Arial" w:hint="eastAsia"/>
          <w:szCs w:val="20"/>
        </w:rPr>
        <w:t>불가항력적인 사정으로 인해 계약이행이 불가능한 경우 즉시 ‘</w:t>
      </w:r>
      <w:proofErr w:type="spellStart"/>
      <w:r w:rsidRPr="00C81C66">
        <w:rPr>
          <w:rFonts w:asciiTheme="minorEastAsia" w:eastAsiaTheme="minorEastAsia" w:hAnsiTheme="minorEastAsia" w:cs="Arial" w:hint="eastAsia"/>
          <w:szCs w:val="20"/>
        </w:rPr>
        <w:t>광고주’에게</w:t>
      </w:r>
      <w:proofErr w:type="spellEnd"/>
      <w:r w:rsidRPr="00C81C66">
        <w:rPr>
          <w:rFonts w:asciiTheme="minorEastAsia" w:eastAsiaTheme="minorEastAsia" w:hAnsiTheme="minorEastAsia" w:cs="Arial" w:hint="eastAsia"/>
          <w:szCs w:val="20"/>
        </w:rPr>
        <w:t xml:space="preserve"> 그 사실을 알리고,</w:t>
      </w:r>
    </w:p>
    <w:p w14:paraId="754D91E1" w14:textId="77777777" w:rsidR="00C81C66" w:rsidRPr="00C81C66" w:rsidRDefault="00C81C66" w:rsidP="00C81C66">
      <w:pPr>
        <w:autoSpaceDE/>
        <w:autoSpaceDN/>
        <w:ind w:leftChars="100" w:left="200"/>
        <w:rPr>
          <w:rFonts w:asciiTheme="minorEastAsia" w:eastAsiaTheme="minorEastAsia" w:hAnsiTheme="minorEastAsia" w:cs="Arial"/>
          <w:szCs w:val="20"/>
        </w:rPr>
      </w:pPr>
      <w:r w:rsidRPr="00C81C66">
        <w:rPr>
          <w:rFonts w:asciiTheme="minorEastAsia" w:eastAsiaTheme="minorEastAsia" w:hAnsiTheme="minorEastAsia" w:cs="Arial" w:hint="eastAsia"/>
          <w:szCs w:val="20"/>
        </w:rPr>
        <w:t>광고 존속일까지의 광고비 정산에 관한 사항을 합의하여야 한다.</w:t>
      </w:r>
    </w:p>
    <w:p w14:paraId="3BE25C40" w14:textId="77777777" w:rsidR="00C81C66" w:rsidRPr="00C81C66" w:rsidRDefault="00C81C66" w:rsidP="00C81C66">
      <w:pPr>
        <w:autoSpaceDE/>
        <w:autoSpaceDN/>
        <w:rPr>
          <w:rFonts w:asciiTheme="minorEastAsia" w:eastAsiaTheme="minorEastAsia" w:hAnsiTheme="minorEastAsia" w:cs="Arial"/>
          <w:szCs w:val="20"/>
        </w:rPr>
      </w:pPr>
      <w:r w:rsidRPr="00C81C66">
        <w:rPr>
          <w:rFonts w:asciiTheme="minorEastAsia" w:eastAsiaTheme="minorEastAsia" w:hAnsiTheme="minorEastAsia" w:cs="Arial" w:hint="eastAsia"/>
          <w:szCs w:val="20"/>
        </w:rPr>
        <w:t>2. ‘인터넷 매체’ 또는 ‘</w:t>
      </w:r>
      <w:proofErr w:type="spellStart"/>
      <w:r w:rsidRPr="00C81C66">
        <w:rPr>
          <w:rFonts w:asciiTheme="minorEastAsia" w:eastAsiaTheme="minorEastAsia" w:hAnsiTheme="minorEastAsia" w:cs="Arial" w:hint="eastAsia"/>
          <w:szCs w:val="20"/>
        </w:rPr>
        <w:t>미디어렙사’의</w:t>
      </w:r>
      <w:proofErr w:type="spellEnd"/>
      <w:r w:rsidRPr="00C81C66">
        <w:rPr>
          <w:rFonts w:asciiTheme="minorEastAsia" w:eastAsiaTheme="minorEastAsia" w:hAnsiTheme="minorEastAsia" w:cs="Arial" w:hint="eastAsia"/>
          <w:szCs w:val="20"/>
        </w:rPr>
        <w:t xml:space="preserve"> 시스템 오류로 발생한 광고의 </w:t>
      </w:r>
      <w:proofErr w:type="spellStart"/>
      <w:r w:rsidRPr="00C81C66">
        <w:rPr>
          <w:rFonts w:asciiTheme="minorEastAsia" w:eastAsiaTheme="minorEastAsia" w:hAnsiTheme="minorEastAsia" w:cs="Arial" w:hint="eastAsia"/>
          <w:szCs w:val="20"/>
        </w:rPr>
        <w:t>미노출</w:t>
      </w:r>
      <w:proofErr w:type="spellEnd"/>
      <w:r w:rsidRPr="00C81C66">
        <w:rPr>
          <w:rFonts w:asciiTheme="minorEastAsia" w:eastAsiaTheme="minorEastAsia" w:hAnsiTheme="minorEastAsia" w:cs="Arial" w:hint="eastAsia"/>
          <w:szCs w:val="20"/>
        </w:rPr>
        <w:t xml:space="preserve"> 또는 광고오류로 인</w:t>
      </w:r>
    </w:p>
    <w:p w14:paraId="75F9D24C" w14:textId="77777777" w:rsidR="00C81C66" w:rsidRPr="00C81C66" w:rsidRDefault="00C81C66" w:rsidP="00C81C66">
      <w:pPr>
        <w:autoSpaceDE/>
        <w:autoSpaceDN/>
        <w:ind w:leftChars="100" w:left="200"/>
        <w:rPr>
          <w:rFonts w:asciiTheme="minorEastAsia" w:eastAsiaTheme="minorEastAsia" w:hAnsiTheme="minorEastAsia" w:cs="Arial"/>
          <w:szCs w:val="20"/>
        </w:rPr>
      </w:pPr>
      <w:r w:rsidRPr="00C81C66">
        <w:rPr>
          <w:rFonts w:asciiTheme="minorEastAsia" w:eastAsiaTheme="minorEastAsia" w:hAnsiTheme="minorEastAsia" w:cs="Arial" w:hint="eastAsia"/>
          <w:szCs w:val="20"/>
        </w:rPr>
        <w:t>해 발생한 문제의 책임은 ‘</w:t>
      </w:r>
      <w:proofErr w:type="spellStart"/>
      <w:r w:rsidRPr="00C81C66">
        <w:rPr>
          <w:rFonts w:asciiTheme="minorEastAsia" w:eastAsiaTheme="minorEastAsia" w:hAnsiTheme="minorEastAsia" w:cs="Arial" w:hint="eastAsia"/>
          <w:szCs w:val="20"/>
        </w:rPr>
        <w:t>대행사’에</w:t>
      </w:r>
      <w:proofErr w:type="spellEnd"/>
      <w:r w:rsidRPr="00C81C66">
        <w:rPr>
          <w:rFonts w:asciiTheme="minorEastAsia" w:eastAsiaTheme="minorEastAsia" w:hAnsiTheme="minorEastAsia" w:cs="Arial" w:hint="eastAsia"/>
          <w:szCs w:val="20"/>
        </w:rPr>
        <w:t xml:space="preserve"> 있지 아니하며 ‘인터넷 매체’ 또는 ‘</w:t>
      </w:r>
      <w:proofErr w:type="spellStart"/>
      <w:r w:rsidRPr="00C81C66">
        <w:rPr>
          <w:rFonts w:asciiTheme="minorEastAsia" w:eastAsiaTheme="minorEastAsia" w:hAnsiTheme="minorEastAsia" w:cs="Arial" w:hint="eastAsia"/>
          <w:szCs w:val="20"/>
        </w:rPr>
        <w:t>미디어렙사’의</w:t>
      </w:r>
      <w:proofErr w:type="spellEnd"/>
      <w:r w:rsidRPr="00C81C66">
        <w:rPr>
          <w:rFonts w:asciiTheme="minorEastAsia" w:eastAsiaTheme="minorEastAsia" w:hAnsiTheme="minorEastAsia" w:cs="Arial" w:hint="eastAsia"/>
          <w:szCs w:val="20"/>
        </w:rPr>
        <w:t xml:space="preserve"> 보상</w:t>
      </w:r>
    </w:p>
    <w:p w14:paraId="0C059FA7" w14:textId="77777777" w:rsidR="00C81C66" w:rsidRPr="00C81C66" w:rsidRDefault="00C81C66" w:rsidP="00C81C66">
      <w:pPr>
        <w:autoSpaceDE/>
        <w:autoSpaceDN/>
        <w:ind w:leftChars="100" w:left="200"/>
        <w:rPr>
          <w:rFonts w:asciiTheme="minorEastAsia" w:eastAsiaTheme="minorEastAsia" w:hAnsiTheme="minorEastAsia" w:cs="Arial"/>
          <w:szCs w:val="20"/>
        </w:rPr>
      </w:pPr>
      <w:r w:rsidRPr="00C81C66">
        <w:rPr>
          <w:rFonts w:asciiTheme="minorEastAsia" w:eastAsiaTheme="minorEastAsia" w:hAnsiTheme="minorEastAsia" w:cs="Arial" w:hint="eastAsia"/>
          <w:szCs w:val="20"/>
        </w:rPr>
        <w:t>정책에 따른다. 단, ‘</w:t>
      </w:r>
      <w:proofErr w:type="spellStart"/>
      <w:r w:rsidRPr="00C81C66">
        <w:rPr>
          <w:rFonts w:asciiTheme="minorEastAsia" w:eastAsiaTheme="minorEastAsia" w:hAnsiTheme="minorEastAsia" w:cs="Arial" w:hint="eastAsia"/>
          <w:szCs w:val="20"/>
        </w:rPr>
        <w:t>대행사’는</w:t>
      </w:r>
      <w:proofErr w:type="spellEnd"/>
      <w:r w:rsidRPr="00C81C66">
        <w:rPr>
          <w:rFonts w:asciiTheme="minorEastAsia" w:eastAsiaTheme="minorEastAsia" w:hAnsiTheme="minorEastAsia" w:cs="Arial" w:hint="eastAsia"/>
          <w:szCs w:val="20"/>
        </w:rPr>
        <w:t xml:space="preserve"> 성심을 다해 ‘인터넷 매체’ 또는 ‘</w:t>
      </w:r>
      <w:proofErr w:type="spellStart"/>
      <w:r w:rsidRPr="00C81C66">
        <w:rPr>
          <w:rFonts w:asciiTheme="minorEastAsia" w:eastAsiaTheme="minorEastAsia" w:hAnsiTheme="minorEastAsia" w:cs="Arial" w:hint="eastAsia"/>
          <w:szCs w:val="20"/>
        </w:rPr>
        <w:t>미디어렙사’와</w:t>
      </w:r>
      <w:proofErr w:type="spellEnd"/>
      <w:r w:rsidRPr="00C81C66">
        <w:rPr>
          <w:rFonts w:asciiTheme="minorEastAsia" w:eastAsiaTheme="minorEastAsia" w:hAnsiTheme="minorEastAsia" w:cs="Arial" w:hint="eastAsia"/>
          <w:szCs w:val="20"/>
        </w:rPr>
        <w:t xml:space="preserve"> 문제해결을 위</w:t>
      </w:r>
    </w:p>
    <w:p w14:paraId="4ECA8ED4" w14:textId="77777777" w:rsidR="00C81C66" w:rsidRPr="00C81C66" w:rsidRDefault="00C81C66" w:rsidP="00C81C66">
      <w:pPr>
        <w:autoSpaceDE/>
        <w:autoSpaceDN/>
        <w:ind w:leftChars="100" w:left="200"/>
        <w:rPr>
          <w:rFonts w:asciiTheme="minorEastAsia" w:eastAsiaTheme="minorEastAsia" w:hAnsiTheme="minorEastAsia" w:cs="Arial"/>
          <w:szCs w:val="20"/>
        </w:rPr>
      </w:pPr>
      <w:r w:rsidRPr="00C81C66">
        <w:rPr>
          <w:rFonts w:asciiTheme="minorEastAsia" w:eastAsiaTheme="minorEastAsia" w:hAnsiTheme="minorEastAsia" w:cs="Arial" w:hint="eastAsia"/>
          <w:szCs w:val="20"/>
        </w:rPr>
        <w:t>해 노력</w:t>
      </w:r>
      <w:ins w:id="15" w:author="김현주 (Hyunjoo Kim)" w:date="2026-01-02T09:42:00Z">
        <w:r w:rsidR="00BB0995">
          <w:rPr>
            <w:rFonts w:asciiTheme="minorEastAsia" w:eastAsiaTheme="minorEastAsia" w:hAnsiTheme="minorEastAsia" w:cs="Arial" w:hint="eastAsia"/>
            <w:szCs w:val="20"/>
          </w:rPr>
          <w:t xml:space="preserve">하며 </w:t>
        </w:r>
        <w:r w:rsidR="00BB0995">
          <w:rPr>
            <w:rFonts w:asciiTheme="minorEastAsia" w:eastAsiaTheme="minorEastAsia" w:hAnsiTheme="minorEastAsia" w:cs="Arial"/>
            <w:szCs w:val="20"/>
          </w:rPr>
          <w:t>‘</w:t>
        </w:r>
        <w:r w:rsidR="00BB0995">
          <w:rPr>
            <w:rFonts w:asciiTheme="minorEastAsia" w:eastAsiaTheme="minorEastAsia" w:hAnsiTheme="minorEastAsia" w:cs="Arial" w:hint="eastAsia"/>
            <w:szCs w:val="20"/>
          </w:rPr>
          <w:t>광고주</w:t>
        </w:r>
        <w:r w:rsidR="00BB0995">
          <w:rPr>
            <w:rFonts w:asciiTheme="minorEastAsia" w:eastAsiaTheme="minorEastAsia" w:hAnsiTheme="minorEastAsia" w:cs="Arial"/>
            <w:szCs w:val="20"/>
          </w:rPr>
          <w:t>’</w:t>
        </w:r>
        <w:r w:rsidR="00BB0995">
          <w:rPr>
            <w:rFonts w:asciiTheme="minorEastAsia" w:eastAsiaTheme="minorEastAsia" w:hAnsiTheme="minorEastAsia" w:cs="Arial" w:hint="eastAsia"/>
            <w:szCs w:val="20"/>
          </w:rPr>
          <w:t xml:space="preserve">의 광고를 </w:t>
        </w:r>
        <w:proofErr w:type="spellStart"/>
        <w:r w:rsidR="00BB0995">
          <w:rPr>
            <w:rFonts w:asciiTheme="minorEastAsia" w:eastAsiaTheme="minorEastAsia" w:hAnsiTheme="minorEastAsia" w:cs="Arial" w:hint="eastAsia"/>
            <w:szCs w:val="20"/>
          </w:rPr>
          <w:t>재집행</w:t>
        </w:r>
        <w:proofErr w:type="spellEnd"/>
        <w:r w:rsidR="00BB0995">
          <w:rPr>
            <w:rFonts w:asciiTheme="minorEastAsia" w:eastAsiaTheme="minorEastAsia" w:hAnsiTheme="minorEastAsia" w:cs="Arial" w:hint="eastAsia"/>
            <w:szCs w:val="20"/>
          </w:rPr>
          <w:t xml:space="preserve"> 하기위해 노력한다.</w:t>
        </w:r>
      </w:ins>
      <w:del w:id="16" w:author="김현주 (Hyunjoo Kim)" w:date="2026-01-02T09:42:00Z">
        <w:r w:rsidRPr="00C81C66" w:rsidDel="00BB0995">
          <w:rPr>
            <w:rFonts w:asciiTheme="minorEastAsia" w:eastAsiaTheme="minorEastAsia" w:hAnsiTheme="minorEastAsia" w:cs="Arial" w:hint="eastAsia"/>
            <w:szCs w:val="20"/>
          </w:rPr>
          <w:delText>한다</w:delText>
        </w:r>
      </w:del>
      <w:r w:rsidRPr="00C81C66">
        <w:rPr>
          <w:rFonts w:asciiTheme="minorEastAsia" w:eastAsiaTheme="minorEastAsia" w:hAnsiTheme="minorEastAsia" w:cs="Arial" w:hint="eastAsia"/>
          <w:szCs w:val="20"/>
        </w:rPr>
        <w:t>.</w:t>
      </w:r>
    </w:p>
    <w:p w14:paraId="4BD62798" w14:textId="77777777" w:rsidR="00C81C66" w:rsidRPr="00C81C66" w:rsidRDefault="00C81C66" w:rsidP="00C81C66">
      <w:pPr>
        <w:autoSpaceDE/>
        <w:autoSpaceDN/>
        <w:rPr>
          <w:rFonts w:asciiTheme="minorEastAsia" w:eastAsiaTheme="minorEastAsia" w:hAnsiTheme="minorEastAsia" w:cs="Arial"/>
          <w:szCs w:val="20"/>
        </w:rPr>
      </w:pPr>
      <w:r w:rsidRPr="00C81C66">
        <w:rPr>
          <w:rFonts w:asciiTheme="minorEastAsia" w:eastAsiaTheme="minorEastAsia" w:hAnsiTheme="minorEastAsia" w:cs="Arial" w:hint="eastAsia"/>
          <w:szCs w:val="20"/>
        </w:rPr>
        <w:t>3. 계약 기간 중 ‘</w:t>
      </w:r>
      <w:proofErr w:type="spellStart"/>
      <w:r w:rsidRPr="00C81C66">
        <w:rPr>
          <w:rFonts w:asciiTheme="minorEastAsia" w:eastAsiaTheme="minorEastAsia" w:hAnsiTheme="minorEastAsia" w:cs="Arial" w:hint="eastAsia"/>
          <w:szCs w:val="20"/>
        </w:rPr>
        <w:t>대행사’의</w:t>
      </w:r>
      <w:proofErr w:type="spellEnd"/>
      <w:r w:rsidRPr="00C81C66">
        <w:rPr>
          <w:rFonts w:asciiTheme="minorEastAsia" w:eastAsiaTheme="minorEastAsia" w:hAnsiTheme="minorEastAsia" w:cs="Arial" w:hint="eastAsia"/>
          <w:szCs w:val="20"/>
        </w:rPr>
        <w:t xml:space="preserve"> 실수로 특정 기간의 광고 미 노출 발생 시, 상호 협의에 의해 보상</w:t>
      </w:r>
    </w:p>
    <w:p w14:paraId="71B9BE1E" w14:textId="77777777" w:rsidR="00C81C66" w:rsidRPr="00C81C66" w:rsidRDefault="00C81C66" w:rsidP="00C81C66">
      <w:pPr>
        <w:autoSpaceDE/>
        <w:autoSpaceDN/>
        <w:ind w:leftChars="100" w:left="200"/>
        <w:rPr>
          <w:rFonts w:asciiTheme="minorEastAsia" w:eastAsiaTheme="minorEastAsia" w:hAnsiTheme="minorEastAsia" w:cs="Arial"/>
          <w:szCs w:val="20"/>
        </w:rPr>
      </w:pPr>
      <w:r w:rsidRPr="00C81C66">
        <w:rPr>
          <w:rFonts w:asciiTheme="minorEastAsia" w:eastAsiaTheme="minorEastAsia" w:hAnsiTheme="minorEastAsia" w:cs="Arial" w:hint="eastAsia"/>
          <w:szCs w:val="20"/>
        </w:rPr>
        <w:t>방안을 논의하고 이후 대응 방안을 마련한다.</w:t>
      </w:r>
    </w:p>
    <w:p w14:paraId="7DBF852C" w14:textId="77777777" w:rsidR="00C81C66" w:rsidRPr="00C81C66" w:rsidRDefault="00C81C66" w:rsidP="00C81C66">
      <w:pPr>
        <w:autoSpaceDE/>
        <w:autoSpaceDN/>
        <w:rPr>
          <w:rFonts w:asciiTheme="minorEastAsia" w:eastAsiaTheme="minorEastAsia" w:hAnsiTheme="minorEastAsia" w:cs="Arial"/>
          <w:szCs w:val="20"/>
        </w:rPr>
      </w:pPr>
      <w:r w:rsidRPr="00C81C66">
        <w:rPr>
          <w:rFonts w:asciiTheme="minorEastAsia" w:eastAsiaTheme="minorEastAsia" w:hAnsiTheme="minorEastAsia" w:cs="Arial" w:hint="eastAsia"/>
          <w:szCs w:val="20"/>
        </w:rPr>
        <w:t>4. 광고주의 최종 서면 승인 없이 광고가 외부에 노출되는 경우 광고주는 해당 광고에 대해서</w:t>
      </w:r>
    </w:p>
    <w:p w14:paraId="3764E7FD" w14:textId="77777777" w:rsidR="00C81C66" w:rsidRPr="00C81C66" w:rsidRDefault="00C81C66" w:rsidP="00C81C66">
      <w:pPr>
        <w:autoSpaceDE/>
        <w:autoSpaceDN/>
        <w:ind w:leftChars="100" w:left="200"/>
        <w:rPr>
          <w:rFonts w:asciiTheme="minorEastAsia" w:eastAsiaTheme="minorEastAsia" w:hAnsiTheme="minorEastAsia" w:cs="Arial"/>
          <w:szCs w:val="20"/>
        </w:rPr>
      </w:pPr>
      <w:r w:rsidRPr="00C81C66">
        <w:rPr>
          <w:rFonts w:asciiTheme="minorEastAsia" w:eastAsiaTheme="minorEastAsia" w:hAnsiTheme="minorEastAsia" w:cs="Arial" w:hint="eastAsia"/>
          <w:szCs w:val="20"/>
        </w:rPr>
        <w:t xml:space="preserve">는 비용을 지급하지 않을 수 있으며, 대행사는 위반 </w:t>
      </w:r>
      <w:proofErr w:type="spellStart"/>
      <w:r w:rsidRPr="00C81C66">
        <w:rPr>
          <w:rFonts w:asciiTheme="minorEastAsia" w:eastAsiaTheme="minorEastAsia" w:hAnsiTheme="minorEastAsia" w:cs="Arial" w:hint="eastAsia"/>
          <w:szCs w:val="20"/>
        </w:rPr>
        <w:t>건별로</w:t>
      </w:r>
      <w:proofErr w:type="spellEnd"/>
      <w:r w:rsidRPr="00C81C66">
        <w:rPr>
          <w:rFonts w:asciiTheme="minorEastAsia" w:eastAsiaTheme="minorEastAsia" w:hAnsiTheme="minorEastAsia" w:cs="Arial" w:hint="eastAsia"/>
          <w:szCs w:val="20"/>
        </w:rPr>
        <w:t xml:space="preserve"> 이에 상응하는 보상 비용을 산정</w:t>
      </w:r>
    </w:p>
    <w:p w14:paraId="3524AA41" w14:textId="77777777" w:rsidR="003859F4" w:rsidRDefault="00C81C66" w:rsidP="00C81C66">
      <w:pPr>
        <w:autoSpaceDE/>
        <w:autoSpaceDN/>
        <w:ind w:leftChars="100" w:left="200"/>
        <w:rPr>
          <w:rFonts w:asciiTheme="minorEastAsia" w:eastAsiaTheme="minorEastAsia" w:hAnsiTheme="minorEastAsia" w:cs="Arial"/>
          <w:szCs w:val="20"/>
        </w:rPr>
      </w:pPr>
      <w:r w:rsidRPr="00C81C66">
        <w:rPr>
          <w:rFonts w:asciiTheme="minorEastAsia" w:eastAsiaTheme="minorEastAsia" w:hAnsiTheme="minorEastAsia" w:cs="Arial" w:hint="eastAsia"/>
          <w:szCs w:val="20"/>
        </w:rPr>
        <w:t>하여 추후 다른 캠페인 운영 시 반영할 수 있다</w:t>
      </w:r>
    </w:p>
    <w:p w14:paraId="5AA4552E" w14:textId="77777777" w:rsidR="003A4A92" w:rsidRPr="003859F4" w:rsidRDefault="003A4A92" w:rsidP="00C81C66">
      <w:pPr>
        <w:autoSpaceDE/>
        <w:autoSpaceDN/>
        <w:ind w:leftChars="100" w:left="200"/>
        <w:rPr>
          <w:rFonts w:asciiTheme="minorEastAsia" w:eastAsiaTheme="minorEastAsia" w:hAnsiTheme="minorEastAsia" w:cs="Arial"/>
          <w:szCs w:val="20"/>
        </w:rPr>
      </w:pPr>
    </w:p>
    <w:p w14:paraId="6D64B02E" w14:textId="77777777" w:rsidR="003859F4" w:rsidRPr="003859F4" w:rsidRDefault="003859F4" w:rsidP="003859F4">
      <w:pPr>
        <w:ind w:leftChars="-180" w:hangingChars="180" w:hanging="360"/>
        <w:rPr>
          <w:rFonts w:asciiTheme="minorEastAsia" w:eastAsiaTheme="minorEastAsia" w:hAnsiTheme="minorEastAsia" w:cs="Arial"/>
          <w:b/>
          <w:szCs w:val="20"/>
        </w:rPr>
      </w:pPr>
      <w:proofErr w:type="gramStart"/>
      <w:r w:rsidRPr="003859F4">
        <w:rPr>
          <w:rFonts w:asciiTheme="minorEastAsia" w:eastAsiaTheme="minorEastAsia" w:hAnsiTheme="minorEastAsia" w:cs="Arial" w:hint="eastAsia"/>
          <w:b/>
          <w:szCs w:val="20"/>
        </w:rPr>
        <w:t xml:space="preserve">제 </w:t>
      </w:r>
      <w:r w:rsidR="008D610A">
        <w:rPr>
          <w:rFonts w:asciiTheme="minorEastAsia" w:eastAsiaTheme="minorEastAsia" w:hAnsiTheme="minorEastAsia" w:cs="Arial" w:hint="eastAsia"/>
          <w:b/>
          <w:szCs w:val="20"/>
        </w:rPr>
        <w:t>9</w:t>
      </w:r>
      <w:proofErr w:type="gramEnd"/>
      <w:r w:rsidRPr="003859F4">
        <w:rPr>
          <w:rFonts w:asciiTheme="minorEastAsia" w:eastAsiaTheme="minorEastAsia" w:hAnsiTheme="minorEastAsia" w:cs="Arial" w:hint="eastAsia"/>
          <w:b/>
          <w:szCs w:val="20"/>
        </w:rPr>
        <w:t xml:space="preserve"> 조 (지적재산권)</w:t>
      </w:r>
    </w:p>
    <w:p w14:paraId="4AC7D92F" w14:textId="77777777" w:rsidR="00C81C66" w:rsidRPr="00C81C66" w:rsidRDefault="00C81C66" w:rsidP="00C81C66">
      <w:pPr>
        <w:autoSpaceDE/>
        <w:autoSpaceDN/>
        <w:rPr>
          <w:rFonts w:ascii="맑은 고딕" w:eastAsia="맑은 고딕" w:hAnsi="맑은 고딕" w:cs="Arial Unicode MS"/>
          <w:bCs/>
          <w:szCs w:val="20"/>
        </w:rPr>
      </w:pPr>
      <w:r w:rsidRPr="00C81C66">
        <w:rPr>
          <w:rFonts w:ascii="맑은 고딕" w:eastAsia="맑은 고딕" w:hAnsi="맑은 고딕" w:cs="Arial Unicode MS" w:hint="eastAsia"/>
          <w:bCs/>
          <w:szCs w:val="20"/>
        </w:rPr>
        <w:t xml:space="preserve">본 계약에 의한 제작소재 및 광고물의 </w:t>
      </w:r>
      <w:commentRangeStart w:id="17"/>
      <w:r w:rsidRPr="00C81C66">
        <w:rPr>
          <w:rFonts w:ascii="맑은 고딕" w:eastAsia="맑은 고딕" w:hAnsi="맑은 고딕" w:cs="Arial Unicode MS" w:hint="eastAsia"/>
          <w:bCs/>
          <w:szCs w:val="20"/>
        </w:rPr>
        <w:t>지적재산권(소유권)</w:t>
      </w:r>
      <w:ins w:id="18" w:author="김현주 (Hyunjoo Kim)" w:date="2026-01-02T09:43:00Z">
        <w:r w:rsidR="00BB0995">
          <w:rPr>
            <w:rFonts w:ascii="맑은 고딕" w:eastAsia="맑은 고딕" w:hAnsi="맑은 고딕" w:cs="Arial Unicode MS" w:hint="eastAsia"/>
            <w:bCs/>
            <w:szCs w:val="20"/>
          </w:rPr>
          <w:t>은 별로 합의가 없는 한 광고주에게 귀속된다</w:t>
        </w:r>
      </w:ins>
      <w:commentRangeEnd w:id="17"/>
      <w:ins w:id="19" w:author="김현주 (Hyunjoo Kim)" w:date="2026-01-02T09:47:00Z">
        <w:r w:rsidR="00BB0995">
          <w:rPr>
            <w:rStyle w:val="ab"/>
          </w:rPr>
          <w:commentReference w:id="17"/>
        </w:r>
      </w:ins>
      <w:ins w:id="20" w:author="김현주 (Hyunjoo Kim)" w:date="2026-01-02T09:43:00Z">
        <w:r w:rsidR="00BB0995">
          <w:rPr>
            <w:rFonts w:ascii="맑은 고딕" w:eastAsia="맑은 고딕" w:hAnsi="맑은 고딕" w:cs="Arial Unicode MS" w:hint="eastAsia"/>
            <w:bCs/>
            <w:szCs w:val="20"/>
          </w:rPr>
          <w:t>.</w:t>
        </w:r>
        <w:r w:rsidR="00BB0995">
          <w:rPr>
            <w:rFonts w:ascii="맑은 고딕" w:eastAsia="맑은 고딕" w:hAnsi="맑은 고딕" w:cs="Arial Unicode MS"/>
            <w:bCs/>
            <w:szCs w:val="20"/>
          </w:rPr>
          <w:t xml:space="preserve"> </w:t>
        </w:r>
      </w:ins>
      <w:r w:rsidRPr="00C81C66">
        <w:rPr>
          <w:rFonts w:ascii="맑은 고딕" w:eastAsia="맑은 고딕" w:hAnsi="맑은 고딕" w:cs="Arial Unicode MS" w:hint="eastAsia"/>
          <w:bCs/>
          <w:szCs w:val="20"/>
        </w:rPr>
        <w:t xml:space="preserve"> </w:t>
      </w:r>
      <w:del w:id="21" w:author="김현주 (Hyunjoo Kim)" w:date="2026-01-02T09:43:00Z">
        <w:r w:rsidRPr="00C81C66" w:rsidDel="00BB0995">
          <w:rPr>
            <w:rFonts w:ascii="맑은 고딕" w:eastAsia="맑은 고딕" w:hAnsi="맑은 고딕" w:cs="Arial Unicode MS" w:hint="eastAsia"/>
            <w:bCs/>
            <w:szCs w:val="20"/>
          </w:rPr>
          <w:delText>주체 및 권리, 의무는 다음과 같다.</w:delText>
        </w:r>
      </w:del>
    </w:p>
    <w:p w14:paraId="6FE3BF4E" w14:textId="77777777" w:rsidR="00C81C66" w:rsidRPr="00C81C66" w:rsidRDefault="00C81C66" w:rsidP="00C81C66">
      <w:pPr>
        <w:autoSpaceDE/>
        <w:autoSpaceDN/>
        <w:ind w:left="105"/>
        <w:rPr>
          <w:rFonts w:ascii="맑은 고딕" w:eastAsia="맑은 고딕" w:hAnsi="맑은 고딕" w:cs="Arial Unicode MS"/>
          <w:bCs/>
          <w:szCs w:val="20"/>
        </w:rPr>
      </w:pPr>
      <w:r w:rsidRPr="00C81C66">
        <w:rPr>
          <w:rFonts w:ascii="맑은 고딕" w:eastAsia="맑은 고딕" w:hAnsi="맑은 고딕" w:cs="Arial Unicode MS" w:hint="eastAsia"/>
          <w:bCs/>
          <w:szCs w:val="20"/>
        </w:rPr>
        <w:t>가. 광고물 제작에 필요한 소재는 ‘</w:t>
      </w:r>
      <w:proofErr w:type="spellStart"/>
      <w:r w:rsidRPr="00C81C66">
        <w:rPr>
          <w:rFonts w:ascii="맑은 고딕" w:eastAsia="맑은 고딕" w:hAnsi="맑은 고딕" w:cs="Arial Unicode MS" w:hint="eastAsia"/>
          <w:bCs/>
          <w:szCs w:val="20"/>
        </w:rPr>
        <w:t>광고주’가</w:t>
      </w:r>
      <w:proofErr w:type="spellEnd"/>
      <w:r w:rsidRPr="00C81C66">
        <w:rPr>
          <w:rFonts w:ascii="맑은 고딕" w:eastAsia="맑은 고딕" w:hAnsi="맑은 고딕" w:cs="Arial Unicode MS" w:hint="eastAsia"/>
          <w:bCs/>
          <w:szCs w:val="20"/>
        </w:rPr>
        <w:t xml:space="preserve"> 제공하는 것을 원칙으로 하며, ‘</w:t>
      </w:r>
      <w:proofErr w:type="spellStart"/>
      <w:r w:rsidRPr="00C81C66">
        <w:rPr>
          <w:rFonts w:ascii="맑은 고딕" w:eastAsia="맑은 고딕" w:hAnsi="맑은 고딕" w:cs="Arial Unicode MS" w:hint="eastAsia"/>
          <w:bCs/>
          <w:szCs w:val="20"/>
        </w:rPr>
        <w:t>광고주’의</w:t>
      </w:r>
      <w:proofErr w:type="spellEnd"/>
      <w:r w:rsidRPr="00C81C66">
        <w:rPr>
          <w:rFonts w:ascii="맑은 고딕" w:eastAsia="맑은 고딕" w:hAnsi="맑은 고딕" w:cs="Arial Unicode MS" w:hint="eastAsia"/>
          <w:bCs/>
          <w:szCs w:val="20"/>
        </w:rPr>
        <w:t xml:space="preserve"> 요청으로</w:t>
      </w:r>
    </w:p>
    <w:p w14:paraId="0F2F0E5F" w14:textId="77777777" w:rsidR="00C81C66" w:rsidRPr="00C81C66" w:rsidRDefault="00C81C66" w:rsidP="00C81C66">
      <w:pPr>
        <w:autoSpaceDE/>
        <w:autoSpaceDN/>
        <w:ind w:leftChars="153" w:left="306"/>
        <w:rPr>
          <w:rFonts w:ascii="맑은 고딕" w:eastAsia="맑은 고딕" w:hAnsi="맑은 고딕" w:cs="Arial Unicode MS" w:hint="eastAsia"/>
          <w:bCs/>
          <w:szCs w:val="20"/>
        </w:rPr>
      </w:pPr>
      <w:r w:rsidRPr="00C81C66">
        <w:rPr>
          <w:rFonts w:ascii="맑은 고딕" w:eastAsia="맑은 고딕" w:hAnsi="맑은 고딕" w:cs="Arial Unicode MS" w:hint="eastAsia"/>
          <w:bCs/>
          <w:szCs w:val="20"/>
        </w:rPr>
        <w:lastRenderedPageBreak/>
        <w:t>‘</w:t>
      </w:r>
      <w:proofErr w:type="spellStart"/>
      <w:r w:rsidRPr="00C81C66">
        <w:rPr>
          <w:rFonts w:ascii="맑은 고딕" w:eastAsia="맑은 고딕" w:hAnsi="맑은 고딕" w:cs="Arial Unicode MS" w:hint="eastAsia"/>
          <w:bCs/>
          <w:szCs w:val="20"/>
        </w:rPr>
        <w:t>대행사’가</w:t>
      </w:r>
      <w:proofErr w:type="spellEnd"/>
      <w:r w:rsidRPr="00C81C66">
        <w:rPr>
          <w:rFonts w:ascii="맑은 고딕" w:eastAsia="맑은 고딕" w:hAnsi="맑은 고딕" w:cs="Arial Unicode MS" w:hint="eastAsia"/>
          <w:bCs/>
          <w:szCs w:val="20"/>
        </w:rPr>
        <w:t xml:space="preserve"> 직접 소재를 </w:t>
      </w:r>
      <w:proofErr w:type="gramStart"/>
      <w:r w:rsidRPr="00C81C66">
        <w:rPr>
          <w:rFonts w:ascii="맑은 고딕" w:eastAsia="맑은 고딕" w:hAnsi="맑은 고딕" w:cs="Arial Unicode MS" w:hint="eastAsia"/>
          <w:bCs/>
          <w:szCs w:val="20"/>
        </w:rPr>
        <w:t>제공 할</w:t>
      </w:r>
      <w:proofErr w:type="gramEnd"/>
      <w:r w:rsidRPr="00C81C66">
        <w:rPr>
          <w:rFonts w:ascii="맑은 고딕" w:eastAsia="맑은 고딕" w:hAnsi="맑은 고딕" w:cs="Arial Unicode MS" w:hint="eastAsia"/>
          <w:bCs/>
          <w:szCs w:val="20"/>
        </w:rPr>
        <w:t xml:space="preserve"> 경우 ‘</w:t>
      </w:r>
      <w:proofErr w:type="spellStart"/>
      <w:r w:rsidRPr="00C81C66">
        <w:rPr>
          <w:rFonts w:ascii="맑은 고딕" w:eastAsia="맑은 고딕" w:hAnsi="맑은 고딕" w:cs="Arial Unicode MS" w:hint="eastAsia"/>
          <w:bCs/>
          <w:szCs w:val="20"/>
        </w:rPr>
        <w:t>대행사’는</w:t>
      </w:r>
      <w:proofErr w:type="spellEnd"/>
      <w:r w:rsidRPr="00C81C66">
        <w:rPr>
          <w:rFonts w:ascii="맑은 고딕" w:eastAsia="맑은 고딕" w:hAnsi="맑은 고딕" w:cs="Arial Unicode MS" w:hint="eastAsia"/>
          <w:bCs/>
          <w:szCs w:val="20"/>
        </w:rPr>
        <w:t xml:space="preserve"> 자사보유 또는 정식 계약업체로부터 사용이 승인 된 소재</w:t>
      </w:r>
      <w:ins w:id="22" w:author="김현주 (Hyunjoo Kim)" w:date="2026-01-02T09:50:00Z">
        <w:r w:rsidR="00BB0995">
          <w:rPr>
            <w:rFonts w:ascii="맑은 고딕" w:eastAsia="맑은 고딕" w:hAnsi="맑은 고딕" w:cs="Arial Unicode MS" w:hint="eastAsia"/>
            <w:bCs/>
            <w:szCs w:val="20"/>
          </w:rPr>
          <w:t>,</w:t>
        </w:r>
        <w:r w:rsidR="00BB0995">
          <w:rPr>
            <w:rFonts w:ascii="맑은 고딕" w:eastAsia="맑은 고딕" w:hAnsi="맑은 고딕" w:cs="Arial Unicode MS"/>
            <w:bCs/>
            <w:szCs w:val="20"/>
          </w:rPr>
          <w:t xml:space="preserve"> </w:t>
        </w:r>
      </w:ins>
      <w:del w:id="23" w:author="김현주 (Hyunjoo Kim)" w:date="2026-01-02T09:50:00Z">
        <w:r w:rsidRPr="00C81C66" w:rsidDel="00BB0995">
          <w:rPr>
            <w:rFonts w:ascii="맑은 고딕" w:eastAsia="맑은 고딕" w:hAnsi="맑은 고딕" w:cs="Arial Unicode MS" w:hint="eastAsia"/>
            <w:bCs/>
            <w:szCs w:val="20"/>
          </w:rPr>
          <w:delText>만</w:delText>
        </w:r>
      </w:del>
      <w:r w:rsidRPr="00C81C66">
        <w:rPr>
          <w:rFonts w:ascii="맑은 고딕" w:eastAsia="맑은 고딕" w:hAnsi="맑은 고딕" w:cs="Arial Unicode MS" w:hint="eastAsia"/>
          <w:bCs/>
          <w:szCs w:val="20"/>
        </w:rPr>
        <w:t xml:space="preserve"> </w:t>
      </w:r>
      <w:ins w:id="24" w:author="김현주 (Hyunjoo Kim)" w:date="2026-01-02T09:50:00Z">
        <w:r w:rsidR="00BB0995">
          <w:rPr>
            <w:rFonts w:ascii="맑은 고딕" w:eastAsia="맑은 고딕" w:hAnsi="맑은 고딕" w:cs="Arial Unicode MS" w:hint="eastAsia"/>
            <w:bCs/>
            <w:szCs w:val="20"/>
          </w:rPr>
          <w:t>권리 하자 없는 소재</w:t>
        </w:r>
      </w:ins>
      <w:ins w:id="25" w:author="김현주 (Hyunjoo Kim)" w:date="2026-01-02T09:53:00Z">
        <w:r w:rsidR="00571C42">
          <w:rPr>
            <w:rFonts w:ascii="맑은 고딕" w:eastAsia="맑은 고딕" w:hAnsi="맑은 고딕" w:cs="Arial Unicode MS" w:hint="eastAsia"/>
            <w:bCs/>
            <w:szCs w:val="20"/>
          </w:rPr>
          <w:t xml:space="preserve"> 및 권리만을</w:t>
        </w:r>
      </w:ins>
      <w:ins w:id="26" w:author="김현주 (Hyunjoo Kim)" w:date="2026-01-02T09:50:00Z">
        <w:r w:rsidR="00BB0995">
          <w:rPr>
            <w:rFonts w:ascii="맑은 고딕" w:eastAsia="맑은 고딕" w:hAnsi="맑은 고딕" w:cs="Arial Unicode MS" w:hint="eastAsia"/>
            <w:bCs/>
            <w:szCs w:val="20"/>
          </w:rPr>
          <w:t xml:space="preserve"> </w:t>
        </w:r>
      </w:ins>
      <w:r w:rsidRPr="00C81C66">
        <w:rPr>
          <w:rFonts w:ascii="맑은 고딕" w:eastAsia="맑은 고딕" w:hAnsi="맑은 고딕" w:cs="Arial Unicode MS" w:hint="eastAsia"/>
          <w:bCs/>
          <w:szCs w:val="20"/>
        </w:rPr>
        <w:t>사용하여야 한다.</w:t>
      </w:r>
      <w:ins w:id="27" w:author="김현주 (Hyunjoo Kim)" w:date="2026-01-02T09:54:00Z">
        <w:r w:rsidR="00571C42">
          <w:rPr>
            <w:rFonts w:ascii="맑은 고딕" w:eastAsia="맑은 고딕" w:hAnsi="맑은 고딕" w:cs="Arial Unicode MS"/>
            <w:bCs/>
            <w:szCs w:val="20"/>
          </w:rPr>
          <w:t xml:space="preserve"> </w:t>
        </w:r>
        <w:r w:rsidR="00571C42">
          <w:rPr>
            <w:rFonts w:ascii="맑은 고딕" w:eastAsia="맑은 고딕" w:hAnsi="맑은 고딕" w:cs="Arial Unicode MS" w:hint="eastAsia"/>
            <w:bCs/>
            <w:szCs w:val="20"/>
          </w:rPr>
          <w:t xml:space="preserve">만일 </w:t>
        </w:r>
        <w:proofErr w:type="spellStart"/>
        <w:r w:rsidR="00571C42">
          <w:rPr>
            <w:rFonts w:ascii="맑은 고딕" w:eastAsia="맑은 고딕" w:hAnsi="맑은 고딕" w:cs="Arial Unicode MS" w:hint="eastAsia"/>
            <w:bCs/>
            <w:szCs w:val="20"/>
          </w:rPr>
          <w:t>본조항</w:t>
        </w:r>
        <w:proofErr w:type="spellEnd"/>
        <w:r w:rsidR="00571C42">
          <w:rPr>
            <w:rFonts w:ascii="맑은 고딕" w:eastAsia="맑은 고딕" w:hAnsi="맑은 고딕" w:cs="Arial Unicode MS" w:hint="eastAsia"/>
            <w:bCs/>
            <w:szCs w:val="20"/>
          </w:rPr>
          <w:t xml:space="preserve"> 위반으로 분쟁이 발생한 경우</w:t>
        </w:r>
        <w:r w:rsidR="00571C42">
          <w:rPr>
            <w:rFonts w:ascii="맑은 고딕" w:eastAsia="맑은 고딕" w:hAnsi="맑은 고딕" w:cs="Arial Unicode MS"/>
            <w:bCs/>
            <w:szCs w:val="20"/>
          </w:rPr>
          <w:t>, ‘</w:t>
        </w:r>
        <w:r w:rsidR="00571C42">
          <w:rPr>
            <w:rFonts w:ascii="맑은 고딕" w:eastAsia="맑은 고딕" w:hAnsi="맑은 고딕" w:cs="Arial Unicode MS" w:hint="eastAsia"/>
            <w:bCs/>
            <w:szCs w:val="20"/>
          </w:rPr>
          <w:t>대행사</w:t>
        </w:r>
        <w:r w:rsidR="00571C42">
          <w:rPr>
            <w:rFonts w:ascii="맑은 고딕" w:eastAsia="맑은 고딕" w:hAnsi="맑은 고딕" w:cs="Arial Unicode MS"/>
            <w:bCs/>
            <w:szCs w:val="20"/>
          </w:rPr>
          <w:t>’</w:t>
        </w:r>
        <w:r w:rsidR="00571C42">
          <w:rPr>
            <w:rFonts w:ascii="맑은 고딕" w:eastAsia="맑은 고딕" w:hAnsi="맑은 고딕" w:cs="Arial Unicode MS" w:hint="eastAsia"/>
            <w:bCs/>
            <w:szCs w:val="20"/>
          </w:rPr>
          <w:t>는 본인의 책임과 비용으로 모든 문제를 해결하여야 하며,</w:t>
        </w:r>
        <w:r w:rsidR="00571C42">
          <w:rPr>
            <w:rFonts w:ascii="맑은 고딕" w:eastAsia="맑은 고딕" w:hAnsi="맑은 고딕" w:cs="Arial Unicode MS"/>
            <w:bCs/>
            <w:szCs w:val="20"/>
          </w:rPr>
          <w:t xml:space="preserve"> </w:t>
        </w:r>
        <w:r w:rsidR="00571C42">
          <w:rPr>
            <w:rFonts w:ascii="맑은 고딕" w:eastAsia="맑은 고딕" w:hAnsi="맑은 고딕" w:cs="Arial Unicode MS" w:hint="eastAsia"/>
            <w:bCs/>
            <w:szCs w:val="20"/>
          </w:rPr>
          <w:t xml:space="preserve">그 책임으로부터 </w:t>
        </w:r>
        <w:r w:rsidR="00571C42">
          <w:rPr>
            <w:rFonts w:ascii="맑은 고딕" w:eastAsia="맑은 고딕" w:hAnsi="맑은 고딕" w:cs="Arial Unicode MS"/>
            <w:bCs/>
            <w:szCs w:val="20"/>
          </w:rPr>
          <w:t>‘</w:t>
        </w:r>
        <w:r w:rsidR="00571C42">
          <w:rPr>
            <w:rFonts w:ascii="맑은 고딕" w:eastAsia="맑은 고딕" w:hAnsi="맑은 고딕" w:cs="Arial Unicode MS" w:hint="eastAsia"/>
            <w:bCs/>
            <w:szCs w:val="20"/>
          </w:rPr>
          <w:t>광고주</w:t>
        </w:r>
        <w:r w:rsidR="00571C42">
          <w:rPr>
            <w:rFonts w:ascii="맑은 고딕" w:eastAsia="맑은 고딕" w:hAnsi="맑은 고딕" w:cs="Arial Unicode MS"/>
            <w:bCs/>
            <w:szCs w:val="20"/>
          </w:rPr>
          <w:t>’</w:t>
        </w:r>
        <w:proofErr w:type="spellStart"/>
        <w:r w:rsidR="00571C42">
          <w:rPr>
            <w:rFonts w:ascii="맑은 고딕" w:eastAsia="맑은 고딕" w:hAnsi="맑은 고딕" w:cs="Arial Unicode MS" w:hint="eastAsia"/>
            <w:bCs/>
            <w:szCs w:val="20"/>
          </w:rPr>
          <w:t>를</w:t>
        </w:r>
        <w:proofErr w:type="spellEnd"/>
        <w:r w:rsidR="00571C42">
          <w:rPr>
            <w:rFonts w:ascii="맑은 고딕" w:eastAsia="맑은 고딕" w:hAnsi="맑은 고딕" w:cs="Arial Unicode MS" w:hint="eastAsia"/>
            <w:bCs/>
            <w:szCs w:val="20"/>
          </w:rPr>
          <w:t xml:space="preserve"> 면책하여야 한다.</w:t>
        </w:r>
        <w:r w:rsidR="00571C42">
          <w:rPr>
            <w:rFonts w:ascii="맑은 고딕" w:eastAsia="맑은 고딕" w:hAnsi="맑은 고딕" w:cs="Arial Unicode MS"/>
            <w:bCs/>
            <w:szCs w:val="20"/>
          </w:rPr>
          <w:t xml:space="preserve"> </w:t>
        </w:r>
      </w:ins>
    </w:p>
    <w:p w14:paraId="1B470FE1" w14:textId="77777777" w:rsidR="00C81C66" w:rsidRPr="00C81C66" w:rsidRDefault="00C81C66" w:rsidP="00C81C66">
      <w:pPr>
        <w:autoSpaceDE/>
        <w:autoSpaceDN/>
        <w:ind w:left="105"/>
        <w:rPr>
          <w:rFonts w:ascii="맑은 고딕" w:eastAsia="맑은 고딕" w:hAnsi="맑은 고딕" w:cs="Arial Unicode MS"/>
          <w:bCs/>
          <w:szCs w:val="20"/>
        </w:rPr>
      </w:pPr>
      <w:r w:rsidRPr="00C81C66">
        <w:rPr>
          <w:rFonts w:ascii="맑은 고딕" w:eastAsia="맑은 고딕" w:hAnsi="맑은 고딕" w:cs="Arial Unicode MS" w:hint="eastAsia"/>
          <w:bCs/>
          <w:szCs w:val="20"/>
        </w:rPr>
        <w:t>나. ‘</w:t>
      </w:r>
      <w:proofErr w:type="spellStart"/>
      <w:r w:rsidRPr="00C81C66">
        <w:rPr>
          <w:rFonts w:ascii="맑은 고딕" w:eastAsia="맑은 고딕" w:hAnsi="맑은 고딕" w:cs="Arial Unicode MS" w:hint="eastAsia"/>
          <w:bCs/>
          <w:szCs w:val="20"/>
        </w:rPr>
        <w:t>대행사’가</w:t>
      </w:r>
      <w:proofErr w:type="spellEnd"/>
      <w:r w:rsidRPr="00C81C66">
        <w:rPr>
          <w:rFonts w:ascii="맑은 고딕" w:eastAsia="맑은 고딕" w:hAnsi="맑은 고딕" w:cs="Arial Unicode MS" w:hint="eastAsia"/>
          <w:bCs/>
          <w:szCs w:val="20"/>
        </w:rPr>
        <w:t xml:space="preserve"> 제공한 소재로 제작된 컨텐츠는 본 계약기간 동안에만 사용이 가능하며, ‘광고주’</w:t>
      </w:r>
    </w:p>
    <w:p w14:paraId="1038FB84" w14:textId="77777777" w:rsidR="00C81C66" w:rsidRPr="00C81C66" w:rsidRDefault="00C81C66" w:rsidP="00C81C66">
      <w:pPr>
        <w:autoSpaceDE/>
        <w:autoSpaceDN/>
        <w:ind w:leftChars="153" w:left="306"/>
        <w:rPr>
          <w:rFonts w:ascii="맑은 고딕" w:eastAsia="맑은 고딕" w:hAnsi="맑은 고딕" w:cs="Arial Unicode MS"/>
          <w:bCs/>
          <w:szCs w:val="20"/>
        </w:rPr>
      </w:pPr>
      <w:r w:rsidRPr="00C81C66">
        <w:rPr>
          <w:rFonts w:ascii="맑은 고딕" w:eastAsia="맑은 고딕" w:hAnsi="맑은 고딕" w:cs="Arial Unicode MS" w:hint="eastAsia"/>
          <w:bCs/>
          <w:szCs w:val="20"/>
        </w:rPr>
        <w:t xml:space="preserve">가 해당 소재 및 컨텐츠를 재사용하는 경우, 변형 및 수정하는 경우, 제3자에게 </w:t>
      </w:r>
      <w:proofErr w:type="gramStart"/>
      <w:r w:rsidRPr="00C81C66">
        <w:rPr>
          <w:rFonts w:ascii="맑은 고딕" w:eastAsia="맑은 고딕" w:hAnsi="맑은 고딕" w:cs="Arial Unicode MS" w:hint="eastAsia"/>
          <w:bCs/>
          <w:szCs w:val="20"/>
        </w:rPr>
        <w:t>유,무상으로</w:t>
      </w:r>
      <w:proofErr w:type="gramEnd"/>
    </w:p>
    <w:p w14:paraId="7515A315" w14:textId="77777777" w:rsidR="00C81C66" w:rsidRPr="00C81C66" w:rsidRDefault="00C81C66" w:rsidP="00C81C66">
      <w:pPr>
        <w:autoSpaceDE/>
        <w:autoSpaceDN/>
        <w:ind w:leftChars="153" w:left="306"/>
        <w:rPr>
          <w:rFonts w:ascii="맑은 고딕" w:eastAsia="맑은 고딕" w:hAnsi="맑은 고딕" w:cs="Arial Unicode MS"/>
          <w:bCs/>
          <w:szCs w:val="20"/>
        </w:rPr>
      </w:pPr>
      <w:r w:rsidRPr="00C81C66">
        <w:rPr>
          <w:rFonts w:ascii="맑은 고딕" w:eastAsia="맑은 고딕" w:hAnsi="맑은 고딕" w:cs="Arial Unicode MS" w:hint="eastAsia"/>
          <w:bCs/>
          <w:szCs w:val="20"/>
        </w:rPr>
        <w:t>제공하는 등의 사유가 발생할 경우 반드시 ‘</w:t>
      </w:r>
      <w:proofErr w:type="spellStart"/>
      <w:r w:rsidRPr="00C81C66">
        <w:rPr>
          <w:rFonts w:ascii="맑은 고딕" w:eastAsia="맑은 고딕" w:hAnsi="맑은 고딕" w:cs="Arial Unicode MS" w:hint="eastAsia"/>
          <w:bCs/>
          <w:szCs w:val="20"/>
        </w:rPr>
        <w:t>대행사’와</w:t>
      </w:r>
      <w:proofErr w:type="spellEnd"/>
      <w:r w:rsidRPr="00C81C66">
        <w:rPr>
          <w:rFonts w:ascii="맑은 고딕" w:eastAsia="맑은 고딕" w:hAnsi="맑은 고딕" w:cs="Arial Unicode MS" w:hint="eastAsia"/>
          <w:bCs/>
          <w:szCs w:val="20"/>
        </w:rPr>
        <w:t xml:space="preserve"> 협의한 이후 사용</w:t>
      </w:r>
      <w:ins w:id="28" w:author="김현주 (Hyunjoo Kim)" w:date="2026-01-02T09:49:00Z">
        <w:r w:rsidR="00BB0995">
          <w:rPr>
            <w:rFonts w:ascii="맑은 고딕" w:eastAsia="맑은 고딕" w:hAnsi="맑은 고딕" w:cs="Arial Unicode MS" w:hint="eastAsia"/>
            <w:bCs/>
            <w:szCs w:val="20"/>
          </w:rPr>
          <w:t>할 수 있다.</w:t>
        </w:r>
      </w:ins>
      <w:del w:id="29" w:author="김현주 (Hyunjoo Kim)" w:date="2026-01-02T09:49:00Z">
        <w:r w:rsidRPr="00C81C66" w:rsidDel="00BB0995">
          <w:rPr>
            <w:rFonts w:ascii="맑은 고딕" w:eastAsia="맑은 고딕" w:hAnsi="맑은 고딕" w:cs="Arial Unicode MS" w:hint="eastAsia"/>
            <w:bCs/>
            <w:szCs w:val="20"/>
          </w:rPr>
          <w:delText xml:space="preserve">하여야 하며, </w:delText>
        </w:r>
      </w:del>
      <w:r w:rsidRPr="00C81C66">
        <w:rPr>
          <w:rFonts w:ascii="맑은 고딕" w:eastAsia="맑은 고딕" w:hAnsi="맑은 고딕" w:cs="Arial Unicode MS" w:hint="eastAsia"/>
          <w:bCs/>
          <w:szCs w:val="20"/>
        </w:rPr>
        <w:t>이를</w:t>
      </w:r>
    </w:p>
    <w:p w14:paraId="5A1E5C4E" w14:textId="77777777" w:rsidR="00C81C66" w:rsidRPr="00C81C66" w:rsidRDefault="00C81C66" w:rsidP="00C81C66">
      <w:pPr>
        <w:autoSpaceDE/>
        <w:autoSpaceDN/>
        <w:ind w:leftChars="153" w:left="306"/>
        <w:rPr>
          <w:rFonts w:ascii="맑은 고딕" w:eastAsia="맑은 고딕" w:hAnsi="맑은 고딕" w:cs="Arial Unicode MS"/>
          <w:bCs/>
          <w:szCs w:val="20"/>
        </w:rPr>
      </w:pPr>
      <w:r w:rsidRPr="00C81C66">
        <w:rPr>
          <w:rFonts w:ascii="맑은 고딕" w:eastAsia="맑은 고딕" w:hAnsi="맑은 고딕" w:cs="Arial Unicode MS" w:hint="eastAsia"/>
          <w:bCs/>
          <w:szCs w:val="20"/>
        </w:rPr>
        <w:t>위반하여 법적 분쟁이 발생할 경우, 이에 대한 모든 책임은 ‘</w:t>
      </w:r>
      <w:proofErr w:type="spellStart"/>
      <w:r w:rsidRPr="00C81C66">
        <w:rPr>
          <w:rFonts w:ascii="맑은 고딕" w:eastAsia="맑은 고딕" w:hAnsi="맑은 고딕" w:cs="Arial Unicode MS" w:hint="eastAsia"/>
          <w:bCs/>
          <w:szCs w:val="20"/>
        </w:rPr>
        <w:t>광고주’에게</w:t>
      </w:r>
      <w:proofErr w:type="spellEnd"/>
      <w:r w:rsidRPr="00C81C66">
        <w:rPr>
          <w:rFonts w:ascii="맑은 고딕" w:eastAsia="맑은 고딕" w:hAnsi="맑은 고딕" w:cs="Arial Unicode MS" w:hint="eastAsia"/>
          <w:bCs/>
          <w:szCs w:val="20"/>
        </w:rPr>
        <w:t xml:space="preserve"> 있다. ‘</w:t>
      </w:r>
      <w:proofErr w:type="spellStart"/>
      <w:r w:rsidRPr="00C81C66">
        <w:rPr>
          <w:rFonts w:ascii="맑은 고딕" w:eastAsia="맑은 고딕" w:hAnsi="맑은 고딕" w:cs="Arial Unicode MS" w:hint="eastAsia"/>
          <w:bCs/>
          <w:szCs w:val="20"/>
        </w:rPr>
        <w:t>대행사’는</w:t>
      </w:r>
      <w:proofErr w:type="spellEnd"/>
    </w:p>
    <w:p w14:paraId="59C809F4" w14:textId="77777777" w:rsidR="00C81C66" w:rsidRPr="00C81C66" w:rsidRDefault="00C81C66" w:rsidP="00C81C66">
      <w:pPr>
        <w:autoSpaceDE/>
        <w:autoSpaceDN/>
        <w:ind w:leftChars="153" w:left="306"/>
        <w:rPr>
          <w:rFonts w:ascii="맑은 고딕" w:eastAsia="맑은 고딕" w:hAnsi="맑은 고딕" w:cs="Arial Unicode MS"/>
          <w:bCs/>
          <w:szCs w:val="20"/>
        </w:rPr>
      </w:pPr>
      <w:r w:rsidRPr="00C81C66">
        <w:rPr>
          <w:rFonts w:ascii="맑은 고딕" w:eastAsia="맑은 고딕" w:hAnsi="맑은 고딕" w:cs="Arial Unicode MS" w:hint="eastAsia"/>
          <w:bCs/>
          <w:szCs w:val="20"/>
        </w:rPr>
        <w:t xml:space="preserve">계약 종료 후라도 제3자로부터 법적분쟁 및 손해배상이 제기 될 경우 또는 </w:t>
      </w:r>
      <w:proofErr w:type="gramStart"/>
      <w:r w:rsidRPr="00C81C66">
        <w:rPr>
          <w:rFonts w:ascii="맑은 고딕" w:eastAsia="맑은 고딕" w:hAnsi="맑은 고딕" w:cs="Arial Unicode MS" w:hint="eastAsia"/>
          <w:bCs/>
          <w:szCs w:val="20"/>
        </w:rPr>
        <w:t>제기 될</w:t>
      </w:r>
      <w:proofErr w:type="gramEnd"/>
      <w:r w:rsidRPr="00C81C66">
        <w:rPr>
          <w:rFonts w:ascii="맑은 고딕" w:eastAsia="맑은 고딕" w:hAnsi="맑은 고딕" w:cs="Arial Unicode MS" w:hint="eastAsia"/>
          <w:bCs/>
          <w:szCs w:val="20"/>
        </w:rPr>
        <w:t xml:space="preserve"> 우려가</w:t>
      </w:r>
    </w:p>
    <w:p w14:paraId="6A32CBE0" w14:textId="77777777" w:rsidR="00C81C66" w:rsidRPr="00C81C66" w:rsidRDefault="00C81C66" w:rsidP="00C81C66">
      <w:pPr>
        <w:autoSpaceDE/>
        <w:autoSpaceDN/>
        <w:ind w:leftChars="153" w:left="306"/>
        <w:rPr>
          <w:rFonts w:ascii="맑은 고딕" w:eastAsia="맑은 고딕" w:hAnsi="맑은 고딕" w:cs="Arial Unicode MS"/>
          <w:bCs/>
          <w:szCs w:val="20"/>
        </w:rPr>
      </w:pPr>
      <w:r w:rsidRPr="00C81C66">
        <w:rPr>
          <w:rFonts w:ascii="맑은 고딕" w:eastAsia="맑은 고딕" w:hAnsi="맑은 고딕" w:cs="Arial Unicode MS" w:hint="eastAsia"/>
          <w:bCs/>
          <w:szCs w:val="20"/>
        </w:rPr>
        <w:t>있을 경우 해당 소재 및 컨텐츠를 삭제할 수 있다.</w:t>
      </w:r>
    </w:p>
    <w:p w14:paraId="39C44257" w14:textId="77777777" w:rsidR="00C81C66" w:rsidRPr="00C81C66" w:rsidDel="00BB0995" w:rsidRDefault="00C81C66" w:rsidP="00C81C66">
      <w:pPr>
        <w:autoSpaceDE/>
        <w:autoSpaceDN/>
        <w:ind w:left="105"/>
        <w:rPr>
          <w:del w:id="30" w:author="김현주 (Hyunjoo Kim)" w:date="2026-01-02T09:49:00Z"/>
          <w:rFonts w:ascii="맑은 고딕" w:eastAsia="맑은 고딕" w:hAnsi="맑은 고딕" w:cs="Arial Unicode MS"/>
          <w:bCs/>
          <w:szCs w:val="20"/>
        </w:rPr>
      </w:pPr>
      <w:del w:id="31" w:author="김현주 (Hyunjoo Kim)" w:date="2026-01-02T09:49:00Z">
        <w:r w:rsidRPr="00C81C66" w:rsidDel="00BB0995">
          <w:rPr>
            <w:rFonts w:ascii="맑은 고딕" w:eastAsia="맑은 고딕" w:hAnsi="맑은 고딕" w:cs="Arial Unicode MS" w:hint="eastAsia"/>
            <w:bCs/>
            <w:szCs w:val="20"/>
          </w:rPr>
          <w:delText>다. 광고 집행과 관련하여 사용된 이미지, 동영상 등의 소재와 이의 소재로 작성된 광고물의</w:delText>
        </w:r>
      </w:del>
    </w:p>
    <w:p w14:paraId="3931E803" w14:textId="77777777" w:rsidR="00C81C66" w:rsidRPr="00C81C66" w:rsidDel="00BB0995" w:rsidRDefault="00C81C66" w:rsidP="00C81C66">
      <w:pPr>
        <w:autoSpaceDE/>
        <w:autoSpaceDN/>
        <w:ind w:leftChars="153" w:left="306"/>
        <w:rPr>
          <w:del w:id="32" w:author="김현주 (Hyunjoo Kim)" w:date="2026-01-02T09:49:00Z"/>
          <w:rFonts w:ascii="맑은 고딕" w:eastAsia="맑은 고딕" w:hAnsi="맑은 고딕" w:cs="Arial Unicode MS"/>
          <w:bCs/>
          <w:szCs w:val="20"/>
        </w:rPr>
      </w:pPr>
      <w:del w:id="33" w:author="김현주 (Hyunjoo Kim)" w:date="2026-01-02T09:49:00Z">
        <w:r w:rsidRPr="00C81C66" w:rsidDel="00BB0995">
          <w:rPr>
            <w:rFonts w:ascii="맑은 고딕" w:eastAsia="맑은 고딕" w:hAnsi="맑은 고딕" w:cs="Arial Unicode MS" w:hint="eastAsia"/>
            <w:bCs/>
            <w:szCs w:val="20"/>
          </w:rPr>
          <w:delText>지적재산권(소유권)은 소재를 제공한 당사자에게 있으며, 상대방은 본 계약기간 동안에</w:delText>
        </w:r>
      </w:del>
    </w:p>
    <w:p w14:paraId="4A9E7DDA" w14:textId="77777777" w:rsidR="00C81C66" w:rsidRPr="00C81C66" w:rsidDel="00BB0995" w:rsidRDefault="00C81C66" w:rsidP="00C81C66">
      <w:pPr>
        <w:autoSpaceDE/>
        <w:autoSpaceDN/>
        <w:ind w:leftChars="153" w:left="306"/>
        <w:rPr>
          <w:del w:id="34" w:author="김현주 (Hyunjoo Kim)" w:date="2026-01-02T09:49:00Z"/>
          <w:rFonts w:ascii="맑은 고딕" w:eastAsia="맑은 고딕" w:hAnsi="맑은 고딕" w:cs="Arial Unicode MS"/>
          <w:bCs/>
          <w:szCs w:val="20"/>
        </w:rPr>
      </w:pPr>
      <w:del w:id="35" w:author="김현주 (Hyunjoo Kim)" w:date="2026-01-02T09:49:00Z">
        <w:r w:rsidRPr="00C81C66" w:rsidDel="00BB0995">
          <w:rPr>
            <w:rFonts w:ascii="맑은 고딕" w:eastAsia="맑은 고딕" w:hAnsi="맑은 고딕" w:cs="Arial Unicode MS" w:hint="eastAsia"/>
            <w:bCs/>
            <w:szCs w:val="20"/>
          </w:rPr>
          <w:delText>한해 사용권만 있다.</w:delText>
        </w:r>
      </w:del>
    </w:p>
    <w:p w14:paraId="3D4EE7F7" w14:textId="77777777" w:rsidR="00C81C66" w:rsidRPr="00C81C66" w:rsidRDefault="00C81C66" w:rsidP="00C81C66">
      <w:pPr>
        <w:autoSpaceDE/>
        <w:autoSpaceDN/>
        <w:ind w:left="105"/>
        <w:rPr>
          <w:rFonts w:ascii="맑은 고딕" w:eastAsia="맑은 고딕" w:hAnsi="맑은 고딕" w:cs="Arial Unicode MS"/>
          <w:bCs/>
          <w:szCs w:val="20"/>
        </w:rPr>
      </w:pPr>
      <w:r w:rsidRPr="00C81C66">
        <w:rPr>
          <w:rFonts w:ascii="맑은 고딕" w:eastAsia="맑은 고딕" w:hAnsi="맑은 고딕" w:cs="Arial Unicode MS" w:hint="eastAsia"/>
          <w:bCs/>
          <w:szCs w:val="20"/>
        </w:rPr>
        <w:t xml:space="preserve">라. 계약기간 중 광고물 및 소재와 관련하여 제 3 자로부터 </w:t>
      </w:r>
      <w:proofErr w:type="gramStart"/>
      <w:r w:rsidRPr="00C81C66">
        <w:rPr>
          <w:rFonts w:ascii="맑은 고딕" w:eastAsia="맑은 고딕" w:hAnsi="맑은 고딕" w:cs="Arial Unicode MS" w:hint="eastAsia"/>
          <w:bCs/>
          <w:szCs w:val="20"/>
        </w:rPr>
        <w:t>민,형사상의</w:t>
      </w:r>
      <w:proofErr w:type="gramEnd"/>
      <w:r w:rsidRPr="00C81C66">
        <w:rPr>
          <w:rFonts w:ascii="맑은 고딕" w:eastAsia="맑은 고딕" w:hAnsi="맑은 고딕" w:cs="Arial Unicode MS" w:hint="eastAsia"/>
          <w:bCs/>
          <w:szCs w:val="20"/>
        </w:rPr>
        <w:t xml:space="preserve"> 소송 및 손해배상 청구</w:t>
      </w:r>
    </w:p>
    <w:p w14:paraId="1725CB6B" w14:textId="77777777" w:rsidR="00C81C66" w:rsidRPr="00C81C66" w:rsidRDefault="00C81C66" w:rsidP="00C81C66">
      <w:pPr>
        <w:autoSpaceDE/>
        <w:autoSpaceDN/>
        <w:ind w:leftChars="153" w:left="306"/>
        <w:rPr>
          <w:rFonts w:ascii="맑은 고딕" w:eastAsia="맑은 고딕" w:hAnsi="맑은 고딕" w:cs="Arial Unicode MS"/>
          <w:bCs/>
          <w:szCs w:val="20"/>
        </w:rPr>
      </w:pPr>
      <w:r w:rsidRPr="00C81C66">
        <w:rPr>
          <w:rFonts w:ascii="맑은 고딕" w:eastAsia="맑은 고딕" w:hAnsi="맑은 고딕" w:cs="Arial Unicode MS" w:hint="eastAsia"/>
          <w:bCs/>
          <w:szCs w:val="20"/>
        </w:rPr>
        <w:t xml:space="preserve">등이 </w:t>
      </w:r>
      <w:proofErr w:type="gramStart"/>
      <w:r w:rsidRPr="00C81C66">
        <w:rPr>
          <w:rFonts w:ascii="맑은 고딕" w:eastAsia="맑은 고딕" w:hAnsi="맑은 고딕" w:cs="Arial Unicode MS" w:hint="eastAsia"/>
          <w:bCs/>
          <w:szCs w:val="20"/>
        </w:rPr>
        <w:t>발생 할</w:t>
      </w:r>
      <w:proofErr w:type="gramEnd"/>
      <w:r w:rsidRPr="00C81C66">
        <w:rPr>
          <w:rFonts w:ascii="맑은 고딕" w:eastAsia="맑은 고딕" w:hAnsi="맑은 고딕" w:cs="Arial Unicode MS" w:hint="eastAsia"/>
          <w:bCs/>
          <w:szCs w:val="20"/>
        </w:rPr>
        <w:t xml:space="preserve"> 경우 이에 대한 모든 책임은 </w:t>
      </w:r>
      <w:ins w:id="36" w:author="김현주 (Hyunjoo Kim)" w:date="2026-01-02T09:50:00Z">
        <w:r w:rsidR="00BB0995">
          <w:rPr>
            <w:rFonts w:ascii="맑은 고딕" w:eastAsia="맑은 고딕" w:hAnsi="맑은 고딕" w:cs="Arial Unicode MS" w:hint="eastAsia"/>
            <w:bCs/>
            <w:szCs w:val="20"/>
          </w:rPr>
          <w:t>소재</w:t>
        </w:r>
      </w:ins>
      <w:ins w:id="37" w:author="김현주 (Hyunjoo Kim)" w:date="2026-01-02T09:53:00Z">
        <w:r w:rsidR="00571C42">
          <w:rPr>
            <w:rFonts w:ascii="맑은 고딕" w:eastAsia="맑은 고딕" w:hAnsi="맑은 고딕" w:cs="Arial Unicode MS" w:hint="eastAsia"/>
            <w:bCs/>
            <w:szCs w:val="20"/>
          </w:rPr>
          <w:t>를</w:t>
        </w:r>
      </w:ins>
      <w:ins w:id="38" w:author="김현주 (Hyunjoo Kim)" w:date="2026-01-02T09:50:00Z">
        <w:r w:rsidR="00BB0995">
          <w:rPr>
            <w:rFonts w:ascii="맑은 고딕" w:eastAsia="맑은 고딕" w:hAnsi="맑은 고딕" w:cs="Arial Unicode MS" w:hint="eastAsia"/>
            <w:bCs/>
            <w:szCs w:val="20"/>
          </w:rPr>
          <w:t xml:space="preserve"> 제공한</w:t>
        </w:r>
      </w:ins>
      <w:del w:id="39" w:author="김현주 (Hyunjoo Kim)" w:date="2026-01-02T09:50:00Z">
        <w:r w:rsidRPr="00C81C66" w:rsidDel="00BB0995">
          <w:rPr>
            <w:rFonts w:ascii="맑은 고딕" w:eastAsia="맑은 고딕" w:hAnsi="맑은 고딕" w:cs="Arial Unicode MS" w:hint="eastAsia"/>
            <w:bCs/>
            <w:szCs w:val="20"/>
          </w:rPr>
          <w:delText>지적재산권(소유권)</w:delText>
        </w:r>
      </w:del>
      <w:r w:rsidRPr="00C81C66">
        <w:rPr>
          <w:rFonts w:ascii="맑은 고딕" w:eastAsia="맑은 고딕" w:hAnsi="맑은 고딕" w:cs="Arial Unicode MS" w:hint="eastAsia"/>
          <w:bCs/>
          <w:szCs w:val="20"/>
        </w:rPr>
        <w:t>자에게 있다.</w:t>
      </w:r>
    </w:p>
    <w:p w14:paraId="1FF995CC" w14:textId="77777777" w:rsidR="00C81C66" w:rsidRPr="00C81C66" w:rsidRDefault="00C81C66" w:rsidP="00C81C66">
      <w:pPr>
        <w:autoSpaceDE/>
        <w:autoSpaceDN/>
        <w:ind w:left="105"/>
        <w:rPr>
          <w:rFonts w:ascii="맑은 고딕" w:eastAsia="맑은 고딕" w:hAnsi="맑은 고딕" w:cs="Arial Unicode MS"/>
          <w:bCs/>
          <w:szCs w:val="20"/>
        </w:rPr>
      </w:pPr>
      <w:r w:rsidRPr="00C81C66">
        <w:rPr>
          <w:rFonts w:ascii="맑은 고딕" w:eastAsia="맑은 고딕" w:hAnsi="맑은 고딕" w:cs="Arial Unicode MS" w:hint="eastAsia"/>
          <w:bCs/>
          <w:szCs w:val="20"/>
        </w:rPr>
        <w:t>마. 본 계약 종료 후 ‘</w:t>
      </w:r>
      <w:proofErr w:type="spellStart"/>
      <w:r w:rsidRPr="00C81C66">
        <w:rPr>
          <w:rFonts w:ascii="맑은 고딕" w:eastAsia="맑은 고딕" w:hAnsi="맑은 고딕" w:cs="Arial Unicode MS" w:hint="eastAsia"/>
          <w:bCs/>
          <w:szCs w:val="20"/>
        </w:rPr>
        <w:t>대행사’의</w:t>
      </w:r>
      <w:proofErr w:type="spellEnd"/>
      <w:r w:rsidRPr="00C81C66">
        <w:rPr>
          <w:rFonts w:ascii="맑은 고딕" w:eastAsia="맑은 고딕" w:hAnsi="맑은 고딕" w:cs="Arial Unicode MS" w:hint="eastAsia"/>
          <w:bCs/>
          <w:szCs w:val="20"/>
        </w:rPr>
        <w:t xml:space="preserve"> 동의 없이 ‘</w:t>
      </w:r>
      <w:proofErr w:type="spellStart"/>
      <w:r w:rsidRPr="00C81C66">
        <w:rPr>
          <w:rFonts w:ascii="맑은 고딕" w:eastAsia="맑은 고딕" w:hAnsi="맑은 고딕" w:cs="Arial Unicode MS" w:hint="eastAsia"/>
          <w:bCs/>
          <w:szCs w:val="20"/>
        </w:rPr>
        <w:t>광고주’가</w:t>
      </w:r>
      <w:proofErr w:type="spellEnd"/>
      <w:r w:rsidRPr="00C81C66">
        <w:rPr>
          <w:rFonts w:ascii="맑은 고딕" w:eastAsia="맑은 고딕" w:hAnsi="맑은 고딕" w:cs="Arial Unicode MS" w:hint="eastAsia"/>
          <w:bCs/>
          <w:szCs w:val="20"/>
        </w:rPr>
        <w:t xml:space="preserve"> 해당 소재 및 광고물을 사용하는 경우, 재</w:t>
      </w:r>
    </w:p>
    <w:p w14:paraId="44F4895A" w14:textId="77777777" w:rsidR="00C81C66" w:rsidRPr="00C81C66" w:rsidRDefault="00C81C66" w:rsidP="00C81C66">
      <w:pPr>
        <w:autoSpaceDE/>
        <w:autoSpaceDN/>
        <w:ind w:leftChars="153" w:left="306"/>
        <w:rPr>
          <w:rFonts w:ascii="맑은 고딕" w:eastAsia="맑은 고딕" w:hAnsi="맑은 고딕" w:cs="Arial Unicode MS"/>
          <w:bCs/>
          <w:szCs w:val="20"/>
        </w:rPr>
      </w:pPr>
      <w:r w:rsidRPr="00C81C66">
        <w:rPr>
          <w:rFonts w:ascii="맑은 고딕" w:eastAsia="맑은 고딕" w:hAnsi="맑은 고딕" w:cs="Arial Unicode MS" w:hint="eastAsia"/>
          <w:bCs/>
          <w:szCs w:val="20"/>
        </w:rPr>
        <w:t xml:space="preserve">사용하는 경우, 변형 및 수정하는 경우, 제 3 자에게 </w:t>
      </w:r>
      <w:proofErr w:type="gramStart"/>
      <w:r w:rsidRPr="00C81C66">
        <w:rPr>
          <w:rFonts w:ascii="맑은 고딕" w:eastAsia="맑은 고딕" w:hAnsi="맑은 고딕" w:cs="Arial Unicode MS" w:hint="eastAsia"/>
          <w:bCs/>
          <w:szCs w:val="20"/>
        </w:rPr>
        <w:t>유,무상으로</w:t>
      </w:r>
      <w:proofErr w:type="gramEnd"/>
      <w:r w:rsidRPr="00C81C66">
        <w:rPr>
          <w:rFonts w:ascii="맑은 고딕" w:eastAsia="맑은 고딕" w:hAnsi="맑은 고딕" w:cs="Arial Unicode MS" w:hint="eastAsia"/>
          <w:bCs/>
          <w:szCs w:val="20"/>
        </w:rPr>
        <w:t xml:space="preserve"> 제공하는 등의 사유로 법적</w:t>
      </w:r>
    </w:p>
    <w:p w14:paraId="74461E27" w14:textId="77777777" w:rsidR="00C81C66" w:rsidRPr="00C81C66" w:rsidRDefault="00C81C66" w:rsidP="00C81C66">
      <w:pPr>
        <w:autoSpaceDE/>
        <w:autoSpaceDN/>
        <w:ind w:leftChars="153" w:left="306"/>
        <w:rPr>
          <w:rFonts w:ascii="맑은 고딕" w:eastAsia="맑은 고딕" w:hAnsi="맑은 고딕" w:cs="Arial Unicode MS"/>
          <w:bCs/>
          <w:szCs w:val="20"/>
        </w:rPr>
      </w:pPr>
      <w:r w:rsidRPr="00C81C66">
        <w:rPr>
          <w:rFonts w:ascii="맑은 고딕" w:eastAsia="맑은 고딕" w:hAnsi="맑은 고딕" w:cs="Arial Unicode MS" w:hint="eastAsia"/>
          <w:bCs/>
          <w:szCs w:val="20"/>
        </w:rPr>
        <w:t xml:space="preserve">분쟁이 </w:t>
      </w:r>
      <w:proofErr w:type="gramStart"/>
      <w:r w:rsidRPr="00C81C66">
        <w:rPr>
          <w:rFonts w:ascii="맑은 고딕" w:eastAsia="맑은 고딕" w:hAnsi="맑은 고딕" w:cs="Arial Unicode MS" w:hint="eastAsia"/>
          <w:bCs/>
          <w:szCs w:val="20"/>
        </w:rPr>
        <w:t>발생 할</w:t>
      </w:r>
      <w:proofErr w:type="gramEnd"/>
      <w:r w:rsidRPr="00C81C66">
        <w:rPr>
          <w:rFonts w:ascii="맑은 고딕" w:eastAsia="맑은 고딕" w:hAnsi="맑은 고딕" w:cs="Arial Unicode MS" w:hint="eastAsia"/>
          <w:bCs/>
          <w:szCs w:val="20"/>
        </w:rPr>
        <w:t xml:space="preserve"> 경우 이에 대한 모든 책임은 ‘</w:t>
      </w:r>
      <w:proofErr w:type="spellStart"/>
      <w:r w:rsidRPr="00C81C66">
        <w:rPr>
          <w:rFonts w:ascii="맑은 고딕" w:eastAsia="맑은 고딕" w:hAnsi="맑은 고딕" w:cs="Arial Unicode MS" w:hint="eastAsia"/>
          <w:bCs/>
          <w:szCs w:val="20"/>
        </w:rPr>
        <w:t>광고주’에게</w:t>
      </w:r>
      <w:proofErr w:type="spellEnd"/>
      <w:r w:rsidRPr="00C81C66">
        <w:rPr>
          <w:rFonts w:ascii="맑은 고딕" w:eastAsia="맑은 고딕" w:hAnsi="맑은 고딕" w:cs="Arial Unicode MS" w:hint="eastAsia"/>
          <w:bCs/>
          <w:szCs w:val="20"/>
        </w:rPr>
        <w:t xml:space="preserve"> 있다.</w:t>
      </w:r>
    </w:p>
    <w:p w14:paraId="40FFC3EA" w14:textId="77777777" w:rsidR="00C81C66" w:rsidRPr="00C81C66" w:rsidRDefault="00C81C66" w:rsidP="00C81C66">
      <w:pPr>
        <w:autoSpaceDE/>
        <w:autoSpaceDN/>
        <w:ind w:left="105"/>
        <w:rPr>
          <w:rFonts w:ascii="맑은 고딕" w:eastAsia="맑은 고딕" w:hAnsi="맑은 고딕" w:cs="Arial Unicode MS"/>
          <w:bCs/>
          <w:szCs w:val="20"/>
        </w:rPr>
      </w:pPr>
      <w:r w:rsidRPr="00C81C66">
        <w:rPr>
          <w:rFonts w:ascii="맑은 고딕" w:eastAsia="맑은 고딕" w:hAnsi="맑은 고딕" w:cs="Arial Unicode MS" w:hint="eastAsia"/>
          <w:bCs/>
          <w:szCs w:val="20"/>
        </w:rPr>
        <w:t xml:space="preserve">바. 본 조 </w:t>
      </w:r>
      <w:ins w:id="40" w:author="김현주 (Hyunjoo Kim)" w:date="2026-01-02T09:53:00Z">
        <w:r w:rsidR="00571C42">
          <w:rPr>
            <w:rFonts w:ascii="맑은 고딕" w:eastAsia="맑은 고딕" w:hAnsi="맑은 고딕" w:cs="Arial Unicode MS" w:hint="eastAsia"/>
            <w:bCs/>
            <w:szCs w:val="20"/>
          </w:rPr>
          <w:t>위반의</w:t>
        </w:r>
      </w:ins>
      <w:del w:id="41" w:author="김현주 (Hyunjoo Kim)" w:date="2026-01-02T09:53:00Z">
        <w:r w:rsidRPr="00C81C66" w:rsidDel="00571C42">
          <w:rPr>
            <w:rFonts w:ascii="맑은 고딕" w:eastAsia="맑은 고딕" w:hAnsi="맑은 고딕" w:cs="Arial Unicode MS" w:hint="eastAsia"/>
            <w:bCs/>
            <w:szCs w:val="20"/>
          </w:rPr>
          <w:delText xml:space="preserve">‘다항’의 </w:delText>
        </w:r>
      </w:del>
      <w:r w:rsidRPr="00C81C66">
        <w:rPr>
          <w:rFonts w:ascii="맑은 고딕" w:eastAsia="맑은 고딕" w:hAnsi="맑은 고딕" w:cs="Arial Unicode MS" w:hint="eastAsia"/>
          <w:bCs/>
          <w:szCs w:val="20"/>
        </w:rPr>
        <w:t xml:space="preserve">사유로 법적 분쟁이 </w:t>
      </w:r>
      <w:proofErr w:type="gramStart"/>
      <w:r w:rsidRPr="00C81C66">
        <w:rPr>
          <w:rFonts w:ascii="맑은 고딕" w:eastAsia="맑은 고딕" w:hAnsi="맑은 고딕" w:cs="Arial Unicode MS" w:hint="eastAsia"/>
          <w:bCs/>
          <w:szCs w:val="20"/>
        </w:rPr>
        <w:t>발생 할</w:t>
      </w:r>
      <w:proofErr w:type="gramEnd"/>
      <w:r w:rsidRPr="00C81C66">
        <w:rPr>
          <w:rFonts w:ascii="맑은 고딕" w:eastAsia="맑은 고딕" w:hAnsi="맑은 고딕" w:cs="Arial Unicode MS" w:hint="eastAsia"/>
          <w:bCs/>
          <w:szCs w:val="20"/>
        </w:rPr>
        <w:t xml:space="preserve"> 경우 ‘</w:t>
      </w:r>
      <w:proofErr w:type="spellStart"/>
      <w:r w:rsidRPr="00C81C66">
        <w:rPr>
          <w:rFonts w:ascii="맑은 고딕" w:eastAsia="맑은 고딕" w:hAnsi="맑은 고딕" w:cs="Arial Unicode MS" w:hint="eastAsia"/>
          <w:bCs/>
          <w:szCs w:val="20"/>
        </w:rPr>
        <w:t>대행사’는</w:t>
      </w:r>
      <w:proofErr w:type="spellEnd"/>
      <w:r w:rsidRPr="00C81C66">
        <w:rPr>
          <w:rFonts w:ascii="맑은 고딕" w:eastAsia="맑은 고딕" w:hAnsi="맑은 고딕" w:cs="Arial Unicode MS" w:hint="eastAsia"/>
          <w:bCs/>
          <w:szCs w:val="20"/>
        </w:rPr>
        <w:t xml:space="preserve"> ‘</w:t>
      </w:r>
      <w:proofErr w:type="spellStart"/>
      <w:r w:rsidRPr="00C81C66">
        <w:rPr>
          <w:rFonts w:ascii="맑은 고딕" w:eastAsia="맑은 고딕" w:hAnsi="맑은 고딕" w:cs="Arial Unicode MS" w:hint="eastAsia"/>
          <w:bCs/>
          <w:szCs w:val="20"/>
        </w:rPr>
        <w:t>광고주’의</w:t>
      </w:r>
      <w:proofErr w:type="spellEnd"/>
      <w:r w:rsidRPr="00C81C66">
        <w:rPr>
          <w:rFonts w:ascii="맑은 고딕" w:eastAsia="맑은 고딕" w:hAnsi="맑은 고딕" w:cs="Arial Unicode MS" w:hint="eastAsia"/>
          <w:bCs/>
          <w:szCs w:val="20"/>
        </w:rPr>
        <w:t xml:space="preserve"> 분쟁을 해결하기 위</w:t>
      </w:r>
    </w:p>
    <w:p w14:paraId="2F0BCAB1" w14:textId="77777777" w:rsidR="003859F4" w:rsidRPr="000648E6" w:rsidRDefault="00C81C66" w:rsidP="00C81C66">
      <w:pPr>
        <w:autoSpaceDE/>
        <w:autoSpaceDN/>
        <w:ind w:leftChars="153" w:left="306"/>
        <w:rPr>
          <w:rFonts w:asciiTheme="minorEastAsia" w:eastAsiaTheme="minorEastAsia" w:hAnsiTheme="minorEastAsia" w:cs="Arial"/>
          <w:szCs w:val="20"/>
        </w:rPr>
      </w:pPr>
      <w:r w:rsidRPr="00C81C66">
        <w:rPr>
          <w:rFonts w:ascii="맑은 고딕" w:eastAsia="맑은 고딕" w:hAnsi="맑은 고딕" w:cs="Arial Unicode MS" w:hint="eastAsia"/>
          <w:bCs/>
          <w:szCs w:val="20"/>
        </w:rPr>
        <w:t>한 대응방안 및 사무처리에 적극 협조한다.</w:t>
      </w:r>
      <w:r w:rsidRPr="00C81C66">
        <w:rPr>
          <w:rFonts w:ascii="맑은 고딕" w:eastAsia="맑은 고딕" w:hAnsi="맑은 고딕" w:cs="Arial Unicode MS"/>
          <w:bCs/>
          <w:szCs w:val="20"/>
        </w:rPr>
        <w:cr/>
      </w:r>
    </w:p>
    <w:p w14:paraId="726BA43E" w14:textId="77777777" w:rsidR="003859F4" w:rsidRPr="003859F4" w:rsidRDefault="003859F4" w:rsidP="003859F4">
      <w:pPr>
        <w:ind w:leftChars="-180" w:hangingChars="180" w:hanging="360"/>
        <w:rPr>
          <w:rFonts w:asciiTheme="minorEastAsia" w:eastAsiaTheme="minorEastAsia" w:hAnsiTheme="minorEastAsia" w:cs="Arial"/>
          <w:b/>
          <w:szCs w:val="20"/>
        </w:rPr>
      </w:pPr>
      <w:proofErr w:type="gramStart"/>
      <w:r w:rsidRPr="003859F4">
        <w:rPr>
          <w:rFonts w:asciiTheme="minorEastAsia" w:eastAsiaTheme="minorEastAsia" w:hAnsiTheme="minorEastAsia" w:cs="Arial" w:hint="eastAsia"/>
          <w:b/>
          <w:szCs w:val="20"/>
        </w:rPr>
        <w:t xml:space="preserve">제 </w:t>
      </w:r>
      <w:r w:rsidR="008D610A">
        <w:rPr>
          <w:rFonts w:asciiTheme="minorEastAsia" w:eastAsiaTheme="minorEastAsia" w:hAnsiTheme="minorEastAsia" w:cs="Arial" w:hint="eastAsia"/>
          <w:b/>
          <w:szCs w:val="20"/>
        </w:rPr>
        <w:t>10</w:t>
      </w:r>
      <w:proofErr w:type="gramEnd"/>
      <w:r w:rsidRPr="003859F4">
        <w:rPr>
          <w:rFonts w:asciiTheme="minorEastAsia" w:eastAsiaTheme="minorEastAsia" w:hAnsiTheme="minorEastAsia" w:cs="Arial" w:hint="eastAsia"/>
          <w:b/>
          <w:szCs w:val="20"/>
        </w:rPr>
        <w:t xml:space="preserve"> 조 (기밀유지)</w:t>
      </w:r>
    </w:p>
    <w:p w14:paraId="2688C45A" w14:textId="77777777" w:rsidR="003859F4" w:rsidRPr="003859F4" w:rsidRDefault="00881A2F" w:rsidP="003859F4">
      <w:pPr>
        <w:numPr>
          <w:ilvl w:val="0"/>
          <w:numId w:val="6"/>
        </w:numPr>
        <w:autoSpaceDE/>
        <w:autoSpaceDN/>
        <w:rPr>
          <w:rFonts w:asciiTheme="minorEastAsia" w:eastAsiaTheme="minorEastAsia" w:hAnsiTheme="minorEastAsia" w:cs="Arial"/>
          <w:szCs w:val="20"/>
        </w:rPr>
      </w:pPr>
      <w:r>
        <w:rPr>
          <w:rFonts w:asciiTheme="minorEastAsia" w:eastAsiaTheme="minorEastAsia" w:hAnsiTheme="minorEastAsia" w:cs="Arial"/>
          <w:szCs w:val="20"/>
        </w:rPr>
        <w:t>‘광고주’</w:t>
      </w:r>
      <w:r w:rsidR="00B0639B">
        <w:rPr>
          <w:rFonts w:asciiTheme="minorEastAsia" w:eastAsiaTheme="minorEastAsia" w:hAnsiTheme="minorEastAsia" w:cs="Arial" w:hint="eastAsia"/>
          <w:szCs w:val="20"/>
        </w:rPr>
        <w:t>와</w:t>
      </w:r>
      <w:r w:rsidR="003859F4" w:rsidRPr="003859F4">
        <w:rPr>
          <w:rFonts w:asciiTheme="minorEastAsia" w:eastAsiaTheme="minorEastAsia" w:hAnsiTheme="minorEastAsia" w:cs="Arial" w:hint="eastAsia"/>
          <w:szCs w:val="20"/>
        </w:rPr>
        <w:t xml:space="preserve"> </w:t>
      </w:r>
      <w:r>
        <w:rPr>
          <w:rFonts w:asciiTheme="minorEastAsia" w:eastAsiaTheme="minorEastAsia" w:hAnsiTheme="minorEastAsia" w:cs="Arial"/>
          <w:szCs w:val="20"/>
        </w:rPr>
        <w:t>‘대행사’</w:t>
      </w:r>
      <w:r w:rsidR="00B0639B">
        <w:rPr>
          <w:rFonts w:asciiTheme="minorEastAsia" w:eastAsiaTheme="minorEastAsia" w:hAnsiTheme="minorEastAsia" w:cs="Arial" w:hint="eastAsia"/>
          <w:szCs w:val="20"/>
        </w:rPr>
        <w:t>는</w:t>
      </w:r>
      <w:r w:rsidR="003859F4" w:rsidRPr="003859F4">
        <w:rPr>
          <w:rFonts w:asciiTheme="minorEastAsia" w:eastAsiaTheme="minorEastAsia" w:hAnsiTheme="minorEastAsia" w:cs="Arial" w:hint="eastAsia"/>
          <w:szCs w:val="20"/>
        </w:rPr>
        <w:t xml:space="preserve"> 본 계약의 체결 및 이행으로 취득한 상대방의 업무상 기밀을 상대방의 사전 서면동의 없이 제3자에게 제공하거나 누설하여서는 아니 되며, 이를 위반</w:t>
      </w:r>
      <w:r w:rsidR="00B0639B">
        <w:rPr>
          <w:rFonts w:asciiTheme="minorEastAsia" w:eastAsiaTheme="minorEastAsia" w:hAnsiTheme="minorEastAsia" w:cs="Arial" w:hint="eastAsia"/>
          <w:szCs w:val="20"/>
        </w:rPr>
        <w:t>할</w:t>
      </w:r>
      <w:r w:rsidR="003859F4" w:rsidRPr="003859F4">
        <w:rPr>
          <w:rFonts w:asciiTheme="minorEastAsia" w:eastAsiaTheme="minorEastAsia" w:hAnsiTheme="minorEastAsia" w:cs="Arial" w:hint="eastAsia"/>
          <w:szCs w:val="20"/>
        </w:rPr>
        <w:t xml:space="preserve"> 경우 귀책당사자가 모든 </w:t>
      </w:r>
      <w:proofErr w:type="gramStart"/>
      <w:r w:rsidR="003859F4" w:rsidRPr="003859F4">
        <w:rPr>
          <w:rFonts w:asciiTheme="minorEastAsia" w:eastAsiaTheme="minorEastAsia" w:hAnsiTheme="minorEastAsia" w:cs="Arial" w:hint="eastAsia"/>
          <w:szCs w:val="20"/>
        </w:rPr>
        <w:t>민.형사상의</w:t>
      </w:r>
      <w:proofErr w:type="gramEnd"/>
      <w:r w:rsidR="003859F4" w:rsidRPr="003859F4">
        <w:rPr>
          <w:rFonts w:asciiTheme="minorEastAsia" w:eastAsiaTheme="minorEastAsia" w:hAnsiTheme="minorEastAsia" w:cs="Arial" w:hint="eastAsia"/>
          <w:szCs w:val="20"/>
        </w:rPr>
        <w:t xml:space="preserve"> 책임을 진다.</w:t>
      </w:r>
    </w:p>
    <w:p w14:paraId="67E184D6" w14:textId="77777777" w:rsidR="003859F4" w:rsidRPr="003859F4" w:rsidRDefault="003859F4" w:rsidP="003859F4">
      <w:pPr>
        <w:numPr>
          <w:ilvl w:val="0"/>
          <w:numId w:val="6"/>
        </w:numPr>
        <w:autoSpaceDE/>
        <w:autoSpaceDN/>
        <w:rPr>
          <w:rFonts w:asciiTheme="minorEastAsia" w:eastAsiaTheme="minorEastAsia" w:hAnsiTheme="minorEastAsia" w:cs="Arial"/>
          <w:szCs w:val="20"/>
        </w:rPr>
      </w:pPr>
      <w:r w:rsidRPr="003859F4">
        <w:rPr>
          <w:rFonts w:asciiTheme="minorEastAsia" w:eastAsiaTheme="minorEastAsia" w:hAnsiTheme="minorEastAsia" w:cs="Arial" w:hint="eastAsia"/>
          <w:szCs w:val="20"/>
        </w:rPr>
        <w:t>전항의 의무는 본 계약이 종료된 이후에도 유효하다.</w:t>
      </w:r>
    </w:p>
    <w:p w14:paraId="51B20545" w14:textId="77777777" w:rsidR="003859F4" w:rsidRPr="003859F4" w:rsidRDefault="003859F4" w:rsidP="003859F4">
      <w:pPr>
        <w:numPr>
          <w:ilvl w:val="0"/>
          <w:numId w:val="6"/>
        </w:numPr>
        <w:autoSpaceDE/>
        <w:autoSpaceDN/>
        <w:rPr>
          <w:rFonts w:asciiTheme="minorEastAsia" w:eastAsiaTheme="minorEastAsia" w:hAnsiTheme="minorEastAsia" w:cs="Arial"/>
          <w:szCs w:val="20"/>
        </w:rPr>
      </w:pPr>
      <w:r w:rsidRPr="003859F4">
        <w:rPr>
          <w:rFonts w:asciiTheme="minorEastAsia" w:eastAsiaTheme="minorEastAsia" w:hAnsiTheme="minorEastAsia" w:cs="Arial" w:hint="eastAsia"/>
          <w:szCs w:val="20"/>
        </w:rPr>
        <w:t>본 조항을 위반하여 상대방에게 손해를 입힌 경우 위반 당사자는 그 손해를 배상하여야 한다.</w:t>
      </w:r>
    </w:p>
    <w:p w14:paraId="358107C0" w14:textId="77777777" w:rsidR="003859F4" w:rsidRPr="003859F4" w:rsidRDefault="003859F4" w:rsidP="003859F4">
      <w:pPr>
        <w:ind w:leftChars="90" w:left="180"/>
        <w:rPr>
          <w:rFonts w:asciiTheme="minorEastAsia" w:eastAsiaTheme="minorEastAsia" w:hAnsiTheme="minorEastAsia" w:cs="Arial"/>
          <w:szCs w:val="20"/>
        </w:rPr>
      </w:pPr>
    </w:p>
    <w:p w14:paraId="321328DE" w14:textId="77777777" w:rsidR="003859F4" w:rsidRPr="003859F4" w:rsidRDefault="003859F4" w:rsidP="003859F4">
      <w:pPr>
        <w:ind w:leftChars="-180" w:hangingChars="180" w:hanging="360"/>
        <w:rPr>
          <w:rFonts w:asciiTheme="minorEastAsia" w:eastAsiaTheme="minorEastAsia" w:hAnsiTheme="minorEastAsia" w:cs="Arial"/>
          <w:b/>
          <w:szCs w:val="20"/>
        </w:rPr>
      </w:pPr>
      <w:r w:rsidRPr="003859F4">
        <w:rPr>
          <w:rFonts w:asciiTheme="minorEastAsia" w:eastAsiaTheme="minorEastAsia" w:hAnsiTheme="minorEastAsia" w:cs="Arial" w:hint="eastAsia"/>
          <w:b/>
          <w:szCs w:val="20"/>
        </w:rPr>
        <w:t xml:space="preserve">제 </w:t>
      </w:r>
      <w:r w:rsidR="008D610A">
        <w:rPr>
          <w:rFonts w:asciiTheme="minorEastAsia" w:eastAsiaTheme="minorEastAsia" w:hAnsiTheme="minorEastAsia" w:cs="Arial" w:hint="eastAsia"/>
          <w:b/>
          <w:szCs w:val="20"/>
        </w:rPr>
        <w:t>11</w:t>
      </w:r>
      <w:r w:rsidRPr="003859F4">
        <w:rPr>
          <w:rFonts w:asciiTheme="minorEastAsia" w:eastAsiaTheme="minorEastAsia" w:hAnsiTheme="minorEastAsia" w:cs="Arial" w:hint="eastAsia"/>
          <w:b/>
          <w:szCs w:val="20"/>
        </w:rPr>
        <w:t xml:space="preserve"> 조 (권리와 의무의 양도금지)</w:t>
      </w:r>
    </w:p>
    <w:p w14:paraId="24139781" w14:textId="77777777" w:rsidR="003859F4" w:rsidRPr="003859F4" w:rsidRDefault="00881A2F" w:rsidP="003859F4">
      <w:pPr>
        <w:rPr>
          <w:rFonts w:asciiTheme="minorEastAsia" w:eastAsiaTheme="minorEastAsia" w:hAnsiTheme="minorEastAsia" w:cs="Arial"/>
          <w:szCs w:val="20"/>
        </w:rPr>
      </w:pPr>
      <w:r>
        <w:rPr>
          <w:rFonts w:asciiTheme="minorEastAsia" w:eastAsiaTheme="minorEastAsia" w:hAnsiTheme="minorEastAsia" w:cs="Arial"/>
          <w:szCs w:val="20"/>
        </w:rPr>
        <w:t>‘광고주’</w:t>
      </w:r>
      <w:r w:rsidR="00B0639B">
        <w:rPr>
          <w:rFonts w:asciiTheme="minorEastAsia" w:eastAsiaTheme="minorEastAsia" w:hAnsiTheme="minorEastAsia" w:cs="Arial" w:hint="eastAsia"/>
          <w:szCs w:val="20"/>
        </w:rPr>
        <w:t>와</w:t>
      </w:r>
      <w:r w:rsidR="003859F4" w:rsidRPr="003859F4">
        <w:rPr>
          <w:rFonts w:asciiTheme="minorEastAsia" w:eastAsiaTheme="minorEastAsia" w:hAnsiTheme="minorEastAsia" w:cs="Arial" w:hint="eastAsia"/>
          <w:szCs w:val="20"/>
        </w:rPr>
        <w:t xml:space="preserve"> </w:t>
      </w:r>
      <w:r>
        <w:rPr>
          <w:rFonts w:asciiTheme="minorEastAsia" w:eastAsiaTheme="minorEastAsia" w:hAnsiTheme="minorEastAsia" w:cs="Arial"/>
          <w:szCs w:val="20"/>
        </w:rPr>
        <w:t>‘대행사’</w:t>
      </w:r>
      <w:r w:rsidR="00B0639B">
        <w:rPr>
          <w:rFonts w:asciiTheme="minorEastAsia" w:eastAsiaTheme="minorEastAsia" w:hAnsiTheme="minorEastAsia" w:cs="Arial" w:hint="eastAsia"/>
          <w:szCs w:val="20"/>
        </w:rPr>
        <w:t>는</w:t>
      </w:r>
      <w:r w:rsidR="003859F4" w:rsidRPr="003859F4">
        <w:rPr>
          <w:rFonts w:asciiTheme="minorEastAsia" w:eastAsiaTheme="minorEastAsia" w:hAnsiTheme="minorEastAsia" w:cs="Arial" w:hint="eastAsia"/>
          <w:szCs w:val="20"/>
        </w:rPr>
        <w:t xml:space="preserve"> 상대방의 서면동의 없이 본 계약서상의 권리 및 의무의 전부 또는 일부를 제3자에게 양도</w:t>
      </w:r>
      <w:r w:rsidR="00177073">
        <w:rPr>
          <w:rFonts w:asciiTheme="minorEastAsia" w:eastAsiaTheme="minorEastAsia" w:hAnsiTheme="minorEastAsia" w:cs="Arial" w:hint="eastAsia"/>
          <w:szCs w:val="20"/>
        </w:rPr>
        <w:t xml:space="preserve">, </w:t>
      </w:r>
      <w:r w:rsidR="003859F4" w:rsidRPr="003859F4">
        <w:rPr>
          <w:rFonts w:asciiTheme="minorEastAsia" w:eastAsiaTheme="minorEastAsia" w:hAnsiTheme="minorEastAsia" w:cs="Arial" w:hint="eastAsia"/>
          <w:szCs w:val="20"/>
        </w:rPr>
        <w:t>이전 하거나 담보의 목적으로 사용할 수 없다.</w:t>
      </w:r>
    </w:p>
    <w:p w14:paraId="1EA7F4F3" w14:textId="77777777" w:rsidR="003859F4" w:rsidRPr="003859F4" w:rsidRDefault="003859F4" w:rsidP="003859F4">
      <w:pPr>
        <w:snapToGrid w:val="0"/>
        <w:rPr>
          <w:rFonts w:asciiTheme="minorEastAsia" w:eastAsiaTheme="minorEastAsia" w:hAnsiTheme="minorEastAsia" w:cs="Arial"/>
          <w:szCs w:val="20"/>
        </w:rPr>
      </w:pPr>
    </w:p>
    <w:p w14:paraId="2C6CD3E3" w14:textId="77777777" w:rsidR="003859F4" w:rsidRPr="003859F4" w:rsidRDefault="003859F4" w:rsidP="003859F4">
      <w:pPr>
        <w:snapToGrid w:val="0"/>
        <w:ind w:leftChars="-180" w:hangingChars="180" w:hanging="360"/>
        <w:rPr>
          <w:rFonts w:asciiTheme="minorEastAsia" w:eastAsiaTheme="minorEastAsia" w:hAnsiTheme="minorEastAsia" w:cs="Arial"/>
          <w:b/>
          <w:szCs w:val="20"/>
        </w:rPr>
      </w:pPr>
      <w:r w:rsidRPr="003859F4">
        <w:rPr>
          <w:rFonts w:asciiTheme="minorEastAsia" w:eastAsiaTheme="minorEastAsia" w:hAnsiTheme="minorEastAsia" w:cs="Arial" w:hint="eastAsia"/>
          <w:b/>
          <w:szCs w:val="20"/>
        </w:rPr>
        <w:t xml:space="preserve">제 </w:t>
      </w:r>
      <w:r w:rsidR="008D610A">
        <w:rPr>
          <w:rFonts w:asciiTheme="minorEastAsia" w:eastAsiaTheme="minorEastAsia" w:hAnsiTheme="minorEastAsia" w:cs="Arial" w:hint="eastAsia"/>
          <w:b/>
          <w:szCs w:val="20"/>
        </w:rPr>
        <w:t>12</w:t>
      </w:r>
      <w:r w:rsidRPr="003859F4">
        <w:rPr>
          <w:rFonts w:asciiTheme="minorEastAsia" w:eastAsiaTheme="minorEastAsia" w:hAnsiTheme="minorEastAsia" w:cs="Arial" w:hint="eastAsia"/>
          <w:b/>
          <w:szCs w:val="20"/>
        </w:rPr>
        <w:t xml:space="preserve"> 조 (계약의 해지 및 손해배상)</w:t>
      </w:r>
    </w:p>
    <w:p w14:paraId="66097B7C" w14:textId="77777777" w:rsidR="00177073" w:rsidRDefault="00575B03" w:rsidP="00B0639B">
      <w:pPr>
        <w:rPr>
          <w:rFonts w:ascii="맑은 고딕" w:eastAsia="맑은 고딕" w:hAnsi="맑은 고딕"/>
          <w:color w:val="000000"/>
          <w:szCs w:val="20"/>
        </w:rPr>
      </w:pPr>
      <w:r w:rsidRPr="007F5B59">
        <w:rPr>
          <w:rFonts w:ascii="맑은 고딕" w:eastAsia="맑은 고딕" w:hAnsi="맑은 고딕"/>
          <w:color w:val="000000"/>
          <w:szCs w:val="20"/>
        </w:rPr>
        <w:t>1</w:t>
      </w:r>
      <w:r>
        <w:rPr>
          <w:rFonts w:ascii="맑은 고딕" w:eastAsia="맑은 고딕" w:hAnsi="맑은 고딕" w:hint="eastAsia"/>
          <w:color w:val="000000"/>
          <w:szCs w:val="20"/>
        </w:rPr>
        <w:t>.</w:t>
      </w:r>
      <w:r>
        <w:rPr>
          <w:rFonts w:ascii="맑은 고딕" w:eastAsia="맑은 고딕" w:hAnsi="맑은 고딕"/>
          <w:color w:val="000000"/>
          <w:szCs w:val="20"/>
        </w:rPr>
        <w:t xml:space="preserve"> </w:t>
      </w:r>
      <w:r w:rsidR="00881A2F">
        <w:rPr>
          <w:rFonts w:ascii="맑은 고딕" w:eastAsia="맑은 고딕" w:hAnsi="맑은 고딕"/>
          <w:color w:val="000000"/>
          <w:szCs w:val="20"/>
        </w:rPr>
        <w:t>‘광고주’</w:t>
      </w:r>
      <w:r w:rsidR="00B0639B">
        <w:rPr>
          <w:rFonts w:ascii="맑은 고딕" w:eastAsia="맑은 고딕" w:hAnsi="맑은 고딕" w:hint="eastAsia"/>
          <w:color w:val="000000"/>
          <w:szCs w:val="20"/>
        </w:rPr>
        <w:t>와</w:t>
      </w:r>
      <w:r>
        <w:rPr>
          <w:rFonts w:ascii="맑은 고딕" w:eastAsia="맑은 고딕" w:hAnsi="맑은 고딕" w:hint="eastAsia"/>
          <w:color w:val="000000"/>
          <w:szCs w:val="20"/>
        </w:rPr>
        <w:t xml:space="preserve"> </w:t>
      </w:r>
      <w:r w:rsidR="00881A2F">
        <w:rPr>
          <w:rFonts w:ascii="맑은 고딕" w:eastAsia="맑은 고딕" w:hAnsi="맑은 고딕"/>
          <w:color w:val="000000"/>
          <w:szCs w:val="20"/>
        </w:rPr>
        <w:t>‘대행사’</w:t>
      </w:r>
      <w:r>
        <w:rPr>
          <w:rFonts w:ascii="맑은 고딕" w:eastAsia="맑은 고딕" w:hAnsi="맑은 고딕" w:hint="eastAsia"/>
          <w:color w:val="000000"/>
          <w:szCs w:val="20"/>
        </w:rPr>
        <w:t xml:space="preserve">에게 다음 각 호에 해당하는 사유가 발생한 경우 </w:t>
      </w:r>
      <w:r w:rsidR="00881A2F">
        <w:rPr>
          <w:rFonts w:ascii="맑은 고딕" w:eastAsia="맑은 고딕" w:hAnsi="맑은 고딕"/>
          <w:color w:val="000000"/>
          <w:szCs w:val="20"/>
        </w:rPr>
        <w:t>‘광고주’</w:t>
      </w:r>
      <w:r w:rsidR="00B0639B">
        <w:rPr>
          <w:rFonts w:ascii="맑은 고딕" w:eastAsia="맑은 고딕" w:hAnsi="맑은 고딕" w:hint="eastAsia"/>
          <w:color w:val="000000"/>
          <w:szCs w:val="20"/>
        </w:rPr>
        <w:t>와</w:t>
      </w:r>
      <w:r>
        <w:rPr>
          <w:rFonts w:ascii="맑은 고딕" w:eastAsia="맑은 고딕" w:hAnsi="맑은 고딕" w:hint="eastAsia"/>
          <w:color w:val="000000"/>
          <w:szCs w:val="20"/>
        </w:rPr>
        <w:t xml:space="preserve"> </w:t>
      </w:r>
      <w:r w:rsidR="00881A2F">
        <w:rPr>
          <w:rFonts w:ascii="맑은 고딕" w:eastAsia="맑은 고딕" w:hAnsi="맑은 고딕"/>
          <w:color w:val="000000"/>
          <w:szCs w:val="20"/>
        </w:rPr>
        <w:t>‘대행사’</w:t>
      </w:r>
      <w:r w:rsidR="00B0639B">
        <w:rPr>
          <w:rFonts w:ascii="맑은 고딕" w:eastAsia="맑은 고딕" w:hAnsi="맑은 고딕" w:hint="eastAsia"/>
          <w:color w:val="000000"/>
          <w:szCs w:val="20"/>
        </w:rPr>
        <w:t>는</w:t>
      </w:r>
      <w:r>
        <w:rPr>
          <w:rFonts w:ascii="맑은 고딕" w:eastAsia="맑은 고딕" w:hAnsi="맑은 고딕" w:hint="eastAsia"/>
          <w:color w:val="000000"/>
          <w:szCs w:val="20"/>
        </w:rPr>
        <w:t xml:space="preserve"> 별도</w:t>
      </w:r>
    </w:p>
    <w:p w14:paraId="14D343F4" w14:textId="77777777" w:rsidR="00575B03" w:rsidRDefault="00575B03" w:rsidP="00177073">
      <w:pPr>
        <w:ind w:firstLineChars="100" w:firstLine="200"/>
        <w:rPr>
          <w:rFonts w:ascii="맑은 고딕" w:eastAsia="맑은 고딕" w:hAnsi="맑은 고딕"/>
          <w:color w:val="000000"/>
          <w:szCs w:val="20"/>
        </w:rPr>
      </w:pPr>
      <w:r>
        <w:rPr>
          <w:rFonts w:ascii="맑은 고딕" w:eastAsia="맑은 고딕" w:hAnsi="맑은 고딕" w:hint="eastAsia"/>
          <w:color w:val="000000"/>
          <w:szCs w:val="20"/>
        </w:rPr>
        <w:t>의 최고기간 없이</w:t>
      </w:r>
      <w:r w:rsidR="00B0639B">
        <w:rPr>
          <w:rFonts w:ascii="맑은 고딕" w:eastAsia="맑은 고딕" w:hAnsi="맑은 고딕" w:hint="eastAsia"/>
          <w:color w:val="00000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Cs w:val="20"/>
        </w:rPr>
        <w:t>서면통지로서 계약을 해지할 수 있다.</w:t>
      </w:r>
    </w:p>
    <w:p w14:paraId="07E29D71" w14:textId="77777777" w:rsidR="00575B03" w:rsidRDefault="00575B03" w:rsidP="00575B03">
      <w:pPr>
        <w:numPr>
          <w:ilvl w:val="0"/>
          <w:numId w:val="10"/>
        </w:numPr>
        <w:rPr>
          <w:rFonts w:ascii="맑은 고딕" w:eastAsia="맑은 고딕" w:hAnsi="맑은 고딕"/>
          <w:color w:val="000000"/>
          <w:szCs w:val="20"/>
        </w:rPr>
      </w:pPr>
      <w:r>
        <w:rPr>
          <w:rFonts w:ascii="맑은 고딕" w:eastAsia="맑은 고딕" w:hAnsi="맑은 고딕" w:hint="eastAsia"/>
          <w:color w:val="000000"/>
          <w:szCs w:val="20"/>
        </w:rPr>
        <w:t>파산, 회생개시 신청을 한 경우</w:t>
      </w:r>
    </w:p>
    <w:p w14:paraId="1BBEBB90" w14:textId="77777777" w:rsidR="00575B03" w:rsidRDefault="00575B03" w:rsidP="00575B03">
      <w:pPr>
        <w:numPr>
          <w:ilvl w:val="0"/>
          <w:numId w:val="10"/>
        </w:numPr>
        <w:rPr>
          <w:rFonts w:ascii="맑은 고딕" w:eastAsia="맑은 고딕" w:hAnsi="맑은 고딕"/>
          <w:color w:val="000000"/>
          <w:szCs w:val="20"/>
        </w:rPr>
      </w:pPr>
      <w:r>
        <w:rPr>
          <w:rFonts w:ascii="맑은 고딕" w:eastAsia="맑은 고딕" w:hAnsi="맑은 고딕" w:hint="eastAsia"/>
          <w:color w:val="000000"/>
          <w:szCs w:val="20"/>
        </w:rPr>
        <w:lastRenderedPageBreak/>
        <w:t>제3자로부터 압류, 경매, 기타 강제집행을 당한 경우</w:t>
      </w:r>
    </w:p>
    <w:p w14:paraId="7F2E5009" w14:textId="77777777" w:rsidR="00575B03" w:rsidRDefault="00575B03" w:rsidP="00575B03">
      <w:pPr>
        <w:numPr>
          <w:ilvl w:val="0"/>
          <w:numId w:val="10"/>
        </w:numPr>
        <w:rPr>
          <w:rFonts w:ascii="맑은 고딕" w:eastAsia="맑은 고딕" w:hAnsi="맑은 고딕"/>
          <w:color w:val="000000"/>
          <w:szCs w:val="20"/>
        </w:rPr>
      </w:pPr>
      <w:r>
        <w:rPr>
          <w:rFonts w:ascii="맑은 고딕" w:eastAsia="맑은 고딕" w:hAnsi="맑은 고딕" w:hint="eastAsia"/>
          <w:color w:val="000000"/>
          <w:szCs w:val="20"/>
        </w:rPr>
        <w:t>폐업 또는 영업정지 이상의 행정처분을 받은 경우</w:t>
      </w:r>
    </w:p>
    <w:p w14:paraId="2EC16979" w14:textId="77777777" w:rsidR="00575B03" w:rsidRDefault="00575B03" w:rsidP="00575B03">
      <w:pPr>
        <w:numPr>
          <w:ilvl w:val="0"/>
          <w:numId w:val="10"/>
        </w:numPr>
        <w:rPr>
          <w:rFonts w:ascii="맑은 고딕" w:eastAsia="맑은 고딕" w:hAnsi="맑은 고딕"/>
          <w:color w:val="000000"/>
          <w:szCs w:val="20"/>
        </w:rPr>
      </w:pPr>
      <w:r>
        <w:rPr>
          <w:rFonts w:ascii="맑은 고딕" w:eastAsia="맑은 고딕" w:hAnsi="맑은 고딕" w:hint="eastAsia"/>
          <w:color w:val="000000"/>
          <w:szCs w:val="20"/>
        </w:rPr>
        <w:t>발행한 어음이나 수표가 부도로 거래정지가 된 경우</w:t>
      </w:r>
    </w:p>
    <w:p w14:paraId="4CF818B4" w14:textId="77777777" w:rsidR="00575B03" w:rsidRDefault="00575B03" w:rsidP="00575B03">
      <w:pPr>
        <w:numPr>
          <w:ilvl w:val="0"/>
          <w:numId w:val="10"/>
        </w:numPr>
        <w:rPr>
          <w:rFonts w:ascii="맑은 고딕" w:eastAsia="맑은 고딕" w:hAnsi="맑은 고딕"/>
          <w:color w:val="000000"/>
          <w:szCs w:val="20"/>
        </w:rPr>
      </w:pPr>
      <w:r>
        <w:rPr>
          <w:rFonts w:ascii="맑은 고딕" w:eastAsia="맑은 고딕" w:hAnsi="맑은 고딕" w:hint="eastAsia"/>
          <w:color w:val="000000"/>
          <w:szCs w:val="20"/>
        </w:rPr>
        <w:t>상대방의 사전 동의 없이 계약상의 권리 의무를 제3자에게 양도한 경우</w:t>
      </w:r>
    </w:p>
    <w:p w14:paraId="64D891BF" w14:textId="77777777" w:rsidR="00B0639B" w:rsidRDefault="00575B03" w:rsidP="00575B03">
      <w:pPr>
        <w:rPr>
          <w:rFonts w:ascii="맑은 고딕" w:eastAsia="맑은 고딕" w:hAnsi="맑은 고딕"/>
          <w:color w:val="000000"/>
          <w:szCs w:val="20"/>
        </w:rPr>
      </w:pPr>
      <w:r>
        <w:rPr>
          <w:rFonts w:ascii="맑은 고딕" w:eastAsia="맑은 고딕" w:hAnsi="맑은 고딕" w:hint="eastAsia"/>
          <w:color w:val="000000"/>
          <w:szCs w:val="20"/>
        </w:rPr>
        <w:t xml:space="preserve">2. </w:t>
      </w:r>
      <w:r w:rsidR="00881A2F">
        <w:rPr>
          <w:rFonts w:ascii="맑은 고딕" w:eastAsia="맑은 고딕" w:hAnsi="맑은 고딕"/>
          <w:color w:val="000000"/>
          <w:szCs w:val="20"/>
        </w:rPr>
        <w:t>‘광고주’</w:t>
      </w:r>
      <w:r w:rsidR="00B0639B">
        <w:rPr>
          <w:rFonts w:ascii="맑은 고딕" w:eastAsia="맑은 고딕" w:hAnsi="맑은 고딕" w:hint="eastAsia"/>
          <w:color w:val="000000"/>
          <w:szCs w:val="20"/>
        </w:rPr>
        <w:t>와</w:t>
      </w:r>
      <w:r>
        <w:rPr>
          <w:rFonts w:ascii="맑은 고딕" w:eastAsia="맑은 고딕" w:hAnsi="맑은 고딕" w:hint="eastAsia"/>
          <w:color w:val="000000"/>
          <w:szCs w:val="20"/>
        </w:rPr>
        <w:t xml:space="preserve"> </w:t>
      </w:r>
      <w:r w:rsidR="00881A2F">
        <w:rPr>
          <w:rFonts w:ascii="맑은 고딕" w:eastAsia="맑은 고딕" w:hAnsi="맑은 고딕"/>
          <w:color w:val="000000"/>
          <w:szCs w:val="20"/>
        </w:rPr>
        <w:t>‘대행사’</w:t>
      </w:r>
      <w:r w:rsidR="00B0639B">
        <w:rPr>
          <w:rFonts w:ascii="맑은 고딕" w:eastAsia="맑은 고딕" w:hAnsi="맑은 고딕" w:hint="eastAsia"/>
          <w:color w:val="000000"/>
          <w:szCs w:val="20"/>
        </w:rPr>
        <w:t>는</w:t>
      </w:r>
      <w:r>
        <w:rPr>
          <w:rFonts w:ascii="맑은 고딕" w:eastAsia="맑은 고딕" w:hAnsi="맑은 고딕" w:hint="eastAsia"/>
          <w:color w:val="000000"/>
          <w:szCs w:val="20"/>
        </w:rPr>
        <w:t xml:space="preserve"> 본 조 제1항에서 정한 사유 이외에 </w:t>
      </w:r>
      <w:r w:rsidR="00881A2F">
        <w:rPr>
          <w:rFonts w:ascii="맑은 고딕" w:eastAsia="맑은 고딕" w:hAnsi="맑은 고딕"/>
          <w:color w:val="000000"/>
          <w:szCs w:val="20"/>
        </w:rPr>
        <w:t>‘광고주’</w:t>
      </w:r>
      <w:r>
        <w:rPr>
          <w:rFonts w:ascii="맑은 고딕" w:eastAsia="맑은 고딕" w:hAnsi="맑은 고딕" w:hint="eastAsia"/>
          <w:color w:val="000000"/>
          <w:szCs w:val="20"/>
        </w:rPr>
        <w:t xml:space="preserve"> 또는 </w:t>
      </w:r>
      <w:r w:rsidR="00881A2F">
        <w:rPr>
          <w:rFonts w:ascii="맑은 고딕" w:eastAsia="맑은 고딕" w:hAnsi="맑은 고딕"/>
          <w:color w:val="000000"/>
          <w:szCs w:val="20"/>
        </w:rPr>
        <w:t>‘대행사’</w:t>
      </w:r>
      <w:r w:rsidR="00B0639B">
        <w:rPr>
          <w:rFonts w:ascii="맑은 고딕" w:eastAsia="맑은 고딕" w:hAnsi="맑은 고딕" w:hint="eastAsia"/>
          <w:color w:val="000000"/>
          <w:szCs w:val="20"/>
        </w:rPr>
        <w:t>가</w:t>
      </w:r>
      <w:r>
        <w:rPr>
          <w:rFonts w:ascii="맑은 고딕" w:eastAsia="맑은 고딕" w:hAnsi="맑은 고딕" w:hint="eastAsia"/>
          <w:color w:val="000000"/>
          <w:szCs w:val="20"/>
        </w:rPr>
        <w:t xml:space="preserve"> 본 계약서상</w:t>
      </w:r>
    </w:p>
    <w:p w14:paraId="635C3CDA" w14:textId="77777777" w:rsidR="00575B03" w:rsidRDefault="00575B03" w:rsidP="00B0639B">
      <w:pPr>
        <w:ind w:leftChars="100" w:left="200"/>
        <w:rPr>
          <w:rFonts w:ascii="맑은 고딕" w:eastAsia="맑은 고딕" w:hAnsi="맑은 고딕"/>
          <w:color w:val="000000"/>
          <w:szCs w:val="20"/>
        </w:rPr>
      </w:pPr>
      <w:r>
        <w:rPr>
          <w:rFonts w:ascii="맑은 고딕" w:eastAsia="맑은 고딕" w:hAnsi="맑은 고딕" w:hint="eastAsia"/>
          <w:color w:val="000000"/>
          <w:szCs w:val="20"/>
        </w:rPr>
        <w:t xml:space="preserve">의 의무를 불이행 하거나 </w:t>
      </w:r>
      <w:proofErr w:type="gramStart"/>
      <w:r>
        <w:rPr>
          <w:rFonts w:ascii="맑은 고딕" w:eastAsia="맑은 고딕" w:hAnsi="맑은 고딕" w:hint="eastAsia"/>
          <w:color w:val="000000"/>
          <w:szCs w:val="20"/>
        </w:rPr>
        <w:t>직,간접적으로</w:t>
      </w:r>
      <w:proofErr w:type="gramEnd"/>
      <w:r>
        <w:rPr>
          <w:rFonts w:ascii="맑은 고딕" w:eastAsia="맑은 고딕" w:hAnsi="맑은 고딕" w:hint="eastAsia"/>
          <w:color w:val="000000"/>
          <w:szCs w:val="20"/>
        </w:rPr>
        <w:t xml:space="preserve"> 위반한 경우 14일 이내의 기간을 정하여 그 시정을 최고하고 시정되지 않은 경우 계약의 전부 또는 일부를 해지할 수 있다.</w:t>
      </w:r>
    </w:p>
    <w:p w14:paraId="649769AF" w14:textId="77777777" w:rsidR="00575B03" w:rsidRDefault="00575B03" w:rsidP="00575B03">
      <w:pPr>
        <w:rPr>
          <w:rFonts w:ascii="맑은 고딕" w:eastAsia="맑은 고딕" w:hAnsi="맑은 고딕"/>
          <w:color w:val="000000"/>
          <w:szCs w:val="20"/>
        </w:rPr>
      </w:pPr>
      <w:r>
        <w:rPr>
          <w:rFonts w:ascii="맑은 고딕" w:eastAsia="맑은 고딕" w:hAnsi="맑은 고딕" w:hint="eastAsia"/>
          <w:color w:val="000000"/>
          <w:szCs w:val="20"/>
        </w:rPr>
        <w:t xml:space="preserve">3. 본 계약이 해지되거나 본 계약을 위반하거나, </w:t>
      </w:r>
      <w:proofErr w:type="spellStart"/>
      <w:r>
        <w:rPr>
          <w:rFonts w:ascii="맑은 고딕" w:eastAsia="맑은 고딕" w:hAnsi="맑은 고딕" w:hint="eastAsia"/>
          <w:color w:val="000000"/>
          <w:szCs w:val="20"/>
        </w:rPr>
        <w:t>책임있는</w:t>
      </w:r>
      <w:proofErr w:type="spellEnd"/>
      <w:r>
        <w:rPr>
          <w:rFonts w:ascii="맑은 고딕" w:eastAsia="맑은 고딕" w:hAnsi="맑은 고딕" w:hint="eastAsia"/>
          <w:color w:val="000000"/>
          <w:szCs w:val="20"/>
        </w:rPr>
        <w:t xml:space="preserve"> 사유로 상대방 또는 제3자에게 손해를 </w:t>
      </w:r>
    </w:p>
    <w:p w14:paraId="1FBE4D65" w14:textId="77777777" w:rsidR="00575B03" w:rsidRPr="007F5B59" w:rsidRDefault="00575B03" w:rsidP="00575B03">
      <w:pPr>
        <w:rPr>
          <w:rFonts w:ascii="맑은 고딕" w:eastAsia="맑은 고딕" w:hAnsi="맑은 고딕"/>
          <w:color w:val="000000"/>
          <w:szCs w:val="20"/>
        </w:rPr>
      </w:pPr>
      <w:r>
        <w:rPr>
          <w:rFonts w:ascii="맑은 고딕" w:eastAsia="맑은 고딕" w:hAnsi="맑은 고딕" w:hint="eastAsia"/>
          <w:color w:val="000000"/>
          <w:szCs w:val="20"/>
        </w:rPr>
        <w:t xml:space="preserve">   입힌 경우, 그 당사자는 상대방 또는 제3자의 손해를 배상하여야 한다.</w:t>
      </w:r>
    </w:p>
    <w:p w14:paraId="62ABE7F7" w14:textId="77777777" w:rsidR="003859F4" w:rsidRPr="00575B03" w:rsidRDefault="003859F4" w:rsidP="003859F4">
      <w:pPr>
        <w:autoSpaceDE/>
        <w:autoSpaceDN/>
        <w:snapToGrid w:val="0"/>
        <w:ind w:left="108"/>
        <w:rPr>
          <w:rFonts w:asciiTheme="minorEastAsia" w:eastAsiaTheme="minorEastAsia" w:hAnsiTheme="minorEastAsia" w:cs="Arial"/>
          <w:szCs w:val="20"/>
        </w:rPr>
      </w:pPr>
    </w:p>
    <w:p w14:paraId="77EEEB7C" w14:textId="77777777" w:rsidR="003859F4" w:rsidRPr="003859F4" w:rsidRDefault="003859F4" w:rsidP="003859F4">
      <w:pPr>
        <w:snapToGrid w:val="0"/>
        <w:ind w:leftChars="-180" w:left="1400" w:hangingChars="880" w:hanging="1760"/>
        <w:rPr>
          <w:rFonts w:asciiTheme="minorEastAsia" w:eastAsiaTheme="minorEastAsia" w:hAnsiTheme="minorEastAsia" w:cs="Arial"/>
          <w:b/>
          <w:szCs w:val="20"/>
        </w:rPr>
      </w:pPr>
      <w:r w:rsidRPr="003859F4">
        <w:rPr>
          <w:rFonts w:asciiTheme="minorEastAsia" w:eastAsiaTheme="minorEastAsia" w:hAnsiTheme="minorEastAsia" w:cs="Arial" w:hint="eastAsia"/>
          <w:b/>
          <w:szCs w:val="20"/>
        </w:rPr>
        <w:t xml:space="preserve">제 </w:t>
      </w:r>
      <w:r w:rsidR="008D610A">
        <w:rPr>
          <w:rFonts w:asciiTheme="minorEastAsia" w:eastAsiaTheme="minorEastAsia" w:hAnsiTheme="minorEastAsia" w:cs="Arial" w:hint="eastAsia"/>
          <w:b/>
          <w:szCs w:val="20"/>
        </w:rPr>
        <w:t>13</w:t>
      </w:r>
      <w:r w:rsidRPr="003859F4">
        <w:rPr>
          <w:rFonts w:asciiTheme="minorEastAsia" w:eastAsiaTheme="minorEastAsia" w:hAnsiTheme="minorEastAsia" w:cs="Arial" w:hint="eastAsia"/>
          <w:b/>
          <w:szCs w:val="20"/>
        </w:rPr>
        <w:t xml:space="preserve"> 조 (관할법원)</w:t>
      </w:r>
    </w:p>
    <w:p w14:paraId="23CCDE72" w14:textId="77777777" w:rsidR="00C81C66" w:rsidRPr="00C81C66" w:rsidRDefault="00C81C66" w:rsidP="00C81C66">
      <w:pPr>
        <w:rPr>
          <w:rFonts w:asciiTheme="minorEastAsia" w:eastAsiaTheme="minorEastAsia" w:hAnsiTheme="minorEastAsia" w:cs="Arial"/>
          <w:szCs w:val="20"/>
        </w:rPr>
      </w:pPr>
      <w:r w:rsidRPr="00C81C66">
        <w:rPr>
          <w:rFonts w:asciiTheme="minorEastAsia" w:eastAsiaTheme="minorEastAsia" w:hAnsiTheme="minorEastAsia" w:cs="Arial" w:hint="eastAsia"/>
          <w:szCs w:val="20"/>
        </w:rPr>
        <w:t xml:space="preserve">본 계약에 명시되지 아니한 사항이나 해석상 </w:t>
      </w:r>
      <w:proofErr w:type="spellStart"/>
      <w:r w:rsidRPr="00C81C66">
        <w:rPr>
          <w:rFonts w:asciiTheme="minorEastAsia" w:eastAsiaTheme="minorEastAsia" w:hAnsiTheme="minorEastAsia" w:cs="Arial" w:hint="eastAsia"/>
          <w:szCs w:val="20"/>
        </w:rPr>
        <w:t>상호이견이</w:t>
      </w:r>
      <w:proofErr w:type="spellEnd"/>
      <w:r w:rsidRPr="00C81C66">
        <w:rPr>
          <w:rFonts w:asciiTheme="minorEastAsia" w:eastAsiaTheme="minorEastAsia" w:hAnsiTheme="minorEastAsia" w:cs="Arial" w:hint="eastAsia"/>
          <w:szCs w:val="20"/>
        </w:rPr>
        <w:t xml:space="preserve"> 발생한 경우에는 관계법령 또는 일반적</w:t>
      </w:r>
    </w:p>
    <w:p w14:paraId="057E928F" w14:textId="77777777" w:rsidR="00C81C66" w:rsidRPr="00C81C66" w:rsidRDefault="00C81C66" w:rsidP="00C81C66">
      <w:pPr>
        <w:rPr>
          <w:rFonts w:asciiTheme="minorEastAsia" w:eastAsiaTheme="minorEastAsia" w:hAnsiTheme="minorEastAsia" w:cs="Arial"/>
          <w:szCs w:val="20"/>
        </w:rPr>
      </w:pPr>
      <w:r w:rsidRPr="00C81C66">
        <w:rPr>
          <w:rFonts w:asciiTheme="minorEastAsia" w:eastAsiaTheme="minorEastAsia" w:hAnsiTheme="minorEastAsia" w:cs="Arial" w:hint="eastAsia"/>
          <w:szCs w:val="20"/>
        </w:rPr>
        <w:t>상관례에 따라 상호 협의하여 결정하기로 하되, 분쟁이 발생할 경우 ‘</w:t>
      </w:r>
      <w:proofErr w:type="spellStart"/>
      <w:r w:rsidRPr="00C81C66">
        <w:rPr>
          <w:rFonts w:asciiTheme="minorEastAsia" w:eastAsiaTheme="minorEastAsia" w:hAnsiTheme="minorEastAsia" w:cs="Arial" w:hint="eastAsia"/>
          <w:szCs w:val="20"/>
        </w:rPr>
        <w:t>서울중앙지방법원’을</w:t>
      </w:r>
      <w:proofErr w:type="spellEnd"/>
      <w:r w:rsidRPr="00C81C66">
        <w:rPr>
          <w:rFonts w:asciiTheme="minorEastAsia" w:eastAsiaTheme="minorEastAsia" w:hAnsiTheme="minorEastAsia" w:cs="Arial" w:hint="eastAsia"/>
          <w:szCs w:val="20"/>
        </w:rPr>
        <w:t xml:space="preserve"> 제1심</w:t>
      </w:r>
    </w:p>
    <w:p w14:paraId="63C934F0" w14:textId="77777777" w:rsidR="003859F4" w:rsidRDefault="00C81C66" w:rsidP="00C81C66">
      <w:pPr>
        <w:rPr>
          <w:rFonts w:asciiTheme="minorEastAsia" w:eastAsiaTheme="minorEastAsia" w:hAnsiTheme="minorEastAsia" w:cs="Arial"/>
          <w:szCs w:val="20"/>
        </w:rPr>
      </w:pPr>
      <w:r w:rsidRPr="00C81C66">
        <w:rPr>
          <w:rFonts w:asciiTheme="minorEastAsia" w:eastAsiaTheme="minorEastAsia" w:hAnsiTheme="minorEastAsia" w:cs="Arial" w:hint="eastAsia"/>
          <w:szCs w:val="20"/>
        </w:rPr>
        <w:t>의 전속적 합의관할 법원으로 한다.</w:t>
      </w:r>
    </w:p>
    <w:p w14:paraId="3900D5D9" w14:textId="77777777" w:rsidR="00C81C66" w:rsidRPr="003859F4" w:rsidRDefault="00C81C66" w:rsidP="00C81C66">
      <w:pPr>
        <w:rPr>
          <w:rFonts w:asciiTheme="minorEastAsia" w:eastAsiaTheme="minorEastAsia" w:hAnsiTheme="minorEastAsia" w:cs="Arial"/>
          <w:szCs w:val="20"/>
        </w:rPr>
      </w:pPr>
    </w:p>
    <w:p w14:paraId="7018A691" w14:textId="77777777" w:rsidR="003859F4" w:rsidRPr="003859F4" w:rsidRDefault="003859F4" w:rsidP="003859F4">
      <w:pPr>
        <w:snapToGrid w:val="0"/>
        <w:ind w:leftChars="-180" w:hangingChars="180" w:hanging="360"/>
        <w:rPr>
          <w:rFonts w:asciiTheme="minorEastAsia" w:eastAsiaTheme="minorEastAsia" w:hAnsiTheme="minorEastAsia" w:cs="Arial"/>
          <w:b/>
          <w:szCs w:val="20"/>
        </w:rPr>
      </w:pPr>
      <w:proofErr w:type="gramStart"/>
      <w:r w:rsidRPr="003859F4">
        <w:rPr>
          <w:rFonts w:asciiTheme="minorEastAsia" w:eastAsiaTheme="minorEastAsia" w:hAnsiTheme="minorEastAsia" w:cs="Arial" w:hint="eastAsia"/>
          <w:b/>
          <w:szCs w:val="20"/>
        </w:rPr>
        <w:t xml:space="preserve">제 </w:t>
      </w:r>
      <w:r w:rsidR="008D610A">
        <w:rPr>
          <w:rFonts w:asciiTheme="minorEastAsia" w:eastAsiaTheme="minorEastAsia" w:hAnsiTheme="minorEastAsia" w:cs="Arial" w:hint="eastAsia"/>
          <w:b/>
          <w:szCs w:val="20"/>
        </w:rPr>
        <w:t>14</w:t>
      </w:r>
      <w:proofErr w:type="gramEnd"/>
      <w:r w:rsidRPr="003859F4">
        <w:rPr>
          <w:rFonts w:asciiTheme="minorEastAsia" w:eastAsiaTheme="minorEastAsia" w:hAnsiTheme="minorEastAsia" w:cs="Arial" w:hint="eastAsia"/>
          <w:b/>
          <w:szCs w:val="20"/>
        </w:rPr>
        <w:t xml:space="preserve"> 조 (계약의 변경)</w:t>
      </w:r>
    </w:p>
    <w:p w14:paraId="7CBB067A" w14:textId="77777777" w:rsidR="003859F4" w:rsidRPr="003859F4" w:rsidRDefault="003859F4" w:rsidP="003859F4">
      <w:pPr>
        <w:rPr>
          <w:rFonts w:asciiTheme="minorEastAsia" w:eastAsiaTheme="minorEastAsia" w:hAnsiTheme="minorEastAsia" w:cs="Arial"/>
          <w:szCs w:val="20"/>
        </w:rPr>
      </w:pPr>
      <w:r w:rsidRPr="003859F4">
        <w:rPr>
          <w:rFonts w:asciiTheme="minorEastAsia" w:eastAsiaTheme="minorEastAsia" w:hAnsiTheme="minorEastAsia" w:cs="Arial" w:hint="eastAsia"/>
          <w:szCs w:val="20"/>
        </w:rPr>
        <w:t xml:space="preserve">본 계약은 </w:t>
      </w:r>
      <w:r w:rsidR="00881A2F">
        <w:rPr>
          <w:rFonts w:asciiTheme="minorEastAsia" w:eastAsiaTheme="minorEastAsia" w:hAnsiTheme="minorEastAsia" w:cs="Arial"/>
          <w:szCs w:val="20"/>
        </w:rPr>
        <w:t>‘광고주’</w:t>
      </w:r>
      <w:r w:rsidR="00B0639B">
        <w:rPr>
          <w:rFonts w:asciiTheme="minorEastAsia" w:eastAsiaTheme="minorEastAsia" w:hAnsiTheme="minorEastAsia" w:cs="Arial" w:hint="eastAsia"/>
          <w:szCs w:val="20"/>
        </w:rPr>
        <w:t>와</w:t>
      </w:r>
      <w:r w:rsidRPr="003859F4">
        <w:rPr>
          <w:rFonts w:asciiTheme="minorEastAsia" w:eastAsiaTheme="minorEastAsia" w:hAnsiTheme="minorEastAsia" w:cs="Arial" w:hint="eastAsia"/>
          <w:szCs w:val="20"/>
        </w:rPr>
        <w:t xml:space="preserve"> </w:t>
      </w:r>
      <w:r w:rsidR="00881A2F">
        <w:rPr>
          <w:rFonts w:asciiTheme="minorEastAsia" w:eastAsiaTheme="minorEastAsia" w:hAnsiTheme="minorEastAsia" w:cs="Arial"/>
          <w:szCs w:val="20"/>
        </w:rPr>
        <w:t>‘대행사’</w:t>
      </w:r>
      <w:r w:rsidRPr="003859F4">
        <w:rPr>
          <w:rFonts w:asciiTheme="minorEastAsia" w:eastAsiaTheme="minorEastAsia" w:hAnsiTheme="minorEastAsia" w:cs="Arial" w:hint="eastAsia"/>
          <w:szCs w:val="20"/>
        </w:rPr>
        <w:t>의 서면합의에 의해서만 변경이 가능하며, 변경계약서는 본 계약에 우선하여 그 효력을 가진다.</w:t>
      </w:r>
    </w:p>
    <w:p w14:paraId="2DF475A0" w14:textId="77777777" w:rsidR="003859F4" w:rsidRPr="00B0639B" w:rsidRDefault="003859F4" w:rsidP="003859F4">
      <w:pPr>
        <w:ind w:leftChars="220" w:left="440"/>
        <w:rPr>
          <w:rFonts w:asciiTheme="minorEastAsia" w:eastAsiaTheme="minorEastAsia" w:hAnsiTheme="minorEastAsia"/>
          <w:szCs w:val="20"/>
        </w:rPr>
      </w:pPr>
    </w:p>
    <w:p w14:paraId="165145FB" w14:textId="77777777" w:rsidR="003859F4" w:rsidRPr="003859F4" w:rsidRDefault="003859F4" w:rsidP="003859F4">
      <w:pPr>
        <w:ind w:leftChars="-180" w:hangingChars="180" w:hanging="360"/>
        <w:rPr>
          <w:rFonts w:asciiTheme="minorEastAsia" w:eastAsiaTheme="minorEastAsia" w:hAnsiTheme="minorEastAsia"/>
          <w:b/>
          <w:szCs w:val="20"/>
        </w:rPr>
      </w:pPr>
      <w:r w:rsidRPr="003859F4">
        <w:rPr>
          <w:rFonts w:asciiTheme="minorEastAsia" w:eastAsiaTheme="minorEastAsia" w:hAnsiTheme="minorEastAsia" w:hint="eastAsia"/>
          <w:b/>
          <w:szCs w:val="20"/>
        </w:rPr>
        <w:t xml:space="preserve">제 </w:t>
      </w:r>
      <w:r w:rsidR="008D610A">
        <w:rPr>
          <w:rFonts w:asciiTheme="minorEastAsia" w:eastAsiaTheme="minorEastAsia" w:hAnsiTheme="minorEastAsia" w:hint="eastAsia"/>
          <w:b/>
          <w:szCs w:val="20"/>
        </w:rPr>
        <w:t>15</w:t>
      </w:r>
      <w:r w:rsidRPr="003859F4">
        <w:rPr>
          <w:rFonts w:asciiTheme="minorEastAsia" w:eastAsiaTheme="minorEastAsia" w:hAnsiTheme="minorEastAsia" w:hint="eastAsia"/>
          <w:b/>
          <w:szCs w:val="20"/>
        </w:rPr>
        <w:t xml:space="preserve"> 조 (기타)</w:t>
      </w:r>
    </w:p>
    <w:p w14:paraId="46F67344" w14:textId="77777777" w:rsidR="00C003BC" w:rsidRPr="00232008" w:rsidRDefault="00C003BC" w:rsidP="00C003BC">
      <w:pPr>
        <w:rPr>
          <w:rFonts w:ascii="맑은 고딕" w:eastAsia="맑은 고딕" w:hAnsi="맑은 고딕"/>
          <w:szCs w:val="20"/>
        </w:rPr>
      </w:pPr>
      <w:r w:rsidRPr="00232008">
        <w:rPr>
          <w:rFonts w:ascii="맑은 고딕" w:eastAsia="맑은 고딕" w:hAnsi="맑은 고딕" w:hint="eastAsia"/>
          <w:szCs w:val="20"/>
        </w:rPr>
        <w:t>1</w:t>
      </w:r>
      <w:r>
        <w:rPr>
          <w:rFonts w:ascii="맑은 고딕" w:eastAsia="맑은 고딕" w:hAnsi="맑은 고딕" w:hint="eastAsia"/>
          <w:szCs w:val="20"/>
        </w:rPr>
        <w:t>.</w:t>
      </w:r>
      <w:r w:rsidRPr="00232008">
        <w:rPr>
          <w:rFonts w:ascii="맑은 고딕" w:eastAsia="맑은 고딕" w:hAnsi="맑은 고딕" w:hint="eastAsia"/>
          <w:szCs w:val="20"/>
        </w:rPr>
        <w:t xml:space="preserve"> </w:t>
      </w:r>
      <w:r w:rsidRPr="00232008">
        <w:rPr>
          <w:rFonts w:ascii="맑은 고딕" w:eastAsia="맑은 고딕" w:hAnsi="맑은 고딕"/>
          <w:szCs w:val="20"/>
        </w:rPr>
        <w:t>본 계약서에 명시되지 않은 사항</w:t>
      </w:r>
      <w:r w:rsidRPr="00232008">
        <w:rPr>
          <w:rFonts w:ascii="맑은 고딕" w:eastAsia="맑은 고딕" w:hAnsi="맑은 고딕" w:hint="eastAsia"/>
          <w:szCs w:val="20"/>
        </w:rPr>
        <w:t>이나 용어와 관련하여서는 온라인 광고계에서 통용되는 해석</w:t>
      </w:r>
    </w:p>
    <w:p w14:paraId="77B0E3AC" w14:textId="77777777" w:rsidR="00C003BC" w:rsidRPr="00232008" w:rsidRDefault="00C003BC" w:rsidP="00C003BC">
      <w:pPr>
        <w:rPr>
          <w:rFonts w:ascii="맑은 고딕" w:eastAsia="맑은 고딕" w:hAnsi="맑은 고딕"/>
          <w:szCs w:val="20"/>
        </w:rPr>
      </w:pPr>
      <w:r w:rsidRPr="00232008">
        <w:rPr>
          <w:rFonts w:ascii="맑은 고딕" w:eastAsia="맑은 고딕" w:hAnsi="맑은 고딕" w:hint="eastAsia"/>
          <w:szCs w:val="20"/>
        </w:rPr>
        <w:t xml:space="preserve">    및 일반적인 상 관례에</w:t>
      </w:r>
      <w:r w:rsidRPr="00232008">
        <w:rPr>
          <w:rFonts w:ascii="맑은 고딕" w:eastAsia="맑은 고딕" w:hAnsi="맑은 고딕"/>
          <w:szCs w:val="20"/>
        </w:rPr>
        <w:t xml:space="preserve"> 따른다.</w:t>
      </w:r>
    </w:p>
    <w:p w14:paraId="581B33DF" w14:textId="77777777" w:rsidR="00C003BC" w:rsidRPr="00232008" w:rsidRDefault="00C003BC" w:rsidP="00C003BC">
      <w:pPr>
        <w:rPr>
          <w:rFonts w:ascii="맑은 고딕" w:eastAsia="맑은 고딕" w:hAnsi="맑은 고딕"/>
          <w:szCs w:val="20"/>
        </w:rPr>
      </w:pPr>
      <w:r w:rsidRPr="00232008">
        <w:rPr>
          <w:rFonts w:ascii="맑은 고딕" w:eastAsia="맑은 고딕" w:hAnsi="맑은 고딕" w:hint="eastAsia"/>
          <w:szCs w:val="20"/>
        </w:rPr>
        <w:t>2</w:t>
      </w:r>
      <w:r>
        <w:rPr>
          <w:rFonts w:ascii="맑은 고딕" w:eastAsia="맑은 고딕" w:hAnsi="맑은 고딕" w:hint="eastAsia"/>
          <w:szCs w:val="20"/>
        </w:rPr>
        <w:t>.</w:t>
      </w:r>
      <w:r w:rsidRPr="00232008">
        <w:rPr>
          <w:rFonts w:ascii="맑은 고딕" w:eastAsia="맑은 고딕" w:hAnsi="맑은 고딕" w:hint="eastAsia"/>
          <w:szCs w:val="20"/>
        </w:rPr>
        <w:t xml:space="preserve"> 본</w:t>
      </w:r>
      <w:r w:rsidRPr="00232008">
        <w:rPr>
          <w:rFonts w:ascii="맑은 고딕" w:eastAsia="맑은 고딕" w:hAnsi="맑은 고딕"/>
          <w:szCs w:val="20"/>
        </w:rPr>
        <w:t xml:space="preserve"> 계약은 </w:t>
      </w:r>
      <w:r w:rsidR="00881A2F">
        <w:rPr>
          <w:rFonts w:ascii="맑은 고딕" w:eastAsia="맑은 고딕" w:hAnsi="맑은 고딕"/>
          <w:szCs w:val="20"/>
        </w:rPr>
        <w:t>‘광고주’</w:t>
      </w:r>
      <w:r w:rsidR="00B0639B">
        <w:rPr>
          <w:rFonts w:ascii="맑은 고딕" w:eastAsia="맑은 고딕" w:hAnsi="맑은 고딕" w:hint="eastAsia"/>
          <w:szCs w:val="20"/>
        </w:rPr>
        <w:t>와</w:t>
      </w:r>
      <w:r w:rsidRPr="00232008">
        <w:rPr>
          <w:rFonts w:ascii="맑은 고딕" w:eastAsia="맑은 고딕" w:hAnsi="맑은 고딕"/>
          <w:szCs w:val="20"/>
        </w:rPr>
        <w:t xml:space="preserve"> </w:t>
      </w:r>
      <w:r w:rsidR="00881A2F">
        <w:rPr>
          <w:rFonts w:ascii="맑은 고딕" w:eastAsia="맑은 고딕" w:hAnsi="맑은 고딕"/>
          <w:szCs w:val="20"/>
        </w:rPr>
        <w:t>‘대행사’</w:t>
      </w:r>
      <w:r w:rsidR="00B0639B">
        <w:rPr>
          <w:rFonts w:ascii="맑은 고딕" w:eastAsia="맑은 고딕" w:hAnsi="맑은 고딕" w:hint="eastAsia"/>
          <w:szCs w:val="20"/>
        </w:rPr>
        <w:t>의</w:t>
      </w:r>
      <w:r w:rsidRPr="00232008">
        <w:rPr>
          <w:rFonts w:ascii="맑은 고딕" w:eastAsia="맑은 고딕" w:hAnsi="맑은 고딕"/>
          <w:szCs w:val="20"/>
        </w:rPr>
        <w:t xml:space="preserve"> 서명 날인한 날로부터 효력이 발생한다.</w:t>
      </w:r>
    </w:p>
    <w:p w14:paraId="26A1CB8E" w14:textId="77777777" w:rsidR="00C003BC" w:rsidRPr="00232008" w:rsidRDefault="00C003BC" w:rsidP="00C003BC">
      <w:pPr>
        <w:rPr>
          <w:rFonts w:ascii="맑은 고딕" w:eastAsia="맑은 고딕" w:hAnsi="맑은 고딕"/>
          <w:szCs w:val="20"/>
        </w:rPr>
      </w:pPr>
      <w:r w:rsidRPr="00232008">
        <w:rPr>
          <w:rFonts w:ascii="맑은 고딕" w:eastAsia="맑은 고딕" w:hAnsi="맑은 고딕" w:hint="eastAsia"/>
          <w:szCs w:val="20"/>
        </w:rPr>
        <w:t>3</w:t>
      </w:r>
      <w:r>
        <w:rPr>
          <w:rFonts w:ascii="맑은 고딕" w:eastAsia="맑은 고딕" w:hAnsi="맑은 고딕" w:hint="eastAsia"/>
          <w:szCs w:val="20"/>
        </w:rPr>
        <w:t>.</w:t>
      </w:r>
      <w:r w:rsidRPr="00232008">
        <w:rPr>
          <w:rFonts w:ascii="맑은 고딕" w:eastAsia="맑은 고딕" w:hAnsi="맑은 고딕" w:hint="eastAsia"/>
          <w:szCs w:val="20"/>
        </w:rPr>
        <w:t xml:space="preserve"> 본 계약은 양 당사자의 서면합의에 의해서만 수정, 변경될 수 있다</w:t>
      </w:r>
    </w:p>
    <w:p w14:paraId="280ABC63" w14:textId="77777777" w:rsidR="00C003BC" w:rsidRPr="00232008" w:rsidRDefault="00C003BC" w:rsidP="00C003BC">
      <w:pPr>
        <w:rPr>
          <w:rFonts w:ascii="맑은 고딕" w:eastAsia="맑은 고딕" w:hAnsi="맑은 고딕"/>
          <w:szCs w:val="20"/>
        </w:rPr>
      </w:pPr>
      <w:r w:rsidRPr="00232008">
        <w:rPr>
          <w:rFonts w:ascii="맑은 고딕" w:eastAsia="맑은 고딕" w:hAnsi="맑은 고딕" w:hint="eastAsia"/>
          <w:szCs w:val="20"/>
        </w:rPr>
        <w:t>4</w:t>
      </w:r>
      <w:r>
        <w:rPr>
          <w:rFonts w:ascii="맑은 고딕" w:eastAsia="맑은 고딕" w:hAnsi="맑은 고딕" w:hint="eastAsia"/>
          <w:szCs w:val="20"/>
        </w:rPr>
        <w:t>.</w:t>
      </w:r>
      <w:r w:rsidRPr="00232008">
        <w:rPr>
          <w:rFonts w:ascii="맑은 고딕" w:eastAsia="맑은 고딕" w:hAnsi="맑은 고딕" w:hint="eastAsia"/>
          <w:szCs w:val="20"/>
        </w:rPr>
        <w:t xml:space="preserve"> 본 계약서에 기술된 내용은 본 계약과 관련하여 양 당사자 사이에 이루어진 합의의 전부이며,</w:t>
      </w:r>
    </w:p>
    <w:p w14:paraId="3EE9E57A" w14:textId="77777777" w:rsidR="00C003BC" w:rsidRPr="00232008" w:rsidRDefault="00C003BC" w:rsidP="00C003BC">
      <w:pPr>
        <w:rPr>
          <w:rFonts w:ascii="맑은 고딕" w:eastAsia="맑은 고딕" w:hAnsi="맑은 고딕"/>
          <w:szCs w:val="20"/>
        </w:rPr>
      </w:pPr>
      <w:r w:rsidRPr="00232008">
        <w:rPr>
          <w:rFonts w:ascii="맑은 고딕" w:eastAsia="맑은 고딕" w:hAnsi="맑은 고딕" w:hint="eastAsia"/>
          <w:szCs w:val="20"/>
        </w:rPr>
        <w:t xml:space="preserve">  본 계약과 관련하여 양 당사자 사이에 이루어진 기존의 모든 서면 또는 구두의 합의는 </w:t>
      </w:r>
    </w:p>
    <w:p w14:paraId="2E15460C" w14:textId="77777777" w:rsidR="00C003BC" w:rsidRPr="00232008" w:rsidRDefault="00C003BC" w:rsidP="00C003BC">
      <w:pPr>
        <w:rPr>
          <w:rFonts w:ascii="맑은 고딕" w:eastAsia="맑은 고딕" w:hAnsi="맑은 고딕"/>
          <w:szCs w:val="20"/>
        </w:rPr>
      </w:pPr>
      <w:r w:rsidRPr="00232008">
        <w:rPr>
          <w:rFonts w:ascii="맑은 고딕" w:eastAsia="맑은 고딕" w:hAnsi="맑은 고딕" w:hint="eastAsia"/>
          <w:szCs w:val="20"/>
        </w:rPr>
        <w:t xml:space="preserve">  그 효력이 소멸되며 본 계약서의 내용으로 대체된다.</w:t>
      </w:r>
    </w:p>
    <w:p w14:paraId="012D1434" w14:textId="77777777" w:rsidR="00C003BC" w:rsidRPr="00177073" w:rsidRDefault="00C003BC" w:rsidP="00177073">
      <w:pPr>
        <w:ind w:left="200" w:hangingChars="100" w:hanging="200"/>
        <w:rPr>
          <w:rFonts w:ascii="맑은 고딕" w:eastAsia="맑은 고딕" w:hAnsi="맑은 고딕" w:cs="Arial Unicode MS"/>
          <w:bCs/>
          <w:szCs w:val="20"/>
        </w:rPr>
      </w:pPr>
      <w:r w:rsidRPr="00232008">
        <w:rPr>
          <w:rFonts w:ascii="맑은 고딕" w:eastAsia="맑은 고딕" w:hAnsi="맑은 고딕" w:cs="Arial Unicode MS" w:hint="eastAsia"/>
          <w:bCs/>
          <w:szCs w:val="20"/>
        </w:rPr>
        <w:t>5</w:t>
      </w:r>
      <w:r>
        <w:rPr>
          <w:rFonts w:ascii="맑은 고딕" w:eastAsia="맑은 고딕" w:hAnsi="맑은 고딕" w:cs="Arial Unicode MS" w:hint="eastAsia"/>
          <w:bCs/>
          <w:szCs w:val="20"/>
        </w:rPr>
        <w:t>.</w:t>
      </w:r>
      <w:r w:rsidRPr="00232008">
        <w:rPr>
          <w:rFonts w:ascii="맑은 고딕" w:eastAsia="맑은 고딕" w:hAnsi="맑은 고딕" w:cs="Arial Unicode MS" w:hint="eastAsia"/>
          <w:bCs/>
          <w:szCs w:val="20"/>
        </w:rPr>
        <w:t xml:space="preserve"> 각 </w:t>
      </w:r>
      <w:r w:rsidRPr="00232008">
        <w:rPr>
          <w:rFonts w:ascii="맑은 고딕" w:eastAsia="맑은 고딕" w:hAnsi="맑은 고딕" w:hint="eastAsia"/>
          <w:szCs w:val="20"/>
        </w:rPr>
        <w:t>당사자는</w:t>
      </w:r>
      <w:r w:rsidRPr="00232008">
        <w:rPr>
          <w:rFonts w:ascii="맑은 고딕" w:eastAsia="맑은 고딕" w:hAnsi="맑은 고딕" w:cs="Arial Unicode MS" w:hint="eastAsia"/>
          <w:bCs/>
          <w:szCs w:val="20"/>
        </w:rPr>
        <w:t xml:space="preserve"> 자신에게 다음 각 호의 사유가 발생할 경우 이를 5일 이내에 상대방에게 </w:t>
      </w:r>
      <w:r w:rsidR="005B7031">
        <w:rPr>
          <w:rFonts w:ascii="맑은 고딕" w:eastAsia="맑은 고딕" w:hAnsi="맑은 고딕" w:cs="Arial Unicode MS" w:hint="eastAsia"/>
          <w:bCs/>
          <w:szCs w:val="20"/>
        </w:rPr>
        <w:t>서면</w:t>
      </w:r>
      <w:r w:rsidR="00177073">
        <w:rPr>
          <w:rFonts w:ascii="맑은 고딕" w:eastAsia="맑은 고딕" w:hAnsi="맑은 고딕" w:cs="Arial Unicode MS" w:hint="eastAsia"/>
          <w:bCs/>
          <w:szCs w:val="20"/>
        </w:rPr>
        <w:t xml:space="preserve"> </w:t>
      </w:r>
      <w:r w:rsidRPr="00232008">
        <w:rPr>
          <w:rFonts w:ascii="맑은 고딕" w:eastAsia="맑은 고딕" w:hAnsi="맑은 고딕" w:cs="Arial Unicode MS" w:hint="eastAsia"/>
          <w:bCs/>
          <w:szCs w:val="20"/>
        </w:rPr>
        <w:t>또는 유선으로 통지하여야 한다.</w:t>
      </w:r>
    </w:p>
    <w:p w14:paraId="396CBA33" w14:textId="77777777" w:rsidR="00C003BC" w:rsidRPr="00232008" w:rsidRDefault="005B7031" w:rsidP="00177073">
      <w:pPr>
        <w:ind w:firstLineChars="200" w:firstLine="400"/>
        <w:rPr>
          <w:rFonts w:ascii="맑은 고딕" w:eastAsia="맑은 고딕" w:hAnsi="맑은 고딕" w:cs="Arial Unicode MS"/>
          <w:bCs/>
          <w:szCs w:val="20"/>
        </w:rPr>
      </w:pPr>
      <w:r>
        <w:rPr>
          <w:rFonts w:ascii="맑은 고딕" w:eastAsia="맑은 고딕" w:hAnsi="맑은 고딕" w:cs="Arial Unicode MS" w:hint="eastAsia"/>
          <w:bCs/>
          <w:szCs w:val="20"/>
        </w:rPr>
        <w:t>가</w:t>
      </w:r>
      <w:r w:rsidR="00C003BC" w:rsidRPr="00232008">
        <w:rPr>
          <w:rFonts w:ascii="맑은 고딕" w:eastAsia="맑은 고딕" w:hAnsi="맑은 고딕" w:cs="Arial Unicode MS" w:hint="eastAsia"/>
          <w:bCs/>
          <w:szCs w:val="20"/>
        </w:rPr>
        <w:t>. 상호 변경</w:t>
      </w:r>
    </w:p>
    <w:p w14:paraId="1B300FEC" w14:textId="77777777" w:rsidR="00C003BC" w:rsidRPr="00232008" w:rsidRDefault="005B7031" w:rsidP="00177073">
      <w:pPr>
        <w:ind w:firstLineChars="200" w:firstLine="400"/>
        <w:rPr>
          <w:rFonts w:ascii="맑은 고딕" w:eastAsia="맑은 고딕" w:hAnsi="맑은 고딕" w:cs="Arial Unicode MS"/>
          <w:bCs/>
          <w:szCs w:val="20"/>
        </w:rPr>
      </w:pPr>
      <w:r>
        <w:rPr>
          <w:rFonts w:ascii="맑은 고딕" w:eastAsia="맑은 고딕" w:hAnsi="맑은 고딕" w:cs="Arial Unicode MS" w:hint="eastAsia"/>
          <w:bCs/>
          <w:szCs w:val="20"/>
        </w:rPr>
        <w:t>나</w:t>
      </w:r>
      <w:r w:rsidR="00C003BC" w:rsidRPr="00232008">
        <w:rPr>
          <w:rFonts w:ascii="맑은 고딕" w:eastAsia="맑은 고딕" w:hAnsi="맑은 고딕" w:cs="Arial Unicode MS" w:hint="eastAsia"/>
          <w:bCs/>
          <w:szCs w:val="20"/>
        </w:rPr>
        <w:t>. 제휴업무내용 변경요청</w:t>
      </w:r>
    </w:p>
    <w:p w14:paraId="1DDF8410" w14:textId="77777777" w:rsidR="00C003BC" w:rsidRPr="00232008" w:rsidRDefault="005B7031" w:rsidP="00177073">
      <w:pPr>
        <w:ind w:firstLineChars="200" w:firstLine="400"/>
        <w:rPr>
          <w:rFonts w:ascii="맑은 고딕" w:eastAsia="맑은 고딕" w:hAnsi="맑은 고딕" w:cs="Arial Unicode MS"/>
          <w:bCs/>
          <w:szCs w:val="20"/>
        </w:rPr>
      </w:pPr>
      <w:r>
        <w:rPr>
          <w:rFonts w:ascii="맑은 고딕" w:eastAsia="맑은 고딕" w:hAnsi="맑은 고딕" w:cs="Arial Unicode MS" w:hint="eastAsia"/>
          <w:bCs/>
          <w:szCs w:val="20"/>
        </w:rPr>
        <w:t>다</w:t>
      </w:r>
      <w:r w:rsidR="00C003BC" w:rsidRPr="00232008">
        <w:rPr>
          <w:rFonts w:ascii="맑은 고딕" w:eastAsia="맑은 고딕" w:hAnsi="맑은 고딕" w:cs="Arial Unicode MS" w:hint="eastAsia"/>
          <w:bCs/>
          <w:szCs w:val="20"/>
        </w:rPr>
        <w:t>. 폐업, 업종변경, 회사합병 등의 결정</w:t>
      </w:r>
    </w:p>
    <w:p w14:paraId="22DA1D8D" w14:textId="77777777" w:rsidR="00C003BC" w:rsidRPr="00232008" w:rsidRDefault="005B7031" w:rsidP="00177073">
      <w:pPr>
        <w:ind w:firstLineChars="200" w:firstLine="400"/>
        <w:rPr>
          <w:rFonts w:ascii="맑은 고딕" w:eastAsia="맑은 고딕" w:hAnsi="맑은 고딕" w:cs="Arial Unicode MS"/>
          <w:bCs/>
          <w:szCs w:val="20"/>
        </w:rPr>
      </w:pPr>
      <w:r>
        <w:rPr>
          <w:rFonts w:ascii="맑은 고딕" w:eastAsia="맑은 고딕" w:hAnsi="맑은 고딕" w:cs="Arial Unicode MS" w:hint="eastAsia"/>
          <w:bCs/>
          <w:szCs w:val="20"/>
        </w:rPr>
        <w:t>라</w:t>
      </w:r>
      <w:r w:rsidR="00C003BC" w:rsidRPr="00232008">
        <w:rPr>
          <w:rFonts w:ascii="맑은 고딕" w:eastAsia="맑은 고딕" w:hAnsi="맑은 고딕" w:cs="Arial Unicode MS" w:hint="eastAsia"/>
          <w:bCs/>
          <w:szCs w:val="20"/>
        </w:rPr>
        <w:t>. 양당사자의 사업장 신규 신설, 변경, 이전, 폐쇄</w:t>
      </w:r>
    </w:p>
    <w:p w14:paraId="24AC657E" w14:textId="77777777" w:rsidR="00C003BC" w:rsidRPr="00232008" w:rsidRDefault="005B7031" w:rsidP="00177073">
      <w:pPr>
        <w:ind w:firstLineChars="200" w:firstLine="400"/>
        <w:rPr>
          <w:rFonts w:ascii="맑은 고딕" w:eastAsia="맑은 고딕" w:hAnsi="맑은 고딕" w:cs="Arial Unicode MS"/>
          <w:bCs/>
          <w:szCs w:val="20"/>
        </w:rPr>
      </w:pPr>
      <w:r>
        <w:rPr>
          <w:rFonts w:ascii="맑은 고딕" w:eastAsia="맑은 고딕" w:hAnsi="맑은 고딕" w:cs="Arial Unicode MS" w:hint="eastAsia"/>
          <w:bCs/>
          <w:szCs w:val="20"/>
        </w:rPr>
        <w:t>마</w:t>
      </w:r>
      <w:r w:rsidR="00C003BC" w:rsidRPr="00232008">
        <w:rPr>
          <w:rFonts w:ascii="맑은 고딕" w:eastAsia="맑은 고딕" w:hAnsi="맑은 고딕" w:cs="Arial Unicode MS" w:hint="eastAsia"/>
          <w:bCs/>
          <w:szCs w:val="20"/>
        </w:rPr>
        <w:t>. 양당사자의 사업장 대표자, 사업자번호, 주소, 연락처 변경</w:t>
      </w:r>
    </w:p>
    <w:p w14:paraId="04BE6041" w14:textId="77777777" w:rsidR="003859F4" w:rsidRPr="00C003BC" w:rsidRDefault="003859F4" w:rsidP="003859F4">
      <w:pPr>
        <w:rPr>
          <w:rFonts w:asciiTheme="minorEastAsia" w:eastAsiaTheme="minorEastAsia" w:hAnsiTheme="minorEastAsia"/>
          <w:szCs w:val="20"/>
        </w:rPr>
      </w:pPr>
    </w:p>
    <w:p w14:paraId="167F4A0C" w14:textId="77777777" w:rsidR="003859F4" w:rsidRPr="003A4A92" w:rsidRDefault="003859F4" w:rsidP="003859F4">
      <w:pPr>
        <w:rPr>
          <w:rFonts w:asciiTheme="minorEastAsia" w:eastAsiaTheme="minorEastAsia" w:hAnsiTheme="minorEastAsia" w:cs="Arial"/>
          <w:szCs w:val="20"/>
        </w:rPr>
      </w:pPr>
      <w:r w:rsidRPr="003859F4">
        <w:rPr>
          <w:rFonts w:asciiTheme="minorEastAsia" w:eastAsiaTheme="minorEastAsia" w:hAnsiTheme="minorEastAsia" w:cs="Arial" w:hint="eastAsia"/>
          <w:szCs w:val="20"/>
        </w:rPr>
        <w:t xml:space="preserve">본 계약의 내용을 증명하기 위하여 </w:t>
      </w:r>
      <w:r w:rsidR="00881A2F">
        <w:rPr>
          <w:rFonts w:asciiTheme="minorEastAsia" w:eastAsiaTheme="minorEastAsia" w:hAnsiTheme="minorEastAsia" w:cs="Arial"/>
          <w:szCs w:val="20"/>
        </w:rPr>
        <w:t>‘광고주’</w:t>
      </w:r>
      <w:r w:rsidR="00592C69">
        <w:rPr>
          <w:rFonts w:asciiTheme="minorEastAsia" w:eastAsiaTheme="minorEastAsia" w:hAnsiTheme="minorEastAsia" w:cs="Arial" w:hint="eastAsia"/>
          <w:szCs w:val="20"/>
        </w:rPr>
        <w:t>와</w:t>
      </w:r>
      <w:r w:rsidRPr="003859F4">
        <w:rPr>
          <w:rFonts w:asciiTheme="minorEastAsia" w:eastAsiaTheme="minorEastAsia" w:hAnsiTheme="minorEastAsia" w:cs="Arial" w:hint="eastAsia"/>
          <w:szCs w:val="20"/>
        </w:rPr>
        <w:t xml:space="preserve"> </w:t>
      </w:r>
      <w:r w:rsidR="00881A2F">
        <w:rPr>
          <w:rFonts w:asciiTheme="minorEastAsia" w:eastAsiaTheme="minorEastAsia" w:hAnsiTheme="minorEastAsia" w:cs="Arial"/>
          <w:szCs w:val="20"/>
        </w:rPr>
        <w:t>‘대행사’</w:t>
      </w:r>
      <w:r w:rsidR="00592C69">
        <w:rPr>
          <w:rFonts w:asciiTheme="minorEastAsia" w:eastAsiaTheme="minorEastAsia" w:hAnsiTheme="minorEastAsia" w:cs="Arial" w:hint="eastAsia"/>
          <w:szCs w:val="20"/>
        </w:rPr>
        <w:t>는</w:t>
      </w:r>
      <w:r w:rsidRPr="003859F4">
        <w:rPr>
          <w:rFonts w:asciiTheme="minorEastAsia" w:eastAsiaTheme="minorEastAsia" w:hAnsiTheme="minorEastAsia" w:cs="Arial" w:hint="eastAsia"/>
          <w:szCs w:val="20"/>
        </w:rPr>
        <w:t xml:space="preserve"> 계약서를 2부 작성하여 기명 날인한 후 각각 1부씩 보관한다.</w:t>
      </w:r>
    </w:p>
    <w:p w14:paraId="2C487D2F" w14:textId="77777777" w:rsidR="00FF6B74" w:rsidRPr="003859F4" w:rsidRDefault="00FF6B74" w:rsidP="003859F4">
      <w:pPr>
        <w:rPr>
          <w:rFonts w:asciiTheme="minorEastAsia" w:eastAsiaTheme="minorEastAsia" w:hAnsiTheme="minorEastAsia"/>
          <w:szCs w:val="20"/>
        </w:rPr>
      </w:pPr>
    </w:p>
    <w:p w14:paraId="73F75135" w14:textId="77777777" w:rsidR="00592C69" w:rsidRDefault="003859F4" w:rsidP="003A4A92">
      <w:pPr>
        <w:jc w:val="center"/>
        <w:rPr>
          <w:rFonts w:asciiTheme="minorEastAsia" w:eastAsiaTheme="minorEastAsia" w:hAnsiTheme="minorEastAsia"/>
          <w:szCs w:val="20"/>
        </w:rPr>
      </w:pPr>
      <w:r w:rsidRPr="003859F4">
        <w:rPr>
          <w:rFonts w:asciiTheme="minorEastAsia" w:eastAsiaTheme="minorEastAsia" w:hAnsiTheme="minorEastAsia" w:hint="eastAsia"/>
          <w:szCs w:val="20"/>
        </w:rPr>
        <w:t>20</w:t>
      </w:r>
      <w:r w:rsidR="00C81C66">
        <w:rPr>
          <w:rFonts w:asciiTheme="minorEastAsia" w:eastAsiaTheme="minorEastAsia" w:hAnsiTheme="minorEastAsia"/>
          <w:szCs w:val="20"/>
        </w:rPr>
        <w:t>25</w:t>
      </w:r>
      <w:r w:rsidRPr="003859F4">
        <w:rPr>
          <w:rFonts w:asciiTheme="minorEastAsia" w:eastAsiaTheme="minorEastAsia" w:hAnsiTheme="minorEastAsia" w:hint="eastAsia"/>
          <w:szCs w:val="20"/>
        </w:rPr>
        <w:t>년</w:t>
      </w:r>
      <w:r w:rsidR="00C81C66">
        <w:rPr>
          <w:rFonts w:asciiTheme="minorEastAsia" w:eastAsiaTheme="minorEastAsia" w:hAnsiTheme="minorEastAsia"/>
          <w:szCs w:val="20"/>
        </w:rPr>
        <w:t xml:space="preserve"> 12</w:t>
      </w:r>
      <w:r w:rsidRPr="003859F4">
        <w:rPr>
          <w:rFonts w:asciiTheme="minorEastAsia" w:eastAsiaTheme="minorEastAsia" w:hAnsiTheme="minorEastAsia" w:hint="eastAsia"/>
          <w:szCs w:val="20"/>
        </w:rPr>
        <w:t>월</w:t>
      </w:r>
      <w:r w:rsidR="00C81C66">
        <w:rPr>
          <w:rFonts w:asciiTheme="minorEastAsia" w:eastAsiaTheme="minorEastAsia" w:hAnsiTheme="minorEastAsia"/>
          <w:szCs w:val="20"/>
        </w:rPr>
        <w:t xml:space="preserve"> 16</w:t>
      </w:r>
      <w:r w:rsidRPr="003859F4">
        <w:rPr>
          <w:rFonts w:asciiTheme="minorEastAsia" w:eastAsiaTheme="minorEastAsia" w:hAnsiTheme="minorEastAsia" w:hint="eastAsia"/>
          <w:szCs w:val="20"/>
        </w:rPr>
        <w:t xml:space="preserve">일 </w:t>
      </w:r>
    </w:p>
    <w:p w14:paraId="71F355FD" w14:textId="77777777" w:rsidR="00FF6B74" w:rsidRDefault="00FF6B74" w:rsidP="003859F4">
      <w:pPr>
        <w:jc w:val="center"/>
        <w:rPr>
          <w:rFonts w:asciiTheme="minorEastAsia" w:eastAsiaTheme="minorEastAsia" w:hAnsiTheme="minorEastAsia"/>
          <w:szCs w:val="20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4513"/>
        <w:gridCol w:w="4513"/>
      </w:tblGrid>
      <w:tr w:rsidR="00592C69" w:rsidRPr="0078311C" w14:paraId="7008C89F" w14:textId="77777777" w:rsidTr="008D7137">
        <w:tc>
          <w:tcPr>
            <w:tcW w:w="4634" w:type="dxa"/>
            <w:shd w:val="clear" w:color="auto" w:fill="auto"/>
          </w:tcPr>
          <w:p w14:paraId="1F36AEF1" w14:textId="77777777" w:rsidR="00592C69" w:rsidRPr="007D62C4" w:rsidRDefault="00592C69" w:rsidP="008D7137">
            <w:pPr>
              <w:rPr>
                <w:rFonts w:ascii="맑은 고딕" w:eastAsia="맑은 고딕" w:hAnsi="맑은 고딕"/>
                <w:b/>
                <w:szCs w:val="20"/>
              </w:rPr>
            </w:pPr>
            <w:r w:rsidRPr="007D62C4">
              <w:rPr>
                <w:rFonts w:ascii="맑은 고딕" w:eastAsia="맑은 고딕" w:hAnsi="맑은 고딕" w:hint="eastAsia"/>
                <w:b/>
                <w:szCs w:val="20"/>
              </w:rPr>
              <w:t>광고주</w:t>
            </w:r>
          </w:p>
        </w:tc>
        <w:tc>
          <w:tcPr>
            <w:tcW w:w="4634" w:type="dxa"/>
            <w:shd w:val="clear" w:color="auto" w:fill="auto"/>
          </w:tcPr>
          <w:p w14:paraId="0FE219E9" w14:textId="77777777" w:rsidR="00592C69" w:rsidRPr="007D62C4" w:rsidRDefault="00592C69" w:rsidP="008D7137">
            <w:pPr>
              <w:rPr>
                <w:rFonts w:ascii="맑은 고딕" w:eastAsia="맑은 고딕" w:hAnsi="맑은 고딕"/>
                <w:b/>
                <w:szCs w:val="20"/>
              </w:rPr>
            </w:pPr>
            <w:r w:rsidRPr="007D62C4">
              <w:rPr>
                <w:rFonts w:ascii="맑은 고딕" w:eastAsia="맑은 고딕" w:hAnsi="맑은 고딕" w:hint="eastAsia"/>
                <w:b/>
                <w:szCs w:val="20"/>
              </w:rPr>
              <w:t>대행사</w:t>
            </w:r>
          </w:p>
        </w:tc>
      </w:tr>
      <w:tr w:rsidR="00592C69" w:rsidRPr="0078311C" w14:paraId="1B66BD46" w14:textId="77777777" w:rsidTr="008D7137">
        <w:tc>
          <w:tcPr>
            <w:tcW w:w="4634" w:type="dxa"/>
            <w:shd w:val="clear" w:color="auto" w:fill="auto"/>
          </w:tcPr>
          <w:p w14:paraId="1C0578D2" w14:textId="7BA3B2FE" w:rsidR="00592C69" w:rsidRPr="0078311C" w:rsidRDefault="00592C69" w:rsidP="008D7137">
            <w:pPr>
              <w:rPr>
                <w:rFonts w:ascii="맑은 고딕" w:eastAsia="맑은 고딕" w:hAnsi="맑은 고딕"/>
                <w:szCs w:val="20"/>
              </w:rPr>
            </w:pPr>
            <w:r w:rsidRPr="0078311C">
              <w:rPr>
                <w:rFonts w:ascii="맑은 고딕" w:eastAsia="맑은 고딕" w:hAnsi="맑은 고딕" w:hint="eastAsia"/>
                <w:szCs w:val="20"/>
              </w:rPr>
              <w:t xml:space="preserve">업체명: </w:t>
            </w:r>
            <w:r w:rsidRPr="0078311C">
              <w:rPr>
                <w:rFonts w:ascii="맑은 고딕" w:eastAsia="맑은 고딕" w:hAnsi="맑은 고딕"/>
                <w:szCs w:val="20"/>
              </w:rPr>
              <w:t>㈜</w:t>
            </w:r>
            <w:proofErr w:type="spellStart"/>
            <w:r w:rsidR="00C81C66">
              <w:rPr>
                <w:rFonts w:ascii="맑은 고딕" w:eastAsia="맑은 고딕" w:hAnsi="맑은 고딕" w:hint="eastAsia"/>
                <w:szCs w:val="20"/>
              </w:rPr>
              <w:t>일룸</w:t>
            </w:r>
            <w:proofErr w:type="spellEnd"/>
            <w:r w:rsidR="00C81C66">
              <w:rPr>
                <w:rFonts w:ascii="맑은 고딕" w:eastAsia="맑은 고딕" w:hAnsi="맑은 고딕" w:hint="eastAsia"/>
                <w:szCs w:val="20"/>
              </w:rPr>
              <w:t xml:space="preserve"> </w:t>
            </w:r>
            <w:bookmarkStart w:id="42" w:name="_GoBack"/>
            <w:bookmarkEnd w:id="42"/>
            <w:del w:id="43" w:author="김현주 (Hyunjoo Kim)" w:date="2026-01-02T09:55:00Z">
              <w:r w:rsidR="00C81C66" w:rsidDel="00CF1E2A">
                <w:rPr>
                  <w:rFonts w:ascii="맑은 고딕" w:eastAsia="맑은 고딕" w:hAnsi="맑은 고딕" w:hint="eastAsia"/>
                  <w:szCs w:val="20"/>
                </w:rPr>
                <w:delText>슬로우베드</w:delText>
              </w:r>
            </w:del>
          </w:p>
        </w:tc>
        <w:tc>
          <w:tcPr>
            <w:tcW w:w="4634" w:type="dxa"/>
            <w:shd w:val="clear" w:color="auto" w:fill="auto"/>
          </w:tcPr>
          <w:p w14:paraId="18F8C9E9" w14:textId="77777777" w:rsidR="00592C69" w:rsidRPr="0078311C" w:rsidRDefault="00592C69" w:rsidP="008D7137">
            <w:pPr>
              <w:rPr>
                <w:rFonts w:ascii="맑은 고딕" w:eastAsia="맑은 고딕" w:hAnsi="맑은 고딕"/>
                <w:szCs w:val="20"/>
              </w:rPr>
            </w:pPr>
            <w:r w:rsidRPr="0078311C">
              <w:rPr>
                <w:rFonts w:ascii="맑은 고딕" w:eastAsia="맑은 고딕" w:hAnsi="맑은 고딕" w:hint="eastAsia"/>
                <w:szCs w:val="20"/>
              </w:rPr>
              <w:t>업체명: 주식회사 이엠넷</w:t>
            </w:r>
          </w:p>
        </w:tc>
      </w:tr>
      <w:tr w:rsidR="00592C69" w:rsidRPr="0078311C" w14:paraId="2F668FCA" w14:textId="77777777" w:rsidTr="008D7137">
        <w:tc>
          <w:tcPr>
            <w:tcW w:w="4634" w:type="dxa"/>
            <w:shd w:val="clear" w:color="auto" w:fill="auto"/>
          </w:tcPr>
          <w:p w14:paraId="4F77E0CC" w14:textId="77777777" w:rsidR="00592C69" w:rsidRPr="0078311C" w:rsidRDefault="00592C69" w:rsidP="00C81C66">
            <w:pPr>
              <w:rPr>
                <w:rFonts w:ascii="맑은 고딕" w:eastAsia="맑은 고딕" w:hAnsi="맑은 고딕"/>
                <w:szCs w:val="20"/>
              </w:rPr>
            </w:pPr>
            <w:proofErr w:type="gramStart"/>
            <w:r w:rsidRPr="0078311C">
              <w:rPr>
                <w:rFonts w:ascii="맑은 고딕" w:eastAsia="맑은 고딕" w:hAnsi="맑은 고딕" w:hint="eastAsia"/>
                <w:szCs w:val="20"/>
              </w:rPr>
              <w:t>주</w:t>
            </w:r>
            <w:r>
              <w:rPr>
                <w:rFonts w:ascii="맑은 고딕" w:eastAsia="맑은 고딕" w:hAnsi="맑은 고딕" w:hint="eastAsia"/>
                <w:szCs w:val="20"/>
              </w:rPr>
              <w:t xml:space="preserve">  </w:t>
            </w:r>
            <w:r w:rsidRPr="0078311C">
              <w:rPr>
                <w:rFonts w:ascii="맑은 고딕" w:eastAsia="맑은 고딕" w:hAnsi="맑은 고딕" w:hint="eastAsia"/>
                <w:szCs w:val="20"/>
              </w:rPr>
              <w:t>소</w:t>
            </w:r>
            <w:proofErr w:type="gramEnd"/>
            <w:r w:rsidRPr="0078311C">
              <w:rPr>
                <w:rFonts w:ascii="맑은 고딕" w:eastAsia="맑은 고딕" w:hAnsi="맑은 고딕" w:hint="eastAsia"/>
                <w:szCs w:val="20"/>
              </w:rPr>
              <w:t>: 서울</w:t>
            </w:r>
            <w:r w:rsidR="00C81C66">
              <w:rPr>
                <w:rFonts w:ascii="맑은 고딕" w:eastAsia="맑은 고딕" w:hAnsi="맑은 고딕"/>
                <w:szCs w:val="20"/>
              </w:rPr>
              <w:t xml:space="preserve"> </w:t>
            </w:r>
            <w:r w:rsidR="00C81C66">
              <w:rPr>
                <w:rFonts w:ascii="맑은 고딕" w:eastAsia="맑은 고딕" w:hAnsi="맑은 고딕" w:hint="eastAsia"/>
                <w:szCs w:val="20"/>
              </w:rPr>
              <w:t xml:space="preserve">송파구 </w:t>
            </w:r>
            <w:proofErr w:type="spellStart"/>
            <w:r w:rsidR="00C81C66">
              <w:rPr>
                <w:rFonts w:ascii="맑은 고딕" w:eastAsia="맑은 고딕" w:hAnsi="맑은 고딕" w:hint="eastAsia"/>
                <w:szCs w:val="20"/>
              </w:rPr>
              <w:t>오금로</w:t>
            </w:r>
            <w:proofErr w:type="spellEnd"/>
            <w:r w:rsidR="00C81C66">
              <w:rPr>
                <w:rFonts w:ascii="맑은 고딕" w:eastAsia="맑은 고딕" w:hAnsi="맑은 고딕" w:hint="eastAsia"/>
                <w:szCs w:val="20"/>
              </w:rPr>
              <w:t xml:space="preserve"> </w:t>
            </w:r>
            <w:r w:rsidR="00C81C66">
              <w:rPr>
                <w:rFonts w:ascii="맑은 고딕" w:eastAsia="맑은 고딕" w:hAnsi="맑은 고딕"/>
                <w:szCs w:val="20"/>
              </w:rPr>
              <w:t>311</w:t>
            </w:r>
          </w:p>
        </w:tc>
        <w:tc>
          <w:tcPr>
            <w:tcW w:w="4634" w:type="dxa"/>
            <w:shd w:val="clear" w:color="auto" w:fill="auto"/>
          </w:tcPr>
          <w:p w14:paraId="44F7DF0E" w14:textId="77777777" w:rsidR="00592C69" w:rsidRPr="0078311C" w:rsidRDefault="00592C69" w:rsidP="008D7137">
            <w:pPr>
              <w:rPr>
                <w:rFonts w:ascii="맑은 고딕" w:eastAsia="맑은 고딕" w:hAnsi="맑은 고딕"/>
                <w:szCs w:val="20"/>
              </w:rPr>
            </w:pPr>
            <w:proofErr w:type="gramStart"/>
            <w:r w:rsidRPr="0078311C">
              <w:rPr>
                <w:rFonts w:ascii="맑은 고딕" w:eastAsia="맑은 고딕" w:hAnsi="맑은 고딕" w:hint="eastAsia"/>
                <w:szCs w:val="20"/>
              </w:rPr>
              <w:t>주</w:t>
            </w:r>
            <w:r>
              <w:rPr>
                <w:rFonts w:ascii="맑은 고딕" w:eastAsia="맑은 고딕" w:hAnsi="맑은 고딕" w:hint="eastAsia"/>
                <w:szCs w:val="20"/>
              </w:rPr>
              <w:t xml:space="preserve">  </w:t>
            </w:r>
            <w:r w:rsidRPr="0078311C">
              <w:rPr>
                <w:rFonts w:ascii="맑은 고딕" w:eastAsia="맑은 고딕" w:hAnsi="맑은 고딕" w:hint="eastAsia"/>
                <w:szCs w:val="20"/>
              </w:rPr>
              <w:t>소</w:t>
            </w:r>
            <w:proofErr w:type="gramEnd"/>
            <w:r w:rsidRPr="0078311C">
              <w:rPr>
                <w:rFonts w:ascii="맑은 고딕" w:eastAsia="맑은 고딕" w:hAnsi="맑은 고딕" w:hint="eastAsia"/>
                <w:szCs w:val="20"/>
              </w:rPr>
              <w:t>: 서울 구로구 디지털로34길 27</w:t>
            </w:r>
          </w:p>
          <w:p w14:paraId="7434F9F8" w14:textId="77777777" w:rsidR="00592C69" w:rsidRPr="0078311C" w:rsidRDefault="00592C69" w:rsidP="008D7137">
            <w:pPr>
              <w:rPr>
                <w:rFonts w:ascii="맑은 고딕" w:eastAsia="맑은 고딕" w:hAnsi="맑은 고딕"/>
                <w:szCs w:val="20"/>
              </w:rPr>
            </w:pPr>
            <w:r w:rsidRPr="0078311C">
              <w:rPr>
                <w:rFonts w:ascii="맑은 고딕" w:eastAsia="맑은 고딕" w:hAnsi="맑은 고딕" w:hint="eastAsia"/>
                <w:szCs w:val="20"/>
              </w:rPr>
              <w:t xml:space="preserve">      </w:t>
            </w:r>
            <w:r>
              <w:rPr>
                <w:rFonts w:ascii="맑은 고딕" w:eastAsia="맑은 고딕" w:hAnsi="맑은 고딕" w:hint="eastAsia"/>
                <w:szCs w:val="20"/>
              </w:rPr>
              <w:t xml:space="preserve"> </w:t>
            </w:r>
            <w:proofErr w:type="spellStart"/>
            <w:r w:rsidRPr="0078311C">
              <w:rPr>
                <w:rFonts w:ascii="맑은 고딕" w:eastAsia="맑은 고딕" w:hAnsi="맑은 고딕" w:hint="eastAsia"/>
                <w:szCs w:val="20"/>
              </w:rPr>
              <w:t>대륭포스트타워</w:t>
            </w:r>
            <w:proofErr w:type="spellEnd"/>
            <w:r w:rsidRPr="0078311C">
              <w:rPr>
                <w:rFonts w:ascii="맑은 고딕" w:eastAsia="맑은 고딕" w:hAnsi="맑은 고딕" w:hint="eastAsia"/>
                <w:szCs w:val="20"/>
              </w:rPr>
              <w:t>3차</w:t>
            </w:r>
            <w:r>
              <w:rPr>
                <w:rFonts w:ascii="맑은 고딕" w:eastAsia="맑은 고딕" w:hAnsi="맑은 고딕" w:hint="eastAsia"/>
                <w:szCs w:val="20"/>
              </w:rPr>
              <w:t xml:space="preserve"> 14</w:t>
            </w:r>
            <w:r w:rsidRPr="0078311C">
              <w:rPr>
                <w:rFonts w:ascii="맑은 고딕" w:eastAsia="맑은 고딕" w:hAnsi="맑은 고딕" w:hint="eastAsia"/>
                <w:szCs w:val="20"/>
              </w:rPr>
              <w:t>층</w:t>
            </w:r>
          </w:p>
        </w:tc>
      </w:tr>
      <w:tr w:rsidR="00592C69" w:rsidRPr="0078311C" w14:paraId="2090DE1D" w14:textId="77777777" w:rsidTr="008D7137">
        <w:tc>
          <w:tcPr>
            <w:tcW w:w="4634" w:type="dxa"/>
            <w:shd w:val="clear" w:color="auto" w:fill="auto"/>
          </w:tcPr>
          <w:p w14:paraId="0CA6F30E" w14:textId="77777777" w:rsidR="00592C69" w:rsidRPr="0078311C" w:rsidRDefault="00592C69" w:rsidP="008D7137">
            <w:pPr>
              <w:rPr>
                <w:rFonts w:ascii="맑은 고딕" w:eastAsia="맑은 고딕" w:hAnsi="맑은 고딕"/>
                <w:szCs w:val="20"/>
              </w:rPr>
            </w:pPr>
            <w:r w:rsidRPr="0078311C">
              <w:rPr>
                <w:rFonts w:ascii="맑은 고딕" w:eastAsia="맑은 고딕" w:hAnsi="맑은 고딕" w:hint="eastAsia"/>
                <w:szCs w:val="20"/>
              </w:rPr>
              <w:t xml:space="preserve">대표이사:  </w:t>
            </w:r>
            <w:proofErr w:type="gramStart"/>
            <w:r w:rsidR="00C81C66">
              <w:rPr>
                <w:rFonts w:ascii="맑은 고딕" w:eastAsia="맑은 고딕" w:hAnsi="맑은 고딕" w:hint="eastAsia"/>
                <w:szCs w:val="20"/>
              </w:rPr>
              <w:t>정  보</w:t>
            </w:r>
            <w:proofErr w:type="gramEnd"/>
            <w:r w:rsidR="00C81C66">
              <w:rPr>
                <w:rFonts w:ascii="맑은 고딕" w:eastAsia="맑은 고딕" w:hAnsi="맑은 고딕" w:hint="eastAsia"/>
                <w:szCs w:val="20"/>
              </w:rPr>
              <w:t xml:space="preserve"> </w:t>
            </w:r>
            <w:r w:rsidR="00C81C66">
              <w:rPr>
                <w:rFonts w:ascii="맑은 고딕" w:eastAsia="맑은 고딕" w:hAnsi="맑은 고딕"/>
                <w:szCs w:val="20"/>
              </w:rPr>
              <w:t xml:space="preserve"> </w:t>
            </w:r>
            <w:r w:rsidR="00C81C66">
              <w:rPr>
                <w:rFonts w:ascii="맑은 고딕" w:eastAsia="맑은 고딕" w:hAnsi="맑은 고딕" w:hint="eastAsia"/>
                <w:szCs w:val="20"/>
              </w:rPr>
              <w:t>은</w:t>
            </w:r>
            <w:r w:rsidRPr="0078311C">
              <w:rPr>
                <w:rFonts w:ascii="맑은 고딕" w:eastAsia="맑은 고딕" w:hAnsi="맑은 고딕" w:hint="eastAsia"/>
                <w:szCs w:val="20"/>
              </w:rPr>
              <w:t xml:space="preserve">         (인)</w:t>
            </w:r>
          </w:p>
        </w:tc>
        <w:tc>
          <w:tcPr>
            <w:tcW w:w="4634" w:type="dxa"/>
            <w:shd w:val="clear" w:color="auto" w:fill="auto"/>
          </w:tcPr>
          <w:p w14:paraId="7BC71C2D" w14:textId="77777777" w:rsidR="00592C69" w:rsidRPr="0078311C" w:rsidRDefault="00592C69" w:rsidP="008D7137">
            <w:pPr>
              <w:rPr>
                <w:rFonts w:ascii="맑은 고딕" w:eastAsia="맑은 고딕" w:hAnsi="맑은 고딕"/>
                <w:szCs w:val="20"/>
              </w:rPr>
            </w:pPr>
            <w:r w:rsidRPr="0078311C">
              <w:rPr>
                <w:rFonts w:ascii="맑은 고딕" w:eastAsia="맑은 고딕" w:hAnsi="맑은 고딕" w:hint="eastAsia"/>
                <w:szCs w:val="20"/>
              </w:rPr>
              <w:t xml:space="preserve">대표이사: </w:t>
            </w:r>
            <w:proofErr w:type="gramStart"/>
            <w:r w:rsidRPr="0078311C">
              <w:rPr>
                <w:rFonts w:ascii="맑은 고딕" w:eastAsia="맑은 고딕" w:hAnsi="맑은 고딕" w:hint="eastAsia"/>
                <w:szCs w:val="20"/>
              </w:rPr>
              <w:t>김  영</w:t>
            </w:r>
            <w:proofErr w:type="gramEnd"/>
            <w:r w:rsidRPr="0078311C">
              <w:rPr>
                <w:rFonts w:ascii="맑은 고딕" w:eastAsia="맑은 고딕" w:hAnsi="맑은 고딕" w:hint="eastAsia"/>
                <w:szCs w:val="20"/>
              </w:rPr>
              <w:t xml:space="preserve">  원             (인)</w:t>
            </w:r>
          </w:p>
        </w:tc>
      </w:tr>
    </w:tbl>
    <w:p w14:paraId="70A5CA6F" w14:textId="77777777" w:rsidR="00592C69" w:rsidRDefault="00592C69" w:rsidP="003A4A92">
      <w:pPr>
        <w:rPr>
          <w:rFonts w:asciiTheme="minorEastAsia" w:eastAsiaTheme="minorEastAsia" w:hAnsiTheme="minorEastAsia"/>
          <w:szCs w:val="20"/>
        </w:rPr>
      </w:pPr>
    </w:p>
    <w:sectPr w:rsidR="00592C69" w:rsidSect="00D63523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comment w:id="17" w:author="김현주 (Hyunjoo Kim)" w:date="2026-01-02T09:47:00Z" w:initials="김(K">
    <w:p w14:paraId="689F8CE4" w14:textId="77777777" w:rsidR="00BB0995" w:rsidRDefault="00BB0995">
      <w:pPr>
        <w:pStyle w:val="ac"/>
        <w:rPr>
          <w:rFonts w:hint="eastAsia"/>
        </w:rPr>
      </w:pPr>
      <w:r>
        <w:rPr>
          <w:rStyle w:val="ab"/>
        </w:rPr>
        <w:annotationRef/>
      </w:r>
      <w:r>
        <w:rPr>
          <w:rFonts w:hint="eastAsia"/>
        </w:rPr>
        <w:t>지식재산권을 광고주에게 귀속시키지 않을 경우 2차 가공이나,</w:t>
      </w:r>
      <w:r>
        <w:t xml:space="preserve"> 2</w:t>
      </w:r>
      <w:r>
        <w:rPr>
          <w:rFonts w:hint="eastAsia"/>
        </w:rPr>
        <w:t>차 사용의 경우 법적 문제가 발생할 수 있습니다.</w:t>
      </w:r>
      <w:r>
        <w:t xml:space="preserve"> </w:t>
      </w:r>
      <w:r>
        <w:rPr>
          <w:rFonts w:hint="eastAsia"/>
        </w:rPr>
        <w:t>일단 위와 같이 기재하는 것이 유리합니다.</w:t>
      </w:r>
      <w:r>
        <w:t xml:space="preserve"> 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5:commentEx w15:paraId="689F8CE4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6cid:commentId w16cid:paraId="689F8CE4" w16cid:durableId="2D0212C5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D62EC94" w14:textId="77777777" w:rsidR="005624B0" w:rsidRDefault="005624B0" w:rsidP="000936BE">
      <w:r>
        <w:separator/>
      </w:r>
    </w:p>
  </w:endnote>
  <w:endnote w:type="continuationSeparator" w:id="0">
    <w:p w14:paraId="3EFEBBDF" w14:textId="77777777" w:rsidR="005624B0" w:rsidRDefault="005624B0" w:rsidP="000936B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±¼¸²Ã¼">
    <w:altName w:val="Courier New"/>
    <w:panose1 w:val="00000000000000000000"/>
    <w:charset w:val="00"/>
    <w:family w:val="auto"/>
    <w:notTrueType/>
    <w:pitch w:val="fixed"/>
    <w:sig w:usb0="00000003" w:usb1="00000000" w:usb2="00000000" w:usb3="00000000" w:csb0="00000001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BD82DC8" w14:textId="77777777" w:rsidR="005624B0" w:rsidRDefault="005624B0" w:rsidP="000936BE">
      <w:r>
        <w:separator/>
      </w:r>
    </w:p>
  </w:footnote>
  <w:footnote w:type="continuationSeparator" w:id="0">
    <w:p w14:paraId="59594C26" w14:textId="77777777" w:rsidR="005624B0" w:rsidRDefault="005624B0" w:rsidP="000936B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5424910"/>
    <w:multiLevelType w:val="hybridMultilevel"/>
    <w:tmpl w:val="3F7AB020"/>
    <w:lvl w:ilvl="0" w:tplc="D87801A4">
      <w:start w:val="1"/>
      <w:numFmt w:val="decimal"/>
      <w:lvlText w:val="%1."/>
      <w:lvlJc w:val="left"/>
      <w:pPr>
        <w:tabs>
          <w:tab w:val="num" w:pos="480"/>
        </w:tabs>
        <w:ind w:left="48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920"/>
        </w:tabs>
        <w:ind w:left="92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320"/>
        </w:tabs>
        <w:ind w:left="132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720"/>
        </w:tabs>
        <w:ind w:left="172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120"/>
        </w:tabs>
        <w:ind w:left="212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20"/>
        </w:tabs>
        <w:ind w:left="292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320"/>
        </w:tabs>
        <w:ind w:left="332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20"/>
        </w:tabs>
        <w:ind w:left="3720" w:hanging="400"/>
      </w:pPr>
    </w:lvl>
  </w:abstractNum>
  <w:abstractNum w:abstractNumId="1" w15:restartNumberingAfterBreak="0">
    <w:nsid w:val="1A4D1F4B"/>
    <w:multiLevelType w:val="hybridMultilevel"/>
    <w:tmpl w:val="A440CE0E"/>
    <w:lvl w:ilvl="0" w:tplc="EBA22FC8">
      <w:start w:val="1"/>
      <w:numFmt w:val="decimal"/>
      <w:lvlText w:val="%1."/>
      <w:lvlJc w:val="left"/>
      <w:pPr>
        <w:tabs>
          <w:tab w:val="num" w:pos="465"/>
        </w:tabs>
        <w:ind w:left="465" w:hanging="360"/>
      </w:pPr>
      <w:rPr>
        <w:rFonts w:hint="eastAsia"/>
      </w:rPr>
    </w:lvl>
    <w:lvl w:ilvl="1" w:tplc="89A4D036">
      <w:start w:val="1"/>
      <w:numFmt w:val="decimal"/>
      <w:lvlText w:val="%2."/>
      <w:lvlJc w:val="left"/>
      <w:pPr>
        <w:tabs>
          <w:tab w:val="num" w:pos="865"/>
        </w:tabs>
        <w:ind w:left="865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305"/>
        </w:tabs>
        <w:ind w:left="1305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705"/>
        </w:tabs>
        <w:ind w:left="1705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105"/>
        </w:tabs>
        <w:ind w:left="2105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05"/>
        </w:tabs>
        <w:ind w:left="2505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05"/>
        </w:tabs>
        <w:ind w:left="2905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305"/>
        </w:tabs>
        <w:ind w:left="3305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05"/>
        </w:tabs>
        <w:ind w:left="3705" w:hanging="400"/>
      </w:pPr>
    </w:lvl>
  </w:abstractNum>
  <w:abstractNum w:abstractNumId="2" w15:restartNumberingAfterBreak="0">
    <w:nsid w:val="23E421FA"/>
    <w:multiLevelType w:val="hybridMultilevel"/>
    <w:tmpl w:val="9C2CE662"/>
    <w:lvl w:ilvl="0" w:tplc="07C0A82E">
      <w:start w:val="1"/>
      <w:numFmt w:val="decimal"/>
      <w:lvlText w:val="%1."/>
      <w:lvlJc w:val="left"/>
      <w:pPr>
        <w:tabs>
          <w:tab w:val="num" w:pos="465"/>
        </w:tabs>
        <w:ind w:left="465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905"/>
        </w:tabs>
        <w:ind w:left="905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305"/>
        </w:tabs>
        <w:ind w:left="1305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705"/>
        </w:tabs>
        <w:ind w:left="1705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105"/>
        </w:tabs>
        <w:ind w:left="2105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05"/>
        </w:tabs>
        <w:ind w:left="2505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05"/>
        </w:tabs>
        <w:ind w:left="2905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305"/>
        </w:tabs>
        <w:ind w:left="3305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05"/>
        </w:tabs>
        <w:ind w:left="3705" w:hanging="400"/>
      </w:pPr>
    </w:lvl>
  </w:abstractNum>
  <w:abstractNum w:abstractNumId="3" w15:restartNumberingAfterBreak="0">
    <w:nsid w:val="2CCE06BC"/>
    <w:multiLevelType w:val="hybridMultilevel"/>
    <w:tmpl w:val="FF32C542"/>
    <w:lvl w:ilvl="0" w:tplc="04090011">
      <w:start w:val="1"/>
      <w:numFmt w:val="decimalEnclosedCircle"/>
      <w:lvlText w:val="%1"/>
      <w:lvlJc w:val="left"/>
      <w:pPr>
        <w:tabs>
          <w:tab w:val="num" w:pos="800"/>
        </w:tabs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4" w15:restartNumberingAfterBreak="0">
    <w:nsid w:val="35900704"/>
    <w:multiLevelType w:val="hybridMultilevel"/>
    <w:tmpl w:val="03FE6A5A"/>
    <w:lvl w:ilvl="0" w:tplc="00202202">
      <w:start w:val="1"/>
      <w:numFmt w:val="ganada"/>
      <w:lvlText w:val="%1."/>
      <w:lvlJc w:val="left"/>
      <w:pPr>
        <w:ind w:left="502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942" w:hanging="400"/>
      </w:pPr>
    </w:lvl>
    <w:lvl w:ilvl="2" w:tplc="0409001B" w:tentative="1">
      <w:start w:val="1"/>
      <w:numFmt w:val="lowerRoman"/>
      <w:lvlText w:val="%3."/>
      <w:lvlJc w:val="right"/>
      <w:pPr>
        <w:ind w:left="1342" w:hanging="400"/>
      </w:pPr>
    </w:lvl>
    <w:lvl w:ilvl="3" w:tplc="0409000F" w:tentative="1">
      <w:start w:val="1"/>
      <w:numFmt w:val="decimal"/>
      <w:lvlText w:val="%4."/>
      <w:lvlJc w:val="left"/>
      <w:pPr>
        <w:ind w:left="1742" w:hanging="400"/>
      </w:pPr>
    </w:lvl>
    <w:lvl w:ilvl="4" w:tplc="04090019" w:tentative="1">
      <w:start w:val="1"/>
      <w:numFmt w:val="upperLetter"/>
      <w:lvlText w:val="%5."/>
      <w:lvlJc w:val="left"/>
      <w:pPr>
        <w:ind w:left="2142" w:hanging="400"/>
      </w:pPr>
    </w:lvl>
    <w:lvl w:ilvl="5" w:tplc="0409001B" w:tentative="1">
      <w:start w:val="1"/>
      <w:numFmt w:val="lowerRoman"/>
      <w:lvlText w:val="%6."/>
      <w:lvlJc w:val="right"/>
      <w:pPr>
        <w:ind w:left="2542" w:hanging="400"/>
      </w:pPr>
    </w:lvl>
    <w:lvl w:ilvl="6" w:tplc="0409000F" w:tentative="1">
      <w:start w:val="1"/>
      <w:numFmt w:val="decimal"/>
      <w:lvlText w:val="%7."/>
      <w:lvlJc w:val="left"/>
      <w:pPr>
        <w:ind w:left="2942" w:hanging="400"/>
      </w:pPr>
    </w:lvl>
    <w:lvl w:ilvl="7" w:tplc="04090019" w:tentative="1">
      <w:start w:val="1"/>
      <w:numFmt w:val="upperLetter"/>
      <w:lvlText w:val="%8."/>
      <w:lvlJc w:val="left"/>
      <w:pPr>
        <w:ind w:left="3342" w:hanging="400"/>
      </w:pPr>
    </w:lvl>
    <w:lvl w:ilvl="8" w:tplc="0409001B" w:tentative="1">
      <w:start w:val="1"/>
      <w:numFmt w:val="lowerRoman"/>
      <w:lvlText w:val="%9."/>
      <w:lvlJc w:val="right"/>
      <w:pPr>
        <w:ind w:left="3742" w:hanging="400"/>
      </w:pPr>
    </w:lvl>
  </w:abstractNum>
  <w:abstractNum w:abstractNumId="5" w15:restartNumberingAfterBreak="0">
    <w:nsid w:val="422C43CB"/>
    <w:multiLevelType w:val="hybridMultilevel"/>
    <w:tmpl w:val="8398C16A"/>
    <w:lvl w:ilvl="0" w:tplc="F5DA4B1A">
      <w:start w:val="1"/>
      <w:numFmt w:val="decimal"/>
      <w:lvlText w:val="%1."/>
      <w:lvlJc w:val="left"/>
      <w:pPr>
        <w:tabs>
          <w:tab w:val="num" w:pos="465"/>
        </w:tabs>
        <w:ind w:left="465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905"/>
        </w:tabs>
        <w:ind w:left="905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305"/>
        </w:tabs>
        <w:ind w:left="1305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705"/>
        </w:tabs>
        <w:ind w:left="1705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105"/>
        </w:tabs>
        <w:ind w:left="2105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05"/>
        </w:tabs>
        <w:ind w:left="2505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05"/>
        </w:tabs>
        <w:ind w:left="2905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305"/>
        </w:tabs>
        <w:ind w:left="3305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05"/>
        </w:tabs>
        <w:ind w:left="3705" w:hanging="400"/>
      </w:pPr>
    </w:lvl>
  </w:abstractNum>
  <w:abstractNum w:abstractNumId="6" w15:restartNumberingAfterBreak="0">
    <w:nsid w:val="429A5B82"/>
    <w:multiLevelType w:val="hybridMultilevel"/>
    <w:tmpl w:val="FEA80544"/>
    <w:lvl w:ilvl="0" w:tplc="81F87CA4">
      <w:start w:val="1"/>
      <w:numFmt w:val="decimalEnclosedCircle"/>
      <w:lvlText w:val="%1"/>
      <w:lvlJc w:val="left"/>
      <w:pPr>
        <w:tabs>
          <w:tab w:val="num" w:pos="772"/>
        </w:tabs>
        <w:ind w:left="772" w:hanging="400"/>
      </w:pPr>
      <w:rPr>
        <w:b w:val="0"/>
        <w:color w:val="auto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172"/>
        </w:tabs>
        <w:ind w:left="1172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572"/>
        </w:tabs>
        <w:ind w:left="1572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72"/>
        </w:tabs>
        <w:ind w:left="1972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372"/>
        </w:tabs>
        <w:ind w:left="2372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772"/>
        </w:tabs>
        <w:ind w:left="2772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172"/>
        </w:tabs>
        <w:ind w:left="3172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572"/>
        </w:tabs>
        <w:ind w:left="3572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972"/>
        </w:tabs>
        <w:ind w:left="3972" w:hanging="400"/>
      </w:pPr>
    </w:lvl>
  </w:abstractNum>
  <w:abstractNum w:abstractNumId="7" w15:restartNumberingAfterBreak="0">
    <w:nsid w:val="48064C8D"/>
    <w:multiLevelType w:val="hybridMultilevel"/>
    <w:tmpl w:val="6C3CC514"/>
    <w:lvl w:ilvl="0" w:tplc="39526E6C">
      <w:start w:val="1"/>
      <w:numFmt w:val="decimal"/>
      <w:lvlText w:val="%1."/>
      <w:lvlJc w:val="left"/>
      <w:pPr>
        <w:tabs>
          <w:tab w:val="num" w:pos="465"/>
        </w:tabs>
        <w:ind w:left="465" w:hanging="360"/>
      </w:pPr>
      <w:rPr>
        <w:rFonts w:hint="eastAsia"/>
        <w:color w:val="auto"/>
      </w:rPr>
    </w:lvl>
    <w:lvl w:ilvl="1" w:tplc="C63EF658">
      <w:numFmt w:val="bullet"/>
      <w:lvlText w:val=""/>
      <w:lvlJc w:val="left"/>
      <w:pPr>
        <w:tabs>
          <w:tab w:val="num" w:pos="865"/>
        </w:tabs>
        <w:ind w:left="865" w:hanging="360"/>
      </w:pPr>
      <w:rPr>
        <w:rFonts w:ascii="Wingdings" w:eastAsia="바탕" w:hAnsi="Wingdings" w:cs="Arial" w:hint="default"/>
        <w:color w:val="auto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305"/>
        </w:tabs>
        <w:ind w:left="1305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705"/>
        </w:tabs>
        <w:ind w:left="1705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105"/>
        </w:tabs>
        <w:ind w:left="2105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05"/>
        </w:tabs>
        <w:ind w:left="2505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05"/>
        </w:tabs>
        <w:ind w:left="2905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305"/>
        </w:tabs>
        <w:ind w:left="3305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05"/>
        </w:tabs>
        <w:ind w:left="3705" w:hanging="400"/>
      </w:pPr>
    </w:lvl>
  </w:abstractNum>
  <w:abstractNum w:abstractNumId="8" w15:restartNumberingAfterBreak="0">
    <w:nsid w:val="4B0B34EF"/>
    <w:multiLevelType w:val="hybridMultilevel"/>
    <w:tmpl w:val="14F69966"/>
    <w:lvl w:ilvl="0" w:tplc="43F80180">
      <w:start w:val="1"/>
      <w:numFmt w:val="decimal"/>
      <w:lvlText w:val="%1."/>
      <w:lvlJc w:val="left"/>
      <w:pPr>
        <w:tabs>
          <w:tab w:val="num" w:pos="480"/>
        </w:tabs>
        <w:ind w:left="480" w:hanging="360"/>
      </w:pPr>
      <w:rPr>
        <w:rFonts w:hint="eastAsia"/>
      </w:rPr>
    </w:lvl>
    <w:lvl w:ilvl="1" w:tplc="80F6D20A">
      <w:start w:val="1"/>
      <w:numFmt w:val="decimalEnclosedCircle"/>
      <w:lvlText w:val="%2"/>
      <w:lvlJc w:val="left"/>
      <w:pPr>
        <w:tabs>
          <w:tab w:val="num" w:pos="880"/>
        </w:tabs>
        <w:ind w:left="880" w:hanging="360"/>
      </w:pPr>
      <w:rPr>
        <w:rFonts w:hint="eastAsia"/>
      </w:rPr>
    </w:lvl>
    <w:lvl w:ilvl="2" w:tplc="528A10D0">
      <w:start w:val="1"/>
      <w:numFmt w:val="decimal"/>
      <w:lvlText w:val="%3"/>
      <w:lvlJc w:val="left"/>
      <w:pPr>
        <w:tabs>
          <w:tab w:val="num" w:pos="1280"/>
        </w:tabs>
        <w:ind w:left="1280" w:hanging="360"/>
      </w:pPr>
      <w:rPr>
        <w:rFonts w:hint="eastAsia"/>
      </w:rPr>
    </w:lvl>
    <w:lvl w:ilvl="3" w:tplc="0409000F" w:tentative="1">
      <w:start w:val="1"/>
      <w:numFmt w:val="decimal"/>
      <w:lvlText w:val="%4."/>
      <w:lvlJc w:val="left"/>
      <w:pPr>
        <w:tabs>
          <w:tab w:val="num" w:pos="1720"/>
        </w:tabs>
        <w:ind w:left="172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120"/>
        </w:tabs>
        <w:ind w:left="212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20"/>
        </w:tabs>
        <w:ind w:left="292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320"/>
        </w:tabs>
        <w:ind w:left="332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20"/>
        </w:tabs>
        <w:ind w:left="3720" w:hanging="400"/>
      </w:pPr>
    </w:lvl>
  </w:abstractNum>
  <w:abstractNum w:abstractNumId="9" w15:restartNumberingAfterBreak="0">
    <w:nsid w:val="6E1D2B55"/>
    <w:multiLevelType w:val="hybridMultilevel"/>
    <w:tmpl w:val="54B04B3A"/>
    <w:lvl w:ilvl="0" w:tplc="8D324E90">
      <w:start w:val="1"/>
      <w:numFmt w:val="ganada"/>
      <w:lvlText w:val="%1."/>
      <w:lvlJc w:val="left"/>
      <w:pPr>
        <w:ind w:left="575" w:hanging="375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000" w:hanging="400"/>
      </w:pPr>
    </w:lvl>
    <w:lvl w:ilvl="2" w:tplc="0409001B" w:tentative="1">
      <w:start w:val="1"/>
      <w:numFmt w:val="lowerRoman"/>
      <w:lvlText w:val="%3."/>
      <w:lvlJc w:val="right"/>
      <w:pPr>
        <w:ind w:left="1400" w:hanging="400"/>
      </w:pPr>
    </w:lvl>
    <w:lvl w:ilvl="3" w:tplc="0409000F" w:tentative="1">
      <w:start w:val="1"/>
      <w:numFmt w:val="decimal"/>
      <w:lvlText w:val="%4."/>
      <w:lvlJc w:val="left"/>
      <w:pPr>
        <w:ind w:left="1800" w:hanging="400"/>
      </w:pPr>
    </w:lvl>
    <w:lvl w:ilvl="4" w:tplc="04090019" w:tentative="1">
      <w:start w:val="1"/>
      <w:numFmt w:val="upperLetter"/>
      <w:lvlText w:val="%5."/>
      <w:lvlJc w:val="left"/>
      <w:pPr>
        <w:ind w:left="2200" w:hanging="400"/>
      </w:pPr>
    </w:lvl>
    <w:lvl w:ilvl="5" w:tplc="0409001B" w:tentative="1">
      <w:start w:val="1"/>
      <w:numFmt w:val="lowerRoman"/>
      <w:lvlText w:val="%6."/>
      <w:lvlJc w:val="right"/>
      <w:pPr>
        <w:ind w:left="2600" w:hanging="400"/>
      </w:pPr>
    </w:lvl>
    <w:lvl w:ilvl="6" w:tplc="0409000F" w:tentative="1">
      <w:start w:val="1"/>
      <w:numFmt w:val="decimal"/>
      <w:lvlText w:val="%7."/>
      <w:lvlJc w:val="left"/>
      <w:pPr>
        <w:ind w:left="3000" w:hanging="400"/>
      </w:pPr>
    </w:lvl>
    <w:lvl w:ilvl="7" w:tplc="04090019" w:tentative="1">
      <w:start w:val="1"/>
      <w:numFmt w:val="upperLetter"/>
      <w:lvlText w:val="%8."/>
      <w:lvlJc w:val="left"/>
      <w:pPr>
        <w:ind w:left="3400" w:hanging="400"/>
      </w:pPr>
    </w:lvl>
    <w:lvl w:ilvl="8" w:tplc="0409001B" w:tentative="1">
      <w:start w:val="1"/>
      <w:numFmt w:val="lowerRoman"/>
      <w:lvlText w:val="%9."/>
      <w:lvlJc w:val="right"/>
      <w:pPr>
        <w:ind w:left="3800" w:hanging="400"/>
      </w:pPr>
    </w:lvl>
  </w:abstractNum>
  <w:abstractNum w:abstractNumId="10" w15:restartNumberingAfterBreak="0">
    <w:nsid w:val="70425D21"/>
    <w:multiLevelType w:val="hybridMultilevel"/>
    <w:tmpl w:val="3AB22850"/>
    <w:lvl w:ilvl="0" w:tplc="D102C1CC">
      <w:start w:val="1"/>
      <w:numFmt w:val="decimal"/>
      <w:lvlText w:val="%1."/>
      <w:lvlJc w:val="left"/>
      <w:pPr>
        <w:tabs>
          <w:tab w:val="num" w:pos="465"/>
        </w:tabs>
        <w:ind w:left="465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905"/>
        </w:tabs>
        <w:ind w:left="905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305"/>
        </w:tabs>
        <w:ind w:left="1305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705"/>
        </w:tabs>
        <w:ind w:left="1705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105"/>
        </w:tabs>
        <w:ind w:left="2105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05"/>
        </w:tabs>
        <w:ind w:left="2505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05"/>
        </w:tabs>
        <w:ind w:left="2905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305"/>
        </w:tabs>
        <w:ind w:left="3305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05"/>
        </w:tabs>
        <w:ind w:left="3705" w:hanging="400"/>
      </w:pPr>
    </w:lvl>
  </w:abstractNum>
  <w:num w:numId="1">
    <w:abstractNumId w:val="6"/>
  </w:num>
  <w:num w:numId="2">
    <w:abstractNumId w:val="3"/>
  </w:num>
  <w:num w:numId="3">
    <w:abstractNumId w:val="7"/>
  </w:num>
  <w:num w:numId="4">
    <w:abstractNumId w:val="0"/>
  </w:num>
  <w:num w:numId="5">
    <w:abstractNumId w:val="8"/>
  </w:num>
  <w:num w:numId="6">
    <w:abstractNumId w:val="5"/>
  </w:num>
  <w:num w:numId="7">
    <w:abstractNumId w:val="10"/>
  </w:num>
  <w:num w:numId="8">
    <w:abstractNumId w:val="2"/>
  </w:num>
  <w:num w:numId="9">
    <w:abstractNumId w:val="1"/>
  </w:num>
  <w:num w:numId="10">
    <w:abstractNumId w:val="4"/>
  </w:num>
  <w:num w:numId="11">
    <w:abstractNumId w:val="9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5:person w15:author="김현주 (Hyunjoo Kim)">
    <w15:presenceInfo w15:providerId="AD" w15:userId="S-1-12-1-959339916-1126444457-3701622442-2106532862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trackRevisions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59F4"/>
    <w:rsid w:val="00020906"/>
    <w:rsid w:val="00043A79"/>
    <w:rsid w:val="00046AF2"/>
    <w:rsid w:val="000648E6"/>
    <w:rsid w:val="00064F24"/>
    <w:rsid w:val="00075E25"/>
    <w:rsid w:val="000936BE"/>
    <w:rsid w:val="000A772E"/>
    <w:rsid w:val="000C3F32"/>
    <w:rsid w:val="000D1852"/>
    <w:rsid w:val="000D3898"/>
    <w:rsid w:val="000D7977"/>
    <w:rsid w:val="000F3C5C"/>
    <w:rsid w:val="00103B5C"/>
    <w:rsid w:val="00103E57"/>
    <w:rsid w:val="0010416D"/>
    <w:rsid w:val="00123EBB"/>
    <w:rsid w:val="00141D89"/>
    <w:rsid w:val="00143438"/>
    <w:rsid w:val="00177073"/>
    <w:rsid w:val="00195188"/>
    <w:rsid w:val="001D50CA"/>
    <w:rsid w:val="001E1C84"/>
    <w:rsid w:val="00202FCF"/>
    <w:rsid w:val="002069EB"/>
    <w:rsid w:val="002101F4"/>
    <w:rsid w:val="002162EA"/>
    <w:rsid w:val="0023266F"/>
    <w:rsid w:val="002427CC"/>
    <w:rsid w:val="00274F02"/>
    <w:rsid w:val="00291D91"/>
    <w:rsid w:val="002E2BAC"/>
    <w:rsid w:val="002F2E00"/>
    <w:rsid w:val="00321A0A"/>
    <w:rsid w:val="00333316"/>
    <w:rsid w:val="00341C98"/>
    <w:rsid w:val="0035526A"/>
    <w:rsid w:val="00362B3A"/>
    <w:rsid w:val="00383B06"/>
    <w:rsid w:val="003851A6"/>
    <w:rsid w:val="003859F4"/>
    <w:rsid w:val="00395581"/>
    <w:rsid w:val="003A1EE8"/>
    <w:rsid w:val="003A4A92"/>
    <w:rsid w:val="003A5C00"/>
    <w:rsid w:val="003B442E"/>
    <w:rsid w:val="003B744E"/>
    <w:rsid w:val="003F716F"/>
    <w:rsid w:val="0040561D"/>
    <w:rsid w:val="0040562A"/>
    <w:rsid w:val="00427113"/>
    <w:rsid w:val="00432E5A"/>
    <w:rsid w:val="004358D7"/>
    <w:rsid w:val="00444E6A"/>
    <w:rsid w:val="004464F2"/>
    <w:rsid w:val="00454786"/>
    <w:rsid w:val="00464A37"/>
    <w:rsid w:val="004656D6"/>
    <w:rsid w:val="0046683D"/>
    <w:rsid w:val="00494D2F"/>
    <w:rsid w:val="004975E7"/>
    <w:rsid w:val="00497F70"/>
    <w:rsid w:val="004B28D9"/>
    <w:rsid w:val="004B5FD4"/>
    <w:rsid w:val="004B744B"/>
    <w:rsid w:val="004D332C"/>
    <w:rsid w:val="004D35A8"/>
    <w:rsid w:val="004D59D9"/>
    <w:rsid w:val="004D7C69"/>
    <w:rsid w:val="004F2FB1"/>
    <w:rsid w:val="004F49F7"/>
    <w:rsid w:val="004F7A25"/>
    <w:rsid w:val="004F7ED3"/>
    <w:rsid w:val="00506E1D"/>
    <w:rsid w:val="00520A9C"/>
    <w:rsid w:val="00542964"/>
    <w:rsid w:val="00562264"/>
    <w:rsid w:val="005624B0"/>
    <w:rsid w:val="0056366C"/>
    <w:rsid w:val="005652E3"/>
    <w:rsid w:val="00571C42"/>
    <w:rsid w:val="00575B03"/>
    <w:rsid w:val="00576871"/>
    <w:rsid w:val="00583C44"/>
    <w:rsid w:val="005875BB"/>
    <w:rsid w:val="005927EF"/>
    <w:rsid w:val="00592C69"/>
    <w:rsid w:val="00594579"/>
    <w:rsid w:val="005A5B3B"/>
    <w:rsid w:val="005B3C21"/>
    <w:rsid w:val="005B53A0"/>
    <w:rsid w:val="005B7031"/>
    <w:rsid w:val="005C4AED"/>
    <w:rsid w:val="005C5B37"/>
    <w:rsid w:val="005C62E7"/>
    <w:rsid w:val="005C688E"/>
    <w:rsid w:val="005D0AA8"/>
    <w:rsid w:val="005D448F"/>
    <w:rsid w:val="005E7D28"/>
    <w:rsid w:val="005F456A"/>
    <w:rsid w:val="006033E8"/>
    <w:rsid w:val="0061714C"/>
    <w:rsid w:val="00651A62"/>
    <w:rsid w:val="006620EF"/>
    <w:rsid w:val="00663338"/>
    <w:rsid w:val="0066596A"/>
    <w:rsid w:val="00665A44"/>
    <w:rsid w:val="006753ED"/>
    <w:rsid w:val="00697C62"/>
    <w:rsid w:val="006A2795"/>
    <w:rsid w:val="006B17CC"/>
    <w:rsid w:val="006D08A0"/>
    <w:rsid w:val="006D5E82"/>
    <w:rsid w:val="006F0C59"/>
    <w:rsid w:val="006F33A5"/>
    <w:rsid w:val="006F514C"/>
    <w:rsid w:val="007176D5"/>
    <w:rsid w:val="00720C2D"/>
    <w:rsid w:val="00722022"/>
    <w:rsid w:val="00755A76"/>
    <w:rsid w:val="00766D04"/>
    <w:rsid w:val="00772C89"/>
    <w:rsid w:val="007750B2"/>
    <w:rsid w:val="007876BD"/>
    <w:rsid w:val="007B2367"/>
    <w:rsid w:val="007B6A18"/>
    <w:rsid w:val="007C3730"/>
    <w:rsid w:val="007E73D3"/>
    <w:rsid w:val="007F5E10"/>
    <w:rsid w:val="008518A5"/>
    <w:rsid w:val="008529B1"/>
    <w:rsid w:val="008542B6"/>
    <w:rsid w:val="00855D08"/>
    <w:rsid w:val="008641F8"/>
    <w:rsid w:val="00881A2F"/>
    <w:rsid w:val="00894076"/>
    <w:rsid w:val="008A2E34"/>
    <w:rsid w:val="008B2252"/>
    <w:rsid w:val="008D610A"/>
    <w:rsid w:val="008D7137"/>
    <w:rsid w:val="008E5E10"/>
    <w:rsid w:val="008F3FF7"/>
    <w:rsid w:val="00905A1B"/>
    <w:rsid w:val="00912CAC"/>
    <w:rsid w:val="00914DC1"/>
    <w:rsid w:val="00926076"/>
    <w:rsid w:val="00933F4B"/>
    <w:rsid w:val="00951C76"/>
    <w:rsid w:val="00952DBB"/>
    <w:rsid w:val="00960E03"/>
    <w:rsid w:val="00967228"/>
    <w:rsid w:val="00996732"/>
    <w:rsid w:val="009B34C6"/>
    <w:rsid w:val="009B6A5B"/>
    <w:rsid w:val="009C5246"/>
    <w:rsid w:val="009C55A8"/>
    <w:rsid w:val="009D7CE8"/>
    <w:rsid w:val="009E0676"/>
    <w:rsid w:val="009F6C01"/>
    <w:rsid w:val="00A029E6"/>
    <w:rsid w:val="00A147DC"/>
    <w:rsid w:val="00A149D3"/>
    <w:rsid w:val="00A22DB2"/>
    <w:rsid w:val="00A63915"/>
    <w:rsid w:val="00A77D76"/>
    <w:rsid w:val="00A8167D"/>
    <w:rsid w:val="00AA0D54"/>
    <w:rsid w:val="00AA1111"/>
    <w:rsid w:val="00AD23FB"/>
    <w:rsid w:val="00AE5128"/>
    <w:rsid w:val="00AF6F8F"/>
    <w:rsid w:val="00B01F8A"/>
    <w:rsid w:val="00B0639B"/>
    <w:rsid w:val="00B510B8"/>
    <w:rsid w:val="00B57313"/>
    <w:rsid w:val="00B80395"/>
    <w:rsid w:val="00B8177D"/>
    <w:rsid w:val="00B97232"/>
    <w:rsid w:val="00BA16C3"/>
    <w:rsid w:val="00BA4D2C"/>
    <w:rsid w:val="00BA5629"/>
    <w:rsid w:val="00BB0995"/>
    <w:rsid w:val="00BB6F75"/>
    <w:rsid w:val="00BC3588"/>
    <w:rsid w:val="00BC3F8F"/>
    <w:rsid w:val="00BC5644"/>
    <w:rsid w:val="00BF2541"/>
    <w:rsid w:val="00BF34B3"/>
    <w:rsid w:val="00BF46E6"/>
    <w:rsid w:val="00BF6C6A"/>
    <w:rsid w:val="00BF7461"/>
    <w:rsid w:val="00C003BC"/>
    <w:rsid w:val="00C06017"/>
    <w:rsid w:val="00C3237B"/>
    <w:rsid w:val="00C40DB4"/>
    <w:rsid w:val="00C45611"/>
    <w:rsid w:val="00C46C40"/>
    <w:rsid w:val="00C4779B"/>
    <w:rsid w:val="00C811A0"/>
    <w:rsid w:val="00C81C66"/>
    <w:rsid w:val="00C850DA"/>
    <w:rsid w:val="00C970DF"/>
    <w:rsid w:val="00CC6489"/>
    <w:rsid w:val="00CD5F73"/>
    <w:rsid w:val="00CE2840"/>
    <w:rsid w:val="00CE320D"/>
    <w:rsid w:val="00CF1E2A"/>
    <w:rsid w:val="00CF2FCF"/>
    <w:rsid w:val="00CF4D28"/>
    <w:rsid w:val="00D0624C"/>
    <w:rsid w:val="00D2382A"/>
    <w:rsid w:val="00D32F2A"/>
    <w:rsid w:val="00D34C4B"/>
    <w:rsid w:val="00D368D0"/>
    <w:rsid w:val="00D63523"/>
    <w:rsid w:val="00D636F1"/>
    <w:rsid w:val="00D643D4"/>
    <w:rsid w:val="00D73945"/>
    <w:rsid w:val="00D97260"/>
    <w:rsid w:val="00DD6E7B"/>
    <w:rsid w:val="00DE66B1"/>
    <w:rsid w:val="00DE729F"/>
    <w:rsid w:val="00DF3B29"/>
    <w:rsid w:val="00E11531"/>
    <w:rsid w:val="00E2073F"/>
    <w:rsid w:val="00E22DF4"/>
    <w:rsid w:val="00E22F4E"/>
    <w:rsid w:val="00E26379"/>
    <w:rsid w:val="00E26520"/>
    <w:rsid w:val="00E275A7"/>
    <w:rsid w:val="00E33A03"/>
    <w:rsid w:val="00E37D3D"/>
    <w:rsid w:val="00E44934"/>
    <w:rsid w:val="00E7182B"/>
    <w:rsid w:val="00E93F0C"/>
    <w:rsid w:val="00EA4B0F"/>
    <w:rsid w:val="00EB0013"/>
    <w:rsid w:val="00EB227C"/>
    <w:rsid w:val="00EC78F3"/>
    <w:rsid w:val="00ED19F3"/>
    <w:rsid w:val="00F02D4A"/>
    <w:rsid w:val="00F24753"/>
    <w:rsid w:val="00F264BC"/>
    <w:rsid w:val="00F26DEC"/>
    <w:rsid w:val="00F3139A"/>
    <w:rsid w:val="00F35B61"/>
    <w:rsid w:val="00F408A0"/>
    <w:rsid w:val="00F4136A"/>
    <w:rsid w:val="00F42E3D"/>
    <w:rsid w:val="00F655D7"/>
    <w:rsid w:val="00F702C6"/>
    <w:rsid w:val="00F7172E"/>
    <w:rsid w:val="00F71960"/>
    <w:rsid w:val="00F72E09"/>
    <w:rsid w:val="00F762BD"/>
    <w:rsid w:val="00FA1CDA"/>
    <w:rsid w:val="00FB5F1A"/>
    <w:rsid w:val="00FC4C58"/>
    <w:rsid w:val="00FC7927"/>
    <w:rsid w:val="00FD17B6"/>
    <w:rsid w:val="00FE06F4"/>
    <w:rsid w:val="00FE175F"/>
    <w:rsid w:val="00FE2661"/>
    <w:rsid w:val="00FF6B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BA41CBB"/>
  <w15:docId w15:val="{00A3C15B-50C1-450D-84F0-929E3C2402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3859F4"/>
    <w:pPr>
      <w:widowControl w:val="0"/>
      <w:wordWrap w:val="0"/>
      <w:autoSpaceDE w:val="0"/>
      <w:autoSpaceDN w:val="0"/>
      <w:jc w:val="both"/>
    </w:pPr>
    <w:rPr>
      <w:rFonts w:ascii="바탕" w:eastAsia="바탕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0936BE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0936BE"/>
    <w:rPr>
      <w:rFonts w:ascii="바탕" w:eastAsia="바탕" w:hAnsi="Times New Roman" w:cs="Times New Roman"/>
      <w:szCs w:val="24"/>
    </w:rPr>
  </w:style>
  <w:style w:type="paragraph" w:styleId="a4">
    <w:name w:val="footer"/>
    <w:basedOn w:val="a"/>
    <w:link w:val="Char0"/>
    <w:uiPriority w:val="99"/>
    <w:unhideWhenUsed/>
    <w:rsid w:val="000936BE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0936BE"/>
    <w:rPr>
      <w:rFonts w:ascii="바탕" w:eastAsia="바탕" w:hAnsi="Times New Roman" w:cs="Times New Roman"/>
      <w:szCs w:val="24"/>
    </w:rPr>
  </w:style>
  <w:style w:type="table" w:styleId="a5">
    <w:name w:val="Table Grid"/>
    <w:basedOn w:val="a1"/>
    <w:uiPriority w:val="59"/>
    <w:rsid w:val="00905A1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Char1"/>
    <w:uiPriority w:val="99"/>
    <w:semiHidden/>
    <w:unhideWhenUsed/>
    <w:rsid w:val="00C3237B"/>
    <w:rPr>
      <w:rFonts w:asciiTheme="majorHAnsi" w:eastAsiaTheme="majorEastAsia" w:hAnsiTheme="majorHAnsi" w:cstheme="majorBidi"/>
      <w:sz w:val="18"/>
      <w:szCs w:val="18"/>
    </w:rPr>
  </w:style>
  <w:style w:type="character" w:customStyle="1" w:styleId="Char1">
    <w:name w:val="풍선 도움말 텍스트 Char"/>
    <w:basedOn w:val="a0"/>
    <w:link w:val="a6"/>
    <w:uiPriority w:val="99"/>
    <w:semiHidden/>
    <w:rsid w:val="00C3237B"/>
    <w:rPr>
      <w:rFonts w:asciiTheme="majorHAnsi" w:eastAsiaTheme="majorEastAsia" w:hAnsiTheme="majorHAnsi" w:cstheme="majorBidi"/>
      <w:sz w:val="18"/>
      <w:szCs w:val="18"/>
    </w:rPr>
  </w:style>
  <w:style w:type="paragraph" w:styleId="a7">
    <w:name w:val="List Paragraph"/>
    <w:basedOn w:val="a"/>
    <w:uiPriority w:val="34"/>
    <w:qFormat/>
    <w:rsid w:val="00B0639B"/>
    <w:pPr>
      <w:ind w:leftChars="400" w:left="800"/>
    </w:pPr>
  </w:style>
  <w:style w:type="paragraph" w:customStyle="1" w:styleId="s0">
    <w:name w:val="s0"/>
    <w:rsid w:val="000648E6"/>
    <w:pPr>
      <w:widowControl w:val="0"/>
      <w:autoSpaceDE w:val="0"/>
      <w:autoSpaceDN w:val="0"/>
      <w:adjustRightInd w:val="0"/>
    </w:pPr>
    <w:rPr>
      <w:rFonts w:ascii="±¼¸²Ã¼" w:eastAsia="바탕" w:hAnsi="±¼¸²Ã¼" w:cs="Times New Roman"/>
      <w:kern w:val="0"/>
      <w:sz w:val="24"/>
      <w:szCs w:val="24"/>
    </w:rPr>
  </w:style>
  <w:style w:type="character" w:styleId="a8">
    <w:name w:val="Placeholder Text"/>
    <w:basedOn w:val="a0"/>
    <w:uiPriority w:val="99"/>
    <w:semiHidden/>
    <w:rsid w:val="003B442E"/>
    <w:rPr>
      <w:color w:val="808080"/>
    </w:rPr>
  </w:style>
  <w:style w:type="character" w:styleId="a9">
    <w:name w:val="Subtle Emphasis"/>
    <w:basedOn w:val="a0"/>
    <w:uiPriority w:val="19"/>
    <w:qFormat/>
    <w:rsid w:val="004F7A25"/>
    <w:rPr>
      <w:i/>
      <w:iCs/>
      <w:color w:val="808080" w:themeColor="text1" w:themeTint="7F"/>
    </w:rPr>
  </w:style>
  <w:style w:type="character" w:customStyle="1" w:styleId="1">
    <w:name w:val="스타일1"/>
    <w:basedOn w:val="aa"/>
    <w:uiPriority w:val="1"/>
    <w:rsid w:val="004F7A25"/>
    <w:rPr>
      <w:b/>
      <w:bCs/>
    </w:rPr>
  </w:style>
  <w:style w:type="character" w:styleId="aa">
    <w:name w:val="Strong"/>
    <w:basedOn w:val="a0"/>
    <w:uiPriority w:val="22"/>
    <w:qFormat/>
    <w:rsid w:val="004F7A25"/>
    <w:rPr>
      <w:b/>
      <w:bCs/>
    </w:rPr>
  </w:style>
  <w:style w:type="character" w:styleId="ab">
    <w:name w:val="annotation reference"/>
    <w:basedOn w:val="a0"/>
    <w:uiPriority w:val="99"/>
    <w:semiHidden/>
    <w:unhideWhenUsed/>
    <w:rsid w:val="00BB0995"/>
    <w:rPr>
      <w:sz w:val="18"/>
      <w:szCs w:val="18"/>
    </w:rPr>
  </w:style>
  <w:style w:type="paragraph" w:styleId="ac">
    <w:name w:val="annotation text"/>
    <w:basedOn w:val="a"/>
    <w:link w:val="Char2"/>
    <w:uiPriority w:val="99"/>
    <w:semiHidden/>
    <w:unhideWhenUsed/>
    <w:rsid w:val="00BB0995"/>
    <w:pPr>
      <w:jc w:val="left"/>
    </w:pPr>
  </w:style>
  <w:style w:type="character" w:customStyle="1" w:styleId="Char2">
    <w:name w:val="메모 텍스트 Char"/>
    <w:basedOn w:val="a0"/>
    <w:link w:val="ac"/>
    <w:uiPriority w:val="99"/>
    <w:semiHidden/>
    <w:rsid w:val="00BB0995"/>
    <w:rPr>
      <w:rFonts w:ascii="바탕" w:eastAsia="바탕" w:hAnsi="Times New Roman" w:cs="Times New Roman"/>
      <w:szCs w:val="24"/>
    </w:rPr>
  </w:style>
  <w:style w:type="paragraph" w:styleId="ad">
    <w:name w:val="annotation subject"/>
    <w:basedOn w:val="ac"/>
    <w:next w:val="ac"/>
    <w:link w:val="Char3"/>
    <w:uiPriority w:val="99"/>
    <w:semiHidden/>
    <w:unhideWhenUsed/>
    <w:rsid w:val="00BB0995"/>
    <w:rPr>
      <w:b/>
      <w:bCs/>
    </w:rPr>
  </w:style>
  <w:style w:type="character" w:customStyle="1" w:styleId="Char3">
    <w:name w:val="메모 주제 Char"/>
    <w:basedOn w:val="Char2"/>
    <w:link w:val="ad"/>
    <w:uiPriority w:val="99"/>
    <w:semiHidden/>
    <w:rsid w:val="00BB0995"/>
    <w:rPr>
      <w:rFonts w:ascii="바탕" w:eastAsia="바탕" w:hAnsi="Times New Roman" w:cs="Times New Roman"/>
      <w:b/>
      <w:bCs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openxmlformats.org/officeDocument/2006/relationships/glossaryDocument" Target="glossary/document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microsoft.com/office/2011/relationships/people" Target="people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microsoft.com/office/2016/09/relationships/commentsIds" Target="commentsIds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DefaultPlaceholder_1082065160"/>
        <w:category>
          <w:name w:val="일반"/>
          <w:gallery w:val="placeholder"/>
        </w:category>
        <w:types>
          <w:type w:val="bbPlcHdr"/>
        </w:types>
        <w:behaviors>
          <w:behavior w:val="content"/>
        </w:behaviors>
        <w:guid w:val="{F5D436C3-64FE-4020-845B-B5B4F84EF621}"/>
      </w:docPartPr>
      <w:docPartBody>
        <w:p w:rsidR="00A2005F" w:rsidRDefault="00A2005F">
          <w:r w:rsidRPr="00F44364">
            <w:rPr>
              <w:rStyle w:val="a3"/>
            </w:rPr>
            <w:t>날짜를 입력하려면 여기를 클릭하십시오.</w:t>
          </w:r>
        </w:p>
      </w:docPartBody>
    </w:docPart>
    <w:docPart>
      <w:docPartPr>
        <w:name w:val="52737415B1FE474B8DB91596B0BC89FB"/>
        <w:category>
          <w:name w:val="일반"/>
          <w:gallery w:val="placeholder"/>
        </w:category>
        <w:types>
          <w:type w:val="bbPlcHdr"/>
        </w:types>
        <w:behaviors>
          <w:behavior w:val="content"/>
        </w:behaviors>
        <w:guid w:val="{755A02C9-4B41-408B-8106-CD604EF6C930}"/>
      </w:docPartPr>
      <w:docPartBody>
        <w:p w:rsidR="008E3FCC" w:rsidRDefault="00617543" w:rsidP="00617543">
          <w:pPr>
            <w:pStyle w:val="52737415B1FE474B8DB91596B0BC89FB"/>
          </w:pPr>
          <w:r w:rsidRPr="00514835">
            <w:rPr>
              <w:rStyle w:val="a3"/>
            </w:rPr>
            <w:t>항목을 선택하십시오.</w:t>
          </w:r>
        </w:p>
      </w:docPartBody>
    </w:docPart>
    <w:docPart>
      <w:docPartPr>
        <w:name w:val="009D060A037C46B99218D5DEC6DE4C12"/>
        <w:category>
          <w:name w:val="일반"/>
          <w:gallery w:val="placeholder"/>
        </w:category>
        <w:types>
          <w:type w:val="bbPlcHdr"/>
        </w:types>
        <w:behaviors>
          <w:behavior w:val="content"/>
        </w:behaviors>
        <w:guid w:val="{1C280235-88B0-48B7-B888-091BD8776940}"/>
      </w:docPartPr>
      <w:docPartBody>
        <w:p w:rsidR="008E3FCC" w:rsidRDefault="00617543" w:rsidP="00617543">
          <w:pPr>
            <w:pStyle w:val="009D060A037C46B99218D5DEC6DE4C12"/>
          </w:pPr>
          <w:r w:rsidRPr="00514835">
            <w:rPr>
              <w:rStyle w:val="a3"/>
            </w:rPr>
            <w:t>항목을 선택하십시오.</w:t>
          </w:r>
        </w:p>
      </w:docPartBody>
    </w:docPart>
    <w:docPart>
      <w:docPartPr>
        <w:name w:val="10D506105DE1476AAF0E9E83B260937F"/>
        <w:category>
          <w:name w:val="일반"/>
          <w:gallery w:val="placeholder"/>
        </w:category>
        <w:types>
          <w:type w:val="bbPlcHdr"/>
        </w:types>
        <w:behaviors>
          <w:behavior w:val="content"/>
        </w:behaviors>
        <w:guid w:val="{8D044CA1-A8A8-4125-B369-4AA613262A3D}"/>
      </w:docPartPr>
      <w:docPartBody>
        <w:p w:rsidR="008E3FCC" w:rsidRDefault="00617543" w:rsidP="00617543">
          <w:pPr>
            <w:pStyle w:val="10D506105DE1476AAF0E9E83B260937F"/>
          </w:pPr>
          <w:r w:rsidRPr="00514835">
            <w:rPr>
              <w:rStyle w:val="a3"/>
            </w:rPr>
            <w:t>항목을 선택하십시오.</w:t>
          </w:r>
        </w:p>
      </w:docPartBody>
    </w:docPart>
    <w:docPart>
      <w:docPartPr>
        <w:name w:val="F73B59AD95304EA2BD9F83B5FE0D5675"/>
        <w:category>
          <w:name w:val="일반"/>
          <w:gallery w:val="placeholder"/>
        </w:category>
        <w:types>
          <w:type w:val="bbPlcHdr"/>
        </w:types>
        <w:behaviors>
          <w:behavior w:val="content"/>
        </w:behaviors>
        <w:guid w:val="{2B22F0CA-9DB6-4C8C-9D9F-49A4EF5D2861}"/>
      </w:docPartPr>
      <w:docPartBody>
        <w:p w:rsidR="008E3FCC" w:rsidRDefault="00617543" w:rsidP="00617543">
          <w:pPr>
            <w:pStyle w:val="F73B59AD95304EA2BD9F83B5FE0D5675"/>
          </w:pPr>
          <w:r w:rsidRPr="00514835">
            <w:rPr>
              <w:rStyle w:val="a3"/>
            </w:rPr>
            <w:t>항목을 선택하십시오.</w:t>
          </w:r>
        </w:p>
      </w:docPartBody>
    </w:docPart>
    <w:docPart>
      <w:docPartPr>
        <w:name w:val="13476109457643F1ABCE5022C22BE9C4"/>
        <w:category>
          <w:name w:val="일반"/>
          <w:gallery w:val="placeholder"/>
        </w:category>
        <w:types>
          <w:type w:val="bbPlcHdr"/>
        </w:types>
        <w:behaviors>
          <w:behavior w:val="content"/>
        </w:behaviors>
        <w:guid w:val="{8D96CFCD-F0D6-4FFE-A323-3B9995413549}"/>
      </w:docPartPr>
      <w:docPartBody>
        <w:p w:rsidR="008E3FCC" w:rsidRDefault="00617543" w:rsidP="00617543">
          <w:pPr>
            <w:pStyle w:val="13476109457643F1ABCE5022C22BE9C4"/>
          </w:pPr>
          <w:r w:rsidRPr="00514835">
            <w:rPr>
              <w:rStyle w:val="a3"/>
            </w:rPr>
            <w:t>항목을 선택하십시오.</w:t>
          </w:r>
        </w:p>
      </w:docPartBody>
    </w:docPart>
    <w:docPart>
      <w:docPartPr>
        <w:name w:val="DADB322B035C4D9CA3A3A47631CA4202"/>
        <w:category>
          <w:name w:val="일반"/>
          <w:gallery w:val="placeholder"/>
        </w:category>
        <w:types>
          <w:type w:val="bbPlcHdr"/>
        </w:types>
        <w:behaviors>
          <w:behavior w:val="content"/>
        </w:behaviors>
        <w:guid w:val="{23820D5B-E731-4983-A072-E2CF3559CC9D}"/>
      </w:docPartPr>
      <w:docPartBody>
        <w:p w:rsidR="008E3FCC" w:rsidRDefault="00617543" w:rsidP="00617543">
          <w:pPr>
            <w:pStyle w:val="DADB322B035C4D9CA3A3A47631CA4202"/>
          </w:pPr>
          <w:r w:rsidRPr="00514835">
            <w:rPr>
              <w:rStyle w:val="a3"/>
            </w:rPr>
            <w:t>항목을 선택하십시오.</w:t>
          </w:r>
        </w:p>
      </w:docPartBody>
    </w:docPart>
    <w:docPart>
      <w:docPartPr>
        <w:name w:val="0A06892DEA1D46C69AF521CED9C45A9D"/>
        <w:category>
          <w:name w:val="일반"/>
          <w:gallery w:val="placeholder"/>
        </w:category>
        <w:types>
          <w:type w:val="bbPlcHdr"/>
        </w:types>
        <w:behaviors>
          <w:behavior w:val="content"/>
        </w:behaviors>
        <w:guid w:val="{8BBFB0AD-EAB6-4FA0-9EC3-3D0B3574DC58}"/>
      </w:docPartPr>
      <w:docPartBody>
        <w:p w:rsidR="008E3FCC" w:rsidRDefault="00617543" w:rsidP="00617543">
          <w:pPr>
            <w:pStyle w:val="0A06892DEA1D46C69AF521CED9C45A9D"/>
          </w:pPr>
          <w:r w:rsidRPr="00514835">
            <w:rPr>
              <w:rStyle w:val="a3"/>
            </w:rPr>
            <w:t>항목을 선택하십시오.</w:t>
          </w:r>
        </w:p>
      </w:docPartBody>
    </w:docPart>
    <w:docPart>
      <w:docPartPr>
        <w:name w:val="0CF5CFB835CD45109294EA48A965B837"/>
        <w:category>
          <w:name w:val="일반"/>
          <w:gallery w:val="placeholder"/>
        </w:category>
        <w:types>
          <w:type w:val="bbPlcHdr"/>
        </w:types>
        <w:behaviors>
          <w:behavior w:val="content"/>
        </w:behaviors>
        <w:guid w:val="{7538E7B6-CB20-4C11-9D21-1276499FD226}"/>
      </w:docPartPr>
      <w:docPartBody>
        <w:p w:rsidR="008E3FCC" w:rsidRDefault="00617543" w:rsidP="00617543">
          <w:pPr>
            <w:pStyle w:val="0CF5CFB835CD45109294EA48A965B837"/>
          </w:pPr>
          <w:r w:rsidRPr="00514835">
            <w:rPr>
              <w:rStyle w:val="a3"/>
            </w:rPr>
            <w:t>항목을 선택하십시오.</w:t>
          </w:r>
        </w:p>
      </w:docPartBody>
    </w:docPart>
    <w:docPart>
      <w:docPartPr>
        <w:name w:val="F8BAF1F5679648B4B690D63CF4A50AD5"/>
        <w:category>
          <w:name w:val="일반"/>
          <w:gallery w:val="placeholder"/>
        </w:category>
        <w:types>
          <w:type w:val="bbPlcHdr"/>
        </w:types>
        <w:behaviors>
          <w:behavior w:val="content"/>
        </w:behaviors>
        <w:guid w:val="{36A88BC0-34C6-4D81-9DAB-FE63ADD823CF}"/>
      </w:docPartPr>
      <w:docPartBody>
        <w:p w:rsidR="008E3FCC" w:rsidRDefault="00617543" w:rsidP="00617543">
          <w:pPr>
            <w:pStyle w:val="F8BAF1F5679648B4B690D63CF4A50AD5"/>
          </w:pPr>
          <w:r w:rsidRPr="00514835">
            <w:rPr>
              <w:rStyle w:val="a3"/>
            </w:rPr>
            <w:t>항목을 선택하십시오.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±¼¸²Ã¼">
    <w:altName w:val="Courier New"/>
    <w:panose1 w:val="00000000000000000000"/>
    <w:charset w:val="00"/>
    <w:family w:val="auto"/>
    <w:notTrueType/>
    <w:pitch w:val="fixed"/>
    <w:sig w:usb0="00000003" w:usb1="00000000" w:usb2="00000000" w:usb3="00000000" w:csb0="00000001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A2005F"/>
    <w:rsid w:val="000C3BC1"/>
    <w:rsid w:val="00111589"/>
    <w:rsid w:val="001957E0"/>
    <w:rsid w:val="001E01EA"/>
    <w:rsid w:val="002F1294"/>
    <w:rsid w:val="003E72B9"/>
    <w:rsid w:val="00575F33"/>
    <w:rsid w:val="00593E83"/>
    <w:rsid w:val="00617543"/>
    <w:rsid w:val="006957D5"/>
    <w:rsid w:val="007A0894"/>
    <w:rsid w:val="007C4D63"/>
    <w:rsid w:val="007F39CB"/>
    <w:rsid w:val="008136D6"/>
    <w:rsid w:val="00814EC5"/>
    <w:rsid w:val="00823A3E"/>
    <w:rsid w:val="008E3FCC"/>
    <w:rsid w:val="00924705"/>
    <w:rsid w:val="009352E8"/>
    <w:rsid w:val="00A2005F"/>
    <w:rsid w:val="00B712D3"/>
    <w:rsid w:val="00DB5070"/>
    <w:rsid w:val="00E00938"/>
    <w:rsid w:val="00E86FE4"/>
    <w:rsid w:val="00F15D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617543"/>
    <w:rPr>
      <w:color w:val="808080"/>
    </w:rPr>
  </w:style>
  <w:style w:type="paragraph" w:customStyle="1" w:styleId="910E2F8F42F7402482C5D4325D4FA1CA">
    <w:name w:val="910E2F8F42F7402482C5D4325D4FA1CA"/>
    <w:rsid w:val="00A2005F"/>
    <w:pPr>
      <w:widowControl w:val="0"/>
      <w:wordWrap w:val="0"/>
      <w:autoSpaceDE w:val="0"/>
      <w:autoSpaceDN w:val="0"/>
      <w:spacing w:after="0" w:line="240" w:lineRule="auto"/>
    </w:pPr>
    <w:rPr>
      <w:rFonts w:ascii="바탕" w:eastAsia="바탕" w:hAnsi="Times New Roman" w:cs="Times New Roman"/>
      <w:szCs w:val="24"/>
    </w:rPr>
  </w:style>
  <w:style w:type="paragraph" w:customStyle="1" w:styleId="910E2F8F42F7402482C5D4325D4FA1CA1">
    <w:name w:val="910E2F8F42F7402482C5D4325D4FA1CA1"/>
    <w:rsid w:val="00A2005F"/>
    <w:pPr>
      <w:widowControl w:val="0"/>
      <w:wordWrap w:val="0"/>
      <w:autoSpaceDE w:val="0"/>
      <w:autoSpaceDN w:val="0"/>
      <w:spacing w:after="0" w:line="240" w:lineRule="auto"/>
    </w:pPr>
    <w:rPr>
      <w:rFonts w:ascii="바탕" w:eastAsia="바탕" w:hAnsi="Times New Roman" w:cs="Times New Roman"/>
      <w:szCs w:val="24"/>
    </w:rPr>
  </w:style>
  <w:style w:type="paragraph" w:customStyle="1" w:styleId="121BA37012EE44F39D33C4314E2746C9">
    <w:name w:val="121BA37012EE44F39D33C4314E2746C9"/>
    <w:rsid w:val="00A2005F"/>
    <w:pPr>
      <w:widowControl w:val="0"/>
      <w:wordWrap w:val="0"/>
      <w:autoSpaceDE w:val="0"/>
      <w:autoSpaceDN w:val="0"/>
      <w:spacing w:after="0" w:line="240" w:lineRule="auto"/>
    </w:pPr>
    <w:rPr>
      <w:rFonts w:ascii="바탕" w:eastAsia="바탕" w:hAnsi="Times New Roman" w:cs="Times New Roman"/>
      <w:szCs w:val="24"/>
    </w:rPr>
  </w:style>
  <w:style w:type="paragraph" w:customStyle="1" w:styleId="910E2F8F42F7402482C5D4325D4FA1CA2">
    <w:name w:val="910E2F8F42F7402482C5D4325D4FA1CA2"/>
    <w:rsid w:val="00A2005F"/>
    <w:pPr>
      <w:widowControl w:val="0"/>
      <w:wordWrap w:val="0"/>
      <w:autoSpaceDE w:val="0"/>
      <w:autoSpaceDN w:val="0"/>
      <w:spacing w:after="0" w:line="240" w:lineRule="auto"/>
    </w:pPr>
    <w:rPr>
      <w:rFonts w:ascii="바탕" w:eastAsia="바탕" w:hAnsi="Times New Roman" w:cs="Times New Roman"/>
      <w:szCs w:val="24"/>
    </w:rPr>
  </w:style>
  <w:style w:type="paragraph" w:customStyle="1" w:styleId="D7D818E89F2C4FA084C3EC0C4A669D5B">
    <w:name w:val="D7D818E89F2C4FA084C3EC0C4A669D5B"/>
    <w:rsid w:val="00A2005F"/>
    <w:pPr>
      <w:widowControl w:val="0"/>
      <w:wordWrap w:val="0"/>
      <w:autoSpaceDE w:val="0"/>
      <w:autoSpaceDN w:val="0"/>
    </w:pPr>
  </w:style>
  <w:style w:type="paragraph" w:customStyle="1" w:styleId="1E4CC707082C4DED8A229ABF8DD3C56A">
    <w:name w:val="1E4CC707082C4DED8A229ABF8DD3C56A"/>
    <w:rsid w:val="00A2005F"/>
    <w:pPr>
      <w:widowControl w:val="0"/>
      <w:wordWrap w:val="0"/>
      <w:autoSpaceDE w:val="0"/>
      <w:autoSpaceDN w:val="0"/>
    </w:pPr>
  </w:style>
  <w:style w:type="paragraph" w:customStyle="1" w:styleId="DF639E0BE90D4625BDFAC1E0BDE8EC92">
    <w:name w:val="DF639E0BE90D4625BDFAC1E0BDE8EC92"/>
    <w:rsid w:val="00A2005F"/>
    <w:pPr>
      <w:widowControl w:val="0"/>
      <w:wordWrap w:val="0"/>
      <w:autoSpaceDE w:val="0"/>
      <w:autoSpaceDN w:val="0"/>
    </w:pPr>
  </w:style>
  <w:style w:type="paragraph" w:customStyle="1" w:styleId="1BF4D236FEF34B2D98F8FA1378DB3A7F">
    <w:name w:val="1BF4D236FEF34B2D98F8FA1378DB3A7F"/>
    <w:rsid w:val="00A2005F"/>
    <w:pPr>
      <w:widowControl w:val="0"/>
      <w:wordWrap w:val="0"/>
      <w:autoSpaceDE w:val="0"/>
      <w:autoSpaceDN w:val="0"/>
    </w:pPr>
  </w:style>
  <w:style w:type="paragraph" w:customStyle="1" w:styleId="47BAD6EBDAB5419AB14209219A7BAA12">
    <w:name w:val="47BAD6EBDAB5419AB14209219A7BAA12"/>
    <w:rsid w:val="00A2005F"/>
    <w:pPr>
      <w:widowControl w:val="0"/>
      <w:wordWrap w:val="0"/>
      <w:autoSpaceDE w:val="0"/>
      <w:autoSpaceDN w:val="0"/>
    </w:pPr>
  </w:style>
  <w:style w:type="paragraph" w:customStyle="1" w:styleId="E33B8231859646FCAF1923844A793CF1">
    <w:name w:val="E33B8231859646FCAF1923844A793CF1"/>
    <w:rsid w:val="00A2005F"/>
    <w:pPr>
      <w:widowControl w:val="0"/>
      <w:wordWrap w:val="0"/>
      <w:autoSpaceDE w:val="0"/>
      <w:autoSpaceDN w:val="0"/>
    </w:pPr>
  </w:style>
  <w:style w:type="paragraph" w:customStyle="1" w:styleId="FBC10949DC554F98AD71C2B7B8AF779B">
    <w:name w:val="FBC10949DC554F98AD71C2B7B8AF779B"/>
    <w:rsid w:val="00A2005F"/>
    <w:pPr>
      <w:widowControl w:val="0"/>
      <w:wordWrap w:val="0"/>
      <w:autoSpaceDE w:val="0"/>
      <w:autoSpaceDN w:val="0"/>
    </w:pPr>
  </w:style>
  <w:style w:type="paragraph" w:customStyle="1" w:styleId="D99C9ED6388D46848E8F128DD4AD35C7">
    <w:name w:val="D99C9ED6388D46848E8F128DD4AD35C7"/>
    <w:rsid w:val="00A2005F"/>
    <w:pPr>
      <w:widowControl w:val="0"/>
      <w:wordWrap w:val="0"/>
      <w:autoSpaceDE w:val="0"/>
      <w:autoSpaceDN w:val="0"/>
    </w:pPr>
  </w:style>
  <w:style w:type="paragraph" w:customStyle="1" w:styleId="602FD6CA60924CE99D6D022BCC42409D">
    <w:name w:val="602FD6CA60924CE99D6D022BCC42409D"/>
    <w:rsid w:val="00A2005F"/>
    <w:pPr>
      <w:widowControl w:val="0"/>
      <w:wordWrap w:val="0"/>
      <w:autoSpaceDE w:val="0"/>
      <w:autoSpaceDN w:val="0"/>
    </w:pPr>
  </w:style>
  <w:style w:type="paragraph" w:customStyle="1" w:styleId="A2253C9FACD24D898E0EF1F9F3B640B5">
    <w:name w:val="A2253C9FACD24D898E0EF1F9F3B640B5"/>
    <w:rsid w:val="003E72B9"/>
    <w:pPr>
      <w:widowControl w:val="0"/>
      <w:wordWrap w:val="0"/>
      <w:autoSpaceDE w:val="0"/>
      <w:autoSpaceDN w:val="0"/>
    </w:pPr>
  </w:style>
  <w:style w:type="paragraph" w:customStyle="1" w:styleId="EB6AB60540E44566905E944AF9A4EBEF">
    <w:name w:val="EB6AB60540E44566905E944AF9A4EBEF"/>
    <w:rsid w:val="003E72B9"/>
    <w:pPr>
      <w:widowControl w:val="0"/>
      <w:wordWrap w:val="0"/>
      <w:autoSpaceDE w:val="0"/>
      <w:autoSpaceDN w:val="0"/>
    </w:pPr>
  </w:style>
  <w:style w:type="paragraph" w:customStyle="1" w:styleId="31D313F5561C47F18BFF84D74CC2EE08">
    <w:name w:val="31D313F5561C47F18BFF84D74CC2EE08"/>
    <w:rsid w:val="003E72B9"/>
    <w:pPr>
      <w:widowControl w:val="0"/>
      <w:wordWrap w:val="0"/>
      <w:autoSpaceDE w:val="0"/>
      <w:autoSpaceDN w:val="0"/>
    </w:pPr>
  </w:style>
  <w:style w:type="paragraph" w:customStyle="1" w:styleId="C09F70A1F6D0491FAD9F4FC5756D4899">
    <w:name w:val="C09F70A1F6D0491FAD9F4FC5756D4899"/>
    <w:rsid w:val="003E72B9"/>
    <w:pPr>
      <w:widowControl w:val="0"/>
      <w:wordWrap w:val="0"/>
      <w:autoSpaceDE w:val="0"/>
      <w:autoSpaceDN w:val="0"/>
    </w:pPr>
  </w:style>
  <w:style w:type="paragraph" w:customStyle="1" w:styleId="85EEBDBF348746DAA419A99996C3EF0B">
    <w:name w:val="85EEBDBF348746DAA419A99996C3EF0B"/>
    <w:rsid w:val="003E72B9"/>
    <w:pPr>
      <w:widowControl w:val="0"/>
      <w:wordWrap w:val="0"/>
      <w:autoSpaceDE w:val="0"/>
      <w:autoSpaceDN w:val="0"/>
    </w:pPr>
  </w:style>
  <w:style w:type="paragraph" w:customStyle="1" w:styleId="AB07DE379FA84349A7B892529AD23604">
    <w:name w:val="AB07DE379FA84349A7B892529AD23604"/>
    <w:rsid w:val="003E72B9"/>
    <w:pPr>
      <w:widowControl w:val="0"/>
      <w:wordWrap w:val="0"/>
      <w:autoSpaceDE w:val="0"/>
      <w:autoSpaceDN w:val="0"/>
    </w:pPr>
  </w:style>
  <w:style w:type="paragraph" w:customStyle="1" w:styleId="B2D228B4971A46778B4D8864FAB0ED57">
    <w:name w:val="B2D228B4971A46778B4D8864FAB0ED57"/>
    <w:rsid w:val="003E72B9"/>
    <w:pPr>
      <w:widowControl w:val="0"/>
      <w:wordWrap w:val="0"/>
      <w:autoSpaceDE w:val="0"/>
      <w:autoSpaceDN w:val="0"/>
    </w:pPr>
  </w:style>
  <w:style w:type="paragraph" w:customStyle="1" w:styleId="4CC7E79D41734C0C950C25798D33ECBE">
    <w:name w:val="4CC7E79D41734C0C950C25798D33ECBE"/>
    <w:rsid w:val="003E72B9"/>
    <w:pPr>
      <w:widowControl w:val="0"/>
      <w:wordWrap w:val="0"/>
      <w:autoSpaceDE w:val="0"/>
      <w:autoSpaceDN w:val="0"/>
    </w:pPr>
  </w:style>
  <w:style w:type="paragraph" w:customStyle="1" w:styleId="CAA02FA6915D46F7AA93C8CA5B084731">
    <w:name w:val="CAA02FA6915D46F7AA93C8CA5B084731"/>
    <w:rsid w:val="003E72B9"/>
    <w:pPr>
      <w:widowControl w:val="0"/>
      <w:wordWrap w:val="0"/>
      <w:autoSpaceDE w:val="0"/>
      <w:autoSpaceDN w:val="0"/>
    </w:pPr>
  </w:style>
  <w:style w:type="paragraph" w:customStyle="1" w:styleId="5BD1077FC23F4AB78505CAE351DC356B">
    <w:name w:val="5BD1077FC23F4AB78505CAE351DC356B"/>
    <w:rsid w:val="003E72B9"/>
    <w:pPr>
      <w:widowControl w:val="0"/>
      <w:wordWrap w:val="0"/>
      <w:autoSpaceDE w:val="0"/>
      <w:autoSpaceDN w:val="0"/>
    </w:pPr>
  </w:style>
  <w:style w:type="paragraph" w:customStyle="1" w:styleId="67B313B006054DEB816E06C6B0ECDF40">
    <w:name w:val="67B313B006054DEB816E06C6B0ECDF40"/>
    <w:rsid w:val="003E72B9"/>
    <w:pPr>
      <w:widowControl w:val="0"/>
      <w:wordWrap w:val="0"/>
      <w:autoSpaceDE w:val="0"/>
      <w:autoSpaceDN w:val="0"/>
    </w:pPr>
  </w:style>
  <w:style w:type="paragraph" w:customStyle="1" w:styleId="061862297CBA48D1AC0F698EEE7DFB9E">
    <w:name w:val="061862297CBA48D1AC0F698EEE7DFB9E"/>
    <w:rsid w:val="003E72B9"/>
    <w:pPr>
      <w:widowControl w:val="0"/>
      <w:wordWrap w:val="0"/>
      <w:autoSpaceDE w:val="0"/>
      <w:autoSpaceDN w:val="0"/>
    </w:pPr>
  </w:style>
  <w:style w:type="paragraph" w:customStyle="1" w:styleId="7D0D6203D2854CF2A567875A6DE793C0">
    <w:name w:val="7D0D6203D2854CF2A567875A6DE793C0"/>
    <w:rsid w:val="003E72B9"/>
    <w:pPr>
      <w:widowControl w:val="0"/>
      <w:wordWrap w:val="0"/>
      <w:autoSpaceDE w:val="0"/>
      <w:autoSpaceDN w:val="0"/>
    </w:pPr>
  </w:style>
  <w:style w:type="paragraph" w:customStyle="1" w:styleId="12CC488C9FBD4651AAAFABE295839728">
    <w:name w:val="12CC488C9FBD4651AAAFABE295839728"/>
    <w:rsid w:val="003E72B9"/>
    <w:pPr>
      <w:widowControl w:val="0"/>
      <w:wordWrap w:val="0"/>
      <w:autoSpaceDE w:val="0"/>
      <w:autoSpaceDN w:val="0"/>
    </w:pPr>
  </w:style>
  <w:style w:type="paragraph" w:customStyle="1" w:styleId="D0A42794569A439FA6B8D3867723774D">
    <w:name w:val="D0A42794569A439FA6B8D3867723774D"/>
    <w:rsid w:val="003E72B9"/>
    <w:pPr>
      <w:widowControl w:val="0"/>
      <w:wordWrap w:val="0"/>
      <w:autoSpaceDE w:val="0"/>
      <w:autoSpaceDN w:val="0"/>
    </w:pPr>
  </w:style>
  <w:style w:type="paragraph" w:customStyle="1" w:styleId="410F449D4B444E768D1EF1C50FA0C870">
    <w:name w:val="410F449D4B444E768D1EF1C50FA0C870"/>
    <w:rsid w:val="003E72B9"/>
    <w:pPr>
      <w:widowControl w:val="0"/>
      <w:wordWrap w:val="0"/>
      <w:autoSpaceDE w:val="0"/>
      <w:autoSpaceDN w:val="0"/>
    </w:pPr>
  </w:style>
  <w:style w:type="paragraph" w:customStyle="1" w:styleId="D849DBE74706455B8CCB24FFEEFB2B63">
    <w:name w:val="D849DBE74706455B8CCB24FFEEFB2B63"/>
    <w:rsid w:val="003E72B9"/>
    <w:pPr>
      <w:widowControl w:val="0"/>
      <w:wordWrap w:val="0"/>
      <w:autoSpaceDE w:val="0"/>
      <w:autoSpaceDN w:val="0"/>
    </w:pPr>
  </w:style>
  <w:style w:type="paragraph" w:customStyle="1" w:styleId="46CCC2150306449B9908A8371478F90C">
    <w:name w:val="46CCC2150306449B9908A8371478F90C"/>
    <w:rsid w:val="003E72B9"/>
    <w:pPr>
      <w:widowControl w:val="0"/>
      <w:wordWrap w:val="0"/>
      <w:autoSpaceDE w:val="0"/>
      <w:autoSpaceDN w:val="0"/>
    </w:pPr>
  </w:style>
  <w:style w:type="paragraph" w:customStyle="1" w:styleId="B21CDC23DEA6497A90B49F9D286F4EF5">
    <w:name w:val="B21CDC23DEA6497A90B49F9D286F4EF5"/>
    <w:rsid w:val="000C3BC1"/>
    <w:pPr>
      <w:widowControl w:val="0"/>
      <w:wordWrap w:val="0"/>
      <w:autoSpaceDE w:val="0"/>
      <w:autoSpaceDN w:val="0"/>
    </w:pPr>
  </w:style>
  <w:style w:type="paragraph" w:customStyle="1" w:styleId="F615A4705D8E40099B18C31E837DC80B">
    <w:name w:val="F615A4705D8E40099B18C31E837DC80B"/>
    <w:rsid w:val="000C3BC1"/>
    <w:pPr>
      <w:widowControl w:val="0"/>
      <w:wordWrap w:val="0"/>
      <w:autoSpaceDE w:val="0"/>
      <w:autoSpaceDN w:val="0"/>
    </w:pPr>
  </w:style>
  <w:style w:type="paragraph" w:customStyle="1" w:styleId="A2EC52DFC36842E3A5F147337CE8A2A6">
    <w:name w:val="A2EC52DFC36842E3A5F147337CE8A2A6"/>
    <w:rsid w:val="000C3BC1"/>
    <w:pPr>
      <w:widowControl w:val="0"/>
      <w:wordWrap w:val="0"/>
      <w:autoSpaceDE w:val="0"/>
      <w:autoSpaceDN w:val="0"/>
    </w:pPr>
  </w:style>
  <w:style w:type="paragraph" w:customStyle="1" w:styleId="0DCCA540542D4A88A0BA115928BD8C41">
    <w:name w:val="0DCCA540542D4A88A0BA115928BD8C41"/>
    <w:rsid w:val="000C3BC1"/>
    <w:pPr>
      <w:widowControl w:val="0"/>
      <w:wordWrap w:val="0"/>
      <w:autoSpaceDE w:val="0"/>
      <w:autoSpaceDN w:val="0"/>
    </w:pPr>
  </w:style>
  <w:style w:type="paragraph" w:customStyle="1" w:styleId="7FD570D2121E40269B35ABA939EC69FF">
    <w:name w:val="7FD570D2121E40269B35ABA939EC69FF"/>
    <w:rsid w:val="000C3BC1"/>
    <w:pPr>
      <w:widowControl w:val="0"/>
      <w:wordWrap w:val="0"/>
      <w:autoSpaceDE w:val="0"/>
      <w:autoSpaceDN w:val="0"/>
    </w:pPr>
  </w:style>
  <w:style w:type="paragraph" w:customStyle="1" w:styleId="D00168B986AF498680F5362F669AB2D5">
    <w:name w:val="D00168B986AF498680F5362F669AB2D5"/>
    <w:rsid w:val="000C3BC1"/>
    <w:pPr>
      <w:widowControl w:val="0"/>
      <w:wordWrap w:val="0"/>
      <w:autoSpaceDE w:val="0"/>
      <w:autoSpaceDN w:val="0"/>
    </w:pPr>
  </w:style>
  <w:style w:type="paragraph" w:customStyle="1" w:styleId="8A444E385E3C4C538EC7B3F24990D7AE">
    <w:name w:val="8A444E385E3C4C538EC7B3F24990D7AE"/>
    <w:rsid w:val="000C3BC1"/>
    <w:pPr>
      <w:widowControl w:val="0"/>
      <w:wordWrap w:val="0"/>
      <w:autoSpaceDE w:val="0"/>
      <w:autoSpaceDN w:val="0"/>
    </w:pPr>
  </w:style>
  <w:style w:type="paragraph" w:customStyle="1" w:styleId="372574FE43134DDBA550184DE45AFB6E">
    <w:name w:val="372574FE43134DDBA550184DE45AFB6E"/>
    <w:rsid w:val="000C3BC1"/>
    <w:pPr>
      <w:widowControl w:val="0"/>
      <w:wordWrap w:val="0"/>
      <w:autoSpaceDE w:val="0"/>
      <w:autoSpaceDN w:val="0"/>
    </w:pPr>
  </w:style>
  <w:style w:type="paragraph" w:customStyle="1" w:styleId="476F438F16D145A88DD73B5310CEEEE4">
    <w:name w:val="476F438F16D145A88DD73B5310CEEEE4"/>
    <w:rsid w:val="000C3BC1"/>
    <w:pPr>
      <w:widowControl w:val="0"/>
      <w:wordWrap w:val="0"/>
      <w:autoSpaceDE w:val="0"/>
      <w:autoSpaceDN w:val="0"/>
    </w:pPr>
  </w:style>
  <w:style w:type="paragraph" w:customStyle="1" w:styleId="EE16B565EB95445889D0893321BE3C50">
    <w:name w:val="EE16B565EB95445889D0893321BE3C50"/>
    <w:rsid w:val="00617543"/>
    <w:pPr>
      <w:widowControl w:val="0"/>
      <w:wordWrap w:val="0"/>
      <w:autoSpaceDE w:val="0"/>
      <w:autoSpaceDN w:val="0"/>
    </w:pPr>
  </w:style>
  <w:style w:type="paragraph" w:customStyle="1" w:styleId="52020502AAFC466BA5862F5D946903F6">
    <w:name w:val="52020502AAFC466BA5862F5D946903F6"/>
    <w:rsid w:val="00617543"/>
    <w:pPr>
      <w:widowControl w:val="0"/>
      <w:wordWrap w:val="0"/>
      <w:autoSpaceDE w:val="0"/>
      <w:autoSpaceDN w:val="0"/>
    </w:pPr>
  </w:style>
  <w:style w:type="paragraph" w:customStyle="1" w:styleId="C051C3479D04445DBC538F14847F7C9E">
    <w:name w:val="C051C3479D04445DBC538F14847F7C9E"/>
    <w:rsid w:val="00617543"/>
    <w:pPr>
      <w:widowControl w:val="0"/>
      <w:wordWrap w:val="0"/>
      <w:autoSpaceDE w:val="0"/>
      <w:autoSpaceDN w:val="0"/>
    </w:pPr>
  </w:style>
  <w:style w:type="paragraph" w:customStyle="1" w:styleId="664050BF93064D3889C383C17F9F36B6">
    <w:name w:val="664050BF93064D3889C383C17F9F36B6"/>
    <w:rsid w:val="00617543"/>
    <w:pPr>
      <w:widowControl w:val="0"/>
      <w:wordWrap w:val="0"/>
      <w:autoSpaceDE w:val="0"/>
      <w:autoSpaceDN w:val="0"/>
    </w:pPr>
  </w:style>
  <w:style w:type="paragraph" w:customStyle="1" w:styleId="CA696F37BD844A35A70129061F916E0C">
    <w:name w:val="CA696F37BD844A35A70129061F916E0C"/>
    <w:rsid w:val="00617543"/>
    <w:pPr>
      <w:widowControl w:val="0"/>
      <w:wordWrap w:val="0"/>
      <w:autoSpaceDE w:val="0"/>
      <w:autoSpaceDN w:val="0"/>
    </w:pPr>
  </w:style>
  <w:style w:type="paragraph" w:customStyle="1" w:styleId="A6815B97B3AA4952891E51BF53980DC4">
    <w:name w:val="A6815B97B3AA4952891E51BF53980DC4"/>
    <w:rsid w:val="00617543"/>
    <w:pPr>
      <w:widowControl w:val="0"/>
      <w:wordWrap w:val="0"/>
      <w:autoSpaceDE w:val="0"/>
      <w:autoSpaceDN w:val="0"/>
    </w:pPr>
  </w:style>
  <w:style w:type="paragraph" w:customStyle="1" w:styleId="253D9A23676A450E9C6F8248C8B435CB">
    <w:name w:val="253D9A23676A450E9C6F8248C8B435CB"/>
    <w:rsid w:val="00617543"/>
    <w:pPr>
      <w:widowControl w:val="0"/>
      <w:wordWrap w:val="0"/>
      <w:autoSpaceDE w:val="0"/>
      <w:autoSpaceDN w:val="0"/>
    </w:pPr>
  </w:style>
  <w:style w:type="paragraph" w:customStyle="1" w:styleId="74C0EDB497F9458E8208F9875D290816">
    <w:name w:val="74C0EDB497F9458E8208F9875D290816"/>
    <w:rsid w:val="00617543"/>
    <w:pPr>
      <w:widowControl w:val="0"/>
      <w:wordWrap w:val="0"/>
      <w:autoSpaceDE w:val="0"/>
      <w:autoSpaceDN w:val="0"/>
    </w:pPr>
  </w:style>
  <w:style w:type="paragraph" w:customStyle="1" w:styleId="4A6930947ECF420B9DE04B32E190B3B7">
    <w:name w:val="4A6930947ECF420B9DE04B32E190B3B7"/>
    <w:rsid w:val="00617543"/>
    <w:pPr>
      <w:widowControl w:val="0"/>
      <w:wordWrap w:val="0"/>
      <w:autoSpaceDE w:val="0"/>
      <w:autoSpaceDN w:val="0"/>
    </w:pPr>
  </w:style>
  <w:style w:type="paragraph" w:customStyle="1" w:styleId="52737415B1FE474B8DB91596B0BC89FB">
    <w:name w:val="52737415B1FE474B8DB91596B0BC89FB"/>
    <w:rsid w:val="00617543"/>
    <w:pPr>
      <w:widowControl w:val="0"/>
      <w:wordWrap w:val="0"/>
      <w:autoSpaceDE w:val="0"/>
      <w:autoSpaceDN w:val="0"/>
    </w:pPr>
  </w:style>
  <w:style w:type="paragraph" w:customStyle="1" w:styleId="009D060A037C46B99218D5DEC6DE4C12">
    <w:name w:val="009D060A037C46B99218D5DEC6DE4C12"/>
    <w:rsid w:val="00617543"/>
    <w:pPr>
      <w:widowControl w:val="0"/>
      <w:wordWrap w:val="0"/>
      <w:autoSpaceDE w:val="0"/>
      <w:autoSpaceDN w:val="0"/>
    </w:pPr>
  </w:style>
  <w:style w:type="paragraph" w:customStyle="1" w:styleId="10D506105DE1476AAF0E9E83B260937F">
    <w:name w:val="10D506105DE1476AAF0E9E83B260937F"/>
    <w:rsid w:val="00617543"/>
    <w:pPr>
      <w:widowControl w:val="0"/>
      <w:wordWrap w:val="0"/>
      <w:autoSpaceDE w:val="0"/>
      <w:autoSpaceDN w:val="0"/>
    </w:pPr>
  </w:style>
  <w:style w:type="paragraph" w:customStyle="1" w:styleId="F73B59AD95304EA2BD9F83B5FE0D5675">
    <w:name w:val="F73B59AD95304EA2BD9F83B5FE0D5675"/>
    <w:rsid w:val="00617543"/>
    <w:pPr>
      <w:widowControl w:val="0"/>
      <w:wordWrap w:val="0"/>
      <w:autoSpaceDE w:val="0"/>
      <w:autoSpaceDN w:val="0"/>
    </w:pPr>
  </w:style>
  <w:style w:type="paragraph" w:customStyle="1" w:styleId="13476109457643F1ABCE5022C22BE9C4">
    <w:name w:val="13476109457643F1ABCE5022C22BE9C4"/>
    <w:rsid w:val="00617543"/>
    <w:pPr>
      <w:widowControl w:val="0"/>
      <w:wordWrap w:val="0"/>
      <w:autoSpaceDE w:val="0"/>
      <w:autoSpaceDN w:val="0"/>
    </w:pPr>
  </w:style>
  <w:style w:type="paragraph" w:customStyle="1" w:styleId="DADB322B035C4D9CA3A3A47631CA4202">
    <w:name w:val="DADB322B035C4D9CA3A3A47631CA4202"/>
    <w:rsid w:val="00617543"/>
    <w:pPr>
      <w:widowControl w:val="0"/>
      <w:wordWrap w:val="0"/>
      <w:autoSpaceDE w:val="0"/>
      <w:autoSpaceDN w:val="0"/>
    </w:pPr>
  </w:style>
  <w:style w:type="paragraph" w:customStyle="1" w:styleId="0A06892DEA1D46C69AF521CED9C45A9D">
    <w:name w:val="0A06892DEA1D46C69AF521CED9C45A9D"/>
    <w:rsid w:val="00617543"/>
    <w:pPr>
      <w:widowControl w:val="0"/>
      <w:wordWrap w:val="0"/>
      <w:autoSpaceDE w:val="0"/>
      <w:autoSpaceDN w:val="0"/>
    </w:pPr>
  </w:style>
  <w:style w:type="paragraph" w:customStyle="1" w:styleId="0CF5CFB835CD45109294EA48A965B837">
    <w:name w:val="0CF5CFB835CD45109294EA48A965B837"/>
    <w:rsid w:val="00617543"/>
    <w:pPr>
      <w:widowControl w:val="0"/>
      <w:wordWrap w:val="0"/>
      <w:autoSpaceDE w:val="0"/>
      <w:autoSpaceDN w:val="0"/>
    </w:pPr>
  </w:style>
  <w:style w:type="paragraph" w:customStyle="1" w:styleId="F8BAF1F5679648B4B690D63CF4A50AD5">
    <w:name w:val="F8BAF1F5679648B4B690D63CF4A50AD5"/>
    <w:rsid w:val="00617543"/>
    <w:pPr>
      <w:widowControl w:val="0"/>
      <w:wordWrap w:val="0"/>
      <w:autoSpaceDE w:val="0"/>
      <w:autoSpaceDN w:val="0"/>
    </w:p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1024</Words>
  <Characters>5839</Characters>
  <Application>Microsoft Office Word</Application>
  <DocSecurity>0</DocSecurity>
  <Lines>48</Lines>
  <Paragraphs>13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6850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em1104</dc:creator>
  <cp:lastModifiedBy>김현주 (Hyunjoo Kim)</cp:lastModifiedBy>
  <cp:revision>3</cp:revision>
  <cp:lastPrinted>2014-01-02T07:16:00Z</cp:lastPrinted>
  <dcterms:created xsi:type="dcterms:W3CDTF">2026-01-02T00:55:00Z</dcterms:created>
  <dcterms:modified xsi:type="dcterms:W3CDTF">2026-01-02T00:55:00Z</dcterms:modified>
</cp:coreProperties>
</file>