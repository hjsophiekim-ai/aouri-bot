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5743" w:rsidRDefault="00175743" w:rsidP="00175743">
      <w:pPr>
        <w:jc w:val="center"/>
        <w:rPr>
          <w:b/>
          <w:bCs/>
          <w:sz w:val="24"/>
        </w:rPr>
      </w:pPr>
      <w:r w:rsidRPr="00175743">
        <w:rPr>
          <w:b/>
          <w:bCs/>
          <w:sz w:val="24"/>
        </w:rPr>
        <w:t>손해배상 합의서</w:t>
      </w:r>
    </w:p>
    <w:p w:rsidR="00175743" w:rsidRPr="00175743" w:rsidRDefault="00175743" w:rsidP="00175743">
      <w:pPr>
        <w:jc w:val="center"/>
        <w:rPr>
          <w:b/>
          <w:sz w:val="24"/>
        </w:rPr>
      </w:pPr>
    </w:p>
    <w:p w:rsidR="00175743" w:rsidRPr="00175743" w:rsidRDefault="00175743" w:rsidP="00175743">
      <w:r w:rsidRPr="00175743">
        <w:t xml:space="preserve">주식회사 </w:t>
      </w:r>
      <w:proofErr w:type="spellStart"/>
      <w:r w:rsidRPr="00175743">
        <w:t>퍼시스</w:t>
      </w:r>
      <w:proofErr w:type="spellEnd"/>
      <w:r w:rsidRPr="00175743">
        <w:t xml:space="preserve">(이하 "갑"이라 함)와 주식회사 </w:t>
      </w:r>
      <w:proofErr w:type="spellStart"/>
      <w:r w:rsidRPr="00175743">
        <w:t>시디즈</w:t>
      </w:r>
      <w:proofErr w:type="spellEnd"/>
      <w:r w:rsidRPr="00175743">
        <w:t>(이하 "을"이라 함)는 아래와 같은 내용으로 손해배상에 관하여 합의한다.</w:t>
      </w:r>
    </w:p>
    <w:p w:rsidR="00175743" w:rsidRPr="00175743" w:rsidRDefault="00175743" w:rsidP="00175743"/>
    <w:p w:rsidR="00175743" w:rsidRPr="00175743" w:rsidDel="000E7937" w:rsidRDefault="00175743" w:rsidP="000E7937">
      <w:pPr>
        <w:rPr>
          <w:del w:id="0" w:author="김현주 (Hyunjoo Kim)" w:date="2025-07-11T14:59:00Z"/>
          <w:b/>
          <w:bCs/>
        </w:rPr>
      </w:pPr>
      <w:r w:rsidRPr="00175743">
        <w:rPr>
          <w:b/>
          <w:bCs/>
        </w:rPr>
        <w:t>제1조 [</w:t>
      </w:r>
      <w:ins w:id="1" w:author="김현주 (Hyunjoo Kim)" w:date="2025-07-11T14:59:00Z">
        <w:r w:rsidR="000E7937">
          <w:rPr>
            <w:rFonts w:hint="eastAsia"/>
            <w:b/>
            <w:bCs/>
          </w:rPr>
          <w:t>합의의 배경</w:t>
        </w:r>
        <w:r w:rsidR="000E7937">
          <w:rPr>
            <w:b/>
            <w:bCs/>
          </w:rPr>
          <w:t>]</w:t>
        </w:r>
      </w:ins>
      <w:del w:id="2" w:author="김현주 (Hyunjoo Kim)" w:date="2025-07-11T14:59:00Z">
        <w:r w:rsidRPr="00175743" w:rsidDel="000E7937">
          <w:rPr>
            <w:b/>
            <w:bCs/>
          </w:rPr>
          <w:delText>목적]</w:delText>
        </w:r>
      </w:del>
    </w:p>
    <w:p w:rsidR="00175743" w:rsidRPr="00175743" w:rsidDel="000E7937" w:rsidRDefault="00175743" w:rsidP="000E7937">
      <w:pPr>
        <w:rPr>
          <w:del w:id="3" w:author="김현주 (Hyunjoo Kim)" w:date="2025-07-11T14:59:00Z"/>
        </w:rPr>
      </w:pPr>
      <w:del w:id="4" w:author="김현주 (Hyunjoo Kim)" w:date="2025-07-11T14:59:00Z">
        <w:r w:rsidRPr="00175743" w:rsidDel="000E7937">
          <w:delText>본 합의서는 을이 갑에게 납품한 제품에 하자가 발생함에 따라, 갑이 최종 수요처인 LIG넥스원과의 납품계약상 손해를 보전하기 위해 지출한 비용에 대하여, 을이 이에 상응하는 손해배상을 이행하기 위한 제반 사항을 정함을 목적으로 한다.</w:delText>
        </w:r>
      </w:del>
    </w:p>
    <w:p w:rsidR="00175743" w:rsidRPr="00175743" w:rsidDel="000E7937" w:rsidRDefault="00175743" w:rsidP="000E7937">
      <w:pPr>
        <w:rPr>
          <w:del w:id="5" w:author="김현주 (Hyunjoo Kim)" w:date="2025-07-11T14:59:00Z"/>
        </w:rPr>
      </w:pPr>
    </w:p>
    <w:p w:rsidR="00175743" w:rsidRPr="00175743" w:rsidDel="000E7937" w:rsidRDefault="00175743" w:rsidP="00144488">
      <w:pPr>
        <w:rPr>
          <w:del w:id="6" w:author="김현주 (Hyunjoo Kim)" w:date="2025-07-11T14:59:00Z"/>
          <w:b/>
          <w:bCs/>
        </w:rPr>
      </w:pPr>
      <w:del w:id="7" w:author="김현주 (Hyunjoo Kim)" w:date="2025-07-11T14:59:00Z">
        <w:r w:rsidRPr="00175743" w:rsidDel="000E7937">
          <w:rPr>
            <w:b/>
            <w:bCs/>
          </w:rPr>
          <w:delText>제2조 [사실관계]</w:delText>
        </w:r>
      </w:del>
    </w:p>
    <w:p w:rsidR="00F43861" w:rsidDel="000E7937" w:rsidRDefault="00F43861" w:rsidP="000E7937">
      <w:pPr>
        <w:rPr>
          <w:del w:id="8" w:author="김현주 (Hyunjoo Kim)" w:date="2025-07-11T14:59:00Z"/>
        </w:rPr>
        <w:pPrChange w:id="9" w:author="김현주 (Hyunjoo Kim)" w:date="2025-07-11T14:59:00Z">
          <w:pPr>
            <w:numPr>
              <w:numId w:val="5"/>
            </w:numPr>
            <w:tabs>
              <w:tab w:val="num" w:pos="720"/>
            </w:tabs>
            <w:ind w:left="720" w:hanging="360"/>
          </w:pPr>
        </w:pPrChange>
      </w:pPr>
      <w:del w:id="10" w:author="김현주 (Hyunjoo Kim)" w:date="2025-07-11T14:59:00Z">
        <w:r w:rsidDel="000E7937">
          <w:rPr>
            <w:rFonts w:hint="eastAsia"/>
          </w:rPr>
          <w:delText xml:space="preserve">을은 갑에게 </w:delText>
        </w:r>
        <w:r w:rsidRPr="00175743" w:rsidDel="000E7937">
          <w:delText>의자 제품(CH4300WAH</w:delText>
        </w:r>
        <w:r w:rsidDel="000E7937">
          <w:delText>)</w:delText>
        </w:r>
        <w:r w:rsidDel="000E7937">
          <w:rPr>
            <w:rFonts w:hint="eastAsia"/>
          </w:rPr>
          <w:delText>을 납품하였다.</w:delText>
        </w:r>
        <w:r w:rsidDel="000E7937">
          <w:delText xml:space="preserve"> </w:delText>
        </w:r>
      </w:del>
    </w:p>
    <w:p w:rsidR="00175743" w:rsidRPr="00175743" w:rsidDel="000E7937" w:rsidRDefault="00175743" w:rsidP="000E7937">
      <w:pPr>
        <w:rPr>
          <w:del w:id="11" w:author="김현주 (Hyunjoo Kim)" w:date="2025-07-11T14:59:00Z"/>
        </w:rPr>
        <w:pPrChange w:id="12" w:author="김현주 (Hyunjoo Kim)" w:date="2025-07-11T14:59:00Z">
          <w:pPr>
            <w:numPr>
              <w:numId w:val="5"/>
            </w:numPr>
            <w:tabs>
              <w:tab w:val="num" w:pos="720"/>
            </w:tabs>
            <w:ind w:left="720" w:hanging="360"/>
          </w:pPr>
        </w:pPrChange>
      </w:pPr>
      <w:del w:id="13" w:author="김현주 (Hyunjoo Kim)" w:date="2025-07-11T14:59:00Z">
        <w:r w:rsidRPr="00175743" w:rsidDel="000E7937">
          <w:delText xml:space="preserve">갑은 2025년 2월부터 3월까지 </w:delText>
        </w:r>
        <w:r w:rsidR="003E392A" w:rsidDel="000E7937">
          <w:rPr>
            <w:rFonts w:hint="eastAsia"/>
          </w:rPr>
          <w:delText xml:space="preserve">수요처인 </w:delText>
        </w:r>
        <w:r w:rsidRPr="00175743" w:rsidDel="000E7937">
          <w:delText xml:space="preserve">LIG넥스원에 </w:delText>
        </w:r>
        <w:r w:rsidR="00C1656B" w:rsidDel="000E7937">
          <w:rPr>
            <w:rFonts w:hint="eastAsia"/>
          </w:rPr>
          <w:delText xml:space="preserve">해당 </w:delText>
        </w:r>
        <w:r w:rsidRPr="00175743" w:rsidDel="000E7937">
          <w:delText>의자 제품(CH4300WAH, 총 2,150개)을 납품하였다.</w:delText>
        </w:r>
      </w:del>
    </w:p>
    <w:p w:rsidR="00175743" w:rsidRPr="00175743" w:rsidDel="000E7937" w:rsidRDefault="00175743" w:rsidP="000E7937">
      <w:pPr>
        <w:rPr>
          <w:del w:id="14" w:author="김현주 (Hyunjoo Kim)" w:date="2025-07-11T14:59:00Z"/>
        </w:rPr>
        <w:pPrChange w:id="15" w:author="김현주 (Hyunjoo Kim)" w:date="2025-07-11T14:59:00Z">
          <w:pPr>
            <w:numPr>
              <w:numId w:val="5"/>
            </w:numPr>
            <w:tabs>
              <w:tab w:val="num" w:pos="720"/>
            </w:tabs>
            <w:ind w:left="720" w:hanging="360"/>
          </w:pPr>
        </w:pPrChange>
      </w:pPr>
      <w:del w:id="16" w:author="김현주 (Hyunjoo Kim)" w:date="2025-07-11T14:59:00Z">
        <w:r w:rsidRPr="00175743" w:rsidDel="000E7937">
          <w:delText xml:space="preserve">납품 제품 중 일부에서 틸트 기능 고장 등 품질 하자가 발생하였고, 이에 따라 갑은 2025년 3월부터 4월까지 전량 </w:delText>
        </w:r>
        <w:r w:rsidR="005F1EFF" w:rsidDel="000E7937">
          <w:rPr>
            <w:rFonts w:hint="eastAsia"/>
          </w:rPr>
          <w:delText>하자보수</w:delText>
        </w:r>
        <w:r w:rsidRPr="00175743" w:rsidDel="000E7937">
          <w:delText>를 완료하였다.</w:delText>
        </w:r>
      </w:del>
    </w:p>
    <w:p w:rsidR="00175743" w:rsidDel="000E7937" w:rsidRDefault="00B06FB4" w:rsidP="000E7937">
      <w:pPr>
        <w:rPr>
          <w:del w:id="17" w:author="김현주 (Hyunjoo Kim)" w:date="2025-07-11T14:59:00Z"/>
        </w:rPr>
        <w:pPrChange w:id="18" w:author="김현주 (Hyunjoo Kim)" w:date="2025-07-11T14:59:00Z">
          <w:pPr>
            <w:numPr>
              <w:numId w:val="5"/>
            </w:numPr>
            <w:tabs>
              <w:tab w:val="num" w:pos="720"/>
            </w:tabs>
            <w:ind w:left="720" w:hanging="360"/>
          </w:pPr>
        </w:pPrChange>
      </w:pPr>
      <w:del w:id="19" w:author="김현주 (Hyunjoo Kim)" w:date="2025-07-11T14:59:00Z">
        <w:r w:rsidDel="000E7937">
          <w:delText>갑은 이에 더해 수요처 요청에 따라 500개 상당의</w:delText>
        </w:r>
        <w:r w:rsidR="00630124" w:rsidDel="000E7937">
          <w:rPr>
            <w:rFonts w:hint="eastAsia"/>
          </w:rPr>
          <w:delText xml:space="preserve"> </w:delText>
        </w:r>
        <w:r w:rsidDel="000E7937">
          <w:delText>의자를 추가 현물로 무상 제공하였다(CH0105AF 기준, 1대당 135,000원 / 총액 67,500,000원(VAT 별</w:delText>
        </w:r>
        <w:r w:rsidDel="000E7937">
          <w:rPr>
            <w:rFonts w:hint="eastAsia"/>
          </w:rPr>
          <w:delText>도)</w:delText>
        </w:r>
        <w:r w:rsidDel="000E7937">
          <w:delText>)</w:delText>
        </w:r>
        <w:r w:rsidR="005F1EFF" w:rsidDel="000E7937">
          <w:delText>.</w:delText>
        </w:r>
      </w:del>
    </w:p>
    <w:p w:rsidR="00B95936" w:rsidDel="008D01DA" w:rsidRDefault="00B95936" w:rsidP="008D01DA">
      <w:pPr>
        <w:rPr>
          <w:del w:id="20" w:author="김현주 (Hyunjoo Kim)" w:date="2025-07-11T16:11:00Z"/>
        </w:rPr>
      </w:pPr>
      <w:del w:id="21" w:author="김현주 (Hyunjoo Kim)" w:date="2025-07-11T14:59:00Z">
        <w:r w:rsidDel="000E7937">
          <w:rPr>
            <w:rFonts w:hint="eastAsia"/>
          </w:rPr>
          <w:delText xml:space="preserve">을이 갑에게 틸트 부분에 하자가 있는 제품을 납품함으로 갑은 총 </w:delText>
        </w:r>
        <w:r w:rsidDel="000E7937">
          <w:delText>[  ]</w:delText>
        </w:r>
        <w:r w:rsidDel="000E7937">
          <w:rPr>
            <w:rFonts w:hint="eastAsia"/>
          </w:rPr>
          <w:delText>원 상당의 손해가 발생하였다.</w:delText>
        </w:r>
      </w:del>
      <w:r>
        <w:t xml:space="preserve"> </w:t>
      </w:r>
    </w:p>
    <w:p w:rsidR="008D01DA" w:rsidRDefault="008D01DA" w:rsidP="008D01DA">
      <w:pPr>
        <w:rPr>
          <w:ins w:id="22" w:author="김현주 (Hyunjoo Kim)" w:date="2025-07-11T16:12:00Z"/>
        </w:rPr>
      </w:pPr>
    </w:p>
    <w:p w:rsidR="000E7937" w:rsidRPr="000E7937" w:rsidRDefault="008D01DA" w:rsidP="008D01DA">
      <w:pPr>
        <w:rPr>
          <w:ins w:id="23" w:author="김현주 (Hyunjoo Kim)" w:date="2025-07-11T15:00:00Z"/>
          <w:rPrChange w:id="24" w:author="김현주 (Hyunjoo Kim)" w:date="2025-07-11T15:00:00Z">
            <w:rPr>
              <w:ins w:id="25" w:author="김현주 (Hyunjoo Kim)" w:date="2025-07-11T15:00:00Z"/>
            </w:rPr>
          </w:rPrChange>
        </w:rPr>
        <w:pPrChange w:id="26" w:author="김현주 (Hyunjoo Kim)" w:date="2025-07-11T16:11:00Z">
          <w:pPr>
            <w:pStyle w:val="a4"/>
          </w:pPr>
        </w:pPrChange>
      </w:pPr>
      <w:ins w:id="27" w:author="김현주 (Hyunjoo Kim)" w:date="2025-07-11T16:12:00Z">
        <w:r>
          <w:rPr>
            <w:rFonts w:hint="eastAsia"/>
          </w:rPr>
          <w:t>가.</w:t>
        </w:r>
        <w:r>
          <w:t xml:space="preserve"> </w:t>
        </w:r>
      </w:ins>
      <w:bookmarkStart w:id="28" w:name="_GoBack"/>
      <w:bookmarkEnd w:id="28"/>
      <w:ins w:id="29" w:author="김현주 (Hyunjoo Kim)" w:date="2025-07-11T15:00:00Z">
        <w:r w:rsidR="000E7937" w:rsidRPr="000E7937">
          <w:rPr>
            <w:rPrChange w:id="30" w:author="김현주 (Hyunjoo Kim)" w:date="2025-07-11T15:00:00Z">
              <w:rPr/>
            </w:rPrChange>
          </w:rPr>
          <w:t xml:space="preserve">갑은 2025년 2월 1일부터 3월 2일까지 을로부터 구매한 업무용 의자 </w:t>
        </w:r>
        <w:r w:rsidR="000E7937" w:rsidRPr="000E7937">
          <w:rPr>
            <w:rPrChange w:id="31" w:author="김현주 (Hyunjoo Kim)" w:date="2025-07-11T15:00:00Z">
              <w:rPr>
                <w:b/>
                <w:bCs/>
              </w:rPr>
            </w:rPrChange>
          </w:rPr>
          <w:t>CHA4300WAH 2,150개</w:t>
        </w:r>
        <w:r w:rsidR="000E7937" w:rsidRPr="000E7937">
          <w:rPr>
            <w:rPrChange w:id="32" w:author="김현주 (Hyunjoo Kim)" w:date="2025-07-11T15:00:00Z">
              <w:rPr/>
            </w:rPrChange>
          </w:rPr>
          <w:t xml:space="preserve">를 고객인 </w:t>
        </w:r>
        <w:r w:rsidR="000E7937" w:rsidRPr="000E7937">
          <w:rPr>
            <w:rPrChange w:id="33" w:author="김현주 (Hyunjoo Kim)" w:date="2025-07-11T15:00:00Z">
              <w:rPr>
                <w:b/>
                <w:bCs/>
              </w:rPr>
            </w:rPrChange>
          </w:rPr>
          <w:t>LIG넥스원 용인 및 판교 센터</w:t>
        </w:r>
        <w:r w:rsidR="000E7937" w:rsidRPr="000E7937">
          <w:rPr>
            <w:rPrChange w:id="34" w:author="김현주 (Hyunjoo Kim)" w:date="2025-07-11T15:00:00Z">
              <w:rPr/>
            </w:rPrChange>
          </w:rPr>
          <w:t>에 납품하였다(</w:t>
        </w:r>
        <w:proofErr w:type="spellStart"/>
        <w:r w:rsidR="000E7937" w:rsidRPr="000E7937">
          <w:rPr>
            <w:rPrChange w:id="35" w:author="김현주 (Hyunjoo Kim)" w:date="2025-07-11T15:00:00Z">
              <w:rPr/>
            </w:rPrChange>
          </w:rPr>
          <w:t>계약가</w:t>
        </w:r>
        <w:proofErr w:type="spellEnd"/>
        <w:r w:rsidR="000E7937" w:rsidRPr="000E7937">
          <w:rPr>
            <w:rPrChange w:id="36" w:author="김현주 (Hyunjoo Kim)" w:date="2025-07-11T15:00:00Z">
              <w:rPr/>
            </w:rPrChange>
          </w:rPr>
          <w:t xml:space="preserve"> 약 6.4억 원).</w:t>
        </w:r>
      </w:ins>
    </w:p>
    <w:p w:rsidR="000E7937" w:rsidRPr="000E7937" w:rsidRDefault="000E7937" w:rsidP="008D01DA">
      <w:pPr>
        <w:pStyle w:val="a4"/>
        <w:spacing w:line="360" w:lineRule="auto"/>
        <w:rPr>
          <w:ins w:id="37" w:author="김현주 (Hyunjoo Kim)" w:date="2025-07-11T15:00:00Z"/>
          <w:rFonts w:ascii="HY신명조" w:eastAsia="HY신명조" w:hAnsiTheme="minorHAnsi" w:cstheme="minorBidi"/>
          <w:kern w:val="2"/>
          <w:sz w:val="20"/>
          <w:szCs w:val="22"/>
          <w:rPrChange w:id="38" w:author="김현주 (Hyunjoo Kim)" w:date="2025-07-11T15:00:00Z">
            <w:rPr>
              <w:ins w:id="39" w:author="김현주 (Hyunjoo Kim)" w:date="2025-07-11T15:00:00Z"/>
            </w:rPr>
          </w:rPrChange>
        </w:rPr>
        <w:pPrChange w:id="40" w:author="김현주 (Hyunjoo Kim)" w:date="2025-07-11T16:12:00Z">
          <w:pPr>
            <w:pStyle w:val="a4"/>
          </w:pPr>
        </w:pPrChange>
      </w:pPr>
      <w:ins w:id="41" w:author="김현주 (Hyunjoo Kim)" w:date="2025-07-11T15:00:00Z">
        <w:r w:rsidRPr="000E7937">
          <w:rPr>
            <w:rFonts w:ascii="HY신명조" w:eastAsia="HY신명조" w:hAnsiTheme="minorHAnsi" w:cstheme="minorBidi"/>
            <w:kern w:val="2"/>
            <w:sz w:val="20"/>
            <w:szCs w:val="22"/>
            <w:rPrChange w:id="42" w:author="김현주 (Hyunjoo Kim)" w:date="2025-07-11T15:00:00Z">
              <w:rPr/>
            </w:rPrChange>
          </w:rPr>
          <w:t xml:space="preserve">나. 2025년 2월 25일, 납품된 의자 전량에서 </w:t>
        </w:r>
        <w:proofErr w:type="spellStart"/>
        <w:r w:rsidRPr="000E7937">
          <w:rPr>
            <w:rFonts w:ascii="HY신명조" w:eastAsia="HY신명조" w:hAnsiTheme="minorHAnsi" w:cstheme="minorBidi"/>
            <w:kern w:val="2"/>
            <w:sz w:val="20"/>
            <w:szCs w:val="22"/>
            <w:rPrChange w:id="43" w:author="김현주 (Hyunjoo Kim)" w:date="2025-07-11T15:00:00Z">
              <w:rPr>
                <w:b/>
                <w:bCs/>
              </w:rPr>
            </w:rPrChange>
          </w:rPr>
          <w:t>틸트</w:t>
        </w:r>
        <w:proofErr w:type="spellEnd"/>
        <w:r w:rsidRPr="000E7937">
          <w:rPr>
            <w:rFonts w:ascii="HY신명조" w:eastAsia="HY신명조" w:hAnsiTheme="minorHAnsi" w:cstheme="minorBidi"/>
            <w:kern w:val="2"/>
            <w:sz w:val="20"/>
            <w:szCs w:val="22"/>
            <w:rPrChange w:id="44" w:author="김현주 (Hyunjoo Kim)" w:date="2025-07-11T15:00:00Z">
              <w:rPr>
                <w:b/>
                <w:bCs/>
              </w:rPr>
            </w:rPrChange>
          </w:rPr>
          <w:t xml:space="preserve"> 기능 고정 불가</w:t>
        </w:r>
        <w:r w:rsidRPr="000E7937">
          <w:rPr>
            <w:rFonts w:ascii="HY신명조" w:eastAsia="HY신명조" w:hAnsiTheme="minorHAnsi" w:cstheme="minorBidi"/>
            <w:kern w:val="2"/>
            <w:sz w:val="20"/>
            <w:szCs w:val="22"/>
            <w:rPrChange w:id="45" w:author="김현주 (Hyunjoo Kim)" w:date="2025-07-11T15:00:00Z">
              <w:rPr/>
            </w:rPrChange>
          </w:rPr>
          <w:t xml:space="preserve"> 품질 하자가 발생하여 LIG넥스원으로부터 클레임이 접수되었다.</w:t>
        </w:r>
      </w:ins>
    </w:p>
    <w:p w:rsidR="000E7937" w:rsidRPr="000E7937" w:rsidRDefault="000E7937" w:rsidP="008D01DA">
      <w:pPr>
        <w:pStyle w:val="a4"/>
        <w:spacing w:line="360" w:lineRule="auto"/>
        <w:rPr>
          <w:ins w:id="46" w:author="김현주 (Hyunjoo Kim)" w:date="2025-07-11T15:02:00Z"/>
          <w:rFonts w:ascii="HY신명조" w:eastAsia="HY신명조" w:hAnsiTheme="minorHAnsi" w:cstheme="minorBidi"/>
          <w:kern w:val="2"/>
          <w:sz w:val="20"/>
          <w:szCs w:val="22"/>
          <w:rPrChange w:id="47" w:author="김현주 (Hyunjoo Kim)" w:date="2025-07-11T15:02:00Z">
            <w:rPr>
              <w:ins w:id="48" w:author="김현주 (Hyunjoo Kim)" w:date="2025-07-11T15:02:00Z"/>
            </w:rPr>
          </w:rPrChange>
        </w:rPr>
        <w:pPrChange w:id="49" w:author="김현주 (Hyunjoo Kim)" w:date="2025-07-11T16:12:00Z">
          <w:pPr>
            <w:pStyle w:val="a4"/>
          </w:pPr>
        </w:pPrChange>
      </w:pPr>
      <w:ins w:id="50" w:author="김현주 (Hyunjoo Kim)" w:date="2025-07-11T15:02:00Z">
        <w:r w:rsidRPr="000E7937">
          <w:rPr>
            <w:rFonts w:ascii="HY신명조" w:eastAsia="HY신명조" w:hAnsiTheme="minorHAnsi" w:cstheme="minorBidi" w:hint="eastAsia"/>
            <w:kern w:val="2"/>
            <w:sz w:val="20"/>
            <w:szCs w:val="22"/>
            <w:rPrChange w:id="51" w:author="김현주 (Hyunjoo Kim)" w:date="2025-07-11T15:02:00Z">
              <w:rPr>
                <w:rFonts w:hint="eastAsia"/>
              </w:rPr>
            </w:rPrChange>
          </w:rPr>
          <w:t>다.</w:t>
        </w:r>
        <w:r w:rsidRPr="000E7937">
          <w:rPr>
            <w:rFonts w:ascii="HY신명조" w:eastAsia="HY신명조" w:hAnsiTheme="minorHAnsi" w:cstheme="minorBidi"/>
            <w:kern w:val="2"/>
            <w:sz w:val="20"/>
            <w:szCs w:val="22"/>
            <w:rPrChange w:id="52" w:author="김현주 (Hyunjoo Kim)" w:date="2025-07-11T15:02:00Z">
              <w:rPr/>
            </w:rPrChange>
          </w:rPr>
          <w:t xml:space="preserve"> </w:t>
        </w:r>
        <w:r w:rsidRPr="000E7937">
          <w:rPr>
            <w:rFonts w:ascii="HY신명조" w:eastAsia="HY신명조" w:hAnsiTheme="minorHAnsi" w:cstheme="minorBidi"/>
            <w:kern w:val="2"/>
            <w:sz w:val="20"/>
            <w:szCs w:val="22"/>
            <w:rPrChange w:id="53" w:author="김현주 (Hyunjoo Kim)" w:date="2025-07-11T15:02:00Z">
              <w:rPr/>
            </w:rPrChange>
          </w:rPr>
          <w:t xml:space="preserve">LIG넥스원은 최초 의자 전량 반품 또는 교환을 요청하였으나, 갑은 LIG넥스원과의 협의를 통해 </w:t>
        </w:r>
        <w:r w:rsidRPr="000E7937">
          <w:rPr>
            <w:rFonts w:ascii="HY신명조" w:eastAsia="HY신명조" w:hAnsiTheme="minorHAnsi" w:cstheme="minorBidi"/>
            <w:kern w:val="2"/>
            <w:sz w:val="20"/>
            <w:szCs w:val="22"/>
            <w:rPrChange w:id="54" w:author="김현주 (Hyunjoo Kim)" w:date="2025-07-11T15:02:00Z">
              <w:rPr>
                <w:b/>
                <w:bCs/>
              </w:rPr>
            </w:rPrChange>
          </w:rPr>
          <w:t>불량 부품 교체를 진행하고 회의용 의자 500개(위탁 원가 기준 7,200만 원 상당)를 현물로 무상 제공</w:t>
        </w:r>
        <w:r w:rsidRPr="000E7937">
          <w:rPr>
            <w:rFonts w:ascii="HY신명조" w:eastAsia="HY신명조" w:hAnsiTheme="minorHAnsi" w:cstheme="minorBidi"/>
            <w:kern w:val="2"/>
            <w:sz w:val="20"/>
            <w:szCs w:val="22"/>
            <w:rPrChange w:id="55" w:author="김현주 (Hyunjoo Kim)" w:date="2025-07-11T15:02:00Z">
              <w:rPr/>
            </w:rPrChange>
          </w:rPr>
          <w:t>하는 것으로 합의를 완료하였다.</w:t>
        </w:r>
      </w:ins>
    </w:p>
    <w:p w:rsidR="0040377A" w:rsidRDefault="000E7937" w:rsidP="008D01DA">
      <w:pPr>
        <w:pStyle w:val="a4"/>
        <w:spacing w:line="360" w:lineRule="auto"/>
        <w:rPr>
          <w:ins w:id="56" w:author="김현주 (Hyunjoo Kim)" w:date="2025-07-11T15:48:00Z"/>
          <w:rFonts w:ascii="HY신명조" w:eastAsia="HY신명조" w:hAnsiTheme="minorHAnsi" w:cstheme="minorBidi"/>
          <w:kern w:val="2"/>
          <w:sz w:val="20"/>
          <w:szCs w:val="22"/>
        </w:rPr>
        <w:pPrChange w:id="57" w:author="김현주 (Hyunjoo Kim)" w:date="2025-07-11T16:12:00Z">
          <w:pPr>
            <w:pStyle w:val="a4"/>
            <w:spacing w:line="480" w:lineRule="auto"/>
          </w:pPr>
        </w:pPrChange>
      </w:pPr>
      <w:ins w:id="58" w:author="김현주 (Hyunjoo Kim)" w:date="2025-07-11T15:02:00Z">
        <w:r w:rsidRPr="000E7937">
          <w:rPr>
            <w:rFonts w:ascii="HY신명조" w:eastAsia="HY신명조" w:hAnsiTheme="minorHAnsi" w:cstheme="minorBidi"/>
            <w:kern w:val="2"/>
            <w:sz w:val="20"/>
            <w:szCs w:val="22"/>
            <w:rPrChange w:id="59" w:author="김현주 (Hyunjoo Kim)" w:date="2025-07-11T15:02:00Z">
              <w:rPr/>
            </w:rPrChange>
          </w:rPr>
          <w:t xml:space="preserve">라. 을은 상기 고객 합의 시 결정된 현물 보상 비용을 전액 부담하기로 </w:t>
        </w:r>
      </w:ins>
      <w:ins w:id="60" w:author="김현주 (Hyunjoo Kim)" w:date="2025-07-11T15:48:00Z">
        <w:r w:rsidR="0040377A">
          <w:rPr>
            <w:rFonts w:ascii="HY신명조" w:eastAsia="HY신명조" w:hAnsiTheme="minorHAnsi" w:cstheme="minorBidi" w:hint="eastAsia"/>
            <w:kern w:val="2"/>
            <w:sz w:val="20"/>
            <w:szCs w:val="22"/>
          </w:rPr>
          <w:t>갑과 협의를 완료하였다.</w:t>
        </w:r>
      </w:ins>
    </w:p>
    <w:p w:rsidR="000E7937" w:rsidRPr="000E7937" w:rsidRDefault="000E7937" w:rsidP="008D01DA">
      <w:pPr>
        <w:pStyle w:val="a4"/>
        <w:spacing w:line="360" w:lineRule="auto"/>
        <w:rPr>
          <w:ins w:id="61" w:author="김현주 (Hyunjoo Kim)" w:date="2025-07-11T15:02:00Z"/>
          <w:rFonts w:ascii="HY신명조" w:eastAsia="HY신명조" w:hAnsiTheme="minorHAnsi" w:cstheme="minorBidi"/>
          <w:kern w:val="2"/>
          <w:sz w:val="20"/>
          <w:szCs w:val="22"/>
          <w:rPrChange w:id="62" w:author="김현주 (Hyunjoo Kim)" w:date="2025-07-11T15:02:00Z">
            <w:rPr>
              <w:ins w:id="63" w:author="김현주 (Hyunjoo Kim)" w:date="2025-07-11T15:02:00Z"/>
            </w:rPr>
          </w:rPrChange>
        </w:rPr>
        <w:pPrChange w:id="64" w:author="김현주 (Hyunjoo Kim)" w:date="2025-07-11T16:12:00Z">
          <w:pPr>
            <w:pStyle w:val="a4"/>
          </w:pPr>
        </w:pPrChange>
      </w:pPr>
      <w:ins w:id="65" w:author="김현주 (Hyunjoo Kim)" w:date="2025-07-11T15:02:00Z">
        <w:r w:rsidRPr="000E7937">
          <w:rPr>
            <w:rFonts w:ascii="HY신명조" w:eastAsia="HY신명조" w:hAnsiTheme="minorHAnsi" w:cstheme="minorBidi"/>
            <w:kern w:val="2"/>
            <w:sz w:val="20"/>
            <w:szCs w:val="22"/>
            <w:rPrChange w:id="66" w:author="김현주 (Hyunjoo Kim)" w:date="2025-07-11T15:02:00Z">
              <w:rPr/>
            </w:rPrChange>
          </w:rPr>
          <w:t xml:space="preserve">마. </w:t>
        </w:r>
      </w:ins>
      <w:ins w:id="67" w:author="김현주 (Hyunjoo Kim)" w:date="2025-07-11T15:51:00Z">
        <w:r w:rsidR="00144488">
          <w:rPr>
            <w:rFonts w:ascii="HY신명조" w:eastAsia="HY신명조" w:hAnsiTheme="minorHAnsi" w:cstheme="minorBidi" w:hint="eastAsia"/>
            <w:kern w:val="2"/>
            <w:sz w:val="20"/>
            <w:szCs w:val="22"/>
          </w:rPr>
          <w:t xml:space="preserve">품질 불량 제품에 대한 </w:t>
        </w:r>
      </w:ins>
      <w:ins w:id="68" w:author="김현주 (Hyunjoo Kim)" w:date="2025-07-11T15:56:00Z">
        <w:r w:rsidR="00144488">
          <w:rPr>
            <w:rFonts w:ascii="HY신명조" w:eastAsia="HY신명조" w:hAnsiTheme="minorHAnsi" w:cstheme="minorBidi" w:hint="eastAsia"/>
            <w:kern w:val="2"/>
            <w:sz w:val="20"/>
            <w:szCs w:val="22"/>
          </w:rPr>
          <w:t>부품교체 작업</w:t>
        </w:r>
      </w:ins>
      <w:ins w:id="69" w:author="김현주 (Hyunjoo Kim)" w:date="2025-07-11T15:51:00Z">
        <w:r w:rsidR="00144488">
          <w:rPr>
            <w:rFonts w:ascii="HY신명조" w:eastAsia="HY신명조" w:hAnsiTheme="minorHAnsi" w:cstheme="minorBidi" w:hint="eastAsia"/>
            <w:kern w:val="2"/>
            <w:sz w:val="20"/>
            <w:szCs w:val="22"/>
          </w:rPr>
          <w:t>(</w:t>
        </w:r>
        <w:r w:rsidR="00144488">
          <w:rPr>
            <w:rFonts w:ascii="HY신명조" w:eastAsia="HY신명조" w:hAnsiTheme="minorHAnsi" w:cstheme="minorBidi"/>
            <w:kern w:val="2"/>
            <w:sz w:val="20"/>
            <w:szCs w:val="22"/>
          </w:rPr>
          <w:t>AS)</w:t>
        </w:r>
        <w:r w:rsidR="00144488">
          <w:rPr>
            <w:rFonts w:ascii="HY신명조" w:eastAsia="HY신명조" w:hAnsiTheme="minorHAnsi" w:cstheme="minorBidi" w:hint="eastAsia"/>
            <w:kern w:val="2"/>
            <w:sz w:val="20"/>
            <w:szCs w:val="22"/>
          </w:rPr>
          <w:t xml:space="preserve">는 </w:t>
        </w:r>
      </w:ins>
      <w:ins w:id="70" w:author="김현주 (Hyunjoo Kim)" w:date="2025-07-11T15:02:00Z">
        <w:r w:rsidRPr="000E7937">
          <w:rPr>
            <w:rFonts w:ascii="HY신명조" w:eastAsia="HY신명조" w:hAnsiTheme="minorHAnsi" w:cstheme="minorBidi"/>
            <w:kern w:val="2"/>
            <w:sz w:val="20"/>
            <w:szCs w:val="22"/>
            <w:rPrChange w:id="71" w:author="김현주 (Hyunjoo Kim)" w:date="2025-07-11T15:02:00Z">
              <w:rPr/>
            </w:rPrChange>
          </w:rPr>
          <w:t>2025년 3월 24일 용인 납품 수량 전체, 2025년 4월 25일 판교 납품 수량 전체에 대해 각각 완료되었다.</w:t>
        </w:r>
      </w:ins>
    </w:p>
    <w:p w:rsidR="00175743" w:rsidRPr="000E7937" w:rsidRDefault="00175743" w:rsidP="008D01DA">
      <w:pPr>
        <w:pPrChange w:id="72" w:author="김현주 (Hyunjoo Kim)" w:date="2025-07-11T16:12:00Z">
          <w:pPr/>
        </w:pPrChange>
      </w:pPr>
    </w:p>
    <w:p w:rsidR="00144488" w:rsidRPr="00144488" w:rsidRDefault="00144488" w:rsidP="008D01DA">
      <w:pPr>
        <w:spacing w:before="100" w:beforeAutospacing="1" w:after="100" w:afterAutospacing="1"/>
        <w:jc w:val="left"/>
        <w:rPr>
          <w:ins w:id="73" w:author="김현주 (Hyunjoo Kim)" w:date="2025-07-11T15:52:00Z"/>
          <w:b/>
          <w:rPrChange w:id="74" w:author="김현주 (Hyunjoo Kim)" w:date="2025-07-11T15:55:00Z">
            <w:rPr>
              <w:ins w:id="75" w:author="김현주 (Hyunjoo Kim)" w:date="2025-07-11T15:52:00Z"/>
              <w:rFonts w:ascii="굴림" w:eastAsia="굴림" w:hAnsi="굴림" w:cs="굴림"/>
              <w:kern w:val="0"/>
              <w:sz w:val="24"/>
              <w:szCs w:val="24"/>
            </w:rPr>
          </w:rPrChange>
        </w:rPr>
        <w:pPrChange w:id="76" w:author="김현주 (Hyunjoo Kim)" w:date="2025-07-11T16:12:00Z">
          <w:pPr>
            <w:spacing w:before="100" w:beforeAutospacing="1" w:after="100" w:afterAutospacing="1" w:line="240" w:lineRule="auto"/>
            <w:jc w:val="left"/>
          </w:pPr>
        </w:pPrChange>
      </w:pPr>
      <w:proofErr w:type="gramStart"/>
      <w:ins w:id="77" w:author="김현주 (Hyunjoo Kim)" w:date="2025-07-11T15:55:00Z">
        <w:r>
          <w:rPr>
            <w:b/>
          </w:rPr>
          <w:t>제</w:t>
        </w:r>
        <w:r>
          <w:rPr>
            <w:b/>
          </w:rPr>
          <w:t xml:space="preserve"> 2</w:t>
        </w:r>
        <w:proofErr w:type="gramEnd"/>
        <w:r>
          <w:rPr>
            <w:rFonts w:hint="eastAsia"/>
            <w:b/>
          </w:rPr>
          <w:t xml:space="preserve">조 </w:t>
        </w:r>
        <w:proofErr w:type="spellStart"/>
        <w:r>
          <w:rPr>
            <w:b/>
          </w:rPr>
          <w:t>[</w:t>
        </w:r>
      </w:ins>
      <w:proofErr w:type="spellEnd"/>
      <w:ins w:id="78" w:author="김현주 (Hyunjoo Kim)" w:date="2025-07-11T15:52:00Z">
        <w:r w:rsidRPr="00144488">
          <w:rPr>
            <w:b/>
            <w:rPrChange w:id="79" w:author="김현주 (Hyunjoo Kim)" w:date="2025-07-11T15:55:00Z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rPrChange>
          </w:rPr>
          <w:t>합의 내용</w:t>
        </w:r>
      </w:ins>
      <w:ins w:id="80" w:author="김현주 (Hyunjoo Kim)" w:date="2025-07-11T15:55:00Z">
        <w:r>
          <w:rPr>
            <w:rFonts w:hint="eastAsia"/>
            <w:b/>
          </w:rPr>
          <w:t>]</w:t>
        </w:r>
      </w:ins>
    </w:p>
    <w:p w:rsidR="00144488" w:rsidRPr="00144488" w:rsidRDefault="00144488" w:rsidP="008D01DA">
      <w:pPr>
        <w:spacing w:before="100" w:beforeAutospacing="1" w:after="100" w:afterAutospacing="1"/>
        <w:jc w:val="left"/>
        <w:rPr>
          <w:ins w:id="81" w:author="김현주 (Hyunjoo Kim)" w:date="2025-07-11T15:52:00Z"/>
          <w:rPrChange w:id="82" w:author="김현주 (Hyunjoo Kim)" w:date="2025-07-11T15:52:00Z">
            <w:rPr>
              <w:ins w:id="83" w:author="김현주 (Hyunjoo Kim)" w:date="2025-07-11T15:52:00Z"/>
              <w:rFonts w:ascii="굴림" w:eastAsia="굴림" w:hAnsi="굴림" w:cs="굴림"/>
              <w:kern w:val="0"/>
              <w:sz w:val="24"/>
              <w:szCs w:val="24"/>
            </w:rPr>
          </w:rPrChange>
        </w:rPr>
        <w:pPrChange w:id="84" w:author="김현주 (Hyunjoo Kim)" w:date="2025-07-11T16:12:00Z">
          <w:pPr>
            <w:spacing w:before="100" w:beforeAutospacing="1" w:after="100" w:afterAutospacing="1" w:line="240" w:lineRule="auto"/>
            <w:jc w:val="left"/>
          </w:pPr>
        </w:pPrChange>
      </w:pPr>
      <w:ins w:id="85" w:author="김현주 (Hyunjoo Kim)" w:date="2025-07-11T15:52:00Z">
        <w:r w:rsidRPr="00144488">
          <w:rPr>
            <w:rPrChange w:id="86" w:author="김현주 (Hyunjoo Kim)" w:date="2025-07-11T15:52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t>을은 상기 품질 하자에 대한 책임으로서 갑에게 다음 각 호의 손해배상을 이행한다.</w:t>
        </w:r>
      </w:ins>
    </w:p>
    <w:p w:rsidR="00144488" w:rsidRPr="00144488" w:rsidRDefault="00144488" w:rsidP="008D01DA">
      <w:pPr>
        <w:pStyle w:val="a5"/>
        <w:numPr>
          <w:ilvl w:val="0"/>
          <w:numId w:val="8"/>
        </w:numPr>
        <w:spacing w:before="100" w:beforeAutospacing="1" w:after="100" w:afterAutospacing="1"/>
        <w:ind w:leftChars="0"/>
        <w:jc w:val="left"/>
        <w:rPr>
          <w:ins w:id="87" w:author="김현주 (Hyunjoo Kim)" w:date="2025-07-11T15:52:00Z"/>
          <w:rPrChange w:id="88" w:author="김현주 (Hyunjoo Kim)" w:date="2025-07-11T15:52:00Z">
            <w:rPr>
              <w:ins w:id="89" w:author="김현주 (Hyunjoo Kim)" w:date="2025-07-11T15:52:00Z"/>
              <w:rFonts w:ascii="굴림" w:eastAsia="굴림" w:hAnsi="굴림" w:cs="굴림"/>
              <w:kern w:val="0"/>
              <w:sz w:val="24"/>
              <w:szCs w:val="24"/>
            </w:rPr>
          </w:rPrChange>
        </w:rPr>
        <w:pPrChange w:id="90" w:author="김현주 (Hyunjoo Kim)" w:date="2025-07-11T16:12:00Z">
          <w:pPr>
            <w:numPr>
              <w:numId w:val="8"/>
            </w:numPr>
            <w:tabs>
              <w:tab w:val="num" w:pos="720"/>
            </w:tabs>
            <w:spacing w:before="100" w:beforeAutospacing="1" w:after="100" w:afterAutospacing="1" w:line="240" w:lineRule="auto"/>
            <w:ind w:left="720" w:hanging="360"/>
            <w:jc w:val="left"/>
          </w:pPr>
        </w:pPrChange>
      </w:pPr>
      <w:ins w:id="91" w:author="김현주 (Hyunjoo Kim)" w:date="2025-07-11T15:52:00Z">
        <w:r w:rsidRPr="00144488">
          <w:rPr>
            <w:rPrChange w:id="92" w:author="김현주 (Hyunjoo Kim)" w:date="2025-07-11T15:52:00Z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rPrChange>
          </w:rPr>
          <w:t>품질 하자 보수 이행 완료:</w:t>
        </w:r>
        <w:r w:rsidRPr="00144488">
          <w:rPr>
            <w:rPrChange w:id="93" w:author="김현주 (Hyunjoo Kim)" w:date="2025-07-11T15:52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t xml:space="preserve"> 을은 LIG넥스원에 납품된 하자 의자 전량에 대한 </w:t>
        </w:r>
        <w:proofErr w:type="spellStart"/>
        <w:r w:rsidRPr="00144488">
          <w:rPr>
            <w:rPrChange w:id="94" w:author="김현주 (Hyunjoo Kim)" w:date="2025-07-11T15:52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t>틸트</w:t>
        </w:r>
        <w:proofErr w:type="spellEnd"/>
        <w:r w:rsidRPr="00144488">
          <w:rPr>
            <w:rPrChange w:id="95" w:author="김현주 (Hyunjoo Kim)" w:date="2025-07-11T15:52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t xml:space="preserve"> 기능 불량 부품 교체 작업을 2025년 4월 25일부로 완료하였음을 확인한다.</w:t>
        </w:r>
      </w:ins>
    </w:p>
    <w:p w:rsidR="00144488" w:rsidRPr="00144488" w:rsidRDefault="00144488" w:rsidP="008D01DA">
      <w:pPr>
        <w:numPr>
          <w:ilvl w:val="0"/>
          <w:numId w:val="8"/>
        </w:numPr>
        <w:spacing w:before="100" w:beforeAutospacing="1" w:after="100" w:afterAutospacing="1"/>
        <w:jc w:val="left"/>
        <w:rPr>
          <w:ins w:id="96" w:author="김현주 (Hyunjoo Kim)" w:date="2025-07-11T15:52:00Z"/>
          <w:rPrChange w:id="97" w:author="김현주 (Hyunjoo Kim)" w:date="2025-07-11T15:52:00Z">
            <w:rPr>
              <w:ins w:id="98" w:author="김현주 (Hyunjoo Kim)" w:date="2025-07-11T15:52:00Z"/>
              <w:rFonts w:ascii="굴림" w:eastAsia="굴림" w:hAnsi="굴림" w:cs="굴림"/>
              <w:kern w:val="0"/>
              <w:sz w:val="24"/>
              <w:szCs w:val="24"/>
            </w:rPr>
          </w:rPrChange>
        </w:rPr>
        <w:pPrChange w:id="99" w:author="김현주 (Hyunjoo Kim)" w:date="2025-07-11T16:12:00Z">
          <w:pPr>
            <w:numPr>
              <w:numId w:val="8"/>
            </w:numPr>
            <w:tabs>
              <w:tab w:val="num" w:pos="720"/>
            </w:tabs>
            <w:spacing w:before="100" w:beforeAutospacing="1" w:after="100" w:afterAutospacing="1" w:line="240" w:lineRule="auto"/>
            <w:ind w:left="720" w:hanging="360"/>
            <w:jc w:val="left"/>
          </w:pPr>
        </w:pPrChange>
      </w:pPr>
      <w:ins w:id="100" w:author="김현주 (Hyunjoo Kim)" w:date="2025-07-11T15:52:00Z">
        <w:r w:rsidRPr="00144488">
          <w:rPr>
            <w:rPrChange w:id="101" w:author="김현주 (Hyunjoo Kim)" w:date="2025-07-11T15:52:00Z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rPrChange>
          </w:rPr>
          <w:t>현물 손해배상 비용 부담:</w:t>
        </w:r>
        <w:r w:rsidRPr="00144488">
          <w:rPr>
            <w:rPrChange w:id="102" w:author="김현주 (Hyunjoo Kim)" w:date="2025-07-11T15:52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t xml:space="preserve"> 갑은 LIG넥스원에 무상 제공하기로 합의한 </w:t>
        </w:r>
        <w:r w:rsidRPr="00144488">
          <w:rPr>
            <w:rPrChange w:id="103" w:author="김현주 (Hyunjoo Kim)" w:date="2025-07-11T15:52:00Z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rPrChange>
          </w:rPr>
          <w:t>회의용 의자 500개</w:t>
        </w:r>
        <w:r w:rsidRPr="00144488">
          <w:rPr>
            <w:rPrChange w:id="104" w:author="김현주 (Hyunjoo Kim)" w:date="2025-07-11T15:52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t xml:space="preserve">(위탁 원가 기준 7,200만 원 상당)를 </w:t>
        </w:r>
      </w:ins>
      <w:ins w:id="105" w:author="김현주 (Hyunjoo Kim)" w:date="2025-07-11T15:59:00Z">
        <w:r w:rsidR="009F1524">
          <w:t>2025</w:t>
        </w:r>
        <w:r w:rsidR="009F1524">
          <w:rPr>
            <w:rFonts w:hint="eastAsia"/>
          </w:rPr>
          <w:t xml:space="preserve">년 </w:t>
        </w:r>
        <w:r w:rsidR="009F1524">
          <w:t>8</w:t>
        </w:r>
        <w:r w:rsidR="009F1524">
          <w:rPr>
            <w:rFonts w:hint="eastAsia"/>
          </w:rPr>
          <w:t xml:space="preserve">월 </w:t>
        </w:r>
      </w:ins>
      <w:ins w:id="106" w:author="김현주 (Hyunjoo Kim)" w:date="2025-07-11T15:52:00Z">
        <w:r w:rsidRPr="00144488">
          <w:rPr>
            <w:rPrChange w:id="107" w:author="김현주 (Hyunjoo Kim)" w:date="2025-07-11T15:52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t xml:space="preserve">직접 구매하여 납품한다. 을은 갑이 LIG넥스원에 현물로 제공한 회의용 의자 500개의 구매 비용 전액(위탁 원가 기준 7,200만 원)을 갑에게 지급한다. 현물 배상 의자의 모델명은 </w:t>
        </w:r>
        <w:r w:rsidRPr="009F1524">
          <w:rPr>
            <w:color w:val="0070C0"/>
            <w:rPrChange w:id="108" w:author="김현주 (Hyunjoo Kim)" w:date="2025-07-11T15:59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t xml:space="preserve">[모델명 명시, 예: T80/T50 등], 색상은 [색상 명시, 예: 블랙]으로 하며, 구체적인 사양은 갑과 을이 </w:t>
        </w:r>
        <w:r w:rsidRPr="009F1524">
          <w:rPr>
            <w:color w:val="0070C0"/>
            <w:rPrChange w:id="109" w:author="김현주 (Hyunjoo Kim)" w:date="2025-07-11T15:59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lastRenderedPageBreak/>
          <w:t xml:space="preserve">협의하여 확정한다. </w:t>
        </w:r>
        <w:r w:rsidRPr="00144488">
          <w:rPr>
            <w:rPrChange w:id="110" w:author="김현주 (Hyunjoo Kim)" w:date="2025-07-11T15:52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t xml:space="preserve">갑의 LIG넥스원 납품 기한은 </w:t>
        </w:r>
        <w:r w:rsidRPr="00144488">
          <w:rPr>
            <w:rPrChange w:id="111" w:author="김현주 (Hyunjoo Kim)" w:date="2025-07-11T15:52:00Z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rPrChange>
          </w:rPr>
          <w:t>2025년 7월 ~ 8월 중</w:t>
        </w:r>
        <w:r w:rsidRPr="00144488">
          <w:rPr>
            <w:rPrChange w:id="112" w:author="김현주 (Hyunjoo Kim)" w:date="2025-07-11T15:52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t xml:space="preserve">으로 하며, 납품 장소는 </w:t>
        </w:r>
        <w:r w:rsidRPr="009F1524">
          <w:rPr>
            <w:color w:val="0070C0"/>
            <w:rPrChange w:id="113" w:author="김현주 (Hyunjoo Kim)" w:date="2025-07-11T16:00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t>[납품 장소 명시]</w:t>
        </w:r>
        <w:r w:rsidRPr="00144488">
          <w:rPr>
            <w:rPrChange w:id="114" w:author="김현주 (Hyunjoo Kim)" w:date="2025-07-11T15:52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t>으로 한다.</w:t>
        </w:r>
      </w:ins>
    </w:p>
    <w:p w:rsidR="00144488" w:rsidRPr="00144488" w:rsidRDefault="00144488" w:rsidP="008D01DA">
      <w:pPr>
        <w:numPr>
          <w:ilvl w:val="0"/>
          <w:numId w:val="8"/>
        </w:numPr>
        <w:spacing w:before="100" w:beforeAutospacing="1" w:after="100" w:afterAutospacing="1"/>
        <w:jc w:val="left"/>
        <w:rPr>
          <w:ins w:id="115" w:author="김현주 (Hyunjoo Kim)" w:date="2025-07-11T15:52:00Z"/>
          <w:rPrChange w:id="116" w:author="김현주 (Hyunjoo Kim)" w:date="2025-07-11T15:52:00Z">
            <w:rPr>
              <w:ins w:id="117" w:author="김현주 (Hyunjoo Kim)" w:date="2025-07-11T15:52:00Z"/>
              <w:rFonts w:ascii="굴림" w:eastAsia="굴림" w:hAnsi="굴림" w:cs="굴림"/>
              <w:kern w:val="0"/>
              <w:sz w:val="24"/>
              <w:szCs w:val="24"/>
            </w:rPr>
          </w:rPrChange>
        </w:rPr>
        <w:pPrChange w:id="118" w:author="김현주 (Hyunjoo Kim)" w:date="2025-07-11T16:12:00Z">
          <w:pPr>
            <w:numPr>
              <w:numId w:val="8"/>
            </w:numPr>
            <w:tabs>
              <w:tab w:val="num" w:pos="720"/>
            </w:tabs>
            <w:spacing w:before="100" w:beforeAutospacing="1" w:after="100" w:afterAutospacing="1" w:line="240" w:lineRule="auto"/>
            <w:ind w:left="720" w:hanging="360"/>
            <w:jc w:val="left"/>
          </w:pPr>
        </w:pPrChange>
      </w:pPr>
      <w:ins w:id="119" w:author="김현주 (Hyunjoo Kim)" w:date="2025-07-11T15:52:00Z">
        <w:r w:rsidRPr="00144488">
          <w:rPr>
            <w:rPrChange w:id="120" w:author="김현주 (Hyunjoo Kim)" w:date="2025-07-11T15:52:00Z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rPrChange>
          </w:rPr>
          <w:t>대금 지급 및 증빙:</w:t>
        </w:r>
        <w:r w:rsidRPr="00144488">
          <w:rPr>
            <w:rPrChange w:id="121" w:author="김현주 (Hyunjoo Kim)" w:date="2025-07-11T15:52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t xml:space="preserve"> 을은 갑이 현물 배상 의자 500개를 LIG넥스원에 납품 완료한 후, 갑의 청구에 따라 [지급 기한 명시, 예: 납품 완료일로부터 14일 이내] 갑의 지정 계좌로 현물 배상 의자 구매 비용(위탁 원가 기준 7,200만 원)을 지급한다. 갑은 을에게 현물 배상 의자 납품 완료 사실 및 비용 청구 내역을 증명하는 서류를 제공해야 한다.</w:t>
        </w:r>
      </w:ins>
    </w:p>
    <w:p w:rsidR="00144488" w:rsidRPr="009F1524" w:rsidRDefault="009F1524" w:rsidP="008D01DA">
      <w:pPr>
        <w:spacing w:before="100" w:beforeAutospacing="1" w:after="100" w:afterAutospacing="1"/>
        <w:jc w:val="left"/>
        <w:rPr>
          <w:ins w:id="122" w:author="김현주 (Hyunjoo Kim)" w:date="2025-07-11T15:52:00Z"/>
          <w:b/>
          <w:rPrChange w:id="123" w:author="김현주 (Hyunjoo Kim)" w:date="2025-07-11T16:00:00Z">
            <w:rPr>
              <w:ins w:id="124" w:author="김현주 (Hyunjoo Kim)" w:date="2025-07-11T15:52:00Z"/>
              <w:rFonts w:ascii="굴림" w:eastAsia="굴림" w:hAnsi="굴림" w:cs="굴림"/>
              <w:kern w:val="0"/>
              <w:sz w:val="24"/>
              <w:szCs w:val="24"/>
            </w:rPr>
          </w:rPrChange>
        </w:rPr>
        <w:pPrChange w:id="125" w:author="김현주 (Hyunjoo Kim)" w:date="2025-07-11T16:12:00Z">
          <w:pPr>
            <w:spacing w:before="100" w:beforeAutospacing="1" w:after="100" w:afterAutospacing="1" w:line="240" w:lineRule="auto"/>
            <w:jc w:val="left"/>
          </w:pPr>
        </w:pPrChange>
      </w:pPr>
      <w:proofErr w:type="gramStart"/>
      <w:ins w:id="126" w:author="김현주 (Hyunjoo Kim)" w:date="2025-07-11T16:00:00Z">
        <w:r w:rsidRPr="009F1524">
          <w:rPr>
            <w:rFonts w:hint="eastAsia"/>
            <w:b/>
            <w:rPrChange w:id="127" w:author="김현주 (Hyunjoo Kim)" w:date="2025-07-11T16:00:00Z">
              <w:rPr>
                <w:rFonts w:hint="eastAsia"/>
              </w:rPr>
            </w:rPrChange>
          </w:rPr>
          <w:t xml:space="preserve">제 </w:t>
        </w:r>
        <w:r w:rsidRPr="009F1524">
          <w:rPr>
            <w:b/>
            <w:rPrChange w:id="128" w:author="김현주 (Hyunjoo Kim)" w:date="2025-07-11T16:00:00Z">
              <w:rPr/>
            </w:rPrChange>
          </w:rPr>
          <w:t>3</w:t>
        </w:r>
        <w:proofErr w:type="gramEnd"/>
        <w:r w:rsidRPr="009F1524">
          <w:rPr>
            <w:rFonts w:hint="eastAsia"/>
            <w:b/>
            <w:rPrChange w:id="129" w:author="김현주 (Hyunjoo Kim)" w:date="2025-07-11T16:00:00Z">
              <w:rPr>
                <w:rFonts w:hint="eastAsia"/>
              </w:rPr>
            </w:rPrChange>
          </w:rPr>
          <w:t xml:space="preserve">조 </w:t>
        </w:r>
        <w:proofErr w:type="spellStart"/>
        <w:r w:rsidRPr="009F1524">
          <w:rPr>
            <w:b/>
            <w:rPrChange w:id="130" w:author="김현주 (Hyunjoo Kim)" w:date="2025-07-11T16:00:00Z">
              <w:rPr/>
            </w:rPrChange>
          </w:rPr>
          <w:t>[</w:t>
        </w:r>
      </w:ins>
      <w:proofErr w:type="spellEnd"/>
      <w:ins w:id="131" w:author="김현주 (Hyunjoo Kim)" w:date="2025-07-11T15:52:00Z">
        <w:r w:rsidR="00144488" w:rsidRPr="009F1524">
          <w:rPr>
            <w:b/>
            <w:rPrChange w:id="132" w:author="김현주 (Hyunjoo Kim)" w:date="2025-07-11T16:00:00Z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rPrChange>
          </w:rPr>
          <w:t>비밀 유지</w:t>
        </w:r>
      </w:ins>
      <w:ins w:id="133" w:author="김현주 (Hyunjoo Kim)" w:date="2025-07-11T16:00:00Z">
        <w:r w:rsidRPr="009F1524">
          <w:rPr>
            <w:rFonts w:hint="eastAsia"/>
            <w:b/>
            <w:rPrChange w:id="134" w:author="김현주 (Hyunjoo Kim)" w:date="2025-07-11T16:00:00Z">
              <w:rPr>
                <w:rFonts w:hint="eastAsia"/>
              </w:rPr>
            </w:rPrChange>
          </w:rPr>
          <w:t>]</w:t>
        </w:r>
      </w:ins>
    </w:p>
    <w:p w:rsidR="00144488" w:rsidRPr="00144488" w:rsidRDefault="00144488" w:rsidP="008D01DA">
      <w:pPr>
        <w:spacing w:before="100" w:beforeAutospacing="1" w:after="100" w:afterAutospacing="1"/>
        <w:jc w:val="left"/>
        <w:rPr>
          <w:ins w:id="135" w:author="김현주 (Hyunjoo Kim)" w:date="2025-07-11T15:52:00Z"/>
          <w:rPrChange w:id="136" w:author="김현주 (Hyunjoo Kim)" w:date="2025-07-11T15:52:00Z">
            <w:rPr>
              <w:ins w:id="137" w:author="김현주 (Hyunjoo Kim)" w:date="2025-07-11T15:52:00Z"/>
              <w:rFonts w:ascii="굴림" w:eastAsia="굴림" w:hAnsi="굴림" w:cs="굴림"/>
              <w:kern w:val="0"/>
              <w:sz w:val="24"/>
              <w:szCs w:val="24"/>
            </w:rPr>
          </w:rPrChange>
        </w:rPr>
        <w:pPrChange w:id="138" w:author="김현주 (Hyunjoo Kim)" w:date="2025-07-11T16:12:00Z">
          <w:pPr>
            <w:spacing w:before="100" w:beforeAutospacing="1" w:after="100" w:afterAutospacing="1" w:line="240" w:lineRule="auto"/>
            <w:jc w:val="left"/>
          </w:pPr>
        </w:pPrChange>
      </w:pPr>
      <w:ins w:id="139" w:author="김현주 (Hyunjoo Kim)" w:date="2025-07-11T15:52:00Z">
        <w:r w:rsidRPr="00144488">
          <w:rPr>
            <w:rPrChange w:id="140" w:author="김현주 (Hyunjoo Kim)" w:date="2025-07-11T15:52:00Z">
              <w:rPr>
                <w:rFonts w:ascii="굴림" w:eastAsia="굴림" w:hAnsi="굴림" w:cs="굴림"/>
                <w:kern w:val="0"/>
                <w:sz w:val="24"/>
                <w:szCs w:val="24"/>
              </w:rPr>
            </w:rPrChange>
          </w:rPr>
          <w:t>갑과 을은 본 합의서의 내용 및 이와 관련된 모든 정보(품질 하자 발생 사실, 손해배상 조건 등)를 상호 서면 동의 없이 제3자에게 공개하거나 누설하지 아니하며, 이로 인해 상대방에게 손해가 발생할 경우 그 손해를 배상한다. 단, 법률에 따라 의무적으로 공개하여야 하는 경우에는 그러하지 아니한다.</w:t>
        </w:r>
      </w:ins>
    </w:p>
    <w:p w:rsidR="00175743" w:rsidRPr="00175743" w:rsidDel="00144488" w:rsidRDefault="00175743" w:rsidP="00175743">
      <w:pPr>
        <w:rPr>
          <w:del w:id="141" w:author="김현주 (Hyunjoo Kim)" w:date="2025-07-11T15:52:00Z"/>
          <w:b/>
          <w:bCs/>
        </w:rPr>
      </w:pPr>
      <w:del w:id="142" w:author="김현주 (Hyunjoo Kim)" w:date="2025-07-11T15:52:00Z">
        <w:r w:rsidRPr="00175743" w:rsidDel="00144488">
          <w:rPr>
            <w:b/>
            <w:bCs/>
          </w:rPr>
          <w:delText>제3조 [손해배상]</w:delText>
        </w:r>
      </w:del>
    </w:p>
    <w:p w:rsidR="00175743" w:rsidRPr="00175743" w:rsidDel="00144488" w:rsidRDefault="00175743" w:rsidP="00175743">
      <w:pPr>
        <w:numPr>
          <w:ilvl w:val="0"/>
          <w:numId w:val="6"/>
        </w:numPr>
        <w:rPr>
          <w:del w:id="143" w:author="김현주 (Hyunjoo Kim)" w:date="2025-07-11T15:52:00Z"/>
        </w:rPr>
      </w:pPr>
      <w:del w:id="144" w:author="김현주 (Hyunjoo Kim)" w:date="2025-07-11T15:52:00Z">
        <w:r w:rsidRPr="00175743" w:rsidDel="00144488">
          <w:delText>을은 갑이 본 건 하자로 인해 입은 손해를 보전하기 위하여, 아래와 같이 금전적 손해배상을 이행한다.</w:delText>
        </w:r>
      </w:del>
    </w:p>
    <w:p w:rsidR="00175743" w:rsidRPr="00175743" w:rsidDel="00144488" w:rsidRDefault="00175743" w:rsidP="00175743">
      <w:pPr>
        <w:numPr>
          <w:ilvl w:val="1"/>
          <w:numId w:val="6"/>
        </w:numPr>
        <w:rPr>
          <w:del w:id="145" w:author="김현주 (Hyunjoo Kim)" w:date="2025-07-11T15:52:00Z"/>
        </w:rPr>
      </w:pPr>
      <w:del w:id="146" w:author="김현주 (Hyunjoo Kim)" w:date="2025-07-11T15:52:00Z">
        <w:r w:rsidRPr="00175743" w:rsidDel="00144488">
          <w:delText xml:space="preserve">손해배상 금액: 총 금 </w:delText>
        </w:r>
        <w:r w:rsidRPr="00175743" w:rsidDel="00144488">
          <w:rPr>
            <w:b/>
            <w:bCs/>
            <w:i/>
            <w:iCs/>
          </w:rPr>
          <w:delText>,</w:delText>
        </w:r>
        <w:r w:rsidRPr="00175743" w:rsidDel="00144488">
          <w:delText>,___원 (VAT 별도)</w:delText>
        </w:r>
      </w:del>
    </w:p>
    <w:p w:rsidR="00175743" w:rsidRPr="00175743" w:rsidDel="00144488" w:rsidRDefault="00175743" w:rsidP="00175743">
      <w:pPr>
        <w:numPr>
          <w:ilvl w:val="1"/>
          <w:numId w:val="6"/>
        </w:numPr>
        <w:rPr>
          <w:del w:id="147" w:author="김현주 (Hyunjoo Kim)" w:date="2025-07-11T15:52:00Z"/>
        </w:rPr>
      </w:pPr>
      <w:del w:id="148" w:author="김현주 (Hyunjoo Kim)" w:date="2025-07-11T15:52:00Z">
        <w:r w:rsidRPr="00175743" w:rsidDel="00144488">
          <w:delText xml:space="preserve">지급기한: 본 합의서 체결일로부터 </w:delText>
        </w:r>
        <w:r w:rsidRPr="00175743" w:rsidDel="00144488">
          <w:delText>○</w:delText>
        </w:r>
        <w:r w:rsidRPr="00175743" w:rsidDel="00144488">
          <w:delText>일 이내</w:delText>
        </w:r>
      </w:del>
    </w:p>
    <w:p w:rsidR="00175743" w:rsidRPr="00175743" w:rsidDel="00144488" w:rsidRDefault="00175743" w:rsidP="00175743">
      <w:pPr>
        <w:numPr>
          <w:ilvl w:val="1"/>
          <w:numId w:val="6"/>
        </w:numPr>
        <w:rPr>
          <w:del w:id="149" w:author="김현주 (Hyunjoo Kim)" w:date="2025-07-11T15:52:00Z"/>
        </w:rPr>
      </w:pPr>
      <w:del w:id="150" w:author="김현주 (Hyunjoo Kim)" w:date="2025-07-11T15:52:00Z">
        <w:r w:rsidRPr="00175743" w:rsidDel="00144488">
          <w:delText>지급방법: 갑이 지정하는 계좌로 일시불 송금</w:delText>
        </w:r>
      </w:del>
    </w:p>
    <w:p w:rsidR="00175743" w:rsidRPr="00175743" w:rsidRDefault="00175743" w:rsidP="00175743"/>
    <w:p w:rsidR="00175743" w:rsidRPr="00175743" w:rsidRDefault="00175743" w:rsidP="00175743">
      <w:pPr>
        <w:rPr>
          <w:b/>
          <w:bCs/>
        </w:rPr>
      </w:pPr>
      <w:r w:rsidRPr="00175743">
        <w:rPr>
          <w:b/>
          <w:bCs/>
        </w:rPr>
        <w:t>제4조 [기타사항]</w:t>
      </w:r>
    </w:p>
    <w:p w:rsidR="00175743" w:rsidRPr="00175743" w:rsidRDefault="00175743" w:rsidP="00175743">
      <w:pPr>
        <w:numPr>
          <w:ilvl w:val="0"/>
          <w:numId w:val="7"/>
        </w:numPr>
      </w:pPr>
      <w:r w:rsidRPr="00175743">
        <w:t>을은 본 합의에 따라 손해배상을 전액 이행한 경우, 갑은 본 건과 관련하여 을에게 민형사상 책임을 추가로 청구하지 않는다.</w:t>
      </w:r>
    </w:p>
    <w:p w:rsidR="00175743" w:rsidRPr="00175743" w:rsidRDefault="00175743" w:rsidP="00175743">
      <w:pPr>
        <w:numPr>
          <w:ilvl w:val="0"/>
          <w:numId w:val="7"/>
        </w:numPr>
      </w:pPr>
      <w:r w:rsidRPr="00175743">
        <w:t>본 합의서는 당사자 간의 최종적이고 전면적인 합의를 의미하며, 별도의 서면에 의하지 않고는 수정 또는 변경될 수 없다.</w:t>
      </w:r>
    </w:p>
    <w:p w:rsidR="00175743" w:rsidRPr="00175743" w:rsidRDefault="00175743" w:rsidP="00175743">
      <w:pPr>
        <w:numPr>
          <w:ilvl w:val="0"/>
          <w:numId w:val="7"/>
        </w:numPr>
      </w:pPr>
      <w:r w:rsidRPr="00175743">
        <w:t>본 합의서는 쌍방 당사자의 서명 또는 날인이 완료된 날로부터 효력을 발생한다.</w:t>
      </w:r>
    </w:p>
    <w:p w:rsidR="00175743" w:rsidRPr="00175743" w:rsidRDefault="00175743" w:rsidP="00175743"/>
    <w:p w:rsidR="00175743" w:rsidRPr="00175743" w:rsidRDefault="00175743" w:rsidP="00175743">
      <w:pPr>
        <w:jc w:val="center"/>
      </w:pPr>
      <w:r w:rsidRPr="00175743">
        <w:t xml:space="preserve">2025년 </w:t>
      </w:r>
      <w:r w:rsidRPr="00175743">
        <w:t>○</w:t>
      </w:r>
      <w:r w:rsidRPr="00175743">
        <w:t xml:space="preserve">월 </w:t>
      </w:r>
      <w:r w:rsidRPr="00175743">
        <w:t>○</w:t>
      </w:r>
      <w:r w:rsidRPr="00175743">
        <w:t>일</w:t>
      </w:r>
    </w:p>
    <w:p w:rsidR="00175743" w:rsidRDefault="00175743" w:rsidP="00175743">
      <w:pPr>
        <w:rPr>
          <w:b/>
          <w:bCs/>
        </w:rPr>
      </w:pPr>
    </w:p>
    <w:p w:rsidR="00175743" w:rsidRDefault="00175743" w:rsidP="00175743">
      <w:pPr>
        <w:rPr>
          <w:b/>
          <w:bCs/>
        </w:rPr>
      </w:pPr>
      <w:r w:rsidRPr="00175743">
        <w:rPr>
          <w:b/>
          <w:bCs/>
        </w:rPr>
        <w:t xml:space="preserve">[갑] 주식회사 </w:t>
      </w:r>
      <w:proofErr w:type="spellStart"/>
      <w:r w:rsidRPr="00175743">
        <w:rPr>
          <w:b/>
          <w:bCs/>
        </w:rPr>
        <w:t>퍼시스</w:t>
      </w:r>
      <w:proofErr w:type="spellEnd"/>
    </w:p>
    <w:p w:rsidR="00175743" w:rsidRDefault="008020BB" w:rsidP="00175743">
      <w:proofErr w:type="gramStart"/>
      <w:r>
        <w:rPr>
          <w:rFonts w:hint="eastAsia"/>
        </w:rPr>
        <w:t xml:space="preserve">주소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서울특별시 송파구 </w:t>
      </w:r>
      <w:proofErr w:type="spellStart"/>
      <w:r>
        <w:rPr>
          <w:rFonts w:hint="eastAsia"/>
        </w:rPr>
        <w:t>오금로</w:t>
      </w:r>
      <w:proofErr w:type="spellEnd"/>
      <w:r>
        <w:rPr>
          <w:rFonts w:hint="eastAsia"/>
        </w:rPr>
        <w:t xml:space="preserve"> </w:t>
      </w:r>
      <w:r>
        <w:t>311 (</w:t>
      </w:r>
      <w:r>
        <w:rPr>
          <w:rFonts w:hint="eastAsia"/>
        </w:rPr>
        <w:t>오금동)</w:t>
      </w:r>
      <w:r w:rsidR="00175743" w:rsidRPr="00175743">
        <w:br/>
        <w:t>대표이사</w:t>
      </w:r>
      <w:r>
        <w:t xml:space="preserve"> </w:t>
      </w:r>
      <w:r>
        <w:rPr>
          <w:rFonts w:hint="eastAsia"/>
        </w:rPr>
        <w:t xml:space="preserve">박 광 호 </w:t>
      </w:r>
      <w:r w:rsidR="00175743" w:rsidRPr="00175743">
        <w:t>(서명 또는 직인)</w:t>
      </w:r>
    </w:p>
    <w:p w:rsidR="00175743" w:rsidRPr="008020BB" w:rsidRDefault="00175743" w:rsidP="00175743"/>
    <w:p w:rsidR="00175743" w:rsidRDefault="00175743" w:rsidP="00175743">
      <w:pPr>
        <w:rPr>
          <w:b/>
          <w:bCs/>
        </w:rPr>
      </w:pPr>
      <w:r w:rsidRPr="00175743">
        <w:rPr>
          <w:b/>
          <w:bCs/>
        </w:rPr>
        <w:t xml:space="preserve">[을] 주식회사 </w:t>
      </w:r>
      <w:proofErr w:type="spellStart"/>
      <w:r w:rsidRPr="00175743">
        <w:rPr>
          <w:b/>
          <w:bCs/>
        </w:rPr>
        <w:t>시디즈</w:t>
      </w:r>
      <w:proofErr w:type="spellEnd"/>
    </w:p>
    <w:p w:rsidR="00175743" w:rsidRPr="00175743" w:rsidRDefault="008020BB" w:rsidP="00175743">
      <w:proofErr w:type="gramStart"/>
      <w:r>
        <w:rPr>
          <w:rFonts w:hint="eastAsia"/>
        </w:rPr>
        <w:t xml:space="preserve">주소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경기도 평택시 </w:t>
      </w:r>
      <w:proofErr w:type="spellStart"/>
      <w:r>
        <w:rPr>
          <w:rFonts w:hint="eastAsia"/>
        </w:rPr>
        <w:t>세교산단로</w:t>
      </w:r>
      <w:proofErr w:type="spellEnd"/>
      <w:r>
        <w:rPr>
          <w:rFonts w:hint="eastAsia"/>
        </w:rPr>
        <w:t xml:space="preserve"> </w:t>
      </w:r>
      <w:r>
        <w:t>67-20 (</w:t>
      </w:r>
      <w:proofErr w:type="spellStart"/>
      <w:r>
        <w:rPr>
          <w:rFonts w:hint="eastAsia"/>
        </w:rPr>
        <w:t>세교동</w:t>
      </w:r>
      <w:proofErr w:type="spellEnd"/>
      <w:r>
        <w:rPr>
          <w:rFonts w:hint="eastAsia"/>
        </w:rPr>
        <w:t>)</w:t>
      </w:r>
      <w:r w:rsidR="00175743" w:rsidRPr="00175743">
        <w:br/>
        <w:t>대표이사</w:t>
      </w:r>
      <w:r>
        <w:t xml:space="preserve"> </w:t>
      </w:r>
      <w:r>
        <w:rPr>
          <w:rFonts w:hint="eastAsia"/>
        </w:rPr>
        <w:t>김 태 은</w:t>
      </w:r>
      <w:r w:rsidR="00175743" w:rsidRPr="00175743">
        <w:t xml:space="preserve"> (서명 또는 직인)</w:t>
      </w:r>
    </w:p>
    <w:p w:rsidR="00175743" w:rsidRPr="00175743" w:rsidRDefault="00175743"/>
    <w:sectPr w:rsidR="00175743" w:rsidRPr="0017574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0BE0"/>
    <w:multiLevelType w:val="multilevel"/>
    <w:tmpl w:val="6CA44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8807E7"/>
    <w:multiLevelType w:val="multilevel"/>
    <w:tmpl w:val="CF104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5973DD"/>
    <w:multiLevelType w:val="multilevel"/>
    <w:tmpl w:val="79C4D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AF4B09"/>
    <w:multiLevelType w:val="multilevel"/>
    <w:tmpl w:val="CD4C6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3E756B"/>
    <w:multiLevelType w:val="multilevel"/>
    <w:tmpl w:val="8182E098"/>
    <w:lvl w:ilvl="0">
      <w:start w:val="1"/>
      <w:numFmt w:val="ganada"/>
      <w:lvlText w:val="%1."/>
      <w:lvlJc w:val="left"/>
      <w:pPr>
        <w:tabs>
          <w:tab w:val="num" w:pos="720"/>
        </w:tabs>
        <w:ind w:left="720" w:hanging="360"/>
      </w:pPr>
      <w:rPr>
        <w:rFonts w:ascii="HY신명조" w:eastAsia="HY신명조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3F407F"/>
    <w:multiLevelType w:val="multilevel"/>
    <w:tmpl w:val="F7DC4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B934A7"/>
    <w:multiLevelType w:val="multilevel"/>
    <w:tmpl w:val="72C45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17340E"/>
    <w:multiLevelType w:val="multilevel"/>
    <w:tmpl w:val="67C8C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1"/>
  </w:num>
  <w:num w:numId="5">
    <w:abstractNumId w:val="3"/>
  </w:num>
  <w:num w:numId="6">
    <w:abstractNumId w:val="7"/>
  </w:num>
  <w:num w:numId="7">
    <w:abstractNumId w:val="5"/>
  </w:num>
  <w:num w:numId="8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김현주 (Hyunjoo Kim)">
    <w15:presenceInfo w15:providerId="AD" w15:userId="S-1-12-1-959339916-1126444457-3701622442-21065328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743"/>
    <w:rsid w:val="000166E1"/>
    <w:rsid w:val="0006494F"/>
    <w:rsid w:val="000E7937"/>
    <w:rsid w:val="001128D2"/>
    <w:rsid w:val="00144488"/>
    <w:rsid w:val="00175743"/>
    <w:rsid w:val="003519C2"/>
    <w:rsid w:val="003E392A"/>
    <w:rsid w:val="0040377A"/>
    <w:rsid w:val="005F1EFF"/>
    <w:rsid w:val="00630124"/>
    <w:rsid w:val="008020BB"/>
    <w:rsid w:val="008D01DA"/>
    <w:rsid w:val="009F1524"/>
    <w:rsid w:val="00B06FB4"/>
    <w:rsid w:val="00B95936"/>
    <w:rsid w:val="00C1656B"/>
    <w:rsid w:val="00F43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5E1B0"/>
  <w15:chartTrackingRefBased/>
  <w15:docId w15:val="{88F1E384-2023-40DF-8925-C0CAB7C47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HY신명조" w:eastAsia="HY신명조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E793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0E7937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Normal (Web)"/>
    <w:basedOn w:val="a"/>
    <w:uiPriority w:val="99"/>
    <w:semiHidden/>
    <w:unhideWhenUsed/>
    <w:rsid w:val="000E7937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5">
    <w:name w:val="List Paragraph"/>
    <w:basedOn w:val="a"/>
    <w:uiPriority w:val="34"/>
    <w:qFormat/>
    <w:rsid w:val="008D01D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최규현 (Kyoohyun Choi)</dc:creator>
  <cp:keywords/>
  <dc:description/>
  <cp:lastModifiedBy>김현주 (Hyunjoo Kim)</cp:lastModifiedBy>
  <cp:revision>4</cp:revision>
  <dcterms:created xsi:type="dcterms:W3CDTF">2025-07-11T07:01:00Z</dcterms:created>
  <dcterms:modified xsi:type="dcterms:W3CDTF">2025-07-11T07:12:00Z</dcterms:modified>
</cp:coreProperties>
</file>