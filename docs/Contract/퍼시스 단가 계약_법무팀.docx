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1B771" w14:textId="77777777" w:rsidR="00806703" w:rsidRPr="00055B3B" w:rsidRDefault="00806703" w:rsidP="00806703">
      <w:pPr>
        <w:spacing w:line="360" w:lineRule="auto"/>
        <w:rPr>
          <w:rFonts w:ascii="굴림" w:eastAsia="굴림" w:hAnsi="굴림"/>
        </w:rPr>
      </w:pPr>
      <w:r w:rsidRPr="00055B3B">
        <w:rPr>
          <w:rFonts w:ascii="굴림" w:eastAsia="굴림" w:hAnsi="굴림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BB39E" wp14:editId="7EF6A097">
                <wp:simplePos x="0" y="0"/>
                <wp:positionH relativeFrom="margin">
                  <wp:align>left</wp:align>
                </wp:positionH>
                <wp:positionV relativeFrom="paragraph">
                  <wp:posOffset>49925</wp:posOffset>
                </wp:positionV>
                <wp:extent cx="5379396" cy="526212"/>
                <wp:effectExtent l="0" t="0" r="69215" b="4572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9396" cy="5262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57238" dir="2021404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277089A" w14:textId="0E831A26" w:rsidR="00806703" w:rsidRPr="007A2A65" w:rsidRDefault="00806703" w:rsidP="00806703">
                            <w:pPr>
                              <w:keepLines/>
                              <w:widowControl/>
                              <w:topLinePunct/>
                              <w:autoSpaceDE/>
                              <w:autoSpaceDN/>
                              <w:spacing w:before="144"/>
                              <w:jc w:val="center"/>
                              <w:textAlignment w:val="center"/>
                              <w:outlineLvl w:val="0"/>
                              <w:rPr>
                                <w:rFonts w:ascii="굴림" w:eastAsia="굴림" w:hAnsi="굴림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b/>
                                <w:sz w:val="40"/>
                                <w:szCs w:val="40"/>
                              </w:rPr>
                              <w:t>물</w:t>
                            </w:r>
                            <w:r>
                              <w:rPr>
                                <w:rFonts w:ascii="굴림" w:eastAsia="굴림" w:hAnsi="굴림"/>
                                <w:b/>
                                <w:sz w:val="40"/>
                                <w:szCs w:val="40"/>
                              </w:rPr>
                              <w:t>품</w:t>
                            </w:r>
                            <w:r>
                              <w:rPr>
                                <w:rFonts w:ascii="굴림" w:eastAsia="굴림" w:hAnsi="굴림" w:hint="eastAsia"/>
                                <w:b/>
                                <w:sz w:val="40"/>
                                <w:szCs w:val="40"/>
                              </w:rPr>
                              <w:t xml:space="preserve"> 구매</w:t>
                            </w:r>
                            <w:r w:rsidRPr="007A2A65">
                              <w:rPr>
                                <w:rFonts w:ascii="굴림" w:eastAsia="굴림" w:hAnsi="굴림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hint="eastAsia"/>
                                <w:b/>
                                <w:sz w:val="40"/>
                                <w:szCs w:val="40"/>
                              </w:rPr>
                              <w:t xml:space="preserve">단가 </w:t>
                            </w:r>
                            <w:r w:rsidRPr="007A2A65">
                              <w:rPr>
                                <w:rFonts w:ascii="굴림" w:eastAsia="굴림" w:hAnsi="굴림" w:hint="eastAsia"/>
                                <w:b/>
                                <w:sz w:val="40"/>
                                <w:szCs w:val="40"/>
                              </w:rPr>
                              <w:t>계약서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BB39E" id="Rectangle 3" o:spid="_x0000_s1026" style="position:absolute;left:0;text-align:left;margin-left:0;margin-top:3.95pt;width:423.55pt;height:41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">
                <v:shadow on="t" color="black" offset="3.75pt,2.5pt"/>
                <v:textbox inset="1pt,1pt,1pt,1pt">
                  <w:txbxContent>
                    <w:p w14:paraId="3277089A" w14:textId="0E831A26" w:rsidR="00806703" w:rsidRPr="007A2A65" w:rsidRDefault="00806703" w:rsidP="00806703">
                      <w:pPr>
                        <w:keepLines/>
                        <w:widowControl/>
                        <w:topLinePunct/>
                        <w:autoSpaceDE/>
                        <w:autoSpaceDN/>
                        <w:spacing w:before="144"/>
                        <w:jc w:val="center"/>
                        <w:textAlignment w:val="center"/>
                        <w:outlineLvl w:val="0"/>
                        <w:rPr>
                          <w:rFonts w:ascii="굴림" w:eastAsia="굴림" w:hAnsi="굴림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굴림" w:eastAsia="굴림" w:hAnsi="굴림" w:hint="eastAsia"/>
                          <w:b/>
                          <w:sz w:val="40"/>
                          <w:szCs w:val="40"/>
                        </w:rPr>
                        <w:t>물</w:t>
                      </w:r>
                      <w:r>
                        <w:rPr>
                          <w:rFonts w:ascii="굴림" w:eastAsia="굴림" w:hAnsi="굴림"/>
                          <w:b/>
                          <w:sz w:val="40"/>
                          <w:szCs w:val="40"/>
                        </w:rPr>
                        <w:t>품</w:t>
                      </w:r>
                      <w:r>
                        <w:rPr>
                          <w:rFonts w:ascii="굴림" w:eastAsia="굴림" w:hAnsi="굴림" w:hint="eastAsia"/>
                          <w:b/>
                          <w:sz w:val="40"/>
                          <w:szCs w:val="40"/>
                        </w:rPr>
                        <w:t xml:space="preserve"> 구매</w:t>
                      </w:r>
                      <w:r w:rsidRPr="007A2A65">
                        <w:rPr>
                          <w:rFonts w:ascii="굴림" w:eastAsia="굴림" w:hAnsi="굴림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굴림" w:eastAsia="굴림" w:hAnsi="굴림" w:hint="eastAsia"/>
                          <w:b/>
                          <w:sz w:val="40"/>
                          <w:szCs w:val="40"/>
                        </w:rPr>
                        <w:t xml:space="preserve">단가 </w:t>
                      </w:r>
                      <w:r w:rsidRPr="007A2A65">
                        <w:rPr>
                          <w:rFonts w:ascii="굴림" w:eastAsia="굴림" w:hAnsi="굴림" w:hint="eastAsia"/>
                          <w:b/>
                          <w:sz w:val="40"/>
                          <w:szCs w:val="40"/>
                        </w:rPr>
                        <w:t>계약서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372612" w14:textId="77777777" w:rsidR="00806703" w:rsidRPr="00055B3B" w:rsidRDefault="00806703" w:rsidP="00806703">
      <w:pPr>
        <w:spacing w:line="360" w:lineRule="auto"/>
        <w:rPr>
          <w:rFonts w:ascii="굴림" w:eastAsia="굴림" w:hAnsi="굴림"/>
        </w:rPr>
      </w:pPr>
    </w:p>
    <w:tbl>
      <w:tblPr>
        <w:tblpPr w:leftFromText="142" w:rightFromText="142" w:vertAnchor="page" w:horzAnchor="margin" w:tblpY="3397"/>
        <w:tblW w:w="4999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1"/>
        <w:gridCol w:w="1291"/>
        <w:gridCol w:w="1249"/>
        <w:gridCol w:w="4261"/>
      </w:tblGrid>
      <w:tr w:rsidR="00806703" w:rsidRPr="00055B3B" w14:paraId="4892FE5A" w14:textId="77777777" w:rsidTr="00BB3282">
        <w:trPr>
          <w:trHeight w:hRule="exact" w:val="510"/>
        </w:trPr>
        <w:tc>
          <w:tcPr>
            <w:tcW w:w="986" w:type="pc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BC46F9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계 약 명</w:t>
            </w:r>
          </w:p>
        </w:tc>
        <w:tc>
          <w:tcPr>
            <w:tcW w:w="4014" w:type="pct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7FB8E68" w14:textId="1F9B5A87" w:rsidR="00806703" w:rsidRPr="00055B3B" w:rsidRDefault="00762F0F" w:rsidP="00CF237D">
            <w:pPr>
              <w:pStyle w:val="af0"/>
              <w:spacing w:before="0" w:beforeAutospacing="0" w:after="0" w:afterAutospacing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 w:hint="eastAsia"/>
                <w:color w:val="000000"/>
                <w:sz w:val="20"/>
                <w:szCs w:val="20"/>
              </w:rPr>
              <w:t>퍼시스 연간 공급 계약</w:t>
            </w:r>
          </w:p>
        </w:tc>
      </w:tr>
      <w:tr w:rsidR="00806703" w:rsidRPr="00055B3B" w14:paraId="73932C09" w14:textId="77777777" w:rsidTr="00BB3282">
        <w:trPr>
          <w:trHeight w:hRule="exact" w:val="510"/>
        </w:trPr>
        <w:tc>
          <w:tcPr>
            <w:tcW w:w="986" w:type="pc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34A2FA" w14:textId="538C03AF" w:rsidR="00806703" w:rsidRPr="00055B3B" w:rsidRDefault="00155F20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계약기간</w:t>
            </w:r>
          </w:p>
        </w:tc>
        <w:tc>
          <w:tcPr>
            <w:tcW w:w="401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05D3A51" w14:textId="68D26124" w:rsidR="00806703" w:rsidRPr="00055B3B" w:rsidRDefault="00345E16" w:rsidP="00BB3282">
            <w:pPr>
              <w:pStyle w:val="af0"/>
              <w:spacing w:before="0" w:beforeAutospacing="0" w:after="0" w:afterAutospacing="0"/>
              <w:jc w:val="both"/>
              <w:rPr>
                <w:rFonts w:cs="Arial"/>
                <w:color w:val="000000"/>
                <w:sz w:val="20"/>
                <w:szCs w:val="20"/>
              </w:rPr>
            </w:pPr>
            <w:r w:rsidRPr="00055B3B">
              <w:rPr>
                <w:rFonts w:cs="Arial"/>
                <w:color w:val="000000"/>
                <w:sz w:val="20"/>
                <w:szCs w:val="20"/>
              </w:rPr>
              <w:t xml:space="preserve">               </w:t>
            </w:r>
            <w:r w:rsidR="00762F0F">
              <w:rPr>
                <w:rFonts w:cs="Arial"/>
                <w:color w:val="000000"/>
                <w:sz w:val="20"/>
                <w:szCs w:val="20"/>
              </w:rPr>
              <w:t>202</w:t>
            </w:r>
            <w:r w:rsidR="0024193A">
              <w:rPr>
                <w:rFonts w:cs="Arial"/>
                <w:color w:val="000000"/>
                <w:sz w:val="20"/>
                <w:szCs w:val="20"/>
              </w:rPr>
              <w:t>4</w:t>
            </w:r>
            <w:r w:rsidR="00D533DF">
              <w:rPr>
                <w:rFonts w:cs="Arial"/>
                <w:color w:val="000000"/>
                <w:sz w:val="20"/>
                <w:szCs w:val="20"/>
              </w:rPr>
              <w:t>.0</w:t>
            </w:r>
            <w:r w:rsidR="0024193A">
              <w:rPr>
                <w:rFonts w:cs="Arial"/>
                <w:color w:val="000000"/>
                <w:sz w:val="20"/>
                <w:szCs w:val="20"/>
              </w:rPr>
              <w:t>1</w:t>
            </w:r>
            <w:r w:rsidR="00D533DF">
              <w:rPr>
                <w:rFonts w:cs="Arial"/>
                <w:color w:val="000000"/>
                <w:sz w:val="20"/>
                <w:szCs w:val="20"/>
              </w:rPr>
              <w:t>.0</w:t>
            </w:r>
            <w:r w:rsidR="0024193A">
              <w:rPr>
                <w:rFonts w:cs="Arial"/>
                <w:color w:val="000000"/>
                <w:sz w:val="20"/>
                <w:szCs w:val="20"/>
              </w:rPr>
              <w:t>1</w:t>
            </w:r>
            <w:r w:rsidRPr="00055B3B">
              <w:rPr>
                <w:rFonts w:cs="Arial"/>
                <w:color w:val="000000"/>
                <w:sz w:val="20"/>
                <w:szCs w:val="20"/>
              </w:rPr>
              <w:t xml:space="preserve">     ~    </w:t>
            </w:r>
            <w:r w:rsidR="00FF78D3">
              <w:rPr>
                <w:rFonts w:cs="Arial"/>
                <w:color w:val="000000"/>
                <w:sz w:val="20"/>
                <w:szCs w:val="20"/>
              </w:rPr>
              <w:t>202</w:t>
            </w:r>
            <w:r w:rsidR="0024193A">
              <w:rPr>
                <w:rFonts w:cs="Arial"/>
                <w:color w:val="000000"/>
                <w:sz w:val="20"/>
                <w:szCs w:val="20"/>
              </w:rPr>
              <w:t>4</w:t>
            </w:r>
            <w:r w:rsidR="00FF78D3">
              <w:rPr>
                <w:rFonts w:cs="Arial"/>
                <w:color w:val="000000"/>
                <w:sz w:val="20"/>
                <w:szCs w:val="20"/>
              </w:rPr>
              <w:t>.12.31</w:t>
            </w:r>
            <w:r w:rsidRPr="00055B3B">
              <w:rPr>
                <w:rFonts w:cs="Arial"/>
                <w:color w:val="000000"/>
                <w:sz w:val="20"/>
                <w:szCs w:val="20"/>
              </w:rPr>
              <w:t xml:space="preserve">              </w:t>
            </w:r>
          </w:p>
        </w:tc>
      </w:tr>
      <w:tr w:rsidR="00B47F91" w:rsidRPr="00055B3B" w14:paraId="5EDAE28F" w14:textId="77777777" w:rsidTr="00B47F91">
        <w:trPr>
          <w:trHeight w:hRule="exact" w:val="510"/>
        </w:trPr>
        <w:tc>
          <w:tcPr>
            <w:tcW w:w="986" w:type="pct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0D43B6" w14:textId="77777777" w:rsidR="00B47F91" w:rsidRPr="00055B3B" w:rsidRDefault="00B47F91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계약금액</w:t>
            </w:r>
          </w:p>
        </w:tc>
        <w:tc>
          <w:tcPr>
            <w:tcW w:w="401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383B59C" w14:textId="3C499369" w:rsidR="00B47F91" w:rsidRPr="00055B3B" w:rsidRDefault="00B47F91" w:rsidP="00BB3282">
            <w:pPr>
              <w:pStyle w:val="af0"/>
              <w:spacing w:before="0" w:beforeAutospacing="0" w:after="0" w:afterAutospacing="0"/>
              <w:ind w:firstLineChars="100" w:firstLine="196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bCs/>
                <w:color w:val="000000"/>
                <w:sz w:val="20"/>
                <w:szCs w:val="20"/>
              </w:rPr>
              <w:t xml:space="preserve">별첨 </w:t>
            </w:r>
            <w:r w:rsidRPr="00055B3B">
              <w:rPr>
                <w:b/>
                <w:bCs/>
                <w:color w:val="000000"/>
                <w:sz w:val="20"/>
                <w:szCs w:val="20"/>
              </w:rPr>
              <w:t>‘</w:t>
            </w:r>
            <w:r w:rsidRPr="00055B3B">
              <w:rPr>
                <w:rFonts w:hint="eastAsia"/>
                <w:b/>
                <w:bCs/>
                <w:color w:val="000000"/>
                <w:sz w:val="20"/>
                <w:szCs w:val="20"/>
              </w:rPr>
              <w:t>단가 내역서</w:t>
            </w:r>
            <w:r w:rsidRPr="00055B3B">
              <w:rPr>
                <w:b/>
                <w:bCs/>
                <w:color w:val="000000"/>
                <w:sz w:val="20"/>
                <w:szCs w:val="20"/>
              </w:rPr>
              <w:t>’</w:t>
            </w:r>
            <w:r w:rsidRPr="00055B3B">
              <w:rPr>
                <w:rFonts w:hint="eastAsia"/>
                <w:b/>
                <w:bCs/>
                <w:color w:val="000000"/>
                <w:sz w:val="20"/>
                <w:szCs w:val="20"/>
              </w:rPr>
              <w:t xml:space="preserve"> 단가 적용</w:t>
            </w:r>
          </w:p>
        </w:tc>
      </w:tr>
      <w:tr w:rsidR="00806703" w:rsidRPr="00055B3B" w14:paraId="06F533C6" w14:textId="77777777" w:rsidTr="00BB3282">
        <w:trPr>
          <w:trHeight w:hRule="exact" w:val="510"/>
        </w:trPr>
        <w:tc>
          <w:tcPr>
            <w:tcW w:w="986" w:type="pct"/>
            <w:vMerge/>
            <w:tcBorders>
              <w:top w:val="single" w:sz="2" w:space="0" w:color="000000"/>
              <w:left w:val="single" w:sz="1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E326D55" w14:textId="77777777" w:rsidR="00806703" w:rsidRPr="00055B3B" w:rsidRDefault="00806703" w:rsidP="00BB3282">
            <w:pPr>
              <w:jc w:val="center"/>
              <w:rPr>
                <w:rFonts w:ascii="굴림" w:eastAsia="굴림" w:hAnsi="굴림"/>
                <w:b/>
                <w:color w:val="000000"/>
              </w:rPr>
            </w:pPr>
          </w:p>
        </w:tc>
        <w:tc>
          <w:tcPr>
            <w:tcW w:w="762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F990024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055B3B">
              <w:rPr>
                <w:rFonts w:cs="Arial" w:hint="eastAsia"/>
                <w:b/>
                <w:color w:val="000000"/>
                <w:sz w:val="20"/>
                <w:szCs w:val="20"/>
              </w:rPr>
              <w:t>V</w:t>
            </w:r>
            <w:r w:rsidRPr="00055B3B">
              <w:rPr>
                <w:rFonts w:cs="Arial"/>
                <w:b/>
                <w:color w:val="000000"/>
                <w:sz w:val="20"/>
                <w:szCs w:val="20"/>
              </w:rPr>
              <w:t>AT</w:t>
            </w:r>
          </w:p>
        </w:tc>
        <w:tc>
          <w:tcPr>
            <w:tcW w:w="3252" w:type="pct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6BA729A3" w14:textId="348C4B3C" w:rsidR="00806703" w:rsidRPr="00055B3B" w:rsidRDefault="00D533DF" w:rsidP="00BB3282">
            <w:pPr>
              <w:pStyle w:val="af0"/>
              <w:spacing w:before="0" w:beforeAutospacing="0" w:after="0" w:afterAutospacing="0"/>
              <w:ind w:firstLineChars="100" w:firstLine="196"/>
              <w:rPr>
                <w:rFonts w:cs="Arial"/>
                <w:b/>
                <w:color w:val="000000"/>
                <w:sz w:val="20"/>
                <w:szCs w:val="20"/>
              </w:rPr>
            </w:pPr>
            <w:r>
              <w:rPr>
                <w:rFonts w:cs="Arial" w:hint="eastAsia"/>
                <w:b/>
                <w:color w:val="000000"/>
                <w:sz w:val="20"/>
                <w:szCs w:val="20"/>
              </w:rPr>
              <w:t>미포함</w:t>
            </w:r>
          </w:p>
        </w:tc>
      </w:tr>
      <w:tr w:rsidR="00806703" w:rsidRPr="00055B3B" w14:paraId="2B2D208B" w14:textId="77777777" w:rsidTr="00E871A1">
        <w:trPr>
          <w:trHeight w:val="1076"/>
        </w:trPr>
        <w:tc>
          <w:tcPr>
            <w:tcW w:w="986" w:type="pct"/>
            <w:tcBorders>
              <w:top w:val="single" w:sz="4" w:space="0" w:color="auto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CFF997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지불방법</w:t>
            </w:r>
          </w:p>
        </w:tc>
        <w:tc>
          <w:tcPr>
            <w:tcW w:w="4014" w:type="pct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0A6D458" w14:textId="0AC04F8C" w:rsidR="00806703" w:rsidRPr="00055B3B" w:rsidRDefault="00FF78D3" w:rsidP="00BB3282">
            <w:pPr>
              <w:ind w:left="301" w:right="249" w:hanging="1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본 단가계약 체결 후 </w:t>
            </w:r>
            <w:r w:rsidR="00B233D6">
              <w:rPr>
                <w:rFonts w:ascii="굴림" w:eastAsia="굴림" w:hAnsi="굴림" w:hint="eastAsia"/>
              </w:rPr>
              <w:t xml:space="preserve">별도 발주서를 통해 발주된 </w:t>
            </w:r>
            <w:r w:rsidR="00E871A1" w:rsidRPr="00055B3B">
              <w:rPr>
                <w:rFonts w:ascii="굴림" w:eastAsia="굴림" w:hAnsi="굴림" w:hint="eastAsia"/>
              </w:rPr>
              <w:t xml:space="preserve">각 목적물의 </w:t>
            </w:r>
            <w:r w:rsidR="00806703" w:rsidRPr="00055B3B">
              <w:rPr>
                <w:rFonts w:ascii="굴림" w:eastAsia="굴림" w:hAnsi="굴림" w:hint="eastAsia"/>
              </w:rPr>
              <w:t>검수완료일로부터 칠</w:t>
            </w:r>
            <w:r w:rsidR="00806703" w:rsidRPr="00055B3B">
              <w:rPr>
                <w:rFonts w:ascii="굴림" w:eastAsia="굴림" w:hAnsi="굴림"/>
              </w:rPr>
              <w:t>(7)</w:t>
            </w:r>
            <w:r w:rsidR="00806703" w:rsidRPr="00055B3B">
              <w:rPr>
                <w:rFonts w:ascii="굴림" w:eastAsia="굴림" w:hAnsi="굴림" w:hint="eastAsia"/>
              </w:rPr>
              <w:t>일 이내에</w:t>
            </w:r>
            <w:r w:rsidR="00E871A1" w:rsidRPr="00055B3B">
              <w:rPr>
                <w:rFonts w:ascii="굴림" w:eastAsia="굴림" w:hAnsi="굴림" w:hint="eastAsia"/>
              </w:rPr>
              <w:t xml:space="preserve"> </w:t>
            </w:r>
            <w:r w:rsidR="00806703" w:rsidRPr="00055B3B">
              <w:rPr>
                <w:rFonts w:ascii="굴림" w:eastAsia="굴림" w:hAnsi="굴림" w:hint="eastAsia"/>
              </w:rPr>
              <w:t>검수완료일을 작성일로 하는 세금계산서를 발행하여 대금을 청구하며,</w:t>
            </w:r>
            <w:r w:rsidR="00806703" w:rsidRPr="00055B3B">
              <w:rPr>
                <w:rFonts w:ascii="굴림" w:eastAsia="굴림" w:hAnsi="굴림"/>
              </w:rPr>
              <w:t xml:space="preserve"> “</w:t>
            </w:r>
            <w:r w:rsidR="00806703" w:rsidRPr="00055B3B">
              <w:rPr>
                <w:rFonts w:ascii="굴림" w:eastAsia="굴림" w:hAnsi="굴림" w:hint="eastAsia"/>
              </w:rPr>
              <w:t>갑</w:t>
            </w:r>
            <w:r w:rsidR="00806703" w:rsidRPr="00055B3B">
              <w:rPr>
                <w:rFonts w:ascii="굴림" w:eastAsia="굴림" w:hAnsi="굴림"/>
              </w:rPr>
              <w:t>”</w:t>
            </w:r>
            <w:r w:rsidR="00806703" w:rsidRPr="00055B3B">
              <w:rPr>
                <w:rFonts w:ascii="굴림" w:eastAsia="굴림" w:hAnsi="굴림" w:hint="eastAsia"/>
              </w:rPr>
              <w:t xml:space="preserve">은 </w:t>
            </w:r>
            <w:r w:rsidR="00806703" w:rsidRPr="00055B3B">
              <w:rPr>
                <w:rFonts w:ascii="굴림" w:eastAsia="굴림" w:hAnsi="굴림"/>
              </w:rPr>
              <w:t>“</w:t>
            </w:r>
            <w:r w:rsidR="00806703" w:rsidRPr="00055B3B">
              <w:rPr>
                <w:rFonts w:ascii="굴림" w:eastAsia="굴림" w:hAnsi="굴림" w:hint="eastAsia"/>
              </w:rPr>
              <w:t>을</w:t>
            </w:r>
            <w:r w:rsidR="00806703" w:rsidRPr="00055B3B">
              <w:rPr>
                <w:rFonts w:ascii="굴림" w:eastAsia="굴림" w:hAnsi="굴림"/>
              </w:rPr>
              <w:t>”</w:t>
            </w:r>
            <w:r w:rsidR="00806703" w:rsidRPr="00055B3B">
              <w:rPr>
                <w:rFonts w:ascii="굴림" w:eastAsia="굴림" w:hAnsi="굴림" w:hint="eastAsia"/>
              </w:rPr>
              <w:t xml:space="preserve">의 대금청구일로부터  </w:t>
            </w:r>
            <w:r w:rsidR="00806703" w:rsidRPr="00055B3B">
              <w:rPr>
                <w:rFonts w:ascii="굴림" w:eastAsia="굴림" w:hAnsi="굴림"/>
              </w:rPr>
              <w:t xml:space="preserve">  </w:t>
            </w:r>
            <w:r w:rsidR="00CF237D">
              <w:rPr>
                <w:rFonts w:ascii="굴림" w:eastAsia="굴림" w:hAnsi="굴림"/>
              </w:rPr>
              <w:t>3</w:t>
            </w:r>
            <w:r w:rsidR="00D533DF">
              <w:rPr>
                <w:rFonts w:ascii="굴림" w:eastAsia="굴림" w:hAnsi="굴림"/>
              </w:rPr>
              <w:t xml:space="preserve">0 </w:t>
            </w:r>
            <w:r w:rsidR="00806703" w:rsidRPr="00055B3B">
              <w:rPr>
                <w:rFonts w:ascii="굴림" w:eastAsia="굴림" w:hAnsi="굴림" w:hint="eastAsia"/>
              </w:rPr>
              <w:t>일 이내에 대금을 현금으로 지급한다.</w:t>
            </w:r>
            <w:r w:rsidR="006D62E3">
              <w:rPr>
                <w:rFonts w:ascii="굴림" w:eastAsia="굴림" w:hAnsi="굴림"/>
              </w:rPr>
              <w:t xml:space="preserve"> </w:t>
            </w:r>
            <w:ins w:id="0" w:author="김현주 (Hyunjoo Kim)" w:date="2024-05-23T12:01:00Z">
              <w:r w:rsidR="006D62E3">
                <w:rPr>
                  <w:rFonts w:ascii="굴림" w:eastAsia="굴림" w:hAnsi="굴림"/>
                </w:rPr>
                <w:t>“</w:t>
              </w:r>
              <w:r w:rsidR="006D62E3">
                <w:rPr>
                  <w:rFonts w:ascii="굴림" w:eastAsia="굴림" w:hAnsi="굴림" w:hint="eastAsia"/>
                </w:rPr>
                <w:t>갑</w:t>
              </w:r>
              <w:r w:rsidR="006D62E3">
                <w:rPr>
                  <w:rFonts w:ascii="굴림" w:eastAsia="굴림" w:hAnsi="굴림"/>
                </w:rPr>
                <w:t>”</w:t>
              </w:r>
              <w:r w:rsidR="006D62E3">
                <w:rPr>
                  <w:rFonts w:ascii="굴림" w:eastAsia="굴림" w:hAnsi="굴림" w:hint="eastAsia"/>
                </w:rPr>
                <w:t xml:space="preserve">이 위 기한내에 대금지급을 완료하지 않는 경우 연 </w:t>
              </w:r>
            </w:ins>
            <w:ins w:id="1" w:author="김현주 (Hyunjoo Kim)" w:date="2024-05-23T12:03:00Z">
              <w:r w:rsidR="006D62E3">
                <w:rPr>
                  <w:rFonts w:ascii="굴림" w:eastAsia="굴림" w:hAnsi="굴림"/>
                </w:rPr>
                <w:t>6</w:t>
              </w:r>
            </w:ins>
            <w:ins w:id="2" w:author="김현주 (Hyunjoo Kim)" w:date="2024-05-23T12:01:00Z">
              <w:r w:rsidR="006D62E3">
                <w:rPr>
                  <w:rFonts w:ascii="굴림" w:eastAsia="굴림" w:hAnsi="굴림"/>
                </w:rPr>
                <w:t>%</w:t>
              </w:r>
              <w:r w:rsidR="006D62E3">
                <w:rPr>
                  <w:rFonts w:ascii="굴림" w:eastAsia="굴림" w:hAnsi="굴림" w:hint="eastAsia"/>
                </w:rPr>
                <w:t>의 비율에 의한 지연이자를 지급하여야 한다.</w:t>
              </w:r>
              <w:r w:rsidR="006D62E3">
                <w:rPr>
                  <w:rFonts w:ascii="굴림" w:eastAsia="굴림" w:hAnsi="굴림"/>
                </w:rPr>
                <w:t xml:space="preserve"> </w:t>
              </w:r>
            </w:ins>
          </w:p>
        </w:tc>
      </w:tr>
      <w:tr w:rsidR="00806703" w:rsidRPr="00055B3B" w14:paraId="2E54FD88" w14:textId="77777777" w:rsidTr="00485108">
        <w:trPr>
          <w:trHeight w:hRule="exact" w:val="568"/>
        </w:trPr>
        <w:tc>
          <w:tcPr>
            <w:tcW w:w="986" w:type="pc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00FD1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무상하자보증</w:t>
            </w:r>
          </w:p>
        </w:tc>
        <w:tc>
          <w:tcPr>
            <w:tcW w:w="401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48C8847" w14:textId="1F2EBFD6" w:rsidR="00806703" w:rsidRPr="00055B3B" w:rsidRDefault="00806703" w:rsidP="00BB3282">
            <w:pPr>
              <w:pStyle w:val="af0"/>
              <w:spacing w:before="0" w:beforeAutospacing="0" w:after="0" w:afterAutospacing="0"/>
              <w:ind w:left="301" w:hanging="1"/>
              <w:jc w:val="both"/>
              <w:rPr>
                <w:color w:val="000000"/>
                <w:sz w:val="20"/>
                <w:szCs w:val="20"/>
              </w:rPr>
            </w:pPr>
            <w:commentRangeStart w:id="3"/>
            <w:proofErr w:type="gramStart"/>
            <w:r w:rsidRPr="00055B3B">
              <w:rPr>
                <w:rFonts w:hint="eastAsia"/>
                <w:color w:val="000000"/>
                <w:sz w:val="20"/>
                <w:szCs w:val="20"/>
              </w:rPr>
              <w:t xml:space="preserve">무상하자보증기간 </w:t>
            </w:r>
            <w:r w:rsidRPr="00055B3B">
              <w:rPr>
                <w:color w:val="000000"/>
                <w:sz w:val="20"/>
                <w:szCs w:val="20"/>
              </w:rPr>
              <w:t>:</w:t>
            </w:r>
            <w:proofErr w:type="gramEnd"/>
            <w:r w:rsidRPr="00055B3B">
              <w:rPr>
                <w:rFonts w:hint="eastAsia"/>
                <w:color w:val="000000"/>
                <w:sz w:val="20"/>
                <w:szCs w:val="20"/>
              </w:rPr>
              <w:t xml:space="preserve"> 검수완료일로부터 </w:t>
            </w:r>
            <w:r w:rsidR="0024193A">
              <w:rPr>
                <w:color w:val="000000"/>
                <w:sz w:val="20"/>
                <w:szCs w:val="20"/>
              </w:rPr>
              <w:t>1</w:t>
            </w:r>
            <w:r w:rsidR="00CF237D">
              <w:rPr>
                <w:color w:val="000000"/>
                <w:sz w:val="20"/>
                <w:szCs w:val="20"/>
              </w:rPr>
              <w:t>20</w:t>
            </w:r>
            <w:r w:rsidRPr="00055B3B">
              <w:rPr>
                <w:rFonts w:hint="eastAsia"/>
                <w:color w:val="000000"/>
                <w:sz w:val="20"/>
                <w:szCs w:val="20"/>
              </w:rPr>
              <w:t>개월</w:t>
            </w:r>
            <w:commentRangeEnd w:id="3"/>
            <w:r w:rsidR="006D62E3">
              <w:rPr>
                <w:rStyle w:val="ab"/>
                <w:rFonts w:ascii="새굴림" w:eastAsia="새굴림" w:hAnsi="Times New Roman" w:cs="Times New Roman"/>
                <w:kern w:val="2"/>
              </w:rPr>
              <w:commentReference w:id="3"/>
            </w:r>
          </w:p>
        </w:tc>
      </w:tr>
      <w:tr w:rsidR="00806703" w:rsidRPr="00055B3B" w14:paraId="22DCF524" w14:textId="77777777" w:rsidTr="00BB3282">
        <w:trPr>
          <w:trHeight w:hRule="exact" w:val="510"/>
        </w:trPr>
        <w:tc>
          <w:tcPr>
            <w:tcW w:w="986" w:type="pc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F08FA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납품(이행)장소</w:t>
            </w:r>
          </w:p>
        </w:tc>
        <w:tc>
          <w:tcPr>
            <w:tcW w:w="401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35805A2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ind w:leftChars="150" w:left="301" w:hanging="1"/>
              <w:jc w:val="both"/>
              <w:rPr>
                <w:color w:val="000000"/>
                <w:sz w:val="20"/>
                <w:szCs w:val="20"/>
              </w:rPr>
            </w:pPr>
            <w:r w:rsidRPr="00055B3B">
              <w:rPr>
                <w:color w:val="000000"/>
                <w:sz w:val="20"/>
                <w:szCs w:val="20"/>
              </w:rPr>
              <w:t>“</w:t>
            </w:r>
            <w:r w:rsidRPr="00055B3B">
              <w:rPr>
                <w:rFonts w:hint="eastAsia"/>
                <w:color w:val="000000"/>
                <w:sz w:val="20"/>
                <w:szCs w:val="20"/>
              </w:rPr>
              <w:t>갑</w:t>
            </w:r>
            <w:r w:rsidRPr="00055B3B">
              <w:rPr>
                <w:color w:val="000000"/>
                <w:sz w:val="20"/>
                <w:szCs w:val="20"/>
              </w:rPr>
              <w:t>”</w:t>
            </w:r>
            <w:r w:rsidRPr="00055B3B">
              <w:rPr>
                <w:rFonts w:hint="eastAsia"/>
                <w:color w:val="000000"/>
                <w:sz w:val="20"/>
                <w:szCs w:val="20"/>
              </w:rPr>
              <w:t>의 지정장소</w:t>
            </w:r>
          </w:p>
        </w:tc>
      </w:tr>
      <w:tr w:rsidR="00806703" w:rsidRPr="00055B3B" w14:paraId="1F19774F" w14:textId="77777777" w:rsidTr="00BB3282">
        <w:trPr>
          <w:trHeight w:val="1224"/>
        </w:trPr>
        <w:tc>
          <w:tcPr>
            <w:tcW w:w="986" w:type="pct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11B51F07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첨부서류</w:t>
            </w:r>
          </w:p>
        </w:tc>
        <w:tc>
          <w:tcPr>
            <w:tcW w:w="4014" w:type="pct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6C7404D1" w14:textId="77777777" w:rsidR="00806703" w:rsidRPr="00055B3B" w:rsidRDefault="00806703" w:rsidP="00BB3282">
            <w:pPr>
              <w:pStyle w:val="s0"/>
              <w:wordWrap w:val="0"/>
              <w:ind w:leftChars="150" w:left="301" w:hanging="1"/>
              <w:jc w:val="both"/>
              <w:rPr>
                <w:rFonts w:ascii="굴림" w:eastAsia="굴림" w:hAnsi="굴림"/>
                <w:sz w:val="20"/>
                <w:szCs w:val="20"/>
              </w:rPr>
            </w:pPr>
            <w:r w:rsidRPr="00055B3B">
              <w:rPr>
                <w:rFonts w:ascii="굴림" w:eastAsia="굴림" w:hAnsi="굴림"/>
                <w:sz w:val="20"/>
                <w:szCs w:val="20"/>
              </w:rPr>
              <w:t xml:space="preserve">1. </w:t>
            </w:r>
            <w:r w:rsidRPr="00055B3B">
              <w:rPr>
                <w:rFonts w:ascii="굴림" w:eastAsia="굴림" w:hAnsi="굴림" w:hint="eastAsia"/>
                <w:sz w:val="20"/>
                <w:szCs w:val="20"/>
              </w:rPr>
              <w:t>계약일반조건</w:t>
            </w:r>
          </w:p>
          <w:p w14:paraId="39E9A563" w14:textId="60B69BD0" w:rsidR="00806703" w:rsidRPr="00055B3B" w:rsidRDefault="00806703" w:rsidP="00BB3282">
            <w:pPr>
              <w:pStyle w:val="af0"/>
              <w:spacing w:before="0" w:beforeAutospacing="0" w:after="0" w:afterAutospacing="0"/>
              <w:ind w:leftChars="150" w:left="301" w:hanging="1"/>
              <w:jc w:val="both"/>
              <w:rPr>
                <w:sz w:val="20"/>
                <w:szCs w:val="20"/>
              </w:rPr>
            </w:pPr>
            <w:r w:rsidRPr="00055B3B">
              <w:rPr>
                <w:sz w:val="20"/>
                <w:szCs w:val="20"/>
              </w:rPr>
              <w:t>2.</w:t>
            </w:r>
            <w:r w:rsidRPr="00055B3B">
              <w:rPr>
                <w:rFonts w:hint="eastAsia"/>
                <w:sz w:val="20"/>
                <w:szCs w:val="20"/>
              </w:rPr>
              <w:t xml:space="preserve"> 별첨 </w:t>
            </w:r>
            <w:r w:rsidRPr="00055B3B">
              <w:rPr>
                <w:sz w:val="20"/>
                <w:szCs w:val="20"/>
              </w:rPr>
              <w:t xml:space="preserve">#1. </w:t>
            </w:r>
            <w:r w:rsidR="00155F20" w:rsidRPr="00055B3B">
              <w:rPr>
                <w:rFonts w:hint="eastAsia"/>
                <w:sz w:val="20"/>
                <w:szCs w:val="20"/>
              </w:rPr>
              <w:t>단가</w:t>
            </w:r>
            <w:r w:rsidRPr="00055B3B">
              <w:rPr>
                <w:rFonts w:hint="eastAsia"/>
                <w:sz w:val="20"/>
                <w:szCs w:val="20"/>
              </w:rPr>
              <w:t xml:space="preserve"> 내역서</w:t>
            </w:r>
          </w:p>
          <w:p w14:paraId="537A8A53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ind w:leftChars="150" w:left="301" w:hanging="1"/>
              <w:jc w:val="both"/>
              <w:rPr>
                <w:sz w:val="20"/>
                <w:szCs w:val="20"/>
              </w:rPr>
            </w:pPr>
          </w:p>
        </w:tc>
      </w:tr>
      <w:tr w:rsidR="00806703" w:rsidRPr="00055B3B" w14:paraId="79404B72" w14:textId="77777777" w:rsidTr="00BB3282">
        <w:trPr>
          <w:trHeight w:val="1856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2F02CD6B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ind w:leftChars="100" w:left="200" w:right="195"/>
              <w:jc w:val="both"/>
              <w:rPr>
                <w:sz w:val="20"/>
                <w:szCs w:val="20"/>
              </w:rPr>
            </w:pPr>
          </w:p>
          <w:p w14:paraId="198F52CC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ind w:leftChars="100" w:left="200" w:right="195"/>
              <w:jc w:val="both"/>
              <w:rPr>
                <w:sz w:val="20"/>
                <w:szCs w:val="20"/>
              </w:rPr>
            </w:pPr>
            <w:r w:rsidRPr="00055B3B">
              <w:rPr>
                <w:rFonts w:hint="eastAsia"/>
                <w:sz w:val="20"/>
                <w:szCs w:val="20"/>
              </w:rPr>
              <w:t xml:space="preserve">“갑”과 </w:t>
            </w:r>
            <w:r w:rsidRPr="00055B3B">
              <w:rPr>
                <w:sz w:val="20"/>
                <w:szCs w:val="20"/>
              </w:rPr>
              <w:t>“</w:t>
            </w:r>
            <w:r w:rsidRPr="00055B3B">
              <w:rPr>
                <w:rFonts w:hint="eastAsia"/>
                <w:sz w:val="20"/>
                <w:szCs w:val="20"/>
              </w:rPr>
              <w:t>을</w:t>
            </w:r>
            <w:r w:rsidRPr="00055B3B">
              <w:rPr>
                <w:sz w:val="20"/>
                <w:szCs w:val="20"/>
              </w:rPr>
              <w:t>”</w:t>
            </w:r>
            <w:r w:rsidRPr="00055B3B">
              <w:rPr>
                <w:rFonts w:hint="eastAsia"/>
                <w:sz w:val="20"/>
                <w:szCs w:val="20"/>
              </w:rPr>
              <w:t>은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첨부한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계약일반조건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및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각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부속문서에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근거하여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위와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같이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본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계약을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체결하고</w:t>
            </w:r>
            <w:r w:rsidRPr="00055B3B">
              <w:rPr>
                <w:sz w:val="20"/>
                <w:szCs w:val="20"/>
              </w:rPr>
              <w:t xml:space="preserve">, </w:t>
            </w:r>
            <w:r w:rsidRPr="00055B3B">
              <w:rPr>
                <w:rFonts w:hint="eastAsia"/>
                <w:sz w:val="20"/>
                <w:szCs w:val="20"/>
              </w:rPr>
              <w:t>신의에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따라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성실하게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계약상의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의무를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이행할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것을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확약하며</w:t>
            </w:r>
            <w:r w:rsidRPr="00055B3B">
              <w:rPr>
                <w:sz w:val="20"/>
                <w:szCs w:val="20"/>
              </w:rPr>
              <w:t xml:space="preserve">, </w:t>
            </w:r>
            <w:r w:rsidRPr="00055B3B">
              <w:rPr>
                <w:rFonts w:hint="eastAsia"/>
                <w:sz w:val="20"/>
                <w:szCs w:val="20"/>
              </w:rPr>
              <w:t>이를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증명하기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위하여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계약서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이(</w:t>
            </w:r>
            <w:r w:rsidRPr="00055B3B">
              <w:rPr>
                <w:sz w:val="20"/>
                <w:szCs w:val="20"/>
              </w:rPr>
              <w:t>2)</w:t>
            </w:r>
            <w:r w:rsidRPr="00055B3B">
              <w:rPr>
                <w:rFonts w:hint="eastAsia"/>
                <w:sz w:val="20"/>
                <w:szCs w:val="20"/>
              </w:rPr>
              <w:t>부를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작성하여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기명날인한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후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각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일(</w:t>
            </w:r>
            <w:r w:rsidRPr="00055B3B">
              <w:rPr>
                <w:sz w:val="20"/>
                <w:szCs w:val="20"/>
              </w:rPr>
              <w:t>1)</w:t>
            </w:r>
            <w:r w:rsidRPr="00055B3B">
              <w:rPr>
                <w:rFonts w:hint="eastAsia"/>
                <w:sz w:val="20"/>
                <w:szCs w:val="20"/>
              </w:rPr>
              <w:t>부씩</w:t>
            </w:r>
            <w:r w:rsidRPr="00055B3B">
              <w:rPr>
                <w:sz w:val="20"/>
                <w:szCs w:val="20"/>
              </w:rPr>
              <w:t xml:space="preserve"> </w:t>
            </w:r>
            <w:r w:rsidRPr="00055B3B">
              <w:rPr>
                <w:rFonts w:hint="eastAsia"/>
                <w:sz w:val="20"/>
                <w:szCs w:val="20"/>
              </w:rPr>
              <w:t>보관한다.</w:t>
            </w:r>
          </w:p>
          <w:p w14:paraId="2A68162E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ind w:left="800" w:right="195"/>
              <w:jc w:val="both"/>
              <w:rPr>
                <w:sz w:val="20"/>
                <w:szCs w:val="20"/>
              </w:rPr>
            </w:pPr>
          </w:p>
          <w:p w14:paraId="7627B3C8" w14:textId="0B27A392" w:rsidR="00806703" w:rsidRPr="00055B3B" w:rsidRDefault="00806703" w:rsidP="00BB3282">
            <w:pPr>
              <w:pStyle w:val="af0"/>
              <w:spacing w:before="0" w:beforeAutospacing="0" w:after="0" w:afterAutospacing="0"/>
              <w:ind w:left="127" w:right="195"/>
              <w:jc w:val="center"/>
              <w:rPr>
                <w:sz w:val="20"/>
                <w:szCs w:val="20"/>
              </w:rPr>
            </w:pPr>
            <w:r w:rsidRPr="00055B3B">
              <w:rPr>
                <w:sz w:val="20"/>
                <w:szCs w:val="20"/>
              </w:rPr>
              <w:t xml:space="preserve"> [    </w:t>
            </w:r>
            <w:r w:rsidR="00D533DF">
              <w:rPr>
                <w:sz w:val="20"/>
                <w:szCs w:val="20"/>
              </w:rPr>
              <w:t>202</w:t>
            </w:r>
            <w:r w:rsidR="0024193A">
              <w:rPr>
                <w:sz w:val="20"/>
                <w:szCs w:val="20"/>
              </w:rPr>
              <w:t>4</w:t>
            </w:r>
            <w:r w:rsidR="00D533DF">
              <w:rPr>
                <w:sz w:val="20"/>
                <w:szCs w:val="20"/>
              </w:rPr>
              <w:t>.</w:t>
            </w:r>
            <w:r w:rsidRPr="00055B3B">
              <w:rPr>
                <w:sz w:val="20"/>
                <w:szCs w:val="20"/>
              </w:rPr>
              <w:t xml:space="preserve">    </w:t>
            </w:r>
            <w:r w:rsidR="00D533DF">
              <w:rPr>
                <w:sz w:val="20"/>
                <w:szCs w:val="20"/>
              </w:rPr>
              <w:t>0</w:t>
            </w:r>
            <w:r w:rsidR="0024193A">
              <w:rPr>
                <w:sz w:val="20"/>
                <w:szCs w:val="20"/>
              </w:rPr>
              <w:t>1</w:t>
            </w:r>
            <w:r w:rsidR="00D533DF">
              <w:rPr>
                <w:sz w:val="20"/>
                <w:szCs w:val="20"/>
              </w:rPr>
              <w:t>. 0</w:t>
            </w:r>
            <w:r w:rsidR="0024193A">
              <w:rPr>
                <w:sz w:val="20"/>
                <w:szCs w:val="20"/>
              </w:rPr>
              <w:t>1</w:t>
            </w:r>
            <w:r w:rsidRPr="00055B3B">
              <w:rPr>
                <w:sz w:val="20"/>
                <w:szCs w:val="20"/>
              </w:rPr>
              <w:t xml:space="preserve">  </w:t>
            </w:r>
            <w:proofErr w:type="gramStart"/>
            <w:r w:rsidRPr="00055B3B">
              <w:rPr>
                <w:sz w:val="20"/>
                <w:szCs w:val="20"/>
              </w:rPr>
              <w:t xml:space="preserve">  ]</w:t>
            </w:r>
            <w:proofErr w:type="gramEnd"/>
          </w:p>
          <w:p w14:paraId="6C28EE06" w14:textId="77777777" w:rsidR="00806703" w:rsidRPr="00055B3B" w:rsidRDefault="00806703" w:rsidP="00BB3282">
            <w:pPr>
              <w:pStyle w:val="af0"/>
              <w:spacing w:before="0" w:beforeAutospacing="0" w:after="0" w:afterAutospacing="0"/>
              <w:ind w:right="195"/>
              <w:rPr>
                <w:color w:val="000000"/>
                <w:sz w:val="20"/>
                <w:szCs w:val="20"/>
              </w:rPr>
            </w:pPr>
          </w:p>
        </w:tc>
      </w:tr>
      <w:tr w:rsidR="00806703" w:rsidRPr="00055B3B" w14:paraId="03B5544A" w14:textId="77777777" w:rsidTr="00BB3282">
        <w:trPr>
          <w:trHeight w:val="2252"/>
        </w:trPr>
        <w:tc>
          <w:tcPr>
            <w:tcW w:w="2485" w:type="pct"/>
            <w:gridSpan w:val="3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29B4A94" w14:textId="7777777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b/>
                <w:color w:val="000000"/>
                <w:sz w:val="20"/>
                <w:szCs w:val="20"/>
              </w:rPr>
              <w:t>“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갑</w:t>
            </w:r>
            <w:r w:rsidRPr="00055B3B">
              <w:rPr>
                <w:b/>
                <w:color w:val="000000"/>
                <w:sz w:val="20"/>
                <w:szCs w:val="20"/>
              </w:rPr>
              <w:t>”</w:t>
            </w:r>
          </w:p>
          <w:p w14:paraId="0A88D47A" w14:textId="7777777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="195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상호 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: 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주식회사 카카오</w:t>
            </w:r>
          </w:p>
          <w:p w14:paraId="3E4C1573" w14:textId="7777777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="195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사업자등록번호 </w:t>
            </w:r>
            <w:r w:rsidRPr="00055B3B">
              <w:rPr>
                <w:b/>
                <w:color w:val="000000"/>
                <w:sz w:val="20"/>
                <w:szCs w:val="20"/>
              </w:rPr>
              <w:t>: 120-81-47521</w:t>
            </w:r>
          </w:p>
          <w:p w14:paraId="07DFC169" w14:textId="7777777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b/>
                <w:color w:val="000000"/>
                <w:sz w:val="20"/>
                <w:szCs w:val="20"/>
              </w:rPr>
              <w:t xml:space="preserve">주소 : 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제주특별자치도 제주시 첨단로</w:t>
            </w:r>
          </w:p>
          <w:p w14:paraId="2E0B8A73" w14:textId="7777777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b/>
                <w:color w:val="000000"/>
                <w:sz w:val="20"/>
                <w:szCs w:val="20"/>
              </w:rPr>
              <w:t xml:space="preserve">       242 (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영평동)</w:t>
            </w:r>
          </w:p>
          <w:p w14:paraId="0BCB2530" w14:textId="5F3684E9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rPr>
                <w:b/>
                <w:bCs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대표이사 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: </w:t>
            </w:r>
            <w:r w:rsidR="00420319">
              <w:rPr>
                <w:rFonts w:hint="eastAsia"/>
                <w:b/>
                <w:color w:val="000000"/>
                <w:sz w:val="20"/>
                <w:szCs w:val="20"/>
              </w:rPr>
              <w:t>홍</w:t>
            </w:r>
            <w:r w:rsidR="00FF78D3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="00420319">
              <w:rPr>
                <w:rFonts w:hint="eastAsia"/>
                <w:b/>
                <w:color w:val="000000"/>
                <w:sz w:val="20"/>
                <w:szCs w:val="20"/>
              </w:rPr>
              <w:t>은</w:t>
            </w:r>
            <w:r w:rsidR="00FF78D3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="00420319">
              <w:rPr>
                <w:rFonts w:hint="eastAsia"/>
                <w:b/>
                <w:color w:val="000000"/>
                <w:sz w:val="20"/>
                <w:szCs w:val="20"/>
              </w:rPr>
              <w:t>택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   </w:t>
            </w:r>
            <w:r w:rsidR="007D5E82">
              <w:rPr>
                <w:b/>
                <w:color w:val="000000"/>
                <w:sz w:val="20"/>
                <w:szCs w:val="20"/>
              </w:rPr>
              <w:t xml:space="preserve">      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Pr="00055B3B">
              <w:rPr>
                <w:b/>
                <w:color w:val="000000"/>
                <w:sz w:val="20"/>
                <w:szCs w:val="20"/>
              </w:rPr>
              <w:t>(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인)</w:t>
            </w:r>
          </w:p>
        </w:tc>
        <w:tc>
          <w:tcPr>
            <w:tcW w:w="2515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0B5E59E3" w14:textId="7777777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b/>
                <w:color w:val="000000"/>
                <w:sz w:val="20"/>
                <w:szCs w:val="20"/>
              </w:rPr>
              <w:t>“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을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” </w:t>
            </w:r>
          </w:p>
          <w:p w14:paraId="3DAB1CD3" w14:textId="7C165E83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="195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상호 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: </w:t>
            </w:r>
            <w:r w:rsidR="00CF237D">
              <w:rPr>
                <w:rFonts w:hint="eastAsia"/>
                <w:b/>
                <w:color w:val="000000"/>
                <w:sz w:val="20"/>
                <w:szCs w:val="20"/>
              </w:rPr>
              <w:t>퍼시스</w:t>
            </w:r>
          </w:p>
          <w:p w14:paraId="687DAFCE" w14:textId="73973D17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="195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사업자등록번호 </w:t>
            </w:r>
            <w:r w:rsidRPr="00055B3B">
              <w:rPr>
                <w:b/>
                <w:color w:val="000000"/>
                <w:sz w:val="20"/>
                <w:szCs w:val="20"/>
              </w:rPr>
              <w:t>:</w:t>
            </w:r>
            <w:r w:rsidR="00CF237D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="00CF237D">
              <w:rPr>
                <w:b/>
                <w:color w:val="000000"/>
                <w:sz w:val="20"/>
                <w:szCs w:val="20"/>
              </w:rPr>
              <w:t>TBD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 </w:t>
            </w:r>
          </w:p>
          <w:p w14:paraId="38CE53EB" w14:textId="325BF0FB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rPr>
                <w:b/>
                <w:color w:val="000000"/>
                <w:sz w:val="20"/>
                <w:szCs w:val="20"/>
              </w:rPr>
            </w:pPr>
            <w:r w:rsidRPr="00055B3B">
              <w:rPr>
                <w:b/>
                <w:color w:val="000000"/>
                <w:sz w:val="20"/>
                <w:szCs w:val="20"/>
              </w:rPr>
              <w:t xml:space="preserve">주소 : </w:t>
            </w:r>
            <w:r w:rsidR="00CF237D">
              <w:rPr>
                <w:b/>
                <w:color w:val="000000"/>
                <w:sz w:val="20"/>
                <w:szCs w:val="20"/>
              </w:rPr>
              <w:t xml:space="preserve"> TBD</w:t>
            </w:r>
          </w:p>
          <w:p w14:paraId="7B739D16" w14:textId="77777777" w:rsidR="00155F20" w:rsidRPr="00055B3B" w:rsidRDefault="00155F20" w:rsidP="00B47F91">
            <w:pPr>
              <w:pStyle w:val="af0"/>
              <w:spacing w:before="0" w:beforeAutospacing="0" w:after="0" w:afterAutospacing="0" w:line="276" w:lineRule="auto"/>
              <w:rPr>
                <w:b/>
                <w:color w:val="000000"/>
                <w:sz w:val="20"/>
                <w:szCs w:val="20"/>
              </w:rPr>
            </w:pPr>
          </w:p>
          <w:p w14:paraId="770130AD" w14:textId="111183C1" w:rsidR="00806703" w:rsidRPr="00055B3B" w:rsidRDefault="00806703" w:rsidP="00B47F91">
            <w:pPr>
              <w:pStyle w:val="af0"/>
              <w:spacing w:before="0" w:beforeAutospacing="0" w:after="0" w:afterAutospacing="0" w:line="276" w:lineRule="auto"/>
              <w:ind w:firstLineChars="100" w:firstLine="196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 xml:space="preserve">대표이사 </w:t>
            </w:r>
            <w:r w:rsidRPr="00055B3B">
              <w:rPr>
                <w:b/>
                <w:color w:val="000000"/>
                <w:sz w:val="20"/>
                <w:szCs w:val="20"/>
              </w:rPr>
              <w:t xml:space="preserve">: </w:t>
            </w:r>
            <w:r w:rsidR="00CF237D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="00CF237D">
              <w:rPr>
                <w:b/>
                <w:color w:val="000000"/>
                <w:sz w:val="20"/>
                <w:szCs w:val="20"/>
              </w:rPr>
              <w:t xml:space="preserve"> TBD</w:t>
            </w:r>
            <w:r w:rsidR="00CF237D">
              <w:rPr>
                <w:rFonts w:hint="eastAsia"/>
                <w:b/>
                <w:color w:val="000000"/>
                <w:sz w:val="20"/>
                <w:szCs w:val="20"/>
              </w:rPr>
              <w:t xml:space="preserve">            </w:t>
            </w:r>
            <w:r w:rsidRPr="00055B3B">
              <w:rPr>
                <w:b/>
                <w:color w:val="000000"/>
                <w:sz w:val="20"/>
                <w:szCs w:val="20"/>
              </w:rPr>
              <w:t>(</w:t>
            </w:r>
            <w:r w:rsidRPr="00055B3B">
              <w:rPr>
                <w:rFonts w:hint="eastAsia"/>
                <w:b/>
                <w:color w:val="000000"/>
                <w:sz w:val="20"/>
                <w:szCs w:val="20"/>
              </w:rPr>
              <w:t>인)</w:t>
            </w:r>
          </w:p>
        </w:tc>
      </w:tr>
    </w:tbl>
    <w:p w14:paraId="5E6F3CAD" w14:textId="77777777" w:rsidR="00806703" w:rsidRPr="00055B3B" w:rsidRDefault="00806703" w:rsidP="00806703">
      <w:pPr>
        <w:spacing w:line="360" w:lineRule="auto"/>
        <w:rPr>
          <w:rFonts w:ascii="굴림" w:eastAsia="굴림" w:hAnsi="굴림"/>
        </w:rPr>
      </w:pPr>
    </w:p>
    <w:p w14:paraId="6C778F9D" w14:textId="77777777" w:rsidR="00806703" w:rsidRPr="00055B3B" w:rsidRDefault="00806703" w:rsidP="00806703">
      <w:pPr>
        <w:widowControl/>
        <w:wordWrap/>
        <w:autoSpaceDE/>
        <w:autoSpaceDN/>
        <w:jc w:val="left"/>
        <w:rPr>
          <w:rFonts w:ascii="굴림" w:eastAsia="굴림" w:hAnsi="굴림"/>
          <w:color w:val="000000" w:themeColor="text1"/>
        </w:rPr>
      </w:pPr>
    </w:p>
    <w:p w14:paraId="696FF15A" w14:textId="24169A5A" w:rsidR="00155F20" w:rsidRPr="00055B3B" w:rsidRDefault="00806703" w:rsidP="00E259EC">
      <w:pPr>
        <w:widowControl/>
        <w:wordWrap/>
        <w:autoSpaceDE/>
        <w:autoSpaceDN/>
        <w:jc w:val="left"/>
        <w:rPr>
          <w:rFonts w:ascii="굴림" w:eastAsia="굴림" w:hAnsi="굴림"/>
          <w:b/>
          <w:sz w:val="22"/>
          <w:szCs w:val="22"/>
        </w:rPr>
      </w:pPr>
      <w:r w:rsidRPr="00055B3B">
        <w:rPr>
          <w:rFonts w:ascii="굴림" w:eastAsia="굴림" w:hAnsi="굴림"/>
          <w:b/>
          <w:sz w:val="22"/>
          <w:szCs w:val="22"/>
        </w:rPr>
        <w:br w:type="page"/>
      </w:r>
    </w:p>
    <w:p w14:paraId="37C0AB2E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jc w:val="center"/>
        <w:rPr>
          <w:rFonts w:ascii="굴림" w:eastAsia="굴림" w:hAnsi="굴림"/>
          <w:b/>
          <w:sz w:val="22"/>
          <w:szCs w:val="22"/>
        </w:rPr>
      </w:pPr>
      <w:r w:rsidRPr="00055B3B">
        <w:rPr>
          <w:rFonts w:ascii="굴림" w:eastAsia="굴림" w:hAnsi="굴림" w:hint="eastAsia"/>
          <w:b/>
          <w:sz w:val="22"/>
          <w:szCs w:val="22"/>
        </w:rPr>
        <w:lastRenderedPageBreak/>
        <w:t>계약일반조건</w:t>
      </w:r>
    </w:p>
    <w:p w14:paraId="5403FAFD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B90E9CD" w14:textId="068AF17A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제1조 (계약의 목적)</w:t>
      </w:r>
    </w:p>
    <w:p w14:paraId="3166598E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 xml:space="preserve">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이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에게 제2조의 목적물에 대한 제작, 납품을 의뢰하고,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지정된 기간 내에 이를 완료함에 있어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간의 권리•의무 관계를 명확히 하기 위하여 이에 대한 제반 사항을 규정함을 목적으로 한다.</w:t>
      </w:r>
    </w:p>
    <w:p w14:paraId="3E866EA2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464F12B8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제2조 (목적물의 제작, 납품)</w:t>
      </w:r>
    </w:p>
    <w:p w14:paraId="628DFCD3" w14:textId="044FCC92" w:rsidR="00155F20" w:rsidRPr="00055B3B" w:rsidRDefault="00155F20" w:rsidP="009B1BE8">
      <w:pPr>
        <w:pStyle w:val="ae"/>
        <w:numPr>
          <w:ilvl w:val="0"/>
          <w:numId w:val="29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 xml:space="preserve">에 의해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이 제작, 납품을 의뢰하고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이 제작, 납품 하여야 할 물품(이하 “목적물”이라 한다)의 목록은 &lt;별첨 #1. 단가 내역서&gt;에 기재된 바에 따른다.</w:t>
      </w:r>
    </w:p>
    <w:p w14:paraId="7C291EA3" w14:textId="77777777" w:rsidR="00155F20" w:rsidRPr="00055B3B" w:rsidRDefault="00155F20" w:rsidP="009B1BE8">
      <w:pPr>
        <w:pStyle w:val="ae"/>
        <w:numPr>
          <w:ilvl w:val="0"/>
          <w:numId w:val="29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납품 완료일 이전에는 필요할 경우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내용을 합리적인 범위 내에서 변경할 수 있다. 이 경우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과의 상호 합의에 따라 제작비 및 납품 완료일을 변경하여야 한다.</w:t>
      </w:r>
    </w:p>
    <w:p w14:paraId="50895A4F" w14:textId="77777777" w:rsidR="00155F20" w:rsidRPr="00055B3B" w:rsidRDefault="00155F20" w:rsidP="009B1BE8">
      <w:pPr>
        <w:pStyle w:val="ae"/>
        <w:numPr>
          <w:ilvl w:val="0"/>
          <w:numId w:val="29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이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을 제작, 납품함에 있어 어떠한 인적, 물적 자원도 지원하지 않는다.</w:t>
      </w:r>
    </w:p>
    <w:p w14:paraId="405A75B8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962F8B2" w14:textId="77777777" w:rsidR="00155F20" w:rsidRPr="00055B3B" w:rsidRDefault="00155F20" w:rsidP="00155F20">
      <w:pPr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제3조 (계약 기간 및 납품일)</w:t>
      </w:r>
    </w:p>
    <w:p w14:paraId="0A3207BC" w14:textId="77777777" w:rsidR="00E517D5" w:rsidRPr="00055B3B" w:rsidRDefault="00E517D5" w:rsidP="009B1BE8">
      <w:pPr>
        <w:pStyle w:val="ae"/>
        <w:numPr>
          <w:ilvl w:val="0"/>
          <w:numId w:val="30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>계약기간은 본 계약에 따른다.</w:t>
      </w:r>
      <w:r w:rsidRPr="00055B3B">
        <w:rPr>
          <w:rFonts w:ascii="굴림" w:eastAsia="굴림" w:hAnsi="굴림"/>
        </w:rPr>
        <w:t xml:space="preserve"> </w:t>
      </w:r>
      <w:r w:rsidRPr="00055B3B">
        <w:rPr>
          <w:rFonts w:ascii="굴림" w:eastAsia="굴림" w:hAnsi="굴림" w:hint="eastAsia"/>
        </w:rPr>
        <w:t>단,</w:t>
      </w:r>
      <w:r w:rsidRPr="00055B3B">
        <w:rPr>
          <w:rFonts w:ascii="굴림" w:eastAsia="굴림" w:hAnsi="굴림"/>
        </w:rPr>
        <w:t xml:space="preserve"> </w:t>
      </w:r>
      <w:r w:rsidRPr="00055B3B">
        <w:rPr>
          <w:rFonts w:ascii="굴림" w:eastAsia="굴림" w:hAnsi="굴림" w:hint="eastAsia"/>
        </w:rPr>
        <w:t xml:space="preserve">상기 </w:t>
      </w:r>
      <w:r w:rsidRPr="00B233D6">
        <w:rPr>
          <w:rFonts w:ascii="굴림" w:eastAsia="굴림" w:hAnsi="굴림" w:hint="eastAsia"/>
        </w:rPr>
        <w:t>계약기간은</w:t>
      </w:r>
      <w:r w:rsidRPr="00055B3B">
        <w:rPr>
          <w:rFonts w:ascii="굴림" w:eastAsia="굴림" w:hAnsi="굴림" w:hint="eastAsia"/>
        </w:rPr>
        <w:t xml:space="preserve"> </w:t>
      </w:r>
      <w:r w:rsidRPr="00055B3B">
        <w:rPr>
          <w:rFonts w:ascii="굴림" w:eastAsia="굴림" w:hAnsi="굴림"/>
        </w:rPr>
        <w:t>“</w:t>
      </w:r>
      <w:r w:rsidRPr="00055B3B">
        <w:rPr>
          <w:rFonts w:ascii="굴림" w:eastAsia="굴림" w:hAnsi="굴림" w:hint="eastAsia"/>
        </w:rPr>
        <w:t>갑</w:t>
      </w:r>
      <w:r w:rsidRPr="00055B3B">
        <w:rPr>
          <w:rFonts w:ascii="굴림" w:eastAsia="굴림" w:hAnsi="굴림"/>
        </w:rPr>
        <w:t>”</w:t>
      </w:r>
      <w:r w:rsidRPr="00055B3B">
        <w:rPr>
          <w:rFonts w:ascii="굴림" w:eastAsia="굴림" w:hAnsi="굴림" w:hint="eastAsia"/>
        </w:rPr>
        <w:t xml:space="preserve">과 </w:t>
      </w:r>
      <w:r w:rsidRPr="00055B3B">
        <w:rPr>
          <w:rFonts w:ascii="굴림" w:eastAsia="굴림" w:hAnsi="굴림"/>
        </w:rPr>
        <w:t>“</w:t>
      </w:r>
      <w:r w:rsidRPr="00055B3B">
        <w:rPr>
          <w:rFonts w:ascii="굴림" w:eastAsia="굴림" w:hAnsi="굴림" w:hint="eastAsia"/>
        </w:rPr>
        <w:t>을</w:t>
      </w:r>
      <w:r w:rsidRPr="00055B3B">
        <w:rPr>
          <w:rFonts w:ascii="굴림" w:eastAsia="굴림" w:hAnsi="굴림"/>
        </w:rPr>
        <w:t>”</w:t>
      </w:r>
      <w:r w:rsidRPr="00055B3B">
        <w:rPr>
          <w:rFonts w:ascii="굴림" w:eastAsia="굴림" w:hAnsi="굴림" w:hint="eastAsia"/>
        </w:rPr>
        <w:t>이 서면 합의에 의하여 조정될 수 있다.</w:t>
      </w:r>
    </w:p>
    <w:p w14:paraId="2EDBA5D3" w14:textId="58CE54E0" w:rsidR="00155F20" w:rsidRPr="00055B3B" w:rsidRDefault="00155F20" w:rsidP="009B1BE8">
      <w:pPr>
        <w:pStyle w:val="ae"/>
        <w:numPr>
          <w:ilvl w:val="0"/>
          <w:numId w:val="30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제1항의 계약 기간 내에 &lt;별첨 #1. 단가 내역서&gt; 상의 모델별 단가에 따라 목적물의 납품을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에게 수시로 의뢰하고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해당 목적물을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의 각 발주일로부터 최장 사(</w:t>
      </w:r>
      <w:r w:rsidRPr="00055B3B">
        <w:rPr>
          <w:rFonts w:ascii="굴림" w:eastAsia="굴림" w:hAnsi="굴림"/>
          <w:color w:val="000000" w:themeColor="text1"/>
        </w:rPr>
        <w:t>4</w:t>
      </w:r>
      <w:r w:rsidRPr="00055B3B">
        <w:rPr>
          <w:rFonts w:ascii="굴림" w:eastAsia="굴림" w:hAnsi="굴림" w:hint="eastAsia"/>
          <w:color w:val="000000" w:themeColor="text1"/>
        </w:rPr>
        <w:t xml:space="preserve">)주 이내에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에게 인도하여야 한다.</w:t>
      </w:r>
    </w:p>
    <w:p w14:paraId="3B756ED0" w14:textId="77777777" w:rsidR="00155F20" w:rsidRPr="00055B3B" w:rsidRDefault="00155F20" w:rsidP="009B1BE8">
      <w:pPr>
        <w:pStyle w:val="ae"/>
        <w:numPr>
          <w:ilvl w:val="0"/>
          <w:numId w:val="30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납품 완료일까지 납품할 수 없는 사유가 발생한 경우 이를 즉시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에게 통지해야 한다.</w:t>
      </w:r>
    </w:p>
    <w:p w14:paraId="2328EF44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746FC50A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제4조 (지체상금)</w:t>
      </w:r>
    </w:p>
    <w:p w14:paraId="7EE6F974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 w:hint="eastAsia"/>
          <w:color w:val="000000" w:themeColor="text1"/>
        </w:rPr>
        <w:t xml:space="preserve">“을”은 제3조의 기간 내에 “을”의 귀책사유로 인하여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의 납품을 완료하지 못하는 경우 지체일수 일(1)일당 계약금액의 1</w:t>
      </w:r>
      <w:r w:rsidRPr="00055B3B">
        <w:rPr>
          <w:rFonts w:ascii="굴림" w:eastAsia="굴림" w:hAnsi="굴림"/>
          <w:color w:val="000000" w:themeColor="text1"/>
        </w:rPr>
        <w:t>000</w:t>
      </w:r>
      <w:r w:rsidRPr="00055B3B">
        <w:rPr>
          <w:rFonts w:ascii="굴림" w:eastAsia="굴림" w:hAnsi="굴림" w:hint="eastAsia"/>
          <w:color w:val="000000" w:themeColor="text1"/>
        </w:rPr>
        <w:t xml:space="preserve">분의 </w:t>
      </w:r>
      <w:r w:rsidRPr="00055B3B">
        <w:rPr>
          <w:rFonts w:ascii="굴림" w:eastAsia="굴림" w:hAnsi="굴림"/>
          <w:color w:val="000000" w:themeColor="text1"/>
        </w:rPr>
        <w:t>0.5</w:t>
      </w:r>
      <w:r w:rsidRPr="00055B3B">
        <w:rPr>
          <w:rFonts w:ascii="굴림" w:eastAsia="굴림" w:hAnsi="굴림" w:hint="eastAsia"/>
          <w:color w:val="000000" w:themeColor="text1"/>
        </w:rPr>
        <w:t xml:space="preserve">에 해당하는 지체상금을 “갑”에게 현금으로 지급하여야 하며,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은 이를 제6조의 계약금액과 상계할 수 있다.</w:t>
      </w:r>
    </w:p>
    <w:p w14:paraId="7DFCDBD6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88A94F4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제5조 (</w:t>
      </w:r>
      <w:r w:rsidRPr="00055B3B">
        <w:rPr>
          <w:rFonts w:ascii="굴림" w:eastAsia="굴림" w:hAnsi="굴림"/>
          <w:b/>
          <w:color w:val="000000" w:themeColor="text1"/>
        </w:rPr>
        <w:t>“</w:t>
      </w:r>
      <w:r w:rsidRPr="00055B3B">
        <w:rPr>
          <w:rFonts w:ascii="굴림" w:eastAsia="굴림" w:hAnsi="굴림" w:hint="eastAsia"/>
          <w:b/>
          <w:color w:val="000000" w:themeColor="text1"/>
        </w:rPr>
        <w:t>을</w:t>
      </w:r>
      <w:r w:rsidRPr="00055B3B">
        <w:rPr>
          <w:rFonts w:ascii="굴림" w:eastAsia="굴림" w:hAnsi="굴림"/>
          <w:b/>
          <w:color w:val="000000" w:themeColor="text1"/>
        </w:rPr>
        <w:t>”</w:t>
      </w:r>
      <w:r w:rsidRPr="00055B3B">
        <w:rPr>
          <w:rFonts w:ascii="굴림" w:eastAsia="굴림" w:hAnsi="굴림" w:hint="eastAsia"/>
          <w:b/>
          <w:color w:val="000000" w:themeColor="text1"/>
        </w:rPr>
        <w:t>의 의무)</w:t>
      </w:r>
    </w:p>
    <w:p w14:paraId="27814A5B" w14:textId="77777777" w:rsidR="00155F20" w:rsidRPr="00055B3B" w:rsidRDefault="00155F20" w:rsidP="009B1BE8">
      <w:pPr>
        <w:pStyle w:val="ae"/>
        <w:numPr>
          <w:ilvl w:val="0"/>
          <w:numId w:val="31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 w:hint="eastAsia"/>
          <w:color w:val="000000" w:themeColor="text1"/>
        </w:rPr>
        <w:t xml:space="preserve">“을”은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의 제작, 납품을 수행함에 있어서 “갑”의 지시에 따라야 한다.</w:t>
      </w:r>
    </w:p>
    <w:p w14:paraId="260E4640" w14:textId="77777777" w:rsidR="00155F20" w:rsidRPr="00055B3B" w:rsidRDefault="00155F20" w:rsidP="009B1BE8">
      <w:pPr>
        <w:pStyle w:val="ae"/>
        <w:numPr>
          <w:ilvl w:val="0"/>
          <w:numId w:val="31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 w:hint="eastAsia"/>
          <w:color w:val="000000" w:themeColor="text1"/>
        </w:rPr>
        <w:t xml:space="preserve">“을”은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제작, 납품함에 있어 관련 법령을 준수하여야 하며, 이의 위반으로 인하여 발생하는 일체의 민형사상의 책임으로부터 “을”의 비용으로 “갑”을 면책시켜야 </w:t>
      </w:r>
      <w:r w:rsidRPr="00055B3B">
        <w:rPr>
          <w:rFonts w:ascii="굴림" w:eastAsia="굴림" w:hAnsi="굴림" w:hint="eastAsia"/>
          <w:color w:val="000000" w:themeColor="text1"/>
        </w:rPr>
        <w:lastRenderedPageBreak/>
        <w:t xml:space="preserve">한다. 단,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이 고의 또는 과실로 위법한 지시를 한 경우에는 그러하지 아니하다.</w:t>
      </w:r>
    </w:p>
    <w:p w14:paraId="0CA9B9C7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648C76E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제6조 (검수 및 제작비의 지급)</w:t>
      </w:r>
    </w:p>
    <w:p w14:paraId="0CC31A6A" w14:textId="77777777" w:rsidR="00C04775" w:rsidRPr="00055B3B" w:rsidRDefault="00155F20" w:rsidP="00C04775">
      <w:pPr>
        <w:pStyle w:val="ae"/>
        <w:numPr>
          <w:ilvl w:val="0"/>
          <w:numId w:val="27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이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납품을 완료한 날로부터 일십(10)일 이내에 검수를 완료하여야 하며, </w:t>
      </w:r>
      <w:r w:rsidR="00C04775" w:rsidRPr="00055B3B">
        <w:rPr>
          <w:rFonts w:ascii="굴림" w:eastAsia="굴림" w:hAnsi="굴림" w:hint="eastAsia"/>
        </w:rPr>
        <w:t>이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기간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내에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통지하지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아니한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경우에는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검수에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합격한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것으로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본다</w:t>
      </w:r>
      <w:r w:rsidR="00C04775" w:rsidRPr="00055B3B">
        <w:rPr>
          <w:rFonts w:ascii="굴림" w:eastAsia="굴림" w:hAnsi="굴림"/>
        </w:rPr>
        <w:t>. “</w:t>
      </w:r>
      <w:r w:rsidR="00C04775" w:rsidRPr="00055B3B">
        <w:rPr>
          <w:rFonts w:ascii="굴림" w:eastAsia="굴림" w:hAnsi="굴림" w:hint="eastAsia"/>
        </w:rPr>
        <w:t>을</w:t>
      </w:r>
      <w:r w:rsidR="00C04775" w:rsidRPr="00055B3B">
        <w:rPr>
          <w:rFonts w:ascii="굴림" w:eastAsia="굴림" w:hAnsi="굴림"/>
        </w:rPr>
        <w:t>”</w:t>
      </w:r>
      <w:r w:rsidR="00C04775" w:rsidRPr="00055B3B">
        <w:rPr>
          <w:rFonts w:ascii="굴림" w:eastAsia="굴림" w:hAnsi="굴림" w:hint="eastAsia"/>
        </w:rPr>
        <w:t>은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검수에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합격하지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못하는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경우</w:t>
      </w:r>
      <w:r w:rsidR="00C04775" w:rsidRPr="00055B3B">
        <w:rPr>
          <w:rFonts w:ascii="굴림" w:eastAsia="굴림" w:hAnsi="굴림"/>
        </w:rPr>
        <w:t xml:space="preserve"> “</w:t>
      </w:r>
      <w:r w:rsidR="00C04775" w:rsidRPr="00055B3B">
        <w:rPr>
          <w:rFonts w:ascii="굴림" w:eastAsia="굴림" w:hAnsi="굴림" w:hint="eastAsia"/>
        </w:rPr>
        <w:t>갑</w:t>
      </w:r>
      <w:r w:rsidR="00C04775" w:rsidRPr="00055B3B">
        <w:rPr>
          <w:rFonts w:ascii="굴림" w:eastAsia="굴림" w:hAnsi="굴림"/>
        </w:rPr>
        <w:t>”</w:t>
      </w:r>
      <w:r w:rsidR="00C04775" w:rsidRPr="00055B3B">
        <w:rPr>
          <w:rFonts w:ascii="굴림" w:eastAsia="굴림" w:hAnsi="굴림" w:hint="eastAsia"/>
        </w:rPr>
        <w:t>이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지정하는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날까지</w:t>
      </w:r>
      <w:r w:rsidR="00C04775" w:rsidRPr="00055B3B">
        <w:rPr>
          <w:rFonts w:ascii="굴림" w:eastAsia="굴림" w:hAnsi="굴림"/>
        </w:rPr>
        <w:t xml:space="preserve"> “</w:t>
      </w:r>
      <w:r w:rsidR="00C04775" w:rsidRPr="00055B3B">
        <w:rPr>
          <w:rFonts w:ascii="굴림" w:eastAsia="굴림" w:hAnsi="굴림" w:hint="eastAsia"/>
        </w:rPr>
        <w:t>목적물</w:t>
      </w:r>
      <w:r w:rsidR="00C04775" w:rsidRPr="00055B3B">
        <w:rPr>
          <w:rFonts w:ascii="굴림" w:eastAsia="굴림" w:hAnsi="굴림"/>
        </w:rPr>
        <w:t>”</w:t>
      </w:r>
      <w:r w:rsidR="00C04775" w:rsidRPr="00055B3B">
        <w:rPr>
          <w:rFonts w:ascii="굴림" w:eastAsia="굴림" w:hAnsi="굴림" w:hint="eastAsia"/>
        </w:rPr>
        <w:t>을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재납품하여</w:t>
      </w:r>
      <w:r w:rsidR="00C04775" w:rsidRPr="00055B3B">
        <w:rPr>
          <w:rFonts w:ascii="굴림" w:eastAsia="굴림" w:hAnsi="굴림"/>
        </w:rPr>
        <w:t xml:space="preserve"> “</w:t>
      </w:r>
      <w:r w:rsidR="00C04775" w:rsidRPr="00055B3B">
        <w:rPr>
          <w:rFonts w:ascii="굴림" w:eastAsia="굴림" w:hAnsi="굴림" w:hint="eastAsia"/>
        </w:rPr>
        <w:t>갑</w:t>
      </w:r>
      <w:r w:rsidR="00C04775" w:rsidRPr="00055B3B">
        <w:rPr>
          <w:rFonts w:ascii="굴림" w:eastAsia="굴림" w:hAnsi="굴림"/>
        </w:rPr>
        <w:t>”</w:t>
      </w:r>
      <w:r w:rsidR="00C04775" w:rsidRPr="00055B3B">
        <w:rPr>
          <w:rFonts w:ascii="굴림" w:eastAsia="굴림" w:hAnsi="굴림" w:hint="eastAsia"/>
        </w:rPr>
        <w:t>에게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검수를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요청하여야</w:t>
      </w:r>
      <w:r w:rsidR="00C04775" w:rsidRPr="00055B3B">
        <w:rPr>
          <w:rFonts w:ascii="굴림" w:eastAsia="굴림" w:hAnsi="굴림"/>
        </w:rPr>
        <w:t xml:space="preserve"> </w:t>
      </w:r>
      <w:r w:rsidR="00C04775" w:rsidRPr="00055B3B">
        <w:rPr>
          <w:rFonts w:ascii="굴림" w:eastAsia="굴림" w:hAnsi="굴림" w:hint="eastAsia"/>
        </w:rPr>
        <w:t>한다</w:t>
      </w:r>
      <w:r w:rsidR="00C04775" w:rsidRPr="00055B3B">
        <w:rPr>
          <w:rFonts w:ascii="굴림" w:eastAsia="굴림" w:hAnsi="굴림"/>
        </w:rPr>
        <w:t>.</w:t>
      </w:r>
    </w:p>
    <w:p w14:paraId="5C1ED2A2" w14:textId="77777777" w:rsidR="00C04775" w:rsidRPr="00055B3B" w:rsidRDefault="00C04775" w:rsidP="00C04775">
      <w:pPr>
        <w:pStyle w:val="ae"/>
        <w:numPr>
          <w:ilvl w:val="0"/>
          <w:numId w:val="27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</w:rPr>
      </w:pPr>
      <w:r w:rsidRPr="00055B3B">
        <w:rPr>
          <w:rFonts w:ascii="굴림" w:eastAsia="굴림" w:hAnsi="굴림" w:hint="eastAsia"/>
          <w:color w:val="000000" w:themeColor="text1"/>
        </w:rPr>
        <w:t>계약서상 계약금액</w:t>
      </w:r>
      <w:r w:rsidR="00155F20" w:rsidRPr="00055B3B">
        <w:rPr>
          <w:rFonts w:ascii="굴림" w:eastAsia="굴림" w:hAnsi="굴림" w:hint="eastAsia"/>
          <w:color w:val="000000" w:themeColor="text1"/>
        </w:rPr>
        <w:t xml:space="preserve">에는 </w:t>
      </w:r>
      <w:r w:rsidR="00155F20" w:rsidRPr="00055B3B">
        <w:rPr>
          <w:rFonts w:ascii="굴림" w:eastAsia="굴림" w:hAnsi="굴림"/>
          <w:color w:val="000000" w:themeColor="text1"/>
        </w:rPr>
        <w:t>“</w:t>
      </w:r>
      <w:r w:rsidR="00155F20" w:rsidRPr="00055B3B">
        <w:rPr>
          <w:rFonts w:ascii="굴림" w:eastAsia="굴림" w:hAnsi="굴림" w:hint="eastAsia"/>
          <w:color w:val="000000" w:themeColor="text1"/>
        </w:rPr>
        <w:t>갑</w:t>
      </w:r>
      <w:r w:rsidR="00155F20" w:rsidRPr="00055B3B">
        <w:rPr>
          <w:rFonts w:ascii="굴림" w:eastAsia="굴림" w:hAnsi="굴림"/>
          <w:color w:val="000000" w:themeColor="text1"/>
        </w:rPr>
        <w:t>”</w:t>
      </w:r>
      <w:r w:rsidR="00155F20" w:rsidRPr="00055B3B">
        <w:rPr>
          <w:rFonts w:ascii="굴림" w:eastAsia="굴림" w:hAnsi="굴림" w:hint="eastAsia"/>
          <w:color w:val="000000" w:themeColor="text1"/>
        </w:rPr>
        <w:t xml:space="preserve">이 지정하는 인도장소까지의 운송비 등 일체의 비용이 포함되며, </w:t>
      </w:r>
      <w:r w:rsidR="00155F20" w:rsidRPr="00055B3B">
        <w:rPr>
          <w:rFonts w:ascii="굴림" w:eastAsia="굴림" w:hAnsi="굴림"/>
          <w:color w:val="000000" w:themeColor="text1"/>
        </w:rPr>
        <w:t>“</w:t>
      </w:r>
      <w:r w:rsidR="00155F20" w:rsidRPr="00055B3B">
        <w:rPr>
          <w:rFonts w:ascii="굴림" w:eastAsia="굴림" w:hAnsi="굴림" w:hint="eastAsia"/>
          <w:color w:val="000000" w:themeColor="text1"/>
        </w:rPr>
        <w:t>을</w:t>
      </w:r>
      <w:r w:rsidR="00155F20" w:rsidRPr="00055B3B">
        <w:rPr>
          <w:rFonts w:ascii="굴림" w:eastAsia="굴림" w:hAnsi="굴림"/>
          <w:color w:val="000000" w:themeColor="text1"/>
        </w:rPr>
        <w:t>”</w:t>
      </w:r>
      <w:r w:rsidR="00155F20" w:rsidRPr="00055B3B">
        <w:rPr>
          <w:rFonts w:ascii="굴림" w:eastAsia="굴림" w:hAnsi="굴림" w:hint="eastAsia"/>
          <w:color w:val="000000" w:themeColor="text1"/>
        </w:rPr>
        <w:t xml:space="preserve">은 비용 기타 여하한 명목으로도 </w:t>
      </w:r>
      <w:r w:rsidR="00155F20" w:rsidRPr="00055B3B">
        <w:rPr>
          <w:rFonts w:ascii="굴림" w:eastAsia="굴림" w:hAnsi="굴림"/>
          <w:color w:val="000000" w:themeColor="text1"/>
        </w:rPr>
        <w:t>“</w:t>
      </w:r>
      <w:r w:rsidR="00155F20" w:rsidRPr="00055B3B">
        <w:rPr>
          <w:rFonts w:ascii="굴림" w:eastAsia="굴림" w:hAnsi="굴림" w:hint="eastAsia"/>
          <w:color w:val="000000" w:themeColor="text1"/>
        </w:rPr>
        <w:t>갑</w:t>
      </w:r>
      <w:r w:rsidR="00155F20" w:rsidRPr="00055B3B">
        <w:rPr>
          <w:rFonts w:ascii="굴림" w:eastAsia="굴림" w:hAnsi="굴림"/>
          <w:color w:val="000000" w:themeColor="text1"/>
        </w:rPr>
        <w:t>”</w:t>
      </w:r>
      <w:r w:rsidR="00155F20" w:rsidRPr="00055B3B">
        <w:rPr>
          <w:rFonts w:ascii="굴림" w:eastAsia="굴림" w:hAnsi="굴림" w:hint="eastAsia"/>
          <w:color w:val="000000" w:themeColor="text1"/>
        </w:rPr>
        <w:t xml:space="preserve">과 사전 합의가 없는 한 </w:t>
      </w:r>
      <w:r w:rsidR="00155F20" w:rsidRPr="00055B3B">
        <w:rPr>
          <w:rFonts w:ascii="굴림" w:eastAsia="굴림" w:hAnsi="굴림"/>
          <w:color w:val="000000" w:themeColor="text1"/>
        </w:rPr>
        <w:t>“</w:t>
      </w:r>
      <w:r w:rsidR="00155F20" w:rsidRPr="00055B3B">
        <w:rPr>
          <w:rFonts w:ascii="굴림" w:eastAsia="굴림" w:hAnsi="굴림" w:hint="eastAsia"/>
          <w:color w:val="000000" w:themeColor="text1"/>
        </w:rPr>
        <w:t>갑</w:t>
      </w:r>
      <w:r w:rsidR="00155F20" w:rsidRPr="00055B3B">
        <w:rPr>
          <w:rFonts w:ascii="굴림" w:eastAsia="굴림" w:hAnsi="굴림"/>
          <w:color w:val="000000" w:themeColor="text1"/>
        </w:rPr>
        <w:t>”</w:t>
      </w:r>
      <w:r w:rsidR="00155F20" w:rsidRPr="00055B3B">
        <w:rPr>
          <w:rFonts w:ascii="굴림" w:eastAsia="굴림" w:hAnsi="굴림" w:hint="eastAsia"/>
          <w:color w:val="000000" w:themeColor="text1"/>
        </w:rPr>
        <w:t>에게 본 조에 정한 외의 추가적인 금원의 지급을 요구할 수 없다.</w:t>
      </w:r>
    </w:p>
    <w:p w14:paraId="5871657B" w14:textId="3202A515" w:rsidR="00C04775" w:rsidRPr="00055B3B" w:rsidRDefault="00C04775" w:rsidP="00C04775">
      <w:pPr>
        <w:pStyle w:val="ae"/>
        <w:numPr>
          <w:ilvl w:val="0"/>
          <w:numId w:val="27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 xml:space="preserve">“갑”은 본 계약 이행의 원활화와 </w:t>
      </w:r>
      <w:r w:rsidRPr="00055B3B">
        <w:rPr>
          <w:rFonts w:ascii="굴림" w:eastAsia="굴림" w:hAnsi="굴림"/>
        </w:rPr>
        <w:t>”</w:t>
      </w:r>
      <w:r w:rsidRPr="00055B3B">
        <w:rPr>
          <w:rFonts w:ascii="굴림" w:eastAsia="굴림" w:hAnsi="굴림" w:hint="eastAsia"/>
        </w:rPr>
        <w:t>목적물</w:t>
      </w:r>
      <w:r w:rsidRPr="00055B3B">
        <w:rPr>
          <w:rFonts w:ascii="굴림" w:eastAsia="굴림" w:hAnsi="굴림"/>
        </w:rPr>
        <w:t xml:space="preserve">” </w:t>
      </w:r>
      <w:r w:rsidRPr="00055B3B">
        <w:rPr>
          <w:rFonts w:ascii="굴림" w:eastAsia="굴림" w:hAnsi="굴림" w:hint="eastAsia"/>
        </w:rPr>
        <w:t>납품 완료 후의 원활한 유지보수를 위하여 부품, 기기에 대한 공급과 기술지원 확약에 관한 서류의 제출을 요구할 수 있으며, “을”은 특별한 사유가 없는 한 이에 응하여야 한다.</w:t>
      </w:r>
    </w:p>
    <w:p w14:paraId="710C0AA3" w14:textId="77777777" w:rsidR="00155F20" w:rsidRPr="00055B3B" w:rsidRDefault="00155F20" w:rsidP="00917966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76010CDE" w14:textId="14682A5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</w:t>
      </w:r>
      <w:r w:rsidR="00917966" w:rsidRPr="00055B3B">
        <w:rPr>
          <w:rFonts w:ascii="굴림" w:eastAsia="굴림" w:hAnsi="굴림"/>
          <w:b/>
          <w:color w:val="000000" w:themeColor="text1"/>
        </w:rPr>
        <w:t>7</w:t>
      </w:r>
      <w:r w:rsidRPr="00055B3B">
        <w:rPr>
          <w:rFonts w:ascii="굴림" w:eastAsia="굴림" w:hAnsi="굴림" w:hint="eastAsia"/>
          <w:b/>
          <w:color w:val="000000" w:themeColor="text1"/>
        </w:rPr>
        <w:t>조 (위험부담</w:t>
      </w:r>
      <w:ins w:id="4" w:author="김현주 (Hyunjoo Kim)" w:date="2024-05-23T12:03:00Z">
        <w:r w:rsidR="006D62E3">
          <w:rPr>
            <w:rFonts w:ascii="굴림" w:eastAsia="굴림" w:hAnsi="굴림" w:hint="eastAsia"/>
            <w:b/>
            <w:color w:val="000000" w:themeColor="text1"/>
          </w:rPr>
          <w:t xml:space="preserve"> 및 소유권</w:t>
        </w:r>
      </w:ins>
      <w:r w:rsidRPr="00055B3B">
        <w:rPr>
          <w:rFonts w:ascii="굴림" w:eastAsia="굴림" w:hAnsi="굴림" w:hint="eastAsia"/>
          <w:b/>
          <w:color w:val="000000" w:themeColor="text1"/>
        </w:rPr>
        <w:t>의 이전)</w:t>
      </w:r>
    </w:p>
    <w:p w14:paraId="21579204" w14:textId="6E1D510E" w:rsidR="00155F20" w:rsidRDefault="00155F20" w:rsidP="006D62E3">
      <w:pPr>
        <w:pStyle w:val="ae"/>
        <w:numPr>
          <w:ilvl w:val="0"/>
          <w:numId w:val="42"/>
        </w:numPr>
        <w:wordWrap/>
        <w:adjustRightInd w:val="0"/>
        <w:snapToGrid w:val="0"/>
        <w:spacing w:line="360" w:lineRule="auto"/>
        <w:ind w:leftChars="0"/>
        <w:rPr>
          <w:ins w:id="5" w:author="김현주 (Hyunjoo Kim)" w:date="2024-05-23T12:04:00Z"/>
          <w:rFonts w:ascii="굴림" w:eastAsia="굴림" w:hAnsi="굴림"/>
          <w:color w:val="000000" w:themeColor="text1"/>
        </w:rPr>
      </w:pPr>
      <w:r w:rsidRPr="006D62E3">
        <w:rPr>
          <w:rFonts w:ascii="굴림" w:eastAsia="굴림" w:hAnsi="굴림"/>
          <w:color w:val="000000" w:themeColor="text1"/>
          <w:rPrChange w:id="6" w:author="김현주 (Hyunjoo Kim)" w:date="2024-05-23T12:04:00Z">
            <w:rPr/>
          </w:rPrChange>
        </w:rPr>
        <w:t>“</w:t>
      </w:r>
      <w:r w:rsidRPr="006D62E3">
        <w:rPr>
          <w:rFonts w:ascii="굴림" w:eastAsia="굴림" w:hAnsi="굴림" w:hint="eastAsia"/>
          <w:color w:val="000000" w:themeColor="text1"/>
          <w:rPrChange w:id="7" w:author="김현주 (Hyunjoo Kim)" w:date="2024-05-23T12:04:00Z">
            <w:rPr>
              <w:rFonts w:hint="eastAsia"/>
            </w:rPr>
          </w:rPrChange>
        </w:rPr>
        <w:t>목적물</w:t>
      </w:r>
      <w:r w:rsidRPr="006D62E3">
        <w:rPr>
          <w:rFonts w:ascii="굴림" w:eastAsia="굴림" w:hAnsi="굴림"/>
          <w:color w:val="000000" w:themeColor="text1"/>
          <w:rPrChange w:id="8" w:author="김현주 (Hyunjoo Kim)" w:date="2024-05-23T12:04:00Z">
            <w:rPr/>
          </w:rPrChange>
        </w:rPr>
        <w:t>”</w:t>
      </w:r>
      <w:r w:rsidRPr="006D62E3">
        <w:rPr>
          <w:rFonts w:ascii="굴림" w:eastAsia="굴림" w:hAnsi="굴림" w:hint="eastAsia"/>
          <w:color w:val="000000" w:themeColor="text1"/>
          <w:rPrChange w:id="9" w:author="김현주 (Hyunjoo Kim)" w:date="2024-05-23T12:04:00Z">
            <w:rPr>
              <w:rFonts w:hint="eastAsia"/>
            </w:rPr>
          </w:rPrChange>
        </w:rPr>
        <w:t>에 대한 위험부담</w:t>
      </w:r>
      <w:ins w:id="10" w:author="김현주 (Hyunjoo Kim)" w:date="2024-05-23T12:04:00Z">
        <w:r w:rsidR="006D62E3" w:rsidRPr="006D62E3">
          <w:rPr>
            <w:rFonts w:ascii="굴림" w:eastAsia="굴림" w:hAnsi="굴림" w:hint="eastAsia"/>
            <w:color w:val="000000" w:themeColor="text1"/>
            <w:rPrChange w:id="11" w:author="김현주 (Hyunjoo Kim)" w:date="2024-05-23T12:04:00Z">
              <w:rPr>
                <w:rFonts w:hint="eastAsia"/>
              </w:rPr>
            </w:rPrChange>
          </w:rPr>
          <w:t xml:space="preserve"> 및 목적물에 대한 통제권</w:t>
        </w:r>
      </w:ins>
      <w:r w:rsidRPr="006D62E3">
        <w:rPr>
          <w:rFonts w:ascii="굴림" w:eastAsia="굴림" w:hAnsi="굴림" w:hint="eastAsia"/>
          <w:color w:val="000000" w:themeColor="text1"/>
          <w:rPrChange w:id="12" w:author="김현주 (Hyunjoo Kim)" w:date="2024-05-23T12:04:00Z">
            <w:rPr>
              <w:rFonts w:hint="eastAsia"/>
            </w:rPr>
          </w:rPrChange>
        </w:rPr>
        <w:t xml:space="preserve">은 </w:t>
      </w:r>
      <w:r w:rsidRPr="006D62E3">
        <w:rPr>
          <w:rFonts w:ascii="굴림" w:eastAsia="굴림" w:hAnsi="굴림"/>
          <w:color w:val="000000" w:themeColor="text1"/>
          <w:rPrChange w:id="13" w:author="김현주 (Hyunjoo Kim)" w:date="2024-05-23T12:04:00Z">
            <w:rPr/>
          </w:rPrChange>
        </w:rPr>
        <w:t>“</w:t>
      </w:r>
      <w:r w:rsidRPr="006D62E3">
        <w:rPr>
          <w:rFonts w:ascii="굴림" w:eastAsia="굴림" w:hAnsi="굴림" w:hint="eastAsia"/>
          <w:color w:val="000000" w:themeColor="text1"/>
          <w:rPrChange w:id="14" w:author="김현주 (Hyunjoo Kim)" w:date="2024-05-23T12:04:00Z">
            <w:rPr>
              <w:rFonts w:hint="eastAsia"/>
            </w:rPr>
          </w:rPrChange>
        </w:rPr>
        <w:t>을</w:t>
      </w:r>
      <w:r w:rsidRPr="006D62E3">
        <w:rPr>
          <w:rFonts w:ascii="굴림" w:eastAsia="굴림" w:hAnsi="굴림"/>
          <w:color w:val="000000" w:themeColor="text1"/>
          <w:rPrChange w:id="15" w:author="김현주 (Hyunjoo Kim)" w:date="2024-05-23T12:04:00Z">
            <w:rPr/>
          </w:rPrChange>
        </w:rPr>
        <w:t>”</w:t>
      </w:r>
      <w:r w:rsidRPr="006D62E3">
        <w:rPr>
          <w:rFonts w:ascii="굴림" w:eastAsia="굴림" w:hAnsi="굴림" w:hint="eastAsia"/>
          <w:color w:val="000000" w:themeColor="text1"/>
          <w:rPrChange w:id="16" w:author="김현주 (Hyunjoo Kim)" w:date="2024-05-23T12:04:00Z">
            <w:rPr>
              <w:rFonts w:hint="eastAsia"/>
            </w:rPr>
          </w:rPrChange>
        </w:rPr>
        <w:t xml:space="preserve">이 </w:t>
      </w:r>
      <w:r w:rsidRPr="006D62E3">
        <w:rPr>
          <w:rFonts w:ascii="굴림" w:eastAsia="굴림" w:hAnsi="굴림"/>
          <w:color w:val="000000" w:themeColor="text1"/>
          <w:rPrChange w:id="17" w:author="김현주 (Hyunjoo Kim)" w:date="2024-05-23T12:04:00Z">
            <w:rPr/>
          </w:rPrChange>
        </w:rPr>
        <w:t>“</w:t>
      </w:r>
      <w:r w:rsidRPr="006D62E3">
        <w:rPr>
          <w:rFonts w:ascii="굴림" w:eastAsia="굴림" w:hAnsi="굴림" w:hint="eastAsia"/>
          <w:color w:val="000000" w:themeColor="text1"/>
          <w:rPrChange w:id="18" w:author="김현주 (Hyunjoo Kim)" w:date="2024-05-23T12:04:00Z">
            <w:rPr>
              <w:rFonts w:hint="eastAsia"/>
            </w:rPr>
          </w:rPrChange>
        </w:rPr>
        <w:t>갑</w:t>
      </w:r>
      <w:r w:rsidRPr="006D62E3">
        <w:rPr>
          <w:rFonts w:ascii="굴림" w:eastAsia="굴림" w:hAnsi="굴림"/>
          <w:color w:val="000000" w:themeColor="text1"/>
          <w:rPrChange w:id="19" w:author="김현주 (Hyunjoo Kim)" w:date="2024-05-23T12:04:00Z">
            <w:rPr/>
          </w:rPrChange>
        </w:rPr>
        <w:t>”</w:t>
      </w:r>
      <w:r w:rsidRPr="006D62E3">
        <w:rPr>
          <w:rFonts w:ascii="굴림" w:eastAsia="굴림" w:hAnsi="굴림" w:hint="eastAsia"/>
          <w:color w:val="000000" w:themeColor="text1"/>
          <w:rPrChange w:id="20" w:author="김현주 (Hyunjoo Kim)" w:date="2024-05-23T12:04:00Z">
            <w:rPr>
              <w:rFonts w:hint="eastAsia"/>
            </w:rPr>
          </w:rPrChange>
        </w:rPr>
        <w:t xml:space="preserve">에게 납품 후 </w:t>
      </w:r>
      <w:r w:rsidRPr="006D62E3">
        <w:rPr>
          <w:rFonts w:ascii="굴림" w:eastAsia="굴림" w:hAnsi="굴림"/>
          <w:color w:val="000000" w:themeColor="text1"/>
          <w:rPrChange w:id="21" w:author="김현주 (Hyunjoo Kim)" w:date="2024-05-23T12:04:00Z">
            <w:rPr/>
          </w:rPrChange>
        </w:rPr>
        <w:t>“</w:t>
      </w:r>
      <w:r w:rsidRPr="006D62E3">
        <w:rPr>
          <w:rFonts w:ascii="굴림" w:eastAsia="굴림" w:hAnsi="굴림" w:hint="eastAsia"/>
          <w:color w:val="000000" w:themeColor="text1"/>
          <w:rPrChange w:id="22" w:author="김현주 (Hyunjoo Kim)" w:date="2024-05-23T12:04:00Z">
            <w:rPr>
              <w:rFonts w:hint="eastAsia"/>
            </w:rPr>
          </w:rPrChange>
        </w:rPr>
        <w:t>갑</w:t>
      </w:r>
      <w:r w:rsidRPr="006D62E3">
        <w:rPr>
          <w:rFonts w:ascii="굴림" w:eastAsia="굴림" w:hAnsi="굴림"/>
          <w:color w:val="000000" w:themeColor="text1"/>
          <w:rPrChange w:id="23" w:author="김현주 (Hyunjoo Kim)" w:date="2024-05-23T12:04:00Z">
            <w:rPr/>
          </w:rPrChange>
        </w:rPr>
        <w:t>”</w:t>
      </w:r>
      <w:r w:rsidRPr="006D62E3">
        <w:rPr>
          <w:rFonts w:ascii="굴림" w:eastAsia="굴림" w:hAnsi="굴림" w:hint="eastAsia"/>
          <w:color w:val="000000" w:themeColor="text1"/>
          <w:rPrChange w:id="24" w:author="김현주 (Hyunjoo Kim)" w:date="2024-05-23T12:04:00Z">
            <w:rPr>
              <w:rFonts w:hint="eastAsia"/>
            </w:rPr>
          </w:rPrChange>
        </w:rPr>
        <w:t xml:space="preserve">의 검수 결과 합격판정을 받을 때로부터 </w:t>
      </w:r>
      <w:r w:rsidRPr="006D62E3">
        <w:rPr>
          <w:rFonts w:ascii="굴림" w:eastAsia="굴림" w:hAnsi="굴림"/>
          <w:color w:val="000000" w:themeColor="text1"/>
          <w:rPrChange w:id="25" w:author="김현주 (Hyunjoo Kim)" w:date="2024-05-23T12:04:00Z">
            <w:rPr/>
          </w:rPrChange>
        </w:rPr>
        <w:t>“</w:t>
      </w:r>
      <w:r w:rsidRPr="006D62E3">
        <w:rPr>
          <w:rFonts w:ascii="굴림" w:eastAsia="굴림" w:hAnsi="굴림" w:hint="eastAsia"/>
          <w:color w:val="000000" w:themeColor="text1"/>
          <w:rPrChange w:id="26" w:author="김현주 (Hyunjoo Kim)" w:date="2024-05-23T12:04:00Z">
            <w:rPr>
              <w:rFonts w:hint="eastAsia"/>
            </w:rPr>
          </w:rPrChange>
        </w:rPr>
        <w:t>갑</w:t>
      </w:r>
      <w:r w:rsidRPr="006D62E3">
        <w:rPr>
          <w:rFonts w:ascii="굴림" w:eastAsia="굴림" w:hAnsi="굴림"/>
          <w:color w:val="000000" w:themeColor="text1"/>
          <w:rPrChange w:id="27" w:author="김현주 (Hyunjoo Kim)" w:date="2024-05-23T12:04:00Z">
            <w:rPr/>
          </w:rPrChange>
        </w:rPr>
        <w:t>”</w:t>
      </w:r>
      <w:r w:rsidRPr="006D62E3">
        <w:rPr>
          <w:rFonts w:ascii="굴림" w:eastAsia="굴림" w:hAnsi="굴림" w:hint="eastAsia"/>
          <w:color w:val="000000" w:themeColor="text1"/>
          <w:rPrChange w:id="28" w:author="김현주 (Hyunjoo Kim)" w:date="2024-05-23T12:04:00Z">
            <w:rPr>
              <w:rFonts w:hint="eastAsia"/>
            </w:rPr>
          </w:rPrChange>
        </w:rPr>
        <w:t xml:space="preserve">에게 이전한다. </w:t>
      </w:r>
      <w:ins w:id="29" w:author="김현주 (Hyunjoo Kim)" w:date="2024-05-23T12:23:00Z">
        <w:r w:rsidR="00F428CA">
          <w:rPr>
            <w:rFonts w:ascii="굴림" w:eastAsia="굴림" w:hAnsi="굴림"/>
            <w:color w:val="000000" w:themeColor="text1"/>
          </w:rPr>
          <w:t>“</w:t>
        </w:r>
        <w:r w:rsidR="00F428CA">
          <w:rPr>
            <w:rFonts w:ascii="굴림" w:eastAsia="굴림" w:hAnsi="굴림" w:hint="eastAsia"/>
            <w:color w:val="000000" w:themeColor="text1"/>
          </w:rPr>
          <w:t>갑</w:t>
        </w:r>
        <w:r w:rsidR="006D73B3">
          <w:rPr>
            <w:rFonts w:ascii="굴림" w:eastAsia="굴림" w:hAnsi="굴림"/>
            <w:color w:val="000000" w:themeColor="text1"/>
          </w:rPr>
          <w:t>”</w:t>
        </w:r>
        <w:r w:rsidR="006D73B3">
          <w:rPr>
            <w:rFonts w:ascii="굴림" w:eastAsia="굴림" w:hAnsi="굴림" w:hint="eastAsia"/>
            <w:color w:val="000000" w:themeColor="text1"/>
          </w:rPr>
          <w:t>은</w:t>
        </w:r>
      </w:ins>
      <w:ins w:id="30" w:author="김현주 (Hyunjoo Kim)" w:date="2024-05-23T12:24:00Z">
        <w:r w:rsidR="006D73B3">
          <w:rPr>
            <w:rFonts w:ascii="굴림" w:eastAsia="굴림" w:hAnsi="굴림" w:hint="eastAsia"/>
            <w:color w:val="000000" w:themeColor="text1"/>
          </w:rPr>
          <w:t xml:space="preserve"> </w:t>
        </w:r>
      </w:ins>
      <w:ins w:id="31" w:author="김현주 (Hyunjoo Kim)" w:date="2024-05-23T12:23:00Z">
        <w:r w:rsidR="006D73B3">
          <w:rPr>
            <w:rFonts w:ascii="굴림" w:eastAsia="굴림" w:hAnsi="굴림" w:hint="eastAsia"/>
            <w:color w:val="000000" w:themeColor="text1"/>
          </w:rPr>
          <w:t>검수합격시점부터</w:t>
        </w:r>
      </w:ins>
      <w:ins w:id="32" w:author="김현주 (Hyunjoo Kim)" w:date="2024-05-23T12:27:00Z">
        <w:r w:rsidR="006D73B3">
          <w:rPr>
            <w:rFonts w:ascii="굴림" w:eastAsia="굴림" w:hAnsi="굴림"/>
            <w:color w:val="000000" w:themeColor="text1"/>
          </w:rPr>
          <w:t xml:space="preserve"> “</w:t>
        </w:r>
      </w:ins>
      <w:ins w:id="33" w:author="김현주 (Hyunjoo Kim)" w:date="2024-05-23T12:23:00Z">
        <w:r w:rsidR="006D73B3">
          <w:rPr>
            <w:rFonts w:ascii="굴림" w:eastAsia="굴림" w:hAnsi="굴림" w:hint="eastAsia"/>
            <w:color w:val="000000" w:themeColor="text1"/>
          </w:rPr>
          <w:t>목적물</w:t>
        </w:r>
      </w:ins>
      <w:ins w:id="34" w:author="김현주 (Hyunjoo Kim)" w:date="2024-05-23T12:27:00Z">
        <w:r w:rsidR="006D73B3">
          <w:rPr>
            <w:rFonts w:ascii="굴림" w:eastAsia="굴림" w:hAnsi="굴림"/>
            <w:color w:val="000000" w:themeColor="text1"/>
          </w:rPr>
          <w:t>”</w:t>
        </w:r>
      </w:ins>
      <w:ins w:id="35" w:author="김현주 (Hyunjoo Kim)" w:date="2024-05-23T12:23:00Z">
        <w:r w:rsidR="006D73B3">
          <w:rPr>
            <w:rFonts w:ascii="굴림" w:eastAsia="굴림" w:hAnsi="굴림" w:hint="eastAsia"/>
            <w:color w:val="000000" w:themeColor="text1"/>
          </w:rPr>
          <w:t xml:space="preserve">에 대한 사용권 및 경제적 효익을 누릴 수 </w:t>
        </w:r>
      </w:ins>
      <w:ins w:id="36" w:author="김현주 (Hyunjoo Kim)" w:date="2024-05-23T12:24:00Z">
        <w:r w:rsidR="006D73B3">
          <w:rPr>
            <w:rFonts w:ascii="굴림" w:eastAsia="굴림" w:hAnsi="굴림" w:hint="eastAsia"/>
            <w:color w:val="000000" w:themeColor="text1"/>
          </w:rPr>
          <w:t>있는 권리를 갖게 된다.</w:t>
        </w:r>
        <w:r w:rsidR="006D73B3">
          <w:rPr>
            <w:rFonts w:ascii="굴림" w:eastAsia="굴림" w:hAnsi="굴림"/>
            <w:color w:val="000000" w:themeColor="text1"/>
          </w:rPr>
          <w:t xml:space="preserve"> </w:t>
        </w:r>
      </w:ins>
    </w:p>
    <w:p w14:paraId="21F2AEC7" w14:textId="3F1B0DF7" w:rsidR="006D62E3" w:rsidRDefault="006D62E3" w:rsidP="006D62E3">
      <w:pPr>
        <w:pStyle w:val="ae"/>
        <w:numPr>
          <w:ilvl w:val="0"/>
          <w:numId w:val="42"/>
        </w:numPr>
        <w:wordWrap/>
        <w:adjustRightInd w:val="0"/>
        <w:snapToGrid w:val="0"/>
        <w:spacing w:line="360" w:lineRule="auto"/>
        <w:ind w:leftChars="0"/>
        <w:rPr>
          <w:ins w:id="37" w:author="김현주 (Hyunjoo Kim)" w:date="2024-05-23T12:26:00Z"/>
          <w:rFonts w:ascii="굴림" w:eastAsia="굴림" w:hAnsi="굴림"/>
          <w:color w:val="000000" w:themeColor="text1"/>
        </w:rPr>
      </w:pPr>
      <w:ins w:id="38" w:author="김현주 (Hyunjoo Kim)" w:date="2024-05-23T12:04:00Z">
        <w:r>
          <w:rPr>
            <w:rFonts w:ascii="굴림" w:eastAsia="굴림" w:hAnsi="굴림" w:hint="eastAsia"/>
            <w:color w:val="000000" w:themeColor="text1"/>
          </w:rPr>
          <w:t>목적물에 대한 소유권은</w:t>
        </w:r>
      </w:ins>
      <w:ins w:id="39" w:author="김현주 (Hyunjoo Kim)" w:date="2024-05-23T12:25:00Z">
        <w:r w:rsidR="006D73B3">
          <w:rPr>
            <w:rFonts w:ascii="굴림" w:eastAsia="굴림" w:hAnsi="굴림" w:hint="eastAsia"/>
            <w:color w:val="000000" w:themeColor="text1"/>
          </w:rPr>
          <w:t xml:space="preserve"> </w:t>
        </w:r>
        <w:r w:rsidR="006D73B3">
          <w:rPr>
            <w:rFonts w:ascii="굴림" w:eastAsia="굴림" w:hAnsi="굴림"/>
            <w:color w:val="000000" w:themeColor="text1"/>
          </w:rPr>
          <w:t>“</w:t>
        </w:r>
        <w:r w:rsidR="006D73B3">
          <w:rPr>
            <w:rFonts w:ascii="굴림" w:eastAsia="굴림" w:hAnsi="굴림" w:hint="eastAsia"/>
            <w:color w:val="000000" w:themeColor="text1"/>
          </w:rPr>
          <w:t>갑</w:t>
        </w:r>
        <w:r w:rsidR="006D73B3">
          <w:rPr>
            <w:rFonts w:ascii="굴림" w:eastAsia="굴림" w:hAnsi="굴림"/>
            <w:color w:val="000000" w:themeColor="text1"/>
          </w:rPr>
          <w:t>”</w:t>
        </w:r>
        <w:r w:rsidR="006D73B3">
          <w:rPr>
            <w:rFonts w:ascii="굴림" w:eastAsia="굴림" w:hAnsi="굴림" w:hint="eastAsia"/>
            <w:color w:val="000000" w:themeColor="text1"/>
          </w:rPr>
          <w:t xml:space="preserve">이 대름 전액을 완납할 때까지 </w:t>
        </w:r>
        <w:r w:rsidR="006D73B3">
          <w:rPr>
            <w:rFonts w:ascii="굴림" w:eastAsia="굴림" w:hAnsi="굴림"/>
            <w:color w:val="000000" w:themeColor="text1"/>
          </w:rPr>
          <w:t>“</w:t>
        </w:r>
        <w:r w:rsidR="006D73B3">
          <w:rPr>
            <w:rFonts w:ascii="굴림" w:eastAsia="굴림" w:hAnsi="굴림" w:hint="eastAsia"/>
            <w:color w:val="000000" w:themeColor="text1"/>
          </w:rPr>
          <w:t>을</w:t>
        </w:r>
        <w:r w:rsidR="006D73B3">
          <w:rPr>
            <w:rFonts w:ascii="굴림" w:eastAsia="굴림" w:hAnsi="굴림"/>
            <w:color w:val="000000" w:themeColor="text1"/>
          </w:rPr>
          <w:t>”</w:t>
        </w:r>
      </w:ins>
      <w:ins w:id="40" w:author="김현주 (Hyunjoo Kim)" w:date="2024-05-23T12:26:00Z">
        <w:r w:rsidR="006D73B3">
          <w:rPr>
            <w:rFonts w:ascii="굴림" w:eastAsia="굴림" w:hAnsi="굴림" w:hint="eastAsia"/>
            <w:color w:val="000000" w:themeColor="text1"/>
          </w:rPr>
          <w:t>에게 유보된다.</w:t>
        </w:r>
        <w:r w:rsidR="006D73B3">
          <w:rPr>
            <w:rFonts w:ascii="굴림" w:eastAsia="굴림" w:hAnsi="굴림"/>
            <w:color w:val="000000" w:themeColor="text1"/>
          </w:rPr>
          <w:t xml:space="preserve"> </w:t>
        </w:r>
        <w:r w:rsidR="006D73B3">
          <w:rPr>
            <w:rFonts w:ascii="굴림" w:eastAsia="굴림" w:hAnsi="굴림" w:hint="eastAsia"/>
            <w:color w:val="000000" w:themeColor="text1"/>
          </w:rPr>
          <w:t>단,</w:t>
        </w:r>
        <w:r w:rsidR="006D73B3">
          <w:rPr>
            <w:rFonts w:ascii="굴림" w:eastAsia="굴림" w:hAnsi="굴림"/>
            <w:color w:val="000000" w:themeColor="text1"/>
          </w:rPr>
          <w:t xml:space="preserve"> </w:t>
        </w:r>
        <w:r w:rsidR="006D73B3">
          <w:rPr>
            <w:rFonts w:ascii="굴림" w:eastAsia="굴림" w:hAnsi="굴림" w:hint="eastAsia"/>
            <w:color w:val="000000" w:themeColor="text1"/>
          </w:rPr>
          <w:t>이 유보 조건</w:t>
        </w:r>
      </w:ins>
      <w:ins w:id="41" w:author="김현주 (Hyunjoo Kim)" w:date="2024-05-23T12:27:00Z">
        <w:r w:rsidR="006D73B3">
          <w:rPr>
            <w:rFonts w:ascii="굴림" w:eastAsia="굴림" w:hAnsi="굴림" w:hint="eastAsia"/>
            <w:color w:val="000000" w:themeColor="text1"/>
          </w:rPr>
          <w:t>이</w:t>
        </w:r>
      </w:ins>
      <w:ins w:id="42" w:author="김현주 (Hyunjoo Kim)" w:date="2024-05-23T12:26:00Z">
        <w:r w:rsidR="006D73B3">
          <w:rPr>
            <w:rFonts w:ascii="굴림" w:eastAsia="굴림" w:hAnsi="굴림" w:hint="eastAsia"/>
            <w:color w:val="000000" w:themeColor="text1"/>
          </w:rPr>
          <w:t xml:space="preserve"> </w:t>
        </w:r>
        <w:r w:rsidR="006D73B3">
          <w:rPr>
            <w:rFonts w:ascii="굴림" w:eastAsia="굴림" w:hAnsi="굴림"/>
            <w:color w:val="000000" w:themeColor="text1"/>
          </w:rPr>
          <w:t>“</w:t>
        </w:r>
        <w:r w:rsidR="006D73B3">
          <w:rPr>
            <w:rFonts w:ascii="굴림" w:eastAsia="굴림" w:hAnsi="굴림" w:hint="eastAsia"/>
            <w:color w:val="000000" w:themeColor="text1"/>
          </w:rPr>
          <w:t>목적물</w:t>
        </w:r>
        <w:r w:rsidR="006D73B3">
          <w:rPr>
            <w:rFonts w:ascii="굴림" w:eastAsia="굴림" w:hAnsi="굴림"/>
            <w:color w:val="000000" w:themeColor="text1"/>
          </w:rPr>
          <w:t>”</w:t>
        </w:r>
        <w:r w:rsidR="006D73B3">
          <w:rPr>
            <w:rFonts w:ascii="굴림" w:eastAsia="굴림" w:hAnsi="굴림" w:hint="eastAsia"/>
            <w:color w:val="000000" w:themeColor="text1"/>
          </w:rPr>
          <w:t xml:space="preserve">의 사용과 처분에 대한 </w:t>
        </w:r>
        <w:r w:rsidR="006D73B3">
          <w:rPr>
            <w:rFonts w:ascii="굴림" w:eastAsia="굴림" w:hAnsi="굴림"/>
            <w:color w:val="000000" w:themeColor="text1"/>
          </w:rPr>
          <w:t>“</w:t>
        </w:r>
        <w:r w:rsidR="006D73B3">
          <w:rPr>
            <w:rFonts w:ascii="굴림" w:eastAsia="굴림" w:hAnsi="굴림" w:hint="eastAsia"/>
            <w:color w:val="000000" w:themeColor="text1"/>
          </w:rPr>
          <w:t>갑</w:t>
        </w:r>
        <w:r w:rsidR="006D73B3">
          <w:rPr>
            <w:rFonts w:ascii="굴림" w:eastAsia="굴림" w:hAnsi="굴림"/>
            <w:color w:val="000000" w:themeColor="text1"/>
          </w:rPr>
          <w:t>”</w:t>
        </w:r>
        <w:r w:rsidR="006D73B3">
          <w:rPr>
            <w:rFonts w:ascii="굴림" w:eastAsia="굴림" w:hAnsi="굴림" w:hint="eastAsia"/>
            <w:color w:val="000000" w:themeColor="text1"/>
          </w:rPr>
          <w:t>의 실질적인 권리를 제한하지 않는다.</w:t>
        </w:r>
        <w:r w:rsidR="006D73B3">
          <w:rPr>
            <w:rFonts w:ascii="굴림" w:eastAsia="굴림" w:hAnsi="굴림"/>
            <w:color w:val="000000" w:themeColor="text1"/>
          </w:rPr>
          <w:t xml:space="preserve"> </w:t>
        </w:r>
      </w:ins>
    </w:p>
    <w:p w14:paraId="05BD2F42" w14:textId="4AE9EFA4" w:rsidR="006D73B3" w:rsidRDefault="006D73B3" w:rsidP="006D62E3">
      <w:pPr>
        <w:pStyle w:val="ae"/>
        <w:numPr>
          <w:ilvl w:val="0"/>
          <w:numId w:val="42"/>
        </w:numPr>
        <w:wordWrap/>
        <w:adjustRightInd w:val="0"/>
        <w:snapToGrid w:val="0"/>
        <w:spacing w:line="360" w:lineRule="auto"/>
        <w:ind w:leftChars="0"/>
        <w:rPr>
          <w:ins w:id="43" w:author="김현주 (Hyunjoo Kim)" w:date="2024-05-23T12:28:00Z"/>
          <w:rFonts w:ascii="굴림" w:eastAsia="굴림" w:hAnsi="굴림"/>
          <w:color w:val="000000" w:themeColor="text1"/>
        </w:rPr>
      </w:pPr>
      <w:ins w:id="44" w:author="김현주 (Hyunjoo Kim)" w:date="2024-05-23T12:27:00Z"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갑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 xml:space="preserve">이 대금을 지급하지 않는 경우 </w:t>
        </w:r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을</w:t>
        </w:r>
      </w:ins>
      <w:ins w:id="45" w:author="김현주 (Hyunjoo Kim)" w:date="2024-05-23T12:28:00Z"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 xml:space="preserve">은 특정 조건 하에서만 </w:t>
        </w:r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목적물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 xml:space="preserve">을 </w:t>
        </w:r>
        <w:proofErr w:type="gramStart"/>
        <w:r>
          <w:rPr>
            <w:rFonts w:ascii="굴림" w:eastAsia="굴림" w:hAnsi="굴림" w:hint="eastAsia"/>
            <w:color w:val="000000" w:themeColor="text1"/>
          </w:rPr>
          <w:t>회수 할</w:t>
        </w:r>
        <w:proofErr w:type="gramEnd"/>
        <w:r>
          <w:rPr>
            <w:rFonts w:ascii="굴림" w:eastAsia="굴림" w:hAnsi="굴림" w:hint="eastAsia"/>
            <w:color w:val="000000" w:themeColor="text1"/>
          </w:rPr>
          <w:t xml:space="preserve"> 수 있는 권리를 가지며 이러한 조치는 </w:t>
        </w:r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갑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>의 통제권을 본질적으로 제한하지 않는다.</w:t>
        </w:r>
      </w:ins>
    </w:p>
    <w:p w14:paraId="0B9B491D" w14:textId="02A6DAA5" w:rsidR="006D73B3" w:rsidRPr="006D62E3" w:rsidRDefault="006D73B3" w:rsidP="006D62E3">
      <w:pPr>
        <w:pStyle w:val="ae"/>
        <w:numPr>
          <w:ilvl w:val="0"/>
          <w:numId w:val="42"/>
        </w:numPr>
        <w:wordWrap/>
        <w:adjustRightInd w:val="0"/>
        <w:snapToGrid w:val="0"/>
        <w:spacing w:line="360" w:lineRule="auto"/>
        <w:ind w:leftChars="0"/>
        <w:rPr>
          <w:rFonts w:ascii="굴림" w:eastAsia="굴림" w:hAnsi="굴림"/>
          <w:color w:val="000000" w:themeColor="text1"/>
          <w:rPrChange w:id="46" w:author="김현주 (Hyunjoo Kim)" w:date="2024-05-23T12:04:00Z">
            <w:rPr/>
          </w:rPrChange>
        </w:rPr>
        <w:pPrChange w:id="47" w:author="김현주 (Hyunjoo Kim)" w:date="2024-05-23T12:04:00Z">
          <w:pPr>
            <w:wordWrap/>
            <w:adjustRightInd w:val="0"/>
            <w:snapToGrid w:val="0"/>
            <w:spacing w:line="360" w:lineRule="auto"/>
            <w:ind w:firstLineChars="200" w:firstLine="400"/>
          </w:pPr>
        </w:pPrChange>
      </w:pPr>
      <w:ins w:id="48" w:author="김현주 (Hyunjoo Kim)" w:date="2024-05-23T12:28:00Z"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을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>은 대금 미지급 시,</w:t>
        </w:r>
        <w:r>
          <w:rPr>
            <w:rFonts w:ascii="굴림" w:eastAsia="굴림" w:hAnsi="굴림"/>
            <w:color w:val="000000" w:themeColor="text1"/>
          </w:rPr>
          <w:t xml:space="preserve"> “</w:t>
        </w:r>
        <w:r>
          <w:rPr>
            <w:rFonts w:ascii="굴림" w:eastAsia="굴림" w:hAnsi="굴림" w:hint="eastAsia"/>
            <w:color w:val="000000" w:themeColor="text1"/>
          </w:rPr>
          <w:t>갑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>에 적절한 기간을 정하여 대금회수를 요청하고,</w:t>
        </w:r>
        <w:r>
          <w:rPr>
            <w:rFonts w:ascii="굴림" w:eastAsia="굴림" w:hAnsi="굴림"/>
            <w:color w:val="000000" w:themeColor="text1"/>
          </w:rPr>
          <w:t xml:space="preserve"> </w:t>
        </w:r>
        <w:r>
          <w:rPr>
            <w:rFonts w:ascii="굴림" w:eastAsia="굴림" w:hAnsi="굴림" w:hint="eastAsia"/>
            <w:color w:val="000000" w:themeColor="text1"/>
          </w:rPr>
          <w:t xml:space="preserve">그 후에도 </w:t>
        </w:r>
      </w:ins>
      <w:ins w:id="49" w:author="김현주 (Hyunjoo Kim)" w:date="2024-05-23T12:29:00Z">
        <w:r>
          <w:rPr>
            <w:rFonts w:ascii="굴림" w:eastAsia="굴림" w:hAnsi="굴림" w:hint="eastAsia"/>
            <w:color w:val="000000" w:themeColor="text1"/>
          </w:rPr>
          <w:t>대금</w:t>
        </w:r>
      </w:ins>
      <w:bookmarkStart w:id="50" w:name="_GoBack"/>
      <w:bookmarkEnd w:id="50"/>
      <w:ins w:id="51" w:author="김현주 (Hyunjoo Kim)" w:date="2024-05-23T12:28:00Z">
        <w:r>
          <w:rPr>
            <w:rFonts w:ascii="굴림" w:eastAsia="굴림" w:hAnsi="굴림" w:hint="eastAsia"/>
            <w:color w:val="000000" w:themeColor="text1"/>
          </w:rPr>
          <w:t xml:space="preserve">지급이 이루어지지 않는 경우에 한해 </w:t>
        </w:r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목적물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>을 회수 할 수 있으며,</w:t>
        </w:r>
        <w:r>
          <w:rPr>
            <w:rFonts w:ascii="굴림" w:eastAsia="굴림" w:hAnsi="굴림"/>
            <w:color w:val="000000" w:themeColor="text1"/>
          </w:rPr>
          <w:t xml:space="preserve"> </w:t>
        </w:r>
        <w:r>
          <w:rPr>
            <w:rFonts w:ascii="굴림" w:eastAsia="굴림" w:hAnsi="굴림" w:hint="eastAsia"/>
            <w:color w:val="000000" w:themeColor="text1"/>
          </w:rPr>
          <w:t xml:space="preserve">이에 대하여 </w:t>
        </w:r>
        <w:r>
          <w:rPr>
            <w:rFonts w:ascii="굴림" w:eastAsia="굴림" w:hAnsi="굴림"/>
            <w:color w:val="000000" w:themeColor="text1"/>
          </w:rPr>
          <w:t>“</w:t>
        </w:r>
        <w:r>
          <w:rPr>
            <w:rFonts w:ascii="굴림" w:eastAsia="굴림" w:hAnsi="굴림" w:hint="eastAsia"/>
            <w:color w:val="000000" w:themeColor="text1"/>
          </w:rPr>
          <w:t>갑</w:t>
        </w:r>
        <w:r>
          <w:rPr>
            <w:rFonts w:ascii="굴림" w:eastAsia="굴림" w:hAnsi="굴림"/>
            <w:color w:val="000000" w:themeColor="text1"/>
          </w:rPr>
          <w:t>”</w:t>
        </w:r>
        <w:r>
          <w:rPr>
            <w:rFonts w:ascii="굴림" w:eastAsia="굴림" w:hAnsi="굴림" w:hint="eastAsia"/>
            <w:color w:val="000000" w:themeColor="text1"/>
          </w:rPr>
          <w:t>은 동의한다.</w:t>
        </w:r>
        <w:r>
          <w:rPr>
            <w:rFonts w:ascii="굴림" w:eastAsia="굴림" w:hAnsi="굴림"/>
            <w:color w:val="000000" w:themeColor="text1"/>
          </w:rPr>
          <w:t xml:space="preserve"> </w:t>
        </w:r>
      </w:ins>
    </w:p>
    <w:p w14:paraId="3789768D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2F95C38F" w14:textId="621E2EE6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</w:t>
      </w:r>
      <w:r w:rsidR="00917966" w:rsidRPr="00055B3B">
        <w:rPr>
          <w:rFonts w:ascii="굴림" w:eastAsia="굴림" w:hAnsi="굴림"/>
          <w:b/>
          <w:color w:val="000000" w:themeColor="text1"/>
        </w:rPr>
        <w:t>8</w:t>
      </w:r>
      <w:r w:rsidRPr="00055B3B">
        <w:rPr>
          <w:rFonts w:ascii="굴림" w:eastAsia="굴림" w:hAnsi="굴림" w:hint="eastAsia"/>
          <w:b/>
          <w:color w:val="000000" w:themeColor="text1"/>
        </w:rPr>
        <w:t>조 (무상하자보수)</w:t>
      </w:r>
    </w:p>
    <w:p w14:paraId="35408ADB" w14:textId="77777777" w:rsidR="00C04775" w:rsidRPr="00055B3B" w:rsidRDefault="00C04775" w:rsidP="00C61B26">
      <w:pPr>
        <w:pStyle w:val="ae"/>
        <w:wordWrap/>
        <w:adjustRightInd w:val="0"/>
        <w:snapToGrid w:val="0"/>
        <w:spacing w:line="360" w:lineRule="auto"/>
        <w:ind w:leftChars="0" w:left="0" w:firstLine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계약서에 기재된 바에 따라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에 대한 무상 하자 보수의 책임을 부담한다.</w:t>
      </w:r>
    </w:p>
    <w:p w14:paraId="64BB868A" w14:textId="0873EFA0" w:rsidR="00155F20" w:rsidRPr="00055B3B" w:rsidRDefault="00155F20" w:rsidP="00C61B26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</w:p>
    <w:p w14:paraId="09253860" w14:textId="27B7DFCF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</w:t>
      </w:r>
      <w:r w:rsidR="00917966" w:rsidRPr="00055B3B">
        <w:rPr>
          <w:rFonts w:ascii="굴림" w:eastAsia="굴림" w:hAnsi="굴림"/>
          <w:b/>
          <w:color w:val="000000" w:themeColor="text1"/>
        </w:rPr>
        <w:t>9</w:t>
      </w:r>
      <w:r w:rsidRPr="00055B3B">
        <w:rPr>
          <w:rFonts w:ascii="굴림" w:eastAsia="굴림" w:hAnsi="굴림" w:hint="eastAsia"/>
          <w:b/>
          <w:color w:val="000000" w:themeColor="text1"/>
        </w:rPr>
        <w:t>조 (산업재산권)</w:t>
      </w:r>
    </w:p>
    <w:p w14:paraId="73F05EFD" w14:textId="77777777" w:rsidR="00155F20" w:rsidRPr="00055B3B" w:rsidRDefault="00155F20" w:rsidP="009B1BE8">
      <w:pPr>
        <w:pStyle w:val="ae"/>
        <w:numPr>
          <w:ilvl w:val="0"/>
          <w:numId w:val="34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lastRenderedPageBreak/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제작과 관련하여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이 공동연구하거나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지도 및 아이디어의 제공에 의하여 개발된 부분에 관한 지적재산권 등 산업재산권은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에게 속한다. </w:t>
      </w:r>
    </w:p>
    <w:p w14:paraId="6778FEE0" w14:textId="77777777" w:rsidR="00155F20" w:rsidRPr="00055B3B" w:rsidRDefault="00155F20" w:rsidP="009B1BE8">
      <w:pPr>
        <w:pStyle w:val="ae"/>
        <w:numPr>
          <w:ilvl w:val="0"/>
          <w:numId w:val="34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이 자기의 사양에 따라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을 제작하는 경우에는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그 제작방법이 제3자의 산업재산권 및 저작권, 영업비밀, 노하우(Know-how)를 침해하지 않음을 보증한 것으로 본다. </w:t>
      </w:r>
    </w:p>
    <w:p w14:paraId="27D6D807" w14:textId="77777777" w:rsidR="00155F20" w:rsidRPr="00055B3B" w:rsidRDefault="00155F20" w:rsidP="009B1BE8">
      <w:pPr>
        <w:pStyle w:val="ae"/>
        <w:numPr>
          <w:ilvl w:val="0"/>
          <w:numId w:val="34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에 관하여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 xml:space="preserve">” </w:t>
      </w:r>
      <w:r w:rsidRPr="00055B3B">
        <w:rPr>
          <w:rFonts w:ascii="굴림" w:eastAsia="굴림" w:hAnsi="굴림" w:hint="eastAsia"/>
          <w:color w:val="000000" w:themeColor="text1"/>
        </w:rPr>
        <w:t>또는</w:t>
      </w:r>
      <w:r w:rsidRPr="00055B3B">
        <w:rPr>
          <w:rFonts w:ascii="굴림" w:eastAsia="굴림" w:hAnsi="굴림"/>
          <w:color w:val="000000" w:themeColor="text1"/>
        </w:rPr>
        <w:t xml:space="preserve"> 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과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제</w:t>
      </w:r>
      <w:r w:rsidRPr="00055B3B">
        <w:rPr>
          <w:rFonts w:ascii="굴림" w:eastAsia="굴림" w:hAnsi="굴림"/>
          <w:color w:val="000000" w:themeColor="text1"/>
        </w:rPr>
        <w:t>3</w:t>
      </w:r>
      <w:r w:rsidRPr="00055B3B">
        <w:rPr>
          <w:rFonts w:ascii="굴림" w:eastAsia="굴림" w:hAnsi="굴림" w:hint="eastAsia"/>
          <w:color w:val="000000" w:themeColor="text1"/>
        </w:rPr>
        <w:t>자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사이에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산업재산권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및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저작권</w:t>
      </w:r>
      <w:r w:rsidRPr="00055B3B">
        <w:rPr>
          <w:rFonts w:ascii="굴림" w:eastAsia="굴림" w:hAnsi="굴림"/>
          <w:color w:val="000000" w:themeColor="text1"/>
        </w:rPr>
        <w:t xml:space="preserve">, </w:t>
      </w:r>
      <w:r w:rsidRPr="00055B3B">
        <w:rPr>
          <w:rFonts w:ascii="굴림" w:eastAsia="굴림" w:hAnsi="굴림" w:hint="eastAsia"/>
          <w:color w:val="000000" w:themeColor="text1"/>
        </w:rPr>
        <w:t>영업비밀</w:t>
      </w:r>
      <w:r w:rsidRPr="00055B3B">
        <w:rPr>
          <w:rFonts w:ascii="굴림" w:eastAsia="굴림" w:hAnsi="굴림"/>
          <w:color w:val="000000" w:themeColor="text1"/>
        </w:rPr>
        <w:t xml:space="preserve">, </w:t>
      </w:r>
      <w:r w:rsidRPr="00055B3B">
        <w:rPr>
          <w:rFonts w:ascii="굴림" w:eastAsia="굴림" w:hAnsi="굴림" w:hint="eastAsia"/>
          <w:color w:val="000000" w:themeColor="text1"/>
        </w:rPr>
        <w:t>노하우</w:t>
      </w:r>
      <w:r w:rsidRPr="00055B3B">
        <w:rPr>
          <w:rFonts w:ascii="굴림" w:eastAsia="굴림" w:hAnsi="굴림"/>
          <w:color w:val="000000" w:themeColor="text1"/>
        </w:rPr>
        <w:t xml:space="preserve">(Know-how) </w:t>
      </w:r>
      <w:r w:rsidRPr="00055B3B">
        <w:rPr>
          <w:rFonts w:ascii="굴림" w:eastAsia="굴림" w:hAnsi="굴림" w:hint="eastAsia"/>
          <w:color w:val="000000" w:themeColor="text1"/>
        </w:rPr>
        <w:t>등의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분쟁이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발생할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가능성이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있을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경우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또는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분쟁이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발생했을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경우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지체 없이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>문서로써</w:t>
      </w:r>
      <w:r w:rsidRPr="00055B3B">
        <w:rPr>
          <w:rFonts w:ascii="굴림" w:eastAsia="굴림" w:hAnsi="굴림"/>
          <w:color w:val="000000" w:themeColor="text1"/>
        </w:rPr>
        <w:t xml:space="preserve"> 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에게</w:t>
      </w:r>
      <w:r w:rsidRPr="00055B3B">
        <w:rPr>
          <w:rFonts w:ascii="굴림" w:eastAsia="굴림" w:hAnsi="굴림"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color w:val="000000" w:themeColor="text1"/>
        </w:rPr>
        <w:t xml:space="preserve">통지하여야 하고, 그러한 분쟁으로 인하여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에게 발생하는 손해를 최소화 하기 위하여 노력하여야 한다. 또한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제2항의 보증을 한 부분에 관한 분쟁으로 인한 모든 책임을 부담하여야 한다. </w:t>
      </w:r>
    </w:p>
    <w:p w14:paraId="782A59A9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</w:p>
    <w:p w14:paraId="0BBE8F6D" w14:textId="4BD1BA0C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0</w:t>
      </w:r>
      <w:r w:rsidRPr="00055B3B">
        <w:rPr>
          <w:rFonts w:ascii="굴림" w:eastAsia="굴림" w:hAnsi="굴림" w:hint="eastAsia"/>
          <w:b/>
          <w:color w:val="000000" w:themeColor="text1"/>
        </w:rPr>
        <w:t>조 (비밀유지의무 및 홍보)</w:t>
      </w:r>
    </w:p>
    <w:p w14:paraId="2890F2C9" w14:textId="77777777" w:rsidR="00155F20" w:rsidRPr="00055B3B" w:rsidRDefault="00155F20" w:rsidP="009B1BE8">
      <w:pPr>
        <w:pStyle w:val="2"/>
        <w:keepNext w:val="0"/>
        <w:numPr>
          <w:ilvl w:val="0"/>
          <w:numId w:val="35"/>
        </w:numPr>
        <w:wordWrap/>
        <w:snapToGrid w:val="0"/>
        <w:spacing w:line="360" w:lineRule="auto"/>
        <w:ind w:left="426" w:hanging="426"/>
        <w:rPr>
          <w:rFonts w:ascii="굴림" w:hAnsi="굴림"/>
          <w:color w:val="000000" w:themeColor="text1"/>
        </w:rPr>
      </w:pPr>
      <w:r w:rsidRPr="00055B3B">
        <w:rPr>
          <w:rFonts w:ascii="굴림" w:hAnsi="굴림"/>
          <w:color w:val="000000" w:themeColor="text1"/>
        </w:rPr>
        <w:t>“</w:t>
      </w:r>
      <w:r w:rsidRPr="00055B3B">
        <w:rPr>
          <w:rFonts w:ascii="굴림" w:hAnsi="굴림" w:hint="eastAsia"/>
          <w:color w:val="000000" w:themeColor="text1"/>
        </w:rPr>
        <w:t>갑”과 “을”은 업무를 수행함에 있어서 획득한 정보, 서류 및 물건, 기타 이에 관한 업무상ㆍ기술상 비밀사항을 자신의 기밀정보와 동일한 수준으로 관리하여야 한다.</w:t>
      </w:r>
    </w:p>
    <w:p w14:paraId="5BBEC69C" w14:textId="77777777" w:rsidR="00155F20" w:rsidRPr="00055B3B" w:rsidRDefault="00155F20" w:rsidP="009B1BE8">
      <w:pPr>
        <w:pStyle w:val="2"/>
        <w:keepNext w:val="0"/>
        <w:numPr>
          <w:ilvl w:val="0"/>
          <w:numId w:val="35"/>
        </w:numPr>
        <w:wordWrap/>
        <w:snapToGrid w:val="0"/>
        <w:spacing w:line="360" w:lineRule="auto"/>
        <w:ind w:left="426" w:hanging="426"/>
        <w:rPr>
          <w:rFonts w:ascii="굴림" w:hAnsi="굴림"/>
          <w:color w:val="000000" w:themeColor="text1"/>
        </w:rPr>
      </w:pPr>
      <w:r w:rsidRPr="00055B3B">
        <w:rPr>
          <w:rFonts w:ascii="굴림" w:hAnsi="굴림" w:hint="eastAsia"/>
          <w:color w:val="000000" w:themeColor="text1"/>
        </w:rPr>
        <w:t xml:space="preserve">법률에 의해 요구되는 경우를 제외하고 “갑”과 “을”은 </w:t>
      </w:r>
      <w:r w:rsidRPr="00055B3B">
        <w:rPr>
          <w:rFonts w:ascii="굴림" w:hAnsi="굴림"/>
          <w:color w:val="000000" w:themeColor="text1"/>
        </w:rPr>
        <w:t>본 계약</w:t>
      </w:r>
      <w:r w:rsidRPr="00055B3B">
        <w:rPr>
          <w:rFonts w:ascii="굴림" w:hAnsi="굴림" w:hint="eastAsia"/>
          <w:color w:val="000000" w:themeColor="text1"/>
        </w:rPr>
        <w:t xml:space="preserve"> 체결 및 이행으로 취득한 상대방의 업무상 비밀에 대해서 계약기간 중은 물론 계약종료 이후에도 상대방의 사전 서면 동의 없이는 제 3 자에게 누설하거나 타 목적에 사용해서는 안 되며 계약종료와 동시에 상대방의 자료는 상호 협의 하에 즉각 폐기한다. 또한, 상대방이 요구하는 비밀 사항을 철저히 준수해야 한다.</w:t>
      </w:r>
    </w:p>
    <w:p w14:paraId="40D6345A" w14:textId="77777777" w:rsidR="00155F20" w:rsidRPr="00055B3B" w:rsidRDefault="00155F20" w:rsidP="009B1BE8">
      <w:pPr>
        <w:pStyle w:val="2"/>
        <w:keepNext w:val="0"/>
        <w:numPr>
          <w:ilvl w:val="0"/>
          <w:numId w:val="35"/>
        </w:numPr>
        <w:wordWrap/>
        <w:snapToGrid w:val="0"/>
        <w:spacing w:line="360" w:lineRule="auto"/>
        <w:ind w:left="426" w:hanging="426"/>
        <w:rPr>
          <w:rFonts w:ascii="굴림" w:hAnsi="굴림"/>
          <w:color w:val="000000" w:themeColor="text1"/>
        </w:rPr>
      </w:pPr>
      <w:r w:rsidRPr="00055B3B">
        <w:rPr>
          <w:rFonts w:ascii="굴림" w:hAnsi="굴림"/>
          <w:color w:val="000000" w:themeColor="text1"/>
        </w:rPr>
        <w:t>“</w:t>
      </w:r>
      <w:r w:rsidRPr="00055B3B">
        <w:rPr>
          <w:rFonts w:ascii="굴림" w:hAnsi="굴림" w:hint="eastAsia"/>
          <w:color w:val="000000" w:themeColor="text1"/>
        </w:rPr>
        <w:t>갑”과 “을”은 상대방의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사전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서면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동의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없이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본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계약의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체결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사실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또는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계약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내용을</w:t>
      </w:r>
      <w:r w:rsidRPr="00055B3B">
        <w:rPr>
          <w:rFonts w:ascii="굴림" w:hAnsi="굴림"/>
          <w:color w:val="000000" w:themeColor="text1"/>
        </w:rPr>
        <w:t xml:space="preserve"> (</w:t>
      </w:r>
      <w:r w:rsidRPr="00055B3B">
        <w:rPr>
          <w:rFonts w:ascii="굴림" w:hAnsi="굴림" w:hint="eastAsia"/>
          <w:color w:val="000000" w:themeColor="text1"/>
        </w:rPr>
        <w:t>보도자료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배포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등의</w:t>
      </w:r>
      <w:r w:rsidRPr="00055B3B">
        <w:rPr>
          <w:rFonts w:ascii="굴림" w:hAnsi="굴림"/>
          <w:color w:val="000000" w:themeColor="text1"/>
        </w:rPr>
        <w:t xml:space="preserve"> PR</w:t>
      </w:r>
      <w:r w:rsidRPr="00055B3B">
        <w:rPr>
          <w:rFonts w:ascii="굴림" w:hAnsi="굴림" w:hint="eastAsia"/>
          <w:color w:val="000000" w:themeColor="text1"/>
        </w:rPr>
        <w:t>을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포함하여</w:t>
      </w:r>
      <w:r w:rsidRPr="00055B3B">
        <w:rPr>
          <w:rFonts w:ascii="굴림" w:hAnsi="굴림"/>
          <w:color w:val="000000" w:themeColor="text1"/>
        </w:rPr>
        <w:t xml:space="preserve">) </w:t>
      </w:r>
      <w:r w:rsidRPr="00055B3B">
        <w:rPr>
          <w:rFonts w:ascii="굴림" w:hAnsi="굴림" w:hint="eastAsia"/>
          <w:color w:val="000000" w:themeColor="text1"/>
        </w:rPr>
        <w:t>제</w:t>
      </w:r>
      <w:r w:rsidRPr="00055B3B">
        <w:rPr>
          <w:rFonts w:ascii="굴림" w:hAnsi="굴림"/>
          <w:color w:val="000000" w:themeColor="text1"/>
        </w:rPr>
        <w:t>3</w:t>
      </w:r>
      <w:r w:rsidRPr="00055B3B">
        <w:rPr>
          <w:rFonts w:ascii="굴림" w:hAnsi="굴림" w:hint="eastAsia"/>
          <w:color w:val="000000" w:themeColor="text1"/>
        </w:rPr>
        <w:t>자에게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알릴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수</w:t>
      </w:r>
      <w:r w:rsidRPr="00055B3B">
        <w:rPr>
          <w:rFonts w:ascii="굴림" w:hAnsi="굴림"/>
          <w:color w:val="000000" w:themeColor="text1"/>
        </w:rPr>
        <w:t xml:space="preserve"> </w:t>
      </w:r>
      <w:r w:rsidRPr="00055B3B">
        <w:rPr>
          <w:rFonts w:ascii="굴림" w:hAnsi="굴림" w:hint="eastAsia"/>
          <w:color w:val="000000" w:themeColor="text1"/>
        </w:rPr>
        <w:t>없다</w:t>
      </w:r>
      <w:r w:rsidRPr="00055B3B">
        <w:rPr>
          <w:rFonts w:ascii="굴림" w:hAnsi="굴림"/>
          <w:color w:val="000000" w:themeColor="text1"/>
        </w:rPr>
        <w:t xml:space="preserve">. </w:t>
      </w:r>
    </w:p>
    <w:p w14:paraId="74A326D3" w14:textId="77777777" w:rsidR="00155F20" w:rsidRPr="00055B3B" w:rsidRDefault="00155F20" w:rsidP="009B1BE8">
      <w:pPr>
        <w:pStyle w:val="2"/>
        <w:keepNext w:val="0"/>
        <w:numPr>
          <w:ilvl w:val="0"/>
          <w:numId w:val="35"/>
        </w:numPr>
        <w:wordWrap/>
        <w:snapToGrid w:val="0"/>
        <w:spacing w:line="360" w:lineRule="auto"/>
        <w:ind w:left="426" w:hanging="426"/>
        <w:rPr>
          <w:rFonts w:ascii="굴림" w:hAnsi="굴림"/>
          <w:color w:val="000000" w:themeColor="text1"/>
        </w:rPr>
      </w:pPr>
      <w:r w:rsidRPr="00055B3B">
        <w:rPr>
          <w:rFonts w:ascii="굴림" w:hAnsi="굴림"/>
          <w:color w:val="000000" w:themeColor="text1"/>
        </w:rPr>
        <w:t>“</w:t>
      </w:r>
      <w:r w:rsidRPr="00055B3B">
        <w:rPr>
          <w:rFonts w:ascii="굴림" w:hAnsi="굴림" w:hint="eastAsia"/>
          <w:color w:val="000000" w:themeColor="text1"/>
        </w:rPr>
        <w:t>갑</w:t>
      </w:r>
      <w:r w:rsidRPr="00055B3B">
        <w:rPr>
          <w:rFonts w:ascii="굴림" w:hAnsi="굴림"/>
          <w:color w:val="000000" w:themeColor="text1"/>
        </w:rPr>
        <w:t>”</w:t>
      </w:r>
      <w:r w:rsidRPr="00055B3B">
        <w:rPr>
          <w:rFonts w:ascii="굴림" w:hAnsi="굴림" w:hint="eastAsia"/>
          <w:color w:val="000000" w:themeColor="text1"/>
        </w:rPr>
        <w:t xml:space="preserve">과 </w:t>
      </w:r>
      <w:r w:rsidRPr="00055B3B">
        <w:rPr>
          <w:rFonts w:ascii="굴림" w:hAnsi="굴림"/>
          <w:color w:val="000000" w:themeColor="text1"/>
        </w:rPr>
        <w:t>“</w:t>
      </w:r>
      <w:r w:rsidRPr="00055B3B">
        <w:rPr>
          <w:rFonts w:ascii="굴림" w:hAnsi="굴림" w:hint="eastAsia"/>
          <w:color w:val="000000" w:themeColor="text1"/>
        </w:rPr>
        <w:t>을</w:t>
      </w:r>
      <w:r w:rsidRPr="00055B3B">
        <w:rPr>
          <w:rFonts w:ascii="굴림" w:hAnsi="굴림"/>
          <w:color w:val="000000" w:themeColor="text1"/>
        </w:rPr>
        <w:t>”</w:t>
      </w:r>
      <w:r w:rsidRPr="00055B3B">
        <w:rPr>
          <w:rFonts w:ascii="굴림" w:hAnsi="굴림" w:hint="eastAsia"/>
          <w:color w:val="000000" w:themeColor="text1"/>
        </w:rPr>
        <w:t xml:space="preserve">은 이 규정에 위반하여 상대방에게 손해를 입힌 경우 일체의 손해를 배상하여야 한다. </w:t>
      </w:r>
    </w:p>
    <w:p w14:paraId="32156D75" w14:textId="77777777" w:rsidR="00155F20" w:rsidRPr="00055B3B" w:rsidRDefault="00155F20" w:rsidP="009B1BE8">
      <w:pPr>
        <w:pStyle w:val="2"/>
        <w:keepNext w:val="0"/>
        <w:numPr>
          <w:ilvl w:val="0"/>
          <w:numId w:val="35"/>
        </w:numPr>
        <w:wordWrap/>
        <w:snapToGrid w:val="0"/>
        <w:spacing w:line="360" w:lineRule="auto"/>
        <w:ind w:left="426" w:hanging="426"/>
        <w:rPr>
          <w:rFonts w:ascii="굴림" w:hAnsi="굴림"/>
          <w:color w:val="000000" w:themeColor="text1"/>
        </w:rPr>
      </w:pPr>
      <w:r w:rsidRPr="00055B3B">
        <w:rPr>
          <w:rFonts w:ascii="굴림" w:hAnsi="굴림" w:hint="eastAsia"/>
          <w:color w:val="000000" w:themeColor="text1"/>
        </w:rPr>
        <w:t>본 조의 규정은 본 계약기간 동안은 물론 본 계약이 해제 또는 해지되거나 종료된 날로부터 일(1)년간 유효하다.</w:t>
      </w:r>
    </w:p>
    <w:p w14:paraId="7B14DE44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A9FE2D1" w14:textId="377FF6CC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1</w:t>
      </w:r>
      <w:r w:rsidRPr="00055B3B">
        <w:rPr>
          <w:rFonts w:ascii="굴림" w:eastAsia="굴림" w:hAnsi="굴림" w:hint="eastAsia"/>
          <w:b/>
          <w:color w:val="000000" w:themeColor="text1"/>
        </w:rPr>
        <w:t>조</w:t>
      </w:r>
      <w:r w:rsidRPr="00055B3B">
        <w:rPr>
          <w:rFonts w:ascii="굴림" w:eastAsia="굴림" w:hAnsi="굴림"/>
          <w:b/>
          <w:color w:val="000000" w:themeColor="text1"/>
        </w:rPr>
        <w:t xml:space="preserve"> (</w:t>
      </w:r>
      <w:r w:rsidRPr="00055B3B">
        <w:rPr>
          <w:rFonts w:ascii="굴림" w:eastAsia="굴림" w:hAnsi="굴림" w:hint="eastAsia"/>
          <w:b/>
          <w:color w:val="000000" w:themeColor="text1"/>
        </w:rPr>
        <w:t>계약</w:t>
      </w:r>
      <w:r w:rsidRPr="00055B3B">
        <w:rPr>
          <w:rFonts w:ascii="굴림" w:eastAsia="굴림" w:hAnsi="굴림"/>
          <w:b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b/>
          <w:color w:val="000000" w:themeColor="text1"/>
        </w:rPr>
        <w:t>및</w:t>
      </w:r>
      <w:r w:rsidRPr="00055B3B">
        <w:rPr>
          <w:rFonts w:ascii="굴림" w:eastAsia="굴림" w:hAnsi="굴림"/>
          <w:b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b/>
          <w:color w:val="000000" w:themeColor="text1"/>
        </w:rPr>
        <w:t>권리의</w:t>
      </w:r>
      <w:r w:rsidRPr="00055B3B">
        <w:rPr>
          <w:rFonts w:ascii="굴림" w:eastAsia="굴림" w:hAnsi="굴림"/>
          <w:b/>
          <w:color w:val="000000" w:themeColor="text1"/>
        </w:rPr>
        <w:t xml:space="preserve"> </w:t>
      </w:r>
      <w:r w:rsidRPr="00055B3B">
        <w:rPr>
          <w:rFonts w:ascii="굴림" w:eastAsia="굴림" w:hAnsi="굴림" w:hint="eastAsia"/>
          <w:b/>
          <w:color w:val="000000" w:themeColor="text1"/>
        </w:rPr>
        <w:t>양도 등</w:t>
      </w:r>
      <w:r w:rsidRPr="00055B3B">
        <w:rPr>
          <w:rFonts w:ascii="굴림" w:eastAsia="굴림" w:hAnsi="굴림"/>
          <w:b/>
          <w:color w:val="000000" w:themeColor="text1"/>
        </w:rPr>
        <w:t>)</w:t>
      </w:r>
    </w:p>
    <w:p w14:paraId="12CD5F8B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</w:t>
      </w: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 xml:space="preserve">의 권리, 의무의 일부 또는 전부를 상대방과의 사전 서면 동의 없이 제3자에게 양도하거나 담보의 대상으로 제공할 수 없다. 특히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본 계약상의 의무를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의 사전 서면 동의 없이 제3자에게 위임 또는 도급하여 수행하도록 할 수 없다.</w:t>
      </w:r>
    </w:p>
    <w:p w14:paraId="6BD71562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leftChars="200" w:left="660" w:hangingChars="130" w:hanging="260"/>
        <w:rPr>
          <w:rFonts w:ascii="굴림" w:eastAsia="굴림" w:hAnsi="굴림"/>
          <w:color w:val="000000" w:themeColor="text1"/>
        </w:rPr>
      </w:pPr>
    </w:p>
    <w:p w14:paraId="355C5227" w14:textId="012EA99E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2</w:t>
      </w:r>
      <w:r w:rsidRPr="00055B3B">
        <w:rPr>
          <w:rFonts w:ascii="굴림" w:eastAsia="굴림" w:hAnsi="굴림" w:hint="eastAsia"/>
          <w:b/>
          <w:color w:val="000000" w:themeColor="text1"/>
        </w:rPr>
        <w:t>조 (계약의 변경)</w:t>
      </w:r>
    </w:p>
    <w:p w14:paraId="31C87E42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은 상호 서면 합의에 의하여 본 계약 내용을 변경할 수 있다. </w:t>
      </w:r>
    </w:p>
    <w:p w14:paraId="73A06684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B89CD29" w14:textId="561E07C3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3</w:t>
      </w:r>
      <w:r w:rsidRPr="00055B3B">
        <w:rPr>
          <w:rFonts w:ascii="굴림" w:eastAsia="굴림" w:hAnsi="굴림" w:hint="eastAsia"/>
          <w:b/>
          <w:color w:val="000000" w:themeColor="text1"/>
        </w:rPr>
        <w:t>조 (계약의 해지)</w:t>
      </w:r>
    </w:p>
    <w:p w14:paraId="60929BC8" w14:textId="77777777" w:rsidR="009B1BE8" w:rsidRPr="00055B3B" w:rsidRDefault="009B1BE8" w:rsidP="009B1BE8">
      <w:pPr>
        <w:numPr>
          <w:ilvl w:val="1"/>
          <w:numId w:val="16"/>
        </w:numPr>
        <w:wordWrap/>
        <w:adjustRightInd w:val="0"/>
        <w:snapToGrid w:val="0"/>
        <w:spacing w:line="360" w:lineRule="auto"/>
        <w:ind w:left="426" w:hanging="426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 xml:space="preserve">“갑”과 “을”은 상호 서면 합의에 의하여 </w:t>
      </w:r>
      <w:r w:rsidRPr="00055B3B">
        <w:rPr>
          <w:rFonts w:ascii="굴림" w:eastAsia="굴림" w:hAnsi="굴림"/>
        </w:rPr>
        <w:t>본 계약</w:t>
      </w:r>
      <w:r w:rsidRPr="00055B3B">
        <w:rPr>
          <w:rFonts w:ascii="굴림" w:eastAsia="굴림" w:hAnsi="굴림" w:hint="eastAsia"/>
        </w:rPr>
        <w:t>의 전부 또는 일부를 해지할 수 있다.</w:t>
      </w:r>
    </w:p>
    <w:p w14:paraId="736F4010" w14:textId="77777777" w:rsidR="009B1BE8" w:rsidRPr="00055B3B" w:rsidRDefault="009B1BE8" w:rsidP="009B1BE8">
      <w:pPr>
        <w:numPr>
          <w:ilvl w:val="1"/>
          <w:numId w:val="16"/>
        </w:numPr>
        <w:wordWrap/>
        <w:adjustRightInd w:val="0"/>
        <w:snapToGrid w:val="0"/>
        <w:spacing w:line="360" w:lineRule="auto"/>
        <w:ind w:left="426" w:hanging="426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 xml:space="preserve">일방 당사자는 상대방이 </w:t>
      </w:r>
      <w:r w:rsidRPr="00055B3B">
        <w:rPr>
          <w:rFonts w:ascii="굴림" w:eastAsia="굴림" w:hAnsi="굴림"/>
        </w:rPr>
        <w:t>본 계약</w:t>
      </w:r>
      <w:r w:rsidRPr="00055B3B">
        <w:rPr>
          <w:rFonts w:ascii="굴림" w:eastAsia="굴림" w:hAnsi="굴림" w:hint="eastAsia"/>
        </w:rPr>
        <w:t xml:space="preserve">을 위반하는 경우 상대방에게 그 시정을 요구할 수 있으며 시정 요구일로부터 </w:t>
      </w:r>
      <w:r w:rsidRPr="00055B3B">
        <w:rPr>
          <w:rFonts w:ascii="굴림" w:eastAsia="굴림" w:hAnsi="굴림" w:hint="eastAsia"/>
          <w:color w:val="000000" w:themeColor="text1"/>
        </w:rPr>
        <w:t>일십오(15)일</w:t>
      </w:r>
      <w:r w:rsidRPr="00055B3B">
        <w:rPr>
          <w:rFonts w:ascii="굴림" w:eastAsia="굴림" w:hAnsi="굴림" w:hint="eastAsia"/>
        </w:rPr>
        <w:t xml:space="preserve"> 이내에 시정이 이루어지지 않을 경우 그 상대방에 대한 일방적인 서면 의사표시로 </w:t>
      </w:r>
      <w:r w:rsidRPr="00055B3B">
        <w:rPr>
          <w:rFonts w:ascii="굴림" w:eastAsia="굴림" w:hAnsi="굴림"/>
        </w:rPr>
        <w:t>본 계약</w:t>
      </w:r>
      <w:r w:rsidRPr="00055B3B">
        <w:rPr>
          <w:rFonts w:ascii="굴림" w:eastAsia="굴림" w:hAnsi="굴림" w:hint="eastAsia"/>
        </w:rPr>
        <w:t>을 해지할 수 있다.</w:t>
      </w:r>
    </w:p>
    <w:p w14:paraId="0DF9A20C" w14:textId="77777777" w:rsidR="009B1BE8" w:rsidRPr="00055B3B" w:rsidRDefault="009B1BE8" w:rsidP="009B1BE8">
      <w:pPr>
        <w:numPr>
          <w:ilvl w:val="1"/>
          <w:numId w:val="16"/>
        </w:numPr>
        <w:wordWrap/>
        <w:adjustRightInd w:val="0"/>
        <w:snapToGrid w:val="0"/>
        <w:spacing w:line="360" w:lineRule="auto"/>
        <w:ind w:left="426" w:hanging="426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 xml:space="preserve">제2항의 규정에도 불구하고, “갑” 또는 “을”은 상대방이 아래 각 호의 1에 해당되는 경우 제2항의 시정기간의 제한 없이 일방적인 서면 의사표시로써 </w:t>
      </w:r>
      <w:r w:rsidRPr="00055B3B">
        <w:rPr>
          <w:rFonts w:ascii="굴림" w:eastAsia="굴림" w:hAnsi="굴림"/>
        </w:rPr>
        <w:t>본 계약</w:t>
      </w:r>
      <w:r w:rsidRPr="00055B3B">
        <w:rPr>
          <w:rFonts w:ascii="굴림" w:eastAsia="굴림" w:hAnsi="굴림" w:hint="eastAsia"/>
        </w:rPr>
        <w:t>을 중도에 해지할 수 있다.</w:t>
      </w:r>
    </w:p>
    <w:p w14:paraId="3CCA6021" w14:textId="77777777" w:rsidR="009B1BE8" w:rsidRPr="00055B3B" w:rsidRDefault="009B1BE8" w:rsidP="009B1BE8">
      <w:pPr>
        <w:numPr>
          <w:ilvl w:val="2"/>
          <w:numId w:val="17"/>
        </w:numPr>
        <w:wordWrap/>
        <w:adjustRightInd w:val="0"/>
        <w:snapToGrid w:val="0"/>
        <w:spacing w:line="360" w:lineRule="auto"/>
        <w:ind w:left="709" w:hanging="283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>“갑” 또는 “을”이 계약을 중대하게 위반하거나 관계법령을 위반함으로써 계약의 목적 달성이 불가능하다고 판단되는 경우</w:t>
      </w:r>
    </w:p>
    <w:p w14:paraId="3AD6AD8D" w14:textId="77777777" w:rsidR="009B1BE8" w:rsidRPr="00055B3B" w:rsidRDefault="009B1BE8" w:rsidP="009B1BE8">
      <w:pPr>
        <w:numPr>
          <w:ilvl w:val="2"/>
          <w:numId w:val="17"/>
        </w:numPr>
        <w:wordWrap/>
        <w:adjustRightInd w:val="0"/>
        <w:snapToGrid w:val="0"/>
        <w:spacing w:line="360" w:lineRule="auto"/>
        <w:ind w:left="709" w:hanging="283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>“갑” 또는 “을”의 부도, 지급불능, 가압류, 가처분, 파산절차나 회생절차의 개시 또는 신청 등으로 사업의 정상적인 운영이 어렵거나 불가능하다고 판단되는 경우</w:t>
      </w:r>
    </w:p>
    <w:p w14:paraId="58CCD2B6" w14:textId="77777777" w:rsidR="009B1BE8" w:rsidRPr="00055B3B" w:rsidRDefault="009B1BE8" w:rsidP="009B1BE8">
      <w:pPr>
        <w:numPr>
          <w:ilvl w:val="2"/>
          <w:numId w:val="17"/>
        </w:numPr>
        <w:wordWrap/>
        <w:adjustRightInd w:val="0"/>
        <w:snapToGrid w:val="0"/>
        <w:spacing w:line="360" w:lineRule="auto"/>
        <w:ind w:left="709" w:hanging="283"/>
        <w:rPr>
          <w:rFonts w:ascii="굴림" w:eastAsia="굴림" w:hAnsi="굴림"/>
        </w:rPr>
      </w:pPr>
      <w:r w:rsidRPr="00055B3B">
        <w:rPr>
          <w:rFonts w:ascii="굴림" w:eastAsia="굴림" w:hAnsi="굴림" w:hint="eastAsia"/>
        </w:rPr>
        <w:t xml:space="preserve">천재지변, 전쟁, 화재 등 불가항력적인 사유에 의해 객관적으로 </w:t>
      </w:r>
      <w:r w:rsidRPr="00055B3B">
        <w:rPr>
          <w:rFonts w:ascii="굴림" w:eastAsia="굴림" w:hAnsi="굴림"/>
        </w:rPr>
        <w:t>본 계약</w:t>
      </w:r>
      <w:r w:rsidRPr="00055B3B">
        <w:rPr>
          <w:rFonts w:ascii="굴림" w:eastAsia="굴림" w:hAnsi="굴림" w:hint="eastAsia"/>
        </w:rPr>
        <w:t>을 이행할 수 없는 경우</w:t>
      </w:r>
    </w:p>
    <w:p w14:paraId="44BC7DD0" w14:textId="77777777" w:rsidR="009B1BE8" w:rsidRPr="00055B3B" w:rsidRDefault="009B1BE8" w:rsidP="009B1BE8">
      <w:pPr>
        <w:numPr>
          <w:ilvl w:val="1"/>
          <w:numId w:val="16"/>
        </w:numPr>
        <w:wordWrap/>
        <w:adjustRightInd w:val="0"/>
        <w:snapToGrid w:val="0"/>
        <w:spacing w:line="360" w:lineRule="auto"/>
        <w:ind w:left="426" w:hanging="426"/>
        <w:rPr>
          <w:rFonts w:ascii="굴림" w:eastAsia="굴림" w:hAnsi="굴림"/>
        </w:rPr>
      </w:pPr>
      <w:r w:rsidRPr="00055B3B">
        <w:rPr>
          <w:rFonts w:ascii="굴림" w:eastAsia="굴림" w:hAnsi="굴림"/>
        </w:rPr>
        <w:t>“</w:t>
      </w:r>
      <w:r w:rsidRPr="00055B3B">
        <w:rPr>
          <w:rFonts w:ascii="굴림" w:eastAsia="굴림" w:hAnsi="굴림" w:hint="eastAsia"/>
        </w:rPr>
        <w:t>갑</w:t>
      </w:r>
      <w:r w:rsidRPr="00055B3B">
        <w:rPr>
          <w:rFonts w:ascii="굴림" w:eastAsia="굴림" w:hAnsi="굴림"/>
        </w:rPr>
        <w:t>”</w:t>
      </w:r>
      <w:r w:rsidRPr="00055B3B">
        <w:rPr>
          <w:rFonts w:ascii="굴림" w:eastAsia="굴림" w:hAnsi="굴림" w:hint="eastAsia"/>
        </w:rPr>
        <w:t xml:space="preserve"> 또는 </w:t>
      </w:r>
      <w:r w:rsidRPr="00055B3B">
        <w:rPr>
          <w:rFonts w:ascii="굴림" w:eastAsia="굴림" w:hAnsi="굴림"/>
        </w:rPr>
        <w:t>“</w:t>
      </w:r>
      <w:r w:rsidRPr="00055B3B">
        <w:rPr>
          <w:rFonts w:ascii="굴림" w:eastAsia="굴림" w:hAnsi="굴림" w:hint="eastAsia"/>
        </w:rPr>
        <w:t>을</w:t>
      </w:r>
      <w:r w:rsidRPr="00055B3B">
        <w:rPr>
          <w:rFonts w:ascii="굴림" w:eastAsia="굴림" w:hAnsi="굴림"/>
        </w:rPr>
        <w:t>”</w:t>
      </w:r>
      <w:r w:rsidRPr="00055B3B">
        <w:rPr>
          <w:rFonts w:ascii="굴림" w:eastAsia="굴림" w:hAnsi="굴림" w:hint="eastAsia"/>
        </w:rPr>
        <w:t xml:space="preserve">은 제3항 각 호의 해지사유가 발생한 경우 상대방에게 지체 없이 통지하여야 한다. </w:t>
      </w:r>
    </w:p>
    <w:p w14:paraId="43F6C9C5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</w:p>
    <w:p w14:paraId="6DA762FB" w14:textId="3A586831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4</w:t>
      </w:r>
      <w:r w:rsidRPr="00055B3B">
        <w:rPr>
          <w:rFonts w:ascii="굴림" w:eastAsia="굴림" w:hAnsi="굴림" w:hint="eastAsia"/>
          <w:b/>
          <w:color w:val="000000" w:themeColor="text1"/>
        </w:rPr>
        <w:t>조 (손해배상)</w:t>
      </w:r>
    </w:p>
    <w:p w14:paraId="498D34EA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 xml:space="preserve">갑”과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 xml:space="preserve">을”은 </w:t>
      </w: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 xml:space="preserve"> 기간 동안 각각의 책임과 의무를 다하지 못하여 상대방에게 손해가 발생할 경우, 그 책임의 범위에 따라 배상의 책임을 부담한다. </w:t>
      </w:r>
    </w:p>
    <w:p w14:paraId="4933C70E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626839F4" w14:textId="1E7408EC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5</w:t>
      </w:r>
      <w:r w:rsidRPr="00055B3B">
        <w:rPr>
          <w:rFonts w:ascii="굴림" w:eastAsia="굴림" w:hAnsi="굴림" w:hint="eastAsia"/>
          <w:b/>
          <w:color w:val="000000" w:themeColor="text1"/>
        </w:rPr>
        <w:t>조 (면책)</w:t>
      </w:r>
    </w:p>
    <w:p w14:paraId="5384259F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”은</w:t>
      </w:r>
      <w:r w:rsidRPr="00055B3B">
        <w:rPr>
          <w:rFonts w:ascii="굴림" w:eastAsia="굴림" w:hAnsi="굴림" w:hint="eastAsia"/>
          <w:color w:val="000000" w:themeColor="text1"/>
        </w:rPr>
        <w:t xml:space="preserve">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목적물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하자로 인하여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 또는 제3자에게 발생한 모든 민형사상 책임에서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을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의 비용으로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 xml:space="preserve">을 면책시켜야 한다. 단, </w:t>
      </w:r>
      <w:r w:rsidRPr="00055B3B">
        <w:rPr>
          <w:rFonts w:ascii="굴림" w:eastAsia="굴림" w:hAnsi="굴림"/>
          <w:color w:val="000000" w:themeColor="text1"/>
        </w:rPr>
        <w:t>“</w:t>
      </w:r>
      <w:r w:rsidRPr="00055B3B">
        <w:rPr>
          <w:rFonts w:ascii="굴림" w:eastAsia="굴림" w:hAnsi="굴림" w:hint="eastAsia"/>
          <w:color w:val="000000" w:themeColor="text1"/>
        </w:rPr>
        <w:t>갑</w:t>
      </w:r>
      <w:r w:rsidRPr="00055B3B">
        <w:rPr>
          <w:rFonts w:ascii="굴림" w:eastAsia="굴림" w:hAnsi="굴림"/>
          <w:color w:val="000000" w:themeColor="text1"/>
        </w:rPr>
        <w:t>”</w:t>
      </w:r>
      <w:r w:rsidRPr="00055B3B">
        <w:rPr>
          <w:rFonts w:ascii="굴림" w:eastAsia="굴림" w:hAnsi="굴림" w:hint="eastAsia"/>
          <w:color w:val="000000" w:themeColor="text1"/>
        </w:rPr>
        <w:t>에게 고의 또는 과실이 있는 경우에는 그러하지 아니하다.</w:t>
      </w:r>
    </w:p>
    <w:p w14:paraId="0FA438C1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2A21FE7C" w14:textId="2C7D36FA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6</w:t>
      </w:r>
      <w:r w:rsidRPr="00055B3B">
        <w:rPr>
          <w:rFonts w:ascii="굴림" w:eastAsia="굴림" w:hAnsi="굴림" w:hint="eastAsia"/>
          <w:b/>
          <w:color w:val="000000" w:themeColor="text1"/>
        </w:rPr>
        <w:t>조 (거래과정의 투명성, 도덕성, 합법성 보증)</w:t>
      </w:r>
    </w:p>
    <w:p w14:paraId="752CA1A0" w14:textId="77777777" w:rsidR="00155F20" w:rsidRPr="00055B3B" w:rsidRDefault="00155F20" w:rsidP="009B1BE8">
      <w:pPr>
        <w:pStyle w:val="ae"/>
        <w:numPr>
          <w:ilvl w:val="0"/>
          <w:numId w:val="40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 w:hint="eastAsia"/>
          <w:color w:val="000000" w:themeColor="text1"/>
        </w:rPr>
        <w:t xml:space="preserve">“을”은 </w:t>
      </w: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>을 체결함에 있어서, “갑”의 임직원에게 금품, 향응 등 경제상의 이익을 제공한 적이 없음을 보장하며, 만약 위반사례가 확인될 경우 손해배상, 형사고소(발) 등 민형사상의 모든 법적 책임을 부담하도록 한다.</w:t>
      </w:r>
    </w:p>
    <w:p w14:paraId="4C417B5F" w14:textId="77777777" w:rsidR="00155F20" w:rsidRPr="00055B3B" w:rsidRDefault="00155F20" w:rsidP="009B1BE8">
      <w:pPr>
        <w:pStyle w:val="ae"/>
        <w:numPr>
          <w:ilvl w:val="0"/>
          <w:numId w:val="40"/>
        </w:numPr>
        <w:wordWrap/>
        <w:adjustRightInd w:val="0"/>
        <w:snapToGrid w:val="0"/>
        <w:spacing w:line="360" w:lineRule="auto"/>
        <w:ind w:leftChars="0" w:left="426" w:hanging="426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 w:hint="eastAsia"/>
          <w:color w:val="000000" w:themeColor="text1"/>
        </w:rPr>
        <w:t>“을”이, “갑”의 임직원으로부터 금품, 향응 등 경제상의 이익제공을 요청 받은 사실을 “갑”에게 자진신고 할 경우, “갑”은 “을”이 “갑”과의 현재 및 향후의 거래관계를 안정적이고도 유리하게 유지할 수 있도록 최대한 배려한다.</w:t>
      </w:r>
    </w:p>
    <w:p w14:paraId="0726DC48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78DD77CA" w14:textId="19A3874C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7</w:t>
      </w:r>
      <w:r w:rsidRPr="00055B3B">
        <w:rPr>
          <w:rFonts w:ascii="굴림" w:eastAsia="굴림" w:hAnsi="굴림" w:hint="eastAsia"/>
          <w:b/>
          <w:color w:val="000000" w:themeColor="text1"/>
        </w:rPr>
        <w:t>조 (계약의 해석)</w:t>
      </w:r>
    </w:p>
    <w:p w14:paraId="63498514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 xml:space="preserve">의 해석에 이의가 있거나 </w:t>
      </w: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>에 명시되지 아니한 사항에 대해서는 상법 및 민법과 관련 부속규정에 의하고 규정이 없는 경우에는 사회 일반에 명시적 또는 묵시적으로 승인되어 행해오던 관례(습)에 준하여 정한다. 단, 해당관례가 없을 시에는 쌍방이 상호 호혜적으로 협의하여 정한다.</w:t>
      </w:r>
    </w:p>
    <w:p w14:paraId="1683447B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</w:p>
    <w:p w14:paraId="44E6F1F5" w14:textId="1F77C78F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제1</w:t>
      </w:r>
      <w:r w:rsidR="00917966" w:rsidRPr="00055B3B">
        <w:rPr>
          <w:rFonts w:ascii="굴림" w:eastAsia="굴림" w:hAnsi="굴림"/>
          <w:b/>
          <w:color w:val="000000" w:themeColor="text1"/>
        </w:rPr>
        <w:t>8</w:t>
      </w:r>
      <w:r w:rsidRPr="00055B3B">
        <w:rPr>
          <w:rFonts w:ascii="굴림" w:eastAsia="굴림" w:hAnsi="굴림" w:hint="eastAsia"/>
          <w:b/>
          <w:color w:val="000000" w:themeColor="text1"/>
        </w:rPr>
        <w:t>조 (관할법원)</w:t>
      </w:r>
    </w:p>
    <w:p w14:paraId="6ADD2496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>과 관련하여 분쟁이 발생할 경우 상호신뢰에 입각하여 원만한 합의를 위한 노력을 하여야 하며, 이에 의하여도 분쟁이 해결되지 아니하는 경우 분쟁에 관한 소송은 민사소송법에 규정된 관할법원에 제기하기로 한다.</w:t>
      </w:r>
    </w:p>
    <w:p w14:paraId="40D16D80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3D62ADA1" w14:textId="2549F1ED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</w:t>
      </w:r>
      <w:r w:rsidR="00917966" w:rsidRPr="00055B3B">
        <w:rPr>
          <w:rFonts w:ascii="굴림" w:eastAsia="굴림" w:hAnsi="굴림"/>
          <w:b/>
          <w:color w:val="000000" w:themeColor="text1"/>
        </w:rPr>
        <w:t>19</w:t>
      </w:r>
      <w:r w:rsidRPr="00055B3B">
        <w:rPr>
          <w:rFonts w:ascii="굴림" w:eastAsia="굴림" w:hAnsi="굴림" w:hint="eastAsia"/>
          <w:b/>
          <w:color w:val="000000" w:themeColor="text1"/>
        </w:rPr>
        <w:t>조 (계약의 효력)</w:t>
      </w:r>
    </w:p>
    <w:p w14:paraId="0DABC312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>은 계약 당사자들이 기명날인함과 동시에 효력을 가진다.</w:t>
      </w:r>
    </w:p>
    <w:p w14:paraId="11674B41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color w:val="000000" w:themeColor="text1"/>
        </w:rPr>
      </w:pPr>
    </w:p>
    <w:p w14:paraId="42BEBB8E" w14:textId="559775DA" w:rsidR="00155F20" w:rsidRPr="00055B3B" w:rsidRDefault="00155F20" w:rsidP="00155F20">
      <w:pPr>
        <w:wordWrap/>
        <w:adjustRightInd w:val="0"/>
        <w:snapToGrid w:val="0"/>
        <w:spacing w:line="360" w:lineRule="auto"/>
        <w:rPr>
          <w:rFonts w:ascii="굴림" w:eastAsia="굴림" w:hAnsi="굴림"/>
          <w:b/>
          <w:color w:val="000000" w:themeColor="text1"/>
        </w:rPr>
      </w:pPr>
      <w:r w:rsidRPr="00055B3B">
        <w:rPr>
          <w:rFonts w:ascii="굴림" w:eastAsia="굴림" w:hAnsi="굴림" w:hint="eastAsia"/>
          <w:b/>
          <w:color w:val="000000" w:themeColor="text1"/>
        </w:rPr>
        <w:t>제2</w:t>
      </w:r>
      <w:r w:rsidR="00917966" w:rsidRPr="00055B3B">
        <w:rPr>
          <w:rFonts w:ascii="굴림" w:eastAsia="굴림" w:hAnsi="굴림"/>
          <w:b/>
          <w:color w:val="000000" w:themeColor="text1"/>
        </w:rPr>
        <w:t>0</w:t>
      </w:r>
      <w:r w:rsidRPr="00055B3B">
        <w:rPr>
          <w:rFonts w:ascii="굴림" w:eastAsia="굴림" w:hAnsi="굴림" w:hint="eastAsia"/>
          <w:b/>
          <w:color w:val="000000" w:themeColor="text1"/>
        </w:rPr>
        <w:t>조 (계약서 보관)</w:t>
      </w:r>
    </w:p>
    <w:p w14:paraId="2A2E003E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/>
          <w:color w:val="000000" w:themeColor="text1"/>
        </w:rPr>
        <w:t>본 계약</w:t>
      </w:r>
      <w:r w:rsidRPr="00055B3B">
        <w:rPr>
          <w:rFonts w:ascii="굴림" w:eastAsia="굴림" w:hAnsi="굴림" w:hint="eastAsia"/>
          <w:color w:val="000000" w:themeColor="text1"/>
        </w:rPr>
        <w:t>의 성립을 증명하기 위하여 계약서 이(2)부를 작성하고 “갑”과 “을”이 각각 기명날인하여 각 일(1)부씩 보관하기로 한다.</w:t>
      </w:r>
    </w:p>
    <w:p w14:paraId="035C09EF" w14:textId="77777777" w:rsidR="00155F20" w:rsidRPr="00055B3B" w:rsidRDefault="00155F20" w:rsidP="00155F20">
      <w:pPr>
        <w:wordWrap/>
        <w:adjustRightInd w:val="0"/>
        <w:snapToGrid w:val="0"/>
        <w:spacing w:line="360" w:lineRule="auto"/>
        <w:ind w:firstLineChars="200" w:firstLine="400"/>
        <w:rPr>
          <w:rFonts w:ascii="굴림" w:eastAsia="굴림" w:hAnsi="굴림"/>
          <w:color w:val="000000" w:themeColor="text1"/>
        </w:rPr>
      </w:pPr>
    </w:p>
    <w:p w14:paraId="1731817F" w14:textId="700150C5" w:rsidR="00C32017" w:rsidRDefault="00155F20" w:rsidP="00E517D5">
      <w:pPr>
        <w:wordWrap/>
        <w:adjustRightInd w:val="0"/>
        <w:snapToGrid w:val="0"/>
        <w:spacing w:line="348" w:lineRule="auto"/>
        <w:jc w:val="center"/>
        <w:rPr>
          <w:rFonts w:ascii="굴림" w:eastAsia="굴림" w:hAnsi="굴림"/>
          <w:color w:val="000000" w:themeColor="text1"/>
        </w:rPr>
      </w:pPr>
      <w:r w:rsidRPr="00055B3B">
        <w:rPr>
          <w:rFonts w:ascii="굴림" w:eastAsia="굴림" w:hAnsi="굴림" w:hint="eastAsia"/>
          <w:color w:val="000000" w:themeColor="text1"/>
        </w:rPr>
        <w:t>- 이 하 여 백 -</w:t>
      </w:r>
    </w:p>
    <w:p w14:paraId="7D847925" w14:textId="77777777" w:rsidR="00C32017" w:rsidRDefault="00C32017">
      <w:pPr>
        <w:widowControl/>
        <w:wordWrap/>
        <w:autoSpaceDE/>
        <w:autoSpaceDN/>
        <w:jc w:val="left"/>
        <w:rPr>
          <w:rFonts w:ascii="굴림" w:eastAsia="굴림" w:hAnsi="굴림"/>
          <w:color w:val="000000" w:themeColor="text1"/>
        </w:rPr>
      </w:pPr>
      <w:r>
        <w:rPr>
          <w:rFonts w:ascii="굴림" w:eastAsia="굴림" w:hAnsi="굴림"/>
          <w:color w:val="000000" w:themeColor="text1"/>
        </w:rPr>
        <w:br w:type="page"/>
      </w:r>
    </w:p>
    <w:p w14:paraId="5AFF7590" w14:textId="34655E4C" w:rsidR="00393E06" w:rsidRDefault="00393E06" w:rsidP="00C32017">
      <w:r w:rsidRPr="00055B3B">
        <w:lastRenderedPageBreak/>
        <w:t xml:space="preserve">#1. </w:t>
      </w:r>
      <w:r w:rsidRPr="00055B3B">
        <w:rPr>
          <w:rFonts w:hint="eastAsia"/>
        </w:rPr>
        <w:t>단가 내역서</w:t>
      </w:r>
    </w:p>
    <w:p w14:paraId="2FDF6360" w14:textId="27F42495" w:rsidR="00393E06" w:rsidRDefault="00393E06" w:rsidP="00C32017"/>
    <w:p w14:paraId="526D5D31" w14:textId="376A3B01" w:rsidR="00393E06" w:rsidRDefault="00CF237D" w:rsidP="00C32017">
      <w:r>
        <w:rPr>
          <w:b/>
          <w:color w:val="000000"/>
        </w:rPr>
        <w:t>TBD</w:t>
      </w:r>
    </w:p>
    <w:p w14:paraId="5DF736E1" w14:textId="67F83085" w:rsidR="002547DC" w:rsidRPr="00C32017" w:rsidRDefault="002547DC" w:rsidP="00E517D5">
      <w:pPr>
        <w:wordWrap/>
        <w:adjustRightInd w:val="0"/>
        <w:snapToGrid w:val="0"/>
        <w:spacing w:line="348" w:lineRule="auto"/>
        <w:jc w:val="center"/>
        <w:rPr>
          <w:rFonts w:ascii="굴림" w:eastAsia="굴림" w:hAnsi="굴림"/>
          <w:b/>
          <w:color w:val="000000" w:themeColor="text1"/>
        </w:rPr>
      </w:pPr>
    </w:p>
    <w:sectPr w:rsidR="002547DC" w:rsidRPr="00C32017" w:rsidSect="008E6840">
      <w:pgSz w:w="11906" w:h="16838" w:code="9"/>
      <w:pgMar w:top="1701" w:right="1701" w:bottom="1701" w:left="1701" w:header="851" w:footer="992" w:gutter="0"/>
      <w:cols w:space="425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김현주 (Hyunjoo Kim)" w:date="2024-05-23T11:59:00Z" w:initials="김(K">
    <w:p w14:paraId="54F430D0" w14:textId="598068A1" w:rsidR="006D62E3" w:rsidRDefault="006D62E3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무상하자보증기간이 너무 긴데 사업부에서 검토 후 진행하시기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4F430D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4F430D0" w16cid:durableId="29F9AE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55629" w14:textId="77777777" w:rsidR="00E814F1" w:rsidRDefault="00E814F1">
      <w:r>
        <w:separator/>
      </w:r>
    </w:p>
  </w:endnote>
  <w:endnote w:type="continuationSeparator" w:id="0">
    <w:p w14:paraId="4F595C05" w14:textId="77777777" w:rsidR="00E814F1" w:rsidRDefault="00E81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0˚1á˛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C53AC" w14:textId="77777777" w:rsidR="00E814F1" w:rsidRDefault="00E814F1">
      <w:r>
        <w:separator/>
      </w:r>
    </w:p>
  </w:footnote>
  <w:footnote w:type="continuationSeparator" w:id="0">
    <w:p w14:paraId="7BE64B6A" w14:textId="77777777" w:rsidR="00E814F1" w:rsidRDefault="00E81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828CC"/>
    <w:multiLevelType w:val="hybridMultilevel"/>
    <w:tmpl w:val="BBA8CE58"/>
    <w:lvl w:ilvl="0" w:tplc="17E65AEC">
      <w:start w:val="1"/>
      <w:numFmt w:val="decimal"/>
      <w:lvlText w:val="(%1)"/>
      <w:lvlJc w:val="left"/>
      <w:pPr>
        <w:ind w:left="114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122ECD"/>
    <w:multiLevelType w:val="hybridMultilevel"/>
    <w:tmpl w:val="34F4FEB4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412AA"/>
    <w:multiLevelType w:val="hybridMultilevel"/>
    <w:tmpl w:val="4678CDD0"/>
    <w:lvl w:ilvl="0" w:tplc="258CE54E">
      <w:start w:val="1"/>
      <w:numFmt w:val="decimal"/>
      <w:lvlText w:val="%1."/>
      <w:lvlJc w:val="left"/>
      <w:pPr>
        <w:ind w:left="400" w:hanging="400"/>
      </w:pPr>
      <w:rPr>
        <w:rFonts w:ascii="굴림" w:eastAsia="굴림" w:hAnsi="굴림" w:cs="Times New Roman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E767977"/>
    <w:multiLevelType w:val="hybridMultilevel"/>
    <w:tmpl w:val="46C8D820"/>
    <w:lvl w:ilvl="0" w:tplc="DA629272">
      <w:start w:val="1"/>
      <w:numFmt w:val="decimal"/>
      <w:lvlText w:val="%1."/>
      <w:lvlJc w:val="left"/>
      <w:pPr>
        <w:ind w:left="800" w:hanging="400"/>
      </w:pPr>
      <w:rPr>
        <w:rFonts w:ascii="굴림" w:eastAsia="굴림" w:hAnsi="굴림" w:cs="0˚1á˛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295226"/>
    <w:multiLevelType w:val="hybridMultilevel"/>
    <w:tmpl w:val="4D4E341A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17E65AEC">
      <w:start w:val="1"/>
      <w:numFmt w:val="decimal"/>
      <w:lvlText w:val="(%2)"/>
      <w:lvlJc w:val="left"/>
      <w:pPr>
        <w:ind w:left="1146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122F5770"/>
    <w:multiLevelType w:val="hybridMultilevel"/>
    <w:tmpl w:val="771C1342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37851"/>
    <w:multiLevelType w:val="hybridMultilevel"/>
    <w:tmpl w:val="2A1E4AC0"/>
    <w:lvl w:ilvl="0" w:tplc="FF0E4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380A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D822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842E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AC54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5E5C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92A1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D810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76FD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A956F16"/>
    <w:multiLevelType w:val="hybridMultilevel"/>
    <w:tmpl w:val="7F1029E4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9994366A">
      <w:start w:val="1"/>
      <w:numFmt w:val="decimal"/>
      <w:lvlText w:val="%2."/>
      <w:lvlJc w:val="left"/>
      <w:pPr>
        <w:ind w:left="400" w:hanging="400"/>
      </w:pPr>
      <w:rPr>
        <w:rFonts w:ascii="굴림" w:eastAsia="굴림" w:hAnsi="굴림" w:cs="Times New Roman"/>
      </w:rPr>
    </w:lvl>
    <w:lvl w:ilvl="2" w:tplc="BC766F1C">
      <w:start w:val="1"/>
      <w:numFmt w:val="decimal"/>
      <w:lvlText w:val="%3)"/>
      <w:lvlJc w:val="left"/>
      <w:pPr>
        <w:ind w:left="1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1B013534"/>
    <w:multiLevelType w:val="hybridMultilevel"/>
    <w:tmpl w:val="8B1E76C2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7E76EE8A">
      <w:start w:val="1"/>
      <w:numFmt w:val="decimal"/>
      <w:lvlText w:val="%2."/>
      <w:lvlJc w:val="left"/>
      <w:pPr>
        <w:ind w:left="400" w:hanging="400"/>
      </w:pPr>
      <w:rPr>
        <w:rFonts w:ascii="굴림" w:eastAsia="굴림" w:hAnsi="굴림" w:cs="Times New Roman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207C7D2B"/>
    <w:multiLevelType w:val="hybridMultilevel"/>
    <w:tmpl w:val="8244F206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219168C7"/>
    <w:multiLevelType w:val="hybridMultilevel"/>
    <w:tmpl w:val="21D41254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92843BEC">
      <w:start w:val="1"/>
      <w:numFmt w:val="decimal"/>
      <w:lvlText w:val="%2."/>
      <w:lvlJc w:val="left"/>
      <w:pPr>
        <w:ind w:left="400" w:hanging="400"/>
      </w:pPr>
      <w:rPr>
        <w:rFonts w:ascii="굴림" w:eastAsia="굴림" w:hAnsi="굴림" w:cs="Times New Roman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 w15:restartNumberingAfterBreak="0">
    <w:nsid w:val="26C04C03"/>
    <w:multiLevelType w:val="hybridMultilevel"/>
    <w:tmpl w:val="B7B89144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7B74B1D6">
      <w:start w:val="1"/>
      <w:numFmt w:val="decimal"/>
      <w:lvlText w:val="(%2)"/>
      <w:lvlJc w:val="left"/>
      <w:pPr>
        <w:ind w:left="4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276A51AF"/>
    <w:multiLevelType w:val="hybridMultilevel"/>
    <w:tmpl w:val="B908EAAA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97BCF"/>
    <w:multiLevelType w:val="hybridMultilevel"/>
    <w:tmpl w:val="E9248EC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F0A3C70"/>
    <w:multiLevelType w:val="hybridMultilevel"/>
    <w:tmpl w:val="93D256AC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 w15:restartNumberingAfterBreak="0">
    <w:nsid w:val="31A533B7"/>
    <w:multiLevelType w:val="hybridMultilevel"/>
    <w:tmpl w:val="4AEEF718"/>
    <w:lvl w:ilvl="0" w:tplc="8C02C8C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481747D"/>
    <w:multiLevelType w:val="hybridMultilevel"/>
    <w:tmpl w:val="1CBCDD14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E58A6540">
      <w:start w:val="1"/>
      <w:numFmt w:val="decimal"/>
      <w:lvlText w:val="(%2)"/>
      <w:lvlJc w:val="left"/>
      <w:pPr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A3531"/>
    <w:multiLevelType w:val="hybridMultilevel"/>
    <w:tmpl w:val="9E50CA2A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3BA02588"/>
    <w:multiLevelType w:val="hybridMultilevel"/>
    <w:tmpl w:val="2C52BF96"/>
    <w:lvl w:ilvl="0" w:tplc="17E65AEC">
      <w:start w:val="1"/>
      <w:numFmt w:val="decimal"/>
      <w:lvlText w:val="(%1)"/>
      <w:lvlJc w:val="left"/>
      <w:pPr>
        <w:ind w:left="114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C7B7EF7"/>
    <w:multiLevelType w:val="hybridMultilevel"/>
    <w:tmpl w:val="3F086FA8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0" w15:restartNumberingAfterBreak="0">
    <w:nsid w:val="3D6C24AD"/>
    <w:multiLevelType w:val="hybridMultilevel"/>
    <w:tmpl w:val="6AE67AB8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26461"/>
    <w:multiLevelType w:val="hybridMultilevel"/>
    <w:tmpl w:val="6F4646EE"/>
    <w:lvl w:ilvl="0" w:tplc="7B74B1D6">
      <w:start w:val="1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1923FF5"/>
    <w:multiLevelType w:val="hybridMultilevel"/>
    <w:tmpl w:val="CA7A5E66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D8F4BD2C">
      <w:start w:val="1"/>
      <w:numFmt w:val="decimal"/>
      <w:lvlText w:val="%2."/>
      <w:lvlJc w:val="left"/>
      <w:pPr>
        <w:ind w:left="400" w:hanging="400"/>
      </w:pPr>
      <w:rPr>
        <w:rFonts w:ascii="굴림" w:eastAsia="굴림" w:hAnsi="굴림" w:cs="Times New Roman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3" w15:restartNumberingAfterBreak="0">
    <w:nsid w:val="44F3735A"/>
    <w:multiLevelType w:val="hybridMultilevel"/>
    <w:tmpl w:val="47108A1A"/>
    <w:lvl w:ilvl="0" w:tplc="789EC0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BEDB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F44C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DAE0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E0A1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2621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D21A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84D2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E499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7722FE1"/>
    <w:multiLevelType w:val="hybridMultilevel"/>
    <w:tmpl w:val="EF2AD37A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5" w15:restartNumberingAfterBreak="0">
    <w:nsid w:val="4E3C0C69"/>
    <w:multiLevelType w:val="hybridMultilevel"/>
    <w:tmpl w:val="0FD0F968"/>
    <w:lvl w:ilvl="0" w:tplc="C980E280">
      <w:start w:val="1"/>
      <w:numFmt w:val="decimal"/>
      <w:lvlText w:val="%1)"/>
      <w:lvlJc w:val="left"/>
      <w:pPr>
        <w:ind w:left="826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46464492">
      <w:start w:val="1"/>
      <w:numFmt w:val="decimal"/>
      <w:lvlText w:val="%3)"/>
      <w:lvlJc w:val="left"/>
      <w:pPr>
        <w:ind w:left="794" w:hanging="36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6" w15:restartNumberingAfterBreak="0">
    <w:nsid w:val="506A31D8"/>
    <w:multiLevelType w:val="hybridMultilevel"/>
    <w:tmpl w:val="F340A4E0"/>
    <w:lvl w:ilvl="0" w:tplc="172A0530">
      <w:start w:val="1"/>
      <w:numFmt w:val="decimal"/>
      <w:pStyle w:val="2"/>
      <w:lvlText w:val="(%1)"/>
      <w:lvlJc w:val="left"/>
      <w:pPr>
        <w:tabs>
          <w:tab w:val="num" w:pos="624"/>
        </w:tabs>
        <w:ind w:left="624" w:hanging="454"/>
      </w:pPr>
      <w:rPr>
        <w:rFonts w:hint="eastAsia"/>
      </w:rPr>
    </w:lvl>
    <w:lvl w:ilvl="1" w:tplc="7B74B1D6">
      <w:start w:val="1"/>
      <w:numFmt w:val="decimal"/>
      <w:lvlText w:val="(%2)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2" w:tplc="C980E280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68B4A10"/>
    <w:multiLevelType w:val="hybridMultilevel"/>
    <w:tmpl w:val="3D2656C2"/>
    <w:lvl w:ilvl="0" w:tplc="17E65AEC">
      <w:start w:val="1"/>
      <w:numFmt w:val="decimal"/>
      <w:lvlText w:val="(%1)"/>
      <w:lvlJc w:val="left"/>
      <w:pPr>
        <w:ind w:left="114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59502E18"/>
    <w:multiLevelType w:val="hybridMultilevel"/>
    <w:tmpl w:val="97621E36"/>
    <w:lvl w:ilvl="0" w:tplc="B90EC1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AA815E0"/>
    <w:multiLevelType w:val="hybridMultilevel"/>
    <w:tmpl w:val="C86A0436"/>
    <w:lvl w:ilvl="0" w:tplc="E530FA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B4D2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6E15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D49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BA11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800F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672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C4A5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6ECB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DB12A51"/>
    <w:multiLevelType w:val="hybridMultilevel"/>
    <w:tmpl w:val="210C3004"/>
    <w:lvl w:ilvl="0" w:tplc="10CA78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33F3D35"/>
    <w:multiLevelType w:val="hybridMultilevel"/>
    <w:tmpl w:val="A00EC498"/>
    <w:lvl w:ilvl="0" w:tplc="17E65AEC">
      <w:start w:val="1"/>
      <w:numFmt w:val="decimal"/>
      <w:lvlText w:val="(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2" w15:restartNumberingAfterBreak="0">
    <w:nsid w:val="63F87662"/>
    <w:multiLevelType w:val="hybridMultilevel"/>
    <w:tmpl w:val="BFD4D222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E5901"/>
    <w:multiLevelType w:val="hybridMultilevel"/>
    <w:tmpl w:val="964681D4"/>
    <w:lvl w:ilvl="0" w:tplc="0194CC64">
      <w:start w:val="1"/>
      <w:numFmt w:val="decimal"/>
      <w:lvlText w:val="%1."/>
      <w:lvlJc w:val="left"/>
      <w:pPr>
        <w:ind w:left="400" w:hanging="400"/>
      </w:pPr>
      <w:rPr>
        <w:rFonts w:ascii="굴림" w:eastAsia="굴림" w:hAnsi="굴림" w:cs="Times New Roman"/>
        <w:color w:val="auto"/>
      </w:rPr>
    </w:lvl>
    <w:lvl w:ilvl="1" w:tplc="46F228F4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B3C3043"/>
    <w:multiLevelType w:val="hybridMultilevel"/>
    <w:tmpl w:val="669CED1A"/>
    <w:lvl w:ilvl="0" w:tplc="7B74B1D6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ED362CC"/>
    <w:multiLevelType w:val="hybridMultilevel"/>
    <w:tmpl w:val="92F663C0"/>
    <w:lvl w:ilvl="0" w:tplc="15409766">
      <w:start w:val="1"/>
      <w:numFmt w:val="decimal"/>
      <w:lvlText w:val="%1."/>
      <w:lvlJc w:val="left"/>
      <w:pPr>
        <w:ind w:left="400" w:hanging="400"/>
      </w:pPr>
      <w:rPr>
        <w:rFonts w:ascii="굴림" w:eastAsia="굴림" w:hAnsi="굴림" w:cs="Times New Roman"/>
      </w:rPr>
    </w:lvl>
    <w:lvl w:ilvl="1" w:tplc="46F228F4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6FE60A2B"/>
    <w:multiLevelType w:val="hybridMultilevel"/>
    <w:tmpl w:val="AD1CAAEE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7B74B1D6">
      <w:start w:val="1"/>
      <w:numFmt w:val="decimal"/>
      <w:lvlText w:val="(%2)"/>
      <w:lvlJc w:val="left"/>
      <w:pPr>
        <w:ind w:left="4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7" w15:restartNumberingAfterBreak="0">
    <w:nsid w:val="70AE05F4"/>
    <w:multiLevelType w:val="hybridMultilevel"/>
    <w:tmpl w:val="A096290E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66261FA2">
      <w:start w:val="1"/>
      <w:numFmt w:val="decimal"/>
      <w:lvlText w:val="%2."/>
      <w:lvlJc w:val="left"/>
      <w:pPr>
        <w:ind w:left="400" w:hanging="400"/>
      </w:pPr>
      <w:rPr>
        <w:rFonts w:ascii="굴림" w:eastAsia="굴림" w:hAnsi="굴림" w:cs="Times New Roman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8" w15:restartNumberingAfterBreak="0">
    <w:nsid w:val="72E807FB"/>
    <w:multiLevelType w:val="hybridMultilevel"/>
    <w:tmpl w:val="2ED043F0"/>
    <w:lvl w:ilvl="0" w:tplc="DC4AB2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9" w15:restartNumberingAfterBreak="0">
    <w:nsid w:val="786C2131"/>
    <w:multiLevelType w:val="hybridMultilevel"/>
    <w:tmpl w:val="2A4AE5D2"/>
    <w:lvl w:ilvl="0" w:tplc="7B74B1D6">
      <w:start w:val="1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7B74B1D6">
      <w:start w:val="1"/>
      <w:numFmt w:val="decimal"/>
      <w:lvlText w:val="(%2)"/>
      <w:lvlJc w:val="left"/>
      <w:pPr>
        <w:ind w:left="4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0" w15:restartNumberingAfterBreak="0">
    <w:nsid w:val="7C7A3AC2"/>
    <w:multiLevelType w:val="hybridMultilevel"/>
    <w:tmpl w:val="A50EA1F8"/>
    <w:lvl w:ilvl="0" w:tplc="17E65AEC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07243"/>
    <w:multiLevelType w:val="hybridMultilevel"/>
    <w:tmpl w:val="8EBA1B6C"/>
    <w:lvl w:ilvl="0" w:tplc="17E65AEC">
      <w:start w:val="1"/>
      <w:numFmt w:val="decimal"/>
      <w:lvlText w:val="(%1)"/>
      <w:lvlJc w:val="left"/>
      <w:pPr>
        <w:ind w:left="11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num w:numId="1">
    <w:abstractNumId w:val="6"/>
  </w:num>
  <w:num w:numId="2">
    <w:abstractNumId w:val="29"/>
  </w:num>
  <w:num w:numId="3">
    <w:abstractNumId w:val="23"/>
  </w:num>
  <w:num w:numId="4">
    <w:abstractNumId w:val="35"/>
  </w:num>
  <w:num w:numId="5">
    <w:abstractNumId w:val="30"/>
  </w:num>
  <w:num w:numId="6">
    <w:abstractNumId w:val="19"/>
  </w:num>
  <w:num w:numId="7">
    <w:abstractNumId w:val="10"/>
  </w:num>
  <w:num w:numId="8">
    <w:abstractNumId w:val="9"/>
  </w:num>
  <w:num w:numId="9">
    <w:abstractNumId w:val="7"/>
  </w:num>
  <w:num w:numId="10">
    <w:abstractNumId w:val="24"/>
  </w:num>
  <w:num w:numId="11">
    <w:abstractNumId w:val="37"/>
  </w:num>
  <w:num w:numId="12">
    <w:abstractNumId w:val="36"/>
  </w:num>
  <w:num w:numId="13">
    <w:abstractNumId w:val="39"/>
  </w:num>
  <w:num w:numId="14">
    <w:abstractNumId w:val="26"/>
  </w:num>
  <w:num w:numId="15">
    <w:abstractNumId w:val="2"/>
  </w:num>
  <w:num w:numId="16">
    <w:abstractNumId w:val="4"/>
  </w:num>
  <w:num w:numId="17">
    <w:abstractNumId w:val="25"/>
  </w:num>
  <w:num w:numId="18">
    <w:abstractNumId w:val="14"/>
  </w:num>
  <w:num w:numId="19">
    <w:abstractNumId w:val="22"/>
  </w:num>
  <w:num w:numId="20">
    <w:abstractNumId w:val="8"/>
  </w:num>
  <w:num w:numId="21">
    <w:abstractNumId w:val="21"/>
  </w:num>
  <w:num w:numId="22">
    <w:abstractNumId w:val="17"/>
  </w:num>
  <w:num w:numId="23">
    <w:abstractNumId w:val="3"/>
  </w:num>
  <w:num w:numId="24">
    <w:abstractNumId w:val="38"/>
  </w:num>
  <w:num w:numId="25">
    <w:abstractNumId w:val="33"/>
  </w:num>
  <w:num w:numId="26">
    <w:abstractNumId w:val="11"/>
  </w:num>
  <w:num w:numId="27">
    <w:abstractNumId w:val="34"/>
  </w:num>
  <w:num w:numId="28">
    <w:abstractNumId w:val="13"/>
  </w:num>
  <w:num w:numId="29">
    <w:abstractNumId w:val="18"/>
  </w:num>
  <w:num w:numId="30">
    <w:abstractNumId w:val="40"/>
  </w:num>
  <w:num w:numId="31">
    <w:abstractNumId w:val="0"/>
  </w:num>
  <w:num w:numId="32">
    <w:abstractNumId w:val="41"/>
  </w:num>
  <w:num w:numId="33">
    <w:abstractNumId w:val="31"/>
  </w:num>
  <w:num w:numId="34">
    <w:abstractNumId w:val="16"/>
  </w:num>
  <w:num w:numId="35">
    <w:abstractNumId w:val="27"/>
  </w:num>
  <w:num w:numId="36">
    <w:abstractNumId w:val="32"/>
  </w:num>
  <w:num w:numId="37">
    <w:abstractNumId w:val="20"/>
  </w:num>
  <w:num w:numId="38">
    <w:abstractNumId w:val="5"/>
  </w:num>
  <w:num w:numId="39">
    <w:abstractNumId w:val="1"/>
  </w:num>
  <w:num w:numId="40">
    <w:abstractNumId w:val="12"/>
  </w:num>
  <w:num w:numId="41">
    <w:abstractNumId w:val="28"/>
  </w:num>
  <w:num w:numId="4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rawingGridHorizontalSpacing w:val="110"/>
  <w:drawingGridVerticalSpacing w:val="299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5CE"/>
    <w:rsid w:val="00026507"/>
    <w:rsid w:val="00026878"/>
    <w:rsid w:val="00027DF2"/>
    <w:rsid w:val="00027E44"/>
    <w:rsid w:val="00041BF4"/>
    <w:rsid w:val="0004323E"/>
    <w:rsid w:val="00043A41"/>
    <w:rsid w:val="00055B3B"/>
    <w:rsid w:val="0005670E"/>
    <w:rsid w:val="00060CB6"/>
    <w:rsid w:val="0008078B"/>
    <w:rsid w:val="00080D98"/>
    <w:rsid w:val="000836AC"/>
    <w:rsid w:val="00083893"/>
    <w:rsid w:val="000A2C04"/>
    <w:rsid w:val="000B63CB"/>
    <w:rsid w:val="000B6C7C"/>
    <w:rsid w:val="000D6AA6"/>
    <w:rsid w:val="000E02B0"/>
    <w:rsid w:val="000E1097"/>
    <w:rsid w:val="000F0FBD"/>
    <w:rsid w:val="00105F5B"/>
    <w:rsid w:val="00127751"/>
    <w:rsid w:val="00155D85"/>
    <w:rsid w:val="00155F20"/>
    <w:rsid w:val="00156F0A"/>
    <w:rsid w:val="00157DD9"/>
    <w:rsid w:val="00157E82"/>
    <w:rsid w:val="00170961"/>
    <w:rsid w:val="001779D0"/>
    <w:rsid w:val="00183C30"/>
    <w:rsid w:val="00197453"/>
    <w:rsid w:val="001A01BD"/>
    <w:rsid w:val="001B6F33"/>
    <w:rsid w:val="001C45A3"/>
    <w:rsid w:val="001C4FEB"/>
    <w:rsid w:val="001D22DC"/>
    <w:rsid w:val="001E0AC3"/>
    <w:rsid w:val="001E0AC4"/>
    <w:rsid w:val="001E2938"/>
    <w:rsid w:val="001E3E53"/>
    <w:rsid w:val="001F375C"/>
    <w:rsid w:val="0020023A"/>
    <w:rsid w:val="00201444"/>
    <w:rsid w:val="002209F1"/>
    <w:rsid w:val="0022267C"/>
    <w:rsid w:val="00222859"/>
    <w:rsid w:val="00235EFC"/>
    <w:rsid w:val="0023699B"/>
    <w:rsid w:val="00241043"/>
    <w:rsid w:val="0024193A"/>
    <w:rsid w:val="002431DF"/>
    <w:rsid w:val="00254499"/>
    <w:rsid w:val="002547DC"/>
    <w:rsid w:val="00256682"/>
    <w:rsid w:val="002618B9"/>
    <w:rsid w:val="0026190B"/>
    <w:rsid w:val="00261AD2"/>
    <w:rsid w:val="00266BF9"/>
    <w:rsid w:val="00272393"/>
    <w:rsid w:val="00276609"/>
    <w:rsid w:val="00282C85"/>
    <w:rsid w:val="0028372D"/>
    <w:rsid w:val="002837BA"/>
    <w:rsid w:val="0028761B"/>
    <w:rsid w:val="00293712"/>
    <w:rsid w:val="002A31BA"/>
    <w:rsid w:val="002A5325"/>
    <w:rsid w:val="002A7E64"/>
    <w:rsid w:val="002B66E6"/>
    <w:rsid w:val="002C204E"/>
    <w:rsid w:val="002C3D9D"/>
    <w:rsid w:val="002D7BC4"/>
    <w:rsid w:val="002E5BF3"/>
    <w:rsid w:val="002F5D42"/>
    <w:rsid w:val="002F7A14"/>
    <w:rsid w:val="003037EE"/>
    <w:rsid w:val="00306E17"/>
    <w:rsid w:val="00306ECA"/>
    <w:rsid w:val="003114DE"/>
    <w:rsid w:val="00311F7A"/>
    <w:rsid w:val="00312023"/>
    <w:rsid w:val="00325490"/>
    <w:rsid w:val="00331D1F"/>
    <w:rsid w:val="0033362C"/>
    <w:rsid w:val="003354AB"/>
    <w:rsid w:val="00335538"/>
    <w:rsid w:val="00335595"/>
    <w:rsid w:val="00335E5F"/>
    <w:rsid w:val="00344637"/>
    <w:rsid w:val="00345AD3"/>
    <w:rsid w:val="00345E16"/>
    <w:rsid w:val="00367C19"/>
    <w:rsid w:val="00370030"/>
    <w:rsid w:val="00385A7C"/>
    <w:rsid w:val="00393E06"/>
    <w:rsid w:val="0039695E"/>
    <w:rsid w:val="003A1815"/>
    <w:rsid w:val="003A2CBE"/>
    <w:rsid w:val="003A59ED"/>
    <w:rsid w:val="003A5A8C"/>
    <w:rsid w:val="003B2EA6"/>
    <w:rsid w:val="003B2F27"/>
    <w:rsid w:val="003C21FE"/>
    <w:rsid w:val="003D1C0A"/>
    <w:rsid w:val="003D5F2E"/>
    <w:rsid w:val="003E10CE"/>
    <w:rsid w:val="003F5BCB"/>
    <w:rsid w:val="003F64C3"/>
    <w:rsid w:val="00401234"/>
    <w:rsid w:val="00402DE4"/>
    <w:rsid w:val="00404434"/>
    <w:rsid w:val="0041767A"/>
    <w:rsid w:val="00420319"/>
    <w:rsid w:val="0042185F"/>
    <w:rsid w:val="00427D33"/>
    <w:rsid w:val="004356E4"/>
    <w:rsid w:val="004419D9"/>
    <w:rsid w:val="00444216"/>
    <w:rsid w:val="004512DA"/>
    <w:rsid w:val="004548A7"/>
    <w:rsid w:val="00456EB6"/>
    <w:rsid w:val="00467D21"/>
    <w:rsid w:val="00473FCA"/>
    <w:rsid w:val="00475F69"/>
    <w:rsid w:val="004775E2"/>
    <w:rsid w:val="0047776E"/>
    <w:rsid w:val="00485108"/>
    <w:rsid w:val="00485ED4"/>
    <w:rsid w:val="00486979"/>
    <w:rsid w:val="00486B63"/>
    <w:rsid w:val="00494879"/>
    <w:rsid w:val="00494AB9"/>
    <w:rsid w:val="00496010"/>
    <w:rsid w:val="00497CB4"/>
    <w:rsid w:val="004A2412"/>
    <w:rsid w:val="004C3323"/>
    <w:rsid w:val="004D0098"/>
    <w:rsid w:val="004D4206"/>
    <w:rsid w:val="004E75C5"/>
    <w:rsid w:val="00510968"/>
    <w:rsid w:val="00514A49"/>
    <w:rsid w:val="00515A2F"/>
    <w:rsid w:val="0051684F"/>
    <w:rsid w:val="0052723B"/>
    <w:rsid w:val="00533F6F"/>
    <w:rsid w:val="00534A1E"/>
    <w:rsid w:val="0053671D"/>
    <w:rsid w:val="00542183"/>
    <w:rsid w:val="00542433"/>
    <w:rsid w:val="0054279F"/>
    <w:rsid w:val="00545A18"/>
    <w:rsid w:val="0055676A"/>
    <w:rsid w:val="005574B1"/>
    <w:rsid w:val="00562D8A"/>
    <w:rsid w:val="00577762"/>
    <w:rsid w:val="00577ABE"/>
    <w:rsid w:val="00577B95"/>
    <w:rsid w:val="005810CD"/>
    <w:rsid w:val="005820DC"/>
    <w:rsid w:val="005874C3"/>
    <w:rsid w:val="00591103"/>
    <w:rsid w:val="00592B52"/>
    <w:rsid w:val="0059366E"/>
    <w:rsid w:val="00597388"/>
    <w:rsid w:val="005A23DD"/>
    <w:rsid w:val="005B4F7E"/>
    <w:rsid w:val="005C293B"/>
    <w:rsid w:val="005C6180"/>
    <w:rsid w:val="005D4E3F"/>
    <w:rsid w:val="005D5CC1"/>
    <w:rsid w:val="005E037E"/>
    <w:rsid w:val="006000F1"/>
    <w:rsid w:val="00625653"/>
    <w:rsid w:val="00626344"/>
    <w:rsid w:val="006401ED"/>
    <w:rsid w:val="00642480"/>
    <w:rsid w:val="006447DF"/>
    <w:rsid w:val="00650B2F"/>
    <w:rsid w:val="0065287B"/>
    <w:rsid w:val="00653E6F"/>
    <w:rsid w:val="00666A38"/>
    <w:rsid w:val="006706B2"/>
    <w:rsid w:val="00682343"/>
    <w:rsid w:val="00686CA0"/>
    <w:rsid w:val="00692CFF"/>
    <w:rsid w:val="006965CE"/>
    <w:rsid w:val="006B58D7"/>
    <w:rsid w:val="006C3D30"/>
    <w:rsid w:val="006C50BF"/>
    <w:rsid w:val="006D5375"/>
    <w:rsid w:val="006D62E3"/>
    <w:rsid w:val="006D73B3"/>
    <w:rsid w:val="006F73C8"/>
    <w:rsid w:val="00700000"/>
    <w:rsid w:val="00707AFE"/>
    <w:rsid w:val="00712E95"/>
    <w:rsid w:val="00721674"/>
    <w:rsid w:val="00732118"/>
    <w:rsid w:val="007365DB"/>
    <w:rsid w:val="00743596"/>
    <w:rsid w:val="00756DED"/>
    <w:rsid w:val="00760BD8"/>
    <w:rsid w:val="00762DA4"/>
    <w:rsid w:val="00762F0F"/>
    <w:rsid w:val="00773AEB"/>
    <w:rsid w:val="007765A9"/>
    <w:rsid w:val="00776744"/>
    <w:rsid w:val="007873D9"/>
    <w:rsid w:val="00792B39"/>
    <w:rsid w:val="00797F0A"/>
    <w:rsid w:val="007A017E"/>
    <w:rsid w:val="007A786F"/>
    <w:rsid w:val="007A7DFD"/>
    <w:rsid w:val="007B235F"/>
    <w:rsid w:val="007D4006"/>
    <w:rsid w:val="007D4DF4"/>
    <w:rsid w:val="007D5E82"/>
    <w:rsid w:val="007E7DC8"/>
    <w:rsid w:val="007F4277"/>
    <w:rsid w:val="007F5927"/>
    <w:rsid w:val="007F69A4"/>
    <w:rsid w:val="00806703"/>
    <w:rsid w:val="0080770F"/>
    <w:rsid w:val="00810CC9"/>
    <w:rsid w:val="008159C8"/>
    <w:rsid w:val="00823206"/>
    <w:rsid w:val="00823938"/>
    <w:rsid w:val="0082632E"/>
    <w:rsid w:val="00832D77"/>
    <w:rsid w:val="00834156"/>
    <w:rsid w:val="00844128"/>
    <w:rsid w:val="0085680B"/>
    <w:rsid w:val="00861A7C"/>
    <w:rsid w:val="008653B2"/>
    <w:rsid w:val="008810E0"/>
    <w:rsid w:val="00891318"/>
    <w:rsid w:val="00894DD6"/>
    <w:rsid w:val="008A4FCD"/>
    <w:rsid w:val="008C0B34"/>
    <w:rsid w:val="008C6F12"/>
    <w:rsid w:val="008C71AC"/>
    <w:rsid w:val="008D6468"/>
    <w:rsid w:val="008D6E68"/>
    <w:rsid w:val="008E03DC"/>
    <w:rsid w:val="008E0726"/>
    <w:rsid w:val="008E6840"/>
    <w:rsid w:val="008F2C6E"/>
    <w:rsid w:val="00901C79"/>
    <w:rsid w:val="00906149"/>
    <w:rsid w:val="00917966"/>
    <w:rsid w:val="00923043"/>
    <w:rsid w:val="0092475B"/>
    <w:rsid w:val="00937F2D"/>
    <w:rsid w:val="0094447B"/>
    <w:rsid w:val="00951AA0"/>
    <w:rsid w:val="00953777"/>
    <w:rsid w:val="00984AE8"/>
    <w:rsid w:val="00996E0A"/>
    <w:rsid w:val="00997738"/>
    <w:rsid w:val="009A33FF"/>
    <w:rsid w:val="009B1BE8"/>
    <w:rsid w:val="009B36FE"/>
    <w:rsid w:val="009B565F"/>
    <w:rsid w:val="009C3E8F"/>
    <w:rsid w:val="009C5AFD"/>
    <w:rsid w:val="009D1B0A"/>
    <w:rsid w:val="009D2D8C"/>
    <w:rsid w:val="009D3BA2"/>
    <w:rsid w:val="009D5781"/>
    <w:rsid w:val="009D5FDB"/>
    <w:rsid w:val="009D6BBB"/>
    <w:rsid w:val="009E42EE"/>
    <w:rsid w:val="009E43A7"/>
    <w:rsid w:val="009E5354"/>
    <w:rsid w:val="009F2068"/>
    <w:rsid w:val="009F2754"/>
    <w:rsid w:val="00A10389"/>
    <w:rsid w:val="00A13B4D"/>
    <w:rsid w:val="00A14968"/>
    <w:rsid w:val="00A16188"/>
    <w:rsid w:val="00A22B60"/>
    <w:rsid w:val="00A24B9A"/>
    <w:rsid w:val="00A276F7"/>
    <w:rsid w:val="00A3130E"/>
    <w:rsid w:val="00A400DA"/>
    <w:rsid w:val="00A40D19"/>
    <w:rsid w:val="00A42EBF"/>
    <w:rsid w:val="00A5196B"/>
    <w:rsid w:val="00A5304E"/>
    <w:rsid w:val="00A53F95"/>
    <w:rsid w:val="00A575E9"/>
    <w:rsid w:val="00A62B4C"/>
    <w:rsid w:val="00A87229"/>
    <w:rsid w:val="00A95487"/>
    <w:rsid w:val="00A96F9D"/>
    <w:rsid w:val="00AA5B0D"/>
    <w:rsid w:val="00AA6688"/>
    <w:rsid w:val="00AB1030"/>
    <w:rsid w:val="00AB6676"/>
    <w:rsid w:val="00AC0285"/>
    <w:rsid w:val="00AC5FF5"/>
    <w:rsid w:val="00AD0379"/>
    <w:rsid w:val="00AD28D0"/>
    <w:rsid w:val="00AD4AEE"/>
    <w:rsid w:val="00AF0CE9"/>
    <w:rsid w:val="00AF4A78"/>
    <w:rsid w:val="00B1278F"/>
    <w:rsid w:val="00B1462D"/>
    <w:rsid w:val="00B1521A"/>
    <w:rsid w:val="00B20108"/>
    <w:rsid w:val="00B233D6"/>
    <w:rsid w:val="00B26307"/>
    <w:rsid w:val="00B36199"/>
    <w:rsid w:val="00B43100"/>
    <w:rsid w:val="00B46672"/>
    <w:rsid w:val="00B47F91"/>
    <w:rsid w:val="00B53387"/>
    <w:rsid w:val="00B91A42"/>
    <w:rsid w:val="00B93C13"/>
    <w:rsid w:val="00B97B02"/>
    <w:rsid w:val="00BA679B"/>
    <w:rsid w:val="00BA75CF"/>
    <w:rsid w:val="00BB1A55"/>
    <w:rsid w:val="00BC1B6A"/>
    <w:rsid w:val="00BC3CFE"/>
    <w:rsid w:val="00BD0F5F"/>
    <w:rsid w:val="00BD7851"/>
    <w:rsid w:val="00BE10E2"/>
    <w:rsid w:val="00BE343B"/>
    <w:rsid w:val="00BE4FC6"/>
    <w:rsid w:val="00BE5F41"/>
    <w:rsid w:val="00BE6FCA"/>
    <w:rsid w:val="00BE7ACF"/>
    <w:rsid w:val="00C008FE"/>
    <w:rsid w:val="00C00E68"/>
    <w:rsid w:val="00C04775"/>
    <w:rsid w:val="00C126C3"/>
    <w:rsid w:val="00C202F8"/>
    <w:rsid w:val="00C20C1C"/>
    <w:rsid w:val="00C32017"/>
    <w:rsid w:val="00C32B7B"/>
    <w:rsid w:val="00C44787"/>
    <w:rsid w:val="00C4530D"/>
    <w:rsid w:val="00C54E01"/>
    <w:rsid w:val="00C56098"/>
    <w:rsid w:val="00C61B26"/>
    <w:rsid w:val="00C72404"/>
    <w:rsid w:val="00CA48A2"/>
    <w:rsid w:val="00CB3A7A"/>
    <w:rsid w:val="00CC3787"/>
    <w:rsid w:val="00CC7A36"/>
    <w:rsid w:val="00CD1B52"/>
    <w:rsid w:val="00CE22E0"/>
    <w:rsid w:val="00CE24F6"/>
    <w:rsid w:val="00CE7217"/>
    <w:rsid w:val="00CF237D"/>
    <w:rsid w:val="00D0737D"/>
    <w:rsid w:val="00D10DB4"/>
    <w:rsid w:val="00D1375E"/>
    <w:rsid w:val="00D13D41"/>
    <w:rsid w:val="00D319D7"/>
    <w:rsid w:val="00D31ADE"/>
    <w:rsid w:val="00D335A9"/>
    <w:rsid w:val="00D33E5D"/>
    <w:rsid w:val="00D3507A"/>
    <w:rsid w:val="00D350E8"/>
    <w:rsid w:val="00D37812"/>
    <w:rsid w:val="00D4101E"/>
    <w:rsid w:val="00D533DF"/>
    <w:rsid w:val="00D71956"/>
    <w:rsid w:val="00D75710"/>
    <w:rsid w:val="00D76BAD"/>
    <w:rsid w:val="00D82FF0"/>
    <w:rsid w:val="00D8660C"/>
    <w:rsid w:val="00D90B43"/>
    <w:rsid w:val="00DA0E9C"/>
    <w:rsid w:val="00DA4BC5"/>
    <w:rsid w:val="00DA55CA"/>
    <w:rsid w:val="00DB1ABA"/>
    <w:rsid w:val="00DB2419"/>
    <w:rsid w:val="00DC1A88"/>
    <w:rsid w:val="00DC4CC3"/>
    <w:rsid w:val="00DC59FC"/>
    <w:rsid w:val="00DC7490"/>
    <w:rsid w:val="00DD2870"/>
    <w:rsid w:val="00DE2554"/>
    <w:rsid w:val="00DE46E2"/>
    <w:rsid w:val="00DE5ED8"/>
    <w:rsid w:val="00E22573"/>
    <w:rsid w:val="00E24AEE"/>
    <w:rsid w:val="00E259EC"/>
    <w:rsid w:val="00E272E7"/>
    <w:rsid w:val="00E27904"/>
    <w:rsid w:val="00E347DA"/>
    <w:rsid w:val="00E34DB4"/>
    <w:rsid w:val="00E4199C"/>
    <w:rsid w:val="00E4677B"/>
    <w:rsid w:val="00E517D5"/>
    <w:rsid w:val="00E52073"/>
    <w:rsid w:val="00E54FA8"/>
    <w:rsid w:val="00E555B7"/>
    <w:rsid w:val="00E63EC1"/>
    <w:rsid w:val="00E65982"/>
    <w:rsid w:val="00E67C2B"/>
    <w:rsid w:val="00E7078D"/>
    <w:rsid w:val="00E71E7E"/>
    <w:rsid w:val="00E7230D"/>
    <w:rsid w:val="00E7383A"/>
    <w:rsid w:val="00E77869"/>
    <w:rsid w:val="00E806E2"/>
    <w:rsid w:val="00E814F1"/>
    <w:rsid w:val="00E871A1"/>
    <w:rsid w:val="00E920B3"/>
    <w:rsid w:val="00EA101C"/>
    <w:rsid w:val="00EA318D"/>
    <w:rsid w:val="00EC22F4"/>
    <w:rsid w:val="00ED30EE"/>
    <w:rsid w:val="00EF01DE"/>
    <w:rsid w:val="00F049AB"/>
    <w:rsid w:val="00F064D0"/>
    <w:rsid w:val="00F13638"/>
    <w:rsid w:val="00F23237"/>
    <w:rsid w:val="00F26E1F"/>
    <w:rsid w:val="00F308FC"/>
    <w:rsid w:val="00F4013C"/>
    <w:rsid w:val="00F428CA"/>
    <w:rsid w:val="00F44E01"/>
    <w:rsid w:val="00F45720"/>
    <w:rsid w:val="00F471E2"/>
    <w:rsid w:val="00F478F0"/>
    <w:rsid w:val="00F514EB"/>
    <w:rsid w:val="00F55BD6"/>
    <w:rsid w:val="00F66E27"/>
    <w:rsid w:val="00F90E15"/>
    <w:rsid w:val="00F96CC2"/>
    <w:rsid w:val="00FA37B1"/>
    <w:rsid w:val="00FB1FED"/>
    <w:rsid w:val="00FB3C53"/>
    <w:rsid w:val="00FB5C7A"/>
    <w:rsid w:val="00FC2AFF"/>
    <w:rsid w:val="00FD005C"/>
    <w:rsid w:val="00FE7973"/>
    <w:rsid w:val="00FF1791"/>
    <w:rsid w:val="00FF20B5"/>
    <w:rsid w:val="00FF54D4"/>
    <w:rsid w:val="00FF6C15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95DE36"/>
  <w15:docId w15:val="{AF05F134-C7BC-49AF-8F4F-71E17A7D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E6840"/>
    <w:pPr>
      <w:widowControl w:val="0"/>
      <w:wordWrap w:val="0"/>
      <w:autoSpaceDE w:val="0"/>
      <w:autoSpaceDN w:val="0"/>
      <w:jc w:val="both"/>
    </w:pPr>
    <w:rPr>
      <w:rFonts w:ascii="새굴림" w:eastAsia="새굴림"/>
      <w:kern w:val="2"/>
    </w:rPr>
  </w:style>
  <w:style w:type="paragraph" w:styleId="2">
    <w:name w:val="heading 2"/>
    <w:aliases w:val="계약항"/>
    <w:basedOn w:val="a"/>
    <w:next w:val="a0"/>
    <w:link w:val="2Char"/>
    <w:qFormat/>
    <w:rsid w:val="00D0737D"/>
    <w:pPr>
      <w:keepNext/>
      <w:numPr>
        <w:numId w:val="14"/>
      </w:numPr>
      <w:autoSpaceDE/>
      <w:autoSpaceDN/>
      <w:adjustRightInd w:val="0"/>
      <w:spacing w:line="360" w:lineRule="atLeast"/>
      <w:textAlignment w:val="baseline"/>
      <w:outlineLvl w:val="1"/>
    </w:pPr>
    <w:rPr>
      <w:rFonts w:ascii="Arial" w:eastAsia="굴림" w:hAnsi="Arial"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0E1097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0E1097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2"/>
    <w:rsid w:val="0055676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7F69A4"/>
    <w:rPr>
      <w:rFonts w:ascii="Arial" w:eastAsia="돋움" w:hAnsi="Arial"/>
      <w:sz w:val="18"/>
      <w:szCs w:val="18"/>
    </w:rPr>
  </w:style>
  <w:style w:type="paragraph" w:styleId="a8">
    <w:name w:val="Note Heading"/>
    <w:basedOn w:val="a"/>
    <w:next w:val="a"/>
    <w:rsid w:val="00C00E68"/>
    <w:pPr>
      <w:jc w:val="center"/>
    </w:pPr>
    <w:rPr>
      <w:rFonts w:ascii="굴림체" w:eastAsia="굴림체" w:hAnsi="굴림체"/>
    </w:rPr>
  </w:style>
  <w:style w:type="paragraph" w:styleId="a9">
    <w:name w:val="Closing"/>
    <w:basedOn w:val="a"/>
    <w:rsid w:val="00C00E68"/>
    <w:pPr>
      <w:ind w:leftChars="2100" w:left="100"/>
    </w:pPr>
    <w:rPr>
      <w:rFonts w:ascii="굴림체" w:eastAsia="굴림체" w:hAnsi="굴림체"/>
    </w:rPr>
  </w:style>
  <w:style w:type="paragraph" w:styleId="aa">
    <w:name w:val="Document Map"/>
    <w:basedOn w:val="a"/>
    <w:semiHidden/>
    <w:rsid w:val="00DE5ED8"/>
    <w:pPr>
      <w:shd w:val="clear" w:color="auto" w:fill="000080"/>
    </w:pPr>
    <w:rPr>
      <w:rFonts w:ascii="Arial" w:eastAsia="돋움" w:hAnsi="Arial"/>
    </w:rPr>
  </w:style>
  <w:style w:type="character" w:customStyle="1" w:styleId="2Char">
    <w:name w:val="제목 2 Char"/>
    <w:aliases w:val="계약항 Char"/>
    <w:basedOn w:val="a1"/>
    <w:link w:val="2"/>
    <w:rsid w:val="00D0737D"/>
    <w:rPr>
      <w:rFonts w:ascii="Arial" w:eastAsia="굴림" w:hAnsi="Arial"/>
    </w:rPr>
  </w:style>
  <w:style w:type="paragraph" w:styleId="a0">
    <w:name w:val="Normal Indent"/>
    <w:basedOn w:val="a"/>
    <w:rsid w:val="00D0737D"/>
    <w:pPr>
      <w:ind w:leftChars="400" w:left="800"/>
    </w:pPr>
  </w:style>
  <w:style w:type="character" w:styleId="ab">
    <w:name w:val="annotation reference"/>
    <w:basedOn w:val="a1"/>
    <w:rsid w:val="00AF4A78"/>
    <w:rPr>
      <w:sz w:val="18"/>
      <w:szCs w:val="18"/>
    </w:rPr>
  </w:style>
  <w:style w:type="paragraph" w:styleId="ac">
    <w:name w:val="annotation text"/>
    <w:basedOn w:val="a"/>
    <w:link w:val="Char"/>
    <w:rsid w:val="00AF4A78"/>
    <w:pPr>
      <w:jc w:val="left"/>
    </w:pPr>
  </w:style>
  <w:style w:type="character" w:customStyle="1" w:styleId="Char">
    <w:name w:val="메모 텍스트 Char"/>
    <w:basedOn w:val="a1"/>
    <w:link w:val="ac"/>
    <w:rsid w:val="00AF4A78"/>
    <w:rPr>
      <w:rFonts w:ascii="새굴림" w:eastAsia="새굴림"/>
      <w:kern w:val="2"/>
    </w:rPr>
  </w:style>
  <w:style w:type="paragraph" w:styleId="ad">
    <w:name w:val="annotation subject"/>
    <w:basedOn w:val="ac"/>
    <w:next w:val="ac"/>
    <w:link w:val="Char0"/>
    <w:rsid w:val="00AF4A78"/>
    <w:rPr>
      <w:b/>
      <w:bCs/>
    </w:rPr>
  </w:style>
  <w:style w:type="character" w:customStyle="1" w:styleId="Char0">
    <w:name w:val="메모 주제 Char"/>
    <w:basedOn w:val="Char"/>
    <w:link w:val="ad"/>
    <w:rsid w:val="00AF4A78"/>
    <w:rPr>
      <w:rFonts w:ascii="새굴림" w:eastAsia="새굴림"/>
      <w:b/>
      <w:bCs/>
      <w:kern w:val="2"/>
    </w:rPr>
  </w:style>
  <w:style w:type="paragraph" w:styleId="ae">
    <w:name w:val="List Paragraph"/>
    <w:basedOn w:val="a"/>
    <w:uiPriority w:val="34"/>
    <w:qFormat/>
    <w:rsid w:val="00997738"/>
    <w:pPr>
      <w:ind w:leftChars="400" w:left="800"/>
    </w:pPr>
  </w:style>
  <w:style w:type="paragraph" w:styleId="af">
    <w:name w:val="Revision"/>
    <w:hidden/>
    <w:uiPriority w:val="99"/>
    <w:semiHidden/>
    <w:rsid w:val="00157DD9"/>
    <w:rPr>
      <w:rFonts w:ascii="새굴림" w:eastAsia="새굴림"/>
      <w:kern w:val="2"/>
    </w:rPr>
  </w:style>
  <w:style w:type="paragraph" w:styleId="af0">
    <w:name w:val="Normal (Web)"/>
    <w:basedOn w:val="a"/>
    <w:unhideWhenUsed/>
    <w:rsid w:val="0080670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0">
    <w:name w:val="s0"/>
    <w:rsid w:val="00806703"/>
    <w:pPr>
      <w:widowControl w:val="0"/>
      <w:autoSpaceDE w:val="0"/>
      <w:autoSpaceDN w:val="0"/>
      <w:adjustRightInd w:val="0"/>
    </w:pPr>
    <w:rPr>
      <w:rFonts w:ascii="HY견고딕" w:eastAsia="HY견고딕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7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0E42B-76B7-43B4-9F65-008455172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826</Words>
  <Characters>4712</Characters>
  <Application>Microsoft Office Word</Application>
  <DocSecurity>0</DocSecurity>
  <Lines>39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물품구매계약서_표준안</vt:lpstr>
      <vt:lpstr>물품구매계약서_표준안</vt:lpstr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물품구매계약서_표준안</dc:title>
  <dc:creator>alice.lee</dc:creator>
  <cp:lastModifiedBy>김현주 (Hyunjoo Kim)</cp:lastModifiedBy>
  <cp:revision>2</cp:revision>
  <dcterms:created xsi:type="dcterms:W3CDTF">2024-05-23T03:29:00Z</dcterms:created>
  <dcterms:modified xsi:type="dcterms:W3CDTF">2024-05-23T03:29:00Z</dcterms:modified>
</cp:coreProperties>
</file>