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2C556D" w14:textId="77777777" w:rsidR="00327204" w:rsidRDefault="00327204">
      <w:pPr>
        <w:tabs>
          <w:tab w:val="left" w:pos="7230"/>
        </w:tabs>
        <w:ind w:right="283"/>
        <w:jc w:val="center"/>
        <w:rPr>
          <w:rFonts w:ascii="Helvetica" w:hAnsi="Helvetica" w:cs="Arial"/>
          <w:b/>
          <w:color w:val="000000" w:themeColor="text1"/>
          <w:sz w:val="24"/>
          <w:szCs w:val="32"/>
          <w:lang w:eastAsia="ko-KR"/>
        </w:rPr>
      </w:pPr>
    </w:p>
    <w:p w14:paraId="0BD5FF0F" w14:textId="77777777" w:rsidR="00327204" w:rsidRDefault="00327204">
      <w:pPr>
        <w:tabs>
          <w:tab w:val="left" w:pos="7230"/>
        </w:tabs>
        <w:ind w:right="283"/>
        <w:rPr>
          <w:rFonts w:ascii="Helvetica" w:hAnsi="Helvetica" w:cs="Arial"/>
          <w:b/>
          <w:color w:val="000000" w:themeColor="text1"/>
          <w:sz w:val="24"/>
          <w:szCs w:val="32"/>
          <w:lang w:eastAsia="ko-KR"/>
        </w:rPr>
      </w:pPr>
    </w:p>
    <w:p w14:paraId="2BA6885D" w14:textId="77777777" w:rsidR="00327204" w:rsidRDefault="00327204">
      <w:pPr>
        <w:tabs>
          <w:tab w:val="left" w:pos="7230"/>
        </w:tabs>
        <w:ind w:right="283"/>
        <w:rPr>
          <w:rFonts w:ascii="Helvetica" w:hAnsi="Helvetica" w:cs="Arial"/>
          <w:b/>
          <w:color w:val="000000" w:themeColor="text1"/>
          <w:sz w:val="24"/>
          <w:szCs w:val="32"/>
          <w:lang w:eastAsia="ko-KR"/>
        </w:rPr>
      </w:pPr>
    </w:p>
    <w:p w14:paraId="2ECA2E2E" w14:textId="77777777" w:rsidR="00327204" w:rsidRDefault="00327204">
      <w:pPr>
        <w:tabs>
          <w:tab w:val="left" w:pos="7230"/>
        </w:tabs>
        <w:ind w:right="283"/>
        <w:rPr>
          <w:rFonts w:ascii="Helvetica" w:hAnsi="Helvetica" w:cs="Arial"/>
          <w:b/>
          <w:color w:val="000000" w:themeColor="text1"/>
          <w:sz w:val="24"/>
          <w:szCs w:val="32"/>
          <w:lang w:eastAsia="ko-KR"/>
        </w:rPr>
      </w:pPr>
    </w:p>
    <w:p w14:paraId="1D5A5EC0" w14:textId="77777777" w:rsidR="00327204" w:rsidRDefault="00327204">
      <w:pPr>
        <w:tabs>
          <w:tab w:val="left" w:pos="7230"/>
        </w:tabs>
        <w:ind w:right="283"/>
        <w:rPr>
          <w:rFonts w:ascii="Calibri" w:hAnsi="Calibri" w:cs="Arial"/>
          <w:b/>
          <w:color w:val="000000" w:themeColor="text1"/>
          <w:sz w:val="24"/>
          <w:szCs w:val="32"/>
          <w:lang w:eastAsia="ko-KR"/>
        </w:rPr>
      </w:pPr>
    </w:p>
    <w:p w14:paraId="2EF19C88" w14:textId="77777777" w:rsidR="00327204" w:rsidRDefault="00327204">
      <w:pPr>
        <w:tabs>
          <w:tab w:val="left" w:pos="7230"/>
        </w:tabs>
        <w:ind w:right="283"/>
        <w:rPr>
          <w:rFonts w:ascii="Calibri" w:hAnsi="Calibri" w:cs="Arial"/>
          <w:b/>
          <w:color w:val="000000" w:themeColor="text1"/>
          <w:sz w:val="24"/>
          <w:szCs w:val="32"/>
          <w:lang w:eastAsia="ko-KR"/>
        </w:rPr>
      </w:pPr>
    </w:p>
    <w:p w14:paraId="060ECA67" w14:textId="77777777" w:rsidR="00327204" w:rsidRDefault="00327204">
      <w:pPr>
        <w:tabs>
          <w:tab w:val="left" w:pos="7230"/>
        </w:tabs>
        <w:ind w:right="283"/>
        <w:rPr>
          <w:rFonts w:ascii="Calibri" w:hAnsi="Calibri" w:cs="Arial"/>
          <w:b/>
          <w:color w:val="000000" w:themeColor="text1"/>
          <w:sz w:val="24"/>
          <w:szCs w:val="32"/>
          <w:lang w:eastAsia="ko-KR"/>
        </w:rPr>
      </w:pPr>
    </w:p>
    <w:p w14:paraId="00777F5A" w14:textId="77777777" w:rsidR="00327204" w:rsidRDefault="00327204">
      <w:pPr>
        <w:tabs>
          <w:tab w:val="left" w:pos="7230"/>
        </w:tabs>
        <w:ind w:right="283"/>
        <w:rPr>
          <w:rFonts w:ascii="Calibri" w:hAnsi="Calibri" w:cs="Arial"/>
          <w:b/>
          <w:color w:val="000000" w:themeColor="text1"/>
          <w:sz w:val="24"/>
          <w:szCs w:val="32"/>
          <w:lang w:eastAsia="ko-KR"/>
        </w:rPr>
      </w:pPr>
    </w:p>
    <w:p w14:paraId="035D6070" w14:textId="77777777" w:rsidR="00327204" w:rsidRDefault="00327204">
      <w:pPr>
        <w:tabs>
          <w:tab w:val="left" w:pos="7230"/>
        </w:tabs>
        <w:ind w:right="283"/>
        <w:rPr>
          <w:rFonts w:ascii="Calibri" w:hAnsi="Calibri" w:cs="Arial"/>
          <w:b/>
          <w:color w:val="000000" w:themeColor="text1"/>
          <w:sz w:val="24"/>
          <w:szCs w:val="32"/>
          <w:lang w:eastAsia="ko-KR"/>
        </w:rPr>
      </w:pPr>
    </w:p>
    <w:p w14:paraId="304959C5" w14:textId="77777777" w:rsidR="00327204" w:rsidRDefault="00327204">
      <w:pPr>
        <w:tabs>
          <w:tab w:val="left" w:pos="7230"/>
        </w:tabs>
        <w:ind w:right="283"/>
        <w:rPr>
          <w:rFonts w:ascii="Calibri" w:hAnsi="Calibri" w:cs="Arial"/>
          <w:b/>
          <w:color w:val="000000" w:themeColor="text1"/>
          <w:sz w:val="24"/>
          <w:szCs w:val="32"/>
          <w:lang w:eastAsia="ko-KR"/>
        </w:rPr>
      </w:pPr>
    </w:p>
    <w:p w14:paraId="09059892" w14:textId="77777777" w:rsidR="00327204" w:rsidRDefault="00327204">
      <w:pPr>
        <w:tabs>
          <w:tab w:val="left" w:pos="7230"/>
        </w:tabs>
        <w:ind w:right="283"/>
        <w:rPr>
          <w:rFonts w:ascii="Calibri" w:hAnsi="Calibri" w:cs="Arial"/>
          <w:b/>
          <w:color w:val="000000" w:themeColor="text1"/>
          <w:sz w:val="24"/>
          <w:szCs w:val="32"/>
          <w:lang w:eastAsia="ko-KR"/>
        </w:rPr>
      </w:pPr>
    </w:p>
    <w:p w14:paraId="36BABD7E" w14:textId="77777777" w:rsidR="00327204" w:rsidRDefault="00327204">
      <w:pPr>
        <w:tabs>
          <w:tab w:val="left" w:pos="7230"/>
        </w:tabs>
        <w:ind w:right="283"/>
        <w:rPr>
          <w:rFonts w:ascii="Calibri" w:hAnsi="Calibri" w:cs="Arial"/>
          <w:b/>
          <w:color w:val="000000" w:themeColor="text1"/>
          <w:sz w:val="24"/>
          <w:szCs w:val="32"/>
          <w:lang w:eastAsia="ko-KR"/>
        </w:rPr>
      </w:pPr>
    </w:p>
    <w:p w14:paraId="35045F8E" w14:textId="77777777" w:rsidR="00327204" w:rsidRDefault="00327204">
      <w:pPr>
        <w:tabs>
          <w:tab w:val="left" w:pos="7230"/>
        </w:tabs>
        <w:ind w:right="283"/>
        <w:rPr>
          <w:rFonts w:ascii="Calibri" w:hAnsi="Calibri" w:cs="Arial"/>
          <w:b/>
          <w:color w:val="000000" w:themeColor="text1"/>
          <w:sz w:val="24"/>
          <w:szCs w:val="32"/>
          <w:lang w:eastAsia="ko-KR"/>
        </w:rPr>
      </w:pPr>
    </w:p>
    <w:p w14:paraId="03D2A567" w14:textId="77777777" w:rsidR="00327204" w:rsidRDefault="00327204">
      <w:pPr>
        <w:tabs>
          <w:tab w:val="left" w:pos="7230"/>
        </w:tabs>
        <w:ind w:right="283"/>
        <w:rPr>
          <w:rFonts w:ascii="Calibri" w:hAnsi="Calibri" w:cs="Arial"/>
          <w:b/>
          <w:color w:val="000000" w:themeColor="text1"/>
          <w:sz w:val="24"/>
          <w:szCs w:val="32"/>
          <w:lang w:eastAsia="ko-KR"/>
        </w:rPr>
      </w:pPr>
    </w:p>
    <w:p w14:paraId="43201997" w14:textId="77777777" w:rsidR="00327204" w:rsidRDefault="00327204">
      <w:pPr>
        <w:tabs>
          <w:tab w:val="left" w:pos="7230"/>
        </w:tabs>
        <w:ind w:right="283"/>
        <w:rPr>
          <w:rFonts w:ascii="Calibri" w:hAnsi="Calibri" w:cs="Arial"/>
          <w:b/>
          <w:color w:val="000000" w:themeColor="text1"/>
          <w:sz w:val="24"/>
          <w:szCs w:val="32"/>
          <w:lang w:eastAsia="ko-KR"/>
        </w:rPr>
      </w:pPr>
    </w:p>
    <w:p w14:paraId="41828009" w14:textId="77777777" w:rsidR="00327204" w:rsidRDefault="00327204">
      <w:pPr>
        <w:tabs>
          <w:tab w:val="left" w:pos="7230"/>
        </w:tabs>
        <w:ind w:right="283"/>
        <w:rPr>
          <w:rFonts w:ascii="Calibri" w:hAnsi="Calibri" w:cs="Arial"/>
          <w:b/>
          <w:color w:val="000000" w:themeColor="text1"/>
          <w:sz w:val="24"/>
          <w:szCs w:val="32"/>
          <w:lang w:eastAsia="ko-KR"/>
        </w:rPr>
      </w:pPr>
    </w:p>
    <w:p w14:paraId="4676AC5D" w14:textId="77777777" w:rsidR="00327204" w:rsidRDefault="00327204">
      <w:pPr>
        <w:tabs>
          <w:tab w:val="left" w:pos="7230"/>
        </w:tabs>
        <w:ind w:right="283"/>
        <w:rPr>
          <w:rFonts w:ascii="Calibri" w:hAnsi="Calibri" w:cs="Arial"/>
          <w:b/>
          <w:color w:val="000000" w:themeColor="text1"/>
          <w:sz w:val="24"/>
          <w:szCs w:val="32"/>
          <w:lang w:eastAsia="ko-KR"/>
        </w:rPr>
      </w:pPr>
    </w:p>
    <w:p w14:paraId="51BF567B" w14:textId="77777777" w:rsidR="00327204" w:rsidRDefault="00327204">
      <w:pPr>
        <w:tabs>
          <w:tab w:val="left" w:pos="7230"/>
        </w:tabs>
        <w:ind w:right="283"/>
        <w:rPr>
          <w:rFonts w:ascii="Calibri" w:hAnsi="Calibri" w:cs="Arial"/>
          <w:b/>
          <w:color w:val="000000" w:themeColor="text1"/>
          <w:sz w:val="24"/>
          <w:szCs w:val="32"/>
          <w:lang w:eastAsia="ko-KR"/>
        </w:rPr>
      </w:pPr>
    </w:p>
    <w:p w14:paraId="34659FB3" w14:textId="77777777" w:rsidR="00327204" w:rsidRDefault="00327204">
      <w:pPr>
        <w:tabs>
          <w:tab w:val="left" w:pos="7230"/>
        </w:tabs>
        <w:ind w:right="283"/>
        <w:rPr>
          <w:rFonts w:ascii="Calibri" w:hAnsi="Calibri" w:cs="Arial"/>
          <w:b/>
          <w:color w:val="000000" w:themeColor="text1"/>
          <w:sz w:val="24"/>
          <w:szCs w:val="32"/>
          <w:lang w:eastAsia="ko-KR"/>
        </w:rPr>
      </w:pPr>
    </w:p>
    <w:p w14:paraId="39AC68E6" w14:textId="77777777" w:rsidR="00327204" w:rsidRPr="00AE23A5" w:rsidRDefault="00487881">
      <w:pPr>
        <w:tabs>
          <w:tab w:val="left" w:pos="7230"/>
        </w:tabs>
        <w:ind w:right="283"/>
        <w:rPr>
          <w:rFonts w:ascii="Calibri" w:hAnsi="Calibri" w:cs="Arial"/>
          <w:b/>
          <w:color w:val="000000" w:themeColor="text1"/>
          <w:sz w:val="28"/>
          <w:szCs w:val="32"/>
          <w:lang w:eastAsia="ko-KR"/>
        </w:rPr>
      </w:pPr>
      <w:r w:rsidRPr="00AE23A5">
        <w:rPr>
          <w:rFonts w:ascii="Calibri" w:hAnsi="Calibri" w:cs="Arial"/>
          <w:b/>
          <w:color w:val="000000" w:themeColor="text1"/>
          <w:sz w:val="28"/>
          <w:szCs w:val="32"/>
          <w:lang w:eastAsia="ko-KR"/>
        </w:rPr>
        <w:t>DESIGN AGREEMENT</w:t>
      </w:r>
    </w:p>
    <w:p w14:paraId="26411559"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1731B815" w14:textId="68ECC2EA" w:rsidR="00327204" w:rsidRPr="00AE23A5" w:rsidRDefault="00487881">
      <w:pPr>
        <w:tabs>
          <w:tab w:val="left" w:pos="7230"/>
        </w:tabs>
        <w:ind w:right="283"/>
        <w:rPr>
          <w:rFonts w:ascii="Calibri" w:hAnsi="Calibri" w:cs="Arial"/>
          <w:b/>
          <w:color w:val="000000" w:themeColor="text1"/>
          <w:sz w:val="24"/>
          <w:szCs w:val="32"/>
          <w:lang w:eastAsia="ko-KR"/>
        </w:rPr>
      </w:pPr>
      <w:r w:rsidRPr="00AE23A5">
        <w:rPr>
          <w:rFonts w:ascii="Calibri" w:hAnsi="Calibri" w:cs="Arial"/>
          <w:color w:val="000000" w:themeColor="text1"/>
          <w:szCs w:val="32"/>
          <w:lang w:eastAsia="ko-KR"/>
        </w:rPr>
        <w:t xml:space="preserve">Sidiz &amp; </w:t>
      </w:r>
      <w:r w:rsidR="00CF3CB9" w:rsidRPr="00AE23A5">
        <w:rPr>
          <w:rFonts w:ascii="Calibri" w:hAnsi="Calibri" w:cs="Arial"/>
          <w:color w:val="000000" w:themeColor="text1"/>
          <w:szCs w:val="32"/>
          <w:lang w:eastAsia="ko-KR"/>
        </w:rPr>
        <w:t>Jehs+laub</w:t>
      </w:r>
      <w:r w:rsidR="00BB1AEA" w:rsidRPr="00AE23A5">
        <w:rPr>
          <w:rFonts w:ascii="Calibri" w:hAnsi="Calibri" w:cs="Arial"/>
          <w:color w:val="000000" w:themeColor="text1"/>
          <w:szCs w:val="32"/>
          <w:lang w:eastAsia="ko-KR"/>
        </w:rPr>
        <w:t xml:space="preserve"> </w:t>
      </w:r>
    </w:p>
    <w:p w14:paraId="696FB79F"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7DE43F3A"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385A8690"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03E90AC6"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1E4EF3D9" w14:textId="77777777" w:rsidR="00327204" w:rsidRPr="00AE23A5" w:rsidRDefault="00327204">
      <w:pPr>
        <w:tabs>
          <w:tab w:val="left" w:pos="7230"/>
        </w:tabs>
        <w:ind w:right="283"/>
        <w:rPr>
          <w:rStyle w:val="a5"/>
          <w:rFonts w:ascii="Calibri" w:hAnsi="Calibri"/>
        </w:rPr>
      </w:pPr>
    </w:p>
    <w:p w14:paraId="55ED7BDC"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12B59153"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5A94CDEE"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19AD06D2"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1DEB5439"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680ACF71"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01C51FDC"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0263ED6D"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4E983269"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3FD2BF61"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1304CB40"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67F27DFF" w14:textId="77777777" w:rsidR="00BB1AEA" w:rsidRPr="00AE23A5" w:rsidRDefault="00BB1AEA">
      <w:pPr>
        <w:tabs>
          <w:tab w:val="left" w:pos="7230"/>
        </w:tabs>
        <w:ind w:right="283"/>
        <w:rPr>
          <w:rFonts w:ascii="Calibri" w:hAnsi="Calibri" w:cs="Arial"/>
          <w:b/>
          <w:color w:val="000000" w:themeColor="text1"/>
          <w:sz w:val="24"/>
          <w:szCs w:val="32"/>
          <w:lang w:eastAsia="ko-KR"/>
        </w:rPr>
      </w:pPr>
    </w:p>
    <w:p w14:paraId="39F61604"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30B76109"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061257FC" w14:textId="77777777" w:rsidR="00327204" w:rsidRPr="00AE23A5" w:rsidRDefault="00327204">
      <w:pPr>
        <w:tabs>
          <w:tab w:val="left" w:pos="7230"/>
        </w:tabs>
        <w:ind w:right="283"/>
        <w:rPr>
          <w:rFonts w:ascii="Calibri" w:hAnsi="Calibri" w:cs="Arial"/>
          <w:b/>
          <w:color w:val="000000" w:themeColor="text1"/>
          <w:sz w:val="24"/>
          <w:szCs w:val="32"/>
          <w:lang w:eastAsia="ko-KR"/>
        </w:rPr>
      </w:pPr>
    </w:p>
    <w:p w14:paraId="08C61D7E" w14:textId="77777777" w:rsidR="00327204" w:rsidRPr="00AE23A5" w:rsidRDefault="00487881">
      <w:pPr>
        <w:tabs>
          <w:tab w:val="left" w:pos="7230"/>
        </w:tabs>
        <w:ind w:right="283"/>
        <w:jc w:val="center"/>
        <w:rPr>
          <w:rFonts w:ascii="Calibri" w:hAnsi="Calibri" w:cs="Arial"/>
          <w:b/>
          <w:color w:val="000000" w:themeColor="text1"/>
          <w:sz w:val="24"/>
          <w:szCs w:val="32"/>
          <w:lang w:eastAsia="ko-KR"/>
        </w:rPr>
      </w:pPr>
      <w:r w:rsidRPr="00AE23A5">
        <w:rPr>
          <w:rFonts w:ascii="Calibri" w:hAnsi="Calibri" w:cs="Arial"/>
          <w:b/>
          <w:color w:val="000000" w:themeColor="text1"/>
          <w:sz w:val="24"/>
          <w:szCs w:val="32"/>
          <w:lang w:eastAsia="ko-KR"/>
        </w:rPr>
        <w:lastRenderedPageBreak/>
        <w:t>BY AND BETWEEN</w:t>
      </w:r>
    </w:p>
    <w:p w14:paraId="33660E11" w14:textId="77777777" w:rsidR="00327204" w:rsidRPr="00AE23A5" w:rsidRDefault="00327204">
      <w:pPr>
        <w:pStyle w:val="a9"/>
        <w:jc w:val="center"/>
        <w:rPr>
          <w:rFonts w:ascii="Calibri" w:hAnsi="Calibri" w:cs="Arial"/>
          <w:b/>
          <w:color w:val="000000" w:themeColor="text1"/>
          <w:sz w:val="24"/>
          <w:szCs w:val="24"/>
          <w:lang w:eastAsia="ko-KR"/>
        </w:rPr>
      </w:pPr>
    </w:p>
    <w:p w14:paraId="6D366ADB" w14:textId="5DA5E8D8" w:rsidR="00327204" w:rsidRPr="00AE23A5" w:rsidRDefault="00CF3CB9">
      <w:pPr>
        <w:tabs>
          <w:tab w:val="left" w:pos="7230"/>
        </w:tabs>
        <w:ind w:right="283"/>
        <w:jc w:val="both"/>
        <w:textAlignment w:val="baseline"/>
        <w:rPr>
          <w:rFonts w:ascii="Calibri" w:hAnsi="Calibri" w:cs="Arial"/>
          <w:color w:val="000000" w:themeColor="text1"/>
        </w:rPr>
      </w:pPr>
      <w:r w:rsidRPr="00AE23A5">
        <w:rPr>
          <w:rFonts w:ascii="Calibri" w:hAnsi="Calibri" w:cs="Arial"/>
          <w:b/>
          <w:color w:val="000000" w:themeColor="text1"/>
        </w:rPr>
        <w:t>Jehs+laub</w:t>
      </w:r>
      <w:r w:rsidR="00487881" w:rsidRPr="00AE23A5">
        <w:rPr>
          <w:rFonts w:ascii="Calibri" w:hAnsi="Calibri" w:cs="Arial"/>
          <w:color w:val="000000" w:themeColor="text1"/>
          <w:lang w:eastAsia="ko-KR"/>
        </w:rPr>
        <w:t xml:space="preserve">, </w:t>
      </w:r>
      <w:r w:rsidR="003542CE" w:rsidRPr="00AE23A5">
        <w:rPr>
          <w:rFonts w:ascii="Calibri" w:hAnsi="Calibri" w:cs="Arial"/>
          <w:color w:val="000000" w:themeColor="text1"/>
        </w:rPr>
        <w:t xml:space="preserve">having an address at </w:t>
      </w:r>
      <w:r w:rsidR="003542CE" w:rsidRPr="00AE23A5">
        <w:rPr>
          <w:rFonts w:ascii="Calibri" w:hAnsi="Calibri" w:cs="Arial" w:hint="eastAsia"/>
          <w:color w:val="000000" w:themeColor="text1"/>
        </w:rPr>
        <w:t>Römerstrasse 51A</w:t>
      </w:r>
      <w:r w:rsidR="003542CE" w:rsidRPr="00AE23A5">
        <w:rPr>
          <w:rFonts w:ascii="Calibri" w:hAnsi="Calibri" w:cs="Arial"/>
          <w:color w:val="000000" w:themeColor="text1"/>
        </w:rPr>
        <w:t>,</w:t>
      </w:r>
      <w:r w:rsidR="003542CE" w:rsidRPr="00AE23A5">
        <w:rPr>
          <w:rFonts w:ascii="Calibri" w:hAnsi="Calibri" w:cs="Arial" w:hint="eastAsia"/>
          <w:color w:val="000000" w:themeColor="text1"/>
        </w:rPr>
        <w:t xml:space="preserve"> 70180 Stuttgart</w:t>
      </w:r>
      <w:r w:rsidR="003542CE" w:rsidRPr="00AE23A5">
        <w:rPr>
          <w:rFonts w:ascii="Calibri" w:hAnsi="Calibri" w:cs="Arial"/>
          <w:color w:val="000000" w:themeColor="text1"/>
        </w:rPr>
        <w:t>,</w:t>
      </w:r>
      <w:r w:rsidR="003542CE" w:rsidRPr="00AE23A5">
        <w:rPr>
          <w:rFonts w:ascii="Calibri" w:hAnsi="Calibri" w:cs="Arial" w:hint="eastAsia"/>
          <w:color w:val="000000" w:themeColor="text1"/>
        </w:rPr>
        <w:t xml:space="preserve"> Germany</w:t>
      </w:r>
      <w:proofErr w:type="gramStart"/>
      <w:r w:rsidR="003542CE" w:rsidRPr="00AE23A5">
        <w:rPr>
          <w:rFonts w:ascii="Calibri" w:hAnsi="Calibri" w:cs="Arial"/>
          <w:color w:val="000000" w:themeColor="text1"/>
        </w:rPr>
        <w:t>; ;</w:t>
      </w:r>
      <w:proofErr w:type="gramEnd"/>
      <w:r w:rsidR="003542CE" w:rsidRPr="00AE23A5">
        <w:rPr>
          <w:rFonts w:ascii="Calibri" w:hAnsi="Calibri" w:cs="Arial"/>
          <w:color w:val="000000" w:themeColor="text1"/>
        </w:rPr>
        <w:t xml:space="preserve"> (shall be hereinafter referred to as “</w:t>
      </w:r>
      <w:r w:rsidR="003542CE" w:rsidRPr="00AE23A5">
        <w:rPr>
          <w:rFonts w:ascii="Calibri" w:hAnsi="Calibri" w:cs="Arial"/>
          <w:b/>
          <w:color w:val="000000" w:themeColor="text1"/>
        </w:rPr>
        <w:t>Designer</w:t>
      </w:r>
      <w:r w:rsidR="003542CE" w:rsidRPr="00AE23A5">
        <w:rPr>
          <w:rFonts w:ascii="Calibri" w:hAnsi="Calibri" w:cs="Arial"/>
          <w:color w:val="000000" w:themeColor="text1"/>
        </w:rPr>
        <w:t>”)</w:t>
      </w:r>
    </w:p>
    <w:p w14:paraId="01E81581" w14:textId="77777777" w:rsidR="006C08A4" w:rsidRPr="00AE23A5" w:rsidRDefault="006C08A4">
      <w:pPr>
        <w:tabs>
          <w:tab w:val="left" w:pos="7230"/>
        </w:tabs>
        <w:ind w:right="283"/>
        <w:jc w:val="both"/>
        <w:textAlignment w:val="baseline"/>
        <w:rPr>
          <w:rFonts w:ascii="Calibri" w:hAnsi="Calibri" w:cs="Arial"/>
          <w:color w:val="000000" w:themeColor="text1"/>
          <w:lang w:eastAsia="ko-KR"/>
        </w:rPr>
      </w:pPr>
    </w:p>
    <w:p w14:paraId="5BAE34BD" w14:textId="77777777" w:rsidR="00327204" w:rsidRPr="00AE23A5" w:rsidRDefault="00487881">
      <w:pPr>
        <w:tabs>
          <w:tab w:val="left" w:pos="7230"/>
        </w:tabs>
        <w:ind w:right="283"/>
        <w:jc w:val="center"/>
        <w:textAlignment w:val="baseline"/>
        <w:rPr>
          <w:rFonts w:ascii="Calibri" w:hAnsi="Calibri" w:cs="Arial"/>
          <w:b/>
          <w:color w:val="000000" w:themeColor="text1"/>
          <w:lang w:eastAsia="ko-KR"/>
        </w:rPr>
      </w:pPr>
      <w:r w:rsidRPr="00AE23A5">
        <w:rPr>
          <w:rFonts w:ascii="Calibri" w:hAnsi="Calibri" w:cs="Arial"/>
          <w:b/>
          <w:color w:val="000000" w:themeColor="text1"/>
          <w:lang w:eastAsia="ko-KR"/>
        </w:rPr>
        <w:t>AND</w:t>
      </w:r>
    </w:p>
    <w:p w14:paraId="452A2721" w14:textId="77777777" w:rsidR="00327204" w:rsidRPr="00AE23A5" w:rsidRDefault="00327204">
      <w:pPr>
        <w:tabs>
          <w:tab w:val="left" w:pos="7230"/>
        </w:tabs>
        <w:ind w:right="283"/>
        <w:jc w:val="both"/>
        <w:textAlignment w:val="baseline"/>
        <w:rPr>
          <w:rFonts w:ascii="Calibri" w:hAnsi="Calibri" w:cs="Arial"/>
          <w:color w:val="000000" w:themeColor="text1"/>
          <w:lang w:eastAsia="ko-KR"/>
        </w:rPr>
      </w:pPr>
    </w:p>
    <w:p w14:paraId="7D2BE91D" w14:textId="77777777" w:rsidR="00327204" w:rsidRPr="00AE23A5" w:rsidRDefault="00487881">
      <w:pPr>
        <w:tabs>
          <w:tab w:val="left" w:pos="7230"/>
        </w:tabs>
        <w:ind w:right="283"/>
        <w:jc w:val="both"/>
        <w:textAlignment w:val="baseline"/>
        <w:rPr>
          <w:rFonts w:ascii="Calibri" w:hAnsi="Calibri" w:cs="Arial"/>
          <w:color w:val="000000" w:themeColor="text1"/>
          <w:lang w:eastAsia="ko-KR"/>
        </w:rPr>
      </w:pPr>
      <w:commentRangeStart w:id="0"/>
      <w:r w:rsidRPr="00AE23A5">
        <w:rPr>
          <w:rFonts w:ascii="Calibri" w:hAnsi="Calibri" w:cs="Arial"/>
          <w:b/>
          <w:color w:val="000000" w:themeColor="text1"/>
          <w:lang w:eastAsia="ko-KR"/>
        </w:rPr>
        <w:t>SIDIZ,</w:t>
      </w:r>
      <w:r w:rsidRPr="00AE23A5">
        <w:rPr>
          <w:rFonts w:ascii="Calibri" w:hAnsi="Calibri" w:cs="Arial"/>
          <w:b/>
          <w:color w:val="000000" w:themeColor="text1"/>
        </w:rPr>
        <w:t xml:space="preserve"> INC</w:t>
      </w:r>
      <w:r w:rsidRPr="00AE23A5">
        <w:rPr>
          <w:rFonts w:ascii="Calibri" w:hAnsi="Calibri" w:cs="Arial"/>
          <w:color w:val="000000" w:themeColor="text1"/>
        </w:rPr>
        <w:t xml:space="preserve">, </w:t>
      </w:r>
      <w:commentRangeEnd w:id="0"/>
      <w:r w:rsidR="00195D29">
        <w:rPr>
          <w:rStyle w:val="a6"/>
        </w:rPr>
        <w:commentReference w:id="0"/>
      </w:r>
      <w:r w:rsidRPr="00AE23A5">
        <w:rPr>
          <w:rFonts w:ascii="Calibri" w:hAnsi="Calibri" w:cs="Arial"/>
          <w:color w:val="000000" w:themeColor="text1"/>
          <w:lang w:eastAsia="ko-KR"/>
        </w:rPr>
        <w:t xml:space="preserve">a corporation organized and existing under the laws of the Republic of Korea, </w:t>
      </w:r>
      <w:r w:rsidRPr="00AE23A5">
        <w:rPr>
          <w:rFonts w:ascii="Calibri" w:hAnsi="Calibri" w:cs="Arial"/>
          <w:color w:val="000000" w:themeColor="text1"/>
        </w:rPr>
        <w:t>having an address at Sandan</w:t>
      </w:r>
      <w:r w:rsidRPr="00AE23A5">
        <w:rPr>
          <w:rFonts w:ascii="Calibri" w:hAnsi="Calibri" w:cs="Arial"/>
          <w:color w:val="000000" w:themeColor="text1"/>
          <w:lang w:eastAsia="ko-KR"/>
        </w:rPr>
        <w:t>-ro</w:t>
      </w:r>
      <w:r w:rsidRPr="00AE23A5">
        <w:rPr>
          <w:rFonts w:ascii="Calibri" w:hAnsi="Calibri" w:cs="Arial"/>
          <w:color w:val="000000" w:themeColor="text1"/>
        </w:rPr>
        <w:t xml:space="preserve"> 67-20, Segyo</w:t>
      </w:r>
      <w:r w:rsidRPr="00AE23A5">
        <w:rPr>
          <w:rFonts w:ascii="Calibri" w:hAnsi="Calibri" w:cs="Arial"/>
          <w:color w:val="000000" w:themeColor="text1"/>
          <w:lang w:eastAsia="ko-KR"/>
        </w:rPr>
        <w:t>-dong</w:t>
      </w:r>
      <w:r w:rsidRPr="00AE23A5">
        <w:rPr>
          <w:rFonts w:ascii="Calibri" w:hAnsi="Calibri" w:cs="Arial"/>
          <w:color w:val="000000" w:themeColor="text1"/>
        </w:rPr>
        <w:t xml:space="preserve">, Pyeongtaek-si, Gyeonggi-do, </w:t>
      </w:r>
      <w:r w:rsidRPr="00AE23A5">
        <w:rPr>
          <w:rFonts w:ascii="Calibri" w:hAnsi="Calibri" w:cs="Arial"/>
          <w:color w:val="000000" w:themeColor="text1"/>
          <w:lang w:eastAsia="ko-KR"/>
        </w:rPr>
        <w:t>Republic of Korea;</w:t>
      </w:r>
      <w:r w:rsidRPr="00AE23A5">
        <w:rPr>
          <w:rFonts w:ascii="Calibri" w:hAnsi="Calibri" w:cs="Arial"/>
          <w:color w:val="000000" w:themeColor="text1"/>
        </w:rPr>
        <w:t xml:space="preserve"> (hereinafter the “</w:t>
      </w:r>
      <w:r w:rsidRPr="00AE23A5">
        <w:rPr>
          <w:rFonts w:ascii="Calibri" w:hAnsi="Calibri" w:cs="Arial"/>
          <w:b/>
          <w:color w:val="000000" w:themeColor="text1"/>
          <w:lang w:eastAsia="ko-KR"/>
        </w:rPr>
        <w:t>Client</w:t>
      </w:r>
      <w:r w:rsidRPr="00AE23A5">
        <w:rPr>
          <w:rFonts w:ascii="Calibri" w:hAnsi="Calibri" w:cs="Arial"/>
          <w:color w:val="000000" w:themeColor="text1"/>
        </w:rPr>
        <w:t>”)</w:t>
      </w:r>
      <w:r w:rsidRPr="00AE23A5">
        <w:rPr>
          <w:rFonts w:ascii="Calibri" w:hAnsi="Calibri" w:cs="Arial"/>
          <w:color w:val="000000" w:themeColor="text1"/>
          <w:lang w:eastAsia="ko-KR"/>
        </w:rPr>
        <w:t>.</w:t>
      </w:r>
    </w:p>
    <w:p w14:paraId="189AEC5B" w14:textId="77777777" w:rsidR="00327204" w:rsidRPr="00AE23A5" w:rsidRDefault="00327204">
      <w:pPr>
        <w:tabs>
          <w:tab w:val="left" w:pos="7230"/>
        </w:tabs>
        <w:ind w:right="283"/>
        <w:jc w:val="both"/>
        <w:textAlignment w:val="baseline"/>
        <w:rPr>
          <w:rFonts w:ascii="Calibri" w:hAnsi="Calibri" w:cs="Arial"/>
          <w:color w:val="000000" w:themeColor="text1"/>
          <w:lang w:eastAsia="ko-KR"/>
        </w:rPr>
      </w:pPr>
    </w:p>
    <w:p w14:paraId="0A6A2B6A" w14:textId="77777777" w:rsidR="00327204" w:rsidRPr="00AE23A5" w:rsidRDefault="00487881">
      <w:pPr>
        <w:tabs>
          <w:tab w:val="left" w:pos="7230"/>
        </w:tabs>
        <w:ind w:right="283"/>
        <w:jc w:val="both"/>
        <w:rPr>
          <w:rFonts w:ascii="Calibri" w:hAnsi="Calibri" w:cs="Arial"/>
          <w:color w:val="000000" w:themeColor="text1"/>
          <w:lang w:eastAsia="ko-KR"/>
        </w:rPr>
      </w:pPr>
      <w:r w:rsidRPr="00AE23A5">
        <w:rPr>
          <w:rFonts w:ascii="Calibri" w:hAnsi="Calibri" w:cs="Arial"/>
          <w:color w:val="000000" w:themeColor="text1"/>
        </w:rPr>
        <w:t>(</w:t>
      </w:r>
      <w:r w:rsidRPr="00AE23A5">
        <w:rPr>
          <w:rFonts w:ascii="Calibri" w:hAnsi="Calibri" w:cs="Arial"/>
          <w:b/>
          <w:color w:val="000000" w:themeColor="text1"/>
        </w:rPr>
        <w:t>Designer</w:t>
      </w:r>
      <w:r w:rsidRPr="00AE23A5">
        <w:rPr>
          <w:rFonts w:ascii="Calibri" w:hAnsi="Calibri" w:cs="Arial"/>
          <w:color w:val="000000" w:themeColor="text1"/>
        </w:rPr>
        <w:t xml:space="preserve"> and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are also jointly referred to as the “</w:t>
      </w:r>
      <w:r w:rsidRPr="00AE23A5">
        <w:rPr>
          <w:rFonts w:ascii="Calibri" w:hAnsi="Calibri" w:cs="Arial"/>
          <w:b/>
          <w:color w:val="000000" w:themeColor="text1"/>
        </w:rPr>
        <w:t>Parties</w:t>
      </w:r>
      <w:r w:rsidRPr="00AE23A5">
        <w:rPr>
          <w:rFonts w:ascii="Calibri" w:hAnsi="Calibri" w:cs="Arial"/>
          <w:color w:val="000000" w:themeColor="text1"/>
        </w:rPr>
        <w:t>”)</w:t>
      </w:r>
    </w:p>
    <w:p w14:paraId="26103882" w14:textId="77777777" w:rsidR="00327204" w:rsidRPr="00AE23A5" w:rsidRDefault="00327204">
      <w:pPr>
        <w:ind w:right="283"/>
        <w:jc w:val="both"/>
        <w:rPr>
          <w:rFonts w:ascii="Calibri" w:hAnsi="Calibri" w:cs="Arial"/>
          <w:color w:val="000000" w:themeColor="text1"/>
          <w:lang w:eastAsia="ko-KR"/>
        </w:rPr>
      </w:pPr>
    </w:p>
    <w:p w14:paraId="57549324" w14:textId="77777777" w:rsidR="00327204" w:rsidRPr="00AE23A5" w:rsidRDefault="00487881">
      <w:pPr>
        <w:ind w:right="283"/>
        <w:jc w:val="both"/>
        <w:rPr>
          <w:rFonts w:ascii="Calibri" w:hAnsi="Calibri" w:cs="Arial"/>
          <w:b/>
          <w:color w:val="000000" w:themeColor="text1"/>
        </w:rPr>
      </w:pPr>
      <w:r w:rsidRPr="00AE23A5">
        <w:rPr>
          <w:rFonts w:ascii="Calibri" w:hAnsi="Calibri" w:cs="Arial"/>
          <w:b/>
          <w:color w:val="000000" w:themeColor="text1"/>
        </w:rPr>
        <w:t>WITNE</w:t>
      </w:r>
      <w:r w:rsidRPr="00AE23A5">
        <w:rPr>
          <w:rFonts w:ascii="Calibri" w:hAnsi="Calibri" w:cs="Arial"/>
          <w:b/>
          <w:color w:val="000000" w:themeColor="text1"/>
          <w:lang w:eastAsia="ko-KR"/>
        </w:rPr>
        <w:t>SSED</w:t>
      </w:r>
    </w:p>
    <w:p w14:paraId="629DA398" w14:textId="77777777" w:rsidR="00327204" w:rsidRPr="00AE23A5" w:rsidRDefault="00327204">
      <w:pPr>
        <w:ind w:right="283"/>
        <w:jc w:val="both"/>
        <w:rPr>
          <w:rFonts w:ascii="Calibri" w:hAnsi="Calibri" w:cs="Arial"/>
          <w:color w:val="000000" w:themeColor="text1"/>
          <w:lang w:eastAsia="ko-KR"/>
        </w:rPr>
      </w:pPr>
    </w:p>
    <w:p w14:paraId="5499DE0D"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b/>
          <w:color w:val="000000" w:themeColor="text1"/>
        </w:rPr>
        <w:t>A)</w:t>
      </w:r>
      <w:r w:rsidRPr="00AE23A5">
        <w:rPr>
          <w:rFonts w:ascii="Calibri" w:hAnsi="Calibri" w:cs="Arial"/>
          <w:color w:val="000000" w:themeColor="text1"/>
        </w:rPr>
        <w:tab/>
        <w:t xml:space="preserve">Whereas, </w:t>
      </w:r>
      <w:r w:rsidRPr="00AE23A5">
        <w:rPr>
          <w:rFonts w:ascii="Calibri" w:hAnsi="Calibri" w:cs="Arial"/>
          <w:b/>
          <w:color w:val="000000" w:themeColor="text1"/>
        </w:rPr>
        <w:t>Designer</w:t>
      </w:r>
      <w:r w:rsidRPr="00AE23A5">
        <w:rPr>
          <w:rFonts w:ascii="Calibri" w:hAnsi="Calibri" w:cs="Arial"/>
          <w:color w:val="000000" w:themeColor="text1"/>
        </w:rPr>
        <w:t xml:space="preserve"> is engaged in the business of creating, developing and working out design works for industrial use;</w:t>
      </w:r>
    </w:p>
    <w:p w14:paraId="2DE87EC7" w14:textId="77777777" w:rsidR="00327204" w:rsidRPr="00AE23A5" w:rsidRDefault="00327204">
      <w:pPr>
        <w:ind w:left="709" w:right="283"/>
        <w:jc w:val="both"/>
        <w:rPr>
          <w:rFonts w:ascii="Calibri" w:hAnsi="Calibri" w:cs="Arial"/>
          <w:color w:val="000000" w:themeColor="text1"/>
          <w:lang w:eastAsia="ko-KR"/>
        </w:rPr>
      </w:pPr>
    </w:p>
    <w:p w14:paraId="4B545AE7" w14:textId="77777777" w:rsidR="00327204" w:rsidRPr="00AE23A5" w:rsidRDefault="00327204">
      <w:pPr>
        <w:ind w:left="709" w:right="283"/>
        <w:jc w:val="both"/>
        <w:rPr>
          <w:rFonts w:ascii="Calibri" w:hAnsi="Calibri" w:cs="Arial"/>
          <w:color w:val="000000" w:themeColor="text1"/>
          <w:lang w:eastAsia="ko-KR"/>
        </w:rPr>
      </w:pPr>
    </w:p>
    <w:p w14:paraId="7E303C1C" w14:textId="32B15F88" w:rsidR="00327204" w:rsidRPr="00AE23A5" w:rsidRDefault="00487881">
      <w:pPr>
        <w:ind w:left="709" w:right="283" w:hanging="709"/>
        <w:jc w:val="both"/>
        <w:rPr>
          <w:rFonts w:ascii="Calibri" w:hAnsi="Calibri" w:cs="Arial"/>
          <w:b/>
          <w:color w:val="000000" w:themeColor="text1"/>
        </w:rPr>
      </w:pPr>
      <w:r w:rsidRPr="00AE23A5">
        <w:rPr>
          <w:rFonts w:ascii="Calibri" w:hAnsi="Calibri" w:cs="Arial"/>
          <w:b/>
          <w:color w:val="000000" w:themeColor="text1"/>
        </w:rPr>
        <w:t>B)</w:t>
      </w:r>
      <w:r w:rsidRPr="00AE23A5">
        <w:rPr>
          <w:rFonts w:ascii="Calibri" w:hAnsi="Calibri" w:cs="Arial"/>
          <w:b/>
          <w:color w:val="000000" w:themeColor="text1"/>
        </w:rPr>
        <w:tab/>
      </w:r>
      <w:r w:rsidRPr="00AE23A5">
        <w:rPr>
          <w:rFonts w:ascii="Calibri" w:hAnsi="Calibri" w:cs="Arial"/>
          <w:color w:val="000000" w:themeColor="text1"/>
        </w:rPr>
        <w:t xml:space="preserve">Whereas,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is engaged in the business of </w:t>
      </w:r>
      <w:r w:rsidRPr="00AE23A5">
        <w:rPr>
          <w:rFonts w:ascii="Calibri" w:hAnsi="Calibri" w:cs="Arial"/>
          <w:color w:val="000000" w:themeColor="text1"/>
          <w:lang w:eastAsia="ko-KR"/>
        </w:rPr>
        <w:t>Office and Residential Furniture.</w:t>
      </w:r>
      <w:r w:rsidRPr="00AE23A5">
        <w:rPr>
          <w:rFonts w:ascii="Calibri" w:hAnsi="Calibri" w:cs="Arial"/>
          <w:color w:val="000000" w:themeColor="text1"/>
        </w:rPr>
        <w:t xml:space="preserve"> and is interested in manufacturing and selling </w:t>
      </w:r>
      <w:r w:rsidRPr="00AE23A5">
        <w:rPr>
          <w:rFonts w:ascii="Calibri" w:hAnsi="Calibri" w:cs="Arial"/>
          <w:color w:val="000000" w:themeColor="text1"/>
          <w:lang w:eastAsia="ko-KR"/>
        </w:rPr>
        <w:t xml:space="preserve">a </w:t>
      </w:r>
      <w:r w:rsidRPr="00AE23A5">
        <w:rPr>
          <w:rFonts w:ascii="Calibri" w:hAnsi="Calibri" w:cs="Arial"/>
          <w:color w:val="000000" w:themeColor="text1"/>
        </w:rPr>
        <w:t xml:space="preserve">design </w:t>
      </w:r>
      <w:r w:rsidRPr="00AE23A5">
        <w:rPr>
          <w:rFonts w:ascii="Calibri" w:hAnsi="Calibri" w:cs="Arial"/>
          <w:color w:val="000000" w:themeColor="text1"/>
          <w:lang w:eastAsia="ko-KR"/>
        </w:rPr>
        <w:t>work</w:t>
      </w:r>
      <w:r w:rsidRPr="00AE23A5">
        <w:rPr>
          <w:rFonts w:ascii="Calibri" w:hAnsi="Calibri" w:cs="Arial"/>
          <w:color w:val="000000" w:themeColor="text1"/>
        </w:rPr>
        <w:t xml:space="preserve"> in respect of a </w:t>
      </w:r>
      <w:r w:rsidR="00C51D74" w:rsidRPr="00AE23A5">
        <w:rPr>
          <w:rFonts w:ascii="Calibri" w:hAnsi="Calibri" w:cs="Arial"/>
          <w:color w:val="000000" w:themeColor="text1"/>
        </w:rPr>
        <w:t>task chair series</w:t>
      </w:r>
      <w:r w:rsidRPr="00AE23A5">
        <w:rPr>
          <w:rFonts w:ascii="Calibri" w:hAnsi="Calibri" w:cs="Arial"/>
          <w:color w:val="000000" w:themeColor="text1"/>
        </w:rPr>
        <w:t>, on a</w:t>
      </w:r>
      <w:r w:rsidRPr="00AE23A5">
        <w:rPr>
          <w:rFonts w:ascii="Calibri" w:hAnsi="Calibri" w:cs="Arial"/>
          <w:color w:val="000000" w:themeColor="text1"/>
          <w:lang w:eastAsia="ko-KR"/>
        </w:rPr>
        <w:t>n</w:t>
      </w:r>
      <w:r w:rsidRPr="00AE23A5">
        <w:rPr>
          <w:rFonts w:ascii="Calibri" w:hAnsi="Calibri" w:cs="Arial"/>
          <w:color w:val="000000" w:themeColor="text1"/>
        </w:rPr>
        <w:t xml:space="preserve"> industrial scale (Hereinafter the “</w:t>
      </w:r>
      <w:r w:rsidRPr="00AE23A5">
        <w:rPr>
          <w:rFonts w:ascii="Calibri" w:hAnsi="Calibri" w:cs="Arial"/>
          <w:b/>
          <w:color w:val="000000" w:themeColor="text1"/>
        </w:rPr>
        <w:t>Product</w:t>
      </w:r>
      <w:r w:rsidRPr="00AE23A5">
        <w:rPr>
          <w:rFonts w:ascii="Calibri" w:hAnsi="Calibri" w:cs="Arial"/>
          <w:color w:val="000000" w:themeColor="text1"/>
        </w:rPr>
        <w:t xml:space="preserve">”) which is described in </w:t>
      </w:r>
      <w:commentRangeStart w:id="1"/>
      <w:r w:rsidRPr="00AE23A5">
        <w:rPr>
          <w:rFonts w:ascii="Calibri" w:hAnsi="Calibri" w:cs="Arial"/>
          <w:b/>
          <w:color w:val="000000" w:themeColor="text1"/>
          <w:u w:val="single"/>
        </w:rPr>
        <w:t xml:space="preserve">Exhibit </w:t>
      </w:r>
      <w:proofErr w:type="gramStart"/>
      <w:r w:rsidRPr="00AE23A5">
        <w:rPr>
          <w:rFonts w:ascii="Calibri" w:hAnsi="Calibri" w:cs="Arial"/>
          <w:b/>
          <w:color w:val="000000" w:themeColor="text1"/>
          <w:u w:val="single"/>
        </w:rPr>
        <w:t xml:space="preserve">“ </w:t>
      </w:r>
      <w:r w:rsidRPr="00AE23A5">
        <w:rPr>
          <w:rFonts w:ascii="Calibri" w:hAnsi="Calibri" w:cs="Arial"/>
          <w:b/>
          <w:color w:val="000000" w:themeColor="text1"/>
          <w:u w:val="single"/>
          <w:lang w:eastAsia="ko-KR"/>
        </w:rPr>
        <w:t>A</w:t>
      </w:r>
      <w:proofErr w:type="gramEnd"/>
      <w:r w:rsidRPr="00AE23A5">
        <w:rPr>
          <w:rFonts w:ascii="Calibri" w:hAnsi="Calibri" w:cs="Arial"/>
          <w:b/>
          <w:color w:val="000000" w:themeColor="text1"/>
          <w:u w:val="single"/>
        </w:rPr>
        <w:t xml:space="preserve"> ” (Brief given by the </w:t>
      </w:r>
      <w:r w:rsidRPr="00AE23A5">
        <w:rPr>
          <w:rFonts w:ascii="Calibri" w:hAnsi="Calibri" w:cs="Arial"/>
          <w:b/>
          <w:color w:val="000000" w:themeColor="text1"/>
          <w:u w:val="single"/>
          <w:lang w:eastAsia="ko-KR"/>
        </w:rPr>
        <w:t>Client</w:t>
      </w:r>
      <w:r w:rsidRPr="00AE23A5">
        <w:rPr>
          <w:rFonts w:ascii="Calibri" w:hAnsi="Calibri" w:cs="Arial"/>
          <w:b/>
          <w:color w:val="000000" w:themeColor="text1"/>
          <w:u w:val="single"/>
        </w:rPr>
        <w:t>)</w:t>
      </w:r>
      <w:r w:rsidRPr="00AE23A5">
        <w:rPr>
          <w:rFonts w:ascii="Calibri" w:hAnsi="Calibri" w:cs="Arial"/>
          <w:color w:val="000000" w:themeColor="text1"/>
          <w:u w:val="single"/>
        </w:rPr>
        <w:t xml:space="preserve"> </w:t>
      </w:r>
      <w:r w:rsidRPr="00AE23A5">
        <w:rPr>
          <w:rFonts w:ascii="Calibri" w:hAnsi="Calibri" w:cs="Arial"/>
          <w:color w:val="000000" w:themeColor="text1"/>
        </w:rPr>
        <w:t>;</w:t>
      </w:r>
      <w:commentRangeEnd w:id="1"/>
      <w:r w:rsidR="00AE06AA">
        <w:rPr>
          <w:rStyle w:val="a6"/>
        </w:rPr>
        <w:commentReference w:id="1"/>
      </w:r>
    </w:p>
    <w:p w14:paraId="1B7F0977" w14:textId="77777777" w:rsidR="00327204" w:rsidRPr="00AE23A5" w:rsidRDefault="00327204">
      <w:pPr>
        <w:ind w:right="283" w:firstLine="709"/>
        <w:jc w:val="both"/>
        <w:rPr>
          <w:rFonts w:ascii="Calibri" w:hAnsi="Calibri" w:cs="Arial"/>
          <w:color w:val="000000" w:themeColor="text1"/>
          <w:lang w:eastAsia="ko-KR"/>
        </w:rPr>
      </w:pPr>
    </w:p>
    <w:p w14:paraId="739AE77B" w14:textId="77777777" w:rsidR="00327204" w:rsidRPr="00AE23A5" w:rsidRDefault="00327204">
      <w:pPr>
        <w:ind w:right="283"/>
        <w:jc w:val="both"/>
        <w:rPr>
          <w:rFonts w:ascii="Calibri" w:hAnsi="Calibri" w:cs="Arial"/>
          <w:color w:val="000000" w:themeColor="text1"/>
          <w:lang w:eastAsia="ko-KR"/>
        </w:rPr>
      </w:pPr>
    </w:p>
    <w:p w14:paraId="18AF3DF1"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b/>
          <w:color w:val="000000" w:themeColor="text1"/>
        </w:rPr>
        <w:t>C)</w:t>
      </w:r>
      <w:r w:rsidRPr="00AE23A5">
        <w:rPr>
          <w:rFonts w:ascii="Calibri" w:hAnsi="Calibri" w:cs="Arial"/>
          <w:color w:val="000000" w:themeColor="text1"/>
        </w:rPr>
        <w:tab/>
        <w:t xml:space="preserve">Whereas, the </w:t>
      </w:r>
      <w:r w:rsidRPr="00AE23A5">
        <w:rPr>
          <w:rFonts w:ascii="Calibri" w:hAnsi="Calibri" w:cs="Arial"/>
          <w:b/>
          <w:color w:val="000000" w:themeColor="text1"/>
        </w:rPr>
        <w:t>Designer</w:t>
      </w:r>
      <w:r w:rsidRPr="00AE23A5">
        <w:rPr>
          <w:rFonts w:ascii="Calibri" w:hAnsi="Calibri" w:cs="Arial"/>
          <w:color w:val="000000" w:themeColor="text1"/>
        </w:rPr>
        <w:t xml:space="preserve"> will prepare a Preliminary Design in order to be approved by </w:t>
      </w:r>
      <w:r w:rsidRPr="00AE23A5">
        <w:rPr>
          <w:rFonts w:ascii="Calibri" w:hAnsi="Calibri" w:cs="Arial"/>
          <w:b/>
          <w:color w:val="000000" w:themeColor="text1"/>
        </w:rPr>
        <w:t xml:space="preserve">Client </w:t>
      </w:r>
      <w:r w:rsidRPr="00AE23A5">
        <w:rPr>
          <w:rFonts w:ascii="Calibri" w:hAnsi="Calibri" w:cs="Arial"/>
          <w:color w:val="000000" w:themeColor="text1"/>
        </w:rPr>
        <w:t xml:space="preserve">and, accordingly, the </w:t>
      </w:r>
      <w:r w:rsidRPr="00AE23A5">
        <w:rPr>
          <w:rFonts w:ascii="Calibri" w:hAnsi="Calibri" w:cs="Arial"/>
          <w:b/>
          <w:color w:val="000000" w:themeColor="text1"/>
        </w:rPr>
        <w:t>parties</w:t>
      </w:r>
      <w:r w:rsidRPr="00AE23A5">
        <w:rPr>
          <w:rFonts w:ascii="Calibri" w:hAnsi="Calibri" w:cs="Arial"/>
          <w:color w:val="000000" w:themeColor="text1"/>
        </w:rPr>
        <w:t xml:space="preserve"> agreed to develop the Preliminary Design further in order to work out a Final Design and the relevant design work in respect of the </w:t>
      </w:r>
      <w:r w:rsidRPr="00AE23A5">
        <w:rPr>
          <w:rFonts w:ascii="Calibri" w:hAnsi="Calibri" w:cs="Arial"/>
          <w:b/>
          <w:color w:val="000000" w:themeColor="text1"/>
        </w:rPr>
        <w:t>Product</w:t>
      </w:r>
      <w:r w:rsidRPr="00AE23A5">
        <w:rPr>
          <w:rFonts w:ascii="Calibri" w:hAnsi="Calibri" w:cs="Arial"/>
          <w:color w:val="000000" w:themeColor="text1"/>
        </w:rPr>
        <w:t xml:space="preserve"> (hereinafter the “</w:t>
      </w:r>
      <w:r w:rsidRPr="00AE23A5">
        <w:rPr>
          <w:rFonts w:ascii="Calibri" w:hAnsi="Calibri" w:cs="Arial"/>
          <w:b/>
          <w:color w:val="000000" w:themeColor="text1"/>
        </w:rPr>
        <w:t>Work</w:t>
      </w:r>
      <w:r w:rsidRPr="00AE23A5">
        <w:rPr>
          <w:rFonts w:ascii="Calibri" w:hAnsi="Calibri" w:cs="Arial"/>
          <w:color w:val="000000" w:themeColor="text1"/>
        </w:rPr>
        <w:t xml:space="preserve">”) </w:t>
      </w:r>
    </w:p>
    <w:p w14:paraId="15E7FB87" w14:textId="77777777" w:rsidR="00327204" w:rsidRPr="00AE23A5" w:rsidRDefault="00327204">
      <w:pPr>
        <w:ind w:right="283"/>
        <w:jc w:val="both"/>
        <w:rPr>
          <w:rFonts w:ascii="Calibri" w:hAnsi="Calibri" w:cs="Arial"/>
          <w:b/>
          <w:color w:val="000000" w:themeColor="text1"/>
          <w:lang w:eastAsia="ko-KR"/>
        </w:rPr>
      </w:pPr>
    </w:p>
    <w:p w14:paraId="7FA92DA0" w14:textId="77777777" w:rsidR="00327204" w:rsidRPr="00AE23A5" w:rsidRDefault="00327204">
      <w:pPr>
        <w:ind w:right="283" w:firstLine="709"/>
        <w:jc w:val="both"/>
        <w:rPr>
          <w:rFonts w:ascii="Calibri" w:hAnsi="Calibri" w:cs="Arial"/>
          <w:b/>
          <w:color w:val="000000" w:themeColor="text1"/>
          <w:lang w:eastAsia="ko-KR"/>
        </w:rPr>
      </w:pPr>
    </w:p>
    <w:p w14:paraId="18484D30"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b/>
          <w:color w:val="000000" w:themeColor="text1"/>
        </w:rPr>
        <w:t>D)</w:t>
      </w:r>
      <w:r w:rsidRPr="00AE23A5">
        <w:rPr>
          <w:rFonts w:ascii="Calibri" w:hAnsi="Calibri" w:cs="Arial"/>
          <w:color w:val="000000" w:themeColor="text1"/>
        </w:rPr>
        <w:tab/>
        <w:t xml:space="preserve">Whereas, the </w:t>
      </w:r>
      <w:r w:rsidRPr="00AE23A5">
        <w:rPr>
          <w:rFonts w:ascii="Calibri" w:hAnsi="Calibri" w:cs="Arial"/>
          <w:b/>
          <w:color w:val="000000" w:themeColor="text1"/>
        </w:rPr>
        <w:t>Designer</w:t>
      </w:r>
      <w:r w:rsidRPr="00AE23A5">
        <w:rPr>
          <w:rFonts w:ascii="Calibri" w:hAnsi="Calibri" w:cs="Arial"/>
          <w:color w:val="000000" w:themeColor="text1"/>
        </w:rPr>
        <w:t xml:space="preserve"> will provide all the required data and information in order to complete the </w:t>
      </w:r>
      <w:r w:rsidRPr="00AE23A5">
        <w:rPr>
          <w:rFonts w:ascii="Calibri" w:hAnsi="Calibri" w:cs="Arial"/>
          <w:b/>
          <w:color w:val="000000" w:themeColor="text1"/>
        </w:rPr>
        <w:t>Work</w:t>
      </w:r>
      <w:r w:rsidRPr="00AE23A5">
        <w:rPr>
          <w:rFonts w:ascii="Calibri" w:hAnsi="Calibri" w:cs="Arial"/>
          <w:color w:val="000000" w:themeColor="text1"/>
        </w:rPr>
        <w:t xml:space="preserve"> excluding the final engineering phase that will be provided by the </w:t>
      </w:r>
      <w:r w:rsidRPr="00AE23A5">
        <w:rPr>
          <w:rFonts w:ascii="Calibri" w:hAnsi="Calibri" w:cs="Arial"/>
          <w:b/>
          <w:color w:val="000000" w:themeColor="text1"/>
        </w:rPr>
        <w:t>Client</w:t>
      </w:r>
      <w:r w:rsidRPr="00AE23A5">
        <w:rPr>
          <w:rFonts w:ascii="Calibri" w:hAnsi="Calibri" w:cs="Arial"/>
          <w:color w:val="000000" w:themeColor="text1"/>
        </w:rPr>
        <w:t>;</w:t>
      </w:r>
    </w:p>
    <w:p w14:paraId="28C5D9DE" w14:textId="77777777" w:rsidR="00327204" w:rsidRPr="00AE23A5" w:rsidRDefault="00327204">
      <w:pPr>
        <w:ind w:left="709" w:right="283"/>
        <w:jc w:val="both"/>
        <w:rPr>
          <w:rFonts w:ascii="Calibri" w:hAnsi="Calibri" w:cs="Arial"/>
          <w:color w:val="000000" w:themeColor="text1"/>
          <w:lang w:eastAsia="ko-KR"/>
        </w:rPr>
      </w:pPr>
    </w:p>
    <w:p w14:paraId="4943F2AA" w14:textId="77777777" w:rsidR="00327204" w:rsidRPr="00AE23A5" w:rsidRDefault="00327204">
      <w:pPr>
        <w:ind w:right="283"/>
        <w:jc w:val="both"/>
        <w:rPr>
          <w:rFonts w:ascii="Calibri" w:hAnsi="Calibri" w:cs="Arial"/>
          <w:color w:val="000000" w:themeColor="text1"/>
          <w:lang w:eastAsia="ko-KR"/>
        </w:rPr>
      </w:pPr>
    </w:p>
    <w:p w14:paraId="4EC13581"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b/>
          <w:color w:val="000000" w:themeColor="text1"/>
          <w:lang w:eastAsia="ko-KR"/>
        </w:rPr>
        <w:t>E</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color w:val="000000" w:themeColor="text1"/>
        </w:rPr>
        <w:t xml:space="preserve">Whereas, </w:t>
      </w:r>
      <w:r w:rsidRPr="00AE23A5">
        <w:rPr>
          <w:rFonts w:ascii="Calibri" w:hAnsi="Calibri" w:cs="Arial"/>
          <w:b/>
          <w:color w:val="000000" w:themeColor="text1"/>
        </w:rPr>
        <w:t>Client</w:t>
      </w:r>
      <w:r w:rsidRPr="00AE23A5">
        <w:rPr>
          <w:rFonts w:ascii="Calibri" w:hAnsi="Calibri" w:cs="Arial"/>
          <w:color w:val="000000" w:themeColor="text1"/>
        </w:rPr>
        <w:t xml:space="preserve"> is interested in using the </w:t>
      </w:r>
      <w:r w:rsidRPr="00AE23A5">
        <w:rPr>
          <w:rFonts w:ascii="Calibri" w:hAnsi="Calibri" w:cs="Arial"/>
          <w:b/>
          <w:color w:val="000000" w:themeColor="text1"/>
        </w:rPr>
        <w:t>Work</w:t>
      </w:r>
      <w:r w:rsidRPr="00AE23A5">
        <w:rPr>
          <w:rFonts w:ascii="Calibri" w:hAnsi="Calibri" w:cs="Arial"/>
          <w:color w:val="000000" w:themeColor="text1"/>
        </w:rPr>
        <w:t xml:space="preserve">, as soon as it is completed, within the scope of its business as industrial manufacturer and, accordingly, wishes to obtain from the </w:t>
      </w:r>
      <w:r w:rsidRPr="00AE23A5">
        <w:rPr>
          <w:rFonts w:ascii="Calibri" w:hAnsi="Calibri" w:cs="Arial"/>
          <w:b/>
          <w:color w:val="000000" w:themeColor="text1"/>
        </w:rPr>
        <w:t>Designer</w:t>
      </w:r>
      <w:r w:rsidRPr="00AE23A5">
        <w:rPr>
          <w:rFonts w:ascii="Calibri" w:hAnsi="Calibri" w:cs="Arial"/>
          <w:color w:val="000000" w:themeColor="text1"/>
        </w:rPr>
        <w:t xml:space="preserve"> </w:t>
      </w:r>
      <w:r w:rsidRPr="00AE23A5">
        <w:rPr>
          <w:rFonts w:ascii="Calibri" w:hAnsi="Calibri" w:cs="Arial"/>
          <w:color w:val="000000" w:themeColor="text1"/>
          <w:lang w:eastAsia="ko-KR"/>
        </w:rPr>
        <w:t xml:space="preserve">the Exclusive rights to use the </w:t>
      </w:r>
      <w:r w:rsidRPr="00AE23A5">
        <w:rPr>
          <w:rFonts w:ascii="Calibri" w:hAnsi="Calibri" w:cs="Arial"/>
          <w:b/>
          <w:color w:val="000000" w:themeColor="text1"/>
          <w:lang w:eastAsia="ko-KR"/>
        </w:rPr>
        <w:t>Work</w:t>
      </w:r>
      <w:r w:rsidRPr="00AE23A5">
        <w:rPr>
          <w:rFonts w:ascii="Calibri" w:hAnsi="Calibri" w:cs="Arial"/>
          <w:color w:val="000000" w:themeColor="text1"/>
          <w:lang w:eastAsia="ko-KR"/>
        </w:rPr>
        <w:t xml:space="preserve"> and </w:t>
      </w:r>
      <w:r w:rsidRPr="00AE23A5">
        <w:rPr>
          <w:rFonts w:ascii="Calibri" w:hAnsi="Calibri" w:cs="Arial"/>
          <w:b/>
          <w:color w:val="000000" w:themeColor="text1"/>
        </w:rPr>
        <w:t>Designer</w:t>
      </w:r>
      <w:r w:rsidRPr="00AE23A5">
        <w:rPr>
          <w:rFonts w:ascii="Calibri" w:hAnsi="Calibri" w:cs="Arial"/>
          <w:color w:val="000000" w:themeColor="text1"/>
        </w:rPr>
        <w:t xml:space="preserve"> wishes to grant </w:t>
      </w:r>
      <w:r w:rsidRPr="00AE23A5">
        <w:rPr>
          <w:rFonts w:ascii="Calibri" w:hAnsi="Calibri" w:cs="Arial"/>
          <w:b/>
          <w:color w:val="000000" w:themeColor="text1"/>
        </w:rPr>
        <w:t>Client</w:t>
      </w:r>
      <w:r w:rsidRPr="00AE23A5">
        <w:rPr>
          <w:rFonts w:ascii="Calibri" w:hAnsi="Calibri" w:cs="Arial"/>
          <w:color w:val="000000" w:themeColor="text1"/>
        </w:rPr>
        <w:t xml:space="preserve"> the exclusive rights to use the Work;</w:t>
      </w:r>
    </w:p>
    <w:p w14:paraId="652E7638" w14:textId="77777777" w:rsidR="00327204" w:rsidRPr="00AE23A5" w:rsidRDefault="00327204">
      <w:pPr>
        <w:ind w:left="709" w:right="283" w:hanging="709"/>
        <w:jc w:val="both"/>
        <w:rPr>
          <w:rFonts w:ascii="Calibri" w:hAnsi="Calibri" w:cs="Arial"/>
          <w:color w:val="000000" w:themeColor="text1"/>
          <w:lang w:eastAsia="ko-KR"/>
        </w:rPr>
      </w:pPr>
    </w:p>
    <w:p w14:paraId="427A32D0" w14:textId="77777777" w:rsidR="00327204" w:rsidRPr="00AE23A5" w:rsidRDefault="00327204">
      <w:pPr>
        <w:ind w:left="709" w:right="283"/>
        <w:jc w:val="both"/>
        <w:rPr>
          <w:rFonts w:ascii="Calibri" w:hAnsi="Calibri" w:cs="Arial"/>
          <w:color w:val="000000" w:themeColor="text1"/>
          <w:lang w:eastAsia="ko-KR"/>
        </w:rPr>
      </w:pPr>
    </w:p>
    <w:p w14:paraId="64FC21B0" w14:textId="71019C87" w:rsidR="00327204" w:rsidRDefault="00487881">
      <w:pPr>
        <w:ind w:left="709" w:right="283" w:hanging="709"/>
        <w:jc w:val="both"/>
        <w:rPr>
          <w:ins w:id="2" w:author="윤현정 (Hyunjeong Yoon)" w:date="2024-12-23T15:28:00Z"/>
          <w:rFonts w:ascii="Calibri" w:hAnsi="Calibri" w:cs="Arial"/>
          <w:color w:val="000000" w:themeColor="text1"/>
          <w:lang w:eastAsia="ko-KR"/>
        </w:rPr>
      </w:pPr>
      <w:r w:rsidRPr="00AE23A5">
        <w:rPr>
          <w:rFonts w:ascii="Calibri" w:hAnsi="Calibri" w:cs="Arial"/>
          <w:b/>
          <w:color w:val="000000" w:themeColor="text1"/>
          <w:lang w:eastAsia="ko-KR"/>
        </w:rPr>
        <w:t>F</w:t>
      </w:r>
      <w:r w:rsidRPr="00AE23A5">
        <w:rPr>
          <w:rFonts w:ascii="Calibri" w:hAnsi="Calibri" w:cs="Arial"/>
          <w:b/>
          <w:color w:val="000000" w:themeColor="text1"/>
        </w:rPr>
        <w:t>)</w:t>
      </w:r>
      <w:r w:rsidRPr="00AE23A5">
        <w:rPr>
          <w:rFonts w:ascii="Calibri" w:hAnsi="Calibri" w:cs="Arial"/>
          <w:color w:val="000000" w:themeColor="text1"/>
        </w:rPr>
        <w:tab/>
        <w:t xml:space="preserve">Whereas, </w:t>
      </w:r>
      <w:r w:rsidRPr="00AE23A5">
        <w:rPr>
          <w:rFonts w:ascii="Calibri" w:hAnsi="Calibri" w:cs="Arial"/>
          <w:b/>
          <w:color w:val="000000" w:themeColor="text1"/>
        </w:rPr>
        <w:t>Client</w:t>
      </w:r>
      <w:r w:rsidRPr="00AE23A5">
        <w:rPr>
          <w:rFonts w:ascii="Calibri" w:hAnsi="Calibri" w:cs="Arial"/>
          <w:color w:val="000000" w:themeColor="text1"/>
        </w:rPr>
        <w:t xml:space="preserve"> shall give notice to </w:t>
      </w:r>
      <w:r w:rsidRPr="00AE23A5">
        <w:rPr>
          <w:rFonts w:ascii="Calibri" w:hAnsi="Calibri" w:cs="Arial"/>
          <w:color w:val="000000" w:themeColor="text1"/>
          <w:lang w:eastAsia="ko-KR"/>
        </w:rPr>
        <w:t xml:space="preserve">the </w:t>
      </w:r>
      <w:r w:rsidRPr="00AE23A5">
        <w:rPr>
          <w:rFonts w:ascii="Calibri" w:hAnsi="Calibri" w:cs="Arial"/>
          <w:b/>
          <w:color w:val="000000" w:themeColor="text1"/>
        </w:rPr>
        <w:t>Designer</w:t>
      </w:r>
      <w:r w:rsidRPr="00AE23A5">
        <w:rPr>
          <w:rFonts w:ascii="Calibri" w:hAnsi="Calibri" w:cs="Arial"/>
          <w:color w:val="000000" w:themeColor="text1"/>
        </w:rPr>
        <w:t xml:space="preserve"> in writing, by registered letter,</w:t>
      </w:r>
      <w:r w:rsidRPr="00AE23A5">
        <w:rPr>
          <w:rFonts w:ascii="Calibri" w:hAnsi="Calibri" w:cs="Arial"/>
          <w:color w:val="000000" w:themeColor="text1"/>
          <w:lang w:eastAsia="ko-KR"/>
        </w:rPr>
        <w:t xml:space="preserve"> </w:t>
      </w:r>
      <w:r w:rsidRPr="00AE23A5">
        <w:rPr>
          <w:rFonts w:ascii="Calibri" w:hAnsi="Calibri" w:cs="Arial"/>
          <w:color w:val="000000" w:themeColor="text1"/>
        </w:rPr>
        <w:t xml:space="preserve">of the date at which the </w:t>
      </w:r>
      <w:r w:rsidRPr="00AE23A5">
        <w:rPr>
          <w:rFonts w:ascii="Calibri" w:hAnsi="Calibri" w:cs="Arial"/>
          <w:b/>
          <w:color w:val="000000" w:themeColor="text1"/>
          <w:lang w:eastAsia="ko-KR"/>
        </w:rPr>
        <w:t>PRODUCT</w:t>
      </w:r>
      <w:r w:rsidRPr="00AE23A5">
        <w:rPr>
          <w:rFonts w:ascii="Calibri" w:hAnsi="Calibri" w:cs="Arial"/>
          <w:color w:val="000000" w:themeColor="text1"/>
        </w:rPr>
        <w:t xml:space="preserve"> will be officially introduced to the market, and/or the Product sales will begin (hereinafter the “</w:t>
      </w:r>
      <w:r w:rsidRPr="00AE23A5">
        <w:rPr>
          <w:rFonts w:ascii="Calibri" w:hAnsi="Calibri" w:cs="Arial"/>
          <w:b/>
          <w:color w:val="000000" w:themeColor="text1"/>
          <w:lang w:eastAsia="ko-KR"/>
        </w:rPr>
        <w:t>R</w:t>
      </w:r>
      <w:r w:rsidRPr="00AE23A5">
        <w:rPr>
          <w:rFonts w:ascii="Calibri" w:hAnsi="Calibri" w:cs="Arial"/>
          <w:b/>
          <w:color w:val="000000" w:themeColor="text1"/>
        </w:rPr>
        <w:t>elease Date</w:t>
      </w:r>
      <w:r w:rsidRPr="00AE23A5">
        <w:rPr>
          <w:rFonts w:ascii="Calibri" w:hAnsi="Calibri" w:cs="Arial"/>
          <w:color w:val="000000" w:themeColor="text1"/>
        </w:rPr>
        <w:t>”)</w:t>
      </w:r>
      <w:r w:rsidRPr="00AE23A5">
        <w:rPr>
          <w:rFonts w:ascii="Calibri" w:hAnsi="Calibri" w:cs="Arial"/>
          <w:color w:val="000000" w:themeColor="text1"/>
          <w:lang w:eastAsia="ko-KR"/>
        </w:rPr>
        <w:t xml:space="preserve"> </w:t>
      </w:r>
    </w:p>
    <w:p w14:paraId="65DECB85" w14:textId="2F329D7C" w:rsidR="00AE06AA" w:rsidRDefault="00AE06AA">
      <w:pPr>
        <w:ind w:left="709" w:right="283" w:hanging="709"/>
        <w:jc w:val="both"/>
        <w:rPr>
          <w:ins w:id="3" w:author="윤현정 (Hyunjeong Yoon)" w:date="2024-12-23T15:28:00Z"/>
          <w:rFonts w:ascii="Calibri" w:hAnsi="Calibri" w:cs="Arial"/>
          <w:color w:val="000000" w:themeColor="text1"/>
          <w:lang w:eastAsia="ko-KR"/>
        </w:rPr>
      </w:pPr>
    </w:p>
    <w:p w14:paraId="43D074AA" w14:textId="130AAC03" w:rsidR="00AE06AA" w:rsidRPr="00AE23A5" w:rsidRDefault="00AE06AA">
      <w:pPr>
        <w:ind w:left="709" w:right="283" w:hanging="709"/>
        <w:jc w:val="both"/>
        <w:rPr>
          <w:rFonts w:ascii="Calibri" w:hAnsi="Calibri" w:cs="Arial"/>
          <w:color w:val="000000" w:themeColor="text1"/>
          <w:lang w:eastAsia="ko-KR"/>
        </w:rPr>
      </w:pPr>
      <w:ins w:id="4" w:author="윤현정 (Hyunjeong Yoon)" w:date="2024-12-23T15:29:00Z">
        <w:r>
          <w:rPr>
            <w:rFonts w:ascii="Calibri" w:hAnsi="Calibri" w:cs="Arial"/>
            <w:color w:val="000000" w:themeColor="text1"/>
            <w:lang w:eastAsia="ko-KR"/>
          </w:rPr>
          <w:t xml:space="preserve">G)            </w:t>
        </w:r>
        <w:r w:rsidRPr="006549B4">
          <w:rPr>
            <w:rFonts w:ascii="Noto Sans CJK KR Regular" w:eastAsia="Noto Sans CJK KR Regular" w:hAnsi="Noto Sans CJK KR Regular"/>
          </w:rPr>
          <w:t xml:space="preserve">Whereas, Designer will </w:t>
        </w:r>
        <w:r>
          <w:rPr>
            <w:rFonts w:ascii="Noto Sans CJK KR Regular" w:eastAsia="Noto Sans CJK KR Regular" w:hAnsi="Noto Sans CJK KR Regular" w:hint="eastAsia"/>
          </w:rPr>
          <w:t>r</w:t>
        </w:r>
        <w:r>
          <w:rPr>
            <w:rFonts w:ascii="Noto Sans CJK KR Regular" w:eastAsia="Noto Sans CJK KR Regular" w:hAnsi="Noto Sans CJK KR Regular"/>
          </w:rPr>
          <w:t xml:space="preserve">etain only the moral rights to the work, while the </w:t>
        </w:r>
      </w:ins>
      <w:ins w:id="5" w:author="윤현정 (Hyunjeong Yoon)" w:date="2024-12-23T15:30:00Z">
        <w:r>
          <w:rPr>
            <w:rFonts w:ascii="Noto Sans CJK KR Regular" w:eastAsia="Noto Sans CJK KR Regular" w:hAnsi="Noto Sans CJK KR Regular"/>
          </w:rPr>
          <w:t>Client</w:t>
        </w:r>
      </w:ins>
      <w:ins w:id="6" w:author="윤현정 (Hyunjeong Yoon)" w:date="2024-12-23T15:29:00Z">
        <w:r>
          <w:rPr>
            <w:rFonts w:ascii="Noto Sans CJK KR Regular" w:eastAsia="Noto Sans CJK KR Regular" w:hAnsi="Noto Sans CJK KR Regular"/>
          </w:rPr>
          <w:t xml:space="preserve"> will hold all other rights, including the design rights, to the work.</w:t>
        </w:r>
      </w:ins>
    </w:p>
    <w:p w14:paraId="37A54BC2" w14:textId="77777777" w:rsidR="00327204" w:rsidRPr="00AE23A5" w:rsidRDefault="00327204">
      <w:pPr>
        <w:ind w:left="709" w:right="283"/>
        <w:jc w:val="both"/>
        <w:rPr>
          <w:rFonts w:ascii="Calibri" w:hAnsi="Calibri" w:cs="Arial"/>
          <w:color w:val="000000" w:themeColor="text1"/>
          <w:lang w:eastAsia="ko-KR"/>
        </w:rPr>
      </w:pPr>
    </w:p>
    <w:p w14:paraId="5B581DC1" w14:textId="77777777" w:rsidR="00327204" w:rsidRPr="00AE23A5" w:rsidRDefault="00327204">
      <w:pPr>
        <w:ind w:left="709" w:right="283" w:hanging="709"/>
        <w:jc w:val="both"/>
        <w:rPr>
          <w:rFonts w:ascii="Calibri" w:hAnsi="Calibri" w:cs="Arial"/>
          <w:color w:val="000000" w:themeColor="text1"/>
          <w:lang w:eastAsia="ko-KR"/>
        </w:rPr>
      </w:pPr>
    </w:p>
    <w:p w14:paraId="5E7A4B81" w14:textId="77777777" w:rsidR="00327204" w:rsidRPr="00AE23A5" w:rsidRDefault="00327204">
      <w:pPr>
        <w:suppressAutoHyphens w:val="0"/>
        <w:rPr>
          <w:rFonts w:ascii="Calibri" w:hAnsi="Calibri" w:cs="Arial"/>
          <w:b/>
          <w:color w:val="000000" w:themeColor="text1"/>
          <w:lang w:eastAsia="ko-KR"/>
        </w:rPr>
      </w:pPr>
    </w:p>
    <w:p w14:paraId="14AF7E44" w14:textId="77777777" w:rsidR="00327204" w:rsidRPr="00AE23A5" w:rsidRDefault="00487881">
      <w:pPr>
        <w:ind w:left="426" w:right="283" w:hanging="426"/>
        <w:jc w:val="center"/>
        <w:rPr>
          <w:rFonts w:ascii="Calibri" w:hAnsi="Calibri" w:cs="Arial"/>
          <w:b/>
          <w:color w:val="000000" w:themeColor="text1"/>
        </w:rPr>
      </w:pPr>
      <w:r w:rsidRPr="00AE23A5">
        <w:rPr>
          <w:rFonts w:ascii="Calibri" w:hAnsi="Calibri" w:cs="Arial"/>
          <w:b/>
          <w:color w:val="000000" w:themeColor="text1"/>
        </w:rPr>
        <w:t xml:space="preserve"> </w:t>
      </w:r>
    </w:p>
    <w:p w14:paraId="2B8BA77C" w14:textId="77777777" w:rsidR="00327204" w:rsidRPr="00AE23A5" w:rsidRDefault="00487881">
      <w:pPr>
        <w:suppressAutoHyphens w:val="0"/>
        <w:rPr>
          <w:rFonts w:ascii="Calibri" w:hAnsi="Calibri" w:cs="Arial"/>
          <w:b/>
          <w:color w:val="000000" w:themeColor="text1"/>
        </w:rPr>
      </w:pPr>
      <w:r w:rsidRPr="00AE23A5">
        <w:br w:type="page"/>
      </w:r>
    </w:p>
    <w:p w14:paraId="27A4FD0A" w14:textId="77777777" w:rsidR="00327204" w:rsidRPr="00AE23A5" w:rsidRDefault="00487881">
      <w:pPr>
        <w:ind w:left="426" w:right="283" w:hanging="426"/>
        <w:jc w:val="center"/>
        <w:rPr>
          <w:rFonts w:ascii="Calibri" w:hAnsi="Calibri" w:cs="Arial"/>
          <w:b/>
          <w:color w:val="000000" w:themeColor="text1"/>
        </w:rPr>
      </w:pPr>
      <w:r w:rsidRPr="00AE23A5">
        <w:rPr>
          <w:rFonts w:ascii="Calibri" w:hAnsi="Calibri" w:cs="Arial"/>
          <w:b/>
          <w:color w:val="000000" w:themeColor="text1"/>
        </w:rPr>
        <w:lastRenderedPageBreak/>
        <w:t xml:space="preserve">   NOW, THEREFORE, THE PARTIES HERETO AGREE AND COVENANT AS FOLLOWS:</w:t>
      </w:r>
    </w:p>
    <w:p w14:paraId="7F8C3CEC" w14:textId="77777777" w:rsidR="00327204" w:rsidRPr="00AE23A5" w:rsidRDefault="00487881">
      <w:pPr>
        <w:ind w:left="709" w:right="283"/>
        <w:jc w:val="center"/>
        <w:rPr>
          <w:rFonts w:ascii="Calibri" w:hAnsi="Calibri" w:cs="Arial"/>
          <w:b/>
          <w:color w:val="000000" w:themeColor="text1"/>
          <w:lang w:eastAsia="ko-KR"/>
        </w:rPr>
      </w:pPr>
      <w:r w:rsidRPr="00AE23A5">
        <w:rPr>
          <w:rFonts w:ascii="Calibri" w:hAnsi="Calibri" w:cs="Arial"/>
          <w:b/>
          <w:color w:val="000000" w:themeColor="text1"/>
          <w:lang w:eastAsia="ko-KR"/>
        </w:rPr>
        <w:t>:</w:t>
      </w:r>
    </w:p>
    <w:p w14:paraId="420A3733" w14:textId="77777777" w:rsidR="00327204" w:rsidRPr="00AE23A5" w:rsidRDefault="00327204">
      <w:pPr>
        <w:ind w:right="283"/>
        <w:jc w:val="both"/>
        <w:rPr>
          <w:rFonts w:ascii="Calibri" w:hAnsi="Calibri" w:cs="Arial"/>
          <w:b/>
          <w:color w:val="000000" w:themeColor="text1"/>
          <w:lang w:eastAsia="ko-KR"/>
        </w:rPr>
      </w:pPr>
    </w:p>
    <w:p w14:paraId="1CF476F9"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rPr>
        <w:t>1.</w:t>
      </w:r>
      <w:r w:rsidRPr="00AE23A5">
        <w:rPr>
          <w:rFonts w:ascii="Calibri" w:hAnsi="Calibri" w:cs="Arial"/>
          <w:b/>
          <w:color w:val="000000" w:themeColor="text1"/>
        </w:rPr>
        <w:tab/>
      </w:r>
      <w:r w:rsidRPr="00AE23A5">
        <w:rPr>
          <w:rFonts w:ascii="Calibri" w:hAnsi="Calibri" w:cs="Arial"/>
          <w:b/>
          <w:color w:val="000000" w:themeColor="text1"/>
          <w:u w:val="single"/>
        </w:rPr>
        <w:t>Recitals and Exhibits</w:t>
      </w:r>
    </w:p>
    <w:p w14:paraId="6984E0F5" w14:textId="77777777" w:rsidR="00327204" w:rsidRPr="00AE23A5" w:rsidRDefault="00327204">
      <w:pPr>
        <w:ind w:right="283"/>
        <w:jc w:val="both"/>
        <w:rPr>
          <w:rFonts w:ascii="Calibri" w:hAnsi="Calibri" w:cs="Arial"/>
          <w:b/>
          <w:color w:val="000000" w:themeColor="text1"/>
          <w:u w:val="single"/>
          <w:lang w:eastAsia="ko-KR"/>
        </w:rPr>
      </w:pPr>
    </w:p>
    <w:p w14:paraId="29B7012E"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color w:val="000000" w:themeColor="text1"/>
        </w:rPr>
        <w:tab/>
        <w:t>The recitals and exhibits hereto are an integral and substantive part of this Agreement.</w:t>
      </w:r>
    </w:p>
    <w:p w14:paraId="6CB503F2" w14:textId="77777777" w:rsidR="00327204" w:rsidRPr="00AE23A5" w:rsidRDefault="00327204">
      <w:pPr>
        <w:ind w:right="283"/>
        <w:jc w:val="both"/>
        <w:rPr>
          <w:rFonts w:ascii="Calibri" w:hAnsi="Calibri" w:cs="Arial"/>
          <w:color w:val="000000" w:themeColor="text1"/>
          <w:lang w:eastAsia="ko-KR"/>
        </w:rPr>
      </w:pPr>
    </w:p>
    <w:p w14:paraId="77654AA1" w14:textId="77777777" w:rsidR="00327204" w:rsidRPr="00AE23A5" w:rsidRDefault="00327204">
      <w:pPr>
        <w:ind w:right="283"/>
        <w:jc w:val="both"/>
        <w:rPr>
          <w:rFonts w:ascii="Calibri" w:hAnsi="Calibri" w:cs="Arial"/>
          <w:color w:val="000000" w:themeColor="text1"/>
          <w:lang w:eastAsia="ko-KR"/>
        </w:rPr>
      </w:pPr>
    </w:p>
    <w:p w14:paraId="03ECFC1A" w14:textId="77777777" w:rsidR="00327204" w:rsidRPr="00AE23A5" w:rsidRDefault="00487881">
      <w:pPr>
        <w:ind w:right="283"/>
        <w:jc w:val="both"/>
        <w:rPr>
          <w:rFonts w:ascii="Calibri" w:hAnsi="Calibri" w:cs="Arial"/>
          <w:b/>
          <w:color w:val="000000" w:themeColor="text1"/>
          <w:u w:val="single"/>
        </w:rPr>
      </w:pPr>
      <w:r w:rsidRPr="00AE23A5">
        <w:rPr>
          <w:rFonts w:ascii="Calibri" w:hAnsi="Calibri" w:cs="Arial"/>
          <w:b/>
          <w:color w:val="000000" w:themeColor="text1"/>
        </w:rPr>
        <w:t>2.</w:t>
      </w:r>
      <w:r w:rsidRPr="00AE23A5">
        <w:rPr>
          <w:rFonts w:ascii="Calibri" w:hAnsi="Calibri" w:cs="Arial"/>
          <w:b/>
          <w:color w:val="000000" w:themeColor="text1"/>
        </w:rPr>
        <w:tab/>
      </w:r>
      <w:r w:rsidRPr="00AE23A5">
        <w:rPr>
          <w:rFonts w:ascii="Calibri" w:hAnsi="Calibri" w:cs="Arial"/>
          <w:b/>
          <w:color w:val="000000" w:themeColor="text1"/>
          <w:u w:val="single"/>
        </w:rPr>
        <w:t>Scope</w:t>
      </w:r>
    </w:p>
    <w:p w14:paraId="35901D6E" w14:textId="77777777" w:rsidR="00327204" w:rsidRPr="00AE23A5" w:rsidRDefault="00327204">
      <w:pPr>
        <w:ind w:left="709" w:right="283" w:hanging="709"/>
        <w:jc w:val="both"/>
        <w:rPr>
          <w:rFonts w:ascii="Calibri" w:hAnsi="Calibri" w:cs="Arial"/>
          <w:b/>
          <w:color w:val="000000" w:themeColor="text1"/>
          <w:u w:val="single"/>
          <w:lang w:eastAsia="ko-KR"/>
        </w:rPr>
      </w:pPr>
    </w:p>
    <w:p w14:paraId="74C5D056" w14:textId="7DE05473" w:rsidR="00327204" w:rsidRPr="00AE23A5" w:rsidRDefault="00487881">
      <w:pPr>
        <w:ind w:left="709" w:right="283" w:hanging="709"/>
        <w:jc w:val="both"/>
        <w:rPr>
          <w:rFonts w:ascii="Calibri" w:hAnsi="Calibri" w:cs="Arial"/>
          <w:b/>
          <w:color w:val="000000" w:themeColor="text1"/>
          <w:lang w:eastAsia="ko-KR"/>
        </w:rPr>
      </w:pPr>
      <w:r w:rsidRPr="00AE23A5">
        <w:rPr>
          <w:rFonts w:ascii="Calibri" w:hAnsi="Calibri" w:cs="Arial"/>
          <w:color w:val="000000" w:themeColor="text1"/>
        </w:rPr>
        <w:t>2.1</w:t>
      </w:r>
      <w:r w:rsidRPr="00AE23A5">
        <w:rPr>
          <w:rFonts w:ascii="Calibri" w:hAnsi="Calibri" w:cs="Arial"/>
          <w:b/>
          <w:color w:val="000000" w:themeColor="text1"/>
          <w:lang w:eastAsia="ko-KR"/>
        </w:rPr>
        <w:t xml:space="preserve">       </w:t>
      </w:r>
      <w:r w:rsidR="006A7EB0" w:rsidRPr="00AE23A5">
        <w:rPr>
          <w:rFonts w:ascii="Calibri" w:hAnsi="Calibri" w:cs="Arial"/>
          <w:b/>
          <w:color w:val="000000" w:themeColor="text1"/>
          <w:lang w:eastAsia="ko-KR"/>
        </w:rPr>
        <w:tab/>
      </w:r>
      <w:r w:rsidRPr="00AE23A5">
        <w:rPr>
          <w:rFonts w:ascii="Calibri" w:hAnsi="Calibri" w:cs="Arial"/>
          <w:b/>
          <w:color w:val="000000" w:themeColor="text1"/>
        </w:rPr>
        <w:t>Designer</w:t>
      </w:r>
      <w:r w:rsidRPr="00AE23A5">
        <w:rPr>
          <w:rFonts w:ascii="Calibri" w:hAnsi="Calibri" w:cs="Arial"/>
          <w:color w:val="000000" w:themeColor="text1"/>
        </w:rPr>
        <w:t xml:space="preserve"> </w:t>
      </w:r>
      <w:r w:rsidRPr="00AE23A5">
        <w:rPr>
          <w:rFonts w:ascii="Calibri" w:hAnsi="Calibri" w:cs="Arial"/>
          <w:color w:val="000000" w:themeColor="text1"/>
          <w:lang w:eastAsia="ko-KR"/>
        </w:rPr>
        <w:t>hereby agrees to carry out</w:t>
      </w:r>
      <w:r w:rsidRPr="00AE23A5">
        <w:rPr>
          <w:rFonts w:ascii="Calibri" w:hAnsi="Calibri" w:cs="Arial"/>
          <w:color w:val="000000" w:themeColor="text1"/>
        </w:rPr>
        <w:t xml:space="preserve"> the business of creating, developing and working out design works for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w:t>
      </w:r>
    </w:p>
    <w:p w14:paraId="63D6691A" w14:textId="77777777" w:rsidR="00327204" w:rsidRPr="00AE23A5" w:rsidRDefault="00327204">
      <w:pPr>
        <w:ind w:left="709" w:right="283"/>
        <w:jc w:val="both"/>
        <w:rPr>
          <w:rFonts w:ascii="Calibri" w:hAnsi="Calibri" w:cs="Arial"/>
          <w:color w:val="000000" w:themeColor="text1"/>
          <w:lang w:eastAsia="ko-KR"/>
        </w:rPr>
      </w:pPr>
    </w:p>
    <w:p w14:paraId="338B0002" w14:textId="77777777" w:rsidR="00327204" w:rsidRPr="00AE23A5" w:rsidRDefault="00487881">
      <w:pPr>
        <w:ind w:left="709" w:right="283" w:hanging="709"/>
        <w:jc w:val="both"/>
        <w:rPr>
          <w:rFonts w:ascii="Calibri" w:hAnsi="Calibri" w:cs="Arial"/>
          <w:b/>
          <w:color w:val="000000" w:themeColor="text1"/>
          <w:lang w:eastAsia="ko-KR"/>
        </w:rPr>
      </w:pPr>
      <w:r w:rsidRPr="00AE23A5">
        <w:rPr>
          <w:rFonts w:ascii="Calibri" w:hAnsi="Calibri" w:cs="Arial"/>
          <w:color w:val="000000" w:themeColor="text1"/>
        </w:rPr>
        <w:t>2.</w:t>
      </w:r>
      <w:r w:rsidRPr="00AE23A5">
        <w:rPr>
          <w:rFonts w:ascii="Calibri" w:hAnsi="Calibri" w:cs="Arial"/>
          <w:color w:val="000000" w:themeColor="text1"/>
          <w:lang w:eastAsia="ko-KR"/>
        </w:rPr>
        <w:t>2</w:t>
      </w:r>
      <w:r w:rsidRPr="00AE23A5">
        <w:rPr>
          <w:rFonts w:ascii="Calibri" w:hAnsi="Calibri" w:cs="Arial"/>
          <w:color w:val="000000" w:themeColor="text1"/>
        </w:rPr>
        <w:tab/>
      </w:r>
      <w:r w:rsidRPr="00AE23A5">
        <w:rPr>
          <w:rFonts w:ascii="Calibri" w:hAnsi="Calibri" w:cs="Arial"/>
          <w:b/>
          <w:color w:val="000000" w:themeColor="text1"/>
          <w:lang w:eastAsia="ko-KR"/>
        </w:rPr>
        <w:t>Designer</w:t>
      </w:r>
      <w:r w:rsidRPr="00AE23A5">
        <w:rPr>
          <w:rFonts w:ascii="Calibri" w:hAnsi="Calibri" w:cs="Arial"/>
          <w:color w:val="000000" w:themeColor="text1"/>
        </w:rPr>
        <w:t xml:space="preserve"> grants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an exclusive </w:t>
      </w:r>
      <w:r w:rsidRPr="00AE23A5">
        <w:rPr>
          <w:rFonts w:ascii="Calibri" w:hAnsi="Calibri" w:cs="Arial"/>
          <w:color w:val="000000" w:themeColor="text1"/>
          <w:lang w:eastAsia="ko-KR"/>
        </w:rPr>
        <w:t>right</w:t>
      </w:r>
      <w:r w:rsidRPr="00AE23A5">
        <w:rPr>
          <w:rFonts w:ascii="Calibri" w:hAnsi="Calibri" w:cs="Arial"/>
          <w:color w:val="000000" w:themeColor="text1"/>
        </w:rPr>
        <w:t xml:space="preserve"> to use the </w:t>
      </w:r>
      <w:r w:rsidRPr="00AE23A5">
        <w:rPr>
          <w:rFonts w:ascii="Calibri" w:hAnsi="Calibri" w:cs="Arial"/>
          <w:b/>
          <w:color w:val="000000" w:themeColor="text1"/>
        </w:rPr>
        <w:t>Work</w:t>
      </w:r>
      <w:r w:rsidRPr="00AE23A5">
        <w:rPr>
          <w:rFonts w:ascii="Calibri" w:hAnsi="Calibri" w:cs="Arial"/>
          <w:color w:val="000000" w:themeColor="text1"/>
        </w:rPr>
        <w:t xml:space="preserve"> in order to manufacture and sell the </w:t>
      </w:r>
      <w:r w:rsidRPr="00AE23A5">
        <w:rPr>
          <w:rFonts w:ascii="Calibri" w:hAnsi="Calibri" w:cs="Arial"/>
          <w:b/>
          <w:color w:val="000000" w:themeColor="text1"/>
        </w:rPr>
        <w:t>Product</w:t>
      </w:r>
      <w:r w:rsidRPr="00AE23A5">
        <w:rPr>
          <w:rFonts w:ascii="Calibri" w:hAnsi="Calibri" w:cs="Arial"/>
          <w:color w:val="000000" w:themeColor="text1"/>
        </w:rPr>
        <w:t>.</w:t>
      </w:r>
      <w:r w:rsidRPr="00AE23A5">
        <w:rPr>
          <w:rFonts w:ascii="Calibri" w:hAnsi="Calibri" w:cs="Arial"/>
          <w:b/>
          <w:color w:val="000000" w:themeColor="text1"/>
          <w:lang w:eastAsia="ko-KR"/>
        </w:rPr>
        <w:t xml:space="preserve">  </w:t>
      </w:r>
    </w:p>
    <w:p w14:paraId="768C2656"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ab/>
        <w:t xml:space="preserve"> </w:t>
      </w:r>
    </w:p>
    <w:p w14:paraId="79A7BABB" w14:textId="35F6BA8B"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2.</w:t>
      </w:r>
      <w:r w:rsidRPr="00AE23A5">
        <w:rPr>
          <w:rFonts w:ascii="Calibri" w:hAnsi="Calibri" w:cs="Arial"/>
          <w:color w:val="000000" w:themeColor="text1"/>
          <w:lang w:eastAsia="ko-KR"/>
        </w:rPr>
        <w:t>3</w:t>
      </w:r>
      <w:r w:rsidRPr="00AE23A5">
        <w:rPr>
          <w:rFonts w:ascii="Calibri" w:hAnsi="Calibri" w:cs="Arial"/>
          <w:b/>
          <w:color w:val="000000" w:themeColor="text1"/>
        </w:rPr>
        <w:tab/>
      </w:r>
      <w:r w:rsidRPr="00AE23A5">
        <w:rPr>
          <w:rFonts w:ascii="Calibri" w:hAnsi="Calibri" w:cs="Arial"/>
          <w:b/>
          <w:color w:val="000000" w:themeColor="text1"/>
          <w:lang w:eastAsia="ko-KR"/>
        </w:rPr>
        <w:t>Client</w:t>
      </w:r>
      <w:r w:rsidRPr="00AE23A5">
        <w:rPr>
          <w:rFonts w:ascii="Calibri" w:hAnsi="Calibri" w:cs="Arial"/>
          <w:b/>
          <w:color w:val="000000" w:themeColor="text1"/>
        </w:rPr>
        <w:t xml:space="preserve"> </w:t>
      </w:r>
      <w:r w:rsidRPr="00AE23A5">
        <w:rPr>
          <w:rFonts w:ascii="Calibri" w:hAnsi="Calibri" w:cs="Arial"/>
          <w:color w:val="000000" w:themeColor="text1"/>
        </w:rPr>
        <w:t xml:space="preserve">has the right to manufacture the </w:t>
      </w:r>
      <w:r w:rsidRPr="00AE23A5">
        <w:rPr>
          <w:rFonts w:ascii="Calibri" w:hAnsi="Calibri" w:cs="Arial"/>
          <w:b/>
          <w:color w:val="000000" w:themeColor="text1"/>
        </w:rPr>
        <w:t>Product</w:t>
      </w:r>
      <w:r w:rsidRPr="00AE23A5">
        <w:rPr>
          <w:rFonts w:ascii="Calibri" w:hAnsi="Calibri" w:cs="Arial"/>
          <w:color w:val="000000" w:themeColor="text1"/>
        </w:rPr>
        <w:t xml:space="preserve"> wholly or partly</w:t>
      </w:r>
      <w:r w:rsidRPr="00AE23A5">
        <w:rPr>
          <w:rFonts w:ascii="Calibri" w:hAnsi="Calibri" w:cs="Arial"/>
          <w:color w:val="000000" w:themeColor="text1"/>
          <w:lang w:eastAsia="ko-KR"/>
        </w:rPr>
        <w:t xml:space="preserve"> </w:t>
      </w:r>
      <w:del w:id="7" w:author="윤현정 (Hyunjeong Yoon)" w:date="2024-12-23T11:59:00Z">
        <w:r w:rsidRPr="00AE23A5" w:rsidDel="008A4313">
          <w:rPr>
            <w:rFonts w:ascii="Calibri" w:hAnsi="Calibri" w:cs="Arial"/>
            <w:color w:val="000000" w:themeColor="text1"/>
            <w:lang w:eastAsia="ko-KR"/>
          </w:rPr>
          <w:delText>and</w:delText>
        </w:r>
        <w:r w:rsidRPr="00AE23A5" w:rsidDel="008A4313">
          <w:rPr>
            <w:rFonts w:ascii="Calibri" w:hAnsi="Calibri" w:cs="Arial"/>
            <w:color w:val="000000" w:themeColor="text1"/>
          </w:rPr>
          <w:delText xml:space="preserve"> </w:delText>
        </w:r>
        <w:r w:rsidRPr="00AE23A5" w:rsidDel="008A4313">
          <w:rPr>
            <w:rFonts w:ascii="Calibri" w:hAnsi="Calibri" w:cs="Arial"/>
            <w:b/>
            <w:color w:val="000000" w:themeColor="text1"/>
            <w:lang w:eastAsia="ko-KR"/>
          </w:rPr>
          <w:delText>Client</w:delText>
        </w:r>
        <w:r w:rsidRPr="00AE23A5" w:rsidDel="008A4313">
          <w:rPr>
            <w:rFonts w:ascii="Calibri" w:hAnsi="Calibri" w:cs="Arial"/>
            <w:color w:val="000000" w:themeColor="text1"/>
            <w:lang w:eastAsia="ko-KR"/>
          </w:rPr>
          <w:delText xml:space="preserve"> </w:delText>
        </w:r>
        <w:r w:rsidRPr="00AE23A5" w:rsidDel="008A4313">
          <w:rPr>
            <w:rFonts w:ascii="Calibri" w:hAnsi="Calibri" w:cs="Arial"/>
            <w:color w:val="000000" w:themeColor="text1"/>
          </w:rPr>
          <w:delText>shall be jointly and severally liable for any obligations assumed towards</w:delText>
        </w:r>
        <w:r w:rsidRPr="00AE23A5" w:rsidDel="008A4313">
          <w:rPr>
            <w:rFonts w:ascii="Calibri" w:hAnsi="Calibri" w:cs="Arial"/>
            <w:color w:val="000000" w:themeColor="text1"/>
            <w:lang w:eastAsia="ko-KR"/>
          </w:rPr>
          <w:delText xml:space="preserve"> </w:delText>
        </w:r>
        <w:r w:rsidRPr="00AE23A5" w:rsidDel="008A4313">
          <w:rPr>
            <w:rFonts w:ascii="Calibri" w:hAnsi="Calibri" w:cs="Arial"/>
            <w:b/>
            <w:color w:val="000000" w:themeColor="text1"/>
            <w:lang w:eastAsia="ko-KR"/>
          </w:rPr>
          <w:delText>Designer</w:delText>
        </w:r>
        <w:r w:rsidRPr="00AE23A5" w:rsidDel="008A4313">
          <w:rPr>
            <w:rFonts w:ascii="Calibri" w:hAnsi="Calibri" w:cs="Arial"/>
            <w:color w:val="000000" w:themeColor="text1"/>
          </w:rPr>
          <w:delText xml:space="preserve"> under this Agreement.</w:delText>
        </w:r>
        <w:r w:rsidRPr="00AE23A5" w:rsidDel="008A4313">
          <w:rPr>
            <w:rFonts w:ascii="Calibri" w:hAnsi="Calibri" w:cs="Arial"/>
            <w:color w:val="000000" w:themeColor="text1"/>
            <w:lang w:eastAsia="ko-KR"/>
          </w:rPr>
          <w:delText xml:space="preserve"> </w:delText>
        </w:r>
      </w:del>
    </w:p>
    <w:p w14:paraId="32B3A420" w14:textId="77777777" w:rsidR="00327204" w:rsidRPr="00AE23A5" w:rsidRDefault="00327204">
      <w:pPr>
        <w:ind w:right="283"/>
        <w:jc w:val="both"/>
        <w:rPr>
          <w:rFonts w:ascii="Calibri" w:hAnsi="Calibri" w:cs="Arial"/>
          <w:color w:val="000000" w:themeColor="text1"/>
          <w:lang w:eastAsia="ko-KR"/>
        </w:rPr>
      </w:pPr>
    </w:p>
    <w:p w14:paraId="30AC33C5" w14:textId="77777777" w:rsidR="00327204" w:rsidRPr="00AE23A5" w:rsidRDefault="00327204">
      <w:pPr>
        <w:ind w:left="709" w:right="283" w:hanging="709"/>
        <w:jc w:val="both"/>
        <w:rPr>
          <w:rFonts w:ascii="Calibri" w:hAnsi="Calibri" w:cs="Arial"/>
          <w:color w:val="000000" w:themeColor="text1"/>
          <w:lang w:eastAsia="ko-KR"/>
        </w:rPr>
      </w:pPr>
    </w:p>
    <w:p w14:paraId="594AE5BB" w14:textId="77777777" w:rsidR="00327204" w:rsidRPr="00AE23A5" w:rsidRDefault="00487881">
      <w:pPr>
        <w:ind w:right="283"/>
        <w:jc w:val="both"/>
        <w:rPr>
          <w:rFonts w:ascii="Calibri" w:hAnsi="Calibri" w:cs="Arial"/>
          <w:b/>
          <w:color w:val="000000" w:themeColor="text1"/>
          <w:u w:val="single"/>
        </w:rPr>
      </w:pPr>
      <w:r w:rsidRPr="00AE23A5">
        <w:rPr>
          <w:rFonts w:ascii="Calibri" w:hAnsi="Calibri" w:cs="Arial"/>
          <w:b/>
          <w:color w:val="000000" w:themeColor="text1"/>
        </w:rPr>
        <w:t>3.</w:t>
      </w:r>
      <w:r w:rsidRPr="00AE23A5">
        <w:rPr>
          <w:rFonts w:ascii="Calibri" w:hAnsi="Calibri" w:cs="Arial"/>
          <w:b/>
          <w:color w:val="000000" w:themeColor="text1"/>
        </w:rPr>
        <w:tab/>
      </w:r>
      <w:r w:rsidRPr="00AE23A5">
        <w:rPr>
          <w:rFonts w:ascii="Calibri" w:hAnsi="Calibri" w:cs="Arial"/>
          <w:b/>
          <w:color w:val="000000" w:themeColor="text1"/>
          <w:u w:val="single"/>
        </w:rPr>
        <w:t>Phases of the design</w:t>
      </w:r>
    </w:p>
    <w:p w14:paraId="295C169E" w14:textId="77777777" w:rsidR="00327204" w:rsidRPr="00AE23A5" w:rsidRDefault="00327204">
      <w:pPr>
        <w:ind w:left="709" w:right="283" w:hanging="709"/>
        <w:jc w:val="both"/>
        <w:rPr>
          <w:rFonts w:ascii="Calibri" w:hAnsi="Calibri" w:cs="Arial"/>
          <w:b/>
          <w:color w:val="000000" w:themeColor="text1"/>
          <w:u w:val="single"/>
          <w:lang w:eastAsia="ko-KR"/>
        </w:rPr>
      </w:pPr>
    </w:p>
    <w:p w14:paraId="4CDC8383" w14:textId="77777777" w:rsidR="00327204" w:rsidRPr="00AE23A5" w:rsidRDefault="00487881">
      <w:pPr>
        <w:ind w:left="709" w:right="283" w:hanging="709"/>
        <w:jc w:val="both"/>
        <w:rPr>
          <w:rFonts w:ascii="Calibri" w:hAnsi="Calibri" w:cs="Arial"/>
          <w:iCs/>
          <w:color w:val="000000" w:themeColor="text1"/>
        </w:rPr>
      </w:pPr>
      <w:r w:rsidRPr="00AE23A5">
        <w:rPr>
          <w:rFonts w:ascii="Calibri" w:hAnsi="Calibri" w:cs="Arial"/>
          <w:color w:val="000000" w:themeColor="text1"/>
        </w:rPr>
        <w:t>3.1</w:t>
      </w:r>
      <w:r w:rsidRPr="00AE23A5">
        <w:rPr>
          <w:rFonts w:ascii="Calibri" w:hAnsi="Calibri" w:cs="Arial"/>
          <w:color w:val="000000" w:themeColor="text1"/>
        </w:rPr>
        <w:tab/>
      </w:r>
      <w:r w:rsidRPr="00AE23A5">
        <w:rPr>
          <w:rFonts w:ascii="Calibri" w:hAnsi="Calibri" w:cs="Arial"/>
          <w:b/>
          <w:iCs/>
          <w:color w:val="000000" w:themeColor="text1"/>
        </w:rPr>
        <w:t>Designer</w:t>
      </w:r>
      <w:r w:rsidRPr="00AE23A5">
        <w:rPr>
          <w:rFonts w:ascii="Calibri" w:hAnsi="Calibri" w:cs="Arial"/>
          <w:iCs/>
          <w:color w:val="000000" w:themeColor="text1"/>
        </w:rPr>
        <w:t xml:space="preserve"> </w:t>
      </w:r>
      <w:r w:rsidRPr="00AE23A5">
        <w:rPr>
          <w:rFonts w:ascii="Calibri" w:hAnsi="Calibri" w:cs="Arial"/>
          <w:iCs/>
          <w:color w:val="000000" w:themeColor="text1"/>
          <w:lang w:eastAsia="ko-KR"/>
        </w:rPr>
        <w:t>shall</w:t>
      </w:r>
      <w:r w:rsidRPr="00AE23A5">
        <w:rPr>
          <w:rFonts w:ascii="Calibri" w:hAnsi="Calibri" w:cs="Arial"/>
          <w:iCs/>
          <w:color w:val="000000" w:themeColor="text1"/>
        </w:rPr>
        <w:t xml:space="preserve"> complete the </w:t>
      </w:r>
      <w:r w:rsidRPr="00AE23A5">
        <w:rPr>
          <w:rFonts w:ascii="Calibri" w:hAnsi="Calibri" w:cs="Arial"/>
          <w:b/>
          <w:iCs/>
          <w:color w:val="000000" w:themeColor="text1"/>
        </w:rPr>
        <w:t>Work</w:t>
      </w:r>
      <w:r w:rsidRPr="00AE23A5">
        <w:rPr>
          <w:rFonts w:ascii="Calibri" w:hAnsi="Calibri" w:cs="Arial"/>
          <w:iCs/>
          <w:color w:val="000000" w:themeColor="text1"/>
        </w:rPr>
        <w:t xml:space="preserve">, with </w:t>
      </w:r>
      <w:r w:rsidRPr="00AE23A5">
        <w:rPr>
          <w:rFonts w:ascii="Calibri" w:hAnsi="Calibri" w:cs="Arial"/>
          <w:b/>
          <w:iCs/>
          <w:color w:val="000000" w:themeColor="text1"/>
          <w:lang w:eastAsia="ko-KR"/>
        </w:rPr>
        <w:t>Client</w:t>
      </w:r>
      <w:r w:rsidRPr="00AE23A5">
        <w:rPr>
          <w:rFonts w:ascii="Calibri" w:hAnsi="Calibri" w:cs="Arial"/>
          <w:iCs/>
          <w:color w:val="000000" w:themeColor="text1"/>
        </w:rPr>
        <w:t xml:space="preserve">’s co-operation, within the time schedule agreed with </w:t>
      </w:r>
      <w:r w:rsidRPr="00AE23A5">
        <w:rPr>
          <w:rFonts w:ascii="Calibri" w:hAnsi="Calibri" w:cs="Arial"/>
          <w:b/>
          <w:iCs/>
          <w:color w:val="000000" w:themeColor="text1"/>
          <w:lang w:eastAsia="ko-KR"/>
        </w:rPr>
        <w:t>Client</w:t>
      </w:r>
      <w:r w:rsidRPr="00AE23A5">
        <w:rPr>
          <w:rFonts w:ascii="Calibri" w:hAnsi="Calibri" w:cs="Arial"/>
          <w:iCs/>
          <w:color w:val="000000" w:themeColor="text1"/>
        </w:rPr>
        <w:t xml:space="preserve">, as described in </w:t>
      </w:r>
      <w:r w:rsidRPr="00AE23A5">
        <w:rPr>
          <w:rFonts w:ascii="Calibri" w:hAnsi="Calibri" w:cs="Arial"/>
          <w:b/>
          <w:iCs/>
          <w:color w:val="000000" w:themeColor="text1"/>
          <w:u w:val="single"/>
        </w:rPr>
        <w:t>Exhibit “</w:t>
      </w:r>
      <w:r w:rsidRPr="00AE23A5">
        <w:rPr>
          <w:rFonts w:ascii="Calibri" w:hAnsi="Calibri" w:cs="Arial"/>
          <w:b/>
          <w:iCs/>
          <w:color w:val="000000" w:themeColor="text1"/>
          <w:u w:val="single"/>
          <w:lang w:eastAsia="ko-KR"/>
        </w:rPr>
        <w:t>B</w:t>
      </w:r>
      <w:r w:rsidRPr="00AE23A5">
        <w:rPr>
          <w:rFonts w:ascii="Calibri" w:hAnsi="Calibri" w:cs="Arial"/>
          <w:b/>
          <w:iCs/>
          <w:color w:val="000000" w:themeColor="text1"/>
          <w:u w:val="single"/>
        </w:rPr>
        <w:t>” (Time Schedule)</w:t>
      </w:r>
      <w:r w:rsidRPr="00AE23A5">
        <w:rPr>
          <w:rFonts w:ascii="Calibri" w:hAnsi="Calibri" w:cs="Arial"/>
          <w:iCs/>
          <w:color w:val="000000" w:themeColor="text1"/>
        </w:rPr>
        <w:t>;</w:t>
      </w:r>
    </w:p>
    <w:p w14:paraId="42AE29CF" w14:textId="77777777" w:rsidR="00327204" w:rsidRPr="00AE23A5" w:rsidRDefault="00327204">
      <w:pPr>
        <w:ind w:left="709" w:right="283" w:hanging="709"/>
        <w:jc w:val="both"/>
        <w:rPr>
          <w:rFonts w:ascii="Calibri" w:hAnsi="Calibri" w:cs="Arial"/>
          <w:iCs/>
          <w:color w:val="000000" w:themeColor="text1"/>
          <w:lang w:eastAsia="ko-KR"/>
        </w:rPr>
      </w:pPr>
    </w:p>
    <w:p w14:paraId="2E86AF49"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bCs/>
          <w:color w:val="000000" w:themeColor="text1"/>
        </w:rPr>
        <w:t>3.2</w:t>
      </w:r>
      <w:r w:rsidRPr="00AE23A5">
        <w:rPr>
          <w:rFonts w:ascii="Calibri" w:hAnsi="Calibri" w:cs="Arial"/>
          <w:color w:val="000000" w:themeColor="text1"/>
        </w:rPr>
        <w:tab/>
        <w:t xml:space="preserve">Once </w:t>
      </w:r>
      <w:r w:rsidRPr="00AE23A5">
        <w:rPr>
          <w:rFonts w:ascii="Calibri" w:hAnsi="Calibri" w:cs="Arial"/>
          <w:b/>
          <w:color w:val="000000" w:themeColor="text1"/>
        </w:rPr>
        <w:t>Designer</w:t>
      </w:r>
      <w:r w:rsidRPr="00AE23A5">
        <w:rPr>
          <w:rFonts w:ascii="Calibri" w:hAnsi="Calibri" w:cs="Arial"/>
          <w:color w:val="000000" w:themeColor="text1"/>
        </w:rPr>
        <w:t xml:space="preserve"> has completed the </w:t>
      </w:r>
      <w:r w:rsidRPr="00AE23A5">
        <w:rPr>
          <w:rFonts w:ascii="Calibri" w:hAnsi="Calibri" w:cs="Arial"/>
          <w:b/>
          <w:color w:val="000000" w:themeColor="text1"/>
        </w:rPr>
        <w:t>Work</w:t>
      </w:r>
      <w:r w:rsidRPr="00AE23A5">
        <w:rPr>
          <w:rFonts w:ascii="Calibri" w:hAnsi="Calibri" w:cs="Arial"/>
          <w:color w:val="000000" w:themeColor="text1"/>
          <w:lang w:eastAsia="ko-KR"/>
        </w:rPr>
        <w:t xml:space="preserve"> according to the Time Schedule</w:t>
      </w:r>
      <w:r w:rsidRPr="00AE23A5">
        <w:rPr>
          <w:rFonts w:ascii="Calibri" w:hAnsi="Calibri" w:cs="Arial"/>
          <w:color w:val="000000" w:themeColor="text1"/>
        </w:rPr>
        <w:t xml:space="preserve">, </w:t>
      </w:r>
      <w:r w:rsidRPr="00AE23A5">
        <w:rPr>
          <w:rFonts w:ascii="Calibri" w:hAnsi="Calibri" w:cs="Arial"/>
          <w:b/>
          <w:color w:val="000000" w:themeColor="text1"/>
          <w:lang w:eastAsia="ko-KR"/>
        </w:rPr>
        <w:t>Client</w:t>
      </w:r>
      <w:r w:rsidRPr="00AE23A5">
        <w:rPr>
          <w:rFonts w:ascii="Calibri" w:hAnsi="Calibri" w:cs="Arial"/>
          <w:b/>
          <w:color w:val="000000" w:themeColor="text1"/>
        </w:rPr>
        <w:t xml:space="preserve"> </w:t>
      </w:r>
      <w:r w:rsidRPr="00AE23A5">
        <w:rPr>
          <w:rFonts w:ascii="Calibri" w:hAnsi="Calibri" w:cs="Arial"/>
          <w:color w:val="000000" w:themeColor="text1"/>
        </w:rPr>
        <w:t xml:space="preserve">will have the relevant </w:t>
      </w:r>
      <w:commentRangeStart w:id="8"/>
      <w:r w:rsidRPr="00AE23A5">
        <w:rPr>
          <w:rFonts w:ascii="Calibri" w:hAnsi="Calibri" w:cs="Arial"/>
          <w:color w:val="000000" w:themeColor="text1"/>
        </w:rPr>
        <w:t xml:space="preserve">prototypes </w:t>
      </w:r>
      <w:commentRangeEnd w:id="8"/>
      <w:r w:rsidR="00386F03">
        <w:rPr>
          <w:rStyle w:val="a6"/>
        </w:rPr>
        <w:commentReference w:id="8"/>
      </w:r>
      <w:r w:rsidRPr="00AE23A5">
        <w:rPr>
          <w:rFonts w:ascii="Calibri" w:hAnsi="Calibri" w:cs="Arial"/>
          <w:color w:val="000000" w:themeColor="text1"/>
        </w:rPr>
        <w:t xml:space="preserve">developed at its own care and costs or, should it be impossible for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to do so directly, it will commission </w:t>
      </w:r>
      <w:r w:rsidRPr="00AE23A5">
        <w:rPr>
          <w:rFonts w:ascii="Calibri" w:hAnsi="Calibri" w:cs="Arial"/>
          <w:b/>
          <w:color w:val="000000" w:themeColor="text1"/>
        </w:rPr>
        <w:t xml:space="preserve">Designer </w:t>
      </w:r>
      <w:r w:rsidRPr="00AE23A5">
        <w:rPr>
          <w:rFonts w:ascii="Calibri" w:hAnsi="Calibri" w:cs="Arial"/>
          <w:color w:val="000000" w:themeColor="text1"/>
        </w:rPr>
        <w:t xml:space="preserve">to develop the said prototypes at his care, but at </w:t>
      </w:r>
      <w:r w:rsidRPr="00AE23A5">
        <w:rPr>
          <w:rFonts w:ascii="Calibri" w:hAnsi="Calibri" w:cs="Arial"/>
          <w:b/>
          <w:color w:val="000000" w:themeColor="text1"/>
          <w:lang w:eastAsia="ko-KR"/>
        </w:rPr>
        <w:t>Client</w:t>
      </w:r>
      <w:r w:rsidRPr="00AE23A5">
        <w:rPr>
          <w:rFonts w:ascii="Calibri" w:hAnsi="Calibri" w:cs="Arial"/>
          <w:color w:val="000000" w:themeColor="text1"/>
        </w:rPr>
        <w:t>’s costs.</w:t>
      </w:r>
    </w:p>
    <w:p w14:paraId="7FFF4920" w14:textId="77777777" w:rsidR="00327204" w:rsidRPr="00AE23A5" w:rsidRDefault="00327204">
      <w:pPr>
        <w:ind w:left="709" w:right="283" w:hanging="709"/>
        <w:jc w:val="both"/>
        <w:rPr>
          <w:rFonts w:ascii="Calibri" w:hAnsi="Calibri" w:cs="Arial"/>
          <w:color w:val="000000" w:themeColor="text1"/>
          <w:lang w:eastAsia="ko-KR"/>
        </w:rPr>
      </w:pPr>
    </w:p>
    <w:p w14:paraId="7FA54702" w14:textId="77777777" w:rsidR="00327204" w:rsidRPr="00AE23A5" w:rsidRDefault="00327204">
      <w:pPr>
        <w:ind w:left="709" w:right="283" w:hanging="709"/>
        <w:jc w:val="both"/>
        <w:rPr>
          <w:rFonts w:ascii="Calibri" w:hAnsi="Calibri" w:cs="Arial"/>
          <w:color w:val="000000" w:themeColor="text1"/>
          <w:lang w:eastAsia="ko-KR"/>
        </w:rPr>
      </w:pPr>
    </w:p>
    <w:p w14:paraId="02A217A2"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rPr>
        <w:t>4.</w:t>
      </w:r>
      <w:r w:rsidRPr="00AE23A5">
        <w:rPr>
          <w:rFonts w:ascii="Calibri" w:hAnsi="Calibri" w:cs="Arial"/>
          <w:b/>
          <w:color w:val="000000" w:themeColor="text1"/>
        </w:rPr>
        <w:tab/>
      </w:r>
      <w:r w:rsidRPr="00AE23A5">
        <w:rPr>
          <w:rFonts w:ascii="Calibri" w:hAnsi="Calibri" w:cs="Arial"/>
          <w:b/>
          <w:color w:val="000000" w:themeColor="text1"/>
          <w:u w:val="single"/>
        </w:rPr>
        <w:t>Work Modifications</w:t>
      </w:r>
    </w:p>
    <w:p w14:paraId="1F7157BA" w14:textId="77777777" w:rsidR="00327204" w:rsidRPr="00AE23A5" w:rsidRDefault="00327204">
      <w:pPr>
        <w:ind w:left="709" w:right="283" w:hanging="709"/>
        <w:jc w:val="both"/>
        <w:rPr>
          <w:rFonts w:ascii="Calibri" w:hAnsi="Calibri" w:cs="Arial"/>
          <w:b/>
          <w:color w:val="000000" w:themeColor="text1"/>
          <w:u w:val="single"/>
          <w:lang w:eastAsia="ko-KR"/>
        </w:rPr>
      </w:pPr>
    </w:p>
    <w:p w14:paraId="5A3F450D"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color w:val="000000" w:themeColor="text1"/>
        </w:rPr>
        <w:tab/>
      </w:r>
      <w:r w:rsidRPr="00AE23A5">
        <w:rPr>
          <w:rFonts w:ascii="Calibri" w:hAnsi="Calibri" w:cs="Arial"/>
          <w:b/>
          <w:color w:val="000000" w:themeColor="text1"/>
        </w:rPr>
        <w:t>Designer</w:t>
      </w:r>
      <w:r w:rsidRPr="00AE23A5">
        <w:rPr>
          <w:rFonts w:ascii="Calibri" w:hAnsi="Calibri" w:cs="Arial"/>
          <w:color w:val="000000" w:themeColor="text1"/>
        </w:rPr>
        <w:t xml:space="preserve"> hereby consents to any modifications to the </w:t>
      </w:r>
      <w:r w:rsidRPr="00AE23A5">
        <w:rPr>
          <w:rFonts w:ascii="Calibri" w:hAnsi="Calibri" w:cs="Arial"/>
          <w:b/>
          <w:color w:val="000000" w:themeColor="text1"/>
        </w:rPr>
        <w:t xml:space="preserve">Work </w:t>
      </w:r>
      <w:r w:rsidRPr="00AE23A5">
        <w:rPr>
          <w:rFonts w:ascii="Calibri" w:hAnsi="Calibri" w:cs="Arial"/>
          <w:color w:val="000000" w:themeColor="text1"/>
        </w:rPr>
        <w:t xml:space="preserve">that </w:t>
      </w:r>
      <w:r w:rsidRPr="00AE23A5">
        <w:rPr>
          <w:rFonts w:ascii="Calibri" w:hAnsi="Calibri" w:cs="Arial"/>
          <w:b/>
          <w:color w:val="000000" w:themeColor="text1"/>
          <w:lang w:eastAsia="ko-KR"/>
        </w:rPr>
        <w:t>Client</w:t>
      </w:r>
      <w:r w:rsidRPr="00AE23A5">
        <w:rPr>
          <w:rFonts w:ascii="Calibri" w:hAnsi="Calibri" w:cs="Arial"/>
          <w:b/>
          <w:color w:val="000000" w:themeColor="text1"/>
        </w:rPr>
        <w:t xml:space="preserve"> </w:t>
      </w:r>
      <w:r w:rsidRPr="00AE23A5">
        <w:rPr>
          <w:rFonts w:ascii="Calibri" w:hAnsi="Calibri" w:cs="Arial"/>
          <w:color w:val="000000" w:themeColor="text1"/>
        </w:rPr>
        <w:t>may have to carry out for technical</w:t>
      </w:r>
      <w:r w:rsidRPr="00AE23A5">
        <w:rPr>
          <w:rFonts w:ascii="Calibri" w:hAnsi="Calibri" w:cs="Arial"/>
          <w:color w:val="000000" w:themeColor="text1"/>
          <w:lang w:eastAsia="ko-KR"/>
        </w:rPr>
        <w:t>,</w:t>
      </w:r>
      <w:r w:rsidRPr="00AE23A5">
        <w:rPr>
          <w:rFonts w:ascii="Calibri" w:hAnsi="Calibri" w:cs="Arial"/>
          <w:color w:val="000000" w:themeColor="text1"/>
        </w:rPr>
        <w:t xml:space="preserve"> manufacturing</w:t>
      </w:r>
      <w:r w:rsidRPr="00AE23A5">
        <w:rPr>
          <w:rFonts w:ascii="Calibri" w:hAnsi="Calibri" w:cs="Arial"/>
          <w:color w:val="000000" w:themeColor="text1"/>
          <w:lang w:eastAsia="ko-KR"/>
        </w:rPr>
        <w:t xml:space="preserve">, or marketing </w:t>
      </w:r>
      <w:r w:rsidRPr="00AE23A5">
        <w:rPr>
          <w:rFonts w:ascii="Calibri" w:hAnsi="Calibri" w:cs="Arial"/>
          <w:color w:val="000000" w:themeColor="text1"/>
        </w:rPr>
        <w:t xml:space="preserve">reasons, provided that such modifications shall be carried out with </w:t>
      </w:r>
      <w:r w:rsidRPr="00AE23A5">
        <w:rPr>
          <w:rFonts w:ascii="Calibri" w:hAnsi="Calibri" w:cs="Arial"/>
          <w:b/>
          <w:color w:val="000000" w:themeColor="text1"/>
        </w:rPr>
        <w:t>Designer</w:t>
      </w:r>
      <w:r w:rsidRPr="00AE23A5">
        <w:rPr>
          <w:rFonts w:ascii="Calibri" w:hAnsi="Calibri" w:cs="Arial"/>
          <w:color w:val="000000" w:themeColor="text1"/>
        </w:rPr>
        <w:t xml:space="preserve">’s co-operation and consent, such consent not to be unreasonably withheld. For this </w:t>
      </w:r>
      <w:proofErr w:type="gramStart"/>
      <w:r w:rsidRPr="00AE23A5">
        <w:rPr>
          <w:rFonts w:ascii="Calibri" w:hAnsi="Calibri" w:cs="Arial"/>
          <w:color w:val="000000" w:themeColor="text1"/>
        </w:rPr>
        <w:t>reason</w:t>
      </w:r>
      <w:proofErr w:type="gramEnd"/>
      <w:r w:rsidRPr="00AE23A5">
        <w:rPr>
          <w:rFonts w:ascii="Calibri" w:hAnsi="Calibri" w:cs="Arial"/>
          <w:color w:val="000000" w:themeColor="text1"/>
        </w:rPr>
        <w:t xml:space="preserve"> </w:t>
      </w:r>
      <w:r w:rsidRPr="00AE23A5">
        <w:rPr>
          <w:rFonts w:ascii="Calibri" w:hAnsi="Calibri" w:cs="Arial"/>
          <w:b/>
          <w:color w:val="000000" w:themeColor="text1"/>
          <w:lang w:eastAsia="ko-KR"/>
        </w:rPr>
        <w:t>D</w:t>
      </w:r>
      <w:r w:rsidRPr="00AE23A5">
        <w:rPr>
          <w:rFonts w:ascii="Calibri" w:hAnsi="Calibri" w:cs="Arial"/>
          <w:b/>
          <w:color w:val="000000" w:themeColor="text1"/>
        </w:rPr>
        <w:t>esigner</w:t>
      </w:r>
      <w:r w:rsidRPr="00AE23A5">
        <w:rPr>
          <w:rFonts w:ascii="Calibri" w:hAnsi="Calibri" w:cs="Arial"/>
          <w:color w:val="000000" w:themeColor="text1"/>
        </w:rPr>
        <w:t xml:space="preserve"> do</w:t>
      </w:r>
      <w:r w:rsidRPr="00AE23A5">
        <w:rPr>
          <w:rFonts w:ascii="Calibri" w:hAnsi="Calibri" w:cs="Arial"/>
          <w:color w:val="000000" w:themeColor="text1"/>
          <w:lang w:eastAsia="ko-KR"/>
        </w:rPr>
        <w:t xml:space="preserve">es </w:t>
      </w:r>
      <w:r w:rsidRPr="00AE23A5">
        <w:rPr>
          <w:rFonts w:ascii="Calibri" w:hAnsi="Calibri" w:cs="Arial"/>
          <w:color w:val="000000" w:themeColor="text1"/>
        </w:rPr>
        <w:t xml:space="preserve">not demand an additional wage on any occasion. </w:t>
      </w:r>
    </w:p>
    <w:p w14:paraId="4848E355" w14:textId="77777777" w:rsidR="00327204" w:rsidRPr="00AE23A5" w:rsidRDefault="00327204">
      <w:pPr>
        <w:ind w:right="283"/>
        <w:jc w:val="both"/>
        <w:rPr>
          <w:rFonts w:ascii="Calibri" w:hAnsi="Calibri" w:cs="Arial"/>
          <w:color w:val="000000" w:themeColor="text1"/>
          <w:lang w:eastAsia="ko-KR"/>
        </w:rPr>
      </w:pPr>
    </w:p>
    <w:p w14:paraId="2F460507" w14:textId="77777777" w:rsidR="00327204" w:rsidRPr="00AE23A5" w:rsidRDefault="00327204">
      <w:pPr>
        <w:ind w:left="709" w:right="283" w:hanging="709"/>
        <w:jc w:val="both"/>
        <w:rPr>
          <w:rFonts w:ascii="Calibri" w:hAnsi="Calibri" w:cs="Arial"/>
          <w:color w:val="000000" w:themeColor="text1"/>
          <w:lang w:eastAsia="ko-KR"/>
        </w:rPr>
      </w:pPr>
    </w:p>
    <w:p w14:paraId="2C3BAC85"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rPr>
        <w:t>5.</w:t>
      </w:r>
      <w:r w:rsidRPr="00AE23A5">
        <w:rPr>
          <w:rFonts w:ascii="Calibri" w:hAnsi="Calibri" w:cs="Arial"/>
          <w:b/>
          <w:color w:val="000000" w:themeColor="text1"/>
        </w:rPr>
        <w:tab/>
      </w:r>
      <w:r w:rsidRPr="00AE23A5">
        <w:rPr>
          <w:rFonts w:ascii="Calibri" w:hAnsi="Calibri" w:cs="Arial"/>
          <w:b/>
          <w:color w:val="000000" w:themeColor="text1"/>
          <w:u w:val="single"/>
        </w:rPr>
        <w:t>Ownership of the rights relating to the design work</w:t>
      </w:r>
    </w:p>
    <w:p w14:paraId="08562F08" w14:textId="77777777" w:rsidR="00327204" w:rsidRPr="00AE23A5" w:rsidRDefault="00327204">
      <w:pPr>
        <w:ind w:left="709" w:right="283" w:hanging="709"/>
        <w:jc w:val="both"/>
        <w:rPr>
          <w:rFonts w:ascii="Calibri" w:hAnsi="Calibri" w:cs="Arial"/>
          <w:b/>
          <w:color w:val="000000" w:themeColor="text1"/>
          <w:u w:val="single"/>
          <w:lang w:eastAsia="ko-KR"/>
        </w:rPr>
      </w:pPr>
    </w:p>
    <w:p w14:paraId="6D56E8AC" w14:textId="3932D36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5.1</w:t>
      </w:r>
      <w:r w:rsidRPr="00AE23A5">
        <w:rPr>
          <w:rFonts w:ascii="Calibri" w:hAnsi="Calibri" w:cs="Arial"/>
          <w:color w:val="000000" w:themeColor="text1"/>
        </w:rPr>
        <w:tab/>
      </w:r>
      <w:r w:rsidRPr="00AE23A5">
        <w:rPr>
          <w:rFonts w:ascii="Calibri" w:hAnsi="Calibri" w:cs="Arial"/>
          <w:b/>
          <w:color w:val="000000" w:themeColor="text1"/>
        </w:rPr>
        <w:t>Designer</w:t>
      </w:r>
      <w:r w:rsidRPr="00AE23A5">
        <w:rPr>
          <w:rFonts w:ascii="Calibri" w:hAnsi="Calibri" w:cs="Arial"/>
          <w:color w:val="000000" w:themeColor="text1"/>
        </w:rPr>
        <w:t xml:space="preserve"> who developed the Concept and realize the </w:t>
      </w:r>
      <w:r w:rsidRPr="00AE23A5">
        <w:rPr>
          <w:rFonts w:ascii="Calibri" w:hAnsi="Calibri" w:cs="Arial"/>
          <w:b/>
          <w:color w:val="000000" w:themeColor="text1"/>
        </w:rPr>
        <w:t>Work</w:t>
      </w:r>
      <w:r w:rsidRPr="00AE23A5">
        <w:rPr>
          <w:rFonts w:ascii="Calibri" w:hAnsi="Calibri" w:cs="Arial"/>
          <w:color w:val="000000" w:themeColor="text1"/>
        </w:rPr>
        <w:t xml:space="preserve">, will have the right to be recognized, for all purposes, as the author of the </w:t>
      </w:r>
      <w:r w:rsidRPr="00AE23A5">
        <w:rPr>
          <w:rFonts w:ascii="Calibri" w:hAnsi="Calibri" w:cs="Arial"/>
          <w:b/>
          <w:color w:val="000000" w:themeColor="text1"/>
        </w:rPr>
        <w:t>Work</w:t>
      </w:r>
      <w:r w:rsidRPr="00AE23A5">
        <w:rPr>
          <w:rFonts w:ascii="Calibri" w:hAnsi="Calibri" w:cs="Arial"/>
          <w:color w:val="000000" w:themeColor="text1"/>
        </w:rPr>
        <w:t xml:space="preserve">.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will state the </w:t>
      </w:r>
      <w:r w:rsidRPr="00AE23A5">
        <w:rPr>
          <w:rFonts w:ascii="Calibri" w:hAnsi="Calibri" w:cs="Arial"/>
          <w:b/>
          <w:color w:val="000000" w:themeColor="text1"/>
          <w:lang w:eastAsia="ko-KR"/>
        </w:rPr>
        <w:t>D</w:t>
      </w:r>
      <w:r w:rsidRPr="00AE23A5">
        <w:rPr>
          <w:rFonts w:ascii="Calibri" w:hAnsi="Calibri" w:cs="Arial"/>
          <w:b/>
          <w:color w:val="000000" w:themeColor="text1"/>
        </w:rPr>
        <w:t>esigner</w:t>
      </w:r>
      <w:r w:rsidRPr="00AE23A5">
        <w:rPr>
          <w:rFonts w:ascii="Calibri" w:hAnsi="Calibri" w:cs="Arial"/>
          <w:color w:val="000000" w:themeColor="text1"/>
        </w:rPr>
        <w:t xml:space="preserve"> of the </w:t>
      </w:r>
      <w:r w:rsidRPr="00AE23A5">
        <w:rPr>
          <w:rFonts w:ascii="Calibri" w:hAnsi="Calibri" w:cs="Arial"/>
          <w:b/>
          <w:color w:val="000000" w:themeColor="text1"/>
        </w:rPr>
        <w:t>Work</w:t>
      </w:r>
      <w:r w:rsidRPr="00AE23A5">
        <w:rPr>
          <w:rFonts w:ascii="Calibri" w:hAnsi="Calibri" w:cs="Arial"/>
          <w:color w:val="000000" w:themeColor="text1"/>
        </w:rPr>
        <w:t xml:space="preserve"> is </w:t>
      </w:r>
      <w:r w:rsidR="00CF3CB9" w:rsidRPr="00AE23A5">
        <w:rPr>
          <w:rFonts w:ascii="Calibri" w:hAnsi="Calibri" w:cs="Arial"/>
          <w:b/>
          <w:color w:val="000000" w:themeColor="text1"/>
        </w:rPr>
        <w:t>Jehs+laub</w:t>
      </w:r>
      <w:r w:rsidR="00957ADC" w:rsidRPr="00AE23A5">
        <w:rPr>
          <w:rFonts w:ascii="Calibri" w:hAnsi="Calibri" w:cs="Arial" w:hint="eastAsia"/>
          <w:b/>
          <w:color w:val="000000" w:themeColor="text1"/>
          <w:lang w:eastAsia="ko-KR"/>
        </w:rPr>
        <w:t xml:space="preserve"> </w:t>
      </w:r>
      <w:r w:rsidRPr="00AE23A5">
        <w:rPr>
          <w:rFonts w:ascii="Calibri" w:hAnsi="Calibri" w:cs="Arial"/>
          <w:color w:val="000000" w:themeColor="text1"/>
        </w:rPr>
        <w:t>in the Korean</w:t>
      </w:r>
      <w:r w:rsidRPr="00AE23A5">
        <w:rPr>
          <w:rFonts w:ascii="Calibri" w:hAnsi="Calibri" w:cs="Arial"/>
          <w:color w:val="000000" w:themeColor="text1"/>
          <w:lang w:eastAsia="ko-KR"/>
        </w:rPr>
        <w:t xml:space="preserve"> Patent Institute.</w:t>
      </w:r>
      <w:r w:rsidR="00460E6C" w:rsidRPr="00AE23A5">
        <w:rPr>
          <w:rFonts w:ascii="Calibri" w:hAnsi="Calibri" w:cs="Arial"/>
          <w:color w:val="000000" w:themeColor="text1"/>
          <w:lang w:eastAsia="ko-KR"/>
        </w:rPr>
        <w:t xml:space="preserve"> The co-designer of </w:t>
      </w:r>
      <w:r w:rsidR="00891AC8" w:rsidRPr="00AE23A5">
        <w:rPr>
          <w:rFonts w:ascii="Calibri" w:hAnsi="Calibri" w:cs="Arial"/>
          <w:b/>
          <w:color w:val="000000" w:themeColor="text1"/>
          <w:lang w:eastAsia="ko-KR"/>
        </w:rPr>
        <w:t>Client</w:t>
      </w:r>
      <w:r w:rsidR="00891AC8" w:rsidRPr="00AE23A5">
        <w:rPr>
          <w:rFonts w:ascii="Calibri" w:hAnsi="Calibri" w:cs="Arial"/>
          <w:color w:val="000000" w:themeColor="text1"/>
          <w:lang w:eastAsia="ko-KR"/>
        </w:rPr>
        <w:t xml:space="preserve"> will also be stated.</w:t>
      </w:r>
    </w:p>
    <w:p w14:paraId="3A28F31D" w14:textId="77777777" w:rsidR="00327204" w:rsidRPr="00AE23A5" w:rsidRDefault="00327204">
      <w:pPr>
        <w:ind w:left="709" w:right="283"/>
        <w:jc w:val="both"/>
        <w:rPr>
          <w:rFonts w:ascii="Calibri" w:hAnsi="Calibri" w:cs="Arial"/>
          <w:color w:val="000000" w:themeColor="text1"/>
          <w:lang w:eastAsia="ko-KR"/>
        </w:rPr>
      </w:pPr>
    </w:p>
    <w:p w14:paraId="50037747"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5.2</w:t>
      </w:r>
      <w:r w:rsidRPr="00AE23A5">
        <w:rPr>
          <w:rFonts w:ascii="Calibri" w:hAnsi="Calibri" w:cs="Arial"/>
          <w:color w:val="000000" w:themeColor="text1"/>
          <w:lang w:eastAsia="ko-KR"/>
        </w:rPr>
        <w:tab/>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will retain the rights to all designs until all bills are paid with respect to Art.9.1 below in full. Once payment is received in full by </w:t>
      </w:r>
      <w:r w:rsidRPr="00AE23A5">
        <w:rPr>
          <w:rFonts w:ascii="Calibri" w:hAnsi="Calibri" w:cs="Arial"/>
          <w:b/>
          <w:color w:val="000000" w:themeColor="text1"/>
          <w:lang w:eastAsia="ko-KR"/>
        </w:rPr>
        <w:t>Designe</w:t>
      </w:r>
      <w:r w:rsidRPr="00AE23A5">
        <w:rPr>
          <w:rFonts w:ascii="Calibri" w:hAnsi="Calibri" w:cs="Arial"/>
          <w:color w:val="000000" w:themeColor="text1"/>
          <w:lang w:eastAsia="ko-KR"/>
        </w:rPr>
        <w:t>r the exclusive rights to use the Work will be transferred to</w:t>
      </w:r>
      <w:r w:rsidRPr="00AE23A5">
        <w:rPr>
          <w:rFonts w:ascii="Calibri" w:hAnsi="Calibri" w:cs="Arial"/>
          <w:b/>
          <w:color w:val="000000" w:themeColor="text1"/>
          <w:lang w:eastAsia="ko-KR"/>
        </w:rPr>
        <w:t xml:space="preserve"> Client</w:t>
      </w:r>
      <w:r w:rsidRPr="00AE23A5">
        <w:rPr>
          <w:rFonts w:ascii="Calibri" w:hAnsi="Calibri" w:cs="Arial"/>
          <w:color w:val="000000" w:themeColor="text1"/>
          <w:lang w:eastAsia="ko-KR"/>
        </w:rPr>
        <w:t>.</w:t>
      </w:r>
    </w:p>
    <w:p w14:paraId="3003AD2B" w14:textId="77777777" w:rsidR="00327204" w:rsidRPr="00AE23A5" w:rsidRDefault="00327204">
      <w:pPr>
        <w:ind w:right="283"/>
        <w:jc w:val="both"/>
        <w:rPr>
          <w:rFonts w:ascii="Calibri" w:hAnsi="Calibri" w:cs="Arial"/>
          <w:color w:val="000000" w:themeColor="text1"/>
          <w:lang w:eastAsia="ko-KR"/>
        </w:rPr>
      </w:pPr>
    </w:p>
    <w:p w14:paraId="18172450" w14:textId="77777777" w:rsidR="00327204" w:rsidRPr="00AE23A5" w:rsidRDefault="00327204">
      <w:pPr>
        <w:ind w:right="283"/>
        <w:jc w:val="both"/>
        <w:rPr>
          <w:rFonts w:ascii="Calibri" w:hAnsi="Calibri" w:cs="Arial"/>
          <w:color w:val="000000" w:themeColor="text1"/>
          <w:lang w:eastAsia="ko-KR"/>
        </w:rPr>
      </w:pPr>
    </w:p>
    <w:p w14:paraId="4AD8D4CC" w14:textId="5E94973C"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lastRenderedPageBreak/>
        <w:t>5.</w:t>
      </w:r>
      <w:r w:rsidRPr="00AE23A5">
        <w:rPr>
          <w:rFonts w:ascii="Calibri" w:hAnsi="Calibri" w:cs="Arial"/>
          <w:color w:val="000000" w:themeColor="text1"/>
          <w:lang w:eastAsia="ko-KR"/>
        </w:rPr>
        <w:t>3</w:t>
      </w:r>
      <w:r w:rsidRPr="00AE23A5">
        <w:rPr>
          <w:rFonts w:ascii="Calibri" w:hAnsi="Calibri" w:cs="Arial"/>
          <w:color w:val="000000" w:themeColor="text1"/>
        </w:rPr>
        <w:tab/>
      </w:r>
      <w:r w:rsidRPr="00AE23A5">
        <w:rPr>
          <w:rFonts w:ascii="Calibri" w:hAnsi="Calibri" w:cs="Arial"/>
          <w:b/>
          <w:color w:val="000000" w:themeColor="text1"/>
          <w:lang w:eastAsia="ko-KR"/>
        </w:rPr>
        <w:t>Designer</w:t>
      </w:r>
      <w:r w:rsidRPr="00AE23A5">
        <w:rPr>
          <w:rFonts w:ascii="Calibri" w:hAnsi="Calibri" w:cs="Arial"/>
          <w:color w:val="000000" w:themeColor="text1"/>
        </w:rPr>
        <w:t xml:space="preserve"> will also be the owner of all rights relating to the documents </w:t>
      </w:r>
      <w:r w:rsidRPr="00AE23A5">
        <w:rPr>
          <w:rFonts w:ascii="Calibri" w:hAnsi="Calibri" w:cs="Arial"/>
          <w:color w:val="000000" w:themeColor="text1"/>
          <w:lang w:eastAsia="ko-KR"/>
        </w:rPr>
        <w:t>provided</w:t>
      </w:r>
      <w:r w:rsidRPr="00AE23A5">
        <w:rPr>
          <w:rFonts w:ascii="Calibri" w:hAnsi="Calibri" w:cs="Arial"/>
          <w:color w:val="000000" w:themeColor="text1"/>
        </w:rPr>
        <w:t xml:space="preserve"> </w:t>
      </w:r>
      <w:r w:rsidRPr="00AE23A5">
        <w:rPr>
          <w:rFonts w:ascii="Calibri" w:hAnsi="Calibri" w:cs="Arial"/>
          <w:color w:val="000000" w:themeColor="text1"/>
          <w:lang w:eastAsia="ko-KR"/>
        </w:rPr>
        <w:t xml:space="preserve">by </w:t>
      </w:r>
      <w:r w:rsidRPr="00AE23A5">
        <w:rPr>
          <w:rFonts w:ascii="Calibri" w:hAnsi="Calibri" w:cs="Arial"/>
          <w:b/>
          <w:color w:val="000000" w:themeColor="text1"/>
          <w:lang w:eastAsia="ko-KR"/>
        </w:rPr>
        <w:t>Designer</w:t>
      </w:r>
      <w:r w:rsidRPr="00AE23A5">
        <w:rPr>
          <w:rFonts w:ascii="Calibri" w:hAnsi="Calibri" w:cs="Arial"/>
          <w:color w:val="000000" w:themeColor="text1"/>
        </w:rPr>
        <w:t xml:space="preserve"> to the date at which</w:t>
      </w:r>
      <w:r w:rsidRPr="00AE23A5">
        <w:rPr>
          <w:rFonts w:ascii="Calibri" w:hAnsi="Calibri" w:cs="Arial"/>
          <w:color w:val="000000" w:themeColor="text1"/>
          <w:lang w:eastAsia="ko-KR"/>
        </w:rPr>
        <w:t xml:space="preserve"> the</w:t>
      </w:r>
      <w:r w:rsidRPr="00AE23A5">
        <w:rPr>
          <w:rFonts w:ascii="Calibri" w:hAnsi="Calibri" w:cs="Arial"/>
          <w:color w:val="000000" w:themeColor="text1"/>
        </w:rPr>
        <w:t xml:space="preserve">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may inform </w:t>
      </w:r>
      <w:r w:rsidRPr="00AE23A5">
        <w:rPr>
          <w:rFonts w:ascii="Calibri" w:hAnsi="Calibri" w:cs="Arial"/>
          <w:b/>
          <w:color w:val="000000" w:themeColor="text1"/>
          <w:lang w:eastAsia="ko-KR"/>
        </w:rPr>
        <w:t>Designer</w:t>
      </w:r>
      <w:r w:rsidRPr="00AE23A5">
        <w:rPr>
          <w:rFonts w:ascii="Calibri" w:hAnsi="Calibri" w:cs="Arial"/>
          <w:color w:val="000000" w:themeColor="text1"/>
        </w:rPr>
        <w:t xml:space="preserve"> of its decision to terminate this Agreement, pursuant to Art.</w:t>
      </w:r>
      <w:r w:rsidRPr="00AE23A5">
        <w:rPr>
          <w:rFonts w:ascii="Calibri" w:hAnsi="Calibri" w:cs="Arial"/>
          <w:color w:val="000000" w:themeColor="text1"/>
          <w:lang w:eastAsia="ko-KR"/>
        </w:rPr>
        <w:t xml:space="preserve">17 </w:t>
      </w:r>
      <w:r w:rsidRPr="00AE23A5">
        <w:rPr>
          <w:rFonts w:ascii="Calibri" w:hAnsi="Calibri" w:cs="Arial"/>
          <w:color w:val="000000" w:themeColor="text1"/>
        </w:rPr>
        <w:t>below.</w:t>
      </w:r>
      <w:r w:rsidRPr="00AE23A5">
        <w:rPr>
          <w:rFonts w:ascii="Calibri" w:hAnsi="Calibri" w:cs="Arial"/>
          <w:color w:val="000000" w:themeColor="text1"/>
          <w:lang w:eastAsia="ko-KR"/>
        </w:rPr>
        <w:t xml:space="preserve"> Nonetheless, if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has been fully paid with respect to Art.5.2, this provision does not apply. </w:t>
      </w:r>
    </w:p>
    <w:p w14:paraId="057AC359" w14:textId="51A4EC0C" w:rsidR="004F5184" w:rsidRPr="00AE23A5" w:rsidRDefault="004F5184">
      <w:pPr>
        <w:ind w:left="709" w:right="283" w:hanging="709"/>
        <w:jc w:val="both"/>
        <w:rPr>
          <w:rFonts w:ascii="Calibri" w:hAnsi="Calibri" w:cs="Arial"/>
          <w:color w:val="000000" w:themeColor="text1"/>
          <w:lang w:eastAsia="ko-KR"/>
        </w:rPr>
      </w:pPr>
    </w:p>
    <w:p w14:paraId="7B6877BD" w14:textId="65F36D3C" w:rsidR="00327204" w:rsidRPr="00AE23A5" w:rsidRDefault="004F5184" w:rsidP="004F5184">
      <w:pPr>
        <w:ind w:left="709" w:right="283" w:hanging="709"/>
        <w:jc w:val="both"/>
        <w:rPr>
          <w:rFonts w:ascii="Calibri" w:hAnsi="Calibri" w:cs="Arial"/>
          <w:color w:val="000000" w:themeColor="text1"/>
          <w:lang w:eastAsia="ko-KR"/>
        </w:rPr>
      </w:pPr>
      <w:r w:rsidRPr="00AE23A5">
        <w:rPr>
          <w:rFonts w:ascii="Calibri" w:hAnsi="Calibri" w:cs="Arial" w:hint="eastAsia"/>
          <w:color w:val="000000" w:themeColor="text1"/>
          <w:lang w:eastAsia="ko-KR"/>
        </w:rPr>
        <w:t>5</w:t>
      </w:r>
      <w:r w:rsidRPr="00AE23A5">
        <w:rPr>
          <w:rFonts w:ascii="Calibri" w:hAnsi="Calibri" w:cs="Arial"/>
          <w:color w:val="000000" w:themeColor="text1"/>
          <w:lang w:eastAsia="ko-KR"/>
        </w:rPr>
        <w:t>.4</w:t>
      </w:r>
      <w:r w:rsidRPr="00AE23A5">
        <w:rPr>
          <w:rFonts w:ascii="Calibri" w:hAnsi="Calibri" w:cs="Arial"/>
          <w:color w:val="000000" w:themeColor="text1"/>
          <w:lang w:eastAsia="ko-KR"/>
        </w:rPr>
        <w:tab/>
      </w:r>
      <w:r w:rsidRPr="00AE23A5">
        <w:rPr>
          <w:rFonts w:ascii="Calibri" w:hAnsi="Calibri" w:cs="Arial" w:hint="eastAsia"/>
          <w:color w:val="000000" w:themeColor="text1"/>
          <w:lang w:eastAsia="ko-KR"/>
        </w:rPr>
        <w:t>I</w:t>
      </w:r>
      <w:r w:rsidRPr="00AE23A5">
        <w:rPr>
          <w:rFonts w:ascii="Calibri" w:hAnsi="Calibri" w:cs="Arial"/>
          <w:color w:val="000000" w:themeColor="text1"/>
          <w:lang w:eastAsia="ko-KR"/>
        </w:rPr>
        <w:t>f the project is put to hold or discontinued for 2 years</w:t>
      </w:r>
      <w:ins w:id="9" w:author="윤현정 (Hyunjeong Yoon)" w:date="2024-12-23T16:03:00Z">
        <w:r w:rsidR="00893D19">
          <w:rPr>
            <w:rFonts w:ascii="Calibri" w:hAnsi="Calibri" w:cs="Arial"/>
            <w:color w:val="000000" w:themeColor="text1"/>
            <w:lang w:eastAsia="ko-KR"/>
          </w:rPr>
          <w:t xml:space="preserve"> </w:t>
        </w:r>
        <w:r w:rsidR="00893D19">
          <w:t>due to the Client's fault</w:t>
        </w:r>
      </w:ins>
      <w:r w:rsidRPr="00AE23A5">
        <w:rPr>
          <w:rFonts w:ascii="Calibri" w:hAnsi="Calibri" w:cs="Arial"/>
          <w:color w:val="000000" w:themeColor="text1"/>
          <w:lang w:eastAsia="ko-KR"/>
        </w:rPr>
        <w:t xml:space="preserve">, the design rights will be transferred to </w:t>
      </w:r>
      <w:r w:rsidRPr="00AE23A5">
        <w:rPr>
          <w:rFonts w:ascii="Calibri" w:hAnsi="Calibri" w:cs="Arial"/>
          <w:b/>
          <w:color w:val="000000" w:themeColor="text1"/>
          <w:lang w:eastAsia="ko-KR"/>
        </w:rPr>
        <w:t>Designer.</w:t>
      </w:r>
    </w:p>
    <w:p w14:paraId="71C6817F" w14:textId="0546CA60" w:rsidR="00327204" w:rsidRPr="00AE23A5" w:rsidRDefault="00327204">
      <w:pPr>
        <w:ind w:left="709" w:right="283"/>
        <w:jc w:val="both"/>
        <w:rPr>
          <w:rFonts w:ascii="Calibri" w:hAnsi="Calibri" w:cs="Arial"/>
          <w:color w:val="000000" w:themeColor="text1"/>
          <w:lang w:eastAsia="ko-KR"/>
        </w:rPr>
      </w:pPr>
    </w:p>
    <w:p w14:paraId="07CE7821" w14:textId="77777777" w:rsidR="00B13CFD" w:rsidRPr="00AE23A5" w:rsidRDefault="00B13CFD">
      <w:pPr>
        <w:ind w:left="709" w:right="283"/>
        <w:jc w:val="both"/>
        <w:rPr>
          <w:rFonts w:ascii="Calibri" w:hAnsi="Calibri" w:cs="Arial"/>
          <w:color w:val="000000" w:themeColor="text1"/>
          <w:lang w:eastAsia="ko-KR"/>
        </w:rPr>
      </w:pPr>
    </w:p>
    <w:p w14:paraId="6762DE72"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rPr>
        <w:t>6.</w:t>
      </w:r>
      <w:r w:rsidRPr="00AE23A5">
        <w:rPr>
          <w:rFonts w:ascii="Calibri" w:hAnsi="Calibri" w:cs="Arial"/>
          <w:b/>
          <w:color w:val="000000" w:themeColor="text1"/>
        </w:rPr>
        <w:tab/>
      </w:r>
      <w:r w:rsidRPr="00AE23A5">
        <w:rPr>
          <w:rFonts w:ascii="Calibri" w:hAnsi="Calibri" w:cs="Arial"/>
          <w:b/>
          <w:color w:val="000000" w:themeColor="text1"/>
          <w:u w:val="single"/>
        </w:rPr>
        <w:t>Confidentiality</w:t>
      </w:r>
    </w:p>
    <w:p w14:paraId="56FC9840" w14:textId="77777777" w:rsidR="00327204" w:rsidRPr="00AE23A5" w:rsidRDefault="00327204">
      <w:pPr>
        <w:ind w:left="709" w:right="283" w:hanging="709"/>
        <w:jc w:val="both"/>
        <w:rPr>
          <w:rFonts w:ascii="Calibri" w:hAnsi="Calibri" w:cs="Arial"/>
          <w:b/>
          <w:color w:val="000000" w:themeColor="text1"/>
          <w:u w:val="single"/>
          <w:lang w:eastAsia="ko-KR"/>
        </w:rPr>
      </w:pPr>
    </w:p>
    <w:p w14:paraId="3369AB1D"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6.1</w:t>
      </w:r>
      <w:r w:rsidRPr="00AE23A5">
        <w:rPr>
          <w:rFonts w:ascii="Calibri" w:hAnsi="Calibri" w:cs="Arial"/>
          <w:color w:val="000000" w:themeColor="text1"/>
        </w:rPr>
        <w:tab/>
      </w:r>
      <w:r w:rsidRPr="00AE23A5">
        <w:rPr>
          <w:rFonts w:ascii="Calibri" w:hAnsi="Calibri" w:cs="Arial"/>
          <w:b/>
          <w:color w:val="000000" w:themeColor="text1"/>
        </w:rPr>
        <w:t>Designer</w:t>
      </w:r>
      <w:r w:rsidRPr="00AE23A5">
        <w:rPr>
          <w:rFonts w:ascii="Calibri" w:hAnsi="Calibri" w:cs="Arial"/>
          <w:color w:val="000000" w:themeColor="text1"/>
        </w:rPr>
        <w:t xml:space="preserve"> </w:t>
      </w:r>
      <w:r w:rsidRPr="00AE23A5">
        <w:rPr>
          <w:rFonts w:ascii="Calibri" w:hAnsi="Calibri" w:cs="Arial"/>
          <w:color w:val="000000" w:themeColor="text1"/>
          <w:lang w:eastAsia="ko-KR"/>
        </w:rPr>
        <w:t xml:space="preserve">shall </w:t>
      </w:r>
      <w:r w:rsidRPr="00AE23A5">
        <w:rPr>
          <w:rFonts w:ascii="Calibri" w:hAnsi="Calibri" w:cs="Arial"/>
          <w:color w:val="000000" w:themeColor="text1"/>
        </w:rPr>
        <w:t xml:space="preserve">not disclose any technical, industrial, commercial information as well as any other information he may receive from the </w:t>
      </w:r>
      <w:r w:rsidRPr="00AE23A5">
        <w:rPr>
          <w:rFonts w:ascii="Calibri" w:hAnsi="Calibri" w:cs="Arial"/>
          <w:b/>
          <w:color w:val="000000" w:themeColor="text1"/>
        </w:rPr>
        <w:t>Client</w:t>
      </w:r>
      <w:r w:rsidRPr="00AE23A5">
        <w:rPr>
          <w:rFonts w:ascii="Calibri" w:hAnsi="Calibri" w:cs="Arial"/>
          <w:color w:val="000000" w:themeColor="text1"/>
        </w:rPr>
        <w:t xml:space="preserve"> hereunder, and to use any such information for the sole purpose of completing the </w:t>
      </w:r>
      <w:r w:rsidRPr="00AE23A5">
        <w:rPr>
          <w:rFonts w:ascii="Calibri" w:hAnsi="Calibri" w:cs="Arial"/>
          <w:b/>
          <w:color w:val="000000" w:themeColor="text1"/>
        </w:rPr>
        <w:t>Work</w:t>
      </w:r>
      <w:r w:rsidRPr="00AE23A5">
        <w:rPr>
          <w:rFonts w:ascii="Calibri" w:hAnsi="Calibri" w:cs="Arial"/>
          <w:color w:val="000000" w:themeColor="text1"/>
        </w:rPr>
        <w:t>.</w:t>
      </w:r>
    </w:p>
    <w:p w14:paraId="77D64588" w14:textId="77777777" w:rsidR="00327204" w:rsidRPr="00AE23A5" w:rsidRDefault="00327204">
      <w:pPr>
        <w:ind w:left="709" w:right="283"/>
        <w:jc w:val="both"/>
        <w:rPr>
          <w:rFonts w:ascii="Calibri" w:hAnsi="Calibri" w:cs="Arial"/>
          <w:color w:val="000000" w:themeColor="text1"/>
          <w:lang w:eastAsia="ko-KR"/>
        </w:rPr>
      </w:pPr>
    </w:p>
    <w:p w14:paraId="723675FA"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color w:val="000000" w:themeColor="text1"/>
        </w:rPr>
        <w:t>6.2</w:t>
      </w:r>
      <w:r w:rsidRPr="00AE23A5">
        <w:rPr>
          <w:rFonts w:ascii="Calibri" w:hAnsi="Calibri" w:cs="Arial"/>
          <w:color w:val="000000" w:themeColor="text1"/>
        </w:rPr>
        <w:tab/>
      </w:r>
      <w:r w:rsidRPr="00AE23A5">
        <w:rPr>
          <w:rFonts w:ascii="Calibri" w:hAnsi="Calibri" w:cs="Arial"/>
          <w:b/>
          <w:color w:val="000000" w:themeColor="text1"/>
        </w:rPr>
        <w:t xml:space="preserve">Client </w:t>
      </w:r>
      <w:r w:rsidRPr="00AE23A5">
        <w:rPr>
          <w:rFonts w:ascii="Calibri" w:hAnsi="Calibri" w:cs="Arial"/>
          <w:color w:val="000000" w:themeColor="text1"/>
          <w:lang w:eastAsia="ko-KR"/>
        </w:rPr>
        <w:t xml:space="preserve">shall </w:t>
      </w:r>
      <w:r w:rsidRPr="00AE23A5">
        <w:rPr>
          <w:rFonts w:ascii="Calibri" w:hAnsi="Calibri" w:cs="Arial"/>
          <w:color w:val="000000" w:themeColor="text1"/>
        </w:rPr>
        <w:t xml:space="preserve">not disclose the Information, referred to the </w:t>
      </w:r>
      <w:r w:rsidRPr="00AE23A5">
        <w:rPr>
          <w:rFonts w:ascii="Calibri" w:hAnsi="Calibri" w:cs="Arial"/>
          <w:b/>
          <w:color w:val="000000" w:themeColor="text1"/>
        </w:rPr>
        <w:t>Work</w:t>
      </w:r>
      <w:r w:rsidRPr="00AE23A5">
        <w:rPr>
          <w:rFonts w:ascii="Calibri" w:hAnsi="Calibri" w:cs="Arial"/>
          <w:color w:val="000000" w:themeColor="text1"/>
        </w:rPr>
        <w:t xml:space="preserve"> and any other data, technical papers or information relating thereto which he may obtain or acquire </w:t>
      </w:r>
      <w:r w:rsidRPr="00AE23A5">
        <w:rPr>
          <w:rFonts w:ascii="Calibri" w:hAnsi="Calibri" w:cs="Arial"/>
          <w:color w:val="000000" w:themeColor="text1"/>
          <w:lang w:eastAsia="ko-KR"/>
        </w:rPr>
        <w:t xml:space="preserve">from the </w:t>
      </w:r>
      <w:r w:rsidRPr="00AE23A5">
        <w:rPr>
          <w:rFonts w:ascii="Calibri" w:hAnsi="Calibri" w:cs="Arial"/>
          <w:b/>
          <w:color w:val="000000" w:themeColor="text1"/>
          <w:lang w:eastAsia="ko-KR"/>
        </w:rPr>
        <w:t xml:space="preserve">Designer </w:t>
      </w:r>
      <w:r w:rsidRPr="00AE23A5">
        <w:rPr>
          <w:rFonts w:ascii="Calibri" w:hAnsi="Calibri" w:cs="Arial"/>
          <w:color w:val="000000" w:themeColor="text1"/>
        </w:rPr>
        <w:t>hereunder.</w:t>
      </w:r>
    </w:p>
    <w:p w14:paraId="2E58F687" w14:textId="77777777" w:rsidR="00327204" w:rsidRPr="00AE23A5" w:rsidRDefault="00327204">
      <w:pPr>
        <w:ind w:right="283" w:firstLine="709"/>
        <w:jc w:val="both"/>
        <w:rPr>
          <w:rFonts w:ascii="Calibri" w:hAnsi="Calibri" w:cs="Arial"/>
          <w:color w:val="000000" w:themeColor="text1"/>
          <w:lang w:eastAsia="ko-KR"/>
        </w:rPr>
      </w:pPr>
    </w:p>
    <w:p w14:paraId="25F65284" w14:textId="77777777" w:rsidR="00327204" w:rsidRPr="00AE23A5" w:rsidRDefault="00327204">
      <w:pPr>
        <w:ind w:right="283"/>
        <w:jc w:val="both"/>
        <w:rPr>
          <w:rFonts w:ascii="Calibri" w:hAnsi="Calibri" w:cs="Arial"/>
          <w:color w:val="000000" w:themeColor="text1"/>
          <w:lang w:eastAsia="ko-KR"/>
        </w:rPr>
      </w:pPr>
    </w:p>
    <w:p w14:paraId="75C851A4" w14:textId="77777777" w:rsidR="00327204" w:rsidRPr="00AE23A5" w:rsidRDefault="00487881">
      <w:pPr>
        <w:ind w:right="283"/>
        <w:jc w:val="both"/>
        <w:rPr>
          <w:rFonts w:ascii="Calibri" w:hAnsi="Calibri" w:cs="Arial"/>
          <w:b/>
          <w:color w:val="000000" w:themeColor="text1"/>
          <w:u w:val="single"/>
        </w:rPr>
      </w:pPr>
      <w:r w:rsidRPr="00AE23A5">
        <w:rPr>
          <w:rFonts w:ascii="Calibri" w:hAnsi="Calibri" w:cs="Arial"/>
          <w:b/>
          <w:color w:val="000000" w:themeColor="text1"/>
        </w:rPr>
        <w:t>7.</w:t>
      </w:r>
      <w:r w:rsidRPr="00AE23A5">
        <w:rPr>
          <w:rFonts w:ascii="Calibri" w:hAnsi="Calibri" w:cs="Arial"/>
          <w:b/>
          <w:color w:val="000000" w:themeColor="text1"/>
        </w:rPr>
        <w:tab/>
      </w:r>
      <w:r w:rsidRPr="00AE23A5">
        <w:rPr>
          <w:rFonts w:ascii="Calibri" w:hAnsi="Calibri" w:cs="Arial"/>
          <w:b/>
          <w:color w:val="000000" w:themeColor="text1"/>
          <w:u w:val="single"/>
        </w:rPr>
        <w:t>Duration</w:t>
      </w:r>
    </w:p>
    <w:p w14:paraId="20F0E98E" w14:textId="77777777" w:rsidR="00327204" w:rsidRPr="00AE23A5" w:rsidRDefault="00327204">
      <w:pPr>
        <w:ind w:left="709" w:right="283" w:hanging="709"/>
        <w:jc w:val="both"/>
        <w:rPr>
          <w:rFonts w:ascii="Calibri" w:hAnsi="Calibri" w:cs="Arial"/>
          <w:b/>
          <w:color w:val="000000" w:themeColor="text1"/>
          <w:u w:val="single"/>
          <w:lang w:eastAsia="ko-KR"/>
        </w:rPr>
      </w:pPr>
    </w:p>
    <w:p w14:paraId="553CB27E" w14:textId="6BA1BBA9" w:rsidR="00327204" w:rsidRPr="00AE23A5" w:rsidDel="00A60ADD" w:rsidRDefault="00487881" w:rsidP="00A60ADD">
      <w:pPr>
        <w:ind w:left="709" w:right="283" w:hanging="709"/>
        <w:jc w:val="both"/>
        <w:rPr>
          <w:del w:id="10" w:author="김현주 (Hyunjoo Kim)" w:date="2024-12-24T15:45:00Z"/>
          <w:rFonts w:ascii="Calibri" w:hAnsi="Calibri" w:cs="Arial"/>
          <w:color w:val="000000" w:themeColor="text1"/>
          <w:lang w:eastAsia="ko-KR"/>
        </w:rPr>
      </w:pPr>
      <w:r w:rsidRPr="00AE23A5">
        <w:rPr>
          <w:rFonts w:ascii="Calibri" w:hAnsi="Calibri" w:cs="Arial"/>
          <w:color w:val="000000" w:themeColor="text1"/>
        </w:rPr>
        <w:t>7.1</w:t>
      </w:r>
      <w:r w:rsidRPr="00AE23A5">
        <w:rPr>
          <w:rFonts w:ascii="Calibri" w:hAnsi="Calibri" w:cs="Arial"/>
          <w:color w:val="000000" w:themeColor="text1"/>
        </w:rPr>
        <w:tab/>
      </w:r>
      <w:del w:id="11" w:author="김현주 (Hyunjoo Kim)" w:date="2024-12-24T15:45:00Z">
        <w:r w:rsidRPr="00AE23A5" w:rsidDel="00A60ADD">
          <w:rPr>
            <w:rFonts w:ascii="Calibri" w:hAnsi="Calibri" w:cs="Arial"/>
            <w:color w:val="000000" w:themeColor="text1"/>
          </w:rPr>
          <w:delText>This Agreement shall remain in force until</w:delText>
        </w:r>
        <w:r w:rsidRPr="00AE23A5" w:rsidDel="00A60ADD">
          <w:rPr>
            <w:rFonts w:ascii="Calibri" w:hAnsi="Calibri" w:cs="Arial"/>
            <w:color w:val="000000" w:themeColor="text1"/>
            <w:lang w:eastAsia="ko-KR"/>
          </w:rPr>
          <w:delText xml:space="preserve"> </w:delText>
        </w:r>
        <w:r w:rsidRPr="00AE23A5" w:rsidDel="00A60ADD">
          <w:rPr>
            <w:rFonts w:ascii="Calibri" w:hAnsi="Calibri" w:cs="Arial"/>
            <w:b/>
            <w:color w:val="000000" w:themeColor="text1"/>
          </w:rPr>
          <w:delText>Client</w:delText>
        </w:r>
        <w:r w:rsidRPr="00AE23A5" w:rsidDel="00A60ADD">
          <w:rPr>
            <w:rFonts w:ascii="Calibri" w:hAnsi="Calibri" w:cs="Arial"/>
            <w:color w:val="000000" w:themeColor="text1"/>
            <w:lang w:eastAsia="ko-KR"/>
          </w:rPr>
          <w:delText xml:space="preserve"> </w:delText>
        </w:r>
        <w:r w:rsidRPr="00AE23A5" w:rsidDel="00A60ADD">
          <w:rPr>
            <w:rFonts w:ascii="Calibri" w:hAnsi="Calibri" w:cs="Arial"/>
            <w:color w:val="000000" w:themeColor="text1"/>
          </w:rPr>
          <w:delText xml:space="preserve">ceases manufacturing and selling the </w:delText>
        </w:r>
        <w:r w:rsidRPr="00AE23A5" w:rsidDel="00A60ADD">
          <w:rPr>
            <w:rFonts w:ascii="Calibri" w:hAnsi="Calibri" w:cs="Arial"/>
            <w:b/>
            <w:color w:val="000000" w:themeColor="text1"/>
          </w:rPr>
          <w:delText>Product</w:delText>
        </w:r>
        <w:r w:rsidRPr="00AE23A5" w:rsidDel="00A60ADD">
          <w:rPr>
            <w:rFonts w:ascii="Calibri" w:hAnsi="Calibri" w:cs="Arial"/>
            <w:color w:val="000000" w:themeColor="text1"/>
          </w:rPr>
          <w:delText xml:space="preserve">. </w:delText>
        </w:r>
        <w:r w:rsidRPr="00AE23A5" w:rsidDel="00A60ADD">
          <w:rPr>
            <w:rFonts w:ascii="Calibri" w:hAnsi="Calibri" w:cs="Arial"/>
            <w:b/>
            <w:color w:val="000000" w:themeColor="text1"/>
          </w:rPr>
          <w:delText>Client</w:delText>
        </w:r>
        <w:r w:rsidRPr="00AE23A5" w:rsidDel="00A60ADD">
          <w:rPr>
            <w:rFonts w:ascii="Calibri" w:hAnsi="Calibri" w:cs="Arial"/>
            <w:color w:val="000000" w:themeColor="text1"/>
            <w:lang w:eastAsia="ko-KR"/>
          </w:rPr>
          <w:delText xml:space="preserve"> </w:delText>
        </w:r>
        <w:r w:rsidRPr="00AE23A5" w:rsidDel="00A60ADD">
          <w:rPr>
            <w:rFonts w:ascii="Calibri" w:hAnsi="Calibri" w:cs="Arial"/>
            <w:color w:val="000000" w:themeColor="text1"/>
          </w:rPr>
          <w:delText>undertakes to inform</w:delText>
        </w:r>
        <w:r w:rsidRPr="00AE23A5" w:rsidDel="00A60ADD">
          <w:rPr>
            <w:rFonts w:ascii="Calibri" w:hAnsi="Calibri" w:cs="Arial"/>
            <w:color w:val="000000" w:themeColor="text1"/>
            <w:lang w:eastAsia="ko-KR"/>
          </w:rPr>
          <w:delText xml:space="preserve"> </w:delText>
        </w:r>
        <w:r w:rsidRPr="00AE23A5" w:rsidDel="00A60ADD">
          <w:rPr>
            <w:rFonts w:ascii="Calibri" w:hAnsi="Calibri" w:cs="Arial"/>
            <w:b/>
            <w:color w:val="000000" w:themeColor="text1"/>
            <w:lang w:eastAsia="ko-KR"/>
          </w:rPr>
          <w:delText>Designer</w:delText>
        </w:r>
        <w:r w:rsidRPr="00AE23A5" w:rsidDel="00A60ADD">
          <w:rPr>
            <w:rFonts w:ascii="Calibri" w:hAnsi="Calibri" w:cs="Arial"/>
            <w:color w:val="000000" w:themeColor="text1"/>
          </w:rPr>
          <w:delText xml:space="preserve"> in writing of the </w:delText>
        </w:r>
        <w:r w:rsidRPr="00AE23A5" w:rsidDel="00A60ADD">
          <w:rPr>
            <w:rFonts w:ascii="Calibri" w:hAnsi="Calibri" w:cs="Arial"/>
            <w:color w:val="000000" w:themeColor="text1"/>
            <w:lang w:eastAsia="ko-KR"/>
          </w:rPr>
          <w:delText>Release D</w:delText>
        </w:r>
        <w:r w:rsidRPr="00AE23A5" w:rsidDel="00A60ADD">
          <w:rPr>
            <w:rFonts w:ascii="Calibri" w:hAnsi="Calibri" w:cs="Arial"/>
            <w:color w:val="000000" w:themeColor="text1"/>
          </w:rPr>
          <w:delText>ate</w:delText>
        </w:r>
        <w:r w:rsidRPr="00AE23A5" w:rsidDel="00A60ADD">
          <w:rPr>
            <w:rFonts w:ascii="Calibri" w:hAnsi="Calibri" w:cs="Arial"/>
            <w:color w:val="000000" w:themeColor="text1"/>
            <w:lang w:eastAsia="ko-KR"/>
          </w:rPr>
          <w:delText xml:space="preserve"> and the date when the Product ceased to be manufactured and sold. </w:delText>
        </w:r>
      </w:del>
      <w:ins w:id="12" w:author="윤현정 (Hyunjeong Yoon)" w:date="2024-12-24T11:56:00Z">
        <w:del w:id="13" w:author="김현주 (Hyunjoo Kim)" w:date="2024-12-24T15:45:00Z">
          <w:r w:rsidR="006410E0" w:rsidDel="00A60ADD">
            <w:delText xml:space="preserve">The right to cease </w:delText>
          </w:r>
        </w:del>
      </w:ins>
      <w:ins w:id="14" w:author="윤현정 (Hyunjeong Yoon)" w:date="2024-12-24T11:57:00Z">
        <w:del w:id="15" w:author="김현주 (Hyunjoo Kim)" w:date="2024-12-24T15:45:00Z">
          <w:r w:rsidR="00126908" w:rsidRPr="00AE23A5" w:rsidDel="00A60ADD">
            <w:rPr>
              <w:rFonts w:ascii="Calibri" w:hAnsi="Calibri" w:cs="Arial"/>
              <w:color w:val="000000" w:themeColor="text1"/>
            </w:rPr>
            <w:delText xml:space="preserve">manufacturing and selling </w:delText>
          </w:r>
        </w:del>
      </w:ins>
      <w:ins w:id="16" w:author="윤현정 (Hyunjeong Yoon)" w:date="2024-12-24T11:56:00Z">
        <w:del w:id="17" w:author="김현주 (Hyunjoo Kim)" w:date="2024-12-24T15:45:00Z">
          <w:r w:rsidR="006410E0" w:rsidDel="00A60ADD">
            <w:delText>of the product shall be exclusively reserved to the Customer.</w:delText>
          </w:r>
        </w:del>
      </w:ins>
    </w:p>
    <w:p w14:paraId="149877AC" w14:textId="36A9211B" w:rsidR="00327204" w:rsidRPr="00AE23A5" w:rsidDel="00A60ADD" w:rsidRDefault="00327204" w:rsidP="00A60ADD">
      <w:pPr>
        <w:ind w:left="709" w:right="283" w:hanging="709"/>
        <w:jc w:val="both"/>
        <w:rPr>
          <w:del w:id="18" w:author="김현주 (Hyunjoo Kim)" w:date="2024-12-24T15:45:00Z"/>
          <w:rFonts w:ascii="Calibri" w:hAnsi="Calibri" w:cs="Arial"/>
          <w:color w:val="000000" w:themeColor="text1"/>
          <w:lang w:eastAsia="ko-KR"/>
        </w:rPr>
      </w:pPr>
    </w:p>
    <w:p w14:paraId="3833CA8A" w14:textId="5DC1C0F9" w:rsidR="00327204" w:rsidDel="00A60ADD" w:rsidRDefault="00487881" w:rsidP="00A60ADD">
      <w:pPr>
        <w:ind w:left="709" w:right="283" w:hanging="709"/>
        <w:jc w:val="both"/>
        <w:rPr>
          <w:ins w:id="19" w:author="윤현정 (Hyunjeong Yoon)" w:date="2024-12-23T16:29:00Z"/>
          <w:del w:id="20" w:author="김현주 (Hyunjoo Kim)" w:date="2024-12-24T15:45:00Z"/>
          <w:rFonts w:ascii="Calibri" w:hAnsi="Calibri" w:cs="Arial"/>
          <w:color w:val="000000" w:themeColor="text1"/>
          <w:lang w:eastAsia="ko-KR"/>
        </w:rPr>
        <w:pPrChange w:id="21" w:author="김현주 (Hyunjoo Kim)" w:date="2024-12-24T15:45:00Z">
          <w:pPr>
            <w:ind w:left="709" w:right="283" w:hanging="709"/>
            <w:jc w:val="both"/>
          </w:pPr>
        </w:pPrChange>
      </w:pPr>
      <w:del w:id="22" w:author="김현주 (Hyunjoo Kim)" w:date="2024-12-24T15:45:00Z">
        <w:r w:rsidRPr="00AE23A5" w:rsidDel="00A60ADD">
          <w:rPr>
            <w:rFonts w:ascii="Calibri" w:hAnsi="Calibri" w:cs="Arial"/>
            <w:color w:val="000000" w:themeColor="text1"/>
          </w:rPr>
          <w:delText>7.2</w:delText>
        </w:r>
        <w:r w:rsidRPr="00AE23A5" w:rsidDel="00A60ADD">
          <w:rPr>
            <w:rFonts w:ascii="Calibri" w:hAnsi="Calibri" w:cs="Arial"/>
            <w:color w:val="000000" w:themeColor="text1"/>
          </w:rPr>
          <w:tab/>
          <w:delText xml:space="preserve">In the event that </w:delText>
        </w:r>
        <w:r w:rsidRPr="00AE23A5" w:rsidDel="00A60ADD">
          <w:rPr>
            <w:rFonts w:ascii="Calibri" w:hAnsi="Calibri" w:cs="Arial"/>
            <w:b/>
            <w:color w:val="000000" w:themeColor="text1"/>
          </w:rPr>
          <w:delText>Client</w:delText>
        </w:r>
        <w:r w:rsidRPr="00AE23A5" w:rsidDel="00A60ADD">
          <w:rPr>
            <w:rFonts w:ascii="Calibri" w:hAnsi="Calibri" w:cs="Arial"/>
            <w:color w:val="000000" w:themeColor="text1"/>
            <w:lang w:eastAsia="ko-KR"/>
          </w:rPr>
          <w:delText xml:space="preserve"> </w:delText>
        </w:r>
        <w:r w:rsidRPr="00AE23A5" w:rsidDel="00A60ADD">
          <w:rPr>
            <w:rFonts w:ascii="Calibri" w:hAnsi="Calibri" w:cs="Arial"/>
            <w:color w:val="000000" w:themeColor="text1"/>
          </w:rPr>
          <w:delText xml:space="preserve">decides to cease manufacturing and selling the </w:delText>
        </w:r>
        <w:r w:rsidRPr="00AE23A5" w:rsidDel="00A60ADD">
          <w:rPr>
            <w:rFonts w:ascii="Calibri" w:hAnsi="Calibri" w:cs="Arial"/>
            <w:b/>
            <w:color w:val="000000" w:themeColor="text1"/>
          </w:rPr>
          <w:delText>Product</w:delText>
        </w:r>
        <w:r w:rsidRPr="00AE23A5" w:rsidDel="00A60ADD">
          <w:rPr>
            <w:rFonts w:ascii="Calibri" w:hAnsi="Calibri" w:cs="Arial"/>
            <w:color w:val="000000" w:themeColor="text1"/>
          </w:rPr>
          <w:delText>,</w:delText>
        </w:r>
        <w:r w:rsidRPr="00AE23A5" w:rsidDel="00A60ADD">
          <w:rPr>
            <w:rFonts w:ascii="Calibri" w:hAnsi="Calibri" w:cs="Arial"/>
            <w:color w:val="000000" w:themeColor="text1"/>
            <w:lang w:eastAsia="ko-KR"/>
          </w:rPr>
          <w:delText xml:space="preserve"> </w:delText>
        </w:r>
        <w:r w:rsidRPr="00AE23A5" w:rsidDel="00A60ADD">
          <w:rPr>
            <w:rFonts w:ascii="Calibri" w:hAnsi="Calibri" w:cs="Arial"/>
            <w:b/>
            <w:color w:val="000000" w:themeColor="text1"/>
          </w:rPr>
          <w:delText>Client</w:delText>
        </w:r>
        <w:r w:rsidRPr="00AE23A5" w:rsidDel="00A60ADD">
          <w:rPr>
            <w:rFonts w:ascii="Calibri" w:hAnsi="Calibri" w:cs="Arial"/>
            <w:color w:val="000000" w:themeColor="text1"/>
            <w:lang w:eastAsia="ko-KR"/>
          </w:rPr>
          <w:delText xml:space="preserve"> </w:delText>
        </w:r>
        <w:r w:rsidRPr="00AE23A5" w:rsidDel="00A60ADD">
          <w:rPr>
            <w:rFonts w:ascii="Calibri" w:hAnsi="Calibri" w:cs="Arial"/>
            <w:color w:val="000000" w:themeColor="text1"/>
          </w:rPr>
          <w:delText>shall inform</w:delText>
        </w:r>
        <w:r w:rsidRPr="00AE23A5" w:rsidDel="00A60ADD">
          <w:rPr>
            <w:rFonts w:ascii="Calibri" w:hAnsi="Calibri" w:cs="Arial"/>
            <w:color w:val="000000" w:themeColor="text1"/>
            <w:lang w:eastAsia="ko-KR"/>
          </w:rPr>
          <w:delText xml:space="preserve"> Designer</w:delText>
        </w:r>
        <w:r w:rsidRPr="00AE23A5" w:rsidDel="00A60ADD">
          <w:rPr>
            <w:rFonts w:ascii="Calibri" w:hAnsi="Calibri" w:cs="Arial"/>
            <w:color w:val="000000" w:themeColor="text1"/>
          </w:rPr>
          <w:delText xml:space="preserve"> thereof by means of a written notice</w:delText>
        </w:r>
        <w:r w:rsidRPr="00AE23A5" w:rsidDel="00A60ADD">
          <w:rPr>
            <w:rFonts w:ascii="Calibri" w:hAnsi="Calibri" w:cs="Arial"/>
            <w:color w:val="000000" w:themeColor="text1"/>
            <w:lang w:eastAsia="ko-KR"/>
          </w:rPr>
          <w:delText>.</w:delText>
        </w:r>
      </w:del>
    </w:p>
    <w:p w14:paraId="22FF3E95" w14:textId="6D14E7AC" w:rsidR="00174B37" w:rsidDel="00A60ADD" w:rsidRDefault="00174B37" w:rsidP="00A60ADD">
      <w:pPr>
        <w:ind w:left="709" w:right="283" w:hanging="709"/>
        <w:jc w:val="both"/>
        <w:rPr>
          <w:ins w:id="23" w:author="윤현정 (Hyunjeong Yoon)" w:date="2024-12-23T16:29:00Z"/>
          <w:del w:id="24" w:author="김현주 (Hyunjoo Kim)" w:date="2024-12-24T15:45:00Z"/>
          <w:rFonts w:ascii="Calibri" w:hAnsi="Calibri" w:cs="Arial"/>
          <w:color w:val="000000" w:themeColor="text1"/>
          <w:lang w:eastAsia="ko-KR"/>
        </w:rPr>
        <w:pPrChange w:id="25" w:author="김현주 (Hyunjoo Kim)" w:date="2024-12-24T15:45:00Z">
          <w:pPr>
            <w:ind w:left="709" w:right="283" w:hanging="709"/>
            <w:jc w:val="both"/>
          </w:pPr>
        </w:pPrChange>
      </w:pPr>
    </w:p>
    <w:p w14:paraId="5B0ED733" w14:textId="1836783E" w:rsidR="00174B37" w:rsidRPr="00AE23A5" w:rsidRDefault="00174B37" w:rsidP="00A60ADD">
      <w:pPr>
        <w:ind w:left="709" w:right="283" w:hanging="709"/>
        <w:jc w:val="both"/>
        <w:rPr>
          <w:rFonts w:ascii="Calibri" w:hAnsi="Calibri" w:cs="Arial"/>
          <w:color w:val="000000" w:themeColor="text1"/>
          <w:lang w:eastAsia="ko-KR"/>
        </w:rPr>
        <w:pPrChange w:id="26" w:author="김현주 (Hyunjoo Kim)" w:date="2024-12-24T15:45:00Z">
          <w:pPr>
            <w:ind w:left="709" w:right="283" w:hanging="709"/>
            <w:jc w:val="both"/>
          </w:pPr>
        </w:pPrChange>
      </w:pPr>
      <w:ins w:id="27" w:author="윤현정 (Hyunjeong Yoon)" w:date="2024-12-23T16:29:00Z">
        <w:del w:id="28" w:author="김현주 (Hyunjoo Kim)" w:date="2024-12-24T15:45:00Z">
          <w:r w:rsidDel="00A60ADD">
            <w:rPr>
              <w:rFonts w:ascii="Calibri" w:hAnsi="Calibri" w:cs="Arial" w:hint="eastAsia"/>
              <w:color w:val="000000" w:themeColor="text1"/>
              <w:lang w:eastAsia="ko-KR"/>
            </w:rPr>
            <w:delText>7</w:delText>
          </w:r>
          <w:r w:rsidDel="00A60ADD">
            <w:rPr>
              <w:rFonts w:ascii="Calibri" w:hAnsi="Calibri" w:cs="Arial"/>
              <w:color w:val="000000" w:themeColor="text1"/>
              <w:lang w:eastAsia="ko-KR"/>
            </w:rPr>
            <w:delText xml:space="preserve">.3       </w:delText>
          </w:r>
        </w:del>
      </w:ins>
      <w:ins w:id="29" w:author="윤현정 (Hyunjeong Yoon)" w:date="2024-12-23T16:30:00Z">
        <w:del w:id="30" w:author="김현주 (Hyunjoo Kim)" w:date="2024-12-24T15:45:00Z">
          <w:r w:rsidDel="00A60ADD">
            <w:rPr>
              <w:rFonts w:ascii="Calibri" w:hAnsi="Calibri" w:cs="Arial"/>
              <w:color w:val="000000" w:themeColor="text1"/>
              <w:lang w:eastAsia="ko-KR"/>
            </w:rPr>
            <w:delText xml:space="preserve">  </w:delText>
          </w:r>
          <w:r w:rsidDel="00A60ADD">
            <w:delText xml:space="preserve">Notwithstanding Section 7.1, this Agreement shall terminate </w:delText>
          </w:r>
          <w:commentRangeStart w:id="31"/>
          <w:r w:rsidDel="00A60ADD">
            <w:delText xml:space="preserve">[0] </w:delText>
          </w:r>
          <w:commentRangeEnd w:id="31"/>
          <w:r w:rsidDel="00A60ADD">
            <w:rPr>
              <w:rStyle w:val="a6"/>
            </w:rPr>
            <w:commentReference w:id="31"/>
          </w:r>
          <w:r w:rsidDel="00A60ADD">
            <w:delText>years after the Release Date of the Product, and the Client's obligation to pay royalties shall also terminate.</w:delText>
          </w:r>
        </w:del>
      </w:ins>
    </w:p>
    <w:p w14:paraId="04B978DB" w14:textId="77777777" w:rsidR="00A60ADD" w:rsidRPr="00A60ADD" w:rsidRDefault="00A60ADD" w:rsidP="00A60ADD">
      <w:pPr>
        <w:suppressAutoHyphens w:val="0"/>
        <w:spacing w:before="100" w:beforeAutospacing="1" w:after="100" w:afterAutospacing="1"/>
        <w:rPr>
          <w:ins w:id="32" w:author="김현주 (Hyunjoo Kim)" w:date="2024-12-24T15:45:00Z"/>
          <w:rFonts w:ascii="굴림" w:eastAsia="굴림" w:hAnsi="굴림" w:cs="굴림"/>
          <w:sz w:val="24"/>
          <w:szCs w:val="24"/>
          <w:lang w:eastAsia="ko-KR"/>
        </w:rPr>
      </w:pPr>
      <w:ins w:id="33" w:author="김현주 (Hyunjoo Kim)" w:date="2024-12-24T15:45:00Z">
        <w:r w:rsidRPr="00A60ADD">
          <w:rPr>
            <w:rFonts w:ascii="굴림" w:eastAsia="굴림" w:hAnsi="굴림" w:cs="굴림"/>
            <w:b/>
            <w:bCs/>
            <w:sz w:val="24"/>
            <w:szCs w:val="24"/>
            <w:lang w:eastAsia="ko-KR"/>
          </w:rPr>
          <w:t>7.1</w:t>
        </w:r>
        <w:r w:rsidRPr="00A60ADD">
          <w:rPr>
            <w:rFonts w:ascii="굴림" w:eastAsia="굴림" w:hAnsi="굴림" w:cs="굴림"/>
            <w:sz w:val="24"/>
            <w:szCs w:val="24"/>
            <w:lang w:eastAsia="ko-KR"/>
          </w:rPr>
          <w:br/>
          <w:t>This Agreement shall terminate upon the earlier of (</w:t>
        </w:r>
        <w:proofErr w:type="spellStart"/>
        <w:r w:rsidRPr="00A60ADD">
          <w:rPr>
            <w:rFonts w:ascii="굴림" w:eastAsia="굴림" w:hAnsi="굴림" w:cs="굴림"/>
            <w:sz w:val="24"/>
            <w:szCs w:val="24"/>
            <w:lang w:eastAsia="ko-KR"/>
          </w:rPr>
          <w:t>i</w:t>
        </w:r>
        <w:proofErr w:type="spellEnd"/>
        <w:r w:rsidRPr="00A60ADD">
          <w:rPr>
            <w:rFonts w:ascii="굴림" w:eastAsia="굴림" w:hAnsi="굴림" w:cs="굴림"/>
            <w:sz w:val="24"/>
            <w:szCs w:val="24"/>
            <w:lang w:eastAsia="ko-KR"/>
          </w:rPr>
          <w:t>) the Client ceasing the manufacturing and sale of the Product, or (ii) the expiration of 15 years from the date this Agreement is executed.</w:t>
        </w:r>
      </w:ins>
    </w:p>
    <w:p w14:paraId="5A5E1DA2" w14:textId="77777777" w:rsidR="00A60ADD" w:rsidRPr="00A60ADD" w:rsidRDefault="00A60ADD" w:rsidP="00A60ADD">
      <w:pPr>
        <w:numPr>
          <w:ilvl w:val="0"/>
          <w:numId w:val="2"/>
        </w:numPr>
        <w:suppressAutoHyphens w:val="0"/>
        <w:spacing w:before="100" w:beforeAutospacing="1" w:after="100" w:afterAutospacing="1"/>
        <w:rPr>
          <w:ins w:id="34" w:author="김현주 (Hyunjoo Kim)" w:date="2024-12-24T15:45:00Z"/>
          <w:rFonts w:ascii="굴림" w:eastAsia="굴림" w:hAnsi="굴림" w:cs="굴림"/>
          <w:sz w:val="24"/>
          <w:szCs w:val="24"/>
          <w:lang w:eastAsia="ko-KR"/>
        </w:rPr>
      </w:pPr>
      <w:ins w:id="35" w:author="김현주 (Hyunjoo Kim)" w:date="2024-12-24T15:45:00Z">
        <w:r w:rsidRPr="00A60ADD">
          <w:rPr>
            <w:rFonts w:ascii="굴림" w:eastAsia="굴림" w:hAnsi="굴림" w:cs="굴림"/>
            <w:sz w:val="24"/>
            <w:szCs w:val="24"/>
            <w:lang w:eastAsia="ko-KR"/>
          </w:rPr>
          <w:t>The Client shall notify the Designer in writing of the Release Date and the date when the manufacturing and sale of the Product ceased.</w:t>
        </w:r>
      </w:ins>
    </w:p>
    <w:p w14:paraId="67A3B2E8" w14:textId="77777777" w:rsidR="00A60ADD" w:rsidRPr="00A60ADD" w:rsidRDefault="00A60ADD" w:rsidP="00A60ADD">
      <w:pPr>
        <w:numPr>
          <w:ilvl w:val="0"/>
          <w:numId w:val="2"/>
        </w:numPr>
        <w:suppressAutoHyphens w:val="0"/>
        <w:spacing w:before="100" w:beforeAutospacing="1" w:after="100" w:afterAutospacing="1"/>
        <w:rPr>
          <w:ins w:id="36" w:author="김현주 (Hyunjoo Kim)" w:date="2024-12-24T15:45:00Z"/>
          <w:rFonts w:ascii="굴림" w:eastAsia="굴림" w:hAnsi="굴림" w:cs="굴림"/>
          <w:sz w:val="24"/>
          <w:szCs w:val="24"/>
          <w:lang w:eastAsia="ko-KR"/>
        </w:rPr>
      </w:pPr>
      <w:ins w:id="37" w:author="김현주 (Hyunjoo Kim)" w:date="2024-12-24T15:45:00Z">
        <w:r w:rsidRPr="00A60ADD">
          <w:rPr>
            <w:rFonts w:ascii="굴림" w:eastAsia="굴림" w:hAnsi="굴림" w:cs="굴림"/>
            <w:sz w:val="24"/>
            <w:szCs w:val="24"/>
            <w:lang w:eastAsia="ko-KR"/>
          </w:rPr>
          <w:t>The decision to cease manufacturing and selling the Product shall be exclusively reserved to the Client.</w:t>
        </w:r>
      </w:ins>
    </w:p>
    <w:p w14:paraId="0E134D12" w14:textId="77777777" w:rsidR="00A60ADD" w:rsidRPr="00A60ADD" w:rsidRDefault="00A60ADD" w:rsidP="00A60ADD">
      <w:pPr>
        <w:suppressAutoHyphens w:val="0"/>
        <w:spacing w:before="100" w:beforeAutospacing="1" w:after="100" w:afterAutospacing="1"/>
        <w:rPr>
          <w:ins w:id="38" w:author="김현주 (Hyunjoo Kim)" w:date="2024-12-24T15:45:00Z"/>
          <w:rFonts w:ascii="굴림" w:eastAsia="굴림" w:hAnsi="굴림" w:cs="굴림"/>
          <w:sz w:val="24"/>
          <w:szCs w:val="24"/>
          <w:lang w:eastAsia="ko-KR"/>
        </w:rPr>
      </w:pPr>
      <w:ins w:id="39" w:author="김현주 (Hyunjoo Kim)" w:date="2024-12-24T15:45:00Z">
        <w:r w:rsidRPr="00A60ADD">
          <w:rPr>
            <w:rFonts w:ascii="굴림" w:eastAsia="굴림" w:hAnsi="굴림" w:cs="굴림"/>
            <w:b/>
            <w:bCs/>
            <w:sz w:val="24"/>
            <w:szCs w:val="24"/>
            <w:lang w:eastAsia="ko-KR"/>
          </w:rPr>
          <w:t>7.2</w:t>
        </w:r>
        <w:bookmarkStart w:id="40" w:name="_GoBack"/>
        <w:bookmarkEnd w:id="40"/>
        <w:r w:rsidRPr="00A60ADD">
          <w:rPr>
            <w:rFonts w:ascii="굴림" w:eastAsia="굴림" w:hAnsi="굴림" w:cs="굴림"/>
            <w:sz w:val="24"/>
            <w:szCs w:val="24"/>
            <w:lang w:eastAsia="ko-KR"/>
          </w:rPr>
          <w:br/>
          <w:t>In the event that the Client decides to cease manufacturing and selling the Product, the Client shall notify the Designer thereof by means of a written notice.</w:t>
        </w:r>
      </w:ins>
    </w:p>
    <w:p w14:paraId="15805667" w14:textId="77777777" w:rsidR="00A60ADD" w:rsidRPr="00A60ADD" w:rsidRDefault="00A60ADD" w:rsidP="00A60ADD">
      <w:pPr>
        <w:suppressAutoHyphens w:val="0"/>
        <w:spacing w:before="100" w:beforeAutospacing="1" w:after="100" w:afterAutospacing="1"/>
        <w:rPr>
          <w:ins w:id="41" w:author="김현주 (Hyunjoo Kim)" w:date="2024-12-24T15:45:00Z"/>
          <w:rFonts w:ascii="굴림" w:eastAsia="굴림" w:hAnsi="굴림" w:cs="굴림"/>
          <w:sz w:val="24"/>
          <w:szCs w:val="24"/>
          <w:lang w:eastAsia="ko-KR"/>
        </w:rPr>
      </w:pPr>
      <w:ins w:id="42" w:author="김현주 (Hyunjoo Kim)" w:date="2024-12-24T15:45:00Z">
        <w:r w:rsidRPr="00A60ADD">
          <w:rPr>
            <w:rFonts w:ascii="굴림" w:eastAsia="굴림" w:hAnsi="굴림" w:cs="굴림"/>
            <w:b/>
            <w:bCs/>
            <w:sz w:val="24"/>
            <w:szCs w:val="24"/>
            <w:lang w:eastAsia="ko-KR"/>
          </w:rPr>
          <w:lastRenderedPageBreak/>
          <w:t>7.3</w:t>
        </w:r>
        <w:r w:rsidRPr="00A60ADD">
          <w:rPr>
            <w:rFonts w:ascii="굴림" w:eastAsia="굴림" w:hAnsi="굴림" w:cs="굴림"/>
            <w:sz w:val="24"/>
            <w:szCs w:val="24"/>
            <w:lang w:eastAsia="ko-KR"/>
          </w:rPr>
          <w:br/>
          <w:t>Upon the termination of this Agreement, the Client’s obligation to pay royalties shall also terminate.</w:t>
        </w:r>
      </w:ins>
    </w:p>
    <w:p w14:paraId="35EDEDCB" w14:textId="018CF32C" w:rsidR="00327204" w:rsidRPr="00A60ADD" w:rsidDel="00A60ADD" w:rsidRDefault="00327204">
      <w:pPr>
        <w:ind w:left="709" w:right="283"/>
        <w:jc w:val="both"/>
        <w:rPr>
          <w:del w:id="43" w:author="김현주 (Hyunjoo Kim)" w:date="2024-12-24T15:45:00Z"/>
          <w:rFonts w:ascii="Calibri" w:hAnsi="Calibri" w:cs="Arial"/>
          <w:color w:val="000000" w:themeColor="text1"/>
          <w:lang w:eastAsia="ko-KR"/>
        </w:rPr>
      </w:pPr>
    </w:p>
    <w:p w14:paraId="03C8608A" w14:textId="77777777" w:rsidR="00327204" w:rsidRPr="00AE23A5" w:rsidRDefault="00327204">
      <w:pPr>
        <w:ind w:right="283"/>
        <w:jc w:val="both"/>
        <w:rPr>
          <w:rFonts w:ascii="Calibri" w:hAnsi="Calibri" w:cs="Arial"/>
          <w:color w:val="000000" w:themeColor="text1"/>
          <w:lang w:eastAsia="ko-KR"/>
        </w:rPr>
      </w:pPr>
    </w:p>
    <w:p w14:paraId="392C2ECD"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lang w:eastAsia="ko-KR"/>
        </w:rPr>
        <w:t>8</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Territory</w:t>
      </w:r>
    </w:p>
    <w:p w14:paraId="6F0C4FCD" w14:textId="77777777" w:rsidR="00327204" w:rsidRPr="00AE23A5" w:rsidRDefault="00327204">
      <w:pPr>
        <w:ind w:left="709" w:right="283" w:hanging="709"/>
        <w:jc w:val="both"/>
        <w:rPr>
          <w:rFonts w:ascii="Calibri" w:hAnsi="Calibri" w:cs="Arial"/>
          <w:b/>
          <w:color w:val="000000" w:themeColor="text1"/>
          <w:u w:val="single"/>
          <w:lang w:eastAsia="ko-KR"/>
        </w:rPr>
      </w:pPr>
    </w:p>
    <w:p w14:paraId="465E69CD" w14:textId="77777777" w:rsidR="00327204" w:rsidRPr="00AE23A5" w:rsidRDefault="00487881">
      <w:pPr>
        <w:ind w:left="709" w:right="283"/>
        <w:jc w:val="both"/>
        <w:rPr>
          <w:rFonts w:ascii="Calibri" w:hAnsi="Calibri" w:cs="Arial"/>
          <w:color w:val="000000" w:themeColor="text1"/>
        </w:rPr>
      </w:pPr>
      <w:r w:rsidRPr="00AE23A5">
        <w:rPr>
          <w:rFonts w:ascii="Calibri" w:hAnsi="Calibri" w:cs="Arial"/>
          <w:color w:val="000000" w:themeColor="text1"/>
        </w:rPr>
        <w:t xml:space="preserve">The </w:t>
      </w:r>
      <w:r w:rsidRPr="00AE23A5">
        <w:rPr>
          <w:rFonts w:ascii="Calibri" w:hAnsi="Calibri" w:cs="Arial"/>
          <w:color w:val="000000" w:themeColor="text1"/>
          <w:lang w:eastAsia="ko-KR"/>
        </w:rPr>
        <w:t>agreement</w:t>
      </w:r>
      <w:r w:rsidRPr="00AE23A5">
        <w:rPr>
          <w:rFonts w:ascii="Calibri" w:hAnsi="Calibri" w:cs="Arial"/>
          <w:color w:val="000000" w:themeColor="text1"/>
        </w:rPr>
        <w:t xml:space="preserve"> hereunder is granted for the territory of</w:t>
      </w:r>
      <w:r w:rsidRPr="00AE23A5">
        <w:rPr>
          <w:rFonts w:ascii="Calibri" w:hAnsi="Calibri" w:cs="Arial"/>
          <w:color w:val="000000" w:themeColor="text1"/>
          <w:lang w:eastAsia="ko-KR"/>
        </w:rPr>
        <w:t xml:space="preserve"> </w:t>
      </w:r>
      <w:r w:rsidRPr="00AE23A5">
        <w:rPr>
          <w:rFonts w:ascii="Calibri" w:hAnsi="Calibri" w:cs="Arial"/>
          <w:color w:val="000000" w:themeColor="text1"/>
        </w:rPr>
        <w:t>al</w:t>
      </w:r>
      <w:r w:rsidRPr="00AE23A5">
        <w:rPr>
          <w:rFonts w:ascii="Calibri" w:hAnsi="Calibri" w:cs="Arial"/>
          <w:color w:val="000000" w:themeColor="text1"/>
          <w:lang w:eastAsia="ko-KR"/>
        </w:rPr>
        <w:t xml:space="preserve">l </w:t>
      </w:r>
      <w:r w:rsidRPr="00AE23A5">
        <w:rPr>
          <w:rFonts w:ascii="Calibri" w:hAnsi="Calibri" w:cs="Arial"/>
          <w:color w:val="000000" w:themeColor="text1"/>
        </w:rPr>
        <w:t>world countries and regions.</w:t>
      </w:r>
    </w:p>
    <w:p w14:paraId="2F0DC0E7"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ab/>
        <w:t xml:space="preserve"> </w:t>
      </w:r>
    </w:p>
    <w:p w14:paraId="3DAE392E" w14:textId="77777777" w:rsidR="00327204" w:rsidRPr="00AE23A5" w:rsidRDefault="00327204">
      <w:pPr>
        <w:ind w:left="709" w:right="283" w:hanging="709"/>
        <w:jc w:val="both"/>
        <w:rPr>
          <w:rFonts w:ascii="Calibri" w:hAnsi="Calibri" w:cs="Arial"/>
          <w:color w:val="000000" w:themeColor="text1"/>
          <w:lang w:eastAsia="ko-KR"/>
        </w:rPr>
      </w:pPr>
    </w:p>
    <w:p w14:paraId="5FD47CB1" w14:textId="77777777" w:rsidR="00327204" w:rsidRPr="00AE23A5" w:rsidRDefault="00487881">
      <w:pPr>
        <w:ind w:left="709" w:right="283" w:hanging="709"/>
        <w:jc w:val="both"/>
        <w:rPr>
          <w:rFonts w:ascii="Calibri" w:hAnsi="Calibri" w:cs="Arial"/>
          <w:b/>
          <w:color w:val="000000" w:themeColor="text1"/>
          <w:u w:val="single"/>
          <w:lang w:eastAsia="ko-KR"/>
        </w:rPr>
      </w:pPr>
      <w:r w:rsidRPr="00AE23A5">
        <w:rPr>
          <w:rFonts w:ascii="Calibri" w:hAnsi="Calibri" w:cs="Arial"/>
          <w:b/>
          <w:color w:val="000000" w:themeColor="text1"/>
          <w:lang w:eastAsia="ko-KR"/>
        </w:rPr>
        <w:t>9</w:t>
      </w:r>
      <w:r w:rsidRPr="00AE23A5">
        <w:rPr>
          <w:rFonts w:ascii="Calibri" w:hAnsi="Calibri" w:cs="Arial"/>
          <w:b/>
          <w:color w:val="000000" w:themeColor="text1"/>
        </w:rPr>
        <w:t>.</w:t>
      </w:r>
      <w:r w:rsidRPr="00AE23A5">
        <w:rPr>
          <w:rFonts w:ascii="Calibri" w:hAnsi="Calibri" w:cs="Arial"/>
          <w:color w:val="000000" w:themeColor="text1"/>
        </w:rPr>
        <w:tab/>
      </w:r>
      <w:r w:rsidRPr="00AE23A5">
        <w:rPr>
          <w:rFonts w:ascii="Calibri" w:hAnsi="Calibri" w:cs="Arial"/>
          <w:b/>
          <w:color w:val="000000" w:themeColor="text1"/>
          <w:u w:val="single"/>
          <w:lang w:eastAsia="ko-KR"/>
        </w:rPr>
        <w:t>Form of Remu</w:t>
      </w:r>
      <w:r w:rsidRPr="00AE23A5">
        <w:rPr>
          <w:rFonts w:ascii="Calibri" w:hAnsi="Calibri" w:cs="Arial"/>
          <w:b/>
          <w:color w:val="000000" w:themeColor="text1"/>
          <w:u w:val="single"/>
        </w:rPr>
        <w:t>n</w:t>
      </w:r>
      <w:r w:rsidRPr="00AE23A5">
        <w:rPr>
          <w:rFonts w:ascii="Calibri" w:hAnsi="Calibri" w:cs="Arial"/>
          <w:b/>
          <w:color w:val="000000" w:themeColor="text1"/>
          <w:u w:val="single"/>
          <w:lang w:eastAsia="ko-KR"/>
        </w:rPr>
        <w:t>eration</w:t>
      </w:r>
    </w:p>
    <w:p w14:paraId="75C06A1D" w14:textId="77777777" w:rsidR="00327204" w:rsidRPr="00AE23A5" w:rsidRDefault="00327204">
      <w:pPr>
        <w:pStyle w:val="Testodelblocco1"/>
        <w:ind w:left="0"/>
        <w:textAlignment w:val="auto"/>
        <w:rPr>
          <w:rFonts w:ascii="Calibri" w:hAnsi="Calibri" w:cs="Arial"/>
          <w:color w:val="000000" w:themeColor="text1"/>
          <w:sz w:val="20"/>
          <w:lang w:eastAsia="ko-KR"/>
        </w:rPr>
      </w:pPr>
    </w:p>
    <w:p w14:paraId="71B3D63D" w14:textId="7EC9AEF8" w:rsidR="00327204" w:rsidRPr="00AE23A5" w:rsidRDefault="00487881">
      <w:pPr>
        <w:ind w:left="709" w:right="283" w:hanging="709"/>
        <w:jc w:val="both"/>
        <w:rPr>
          <w:rFonts w:ascii="Calibri" w:hAnsi="Calibri"/>
          <w:color w:val="000000" w:themeColor="text1"/>
          <w:lang w:eastAsia="ko-KR"/>
        </w:rPr>
      </w:pPr>
      <w:r w:rsidRPr="00AE23A5">
        <w:rPr>
          <w:rFonts w:ascii="Calibri" w:hAnsi="Calibri"/>
          <w:color w:val="000000" w:themeColor="text1"/>
          <w:lang w:val="en-GB" w:eastAsia="ko-KR"/>
        </w:rPr>
        <w:t>9.1</w:t>
      </w:r>
      <w:r w:rsidRPr="00AE23A5">
        <w:rPr>
          <w:rFonts w:ascii="Calibri" w:hAnsi="Calibri"/>
          <w:color w:val="000000" w:themeColor="text1"/>
          <w:lang w:val="en-GB"/>
        </w:rPr>
        <w:tab/>
      </w:r>
      <w:ins w:id="44" w:author="윤현정 (Hyunjeong Yoon)" w:date="2024-12-23T16:35:00Z">
        <w:r w:rsidR="00771376">
          <w:rPr>
            <w:rFonts w:ascii="Calibri" w:hAnsi="Calibri"/>
            <w:color w:val="000000" w:themeColor="text1"/>
            <w:lang w:val="en-GB"/>
          </w:rPr>
          <w:t>I</w:t>
        </w:r>
        <w:r w:rsidR="00771376">
          <w:t xml:space="preserve">f the Designer completes the Work according to the following table, the Designer </w:t>
        </w:r>
      </w:ins>
      <w:ins w:id="45" w:author="윤현정 (Hyunjeong Yoon)" w:date="2024-12-23T16:37:00Z">
        <w:r w:rsidR="00771376">
          <w:t>may issue an invoice upon receiving the Client's approval.</w:t>
        </w:r>
      </w:ins>
      <w:ins w:id="46" w:author="윤현정 (Hyunjeong Yoon)" w:date="2024-12-23T16:35:00Z">
        <w:r w:rsidR="00771376">
          <w:t xml:space="preserve"> </w:t>
        </w:r>
      </w:ins>
      <w:del w:id="47" w:author="윤현정 (Hyunjeong Yoon)" w:date="2024-12-23T16:34:00Z">
        <w:r w:rsidRPr="00AE23A5" w:rsidDel="00771376">
          <w:rPr>
            <w:rFonts w:ascii="Calibri" w:hAnsi="Calibri"/>
            <w:color w:val="000000" w:themeColor="text1"/>
          </w:rPr>
          <w:delText xml:space="preserve">For the development of the </w:delText>
        </w:r>
        <w:r w:rsidRPr="00AE23A5" w:rsidDel="00771376">
          <w:rPr>
            <w:rFonts w:ascii="Calibri" w:hAnsi="Calibri"/>
            <w:b/>
            <w:color w:val="000000" w:themeColor="text1"/>
          </w:rPr>
          <w:delText>Work</w:delText>
        </w:r>
        <w:r w:rsidRPr="00AE23A5" w:rsidDel="00771376">
          <w:rPr>
            <w:rFonts w:ascii="Calibri" w:hAnsi="Calibri"/>
            <w:color w:val="000000" w:themeColor="text1"/>
            <w:lang w:eastAsia="ko-KR"/>
          </w:rPr>
          <w:delText>,</w:delText>
        </w:r>
      </w:del>
      <w:r w:rsidRPr="00AE23A5">
        <w:rPr>
          <w:rFonts w:ascii="Calibri" w:hAnsi="Calibri"/>
          <w:color w:val="000000" w:themeColor="text1"/>
        </w:rPr>
        <w:t xml:space="preserve"> </w:t>
      </w:r>
      <w:r w:rsidRPr="00AE23A5">
        <w:rPr>
          <w:rFonts w:ascii="Calibri" w:hAnsi="Calibri"/>
          <w:b/>
          <w:color w:val="000000" w:themeColor="text1"/>
          <w:lang w:eastAsia="ko-KR"/>
        </w:rPr>
        <w:t>Client</w:t>
      </w:r>
      <w:r w:rsidRPr="00AE23A5">
        <w:rPr>
          <w:rFonts w:ascii="Calibri" w:hAnsi="Calibri"/>
          <w:color w:val="000000" w:themeColor="text1"/>
          <w:lang w:eastAsia="ko-KR"/>
        </w:rPr>
        <w:t xml:space="preserve"> </w:t>
      </w:r>
      <w:r w:rsidRPr="00AE23A5">
        <w:rPr>
          <w:rFonts w:ascii="Calibri" w:hAnsi="Calibri"/>
          <w:color w:val="000000" w:themeColor="text1"/>
        </w:rPr>
        <w:t xml:space="preserve">will pay the </w:t>
      </w:r>
      <w:r w:rsidRPr="00AE23A5">
        <w:rPr>
          <w:rFonts w:ascii="Calibri" w:hAnsi="Calibri"/>
          <w:b/>
          <w:color w:val="000000" w:themeColor="text1"/>
        </w:rPr>
        <w:t>Designer</w:t>
      </w:r>
      <w:r w:rsidRPr="00AE23A5">
        <w:rPr>
          <w:rFonts w:ascii="Calibri" w:hAnsi="Calibri"/>
          <w:color w:val="000000" w:themeColor="text1"/>
        </w:rPr>
        <w:t xml:space="preserve">, within </w:t>
      </w:r>
      <w:r w:rsidRPr="00AE23A5">
        <w:rPr>
          <w:rFonts w:ascii="Calibri" w:hAnsi="Calibri"/>
          <w:color w:val="000000" w:themeColor="text1"/>
          <w:lang w:eastAsia="ko-KR"/>
        </w:rPr>
        <w:t>30</w:t>
      </w:r>
      <w:r w:rsidRPr="00AE23A5">
        <w:rPr>
          <w:rFonts w:ascii="Calibri" w:hAnsi="Calibri"/>
          <w:color w:val="000000" w:themeColor="text1"/>
        </w:rPr>
        <w:t xml:space="preserve"> days from the issue date of the invoice, a total remuneration fee </w:t>
      </w:r>
      <w:r w:rsidRPr="00AE23A5">
        <w:rPr>
          <w:rFonts w:ascii="Calibri" w:hAnsi="Calibri"/>
          <w:color w:val="000000" w:themeColor="text1"/>
          <w:lang w:eastAsia="ko-KR"/>
        </w:rPr>
        <w:t>of</w:t>
      </w:r>
      <w:r w:rsidRPr="00AE23A5">
        <w:rPr>
          <w:rFonts w:ascii="Calibri" w:hAnsi="Calibri"/>
          <w:color w:val="000000" w:themeColor="text1"/>
        </w:rPr>
        <w:t xml:space="preserve"> </w:t>
      </w:r>
      <w:r w:rsidRPr="00AE23A5">
        <w:rPr>
          <w:rFonts w:ascii="Calibri" w:hAnsi="Calibri"/>
          <w:b/>
          <w:color w:val="000000" w:themeColor="text1"/>
        </w:rPr>
        <w:t>EUR</w:t>
      </w:r>
      <w:r w:rsidRPr="00AE23A5">
        <w:rPr>
          <w:b/>
          <w:sz w:val="23"/>
          <w:szCs w:val="23"/>
        </w:rPr>
        <w:t xml:space="preserve"> </w:t>
      </w:r>
      <w:r w:rsidR="00B13CFD" w:rsidRPr="00AE23A5">
        <w:rPr>
          <w:rFonts w:ascii="Calibri" w:hAnsi="Calibri" w:cs="Arial"/>
          <w:b/>
          <w:lang w:eastAsia="ko-KR"/>
        </w:rPr>
        <w:t>70</w:t>
      </w:r>
      <w:r w:rsidRPr="00AE23A5">
        <w:rPr>
          <w:rFonts w:ascii="Calibri" w:hAnsi="Calibri" w:cs="Arial"/>
          <w:b/>
          <w:lang w:eastAsia="ko-KR"/>
        </w:rPr>
        <w:t>.000,00</w:t>
      </w:r>
      <w:r w:rsidRPr="00AE23A5">
        <w:rPr>
          <w:rFonts w:ascii="Calibri" w:hAnsi="Calibri"/>
        </w:rPr>
        <w:t xml:space="preserve"> </w:t>
      </w:r>
      <w:r w:rsidRPr="00AE23A5">
        <w:rPr>
          <w:rFonts w:ascii="Calibri" w:hAnsi="Calibri"/>
          <w:color w:val="000000" w:themeColor="text1"/>
        </w:rPr>
        <w:t>(</w:t>
      </w:r>
      <w:r w:rsidRPr="00AE23A5">
        <w:rPr>
          <w:rFonts w:ascii="Calibri" w:hAnsi="Calibri"/>
          <w:color w:val="000000" w:themeColor="text1"/>
          <w:lang w:eastAsia="ko-KR"/>
        </w:rPr>
        <w:t xml:space="preserve">Euro, </w:t>
      </w:r>
      <w:r w:rsidR="00B13CFD" w:rsidRPr="00AE23A5">
        <w:rPr>
          <w:rFonts w:ascii="Calibri" w:hAnsi="Calibri"/>
          <w:color w:val="000000" w:themeColor="text1"/>
          <w:lang w:eastAsia="ko-KR"/>
        </w:rPr>
        <w:t xml:space="preserve">Seventy Thousand </w:t>
      </w:r>
      <w:r w:rsidRPr="00AE23A5">
        <w:rPr>
          <w:rFonts w:ascii="Calibri" w:hAnsi="Calibri"/>
          <w:color w:val="000000" w:themeColor="text1"/>
          <w:lang w:eastAsia="ko-KR"/>
        </w:rPr>
        <w:t>Only</w:t>
      </w:r>
      <w:r w:rsidRPr="00AE23A5">
        <w:rPr>
          <w:rFonts w:ascii="Calibri" w:hAnsi="Calibri"/>
          <w:color w:val="000000" w:themeColor="text1"/>
        </w:rPr>
        <w:t>)</w:t>
      </w:r>
      <w:r w:rsidR="00C51D74" w:rsidRPr="00AE23A5">
        <w:rPr>
          <w:rFonts w:ascii="Calibri" w:hAnsi="Calibri"/>
          <w:color w:val="000000" w:themeColor="text1"/>
          <w:lang w:eastAsia="ko-KR"/>
        </w:rPr>
        <w:t>.</w:t>
      </w:r>
    </w:p>
    <w:p w14:paraId="0178FFBD" w14:textId="166C15ED" w:rsidR="00B13CFD" w:rsidRDefault="00B13CFD">
      <w:pPr>
        <w:ind w:left="709" w:right="283" w:hanging="709"/>
        <w:jc w:val="both"/>
        <w:rPr>
          <w:ins w:id="48" w:author="윤현정 (Hyunjeong Yoon)" w:date="2024-12-23T16:38:00Z"/>
          <w:rFonts w:ascii="Calibri" w:hAnsi="Calibri"/>
          <w:color w:val="000000" w:themeColor="text1"/>
          <w:lang w:val="en-GB" w:eastAsia="ko-KR"/>
        </w:rPr>
      </w:pPr>
    </w:p>
    <w:p w14:paraId="1DAD1CF5" w14:textId="77777777" w:rsidR="00771376" w:rsidRPr="00AE23A5" w:rsidRDefault="00771376">
      <w:pPr>
        <w:ind w:left="709" w:right="283" w:hanging="709"/>
        <w:jc w:val="both"/>
        <w:rPr>
          <w:ins w:id="49" w:author="윤현정 (Hyunjeong Yoon)" w:date="2024-12-23T16:38:00Z"/>
          <w:rFonts w:ascii="Calibri" w:hAnsi="Calibri"/>
          <w:color w:val="000000" w:themeColor="text1"/>
          <w:lang w:val="en-GB" w:eastAsia="ko-KR"/>
        </w:rPr>
      </w:pPr>
      <w:ins w:id="50" w:author="윤현정 (Hyunjeong Yoon)" w:date="2024-12-23T16:38:00Z">
        <w:r>
          <w:rPr>
            <w:rFonts w:ascii="Calibri" w:hAnsi="Calibri" w:hint="eastAsia"/>
            <w:color w:val="000000" w:themeColor="text1"/>
            <w:lang w:val="en-GB" w:eastAsia="ko-KR"/>
          </w:rPr>
          <w:t xml:space="preserve"> </w:t>
        </w:r>
        <w:r>
          <w:rPr>
            <w:rFonts w:ascii="Calibri" w:hAnsi="Calibri"/>
            <w:color w:val="000000" w:themeColor="text1"/>
            <w:lang w:val="en-GB" w:eastAsia="ko-KR"/>
          </w:rPr>
          <w:t xml:space="preserve">               </w:t>
        </w:r>
      </w:ins>
      <w:ins w:id="51" w:author="윤현정 (Hyunjeong Yoon)" w:date="2024-12-23T16:40:00Z">
        <w:r w:rsidR="00497096">
          <w:rPr>
            <w:rStyle w:val="a6"/>
          </w:rPr>
          <w:commentReference w:id="52"/>
        </w:r>
      </w:ins>
    </w:p>
    <w:tbl>
      <w:tblPr>
        <w:tblStyle w:val="af0"/>
        <w:tblW w:w="0" w:type="auto"/>
        <w:tblInd w:w="709" w:type="dxa"/>
        <w:tblLook w:val="04A0" w:firstRow="1" w:lastRow="0" w:firstColumn="1" w:lastColumn="0" w:noHBand="0" w:noVBand="1"/>
      </w:tblPr>
      <w:tblGrid>
        <w:gridCol w:w="2132"/>
        <w:gridCol w:w="2090"/>
        <w:gridCol w:w="2106"/>
        <w:gridCol w:w="2023"/>
      </w:tblGrid>
      <w:tr w:rsidR="00771376" w14:paraId="47C82AD3" w14:textId="77777777" w:rsidTr="00771376">
        <w:trPr>
          <w:ins w:id="53" w:author="윤현정 (Hyunjeong Yoon)" w:date="2024-12-23T16:38:00Z"/>
        </w:trPr>
        <w:tc>
          <w:tcPr>
            <w:tcW w:w="2265" w:type="dxa"/>
          </w:tcPr>
          <w:p w14:paraId="42F65656" w14:textId="21B284A0" w:rsidR="00771376" w:rsidRDefault="00771376">
            <w:pPr>
              <w:ind w:right="283"/>
              <w:jc w:val="both"/>
              <w:rPr>
                <w:ins w:id="54" w:author="윤현정 (Hyunjeong Yoon)" w:date="2024-12-23T16:38:00Z"/>
                <w:rFonts w:ascii="Calibri" w:hAnsi="Calibri"/>
                <w:color w:val="000000" w:themeColor="text1"/>
                <w:lang w:val="en-GB" w:eastAsia="ko-KR"/>
              </w:rPr>
            </w:pPr>
            <w:ins w:id="55" w:author="윤현정 (Hyunjeong Yoon)" w:date="2024-12-23T16:39:00Z">
              <w:r>
                <w:rPr>
                  <w:rFonts w:ascii="Calibri" w:hAnsi="Calibri" w:hint="eastAsia"/>
                  <w:color w:val="000000" w:themeColor="text1"/>
                  <w:lang w:val="en-GB" w:eastAsia="ko-KR"/>
                </w:rPr>
                <w:t>W</w:t>
              </w:r>
              <w:r>
                <w:rPr>
                  <w:rFonts w:ascii="Calibri" w:hAnsi="Calibri"/>
                  <w:color w:val="000000" w:themeColor="text1"/>
                  <w:lang w:val="en-GB" w:eastAsia="ko-KR"/>
                </w:rPr>
                <w:t>ork</w:t>
              </w:r>
            </w:ins>
          </w:p>
        </w:tc>
        <w:tc>
          <w:tcPr>
            <w:tcW w:w="2265" w:type="dxa"/>
          </w:tcPr>
          <w:p w14:paraId="7F5AE952" w14:textId="3034F354" w:rsidR="00771376" w:rsidRDefault="00771376">
            <w:pPr>
              <w:ind w:right="283"/>
              <w:jc w:val="both"/>
              <w:rPr>
                <w:ins w:id="56" w:author="윤현정 (Hyunjeong Yoon)" w:date="2024-12-23T16:38:00Z"/>
                <w:rFonts w:ascii="Calibri" w:hAnsi="Calibri"/>
                <w:color w:val="000000" w:themeColor="text1"/>
                <w:lang w:val="en-GB" w:eastAsia="ko-KR"/>
              </w:rPr>
            </w:pPr>
            <w:ins w:id="57" w:author="윤현정 (Hyunjeong Yoon)" w:date="2024-12-23T16:39:00Z">
              <w:r>
                <w:t>P</w:t>
              </w:r>
            </w:ins>
            <w:ins w:id="58" w:author="윤현정 (Hyunjeong Yoon)" w:date="2024-12-23T16:38:00Z">
              <w:r>
                <w:t>ayment terms</w:t>
              </w:r>
            </w:ins>
          </w:p>
        </w:tc>
        <w:tc>
          <w:tcPr>
            <w:tcW w:w="2265" w:type="dxa"/>
          </w:tcPr>
          <w:p w14:paraId="5DB5E4F3" w14:textId="294B8CBB" w:rsidR="00771376" w:rsidRDefault="00771376">
            <w:pPr>
              <w:ind w:right="283"/>
              <w:jc w:val="both"/>
              <w:rPr>
                <w:ins w:id="59" w:author="윤현정 (Hyunjeong Yoon)" w:date="2024-12-23T16:38:00Z"/>
                <w:rFonts w:ascii="Calibri" w:hAnsi="Calibri"/>
                <w:color w:val="000000" w:themeColor="text1"/>
                <w:lang w:val="en-GB" w:eastAsia="ko-KR"/>
              </w:rPr>
            </w:pPr>
            <w:ins w:id="60" w:author="윤현정 (Hyunjeong Yoon)" w:date="2024-12-23T16:39:00Z">
              <w:r>
                <w:t>Deadlines</w:t>
              </w:r>
            </w:ins>
          </w:p>
        </w:tc>
        <w:tc>
          <w:tcPr>
            <w:tcW w:w="2265" w:type="dxa"/>
          </w:tcPr>
          <w:p w14:paraId="261D295A" w14:textId="3068BD15" w:rsidR="00771376" w:rsidRDefault="00771376">
            <w:pPr>
              <w:ind w:right="283"/>
              <w:jc w:val="both"/>
              <w:rPr>
                <w:ins w:id="61" w:author="윤현정 (Hyunjeong Yoon)" w:date="2024-12-23T16:38:00Z"/>
                <w:rFonts w:ascii="Calibri" w:hAnsi="Calibri"/>
                <w:color w:val="000000" w:themeColor="text1"/>
                <w:lang w:val="en-GB" w:eastAsia="ko-KR"/>
              </w:rPr>
            </w:pPr>
            <w:ins w:id="62" w:author="윤현정 (Hyunjeong Yoon)" w:date="2024-12-23T16:39:00Z">
              <w:r>
                <w:rPr>
                  <w:rFonts w:ascii="Calibri" w:hAnsi="Calibri" w:hint="eastAsia"/>
                  <w:color w:val="000000" w:themeColor="text1"/>
                  <w:lang w:val="en-GB" w:eastAsia="ko-KR"/>
                </w:rPr>
                <w:t>F</w:t>
              </w:r>
              <w:r>
                <w:rPr>
                  <w:rFonts w:ascii="Calibri" w:hAnsi="Calibri"/>
                  <w:color w:val="000000" w:themeColor="text1"/>
                  <w:lang w:val="en-GB" w:eastAsia="ko-KR"/>
                </w:rPr>
                <w:t>ee</w:t>
              </w:r>
            </w:ins>
          </w:p>
        </w:tc>
      </w:tr>
      <w:tr w:rsidR="00771376" w14:paraId="0C7D66B4" w14:textId="77777777" w:rsidTr="00771376">
        <w:trPr>
          <w:ins w:id="63" w:author="윤현정 (Hyunjeong Yoon)" w:date="2024-12-23T16:38:00Z"/>
        </w:trPr>
        <w:tc>
          <w:tcPr>
            <w:tcW w:w="2265" w:type="dxa"/>
          </w:tcPr>
          <w:p w14:paraId="651FC547" w14:textId="6361A8CA" w:rsidR="00771376" w:rsidRDefault="00771376">
            <w:pPr>
              <w:ind w:right="283"/>
              <w:jc w:val="both"/>
              <w:rPr>
                <w:ins w:id="64" w:author="윤현정 (Hyunjeong Yoon)" w:date="2024-12-23T16:38:00Z"/>
                <w:rFonts w:ascii="Calibri" w:hAnsi="Calibri"/>
                <w:color w:val="000000" w:themeColor="text1"/>
                <w:lang w:val="en-GB" w:eastAsia="ko-KR"/>
              </w:rPr>
            </w:pPr>
            <w:ins w:id="65" w:author="윤현정 (Hyunjeong Yoon)" w:date="2024-12-23T16:39:00Z">
              <w:r w:rsidRPr="00AE23A5">
                <w:rPr>
                  <w:rFonts w:ascii="Calibri" w:hAnsi="Calibri" w:hint="eastAsia"/>
                  <w:color w:val="000000" w:themeColor="text1"/>
                  <w:lang w:val="en-GB" w:eastAsia="ko-KR"/>
                </w:rPr>
                <w:t>C</w:t>
              </w:r>
              <w:r w:rsidRPr="00AE23A5">
                <w:rPr>
                  <w:rFonts w:ascii="Calibri" w:hAnsi="Calibri"/>
                  <w:color w:val="000000" w:themeColor="text1"/>
                  <w:lang w:val="en-GB" w:eastAsia="ko-KR"/>
                </w:rPr>
                <w:t>oncept</w:t>
              </w:r>
            </w:ins>
          </w:p>
        </w:tc>
        <w:tc>
          <w:tcPr>
            <w:tcW w:w="2265" w:type="dxa"/>
          </w:tcPr>
          <w:p w14:paraId="0EE032D3" w14:textId="2E7897BB" w:rsidR="00771376" w:rsidRDefault="00771376">
            <w:pPr>
              <w:ind w:right="283"/>
              <w:jc w:val="both"/>
              <w:rPr>
                <w:ins w:id="66" w:author="윤현정 (Hyunjeong Yoon)" w:date="2024-12-23T16:38:00Z"/>
                <w:rFonts w:ascii="Calibri" w:hAnsi="Calibri"/>
                <w:color w:val="000000" w:themeColor="text1"/>
                <w:lang w:val="en-GB" w:eastAsia="ko-KR"/>
              </w:rPr>
            </w:pPr>
          </w:p>
        </w:tc>
        <w:tc>
          <w:tcPr>
            <w:tcW w:w="2265" w:type="dxa"/>
          </w:tcPr>
          <w:p w14:paraId="4A0A900F" w14:textId="77777777" w:rsidR="00771376" w:rsidRDefault="00771376">
            <w:pPr>
              <w:ind w:right="283"/>
              <w:jc w:val="both"/>
              <w:rPr>
                <w:ins w:id="67" w:author="윤현정 (Hyunjeong Yoon)" w:date="2024-12-23T16:38:00Z"/>
                <w:rFonts w:ascii="Calibri" w:hAnsi="Calibri"/>
                <w:color w:val="000000" w:themeColor="text1"/>
                <w:lang w:val="en-GB" w:eastAsia="ko-KR"/>
              </w:rPr>
            </w:pPr>
          </w:p>
        </w:tc>
        <w:tc>
          <w:tcPr>
            <w:tcW w:w="2265" w:type="dxa"/>
          </w:tcPr>
          <w:p w14:paraId="12456D43" w14:textId="77777777" w:rsidR="00771376" w:rsidRDefault="00771376">
            <w:pPr>
              <w:ind w:right="283"/>
              <w:jc w:val="both"/>
              <w:rPr>
                <w:ins w:id="68" w:author="윤현정 (Hyunjeong Yoon)" w:date="2024-12-23T16:38:00Z"/>
                <w:rFonts w:ascii="Calibri" w:hAnsi="Calibri"/>
                <w:color w:val="000000" w:themeColor="text1"/>
                <w:lang w:val="en-GB" w:eastAsia="ko-KR"/>
              </w:rPr>
            </w:pPr>
          </w:p>
        </w:tc>
      </w:tr>
      <w:tr w:rsidR="00771376" w14:paraId="00E438AA" w14:textId="77777777" w:rsidTr="00771376">
        <w:trPr>
          <w:ins w:id="69" w:author="윤현정 (Hyunjeong Yoon)" w:date="2024-12-23T16:38:00Z"/>
        </w:trPr>
        <w:tc>
          <w:tcPr>
            <w:tcW w:w="2265" w:type="dxa"/>
          </w:tcPr>
          <w:p w14:paraId="41D9C62E" w14:textId="42A760CE" w:rsidR="00771376" w:rsidRDefault="00771376">
            <w:pPr>
              <w:ind w:right="283"/>
              <w:jc w:val="both"/>
              <w:rPr>
                <w:ins w:id="70" w:author="윤현정 (Hyunjeong Yoon)" w:date="2024-12-23T16:38:00Z"/>
                <w:rFonts w:ascii="Calibri" w:hAnsi="Calibri"/>
                <w:color w:val="000000" w:themeColor="text1"/>
                <w:lang w:val="en-GB" w:eastAsia="ko-KR"/>
              </w:rPr>
            </w:pPr>
            <w:ins w:id="71" w:author="윤현정 (Hyunjeong Yoon)" w:date="2024-12-23T16:40:00Z">
              <w:r w:rsidRPr="00AE23A5">
                <w:rPr>
                  <w:rFonts w:ascii="Calibri" w:hAnsi="Calibri" w:hint="eastAsia"/>
                  <w:color w:val="000000" w:themeColor="text1"/>
                  <w:lang w:val="en-GB" w:eastAsia="ko-KR"/>
                </w:rPr>
                <w:t>D</w:t>
              </w:r>
              <w:r w:rsidRPr="00AE23A5">
                <w:rPr>
                  <w:rFonts w:ascii="Calibri" w:hAnsi="Calibri"/>
                  <w:color w:val="000000" w:themeColor="text1"/>
                  <w:lang w:val="en-GB" w:eastAsia="ko-KR"/>
                </w:rPr>
                <w:t>esign Detailing</w:t>
              </w:r>
            </w:ins>
          </w:p>
        </w:tc>
        <w:tc>
          <w:tcPr>
            <w:tcW w:w="2265" w:type="dxa"/>
          </w:tcPr>
          <w:p w14:paraId="5A94B4CA" w14:textId="77777777" w:rsidR="00771376" w:rsidRDefault="00771376">
            <w:pPr>
              <w:ind w:right="283"/>
              <w:jc w:val="both"/>
              <w:rPr>
                <w:ins w:id="72" w:author="윤현정 (Hyunjeong Yoon)" w:date="2024-12-23T16:38:00Z"/>
                <w:rFonts w:ascii="Calibri" w:hAnsi="Calibri"/>
                <w:color w:val="000000" w:themeColor="text1"/>
                <w:lang w:val="en-GB" w:eastAsia="ko-KR"/>
              </w:rPr>
            </w:pPr>
          </w:p>
        </w:tc>
        <w:tc>
          <w:tcPr>
            <w:tcW w:w="2265" w:type="dxa"/>
          </w:tcPr>
          <w:p w14:paraId="15E8A0AC" w14:textId="77777777" w:rsidR="00771376" w:rsidRDefault="00771376">
            <w:pPr>
              <w:ind w:right="283"/>
              <w:jc w:val="both"/>
              <w:rPr>
                <w:ins w:id="73" w:author="윤현정 (Hyunjeong Yoon)" w:date="2024-12-23T16:38:00Z"/>
                <w:rFonts w:ascii="Calibri" w:hAnsi="Calibri"/>
                <w:color w:val="000000" w:themeColor="text1"/>
                <w:lang w:val="en-GB" w:eastAsia="ko-KR"/>
              </w:rPr>
            </w:pPr>
          </w:p>
        </w:tc>
        <w:tc>
          <w:tcPr>
            <w:tcW w:w="2265" w:type="dxa"/>
          </w:tcPr>
          <w:p w14:paraId="1868A08E" w14:textId="77777777" w:rsidR="00771376" w:rsidRDefault="00771376">
            <w:pPr>
              <w:ind w:right="283"/>
              <w:jc w:val="both"/>
              <w:rPr>
                <w:ins w:id="74" w:author="윤현정 (Hyunjeong Yoon)" w:date="2024-12-23T16:38:00Z"/>
                <w:rFonts w:ascii="Calibri" w:hAnsi="Calibri"/>
                <w:color w:val="000000" w:themeColor="text1"/>
                <w:lang w:val="en-GB" w:eastAsia="ko-KR"/>
              </w:rPr>
            </w:pPr>
          </w:p>
        </w:tc>
      </w:tr>
      <w:tr w:rsidR="00771376" w14:paraId="47274822" w14:textId="77777777" w:rsidTr="00771376">
        <w:trPr>
          <w:ins w:id="75" w:author="윤현정 (Hyunjeong Yoon)" w:date="2024-12-23T16:38:00Z"/>
        </w:trPr>
        <w:tc>
          <w:tcPr>
            <w:tcW w:w="2265" w:type="dxa"/>
          </w:tcPr>
          <w:p w14:paraId="4E5E7366" w14:textId="35890083" w:rsidR="00771376" w:rsidRDefault="00771376">
            <w:pPr>
              <w:ind w:right="283"/>
              <w:jc w:val="both"/>
              <w:rPr>
                <w:ins w:id="76" w:author="윤현정 (Hyunjeong Yoon)" w:date="2024-12-23T16:38:00Z"/>
                <w:rFonts w:ascii="Calibri" w:hAnsi="Calibri"/>
                <w:color w:val="000000" w:themeColor="text1"/>
                <w:lang w:val="en-GB" w:eastAsia="ko-KR"/>
              </w:rPr>
            </w:pPr>
            <w:ins w:id="77" w:author="윤현정 (Hyunjeong Yoon)" w:date="2024-12-23T16:40:00Z">
              <w:r w:rsidRPr="00AE23A5">
                <w:rPr>
                  <w:rFonts w:ascii="Calibri" w:hAnsi="Calibri" w:hint="eastAsia"/>
                  <w:color w:val="000000" w:themeColor="text1"/>
                  <w:lang w:val="en-GB" w:eastAsia="ko-KR"/>
                </w:rPr>
                <w:t>P</w:t>
              </w:r>
              <w:r w:rsidRPr="00AE23A5">
                <w:rPr>
                  <w:rFonts w:ascii="Calibri" w:hAnsi="Calibri"/>
                  <w:color w:val="000000" w:themeColor="text1"/>
                  <w:lang w:val="en-GB" w:eastAsia="ko-KR"/>
                </w:rPr>
                <w:t>rototyping</w:t>
              </w:r>
            </w:ins>
          </w:p>
        </w:tc>
        <w:tc>
          <w:tcPr>
            <w:tcW w:w="2265" w:type="dxa"/>
          </w:tcPr>
          <w:p w14:paraId="187DFF41" w14:textId="77777777" w:rsidR="00771376" w:rsidRDefault="00771376">
            <w:pPr>
              <w:ind w:right="283"/>
              <w:jc w:val="both"/>
              <w:rPr>
                <w:ins w:id="78" w:author="윤현정 (Hyunjeong Yoon)" w:date="2024-12-23T16:38:00Z"/>
                <w:rFonts w:ascii="Calibri" w:hAnsi="Calibri"/>
                <w:color w:val="000000" w:themeColor="text1"/>
                <w:lang w:val="en-GB" w:eastAsia="ko-KR"/>
              </w:rPr>
            </w:pPr>
          </w:p>
        </w:tc>
        <w:tc>
          <w:tcPr>
            <w:tcW w:w="2265" w:type="dxa"/>
          </w:tcPr>
          <w:p w14:paraId="34B60E78" w14:textId="77777777" w:rsidR="00771376" w:rsidRDefault="00771376">
            <w:pPr>
              <w:ind w:right="283"/>
              <w:jc w:val="both"/>
              <w:rPr>
                <w:ins w:id="79" w:author="윤현정 (Hyunjeong Yoon)" w:date="2024-12-23T16:38:00Z"/>
                <w:rFonts w:ascii="Calibri" w:hAnsi="Calibri"/>
                <w:color w:val="000000" w:themeColor="text1"/>
                <w:lang w:val="en-GB" w:eastAsia="ko-KR"/>
              </w:rPr>
            </w:pPr>
          </w:p>
        </w:tc>
        <w:tc>
          <w:tcPr>
            <w:tcW w:w="2265" w:type="dxa"/>
          </w:tcPr>
          <w:p w14:paraId="4755F1BA" w14:textId="77777777" w:rsidR="00771376" w:rsidRDefault="00771376">
            <w:pPr>
              <w:ind w:right="283"/>
              <w:jc w:val="both"/>
              <w:rPr>
                <w:ins w:id="80" w:author="윤현정 (Hyunjeong Yoon)" w:date="2024-12-23T16:38:00Z"/>
                <w:rFonts w:ascii="Calibri" w:hAnsi="Calibri"/>
                <w:color w:val="000000" w:themeColor="text1"/>
                <w:lang w:val="en-GB" w:eastAsia="ko-KR"/>
              </w:rPr>
            </w:pPr>
          </w:p>
        </w:tc>
      </w:tr>
    </w:tbl>
    <w:p w14:paraId="4B91D427" w14:textId="6BEA7C3D" w:rsidR="00771376" w:rsidRPr="00AE23A5" w:rsidRDefault="00771376">
      <w:pPr>
        <w:ind w:left="709" w:right="283" w:hanging="709"/>
        <w:jc w:val="both"/>
        <w:rPr>
          <w:rFonts w:ascii="Calibri" w:hAnsi="Calibri"/>
          <w:color w:val="000000" w:themeColor="text1"/>
          <w:lang w:val="en-GB" w:eastAsia="ko-KR"/>
        </w:rPr>
      </w:pPr>
    </w:p>
    <w:p w14:paraId="4F9E98AD" w14:textId="7013C3A0" w:rsidR="00B13CFD" w:rsidRPr="00AE23A5" w:rsidDel="00497096" w:rsidRDefault="00B13CFD" w:rsidP="00B13CFD">
      <w:pPr>
        <w:pStyle w:val="ac"/>
        <w:numPr>
          <w:ilvl w:val="0"/>
          <w:numId w:val="1"/>
        </w:numPr>
        <w:ind w:right="283"/>
        <w:jc w:val="both"/>
        <w:rPr>
          <w:del w:id="81" w:author="윤현정 (Hyunjeong Yoon)" w:date="2024-12-23T16:41:00Z"/>
          <w:rFonts w:ascii="Calibri" w:hAnsi="Calibri"/>
          <w:color w:val="000000" w:themeColor="text1"/>
          <w:lang w:val="en-GB" w:eastAsia="ko-KR"/>
        </w:rPr>
      </w:pPr>
      <w:del w:id="82" w:author="윤현정 (Hyunjeong Yoon)" w:date="2024-12-23T16:41:00Z">
        <w:r w:rsidRPr="00AE23A5" w:rsidDel="00497096">
          <w:rPr>
            <w:rFonts w:ascii="Calibri" w:hAnsi="Calibri" w:hint="eastAsia"/>
            <w:color w:val="000000" w:themeColor="text1"/>
            <w:lang w:val="en-GB" w:eastAsia="ko-KR"/>
          </w:rPr>
          <w:delText>C</w:delText>
        </w:r>
        <w:r w:rsidRPr="00AE23A5" w:rsidDel="00497096">
          <w:rPr>
            <w:rFonts w:ascii="Calibri" w:hAnsi="Calibri"/>
            <w:color w:val="000000" w:themeColor="text1"/>
            <w:lang w:val="en-GB" w:eastAsia="ko-KR"/>
          </w:rPr>
          <w:delText xml:space="preserve">oncept fee </w:delText>
        </w:r>
        <w:r w:rsidRPr="00AE23A5" w:rsidDel="00497096">
          <w:rPr>
            <w:rFonts w:ascii="Calibri" w:hAnsi="Calibri" w:hint="eastAsia"/>
            <w:color w:val="000000" w:themeColor="text1"/>
            <w:lang w:val="en-GB" w:eastAsia="ko-KR"/>
          </w:rPr>
          <w:delText>E</w:delText>
        </w:r>
        <w:r w:rsidRPr="00AE23A5" w:rsidDel="00497096">
          <w:rPr>
            <w:rFonts w:ascii="Calibri" w:hAnsi="Calibri"/>
            <w:color w:val="000000" w:themeColor="text1"/>
            <w:lang w:val="en-GB" w:eastAsia="ko-KR"/>
          </w:rPr>
          <w:delText>UR 30.000,00</w:delText>
        </w:r>
      </w:del>
    </w:p>
    <w:p w14:paraId="3735FE58" w14:textId="62EA0731" w:rsidR="00B13CFD" w:rsidRPr="00AE23A5" w:rsidDel="00497096" w:rsidRDefault="00B13CFD" w:rsidP="00B13CFD">
      <w:pPr>
        <w:pStyle w:val="ac"/>
        <w:numPr>
          <w:ilvl w:val="0"/>
          <w:numId w:val="1"/>
        </w:numPr>
        <w:ind w:right="283"/>
        <w:jc w:val="both"/>
        <w:rPr>
          <w:del w:id="83" w:author="윤현정 (Hyunjeong Yoon)" w:date="2024-12-23T16:41:00Z"/>
          <w:rFonts w:ascii="Calibri" w:hAnsi="Calibri"/>
          <w:color w:val="000000" w:themeColor="text1"/>
          <w:lang w:val="en-GB" w:eastAsia="ko-KR"/>
        </w:rPr>
      </w:pPr>
      <w:del w:id="84" w:author="윤현정 (Hyunjeong Yoon)" w:date="2024-12-23T16:41:00Z">
        <w:r w:rsidRPr="00AE23A5" w:rsidDel="00497096">
          <w:rPr>
            <w:rFonts w:ascii="Calibri" w:hAnsi="Calibri" w:hint="eastAsia"/>
            <w:color w:val="000000" w:themeColor="text1"/>
            <w:lang w:val="en-GB" w:eastAsia="ko-KR"/>
          </w:rPr>
          <w:delText>D</w:delText>
        </w:r>
        <w:r w:rsidRPr="00AE23A5" w:rsidDel="00497096">
          <w:rPr>
            <w:rFonts w:ascii="Calibri" w:hAnsi="Calibri"/>
            <w:color w:val="000000" w:themeColor="text1"/>
            <w:lang w:val="en-GB" w:eastAsia="ko-KR"/>
          </w:rPr>
          <w:delText xml:space="preserve">esign Detailing fee </w:delText>
        </w:r>
        <w:r w:rsidRPr="00AE23A5" w:rsidDel="00497096">
          <w:rPr>
            <w:rFonts w:ascii="Calibri" w:hAnsi="Calibri" w:hint="eastAsia"/>
            <w:color w:val="000000" w:themeColor="text1"/>
            <w:lang w:val="en-GB" w:eastAsia="ko-KR"/>
          </w:rPr>
          <w:delText>E</w:delText>
        </w:r>
        <w:r w:rsidRPr="00AE23A5" w:rsidDel="00497096">
          <w:rPr>
            <w:rFonts w:ascii="Calibri" w:hAnsi="Calibri"/>
            <w:color w:val="000000" w:themeColor="text1"/>
            <w:lang w:val="en-GB" w:eastAsia="ko-KR"/>
          </w:rPr>
          <w:delText>UR 20.000,00</w:delText>
        </w:r>
      </w:del>
    </w:p>
    <w:p w14:paraId="72E5E912" w14:textId="5B24A674" w:rsidR="00B13CFD" w:rsidRPr="00AE23A5" w:rsidDel="00497096" w:rsidRDefault="00B13CFD" w:rsidP="00B13CFD">
      <w:pPr>
        <w:pStyle w:val="ac"/>
        <w:numPr>
          <w:ilvl w:val="0"/>
          <w:numId w:val="1"/>
        </w:numPr>
        <w:ind w:right="283"/>
        <w:jc w:val="both"/>
        <w:rPr>
          <w:del w:id="85" w:author="윤현정 (Hyunjeong Yoon)" w:date="2024-12-23T16:41:00Z"/>
          <w:rFonts w:ascii="Calibri" w:hAnsi="Calibri"/>
          <w:color w:val="000000" w:themeColor="text1"/>
          <w:lang w:val="en-GB" w:eastAsia="ko-KR"/>
        </w:rPr>
      </w:pPr>
      <w:del w:id="86" w:author="윤현정 (Hyunjeong Yoon)" w:date="2024-12-23T16:41:00Z">
        <w:r w:rsidRPr="00AE23A5" w:rsidDel="00497096">
          <w:rPr>
            <w:rFonts w:ascii="Calibri" w:hAnsi="Calibri" w:hint="eastAsia"/>
            <w:color w:val="000000" w:themeColor="text1"/>
            <w:lang w:val="en-GB" w:eastAsia="ko-KR"/>
          </w:rPr>
          <w:delText>P</w:delText>
        </w:r>
        <w:r w:rsidRPr="00AE23A5" w:rsidDel="00497096">
          <w:rPr>
            <w:rFonts w:ascii="Calibri" w:hAnsi="Calibri"/>
            <w:color w:val="000000" w:themeColor="text1"/>
            <w:lang w:val="en-GB" w:eastAsia="ko-KR"/>
          </w:rPr>
          <w:delText>rototyping fee EUR 20.000,00</w:delText>
        </w:r>
      </w:del>
    </w:p>
    <w:p w14:paraId="2B5BEF38" w14:textId="67FDE807" w:rsidR="00B13CFD" w:rsidRPr="00AE23A5" w:rsidRDefault="00B13CFD" w:rsidP="00B13CFD">
      <w:pPr>
        <w:ind w:right="283"/>
        <w:jc w:val="both"/>
        <w:rPr>
          <w:rFonts w:ascii="Calibri" w:hAnsi="Calibri"/>
          <w:color w:val="000000" w:themeColor="text1"/>
          <w:lang w:val="en-GB" w:eastAsia="ko-KR"/>
        </w:rPr>
      </w:pPr>
    </w:p>
    <w:p w14:paraId="0290D141" w14:textId="77777777" w:rsidR="007621F8" w:rsidRDefault="00497096" w:rsidP="00B13CFD">
      <w:pPr>
        <w:ind w:left="708" w:right="283"/>
        <w:jc w:val="both"/>
        <w:rPr>
          <w:ins w:id="87" w:author="윤현정 (Hyunjeong Yoon)" w:date="2024-12-23T17:39:00Z"/>
        </w:rPr>
      </w:pPr>
      <w:ins w:id="88" w:author="윤현정 (Hyunjeong Yoon)" w:date="2024-12-23T16:41:00Z">
        <w:r>
          <w:rPr>
            <w:rFonts w:ascii="Calibri" w:hAnsi="Calibri"/>
            <w:color w:val="000000" w:themeColor="text1"/>
            <w:lang w:val="en-GB" w:eastAsia="ko-KR"/>
          </w:rPr>
          <w:t xml:space="preserve">* </w:t>
        </w:r>
      </w:ins>
      <w:r w:rsidR="00B13CFD" w:rsidRPr="00AE23A5">
        <w:rPr>
          <w:rFonts w:ascii="Calibri" w:hAnsi="Calibri" w:hint="eastAsia"/>
          <w:color w:val="000000" w:themeColor="text1"/>
          <w:lang w:val="en-GB" w:eastAsia="ko-KR"/>
        </w:rPr>
        <w:t>T</w:t>
      </w:r>
      <w:r w:rsidR="00B13CFD" w:rsidRPr="00AE23A5">
        <w:rPr>
          <w:rFonts w:ascii="Calibri" w:hAnsi="Calibri"/>
          <w:color w:val="000000" w:themeColor="text1"/>
          <w:lang w:val="en-GB" w:eastAsia="ko-KR"/>
        </w:rPr>
        <w:t>he total fee will be deducted from the royalties</w:t>
      </w:r>
      <w:r w:rsidR="002C64BB" w:rsidRPr="00AE23A5">
        <w:rPr>
          <w:rFonts w:ascii="Calibri" w:hAnsi="Calibri"/>
          <w:color w:val="000000" w:themeColor="text1"/>
          <w:lang w:val="en-GB" w:eastAsia="ko-KR"/>
        </w:rPr>
        <w:t xml:space="preserve">. </w:t>
      </w:r>
      <w:r w:rsidR="00B13CFD" w:rsidRPr="00AE23A5">
        <w:rPr>
          <w:rFonts w:ascii="Calibri" w:hAnsi="Calibri"/>
          <w:color w:val="000000" w:themeColor="text1"/>
          <w:lang w:val="en-GB" w:eastAsia="ko-KR"/>
        </w:rPr>
        <w:t xml:space="preserve">(Art 9.2). </w:t>
      </w:r>
      <w:ins w:id="89" w:author="윤현정 (Hyunjeong Yoon)" w:date="2024-12-23T16:46:00Z">
        <w:r>
          <w:t>To clarify, the Client shall have no obligation to pay royalties for amounts up to EUR [</w:t>
        </w:r>
        <w:commentRangeStart w:id="90"/>
        <w:r>
          <w:t>70,000</w:t>
        </w:r>
        <w:commentRangeEnd w:id="90"/>
        <w:r>
          <w:rPr>
            <w:rStyle w:val="a6"/>
          </w:rPr>
          <w:commentReference w:id="90"/>
        </w:r>
        <w:r>
          <w:t>].</w:t>
        </w:r>
      </w:ins>
    </w:p>
    <w:p w14:paraId="12BB50B4" w14:textId="08B85686" w:rsidR="00B13CFD" w:rsidRPr="00AE23A5" w:rsidRDefault="007621F8" w:rsidP="00B13CFD">
      <w:pPr>
        <w:ind w:left="708" w:right="283"/>
        <w:jc w:val="both"/>
        <w:rPr>
          <w:rFonts w:ascii="Calibri" w:hAnsi="Calibri"/>
          <w:color w:val="000000" w:themeColor="text1"/>
          <w:lang w:val="en-GB" w:eastAsia="ko-KR"/>
        </w:rPr>
      </w:pPr>
      <w:ins w:id="91" w:author="윤현정 (Hyunjeong Yoon)" w:date="2024-12-23T17:39:00Z">
        <w:r>
          <w:t>* The Designer must satisfy the payment terms within the deadline and obtain Client's approval. If Client's approval is not obtained, it will be considered that the payment terms have not been met.</w:t>
        </w:r>
      </w:ins>
    </w:p>
    <w:p w14:paraId="36A7B162" w14:textId="250A9DE4" w:rsidR="00327204" w:rsidRPr="00AE23A5" w:rsidRDefault="00487881">
      <w:pPr>
        <w:ind w:right="283"/>
        <w:jc w:val="both"/>
        <w:rPr>
          <w:rFonts w:ascii="Calibri" w:hAnsi="Calibri" w:cs="Arial"/>
          <w:color w:val="000000" w:themeColor="text1"/>
          <w:lang w:eastAsia="ko-KR"/>
        </w:rPr>
      </w:pPr>
      <w:r w:rsidRPr="00AE23A5">
        <w:rPr>
          <w:rFonts w:ascii="Calibri" w:hAnsi="Calibri" w:cs="Arial"/>
          <w:color w:val="000000" w:themeColor="text1"/>
          <w:lang w:eastAsia="ko-KR"/>
        </w:rPr>
        <w:t xml:space="preserve"> </w:t>
      </w:r>
    </w:p>
    <w:p w14:paraId="5A4CC43B" w14:textId="6AD4CC04" w:rsidR="00327204" w:rsidRPr="00AE23A5" w:rsidRDefault="00487881">
      <w:pPr>
        <w:ind w:left="708" w:right="283" w:hanging="708"/>
        <w:jc w:val="both"/>
        <w:rPr>
          <w:rFonts w:ascii="Calibri" w:hAnsi="Calibri"/>
          <w:color w:val="000000" w:themeColor="text1"/>
        </w:rPr>
      </w:pPr>
      <w:r w:rsidRPr="00AE23A5">
        <w:rPr>
          <w:rFonts w:ascii="Calibri" w:hAnsi="Calibri" w:cs="Arial"/>
          <w:color w:val="000000" w:themeColor="text1"/>
          <w:lang w:eastAsia="ko-KR"/>
        </w:rPr>
        <w:t>9.2</w:t>
      </w:r>
      <w:r w:rsidRPr="00AE23A5">
        <w:rPr>
          <w:rFonts w:ascii="Calibri" w:hAnsi="Calibri" w:cs="Arial"/>
          <w:color w:val="000000" w:themeColor="text1"/>
          <w:lang w:eastAsia="ko-KR"/>
        </w:rPr>
        <w:tab/>
      </w:r>
      <w:r w:rsidRPr="00AE23A5">
        <w:rPr>
          <w:rFonts w:ascii="Calibri" w:hAnsi="Calibri"/>
          <w:color w:val="000000" w:themeColor="text1"/>
        </w:rPr>
        <w:t xml:space="preserve">In consideration of the </w:t>
      </w:r>
      <w:r w:rsidRPr="00AE23A5">
        <w:rPr>
          <w:rFonts w:ascii="Calibri" w:hAnsi="Calibri"/>
          <w:b/>
          <w:color w:val="000000" w:themeColor="text1"/>
          <w:lang w:eastAsia="ko-KR"/>
        </w:rPr>
        <w:t>Client</w:t>
      </w:r>
      <w:r w:rsidRPr="00AE23A5">
        <w:rPr>
          <w:rFonts w:ascii="Calibri" w:hAnsi="Calibri"/>
          <w:color w:val="000000" w:themeColor="text1"/>
        </w:rPr>
        <w:t xml:space="preserve"> to use the </w:t>
      </w:r>
      <w:r w:rsidRPr="00AE23A5">
        <w:rPr>
          <w:rFonts w:ascii="Calibri" w:hAnsi="Calibri"/>
          <w:b/>
          <w:color w:val="000000" w:themeColor="text1"/>
        </w:rPr>
        <w:t>Work</w:t>
      </w:r>
      <w:r w:rsidRPr="00AE23A5">
        <w:rPr>
          <w:rFonts w:ascii="Calibri" w:hAnsi="Calibri"/>
          <w:color w:val="000000" w:themeColor="text1"/>
        </w:rPr>
        <w:t xml:space="preserve">, </w:t>
      </w:r>
      <w:r w:rsidRPr="00AE23A5">
        <w:rPr>
          <w:rFonts w:ascii="Calibri" w:hAnsi="Calibri"/>
          <w:b/>
          <w:color w:val="000000" w:themeColor="text1"/>
          <w:lang w:eastAsia="ko-KR"/>
        </w:rPr>
        <w:t>Client</w:t>
      </w:r>
      <w:r w:rsidRPr="00AE23A5">
        <w:rPr>
          <w:rFonts w:ascii="Calibri" w:hAnsi="Calibri"/>
          <w:color w:val="000000" w:themeColor="text1"/>
        </w:rPr>
        <w:t xml:space="preserve"> shall pay </w:t>
      </w:r>
      <w:r w:rsidRPr="00AE23A5">
        <w:rPr>
          <w:rFonts w:ascii="Calibri" w:hAnsi="Calibri"/>
          <w:b/>
          <w:color w:val="000000" w:themeColor="text1"/>
        </w:rPr>
        <w:t>Designer</w:t>
      </w:r>
      <w:r w:rsidRPr="00AE23A5">
        <w:rPr>
          <w:rFonts w:ascii="Calibri" w:hAnsi="Calibri"/>
          <w:color w:val="000000" w:themeColor="text1"/>
        </w:rPr>
        <w:t xml:space="preserve"> a Royalty percentage on the worldwide sales, of each single Product manufactured, at the rate of </w:t>
      </w:r>
      <w:r w:rsidR="00B13CFD" w:rsidRPr="00AE23A5">
        <w:rPr>
          <w:rFonts w:ascii="Calibri" w:hAnsi="Calibri"/>
          <w:b/>
        </w:rPr>
        <w:t>4</w:t>
      </w:r>
      <w:r w:rsidR="00C51D74" w:rsidRPr="00AE23A5">
        <w:rPr>
          <w:rFonts w:ascii="Calibri" w:hAnsi="Calibri"/>
          <w:b/>
        </w:rPr>
        <w:t>%</w:t>
      </w:r>
      <w:r w:rsidRPr="00AE23A5">
        <w:rPr>
          <w:rFonts w:ascii="Calibri" w:hAnsi="Calibri"/>
          <w:b/>
        </w:rPr>
        <w:t xml:space="preserve"> (</w:t>
      </w:r>
      <w:r w:rsidR="00B13CFD" w:rsidRPr="00AE23A5">
        <w:rPr>
          <w:rFonts w:ascii="Calibri" w:hAnsi="Calibri"/>
          <w:b/>
        </w:rPr>
        <w:t>four</w:t>
      </w:r>
      <w:r w:rsidRPr="00AE23A5">
        <w:rPr>
          <w:rFonts w:ascii="Calibri" w:hAnsi="Calibri"/>
          <w:b/>
        </w:rPr>
        <w:t xml:space="preserve"> percent)</w:t>
      </w:r>
      <w:r w:rsidRPr="00AE23A5">
        <w:rPr>
          <w:rFonts w:ascii="Calibri" w:hAnsi="Calibri"/>
        </w:rPr>
        <w:t xml:space="preserve"> </w:t>
      </w:r>
      <w:r w:rsidRPr="00AE23A5">
        <w:rPr>
          <w:rFonts w:ascii="Calibri" w:hAnsi="Calibri"/>
          <w:color w:val="000000" w:themeColor="text1"/>
        </w:rPr>
        <w:t>of the “Sales Price”.</w:t>
      </w:r>
    </w:p>
    <w:p w14:paraId="4E10FE26" w14:textId="77777777" w:rsidR="00327204" w:rsidRPr="00AE23A5" w:rsidRDefault="00327204">
      <w:pPr>
        <w:ind w:right="283"/>
        <w:jc w:val="both"/>
        <w:rPr>
          <w:rFonts w:ascii="Calibri" w:hAnsi="Calibri" w:cs="Arial"/>
          <w:color w:val="000000" w:themeColor="text1"/>
          <w:lang w:eastAsia="ko-KR"/>
        </w:rPr>
      </w:pPr>
    </w:p>
    <w:p w14:paraId="7CF2D529" w14:textId="7DF3A90F" w:rsidR="00327204" w:rsidRPr="00AE23A5" w:rsidRDefault="00487881">
      <w:pPr>
        <w:ind w:left="708" w:right="283" w:hanging="708"/>
        <w:jc w:val="both"/>
        <w:rPr>
          <w:rFonts w:ascii="Calibri" w:hAnsi="Calibri" w:cs="Arial"/>
          <w:color w:val="000000" w:themeColor="text1"/>
          <w:lang w:eastAsia="ko-KR"/>
        </w:rPr>
      </w:pPr>
      <w:r w:rsidRPr="00AE23A5">
        <w:rPr>
          <w:rFonts w:ascii="Calibri" w:hAnsi="Calibri" w:cs="Arial"/>
          <w:color w:val="000000" w:themeColor="text1"/>
          <w:lang w:eastAsia="ko-KR"/>
        </w:rPr>
        <w:t>9.3</w:t>
      </w:r>
      <w:r w:rsidRPr="00AE23A5">
        <w:rPr>
          <w:rFonts w:ascii="Calibri" w:hAnsi="Calibri" w:cs="Arial"/>
          <w:color w:val="000000" w:themeColor="text1"/>
          <w:lang w:eastAsia="ko-KR"/>
        </w:rPr>
        <w:tab/>
        <w:t xml:space="preserve">The term “Sales price” </w:t>
      </w:r>
      <w:ins w:id="92" w:author="윤현정 (Hyunjeong Yoon)" w:date="2024-12-23T16:48:00Z">
        <w:r w:rsidR="00497096" w:rsidRPr="00CC6AA3">
          <w:rPr>
            <w:rFonts w:ascii="돋움" w:eastAsia="돋움" w:hAnsi="돋움"/>
            <w:sz w:val="24"/>
            <w:szCs w:val="24"/>
            <w:shd w:val="clear" w:color="auto" w:fill="FFFFFF"/>
          </w:rPr>
          <w:t xml:space="preserve">as used herein refers to the minimum invoice price that </w:t>
        </w:r>
      </w:ins>
      <w:ins w:id="93" w:author="윤현정 (Hyunjeong Yoon)" w:date="2024-12-23T16:54:00Z">
        <w:r w:rsidR="001E2C58">
          <w:rPr>
            <w:rFonts w:ascii="돋움" w:eastAsia="돋움" w:hAnsi="돋움" w:hint="eastAsia"/>
            <w:sz w:val="24"/>
            <w:szCs w:val="24"/>
            <w:shd w:val="clear" w:color="auto" w:fill="FFFFFF"/>
            <w:lang w:eastAsia="ko-KR"/>
          </w:rPr>
          <w:t>C</w:t>
        </w:r>
        <w:r w:rsidR="001E2C58">
          <w:rPr>
            <w:rFonts w:ascii="돋움" w:eastAsia="돋움" w:hAnsi="돋움"/>
            <w:sz w:val="24"/>
            <w:szCs w:val="24"/>
            <w:shd w:val="clear" w:color="auto" w:fill="FFFFFF"/>
            <w:lang w:eastAsia="ko-KR"/>
          </w:rPr>
          <w:t>lient</w:t>
        </w:r>
      </w:ins>
      <w:ins w:id="94" w:author="윤현정 (Hyunjeong Yoon)" w:date="2024-12-23T16:48:00Z">
        <w:r w:rsidR="00497096" w:rsidRPr="00CC6AA3">
          <w:rPr>
            <w:rFonts w:ascii="돋움" w:eastAsia="돋움" w:hAnsi="돋움"/>
            <w:sz w:val="24"/>
            <w:szCs w:val="24"/>
            <w:shd w:val="clear" w:color="auto" w:fill="FFFFFF"/>
          </w:rPr>
          <w:t xml:space="preserve"> are allowed to offer to a dealer or customer when selling the product, excluding applicable taxes, packaging, logistics, assembly costs and sales incentives</w:t>
        </w:r>
        <w:r w:rsidR="00497096" w:rsidRPr="00D9613F">
          <w:rPr>
            <w:rFonts w:ascii="돋움" w:eastAsia="돋움" w:hAnsi="돋움" w:hint="eastAsia"/>
            <w:sz w:val="18"/>
            <w:szCs w:val="18"/>
            <w:shd w:val="clear" w:color="auto" w:fill="FFFFFF"/>
          </w:rPr>
          <w:t>.</w:t>
        </w:r>
      </w:ins>
      <w:del w:id="95" w:author="윤현정 (Hyunjeong Yoon)" w:date="2024-12-23T16:48:00Z">
        <w:r w:rsidRPr="00AE23A5" w:rsidDel="00497096">
          <w:rPr>
            <w:rFonts w:ascii="Calibri" w:hAnsi="Calibri" w:cs="Arial"/>
            <w:color w:val="000000" w:themeColor="text1"/>
            <w:lang w:eastAsia="ko-KR"/>
          </w:rPr>
          <w:delText xml:space="preserve">as used herein refers to the invoice price of the product to a dealer or customer by </w:delText>
        </w:r>
        <w:r w:rsidRPr="00AE23A5" w:rsidDel="00497096">
          <w:rPr>
            <w:rFonts w:ascii="Calibri" w:hAnsi="Calibri" w:cs="Arial"/>
            <w:b/>
            <w:color w:val="000000" w:themeColor="text1"/>
            <w:lang w:eastAsia="ko-KR"/>
          </w:rPr>
          <w:delText>Client</w:delText>
        </w:r>
        <w:r w:rsidRPr="00AE23A5" w:rsidDel="00497096">
          <w:rPr>
            <w:rFonts w:ascii="Calibri" w:hAnsi="Calibri" w:cs="Arial"/>
            <w:color w:val="000000" w:themeColor="text1"/>
            <w:lang w:eastAsia="ko-KR"/>
          </w:rPr>
          <w:delText xml:space="preserve">, less tax as payable, packaging and delivery costs. </w:delText>
        </w:r>
      </w:del>
    </w:p>
    <w:p w14:paraId="0EDE75FB" w14:textId="0760DBC7" w:rsidR="00DF3E67" w:rsidRPr="00AE23A5" w:rsidRDefault="00DF3E67">
      <w:pPr>
        <w:ind w:left="708" w:right="283" w:hanging="708"/>
        <w:jc w:val="both"/>
        <w:rPr>
          <w:rFonts w:ascii="Calibri" w:hAnsi="Calibri" w:cs="Arial"/>
          <w:color w:val="000000" w:themeColor="text1"/>
          <w:lang w:eastAsia="ko-KR"/>
        </w:rPr>
      </w:pPr>
    </w:p>
    <w:p w14:paraId="29DC209C" w14:textId="4DB9152C" w:rsidR="00DF3E67" w:rsidRDefault="00DF3E67">
      <w:pPr>
        <w:ind w:left="708" w:right="283" w:hanging="708"/>
        <w:jc w:val="both"/>
        <w:rPr>
          <w:ins w:id="96" w:author="윤현정 (Hyunjeong Yoon)" w:date="2024-12-23T18:01:00Z"/>
          <w:rFonts w:ascii="맑은 고딕" w:hAnsi="맑은 고딕" w:cs="Arial"/>
        </w:rPr>
      </w:pPr>
      <w:r w:rsidRPr="00AE23A5">
        <w:rPr>
          <w:rFonts w:ascii="Calibri" w:hAnsi="Calibri" w:cs="Arial" w:hint="eastAsia"/>
          <w:color w:val="000000" w:themeColor="text1"/>
          <w:lang w:eastAsia="ko-KR"/>
        </w:rPr>
        <w:t>9</w:t>
      </w:r>
      <w:r w:rsidRPr="00AE23A5">
        <w:rPr>
          <w:rFonts w:ascii="Calibri" w:hAnsi="Calibri" w:cs="Arial"/>
          <w:color w:val="000000" w:themeColor="text1"/>
          <w:lang w:eastAsia="ko-KR"/>
        </w:rPr>
        <w:t>.4</w:t>
      </w:r>
      <w:r w:rsidRPr="00AE23A5">
        <w:rPr>
          <w:rFonts w:ascii="Calibri" w:hAnsi="Calibri" w:cs="Arial"/>
          <w:color w:val="000000" w:themeColor="text1"/>
          <w:lang w:eastAsia="ko-KR"/>
        </w:rPr>
        <w:tab/>
      </w:r>
      <w:r w:rsidRPr="00AE23A5">
        <w:rPr>
          <w:rFonts w:ascii="맑은 고딕" w:hAnsi="맑은 고딕" w:cs="Arial" w:hint="eastAsia"/>
        </w:rPr>
        <w:t xml:space="preserve">The </w:t>
      </w:r>
      <w:r w:rsidRPr="00AE23A5">
        <w:rPr>
          <w:rFonts w:ascii="맑은 고딕" w:hAnsi="맑은 고딕" w:cs="Arial" w:hint="cs"/>
        </w:rPr>
        <w:t>R</w:t>
      </w:r>
      <w:r w:rsidRPr="00AE23A5">
        <w:rPr>
          <w:rFonts w:ascii="맑은 고딕" w:hAnsi="맑은 고딕" w:cs="Arial"/>
        </w:rPr>
        <w:t>oyalty</w:t>
      </w:r>
      <w:r w:rsidRPr="00AE23A5">
        <w:rPr>
          <w:rFonts w:ascii="맑은 고딕" w:hAnsi="맑은 고딕" w:cs="Arial" w:hint="eastAsia"/>
        </w:rPr>
        <w:t xml:space="preserve"> fees due shall be calculated and paid each quarter</w:t>
      </w:r>
      <w:r w:rsidRPr="00AE23A5">
        <w:rPr>
          <w:rFonts w:ascii="맑은 고딕" w:hAnsi="맑은 고딕" w:cs="Arial"/>
        </w:rPr>
        <w:t>.</w:t>
      </w:r>
    </w:p>
    <w:p w14:paraId="506E18F8" w14:textId="2AC0AFB9" w:rsidR="00617E46" w:rsidRDefault="00617E46">
      <w:pPr>
        <w:ind w:left="708" w:right="283" w:hanging="708"/>
        <w:jc w:val="both"/>
        <w:rPr>
          <w:ins w:id="97" w:author="윤현정 (Hyunjeong Yoon)" w:date="2024-12-23T18:01:00Z"/>
          <w:rFonts w:ascii="Calibri" w:hAnsi="Calibri" w:cs="Arial"/>
          <w:color w:val="000000" w:themeColor="text1"/>
          <w:lang w:eastAsia="ko-KR"/>
        </w:rPr>
      </w:pPr>
    </w:p>
    <w:p w14:paraId="3D220694" w14:textId="42FFFFFE" w:rsidR="00617E46" w:rsidRPr="00AE23A5" w:rsidRDefault="00617E46">
      <w:pPr>
        <w:ind w:left="708" w:right="283" w:hanging="708"/>
        <w:jc w:val="both"/>
        <w:rPr>
          <w:rFonts w:ascii="Calibri" w:hAnsi="Calibri" w:cs="Arial"/>
          <w:color w:val="000000" w:themeColor="text1"/>
          <w:lang w:eastAsia="ko-KR"/>
        </w:rPr>
      </w:pPr>
      <w:ins w:id="98" w:author="윤현정 (Hyunjeong Yoon)" w:date="2024-12-23T18:01:00Z">
        <w:r>
          <w:rPr>
            <w:rFonts w:ascii="Calibri" w:hAnsi="Calibri" w:cs="Arial" w:hint="eastAsia"/>
            <w:color w:val="000000" w:themeColor="text1"/>
            <w:lang w:eastAsia="ko-KR"/>
          </w:rPr>
          <w:t>9</w:t>
        </w:r>
        <w:r>
          <w:rPr>
            <w:rFonts w:ascii="Calibri" w:hAnsi="Calibri" w:cs="Arial"/>
            <w:color w:val="000000" w:themeColor="text1"/>
            <w:lang w:eastAsia="ko-KR"/>
          </w:rPr>
          <w:t>.5          I</w:t>
        </w:r>
        <w:r>
          <w:t>f the Client pays all amounts due under this Agreement, all rights, including the design rights of the product, will be exclusively and irrevocably granted to the Client.</w:t>
        </w:r>
      </w:ins>
    </w:p>
    <w:p w14:paraId="0AE8928A" w14:textId="3D5A56A9" w:rsidR="00327204" w:rsidRDefault="00327204">
      <w:pPr>
        <w:ind w:right="283"/>
        <w:jc w:val="both"/>
        <w:rPr>
          <w:ins w:id="99" w:author="윤현정 (Hyunjeong Yoon)" w:date="2024-12-23T18:04:00Z"/>
          <w:rFonts w:ascii="Calibri" w:hAnsi="Calibri" w:cs="Arial"/>
          <w:color w:val="000000" w:themeColor="text1"/>
          <w:lang w:eastAsia="ko-KR"/>
        </w:rPr>
      </w:pPr>
    </w:p>
    <w:p w14:paraId="4DBB781F" w14:textId="5630A844" w:rsidR="0071795A" w:rsidRPr="00AE23A5" w:rsidRDefault="0071795A">
      <w:pPr>
        <w:ind w:right="283"/>
        <w:jc w:val="both"/>
        <w:rPr>
          <w:rFonts w:ascii="Calibri" w:hAnsi="Calibri" w:cs="Arial"/>
          <w:color w:val="000000" w:themeColor="text1"/>
          <w:lang w:eastAsia="ko-KR"/>
        </w:rPr>
      </w:pPr>
      <w:ins w:id="100" w:author="윤현정 (Hyunjeong Yoon)" w:date="2024-12-23T18:04:00Z">
        <w:r>
          <w:rPr>
            <w:rFonts w:ascii="Calibri" w:hAnsi="Calibri" w:cs="Arial" w:hint="eastAsia"/>
            <w:color w:val="000000" w:themeColor="text1"/>
            <w:lang w:eastAsia="ko-KR"/>
          </w:rPr>
          <w:lastRenderedPageBreak/>
          <w:t>9</w:t>
        </w:r>
        <w:r>
          <w:rPr>
            <w:rFonts w:ascii="Calibri" w:hAnsi="Calibri" w:cs="Arial"/>
            <w:color w:val="000000" w:themeColor="text1"/>
            <w:lang w:eastAsia="ko-KR"/>
          </w:rPr>
          <w:t xml:space="preserve">.6          </w:t>
        </w:r>
        <w:r>
          <w:t>The Designer guarantees that the product does not infringe upon any third party's intellectual property rights. In the event that the product is determined to be a design that infringes upon a third party's intellectual property rights, the Designer shall indemnify the Client for any and all damages incurred.</w:t>
        </w:r>
      </w:ins>
    </w:p>
    <w:p w14:paraId="174A695D" w14:textId="77777777" w:rsidR="00327204" w:rsidRPr="00AE23A5" w:rsidRDefault="00327204">
      <w:pPr>
        <w:ind w:right="283"/>
        <w:jc w:val="both"/>
        <w:rPr>
          <w:rFonts w:ascii="Calibri" w:hAnsi="Calibri" w:cs="Arial"/>
          <w:color w:val="000000" w:themeColor="text1"/>
          <w:lang w:eastAsia="ko-KR"/>
        </w:rPr>
      </w:pPr>
    </w:p>
    <w:p w14:paraId="1CB8D53A" w14:textId="77777777" w:rsidR="00327204" w:rsidRPr="00AE23A5" w:rsidRDefault="00487881">
      <w:pPr>
        <w:ind w:right="283"/>
        <w:jc w:val="both"/>
        <w:rPr>
          <w:rFonts w:ascii="Calibri" w:hAnsi="Calibri" w:cs="Arial"/>
          <w:b/>
          <w:color w:val="000000" w:themeColor="text1"/>
          <w:u w:val="single"/>
          <w:lang w:eastAsia="ko-KR"/>
        </w:rPr>
      </w:pPr>
      <w:r w:rsidRPr="00AE23A5">
        <w:rPr>
          <w:rFonts w:ascii="Calibri" w:hAnsi="Calibri" w:cs="Arial"/>
          <w:b/>
          <w:color w:val="000000" w:themeColor="text1"/>
          <w:lang w:eastAsia="ko-KR"/>
        </w:rPr>
        <w:t>10</w:t>
      </w:r>
      <w:r w:rsidRPr="00AE23A5">
        <w:rPr>
          <w:rFonts w:ascii="Calibri" w:hAnsi="Calibri" w:cs="Arial"/>
          <w:b/>
          <w:color w:val="000000" w:themeColor="text1"/>
        </w:rPr>
        <w:t>.</w:t>
      </w:r>
      <w:commentRangeStart w:id="101"/>
      <w:r w:rsidRPr="00AE23A5">
        <w:rPr>
          <w:rFonts w:ascii="Calibri" w:hAnsi="Calibri" w:cs="Arial"/>
          <w:b/>
          <w:color w:val="000000" w:themeColor="text1"/>
        </w:rPr>
        <w:tab/>
      </w:r>
      <w:r w:rsidRPr="00AE23A5">
        <w:rPr>
          <w:rFonts w:ascii="Calibri" w:hAnsi="Calibri" w:cs="Arial"/>
          <w:b/>
          <w:color w:val="000000" w:themeColor="text1"/>
          <w:u w:val="single"/>
          <w:lang w:eastAsia="ko-KR"/>
        </w:rPr>
        <w:t>Costs and Expenses</w:t>
      </w:r>
      <w:commentRangeEnd w:id="101"/>
      <w:r w:rsidR="00AF1700">
        <w:rPr>
          <w:rStyle w:val="a6"/>
        </w:rPr>
        <w:commentReference w:id="101"/>
      </w:r>
    </w:p>
    <w:p w14:paraId="79D8CDA3" w14:textId="77777777" w:rsidR="00327204" w:rsidRPr="00AE23A5" w:rsidRDefault="00327204">
      <w:pPr>
        <w:ind w:right="283"/>
        <w:jc w:val="both"/>
        <w:rPr>
          <w:rFonts w:ascii="Calibri" w:hAnsi="Calibri" w:cs="Arial"/>
          <w:b/>
          <w:color w:val="000000" w:themeColor="text1"/>
          <w:u w:val="single"/>
          <w:lang w:eastAsia="ko-KR"/>
        </w:rPr>
      </w:pPr>
    </w:p>
    <w:p w14:paraId="0D55CF91"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color w:val="000000" w:themeColor="text1"/>
        </w:rPr>
        <w:tab/>
      </w:r>
      <w:r w:rsidRPr="00AE23A5">
        <w:rPr>
          <w:rFonts w:ascii="Calibri" w:hAnsi="Calibri" w:cs="Arial"/>
          <w:b/>
          <w:color w:val="000000" w:themeColor="text1"/>
        </w:rPr>
        <w:t>Designer</w:t>
      </w:r>
      <w:r w:rsidRPr="00AE23A5">
        <w:rPr>
          <w:rFonts w:ascii="Calibri" w:hAnsi="Calibri" w:cs="Arial"/>
          <w:color w:val="000000" w:themeColor="text1"/>
        </w:rPr>
        <w:t xml:space="preserve"> shall be reimbursed for all expenses required and preventively approved by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in excess of normal designing costs and which may be useful or necessary for completing the </w:t>
      </w:r>
      <w:r w:rsidRPr="00AE23A5">
        <w:rPr>
          <w:rFonts w:ascii="Calibri" w:hAnsi="Calibri" w:cs="Arial"/>
          <w:b/>
          <w:color w:val="000000" w:themeColor="text1"/>
        </w:rPr>
        <w:t>Work</w:t>
      </w:r>
      <w:r w:rsidRPr="00AE23A5">
        <w:rPr>
          <w:rFonts w:ascii="Calibri" w:hAnsi="Calibri" w:cs="Arial"/>
          <w:color w:val="000000" w:themeColor="text1"/>
        </w:rPr>
        <w:t xml:space="preserve">, including, but not limited to, costs of simulation of the design, photos, transportation of documents or material, consultancy services by third persons as well as travel costs, provided that such costs shall be duly </w:t>
      </w:r>
      <w:r w:rsidRPr="00AE23A5">
        <w:rPr>
          <w:rFonts w:ascii="Calibri" w:hAnsi="Calibri" w:cs="Arial"/>
          <w:color w:val="000000" w:themeColor="text1"/>
          <w:lang w:eastAsia="ko-KR"/>
        </w:rPr>
        <w:t>documented</w:t>
      </w:r>
      <w:r w:rsidRPr="00AE23A5">
        <w:rPr>
          <w:rFonts w:ascii="Calibri" w:hAnsi="Calibri" w:cs="Arial"/>
          <w:color w:val="000000" w:themeColor="text1"/>
        </w:rPr>
        <w:t>.</w:t>
      </w:r>
    </w:p>
    <w:p w14:paraId="3008B023" w14:textId="77777777" w:rsidR="00327204" w:rsidRPr="00AE23A5" w:rsidRDefault="00327204">
      <w:pPr>
        <w:ind w:right="283"/>
        <w:jc w:val="both"/>
        <w:rPr>
          <w:rFonts w:ascii="Calibri" w:hAnsi="Calibri" w:cs="Arial"/>
          <w:color w:val="000000" w:themeColor="text1"/>
          <w:lang w:eastAsia="ko-KR"/>
        </w:rPr>
      </w:pPr>
    </w:p>
    <w:p w14:paraId="585A0CF9" w14:textId="77777777" w:rsidR="00327204" w:rsidRPr="00AE23A5" w:rsidRDefault="00487881">
      <w:pPr>
        <w:spacing w:line="276" w:lineRule="auto"/>
        <w:ind w:left="709" w:right="283" w:hanging="709"/>
        <w:jc w:val="both"/>
        <w:rPr>
          <w:rFonts w:ascii="Calibri" w:eastAsia="굴림" w:hAnsi="Calibri" w:cs="굴림"/>
          <w:color w:val="000000" w:themeColor="text1"/>
          <w:lang w:eastAsia="ko-KR"/>
        </w:rPr>
      </w:pPr>
      <w:r w:rsidRPr="00AE23A5">
        <w:rPr>
          <w:rFonts w:ascii="Calibri" w:hAnsi="Calibri" w:cs="Arial"/>
          <w:color w:val="000000" w:themeColor="text1"/>
          <w:lang w:eastAsia="ko-KR"/>
        </w:rPr>
        <w:t>10</w:t>
      </w:r>
      <w:r w:rsidRPr="00AE23A5">
        <w:rPr>
          <w:rFonts w:ascii="Calibri" w:hAnsi="Calibri" w:cs="Arial"/>
          <w:color w:val="000000" w:themeColor="text1"/>
        </w:rPr>
        <w:t>.1</w:t>
      </w:r>
      <w:r w:rsidRPr="00AE23A5">
        <w:rPr>
          <w:rFonts w:ascii="Calibri" w:hAnsi="Calibri" w:cs="Arial"/>
          <w:color w:val="000000" w:themeColor="text1"/>
        </w:rPr>
        <w:tab/>
      </w:r>
      <w:r w:rsidRPr="00AE23A5">
        <w:rPr>
          <w:rFonts w:ascii="Calibri" w:eastAsia="굴림" w:hAnsi="Calibri" w:cs="굴림"/>
          <w:b/>
          <w:color w:val="000000" w:themeColor="text1"/>
          <w:lang w:eastAsia="ko-KR"/>
        </w:rPr>
        <w:t>Designer</w:t>
      </w:r>
      <w:r w:rsidRPr="00AE23A5">
        <w:rPr>
          <w:rFonts w:ascii="Calibri" w:eastAsia="굴림" w:hAnsi="Calibri" w:cs="굴림"/>
          <w:color w:val="000000" w:themeColor="text1"/>
          <w:lang w:eastAsia="ko-KR"/>
        </w:rPr>
        <w:t xml:space="preserve"> will plan in accordance with </w:t>
      </w:r>
      <w:r w:rsidRPr="00AE23A5">
        <w:rPr>
          <w:rFonts w:ascii="Calibri" w:eastAsia="굴림" w:hAnsi="Calibri" w:cs="굴림"/>
          <w:b/>
          <w:color w:val="000000" w:themeColor="text1"/>
          <w:lang w:eastAsia="ko-KR"/>
        </w:rPr>
        <w:t>Client</w:t>
      </w:r>
      <w:r w:rsidRPr="00AE23A5">
        <w:rPr>
          <w:rFonts w:ascii="Calibri" w:eastAsia="굴림" w:hAnsi="Calibri" w:cs="굴림"/>
          <w:color w:val="000000" w:themeColor="text1"/>
          <w:lang w:eastAsia="ko-KR"/>
        </w:rPr>
        <w:t xml:space="preserve"> to visit Seoul (South Korea), to perform his design work and when it may be necessary for completing the </w:t>
      </w:r>
      <w:r w:rsidRPr="00AE23A5">
        <w:rPr>
          <w:rFonts w:ascii="Calibri" w:eastAsia="굴림" w:hAnsi="Calibri" w:cs="굴림"/>
          <w:b/>
          <w:color w:val="000000" w:themeColor="text1"/>
          <w:lang w:eastAsia="ko-KR"/>
        </w:rPr>
        <w:t>Work</w:t>
      </w:r>
      <w:r w:rsidRPr="00AE23A5">
        <w:rPr>
          <w:rFonts w:ascii="Calibri" w:eastAsia="굴림" w:hAnsi="Calibri" w:cs="굴림"/>
          <w:color w:val="000000" w:themeColor="text1"/>
          <w:lang w:eastAsia="ko-KR"/>
        </w:rPr>
        <w:t>.</w:t>
      </w:r>
    </w:p>
    <w:p w14:paraId="11B099A1" w14:textId="77777777" w:rsidR="00327204" w:rsidRPr="00AE23A5" w:rsidRDefault="00327204">
      <w:pPr>
        <w:ind w:right="283"/>
        <w:jc w:val="both"/>
        <w:rPr>
          <w:rFonts w:ascii="Calibri" w:hAnsi="Calibri" w:cs="Arial"/>
          <w:color w:val="000000" w:themeColor="text1"/>
          <w:lang w:eastAsia="ko-KR"/>
        </w:rPr>
      </w:pPr>
    </w:p>
    <w:p w14:paraId="3F0281EA" w14:textId="77777777"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10</w:t>
      </w:r>
      <w:r w:rsidRPr="00AE23A5">
        <w:rPr>
          <w:rFonts w:ascii="Calibri" w:hAnsi="Calibri" w:cs="Arial"/>
          <w:color w:val="000000" w:themeColor="text1"/>
        </w:rPr>
        <w:t>.</w:t>
      </w:r>
      <w:r w:rsidRPr="00AE23A5">
        <w:rPr>
          <w:rFonts w:ascii="Calibri" w:hAnsi="Calibri" w:cs="Arial"/>
          <w:color w:val="000000" w:themeColor="text1"/>
          <w:lang w:eastAsia="ko-KR"/>
        </w:rPr>
        <w:t>2</w:t>
      </w:r>
      <w:r w:rsidRPr="00AE23A5">
        <w:rPr>
          <w:rFonts w:ascii="Calibri" w:hAnsi="Calibri" w:cs="Arial"/>
          <w:color w:val="000000" w:themeColor="text1"/>
        </w:rPr>
        <w:tab/>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will reimburse </w:t>
      </w:r>
      <w:r w:rsidRPr="00AE23A5">
        <w:rPr>
          <w:rFonts w:ascii="Calibri" w:hAnsi="Calibri" w:cs="Arial"/>
          <w:color w:val="000000" w:themeColor="text1"/>
          <w:lang w:eastAsia="ko-KR"/>
        </w:rPr>
        <w:t xml:space="preserve">the </w:t>
      </w:r>
      <w:r w:rsidRPr="00AE23A5">
        <w:rPr>
          <w:rFonts w:ascii="Calibri" w:hAnsi="Calibri" w:cs="Arial"/>
          <w:b/>
          <w:color w:val="000000" w:themeColor="text1"/>
        </w:rPr>
        <w:t>Designer</w:t>
      </w:r>
      <w:r w:rsidRPr="00AE23A5">
        <w:rPr>
          <w:rFonts w:ascii="Calibri" w:hAnsi="Calibri" w:cs="Arial"/>
          <w:color w:val="000000" w:themeColor="text1"/>
        </w:rPr>
        <w:t xml:space="preserve"> the requested and approved travel to </w:t>
      </w:r>
      <w:r w:rsidRPr="00AE23A5">
        <w:rPr>
          <w:rFonts w:ascii="Calibri" w:hAnsi="Calibri" w:cs="Arial"/>
          <w:color w:val="000000" w:themeColor="text1"/>
          <w:lang w:eastAsia="ko-KR"/>
        </w:rPr>
        <w:t>South</w:t>
      </w:r>
      <w:r w:rsidRPr="00AE23A5">
        <w:rPr>
          <w:rFonts w:ascii="Calibri" w:hAnsi="Calibri" w:cs="Arial"/>
          <w:color w:val="000000" w:themeColor="text1"/>
        </w:rPr>
        <w:t xml:space="preserve"> Korea</w:t>
      </w:r>
      <w:r w:rsidRPr="00AE23A5">
        <w:rPr>
          <w:rFonts w:ascii="Calibri" w:hAnsi="Calibri" w:cs="Arial"/>
          <w:color w:val="000000" w:themeColor="text1"/>
          <w:lang w:eastAsia="ko-KR"/>
        </w:rPr>
        <w:t>, in the approved way.</w:t>
      </w:r>
    </w:p>
    <w:p w14:paraId="5E3ED256" w14:textId="77777777" w:rsidR="00327204" w:rsidRPr="00AE23A5" w:rsidRDefault="00327204">
      <w:pPr>
        <w:spacing w:line="276" w:lineRule="auto"/>
        <w:ind w:left="709" w:right="283" w:hanging="709"/>
        <w:jc w:val="both"/>
        <w:rPr>
          <w:rFonts w:ascii="Calibri" w:hAnsi="Calibri" w:cs="Arial"/>
          <w:color w:val="000000" w:themeColor="text1"/>
          <w:lang w:eastAsia="ko-KR"/>
        </w:rPr>
      </w:pPr>
    </w:p>
    <w:p w14:paraId="2B180F66" w14:textId="3A726AAE"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ab/>
        <w:t xml:space="preserve">Dedicated </w:t>
      </w:r>
      <w:proofErr w:type="gramStart"/>
      <w:r w:rsidRPr="00AE23A5">
        <w:rPr>
          <w:rFonts w:ascii="Calibri" w:hAnsi="Calibri" w:cs="Arial"/>
          <w:color w:val="000000" w:themeColor="text1"/>
          <w:lang w:eastAsia="ko-KR"/>
        </w:rPr>
        <w:t xml:space="preserve">Trip  </w:t>
      </w:r>
      <w:r w:rsidRPr="00AE23A5">
        <w:rPr>
          <w:rFonts w:ascii="Calibri" w:hAnsi="Calibri" w:cs="Arial"/>
          <w:color w:val="000000" w:themeColor="text1"/>
          <w:sz w:val="16"/>
          <w:lang w:eastAsia="ko-KR"/>
        </w:rPr>
        <w:t>(</w:t>
      </w:r>
      <w:proofErr w:type="gramEnd"/>
      <w:r w:rsidRPr="00AE23A5">
        <w:rPr>
          <w:rFonts w:ascii="Calibri" w:hAnsi="Calibri" w:cs="Arial"/>
          <w:color w:val="000000" w:themeColor="text1"/>
          <w:sz w:val="16"/>
          <w:lang w:eastAsia="ko-KR"/>
        </w:rPr>
        <w:t>Requested and planned by the Client)</w:t>
      </w:r>
    </w:p>
    <w:p w14:paraId="551393F2" w14:textId="4E5FD8CA"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ab/>
        <w:t xml:space="preserve">- Flight ticket: </w:t>
      </w:r>
      <w:r w:rsidR="008A4F5D" w:rsidRPr="00AE23A5">
        <w:rPr>
          <w:rFonts w:ascii="Calibri" w:hAnsi="Calibri" w:cs="Arial"/>
          <w:color w:val="000000" w:themeColor="text1"/>
          <w:lang w:eastAsia="ko-KR"/>
        </w:rPr>
        <w:t>Lufthansa Business</w:t>
      </w:r>
    </w:p>
    <w:p w14:paraId="6B1F8739" w14:textId="4E7DF06B"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ab/>
        <w:t xml:space="preserve">- </w:t>
      </w:r>
      <w:r w:rsidR="00C133E2" w:rsidRPr="00AE23A5">
        <w:rPr>
          <w:rFonts w:ascii="Calibri" w:hAnsi="Calibri" w:cs="Arial" w:hint="eastAsia"/>
          <w:color w:val="000000" w:themeColor="text1"/>
          <w:lang w:eastAsia="ko-KR"/>
        </w:rPr>
        <w:t>Lodging and meal expenses</w:t>
      </w:r>
    </w:p>
    <w:p w14:paraId="43B087DF" w14:textId="77777777" w:rsidR="00327204" w:rsidRPr="00AE23A5" w:rsidRDefault="00327204">
      <w:pPr>
        <w:spacing w:line="276" w:lineRule="auto"/>
        <w:ind w:right="283"/>
        <w:jc w:val="both"/>
        <w:rPr>
          <w:rFonts w:ascii="Calibri" w:hAnsi="Calibri" w:cs="Arial"/>
          <w:color w:val="000000" w:themeColor="text1"/>
          <w:lang w:eastAsia="ko-KR"/>
        </w:rPr>
      </w:pPr>
    </w:p>
    <w:p w14:paraId="66594B6E" w14:textId="77777777" w:rsidR="00327204" w:rsidRPr="00AE23A5" w:rsidRDefault="00487881">
      <w:pPr>
        <w:spacing w:line="276" w:lineRule="auto"/>
        <w:ind w:right="283"/>
        <w:jc w:val="both"/>
        <w:rPr>
          <w:rFonts w:ascii="Calibri" w:hAnsi="Calibri" w:cs="Arial"/>
          <w:b/>
          <w:color w:val="000000" w:themeColor="text1"/>
          <w:u w:val="single"/>
        </w:rPr>
      </w:pPr>
      <w:r w:rsidRPr="00AE23A5">
        <w:rPr>
          <w:rFonts w:ascii="Calibri" w:hAnsi="Calibri" w:cs="Arial"/>
          <w:color w:val="000000" w:themeColor="text1"/>
          <w:lang w:eastAsia="ko-KR"/>
        </w:rPr>
        <w:t>11.</w:t>
      </w:r>
      <w:r w:rsidRPr="00AE23A5">
        <w:rPr>
          <w:rFonts w:ascii="Calibri" w:hAnsi="Calibri" w:cs="Arial"/>
          <w:color w:val="000000" w:themeColor="text1"/>
          <w:lang w:eastAsia="ko-KR"/>
        </w:rPr>
        <w:tab/>
      </w:r>
      <w:r w:rsidRPr="00AE23A5">
        <w:rPr>
          <w:rFonts w:ascii="Calibri" w:hAnsi="Calibri" w:cs="Arial"/>
          <w:b/>
          <w:color w:val="000000" w:themeColor="text1"/>
          <w:u w:val="single"/>
        </w:rPr>
        <w:t>Records and Accounts; Inspections</w:t>
      </w:r>
    </w:p>
    <w:p w14:paraId="0AAF9780" w14:textId="77777777" w:rsidR="00327204" w:rsidRPr="00AE23A5" w:rsidRDefault="00327204">
      <w:pPr>
        <w:spacing w:line="276" w:lineRule="auto"/>
        <w:ind w:right="283"/>
        <w:jc w:val="both"/>
        <w:rPr>
          <w:rFonts w:ascii="Calibri" w:hAnsi="Calibri" w:cs="Arial"/>
          <w:color w:val="000000" w:themeColor="text1"/>
          <w:lang w:eastAsia="ko-KR"/>
        </w:rPr>
      </w:pPr>
    </w:p>
    <w:p w14:paraId="0D53C97E" w14:textId="77777777"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11.1</w:t>
      </w:r>
      <w:r w:rsidRPr="00AE23A5">
        <w:rPr>
          <w:rFonts w:ascii="Calibri" w:hAnsi="Calibri" w:cs="Arial"/>
          <w:color w:val="000000" w:themeColor="text1"/>
          <w:lang w:eastAsia="ko-KR"/>
        </w:rPr>
        <w:tab/>
        <w:t xml:space="preserve">Within thirty days after the end of March, June, September and December in each year,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shall deliver to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an account of all </w:t>
      </w:r>
      <w:r w:rsidRPr="00AE23A5">
        <w:rPr>
          <w:rFonts w:ascii="Calibri" w:hAnsi="Calibri" w:cs="Arial"/>
          <w:b/>
          <w:color w:val="000000" w:themeColor="text1"/>
          <w:lang w:eastAsia="ko-KR"/>
        </w:rPr>
        <w:t>Products</w:t>
      </w:r>
      <w:r w:rsidRPr="00AE23A5">
        <w:rPr>
          <w:rFonts w:ascii="Calibri" w:hAnsi="Calibri" w:cs="Arial"/>
          <w:color w:val="000000" w:themeColor="text1"/>
          <w:lang w:eastAsia="ko-KR"/>
        </w:rPr>
        <w:t xml:space="preserve"> sold in the reference three-month period, as well as the royalties accrued in favour of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in the same period.</w:t>
      </w:r>
    </w:p>
    <w:p w14:paraId="62659EE5" w14:textId="77777777" w:rsidR="00327204" w:rsidRPr="00AE23A5" w:rsidRDefault="00327204">
      <w:pPr>
        <w:spacing w:line="276" w:lineRule="auto"/>
        <w:ind w:left="709" w:right="283" w:hanging="709"/>
        <w:jc w:val="both"/>
        <w:rPr>
          <w:rFonts w:ascii="Calibri" w:hAnsi="Calibri" w:cs="Arial"/>
          <w:color w:val="000000" w:themeColor="text1"/>
          <w:lang w:eastAsia="ko-KR"/>
        </w:rPr>
      </w:pPr>
    </w:p>
    <w:p w14:paraId="6F8D92E7" w14:textId="77777777"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11.2</w:t>
      </w:r>
      <w:r w:rsidRPr="00AE23A5">
        <w:rPr>
          <w:rFonts w:ascii="Calibri" w:hAnsi="Calibri" w:cs="Arial"/>
          <w:color w:val="000000" w:themeColor="text1"/>
          <w:lang w:eastAsia="ko-KR"/>
        </w:rPr>
        <w:tab/>
        <w:t xml:space="preserve">Based on the above data,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shall issue an invoice, in the name of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shall pay such invoice by bank transfer within 30 days of receipt thereof. </w:t>
      </w:r>
    </w:p>
    <w:p w14:paraId="25498E59" w14:textId="77777777" w:rsidR="00327204" w:rsidRPr="00AE23A5" w:rsidRDefault="00327204">
      <w:pPr>
        <w:spacing w:line="276" w:lineRule="auto"/>
        <w:ind w:right="283"/>
        <w:jc w:val="both"/>
        <w:rPr>
          <w:rFonts w:ascii="Calibri" w:hAnsi="Calibri" w:cs="Arial"/>
          <w:color w:val="000000" w:themeColor="text1"/>
          <w:lang w:eastAsia="ko-KR"/>
        </w:rPr>
      </w:pPr>
    </w:p>
    <w:p w14:paraId="11E6AB80" w14:textId="77777777"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11.3</w:t>
      </w:r>
      <w:r w:rsidRPr="00AE23A5">
        <w:rPr>
          <w:rFonts w:ascii="Calibri" w:hAnsi="Calibri" w:cs="Arial"/>
          <w:color w:val="000000" w:themeColor="text1"/>
          <w:lang w:eastAsia="ko-KR"/>
        </w:rPr>
        <w:tab/>
        <w:t xml:space="preserve">In the event of any delay caused by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’s accountability in the payment of royalties,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shall pay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the interest at the rate of 3% a year.</w:t>
      </w:r>
    </w:p>
    <w:p w14:paraId="594E05B2" w14:textId="77777777" w:rsidR="00327204" w:rsidRPr="00AE23A5" w:rsidRDefault="00327204">
      <w:pPr>
        <w:spacing w:line="276" w:lineRule="auto"/>
        <w:ind w:left="709" w:right="283" w:hanging="709"/>
        <w:jc w:val="both"/>
        <w:rPr>
          <w:rFonts w:ascii="Calibri" w:hAnsi="Calibri" w:cs="Arial"/>
          <w:color w:val="000000" w:themeColor="text1"/>
          <w:lang w:eastAsia="ko-KR"/>
        </w:rPr>
      </w:pPr>
    </w:p>
    <w:p w14:paraId="213D6059" w14:textId="77777777" w:rsidR="00327204" w:rsidRPr="00AE23A5" w:rsidRDefault="00327204">
      <w:pPr>
        <w:spacing w:line="276" w:lineRule="auto"/>
        <w:ind w:left="709" w:right="283" w:hanging="709"/>
        <w:jc w:val="both"/>
        <w:rPr>
          <w:rFonts w:ascii="Calibri" w:hAnsi="Calibri" w:cs="Arial"/>
          <w:color w:val="000000" w:themeColor="text1"/>
          <w:lang w:eastAsia="ko-KR"/>
        </w:rPr>
      </w:pPr>
    </w:p>
    <w:p w14:paraId="4AA5F246" w14:textId="77777777" w:rsidR="00327204" w:rsidRPr="00AE23A5" w:rsidRDefault="00327204">
      <w:pPr>
        <w:spacing w:line="276" w:lineRule="auto"/>
        <w:ind w:left="709" w:right="283" w:hanging="709"/>
        <w:jc w:val="both"/>
        <w:rPr>
          <w:rFonts w:ascii="Calibri" w:hAnsi="Calibri" w:cs="Arial"/>
          <w:color w:val="000000" w:themeColor="text1"/>
          <w:lang w:eastAsia="ko-KR"/>
        </w:rPr>
      </w:pPr>
    </w:p>
    <w:p w14:paraId="5B4C4D42" w14:textId="77777777"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11.4</w:t>
      </w:r>
      <w:r w:rsidRPr="00AE23A5">
        <w:rPr>
          <w:rFonts w:ascii="Calibri" w:hAnsi="Calibri" w:cs="Arial"/>
          <w:color w:val="000000" w:themeColor="text1"/>
          <w:lang w:eastAsia="ko-KR"/>
        </w:rPr>
        <w:tab/>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may verify the invoices, information and data necessary to calculate the royalties or have them verified by any third person.</w:t>
      </w:r>
    </w:p>
    <w:p w14:paraId="193CB10C" w14:textId="77777777"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ab/>
        <w:t xml:space="preserve">The costs relating to any such inspection shall be borne by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unless it appears, during such inspections, that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committed irregularities in calculating royalties. Should this be the case, the above costs shall be borne by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w:t>
      </w:r>
    </w:p>
    <w:p w14:paraId="4860EB8E" w14:textId="77777777" w:rsidR="00327204" w:rsidRPr="00AE23A5" w:rsidRDefault="00327204">
      <w:pPr>
        <w:spacing w:line="276" w:lineRule="auto"/>
        <w:ind w:left="709" w:right="283" w:hanging="709"/>
        <w:jc w:val="both"/>
        <w:rPr>
          <w:rFonts w:ascii="Calibri" w:hAnsi="Calibri" w:cs="Arial"/>
          <w:color w:val="000000" w:themeColor="text1"/>
          <w:lang w:eastAsia="ko-KR"/>
        </w:rPr>
      </w:pPr>
    </w:p>
    <w:p w14:paraId="49398A64" w14:textId="77777777" w:rsidR="00327204" w:rsidRPr="00AE23A5" w:rsidRDefault="00327204">
      <w:pPr>
        <w:spacing w:line="276" w:lineRule="auto"/>
        <w:ind w:right="283"/>
        <w:jc w:val="both"/>
        <w:rPr>
          <w:rFonts w:ascii="Calibri" w:hAnsi="Calibri" w:cs="Arial"/>
          <w:color w:val="000000" w:themeColor="text1"/>
          <w:lang w:eastAsia="ko-KR"/>
        </w:rPr>
      </w:pPr>
    </w:p>
    <w:p w14:paraId="3F7EF612" w14:textId="77777777" w:rsidR="00327204" w:rsidRPr="00AE23A5" w:rsidRDefault="00487881">
      <w:pPr>
        <w:ind w:left="709" w:right="283" w:hanging="709"/>
        <w:jc w:val="both"/>
        <w:rPr>
          <w:rFonts w:ascii="Calibri" w:hAnsi="Calibri" w:cs="Arial"/>
          <w:b/>
          <w:color w:val="000000" w:themeColor="text1"/>
          <w:u w:val="single"/>
          <w:lang w:eastAsia="ko-KR"/>
        </w:rPr>
      </w:pPr>
      <w:r w:rsidRPr="00AE23A5">
        <w:rPr>
          <w:rFonts w:ascii="Calibri" w:hAnsi="Calibri" w:cs="Arial"/>
          <w:b/>
          <w:color w:val="000000" w:themeColor="text1"/>
        </w:rPr>
        <w:t>1</w:t>
      </w:r>
      <w:r w:rsidRPr="00AE23A5">
        <w:rPr>
          <w:rFonts w:ascii="Calibri" w:hAnsi="Calibri" w:cs="Arial"/>
          <w:b/>
          <w:color w:val="000000" w:themeColor="text1"/>
          <w:lang w:eastAsia="ko-KR"/>
        </w:rPr>
        <w:t>2</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Assignment of License; Sub-licenses</w:t>
      </w:r>
    </w:p>
    <w:p w14:paraId="04B2DEEB" w14:textId="77777777" w:rsidR="00327204" w:rsidRPr="00AE23A5" w:rsidRDefault="00327204">
      <w:pPr>
        <w:ind w:right="283"/>
        <w:jc w:val="both"/>
        <w:rPr>
          <w:rFonts w:ascii="Calibri" w:hAnsi="Calibri" w:cs="Arial"/>
          <w:b/>
          <w:color w:val="000000" w:themeColor="text1"/>
          <w:u w:val="single"/>
          <w:lang w:eastAsia="ko-KR"/>
        </w:rPr>
      </w:pPr>
    </w:p>
    <w:p w14:paraId="5D1E90B2"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lastRenderedPageBreak/>
        <w:t>1</w:t>
      </w:r>
      <w:r w:rsidRPr="00AE23A5">
        <w:rPr>
          <w:rFonts w:ascii="Calibri" w:hAnsi="Calibri" w:cs="Arial"/>
          <w:color w:val="000000" w:themeColor="text1"/>
          <w:lang w:eastAsia="ko-KR"/>
        </w:rPr>
        <w:t>2</w:t>
      </w:r>
      <w:r w:rsidRPr="00AE23A5">
        <w:rPr>
          <w:rFonts w:ascii="Calibri" w:hAnsi="Calibri" w:cs="Arial"/>
          <w:color w:val="000000" w:themeColor="text1"/>
        </w:rPr>
        <w:t>.1</w:t>
      </w:r>
      <w:r w:rsidRPr="00AE23A5">
        <w:rPr>
          <w:rFonts w:ascii="Calibri" w:hAnsi="Calibri" w:cs="Arial"/>
          <w:color w:val="000000" w:themeColor="text1"/>
        </w:rPr>
        <w:tab/>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hereunder may not be assigned and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w:t>
      </w:r>
      <w:r w:rsidRPr="00AE23A5">
        <w:rPr>
          <w:rFonts w:ascii="Calibri" w:hAnsi="Calibri" w:cs="Arial"/>
          <w:color w:val="000000" w:themeColor="text1"/>
        </w:rPr>
        <w:t xml:space="preserve">may not assign to third Parties its rights and obligations under this Agreement, nor grant any sublicenses without the prior written consent of </w:t>
      </w:r>
      <w:r w:rsidRPr="00AE23A5">
        <w:rPr>
          <w:rFonts w:ascii="Calibri" w:hAnsi="Calibri" w:cs="Arial"/>
          <w:b/>
          <w:color w:val="000000" w:themeColor="text1"/>
        </w:rPr>
        <w:t>Designer</w:t>
      </w:r>
      <w:r w:rsidRPr="00AE23A5">
        <w:rPr>
          <w:rFonts w:ascii="Calibri" w:hAnsi="Calibri" w:cs="Arial"/>
          <w:color w:val="000000" w:themeColor="text1"/>
        </w:rPr>
        <w:t>, which will not be unreasonably withheld.</w:t>
      </w:r>
    </w:p>
    <w:p w14:paraId="78A1E6C2" w14:textId="77777777" w:rsidR="00327204" w:rsidRPr="00AE23A5" w:rsidRDefault="00327204">
      <w:pPr>
        <w:ind w:right="283"/>
        <w:jc w:val="both"/>
        <w:rPr>
          <w:rFonts w:ascii="Calibri" w:hAnsi="Calibri" w:cs="Arial"/>
          <w:color w:val="000000" w:themeColor="text1"/>
          <w:lang w:eastAsia="ko-KR"/>
        </w:rPr>
      </w:pPr>
    </w:p>
    <w:p w14:paraId="761EA878" w14:textId="77777777"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rPr>
        <w:t>1</w:t>
      </w:r>
      <w:r w:rsidRPr="00AE23A5">
        <w:rPr>
          <w:rFonts w:ascii="Calibri" w:hAnsi="Calibri" w:cs="Arial"/>
          <w:color w:val="000000" w:themeColor="text1"/>
          <w:lang w:eastAsia="ko-KR"/>
        </w:rPr>
        <w:t>2</w:t>
      </w:r>
      <w:r w:rsidRPr="00AE23A5">
        <w:rPr>
          <w:rFonts w:ascii="Calibri" w:hAnsi="Calibri" w:cs="Arial"/>
          <w:color w:val="000000" w:themeColor="text1"/>
        </w:rPr>
        <w:t>.2</w:t>
      </w:r>
      <w:r w:rsidRPr="00AE23A5">
        <w:rPr>
          <w:rFonts w:ascii="Calibri" w:hAnsi="Calibri" w:cs="Arial"/>
          <w:color w:val="000000" w:themeColor="text1"/>
        </w:rPr>
        <w:tab/>
      </w:r>
      <w:r w:rsidRPr="00AE23A5">
        <w:rPr>
          <w:rFonts w:ascii="Calibri" w:hAnsi="Calibri" w:cs="Arial"/>
          <w:b/>
          <w:color w:val="000000" w:themeColor="text1"/>
          <w:lang w:eastAsia="ko-KR"/>
        </w:rPr>
        <w:t>Designer</w:t>
      </w:r>
      <w:r w:rsidRPr="00AE23A5">
        <w:rPr>
          <w:rFonts w:ascii="Calibri" w:hAnsi="Calibri" w:cs="Arial"/>
          <w:color w:val="000000" w:themeColor="text1"/>
        </w:rPr>
        <w:t xml:space="preserve"> may not assign this Agreement to any third party without the prior written consent of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which will not be unreasonably withheld. </w:t>
      </w:r>
      <w:r w:rsidRPr="00AE23A5">
        <w:rPr>
          <w:rFonts w:ascii="Calibri" w:hAnsi="Calibri" w:cs="Arial"/>
          <w:color w:val="000000" w:themeColor="text1"/>
          <w:lang w:eastAsia="ko-KR"/>
        </w:rPr>
        <w:t>N</w:t>
      </w:r>
      <w:r w:rsidRPr="00AE23A5">
        <w:rPr>
          <w:rFonts w:ascii="Calibri" w:hAnsi="Calibri" w:cs="Arial"/>
          <w:color w:val="000000" w:themeColor="text1"/>
        </w:rPr>
        <w:t>otwithstanding</w:t>
      </w:r>
      <w:r w:rsidRPr="00AE23A5">
        <w:rPr>
          <w:rFonts w:ascii="Calibri" w:hAnsi="Calibri" w:cs="Arial"/>
          <w:color w:val="000000" w:themeColor="text1"/>
          <w:lang w:eastAsia="ko-KR"/>
        </w:rPr>
        <w:t xml:space="preserve"> the above,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shall not assign this agreement to any third party before the final prototype has been approved by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w:t>
      </w:r>
    </w:p>
    <w:p w14:paraId="1131F783" w14:textId="77777777" w:rsidR="00327204" w:rsidRPr="00AE23A5" w:rsidRDefault="00327204">
      <w:pPr>
        <w:spacing w:line="276" w:lineRule="auto"/>
        <w:ind w:left="709" w:right="283" w:hanging="709"/>
        <w:jc w:val="both"/>
        <w:rPr>
          <w:rFonts w:ascii="Calibri" w:hAnsi="Calibri" w:cs="Arial"/>
          <w:color w:val="000000" w:themeColor="text1"/>
          <w:lang w:eastAsia="ko-KR"/>
        </w:rPr>
      </w:pPr>
    </w:p>
    <w:p w14:paraId="44F11011" w14:textId="3936D020" w:rsidR="00327204" w:rsidRPr="00AE23A5" w:rsidRDefault="00487881">
      <w:pPr>
        <w:spacing w:line="276" w:lineRule="auto"/>
        <w:ind w:left="709" w:right="283" w:hanging="709"/>
        <w:jc w:val="both"/>
        <w:rPr>
          <w:rFonts w:ascii="Calibri" w:hAnsi="Calibri" w:cs="Arial"/>
          <w:color w:val="000000" w:themeColor="text1"/>
          <w:lang w:eastAsia="ko-KR"/>
        </w:rPr>
      </w:pPr>
      <w:r w:rsidRPr="00AE23A5">
        <w:rPr>
          <w:rFonts w:ascii="Calibri" w:hAnsi="Calibri" w:cs="Arial"/>
          <w:color w:val="000000" w:themeColor="text1"/>
          <w:lang w:eastAsia="ko-KR"/>
        </w:rPr>
        <w:t>12.3</w:t>
      </w:r>
      <w:r w:rsidR="002718DC" w:rsidRPr="00AE23A5">
        <w:rPr>
          <w:rFonts w:ascii="Calibri" w:hAnsi="Calibri" w:cs="Arial"/>
          <w:color w:val="000000" w:themeColor="text1"/>
          <w:lang w:eastAsia="ko-KR"/>
        </w:rPr>
        <w:tab/>
      </w:r>
      <w:r w:rsidRPr="00AE23A5">
        <w:rPr>
          <w:rFonts w:ascii="Calibri" w:hAnsi="Calibri" w:cs="Arial"/>
          <w:color w:val="000000" w:themeColor="text1"/>
          <w:lang w:eastAsia="ko-KR"/>
        </w:rPr>
        <w:tab/>
        <w:t xml:space="preserve">In the event of death of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w:t>
      </w:r>
      <w:ins w:id="102" w:author="윤현정 (Hyunjeong Yoon)" w:date="2024-12-23T14:04:00Z">
        <w:r w:rsidR="00A2515D">
          <w:t>this Agreement shall be terminated.</w:t>
        </w:r>
      </w:ins>
      <w:del w:id="103" w:author="윤현정 (Hyunjeong Yoon)" w:date="2024-12-23T14:04:00Z">
        <w:r w:rsidRPr="00AE23A5" w:rsidDel="00A2515D">
          <w:rPr>
            <w:rFonts w:ascii="Calibri" w:hAnsi="Calibri" w:cs="Arial"/>
            <w:color w:val="000000" w:themeColor="text1"/>
            <w:lang w:eastAsia="ko-KR"/>
          </w:rPr>
          <w:delText>any and all rights hereunder, including the right to be paid royalties, will be transferred to his heirs and assigns.</w:delText>
        </w:r>
      </w:del>
    </w:p>
    <w:p w14:paraId="6F022DD8" w14:textId="77777777" w:rsidR="00327204" w:rsidRPr="00AE23A5" w:rsidRDefault="00327204">
      <w:pPr>
        <w:spacing w:line="276" w:lineRule="auto"/>
        <w:ind w:right="283"/>
        <w:jc w:val="both"/>
        <w:rPr>
          <w:rFonts w:ascii="Calibri" w:hAnsi="Calibri" w:cs="Arial"/>
          <w:color w:val="000000" w:themeColor="text1"/>
          <w:lang w:eastAsia="ko-KR"/>
        </w:rPr>
      </w:pPr>
    </w:p>
    <w:p w14:paraId="41A5B739" w14:textId="77777777" w:rsidR="00327204" w:rsidRPr="00AE23A5" w:rsidRDefault="00327204">
      <w:pPr>
        <w:spacing w:line="276" w:lineRule="auto"/>
        <w:ind w:left="709" w:right="283" w:hanging="709"/>
        <w:jc w:val="both"/>
        <w:rPr>
          <w:rFonts w:ascii="Calibri" w:hAnsi="Calibri" w:cs="Arial"/>
          <w:color w:val="000000" w:themeColor="text1"/>
          <w:lang w:eastAsia="ko-KR"/>
        </w:rPr>
      </w:pPr>
    </w:p>
    <w:p w14:paraId="0D72D403" w14:textId="77777777" w:rsidR="00327204" w:rsidRPr="00AE23A5" w:rsidRDefault="00487881">
      <w:pPr>
        <w:ind w:right="283"/>
        <w:jc w:val="both"/>
        <w:rPr>
          <w:rFonts w:ascii="Calibri" w:hAnsi="Calibri" w:cs="Arial"/>
          <w:b/>
          <w:color w:val="000000" w:themeColor="text1"/>
          <w:u w:val="single"/>
        </w:rPr>
      </w:pPr>
      <w:r w:rsidRPr="00AE23A5">
        <w:rPr>
          <w:rFonts w:ascii="Calibri" w:hAnsi="Calibri" w:cs="Arial"/>
          <w:b/>
          <w:color w:val="000000" w:themeColor="text1"/>
        </w:rPr>
        <w:t>1</w:t>
      </w:r>
      <w:r w:rsidRPr="00AE23A5">
        <w:rPr>
          <w:rFonts w:ascii="Calibri" w:hAnsi="Calibri" w:cs="Arial"/>
          <w:b/>
          <w:color w:val="000000" w:themeColor="text1"/>
          <w:lang w:eastAsia="ko-KR"/>
        </w:rPr>
        <w:t>3</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Product Quality</w:t>
      </w:r>
    </w:p>
    <w:p w14:paraId="093C2373" w14:textId="77777777" w:rsidR="00327204" w:rsidRPr="00AE23A5" w:rsidRDefault="00327204">
      <w:pPr>
        <w:ind w:right="283"/>
        <w:jc w:val="both"/>
        <w:rPr>
          <w:rFonts w:ascii="Calibri" w:hAnsi="Calibri" w:cs="Arial"/>
          <w:b/>
          <w:color w:val="000000" w:themeColor="text1"/>
          <w:u w:val="single"/>
          <w:lang w:eastAsia="ko-KR"/>
        </w:rPr>
      </w:pPr>
    </w:p>
    <w:p w14:paraId="6328BAA2" w14:textId="3F6B1D8A" w:rsidR="00327204" w:rsidRPr="00AE23A5" w:rsidDel="00AF3BFC" w:rsidRDefault="00487881">
      <w:pPr>
        <w:ind w:left="709" w:right="283" w:hanging="709"/>
        <w:jc w:val="both"/>
        <w:rPr>
          <w:del w:id="104" w:author="윤현정 (Hyunjeong Yoon)" w:date="2024-12-23T17:09:00Z"/>
          <w:rFonts w:ascii="Calibri" w:hAnsi="Calibri" w:cs="Arial"/>
          <w:color w:val="000000" w:themeColor="text1"/>
        </w:rPr>
      </w:pPr>
      <w:del w:id="105" w:author="윤현정 (Hyunjeong Yoon)" w:date="2024-12-23T17:09:00Z">
        <w:r w:rsidRPr="00AE23A5" w:rsidDel="00AF3BFC">
          <w:rPr>
            <w:rFonts w:ascii="Calibri" w:hAnsi="Calibri" w:cs="Arial"/>
            <w:color w:val="000000" w:themeColor="text1"/>
          </w:rPr>
          <w:delText>1</w:delText>
        </w:r>
        <w:r w:rsidRPr="00AE23A5" w:rsidDel="00AF3BFC">
          <w:rPr>
            <w:rFonts w:ascii="Calibri" w:hAnsi="Calibri" w:cs="Arial"/>
            <w:color w:val="000000" w:themeColor="text1"/>
            <w:lang w:eastAsia="ko-KR"/>
          </w:rPr>
          <w:delText>3</w:delText>
        </w:r>
        <w:r w:rsidRPr="00AE23A5" w:rsidDel="00AF3BFC">
          <w:rPr>
            <w:rFonts w:ascii="Calibri" w:hAnsi="Calibri" w:cs="Arial"/>
            <w:color w:val="000000" w:themeColor="text1"/>
          </w:rPr>
          <w:delText>.1</w:delText>
        </w:r>
        <w:r w:rsidRPr="00AE23A5" w:rsidDel="00AF3BFC">
          <w:rPr>
            <w:rFonts w:ascii="Calibri" w:hAnsi="Calibri" w:cs="Arial"/>
            <w:color w:val="000000" w:themeColor="text1"/>
          </w:rPr>
          <w:tab/>
        </w:r>
      </w:del>
      <w:del w:id="106" w:author="윤현정 (Hyunjeong Yoon)" w:date="2024-12-23T14:21:00Z">
        <w:r w:rsidRPr="00AE23A5" w:rsidDel="001825A9">
          <w:rPr>
            <w:rFonts w:ascii="Calibri" w:hAnsi="Calibri" w:cs="Arial"/>
            <w:b/>
            <w:color w:val="000000" w:themeColor="text1"/>
          </w:rPr>
          <w:delText>Designer</w:delText>
        </w:r>
        <w:r w:rsidRPr="00AE23A5" w:rsidDel="001825A9">
          <w:rPr>
            <w:rFonts w:ascii="Calibri" w:hAnsi="Calibri" w:cs="Arial"/>
            <w:color w:val="000000" w:themeColor="text1"/>
          </w:rPr>
          <w:delText xml:space="preserve"> may at any time, through its representatives, control the quality of the Product and verify whether they correspond to the </w:delText>
        </w:r>
        <w:r w:rsidRPr="00AE23A5" w:rsidDel="001825A9">
          <w:rPr>
            <w:rFonts w:ascii="Calibri" w:hAnsi="Calibri" w:cs="Arial"/>
            <w:b/>
            <w:color w:val="000000" w:themeColor="text1"/>
          </w:rPr>
          <w:delText>Work</w:delText>
        </w:r>
        <w:r w:rsidRPr="00AE23A5" w:rsidDel="001825A9">
          <w:rPr>
            <w:rFonts w:ascii="Calibri" w:hAnsi="Calibri" w:cs="Arial"/>
            <w:color w:val="000000" w:themeColor="text1"/>
          </w:rPr>
          <w:delText>.</w:delText>
        </w:r>
      </w:del>
    </w:p>
    <w:p w14:paraId="2C8CBA1C" w14:textId="77777777" w:rsidR="00327204" w:rsidRPr="00AE23A5" w:rsidRDefault="00327204">
      <w:pPr>
        <w:ind w:right="283"/>
        <w:jc w:val="both"/>
        <w:rPr>
          <w:rFonts w:ascii="Calibri" w:hAnsi="Calibri" w:cs="Arial"/>
          <w:color w:val="000000" w:themeColor="text1"/>
          <w:lang w:eastAsia="ko-KR"/>
        </w:rPr>
      </w:pPr>
    </w:p>
    <w:p w14:paraId="2DCC952C"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color w:val="000000" w:themeColor="text1"/>
        </w:rPr>
        <w:t>1</w:t>
      </w:r>
      <w:r w:rsidRPr="00AE23A5">
        <w:rPr>
          <w:rFonts w:ascii="Calibri" w:hAnsi="Calibri" w:cs="Arial"/>
          <w:color w:val="000000" w:themeColor="text1"/>
          <w:lang w:eastAsia="ko-KR"/>
        </w:rPr>
        <w:t>3</w:t>
      </w:r>
      <w:r w:rsidRPr="00AE23A5">
        <w:rPr>
          <w:rFonts w:ascii="Calibri" w:hAnsi="Calibri" w:cs="Arial"/>
          <w:color w:val="000000" w:themeColor="text1"/>
        </w:rPr>
        <w:t>.2</w:t>
      </w:r>
      <w:r w:rsidRPr="00AE23A5">
        <w:rPr>
          <w:rFonts w:ascii="Calibri" w:hAnsi="Calibri" w:cs="Arial"/>
          <w:color w:val="000000" w:themeColor="text1"/>
        </w:rPr>
        <w:tab/>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shall manufacture the </w:t>
      </w:r>
      <w:r w:rsidRPr="00AE23A5">
        <w:rPr>
          <w:rFonts w:ascii="Calibri" w:hAnsi="Calibri" w:cs="Arial"/>
          <w:b/>
          <w:color w:val="000000" w:themeColor="text1"/>
        </w:rPr>
        <w:t>Product</w:t>
      </w:r>
      <w:r w:rsidRPr="00AE23A5">
        <w:rPr>
          <w:rFonts w:ascii="Calibri" w:hAnsi="Calibri" w:cs="Arial"/>
          <w:color w:val="000000" w:themeColor="text1"/>
        </w:rPr>
        <w:t xml:space="preserve"> in accordance with the reasonable quality standards established by the </w:t>
      </w:r>
      <w:r w:rsidRPr="00AE23A5">
        <w:rPr>
          <w:rFonts w:ascii="Calibri" w:hAnsi="Calibri" w:cs="Arial"/>
          <w:b/>
          <w:color w:val="000000" w:themeColor="text1"/>
        </w:rPr>
        <w:t>Parties</w:t>
      </w:r>
      <w:r w:rsidRPr="00AE23A5">
        <w:rPr>
          <w:rFonts w:ascii="Calibri" w:hAnsi="Calibri" w:cs="Arial"/>
          <w:color w:val="000000" w:themeColor="text1"/>
        </w:rPr>
        <w:t>.</w:t>
      </w:r>
    </w:p>
    <w:p w14:paraId="1C837A06" w14:textId="77777777" w:rsidR="00327204" w:rsidRPr="00AE23A5" w:rsidRDefault="00327204">
      <w:pPr>
        <w:ind w:right="283" w:firstLine="709"/>
        <w:jc w:val="both"/>
        <w:rPr>
          <w:rFonts w:ascii="Calibri" w:hAnsi="Calibri" w:cs="Arial"/>
          <w:color w:val="000000" w:themeColor="text1"/>
          <w:lang w:eastAsia="ko-KR"/>
        </w:rPr>
      </w:pPr>
    </w:p>
    <w:p w14:paraId="7AED0521"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color w:val="000000" w:themeColor="text1"/>
        </w:rPr>
        <w:t>1</w:t>
      </w:r>
      <w:r w:rsidRPr="00AE23A5">
        <w:rPr>
          <w:rFonts w:ascii="Calibri" w:hAnsi="Calibri" w:cs="Arial"/>
          <w:color w:val="000000" w:themeColor="text1"/>
          <w:lang w:eastAsia="ko-KR"/>
        </w:rPr>
        <w:t>3</w:t>
      </w:r>
      <w:r w:rsidRPr="00AE23A5">
        <w:rPr>
          <w:rFonts w:ascii="Calibri" w:hAnsi="Calibri" w:cs="Arial"/>
          <w:color w:val="000000" w:themeColor="text1"/>
        </w:rPr>
        <w:t>.3</w:t>
      </w:r>
      <w:r w:rsidRPr="00AE23A5">
        <w:rPr>
          <w:rFonts w:ascii="Calibri" w:hAnsi="Calibri" w:cs="Arial"/>
          <w:color w:val="000000" w:themeColor="text1"/>
          <w:lang w:eastAsia="ko-KR"/>
        </w:rPr>
        <w:tab/>
      </w:r>
      <w:r w:rsidRPr="00AE23A5">
        <w:rPr>
          <w:rFonts w:ascii="Calibri" w:hAnsi="Calibri" w:cs="Arial"/>
          <w:color w:val="000000" w:themeColor="text1"/>
        </w:rPr>
        <w:t xml:space="preserve">During the terms of this Agreement, </w:t>
      </w:r>
      <w:r w:rsidRPr="00AE23A5">
        <w:rPr>
          <w:rFonts w:ascii="Calibri" w:hAnsi="Calibri" w:cs="Arial"/>
          <w:b/>
          <w:color w:val="000000" w:themeColor="text1"/>
        </w:rPr>
        <w:t>Designer</w:t>
      </w:r>
      <w:r w:rsidRPr="00AE23A5">
        <w:rPr>
          <w:rFonts w:ascii="Calibri" w:hAnsi="Calibri" w:cs="Arial"/>
          <w:color w:val="000000" w:themeColor="text1"/>
        </w:rPr>
        <w:t xml:space="preserve"> shall be responsible for damages resulting from defective proprietary information and parts furnished to</w:t>
      </w:r>
      <w:r w:rsidRPr="00AE23A5">
        <w:rPr>
          <w:rFonts w:ascii="Calibri" w:hAnsi="Calibri" w:cs="Arial"/>
          <w:color w:val="000000" w:themeColor="text1"/>
          <w:lang w:eastAsia="ko-KR"/>
        </w:rPr>
        <w:t xml:space="preserve">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by </w:t>
      </w:r>
      <w:r w:rsidRPr="00AE23A5">
        <w:rPr>
          <w:rFonts w:ascii="Calibri" w:hAnsi="Calibri" w:cs="Arial"/>
          <w:b/>
          <w:color w:val="000000" w:themeColor="text1"/>
        </w:rPr>
        <w:t>Designer</w:t>
      </w:r>
      <w:r w:rsidRPr="00AE23A5">
        <w:rPr>
          <w:rFonts w:ascii="Calibri" w:hAnsi="Calibri" w:cs="Arial"/>
          <w:color w:val="000000" w:themeColor="text1"/>
        </w:rPr>
        <w:t>.</w:t>
      </w:r>
    </w:p>
    <w:p w14:paraId="71EAB1BB" w14:textId="77777777" w:rsidR="00327204" w:rsidRPr="00AE23A5" w:rsidRDefault="00327204">
      <w:pPr>
        <w:ind w:left="709" w:right="283" w:hanging="709"/>
        <w:jc w:val="both"/>
        <w:rPr>
          <w:rFonts w:ascii="Calibri" w:hAnsi="Calibri" w:cs="Arial"/>
          <w:color w:val="000000" w:themeColor="text1"/>
          <w:lang w:eastAsia="ko-KR"/>
        </w:rPr>
      </w:pPr>
    </w:p>
    <w:p w14:paraId="51C15AA3" w14:textId="22A40BB4" w:rsidR="00327204" w:rsidRPr="00AE23A5" w:rsidRDefault="00487881" w:rsidP="00C133E2">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1</w:t>
      </w:r>
      <w:r w:rsidRPr="00AE23A5">
        <w:rPr>
          <w:rFonts w:ascii="Calibri" w:hAnsi="Calibri" w:cs="Arial"/>
          <w:color w:val="000000" w:themeColor="text1"/>
          <w:lang w:eastAsia="ko-KR"/>
        </w:rPr>
        <w:t>3</w:t>
      </w:r>
      <w:r w:rsidRPr="00AE23A5">
        <w:rPr>
          <w:rFonts w:ascii="Calibri" w:hAnsi="Calibri" w:cs="Arial"/>
          <w:color w:val="000000" w:themeColor="text1"/>
        </w:rPr>
        <w:t>.</w:t>
      </w:r>
      <w:r w:rsidRPr="00AE23A5">
        <w:rPr>
          <w:rFonts w:ascii="Calibri" w:hAnsi="Calibri" w:cs="Arial"/>
          <w:color w:val="000000" w:themeColor="text1"/>
          <w:lang w:eastAsia="ko-KR"/>
        </w:rPr>
        <w:t>4</w:t>
      </w:r>
      <w:r w:rsidRPr="00AE23A5">
        <w:rPr>
          <w:rFonts w:ascii="Calibri" w:hAnsi="Calibri" w:cs="Arial"/>
          <w:color w:val="000000" w:themeColor="text1"/>
          <w:lang w:eastAsia="ko-KR"/>
        </w:rPr>
        <w:tab/>
      </w:r>
      <w:r w:rsidRPr="00AE23A5">
        <w:rPr>
          <w:rFonts w:ascii="Calibri" w:hAnsi="Calibri" w:cs="Arial"/>
          <w:b/>
          <w:color w:val="000000" w:themeColor="text1"/>
        </w:rPr>
        <w:t>Designer</w:t>
      </w:r>
      <w:r w:rsidRPr="00AE23A5">
        <w:rPr>
          <w:rFonts w:ascii="Calibri" w:hAnsi="Calibri" w:cs="Arial"/>
          <w:color w:val="000000" w:themeColor="text1"/>
        </w:rPr>
        <w:t xml:space="preserve"> shall not be responsible for consequential damages resulting from the faulty application of proprietary information by </w:t>
      </w:r>
      <w:r w:rsidRPr="00AE23A5">
        <w:rPr>
          <w:rFonts w:ascii="Calibri" w:hAnsi="Calibri" w:cs="Arial"/>
          <w:b/>
          <w:color w:val="000000" w:themeColor="text1"/>
          <w:lang w:eastAsia="ko-KR"/>
        </w:rPr>
        <w:t>Client</w:t>
      </w:r>
      <w:r w:rsidRPr="00AE23A5">
        <w:rPr>
          <w:rFonts w:ascii="Calibri" w:hAnsi="Calibri" w:cs="Arial"/>
          <w:color w:val="000000" w:themeColor="text1"/>
        </w:rPr>
        <w:t>.</w:t>
      </w:r>
    </w:p>
    <w:p w14:paraId="01BF07F8" w14:textId="77777777" w:rsidR="00327204" w:rsidRPr="00AE23A5" w:rsidRDefault="00327204">
      <w:pPr>
        <w:ind w:left="709" w:right="283" w:hanging="709"/>
        <w:jc w:val="both"/>
        <w:rPr>
          <w:rFonts w:ascii="Calibri" w:hAnsi="Calibri" w:cs="Arial"/>
          <w:color w:val="000000" w:themeColor="text1"/>
          <w:lang w:eastAsia="ko-KR"/>
        </w:rPr>
      </w:pPr>
    </w:p>
    <w:p w14:paraId="0A61CAD1" w14:textId="77777777" w:rsidR="00C133E2" w:rsidRPr="00AE23A5" w:rsidRDefault="00C133E2">
      <w:pPr>
        <w:ind w:left="709" w:right="283" w:hanging="709"/>
        <w:jc w:val="both"/>
        <w:rPr>
          <w:rFonts w:ascii="Calibri" w:hAnsi="Calibri" w:cs="Arial"/>
          <w:color w:val="000000" w:themeColor="text1"/>
          <w:lang w:eastAsia="ko-KR"/>
        </w:rPr>
      </w:pPr>
    </w:p>
    <w:p w14:paraId="0F4E350B" w14:textId="77777777" w:rsidR="00C133E2" w:rsidRPr="00AE23A5" w:rsidRDefault="00C133E2" w:rsidP="00C133E2">
      <w:pPr>
        <w:ind w:rightChars="141" w:right="282"/>
        <w:jc w:val="both"/>
        <w:rPr>
          <w:rFonts w:ascii="Calibri" w:hAnsi="Calibri" w:cs="Arial"/>
          <w:b/>
          <w:color w:val="000000" w:themeColor="text1"/>
        </w:rPr>
      </w:pPr>
      <w:r w:rsidRPr="00AE23A5">
        <w:rPr>
          <w:rFonts w:ascii="Calibri" w:hAnsi="Calibri" w:cs="Arial"/>
          <w:b/>
          <w:color w:val="000000" w:themeColor="text1"/>
        </w:rPr>
        <w:t>14.</w:t>
      </w:r>
      <w:r w:rsidRPr="00AE23A5">
        <w:rPr>
          <w:rFonts w:ascii="Calibri" w:hAnsi="Calibri" w:cs="Arial"/>
          <w:b/>
          <w:color w:val="000000" w:themeColor="text1"/>
        </w:rPr>
        <w:tab/>
      </w:r>
      <w:r w:rsidRPr="00AE23A5">
        <w:rPr>
          <w:rFonts w:ascii="Calibri" w:hAnsi="Calibri" w:cs="Arial"/>
          <w:b/>
          <w:color w:val="000000" w:themeColor="text1"/>
          <w:u w:val="single"/>
        </w:rPr>
        <w:t>Exclusivity and Work Protection</w:t>
      </w:r>
    </w:p>
    <w:p w14:paraId="4655B1ED" w14:textId="77777777" w:rsidR="00C133E2" w:rsidRPr="00AE23A5" w:rsidRDefault="00C133E2" w:rsidP="00C133E2">
      <w:pPr>
        <w:ind w:rightChars="141" w:right="282"/>
        <w:jc w:val="both"/>
        <w:rPr>
          <w:rFonts w:ascii="Calibri" w:hAnsi="Calibri" w:cs="Arial"/>
          <w:color w:val="000000" w:themeColor="text1"/>
        </w:rPr>
      </w:pPr>
    </w:p>
    <w:p w14:paraId="60979D26" w14:textId="77777777" w:rsidR="00C133E2" w:rsidRPr="00AE23A5" w:rsidRDefault="00C133E2" w:rsidP="004F0247">
      <w:pPr>
        <w:ind w:left="720" w:rightChars="141" w:right="282" w:hanging="720"/>
        <w:jc w:val="both"/>
        <w:rPr>
          <w:rFonts w:ascii="Calibri" w:hAnsi="Calibri" w:cs="Arial"/>
          <w:color w:val="000000" w:themeColor="text1"/>
        </w:rPr>
      </w:pPr>
      <w:r w:rsidRPr="00AE23A5">
        <w:rPr>
          <w:rFonts w:ascii="Calibri" w:hAnsi="Calibri" w:cs="Arial"/>
          <w:color w:val="000000" w:themeColor="text1"/>
        </w:rPr>
        <w:t>14.1</w:t>
      </w:r>
      <w:r w:rsidRPr="00AE23A5">
        <w:rPr>
          <w:rFonts w:ascii="Calibri" w:hAnsi="Calibri" w:cs="Arial"/>
          <w:color w:val="000000" w:themeColor="text1"/>
        </w:rPr>
        <w:tab/>
        <w:t xml:space="preserve">Designer agrees not to realize any works, which are similar to or represent or may represent an imitation of the Work hereunder to any other companies and in any other places. </w:t>
      </w:r>
    </w:p>
    <w:p w14:paraId="3374A2A8" w14:textId="77777777" w:rsidR="00C133E2" w:rsidRPr="00AE23A5" w:rsidRDefault="00C133E2" w:rsidP="00C133E2">
      <w:pPr>
        <w:ind w:rightChars="141" w:right="282"/>
        <w:jc w:val="both"/>
        <w:rPr>
          <w:rFonts w:ascii="Calibri" w:hAnsi="Calibri" w:cs="Arial"/>
          <w:color w:val="000000" w:themeColor="text1"/>
        </w:rPr>
      </w:pPr>
    </w:p>
    <w:p w14:paraId="1C90D76F" w14:textId="77777777" w:rsidR="00C133E2" w:rsidRPr="00AE23A5" w:rsidRDefault="00C133E2" w:rsidP="00C133E2">
      <w:pPr>
        <w:ind w:rightChars="141" w:right="282"/>
        <w:jc w:val="both"/>
        <w:rPr>
          <w:rFonts w:ascii="Calibri" w:hAnsi="Calibri" w:cs="Arial"/>
          <w:color w:val="000000" w:themeColor="text1"/>
        </w:rPr>
      </w:pPr>
      <w:r w:rsidRPr="00AE23A5">
        <w:rPr>
          <w:rFonts w:ascii="Calibri" w:hAnsi="Calibri" w:cs="Arial"/>
          <w:color w:val="000000" w:themeColor="text1"/>
        </w:rPr>
        <w:t>14.2</w:t>
      </w:r>
      <w:r w:rsidRPr="00AE23A5">
        <w:rPr>
          <w:rFonts w:ascii="Calibri" w:hAnsi="Calibri" w:cs="Arial"/>
          <w:color w:val="000000" w:themeColor="text1"/>
        </w:rPr>
        <w:tab/>
        <w:t>Designer guarantees the originality of the design service provided.</w:t>
      </w:r>
    </w:p>
    <w:p w14:paraId="7BA56CFA" w14:textId="77777777" w:rsidR="00C133E2" w:rsidRPr="00AE23A5" w:rsidRDefault="00C133E2" w:rsidP="00C133E2">
      <w:pPr>
        <w:ind w:rightChars="141" w:right="282"/>
        <w:jc w:val="both"/>
        <w:rPr>
          <w:rFonts w:ascii="Calibri" w:hAnsi="Calibri" w:cs="Arial"/>
          <w:color w:val="000000" w:themeColor="text1"/>
        </w:rPr>
      </w:pPr>
    </w:p>
    <w:p w14:paraId="1452A0BE" w14:textId="01BB2291" w:rsidR="00C133E2" w:rsidRPr="00AE23A5" w:rsidDel="00AF3BFC" w:rsidRDefault="00C133E2" w:rsidP="004F0247">
      <w:pPr>
        <w:ind w:left="720" w:rightChars="141" w:right="282" w:hanging="720"/>
        <w:jc w:val="both"/>
        <w:rPr>
          <w:del w:id="107" w:author="윤현정 (Hyunjeong Yoon)" w:date="2024-12-23T17:11:00Z"/>
          <w:rFonts w:ascii="Calibri" w:hAnsi="Calibri" w:cs="Arial"/>
          <w:color w:val="000000" w:themeColor="text1"/>
        </w:rPr>
      </w:pPr>
      <w:del w:id="108" w:author="윤현정 (Hyunjeong Yoon)" w:date="2024-12-23T17:11:00Z">
        <w:r w:rsidRPr="00AE23A5" w:rsidDel="00AF3BFC">
          <w:rPr>
            <w:rFonts w:ascii="Calibri" w:hAnsi="Calibri" w:cs="Arial"/>
            <w:color w:val="000000" w:themeColor="text1"/>
          </w:rPr>
          <w:delText>14.3</w:delText>
        </w:r>
        <w:r w:rsidRPr="00AE23A5" w:rsidDel="00AF3BFC">
          <w:rPr>
            <w:rFonts w:ascii="Calibri" w:hAnsi="Calibri" w:cs="Arial"/>
            <w:color w:val="000000" w:themeColor="text1"/>
          </w:rPr>
          <w:tab/>
          <w:delText xml:space="preserve">Licensees agree not to manufacture, or have any third parties manufactures, nor sell products that are or may be derivations or imitations of the Products manufactured in accordance with the Work. </w:delText>
        </w:r>
      </w:del>
    </w:p>
    <w:p w14:paraId="40ED5E7B" w14:textId="77777777" w:rsidR="00C133E2" w:rsidRPr="00AE23A5" w:rsidRDefault="00C133E2" w:rsidP="00C133E2">
      <w:pPr>
        <w:ind w:rightChars="141" w:right="282"/>
        <w:jc w:val="both"/>
        <w:rPr>
          <w:rFonts w:ascii="Calibri" w:hAnsi="Calibri" w:cs="Arial"/>
          <w:color w:val="000000" w:themeColor="text1"/>
        </w:rPr>
      </w:pPr>
    </w:p>
    <w:p w14:paraId="28844286" w14:textId="159257F2" w:rsidR="00327204" w:rsidRDefault="00C133E2" w:rsidP="004F0247">
      <w:pPr>
        <w:ind w:left="720" w:rightChars="141" w:right="282" w:hanging="720"/>
        <w:jc w:val="both"/>
        <w:rPr>
          <w:ins w:id="109" w:author="윤현정 (Hyunjeong Yoon)" w:date="2024-12-23T17:12:00Z"/>
          <w:rFonts w:ascii="Calibri" w:hAnsi="Calibri" w:cs="Arial"/>
          <w:color w:val="000000" w:themeColor="text1"/>
        </w:rPr>
      </w:pPr>
      <w:r w:rsidRPr="00AE23A5">
        <w:rPr>
          <w:rFonts w:ascii="Calibri" w:hAnsi="Calibri" w:cs="Arial"/>
          <w:color w:val="000000" w:themeColor="text1"/>
        </w:rPr>
        <w:t>14.</w:t>
      </w:r>
      <w:ins w:id="110" w:author="윤현정 (Hyunjeong Yoon)" w:date="2024-12-23T17:12:00Z">
        <w:r w:rsidR="00AF3BFC">
          <w:rPr>
            <w:rFonts w:ascii="Calibri" w:hAnsi="Calibri" w:cs="Arial"/>
            <w:color w:val="000000" w:themeColor="text1"/>
          </w:rPr>
          <w:t>3</w:t>
        </w:r>
      </w:ins>
      <w:del w:id="111" w:author="윤현정 (Hyunjeong Yoon)" w:date="2024-12-23T17:12:00Z">
        <w:r w:rsidRPr="00AE23A5" w:rsidDel="00AF3BFC">
          <w:rPr>
            <w:rFonts w:ascii="Calibri" w:hAnsi="Calibri" w:cs="Arial"/>
            <w:color w:val="000000" w:themeColor="text1"/>
          </w:rPr>
          <w:delText>4</w:delText>
        </w:r>
      </w:del>
      <w:r w:rsidRPr="00AE23A5">
        <w:rPr>
          <w:rFonts w:ascii="Calibri" w:hAnsi="Calibri" w:cs="Arial"/>
          <w:color w:val="000000" w:themeColor="text1"/>
        </w:rPr>
        <w:tab/>
        <w:t>The designer shall agree not to cooperate with any other South-Korean furniture companies till this agreement remains in force.</w:t>
      </w:r>
    </w:p>
    <w:p w14:paraId="42B27CA5" w14:textId="24A7BF70" w:rsidR="00AF3BFC" w:rsidRPr="00AE23A5" w:rsidDel="00AF3BFC" w:rsidRDefault="00AF3BFC" w:rsidP="004F0247">
      <w:pPr>
        <w:ind w:left="720" w:rightChars="141" w:right="282" w:hanging="720"/>
        <w:jc w:val="both"/>
        <w:rPr>
          <w:del w:id="112" w:author="윤현정 (Hyunjeong Yoon)" w:date="2024-12-23T17:12:00Z"/>
          <w:rFonts w:ascii="Calibri" w:hAnsi="Calibri" w:cs="Arial"/>
          <w:color w:val="000000" w:themeColor="text1"/>
          <w:lang w:eastAsia="ko-KR"/>
        </w:rPr>
      </w:pPr>
    </w:p>
    <w:p w14:paraId="64AE5FE8" w14:textId="5267F052" w:rsidR="00C133E2" w:rsidRPr="00AE23A5" w:rsidDel="00AF3BFC" w:rsidRDefault="00C133E2" w:rsidP="00C133E2">
      <w:pPr>
        <w:ind w:rightChars="141" w:right="282"/>
        <w:jc w:val="both"/>
        <w:rPr>
          <w:del w:id="113" w:author="윤현정 (Hyunjeong Yoon)" w:date="2024-12-23T17:12:00Z"/>
          <w:rFonts w:ascii="Calibri" w:hAnsi="Calibri" w:cs="Arial"/>
          <w:color w:val="000000" w:themeColor="text1"/>
          <w:lang w:eastAsia="ko-KR"/>
        </w:rPr>
      </w:pPr>
    </w:p>
    <w:p w14:paraId="10A23907" w14:textId="77777777" w:rsidR="00C133E2" w:rsidRPr="00AE23A5" w:rsidRDefault="00C133E2" w:rsidP="00C133E2">
      <w:pPr>
        <w:ind w:rightChars="141" w:right="282"/>
        <w:jc w:val="both"/>
        <w:rPr>
          <w:rFonts w:ascii="Calibri" w:hAnsi="Calibri" w:cs="Arial"/>
          <w:color w:val="000000" w:themeColor="text1"/>
          <w:lang w:eastAsia="ko-KR"/>
        </w:rPr>
      </w:pPr>
    </w:p>
    <w:p w14:paraId="74F8E8D1" w14:textId="77777777" w:rsidR="00327204" w:rsidRPr="00AE23A5" w:rsidRDefault="00487881">
      <w:pPr>
        <w:ind w:right="283"/>
        <w:jc w:val="both"/>
        <w:rPr>
          <w:rFonts w:ascii="Calibri" w:hAnsi="Calibri" w:cs="Arial"/>
          <w:b/>
          <w:color w:val="000000" w:themeColor="text1"/>
          <w:u w:val="single"/>
        </w:rPr>
      </w:pPr>
      <w:r w:rsidRPr="00AE23A5">
        <w:rPr>
          <w:rFonts w:ascii="Calibri" w:hAnsi="Calibri" w:cs="Arial"/>
          <w:b/>
          <w:color w:val="000000" w:themeColor="text1"/>
        </w:rPr>
        <w:t>1</w:t>
      </w:r>
      <w:r w:rsidRPr="00AE23A5">
        <w:rPr>
          <w:rFonts w:ascii="Calibri" w:hAnsi="Calibri" w:cs="Arial"/>
          <w:b/>
          <w:color w:val="000000" w:themeColor="text1"/>
          <w:lang w:eastAsia="ko-KR"/>
        </w:rPr>
        <w:t>5.</w:t>
      </w:r>
      <w:r w:rsidRPr="00AE23A5">
        <w:rPr>
          <w:rFonts w:ascii="Calibri" w:hAnsi="Calibri" w:cs="Arial"/>
          <w:b/>
          <w:color w:val="000000" w:themeColor="text1"/>
        </w:rPr>
        <w:t xml:space="preserve"> </w:t>
      </w:r>
      <w:r w:rsidRPr="00AE23A5">
        <w:rPr>
          <w:rFonts w:ascii="Calibri" w:hAnsi="Calibri" w:cs="Arial"/>
          <w:b/>
          <w:color w:val="000000" w:themeColor="text1"/>
          <w:lang w:eastAsia="ko-KR"/>
        </w:rPr>
        <w:t xml:space="preserve">     </w:t>
      </w:r>
      <w:r w:rsidRPr="00AE23A5">
        <w:rPr>
          <w:rFonts w:ascii="Calibri" w:hAnsi="Calibri" w:cs="Arial"/>
          <w:b/>
          <w:color w:val="000000" w:themeColor="text1"/>
          <w:u w:val="single"/>
        </w:rPr>
        <w:t>Work Patentability</w:t>
      </w:r>
    </w:p>
    <w:p w14:paraId="0C088779" w14:textId="77777777" w:rsidR="00327204" w:rsidRPr="00AE23A5" w:rsidRDefault="00327204">
      <w:pPr>
        <w:ind w:left="709" w:right="283" w:hanging="709"/>
        <w:jc w:val="both"/>
        <w:rPr>
          <w:rFonts w:ascii="Calibri" w:hAnsi="Calibri" w:cs="Arial"/>
          <w:b/>
          <w:color w:val="000000" w:themeColor="text1"/>
          <w:u w:val="single"/>
          <w:lang w:eastAsia="ko-KR"/>
        </w:rPr>
      </w:pPr>
    </w:p>
    <w:p w14:paraId="3E41F603" w14:textId="5F6FE167" w:rsidR="00327204" w:rsidRPr="00AE23A5" w:rsidRDefault="003E1C82">
      <w:pPr>
        <w:ind w:left="709" w:right="283" w:hanging="709"/>
        <w:jc w:val="both"/>
        <w:rPr>
          <w:rFonts w:ascii="Calibri" w:hAnsi="Calibri" w:cs="Arial"/>
          <w:color w:val="000000" w:themeColor="text1"/>
        </w:rPr>
      </w:pPr>
      <w:r w:rsidRPr="00AE23A5">
        <w:rPr>
          <w:rFonts w:ascii="Calibri" w:hAnsi="Calibri" w:cs="Arial"/>
          <w:color w:val="000000" w:themeColor="text1"/>
        </w:rPr>
        <w:t>15.1</w:t>
      </w:r>
      <w:r w:rsidR="00487881" w:rsidRPr="00AE23A5">
        <w:rPr>
          <w:rFonts w:ascii="Calibri" w:hAnsi="Calibri" w:cs="Arial"/>
          <w:color w:val="000000" w:themeColor="text1"/>
        </w:rPr>
        <w:tab/>
        <w:t xml:space="preserve">In the event that </w:t>
      </w:r>
      <w:r w:rsidR="00487881" w:rsidRPr="00AE23A5">
        <w:rPr>
          <w:rFonts w:ascii="Calibri" w:hAnsi="Calibri" w:cs="Arial"/>
          <w:color w:val="000000" w:themeColor="text1"/>
          <w:lang w:eastAsia="ko-KR"/>
        </w:rPr>
        <w:t>intellectual property including Patent, Design right, etc. requirements are met to file</w:t>
      </w:r>
      <w:r w:rsidR="00487881" w:rsidRPr="00AE23A5">
        <w:rPr>
          <w:rFonts w:ascii="Calibri" w:hAnsi="Calibri" w:cs="Arial"/>
          <w:color w:val="000000" w:themeColor="text1"/>
        </w:rPr>
        <w:t xml:space="preserve"> applications in </w:t>
      </w:r>
      <w:r w:rsidR="00487881" w:rsidRPr="00AE23A5">
        <w:rPr>
          <w:rFonts w:ascii="Calibri" w:hAnsi="Calibri" w:cs="Arial"/>
          <w:color w:val="000000" w:themeColor="text1"/>
          <w:lang w:eastAsia="ko-KR"/>
        </w:rPr>
        <w:t>Korea</w:t>
      </w:r>
      <w:r w:rsidR="00487881" w:rsidRPr="00AE23A5">
        <w:rPr>
          <w:rFonts w:ascii="Calibri" w:hAnsi="Calibri" w:cs="Arial"/>
          <w:color w:val="000000" w:themeColor="text1"/>
        </w:rPr>
        <w:t xml:space="preserve"> or abroad with respect to the </w:t>
      </w:r>
      <w:r w:rsidR="00487881" w:rsidRPr="00AE23A5">
        <w:rPr>
          <w:rFonts w:ascii="Calibri" w:hAnsi="Calibri" w:cs="Arial"/>
          <w:b/>
          <w:color w:val="000000" w:themeColor="text1"/>
        </w:rPr>
        <w:t>Work</w:t>
      </w:r>
      <w:r w:rsidR="00487881" w:rsidRPr="00AE23A5">
        <w:rPr>
          <w:rFonts w:ascii="Calibri" w:hAnsi="Calibri" w:cs="Arial"/>
          <w:color w:val="000000" w:themeColor="text1"/>
        </w:rPr>
        <w:t xml:space="preserve"> or to any other inventions or design works worked out by the </w:t>
      </w:r>
      <w:r w:rsidR="00487881" w:rsidRPr="00AE23A5">
        <w:rPr>
          <w:rFonts w:ascii="Calibri" w:hAnsi="Calibri" w:cs="Arial"/>
          <w:b/>
          <w:color w:val="000000" w:themeColor="text1"/>
        </w:rPr>
        <w:t>Designer</w:t>
      </w:r>
      <w:r w:rsidR="00487881" w:rsidRPr="00AE23A5">
        <w:rPr>
          <w:rFonts w:ascii="Calibri" w:hAnsi="Calibri" w:cs="Arial"/>
          <w:color w:val="000000" w:themeColor="text1"/>
        </w:rPr>
        <w:t xml:space="preserve"> during the process of developing the </w:t>
      </w:r>
      <w:r w:rsidR="00487881" w:rsidRPr="00AE23A5">
        <w:rPr>
          <w:rFonts w:ascii="Calibri" w:hAnsi="Calibri" w:cs="Arial"/>
          <w:b/>
          <w:color w:val="000000" w:themeColor="text1"/>
        </w:rPr>
        <w:t>Work</w:t>
      </w:r>
      <w:r w:rsidR="00487881" w:rsidRPr="00AE23A5">
        <w:rPr>
          <w:rFonts w:ascii="Calibri" w:hAnsi="Calibri" w:cs="Arial"/>
          <w:color w:val="000000" w:themeColor="text1"/>
        </w:rPr>
        <w:t xml:space="preserve">, such applications shall be filed and protected in the name of </w:t>
      </w:r>
      <w:r w:rsidR="00487881" w:rsidRPr="00AE23A5">
        <w:rPr>
          <w:rFonts w:ascii="Calibri" w:hAnsi="Calibri" w:cs="Arial"/>
          <w:b/>
          <w:color w:val="000000" w:themeColor="text1"/>
          <w:lang w:eastAsia="ko-KR"/>
        </w:rPr>
        <w:t>Client</w:t>
      </w:r>
      <w:r w:rsidR="00487881" w:rsidRPr="00AE23A5">
        <w:rPr>
          <w:rFonts w:ascii="Calibri" w:hAnsi="Calibri" w:cs="Arial"/>
          <w:color w:val="000000" w:themeColor="text1"/>
        </w:rPr>
        <w:t xml:space="preserve"> and at the care and the costs of </w:t>
      </w:r>
      <w:r w:rsidR="00487881" w:rsidRPr="00AE23A5">
        <w:rPr>
          <w:rFonts w:ascii="Calibri" w:hAnsi="Calibri" w:cs="Arial"/>
          <w:b/>
          <w:color w:val="000000" w:themeColor="text1"/>
          <w:lang w:eastAsia="ko-KR"/>
        </w:rPr>
        <w:t>Client</w:t>
      </w:r>
      <w:r w:rsidR="00487881" w:rsidRPr="00AE23A5">
        <w:rPr>
          <w:rFonts w:ascii="Calibri" w:hAnsi="Calibri" w:cs="Arial"/>
          <w:color w:val="000000" w:themeColor="text1"/>
        </w:rPr>
        <w:t>.</w:t>
      </w:r>
    </w:p>
    <w:p w14:paraId="0387AEC1" w14:textId="77777777" w:rsidR="00327204" w:rsidRPr="00AE23A5" w:rsidRDefault="00327204">
      <w:pPr>
        <w:ind w:left="709" w:right="283"/>
        <w:jc w:val="both"/>
        <w:rPr>
          <w:rFonts w:ascii="Calibri" w:hAnsi="Calibri" w:cs="Arial"/>
          <w:color w:val="000000" w:themeColor="text1"/>
          <w:lang w:eastAsia="ko-KR"/>
        </w:rPr>
      </w:pPr>
    </w:p>
    <w:p w14:paraId="5D6021D2" w14:textId="1C94E940" w:rsidR="00723E41" w:rsidRPr="00AE23A5" w:rsidRDefault="003E1C82" w:rsidP="00D06F88">
      <w:pPr>
        <w:ind w:left="709" w:right="283" w:hanging="709"/>
        <w:jc w:val="both"/>
        <w:rPr>
          <w:rFonts w:ascii="Calibri" w:hAnsi="Calibri" w:cs="Arial"/>
          <w:color w:val="000000" w:themeColor="text1"/>
        </w:rPr>
      </w:pPr>
      <w:r w:rsidRPr="00AE23A5">
        <w:rPr>
          <w:rFonts w:ascii="Calibri" w:hAnsi="Calibri" w:cs="Arial" w:hint="eastAsia"/>
          <w:color w:val="000000" w:themeColor="text1"/>
        </w:rPr>
        <w:lastRenderedPageBreak/>
        <w:t>1</w:t>
      </w:r>
      <w:r w:rsidRPr="00AE23A5">
        <w:rPr>
          <w:rFonts w:ascii="Calibri" w:hAnsi="Calibri" w:cs="Arial"/>
          <w:color w:val="000000" w:themeColor="text1"/>
        </w:rPr>
        <w:t>5.2</w:t>
      </w:r>
      <w:r w:rsidRPr="00AE23A5">
        <w:rPr>
          <w:rFonts w:ascii="Calibri" w:hAnsi="Calibri" w:cs="Arial"/>
          <w:color w:val="000000" w:themeColor="text1"/>
        </w:rPr>
        <w:tab/>
      </w:r>
      <w:r w:rsidR="00D06F88" w:rsidRPr="00AE23A5">
        <w:rPr>
          <w:rFonts w:ascii="Calibri" w:hAnsi="Calibri" w:cs="Arial"/>
          <w:color w:val="000000" w:themeColor="text1"/>
        </w:rPr>
        <w:t xml:space="preserve">The defense of any protective rights and the defense against Imitation is the responsibility of </w:t>
      </w:r>
      <w:r w:rsidR="00D06F88" w:rsidRPr="00AE23A5">
        <w:rPr>
          <w:rFonts w:ascii="Calibri" w:hAnsi="Calibri" w:cs="Arial"/>
          <w:b/>
          <w:color w:val="000000" w:themeColor="text1"/>
        </w:rPr>
        <w:t>Client</w:t>
      </w:r>
      <w:r w:rsidR="00D06F88" w:rsidRPr="00AE23A5">
        <w:rPr>
          <w:rFonts w:ascii="Calibri" w:hAnsi="Calibri" w:cs="Arial"/>
          <w:color w:val="000000" w:themeColor="text1"/>
        </w:rPr>
        <w:t xml:space="preserve">. </w:t>
      </w:r>
      <w:r w:rsidR="00D06F88" w:rsidRPr="00AE23A5">
        <w:rPr>
          <w:rFonts w:ascii="Calibri" w:hAnsi="Calibri" w:cs="Arial"/>
          <w:b/>
          <w:color w:val="000000" w:themeColor="text1"/>
        </w:rPr>
        <w:t xml:space="preserve">Designer </w:t>
      </w:r>
      <w:r w:rsidR="00D06F88" w:rsidRPr="00AE23A5">
        <w:rPr>
          <w:rFonts w:ascii="Calibri" w:hAnsi="Calibri" w:cs="Arial"/>
          <w:color w:val="000000" w:themeColor="text1"/>
        </w:rPr>
        <w:t>must support the process, but without any cost. The form of remuneration will not be affected by such events.</w:t>
      </w:r>
    </w:p>
    <w:p w14:paraId="6C3E0F4B" w14:textId="77777777" w:rsidR="00723E41" w:rsidRPr="00AE23A5" w:rsidRDefault="00723E41" w:rsidP="00723E41">
      <w:pPr>
        <w:ind w:right="283"/>
        <w:jc w:val="both"/>
        <w:rPr>
          <w:rFonts w:ascii="Calibri" w:hAnsi="Calibri" w:cs="Arial"/>
          <w:b/>
          <w:color w:val="000000" w:themeColor="text1"/>
          <w:lang w:eastAsia="ko-KR"/>
        </w:rPr>
      </w:pPr>
    </w:p>
    <w:p w14:paraId="6A24902A" w14:textId="77777777" w:rsidR="00327204" w:rsidRPr="00AE23A5" w:rsidRDefault="00487881">
      <w:pPr>
        <w:ind w:left="709" w:right="283" w:hanging="709"/>
        <w:jc w:val="both"/>
        <w:rPr>
          <w:rFonts w:ascii="Calibri" w:hAnsi="Calibri" w:cs="Arial"/>
          <w:b/>
          <w:color w:val="000000" w:themeColor="text1"/>
          <w:u w:val="single"/>
          <w:lang w:eastAsia="ko-KR"/>
        </w:rPr>
      </w:pPr>
      <w:r w:rsidRPr="00AE23A5">
        <w:rPr>
          <w:rFonts w:ascii="Calibri" w:hAnsi="Calibri" w:cs="Arial"/>
          <w:b/>
          <w:color w:val="000000" w:themeColor="text1"/>
        </w:rPr>
        <w:t>1</w:t>
      </w:r>
      <w:r w:rsidRPr="00AE23A5">
        <w:rPr>
          <w:rFonts w:ascii="Calibri" w:hAnsi="Calibri" w:cs="Arial"/>
          <w:b/>
          <w:color w:val="000000" w:themeColor="text1"/>
          <w:lang w:eastAsia="ko-KR"/>
        </w:rPr>
        <w:t>6</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Use of Designer name</w:t>
      </w:r>
      <w:r w:rsidRPr="00AE23A5">
        <w:rPr>
          <w:rFonts w:ascii="Calibri" w:hAnsi="Calibri" w:cs="Arial"/>
          <w:b/>
          <w:color w:val="000000" w:themeColor="text1"/>
          <w:u w:val="single"/>
          <w:lang w:eastAsia="ko-KR"/>
        </w:rPr>
        <w:t xml:space="preserve"> and Portrait Rights</w:t>
      </w:r>
    </w:p>
    <w:p w14:paraId="17BB7C98" w14:textId="77777777" w:rsidR="00327204" w:rsidRPr="00AE23A5" w:rsidRDefault="00327204">
      <w:pPr>
        <w:ind w:right="283"/>
        <w:jc w:val="both"/>
        <w:rPr>
          <w:rFonts w:ascii="Calibri" w:hAnsi="Calibri" w:cs="Arial"/>
          <w:b/>
          <w:color w:val="000000" w:themeColor="text1"/>
          <w:u w:val="single"/>
          <w:lang w:eastAsia="ko-KR"/>
        </w:rPr>
      </w:pPr>
    </w:p>
    <w:p w14:paraId="0EA784D3"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1</w:t>
      </w:r>
      <w:r w:rsidRPr="00AE23A5">
        <w:rPr>
          <w:rFonts w:ascii="Calibri" w:hAnsi="Calibri" w:cs="Arial"/>
          <w:color w:val="000000" w:themeColor="text1"/>
          <w:lang w:eastAsia="ko-KR"/>
        </w:rPr>
        <w:t>6</w:t>
      </w:r>
      <w:r w:rsidRPr="00AE23A5">
        <w:rPr>
          <w:rFonts w:ascii="Calibri" w:hAnsi="Calibri" w:cs="Arial"/>
          <w:color w:val="000000" w:themeColor="text1"/>
        </w:rPr>
        <w:t>.1</w:t>
      </w:r>
      <w:r w:rsidRPr="00AE23A5">
        <w:rPr>
          <w:rFonts w:ascii="Calibri" w:hAnsi="Calibri" w:cs="Arial"/>
          <w:color w:val="000000" w:themeColor="text1"/>
        </w:rPr>
        <w:tab/>
      </w:r>
      <w:r w:rsidRPr="00AE23A5">
        <w:rPr>
          <w:rFonts w:ascii="Calibri" w:hAnsi="Calibri" w:cs="Arial"/>
          <w:b/>
          <w:color w:val="000000" w:themeColor="text1"/>
        </w:rPr>
        <w:t>Designer</w:t>
      </w:r>
      <w:r w:rsidRPr="00AE23A5">
        <w:rPr>
          <w:rFonts w:ascii="Calibri" w:hAnsi="Calibri" w:cs="Arial"/>
          <w:color w:val="000000" w:themeColor="text1"/>
        </w:rPr>
        <w:t xml:space="preserve"> hereby authorizes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to use </w:t>
      </w:r>
      <w:r w:rsidRPr="00AE23A5">
        <w:rPr>
          <w:rFonts w:ascii="Calibri" w:hAnsi="Calibri" w:cs="Arial"/>
          <w:b/>
          <w:color w:val="000000" w:themeColor="text1"/>
        </w:rPr>
        <w:t>Designer</w:t>
      </w:r>
      <w:r w:rsidRPr="00AE23A5">
        <w:rPr>
          <w:rFonts w:ascii="Calibri" w:hAnsi="Calibri" w:cs="Arial"/>
          <w:color w:val="000000" w:themeColor="text1"/>
        </w:rPr>
        <w:t xml:space="preserve">’s name </w:t>
      </w:r>
      <w:r w:rsidRPr="00AE23A5">
        <w:rPr>
          <w:rFonts w:ascii="Calibri" w:hAnsi="Calibri" w:cs="Arial"/>
          <w:color w:val="000000" w:themeColor="text1"/>
          <w:lang w:eastAsia="ko-KR"/>
        </w:rPr>
        <w:t>and portrait rights</w:t>
      </w:r>
      <w:r w:rsidRPr="00AE23A5">
        <w:rPr>
          <w:rFonts w:ascii="Calibri" w:hAnsi="Calibri" w:cs="Arial"/>
          <w:color w:val="000000" w:themeColor="text1"/>
        </w:rPr>
        <w:t xml:space="preserve"> for promotional, commercial and cultural purposes, provided that </w:t>
      </w:r>
      <w:r w:rsidRPr="00AE23A5">
        <w:rPr>
          <w:rFonts w:ascii="Calibri" w:hAnsi="Calibri" w:cs="Arial"/>
          <w:b/>
          <w:color w:val="000000" w:themeColor="text1"/>
        </w:rPr>
        <w:t>Designer</w:t>
      </w:r>
      <w:r w:rsidRPr="00AE23A5">
        <w:rPr>
          <w:rFonts w:ascii="Calibri" w:hAnsi="Calibri" w:cs="Arial"/>
          <w:color w:val="000000" w:themeColor="text1"/>
        </w:rPr>
        <w:t xml:space="preserve"> </w:t>
      </w:r>
      <w:r w:rsidRPr="00AE23A5">
        <w:rPr>
          <w:rFonts w:ascii="Calibri" w:hAnsi="Calibri" w:cs="Arial"/>
          <w:color w:val="000000" w:themeColor="text1"/>
          <w:lang w:eastAsia="ko-KR"/>
        </w:rPr>
        <w:t xml:space="preserve">may </w:t>
      </w:r>
      <w:r w:rsidRPr="00AE23A5">
        <w:rPr>
          <w:rFonts w:ascii="Calibri" w:hAnsi="Calibri" w:cs="Arial"/>
          <w:color w:val="000000" w:themeColor="text1"/>
        </w:rPr>
        <w:t xml:space="preserve">be informed in writing of any actions undertaken by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in relation thereto.</w:t>
      </w:r>
    </w:p>
    <w:p w14:paraId="4B9F4F92" w14:textId="77777777" w:rsidR="00327204" w:rsidRPr="00AE23A5" w:rsidRDefault="00327204">
      <w:pPr>
        <w:ind w:right="283"/>
        <w:jc w:val="both"/>
        <w:rPr>
          <w:rFonts w:ascii="Calibri" w:hAnsi="Calibri" w:cs="Arial"/>
          <w:color w:val="000000" w:themeColor="text1"/>
          <w:lang w:eastAsia="ko-KR"/>
        </w:rPr>
      </w:pPr>
    </w:p>
    <w:p w14:paraId="39BC615E"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1</w:t>
      </w:r>
      <w:r w:rsidRPr="00AE23A5">
        <w:rPr>
          <w:rFonts w:ascii="Calibri" w:hAnsi="Calibri" w:cs="Arial"/>
          <w:color w:val="000000" w:themeColor="text1"/>
          <w:lang w:eastAsia="ko-KR"/>
        </w:rPr>
        <w:t>6</w:t>
      </w:r>
      <w:r w:rsidRPr="00AE23A5">
        <w:rPr>
          <w:rFonts w:ascii="Calibri" w:hAnsi="Calibri" w:cs="Arial"/>
          <w:color w:val="000000" w:themeColor="text1"/>
        </w:rPr>
        <w:t>.2</w:t>
      </w:r>
      <w:r w:rsidRPr="00AE23A5">
        <w:rPr>
          <w:rFonts w:ascii="Calibri" w:hAnsi="Calibri" w:cs="Arial"/>
          <w:color w:val="000000" w:themeColor="text1"/>
        </w:rPr>
        <w:tab/>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may use </w:t>
      </w:r>
      <w:r w:rsidRPr="00AE23A5">
        <w:rPr>
          <w:rFonts w:ascii="Calibri" w:hAnsi="Calibri" w:cs="Arial"/>
          <w:b/>
          <w:color w:val="000000" w:themeColor="text1"/>
        </w:rPr>
        <w:t>Designer</w:t>
      </w:r>
      <w:r w:rsidRPr="00AE23A5">
        <w:rPr>
          <w:rFonts w:ascii="Calibri" w:hAnsi="Calibri" w:cs="Arial"/>
          <w:color w:val="000000" w:themeColor="text1"/>
        </w:rPr>
        <w:t xml:space="preserve">’s name </w:t>
      </w:r>
      <w:r w:rsidRPr="00AE23A5">
        <w:rPr>
          <w:rFonts w:ascii="Calibri" w:hAnsi="Calibri" w:cs="Arial"/>
          <w:color w:val="000000" w:themeColor="text1"/>
          <w:lang w:eastAsia="ko-KR"/>
        </w:rPr>
        <w:t>and portrait rights</w:t>
      </w:r>
      <w:r w:rsidRPr="00AE23A5">
        <w:rPr>
          <w:rFonts w:ascii="Calibri" w:hAnsi="Calibri" w:cs="Arial"/>
          <w:color w:val="000000" w:themeColor="text1"/>
        </w:rPr>
        <w:t xml:space="preserve"> not only for the purposes set forth in paragraph </w:t>
      </w:r>
      <w:r w:rsidRPr="00AE23A5">
        <w:rPr>
          <w:rFonts w:ascii="Calibri" w:hAnsi="Calibri" w:cs="Arial"/>
          <w:color w:val="000000" w:themeColor="text1"/>
          <w:lang w:eastAsia="ko-KR"/>
        </w:rPr>
        <w:t>16</w:t>
      </w:r>
      <w:r w:rsidRPr="00AE23A5">
        <w:rPr>
          <w:rFonts w:ascii="Calibri" w:hAnsi="Calibri" w:cs="Arial"/>
          <w:color w:val="000000" w:themeColor="text1"/>
        </w:rPr>
        <w:t>.1 above, but also in technical and specialized magazines and literature.</w:t>
      </w:r>
    </w:p>
    <w:p w14:paraId="0AF01803" w14:textId="77777777" w:rsidR="00327204" w:rsidRPr="00AE23A5" w:rsidRDefault="00327204">
      <w:pPr>
        <w:ind w:left="709" w:right="283"/>
        <w:jc w:val="both"/>
        <w:rPr>
          <w:rFonts w:ascii="Calibri" w:hAnsi="Calibri" w:cs="Arial"/>
          <w:color w:val="000000" w:themeColor="text1"/>
          <w:lang w:eastAsia="ko-KR"/>
        </w:rPr>
      </w:pPr>
    </w:p>
    <w:p w14:paraId="37D5DBCB" w14:textId="77777777" w:rsidR="00327204" w:rsidRPr="00AE23A5" w:rsidRDefault="00327204">
      <w:pPr>
        <w:ind w:right="283"/>
        <w:jc w:val="both"/>
        <w:rPr>
          <w:rFonts w:ascii="Calibri" w:hAnsi="Calibri" w:cs="Arial"/>
          <w:color w:val="000000" w:themeColor="text1"/>
          <w:lang w:eastAsia="ko-KR"/>
        </w:rPr>
      </w:pPr>
    </w:p>
    <w:p w14:paraId="225DD723"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lang w:eastAsia="ko-KR"/>
        </w:rPr>
        <w:t>17</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Termination</w:t>
      </w:r>
    </w:p>
    <w:p w14:paraId="05130BC5" w14:textId="77777777" w:rsidR="00327204" w:rsidRPr="00AE23A5" w:rsidRDefault="00327204">
      <w:pPr>
        <w:ind w:left="709" w:hanging="709"/>
        <w:jc w:val="both"/>
        <w:rPr>
          <w:rFonts w:ascii="Calibri" w:hAnsi="Calibri" w:cs="Arial"/>
          <w:color w:val="000000" w:themeColor="text1"/>
          <w:lang w:eastAsia="ko-KR"/>
        </w:rPr>
      </w:pPr>
    </w:p>
    <w:p w14:paraId="46B744EE" w14:textId="77777777" w:rsidR="00327204" w:rsidRPr="00AE23A5" w:rsidRDefault="00487881">
      <w:pPr>
        <w:ind w:left="709" w:hanging="709"/>
        <w:jc w:val="both"/>
        <w:rPr>
          <w:rFonts w:ascii="Calibri" w:hAnsi="Calibri" w:cs="Arial"/>
          <w:color w:val="000000" w:themeColor="text1"/>
          <w:lang w:eastAsia="ko-KR"/>
        </w:rPr>
      </w:pPr>
      <w:r w:rsidRPr="00AE23A5">
        <w:rPr>
          <w:rFonts w:ascii="Calibri" w:hAnsi="Calibri" w:cs="Arial"/>
          <w:color w:val="000000" w:themeColor="text1"/>
          <w:lang w:eastAsia="ko-KR"/>
        </w:rPr>
        <w:t>17</w:t>
      </w:r>
      <w:r w:rsidRPr="00AE23A5">
        <w:rPr>
          <w:rFonts w:ascii="Calibri" w:hAnsi="Calibri" w:cs="Arial"/>
          <w:color w:val="000000" w:themeColor="text1"/>
        </w:rPr>
        <w:t>.1</w:t>
      </w:r>
      <w:r w:rsidRPr="00AE23A5">
        <w:rPr>
          <w:rFonts w:ascii="Calibri" w:hAnsi="Calibri" w:cs="Arial"/>
          <w:color w:val="000000" w:themeColor="text1"/>
        </w:rPr>
        <w:tab/>
        <w:t>In the event that</w:t>
      </w:r>
      <w:r w:rsidRPr="00AE23A5">
        <w:rPr>
          <w:rFonts w:ascii="Calibri" w:hAnsi="Calibri" w:cs="Arial"/>
          <w:color w:val="000000" w:themeColor="text1"/>
          <w:lang w:eastAsia="ko-KR"/>
        </w:rPr>
        <w:t xml:space="preserve"> the</w:t>
      </w:r>
      <w:r w:rsidRPr="00AE23A5">
        <w:rPr>
          <w:rFonts w:ascii="Calibri" w:hAnsi="Calibri" w:cs="Arial"/>
          <w:color w:val="000000" w:themeColor="text1"/>
        </w:rPr>
        <w:t xml:space="preserve">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w:t>
      </w:r>
      <w:r w:rsidRPr="00AE23A5">
        <w:rPr>
          <w:rFonts w:ascii="Calibri" w:hAnsi="Calibri" w:cs="Arial"/>
          <w:color w:val="000000" w:themeColor="text1"/>
        </w:rPr>
        <w:t xml:space="preserve">should decide to revoke the task entrusted to </w:t>
      </w:r>
      <w:r w:rsidRPr="00AE23A5">
        <w:rPr>
          <w:rFonts w:ascii="Calibri" w:hAnsi="Calibri" w:cs="Arial"/>
          <w:b/>
          <w:color w:val="000000" w:themeColor="text1"/>
        </w:rPr>
        <w:t>Designer</w:t>
      </w:r>
      <w:r w:rsidRPr="00AE23A5">
        <w:rPr>
          <w:rFonts w:ascii="Calibri" w:hAnsi="Calibri" w:cs="Arial"/>
          <w:color w:val="000000" w:themeColor="text1"/>
        </w:rPr>
        <w:t xml:space="preserve"> and, accordingly, terminate this Agreement,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w:t>
      </w:r>
      <w:r w:rsidRPr="00AE23A5">
        <w:rPr>
          <w:rFonts w:ascii="Calibri" w:hAnsi="Calibri" w:cs="Arial"/>
          <w:color w:val="000000" w:themeColor="text1"/>
        </w:rPr>
        <w:t xml:space="preserve">shall immediately reimburse </w:t>
      </w:r>
      <w:r w:rsidRPr="00AE23A5">
        <w:rPr>
          <w:rFonts w:ascii="Calibri" w:hAnsi="Calibri" w:cs="Arial"/>
          <w:b/>
          <w:color w:val="000000" w:themeColor="text1"/>
        </w:rPr>
        <w:t>Designer</w:t>
      </w:r>
      <w:r w:rsidRPr="00AE23A5">
        <w:rPr>
          <w:rFonts w:ascii="Calibri" w:hAnsi="Calibri" w:cs="Arial"/>
          <w:color w:val="000000" w:themeColor="text1"/>
        </w:rPr>
        <w:t xml:space="preserve">, pursuant to </w:t>
      </w:r>
      <w:r w:rsidRPr="00AE23A5">
        <w:rPr>
          <w:rFonts w:ascii="Calibri" w:hAnsi="Calibri" w:cs="Arial"/>
          <w:color w:val="000000" w:themeColor="text1"/>
          <w:lang w:eastAsia="ko-KR"/>
        </w:rPr>
        <w:t>A</w:t>
      </w:r>
      <w:r w:rsidRPr="00AE23A5">
        <w:rPr>
          <w:rFonts w:ascii="Calibri" w:hAnsi="Calibri" w:cs="Arial"/>
          <w:color w:val="000000" w:themeColor="text1"/>
        </w:rPr>
        <w:t xml:space="preserve">rt. </w:t>
      </w:r>
      <w:r w:rsidRPr="00AE23A5">
        <w:rPr>
          <w:rFonts w:ascii="Calibri" w:hAnsi="Calibri" w:cs="Arial"/>
          <w:color w:val="000000" w:themeColor="text1"/>
          <w:lang w:eastAsia="ko-KR"/>
        </w:rPr>
        <w:t>9</w:t>
      </w:r>
      <w:r w:rsidRPr="00AE23A5">
        <w:rPr>
          <w:rFonts w:ascii="Calibri" w:hAnsi="Calibri" w:cs="Arial"/>
          <w:color w:val="000000" w:themeColor="text1"/>
        </w:rPr>
        <w:t xml:space="preserve"> above, for all cost and expenses incurred by </w:t>
      </w:r>
      <w:r w:rsidRPr="00AE23A5">
        <w:rPr>
          <w:rFonts w:ascii="Calibri" w:hAnsi="Calibri" w:cs="Arial"/>
          <w:b/>
          <w:color w:val="000000" w:themeColor="text1"/>
        </w:rPr>
        <w:t>Designer</w:t>
      </w:r>
      <w:r w:rsidRPr="00AE23A5">
        <w:rPr>
          <w:rFonts w:ascii="Calibri" w:hAnsi="Calibri" w:cs="Arial"/>
          <w:color w:val="000000" w:themeColor="text1"/>
        </w:rPr>
        <w:t xml:space="preserve"> until notice of terminatio</w:t>
      </w:r>
      <w:r w:rsidRPr="00AE23A5">
        <w:rPr>
          <w:rFonts w:ascii="Calibri" w:hAnsi="Calibri" w:cs="Arial"/>
          <w:color w:val="000000" w:themeColor="text1"/>
          <w:lang w:eastAsia="ko-KR"/>
        </w:rPr>
        <w:t xml:space="preserve">n </w:t>
      </w:r>
      <w:r w:rsidRPr="00AE23A5">
        <w:rPr>
          <w:rFonts w:ascii="Calibri" w:hAnsi="Calibri" w:cs="Arial"/>
          <w:color w:val="000000" w:themeColor="text1"/>
        </w:rPr>
        <w:t>are given.</w:t>
      </w:r>
    </w:p>
    <w:p w14:paraId="7FDC396C" w14:textId="77777777" w:rsidR="00327204" w:rsidRPr="00AE23A5" w:rsidRDefault="00327204">
      <w:pPr>
        <w:jc w:val="both"/>
        <w:rPr>
          <w:rFonts w:ascii="Calibri" w:hAnsi="Calibri" w:cs="Arial"/>
          <w:color w:val="000000" w:themeColor="text1"/>
          <w:lang w:eastAsia="ko-KR"/>
        </w:rPr>
      </w:pPr>
    </w:p>
    <w:p w14:paraId="3E93D1B4" w14:textId="77777777" w:rsidR="00327204" w:rsidRPr="00AE23A5" w:rsidRDefault="00487881">
      <w:pPr>
        <w:ind w:left="709" w:hanging="709"/>
        <w:jc w:val="both"/>
        <w:rPr>
          <w:rFonts w:ascii="Calibri" w:hAnsi="Calibri" w:cs="Arial"/>
          <w:color w:val="000000" w:themeColor="text1"/>
          <w:lang w:eastAsia="ko-KR"/>
        </w:rPr>
      </w:pPr>
      <w:r w:rsidRPr="00AE23A5">
        <w:rPr>
          <w:rFonts w:ascii="Calibri" w:hAnsi="Calibri" w:cs="Arial"/>
          <w:color w:val="000000" w:themeColor="text1"/>
        </w:rPr>
        <w:t>1</w:t>
      </w:r>
      <w:r w:rsidRPr="00AE23A5">
        <w:rPr>
          <w:rFonts w:ascii="Calibri" w:hAnsi="Calibri" w:cs="Arial"/>
          <w:color w:val="000000" w:themeColor="text1"/>
          <w:lang w:eastAsia="ko-KR"/>
        </w:rPr>
        <w:t>7</w:t>
      </w:r>
      <w:r w:rsidRPr="00AE23A5">
        <w:rPr>
          <w:rFonts w:ascii="Calibri" w:hAnsi="Calibri" w:cs="Arial"/>
          <w:color w:val="000000" w:themeColor="text1"/>
        </w:rPr>
        <w:t>.</w:t>
      </w:r>
      <w:r w:rsidRPr="00AE23A5">
        <w:rPr>
          <w:rFonts w:ascii="Calibri" w:hAnsi="Calibri" w:cs="Arial"/>
          <w:color w:val="000000" w:themeColor="text1"/>
          <w:lang w:eastAsia="ko-KR"/>
        </w:rPr>
        <w:t>2</w:t>
      </w:r>
      <w:r w:rsidRPr="00AE23A5">
        <w:rPr>
          <w:rFonts w:ascii="Calibri" w:hAnsi="Calibri" w:cs="Arial"/>
          <w:color w:val="000000" w:themeColor="text1"/>
        </w:rPr>
        <w:tab/>
        <w:t xml:space="preserve">In the event that the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should decide to terminate this Agreement,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shall immediately return to</w:t>
      </w:r>
      <w:r w:rsidRPr="00AE23A5">
        <w:rPr>
          <w:rFonts w:ascii="Calibri" w:hAnsi="Calibri" w:cs="Arial"/>
          <w:color w:val="000000" w:themeColor="text1"/>
          <w:lang w:eastAsia="ko-KR"/>
        </w:rPr>
        <w:t xml:space="preserve"> </w:t>
      </w:r>
      <w:r w:rsidRPr="00AE23A5">
        <w:rPr>
          <w:rFonts w:ascii="Calibri" w:hAnsi="Calibri" w:cs="Arial"/>
          <w:b/>
          <w:color w:val="000000" w:themeColor="text1"/>
          <w:lang w:eastAsia="ko-KR"/>
        </w:rPr>
        <w:t>Designer</w:t>
      </w:r>
      <w:r w:rsidRPr="00AE23A5">
        <w:rPr>
          <w:rFonts w:ascii="Calibri" w:hAnsi="Calibri" w:cs="Arial"/>
          <w:color w:val="000000" w:themeColor="text1"/>
        </w:rPr>
        <w:t xml:space="preserve"> the Information and all the material </w:t>
      </w:r>
      <w:r w:rsidRPr="00AE23A5">
        <w:rPr>
          <w:rFonts w:ascii="Calibri" w:hAnsi="Calibri" w:cs="Arial"/>
          <w:color w:val="000000" w:themeColor="text1"/>
          <w:lang w:eastAsia="ko-KR"/>
        </w:rPr>
        <w:t xml:space="preserve">provided by </w:t>
      </w:r>
      <w:r w:rsidRPr="00AE23A5">
        <w:rPr>
          <w:rFonts w:ascii="Calibri" w:hAnsi="Calibri" w:cs="Arial"/>
          <w:b/>
          <w:color w:val="000000" w:themeColor="text1"/>
          <w:lang w:eastAsia="ko-KR"/>
        </w:rPr>
        <w:t>Designer</w:t>
      </w:r>
      <w:r w:rsidRPr="00AE23A5">
        <w:rPr>
          <w:rFonts w:ascii="Calibri" w:hAnsi="Calibri" w:cs="Arial"/>
          <w:color w:val="000000" w:themeColor="text1"/>
        </w:rPr>
        <w:t xml:space="preserve"> and shall not keep any copy thereof. </w:t>
      </w:r>
      <w:r w:rsidRPr="00AE23A5">
        <w:rPr>
          <w:rFonts w:ascii="Calibri" w:hAnsi="Calibri" w:cs="Arial"/>
          <w:b/>
          <w:color w:val="000000" w:themeColor="text1"/>
          <w:lang w:eastAsia="ko-KR"/>
        </w:rPr>
        <w:t>Client</w:t>
      </w:r>
      <w:r w:rsidRPr="00AE23A5">
        <w:rPr>
          <w:rFonts w:ascii="Calibri" w:hAnsi="Calibri" w:cs="Arial"/>
          <w:color w:val="000000" w:themeColor="text1"/>
        </w:rPr>
        <w:t xml:space="preserve"> is expressly prohibited to use the Information and/or material, whether directly or indirectly, for any purpose whatsoever, and to disclose them in any manner or form whatsoever</w:t>
      </w:r>
      <w:r w:rsidRPr="00AE23A5">
        <w:rPr>
          <w:rFonts w:ascii="Calibri" w:hAnsi="Calibri" w:cs="Arial"/>
          <w:color w:val="000000" w:themeColor="text1"/>
          <w:lang w:eastAsia="ko-KR"/>
        </w:rPr>
        <w:t>.</w:t>
      </w:r>
    </w:p>
    <w:p w14:paraId="47E0CEC4" w14:textId="77777777" w:rsidR="00327204" w:rsidRPr="00AE23A5" w:rsidRDefault="00327204">
      <w:pPr>
        <w:ind w:left="709" w:hanging="709"/>
        <w:jc w:val="both"/>
        <w:rPr>
          <w:rFonts w:ascii="Calibri" w:hAnsi="Calibri" w:cs="Arial"/>
          <w:color w:val="000000" w:themeColor="text1"/>
          <w:lang w:eastAsia="ko-KR"/>
        </w:rPr>
      </w:pPr>
    </w:p>
    <w:p w14:paraId="16691005" w14:textId="2273184E" w:rsidR="00327204" w:rsidRPr="00AE23A5" w:rsidRDefault="00487881">
      <w:pPr>
        <w:ind w:left="709" w:hanging="709"/>
        <w:jc w:val="both"/>
        <w:rPr>
          <w:rFonts w:ascii="Calibri" w:hAnsi="Calibri" w:cs="Arial"/>
          <w:color w:val="000000" w:themeColor="text1"/>
          <w:lang w:eastAsia="ko-KR"/>
        </w:rPr>
      </w:pPr>
      <w:r w:rsidRPr="00AE23A5">
        <w:rPr>
          <w:rFonts w:ascii="Calibri" w:hAnsi="Calibri" w:cs="Arial"/>
          <w:color w:val="000000" w:themeColor="text1"/>
        </w:rPr>
        <w:t>1</w:t>
      </w:r>
      <w:r w:rsidRPr="00AE23A5">
        <w:rPr>
          <w:rFonts w:ascii="Calibri" w:hAnsi="Calibri" w:cs="Arial"/>
          <w:color w:val="000000" w:themeColor="text1"/>
          <w:lang w:eastAsia="ko-KR"/>
        </w:rPr>
        <w:t>7</w:t>
      </w:r>
      <w:r w:rsidRPr="00AE23A5">
        <w:rPr>
          <w:rFonts w:ascii="Calibri" w:hAnsi="Calibri" w:cs="Arial"/>
          <w:color w:val="000000" w:themeColor="text1"/>
        </w:rPr>
        <w:t>.</w:t>
      </w:r>
      <w:r w:rsidRPr="00AE23A5">
        <w:rPr>
          <w:rFonts w:ascii="Calibri" w:hAnsi="Calibri" w:cs="Arial"/>
          <w:color w:val="000000" w:themeColor="text1"/>
          <w:lang w:eastAsia="ko-KR"/>
        </w:rPr>
        <w:t>3</w:t>
      </w:r>
      <w:r w:rsidRPr="00AE23A5">
        <w:rPr>
          <w:rFonts w:ascii="Calibri" w:hAnsi="Calibri" w:cs="Arial"/>
          <w:color w:val="000000" w:themeColor="text1"/>
        </w:rPr>
        <w:tab/>
      </w:r>
      <w:r w:rsidRPr="00AE23A5">
        <w:rPr>
          <w:rFonts w:ascii="Calibri" w:hAnsi="Calibri" w:cs="Arial"/>
          <w:color w:val="000000" w:themeColor="text1"/>
          <w:lang w:eastAsia="ko-KR"/>
        </w:rPr>
        <w:t xml:space="preserve">In the event that the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terminates this Agreement</w:t>
      </w:r>
      <w:ins w:id="114" w:author="윤현정 (Hyunjeong Yoon)" w:date="2024-12-23T17:29:00Z">
        <w:r w:rsidR="00A251AC">
          <w:rPr>
            <w:rFonts w:ascii="Calibri" w:hAnsi="Calibri" w:cs="Arial"/>
            <w:color w:val="000000" w:themeColor="text1"/>
            <w:lang w:eastAsia="ko-KR"/>
          </w:rPr>
          <w:t xml:space="preserve"> </w:t>
        </w:r>
        <w:r w:rsidR="00A251AC">
          <w:t xml:space="preserve">or the Agreement is terminated due to the Designer's fault, the Designer shall pay </w:t>
        </w:r>
        <w:commentRangeStart w:id="115"/>
        <w:r w:rsidR="00A251AC">
          <w:t>[</w:t>
        </w:r>
        <w:proofErr w:type="gramStart"/>
        <w:r w:rsidR="00A251AC">
          <w:t>0]%</w:t>
        </w:r>
        <w:proofErr w:type="gramEnd"/>
        <w:r w:rsidR="00A251AC">
          <w:t xml:space="preserve"> </w:t>
        </w:r>
      </w:ins>
      <w:commentRangeEnd w:id="115"/>
      <w:ins w:id="116" w:author="윤현정 (Hyunjeong Yoon)" w:date="2024-12-23T17:30:00Z">
        <w:r w:rsidR="007621F8">
          <w:rPr>
            <w:rStyle w:val="a6"/>
          </w:rPr>
          <w:commentReference w:id="115"/>
        </w:r>
      </w:ins>
      <w:ins w:id="117" w:author="윤현정 (Hyunjeong Yoon)" w:date="2024-12-23T17:29:00Z">
        <w:r w:rsidR="00A251AC">
          <w:t>of the total service fee as a penalty.</w:t>
        </w:r>
      </w:ins>
      <w:ins w:id="118" w:author="윤현정 (Hyunjeong Yoon)" w:date="2024-12-23T17:30:00Z">
        <w:r w:rsidR="007621F8">
          <w:rPr>
            <w:rFonts w:ascii="Calibri" w:hAnsi="Calibri" w:cs="Arial"/>
            <w:color w:val="000000" w:themeColor="text1"/>
            <w:lang w:eastAsia="ko-KR"/>
          </w:rPr>
          <w:t xml:space="preserve"> </w:t>
        </w:r>
      </w:ins>
      <w:ins w:id="119" w:author="윤현정 (Hyunjeong Yoon)" w:date="2024-12-23T17:46:00Z">
        <w:r w:rsidR="00E60ED3">
          <w:rPr>
            <w:rFonts w:ascii="Calibri" w:hAnsi="Calibri" w:cs="Arial" w:hint="eastAsia"/>
            <w:color w:val="000000" w:themeColor="text1"/>
            <w:lang w:eastAsia="ko-KR"/>
          </w:rPr>
          <w:t>I</w:t>
        </w:r>
        <w:r w:rsidR="00E60ED3">
          <w:rPr>
            <w:rFonts w:ascii="Calibri" w:hAnsi="Calibri" w:cs="Arial"/>
            <w:color w:val="000000" w:themeColor="text1"/>
            <w:lang w:eastAsia="ko-KR"/>
          </w:rPr>
          <w:t xml:space="preserve">n </w:t>
        </w:r>
      </w:ins>
      <w:ins w:id="120" w:author="윤현정 (Hyunjeong Yoon)" w:date="2024-12-23T17:47:00Z">
        <w:r w:rsidR="00E60ED3">
          <w:t>such case, the Client shall have the right to continue manufacturing and selling the Product.</w:t>
        </w:r>
      </w:ins>
      <w:del w:id="121" w:author="윤현정 (Hyunjeong Yoon)" w:date="2024-12-23T17:30:00Z">
        <w:r w:rsidRPr="00AE23A5" w:rsidDel="007621F8">
          <w:rPr>
            <w:rFonts w:ascii="Calibri" w:hAnsi="Calibri" w:cs="Arial"/>
            <w:color w:val="000000" w:themeColor="text1"/>
            <w:lang w:eastAsia="ko-KR"/>
          </w:rPr>
          <w:delText xml:space="preserve">, considering the whole service charge and the </w:delText>
        </w:r>
        <w:r w:rsidRPr="00AE23A5" w:rsidDel="007621F8">
          <w:rPr>
            <w:rFonts w:ascii="Calibri" w:hAnsi="Calibri" w:cs="Arial"/>
            <w:b/>
            <w:color w:val="000000" w:themeColor="text1"/>
            <w:lang w:eastAsia="ko-KR"/>
          </w:rPr>
          <w:delText>Work</w:delText>
        </w:r>
        <w:r w:rsidRPr="00AE23A5" w:rsidDel="007621F8">
          <w:rPr>
            <w:rFonts w:ascii="Calibri" w:hAnsi="Calibri" w:cs="Arial"/>
            <w:color w:val="000000" w:themeColor="text1"/>
            <w:lang w:eastAsia="ko-KR"/>
          </w:rPr>
          <w:delText xml:space="preserve"> progress, service charge shall be paid. </w:delText>
        </w:r>
      </w:del>
      <w:r w:rsidRPr="00AE23A5">
        <w:rPr>
          <w:rFonts w:ascii="Calibri" w:hAnsi="Calibri" w:cs="Arial"/>
          <w:color w:val="000000" w:themeColor="text1"/>
          <w:lang w:eastAsia="ko-KR"/>
        </w:rPr>
        <w:t xml:space="preserve">If the paid amount is more than that of the Work progress specified in Art. 9.1, </w:t>
      </w:r>
      <w:r w:rsidRPr="00AE23A5">
        <w:rPr>
          <w:rFonts w:ascii="Calibri" w:hAnsi="Calibri" w:cs="Arial"/>
          <w:b/>
          <w:color w:val="000000" w:themeColor="text1"/>
          <w:lang w:eastAsia="ko-KR"/>
        </w:rPr>
        <w:t>Designer</w:t>
      </w:r>
      <w:r w:rsidRPr="00AE23A5">
        <w:rPr>
          <w:rFonts w:ascii="Calibri" w:hAnsi="Calibri" w:cs="Arial"/>
          <w:color w:val="000000" w:themeColor="text1"/>
          <w:lang w:eastAsia="ko-KR"/>
        </w:rPr>
        <w:t xml:space="preserve"> shall refund exceeded amount to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The Work progress should be decided through the agreement between </w:t>
      </w:r>
      <w:r w:rsidRPr="00AE23A5">
        <w:rPr>
          <w:rFonts w:ascii="Calibri" w:hAnsi="Calibri" w:cs="Arial"/>
          <w:b/>
          <w:color w:val="000000" w:themeColor="text1"/>
          <w:lang w:eastAsia="ko-KR"/>
        </w:rPr>
        <w:t xml:space="preserve">Designer </w:t>
      </w:r>
      <w:r w:rsidRPr="00AE23A5">
        <w:rPr>
          <w:rFonts w:ascii="Calibri" w:hAnsi="Calibri" w:cs="Arial"/>
          <w:color w:val="000000" w:themeColor="text1"/>
          <w:lang w:eastAsia="ko-KR"/>
        </w:rPr>
        <w:t xml:space="preserve">and </w:t>
      </w:r>
      <w:r w:rsidRPr="00AE23A5">
        <w:rPr>
          <w:rFonts w:ascii="Calibri" w:hAnsi="Calibri" w:cs="Arial"/>
          <w:b/>
          <w:color w:val="000000" w:themeColor="text1"/>
          <w:lang w:eastAsia="ko-KR"/>
        </w:rPr>
        <w:t>Client</w:t>
      </w:r>
      <w:r w:rsidRPr="00AE23A5">
        <w:rPr>
          <w:rFonts w:ascii="Calibri" w:hAnsi="Calibri" w:cs="Arial"/>
          <w:color w:val="000000" w:themeColor="text1"/>
          <w:lang w:eastAsia="ko-KR"/>
        </w:rPr>
        <w:t xml:space="preserve">. </w:t>
      </w:r>
    </w:p>
    <w:p w14:paraId="579848FC" w14:textId="77777777" w:rsidR="00327204" w:rsidRPr="00AE23A5" w:rsidRDefault="00327204">
      <w:pPr>
        <w:jc w:val="both"/>
        <w:rPr>
          <w:rFonts w:ascii="Calibri" w:hAnsi="Calibri" w:cs="Arial"/>
          <w:color w:val="000000" w:themeColor="text1"/>
          <w:lang w:eastAsia="ko-KR"/>
        </w:rPr>
      </w:pPr>
    </w:p>
    <w:p w14:paraId="0834DC18" w14:textId="77777777" w:rsidR="00327204" w:rsidRPr="00AE23A5" w:rsidRDefault="00487881">
      <w:pPr>
        <w:ind w:left="709" w:hanging="709"/>
        <w:jc w:val="both"/>
        <w:rPr>
          <w:rFonts w:ascii="Calibri" w:hAnsi="Calibri" w:cs="Arial"/>
          <w:color w:val="000000" w:themeColor="text1"/>
          <w:lang w:eastAsia="ko-KR"/>
        </w:rPr>
      </w:pPr>
      <w:r w:rsidRPr="00AE23A5">
        <w:rPr>
          <w:rFonts w:ascii="Calibri" w:hAnsi="Calibri" w:cs="Arial"/>
          <w:color w:val="000000" w:themeColor="text1"/>
        </w:rPr>
        <w:t>1</w:t>
      </w:r>
      <w:r w:rsidRPr="00AE23A5">
        <w:rPr>
          <w:rFonts w:ascii="Calibri" w:hAnsi="Calibri" w:cs="Arial"/>
          <w:color w:val="000000" w:themeColor="text1"/>
          <w:lang w:eastAsia="ko-KR"/>
        </w:rPr>
        <w:t>7</w:t>
      </w:r>
      <w:r w:rsidRPr="00AE23A5">
        <w:rPr>
          <w:rFonts w:ascii="Calibri" w:hAnsi="Calibri" w:cs="Arial"/>
          <w:color w:val="000000" w:themeColor="text1"/>
        </w:rPr>
        <w:t>.</w:t>
      </w:r>
      <w:r w:rsidRPr="00AE23A5">
        <w:rPr>
          <w:rFonts w:ascii="Calibri" w:hAnsi="Calibri" w:cs="Arial"/>
          <w:color w:val="000000" w:themeColor="text1"/>
          <w:lang w:eastAsia="ko-KR"/>
        </w:rPr>
        <w:t xml:space="preserve">4     In the event that either party believes that the other party has breached any obligations under this Agreement, such party shall so notify the breaching party in writing. The breaching party shall have 60 days from the receipt of notice to cure the alleged breach and to notify the non-breaching party in writing that cure has been </w:t>
      </w:r>
      <w:proofErr w:type="gramStart"/>
      <w:r w:rsidRPr="00AE23A5">
        <w:rPr>
          <w:rFonts w:ascii="Calibri" w:hAnsi="Calibri" w:cs="Arial"/>
          <w:color w:val="000000" w:themeColor="text1"/>
          <w:lang w:eastAsia="ko-KR"/>
        </w:rPr>
        <w:t>effected</w:t>
      </w:r>
      <w:proofErr w:type="gramEnd"/>
      <w:r w:rsidRPr="00AE23A5">
        <w:rPr>
          <w:rFonts w:ascii="Calibri" w:hAnsi="Calibri" w:cs="Arial"/>
          <w:color w:val="000000" w:themeColor="text1"/>
          <w:lang w:eastAsia="ko-KR"/>
        </w:rPr>
        <w:t>. If the breach is not cured within the 60 days, the non-breaching party shall have the right to terminate the Agreement and immediately replace this Agreement with a Termination Agreement.</w:t>
      </w:r>
    </w:p>
    <w:p w14:paraId="6EEC3173" w14:textId="616152A7" w:rsidR="00327204" w:rsidRDefault="00327204">
      <w:pPr>
        <w:ind w:right="283"/>
        <w:jc w:val="both"/>
        <w:rPr>
          <w:ins w:id="122" w:author="윤현정 (Hyunjeong Yoon)" w:date="2024-12-23T17:34:00Z"/>
          <w:rFonts w:ascii="Calibri" w:hAnsi="Calibri" w:cs="Arial"/>
          <w:color w:val="000000" w:themeColor="text1"/>
          <w:lang w:eastAsia="ko-KR"/>
        </w:rPr>
      </w:pPr>
    </w:p>
    <w:p w14:paraId="6DACAC61" w14:textId="4C7926F9" w:rsidR="007621F8" w:rsidRDefault="007621F8">
      <w:pPr>
        <w:ind w:right="283"/>
        <w:jc w:val="both"/>
        <w:rPr>
          <w:ins w:id="123" w:author="윤현정 (Hyunjeong Yoon)" w:date="2024-12-23T17:35:00Z"/>
        </w:rPr>
      </w:pPr>
      <w:ins w:id="124" w:author="윤현정 (Hyunjeong Yoon)" w:date="2024-12-23T17:34:00Z">
        <w:r>
          <w:rPr>
            <w:rFonts w:ascii="Calibri" w:hAnsi="Calibri" w:cs="Arial" w:hint="eastAsia"/>
            <w:color w:val="000000" w:themeColor="text1"/>
            <w:lang w:eastAsia="ko-KR"/>
          </w:rPr>
          <w:t>1</w:t>
        </w:r>
        <w:r>
          <w:rPr>
            <w:rFonts w:ascii="Calibri" w:hAnsi="Calibri" w:cs="Arial"/>
            <w:color w:val="000000" w:themeColor="text1"/>
            <w:lang w:eastAsia="ko-KR"/>
          </w:rPr>
          <w:t xml:space="preserve">7. 5      </w:t>
        </w:r>
      </w:ins>
      <w:ins w:id="125" w:author="윤현정 (Hyunjeong Yoon)" w:date="2024-12-23T17:35:00Z">
        <w:r>
          <w:rPr>
            <w:rFonts w:ascii="Calibri" w:hAnsi="Calibri" w:cs="Arial" w:hint="eastAsia"/>
            <w:color w:val="000000" w:themeColor="text1"/>
            <w:lang w:eastAsia="ko-KR"/>
          </w:rPr>
          <w:t>T</w:t>
        </w:r>
        <w:r>
          <w:rPr>
            <w:rFonts w:ascii="Calibri" w:hAnsi="Calibri" w:cs="Arial"/>
            <w:color w:val="000000" w:themeColor="text1"/>
            <w:lang w:eastAsia="ko-KR"/>
          </w:rPr>
          <w:t>he</w:t>
        </w:r>
      </w:ins>
      <w:ins w:id="126" w:author="윤현정 (Hyunjeong Yoon)" w:date="2024-12-23T17:34:00Z">
        <w:r>
          <w:rPr>
            <w:rFonts w:ascii="Calibri" w:hAnsi="Calibri" w:cs="Arial"/>
            <w:color w:val="000000" w:themeColor="text1"/>
            <w:lang w:eastAsia="ko-KR"/>
          </w:rPr>
          <w:t xml:space="preserve"> </w:t>
        </w:r>
      </w:ins>
      <w:ins w:id="127" w:author="윤현정 (Hyunjeong Yoon)" w:date="2024-12-23T17:35:00Z">
        <w:r>
          <w:t>following events shall be considered as a termination of the Agreement due to the Designer's fault under Clause 17.3</w:t>
        </w:r>
      </w:ins>
    </w:p>
    <w:p w14:paraId="5988A0FD" w14:textId="483C6E27" w:rsidR="007621F8" w:rsidRDefault="007621F8">
      <w:pPr>
        <w:ind w:right="283"/>
        <w:jc w:val="both"/>
        <w:rPr>
          <w:ins w:id="128" w:author="윤현정 (Hyunjeong Yoon)" w:date="2024-12-23T17:36:00Z"/>
          <w:rFonts w:ascii="Calibri" w:hAnsi="Calibri" w:cs="Arial"/>
          <w:color w:val="000000" w:themeColor="text1"/>
          <w:lang w:eastAsia="ko-KR"/>
        </w:rPr>
      </w:pPr>
      <w:ins w:id="129" w:author="윤현정 (Hyunjeong Yoon)" w:date="2024-12-23T17:35:00Z">
        <w:r>
          <w:rPr>
            <w:rFonts w:ascii="Calibri" w:hAnsi="Calibri" w:cs="Arial"/>
            <w:color w:val="000000" w:themeColor="text1"/>
            <w:lang w:eastAsia="ko-KR"/>
          </w:rPr>
          <w:br/>
          <w:t xml:space="preserve">A. </w:t>
        </w:r>
      </w:ins>
      <w:ins w:id="130" w:author="윤현정 (Hyunjeong Yoon)" w:date="2024-12-23T17:36:00Z">
        <w:r>
          <w:t>In the event of the Designer's death.</w:t>
        </w:r>
      </w:ins>
    </w:p>
    <w:p w14:paraId="26932260" w14:textId="7DC05424" w:rsidR="007621F8" w:rsidRDefault="007621F8">
      <w:pPr>
        <w:ind w:right="283"/>
        <w:jc w:val="both"/>
        <w:rPr>
          <w:ins w:id="131" w:author="윤현정 (Hyunjeong Yoon)" w:date="2024-12-23T17:35:00Z"/>
          <w:rFonts w:ascii="Calibri" w:hAnsi="Calibri" w:cs="Arial"/>
          <w:color w:val="000000" w:themeColor="text1"/>
          <w:lang w:eastAsia="ko-KR"/>
        </w:rPr>
      </w:pPr>
      <w:ins w:id="132" w:author="윤현정 (Hyunjeong Yoon)" w:date="2024-12-23T17:35:00Z">
        <w:r>
          <w:rPr>
            <w:rFonts w:ascii="Calibri" w:hAnsi="Calibri" w:cs="Arial"/>
            <w:color w:val="000000" w:themeColor="text1"/>
            <w:lang w:eastAsia="ko-KR"/>
          </w:rPr>
          <w:t>B.</w:t>
        </w:r>
      </w:ins>
      <w:ins w:id="133" w:author="윤현정 (Hyunjeong Yoon)" w:date="2024-12-23T17:36:00Z">
        <w:r>
          <w:rPr>
            <w:rFonts w:ascii="Calibri" w:hAnsi="Calibri" w:cs="Arial"/>
            <w:color w:val="000000" w:themeColor="text1"/>
            <w:lang w:eastAsia="ko-KR"/>
          </w:rPr>
          <w:t xml:space="preserve"> </w:t>
        </w:r>
        <w:r>
          <w:t>In the event that the Client terminates the Agreement in accordance with Clause 17.4.</w:t>
        </w:r>
      </w:ins>
      <w:ins w:id="134" w:author="윤현정 (Hyunjeong Yoon)" w:date="2024-12-23T17:35:00Z">
        <w:r>
          <w:rPr>
            <w:rFonts w:ascii="Calibri" w:hAnsi="Calibri" w:cs="Arial"/>
            <w:color w:val="000000" w:themeColor="text1"/>
            <w:lang w:eastAsia="ko-KR"/>
          </w:rPr>
          <w:br/>
          <w:t xml:space="preserve">C. </w:t>
        </w:r>
      </w:ins>
      <w:ins w:id="135" w:author="윤현정 (Hyunjeong Yoon)" w:date="2024-12-23T17:36:00Z">
        <w:r>
          <w:rPr>
            <w:rFonts w:ascii="Calibri" w:hAnsi="Calibri" w:cs="Arial"/>
            <w:color w:val="000000" w:themeColor="text1"/>
            <w:lang w:eastAsia="ko-KR"/>
          </w:rPr>
          <w:t xml:space="preserve">In </w:t>
        </w:r>
        <w:r>
          <w:t>the event that the services are not completed within the deadline as specified in Clause 9.</w:t>
        </w:r>
      </w:ins>
    </w:p>
    <w:p w14:paraId="42E026D4" w14:textId="77777777" w:rsidR="007621F8" w:rsidRPr="00AE23A5" w:rsidRDefault="007621F8">
      <w:pPr>
        <w:ind w:right="283"/>
        <w:jc w:val="both"/>
        <w:rPr>
          <w:rFonts w:ascii="Calibri" w:hAnsi="Calibri" w:cs="Arial"/>
          <w:color w:val="000000" w:themeColor="text1"/>
          <w:lang w:eastAsia="ko-KR"/>
        </w:rPr>
      </w:pPr>
    </w:p>
    <w:p w14:paraId="7631F379" w14:textId="77777777" w:rsidR="00327204" w:rsidRPr="00AE23A5" w:rsidRDefault="00327204">
      <w:pPr>
        <w:ind w:right="283"/>
        <w:jc w:val="both"/>
        <w:rPr>
          <w:rFonts w:ascii="Calibri" w:hAnsi="Calibri" w:cs="Arial"/>
          <w:color w:val="000000" w:themeColor="text1"/>
          <w:lang w:eastAsia="ko-KR"/>
        </w:rPr>
      </w:pPr>
    </w:p>
    <w:p w14:paraId="75565BF8" w14:textId="77777777" w:rsidR="00327204" w:rsidRPr="00AE23A5" w:rsidRDefault="00487881">
      <w:pPr>
        <w:ind w:left="709" w:hanging="709"/>
        <w:jc w:val="both"/>
        <w:rPr>
          <w:rFonts w:ascii="Calibri" w:hAnsi="Calibri" w:cs="Arial"/>
          <w:color w:val="000000" w:themeColor="text1"/>
        </w:rPr>
      </w:pPr>
      <w:r w:rsidRPr="00AE23A5">
        <w:rPr>
          <w:rFonts w:ascii="Calibri" w:hAnsi="Calibri" w:cs="Arial"/>
          <w:b/>
          <w:color w:val="000000" w:themeColor="text1"/>
          <w:lang w:eastAsia="ko-KR"/>
        </w:rPr>
        <w:t>18</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Notices</w:t>
      </w:r>
      <w:r w:rsidRPr="00AE23A5">
        <w:rPr>
          <w:rFonts w:ascii="Calibri" w:hAnsi="Calibri" w:cs="Arial"/>
          <w:color w:val="000000" w:themeColor="text1"/>
        </w:rPr>
        <w:t xml:space="preserve"> </w:t>
      </w:r>
    </w:p>
    <w:p w14:paraId="0D133268" w14:textId="77777777" w:rsidR="00327204" w:rsidRPr="00AE23A5" w:rsidRDefault="00327204">
      <w:pPr>
        <w:ind w:right="283"/>
        <w:jc w:val="both"/>
        <w:rPr>
          <w:rFonts w:ascii="Calibri" w:hAnsi="Calibri" w:cs="Arial"/>
          <w:color w:val="000000" w:themeColor="text1"/>
          <w:lang w:eastAsia="ko-KR"/>
        </w:rPr>
      </w:pPr>
    </w:p>
    <w:p w14:paraId="34817641" w14:textId="77777777" w:rsidR="00327204" w:rsidRPr="00AE23A5" w:rsidRDefault="00487881">
      <w:pPr>
        <w:ind w:left="709" w:hanging="709"/>
        <w:jc w:val="both"/>
        <w:rPr>
          <w:rFonts w:ascii="Calibri" w:hAnsi="Calibri" w:cs="Arial"/>
          <w:color w:val="000000" w:themeColor="text1"/>
          <w:lang w:eastAsia="ko-KR"/>
        </w:rPr>
      </w:pPr>
      <w:r w:rsidRPr="00AE23A5">
        <w:rPr>
          <w:rFonts w:ascii="Calibri" w:hAnsi="Calibri" w:cs="Arial"/>
          <w:color w:val="000000" w:themeColor="text1"/>
        </w:rPr>
        <w:lastRenderedPageBreak/>
        <w:tab/>
      </w:r>
      <w:r w:rsidRPr="00AE23A5">
        <w:rPr>
          <w:rFonts w:ascii="Calibri" w:hAnsi="Calibri" w:cs="Arial"/>
          <w:color w:val="000000" w:themeColor="text1"/>
          <w:lang w:eastAsia="ko-KR"/>
        </w:rPr>
        <w:t xml:space="preserve">Any notice relating to this Agreement shall be sent in writing by registered letter, return receipt requested, to the </w:t>
      </w:r>
      <w:r w:rsidRPr="00AE23A5">
        <w:rPr>
          <w:rFonts w:ascii="Calibri" w:hAnsi="Calibri" w:cs="Arial"/>
          <w:b/>
          <w:color w:val="000000" w:themeColor="text1"/>
          <w:lang w:eastAsia="ko-KR"/>
        </w:rPr>
        <w:t>Parties</w:t>
      </w:r>
      <w:r w:rsidRPr="00AE23A5">
        <w:rPr>
          <w:rFonts w:ascii="Calibri" w:hAnsi="Calibri" w:cs="Arial"/>
          <w:color w:val="000000" w:themeColor="text1"/>
          <w:lang w:eastAsia="ko-KR"/>
        </w:rPr>
        <w:t xml:space="preserve">’ address as written below, or to such other address as may be notified by either </w:t>
      </w:r>
      <w:r w:rsidRPr="00AE23A5">
        <w:rPr>
          <w:rFonts w:ascii="Calibri" w:hAnsi="Calibri" w:cs="Arial"/>
          <w:b/>
          <w:color w:val="000000" w:themeColor="text1"/>
          <w:lang w:eastAsia="ko-KR"/>
        </w:rPr>
        <w:t>Parties</w:t>
      </w:r>
      <w:r w:rsidRPr="00AE23A5">
        <w:rPr>
          <w:rFonts w:ascii="Calibri" w:hAnsi="Calibri" w:cs="Arial"/>
          <w:color w:val="000000" w:themeColor="text1"/>
          <w:lang w:eastAsia="ko-KR"/>
        </w:rPr>
        <w:t xml:space="preserve"> to the other in writing at any subsequent time:</w:t>
      </w:r>
    </w:p>
    <w:p w14:paraId="65A27779" w14:textId="77777777" w:rsidR="00327204" w:rsidRPr="00AE23A5" w:rsidRDefault="00327204">
      <w:pPr>
        <w:ind w:left="709" w:right="283" w:hanging="709"/>
        <w:jc w:val="both"/>
        <w:rPr>
          <w:rFonts w:ascii="Calibri" w:hAnsi="Calibri" w:cs="Arial"/>
          <w:color w:val="000000" w:themeColor="text1"/>
          <w:lang w:eastAsia="ko-KR"/>
        </w:rPr>
      </w:pPr>
    </w:p>
    <w:p w14:paraId="24CE5153" w14:textId="77777777" w:rsidR="00327204" w:rsidRPr="00AE23A5" w:rsidRDefault="00327204">
      <w:pPr>
        <w:ind w:left="709" w:right="283" w:hanging="709"/>
        <w:jc w:val="both"/>
        <w:rPr>
          <w:rFonts w:ascii="Calibri" w:hAnsi="Calibri" w:cs="Arial"/>
          <w:color w:val="000000" w:themeColor="text1"/>
          <w:lang w:eastAsia="ko-KR"/>
        </w:rPr>
      </w:pPr>
    </w:p>
    <w:p w14:paraId="1A129401" w14:textId="77777777" w:rsidR="00327204" w:rsidRPr="00AE23A5" w:rsidRDefault="00327204">
      <w:pPr>
        <w:ind w:left="709" w:right="283" w:hanging="709"/>
        <w:jc w:val="both"/>
        <w:rPr>
          <w:rFonts w:ascii="Calibri" w:hAnsi="Calibri" w:cs="Arial"/>
          <w:color w:val="000000" w:themeColor="text1"/>
          <w:lang w:eastAsia="ko-KR"/>
        </w:rPr>
      </w:pPr>
    </w:p>
    <w:p w14:paraId="55C49C57" w14:textId="77777777" w:rsidR="00327204" w:rsidRPr="00AE23A5" w:rsidRDefault="00487881">
      <w:pPr>
        <w:ind w:left="709" w:right="283" w:hanging="709"/>
        <w:jc w:val="both"/>
        <w:rPr>
          <w:rFonts w:ascii="Calibri" w:hAnsi="Calibri" w:cs="Arial"/>
          <w:color w:val="000000" w:themeColor="text1"/>
          <w:lang w:val="it-IT" w:eastAsia="ko-KR"/>
        </w:rPr>
      </w:pPr>
      <w:r w:rsidRPr="00AE23A5">
        <w:rPr>
          <w:rFonts w:ascii="Calibri" w:hAnsi="Calibri" w:cs="Arial"/>
          <w:color w:val="000000" w:themeColor="text1"/>
        </w:rPr>
        <w:tab/>
      </w:r>
      <w:r w:rsidRPr="00AE23A5">
        <w:rPr>
          <w:rFonts w:ascii="Calibri" w:hAnsi="Calibri" w:cs="Arial"/>
          <w:color w:val="000000" w:themeColor="text1"/>
          <w:lang w:val="it-IT"/>
        </w:rPr>
        <w:t xml:space="preserve">If to </w:t>
      </w:r>
      <w:r w:rsidRPr="00AE23A5">
        <w:rPr>
          <w:rFonts w:ascii="Calibri" w:hAnsi="Calibri" w:cs="Arial"/>
          <w:b/>
          <w:color w:val="000000" w:themeColor="text1"/>
          <w:lang w:val="it-IT"/>
        </w:rPr>
        <w:t>Designer</w:t>
      </w:r>
      <w:r w:rsidRPr="00AE23A5">
        <w:rPr>
          <w:rFonts w:ascii="Calibri" w:hAnsi="Calibri" w:cs="Arial"/>
          <w:color w:val="000000" w:themeColor="text1"/>
          <w:lang w:val="it-IT"/>
        </w:rPr>
        <w:t>:</w:t>
      </w:r>
    </w:p>
    <w:p w14:paraId="72AE955C" w14:textId="176A1B6D" w:rsidR="00327204" w:rsidRPr="00AE23A5" w:rsidRDefault="00487881">
      <w:pPr>
        <w:ind w:left="709" w:right="283" w:hanging="709"/>
        <w:jc w:val="both"/>
        <w:rPr>
          <w:rFonts w:ascii="Calibri" w:hAnsi="Calibri" w:cs="Arial"/>
          <w:color w:val="000000" w:themeColor="text1"/>
          <w:lang w:val="it-IT" w:eastAsia="ko-KR"/>
        </w:rPr>
      </w:pPr>
      <w:r w:rsidRPr="00AE23A5">
        <w:rPr>
          <w:rFonts w:ascii="Calibri" w:hAnsi="Calibri" w:cs="Arial"/>
          <w:color w:val="000000" w:themeColor="text1"/>
          <w:lang w:val="it-IT" w:eastAsia="ko-KR"/>
        </w:rPr>
        <w:tab/>
      </w:r>
      <w:r w:rsidR="00CF3CB9" w:rsidRPr="00AE23A5">
        <w:rPr>
          <w:rFonts w:ascii="Calibri" w:hAnsi="Calibri" w:cs="Arial"/>
          <w:b/>
          <w:color w:val="000000" w:themeColor="text1"/>
        </w:rPr>
        <w:t>Jehs+laub</w:t>
      </w:r>
    </w:p>
    <w:p w14:paraId="0B2CB8B8" w14:textId="7982713D" w:rsidR="00327204" w:rsidRPr="00AE23A5" w:rsidRDefault="00327204">
      <w:pPr>
        <w:ind w:left="709" w:right="283"/>
        <w:jc w:val="both"/>
        <w:rPr>
          <w:rFonts w:ascii="Calibri" w:hAnsi="Calibri" w:cs="Arial"/>
          <w:color w:val="000000" w:themeColor="text1"/>
          <w:lang w:val="it-IT" w:eastAsia="ko-KR"/>
        </w:rPr>
      </w:pPr>
    </w:p>
    <w:p w14:paraId="4DB728CF" w14:textId="77777777" w:rsidR="00327204" w:rsidRPr="00AE23A5" w:rsidRDefault="00327204">
      <w:pPr>
        <w:ind w:left="709" w:right="283"/>
        <w:jc w:val="both"/>
        <w:rPr>
          <w:rFonts w:ascii="Calibri" w:hAnsi="Calibri" w:cs="Arial"/>
          <w:color w:val="000000" w:themeColor="text1"/>
          <w:lang w:eastAsia="ko-KR"/>
        </w:rPr>
      </w:pPr>
    </w:p>
    <w:p w14:paraId="06A56F5C" w14:textId="77777777" w:rsidR="00327204" w:rsidRPr="00AE23A5" w:rsidRDefault="00487881">
      <w:pPr>
        <w:ind w:left="709" w:right="283"/>
        <w:jc w:val="both"/>
        <w:rPr>
          <w:rFonts w:ascii="Calibri" w:hAnsi="Calibri" w:cs="Arial"/>
          <w:color w:val="000000" w:themeColor="text1"/>
          <w:lang w:eastAsia="ko-KR"/>
        </w:rPr>
      </w:pPr>
      <w:commentRangeStart w:id="136"/>
      <w:r w:rsidRPr="00AE23A5">
        <w:rPr>
          <w:rFonts w:ascii="Calibri" w:hAnsi="Calibri" w:cs="Arial"/>
          <w:color w:val="000000" w:themeColor="text1"/>
        </w:rPr>
        <w:t xml:space="preserve">If to </w:t>
      </w:r>
      <w:r w:rsidRPr="00AE23A5">
        <w:rPr>
          <w:rFonts w:ascii="Calibri" w:hAnsi="Calibri" w:cs="Arial"/>
          <w:b/>
          <w:color w:val="000000" w:themeColor="text1"/>
          <w:lang w:eastAsia="ko-KR"/>
        </w:rPr>
        <w:t>Client</w:t>
      </w:r>
      <w:r w:rsidRPr="00AE23A5">
        <w:rPr>
          <w:rFonts w:ascii="Calibri" w:hAnsi="Calibri" w:cs="Arial"/>
          <w:color w:val="000000" w:themeColor="text1"/>
        </w:rPr>
        <w:t>:</w:t>
      </w:r>
      <w:commentRangeEnd w:id="136"/>
      <w:r w:rsidR="004D0E3A">
        <w:rPr>
          <w:rStyle w:val="a6"/>
        </w:rPr>
        <w:commentReference w:id="136"/>
      </w:r>
    </w:p>
    <w:p w14:paraId="13ADCDF4" w14:textId="77777777" w:rsidR="00327204" w:rsidRPr="00AE23A5" w:rsidRDefault="00487881">
      <w:pPr>
        <w:ind w:left="709" w:right="283"/>
        <w:jc w:val="both"/>
        <w:rPr>
          <w:rFonts w:ascii="Calibri" w:hAnsi="Calibri" w:cs="Arial"/>
          <w:color w:val="000000" w:themeColor="text1"/>
          <w:lang w:val="en-GB"/>
        </w:rPr>
      </w:pPr>
      <w:r w:rsidRPr="00AE23A5">
        <w:rPr>
          <w:rFonts w:ascii="Calibri" w:hAnsi="Calibri" w:cs="Arial"/>
          <w:color w:val="000000" w:themeColor="text1"/>
          <w:lang w:val="en-GB" w:eastAsia="ko-KR"/>
        </w:rPr>
        <w:t>SIDIZ</w:t>
      </w:r>
      <w:r w:rsidRPr="00AE23A5">
        <w:rPr>
          <w:rFonts w:ascii="Calibri" w:hAnsi="Calibri" w:cs="Arial"/>
          <w:color w:val="000000" w:themeColor="text1"/>
          <w:lang w:val="en-GB"/>
        </w:rPr>
        <w:t>, INC.</w:t>
      </w:r>
    </w:p>
    <w:p w14:paraId="0DC2BF98" w14:textId="77777777" w:rsidR="00327204" w:rsidRPr="00AE23A5" w:rsidRDefault="00487881">
      <w:pPr>
        <w:ind w:left="709" w:right="283"/>
        <w:jc w:val="both"/>
        <w:rPr>
          <w:rFonts w:ascii="Calibri" w:hAnsi="Calibri" w:cs="Arial"/>
          <w:color w:val="000000" w:themeColor="text1"/>
          <w:lang w:eastAsia="ko-KR"/>
        </w:rPr>
      </w:pPr>
      <w:r w:rsidRPr="00AE23A5">
        <w:rPr>
          <w:rFonts w:ascii="Calibri" w:hAnsi="Calibri" w:cs="Arial"/>
          <w:color w:val="000000" w:themeColor="text1"/>
        </w:rPr>
        <w:t>Sandan</w:t>
      </w:r>
      <w:r w:rsidRPr="00AE23A5">
        <w:rPr>
          <w:rFonts w:ascii="Calibri" w:hAnsi="Calibri" w:cs="Arial"/>
          <w:color w:val="000000" w:themeColor="text1"/>
          <w:lang w:eastAsia="ko-KR"/>
        </w:rPr>
        <w:t>-ro</w:t>
      </w:r>
      <w:r w:rsidRPr="00AE23A5">
        <w:rPr>
          <w:rFonts w:ascii="Calibri" w:hAnsi="Calibri" w:cs="Arial"/>
          <w:color w:val="000000" w:themeColor="text1"/>
        </w:rPr>
        <w:t xml:space="preserve"> 67-20</w:t>
      </w:r>
    </w:p>
    <w:p w14:paraId="033CD54E" w14:textId="77777777" w:rsidR="00327204" w:rsidRPr="00AE23A5" w:rsidRDefault="00487881">
      <w:pPr>
        <w:ind w:left="709" w:right="283"/>
        <w:jc w:val="both"/>
        <w:rPr>
          <w:rFonts w:ascii="Calibri" w:hAnsi="Calibri" w:cs="Arial"/>
          <w:color w:val="000000" w:themeColor="text1"/>
          <w:lang w:eastAsia="ko-KR"/>
        </w:rPr>
      </w:pPr>
      <w:r w:rsidRPr="00AE23A5">
        <w:rPr>
          <w:rFonts w:ascii="Calibri" w:hAnsi="Calibri" w:cs="Arial"/>
          <w:color w:val="000000" w:themeColor="text1"/>
        </w:rPr>
        <w:t>Segyo</w:t>
      </w:r>
      <w:r w:rsidRPr="00AE23A5">
        <w:rPr>
          <w:rFonts w:ascii="Calibri" w:hAnsi="Calibri" w:cs="Arial"/>
          <w:color w:val="000000" w:themeColor="text1"/>
          <w:lang w:eastAsia="ko-KR"/>
        </w:rPr>
        <w:t>-dong</w:t>
      </w:r>
    </w:p>
    <w:p w14:paraId="4FCFD5D2" w14:textId="77777777" w:rsidR="00327204" w:rsidRPr="00AE23A5" w:rsidRDefault="00487881">
      <w:pPr>
        <w:ind w:left="709" w:right="283"/>
        <w:jc w:val="both"/>
        <w:rPr>
          <w:rFonts w:ascii="Calibri" w:hAnsi="Calibri" w:cs="Arial"/>
          <w:color w:val="000000" w:themeColor="text1"/>
          <w:lang w:eastAsia="ko-KR"/>
        </w:rPr>
      </w:pPr>
      <w:r w:rsidRPr="00AE23A5">
        <w:rPr>
          <w:rFonts w:ascii="Calibri" w:hAnsi="Calibri" w:cs="Arial"/>
          <w:color w:val="000000" w:themeColor="text1"/>
        </w:rPr>
        <w:t>Pyeongtaek-s</w:t>
      </w:r>
      <w:r w:rsidRPr="00AE23A5">
        <w:rPr>
          <w:rFonts w:ascii="Calibri" w:hAnsi="Calibri" w:cs="Arial"/>
          <w:color w:val="000000" w:themeColor="text1"/>
          <w:lang w:eastAsia="ko-KR"/>
        </w:rPr>
        <w:t>i</w:t>
      </w:r>
    </w:p>
    <w:p w14:paraId="734AB3E0" w14:textId="77777777" w:rsidR="00327204" w:rsidRPr="00AE23A5" w:rsidRDefault="00487881">
      <w:pPr>
        <w:ind w:left="709" w:right="283"/>
        <w:jc w:val="both"/>
        <w:rPr>
          <w:rFonts w:ascii="Calibri" w:hAnsi="Calibri" w:cs="Arial"/>
          <w:color w:val="000000" w:themeColor="text1"/>
          <w:lang w:eastAsia="ko-KR"/>
        </w:rPr>
      </w:pPr>
      <w:r w:rsidRPr="00AE23A5">
        <w:rPr>
          <w:rFonts w:ascii="Calibri" w:hAnsi="Calibri" w:cs="Arial"/>
          <w:color w:val="000000" w:themeColor="text1"/>
        </w:rPr>
        <w:t>Gyeonggi-do</w:t>
      </w:r>
    </w:p>
    <w:p w14:paraId="13E3A05F" w14:textId="77777777" w:rsidR="00327204" w:rsidRPr="00AE23A5" w:rsidRDefault="00487881">
      <w:pPr>
        <w:ind w:left="709" w:right="283"/>
        <w:jc w:val="both"/>
        <w:rPr>
          <w:rFonts w:ascii="Calibri" w:hAnsi="Calibri" w:cs="Arial"/>
          <w:color w:val="000000" w:themeColor="text1"/>
          <w:lang w:eastAsia="ko-KR"/>
        </w:rPr>
      </w:pPr>
      <w:r w:rsidRPr="00AE23A5">
        <w:rPr>
          <w:rFonts w:ascii="Calibri" w:hAnsi="Calibri" w:cs="Arial"/>
          <w:color w:val="000000" w:themeColor="text1"/>
          <w:lang w:eastAsia="ko-KR"/>
        </w:rPr>
        <w:t>Republic of Korea</w:t>
      </w:r>
    </w:p>
    <w:p w14:paraId="1E8C2A11" w14:textId="77777777" w:rsidR="00327204" w:rsidRPr="00AE23A5" w:rsidRDefault="00327204">
      <w:pPr>
        <w:ind w:left="709" w:right="283"/>
        <w:jc w:val="both"/>
        <w:rPr>
          <w:rFonts w:ascii="Calibri" w:hAnsi="Calibri" w:cs="Arial"/>
          <w:color w:val="000000" w:themeColor="text1"/>
          <w:lang w:eastAsia="ko-KR"/>
        </w:rPr>
      </w:pPr>
    </w:p>
    <w:p w14:paraId="02368195" w14:textId="77777777" w:rsidR="00327204" w:rsidRPr="00AE23A5" w:rsidRDefault="00327204">
      <w:pPr>
        <w:ind w:right="283"/>
        <w:jc w:val="both"/>
        <w:rPr>
          <w:rFonts w:ascii="Calibri" w:hAnsi="Calibri" w:cs="Arial"/>
          <w:color w:val="000000" w:themeColor="text1"/>
          <w:lang w:eastAsia="ko-KR"/>
        </w:rPr>
      </w:pPr>
    </w:p>
    <w:p w14:paraId="0015D579"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lang w:eastAsia="ko-KR"/>
        </w:rPr>
        <w:t>19</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Amendments</w:t>
      </w:r>
    </w:p>
    <w:p w14:paraId="60AB3A1B" w14:textId="77777777" w:rsidR="00327204" w:rsidRPr="00AE23A5" w:rsidRDefault="00327204">
      <w:pPr>
        <w:ind w:right="283"/>
        <w:jc w:val="both"/>
        <w:rPr>
          <w:rFonts w:ascii="Calibri" w:hAnsi="Calibri" w:cs="Arial"/>
          <w:b/>
          <w:color w:val="000000" w:themeColor="text1"/>
          <w:u w:val="single"/>
          <w:lang w:eastAsia="ko-KR"/>
        </w:rPr>
      </w:pPr>
    </w:p>
    <w:p w14:paraId="23E102A9" w14:textId="77777777" w:rsidR="00327204" w:rsidRPr="00AE23A5" w:rsidRDefault="00487881">
      <w:pPr>
        <w:ind w:left="709" w:right="283" w:hanging="709"/>
        <w:jc w:val="both"/>
        <w:rPr>
          <w:rFonts w:ascii="Calibri" w:hAnsi="Calibri" w:cs="Arial"/>
          <w:color w:val="000000" w:themeColor="text1"/>
        </w:rPr>
      </w:pPr>
      <w:r w:rsidRPr="00AE23A5">
        <w:rPr>
          <w:rFonts w:ascii="Calibri" w:hAnsi="Calibri" w:cs="Arial"/>
          <w:color w:val="000000" w:themeColor="text1"/>
        </w:rPr>
        <w:tab/>
        <w:t xml:space="preserve">No amendment to this Agreement shall be valid and binding unless it is </w:t>
      </w:r>
      <w:r w:rsidRPr="00AE23A5">
        <w:rPr>
          <w:rFonts w:ascii="Calibri" w:hAnsi="Calibri" w:cs="Arial"/>
          <w:color w:val="000000" w:themeColor="text1"/>
          <w:lang w:eastAsia="ko-KR"/>
        </w:rPr>
        <w:t xml:space="preserve">agreed in writing and </w:t>
      </w:r>
      <w:r w:rsidRPr="00AE23A5">
        <w:rPr>
          <w:rFonts w:ascii="Calibri" w:hAnsi="Calibri" w:cs="Arial"/>
          <w:color w:val="000000" w:themeColor="text1"/>
        </w:rPr>
        <w:t xml:space="preserve">signed by the </w:t>
      </w:r>
      <w:r w:rsidRPr="00AE23A5">
        <w:rPr>
          <w:rFonts w:ascii="Calibri" w:hAnsi="Calibri" w:cs="Arial"/>
          <w:b/>
          <w:color w:val="000000" w:themeColor="text1"/>
        </w:rPr>
        <w:t>Parties</w:t>
      </w:r>
      <w:r w:rsidRPr="00AE23A5">
        <w:rPr>
          <w:rFonts w:ascii="Calibri" w:hAnsi="Calibri" w:cs="Arial"/>
          <w:color w:val="000000" w:themeColor="text1"/>
        </w:rPr>
        <w:t xml:space="preserve"> against which its enforcement is sought.</w:t>
      </w:r>
    </w:p>
    <w:p w14:paraId="0A2FC2AC" w14:textId="77777777" w:rsidR="00327204" w:rsidRPr="00AE23A5" w:rsidRDefault="00327204">
      <w:pPr>
        <w:ind w:left="709" w:right="283"/>
        <w:jc w:val="both"/>
        <w:rPr>
          <w:rFonts w:ascii="Calibri" w:hAnsi="Calibri" w:cs="Arial"/>
          <w:color w:val="000000" w:themeColor="text1"/>
          <w:lang w:eastAsia="ko-KR"/>
        </w:rPr>
      </w:pPr>
    </w:p>
    <w:p w14:paraId="654BF994" w14:textId="77777777" w:rsidR="00327204" w:rsidRPr="00AE23A5" w:rsidRDefault="00327204">
      <w:pPr>
        <w:ind w:right="283"/>
        <w:jc w:val="both"/>
        <w:rPr>
          <w:rFonts w:ascii="Calibri" w:hAnsi="Calibri" w:cs="Arial"/>
          <w:color w:val="000000" w:themeColor="text1"/>
          <w:lang w:eastAsia="ko-KR"/>
        </w:rPr>
      </w:pPr>
    </w:p>
    <w:p w14:paraId="2EB28C57"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lang w:eastAsia="ko-KR"/>
        </w:rPr>
        <w:t>20</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Entire Agreement</w:t>
      </w:r>
    </w:p>
    <w:p w14:paraId="12BEBCD3" w14:textId="77777777" w:rsidR="00327204" w:rsidRPr="00AE23A5" w:rsidRDefault="00327204">
      <w:pPr>
        <w:ind w:right="283"/>
        <w:jc w:val="both"/>
        <w:rPr>
          <w:rFonts w:ascii="Calibri" w:hAnsi="Calibri" w:cs="Arial"/>
          <w:color w:val="000000" w:themeColor="text1"/>
          <w:u w:val="single"/>
          <w:lang w:eastAsia="ko-KR"/>
        </w:rPr>
      </w:pPr>
    </w:p>
    <w:p w14:paraId="3A5EAE9D"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ab/>
        <w:t xml:space="preserve">This Agreement contains the entire understanding between the </w:t>
      </w:r>
      <w:r w:rsidRPr="00AE23A5">
        <w:rPr>
          <w:rFonts w:ascii="Calibri" w:hAnsi="Calibri" w:cs="Arial"/>
          <w:b/>
          <w:color w:val="000000" w:themeColor="text1"/>
        </w:rPr>
        <w:t>Parties</w:t>
      </w:r>
      <w:r w:rsidRPr="00AE23A5">
        <w:rPr>
          <w:rFonts w:ascii="Calibri" w:hAnsi="Calibri" w:cs="Arial"/>
          <w:color w:val="000000" w:themeColor="text1"/>
        </w:rPr>
        <w:t xml:space="preserve"> in relation to its subject matter and replaces and cancels any other previous understanding.</w:t>
      </w:r>
    </w:p>
    <w:p w14:paraId="5D5D8D35" w14:textId="77777777" w:rsidR="00327204" w:rsidRPr="00AE23A5" w:rsidRDefault="00327204">
      <w:pPr>
        <w:ind w:right="283"/>
        <w:jc w:val="both"/>
        <w:rPr>
          <w:rFonts w:ascii="Calibri" w:hAnsi="Calibri" w:cs="Arial"/>
          <w:color w:val="000000" w:themeColor="text1"/>
          <w:lang w:eastAsia="ko-KR"/>
        </w:rPr>
      </w:pPr>
    </w:p>
    <w:p w14:paraId="68FF11BA" w14:textId="77777777" w:rsidR="00327204" w:rsidRPr="00AE23A5" w:rsidRDefault="00327204">
      <w:pPr>
        <w:ind w:right="283"/>
        <w:jc w:val="both"/>
        <w:rPr>
          <w:rFonts w:ascii="Calibri" w:hAnsi="Calibri" w:cs="Arial"/>
          <w:color w:val="000000" w:themeColor="text1"/>
          <w:lang w:eastAsia="ko-KR"/>
        </w:rPr>
      </w:pPr>
    </w:p>
    <w:p w14:paraId="1C5806DB"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lang w:eastAsia="ko-KR"/>
        </w:rPr>
        <w:t>21</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Non-waiver</w:t>
      </w:r>
    </w:p>
    <w:p w14:paraId="780BC3D1" w14:textId="77777777" w:rsidR="00327204" w:rsidRPr="00AE23A5" w:rsidRDefault="00327204">
      <w:pPr>
        <w:ind w:left="709" w:right="283" w:hanging="709"/>
        <w:jc w:val="both"/>
        <w:rPr>
          <w:rFonts w:ascii="Calibri" w:hAnsi="Calibri" w:cs="Arial"/>
          <w:b/>
          <w:color w:val="000000" w:themeColor="text1"/>
          <w:u w:val="single"/>
        </w:rPr>
      </w:pPr>
    </w:p>
    <w:p w14:paraId="766414F8"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ab/>
        <w:t xml:space="preserve">Failure of either </w:t>
      </w:r>
      <w:r w:rsidRPr="00AE23A5">
        <w:rPr>
          <w:rFonts w:ascii="Calibri" w:hAnsi="Calibri" w:cs="Arial"/>
          <w:color w:val="000000" w:themeColor="text1"/>
          <w:lang w:eastAsia="ko-KR"/>
        </w:rPr>
        <w:t>p</w:t>
      </w:r>
      <w:r w:rsidRPr="00AE23A5">
        <w:rPr>
          <w:rFonts w:ascii="Calibri" w:hAnsi="Calibri" w:cs="Arial"/>
          <w:color w:val="000000" w:themeColor="text1"/>
        </w:rPr>
        <w:t>art</w:t>
      </w:r>
      <w:r w:rsidRPr="00AE23A5">
        <w:rPr>
          <w:rFonts w:ascii="Calibri" w:hAnsi="Calibri" w:cs="Arial"/>
          <w:color w:val="000000" w:themeColor="text1"/>
          <w:lang w:eastAsia="ko-KR"/>
        </w:rPr>
        <w:t xml:space="preserve">y </w:t>
      </w:r>
      <w:r w:rsidRPr="00AE23A5">
        <w:rPr>
          <w:rFonts w:ascii="Calibri" w:hAnsi="Calibri" w:cs="Arial"/>
          <w:color w:val="000000" w:themeColor="text1"/>
        </w:rPr>
        <w:t>to object to any action of the other party which is in breach of the provisions of this Agreement shall not constitute a waiver of the rights deriving from the provisions so breached, nor of the right to demand strict performance of all obligations due.</w:t>
      </w:r>
    </w:p>
    <w:p w14:paraId="78856B98" w14:textId="77777777" w:rsidR="00327204" w:rsidRPr="00AE23A5" w:rsidRDefault="00327204">
      <w:pPr>
        <w:ind w:left="709" w:right="283"/>
        <w:jc w:val="both"/>
        <w:rPr>
          <w:rFonts w:ascii="Calibri" w:hAnsi="Calibri" w:cs="Arial"/>
          <w:color w:val="000000" w:themeColor="text1"/>
          <w:lang w:eastAsia="ko-KR"/>
        </w:rPr>
      </w:pPr>
    </w:p>
    <w:p w14:paraId="317DB003" w14:textId="77777777" w:rsidR="00327204" w:rsidRPr="00AE23A5" w:rsidRDefault="00327204">
      <w:pPr>
        <w:ind w:left="709" w:right="283" w:hanging="709"/>
        <w:jc w:val="both"/>
        <w:rPr>
          <w:rFonts w:ascii="Calibri" w:hAnsi="Calibri" w:cs="Arial"/>
          <w:b/>
          <w:color w:val="000000" w:themeColor="text1"/>
          <w:lang w:eastAsia="ko-KR"/>
        </w:rPr>
      </w:pPr>
    </w:p>
    <w:p w14:paraId="3DD63E6E"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lang w:eastAsia="ko-KR"/>
        </w:rPr>
        <w:t>22</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Severability</w:t>
      </w:r>
    </w:p>
    <w:p w14:paraId="5F25C58B" w14:textId="77777777" w:rsidR="00327204" w:rsidRPr="00AE23A5" w:rsidRDefault="00327204">
      <w:pPr>
        <w:ind w:left="709" w:right="283" w:hanging="709"/>
        <w:jc w:val="both"/>
        <w:rPr>
          <w:rFonts w:ascii="Calibri" w:hAnsi="Calibri" w:cs="Arial"/>
          <w:b/>
          <w:color w:val="000000" w:themeColor="text1"/>
          <w:u w:val="single"/>
        </w:rPr>
      </w:pPr>
    </w:p>
    <w:p w14:paraId="47185F8E"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ab/>
        <w:t xml:space="preserve">Should any provision of this Agreement, for any reason, be held invalid or unenforceable, such invalidity or unenforceability shall not affect the validity or enforceability of the other provisions hereof, which shall remain fully valid and binding on the </w:t>
      </w:r>
      <w:r w:rsidRPr="00AE23A5">
        <w:rPr>
          <w:rFonts w:ascii="Calibri" w:hAnsi="Calibri" w:cs="Arial"/>
          <w:b/>
          <w:color w:val="000000" w:themeColor="text1"/>
        </w:rPr>
        <w:t>Parties</w:t>
      </w:r>
      <w:r w:rsidRPr="00AE23A5">
        <w:rPr>
          <w:rFonts w:ascii="Calibri" w:hAnsi="Calibri" w:cs="Arial"/>
          <w:color w:val="000000" w:themeColor="text1"/>
        </w:rPr>
        <w:t xml:space="preserve">. Upon the occurrence of any such event, the </w:t>
      </w:r>
      <w:r w:rsidRPr="00AE23A5">
        <w:rPr>
          <w:rFonts w:ascii="Calibri" w:hAnsi="Calibri" w:cs="Arial"/>
          <w:b/>
          <w:color w:val="000000" w:themeColor="text1"/>
        </w:rPr>
        <w:t>Parties</w:t>
      </w:r>
      <w:r w:rsidRPr="00AE23A5">
        <w:rPr>
          <w:rFonts w:ascii="Calibri" w:hAnsi="Calibri" w:cs="Arial"/>
          <w:color w:val="000000" w:themeColor="text1"/>
        </w:rPr>
        <w:t xml:space="preserve"> shall replace any provision being held invalid or unenforceable with another valid and enforceable provision reflecting, as much as possible, the spirit and contents of the one originally agreed.</w:t>
      </w:r>
    </w:p>
    <w:p w14:paraId="0D16A04F" w14:textId="77777777" w:rsidR="00327204" w:rsidRPr="00AE23A5" w:rsidRDefault="00327204">
      <w:pPr>
        <w:ind w:left="709" w:hanging="709"/>
        <w:jc w:val="both"/>
        <w:rPr>
          <w:rFonts w:ascii="Calibri" w:hAnsi="Calibri" w:cs="Arial"/>
          <w:color w:val="000000" w:themeColor="text1"/>
          <w:lang w:eastAsia="ko-KR"/>
        </w:rPr>
      </w:pPr>
    </w:p>
    <w:p w14:paraId="3810A262" w14:textId="77777777" w:rsidR="00327204" w:rsidRPr="00AE23A5" w:rsidRDefault="00327204">
      <w:pPr>
        <w:ind w:left="709" w:hanging="709"/>
        <w:jc w:val="both"/>
        <w:rPr>
          <w:rFonts w:ascii="Calibri" w:hAnsi="Calibri" w:cs="Arial"/>
          <w:color w:val="000000" w:themeColor="text1"/>
          <w:lang w:eastAsia="ko-KR"/>
        </w:rPr>
      </w:pPr>
    </w:p>
    <w:p w14:paraId="71325F77" w14:textId="77777777" w:rsidR="00327204" w:rsidRPr="00AE23A5" w:rsidRDefault="00487881">
      <w:pPr>
        <w:ind w:left="709" w:right="283" w:hanging="709"/>
        <w:jc w:val="both"/>
        <w:rPr>
          <w:rFonts w:ascii="Calibri" w:hAnsi="Calibri" w:cs="Arial"/>
          <w:b/>
          <w:color w:val="000000" w:themeColor="text1"/>
          <w:u w:val="single"/>
        </w:rPr>
      </w:pPr>
      <w:r w:rsidRPr="00AE23A5">
        <w:rPr>
          <w:rFonts w:ascii="Calibri" w:hAnsi="Calibri" w:cs="Arial"/>
          <w:b/>
          <w:color w:val="000000" w:themeColor="text1"/>
          <w:lang w:eastAsia="ko-KR"/>
        </w:rPr>
        <w:t>23</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lang w:eastAsia="ko-KR"/>
        </w:rPr>
        <w:t>Bona fide execution</w:t>
      </w:r>
    </w:p>
    <w:p w14:paraId="34855E94" w14:textId="77777777" w:rsidR="00327204" w:rsidRPr="00AE23A5" w:rsidRDefault="00327204">
      <w:pPr>
        <w:ind w:left="709" w:right="283" w:hanging="709"/>
        <w:jc w:val="both"/>
        <w:rPr>
          <w:rFonts w:ascii="Calibri" w:hAnsi="Calibri" w:cs="Arial"/>
          <w:b/>
          <w:color w:val="000000" w:themeColor="text1"/>
          <w:u w:val="single"/>
        </w:rPr>
      </w:pPr>
    </w:p>
    <w:p w14:paraId="7B8A2177" w14:textId="77777777" w:rsidR="00327204" w:rsidRPr="00AE23A5" w:rsidRDefault="00487881">
      <w:pPr>
        <w:ind w:left="709" w:hanging="709"/>
        <w:jc w:val="both"/>
        <w:rPr>
          <w:rFonts w:ascii="Calibri" w:hAnsi="Calibri" w:cs="Arial"/>
          <w:color w:val="000000" w:themeColor="text1"/>
          <w:lang w:eastAsia="ko-KR"/>
        </w:rPr>
      </w:pPr>
      <w:r w:rsidRPr="00AE23A5">
        <w:rPr>
          <w:rFonts w:ascii="Calibri" w:hAnsi="Calibri" w:cs="Arial"/>
          <w:color w:val="000000" w:themeColor="text1"/>
        </w:rPr>
        <w:lastRenderedPageBreak/>
        <w:tab/>
      </w:r>
      <w:r w:rsidRPr="00AE23A5">
        <w:rPr>
          <w:rFonts w:ascii="Calibri" w:hAnsi="Calibri" w:cs="Arial"/>
          <w:color w:val="000000" w:themeColor="text1"/>
          <w:lang w:eastAsia="ko-KR"/>
        </w:rPr>
        <w:t xml:space="preserve">Each of the </w:t>
      </w:r>
      <w:r w:rsidRPr="00AE23A5">
        <w:rPr>
          <w:rFonts w:ascii="Calibri" w:hAnsi="Calibri" w:cs="Arial"/>
          <w:b/>
          <w:color w:val="000000" w:themeColor="text1"/>
          <w:lang w:eastAsia="ko-KR"/>
        </w:rPr>
        <w:t>Parties</w:t>
      </w:r>
      <w:r w:rsidRPr="00AE23A5">
        <w:rPr>
          <w:rFonts w:ascii="Calibri" w:hAnsi="Calibri" w:cs="Arial"/>
          <w:color w:val="000000" w:themeColor="text1"/>
          <w:lang w:eastAsia="ko-KR"/>
        </w:rPr>
        <w:t xml:space="preserve"> hereto enters into the Agreement relying on the other full and bona fide performance of the obligations specified in the Agreement. </w:t>
      </w:r>
    </w:p>
    <w:p w14:paraId="7D32B9EE" w14:textId="77777777" w:rsidR="00327204" w:rsidRPr="00AE23A5" w:rsidRDefault="00327204">
      <w:pPr>
        <w:ind w:left="709" w:right="283"/>
        <w:jc w:val="both"/>
        <w:rPr>
          <w:rFonts w:ascii="Calibri" w:hAnsi="Calibri" w:cs="Arial"/>
          <w:color w:val="000000" w:themeColor="text1"/>
          <w:lang w:eastAsia="ko-KR"/>
        </w:rPr>
      </w:pPr>
    </w:p>
    <w:p w14:paraId="1E13C84A" w14:textId="77777777" w:rsidR="00327204" w:rsidRPr="00AE23A5" w:rsidRDefault="00327204">
      <w:pPr>
        <w:ind w:left="709" w:hanging="709"/>
        <w:jc w:val="both"/>
        <w:rPr>
          <w:rFonts w:ascii="Calibri" w:hAnsi="Calibri" w:cs="Arial"/>
          <w:color w:val="000000" w:themeColor="text1"/>
          <w:lang w:eastAsia="ko-KR"/>
        </w:rPr>
      </w:pPr>
    </w:p>
    <w:p w14:paraId="77F776DA" w14:textId="77777777" w:rsidR="00327204" w:rsidRPr="00AE23A5" w:rsidRDefault="00327204">
      <w:pPr>
        <w:ind w:left="709" w:hanging="709"/>
        <w:jc w:val="both"/>
        <w:rPr>
          <w:rFonts w:ascii="Calibri" w:hAnsi="Calibri" w:cs="Arial"/>
          <w:color w:val="000000" w:themeColor="text1"/>
          <w:lang w:eastAsia="ko-KR"/>
        </w:rPr>
      </w:pPr>
    </w:p>
    <w:p w14:paraId="6B977D55" w14:textId="77777777" w:rsidR="00327204" w:rsidRPr="00AE23A5" w:rsidRDefault="00327204">
      <w:pPr>
        <w:ind w:left="709" w:hanging="709"/>
        <w:jc w:val="both"/>
        <w:rPr>
          <w:rFonts w:ascii="Calibri" w:hAnsi="Calibri" w:cs="Arial"/>
          <w:color w:val="000000" w:themeColor="text1"/>
          <w:lang w:eastAsia="ko-KR"/>
        </w:rPr>
      </w:pPr>
    </w:p>
    <w:p w14:paraId="2DB014B3" w14:textId="77777777" w:rsidR="00327204" w:rsidRPr="00AE23A5" w:rsidRDefault="00487881">
      <w:pPr>
        <w:ind w:left="709" w:right="283" w:hanging="709"/>
        <w:jc w:val="both"/>
        <w:rPr>
          <w:rFonts w:ascii="Calibri" w:hAnsi="Calibri" w:cs="Arial"/>
          <w:b/>
          <w:color w:val="000000" w:themeColor="text1"/>
          <w:u w:val="single"/>
          <w:lang w:eastAsia="ko-KR"/>
        </w:rPr>
      </w:pPr>
      <w:r w:rsidRPr="00AE23A5">
        <w:rPr>
          <w:rFonts w:ascii="Calibri" w:hAnsi="Calibri" w:cs="Arial"/>
          <w:b/>
          <w:color w:val="000000" w:themeColor="text1"/>
          <w:lang w:eastAsia="ko-KR"/>
        </w:rPr>
        <w:t>24</w:t>
      </w:r>
      <w:r w:rsidRPr="00AE23A5">
        <w:rPr>
          <w:rFonts w:ascii="Calibri" w:hAnsi="Calibri" w:cs="Arial"/>
          <w:b/>
          <w:color w:val="000000" w:themeColor="text1"/>
        </w:rPr>
        <w:t>.</w:t>
      </w:r>
      <w:r w:rsidRPr="00AE23A5">
        <w:rPr>
          <w:rFonts w:ascii="Calibri" w:hAnsi="Calibri" w:cs="Arial"/>
          <w:b/>
          <w:color w:val="000000" w:themeColor="text1"/>
        </w:rPr>
        <w:tab/>
      </w:r>
      <w:r w:rsidRPr="00AE23A5">
        <w:rPr>
          <w:rFonts w:ascii="Calibri" w:hAnsi="Calibri" w:cs="Arial"/>
          <w:b/>
          <w:color w:val="000000" w:themeColor="text1"/>
          <w:u w:val="single"/>
        </w:rPr>
        <w:t xml:space="preserve">Governing Law </w:t>
      </w:r>
      <w:r w:rsidRPr="00AE23A5">
        <w:rPr>
          <w:rFonts w:ascii="Calibri" w:hAnsi="Calibri" w:cs="Arial"/>
          <w:b/>
          <w:color w:val="000000" w:themeColor="text1"/>
          <w:u w:val="single"/>
          <w:lang w:eastAsia="ko-KR"/>
        </w:rPr>
        <w:t xml:space="preserve">and </w:t>
      </w:r>
      <w:r w:rsidRPr="00AE23A5">
        <w:rPr>
          <w:rFonts w:ascii="Calibri" w:hAnsi="Calibri" w:cs="Arial"/>
          <w:b/>
          <w:color w:val="000000" w:themeColor="text1"/>
          <w:u w:val="single"/>
        </w:rPr>
        <w:t>Jurisdiction</w:t>
      </w:r>
    </w:p>
    <w:p w14:paraId="5716E361" w14:textId="77777777" w:rsidR="00327204" w:rsidRPr="00AE23A5" w:rsidRDefault="00327204">
      <w:pPr>
        <w:ind w:right="283"/>
        <w:jc w:val="both"/>
        <w:rPr>
          <w:rFonts w:ascii="Calibri" w:hAnsi="Calibri" w:cs="Arial"/>
          <w:b/>
          <w:color w:val="000000" w:themeColor="text1"/>
          <w:lang w:eastAsia="ko-KR"/>
        </w:rPr>
      </w:pPr>
    </w:p>
    <w:p w14:paraId="241DDD9A" w14:textId="77777777" w:rsidR="00327204" w:rsidRPr="00AE23A5" w:rsidRDefault="00487881">
      <w:pPr>
        <w:ind w:left="709" w:right="283" w:hanging="709"/>
        <w:jc w:val="both"/>
        <w:rPr>
          <w:rFonts w:ascii="Calibri" w:hAnsi="Calibri" w:cs="Arial"/>
          <w:color w:val="000000" w:themeColor="text1"/>
          <w:lang w:eastAsia="ko-KR"/>
        </w:rPr>
      </w:pPr>
      <w:r w:rsidRPr="00AE23A5">
        <w:rPr>
          <w:rFonts w:ascii="Calibri" w:hAnsi="Calibri" w:cs="Arial"/>
          <w:color w:val="000000" w:themeColor="text1"/>
        </w:rPr>
        <w:t>2</w:t>
      </w:r>
      <w:r w:rsidRPr="00AE23A5">
        <w:rPr>
          <w:rFonts w:ascii="Calibri" w:hAnsi="Calibri" w:cs="Arial"/>
          <w:color w:val="000000" w:themeColor="text1"/>
          <w:lang w:eastAsia="ko-KR"/>
        </w:rPr>
        <w:t>4</w:t>
      </w:r>
      <w:r w:rsidRPr="00AE23A5">
        <w:rPr>
          <w:rFonts w:ascii="Calibri" w:hAnsi="Calibri" w:cs="Arial"/>
          <w:color w:val="000000" w:themeColor="text1"/>
        </w:rPr>
        <w:t>.1</w:t>
      </w:r>
      <w:r w:rsidRPr="00AE23A5">
        <w:rPr>
          <w:rFonts w:ascii="Calibri" w:hAnsi="Calibri" w:cs="Arial"/>
          <w:color w:val="000000" w:themeColor="text1"/>
        </w:rPr>
        <w:tab/>
        <w:t xml:space="preserve">This Agreement shall construe in accordance with, and all the rights, powers and liabilities of the </w:t>
      </w:r>
      <w:r w:rsidRPr="00AE23A5">
        <w:rPr>
          <w:rFonts w:ascii="Calibri" w:hAnsi="Calibri" w:cs="Arial"/>
          <w:b/>
          <w:color w:val="000000" w:themeColor="text1"/>
          <w:lang w:eastAsia="ko-KR"/>
        </w:rPr>
        <w:t>P</w:t>
      </w:r>
      <w:r w:rsidRPr="00AE23A5">
        <w:rPr>
          <w:rFonts w:ascii="Calibri" w:hAnsi="Calibri" w:cs="Arial"/>
          <w:b/>
          <w:color w:val="000000" w:themeColor="text1"/>
        </w:rPr>
        <w:t>arties</w:t>
      </w:r>
      <w:r w:rsidRPr="00AE23A5">
        <w:rPr>
          <w:rFonts w:ascii="Calibri" w:hAnsi="Calibri" w:cs="Arial"/>
          <w:color w:val="000000" w:themeColor="text1"/>
        </w:rPr>
        <w:t xml:space="preserve"> hereunder shall be governed by the laws of the Republic of Korea.</w:t>
      </w:r>
    </w:p>
    <w:p w14:paraId="28CB1CDC" w14:textId="77777777" w:rsidR="00327204" w:rsidRPr="00AE23A5" w:rsidRDefault="00327204">
      <w:pPr>
        <w:ind w:right="283"/>
        <w:jc w:val="both"/>
        <w:rPr>
          <w:rFonts w:ascii="Calibri" w:hAnsi="Calibri" w:cs="Arial"/>
          <w:lang w:eastAsia="ko-KR"/>
        </w:rPr>
      </w:pPr>
    </w:p>
    <w:p w14:paraId="131EFB71" w14:textId="0E5BF17E" w:rsidR="00327204" w:rsidRPr="00AE23A5" w:rsidRDefault="00487881">
      <w:pPr>
        <w:ind w:left="708" w:right="283" w:hanging="708"/>
        <w:jc w:val="both"/>
        <w:rPr>
          <w:rFonts w:ascii="Calibri" w:hAnsi="Calibri" w:cs="Arial"/>
          <w:lang w:eastAsia="ko-KR"/>
        </w:rPr>
      </w:pPr>
      <w:r w:rsidRPr="00AE23A5">
        <w:rPr>
          <w:rFonts w:ascii="Calibri" w:hAnsi="Calibri" w:cs="Arial"/>
        </w:rPr>
        <w:t>2</w:t>
      </w:r>
      <w:r w:rsidRPr="00AE23A5">
        <w:rPr>
          <w:rFonts w:ascii="Calibri" w:hAnsi="Calibri" w:cs="Arial"/>
          <w:lang w:eastAsia="ko-KR"/>
        </w:rPr>
        <w:t>4</w:t>
      </w:r>
      <w:r w:rsidRPr="00AE23A5">
        <w:rPr>
          <w:rFonts w:ascii="Calibri" w:hAnsi="Calibri" w:cs="Arial"/>
        </w:rPr>
        <w:t>.</w:t>
      </w:r>
      <w:r w:rsidRPr="00AE23A5">
        <w:rPr>
          <w:rFonts w:ascii="Calibri" w:hAnsi="Calibri" w:cs="Arial"/>
          <w:lang w:eastAsia="ko-KR"/>
        </w:rPr>
        <w:t>2</w:t>
      </w:r>
      <w:r w:rsidRPr="00AE23A5">
        <w:rPr>
          <w:rFonts w:ascii="Calibri" w:hAnsi="Calibri" w:cs="Arial"/>
        </w:rPr>
        <w:tab/>
        <w:t xml:space="preserve">All disputes shall be finally settled by a court of justice in </w:t>
      </w:r>
      <w:r w:rsidR="00891AC8" w:rsidRPr="00AE23A5">
        <w:rPr>
          <w:rFonts w:ascii="Calibri" w:hAnsi="Calibri" w:cs="Arial"/>
        </w:rPr>
        <w:t>South Korea</w:t>
      </w:r>
      <w:r w:rsidRPr="00AE23A5">
        <w:rPr>
          <w:rFonts w:ascii="Calibri" w:hAnsi="Calibri" w:cs="Arial"/>
        </w:rPr>
        <w:t xml:space="preserve"> in accordance with the laws of </w:t>
      </w:r>
      <w:r w:rsidR="00891AC8" w:rsidRPr="00AE23A5">
        <w:rPr>
          <w:rFonts w:ascii="Calibri" w:hAnsi="Calibri" w:cs="Arial"/>
        </w:rPr>
        <w:t>South Korea</w:t>
      </w:r>
      <w:r w:rsidRPr="00AE23A5">
        <w:rPr>
          <w:rFonts w:ascii="Calibri" w:hAnsi="Calibri" w:cs="Arial"/>
        </w:rPr>
        <w:t>.</w:t>
      </w:r>
    </w:p>
    <w:p w14:paraId="26A0D786" w14:textId="77777777" w:rsidR="00327204" w:rsidRPr="00AE23A5" w:rsidRDefault="00327204">
      <w:pPr>
        <w:ind w:right="280"/>
        <w:jc w:val="both"/>
        <w:rPr>
          <w:rFonts w:ascii="Calibri" w:hAnsi="Calibri" w:cs="Arial"/>
          <w:color w:val="00B050"/>
          <w:lang w:eastAsia="ko-KR"/>
        </w:rPr>
      </w:pPr>
    </w:p>
    <w:p w14:paraId="0378EF5F" w14:textId="77777777" w:rsidR="00327204" w:rsidRPr="00AE23A5" w:rsidRDefault="00327204">
      <w:pPr>
        <w:ind w:right="280"/>
        <w:jc w:val="both"/>
        <w:rPr>
          <w:rFonts w:ascii="Calibri" w:hAnsi="Calibri" w:cs="Arial"/>
          <w:color w:val="000000" w:themeColor="text1"/>
          <w:lang w:val="en-GB" w:eastAsia="ko-KR"/>
        </w:rPr>
      </w:pPr>
    </w:p>
    <w:p w14:paraId="5183D21F" w14:textId="77777777" w:rsidR="00327204" w:rsidRPr="00AE23A5" w:rsidRDefault="00327204">
      <w:pPr>
        <w:ind w:right="280"/>
        <w:jc w:val="both"/>
        <w:rPr>
          <w:rFonts w:ascii="Calibri" w:hAnsi="Calibri" w:cs="Arial"/>
          <w:color w:val="000000" w:themeColor="text1"/>
          <w:lang w:eastAsia="ko-KR"/>
        </w:rPr>
      </w:pPr>
    </w:p>
    <w:p w14:paraId="4920DB75" w14:textId="77777777" w:rsidR="00327204" w:rsidRPr="00AE23A5" w:rsidRDefault="00487881">
      <w:pPr>
        <w:ind w:right="283"/>
        <w:jc w:val="both"/>
        <w:rPr>
          <w:rFonts w:ascii="Calibri" w:hAnsi="Calibri" w:cs="Arial"/>
          <w:color w:val="000000" w:themeColor="text1"/>
          <w:lang w:val="it-IT" w:eastAsia="ko-KR"/>
        </w:rPr>
      </w:pPr>
      <w:r w:rsidRPr="00AE23A5">
        <w:rPr>
          <w:rFonts w:ascii="Calibri" w:hAnsi="Calibri" w:cs="Arial"/>
          <w:b/>
          <w:color w:val="000000" w:themeColor="text1"/>
          <w:lang w:val="it-IT"/>
        </w:rPr>
        <w:t>DESIGNER</w:t>
      </w:r>
      <w:r w:rsidRPr="00AE23A5">
        <w:rPr>
          <w:rFonts w:ascii="Calibri" w:hAnsi="Calibri" w:cs="Arial"/>
          <w:color w:val="000000" w:themeColor="text1"/>
          <w:lang w:val="it-IT"/>
        </w:rPr>
        <w:tab/>
      </w:r>
      <w:r w:rsidRPr="00AE23A5">
        <w:rPr>
          <w:rFonts w:ascii="Calibri" w:hAnsi="Calibri" w:cs="Arial"/>
          <w:color w:val="000000" w:themeColor="text1"/>
          <w:lang w:val="it-IT"/>
        </w:rPr>
        <w:tab/>
      </w:r>
      <w:r w:rsidRPr="00AE23A5">
        <w:rPr>
          <w:rFonts w:ascii="Calibri" w:hAnsi="Calibri" w:cs="Arial"/>
          <w:color w:val="000000" w:themeColor="text1"/>
          <w:lang w:val="it-IT"/>
        </w:rPr>
        <w:tab/>
      </w:r>
      <w:r w:rsidRPr="00AE23A5">
        <w:rPr>
          <w:rFonts w:ascii="Calibri" w:hAnsi="Calibri" w:cs="Arial"/>
          <w:color w:val="000000" w:themeColor="text1"/>
          <w:lang w:val="it-IT"/>
        </w:rPr>
        <w:tab/>
      </w:r>
      <w:r w:rsidRPr="00AE23A5">
        <w:rPr>
          <w:rFonts w:ascii="Calibri" w:hAnsi="Calibri" w:cs="Arial"/>
          <w:color w:val="000000" w:themeColor="text1"/>
          <w:lang w:val="it-IT" w:eastAsia="ko-KR"/>
        </w:rPr>
        <w:t xml:space="preserve">              </w:t>
      </w:r>
      <w:r w:rsidRPr="00AE23A5">
        <w:rPr>
          <w:rFonts w:ascii="Calibri" w:hAnsi="Calibri" w:cs="Arial"/>
          <w:b/>
          <w:color w:val="000000" w:themeColor="text1"/>
          <w:lang w:eastAsia="ko-KR"/>
        </w:rPr>
        <w:t>CLIENT</w:t>
      </w:r>
    </w:p>
    <w:p w14:paraId="0C8FFC70" w14:textId="77777777" w:rsidR="00327204" w:rsidRPr="00AE23A5" w:rsidRDefault="00327204">
      <w:pPr>
        <w:ind w:right="283"/>
        <w:jc w:val="both"/>
        <w:rPr>
          <w:rFonts w:ascii="Calibri" w:hAnsi="Calibri" w:cs="Arial"/>
          <w:color w:val="000000" w:themeColor="text1"/>
          <w:lang w:val="it-IT" w:eastAsia="ko-KR"/>
        </w:rPr>
      </w:pPr>
    </w:p>
    <w:p w14:paraId="0AD3FB81" w14:textId="77777777" w:rsidR="00327204" w:rsidRPr="00AE23A5" w:rsidRDefault="00327204">
      <w:pPr>
        <w:ind w:right="283"/>
        <w:jc w:val="both"/>
        <w:rPr>
          <w:rFonts w:ascii="Calibri" w:hAnsi="Calibri" w:cs="Arial"/>
          <w:color w:val="000000" w:themeColor="text1"/>
          <w:lang w:val="it-IT" w:eastAsia="ko-KR"/>
        </w:rPr>
      </w:pPr>
    </w:p>
    <w:p w14:paraId="01643ACA" w14:textId="77777777" w:rsidR="00327204" w:rsidRPr="00AE23A5" w:rsidRDefault="00327204">
      <w:pPr>
        <w:ind w:right="283"/>
        <w:jc w:val="both"/>
        <w:rPr>
          <w:rFonts w:ascii="Calibri" w:hAnsi="Calibri" w:cs="Arial"/>
          <w:color w:val="000000" w:themeColor="text1"/>
          <w:lang w:val="it-IT" w:eastAsia="ko-KR"/>
        </w:rPr>
      </w:pPr>
    </w:p>
    <w:p w14:paraId="7D301053" w14:textId="77777777" w:rsidR="00327204" w:rsidRPr="00AE23A5" w:rsidRDefault="00487881">
      <w:pPr>
        <w:ind w:right="283"/>
        <w:jc w:val="both"/>
        <w:rPr>
          <w:rFonts w:ascii="Calibri" w:hAnsi="Calibri" w:cs="Arial"/>
          <w:color w:val="000000" w:themeColor="text1"/>
          <w:lang w:val="it-IT"/>
        </w:rPr>
      </w:pPr>
      <w:r w:rsidRPr="00AE23A5">
        <w:rPr>
          <w:rFonts w:ascii="Calibri" w:hAnsi="Calibri" w:cs="Arial"/>
          <w:color w:val="000000" w:themeColor="text1"/>
          <w:lang w:val="it-IT"/>
        </w:rPr>
        <w:t>__________________________</w:t>
      </w:r>
      <w:r w:rsidRPr="00AE23A5">
        <w:rPr>
          <w:rFonts w:ascii="Calibri" w:hAnsi="Calibri" w:cs="Arial"/>
          <w:color w:val="000000" w:themeColor="text1"/>
          <w:lang w:val="it-IT"/>
        </w:rPr>
        <w:tab/>
      </w:r>
      <w:r w:rsidRPr="00AE23A5">
        <w:rPr>
          <w:rFonts w:ascii="Calibri" w:hAnsi="Calibri" w:cs="Arial"/>
          <w:color w:val="000000" w:themeColor="text1"/>
          <w:lang w:val="it-IT"/>
        </w:rPr>
        <w:tab/>
      </w:r>
      <w:r w:rsidRPr="00AE23A5">
        <w:rPr>
          <w:rFonts w:ascii="Calibri" w:hAnsi="Calibri" w:cs="Arial"/>
          <w:color w:val="000000" w:themeColor="text1"/>
          <w:lang w:val="it-IT" w:eastAsia="ko-KR"/>
        </w:rPr>
        <w:t xml:space="preserve">               </w:t>
      </w:r>
      <w:r w:rsidRPr="00AE23A5">
        <w:rPr>
          <w:rFonts w:ascii="Calibri" w:hAnsi="Calibri" w:cs="Arial"/>
          <w:color w:val="000000" w:themeColor="text1"/>
          <w:lang w:val="it-IT"/>
        </w:rPr>
        <w:t>__________________________</w:t>
      </w:r>
    </w:p>
    <w:p w14:paraId="37EF4228" w14:textId="77777777" w:rsidR="00327204" w:rsidRPr="00AE23A5" w:rsidRDefault="00327204">
      <w:pPr>
        <w:ind w:right="283"/>
        <w:jc w:val="both"/>
        <w:rPr>
          <w:rFonts w:ascii="Calibri" w:hAnsi="Calibri" w:cs="Arial"/>
          <w:color w:val="000000" w:themeColor="text1"/>
          <w:lang w:val="it-IT"/>
        </w:rPr>
      </w:pPr>
    </w:p>
    <w:p w14:paraId="70C9BD3D" w14:textId="2B427626" w:rsidR="00327204" w:rsidRDefault="00CF3CB9">
      <w:pPr>
        <w:ind w:right="283"/>
        <w:jc w:val="both"/>
      </w:pPr>
      <w:r w:rsidRPr="00AE23A5">
        <w:rPr>
          <w:rFonts w:ascii="Calibri" w:hAnsi="Calibri" w:cs="Arial"/>
          <w:b/>
          <w:color w:val="000000" w:themeColor="text1"/>
        </w:rPr>
        <w:t>Jehs+</w:t>
      </w:r>
      <w:r w:rsidR="0079797F">
        <w:rPr>
          <w:rFonts w:ascii="Calibri" w:hAnsi="Calibri" w:cs="Arial"/>
          <w:b/>
          <w:color w:val="000000" w:themeColor="text1"/>
        </w:rPr>
        <w:t>l</w:t>
      </w:r>
      <w:r w:rsidRPr="00AE23A5">
        <w:rPr>
          <w:rFonts w:ascii="Calibri" w:hAnsi="Calibri" w:cs="Arial"/>
          <w:b/>
          <w:color w:val="000000" w:themeColor="text1"/>
        </w:rPr>
        <w:t>aub</w:t>
      </w:r>
      <w:r w:rsidR="00487881" w:rsidRPr="00AE23A5">
        <w:rPr>
          <w:rFonts w:ascii="Calibri" w:hAnsi="Calibri" w:cs="Arial"/>
          <w:color w:val="000000" w:themeColor="text1"/>
          <w:lang w:eastAsia="ko-KR"/>
        </w:rPr>
        <w:tab/>
      </w:r>
      <w:r w:rsidR="00487881" w:rsidRPr="00AE23A5">
        <w:rPr>
          <w:rFonts w:ascii="Calibri" w:hAnsi="Calibri" w:cs="Arial"/>
          <w:color w:val="000000" w:themeColor="text1"/>
          <w:lang w:eastAsia="ko-KR"/>
        </w:rPr>
        <w:tab/>
        <w:t xml:space="preserve">          </w:t>
      </w:r>
      <w:r w:rsidR="00957ADC" w:rsidRPr="00AE23A5">
        <w:rPr>
          <w:rFonts w:ascii="Calibri" w:hAnsi="Calibri" w:cs="Arial" w:hint="eastAsia"/>
          <w:color w:val="000000" w:themeColor="text1"/>
          <w:lang w:eastAsia="ko-KR"/>
        </w:rPr>
        <w:t xml:space="preserve">                                </w:t>
      </w:r>
      <w:r w:rsidR="00487881" w:rsidRPr="00AE23A5">
        <w:rPr>
          <w:rFonts w:ascii="Calibri" w:hAnsi="Calibri" w:cs="Arial"/>
          <w:color w:val="000000" w:themeColor="text1"/>
          <w:lang w:eastAsia="ko-KR"/>
        </w:rPr>
        <w:t xml:space="preserve">    </w:t>
      </w:r>
      <w:r w:rsidR="00487881" w:rsidRPr="00A00B13">
        <w:rPr>
          <w:rFonts w:ascii="Calibri" w:hAnsi="Calibri" w:cs="Arial"/>
          <w:b/>
          <w:color w:val="000000" w:themeColor="text1"/>
          <w:lang w:eastAsia="ko-KR"/>
        </w:rPr>
        <w:t xml:space="preserve"> SIDIZ</w:t>
      </w:r>
      <w:r w:rsidR="00487881" w:rsidRPr="00A00B13">
        <w:rPr>
          <w:rFonts w:ascii="Calibri" w:hAnsi="Calibri" w:cs="Arial"/>
          <w:b/>
          <w:color w:val="000000" w:themeColor="text1"/>
          <w:lang w:val="it-IT" w:eastAsia="ko-KR"/>
        </w:rPr>
        <w:t>, INC</w:t>
      </w:r>
    </w:p>
    <w:sectPr w:rsidR="00327204">
      <w:headerReference w:type="default" r:id="rId11"/>
      <w:footerReference w:type="default" r:id="rId12"/>
      <w:pgSz w:w="11906" w:h="16838"/>
      <w:pgMar w:top="2608" w:right="1418" w:bottom="1843" w:left="1418" w:header="720" w:footer="851" w:gutter="0"/>
      <w:cols w:space="720"/>
      <w:formProt w:val="0"/>
      <w:docGrid w:linePitch="360" w:charSpace="204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윤현정 (Hyunjeong Yoon)" w:date="2024-12-23T11:15:00Z" w:initials="윤(Y">
    <w:p w14:paraId="7CD71069" w14:textId="6B8469F2" w:rsidR="00195D29" w:rsidRDefault="00195D29">
      <w:pPr>
        <w:pStyle w:val="a7"/>
      </w:pPr>
      <w:r>
        <w:rPr>
          <w:rStyle w:val="a6"/>
        </w:rPr>
        <w:annotationRef/>
      </w:r>
      <w:r>
        <w:rPr>
          <w:rFonts w:hint="eastAsia"/>
          <w:lang w:eastAsia="ko-KR"/>
        </w:rPr>
        <w:t>당사자</w:t>
      </w:r>
      <w:r>
        <w:rPr>
          <w:rFonts w:hint="cs"/>
        </w:rPr>
        <w:t xml:space="preserve"> </w:t>
      </w:r>
      <w:r>
        <w:rPr>
          <w:rFonts w:hint="eastAsia"/>
          <w:lang w:eastAsia="ko-KR"/>
        </w:rPr>
        <w:t>수정바랍니다</w:t>
      </w:r>
      <w:r>
        <w:rPr>
          <w:rFonts w:hint="cs"/>
        </w:rPr>
        <w:t>.</w:t>
      </w:r>
    </w:p>
  </w:comment>
  <w:comment w:id="1" w:author="윤현정 (Hyunjeong Yoon)" w:date="2024-12-23T15:26:00Z" w:initials="윤(Y">
    <w:p w14:paraId="0C61F234" w14:textId="19B55A98" w:rsidR="00AE06AA" w:rsidRDefault="00AE06AA">
      <w:pPr>
        <w:pStyle w:val="a7"/>
      </w:pPr>
      <w:r>
        <w:rPr>
          <w:rStyle w:val="a6"/>
        </w:rPr>
        <w:annotationRef/>
      </w:r>
      <w:r>
        <w:rPr>
          <w:rFonts w:hint="eastAsia"/>
          <w:lang w:eastAsia="ko-KR"/>
        </w:rPr>
        <w:t>첨부</w:t>
      </w:r>
      <w:r>
        <w:rPr>
          <w:rFonts w:hint="cs"/>
        </w:rPr>
        <w:t xml:space="preserve"> </w:t>
      </w:r>
      <w:r>
        <w:rPr>
          <w:rFonts w:hint="eastAsia"/>
          <w:lang w:eastAsia="ko-KR"/>
        </w:rPr>
        <w:t>후</w:t>
      </w:r>
      <w:r>
        <w:rPr>
          <w:rFonts w:hint="cs"/>
        </w:rPr>
        <w:t xml:space="preserve"> </w:t>
      </w:r>
      <w:r>
        <w:rPr>
          <w:rFonts w:hint="eastAsia"/>
          <w:lang w:eastAsia="ko-KR"/>
        </w:rPr>
        <w:t>계약체결</w:t>
      </w:r>
      <w:r>
        <w:rPr>
          <w:rFonts w:hint="cs"/>
        </w:rPr>
        <w:t xml:space="preserve"> </w:t>
      </w:r>
      <w:r>
        <w:rPr>
          <w:rFonts w:hint="eastAsia"/>
          <w:lang w:eastAsia="ko-KR"/>
        </w:rPr>
        <w:t>바랍니다</w:t>
      </w:r>
      <w:r>
        <w:rPr>
          <w:rFonts w:hint="cs"/>
        </w:rPr>
        <w:t>.</w:t>
      </w:r>
      <w:r>
        <w:t xml:space="preserve"> </w:t>
      </w:r>
    </w:p>
  </w:comment>
  <w:comment w:id="8" w:author="윤현정 (Hyunjeong Yoon)" w:date="2024-12-23T15:59:00Z" w:initials="윤(Y">
    <w:p w14:paraId="0EC6A927" w14:textId="6C73D390" w:rsidR="00386F03" w:rsidRDefault="00386F03">
      <w:pPr>
        <w:pStyle w:val="a7"/>
      </w:pPr>
      <w:r>
        <w:rPr>
          <w:rStyle w:val="a6"/>
        </w:rPr>
        <w:annotationRef/>
      </w:r>
      <w:r>
        <w:rPr>
          <w:rFonts w:hint="eastAsia"/>
          <w:lang w:eastAsia="ko-KR"/>
        </w:rPr>
        <w:t>프로포타입</w:t>
      </w:r>
      <w:r>
        <w:rPr>
          <w:rFonts w:hint="cs"/>
        </w:rPr>
        <w:t xml:space="preserve"> </w:t>
      </w:r>
      <w:r>
        <w:rPr>
          <w:rFonts w:hint="eastAsia"/>
          <w:lang w:eastAsia="ko-KR"/>
        </w:rPr>
        <w:t>제작이</w:t>
      </w:r>
      <w:r>
        <w:rPr>
          <w:rFonts w:hint="cs"/>
        </w:rPr>
        <w:t xml:space="preserve"> </w:t>
      </w:r>
      <w:r>
        <w:rPr>
          <w:rFonts w:hint="eastAsia"/>
          <w:lang w:eastAsia="ko-KR"/>
        </w:rPr>
        <w:t>본</w:t>
      </w:r>
      <w:r>
        <w:rPr>
          <w:rFonts w:hint="cs"/>
        </w:rPr>
        <w:t xml:space="preserve"> </w:t>
      </w:r>
      <w:r>
        <w:rPr>
          <w:rFonts w:hint="eastAsia"/>
          <w:lang w:eastAsia="ko-KR"/>
        </w:rPr>
        <w:t>계약범위에</w:t>
      </w:r>
      <w:r>
        <w:rPr>
          <w:rFonts w:hint="eastAsia"/>
          <w:lang w:eastAsia="ko-KR"/>
        </w:rPr>
        <w:t xml:space="preserve"> </w:t>
      </w:r>
      <w:r>
        <w:rPr>
          <w:rFonts w:hint="eastAsia"/>
          <w:lang w:eastAsia="ko-KR"/>
        </w:rPr>
        <w:t>들어가는지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후</w:t>
      </w:r>
      <w:r>
        <w:rPr>
          <w:rFonts w:hint="cs"/>
        </w:rPr>
        <w:t xml:space="preserve"> </w:t>
      </w:r>
      <w:r>
        <w:rPr>
          <w:rFonts w:hint="eastAsia"/>
          <w:lang w:eastAsia="ko-KR"/>
        </w:rPr>
        <w:t>본</w:t>
      </w:r>
      <w:r>
        <w:rPr>
          <w:rFonts w:hint="cs"/>
        </w:rPr>
        <w:t xml:space="preserve"> </w:t>
      </w:r>
      <w:r>
        <w:rPr>
          <w:rFonts w:hint="eastAsia"/>
          <w:lang w:eastAsia="ko-KR"/>
        </w:rPr>
        <w:t>내용</w:t>
      </w:r>
      <w:r>
        <w:rPr>
          <w:rFonts w:hint="cs"/>
        </w:rPr>
        <w:t xml:space="preserve"> </w:t>
      </w:r>
      <w:r>
        <w:rPr>
          <w:rFonts w:hint="eastAsia"/>
          <w:lang w:eastAsia="ko-KR"/>
        </w:rPr>
        <w:t>수정</w:t>
      </w:r>
      <w:r>
        <w:rPr>
          <w:rFonts w:hint="cs"/>
        </w:rPr>
        <w:t xml:space="preserve"> </w:t>
      </w:r>
      <w:r>
        <w:rPr>
          <w:rFonts w:hint="eastAsia"/>
          <w:lang w:eastAsia="ko-KR"/>
        </w:rPr>
        <w:t>바랍니다</w:t>
      </w:r>
      <w:r>
        <w:rPr>
          <w:rFonts w:hint="cs"/>
        </w:rPr>
        <w:t>.</w:t>
      </w:r>
      <w:r>
        <w:t xml:space="preserve"> </w:t>
      </w:r>
    </w:p>
  </w:comment>
  <w:comment w:id="31" w:author="윤현정 (Hyunjeong Yoon)" w:date="2024-12-23T16:30:00Z" w:initials="윤(Y">
    <w:p w14:paraId="76E617FE" w14:textId="079F3C63" w:rsidR="00174B37" w:rsidRDefault="00174B37">
      <w:pPr>
        <w:pStyle w:val="a7"/>
      </w:pPr>
      <w:r>
        <w:rPr>
          <w:rStyle w:val="a6"/>
        </w:rPr>
        <w:annotationRef/>
      </w:r>
      <w:r>
        <w:rPr>
          <w:rFonts w:hint="eastAsia"/>
          <w:lang w:eastAsia="ko-KR"/>
        </w:rPr>
        <w:t>디자인권의</w:t>
      </w:r>
      <w:r>
        <w:rPr>
          <w:rFonts w:hint="cs"/>
        </w:rPr>
        <w:t xml:space="preserve"> </w:t>
      </w:r>
      <w:r>
        <w:rPr>
          <w:rFonts w:hint="eastAsia"/>
          <w:lang w:eastAsia="ko-KR"/>
        </w:rPr>
        <w:t>보호기간인</w:t>
      </w:r>
      <w:r>
        <w:rPr>
          <w:rFonts w:hint="cs"/>
        </w:rPr>
        <w:t xml:space="preserve"> </w:t>
      </w:r>
      <w:r>
        <w:t>20</w:t>
      </w:r>
      <w:r>
        <w:rPr>
          <w:rFonts w:hint="eastAsia"/>
          <w:lang w:eastAsia="ko-KR"/>
        </w:rPr>
        <w:t>년</w:t>
      </w:r>
      <w:r>
        <w:rPr>
          <w:rFonts w:hint="cs"/>
        </w:rPr>
        <w:t xml:space="preserve"> </w:t>
      </w:r>
      <w:r w:rsidR="00771376">
        <w:rPr>
          <w:rFonts w:hint="eastAsia"/>
          <w:lang w:eastAsia="ko-KR"/>
        </w:rPr>
        <w:t>정도로</w:t>
      </w:r>
      <w:r w:rsidR="00771376">
        <w:rPr>
          <w:rFonts w:hint="cs"/>
        </w:rPr>
        <w:t xml:space="preserve"> </w:t>
      </w:r>
      <w:r w:rsidR="00771376">
        <w:rPr>
          <w:rFonts w:hint="eastAsia"/>
          <w:lang w:eastAsia="ko-KR"/>
        </w:rPr>
        <w:t>설정하는</w:t>
      </w:r>
      <w:r w:rsidR="00771376">
        <w:rPr>
          <w:rFonts w:hint="cs"/>
        </w:rPr>
        <w:t xml:space="preserve"> </w:t>
      </w:r>
      <w:r w:rsidR="00771376">
        <w:rPr>
          <w:rFonts w:hint="eastAsia"/>
          <w:lang w:eastAsia="ko-KR"/>
        </w:rPr>
        <w:t>것이</w:t>
      </w:r>
      <w:r w:rsidR="00771376">
        <w:rPr>
          <w:rFonts w:hint="cs"/>
        </w:rPr>
        <w:t xml:space="preserve"> </w:t>
      </w:r>
      <w:r w:rsidR="00771376">
        <w:rPr>
          <w:rFonts w:hint="eastAsia"/>
          <w:lang w:eastAsia="ko-KR"/>
        </w:rPr>
        <w:t>바람직합니다</w:t>
      </w:r>
      <w:r w:rsidR="00771376">
        <w:rPr>
          <w:rFonts w:hint="cs"/>
        </w:rPr>
        <w:t>.</w:t>
      </w:r>
      <w:r w:rsidR="00771376">
        <w:t xml:space="preserve"> </w:t>
      </w:r>
    </w:p>
  </w:comment>
  <w:comment w:id="52" w:author="윤현정 (Hyunjeong Yoon)" w:date="2024-12-23T16:40:00Z" w:initials="윤(Y">
    <w:p w14:paraId="0B0986D7" w14:textId="63623FE5" w:rsidR="00497096" w:rsidRDefault="00497096">
      <w:pPr>
        <w:pStyle w:val="a7"/>
      </w:pPr>
      <w:r>
        <w:rPr>
          <w:rStyle w:val="a6"/>
        </w:rPr>
        <w:annotationRef/>
      </w:r>
      <w:r>
        <w:rPr>
          <w:rFonts w:hint="eastAsia"/>
          <w:lang w:eastAsia="ko-KR"/>
        </w:rPr>
        <w:t>대금지급조건</w:t>
      </w:r>
      <w:r>
        <w:rPr>
          <w:rFonts w:hint="cs"/>
        </w:rPr>
        <w:t>,</w:t>
      </w:r>
      <w:r>
        <w:t xml:space="preserve"> </w:t>
      </w:r>
      <w:r>
        <w:rPr>
          <w:rFonts w:hint="eastAsia"/>
          <w:lang w:eastAsia="ko-KR"/>
        </w:rPr>
        <w:t>데드라인</w:t>
      </w:r>
      <w:r>
        <w:rPr>
          <w:rFonts w:hint="cs"/>
        </w:rPr>
        <w:t>,</w:t>
      </w:r>
      <w:r>
        <w:t xml:space="preserve"> </w:t>
      </w:r>
      <w:r>
        <w:rPr>
          <w:rFonts w:hint="eastAsia"/>
          <w:lang w:eastAsia="ko-KR"/>
        </w:rPr>
        <w:t>단계별</w:t>
      </w:r>
      <w:r>
        <w:rPr>
          <w:rFonts w:hint="eastAsia"/>
          <w:lang w:eastAsia="ko-KR"/>
        </w:rPr>
        <w:t xml:space="preserve"> </w:t>
      </w:r>
      <w:r>
        <w:rPr>
          <w:rFonts w:hint="eastAsia"/>
          <w:lang w:eastAsia="ko-KR"/>
        </w:rPr>
        <w:t>대금을</w:t>
      </w:r>
      <w:r>
        <w:rPr>
          <w:rFonts w:hint="eastAsia"/>
          <w:lang w:eastAsia="ko-KR"/>
        </w:rPr>
        <w:t xml:space="preserve"> </w:t>
      </w:r>
      <w:r>
        <w:rPr>
          <w:rFonts w:hint="eastAsia"/>
          <w:lang w:eastAsia="ko-KR"/>
        </w:rPr>
        <w:t>작성</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계약체결바랍니다</w:t>
      </w:r>
      <w:r>
        <w:rPr>
          <w:rFonts w:hint="eastAsia"/>
          <w:lang w:eastAsia="ko-KR"/>
        </w:rPr>
        <w:t>.</w:t>
      </w:r>
      <w:r>
        <w:rPr>
          <w:lang w:eastAsia="ko-KR"/>
        </w:rPr>
        <w:t xml:space="preserve"> </w:t>
      </w:r>
    </w:p>
  </w:comment>
  <w:comment w:id="90" w:author="윤현정 (Hyunjeong Yoon)" w:date="2024-12-23T16:46:00Z" w:initials="윤(Y">
    <w:p w14:paraId="70CC0834" w14:textId="7EBD0476" w:rsidR="00497096" w:rsidRDefault="00497096">
      <w:pPr>
        <w:pStyle w:val="a7"/>
      </w:pPr>
      <w:r>
        <w:rPr>
          <w:rStyle w:val="a6"/>
        </w:rPr>
        <w:annotationRef/>
      </w:r>
      <w:r>
        <w:rPr>
          <w:rFonts w:hint="eastAsia"/>
          <w:lang w:eastAsia="ko-KR"/>
        </w:rPr>
        <w:t>계약금액</w:t>
      </w:r>
      <w:r>
        <w:rPr>
          <w:rFonts w:hint="eastAsia"/>
          <w:lang w:eastAsia="ko-KR"/>
        </w:rPr>
        <w:t xml:space="preserve"> </w:t>
      </w:r>
      <w:r>
        <w:rPr>
          <w:rFonts w:hint="eastAsia"/>
          <w:lang w:eastAsia="ko-KR"/>
        </w:rPr>
        <w:t>수정시</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수정바랍니다</w:t>
      </w:r>
      <w:r>
        <w:rPr>
          <w:rFonts w:hint="eastAsia"/>
          <w:lang w:eastAsia="ko-KR"/>
        </w:rPr>
        <w:t>.</w:t>
      </w:r>
      <w:r>
        <w:rPr>
          <w:lang w:eastAsia="ko-KR"/>
        </w:rPr>
        <w:t xml:space="preserve"> </w:t>
      </w:r>
    </w:p>
  </w:comment>
  <w:comment w:id="101" w:author="윤현정 (Hyunjeong Yoon)" w:date="2024-12-23T12:21:00Z" w:initials="윤(Y">
    <w:p w14:paraId="1D80734D" w14:textId="5BEC83C8" w:rsidR="00AF1700" w:rsidRDefault="00AF1700">
      <w:pPr>
        <w:pStyle w:val="a7"/>
      </w:pPr>
      <w:r>
        <w:rPr>
          <w:rStyle w:val="a6"/>
        </w:rPr>
        <w:annotationRef/>
      </w:r>
      <w:r w:rsidR="001E2C58">
        <w:rPr>
          <w:rFonts w:hint="eastAsia"/>
          <w:lang w:eastAsia="ko-KR"/>
        </w:rPr>
        <w:t>디자이너와</w:t>
      </w:r>
      <w:r w:rsidR="001E2C58">
        <w:rPr>
          <w:rFonts w:hint="eastAsia"/>
          <w:lang w:eastAsia="ko-KR"/>
        </w:rPr>
        <w:t xml:space="preserve"> </w:t>
      </w:r>
      <w:r w:rsidR="001E2C58">
        <w:rPr>
          <w:rFonts w:hint="eastAsia"/>
          <w:lang w:eastAsia="ko-KR"/>
        </w:rPr>
        <w:t>협의</w:t>
      </w:r>
      <w:r w:rsidR="001E2C58">
        <w:rPr>
          <w:rFonts w:hint="eastAsia"/>
          <w:lang w:eastAsia="ko-KR"/>
        </w:rPr>
        <w:t xml:space="preserve"> </w:t>
      </w:r>
      <w:r w:rsidR="001E2C58">
        <w:rPr>
          <w:rFonts w:hint="eastAsia"/>
          <w:lang w:eastAsia="ko-KR"/>
        </w:rPr>
        <w:t>후</w:t>
      </w:r>
      <w:r w:rsidR="001E2C58">
        <w:rPr>
          <w:rFonts w:hint="eastAsia"/>
          <w:lang w:eastAsia="ko-KR"/>
        </w:rPr>
        <w:t xml:space="preserve"> </w:t>
      </w:r>
      <w:r w:rsidR="001E2C58">
        <w:rPr>
          <w:rFonts w:hint="eastAsia"/>
          <w:lang w:eastAsia="ko-KR"/>
        </w:rPr>
        <w:t>포함여부를</w:t>
      </w:r>
      <w:r w:rsidR="001E2C58">
        <w:rPr>
          <w:rFonts w:hint="eastAsia"/>
          <w:lang w:eastAsia="ko-KR"/>
        </w:rPr>
        <w:t xml:space="preserve"> </w:t>
      </w:r>
      <w:r w:rsidR="001E2C58">
        <w:rPr>
          <w:rFonts w:hint="eastAsia"/>
          <w:lang w:eastAsia="ko-KR"/>
        </w:rPr>
        <w:t>결정</w:t>
      </w:r>
      <w:r w:rsidR="001E2C58">
        <w:rPr>
          <w:rFonts w:hint="cs"/>
        </w:rPr>
        <w:t xml:space="preserve"> </w:t>
      </w:r>
      <w:r w:rsidR="001E2C58">
        <w:rPr>
          <w:rFonts w:hint="eastAsia"/>
          <w:lang w:eastAsia="ko-KR"/>
        </w:rPr>
        <w:t>바랍니다</w:t>
      </w:r>
      <w:r w:rsidR="001E2C58">
        <w:rPr>
          <w:rFonts w:hint="cs"/>
        </w:rPr>
        <w:t>.</w:t>
      </w:r>
      <w:r w:rsidR="001E2C58">
        <w:t xml:space="preserve"> </w:t>
      </w:r>
    </w:p>
  </w:comment>
  <w:comment w:id="115" w:author="윤현정 (Hyunjeong Yoon)" w:date="2024-12-23T17:30:00Z" w:initials="윤(Y">
    <w:p w14:paraId="2433CB46" w14:textId="41E74C27" w:rsidR="007621F8" w:rsidRDefault="007621F8">
      <w:pPr>
        <w:pStyle w:val="a7"/>
      </w:pPr>
      <w:r>
        <w:rPr>
          <w:rStyle w:val="a6"/>
        </w:rPr>
        <w:annotationRef/>
      </w:r>
      <w:r>
        <w:rPr>
          <w:rFonts w:hint="eastAsia"/>
          <w:lang w:eastAsia="ko-KR"/>
        </w:rPr>
        <w:t>위약금</w:t>
      </w:r>
      <w:r>
        <w:rPr>
          <w:rFonts w:hint="eastAsia"/>
          <w:lang w:eastAsia="ko-KR"/>
        </w:rPr>
        <w:t xml:space="preserve"> </w:t>
      </w:r>
      <w:r>
        <w:rPr>
          <w:rFonts w:hint="eastAsia"/>
          <w:lang w:eastAsia="ko-KR"/>
        </w:rPr>
        <w:t>금액을</w:t>
      </w:r>
      <w:r>
        <w:rPr>
          <w:rFonts w:hint="eastAsia"/>
          <w:lang w:eastAsia="ko-KR"/>
        </w:rPr>
        <w:t xml:space="preserve"> </w:t>
      </w:r>
      <w:r>
        <w:rPr>
          <w:rFonts w:hint="eastAsia"/>
          <w:lang w:eastAsia="ko-KR"/>
        </w:rPr>
        <w:t>정하여</w:t>
      </w:r>
      <w:r>
        <w:rPr>
          <w:rFonts w:hint="eastAsia"/>
          <w:lang w:eastAsia="ko-KR"/>
        </w:rPr>
        <w:t xml:space="preserve"> </w:t>
      </w:r>
      <w:r>
        <w:rPr>
          <w:rFonts w:hint="eastAsia"/>
          <w:lang w:eastAsia="ko-KR"/>
        </w:rPr>
        <w:t>계약체결</w:t>
      </w:r>
      <w:r>
        <w:rPr>
          <w:rFonts w:hint="eastAsia"/>
          <w:lang w:eastAsia="ko-KR"/>
        </w:rPr>
        <w:t xml:space="preserve"> </w:t>
      </w:r>
      <w:r>
        <w:rPr>
          <w:rFonts w:hint="eastAsia"/>
          <w:lang w:eastAsia="ko-KR"/>
        </w:rPr>
        <w:t>바랍니다</w:t>
      </w:r>
      <w:r>
        <w:rPr>
          <w:rFonts w:hint="eastAsia"/>
          <w:lang w:eastAsia="ko-KR"/>
        </w:rPr>
        <w:t>.</w:t>
      </w:r>
      <w:r>
        <w:rPr>
          <w:lang w:eastAsia="ko-KR"/>
        </w:rPr>
        <w:t xml:space="preserve"> </w:t>
      </w:r>
    </w:p>
  </w:comment>
  <w:comment w:id="136" w:author="윤현정 (Hyunjeong Yoon)" w:date="2024-12-23T17:40:00Z" w:initials="윤(Y">
    <w:p w14:paraId="6E7BA022" w14:textId="3493CFAA" w:rsidR="004D0E3A" w:rsidRDefault="004D0E3A">
      <w:pPr>
        <w:pStyle w:val="a7"/>
      </w:pPr>
      <w:r>
        <w:rPr>
          <w:rStyle w:val="a6"/>
        </w:rPr>
        <w:annotationRef/>
      </w:r>
      <w:r>
        <w:rPr>
          <w:rFonts w:hint="eastAsia"/>
          <w:lang w:eastAsia="ko-KR"/>
        </w:rPr>
        <w:t>수정</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계약체결바랍니다</w:t>
      </w:r>
      <w:r>
        <w:rPr>
          <w:rFonts w:hint="eastAsia"/>
          <w:lang w:eastAsia="ko-KR"/>
        </w:rPr>
        <w:t>.</w:t>
      </w:r>
      <w:r>
        <w:rPr>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D71069" w15:done="0"/>
  <w15:commentEx w15:paraId="0C61F234" w15:done="0"/>
  <w15:commentEx w15:paraId="0EC6A927" w15:done="0"/>
  <w15:commentEx w15:paraId="76E617FE" w15:done="0"/>
  <w15:commentEx w15:paraId="0B0986D7" w15:done="0"/>
  <w15:commentEx w15:paraId="70CC0834" w15:done="0"/>
  <w15:commentEx w15:paraId="1D80734D" w15:done="0"/>
  <w15:commentEx w15:paraId="2433CB46" w15:done="0"/>
  <w15:commentEx w15:paraId="6E7BA02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D71069" w16cid:durableId="2B13C4C9"/>
  <w16cid:commentId w16cid:paraId="0C61F234" w16cid:durableId="2B13FFAD"/>
  <w16cid:commentId w16cid:paraId="0EC6A927" w16cid:durableId="2B140770"/>
  <w16cid:commentId w16cid:paraId="76E617FE" w16cid:durableId="2B140E96"/>
  <w16cid:commentId w16cid:paraId="70CC0834" w16cid:durableId="2B141282"/>
  <w16cid:commentId w16cid:paraId="1D80734D" w16cid:durableId="2B13D437"/>
  <w16cid:commentId w16cid:paraId="2433CB46" w16cid:durableId="2B141CC9"/>
  <w16cid:commentId w16cid:paraId="6E7BA022" w16cid:durableId="2B141F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00113D" w14:textId="77777777" w:rsidR="00BC630F" w:rsidRDefault="00BC630F">
      <w:r>
        <w:separator/>
      </w:r>
    </w:p>
  </w:endnote>
  <w:endnote w:type="continuationSeparator" w:id="0">
    <w:p w14:paraId="2D3EE8DB" w14:textId="77777777" w:rsidR="00BC630F" w:rsidRDefault="00BC6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Proxima Nova Lt">
    <w:altName w:val="Arial"/>
    <w:charset w:val="00"/>
    <w:family w:val="modern"/>
    <w:pitch w:val="variabl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San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CJK KR Regular">
    <w:altName w:val="맑은 고딕"/>
    <w:panose1 w:val="020B0500000000000000"/>
    <w:charset w:val="81"/>
    <w:family w:val="swiss"/>
    <w:notTrueType/>
    <w:pitch w:val="variable"/>
    <w:sig w:usb0="30000207" w:usb1="2BDF3C10" w:usb2="00000016" w:usb3="00000000" w:csb0="002E0107" w:csb1="00000000"/>
  </w:font>
  <w:font w:name="돋움">
    <w:altName w:val="Dotum"/>
    <w:panose1 w:val="020B0600000101010101"/>
    <w:charset w:val="81"/>
    <w:family w:val="modern"/>
    <w:pitch w:val="variable"/>
    <w:sig w:usb0="B00002AF" w:usb1="69D77CFB" w:usb2="00000030" w:usb3="00000000" w:csb0="0008009F" w:csb1="00000000"/>
  </w:font>
  <w:font w:name="Proxima Nova Rg">
    <w:altName w:val="Arial"/>
    <w:charset w:val="00"/>
    <w:family w:val="moder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447AC" w14:textId="77777777" w:rsidR="00327204" w:rsidRDefault="00487881">
    <w:pPr>
      <w:pStyle w:val="10"/>
      <w:jc w:val="right"/>
    </w:pPr>
    <w:r>
      <w:rPr>
        <w:rFonts w:ascii="Proxima Nova Rg" w:hAnsi="Proxima Nova Rg"/>
        <w:color w:val="0000FF"/>
        <w:lang w:val="it-IT"/>
      </w:rPr>
      <w:t xml:space="preserve"> </w:t>
    </w:r>
    <w:r>
      <w:rPr>
        <w:rStyle w:val="a3"/>
        <w:rFonts w:ascii="Proxima Nova Rg" w:hAnsi="Proxima Nova Rg"/>
        <w:color w:val="0000FF"/>
        <w:sz w:val="22"/>
        <w:lang w:val="it-IT"/>
      </w:rPr>
      <w:fldChar w:fldCharType="begin"/>
    </w:r>
    <w:r>
      <w:instrText>PAGE</w:instrText>
    </w:r>
    <w:r>
      <w:fldChar w:fldCharType="separate"/>
    </w:r>
    <w:r w:rsidR="00CD4160">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AE319" w14:textId="77777777" w:rsidR="00BC630F" w:rsidRDefault="00BC630F">
      <w:r>
        <w:separator/>
      </w:r>
    </w:p>
  </w:footnote>
  <w:footnote w:type="continuationSeparator" w:id="0">
    <w:p w14:paraId="1A979D2E" w14:textId="77777777" w:rsidR="00BC630F" w:rsidRDefault="00BC6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55E92" w14:textId="77777777" w:rsidR="00327204" w:rsidRDefault="00327204">
    <w:pPr>
      <w:ind w:right="2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03D50"/>
    <w:multiLevelType w:val="multilevel"/>
    <w:tmpl w:val="B244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BE740D"/>
    <w:multiLevelType w:val="hybridMultilevel"/>
    <w:tmpl w:val="D7A6A144"/>
    <w:lvl w:ilvl="0" w:tplc="C310B9EA">
      <w:start w:val="1"/>
      <w:numFmt w:val="upperLetter"/>
      <w:lvlText w:val="%1."/>
      <w:lvlJc w:val="left"/>
      <w:pPr>
        <w:ind w:left="1068" w:hanging="360"/>
      </w:pPr>
      <w:rPr>
        <w:rFonts w:hint="default"/>
      </w:rPr>
    </w:lvl>
    <w:lvl w:ilvl="1" w:tplc="04090019" w:tentative="1">
      <w:start w:val="1"/>
      <w:numFmt w:val="upperLetter"/>
      <w:lvlText w:val="%2."/>
      <w:lvlJc w:val="left"/>
      <w:pPr>
        <w:ind w:left="1508" w:hanging="400"/>
      </w:pPr>
    </w:lvl>
    <w:lvl w:ilvl="2" w:tplc="0409001B" w:tentative="1">
      <w:start w:val="1"/>
      <w:numFmt w:val="lowerRoman"/>
      <w:lvlText w:val="%3."/>
      <w:lvlJc w:val="right"/>
      <w:pPr>
        <w:ind w:left="1908" w:hanging="400"/>
      </w:pPr>
    </w:lvl>
    <w:lvl w:ilvl="3" w:tplc="0409000F" w:tentative="1">
      <w:start w:val="1"/>
      <w:numFmt w:val="decimal"/>
      <w:lvlText w:val="%4."/>
      <w:lvlJc w:val="left"/>
      <w:pPr>
        <w:ind w:left="2308" w:hanging="400"/>
      </w:pPr>
    </w:lvl>
    <w:lvl w:ilvl="4" w:tplc="04090019" w:tentative="1">
      <w:start w:val="1"/>
      <w:numFmt w:val="upperLetter"/>
      <w:lvlText w:val="%5."/>
      <w:lvlJc w:val="left"/>
      <w:pPr>
        <w:ind w:left="2708" w:hanging="400"/>
      </w:pPr>
    </w:lvl>
    <w:lvl w:ilvl="5" w:tplc="0409001B" w:tentative="1">
      <w:start w:val="1"/>
      <w:numFmt w:val="lowerRoman"/>
      <w:lvlText w:val="%6."/>
      <w:lvlJc w:val="right"/>
      <w:pPr>
        <w:ind w:left="3108" w:hanging="400"/>
      </w:pPr>
    </w:lvl>
    <w:lvl w:ilvl="6" w:tplc="0409000F" w:tentative="1">
      <w:start w:val="1"/>
      <w:numFmt w:val="decimal"/>
      <w:lvlText w:val="%7."/>
      <w:lvlJc w:val="left"/>
      <w:pPr>
        <w:ind w:left="3508" w:hanging="400"/>
      </w:pPr>
    </w:lvl>
    <w:lvl w:ilvl="7" w:tplc="04090019" w:tentative="1">
      <w:start w:val="1"/>
      <w:numFmt w:val="upperLetter"/>
      <w:lvlText w:val="%8."/>
      <w:lvlJc w:val="left"/>
      <w:pPr>
        <w:ind w:left="3908" w:hanging="400"/>
      </w:pPr>
    </w:lvl>
    <w:lvl w:ilvl="8" w:tplc="0409001B" w:tentative="1">
      <w:start w:val="1"/>
      <w:numFmt w:val="lowerRoman"/>
      <w:lvlText w:val="%9."/>
      <w:lvlJc w:val="right"/>
      <w:pPr>
        <w:ind w:left="4308" w:hanging="40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윤현정 (Hyunjeong Yoon)">
    <w15:presenceInfo w15:providerId="AD" w15:userId="S-1-5-21-1411857757-1093800567-2771014706-1001"/>
  </w15:person>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grammar="clean"/>
  <w:trackRevisions/>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04"/>
    <w:rsid w:val="00094025"/>
    <w:rsid w:val="000A2E60"/>
    <w:rsid w:val="00126908"/>
    <w:rsid w:val="001477F5"/>
    <w:rsid w:val="001554A7"/>
    <w:rsid w:val="00174B37"/>
    <w:rsid w:val="001825A9"/>
    <w:rsid w:val="00195D29"/>
    <w:rsid w:val="001D6818"/>
    <w:rsid w:val="001E2C58"/>
    <w:rsid w:val="001F373A"/>
    <w:rsid w:val="00224BAA"/>
    <w:rsid w:val="002718DC"/>
    <w:rsid w:val="002A4D79"/>
    <w:rsid w:val="002C64BB"/>
    <w:rsid w:val="00327204"/>
    <w:rsid w:val="003542CE"/>
    <w:rsid w:val="003715C4"/>
    <w:rsid w:val="00386F03"/>
    <w:rsid w:val="00393117"/>
    <w:rsid w:val="003D070B"/>
    <w:rsid w:val="003D2FB0"/>
    <w:rsid w:val="003E1C82"/>
    <w:rsid w:val="004238B5"/>
    <w:rsid w:val="00460E6C"/>
    <w:rsid w:val="00487881"/>
    <w:rsid w:val="00497096"/>
    <w:rsid w:val="004C7ED8"/>
    <w:rsid w:val="004D0E3A"/>
    <w:rsid w:val="004D6F3F"/>
    <w:rsid w:val="004E0020"/>
    <w:rsid w:val="004F0247"/>
    <w:rsid w:val="004F5184"/>
    <w:rsid w:val="005F51B0"/>
    <w:rsid w:val="005F7A91"/>
    <w:rsid w:val="006117FD"/>
    <w:rsid w:val="00617E46"/>
    <w:rsid w:val="006410E0"/>
    <w:rsid w:val="00695AEB"/>
    <w:rsid w:val="006A7EB0"/>
    <w:rsid w:val="006C08A4"/>
    <w:rsid w:val="006E49BC"/>
    <w:rsid w:val="0071795A"/>
    <w:rsid w:val="00723E41"/>
    <w:rsid w:val="007471C1"/>
    <w:rsid w:val="007621F8"/>
    <w:rsid w:val="00771376"/>
    <w:rsid w:val="00772DE3"/>
    <w:rsid w:val="00791F0F"/>
    <w:rsid w:val="0079797F"/>
    <w:rsid w:val="007C62E6"/>
    <w:rsid w:val="00810E26"/>
    <w:rsid w:val="008160DA"/>
    <w:rsid w:val="00891AC8"/>
    <w:rsid w:val="00893D19"/>
    <w:rsid w:val="008A4313"/>
    <w:rsid w:val="008A4F5D"/>
    <w:rsid w:val="008B659C"/>
    <w:rsid w:val="00934964"/>
    <w:rsid w:val="00957ADC"/>
    <w:rsid w:val="009667A4"/>
    <w:rsid w:val="0099484D"/>
    <w:rsid w:val="00A00B13"/>
    <w:rsid w:val="00A2515D"/>
    <w:rsid w:val="00A251AC"/>
    <w:rsid w:val="00A4408C"/>
    <w:rsid w:val="00A60ADD"/>
    <w:rsid w:val="00AE06AA"/>
    <w:rsid w:val="00AE23A5"/>
    <w:rsid w:val="00AF1700"/>
    <w:rsid w:val="00AF3BFC"/>
    <w:rsid w:val="00B13CFD"/>
    <w:rsid w:val="00B417A7"/>
    <w:rsid w:val="00B971CD"/>
    <w:rsid w:val="00BB1AEA"/>
    <w:rsid w:val="00BC630F"/>
    <w:rsid w:val="00C133E2"/>
    <w:rsid w:val="00C266CA"/>
    <w:rsid w:val="00C51D74"/>
    <w:rsid w:val="00C92A19"/>
    <w:rsid w:val="00CA6DEA"/>
    <w:rsid w:val="00CD4160"/>
    <w:rsid w:val="00CE4EAD"/>
    <w:rsid w:val="00CF3CB9"/>
    <w:rsid w:val="00CF4D87"/>
    <w:rsid w:val="00D06F88"/>
    <w:rsid w:val="00D45A2B"/>
    <w:rsid w:val="00D46F01"/>
    <w:rsid w:val="00D70B2D"/>
    <w:rsid w:val="00DF3E67"/>
    <w:rsid w:val="00E2104F"/>
    <w:rsid w:val="00E30FCC"/>
    <w:rsid w:val="00E60ED3"/>
    <w:rsid w:val="00EE0A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50F8F0"/>
  <w15:docId w15:val="{85F1B3B2-3083-4542-83B0-8FF15DAF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맑은 고딕" w:hAnsi="Times New Roman"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A37F2"/>
    <w:pPr>
      <w:suppressAutoHyphens/>
    </w:pPr>
    <w:rPr>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제목 11"/>
    <w:basedOn w:val="a"/>
    <w:qFormat/>
    <w:pPr>
      <w:keepNext/>
      <w:tabs>
        <w:tab w:val="left" w:pos="0"/>
      </w:tabs>
      <w:spacing w:line="360" w:lineRule="auto"/>
      <w:ind w:right="283"/>
      <w:jc w:val="center"/>
      <w:textAlignment w:val="baseline"/>
      <w:outlineLvl w:val="0"/>
    </w:pPr>
    <w:rPr>
      <w:rFonts w:ascii="Arial" w:hAnsi="Arial"/>
      <w:b/>
      <w:sz w:val="24"/>
      <w:lang w:val="en-GB"/>
    </w:rPr>
  </w:style>
  <w:style w:type="character" w:customStyle="1" w:styleId="Absatz-Standardschriftart">
    <w:name w:val="Absatz-Standardschriftart"/>
    <w:qFormat/>
  </w:style>
  <w:style w:type="character" w:customStyle="1" w:styleId="WW8Num3z0">
    <w:name w:val="WW8Num3z0"/>
    <w:qFormat/>
    <w:rPr>
      <w:rFonts w:ascii="Arial" w:eastAsia="Times New Roman" w:hAnsi="Arial" w:cs="Arial"/>
    </w:rPr>
  </w:style>
  <w:style w:type="character" w:customStyle="1" w:styleId="2">
    <w:name w:val="기본 단락 글꼴2"/>
    <w:qFormat/>
  </w:style>
  <w:style w:type="character" w:customStyle="1" w:styleId="WW8Num4z0">
    <w:name w:val="WW8Num4z0"/>
    <w:qFormat/>
    <w:rPr>
      <w:rFonts w:ascii="Symbol" w:hAnsi="Symbol"/>
    </w:rPr>
  </w:style>
  <w:style w:type="character" w:customStyle="1" w:styleId="WW-Absatz-Standardschriftart">
    <w:name w:val="WW-Absatz-Standardschriftart"/>
    <w:qFormat/>
  </w:style>
  <w:style w:type="character" w:customStyle="1" w:styleId="WW8Num11z0">
    <w:name w:val="WW8Num11z0"/>
    <w:qFormat/>
    <w:rPr>
      <w:rFonts w:ascii="Proxima Nova Lt" w:eastAsia="Times New Roman" w:hAnsi="Proxima Nova Lt"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rPr>
  </w:style>
  <w:style w:type="character" w:customStyle="1" w:styleId="WW8Num11z3">
    <w:name w:val="WW8Num11z3"/>
    <w:qFormat/>
    <w:rPr>
      <w:rFonts w:ascii="Symbol" w:hAnsi="Symbol"/>
    </w:rPr>
  </w:style>
  <w:style w:type="character" w:customStyle="1" w:styleId="WW8Num19z0">
    <w:name w:val="WW8Num19z0"/>
    <w:qFormat/>
    <w:rPr>
      <w:rFonts w:ascii="Symbol" w:hAnsi="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rPr>
  </w:style>
  <w:style w:type="character" w:customStyle="1" w:styleId="WW8Num34z0">
    <w:name w:val="WW8Num34z0"/>
    <w:qFormat/>
    <w:rPr>
      <w:rFonts w:ascii="Wingdings" w:hAnsi="Wingdings"/>
    </w:rPr>
  </w:style>
  <w:style w:type="character" w:customStyle="1" w:styleId="WW8Num34z1">
    <w:name w:val="WW8Num34z1"/>
    <w:qFormat/>
    <w:rPr>
      <w:rFonts w:ascii="Courier New" w:hAnsi="Courier New" w:cs="Courier New"/>
    </w:rPr>
  </w:style>
  <w:style w:type="character" w:customStyle="1" w:styleId="WW8Num34z3">
    <w:name w:val="WW8Num34z3"/>
    <w:qFormat/>
    <w:rPr>
      <w:rFonts w:ascii="Symbol" w:hAnsi="Symbol"/>
    </w:rPr>
  </w:style>
  <w:style w:type="character" w:customStyle="1" w:styleId="1">
    <w:name w:val="기본 단락 글꼴1"/>
    <w:qFormat/>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rPr>
  </w:style>
  <w:style w:type="character" w:customStyle="1" w:styleId="WW8Num3z3">
    <w:name w:val="WW8Num3z3"/>
    <w:qFormat/>
    <w:rPr>
      <w:rFonts w:ascii="Symbol" w:hAnsi="Symbol"/>
    </w:rPr>
  </w:style>
  <w:style w:type="character" w:customStyle="1" w:styleId="WW8Num6z0">
    <w:name w:val="WW8Num6z0"/>
    <w:qFormat/>
    <w:rPr>
      <w:b/>
    </w:rPr>
  </w:style>
  <w:style w:type="character" w:customStyle="1" w:styleId="WW8Num7z0">
    <w:name w:val="WW8Num7z0"/>
    <w:qFormat/>
    <w:rPr>
      <w:b/>
    </w:rPr>
  </w:style>
  <w:style w:type="character" w:customStyle="1" w:styleId="WW8Num12z0">
    <w:name w:val="WW8Num12z0"/>
    <w:qFormat/>
    <w:rPr>
      <w:b/>
    </w:rPr>
  </w:style>
  <w:style w:type="character" w:customStyle="1" w:styleId="WW8Num13z0">
    <w:name w:val="WW8Num13z0"/>
    <w:qFormat/>
    <w:rPr>
      <w:rFonts w:ascii="Times New Roman" w:hAnsi="Times New Roman"/>
      <w:color w:val="000080"/>
    </w:rPr>
  </w:style>
  <w:style w:type="character" w:customStyle="1" w:styleId="WW8Num13z1">
    <w:name w:val="WW8Num13z1"/>
    <w:qFormat/>
    <w:rPr>
      <w:rFonts w:ascii="Courier New" w:hAnsi="Courier New"/>
    </w:rPr>
  </w:style>
  <w:style w:type="character" w:customStyle="1" w:styleId="WW8Num13z2">
    <w:name w:val="WW8Num13z2"/>
    <w:qFormat/>
    <w:rPr>
      <w:rFonts w:ascii="Wingdings" w:hAnsi="Wingdings"/>
    </w:rPr>
  </w:style>
  <w:style w:type="character" w:customStyle="1" w:styleId="WW8Num13z3">
    <w:name w:val="WW8Num13z3"/>
    <w:qFormat/>
    <w:rPr>
      <w:rFonts w:ascii="Symbol" w:hAnsi="Symbol"/>
    </w:rPr>
  </w:style>
  <w:style w:type="character" w:customStyle="1" w:styleId="WW8Num14z0">
    <w:name w:val="WW8Num14z0"/>
    <w:qFormat/>
    <w:rPr>
      <w:b/>
    </w:rPr>
  </w:style>
  <w:style w:type="character" w:customStyle="1" w:styleId="WW8Num16z0">
    <w:name w:val="WW8Num16z0"/>
    <w:qFormat/>
    <w:rPr>
      <w:b/>
    </w:rPr>
  </w:style>
  <w:style w:type="character" w:customStyle="1" w:styleId="WW8Num16z1">
    <w:name w:val="WW8Num16z1"/>
    <w:qFormat/>
    <w:rPr>
      <w:b/>
      <w:lang w:val="en-US"/>
    </w:rPr>
  </w:style>
  <w:style w:type="character" w:customStyle="1" w:styleId="Carpredefinitoparagrafo1">
    <w:name w:val="Car. predefinito paragrafo1"/>
    <w:qFormat/>
  </w:style>
  <w:style w:type="character" w:styleId="a3">
    <w:name w:val="page number"/>
    <w:basedOn w:val="Carpredefinitoparagrafo1"/>
    <w:qFormat/>
  </w:style>
  <w:style w:type="character" w:customStyle="1" w:styleId="hps">
    <w:name w:val="hps"/>
    <w:qFormat/>
  </w:style>
  <w:style w:type="character" w:customStyle="1" w:styleId="CollegamentoInternet">
    <w:name w:val="Collegamento Internet"/>
    <w:rPr>
      <w:color w:val="0000FF"/>
      <w:u w:val="single"/>
    </w:rPr>
  </w:style>
  <w:style w:type="character" w:customStyle="1" w:styleId="shorttext">
    <w:name w:val="short_text"/>
    <w:qFormat/>
  </w:style>
  <w:style w:type="character" w:customStyle="1" w:styleId="Caratteredinumerazione">
    <w:name w:val="Carattere di numerazione"/>
    <w:qFormat/>
  </w:style>
  <w:style w:type="character" w:customStyle="1" w:styleId="Char">
    <w:name w:val="풍선 도움말 텍스트 Char"/>
    <w:basedOn w:val="a0"/>
    <w:link w:val="a4"/>
    <w:uiPriority w:val="99"/>
    <w:semiHidden/>
    <w:qFormat/>
    <w:rsid w:val="005D776A"/>
    <w:rPr>
      <w:rFonts w:asciiTheme="majorHAnsi" w:eastAsiaTheme="majorEastAsia" w:hAnsiTheme="majorHAnsi" w:cstheme="majorBidi"/>
      <w:sz w:val="18"/>
      <w:szCs w:val="18"/>
      <w:lang w:eastAsia="ar-SA"/>
    </w:rPr>
  </w:style>
  <w:style w:type="character" w:customStyle="1" w:styleId="PidipaginaCarattere">
    <w:name w:val="Piè di pagina Carattere"/>
    <w:basedOn w:val="a0"/>
    <w:link w:val="10"/>
    <w:uiPriority w:val="99"/>
    <w:qFormat/>
    <w:rsid w:val="00FE60D5"/>
    <w:rPr>
      <w:sz w:val="28"/>
      <w:lang w:val="en-GB" w:eastAsia="ar-SA"/>
    </w:rPr>
  </w:style>
  <w:style w:type="character" w:styleId="a5">
    <w:name w:val="Subtle Reference"/>
    <w:basedOn w:val="a0"/>
    <w:uiPriority w:val="31"/>
    <w:qFormat/>
    <w:rsid w:val="00824B42"/>
    <w:rPr>
      <w:smallCaps/>
      <w:color w:val="C0504D" w:themeColor="accent2"/>
      <w:u w:val="single"/>
    </w:rPr>
  </w:style>
  <w:style w:type="character" w:styleId="a6">
    <w:name w:val="annotation reference"/>
    <w:basedOn w:val="a0"/>
    <w:uiPriority w:val="99"/>
    <w:semiHidden/>
    <w:unhideWhenUsed/>
    <w:qFormat/>
    <w:rsid w:val="00EB1416"/>
    <w:rPr>
      <w:sz w:val="18"/>
      <w:szCs w:val="18"/>
    </w:rPr>
  </w:style>
  <w:style w:type="character" w:customStyle="1" w:styleId="Char0">
    <w:name w:val="메모 텍스트 Char"/>
    <w:basedOn w:val="a0"/>
    <w:link w:val="a7"/>
    <w:uiPriority w:val="99"/>
    <w:semiHidden/>
    <w:qFormat/>
    <w:rsid w:val="00EB1416"/>
    <w:rPr>
      <w:lang w:eastAsia="ar-SA"/>
    </w:rPr>
  </w:style>
  <w:style w:type="character" w:customStyle="1" w:styleId="Char1">
    <w:name w:val="메모 주제 Char"/>
    <w:basedOn w:val="Char0"/>
    <w:link w:val="a8"/>
    <w:uiPriority w:val="99"/>
    <w:semiHidden/>
    <w:qFormat/>
    <w:rsid w:val="00EB1416"/>
    <w:rPr>
      <w:b/>
      <w:bCs/>
      <w:lang w:eastAsia="ar-SA"/>
    </w:rPr>
  </w:style>
  <w:style w:type="character" w:customStyle="1" w:styleId="ListLabel1">
    <w:name w:val="ListLabel 1"/>
    <w:qFormat/>
    <w:rPr>
      <w:rFonts w:eastAsia="맑은 고딕" w:cs="Arial"/>
    </w:rPr>
  </w:style>
  <w:style w:type="paragraph" w:customStyle="1" w:styleId="Titolo1">
    <w:name w:val="Titolo1"/>
    <w:basedOn w:val="a"/>
    <w:next w:val="a9"/>
    <w:qFormat/>
    <w:pPr>
      <w:keepNext/>
      <w:spacing w:before="240" w:after="120"/>
    </w:pPr>
    <w:rPr>
      <w:rFonts w:ascii="Arial" w:eastAsia="MS Mincho" w:hAnsi="Arial" w:cs="Tahoma"/>
      <w:sz w:val="28"/>
      <w:szCs w:val="28"/>
    </w:rPr>
  </w:style>
  <w:style w:type="paragraph" w:styleId="a9">
    <w:name w:val="Body Text"/>
    <w:basedOn w:val="a"/>
    <w:pPr>
      <w:tabs>
        <w:tab w:val="left" w:pos="7230"/>
      </w:tabs>
      <w:ind w:right="283"/>
      <w:jc w:val="both"/>
      <w:textAlignment w:val="baseline"/>
    </w:pPr>
    <w:rPr>
      <w:rFonts w:ascii="Arial" w:hAnsi="Arial"/>
      <w:sz w:val="22"/>
      <w:lang w:val="en-GB"/>
    </w:rPr>
  </w:style>
  <w:style w:type="paragraph" w:styleId="aa">
    <w:name w:val="List"/>
    <w:basedOn w:val="a9"/>
    <w:rPr>
      <w:rFonts w:cs="Tahoma"/>
    </w:rPr>
  </w:style>
  <w:style w:type="paragraph" w:customStyle="1" w:styleId="12">
    <w:name w:val="캡션1"/>
    <w:basedOn w:val="a"/>
    <w:qFormat/>
    <w:pPr>
      <w:suppressLineNumbers/>
      <w:spacing w:before="120" w:after="120"/>
    </w:pPr>
    <w:rPr>
      <w:rFonts w:cs="Lucida Sans"/>
      <w:i/>
      <w:iCs/>
      <w:sz w:val="24"/>
      <w:szCs w:val="24"/>
    </w:rPr>
  </w:style>
  <w:style w:type="paragraph" w:customStyle="1" w:styleId="Indice">
    <w:name w:val="Indice"/>
    <w:basedOn w:val="a"/>
    <w:qFormat/>
    <w:pPr>
      <w:suppressLineNumbers/>
    </w:pPr>
    <w:rPr>
      <w:rFonts w:cs="Tahoma"/>
    </w:rPr>
  </w:style>
  <w:style w:type="paragraph" w:customStyle="1" w:styleId="Intestazione1">
    <w:name w:val="Intestazione1"/>
    <w:basedOn w:val="a"/>
    <w:qFormat/>
    <w:pPr>
      <w:keepNext/>
      <w:spacing w:before="240" w:after="120"/>
    </w:pPr>
    <w:rPr>
      <w:rFonts w:ascii="Arial" w:eastAsia="SimSun" w:hAnsi="Arial" w:cs="Lucida Sans"/>
      <w:sz w:val="28"/>
      <w:szCs w:val="28"/>
    </w:rPr>
  </w:style>
  <w:style w:type="paragraph" w:customStyle="1" w:styleId="Didascalia1">
    <w:name w:val="Didascalia1"/>
    <w:basedOn w:val="a"/>
    <w:qFormat/>
    <w:pPr>
      <w:suppressLineNumbers/>
      <w:spacing w:before="120" w:after="120"/>
    </w:pPr>
    <w:rPr>
      <w:rFonts w:cs="Lucida Sans"/>
      <w:i/>
      <w:iCs/>
      <w:sz w:val="24"/>
      <w:szCs w:val="24"/>
    </w:rPr>
  </w:style>
  <w:style w:type="paragraph" w:customStyle="1" w:styleId="13">
    <w:name w:val="캡션1"/>
    <w:basedOn w:val="a"/>
    <w:qFormat/>
    <w:pPr>
      <w:suppressLineNumbers/>
      <w:spacing w:before="120" w:after="120"/>
    </w:pPr>
    <w:rPr>
      <w:rFonts w:cs="Tahoma"/>
      <w:i/>
      <w:iCs/>
      <w:sz w:val="24"/>
      <w:szCs w:val="24"/>
    </w:rPr>
  </w:style>
  <w:style w:type="paragraph" w:customStyle="1" w:styleId="10">
    <w:name w:val="바닥글1"/>
    <w:basedOn w:val="a"/>
    <w:link w:val="PidipaginaCarattere"/>
    <w:uiPriority w:val="99"/>
    <w:pPr>
      <w:tabs>
        <w:tab w:val="center" w:pos="4819"/>
        <w:tab w:val="right" w:pos="9638"/>
      </w:tabs>
      <w:textAlignment w:val="baseline"/>
    </w:pPr>
    <w:rPr>
      <w:sz w:val="28"/>
      <w:lang w:val="en-GB"/>
    </w:rPr>
  </w:style>
  <w:style w:type="paragraph" w:styleId="ab">
    <w:name w:val="Body Text Indent"/>
    <w:basedOn w:val="a"/>
    <w:pPr>
      <w:spacing w:line="480" w:lineRule="auto"/>
      <w:ind w:firstLine="708"/>
      <w:jc w:val="both"/>
    </w:pPr>
    <w:rPr>
      <w:rFonts w:ascii="Arial" w:hAnsi="Arial"/>
      <w:sz w:val="24"/>
      <w:lang w:val="en-GB"/>
    </w:rPr>
  </w:style>
  <w:style w:type="paragraph" w:customStyle="1" w:styleId="Testodelblocco1">
    <w:name w:val="Testo del blocco1"/>
    <w:basedOn w:val="a"/>
    <w:qFormat/>
    <w:pPr>
      <w:ind w:left="709" w:right="283"/>
      <w:jc w:val="both"/>
      <w:textAlignment w:val="baseline"/>
    </w:pPr>
    <w:rPr>
      <w:rFonts w:ascii="Arial" w:hAnsi="Arial"/>
      <w:sz w:val="22"/>
      <w:lang w:val="en-GB"/>
    </w:rPr>
  </w:style>
  <w:style w:type="paragraph" w:customStyle="1" w:styleId="Corpodeltesto31">
    <w:name w:val="Corpo del testo 31"/>
    <w:basedOn w:val="a"/>
    <w:qFormat/>
    <w:pPr>
      <w:jc w:val="both"/>
      <w:textAlignment w:val="baseline"/>
    </w:pPr>
    <w:rPr>
      <w:rFonts w:ascii="Arial" w:hAnsi="Arial"/>
      <w:sz w:val="22"/>
      <w:lang w:val="en-GB"/>
    </w:rPr>
  </w:style>
  <w:style w:type="paragraph" w:customStyle="1" w:styleId="14">
    <w:name w:val="머리글1"/>
    <w:basedOn w:val="a"/>
    <w:pPr>
      <w:tabs>
        <w:tab w:val="center" w:pos="4819"/>
        <w:tab w:val="right" w:pos="9638"/>
      </w:tabs>
      <w:textAlignment w:val="baseline"/>
    </w:pPr>
    <w:rPr>
      <w:sz w:val="28"/>
      <w:lang w:val="en-GB"/>
    </w:rPr>
  </w:style>
  <w:style w:type="paragraph" w:customStyle="1" w:styleId="15">
    <w:name w:val="블록 텍스트1"/>
    <w:basedOn w:val="a"/>
    <w:qFormat/>
    <w:pPr>
      <w:suppressAutoHyphens w:val="0"/>
      <w:ind w:left="709" w:right="283"/>
      <w:jc w:val="both"/>
      <w:textAlignment w:val="baseline"/>
    </w:pPr>
    <w:rPr>
      <w:rFonts w:ascii="Arial" w:hAnsi="Arial"/>
      <w:sz w:val="22"/>
      <w:lang w:val="en-GB"/>
    </w:rPr>
  </w:style>
  <w:style w:type="paragraph" w:styleId="a4">
    <w:name w:val="Balloon Text"/>
    <w:basedOn w:val="a"/>
    <w:link w:val="Char"/>
    <w:uiPriority w:val="99"/>
    <w:semiHidden/>
    <w:unhideWhenUsed/>
    <w:qFormat/>
    <w:rsid w:val="005D776A"/>
    <w:rPr>
      <w:rFonts w:asciiTheme="majorHAnsi" w:eastAsiaTheme="majorEastAsia" w:hAnsiTheme="majorHAnsi" w:cstheme="majorBidi"/>
      <w:sz w:val="18"/>
      <w:szCs w:val="18"/>
    </w:rPr>
  </w:style>
  <w:style w:type="paragraph" w:styleId="ac">
    <w:name w:val="List Paragraph"/>
    <w:basedOn w:val="a"/>
    <w:uiPriority w:val="34"/>
    <w:qFormat/>
    <w:rsid w:val="00477AE8"/>
    <w:pPr>
      <w:ind w:left="800"/>
    </w:pPr>
  </w:style>
  <w:style w:type="paragraph" w:customStyle="1" w:styleId="ad">
    <w:name w:val="바탕글"/>
    <w:basedOn w:val="a"/>
    <w:qFormat/>
    <w:rsid w:val="00C947EE"/>
    <w:pPr>
      <w:widowControl w:val="0"/>
      <w:shd w:val="clear" w:color="auto" w:fill="FFFFFF"/>
      <w:suppressAutoHyphens w:val="0"/>
      <w:snapToGrid w:val="0"/>
      <w:spacing w:line="384" w:lineRule="auto"/>
      <w:jc w:val="both"/>
      <w:textAlignment w:val="baseline"/>
    </w:pPr>
    <w:rPr>
      <w:rFonts w:ascii="굴림" w:eastAsia="굴림" w:hAnsi="굴림" w:cs="굴림"/>
      <w:color w:val="000000"/>
      <w:lang w:eastAsia="ko-KR"/>
    </w:rPr>
  </w:style>
  <w:style w:type="paragraph" w:customStyle="1" w:styleId="Default">
    <w:name w:val="Default"/>
    <w:qFormat/>
    <w:rsid w:val="00755907"/>
    <w:pPr>
      <w:widowControl w:val="0"/>
    </w:pPr>
    <w:rPr>
      <w:rFonts w:ascii="Arial" w:hAnsi="Arial" w:cs="Arial"/>
      <w:color w:val="000000"/>
      <w:sz w:val="24"/>
      <w:szCs w:val="24"/>
    </w:rPr>
  </w:style>
  <w:style w:type="paragraph" w:styleId="a7">
    <w:name w:val="annotation text"/>
    <w:basedOn w:val="a"/>
    <w:link w:val="Char0"/>
    <w:uiPriority w:val="99"/>
    <w:semiHidden/>
    <w:unhideWhenUsed/>
    <w:qFormat/>
    <w:rsid w:val="00EB1416"/>
  </w:style>
  <w:style w:type="paragraph" w:styleId="a8">
    <w:name w:val="annotation subject"/>
    <w:basedOn w:val="a7"/>
    <w:link w:val="Char1"/>
    <w:uiPriority w:val="99"/>
    <w:semiHidden/>
    <w:unhideWhenUsed/>
    <w:qFormat/>
    <w:rsid w:val="00EB1416"/>
    <w:rPr>
      <w:b/>
      <w:bCs/>
    </w:rPr>
  </w:style>
  <w:style w:type="paragraph" w:styleId="ae">
    <w:name w:val="header"/>
    <w:basedOn w:val="a"/>
    <w:link w:val="Char2"/>
    <w:uiPriority w:val="99"/>
    <w:unhideWhenUsed/>
    <w:rsid w:val="00957ADC"/>
    <w:pPr>
      <w:tabs>
        <w:tab w:val="center" w:pos="4513"/>
        <w:tab w:val="right" w:pos="9026"/>
      </w:tabs>
      <w:snapToGrid w:val="0"/>
    </w:pPr>
  </w:style>
  <w:style w:type="character" w:customStyle="1" w:styleId="Char2">
    <w:name w:val="머리글 Char"/>
    <w:basedOn w:val="a0"/>
    <w:link w:val="ae"/>
    <w:uiPriority w:val="99"/>
    <w:rsid w:val="00957ADC"/>
    <w:rPr>
      <w:lang w:eastAsia="ar-SA"/>
    </w:rPr>
  </w:style>
  <w:style w:type="paragraph" w:styleId="af">
    <w:name w:val="footer"/>
    <w:basedOn w:val="a"/>
    <w:link w:val="Char3"/>
    <w:uiPriority w:val="99"/>
    <w:unhideWhenUsed/>
    <w:rsid w:val="00957ADC"/>
    <w:pPr>
      <w:tabs>
        <w:tab w:val="center" w:pos="4513"/>
        <w:tab w:val="right" w:pos="9026"/>
      </w:tabs>
      <w:snapToGrid w:val="0"/>
    </w:pPr>
  </w:style>
  <w:style w:type="character" w:customStyle="1" w:styleId="Char3">
    <w:name w:val="바닥글 Char"/>
    <w:basedOn w:val="a0"/>
    <w:link w:val="af"/>
    <w:uiPriority w:val="99"/>
    <w:rsid w:val="00957ADC"/>
    <w:rPr>
      <w:lang w:eastAsia="ar-SA"/>
    </w:rPr>
  </w:style>
  <w:style w:type="table" w:styleId="af0">
    <w:name w:val="Table Grid"/>
    <w:basedOn w:val="a1"/>
    <w:uiPriority w:val="59"/>
    <w:rsid w:val="00771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semiHidden/>
    <w:unhideWhenUsed/>
    <w:rsid w:val="00A60ADD"/>
    <w:pPr>
      <w:suppressAutoHyphens w:val="0"/>
      <w:spacing w:before="100" w:beforeAutospacing="1" w:after="100" w:afterAutospacing="1"/>
    </w:pPr>
    <w:rPr>
      <w:rFonts w:ascii="굴림" w:eastAsia="굴림" w:hAnsi="굴림" w:cs="굴림"/>
      <w:sz w:val="24"/>
      <w:szCs w:val="24"/>
      <w:lang w:eastAsia="ko-KR"/>
    </w:rPr>
  </w:style>
  <w:style w:type="character" w:styleId="af2">
    <w:name w:val="Strong"/>
    <w:basedOn w:val="a0"/>
    <w:uiPriority w:val="22"/>
    <w:qFormat/>
    <w:rsid w:val="00A60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86990">
      <w:bodyDiv w:val="1"/>
      <w:marLeft w:val="0"/>
      <w:marRight w:val="0"/>
      <w:marTop w:val="0"/>
      <w:marBottom w:val="0"/>
      <w:divBdr>
        <w:top w:val="none" w:sz="0" w:space="0" w:color="auto"/>
        <w:left w:val="none" w:sz="0" w:space="0" w:color="auto"/>
        <w:bottom w:val="none" w:sz="0" w:space="0" w:color="auto"/>
        <w:right w:val="none" w:sz="0" w:space="0" w:color="auto"/>
      </w:divBdr>
      <w:divsChild>
        <w:div w:id="1466655691">
          <w:marLeft w:val="0"/>
          <w:marRight w:val="0"/>
          <w:marTop w:val="0"/>
          <w:marBottom w:val="0"/>
          <w:divBdr>
            <w:top w:val="none" w:sz="0" w:space="0" w:color="auto"/>
            <w:left w:val="none" w:sz="0" w:space="0" w:color="auto"/>
            <w:bottom w:val="none" w:sz="0" w:space="0" w:color="auto"/>
            <w:right w:val="none" w:sz="0" w:space="0" w:color="auto"/>
          </w:divBdr>
          <w:divsChild>
            <w:div w:id="367727406">
              <w:marLeft w:val="0"/>
              <w:marRight w:val="0"/>
              <w:marTop w:val="0"/>
              <w:marBottom w:val="0"/>
              <w:divBdr>
                <w:top w:val="none" w:sz="0" w:space="0" w:color="auto"/>
                <w:left w:val="none" w:sz="0" w:space="0" w:color="auto"/>
                <w:bottom w:val="none" w:sz="0" w:space="0" w:color="auto"/>
                <w:right w:val="none" w:sz="0" w:space="0" w:color="auto"/>
              </w:divBdr>
              <w:divsChild>
                <w:div w:id="1782139616">
                  <w:marLeft w:val="0"/>
                  <w:marRight w:val="0"/>
                  <w:marTop w:val="0"/>
                  <w:marBottom w:val="0"/>
                  <w:divBdr>
                    <w:top w:val="none" w:sz="0" w:space="0" w:color="auto"/>
                    <w:left w:val="none" w:sz="0" w:space="0" w:color="auto"/>
                    <w:bottom w:val="none" w:sz="0" w:space="0" w:color="auto"/>
                    <w:right w:val="none" w:sz="0" w:space="0" w:color="auto"/>
                  </w:divBdr>
                  <w:divsChild>
                    <w:div w:id="920455211">
                      <w:marLeft w:val="0"/>
                      <w:marRight w:val="0"/>
                      <w:marTop w:val="0"/>
                      <w:marBottom w:val="0"/>
                      <w:divBdr>
                        <w:top w:val="none" w:sz="0" w:space="0" w:color="auto"/>
                        <w:left w:val="none" w:sz="0" w:space="0" w:color="auto"/>
                        <w:bottom w:val="none" w:sz="0" w:space="0" w:color="auto"/>
                        <w:right w:val="none" w:sz="0" w:space="0" w:color="auto"/>
                      </w:divBdr>
                      <w:divsChild>
                        <w:div w:id="1409303925">
                          <w:marLeft w:val="0"/>
                          <w:marRight w:val="0"/>
                          <w:marTop w:val="0"/>
                          <w:marBottom w:val="0"/>
                          <w:divBdr>
                            <w:top w:val="none" w:sz="0" w:space="0" w:color="auto"/>
                            <w:left w:val="none" w:sz="0" w:space="0" w:color="auto"/>
                            <w:bottom w:val="none" w:sz="0" w:space="0" w:color="auto"/>
                            <w:right w:val="none" w:sz="0" w:space="0" w:color="auto"/>
                          </w:divBdr>
                          <w:divsChild>
                            <w:div w:id="2665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721031">
      <w:bodyDiv w:val="1"/>
      <w:marLeft w:val="0"/>
      <w:marRight w:val="0"/>
      <w:marTop w:val="0"/>
      <w:marBottom w:val="0"/>
      <w:divBdr>
        <w:top w:val="none" w:sz="0" w:space="0" w:color="auto"/>
        <w:left w:val="none" w:sz="0" w:space="0" w:color="auto"/>
        <w:bottom w:val="none" w:sz="0" w:space="0" w:color="auto"/>
        <w:right w:val="none" w:sz="0" w:space="0" w:color="auto"/>
      </w:divBdr>
    </w:div>
    <w:div w:id="696195421">
      <w:bodyDiv w:val="1"/>
      <w:marLeft w:val="0"/>
      <w:marRight w:val="0"/>
      <w:marTop w:val="0"/>
      <w:marBottom w:val="0"/>
      <w:divBdr>
        <w:top w:val="none" w:sz="0" w:space="0" w:color="auto"/>
        <w:left w:val="none" w:sz="0" w:space="0" w:color="auto"/>
        <w:bottom w:val="none" w:sz="0" w:space="0" w:color="auto"/>
        <w:right w:val="none" w:sz="0" w:space="0" w:color="auto"/>
      </w:divBdr>
      <w:divsChild>
        <w:div w:id="1352294171">
          <w:marLeft w:val="0"/>
          <w:marRight w:val="0"/>
          <w:marTop w:val="0"/>
          <w:marBottom w:val="0"/>
          <w:divBdr>
            <w:top w:val="none" w:sz="0" w:space="0" w:color="auto"/>
            <w:left w:val="none" w:sz="0" w:space="0" w:color="auto"/>
            <w:bottom w:val="none" w:sz="0" w:space="0" w:color="auto"/>
            <w:right w:val="none" w:sz="0" w:space="0" w:color="auto"/>
          </w:divBdr>
          <w:divsChild>
            <w:div w:id="1809711156">
              <w:marLeft w:val="0"/>
              <w:marRight w:val="0"/>
              <w:marTop w:val="0"/>
              <w:marBottom w:val="0"/>
              <w:divBdr>
                <w:top w:val="none" w:sz="0" w:space="0" w:color="auto"/>
                <w:left w:val="none" w:sz="0" w:space="0" w:color="auto"/>
                <w:bottom w:val="none" w:sz="0" w:space="0" w:color="auto"/>
                <w:right w:val="none" w:sz="0" w:space="0" w:color="auto"/>
              </w:divBdr>
            </w:div>
            <w:div w:id="1635939270">
              <w:marLeft w:val="0"/>
              <w:marRight w:val="0"/>
              <w:marTop w:val="0"/>
              <w:marBottom w:val="0"/>
              <w:divBdr>
                <w:top w:val="none" w:sz="0" w:space="0" w:color="auto"/>
                <w:left w:val="none" w:sz="0" w:space="0" w:color="auto"/>
                <w:bottom w:val="none" w:sz="0" w:space="0" w:color="auto"/>
                <w:right w:val="none" w:sz="0" w:space="0" w:color="auto"/>
              </w:divBdr>
            </w:div>
            <w:div w:id="1737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18242">
      <w:bodyDiv w:val="1"/>
      <w:marLeft w:val="0"/>
      <w:marRight w:val="0"/>
      <w:marTop w:val="0"/>
      <w:marBottom w:val="0"/>
      <w:divBdr>
        <w:top w:val="none" w:sz="0" w:space="0" w:color="auto"/>
        <w:left w:val="none" w:sz="0" w:space="0" w:color="auto"/>
        <w:bottom w:val="none" w:sz="0" w:space="0" w:color="auto"/>
        <w:right w:val="none" w:sz="0" w:space="0" w:color="auto"/>
      </w:divBdr>
      <w:divsChild>
        <w:div w:id="641273795">
          <w:marLeft w:val="0"/>
          <w:marRight w:val="0"/>
          <w:marTop w:val="0"/>
          <w:marBottom w:val="0"/>
          <w:divBdr>
            <w:top w:val="none" w:sz="0" w:space="0" w:color="auto"/>
            <w:left w:val="none" w:sz="0" w:space="0" w:color="auto"/>
            <w:bottom w:val="none" w:sz="0" w:space="0" w:color="auto"/>
            <w:right w:val="none" w:sz="0" w:space="0" w:color="auto"/>
          </w:divBdr>
          <w:divsChild>
            <w:div w:id="96558384">
              <w:marLeft w:val="0"/>
              <w:marRight w:val="0"/>
              <w:marTop w:val="0"/>
              <w:marBottom w:val="0"/>
              <w:divBdr>
                <w:top w:val="none" w:sz="0" w:space="0" w:color="auto"/>
                <w:left w:val="none" w:sz="0" w:space="0" w:color="auto"/>
                <w:bottom w:val="none" w:sz="0" w:space="0" w:color="auto"/>
                <w:right w:val="none" w:sz="0" w:space="0" w:color="auto"/>
              </w:divBdr>
              <w:divsChild>
                <w:div w:id="70352321">
                  <w:marLeft w:val="0"/>
                  <w:marRight w:val="0"/>
                  <w:marTop w:val="0"/>
                  <w:marBottom w:val="0"/>
                  <w:divBdr>
                    <w:top w:val="none" w:sz="0" w:space="0" w:color="auto"/>
                    <w:left w:val="none" w:sz="0" w:space="0" w:color="auto"/>
                    <w:bottom w:val="none" w:sz="0" w:space="0" w:color="auto"/>
                    <w:right w:val="none" w:sz="0" w:space="0" w:color="auto"/>
                  </w:divBdr>
                  <w:divsChild>
                    <w:div w:id="1499152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32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178971">
      <w:bodyDiv w:val="1"/>
      <w:marLeft w:val="0"/>
      <w:marRight w:val="0"/>
      <w:marTop w:val="0"/>
      <w:marBottom w:val="0"/>
      <w:divBdr>
        <w:top w:val="none" w:sz="0" w:space="0" w:color="auto"/>
        <w:left w:val="none" w:sz="0" w:space="0" w:color="auto"/>
        <w:bottom w:val="none" w:sz="0" w:space="0" w:color="auto"/>
        <w:right w:val="none" w:sz="0" w:space="0" w:color="auto"/>
      </w:divBdr>
      <w:divsChild>
        <w:div w:id="1429230412">
          <w:marLeft w:val="0"/>
          <w:marRight w:val="0"/>
          <w:marTop w:val="0"/>
          <w:marBottom w:val="0"/>
          <w:divBdr>
            <w:top w:val="none" w:sz="0" w:space="0" w:color="auto"/>
            <w:left w:val="none" w:sz="0" w:space="0" w:color="auto"/>
            <w:bottom w:val="none" w:sz="0" w:space="0" w:color="auto"/>
            <w:right w:val="none" w:sz="0" w:space="0" w:color="auto"/>
          </w:divBdr>
          <w:divsChild>
            <w:div w:id="625703420">
              <w:marLeft w:val="0"/>
              <w:marRight w:val="0"/>
              <w:marTop w:val="0"/>
              <w:marBottom w:val="0"/>
              <w:divBdr>
                <w:top w:val="none" w:sz="0" w:space="0" w:color="auto"/>
                <w:left w:val="none" w:sz="0" w:space="0" w:color="auto"/>
                <w:bottom w:val="none" w:sz="0" w:space="0" w:color="auto"/>
                <w:right w:val="none" w:sz="0" w:space="0" w:color="auto"/>
              </w:divBdr>
              <w:divsChild>
                <w:div w:id="2076735094">
                  <w:marLeft w:val="0"/>
                  <w:marRight w:val="0"/>
                  <w:marTop w:val="0"/>
                  <w:marBottom w:val="0"/>
                  <w:divBdr>
                    <w:top w:val="none" w:sz="0" w:space="0" w:color="auto"/>
                    <w:left w:val="none" w:sz="0" w:space="0" w:color="auto"/>
                    <w:bottom w:val="none" w:sz="0" w:space="0" w:color="auto"/>
                    <w:right w:val="none" w:sz="0" w:space="0" w:color="auto"/>
                  </w:divBdr>
                  <w:divsChild>
                    <w:div w:id="663166704">
                      <w:marLeft w:val="0"/>
                      <w:marRight w:val="0"/>
                      <w:marTop w:val="0"/>
                      <w:marBottom w:val="0"/>
                      <w:divBdr>
                        <w:top w:val="none" w:sz="0" w:space="0" w:color="auto"/>
                        <w:left w:val="none" w:sz="0" w:space="0" w:color="auto"/>
                        <w:bottom w:val="none" w:sz="0" w:space="0" w:color="auto"/>
                        <w:right w:val="none" w:sz="0" w:space="0" w:color="auto"/>
                      </w:divBdr>
                      <w:divsChild>
                        <w:div w:id="576549633">
                          <w:marLeft w:val="0"/>
                          <w:marRight w:val="0"/>
                          <w:marTop w:val="0"/>
                          <w:marBottom w:val="0"/>
                          <w:divBdr>
                            <w:top w:val="none" w:sz="0" w:space="0" w:color="auto"/>
                            <w:left w:val="none" w:sz="0" w:space="0" w:color="auto"/>
                            <w:bottom w:val="none" w:sz="0" w:space="0" w:color="auto"/>
                            <w:right w:val="none" w:sz="0" w:space="0" w:color="auto"/>
                          </w:divBdr>
                          <w:divsChild>
                            <w:div w:id="139068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323744">
      <w:bodyDiv w:val="1"/>
      <w:marLeft w:val="0"/>
      <w:marRight w:val="0"/>
      <w:marTop w:val="0"/>
      <w:marBottom w:val="0"/>
      <w:divBdr>
        <w:top w:val="none" w:sz="0" w:space="0" w:color="auto"/>
        <w:left w:val="none" w:sz="0" w:space="0" w:color="auto"/>
        <w:bottom w:val="none" w:sz="0" w:space="0" w:color="auto"/>
        <w:right w:val="none" w:sz="0" w:space="0" w:color="auto"/>
      </w:divBdr>
      <w:divsChild>
        <w:div w:id="756025096">
          <w:marLeft w:val="0"/>
          <w:marRight w:val="0"/>
          <w:marTop w:val="0"/>
          <w:marBottom w:val="0"/>
          <w:divBdr>
            <w:top w:val="none" w:sz="0" w:space="0" w:color="auto"/>
            <w:left w:val="none" w:sz="0" w:space="0" w:color="auto"/>
            <w:bottom w:val="none" w:sz="0" w:space="0" w:color="auto"/>
            <w:right w:val="none" w:sz="0" w:space="0" w:color="auto"/>
          </w:divBdr>
          <w:divsChild>
            <w:div w:id="1297029390">
              <w:marLeft w:val="0"/>
              <w:marRight w:val="0"/>
              <w:marTop w:val="0"/>
              <w:marBottom w:val="0"/>
              <w:divBdr>
                <w:top w:val="none" w:sz="0" w:space="0" w:color="auto"/>
                <w:left w:val="none" w:sz="0" w:space="0" w:color="auto"/>
                <w:bottom w:val="none" w:sz="0" w:space="0" w:color="auto"/>
                <w:right w:val="none" w:sz="0" w:space="0" w:color="auto"/>
              </w:divBdr>
              <w:divsChild>
                <w:div w:id="1344892327">
                  <w:marLeft w:val="0"/>
                  <w:marRight w:val="0"/>
                  <w:marTop w:val="0"/>
                  <w:marBottom w:val="0"/>
                  <w:divBdr>
                    <w:top w:val="none" w:sz="0" w:space="0" w:color="auto"/>
                    <w:left w:val="none" w:sz="0" w:space="0" w:color="auto"/>
                    <w:bottom w:val="none" w:sz="0" w:space="0" w:color="auto"/>
                    <w:right w:val="none" w:sz="0" w:space="0" w:color="auto"/>
                  </w:divBdr>
                  <w:divsChild>
                    <w:div w:id="2041659729">
                      <w:marLeft w:val="0"/>
                      <w:marRight w:val="0"/>
                      <w:marTop w:val="0"/>
                      <w:marBottom w:val="0"/>
                      <w:divBdr>
                        <w:top w:val="none" w:sz="0" w:space="0" w:color="auto"/>
                        <w:left w:val="none" w:sz="0" w:space="0" w:color="auto"/>
                        <w:bottom w:val="none" w:sz="0" w:space="0" w:color="auto"/>
                        <w:right w:val="none" w:sz="0" w:space="0" w:color="auto"/>
                      </w:divBdr>
                      <w:divsChild>
                        <w:div w:id="360202084">
                          <w:marLeft w:val="0"/>
                          <w:marRight w:val="0"/>
                          <w:marTop w:val="0"/>
                          <w:marBottom w:val="0"/>
                          <w:divBdr>
                            <w:top w:val="none" w:sz="0" w:space="0" w:color="auto"/>
                            <w:left w:val="none" w:sz="0" w:space="0" w:color="auto"/>
                            <w:bottom w:val="none" w:sz="0" w:space="0" w:color="auto"/>
                            <w:right w:val="none" w:sz="0" w:space="0" w:color="auto"/>
                          </w:divBdr>
                          <w:divsChild>
                            <w:div w:id="18793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282978">
      <w:bodyDiv w:val="1"/>
      <w:marLeft w:val="0"/>
      <w:marRight w:val="0"/>
      <w:marTop w:val="0"/>
      <w:marBottom w:val="0"/>
      <w:divBdr>
        <w:top w:val="none" w:sz="0" w:space="0" w:color="auto"/>
        <w:left w:val="none" w:sz="0" w:space="0" w:color="auto"/>
        <w:bottom w:val="none" w:sz="0" w:space="0" w:color="auto"/>
        <w:right w:val="none" w:sz="0" w:space="0" w:color="auto"/>
      </w:divBdr>
      <w:divsChild>
        <w:div w:id="561140144">
          <w:marLeft w:val="0"/>
          <w:marRight w:val="0"/>
          <w:marTop w:val="0"/>
          <w:marBottom w:val="0"/>
          <w:divBdr>
            <w:top w:val="none" w:sz="0" w:space="0" w:color="auto"/>
            <w:left w:val="none" w:sz="0" w:space="0" w:color="auto"/>
            <w:bottom w:val="none" w:sz="0" w:space="0" w:color="auto"/>
            <w:right w:val="none" w:sz="0" w:space="0" w:color="auto"/>
          </w:divBdr>
          <w:divsChild>
            <w:div w:id="1301620142">
              <w:marLeft w:val="0"/>
              <w:marRight w:val="0"/>
              <w:marTop w:val="0"/>
              <w:marBottom w:val="0"/>
              <w:divBdr>
                <w:top w:val="none" w:sz="0" w:space="0" w:color="auto"/>
                <w:left w:val="none" w:sz="0" w:space="0" w:color="auto"/>
                <w:bottom w:val="none" w:sz="0" w:space="0" w:color="auto"/>
                <w:right w:val="none" w:sz="0" w:space="0" w:color="auto"/>
              </w:divBdr>
              <w:divsChild>
                <w:div w:id="1281839832">
                  <w:marLeft w:val="0"/>
                  <w:marRight w:val="0"/>
                  <w:marTop w:val="0"/>
                  <w:marBottom w:val="0"/>
                  <w:divBdr>
                    <w:top w:val="none" w:sz="0" w:space="0" w:color="auto"/>
                    <w:left w:val="none" w:sz="0" w:space="0" w:color="auto"/>
                    <w:bottom w:val="none" w:sz="0" w:space="0" w:color="auto"/>
                    <w:right w:val="none" w:sz="0" w:space="0" w:color="auto"/>
                  </w:divBdr>
                  <w:divsChild>
                    <w:div w:id="1415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79205">
          <w:marLeft w:val="0"/>
          <w:marRight w:val="0"/>
          <w:marTop w:val="0"/>
          <w:marBottom w:val="0"/>
          <w:divBdr>
            <w:top w:val="none" w:sz="0" w:space="0" w:color="auto"/>
            <w:left w:val="none" w:sz="0" w:space="0" w:color="auto"/>
            <w:bottom w:val="none" w:sz="0" w:space="0" w:color="auto"/>
            <w:right w:val="none" w:sz="0" w:space="0" w:color="auto"/>
          </w:divBdr>
          <w:divsChild>
            <w:div w:id="374080917">
              <w:marLeft w:val="0"/>
              <w:marRight w:val="0"/>
              <w:marTop w:val="0"/>
              <w:marBottom w:val="0"/>
              <w:divBdr>
                <w:top w:val="none" w:sz="0" w:space="0" w:color="auto"/>
                <w:left w:val="none" w:sz="0" w:space="0" w:color="auto"/>
                <w:bottom w:val="none" w:sz="0" w:space="0" w:color="auto"/>
                <w:right w:val="none" w:sz="0" w:space="0" w:color="auto"/>
              </w:divBdr>
              <w:divsChild>
                <w:div w:id="771047162">
                  <w:marLeft w:val="0"/>
                  <w:marRight w:val="0"/>
                  <w:marTop w:val="0"/>
                  <w:marBottom w:val="0"/>
                  <w:divBdr>
                    <w:top w:val="none" w:sz="0" w:space="0" w:color="auto"/>
                    <w:left w:val="none" w:sz="0" w:space="0" w:color="auto"/>
                    <w:bottom w:val="none" w:sz="0" w:space="0" w:color="auto"/>
                    <w:right w:val="none" w:sz="0" w:space="0" w:color="auto"/>
                  </w:divBdr>
                  <w:divsChild>
                    <w:div w:id="19227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713600">
      <w:bodyDiv w:val="1"/>
      <w:marLeft w:val="0"/>
      <w:marRight w:val="0"/>
      <w:marTop w:val="0"/>
      <w:marBottom w:val="0"/>
      <w:divBdr>
        <w:top w:val="none" w:sz="0" w:space="0" w:color="auto"/>
        <w:left w:val="none" w:sz="0" w:space="0" w:color="auto"/>
        <w:bottom w:val="none" w:sz="0" w:space="0" w:color="auto"/>
        <w:right w:val="none" w:sz="0" w:space="0" w:color="auto"/>
      </w:divBdr>
      <w:divsChild>
        <w:div w:id="1108162236">
          <w:marLeft w:val="0"/>
          <w:marRight w:val="0"/>
          <w:marTop w:val="0"/>
          <w:marBottom w:val="0"/>
          <w:divBdr>
            <w:top w:val="none" w:sz="0" w:space="0" w:color="auto"/>
            <w:left w:val="none" w:sz="0" w:space="0" w:color="auto"/>
            <w:bottom w:val="none" w:sz="0" w:space="0" w:color="auto"/>
            <w:right w:val="none" w:sz="0" w:space="0" w:color="auto"/>
          </w:divBdr>
          <w:divsChild>
            <w:div w:id="482936951">
              <w:marLeft w:val="0"/>
              <w:marRight w:val="0"/>
              <w:marTop w:val="0"/>
              <w:marBottom w:val="0"/>
              <w:divBdr>
                <w:top w:val="none" w:sz="0" w:space="0" w:color="auto"/>
                <w:left w:val="none" w:sz="0" w:space="0" w:color="auto"/>
                <w:bottom w:val="none" w:sz="0" w:space="0" w:color="auto"/>
                <w:right w:val="none" w:sz="0" w:space="0" w:color="auto"/>
              </w:divBdr>
              <w:divsChild>
                <w:div w:id="1061440832">
                  <w:marLeft w:val="0"/>
                  <w:marRight w:val="0"/>
                  <w:marTop w:val="0"/>
                  <w:marBottom w:val="0"/>
                  <w:divBdr>
                    <w:top w:val="none" w:sz="0" w:space="0" w:color="auto"/>
                    <w:left w:val="none" w:sz="0" w:space="0" w:color="auto"/>
                    <w:bottom w:val="none" w:sz="0" w:space="0" w:color="auto"/>
                    <w:right w:val="none" w:sz="0" w:space="0" w:color="auto"/>
                  </w:divBdr>
                </w:div>
                <w:div w:id="865758071">
                  <w:marLeft w:val="0"/>
                  <w:marRight w:val="0"/>
                  <w:marTop w:val="0"/>
                  <w:marBottom w:val="0"/>
                  <w:divBdr>
                    <w:top w:val="none" w:sz="0" w:space="0" w:color="auto"/>
                    <w:left w:val="none" w:sz="0" w:space="0" w:color="auto"/>
                    <w:bottom w:val="none" w:sz="0" w:space="0" w:color="auto"/>
                    <w:right w:val="none" w:sz="0" w:space="0" w:color="auto"/>
                  </w:divBdr>
                </w:div>
                <w:div w:id="1389450468">
                  <w:marLeft w:val="0"/>
                  <w:marRight w:val="0"/>
                  <w:marTop w:val="0"/>
                  <w:marBottom w:val="0"/>
                  <w:divBdr>
                    <w:top w:val="none" w:sz="0" w:space="0" w:color="auto"/>
                    <w:left w:val="none" w:sz="0" w:space="0" w:color="auto"/>
                    <w:bottom w:val="none" w:sz="0" w:space="0" w:color="auto"/>
                    <w:right w:val="none" w:sz="0" w:space="0" w:color="auto"/>
                  </w:divBdr>
                </w:div>
                <w:div w:id="16359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07056">
      <w:bodyDiv w:val="1"/>
      <w:marLeft w:val="0"/>
      <w:marRight w:val="0"/>
      <w:marTop w:val="0"/>
      <w:marBottom w:val="0"/>
      <w:divBdr>
        <w:top w:val="none" w:sz="0" w:space="0" w:color="auto"/>
        <w:left w:val="none" w:sz="0" w:space="0" w:color="auto"/>
        <w:bottom w:val="none" w:sz="0" w:space="0" w:color="auto"/>
        <w:right w:val="none" w:sz="0" w:space="0" w:color="auto"/>
      </w:divBdr>
      <w:divsChild>
        <w:div w:id="1434012582">
          <w:marLeft w:val="0"/>
          <w:marRight w:val="0"/>
          <w:marTop w:val="0"/>
          <w:marBottom w:val="0"/>
          <w:divBdr>
            <w:top w:val="none" w:sz="0" w:space="0" w:color="auto"/>
            <w:left w:val="none" w:sz="0" w:space="0" w:color="auto"/>
            <w:bottom w:val="none" w:sz="0" w:space="0" w:color="auto"/>
            <w:right w:val="none" w:sz="0" w:space="0" w:color="auto"/>
          </w:divBdr>
          <w:divsChild>
            <w:div w:id="599879380">
              <w:marLeft w:val="0"/>
              <w:marRight w:val="0"/>
              <w:marTop w:val="0"/>
              <w:marBottom w:val="0"/>
              <w:divBdr>
                <w:top w:val="none" w:sz="0" w:space="0" w:color="auto"/>
                <w:left w:val="none" w:sz="0" w:space="0" w:color="auto"/>
                <w:bottom w:val="none" w:sz="0" w:space="0" w:color="auto"/>
                <w:right w:val="none" w:sz="0" w:space="0" w:color="auto"/>
              </w:divBdr>
              <w:divsChild>
                <w:div w:id="1169129011">
                  <w:marLeft w:val="0"/>
                  <w:marRight w:val="0"/>
                  <w:marTop w:val="0"/>
                  <w:marBottom w:val="0"/>
                  <w:divBdr>
                    <w:top w:val="none" w:sz="0" w:space="0" w:color="auto"/>
                    <w:left w:val="none" w:sz="0" w:space="0" w:color="auto"/>
                    <w:bottom w:val="none" w:sz="0" w:space="0" w:color="auto"/>
                    <w:right w:val="none" w:sz="0" w:space="0" w:color="auto"/>
                  </w:divBdr>
                  <w:divsChild>
                    <w:div w:id="6747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96430">
          <w:marLeft w:val="0"/>
          <w:marRight w:val="0"/>
          <w:marTop w:val="0"/>
          <w:marBottom w:val="0"/>
          <w:divBdr>
            <w:top w:val="none" w:sz="0" w:space="0" w:color="auto"/>
            <w:left w:val="none" w:sz="0" w:space="0" w:color="auto"/>
            <w:bottom w:val="none" w:sz="0" w:space="0" w:color="auto"/>
            <w:right w:val="none" w:sz="0" w:space="0" w:color="auto"/>
          </w:divBdr>
          <w:divsChild>
            <w:div w:id="183398122">
              <w:marLeft w:val="0"/>
              <w:marRight w:val="0"/>
              <w:marTop w:val="0"/>
              <w:marBottom w:val="0"/>
              <w:divBdr>
                <w:top w:val="none" w:sz="0" w:space="0" w:color="auto"/>
                <w:left w:val="none" w:sz="0" w:space="0" w:color="auto"/>
                <w:bottom w:val="none" w:sz="0" w:space="0" w:color="auto"/>
                <w:right w:val="none" w:sz="0" w:space="0" w:color="auto"/>
              </w:divBdr>
              <w:divsChild>
                <w:div w:id="1090077314">
                  <w:marLeft w:val="0"/>
                  <w:marRight w:val="0"/>
                  <w:marTop w:val="0"/>
                  <w:marBottom w:val="0"/>
                  <w:divBdr>
                    <w:top w:val="none" w:sz="0" w:space="0" w:color="auto"/>
                    <w:left w:val="none" w:sz="0" w:space="0" w:color="auto"/>
                    <w:bottom w:val="none" w:sz="0" w:space="0" w:color="auto"/>
                    <w:right w:val="none" w:sz="0" w:space="0" w:color="auto"/>
                  </w:divBdr>
                  <w:divsChild>
                    <w:div w:id="132415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908796">
      <w:bodyDiv w:val="1"/>
      <w:marLeft w:val="0"/>
      <w:marRight w:val="0"/>
      <w:marTop w:val="0"/>
      <w:marBottom w:val="0"/>
      <w:divBdr>
        <w:top w:val="none" w:sz="0" w:space="0" w:color="auto"/>
        <w:left w:val="none" w:sz="0" w:space="0" w:color="auto"/>
        <w:bottom w:val="none" w:sz="0" w:space="0" w:color="auto"/>
        <w:right w:val="none" w:sz="0" w:space="0" w:color="auto"/>
      </w:divBdr>
    </w:div>
    <w:div w:id="1834686316">
      <w:bodyDiv w:val="1"/>
      <w:marLeft w:val="0"/>
      <w:marRight w:val="0"/>
      <w:marTop w:val="0"/>
      <w:marBottom w:val="0"/>
      <w:divBdr>
        <w:top w:val="none" w:sz="0" w:space="0" w:color="auto"/>
        <w:left w:val="none" w:sz="0" w:space="0" w:color="auto"/>
        <w:bottom w:val="none" w:sz="0" w:space="0" w:color="auto"/>
        <w:right w:val="none" w:sz="0" w:space="0" w:color="auto"/>
      </w:divBdr>
      <w:divsChild>
        <w:div w:id="1156259031">
          <w:marLeft w:val="0"/>
          <w:marRight w:val="0"/>
          <w:marTop w:val="0"/>
          <w:marBottom w:val="0"/>
          <w:divBdr>
            <w:top w:val="none" w:sz="0" w:space="0" w:color="auto"/>
            <w:left w:val="none" w:sz="0" w:space="0" w:color="auto"/>
            <w:bottom w:val="none" w:sz="0" w:space="0" w:color="auto"/>
            <w:right w:val="none" w:sz="0" w:space="0" w:color="auto"/>
          </w:divBdr>
          <w:divsChild>
            <w:div w:id="230626761">
              <w:marLeft w:val="0"/>
              <w:marRight w:val="0"/>
              <w:marTop w:val="0"/>
              <w:marBottom w:val="0"/>
              <w:divBdr>
                <w:top w:val="none" w:sz="0" w:space="0" w:color="auto"/>
                <w:left w:val="none" w:sz="0" w:space="0" w:color="auto"/>
                <w:bottom w:val="none" w:sz="0" w:space="0" w:color="auto"/>
                <w:right w:val="none" w:sz="0" w:space="0" w:color="auto"/>
              </w:divBdr>
            </w:div>
            <w:div w:id="1013917853">
              <w:marLeft w:val="0"/>
              <w:marRight w:val="0"/>
              <w:marTop w:val="0"/>
              <w:marBottom w:val="0"/>
              <w:divBdr>
                <w:top w:val="none" w:sz="0" w:space="0" w:color="auto"/>
                <w:left w:val="none" w:sz="0" w:space="0" w:color="auto"/>
                <w:bottom w:val="none" w:sz="0" w:space="0" w:color="auto"/>
                <w:right w:val="none" w:sz="0" w:space="0" w:color="auto"/>
              </w:divBdr>
            </w:div>
            <w:div w:id="90795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9639">
      <w:bodyDiv w:val="1"/>
      <w:marLeft w:val="0"/>
      <w:marRight w:val="0"/>
      <w:marTop w:val="0"/>
      <w:marBottom w:val="0"/>
      <w:divBdr>
        <w:top w:val="none" w:sz="0" w:space="0" w:color="auto"/>
        <w:left w:val="none" w:sz="0" w:space="0" w:color="auto"/>
        <w:bottom w:val="none" w:sz="0" w:space="0" w:color="auto"/>
        <w:right w:val="none" w:sz="0" w:space="0" w:color="auto"/>
      </w:divBdr>
      <w:divsChild>
        <w:div w:id="19860033">
          <w:marLeft w:val="0"/>
          <w:marRight w:val="0"/>
          <w:marTop w:val="0"/>
          <w:marBottom w:val="0"/>
          <w:divBdr>
            <w:top w:val="none" w:sz="0" w:space="0" w:color="auto"/>
            <w:left w:val="none" w:sz="0" w:space="0" w:color="auto"/>
            <w:bottom w:val="none" w:sz="0" w:space="0" w:color="auto"/>
            <w:right w:val="none" w:sz="0" w:space="0" w:color="auto"/>
          </w:divBdr>
          <w:divsChild>
            <w:div w:id="1067412654">
              <w:marLeft w:val="0"/>
              <w:marRight w:val="0"/>
              <w:marTop w:val="0"/>
              <w:marBottom w:val="0"/>
              <w:divBdr>
                <w:top w:val="none" w:sz="0" w:space="0" w:color="auto"/>
                <w:left w:val="none" w:sz="0" w:space="0" w:color="auto"/>
                <w:bottom w:val="none" w:sz="0" w:space="0" w:color="auto"/>
                <w:right w:val="none" w:sz="0" w:space="0" w:color="auto"/>
              </w:divBdr>
              <w:divsChild>
                <w:div w:id="573243709">
                  <w:marLeft w:val="0"/>
                  <w:marRight w:val="0"/>
                  <w:marTop w:val="0"/>
                  <w:marBottom w:val="0"/>
                  <w:divBdr>
                    <w:top w:val="none" w:sz="0" w:space="0" w:color="auto"/>
                    <w:left w:val="none" w:sz="0" w:space="0" w:color="auto"/>
                    <w:bottom w:val="none" w:sz="0" w:space="0" w:color="auto"/>
                    <w:right w:val="none" w:sz="0" w:space="0" w:color="auto"/>
                  </w:divBdr>
                  <w:divsChild>
                    <w:div w:id="957759323">
                      <w:marLeft w:val="0"/>
                      <w:marRight w:val="0"/>
                      <w:marTop w:val="0"/>
                      <w:marBottom w:val="0"/>
                      <w:divBdr>
                        <w:top w:val="none" w:sz="0" w:space="0" w:color="auto"/>
                        <w:left w:val="none" w:sz="0" w:space="0" w:color="auto"/>
                        <w:bottom w:val="none" w:sz="0" w:space="0" w:color="auto"/>
                        <w:right w:val="none" w:sz="0" w:space="0" w:color="auto"/>
                      </w:divBdr>
                      <w:divsChild>
                        <w:div w:id="1919292242">
                          <w:marLeft w:val="0"/>
                          <w:marRight w:val="0"/>
                          <w:marTop w:val="0"/>
                          <w:marBottom w:val="0"/>
                          <w:divBdr>
                            <w:top w:val="none" w:sz="0" w:space="0" w:color="auto"/>
                            <w:left w:val="none" w:sz="0" w:space="0" w:color="auto"/>
                            <w:bottom w:val="none" w:sz="0" w:space="0" w:color="auto"/>
                            <w:right w:val="none" w:sz="0" w:space="0" w:color="auto"/>
                          </w:divBdr>
                          <w:divsChild>
                            <w:div w:id="15878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44930">
                  <w:marLeft w:val="0"/>
                  <w:marRight w:val="0"/>
                  <w:marTop w:val="0"/>
                  <w:marBottom w:val="0"/>
                  <w:divBdr>
                    <w:top w:val="none" w:sz="0" w:space="0" w:color="auto"/>
                    <w:left w:val="none" w:sz="0" w:space="0" w:color="auto"/>
                    <w:bottom w:val="none" w:sz="0" w:space="0" w:color="auto"/>
                    <w:right w:val="none" w:sz="0" w:space="0" w:color="auto"/>
                  </w:divBdr>
                  <w:divsChild>
                    <w:div w:id="505826465">
                      <w:marLeft w:val="0"/>
                      <w:marRight w:val="0"/>
                      <w:marTop w:val="0"/>
                      <w:marBottom w:val="0"/>
                      <w:divBdr>
                        <w:top w:val="none" w:sz="0" w:space="0" w:color="auto"/>
                        <w:left w:val="none" w:sz="0" w:space="0" w:color="auto"/>
                        <w:bottom w:val="none" w:sz="0" w:space="0" w:color="auto"/>
                        <w:right w:val="none" w:sz="0" w:space="0" w:color="auto"/>
                      </w:divBdr>
                      <w:divsChild>
                        <w:div w:id="1057558416">
                          <w:marLeft w:val="0"/>
                          <w:marRight w:val="0"/>
                          <w:marTop w:val="0"/>
                          <w:marBottom w:val="0"/>
                          <w:divBdr>
                            <w:top w:val="none" w:sz="0" w:space="0" w:color="auto"/>
                            <w:left w:val="none" w:sz="0" w:space="0" w:color="auto"/>
                            <w:bottom w:val="none" w:sz="0" w:space="0" w:color="auto"/>
                            <w:right w:val="none" w:sz="0" w:space="0" w:color="auto"/>
                          </w:divBdr>
                          <w:divsChild>
                            <w:div w:id="4236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145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A1FB5-AC21-445C-ACAA-988E8E29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2726</Words>
  <Characters>15541</Characters>
  <Application>Microsoft Office Word</Application>
  <DocSecurity>0</DocSecurity>
  <Lines>129</Lines>
  <Paragraphs>36</Paragraphs>
  <ScaleCrop>false</ScaleCrop>
  <HeadingPairs>
    <vt:vector size="2" baseType="variant">
      <vt:variant>
        <vt:lpstr>제목</vt:lpstr>
      </vt:variant>
      <vt:variant>
        <vt:i4>1</vt:i4>
      </vt:variant>
    </vt:vector>
  </HeadingPairs>
  <TitlesOfParts>
    <vt:vector size="1" baseType="lpstr">
      <vt:lpstr/>
    </vt:vector>
  </TitlesOfParts>
  <Company>Fursys Inc.</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Schiavello</dc:creator>
  <cp:lastModifiedBy>김현주 (Hyunjoo Kim)</cp:lastModifiedBy>
  <cp:revision>2</cp:revision>
  <cp:lastPrinted>2019-12-05T00:40:00Z</cp:lastPrinted>
  <dcterms:created xsi:type="dcterms:W3CDTF">2024-12-24T07:32:00Z</dcterms:created>
  <dcterms:modified xsi:type="dcterms:W3CDTF">2024-12-24T07:32:00Z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Fursys Inc.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