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6D1A5" w14:textId="65385A7F" w:rsidR="00DD27AC" w:rsidRPr="00647CA6" w:rsidRDefault="00055AF2" w:rsidP="00B2045B">
      <w:pPr>
        <w:pStyle w:val="a5"/>
        <w:jc w:val="center"/>
        <w:rPr>
          <w:rFonts w:ascii="Georgia" w:eastAsiaTheme="minorEastAsia" w:hAnsi="Georgia"/>
          <w:szCs w:val="22"/>
          <w:lang w:eastAsia="ko-KR"/>
        </w:rPr>
      </w:pPr>
      <w:r>
        <w:rPr>
          <w:rFonts w:ascii="Georgia" w:eastAsiaTheme="minorEastAsia" w:hAnsi="Georgia"/>
          <w:szCs w:val="22"/>
          <w:lang w:eastAsia="ko-KR"/>
        </w:rPr>
        <w:t>March 17, 2025</w:t>
      </w:r>
    </w:p>
    <w:p w14:paraId="296B27AB" w14:textId="77777777" w:rsidR="00F100F8" w:rsidRPr="00647CA6" w:rsidRDefault="00F100F8" w:rsidP="00F100F8">
      <w:pPr>
        <w:rPr>
          <w:rFonts w:ascii="Georgia" w:hAnsi="Georgia"/>
          <w:sz w:val="22"/>
          <w:szCs w:val="22"/>
        </w:rPr>
      </w:pPr>
    </w:p>
    <w:p w14:paraId="671CCDE6" w14:textId="3BA108EA" w:rsidR="003A3122" w:rsidRDefault="00F100F8" w:rsidP="003A3122">
      <w:pPr>
        <w:rPr>
          <w:rFonts w:ascii="Georgia" w:hAnsi="Georgia"/>
          <w:b/>
          <w:bCs/>
          <w:sz w:val="22"/>
          <w:szCs w:val="22"/>
          <w:u w:val="single"/>
        </w:rPr>
      </w:pPr>
      <w:r w:rsidRPr="00647CA6">
        <w:rPr>
          <w:rFonts w:ascii="Georgia" w:hAnsi="Georgia"/>
          <w:b/>
          <w:bCs/>
          <w:sz w:val="22"/>
          <w:szCs w:val="22"/>
          <w:u w:val="single"/>
        </w:rPr>
        <w:t>VIA EMAIL</w:t>
      </w:r>
    </w:p>
    <w:p w14:paraId="51EC4F81" w14:textId="33D3C465" w:rsidR="00D87DD5" w:rsidRPr="00990E88" w:rsidRDefault="00E1141C" w:rsidP="003A3122">
      <w:pPr>
        <w:rPr>
          <w:rFonts w:ascii="Georgia" w:hAnsi="Georgia"/>
          <w:b/>
          <w:bCs/>
          <w:sz w:val="22"/>
          <w:szCs w:val="22"/>
        </w:rPr>
      </w:pPr>
      <w:hyperlink r:id="rId7" w:history="1">
        <w:r w:rsidR="00D87DD5" w:rsidRPr="00990E88">
          <w:rPr>
            <w:rStyle w:val="a8"/>
            <w:rFonts w:ascii="Georgia" w:hAnsi="Georgia"/>
            <w:b/>
            <w:bCs/>
            <w:sz w:val="22"/>
            <w:szCs w:val="22"/>
            <w:u w:val="none"/>
          </w:rPr>
          <w:t>kapi@fursys.com</w:t>
        </w:r>
      </w:hyperlink>
    </w:p>
    <w:p w14:paraId="460360DB" w14:textId="188548AD" w:rsidR="00D87DD5" w:rsidRPr="001114DE" w:rsidRDefault="00E95313" w:rsidP="003A3122">
      <w:pPr>
        <w:rPr>
          <w:rFonts w:ascii="Georgia" w:eastAsiaTheme="minorEastAsia" w:hAnsi="Georgia"/>
          <w:b/>
          <w:bCs/>
          <w:sz w:val="22"/>
          <w:szCs w:val="22"/>
          <w:lang w:eastAsia="ko-KR"/>
        </w:rPr>
      </w:pPr>
      <w:r w:rsidRPr="001114DE">
        <w:rPr>
          <w:rFonts w:ascii="Georgia" w:hAnsi="Georgia"/>
          <w:b/>
          <w:bCs/>
          <w:sz w:val="22"/>
          <w:szCs w:val="22"/>
        </w:rPr>
        <w:t>jw</w:t>
      </w:r>
      <w:r w:rsidR="001114DE" w:rsidRPr="001114DE">
        <w:rPr>
          <w:rFonts w:ascii="Georgia" w:hAnsi="Georgia"/>
          <w:b/>
          <w:bCs/>
          <w:sz w:val="22"/>
          <w:szCs w:val="22"/>
        </w:rPr>
        <w:t>_</w:t>
      </w:r>
      <w:r w:rsidRPr="001114DE">
        <w:rPr>
          <w:rFonts w:ascii="Georgia" w:hAnsi="Georgia"/>
          <w:b/>
          <w:bCs/>
          <w:sz w:val="22"/>
          <w:szCs w:val="22"/>
        </w:rPr>
        <w:t>choi@fursys.com</w:t>
      </w:r>
    </w:p>
    <w:p w14:paraId="5A3A7DD7" w14:textId="77777777" w:rsidR="001B0484" w:rsidRPr="00647CA6" w:rsidRDefault="001B0484" w:rsidP="003A3122">
      <w:pPr>
        <w:rPr>
          <w:rFonts w:ascii="Georgia" w:eastAsiaTheme="minorEastAsia" w:hAnsi="Georgia"/>
          <w:b/>
          <w:bCs/>
          <w:sz w:val="22"/>
          <w:szCs w:val="22"/>
          <w:u w:val="single"/>
          <w:lang w:eastAsia="ko-KR"/>
        </w:rPr>
      </w:pPr>
    </w:p>
    <w:p w14:paraId="75ACF7AD" w14:textId="2154983C" w:rsidR="001B0484" w:rsidRDefault="00F76866" w:rsidP="003A3122">
      <w:pPr>
        <w:rPr>
          <w:rFonts w:ascii="Georgia" w:eastAsiaTheme="minorEastAsia" w:hAnsi="Georgia"/>
          <w:sz w:val="22"/>
          <w:szCs w:val="22"/>
          <w:lang w:eastAsia="ko-KR"/>
        </w:rPr>
      </w:pPr>
      <w:r w:rsidRPr="00647CA6">
        <w:rPr>
          <w:rFonts w:ascii="Georgia" w:eastAsiaTheme="minorEastAsia" w:hAnsi="Georgia"/>
          <w:sz w:val="22"/>
          <w:szCs w:val="22"/>
          <w:lang w:eastAsia="ko-KR"/>
        </w:rPr>
        <w:t xml:space="preserve">Fursys America </w:t>
      </w:r>
      <w:r w:rsidR="00804F61" w:rsidRPr="00647CA6">
        <w:rPr>
          <w:rFonts w:ascii="Georgia" w:eastAsiaTheme="minorEastAsia" w:hAnsi="Georgia"/>
          <w:sz w:val="22"/>
          <w:szCs w:val="22"/>
          <w:lang w:eastAsia="ko-KR"/>
        </w:rPr>
        <w:t>LLC</w:t>
      </w:r>
    </w:p>
    <w:p w14:paraId="2BCF50DD" w14:textId="0E519F94" w:rsidR="001C55F3" w:rsidRPr="00647CA6" w:rsidRDefault="002A4374" w:rsidP="003A3122">
      <w:pPr>
        <w:rPr>
          <w:rFonts w:ascii="Georgia" w:hAnsi="Georgia"/>
          <w:sz w:val="22"/>
          <w:szCs w:val="22"/>
        </w:rPr>
      </w:pPr>
      <w:r>
        <w:rPr>
          <w:rFonts w:ascii="Georgia" w:eastAsiaTheme="minorEastAsia" w:hAnsi="Georgia"/>
          <w:sz w:val="22"/>
          <w:szCs w:val="22"/>
          <w:lang w:eastAsia="ko-KR"/>
        </w:rPr>
        <w:t>Att</w:t>
      </w:r>
      <w:r w:rsidR="0040205F">
        <w:rPr>
          <w:rFonts w:ascii="Georgia" w:eastAsiaTheme="minorEastAsia" w:hAnsi="Georgia"/>
          <w:sz w:val="22"/>
          <w:szCs w:val="22"/>
          <w:lang w:eastAsia="ko-KR"/>
        </w:rPr>
        <w:t>ention:  Manager</w:t>
      </w:r>
    </w:p>
    <w:p w14:paraId="05FDF4A0" w14:textId="563A8B36" w:rsidR="0020653E" w:rsidRPr="00647CA6" w:rsidRDefault="0020653E" w:rsidP="003A3122">
      <w:pPr>
        <w:rPr>
          <w:rFonts w:ascii="Georgia" w:hAnsi="Georgia"/>
          <w:sz w:val="22"/>
          <w:szCs w:val="22"/>
        </w:rPr>
      </w:pPr>
    </w:p>
    <w:tbl>
      <w:tblPr>
        <w:tblW w:w="0" w:type="auto"/>
        <w:tblInd w:w="1458" w:type="dxa"/>
        <w:tblLook w:val="0000" w:firstRow="0" w:lastRow="0" w:firstColumn="0" w:lastColumn="0" w:noHBand="0" w:noVBand="0"/>
      </w:tblPr>
      <w:tblGrid>
        <w:gridCol w:w="900"/>
        <w:gridCol w:w="6930"/>
      </w:tblGrid>
      <w:tr w:rsidR="00055AF2" w:rsidRPr="005A3714" w14:paraId="6A446115" w14:textId="77777777" w:rsidTr="004C15E1">
        <w:tc>
          <w:tcPr>
            <w:tcW w:w="900" w:type="dxa"/>
          </w:tcPr>
          <w:p w14:paraId="5F07CD64" w14:textId="77777777" w:rsidR="00055AF2" w:rsidRPr="005A3714" w:rsidRDefault="00055AF2" w:rsidP="004C15E1">
            <w:pPr>
              <w:rPr>
                <w:rFonts w:ascii="Georgia" w:hAnsi="Georgia"/>
                <w:sz w:val="22"/>
              </w:rPr>
            </w:pPr>
            <w:r w:rsidRPr="005A3714">
              <w:rPr>
                <w:rFonts w:ascii="Georgia" w:hAnsi="Georgia"/>
                <w:sz w:val="22"/>
              </w:rPr>
              <w:sym w:font="Wingdings 3" w:char="F084"/>
            </w:r>
            <w:r w:rsidRPr="005A3714">
              <w:rPr>
                <w:rFonts w:ascii="Georgia" w:hAnsi="Georgia"/>
                <w:sz w:val="22"/>
              </w:rPr>
              <w:t xml:space="preserve"> Re:</w:t>
            </w:r>
          </w:p>
        </w:tc>
        <w:tc>
          <w:tcPr>
            <w:tcW w:w="6930" w:type="dxa"/>
          </w:tcPr>
          <w:p w14:paraId="495F5B75" w14:textId="77777777" w:rsidR="00055AF2" w:rsidRPr="005A3714" w:rsidRDefault="00055AF2" w:rsidP="004C15E1">
            <w:pPr>
              <w:widowControl w:val="0"/>
              <w:tabs>
                <w:tab w:val="left" w:pos="-1440"/>
                <w:tab w:val="left" w:pos="-720"/>
                <w:tab w:val="left" w:pos="0"/>
                <w:tab w:val="left" w:pos="720"/>
                <w:tab w:val="left" w:pos="1440"/>
                <w:tab w:val="left" w:pos="2160"/>
                <w:tab w:val="left" w:pos="2880"/>
                <w:tab w:val="left" w:pos="3600"/>
                <w:tab w:val="left" w:pos="387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64" w:lineRule="auto"/>
              <w:jc w:val="both"/>
              <w:rPr>
                <w:rFonts w:ascii="Georgia" w:hAnsi="Georgia"/>
                <w:i/>
                <w:smallCaps/>
                <w:sz w:val="22"/>
                <w:szCs w:val="22"/>
              </w:rPr>
            </w:pPr>
            <w:r w:rsidRPr="005A3714">
              <w:rPr>
                <w:rFonts w:ascii="Georgia" w:hAnsi="Georgia"/>
                <w:i/>
                <w:color w:val="111111"/>
                <w:sz w:val="22"/>
                <w:szCs w:val="22"/>
              </w:rPr>
              <w:t>Engagement Letter Agreement</w:t>
            </w:r>
          </w:p>
        </w:tc>
      </w:tr>
    </w:tbl>
    <w:p w14:paraId="5C4D4AB4" w14:textId="77777777" w:rsidR="00055AF2" w:rsidRPr="005A3714" w:rsidRDefault="00055AF2" w:rsidP="00055AF2">
      <w:pPr>
        <w:pStyle w:val="a5"/>
        <w:rPr>
          <w:rFonts w:ascii="Georgia" w:hAnsi="Georgia"/>
        </w:rPr>
      </w:pPr>
    </w:p>
    <w:p w14:paraId="1C37C0B2" w14:textId="77777777" w:rsidR="00055AF2" w:rsidRPr="004E5D83" w:rsidRDefault="00055AF2" w:rsidP="00055AF2">
      <w:pPr>
        <w:rPr>
          <w:rFonts w:ascii="Georgia" w:hAnsi="Georgia"/>
          <w:sz w:val="22"/>
          <w:szCs w:val="22"/>
        </w:rPr>
      </w:pPr>
      <w:r>
        <w:rPr>
          <w:rFonts w:ascii="Georgia" w:hAnsi="Georgia"/>
          <w:sz w:val="22"/>
          <w:szCs w:val="22"/>
        </w:rPr>
        <w:t>Dear Gentlepersons. :</w:t>
      </w:r>
    </w:p>
    <w:p w14:paraId="21E83652" w14:textId="77777777" w:rsidR="00055AF2" w:rsidRPr="004E5D83" w:rsidRDefault="00055AF2" w:rsidP="00055AF2">
      <w:pPr>
        <w:rPr>
          <w:rFonts w:ascii="Georgia" w:hAnsi="Georgia"/>
          <w:sz w:val="22"/>
          <w:szCs w:val="22"/>
        </w:rPr>
      </w:pPr>
    </w:p>
    <w:p w14:paraId="6478B078" w14:textId="023EED94" w:rsidR="00055AF2" w:rsidRDefault="00055AF2" w:rsidP="00055AF2">
      <w:pPr>
        <w:pStyle w:val="a3"/>
        <w:tabs>
          <w:tab w:val="left" w:pos="720"/>
          <w:tab w:val="left" w:pos="1440"/>
          <w:tab w:val="left" w:pos="2160"/>
        </w:tabs>
        <w:jc w:val="both"/>
        <w:rPr>
          <w:rFonts w:ascii="Georgia" w:hAnsi="Georgia"/>
          <w:sz w:val="22"/>
          <w:szCs w:val="22"/>
        </w:rPr>
      </w:pPr>
      <w:r>
        <w:rPr>
          <w:rFonts w:ascii="Georgia" w:hAnsi="Georgia"/>
          <w:sz w:val="22"/>
          <w:szCs w:val="22"/>
        </w:rPr>
        <w:tab/>
      </w:r>
      <w:r w:rsidRPr="004E5D83">
        <w:rPr>
          <w:rFonts w:ascii="Georgia" w:hAnsi="Georgia"/>
          <w:sz w:val="22"/>
          <w:szCs w:val="22"/>
        </w:rPr>
        <w:t xml:space="preserve">This letter </w:t>
      </w:r>
      <w:r>
        <w:rPr>
          <w:rFonts w:ascii="Georgia" w:hAnsi="Georgia"/>
          <w:sz w:val="22"/>
          <w:szCs w:val="22"/>
        </w:rPr>
        <w:t xml:space="preserve">agreement </w:t>
      </w:r>
      <w:r w:rsidRPr="004E5D83">
        <w:rPr>
          <w:rFonts w:ascii="Georgia" w:hAnsi="Georgia"/>
          <w:sz w:val="22"/>
          <w:szCs w:val="22"/>
        </w:rPr>
        <w:t>memorializes the terms of our engagement to represent</w:t>
      </w:r>
      <w:r>
        <w:rPr>
          <w:rFonts w:ascii="Georgia" w:hAnsi="Georgia"/>
          <w:sz w:val="22"/>
          <w:szCs w:val="22"/>
        </w:rPr>
        <w:t xml:space="preserve"> </w:t>
      </w:r>
      <w:r w:rsidR="00373E0C">
        <w:rPr>
          <w:rFonts w:ascii="Georgia" w:hAnsi="Georgia"/>
          <w:sz w:val="22"/>
          <w:szCs w:val="22"/>
        </w:rPr>
        <w:t xml:space="preserve">Fursys America LLC, a Delaware corporation doing business in California </w:t>
      </w:r>
      <w:r>
        <w:rPr>
          <w:rFonts w:ascii="Georgia" w:hAnsi="Georgia"/>
          <w:sz w:val="22"/>
          <w:szCs w:val="22"/>
        </w:rPr>
        <w:t xml:space="preserve">(“You”), </w:t>
      </w:r>
      <w:r w:rsidRPr="004E5D83">
        <w:rPr>
          <w:rFonts w:ascii="Georgia" w:hAnsi="Georgia"/>
          <w:sz w:val="22"/>
          <w:szCs w:val="22"/>
        </w:rPr>
        <w:t>in connection with certain matters set forth below.  We apologize for the length of this letter agreement, but we hope that you understand our need to consistently follow our regular client retention procedures.</w:t>
      </w:r>
    </w:p>
    <w:p w14:paraId="0516CCC8" w14:textId="77777777" w:rsidR="00055AF2" w:rsidRPr="008261E1" w:rsidRDefault="00055AF2" w:rsidP="00055AF2">
      <w:pPr>
        <w:pStyle w:val="a3"/>
        <w:rPr>
          <w:rFonts w:ascii="Georgia" w:hAnsi="Georgia"/>
          <w:sz w:val="22"/>
        </w:rPr>
      </w:pPr>
    </w:p>
    <w:p w14:paraId="56BAB852" w14:textId="198893FD" w:rsidR="00055AF2" w:rsidRDefault="00055AF2" w:rsidP="00055AF2">
      <w:pPr>
        <w:pStyle w:val="aa"/>
        <w:spacing w:after="240"/>
        <w:rPr>
          <w:rFonts w:ascii="Georgia" w:hAnsi="Georgia"/>
          <w:sz w:val="22"/>
        </w:rPr>
      </w:pPr>
      <w:r>
        <w:rPr>
          <w:rFonts w:ascii="Georgia" w:hAnsi="Georgia"/>
          <w:sz w:val="22"/>
        </w:rPr>
        <w:tab/>
        <w:t>1.</w:t>
      </w:r>
      <w:r>
        <w:rPr>
          <w:rFonts w:ascii="Georgia" w:hAnsi="Georgia"/>
          <w:sz w:val="22"/>
        </w:rPr>
        <w:tab/>
      </w:r>
      <w:r>
        <w:rPr>
          <w:rFonts w:ascii="Georgia" w:hAnsi="Georgia"/>
          <w:sz w:val="22"/>
          <w:u w:val="single"/>
        </w:rPr>
        <w:t>Scope of Representation</w:t>
      </w:r>
      <w:r>
        <w:rPr>
          <w:rFonts w:ascii="Georgia" w:hAnsi="Georgia"/>
          <w:sz w:val="22"/>
        </w:rPr>
        <w:t xml:space="preserve">.  You have engaged us to advise You regarding </w:t>
      </w:r>
      <w:r w:rsidR="00FC7DA4">
        <w:rPr>
          <w:rFonts w:ascii="Georgia" w:hAnsi="Georgia"/>
          <w:sz w:val="22"/>
        </w:rPr>
        <w:t xml:space="preserve">(i) </w:t>
      </w:r>
      <w:r w:rsidR="003A58BF">
        <w:rPr>
          <w:rFonts w:ascii="Georgia" w:hAnsi="Georgia"/>
          <w:sz w:val="22"/>
        </w:rPr>
        <w:t xml:space="preserve">the preparation of a </w:t>
      </w:r>
      <w:r w:rsidR="00E721B0">
        <w:rPr>
          <w:rFonts w:ascii="Georgia" w:hAnsi="Georgia"/>
          <w:sz w:val="22"/>
        </w:rPr>
        <w:t xml:space="preserve">form of a </w:t>
      </w:r>
      <w:r w:rsidR="003A58BF">
        <w:rPr>
          <w:rFonts w:ascii="Georgia" w:hAnsi="Georgia"/>
          <w:sz w:val="22"/>
        </w:rPr>
        <w:t>distribu</w:t>
      </w:r>
      <w:r w:rsidR="00DC0333">
        <w:rPr>
          <w:rFonts w:ascii="Georgia" w:hAnsi="Georgia"/>
          <w:sz w:val="22"/>
        </w:rPr>
        <w:t>torship or dealership agreement</w:t>
      </w:r>
      <w:r w:rsidR="00FC7DA4">
        <w:rPr>
          <w:rFonts w:ascii="Georgia" w:hAnsi="Georgia"/>
          <w:sz w:val="22"/>
        </w:rPr>
        <w:t xml:space="preserve"> and</w:t>
      </w:r>
      <w:r w:rsidR="00670A53">
        <w:rPr>
          <w:rFonts w:ascii="Georgia" w:hAnsi="Georgia"/>
          <w:sz w:val="22"/>
        </w:rPr>
        <w:t xml:space="preserve"> </w:t>
      </w:r>
      <w:r w:rsidR="00E721B0">
        <w:rPr>
          <w:rFonts w:ascii="Georgia" w:hAnsi="Georgia"/>
          <w:sz w:val="22"/>
        </w:rPr>
        <w:t xml:space="preserve">a form of </w:t>
      </w:r>
      <w:r w:rsidR="00670A53">
        <w:rPr>
          <w:rFonts w:ascii="Georgia" w:hAnsi="Georgia"/>
          <w:sz w:val="22"/>
        </w:rPr>
        <w:t>a sales representative agreemen</w:t>
      </w:r>
      <w:r w:rsidR="00E721B0">
        <w:rPr>
          <w:rFonts w:ascii="Georgia" w:hAnsi="Georgia"/>
          <w:sz w:val="22"/>
        </w:rPr>
        <w:t>t</w:t>
      </w:r>
      <w:r w:rsidR="00D152F1">
        <w:rPr>
          <w:rFonts w:ascii="Georgia" w:hAnsi="Georgia"/>
          <w:sz w:val="22"/>
        </w:rPr>
        <w:t xml:space="preserve">, </w:t>
      </w:r>
      <w:r w:rsidR="00FC7DA4">
        <w:rPr>
          <w:rFonts w:ascii="Georgia" w:hAnsi="Georgia"/>
          <w:sz w:val="22"/>
        </w:rPr>
        <w:t xml:space="preserve">(ii) </w:t>
      </w:r>
      <w:r w:rsidR="00984DDC">
        <w:rPr>
          <w:rFonts w:ascii="Georgia" w:hAnsi="Georgia"/>
          <w:sz w:val="22"/>
        </w:rPr>
        <w:t xml:space="preserve">termination or modification of </w:t>
      </w:r>
      <w:r w:rsidR="00A63A20">
        <w:rPr>
          <w:rFonts w:ascii="Georgia" w:hAnsi="Georgia"/>
          <w:sz w:val="22"/>
        </w:rPr>
        <w:t>existing</w:t>
      </w:r>
      <w:r w:rsidR="00775726">
        <w:rPr>
          <w:rFonts w:ascii="Georgia" w:hAnsi="Georgia"/>
          <w:sz w:val="22"/>
        </w:rPr>
        <w:t xml:space="preserve"> resellers of Fursys products, </w:t>
      </w:r>
      <w:r w:rsidR="00A63A20">
        <w:rPr>
          <w:rFonts w:ascii="Georgia" w:hAnsi="Georgia"/>
          <w:sz w:val="22"/>
        </w:rPr>
        <w:t xml:space="preserve"> </w:t>
      </w:r>
      <w:r w:rsidR="00D152F1">
        <w:rPr>
          <w:rFonts w:ascii="Georgia" w:hAnsi="Georgia"/>
          <w:sz w:val="22"/>
        </w:rPr>
        <w:t>(iii)</w:t>
      </w:r>
      <w:r w:rsidR="00E721B0">
        <w:rPr>
          <w:rFonts w:ascii="Georgia" w:hAnsi="Georgia"/>
          <w:sz w:val="22"/>
        </w:rPr>
        <w:t xml:space="preserve"> </w:t>
      </w:r>
      <w:r w:rsidR="003F55CB">
        <w:rPr>
          <w:rFonts w:ascii="Georgia" w:hAnsi="Georgia"/>
          <w:sz w:val="22"/>
        </w:rPr>
        <w:t xml:space="preserve">general business matters </w:t>
      </w:r>
      <w:r w:rsidR="00974B74">
        <w:rPr>
          <w:rFonts w:ascii="Georgia" w:hAnsi="Georgia"/>
          <w:sz w:val="22"/>
        </w:rPr>
        <w:t xml:space="preserve">regarding </w:t>
      </w:r>
      <w:r w:rsidR="003F55CB">
        <w:rPr>
          <w:rFonts w:ascii="Georgia" w:hAnsi="Georgia"/>
          <w:sz w:val="22"/>
        </w:rPr>
        <w:t>which You</w:t>
      </w:r>
      <w:r w:rsidR="00974B74">
        <w:rPr>
          <w:rFonts w:ascii="Georgia" w:hAnsi="Georgia"/>
          <w:sz w:val="22"/>
        </w:rPr>
        <w:t xml:space="preserve"> may request our advice, and (iv) </w:t>
      </w:r>
      <w:r>
        <w:rPr>
          <w:rFonts w:ascii="Georgia" w:hAnsi="Georgia"/>
          <w:sz w:val="22"/>
        </w:rPr>
        <w:t>matters incidental to the foregoing (collectively, the “Matter”).  The scope of our representation may be expanded at a later date to include additional tasks</w:t>
      </w:r>
      <w:r w:rsidR="00A71D1D">
        <w:rPr>
          <w:rFonts w:ascii="Georgia" w:hAnsi="Georgia"/>
          <w:sz w:val="22"/>
        </w:rPr>
        <w:t xml:space="preserve"> </w:t>
      </w:r>
      <w:r>
        <w:rPr>
          <w:rFonts w:ascii="Georgia" w:hAnsi="Georgia"/>
          <w:sz w:val="22"/>
        </w:rPr>
        <w:t xml:space="preserve">with our written consent.  We will not be responsible for providing any other services for You unless we shall have agreed in writing to do so.  However, in the event services are rendered for You by us in connection with any legal matter that is not covered by another legal services agreement, the terms of this letter agreement shall govern such services.   </w:t>
      </w:r>
      <w:commentRangeStart w:id="0"/>
      <w:del w:id="1" w:author="김현주 (Hyunjoo Kim)" w:date="2025-03-28T10:51:00Z">
        <w:r w:rsidDel="00082608">
          <w:rPr>
            <w:rFonts w:ascii="Georgia" w:hAnsi="Georgia"/>
            <w:sz w:val="22"/>
          </w:rPr>
          <w:delText>This letter agreement shall apply to our services rendered for you in the above-described matters prior to the date of this letter agreement.</w:delText>
        </w:r>
      </w:del>
      <w:commentRangeEnd w:id="0"/>
      <w:r w:rsidR="00082608">
        <w:rPr>
          <w:rStyle w:val="af1"/>
        </w:rPr>
        <w:commentReference w:id="0"/>
      </w:r>
    </w:p>
    <w:p w14:paraId="7CC3E8F0" w14:textId="54F5C645" w:rsidR="005213F5" w:rsidRDefault="00055AF2" w:rsidP="00055AF2">
      <w:pPr>
        <w:pStyle w:val="aa"/>
        <w:spacing w:after="240"/>
        <w:rPr>
          <w:rFonts w:ascii="Georgia" w:hAnsi="Georgia"/>
          <w:sz w:val="22"/>
        </w:rPr>
      </w:pPr>
      <w:r>
        <w:rPr>
          <w:rFonts w:ascii="Georgia" w:hAnsi="Georgia"/>
          <w:sz w:val="22"/>
        </w:rPr>
        <w:tab/>
        <w:t>2.</w:t>
      </w:r>
      <w:r>
        <w:rPr>
          <w:rFonts w:ascii="Georgia" w:hAnsi="Georgia"/>
          <w:sz w:val="22"/>
        </w:rPr>
        <w:tab/>
      </w:r>
      <w:r>
        <w:rPr>
          <w:rFonts w:ascii="Georgia" w:hAnsi="Georgia"/>
          <w:sz w:val="22"/>
          <w:u w:val="single"/>
        </w:rPr>
        <w:t>Fees and Charges</w:t>
      </w:r>
      <w:r>
        <w:rPr>
          <w:rFonts w:ascii="Georgia" w:hAnsi="Georgia"/>
          <w:sz w:val="22"/>
        </w:rPr>
        <w:t xml:space="preserve">.  Our fees are </w:t>
      </w:r>
      <w:r w:rsidRPr="00663137">
        <w:rPr>
          <w:rFonts w:ascii="Georgia" w:hAnsi="Georgia"/>
          <w:sz w:val="22"/>
        </w:rPr>
        <w:t>based on hours charged at scheduled rates which are adjusted from time to time</w:t>
      </w:r>
      <w:ins w:id="2" w:author="김현주 (Hyunjoo Kim)" w:date="2025-03-28T10:54:00Z">
        <w:r w:rsidR="006139EB">
          <w:rPr>
            <w:rFonts w:ascii="Georgia" w:hAnsi="Georgia"/>
            <w:sz w:val="22"/>
          </w:rPr>
          <w:t xml:space="preserve"> </w:t>
        </w:r>
        <w:r w:rsidR="006139EB" w:rsidRPr="006139EB">
          <w:rPr>
            <w:rFonts w:hint="eastAsia"/>
            <w:rPrChange w:id="3" w:author="김현주 (Hyunjoo Kim)" w:date="2025-03-28T10:55:00Z">
              <w:rPr>
                <w:rFonts w:ascii="바탕" w:eastAsia="바탕" w:hAnsi="바탕" w:cs="바탕" w:hint="eastAsia"/>
                <w:sz w:val="22"/>
                <w:lang w:eastAsia="ko-KR"/>
              </w:rPr>
            </w:rPrChange>
          </w:rPr>
          <w:t>w</w:t>
        </w:r>
        <w:r w:rsidR="006139EB" w:rsidRPr="006139EB">
          <w:rPr>
            <w:rPrChange w:id="4" w:author="김현주 (Hyunjoo Kim)" w:date="2025-03-28T10:55:00Z">
              <w:rPr>
                <w:rFonts w:ascii="바탕" w:eastAsia="바탕" w:hAnsi="바탕" w:cs="바탕"/>
                <w:sz w:val="22"/>
                <w:lang w:eastAsia="ko-KR"/>
              </w:rPr>
            </w:rPrChange>
          </w:rPr>
          <w:t xml:space="preserve">ith your prior written </w:t>
        </w:r>
      </w:ins>
      <w:ins w:id="5" w:author="김현주 (Hyunjoo Kim)" w:date="2025-03-28T11:04:00Z">
        <w:r w:rsidR="00411D7B">
          <w:t>notice</w:t>
        </w:r>
      </w:ins>
      <w:r>
        <w:rPr>
          <w:rFonts w:ascii="Georgia" w:hAnsi="Georgia"/>
          <w:sz w:val="22"/>
        </w:rPr>
        <w:t xml:space="preserve">. </w:t>
      </w:r>
      <w:r w:rsidRPr="00663137">
        <w:rPr>
          <w:rFonts w:ascii="Georgia" w:hAnsi="Georgia"/>
          <w:sz w:val="22"/>
        </w:rPr>
        <w:t xml:space="preserve">The hourly rates for our other professionals and staff are stated in the attached </w:t>
      </w:r>
      <w:r w:rsidRPr="00663137">
        <w:rPr>
          <w:rFonts w:ascii="Georgia" w:hAnsi="Georgia"/>
          <w:sz w:val="22"/>
          <w:u w:val="single"/>
        </w:rPr>
        <w:t>Schedule of Charges</w:t>
      </w:r>
      <w:r w:rsidRPr="00663137">
        <w:rPr>
          <w:rFonts w:ascii="Georgia" w:hAnsi="Georgia"/>
          <w:sz w:val="22"/>
        </w:rPr>
        <w:t xml:space="preserve">, which is incorporated herein.  </w:t>
      </w:r>
      <w:r w:rsidR="00B900CB">
        <w:rPr>
          <w:rFonts w:ascii="Georgia" w:hAnsi="Georgia"/>
          <w:sz w:val="22"/>
        </w:rPr>
        <w:t>D</w:t>
      </w:r>
      <w:r w:rsidR="00864FAA">
        <w:rPr>
          <w:rFonts w:ascii="Georgia" w:hAnsi="Georgia"/>
          <w:sz w:val="22"/>
        </w:rPr>
        <w:t>u</w:t>
      </w:r>
      <w:r w:rsidR="00B900CB">
        <w:rPr>
          <w:rFonts w:ascii="Georgia" w:hAnsi="Georgia"/>
          <w:sz w:val="22"/>
        </w:rPr>
        <w:t>ring the year 2025, t</w:t>
      </w:r>
      <w:r w:rsidR="00014C5C">
        <w:rPr>
          <w:rFonts w:ascii="Georgia" w:hAnsi="Georgia"/>
          <w:sz w:val="22"/>
        </w:rPr>
        <w:t xml:space="preserve">he </w:t>
      </w:r>
      <w:r w:rsidR="00B900CB">
        <w:rPr>
          <w:rFonts w:ascii="Georgia" w:hAnsi="Georgia"/>
          <w:sz w:val="22"/>
        </w:rPr>
        <w:t xml:space="preserve">hourly rate </w:t>
      </w:r>
      <w:r w:rsidR="00027840">
        <w:rPr>
          <w:rFonts w:ascii="Georgia" w:hAnsi="Georgia"/>
          <w:sz w:val="22"/>
        </w:rPr>
        <w:t>of our attorneys</w:t>
      </w:r>
      <w:r w:rsidR="00864FAA">
        <w:rPr>
          <w:rFonts w:ascii="Georgia" w:hAnsi="Georgia"/>
          <w:sz w:val="22"/>
        </w:rPr>
        <w:t xml:space="preserve"> will not exceed $550</w:t>
      </w:r>
      <w:ins w:id="6" w:author="김현주 (Hyunjoo Kim)" w:date="2025-03-28T10:55:00Z">
        <w:r w:rsidR="006139EB">
          <w:rPr>
            <w:rFonts w:ascii="Georgia" w:hAnsi="Georgia"/>
            <w:sz w:val="22"/>
          </w:rPr>
          <w:t xml:space="preserve"> </w:t>
        </w:r>
        <w:r w:rsidR="006139EB">
          <w:t xml:space="preserve">and no rate adjustment shall be effective without prior written </w:t>
        </w:r>
      </w:ins>
      <w:ins w:id="7" w:author="김현주 (Hyunjoo Kim)" w:date="2025-03-28T11:04:00Z">
        <w:r w:rsidR="00411D7B">
          <w:t>notice</w:t>
        </w:r>
      </w:ins>
      <w:r w:rsidR="006B4178">
        <w:rPr>
          <w:rFonts w:ascii="Georgia" w:hAnsi="Georgia"/>
          <w:sz w:val="22"/>
        </w:rPr>
        <w:t xml:space="preserve">. </w:t>
      </w:r>
      <w:r w:rsidR="00A26DBC">
        <w:rPr>
          <w:rFonts w:ascii="Georgia" w:hAnsi="Georgia"/>
          <w:sz w:val="22"/>
        </w:rPr>
        <w:t xml:space="preserve"> I</w:t>
      </w:r>
      <w:r w:rsidR="008A6C3E">
        <w:rPr>
          <w:rFonts w:ascii="Georgia" w:hAnsi="Georgia"/>
          <w:sz w:val="22"/>
        </w:rPr>
        <w:t xml:space="preserve">n this regard, the current hourly rate </w:t>
      </w:r>
      <w:r w:rsidR="00BA4E6A">
        <w:rPr>
          <w:rFonts w:ascii="Georgia" w:hAnsi="Georgia"/>
          <w:sz w:val="22"/>
        </w:rPr>
        <w:t xml:space="preserve">of Richard Ruger for new clients is $650.  </w:t>
      </w:r>
      <w:r>
        <w:rPr>
          <w:rFonts w:ascii="Georgia" w:hAnsi="Georgia"/>
          <w:sz w:val="22"/>
        </w:rPr>
        <w:t>You</w:t>
      </w:r>
      <w:r w:rsidRPr="00663137">
        <w:rPr>
          <w:rFonts w:ascii="Georgia" w:hAnsi="Georgia"/>
          <w:sz w:val="22"/>
        </w:rPr>
        <w:t xml:space="preserve"> will be billed on a minimum, one and one tenth hourly increments</w:t>
      </w:r>
      <w:r>
        <w:rPr>
          <w:rFonts w:ascii="Georgia" w:hAnsi="Georgia"/>
          <w:sz w:val="22"/>
        </w:rPr>
        <w:t>.    We reserve the right to adjust our fees at any time in the future, with written notice to you.  Fees will be charged at the rate in effect at the time the services are performed.   Per our understanding, we will initially allocate about 5 hours of our attorneys’ time for the matter.  If additional time is necessary for us to complete our review, we will inform you before we expend the additional time for your approval of the additional time</w:t>
      </w:r>
      <w:ins w:id="8" w:author="김현주 (Hyunjoo Kim)" w:date="2025-03-28T10:59:00Z">
        <w:r w:rsidR="006139EB">
          <w:rPr>
            <w:rFonts w:ascii="Georgia" w:hAnsi="Georgia"/>
            <w:sz w:val="22"/>
          </w:rPr>
          <w:t xml:space="preserve"> before proceeding</w:t>
        </w:r>
      </w:ins>
      <w:r>
        <w:rPr>
          <w:rFonts w:ascii="Georgia" w:hAnsi="Georgia"/>
          <w:sz w:val="22"/>
        </w:rPr>
        <w:t>.</w:t>
      </w:r>
    </w:p>
    <w:p w14:paraId="543E0D4F" w14:textId="295D6C51" w:rsidR="00055AF2" w:rsidRDefault="0044269B" w:rsidP="00055AF2">
      <w:pPr>
        <w:pStyle w:val="aa"/>
        <w:spacing w:after="240"/>
        <w:rPr>
          <w:rFonts w:ascii="Georgia" w:hAnsi="Georgia"/>
          <w:sz w:val="22"/>
        </w:rPr>
      </w:pPr>
      <w:r>
        <w:rPr>
          <w:rFonts w:ascii="Georgia" w:hAnsi="Georgia"/>
          <w:sz w:val="22"/>
        </w:rPr>
        <w:lastRenderedPageBreak/>
        <w:tab/>
        <w:t>We have estimated</w:t>
      </w:r>
      <w:r w:rsidR="00C92FAF">
        <w:rPr>
          <w:rFonts w:ascii="Georgia" w:hAnsi="Georgia"/>
          <w:sz w:val="22"/>
        </w:rPr>
        <w:t xml:space="preserve"> our fee for the </w:t>
      </w:r>
      <w:r w:rsidR="006A3FF3">
        <w:rPr>
          <w:rFonts w:ascii="Georgia" w:hAnsi="Georgia"/>
          <w:sz w:val="22"/>
        </w:rPr>
        <w:t xml:space="preserve">preparation of the </w:t>
      </w:r>
      <w:r w:rsidR="00C92FAF">
        <w:rPr>
          <w:rFonts w:ascii="Georgia" w:hAnsi="Georgia"/>
          <w:sz w:val="22"/>
        </w:rPr>
        <w:t>distributorship</w:t>
      </w:r>
      <w:r w:rsidR="006A3FF3">
        <w:rPr>
          <w:rFonts w:ascii="Georgia" w:hAnsi="Georgia"/>
          <w:sz w:val="22"/>
        </w:rPr>
        <w:t xml:space="preserve"> agreement</w:t>
      </w:r>
      <w:r w:rsidR="00C92FAF">
        <w:rPr>
          <w:rFonts w:ascii="Georgia" w:hAnsi="Georgia"/>
          <w:sz w:val="22"/>
        </w:rPr>
        <w:t xml:space="preserve"> to range between $8</w:t>
      </w:r>
      <w:r w:rsidR="006A3FF3">
        <w:rPr>
          <w:rFonts w:ascii="Georgia" w:hAnsi="Georgia"/>
          <w:sz w:val="22"/>
        </w:rPr>
        <w:t>,350 to $13,750 and between $7,700 to $11,000 for the preparation of the sales representative agreement.  These fee estimates are not intended as a floor or a cap on the legal fee for those Matters.</w:t>
      </w:r>
      <w:r w:rsidR="00A23C82">
        <w:rPr>
          <w:rFonts w:ascii="Georgia" w:hAnsi="Georgia"/>
          <w:sz w:val="22"/>
        </w:rPr>
        <w:t xml:space="preserve">  However, we will </w:t>
      </w:r>
      <w:del w:id="9" w:author="김현주 (Hyunjoo Kim)" w:date="2025-03-28T11:00:00Z">
        <w:r w:rsidR="00A23C82" w:rsidDel="006139EB">
          <w:rPr>
            <w:rFonts w:ascii="Georgia" w:hAnsi="Georgia"/>
            <w:sz w:val="22"/>
          </w:rPr>
          <w:delText xml:space="preserve">endeavor </w:delText>
        </w:r>
      </w:del>
      <w:r w:rsidR="00A23C82">
        <w:rPr>
          <w:rFonts w:ascii="Georgia" w:hAnsi="Georgia"/>
          <w:sz w:val="22"/>
        </w:rPr>
        <w:t>not to exceed the upper end of the fee estimated.</w:t>
      </w:r>
      <w:ins w:id="10" w:author="김현주 (Hyunjoo Kim)" w:date="2025-03-28T11:00:00Z">
        <w:r w:rsidR="006139EB">
          <w:rPr>
            <w:rFonts w:ascii="Georgia" w:hAnsi="Georgia"/>
            <w:sz w:val="22"/>
          </w:rPr>
          <w:t xml:space="preserve"> </w:t>
        </w:r>
      </w:ins>
      <w:ins w:id="11" w:author="김현주 (Hyunjoo Kim)" w:date="2025-03-28T11:04:00Z">
        <w:r w:rsidR="00411D7B">
          <w:rPr>
            <w:rFonts w:ascii="Georgia" w:hAnsi="Georgia"/>
            <w:sz w:val="22"/>
          </w:rPr>
          <w:t>w</w:t>
        </w:r>
      </w:ins>
      <w:ins w:id="12" w:author="김현주 (Hyunjoo Kim)" w:date="2025-03-28T11:00:00Z">
        <w:r w:rsidR="006139EB">
          <w:rPr>
            <w:rFonts w:ascii="Georgia" w:hAnsi="Georgia"/>
            <w:sz w:val="22"/>
          </w:rPr>
          <w:t xml:space="preserve">ithout obtaining your written approval. </w:t>
        </w:r>
      </w:ins>
      <w:r w:rsidR="00055AF2">
        <w:rPr>
          <w:rFonts w:ascii="Georgia" w:hAnsi="Georgia"/>
          <w:sz w:val="22"/>
        </w:rPr>
        <w:t xml:space="preserve">  </w:t>
      </w:r>
    </w:p>
    <w:p w14:paraId="6B9182A3" w14:textId="6A275AEA" w:rsidR="00055AF2" w:rsidRDefault="00055AF2" w:rsidP="00055AF2">
      <w:pPr>
        <w:pStyle w:val="aa"/>
        <w:spacing w:after="240"/>
        <w:rPr>
          <w:rFonts w:ascii="Georgia" w:hAnsi="Georgia"/>
          <w:sz w:val="22"/>
        </w:rPr>
      </w:pPr>
      <w:r>
        <w:rPr>
          <w:rFonts w:ascii="Georgia" w:hAnsi="Georgia"/>
          <w:sz w:val="22"/>
        </w:rPr>
        <w:tab/>
        <w:t xml:space="preserve">In addition to legal fees, our statements may also include fees of governmental agencies (such as filing fees), telecommunication and fax charges, mailing and delivery expenses, copying charges, travel expenses, Internet and online research fees, and disbursements and charges for third party and staff services, including, but not limited to, messenger charges and investigation or document search fees, which are also adjusted from time to time.  Notwithstanding any other provisions of this letter agreement, </w:t>
      </w:r>
      <w:proofErr w:type="gramStart"/>
      <w:r>
        <w:rPr>
          <w:rFonts w:ascii="Georgia" w:hAnsi="Georgia"/>
          <w:sz w:val="22"/>
        </w:rPr>
        <w:t>You</w:t>
      </w:r>
      <w:proofErr w:type="gramEnd"/>
      <w:r>
        <w:rPr>
          <w:rFonts w:ascii="Georgia" w:hAnsi="Georgia"/>
          <w:sz w:val="22"/>
        </w:rPr>
        <w:t xml:space="preserve"> agree to pay all such costs, charges, fees, and expenses in full, </w:t>
      </w:r>
      <w:ins w:id="13" w:author="김현주 (Hyunjoo Kim)" w:date="2025-03-28T11:02:00Z">
        <w:r w:rsidR="00411D7B" w:rsidRPr="00411D7B">
          <w:rPr>
            <w:rFonts w:ascii="Georgia" w:hAnsi="Georgia"/>
            <w:bCs/>
            <w:sz w:val="22"/>
            <w:rPrChange w:id="14" w:author="김현주 (Hyunjoo Kim)" w:date="2025-03-28T11:02:00Z">
              <w:rPr>
                <w:rStyle w:val="af4"/>
              </w:rPr>
            </w:rPrChange>
          </w:rPr>
          <w:t xml:space="preserve">other out-of-pocket costs, </w:t>
        </w:r>
      </w:ins>
      <w:r>
        <w:rPr>
          <w:rFonts w:ascii="Georgia" w:hAnsi="Georgia"/>
          <w:sz w:val="22"/>
        </w:rPr>
        <w:t>promptly upon its receipt of each monthly billing statement</w:t>
      </w:r>
      <w:ins w:id="15" w:author="김현주 (Hyunjoo Kim)" w:date="2025-03-28T11:03:00Z">
        <w:r w:rsidR="00411D7B">
          <w:rPr>
            <w:rFonts w:ascii="Georgia" w:hAnsi="Georgia"/>
            <w:sz w:val="22"/>
          </w:rPr>
          <w:t>,</w:t>
        </w:r>
        <w:r w:rsidR="00411D7B" w:rsidRPr="00411D7B">
          <w:rPr>
            <w:rFonts w:ascii="Georgia" w:hAnsi="Georgia"/>
            <w:bCs/>
            <w:sz w:val="22"/>
          </w:rPr>
          <w:t xml:space="preserve"> </w:t>
        </w:r>
        <w:r w:rsidR="00411D7B" w:rsidRPr="00CC45DD">
          <w:rPr>
            <w:rFonts w:ascii="Georgia" w:hAnsi="Georgia"/>
            <w:bCs/>
            <w:sz w:val="22"/>
          </w:rPr>
          <w:t>provided such expenses are itemized</w:t>
        </w:r>
        <w:r w:rsidR="00411D7B">
          <w:rPr>
            <w:rFonts w:ascii="Georgia" w:hAnsi="Georgia"/>
            <w:bCs/>
            <w:sz w:val="22"/>
          </w:rPr>
          <w:t xml:space="preserve"> </w:t>
        </w:r>
        <w:r w:rsidR="00411D7B">
          <w:t>and if any single expense exceeds $200, we will obtain Your prior approval before incurring the cost</w:t>
        </w:r>
      </w:ins>
      <w:del w:id="16" w:author="김현주 (Hyunjoo Kim)" w:date="2025-03-28T11:03:00Z">
        <w:r w:rsidDel="00411D7B">
          <w:rPr>
            <w:rFonts w:ascii="Georgia" w:hAnsi="Georgia"/>
            <w:sz w:val="22"/>
          </w:rPr>
          <w:delText>.</w:delText>
        </w:r>
      </w:del>
      <w:r>
        <w:rPr>
          <w:rFonts w:ascii="Georgia" w:hAnsi="Georgia"/>
          <w:sz w:val="22"/>
        </w:rPr>
        <w:t xml:space="preserve">  Please refer to the schedule of charges which is incorporated herein.</w:t>
      </w:r>
    </w:p>
    <w:p w14:paraId="484D997B" w14:textId="73C42DE3" w:rsidR="00055AF2" w:rsidRDefault="00055AF2" w:rsidP="00055AF2">
      <w:pPr>
        <w:pStyle w:val="aa"/>
        <w:spacing w:after="240"/>
        <w:rPr>
          <w:rFonts w:ascii="Georgia" w:hAnsi="Georgia"/>
          <w:sz w:val="22"/>
        </w:rPr>
      </w:pPr>
      <w:r>
        <w:rPr>
          <w:rFonts w:ascii="Georgia" w:hAnsi="Georgia"/>
          <w:sz w:val="22"/>
        </w:rPr>
        <w:tab/>
        <w:t xml:space="preserve">Statements will be submitted on a monthly basis and are due and payable upon receipt; interest is charged at </w:t>
      </w:r>
      <w:ins w:id="17" w:author="김현주 (Hyunjoo Kim)" w:date="2025-03-28T11:05:00Z">
        <w:r w:rsidR="00411D7B">
          <w:rPr>
            <w:rFonts w:ascii="Georgia" w:hAnsi="Georgia"/>
            <w:sz w:val="22"/>
          </w:rPr>
          <w:t>6</w:t>
        </w:r>
      </w:ins>
      <w:del w:id="18" w:author="김현주 (Hyunjoo Kim)" w:date="2025-03-28T11:05:00Z">
        <w:r w:rsidDel="00411D7B">
          <w:rPr>
            <w:rFonts w:ascii="Georgia" w:hAnsi="Georgia"/>
            <w:sz w:val="22"/>
          </w:rPr>
          <w:delText>10</w:delText>
        </w:r>
      </w:del>
      <w:r>
        <w:rPr>
          <w:rFonts w:ascii="Georgia" w:hAnsi="Georgia"/>
          <w:sz w:val="22"/>
        </w:rPr>
        <w:t>% per annum from date of statement for amounts outstanding more than 30 days.  All charges and payments contemplated in this letter agreement will be in U.S. dollars.</w:t>
      </w:r>
    </w:p>
    <w:p w14:paraId="6405DDAC" w14:textId="77777777" w:rsidR="00055AF2" w:rsidRDefault="00055AF2" w:rsidP="00055AF2">
      <w:pPr>
        <w:pStyle w:val="aa"/>
        <w:spacing w:after="240"/>
        <w:rPr>
          <w:rFonts w:ascii="Georgia" w:hAnsi="Georgia"/>
          <w:sz w:val="22"/>
        </w:rPr>
      </w:pPr>
      <w:r>
        <w:rPr>
          <w:rFonts w:ascii="Georgia" w:hAnsi="Georgia"/>
          <w:sz w:val="22"/>
        </w:rPr>
        <w:tab/>
        <w:t>In addition, if as a result of our engagement we are required to produce documents or appear as witnesses in connection with any governmental or regulatory examination, audit, investigation or other proceeding, or any litigation, arbitration, mediation or dispute involving the Company or related persons, You are responsible for costs and expenses reasonably incurred by us (including professional and staff time at then scheduled hourly rates and reasonable attorneys’ fees and costs incurred by us).</w:t>
      </w:r>
    </w:p>
    <w:p w14:paraId="5015EF18" w14:textId="5613350B" w:rsidR="00055AF2" w:rsidRDefault="00055AF2" w:rsidP="00055AF2">
      <w:pPr>
        <w:pStyle w:val="aa"/>
        <w:spacing w:after="240"/>
        <w:rPr>
          <w:rFonts w:ascii="Georgia" w:hAnsi="Georgia"/>
          <w:sz w:val="22"/>
        </w:rPr>
      </w:pPr>
      <w:r>
        <w:rPr>
          <w:rFonts w:ascii="Georgia" w:hAnsi="Georgia"/>
          <w:sz w:val="22"/>
        </w:rPr>
        <w:tab/>
        <w:t>3.</w:t>
      </w:r>
      <w:r>
        <w:rPr>
          <w:rFonts w:ascii="Georgia" w:hAnsi="Georgia"/>
          <w:sz w:val="22"/>
        </w:rPr>
        <w:tab/>
      </w:r>
      <w:commentRangeStart w:id="19"/>
      <w:r>
        <w:rPr>
          <w:rFonts w:ascii="Georgia" w:hAnsi="Georgia"/>
          <w:sz w:val="22"/>
          <w:u w:val="single"/>
        </w:rPr>
        <w:t>Retainer</w:t>
      </w:r>
      <w:r>
        <w:rPr>
          <w:rFonts w:ascii="Georgia" w:hAnsi="Georgia"/>
          <w:sz w:val="22"/>
        </w:rPr>
        <w:t xml:space="preserve">.  Although it is our policy to request a retainer (deposit) of at the concurrently with the execution of an engagement letter agreement, we will not do so at this time. We reserve the right to request one or more retainers as circumstances may require for any additional tasks </w:t>
      </w:r>
      <w:ins w:id="20" w:author="김현주 (Hyunjoo Kim)" w:date="2025-03-28T11:32:00Z">
        <w:r w:rsidR="00EA17F6">
          <w:rPr>
            <w:rFonts w:ascii="Georgia" w:hAnsi="Georgia"/>
            <w:sz w:val="22"/>
          </w:rPr>
          <w:t>which is subject to your prior approval.</w:t>
        </w:r>
      </w:ins>
      <w:commentRangeEnd w:id="19"/>
      <w:ins w:id="21" w:author="김현주 (Hyunjoo Kim)" w:date="2025-03-28T11:33:00Z">
        <w:r w:rsidR="00EA17F6">
          <w:rPr>
            <w:rStyle w:val="af1"/>
          </w:rPr>
          <w:commentReference w:id="19"/>
        </w:r>
      </w:ins>
      <w:del w:id="22" w:author="김현주 (Hyunjoo Kim)" w:date="2025-03-28T11:31:00Z">
        <w:r w:rsidDel="001E6FE7">
          <w:rPr>
            <w:rFonts w:ascii="Georgia" w:hAnsi="Georgia"/>
            <w:sz w:val="22"/>
          </w:rPr>
          <w:delText>we</w:delText>
        </w:r>
      </w:del>
      <w:del w:id="23" w:author="김현주 (Hyunjoo Kim)" w:date="2025-03-28T11:32:00Z">
        <w:r w:rsidDel="00EA17F6">
          <w:rPr>
            <w:rFonts w:ascii="Georgia" w:hAnsi="Georgia"/>
            <w:sz w:val="22"/>
          </w:rPr>
          <w:delText xml:space="preserve"> may agree to perform</w:delText>
        </w:r>
      </w:del>
      <w:del w:id="24" w:author="김현주 (Hyunjoo Kim)" w:date="2025-03-28T11:31:00Z">
        <w:r w:rsidDel="001E6FE7">
          <w:rPr>
            <w:rFonts w:ascii="Georgia" w:hAnsi="Georgia"/>
            <w:sz w:val="22"/>
          </w:rPr>
          <w:delText xml:space="preserve"> for You</w:delText>
        </w:r>
      </w:del>
      <w:r>
        <w:rPr>
          <w:rFonts w:ascii="Georgia" w:hAnsi="Georgia"/>
          <w:sz w:val="22"/>
        </w:rPr>
        <w:t>.  Any such retainer will also be applied to the payment of our monthly invoices.  You agree to replenish the retainer within 30 days of Your receipt of our monthly invoices.  Should our total fees and costs for this engagement not exhaust the total amount of the retainer, the unused balance will be refunded to you.  Please note that retainers or advances against costs we may require are not a limitation on our fees and other charges.</w:t>
      </w:r>
    </w:p>
    <w:p w14:paraId="74823CDD" w14:textId="77777777" w:rsidR="00055AF2" w:rsidRDefault="00055AF2" w:rsidP="00055AF2">
      <w:pPr>
        <w:pStyle w:val="aa"/>
        <w:spacing w:after="240"/>
        <w:rPr>
          <w:rFonts w:ascii="Georgia" w:hAnsi="Georgia"/>
          <w:sz w:val="22"/>
        </w:rPr>
      </w:pPr>
      <w:r>
        <w:rPr>
          <w:rFonts w:ascii="Georgia" w:hAnsi="Georgia"/>
          <w:sz w:val="22"/>
        </w:rPr>
        <w:tab/>
        <w:t>4.</w:t>
      </w:r>
      <w:r>
        <w:rPr>
          <w:rFonts w:ascii="Georgia" w:hAnsi="Georgia"/>
          <w:sz w:val="22"/>
        </w:rPr>
        <w:tab/>
      </w:r>
      <w:r>
        <w:rPr>
          <w:rFonts w:ascii="Georgia" w:hAnsi="Georgia"/>
          <w:sz w:val="22"/>
          <w:u w:val="single"/>
        </w:rPr>
        <w:t>Conflicts with Other Clients</w:t>
      </w:r>
      <w:r>
        <w:rPr>
          <w:rFonts w:ascii="Georgia" w:hAnsi="Georgia"/>
          <w:sz w:val="22"/>
        </w:rPr>
        <w:t xml:space="preserve">.  Given the nature and diversity of our practice, we may now or in the future represent one or more other clients in matters involving You.  For example, we may represent another client in a transaction involving You in which we do not represent You (such as preparing and negotiating agreements, licenses, leases, loans, securities offerings or underwritings in unrelated matters), in litigation, or in legislative or administrative proceedings.  </w:t>
      </w:r>
    </w:p>
    <w:p w14:paraId="4365DF9F" w14:textId="77777777" w:rsidR="00055AF2" w:rsidRDefault="00055AF2" w:rsidP="00055AF2">
      <w:pPr>
        <w:pStyle w:val="aa"/>
        <w:spacing w:after="240"/>
        <w:rPr>
          <w:rFonts w:ascii="Georgia" w:hAnsi="Georgia"/>
          <w:sz w:val="22"/>
        </w:rPr>
      </w:pPr>
      <w:r>
        <w:rPr>
          <w:rFonts w:ascii="Georgia" w:hAnsi="Georgia"/>
          <w:sz w:val="22"/>
        </w:rPr>
        <w:tab/>
        <w:t xml:space="preserve">Since performance of an attorney’s duties of loyalty, to maintain the confidences of a client and to render legal services with vigor and competence might be affected or perceived to be affected under such circumstances, the informed written consent of each client is required for an attorney to represent a client in a matter and at the same time in a separate matter accept as a </w:t>
      </w:r>
      <w:r>
        <w:rPr>
          <w:rFonts w:ascii="Georgia" w:hAnsi="Georgia"/>
          <w:sz w:val="22"/>
        </w:rPr>
        <w:lastRenderedPageBreak/>
        <w:t>client a person or entity whose interest in the first matter is adverse to the client in the first matter.  If an attorney cannot accept or continue an engagement or must withdraw therefrom, the client may incur delay or additional cost such as acquainting new counsel with the matter or the business or legal affairs of the client.</w:t>
      </w:r>
    </w:p>
    <w:p w14:paraId="3640C1FC" w14:textId="77777777" w:rsidR="00055AF2" w:rsidRDefault="00055AF2" w:rsidP="00055AF2">
      <w:pPr>
        <w:pStyle w:val="aa"/>
        <w:spacing w:after="240"/>
        <w:rPr>
          <w:rFonts w:ascii="Georgia" w:hAnsi="Georgia"/>
          <w:sz w:val="22"/>
        </w:rPr>
      </w:pPr>
      <w:r>
        <w:rPr>
          <w:rFonts w:ascii="Georgia" w:hAnsi="Georgia"/>
          <w:sz w:val="22"/>
        </w:rPr>
        <w:tab/>
        <w:t xml:space="preserve">We undertake this engagement on the condition that we may represent any other client in a matter not substantially related to our representation of You, even if the interests of other clients therein are adverse to You, </w:t>
      </w:r>
      <w:bookmarkStart w:id="25" w:name="_GoBack"/>
      <w:r>
        <w:rPr>
          <w:rFonts w:ascii="Georgia" w:hAnsi="Georgia"/>
          <w:sz w:val="22"/>
        </w:rPr>
        <w:t xml:space="preserve">provided that, in the course of our representation of You, we have not obtained Your confidential information material to the representation of such other client, and further provided, however, </w:t>
      </w:r>
      <w:bookmarkEnd w:id="25"/>
      <w:r>
        <w:rPr>
          <w:rFonts w:ascii="Georgia" w:hAnsi="Georgia"/>
          <w:sz w:val="22"/>
        </w:rPr>
        <w:t>that this consent does not extend to any appearance as counsel for another client in litigation or arbitration against You.  You acknowledge we may withdraw from representing You if required by applicable rules of professional conduct.</w:t>
      </w:r>
    </w:p>
    <w:p w14:paraId="6D5EB79C" w14:textId="77777777" w:rsidR="00055AF2" w:rsidRDefault="00055AF2" w:rsidP="00055AF2">
      <w:pPr>
        <w:pStyle w:val="aa"/>
        <w:spacing w:after="240"/>
        <w:rPr>
          <w:rFonts w:ascii="Georgia" w:hAnsi="Georgia"/>
          <w:sz w:val="22"/>
        </w:rPr>
      </w:pPr>
      <w:r>
        <w:rPr>
          <w:rFonts w:ascii="Georgia" w:hAnsi="Georgia"/>
          <w:sz w:val="22"/>
        </w:rPr>
        <w:tab/>
        <w:t>5.</w:t>
      </w:r>
      <w:r>
        <w:rPr>
          <w:rFonts w:ascii="Georgia" w:hAnsi="Georgia"/>
          <w:sz w:val="22"/>
        </w:rPr>
        <w:tab/>
      </w:r>
      <w:r>
        <w:rPr>
          <w:rFonts w:ascii="Georgia" w:hAnsi="Georgia"/>
          <w:sz w:val="22"/>
          <w:u w:val="single"/>
        </w:rPr>
        <w:t>Termination of Representation</w:t>
      </w:r>
      <w:r>
        <w:rPr>
          <w:rFonts w:ascii="Georgia" w:hAnsi="Georgia"/>
          <w:sz w:val="22"/>
        </w:rPr>
        <w:t>.  You have the right to terminate our representation of You at any time.  Subject to our ethical obligation to give You reasonable notice to arrange for alternate representation, we may terminate our representation of You at any time, and our representation of You will terminate without notice upon completing this engagement.  In connection with the termination of our representation in any litigation, arbitration or other dispute-resolution proceeding, You agree to promptly sign substitutions of counsel authorizing our withdrawal as Your counsel of record in any proceeding as may be required or appropriate.</w:t>
      </w:r>
    </w:p>
    <w:p w14:paraId="65B6DE6B" w14:textId="77777777" w:rsidR="00055AF2" w:rsidRDefault="00055AF2" w:rsidP="00055AF2">
      <w:pPr>
        <w:pStyle w:val="aa"/>
        <w:spacing w:after="240"/>
        <w:rPr>
          <w:rFonts w:ascii="Georgia" w:hAnsi="Georgia"/>
          <w:sz w:val="22"/>
        </w:rPr>
      </w:pPr>
      <w:r>
        <w:rPr>
          <w:rFonts w:ascii="Georgia" w:hAnsi="Georgia"/>
          <w:sz w:val="22"/>
        </w:rPr>
        <w:tab/>
        <w:t>6.</w:t>
      </w:r>
      <w:r>
        <w:rPr>
          <w:rFonts w:ascii="Georgia" w:hAnsi="Georgia"/>
          <w:sz w:val="22"/>
        </w:rPr>
        <w:tab/>
      </w:r>
      <w:r>
        <w:rPr>
          <w:rFonts w:ascii="Georgia" w:hAnsi="Georgia"/>
          <w:sz w:val="22"/>
          <w:u w:val="single"/>
        </w:rPr>
        <w:t>Document Retention</w:t>
      </w:r>
      <w:r>
        <w:rPr>
          <w:rFonts w:ascii="Georgia" w:hAnsi="Georgia"/>
          <w:sz w:val="22"/>
        </w:rPr>
        <w:t>.  You agree that You will be responsible for providing us with all documents pertinent to the matters covered by this engagement. Even if You have in effect document retention policies that may result in the scheduled destruction or discarding of documents which may be relevant to this matter, please do not destroy or discard any possibly relevant documents until You speak with us further.</w:t>
      </w:r>
    </w:p>
    <w:p w14:paraId="337FADBA" w14:textId="77777777" w:rsidR="00055AF2" w:rsidRDefault="00055AF2" w:rsidP="00055AF2">
      <w:pPr>
        <w:pStyle w:val="aa"/>
        <w:spacing w:after="240"/>
        <w:rPr>
          <w:rFonts w:ascii="Georgia" w:hAnsi="Georgia"/>
          <w:sz w:val="22"/>
        </w:rPr>
      </w:pPr>
      <w:r>
        <w:rPr>
          <w:rFonts w:ascii="Georgia" w:hAnsi="Georgia"/>
          <w:sz w:val="22"/>
        </w:rPr>
        <w:tab/>
        <w:t>7.</w:t>
      </w:r>
      <w:r>
        <w:rPr>
          <w:rFonts w:ascii="Georgia" w:hAnsi="Georgia"/>
          <w:sz w:val="22"/>
        </w:rPr>
        <w:tab/>
      </w:r>
      <w:r>
        <w:rPr>
          <w:rFonts w:ascii="Georgia" w:hAnsi="Georgia"/>
          <w:sz w:val="22"/>
          <w:u w:val="single"/>
        </w:rPr>
        <w:t>No Warranties</w:t>
      </w:r>
      <w:r>
        <w:rPr>
          <w:rFonts w:ascii="Georgia" w:hAnsi="Georgia"/>
          <w:sz w:val="22"/>
        </w:rPr>
        <w:t>.  As You know, the tasks and undertakings set forth under the section entitled “Scope of Representation” are by their nature difficult and can be imprecise.  It is not possible to warrant a successful result or represent that a particular result can be obtained within a given time framework.  You acknowledge that we have not made any representations, promises, warranties or guarantees to You, express or implied, regarding the outcome of this matter.</w:t>
      </w:r>
    </w:p>
    <w:p w14:paraId="44387FE7" w14:textId="77777777" w:rsidR="00055AF2" w:rsidRDefault="00055AF2" w:rsidP="00055AF2">
      <w:pPr>
        <w:pStyle w:val="aa"/>
        <w:spacing w:after="240"/>
        <w:rPr>
          <w:rFonts w:ascii="Georgia" w:hAnsi="Georgia"/>
          <w:sz w:val="22"/>
        </w:rPr>
      </w:pPr>
      <w:r>
        <w:rPr>
          <w:rFonts w:ascii="Georgia" w:hAnsi="Georgia"/>
          <w:sz w:val="22"/>
        </w:rPr>
        <w:tab/>
        <w:t>8.</w:t>
      </w:r>
      <w:r>
        <w:rPr>
          <w:rFonts w:ascii="Georgia" w:hAnsi="Georgia"/>
          <w:sz w:val="22"/>
        </w:rPr>
        <w:tab/>
      </w:r>
      <w:r>
        <w:rPr>
          <w:rFonts w:ascii="Georgia" w:hAnsi="Georgia"/>
          <w:sz w:val="22"/>
          <w:u w:val="single"/>
        </w:rPr>
        <w:t>Arbitration</w:t>
      </w:r>
      <w:r>
        <w:rPr>
          <w:rFonts w:ascii="Georgia" w:hAnsi="Georgia"/>
          <w:sz w:val="22"/>
        </w:rPr>
        <w:t>. Each of us agrees to the provisions of Attachment “A” concerning arbitration of any disputes involving amounts in excess of $5,000 that may arise between us.  Please take notice that notwithstanding the foregoing, should we be required to file suit or take other action to collect our fees or disbursements, You will be obligated to pay our related costs and expenses, including reasonable attorneys' fees.</w:t>
      </w:r>
    </w:p>
    <w:p w14:paraId="468F97C3" w14:textId="77777777" w:rsidR="00055AF2" w:rsidRPr="00143D4E" w:rsidRDefault="00055AF2" w:rsidP="00055AF2">
      <w:pPr>
        <w:pStyle w:val="aa"/>
        <w:spacing w:after="240"/>
        <w:ind w:firstLine="720"/>
        <w:rPr>
          <w:rFonts w:ascii="Georgia" w:hAnsi="Georgia"/>
          <w:sz w:val="22"/>
          <w:szCs w:val="22"/>
        </w:rPr>
      </w:pPr>
      <w:r>
        <w:rPr>
          <w:rFonts w:ascii="Georgia" w:hAnsi="Georgia"/>
          <w:sz w:val="22"/>
          <w:szCs w:val="22"/>
        </w:rPr>
        <w:t>9.</w:t>
      </w:r>
      <w:r>
        <w:rPr>
          <w:rFonts w:ascii="Georgia" w:hAnsi="Georgia"/>
          <w:sz w:val="22"/>
          <w:szCs w:val="22"/>
        </w:rPr>
        <w:tab/>
      </w:r>
      <w:r w:rsidRPr="00143D4E">
        <w:rPr>
          <w:rFonts w:ascii="Georgia" w:hAnsi="Georgia"/>
          <w:sz w:val="22"/>
          <w:szCs w:val="22"/>
          <w:u w:val="single"/>
        </w:rPr>
        <w:t>Entire Agreement; Applicable Law</w:t>
      </w:r>
      <w:r w:rsidRPr="00143D4E">
        <w:rPr>
          <w:rFonts w:ascii="Georgia" w:hAnsi="Georgia"/>
          <w:sz w:val="22"/>
          <w:szCs w:val="22"/>
        </w:rPr>
        <w:t xml:space="preserve">.  This Agreement, together with all attachments hereto, </w:t>
      </w:r>
      <w:r w:rsidRPr="00143D4E">
        <w:rPr>
          <w:rFonts w:ascii="Georgia" w:hAnsi="Georgia"/>
          <w:sz w:val="22"/>
        </w:rPr>
        <w:t>contains</w:t>
      </w:r>
      <w:r w:rsidRPr="00143D4E">
        <w:rPr>
          <w:rFonts w:ascii="Georgia" w:hAnsi="Georgia"/>
          <w:sz w:val="22"/>
          <w:szCs w:val="22"/>
        </w:rPr>
        <w:t xml:space="preserve"> </w:t>
      </w:r>
      <w:r w:rsidRPr="00143D4E">
        <w:rPr>
          <w:rFonts w:ascii="Georgia" w:hAnsi="Georgia"/>
          <w:sz w:val="22"/>
        </w:rPr>
        <w:t>the</w:t>
      </w:r>
      <w:r w:rsidRPr="00143D4E">
        <w:rPr>
          <w:rFonts w:ascii="Georgia" w:hAnsi="Georgia"/>
          <w:sz w:val="22"/>
          <w:szCs w:val="22"/>
        </w:rPr>
        <w:t xml:space="preserve"> entire agreement concerning the subject matter hereof between you and us, and may not be modified except by an instrument in writing signed by you and us.  This Agreement shall be interpreted and governed by the laws of the State of California, United States, without regard to conflicts of law principles of such state.  </w:t>
      </w:r>
    </w:p>
    <w:p w14:paraId="0DBDDB53" w14:textId="77777777" w:rsidR="00055AF2" w:rsidRPr="00143D4E" w:rsidRDefault="00055AF2" w:rsidP="00055AF2">
      <w:pPr>
        <w:pStyle w:val="aa"/>
        <w:spacing w:after="240"/>
        <w:ind w:firstLine="720"/>
        <w:rPr>
          <w:rFonts w:ascii="Georgia" w:hAnsi="Georgia"/>
          <w:sz w:val="22"/>
          <w:szCs w:val="22"/>
        </w:rPr>
      </w:pPr>
      <w:r>
        <w:rPr>
          <w:rFonts w:ascii="Georgia" w:hAnsi="Georgia"/>
          <w:sz w:val="22"/>
          <w:szCs w:val="22"/>
        </w:rPr>
        <w:t>10.</w:t>
      </w:r>
      <w:r>
        <w:rPr>
          <w:rFonts w:ascii="Georgia" w:hAnsi="Georgia"/>
          <w:sz w:val="22"/>
          <w:szCs w:val="22"/>
        </w:rPr>
        <w:tab/>
      </w:r>
      <w:r w:rsidRPr="00143D4E">
        <w:rPr>
          <w:rFonts w:ascii="Georgia" w:hAnsi="Georgia"/>
          <w:sz w:val="22"/>
          <w:szCs w:val="22"/>
          <w:u w:val="single"/>
        </w:rPr>
        <w:t>Effectiveness</w:t>
      </w:r>
      <w:r w:rsidRPr="00143D4E">
        <w:rPr>
          <w:rFonts w:ascii="Georgia" w:hAnsi="Georgia"/>
          <w:sz w:val="22"/>
          <w:szCs w:val="22"/>
        </w:rPr>
        <w:t>.  This Agreement will take effect when both you and we have signed this Agreement and you pay any retainer required, but its effect will be retroactive to the date we first performed services.  Even if this Agreement does not take effect, you will be obligated to pay us the reasonable value of any services we may have performed for you.</w:t>
      </w:r>
    </w:p>
    <w:p w14:paraId="4793BD91" w14:textId="77777777" w:rsidR="00055AF2" w:rsidRDefault="00055AF2" w:rsidP="00055AF2">
      <w:pPr>
        <w:pStyle w:val="aa"/>
        <w:spacing w:after="240"/>
        <w:ind w:firstLine="720"/>
        <w:rPr>
          <w:rFonts w:ascii="Georgia" w:hAnsi="Georgia"/>
          <w:sz w:val="22"/>
        </w:rPr>
      </w:pPr>
      <w:r>
        <w:rPr>
          <w:rFonts w:ascii="Georgia" w:hAnsi="Georgia"/>
          <w:sz w:val="22"/>
          <w:szCs w:val="22"/>
        </w:rPr>
        <w:lastRenderedPageBreak/>
        <w:t>11.</w:t>
      </w:r>
      <w:r>
        <w:rPr>
          <w:rFonts w:ascii="Georgia" w:hAnsi="Georgia"/>
          <w:sz w:val="22"/>
          <w:szCs w:val="22"/>
        </w:rPr>
        <w:tab/>
      </w:r>
      <w:r w:rsidRPr="00143D4E">
        <w:rPr>
          <w:rFonts w:ascii="Georgia" w:hAnsi="Georgia"/>
          <w:sz w:val="22"/>
          <w:szCs w:val="22"/>
          <w:u w:val="single"/>
        </w:rPr>
        <w:t>Execution in Counterparts</w:t>
      </w:r>
      <w:r w:rsidRPr="00143D4E">
        <w:rPr>
          <w:rFonts w:ascii="Georgia" w:hAnsi="Georgia"/>
          <w:sz w:val="22"/>
          <w:szCs w:val="22"/>
        </w:rPr>
        <w:t>.  This Agreement may be executed in counterparts, each of which when so executed and delivered shall be deemed an original; but all such counterparts together shall constitute but one and the same instrument.  Facsimile signatures may be accepted as original signatures.</w:t>
      </w:r>
    </w:p>
    <w:p w14:paraId="09DC4948" w14:textId="77777777" w:rsidR="00055AF2" w:rsidRDefault="00055AF2" w:rsidP="00055AF2">
      <w:pPr>
        <w:pStyle w:val="aa"/>
        <w:spacing w:after="240"/>
        <w:rPr>
          <w:rFonts w:ascii="Georgia" w:hAnsi="Georgia"/>
          <w:sz w:val="22"/>
        </w:rPr>
      </w:pPr>
      <w:r>
        <w:rPr>
          <w:rFonts w:ascii="Georgia" w:hAnsi="Georgia"/>
          <w:sz w:val="22"/>
        </w:rPr>
        <w:tab/>
        <w:t xml:space="preserve">Please review this letter carefully.  You should feel free to consult separate legal counsel at any time concerning any matter, including review and execution of this letter.  If the letter correctly reflects Your understanding of the terms of our engagement, please sign the acknowledgment form and the </w:t>
      </w:r>
      <w:r>
        <w:rPr>
          <w:rFonts w:ascii="Georgia" w:hAnsi="Georgia"/>
          <w:b/>
          <w:bCs/>
          <w:sz w:val="22"/>
        </w:rPr>
        <w:t>Attachment “A”</w:t>
      </w:r>
      <w:r>
        <w:rPr>
          <w:rFonts w:ascii="Georgia" w:hAnsi="Georgia"/>
          <w:sz w:val="22"/>
        </w:rPr>
        <w:t xml:space="preserve"> where indicated below and return them to us with any retainer amount payable under this letter agreement to "Lee Anav Chung White Kim Ruger &amp; Richter LLP or LACWKRR.</w:t>
      </w:r>
    </w:p>
    <w:p w14:paraId="62F40E52" w14:textId="77777777" w:rsidR="00055AF2" w:rsidRPr="0004078B" w:rsidRDefault="00055AF2" w:rsidP="00055AF2">
      <w:pPr>
        <w:pStyle w:val="aa"/>
        <w:spacing w:after="240"/>
        <w:rPr>
          <w:sz w:val="22"/>
          <w:szCs w:val="22"/>
        </w:rPr>
      </w:pPr>
      <w:r>
        <w:rPr>
          <w:rFonts w:ascii="Georgia" w:hAnsi="Georgia"/>
          <w:sz w:val="22"/>
        </w:rPr>
        <w:tab/>
        <w:t xml:space="preserve">Thank You for selecting us to represent You in this matter.  Please call us if </w:t>
      </w:r>
      <w:r>
        <w:rPr>
          <w:rFonts w:ascii="Georgia" w:hAnsi="Georgia"/>
          <w:sz w:val="22"/>
        </w:rPr>
        <w:br/>
        <w:t>You have any questions or concerns regarding this engagement agreement.</w:t>
      </w:r>
    </w:p>
    <w:p w14:paraId="47D63E59" w14:textId="77777777" w:rsidR="00055AF2" w:rsidRPr="00223048" w:rsidRDefault="00055AF2" w:rsidP="00055AF2">
      <w:pPr>
        <w:ind w:left="3600" w:firstLine="720"/>
        <w:rPr>
          <w:rFonts w:ascii="Georgia" w:hAnsi="Georgia"/>
          <w:sz w:val="22"/>
          <w:szCs w:val="22"/>
        </w:rPr>
      </w:pPr>
      <w:r w:rsidRPr="00223048">
        <w:rPr>
          <w:rFonts w:ascii="Georgia" w:hAnsi="Georgia"/>
          <w:sz w:val="22"/>
          <w:szCs w:val="22"/>
        </w:rPr>
        <w:t>Very truly yours,</w:t>
      </w:r>
    </w:p>
    <w:p w14:paraId="0122BF04" w14:textId="77777777" w:rsidR="00055AF2" w:rsidRPr="00223048" w:rsidRDefault="00055AF2" w:rsidP="00055AF2">
      <w:pPr>
        <w:rPr>
          <w:rFonts w:ascii="Georgia" w:hAnsi="Georgia"/>
          <w:sz w:val="22"/>
          <w:szCs w:val="22"/>
        </w:rPr>
      </w:pP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p>
    <w:p w14:paraId="2D06B866" w14:textId="77777777" w:rsidR="00055AF2" w:rsidRPr="00223048" w:rsidRDefault="00055AF2" w:rsidP="00055AF2">
      <w:pPr>
        <w:rPr>
          <w:rFonts w:ascii="Georgia" w:hAnsi="Georgia"/>
          <w:sz w:val="22"/>
          <w:szCs w:val="22"/>
        </w:rPr>
      </w:pP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t>LEE ANAV CHUNG WHITE KIM</w:t>
      </w:r>
    </w:p>
    <w:p w14:paraId="75DCE084" w14:textId="77777777" w:rsidR="00055AF2" w:rsidRPr="00223048" w:rsidRDefault="00055AF2" w:rsidP="00055AF2">
      <w:pPr>
        <w:rPr>
          <w:rFonts w:ascii="Georgia" w:hAnsi="Georgia"/>
          <w:sz w:val="22"/>
          <w:szCs w:val="22"/>
        </w:rPr>
      </w:pP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t>RUGER &amp; RICHTER, LLP</w:t>
      </w:r>
    </w:p>
    <w:p w14:paraId="359E2DE3" w14:textId="77777777" w:rsidR="00055AF2" w:rsidRPr="00223048" w:rsidRDefault="00055AF2" w:rsidP="00055AF2">
      <w:pPr>
        <w:rPr>
          <w:rFonts w:ascii="Georgia" w:hAnsi="Georgia"/>
          <w:sz w:val="22"/>
          <w:szCs w:val="22"/>
        </w:rPr>
      </w:pP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sz w:val="22"/>
          <w:szCs w:val="22"/>
        </w:rPr>
        <w:tab/>
      </w:r>
      <w:r w:rsidRPr="00223048">
        <w:rPr>
          <w:rFonts w:ascii="Georgia" w:hAnsi="Georgia"/>
          <w:b/>
          <w:noProof/>
          <w:sz w:val="22"/>
          <w:szCs w:val="22"/>
        </w:rPr>
        <w:drawing>
          <wp:inline distT="0" distB="0" distL="0" distR="0" wp14:anchorId="160ABB2B" wp14:editId="34BB2795">
            <wp:extent cx="1924050" cy="923925"/>
            <wp:effectExtent l="0" t="0" r="0" b="9525"/>
            <wp:docPr id="553194007" name="Picture 55319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4050" cy="923925"/>
                    </a:xfrm>
                    <a:prstGeom prst="rect">
                      <a:avLst/>
                    </a:prstGeom>
                    <a:noFill/>
                    <a:ln>
                      <a:noFill/>
                    </a:ln>
                  </pic:spPr>
                </pic:pic>
              </a:graphicData>
            </a:graphic>
          </wp:inline>
        </w:drawing>
      </w:r>
    </w:p>
    <w:p w14:paraId="10533E5A" w14:textId="77777777" w:rsidR="00055AF2" w:rsidRPr="00223048" w:rsidRDefault="00055AF2" w:rsidP="00055AF2">
      <w:pPr>
        <w:rPr>
          <w:rFonts w:ascii="Georgia" w:hAnsi="Georgia"/>
          <w:sz w:val="22"/>
          <w:szCs w:val="22"/>
        </w:rPr>
      </w:pPr>
      <w:r w:rsidRPr="00223048">
        <w:rPr>
          <w:rFonts w:ascii="Georgia" w:hAnsi="Georgia"/>
          <w:sz w:val="22"/>
          <w:szCs w:val="22"/>
        </w:rPr>
        <w:tab/>
      </w:r>
      <w:r w:rsidRPr="00223048">
        <w:rPr>
          <w:rFonts w:ascii="Georgia" w:hAnsi="Georgia"/>
          <w:b/>
          <w:noProof/>
          <w:sz w:val="22"/>
          <w:szCs w:val="22"/>
        </w:rPr>
        <w:tab/>
      </w:r>
      <w:r w:rsidRPr="00223048">
        <w:rPr>
          <w:rFonts w:ascii="Georgia" w:hAnsi="Georgia"/>
          <w:b/>
          <w:noProof/>
          <w:sz w:val="22"/>
          <w:szCs w:val="22"/>
        </w:rPr>
        <w:tab/>
      </w:r>
      <w:r w:rsidRPr="00223048">
        <w:rPr>
          <w:rFonts w:ascii="Georgia" w:hAnsi="Georgia"/>
          <w:b/>
          <w:noProof/>
          <w:sz w:val="22"/>
          <w:szCs w:val="22"/>
        </w:rPr>
        <w:tab/>
      </w:r>
      <w:r w:rsidRPr="00223048">
        <w:rPr>
          <w:rFonts w:ascii="Georgia" w:hAnsi="Georgia"/>
          <w:sz w:val="22"/>
          <w:szCs w:val="22"/>
        </w:rPr>
        <w:tab/>
      </w:r>
      <w:r w:rsidRPr="00223048">
        <w:rPr>
          <w:rFonts w:ascii="Georgia" w:hAnsi="Georgia"/>
          <w:sz w:val="22"/>
          <w:szCs w:val="22"/>
        </w:rPr>
        <w:tab/>
        <w:t>Richard M. Ruger</w:t>
      </w:r>
    </w:p>
    <w:p w14:paraId="648BB0D9" w14:textId="77777777" w:rsidR="00055AF2" w:rsidRDefault="00055AF2" w:rsidP="00055AF2">
      <w:pPr>
        <w:rPr>
          <w:rFonts w:ascii="Georgia" w:hAnsi="Georgia"/>
          <w:sz w:val="22"/>
          <w:szCs w:val="22"/>
        </w:rPr>
      </w:pPr>
      <w:r w:rsidRPr="00223048">
        <w:rPr>
          <w:rFonts w:ascii="Georgia" w:hAnsi="Georgia"/>
          <w:sz w:val="22"/>
          <w:szCs w:val="22"/>
        </w:rPr>
        <w:t>RMR/rr</w:t>
      </w:r>
    </w:p>
    <w:p w14:paraId="5E0C70D6" w14:textId="77777777" w:rsidR="00055AF2" w:rsidRDefault="00055AF2" w:rsidP="00055AF2">
      <w:pPr>
        <w:rPr>
          <w:sz w:val="22"/>
          <w:szCs w:val="22"/>
        </w:rPr>
      </w:pPr>
    </w:p>
    <w:p w14:paraId="1E51B330" w14:textId="77777777" w:rsidR="00055AF2" w:rsidRDefault="00055AF2" w:rsidP="00055AF2">
      <w:pPr>
        <w:pStyle w:val="aa"/>
        <w:jc w:val="center"/>
        <w:rPr>
          <w:rFonts w:ascii="Georgia" w:hAnsi="Georgia"/>
          <w:b/>
          <w:bCs/>
          <w:sz w:val="22"/>
        </w:rPr>
      </w:pPr>
    </w:p>
    <w:p w14:paraId="3F53EC10" w14:textId="77777777" w:rsidR="00055AF2" w:rsidRPr="00394AEF" w:rsidRDefault="00055AF2" w:rsidP="00055AF2">
      <w:pPr>
        <w:pStyle w:val="aa"/>
        <w:jc w:val="center"/>
        <w:rPr>
          <w:rFonts w:ascii="Georgia" w:hAnsi="Georgia"/>
          <w:b/>
          <w:bCs/>
          <w:sz w:val="22"/>
        </w:rPr>
      </w:pPr>
      <w:r w:rsidRPr="00394AEF">
        <w:rPr>
          <w:rFonts w:ascii="Georgia" w:hAnsi="Georgia"/>
          <w:b/>
          <w:bCs/>
          <w:sz w:val="22"/>
        </w:rPr>
        <w:t>ACKNOWLEDGMENT AND AGREEMENT</w:t>
      </w:r>
    </w:p>
    <w:p w14:paraId="1194016D" w14:textId="77777777" w:rsidR="00055AF2" w:rsidRPr="00394AEF" w:rsidRDefault="00055AF2" w:rsidP="00055AF2">
      <w:pPr>
        <w:pStyle w:val="aa"/>
        <w:jc w:val="center"/>
        <w:rPr>
          <w:rFonts w:ascii="Georgia" w:hAnsi="Georgia"/>
          <w:b/>
          <w:bCs/>
          <w:sz w:val="22"/>
        </w:rPr>
      </w:pPr>
    </w:p>
    <w:p w14:paraId="76075D61" w14:textId="77777777" w:rsidR="00055AF2" w:rsidRDefault="00055AF2" w:rsidP="00055AF2">
      <w:pPr>
        <w:pStyle w:val="aa"/>
        <w:ind w:firstLine="720"/>
        <w:rPr>
          <w:rFonts w:ascii="Georgia" w:hAnsi="Georgia"/>
          <w:sz w:val="22"/>
        </w:rPr>
      </w:pPr>
      <w:r w:rsidRPr="00394AEF">
        <w:rPr>
          <w:rFonts w:ascii="Georgia" w:hAnsi="Georgia"/>
          <w:sz w:val="22"/>
        </w:rPr>
        <w:t>The undersigned has read and understands this engagement letter and agrees that it correctly sets forth the terms and conditions upon which the undersigned has engaged Lee Anav Chung White Kim Ruger &amp; Richter LLP in connection with the representation described in this agreement.</w:t>
      </w:r>
    </w:p>
    <w:p w14:paraId="13964794" w14:textId="77777777" w:rsidR="00055AF2" w:rsidRDefault="00055AF2" w:rsidP="00055AF2">
      <w:pPr>
        <w:pStyle w:val="aa"/>
        <w:ind w:firstLine="720"/>
        <w:rPr>
          <w:rFonts w:ascii="Georgia" w:hAnsi="Georgia"/>
          <w:sz w:val="22"/>
        </w:rPr>
      </w:pPr>
    </w:p>
    <w:p w14:paraId="0744BDA1" w14:textId="77777777" w:rsidR="00055AF2" w:rsidRDefault="00055AF2" w:rsidP="00055AF2">
      <w:pPr>
        <w:pStyle w:val="aa"/>
        <w:ind w:firstLine="720"/>
        <w:rPr>
          <w:rFonts w:ascii="Georgia" w:hAnsi="Georgia"/>
          <w:smallCaps/>
          <w:sz w:val="22"/>
          <w:szCs w:val="22"/>
        </w:rPr>
      </w:pPr>
    </w:p>
    <w:p w14:paraId="732B7A30" w14:textId="2725369C" w:rsidR="00055AF2" w:rsidRDefault="00055AF2" w:rsidP="00055AF2">
      <w:pPr>
        <w:pStyle w:val="ab"/>
        <w:spacing w:before="220"/>
        <w:jc w:val="left"/>
        <w:rPr>
          <w:rFonts w:ascii="Georgia" w:hAnsi="Georgia"/>
          <w:smallCaps/>
          <w:sz w:val="22"/>
          <w:szCs w:val="22"/>
        </w:rPr>
      </w:pPr>
      <w:r w:rsidRPr="00C03A58">
        <w:rPr>
          <w:rFonts w:ascii="Georgia" w:hAnsi="Georgia"/>
          <w:smallCaps/>
          <w:sz w:val="22"/>
          <w:szCs w:val="22"/>
        </w:rPr>
        <w:t>D</w:t>
      </w:r>
      <w:r>
        <w:rPr>
          <w:rFonts w:ascii="Georgia" w:hAnsi="Georgia"/>
          <w:smallCaps/>
          <w:sz w:val="22"/>
          <w:szCs w:val="22"/>
        </w:rPr>
        <w:t xml:space="preserve">ated:  </w:t>
      </w:r>
      <w:r w:rsidR="00151567">
        <w:rPr>
          <w:rFonts w:ascii="Georgia" w:hAnsi="Georgia"/>
          <w:smallCaps/>
          <w:sz w:val="22"/>
          <w:szCs w:val="22"/>
        </w:rPr>
        <w:t>________</w:t>
      </w:r>
      <w:r>
        <w:rPr>
          <w:rFonts w:ascii="Georgia" w:hAnsi="Georgia"/>
          <w:smallCaps/>
          <w:sz w:val="22"/>
          <w:szCs w:val="22"/>
        </w:rPr>
        <w:t>__</w:t>
      </w:r>
      <w:r w:rsidR="00A9075C">
        <w:rPr>
          <w:rFonts w:ascii="Georgia" w:hAnsi="Georgia"/>
          <w:smallCaps/>
          <w:sz w:val="22"/>
          <w:szCs w:val="22"/>
        </w:rPr>
        <w:t>,</w:t>
      </w:r>
      <w:r>
        <w:rPr>
          <w:rFonts w:ascii="Georgia" w:hAnsi="Georgia"/>
          <w:smallCaps/>
          <w:sz w:val="22"/>
          <w:szCs w:val="22"/>
        </w:rPr>
        <w:t xml:space="preserve"> 202</w:t>
      </w:r>
      <w:r w:rsidR="00151567">
        <w:rPr>
          <w:rFonts w:ascii="Georgia" w:hAnsi="Georgia"/>
          <w:smallCaps/>
          <w:sz w:val="22"/>
          <w:szCs w:val="22"/>
        </w:rPr>
        <w:t>5</w:t>
      </w:r>
      <w:r>
        <w:rPr>
          <w:rFonts w:ascii="Georgia" w:hAnsi="Georgia"/>
          <w:smallCaps/>
          <w:sz w:val="22"/>
          <w:szCs w:val="22"/>
        </w:rPr>
        <w:tab/>
      </w:r>
      <w:r>
        <w:rPr>
          <w:rFonts w:ascii="Georgia" w:hAnsi="Georgia"/>
          <w:smallCaps/>
          <w:sz w:val="22"/>
          <w:szCs w:val="22"/>
        </w:rPr>
        <w:tab/>
      </w:r>
      <w:r>
        <w:rPr>
          <w:rFonts w:ascii="Georgia" w:hAnsi="Georgia"/>
          <w:smallCaps/>
          <w:sz w:val="22"/>
          <w:szCs w:val="22"/>
        </w:rPr>
        <w:tab/>
      </w:r>
      <w:r w:rsidR="00151567">
        <w:rPr>
          <w:rFonts w:ascii="Georgia" w:hAnsi="Georgia"/>
          <w:smallCaps/>
          <w:sz w:val="22"/>
          <w:szCs w:val="22"/>
        </w:rPr>
        <w:t>Fursys America</w:t>
      </w:r>
      <w:r>
        <w:rPr>
          <w:rFonts w:ascii="Georgia" w:hAnsi="Georgia"/>
          <w:smallCaps/>
          <w:sz w:val="22"/>
          <w:szCs w:val="22"/>
        </w:rPr>
        <w:t xml:space="preserve"> Inc.</w:t>
      </w:r>
    </w:p>
    <w:p w14:paraId="65FB862F" w14:textId="77777777" w:rsidR="00055AF2" w:rsidRDefault="00055AF2" w:rsidP="00055AF2">
      <w:pPr>
        <w:pStyle w:val="ab"/>
        <w:spacing w:before="220"/>
        <w:jc w:val="left"/>
        <w:rPr>
          <w:rFonts w:ascii="Georgia" w:hAnsi="Georgia"/>
          <w:smallCaps/>
          <w:sz w:val="22"/>
          <w:szCs w:val="22"/>
        </w:rPr>
      </w:pPr>
      <w:r>
        <w:rPr>
          <w:rFonts w:ascii="Georgia" w:hAnsi="Georgia"/>
          <w:smallCaps/>
          <w:sz w:val="22"/>
          <w:szCs w:val="22"/>
        </w:rPr>
        <w:tab/>
      </w:r>
    </w:p>
    <w:p w14:paraId="7D57B7ED" w14:textId="77777777" w:rsidR="00055AF2" w:rsidRPr="00B839C8" w:rsidRDefault="00055AF2" w:rsidP="00055AF2">
      <w:pPr>
        <w:pStyle w:val="ab"/>
        <w:spacing w:after="0" w:line="240" w:lineRule="auto"/>
        <w:ind w:left="3600" w:firstLine="720"/>
        <w:jc w:val="left"/>
        <w:rPr>
          <w:sz w:val="22"/>
          <w:szCs w:val="22"/>
        </w:rPr>
      </w:pPr>
      <w:r w:rsidRPr="00B839C8">
        <w:rPr>
          <w:rFonts w:ascii="Georgia" w:hAnsi="Georgia"/>
          <w:smallCaps/>
          <w:sz w:val="22"/>
          <w:szCs w:val="22"/>
        </w:rPr>
        <w:tab/>
      </w:r>
    </w:p>
    <w:p w14:paraId="2937ECCB" w14:textId="77777777" w:rsidR="00055AF2" w:rsidRDefault="00055AF2" w:rsidP="00055AF2">
      <w:pPr>
        <w:pStyle w:val="a3"/>
        <w:rPr>
          <w:rFonts w:ascii="Georgia" w:hAnsi="Georgia"/>
          <w:sz w:val="22"/>
        </w:rPr>
      </w:pPr>
      <w:r w:rsidRPr="00B839C8">
        <w:rPr>
          <w:sz w:val="22"/>
          <w:szCs w:val="22"/>
          <w:lang w:eastAsia="en-US"/>
        </w:rPr>
        <w:tab/>
      </w:r>
      <w:r w:rsidRPr="00B839C8">
        <w:rPr>
          <w:sz w:val="22"/>
          <w:szCs w:val="22"/>
          <w:lang w:eastAsia="en-US"/>
        </w:rPr>
        <w:tab/>
      </w:r>
      <w:r w:rsidRPr="00B839C8">
        <w:rPr>
          <w:sz w:val="22"/>
          <w:szCs w:val="22"/>
          <w:lang w:eastAsia="en-US"/>
        </w:rPr>
        <w:tab/>
      </w:r>
      <w:r w:rsidRPr="00394AEF">
        <w:rPr>
          <w:rFonts w:ascii="Georgia" w:hAnsi="Georgia"/>
          <w:sz w:val="22"/>
        </w:rPr>
        <w:tab/>
      </w:r>
      <w:r>
        <w:rPr>
          <w:rFonts w:ascii="Georgia" w:hAnsi="Georgia"/>
          <w:sz w:val="22"/>
        </w:rPr>
        <w:tab/>
        <w:t>By: ____________________________</w:t>
      </w:r>
    </w:p>
    <w:p w14:paraId="6183FE96" w14:textId="64CECF86" w:rsidR="00055AF2" w:rsidRDefault="00055AF2" w:rsidP="00055AF2">
      <w:pPr>
        <w:pStyle w:val="aa"/>
        <w:rPr>
          <w:rFonts w:ascii="Georgia" w:hAnsi="Georgia"/>
          <w:sz w:val="22"/>
        </w:rPr>
      </w:pP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sidR="003B5233">
        <w:rPr>
          <w:rFonts w:ascii="Georgia" w:hAnsi="Georgia"/>
          <w:sz w:val="22"/>
        </w:rPr>
        <w:t xml:space="preserve">Print </w:t>
      </w:r>
      <w:r>
        <w:rPr>
          <w:rFonts w:ascii="Georgia" w:hAnsi="Georgia"/>
          <w:sz w:val="22"/>
        </w:rPr>
        <w:t xml:space="preserve">Name: </w:t>
      </w:r>
    </w:p>
    <w:p w14:paraId="1FCAAE57" w14:textId="25476E2A" w:rsidR="00055AF2" w:rsidRDefault="00055AF2" w:rsidP="00055AF2">
      <w:pPr>
        <w:pStyle w:val="aa"/>
        <w:rPr>
          <w:rFonts w:ascii="Georgia" w:hAnsi="Georgia"/>
          <w:sz w:val="22"/>
        </w:rPr>
      </w:pP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sidR="003B5233">
        <w:rPr>
          <w:rFonts w:ascii="Georgia" w:hAnsi="Georgia"/>
          <w:sz w:val="22"/>
        </w:rPr>
        <w:t>Prin</w:t>
      </w:r>
      <w:r w:rsidR="0075041E">
        <w:rPr>
          <w:rFonts w:ascii="Georgia" w:hAnsi="Georgia"/>
          <w:sz w:val="22"/>
        </w:rPr>
        <w:t>t</w:t>
      </w:r>
      <w:r w:rsidR="003B5233">
        <w:rPr>
          <w:rFonts w:ascii="Georgia" w:hAnsi="Georgia"/>
          <w:sz w:val="22"/>
        </w:rPr>
        <w:t xml:space="preserve"> </w:t>
      </w:r>
      <w:r>
        <w:rPr>
          <w:rFonts w:ascii="Georgia" w:hAnsi="Georgia"/>
          <w:sz w:val="22"/>
        </w:rPr>
        <w:t>Title:</w:t>
      </w:r>
    </w:p>
    <w:p w14:paraId="6661CDF8" w14:textId="77777777" w:rsidR="009B7C88" w:rsidRDefault="009B7C88" w:rsidP="00055AF2">
      <w:pPr>
        <w:pStyle w:val="aa"/>
        <w:rPr>
          <w:rFonts w:ascii="Georgia" w:hAnsi="Georgia"/>
          <w:sz w:val="22"/>
        </w:rPr>
      </w:pPr>
    </w:p>
    <w:p w14:paraId="7443DF3C" w14:textId="77777777" w:rsidR="009B7C88" w:rsidRDefault="009B7C88" w:rsidP="00055AF2">
      <w:pPr>
        <w:pStyle w:val="aa"/>
        <w:rPr>
          <w:rFonts w:ascii="Georgia" w:hAnsi="Georgia"/>
          <w:sz w:val="22"/>
        </w:rPr>
      </w:pPr>
    </w:p>
    <w:p w14:paraId="77B75C44" w14:textId="77777777" w:rsidR="009B7C88" w:rsidRDefault="009B7C88" w:rsidP="00055AF2">
      <w:pPr>
        <w:pStyle w:val="aa"/>
        <w:rPr>
          <w:rFonts w:ascii="Georgia" w:hAnsi="Georgia"/>
          <w:sz w:val="22"/>
        </w:rPr>
      </w:pPr>
    </w:p>
    <w:p w14:paraId="12B109B8" w14:textId="7D3844A0" w:rsidR="00055AF2" w:rsidRPr="00394AEF" w:rsidRDefault="00055AF2" w:rsidP="00055AF2">
      <w:pPr>
        <w:pStyle w:val="ac"/>
        <w:ind w:left="3330"/>
        <w:rPr>
          <w:rFonts w:ascii="Georgia" w:hAnsi="Georgia"/>
        </w:rPr>
      </w:pPr>
      <w:r w:rsidRPr="00394AEF">
        <w:rPr>
          <w:rFonts w:ascii="Georgia" w:hAnsi="Georgia"/>
        </w:rPr>
        <w:lastRenderedPageBreak/>
        <w:t>ATTACHMENT “A”</w:t>
      </w:r>
    </w:p>
    <w:p w14:paraId="2CCE93DD" w14:textId="77777777" w:rsidR="00055AF2" w:rsidRPr="00394AEF" w:rsidRDefault="00055AF2" w:rsidP="00055AF2">
      <w:pPr>
        <w:pStyle w:val="aa"/>
        <w:jc w:val="center"/>
        <w:rPr>
          <w:rFonts w:ascii="Georgia" w:hAnsi="Georgia"/>
          <w:b/>
          <w:bCs/>
          <w:sz w:val="22"/>
        </w:rPr>
      </w:pPr>
    </w:p>
    <w:p w14:paraId="0C0B4BB9" w14:textId="77777777" w:rsidR="00055AF2" w:rsidRPr="00394AEF" w:rsidRDefault="00055AF2" w:rsidP="00055AF2">
      <w:pPr>
        <w:pStyle w:val="aa"/>
        <w:jc w:val="center"/>
        <w:rPr>
          <w:rFonts w:ascii="Georgia" w:hAnsi="Georgia"/>
          <w:b/>
          <w:bCs/>
          <w:sz w:val="22"/>
        </w:rPr>
      </w:pPr>
      <w:r w:rsidRPr="00394AEF">
        <w:rPr>
          <w:rFonts w:ascii="Georgia" w:hAnsi="Georgia"/>
          <w:b/>
          <w:bCs/>
          <w:sz w:val="22"/>
        </w:rPr>
        <w:t>ARBITRATION AGREEMENT</w:t>
      </w:r>
    </w:p>
    <w:p w14:paraId="2864A1CB" w14:textId="77777777" w:rsidR="00055AF2" w:rsidRPr="00394AEF" w:rsidRDefault="00055AF2" w:rsidP="00055AF2">
      <w:pPr>
        <w:pStyle w:val="aa"/>
        <w:spacing w:after="240"/>
        <w:jc w:val="center"/>
        <w:rPr>
          <w:rFonts w:ascii="Georgia" w:hAnsi="Georgia"/>
          <w:b/>
          <w:bCs/>
          <w:sz w:val="20"/>
        </w:rPr>
      </w:pPr>
    </w:p>
    <w:p w14:paraId="379FBB51"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WE DO NOT ANTICIPATE HAVING ANY DISAGREEMENTS WITH YOU ABOUT ANY OF OUR BILLS OR ABOUT PROBLEMS WITH QUALITY OR APPROPRIATENESS OF OUR SERVICES.   HOWEVER, IF PROBLEMS ARISE, YOU SHOULD NOTIFY US IMMEDIATELY.  IT IS OUR DESIRE TO RESOLVE ANY SUCH DISAGREEMENTS OR CONCERNS IN A FAIR AND AMICABLE MANNER THROUGH DISCUSSIONS WITH YOU.</w:t>
      </w:r>
    </w:p>
    <w:p w14:paraId="05E1F2B6"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IF ANY DISPUTE BETWEEN US (WITH RESPECT TO ANY MATTER, ENGAGEMENT, OR ASSIGNMENT, PRESENT OR FUTURE) INVOLVING AMOUNTS IN EXCESS OF FIVE THOUSAND DOLLARS ($5,000) CANNOT BE RESOLVED THROUGH OUR DISCUSSIONS WITH EACH OTHER, THEN YOU AND WE AGREE THAT ALL SUCH DISPUTES IN EXCESS OF FIVE THOUSAND DOLLARS ($5,000) SHALL BE RESOLVED THROUGH ARBITRATION </w:t>
      </w:r>
      <w:r>
        <w:rPr>
          <w:rFonts w:ascii="Georgia" w:hAnsi="Georgia" w:cs="Tahoma"/>
          <w:sz w:val="20"/>
        </w:rPr>
        <w:t xml:space="preserve">IN LOS ANGELES, CALIFORNIA, UNITED STATES APPLYING CALIFORINA LAW WITHOUT REGARD TO CONFLICTS OF LAW PRINCIPLES, </w:t>
      </w:r>
      <w:r w:rsidRPr="00394AEF">
        <w:rPr>
          <w:rFonts w:ascii="Georgia" w:hAnsi="Georgia" w:cs="Tahoma"/>
          <w:sz w:val="20"/>
        </w:rPr>
        <w:t>AS HEREAFTER PROVIDED.  THIS AGREEMENT IS INTENDED TO APPLY TO ALL DISPUTES BETWEEN US, WHETHER OVER OUR FEES (A “FEE DISPUTE”) OR CONCERNING ANY OTHER MATTER RELATING TO OUR SERVICES OR CONDUCT, INCLUDING ANY CLAIM THAT OUR SERVICES WERE NOT NECESSARY, WERE INAPPROPRIATE OR WERE NEGLIGENTLY RENDERED (AN “OTHER DISPUTE”).  BY SIGNING THIS AGREEMENT, YOU AND WE AGREE THAT NEITHER OF US CAN FILE A LAWSUIT OR RESORT TO COURT PROCESS REGARDING OUR DISPUTES WITH EACH OTHER IN EXCESS OF FIVE THOUSAND DOLLARS ($5,000), EXCEPT TO THE EXTENT THAT CALIFORNIA LAW PROVIDES FOR JUDICIAL REVIEW OF ARBITRATION PROCEEDINGS.</w:t>
      </w:r>
    </w:p>
    <w:p w14:paraId="4828F341"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UNDER CALIFORNIA LAW YOU HAVE THE RIGHT TO ELECT TO SUBMIT ANY FEE DISPUTE TO ARBITRATION CONDUCTED UNDER RULES OF THE CALIFORNIA STATE BAR (“STATE BAR ARBITRATION”).  IF YOU MAKE SUCH ELECTION WITHIN THE TIME PROVIDED BY </w:t>
      </w:r>
      <w:smartTag w:uri="urn:schemas-microsoft-com:office:smarttags" w:element="State">
        <w:smartTag w:uri="urn:schemas-microsoft-com:office:smarttags" w:element="place">
          <w:r w:rsidRPr="00394AEF">
            <w:rPr>
              <w:rFonts w:ascii="Georgia" w:hAnsi="Georgia" w:cs="Tahoma"/>
              <w:sz w:val="20"/>
            </w:rPr>
            <w:t>CALIFORNIA</w:t>
          </w:r>
        </w:smartTag>
      </w:smartTag>
      <w:r w:rsidRPr="00394AEF">
        <w:rPr>
          <w:rFonts w:ascii="Georgia" w:hAnsi="Georgia" w:cs="Tahoma"/>
          <w:sz w:val="20"/>
        </w:rPr>
        <w:t xml:space="preserve"> LAW, SUCH ARBITRATION SHALL BE CONDUCTED UNDER THE RULES OF THE APPLICABLE LOCAL BAR ASSOCIATION. </w:t>
      </w:r>
    </w:p>
    <w:p w14:paraId="6608D4DC"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IF YOU MAKE THE ELECTION TO HAVE A FEE DISPUTE ARBITRATED IN A STATE BAR ARBITRATION, SUCH ARBITRATION SHALL NOT BE BINDING UNLESS WE BOTH AGREE AFTER THE FEE DISPUTE ARISES THAT THE STATE BAR ARBITRATION WILL BE BINDING.  </w:t>
      </w:r>
    </w:p>
    <w:p w14:paraId="7BDAEA5D"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IF A FEE DISPUTE IS ARBITRATED IN A STATE BAR ARBITRATION WHICH WE DID NOT BOTH AGREE WOULD BE BINDING, FOLLOWING THE AWARD OF THE ARBITRATOR, EITHER OF US SHALL HAVE THE RIGHT TO SUBMIT SUCH FEE DISPUTE TO ARBITRATION CONDUCTED UNDER THE COMMERCIAL ARBITRATION RULES OF THE AMERICAN ARBITRATION ASSOCIATION BEFORE THREE ARBITRATORS SELECTED FROM THE AAA LARGE COMPLEX CASE PROGRAM PANEL (AN “AAA ARBITRATION”).</w:t>
      </w:r>
    </w:p>
    <w:p w14:paraId="185DE7F3"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IF YOU DO NOT MAKE THE ELECTION TO HAVE A FEE DISPUTE ARBITRATED IN A STATE BAR ARBITRATION, EITHER OF US SHALL HAVE THE RIGHT TO HAVE SUCH FEE DISPUTE DECIDED IN AN AAA ARBITRATION.</w:t>
      </w:r>
    </w:p>
    <w:p w14:paraId="659819FC"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EITHER OF US SHALL HAVE THE RIGHT TO SUBMIT ANY OTHER DISPUTE TO AAA ARBITRATION. </w:t>
      </w:r>
    </w:p>
    <w:p w14:paraId="1729C80B"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IN ANY ARBITRATION OTHER THAN A STATE BAR ARBITRATION, THE DECISION OF THE ARBITRATORS SHALL BE FINAL AND BINDING ON THE PARTIES AND JUDGMENT ON ANY SUCH ARBITRATION AWARD MAY BE ENTERED UNDER THE CALIFORNIA CODE OF CIVIL PROCEDURE.  IF WE HAVE BOTH AGREED AFTER A FEE DISPUTE HAS ARISEN THAT THE STATE BAR </w:t>
      </w:r>
      <w:r w:rsidRPr="00394AEF">
        <w:rPr>
          <w:rFonts w:ascii="Georgia" w:hAnsi="Georgia" w:cs="Tahoma"/>
          <w:sz w:val="20"/>
        </w:rPr>
        <w:lastRenderedPageBreak/>
        <w:t>ARBITRATION OF SUCH FEE DISPUTE SHALL BE BINDING, THE DECISION OF THE ARBITRATOR IN SUCH STATE BAR ARBITRATION SHALL BE FINAL AND BINDING ON THE PARTIES AND JUDGMENT ON ANY SUCH ARBITRATION AWARD MAY BE ENTERED UNDER THE CALIFORNIA CODE OF CIVIL PROCEDURE.</w:t>
      </w:r>
    </w:p>
    <w:p w14:paraId="38EC0C43"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IN ANY ARBITRATION, THE PREVAILING PARTY SHALL BE ENTITLED TO A REIMBURSEMENT OF ITS COSTS AND EXPENSES INCURRED IN CONNECTION WITH ARBITRATION, INCLUDING REASONABLE ATTORNEYS’ FEES.</w:t>
      </w:r>
    </w:p>
    <w:p w14:paraId="529F3E01" w14:textId="77777777" w:rsidR="00055AF2" w:rsidRPr="00394AEF" w:rsidRDefault="00055AF2" w:rsidP="00055AF2">
      <w:pPr>
        <w:pStyle w:val="aa"/>
        <w:spacing w:after="240"/>
        <w:rPr>
          <w:rFonts w:ascii="Georgia" w:hAnsi="Georgia" w:cs="Tahoma"/>
          <w:sz w:val="20"/>
        </w:rPr>
      </w:pPr>
      <w:r w:rsidRPr="00394AEF">
        <w:rPr>
          <w:rFonts w:ascii="Georgia" w:hAnsi="Georgia" w:cs="Tahoma"/>
          <w:sz w:val="20"/>
        </w:rPr>
        <w:t xml:space="preserve">BY SIGNING THIS AGREEMENT, YOU REPRESENT THAT YOU HAVE READ THIS ARBITRATION PROVISION AND FULLY UNDERSTAND THE CONSEQUENCES OF AGREEING TO ARBITRATION.  THE CONSEQUENCES INCLUDE THE FOLLOWING:  YOU ARE GIVING UP YOUR RIGHT TO HAVE ALL DISPUTES BETWEEN US DETERMINED BY A COURT OF LAW OR BY A JURY. </w:t>
      </w:r>
    </w:p>
    <w:p w14:paraId="421A9A22" w14:textId="77777777" w:rsidR="00055AF2" w:rsidRDefault="00055AF2" w:rsidP="00055AF2">
      <w:pPr>
        <w:pStyle w:val="aa"/>
        <w:spacing w:after="240"/>
        <w:rPr>
          <w:rFonts w:ascii="Georgia" w:hAnsi="Georgia" w:cs="Tahoma"/>
          <w:sz w:val="20"/>
        </w:rPr>
      </w:pPr>
      <w:r w:rsidRPr="00394AEF">
        <w:rPr>
          <w:rFonts w:ascii="Georgia" w:hAnsi="Georgia" w:cs="Tahoma"/>
          <w:sz w:val="20"/>
        </w:rPr>
        <w:t>BY SIGNING THIS AGREEMENT, YOU ALSO SIGNIFY THAT YOU UNDERSTAND THAT YOU ARE FREE TO CONSULT WITH OTHER COUNSEL ABOUT THE WISDOM OF AGREEING TO ARBITRATION OR TO ANY OTHER TERM OF THIS AGREEMENT BEFORE SIGNING IT AND THAT YOU ARE VOLUNTARILY SIGNING THIS AGREEMENT.</w:t>
      </w:r>
    </w:p>
    <w:p w14:paraId="1197E82A" w14:textId="1E484A15" w:rsidR="00055AF2" w:rsidRDefault="00055AF2" w:rsidP="00055AF2">
      <w:pPr>
        <w:pStyle w:val="ab"/>
        <w:spacing w:before="220"/>
        <w:jc w:val="left"/>
        <w:rPr>
          <w:rFonts w:ascii="Georgia" w:hAnsi="Georgia"/>
          <w:smallCaps/>
          <w:sz w:val="22"/>
          <w:szCs w:val="22"/>
        </w:rPr>
      </w:pPr>
      <w:r w:rsidRPr="00C03A58">
        <w:rPr>
          <w:rFonts w:ascii="Georgia" w:hAnsi="Georgia"/>
          <w:smallCaps/>
          <w:sz w:val="22"/>
          <w:szCs w:val="22"/>
        </w:rPr>
        <w:t>D</w:t>
      </w:r>
      <w:r>
        <w:rPr>
          <w:rFonts w:ascii="Georgia" w:hAnsi="Georgia"/>
          <w:smallCaps/>
          <w:sz w:val="22"/>
          <w:szCs w:val="22"/>
        </w:rPr>
        <w:t xml:space="preserve">ated:  </w:t>
      </w:r>
      <w:r w:rsidR="009B7C88">
        <w:rPr>
          <w:rFonts w:ascii="Georgia" w:hAnsi="Georgia"/>
          <w:smallCaps/>
          <w:sz w:val="22"/>
          <w:szCs w:val="22"/>
        </w:rPr>
        <w:t>_________</w:t>
      </w:r>
      <w:r w:rsidR="00A9075C">
        <w:rPr>
          <w:rFonts w:ascii="Georgia" w:hAnsi="Georgia"/>
          <w:smallCaps/>
          <w:sz w:val="22"/>
          <w:szCs w:val="22"/>
        </w:rPr>
        <w:t>___</w:t>
      </w:r>
      <w:r w:rsidR="0075041E">
        <w:rPr>
          <w:rFonts w:ascii="Georgia" w:hAnsi="Georgia"/>
          <w:smallCaps/>
          <w:sz w:val="22"/>
          <w:szCs w:val="22"/>
        </w:rPr>
        <w:t>_</w:t>
      </w:r>
      <w:r w:rsidR="00A9075C">
        <w:rPr>
          <w:rFonts w:ascii="Georgia" w:hAnsi="Georgia"/>
          <w:smallCaps/>
          <w:sz w:val="22"/>
          <w:szCs w:val="22"/>
        </w:rPr>
        <w:t xml:space="preserve">, </w:t>
      </w:r>
      <w:r>
        <w:rPr>
          <w:rFonts w:ascii="Georgia" w:hAnsi="Georgia"/>
          <w:smallCaps/>
          <w:sz w:val="22"/>
          <w:szCs w:val="22"/>
        </w:rPr>
        <w:t>202</w:t>
      </w:r>
      <w:r w:rsidR="009B7C88">
        <w:rPr>
          <w:rFonts w:ascii="Georgia" w:hAnsi="Georgia"/>
          <w:smallCaps/>
          <w:sz w:val="22"/>
          <w:szCs w:val="22"/>
        </w:rPr>
        <w:t>5</w:t>
      </w:r>
      <w:r>
        <w:rPr>
          <w:rFonts w:ascii="Georgia" w:hAnsi="Georgia"/>
          <w:smallCaps/>
          <w:sz w:val="22"/>
          <w:szCs w:val="22"/>
        </w:rPr>
        <w:tab/>
      </w:r>
      <w:r>
        <w:rPr>
          <w:rFonts w:ascii="Georgia" w:hAnsi="Georgia"/>
          <w:smallCaps/>
          <w:sz w:val="22"/>
          <w:szCs w:val="22"/>
        </w:rPr>
        <w:tab/>
      </w:r>
      <w:r w:rsidR="00F14DC6">
        <w:rPr>
          <w:rFonts w:ascii="Georgia" w:hAnsi="Georgia"/>
          <w:smallCaps/>
          <w:sz w:val="22"/>
          <w:szCs w:val="22"/>
        </w:rPr>
        <w:t xml:space="preserve">Fursys America </w:t>
      </w:r>
      <w:r w:rsidR="00B92EC9">
        <w:rPr>
          <w:rFonts w:ascii="Georgia" w:hAnsi="Georgia"/>
          <w:smallCaps/>
          <w:sz w:val="22"/>
          <w:szCs w:val="22"/>
        </w:rPr>
        <w:t xml:space="preserve"> I</w:t>
      </w:r>
      <w:r>
        <w:rPr>
          <w:rFonts w:ascii="Georgia" w:hAnsi="Georgia"/>
          <w:smallCaps/>
          <w:sz w:val="22"/>
          <w:szCs w:val="22"/>
        </w:rPr>
        <w:t>nc.</w:t>
      </w:r>
    </w:p>
    <w:p w14:paraId="0BB2569F" w14:textId="77777777" w:rsidR="00055AF2" w:rsidRDefault="00055AF2" w:rsidP="00055AF2">
      <w:pPr>
        <w:pStyle w:val="ab"/>
        <w:spacing w:before="220"/>
        <w:jc w:val="left"/>
        <w:rPr>
          <w:rFonts w:ascii="Georgia" w:hAnsi="Georgia"/>
          <w:smallCaps/>
          <w:sz w:val="22"/>
          <w:szCs w:val="22"/>
        </w:rPr>
      </w:pPr>
      <w:r>
        <w:rPr>
          <w:rFonts w:ascii="Georgia" w:hAnsi="Georgia"/>
          <w:smallCaps/>
          <w:sz w:val="22"/>
          <w:szCs w:val="22"/>
        </w:rPr>
        <w:tab/>
      </w:r>
    </w:p>
    <w:p w14:paraId="53B1D08D" w14:textId="77777777" w:rsidR="00055AF2" w:rsidRPr="00B839C8" w:rsidRDefault="00055AF2" w:rsidP="00055AF2">
      <w:pPr>
        <w:pStyle w:val="ab"/>
        <w:spacing w:after="0" w:line="240" w:lineRule="auto"/>
        <w:ind w:left="3600" w:firstLine="720"/>
        <w:jc w:val="left"/>
        <w:rPr>
          <w:sz w:val="22"/>
          <w:szCs w:val="22"/>
        </w:rPr>
      </w:pPr>
      <w:r w:rsidRPr="00B839C8">
        <w:rPr>
          <w:rFonts w:ascii="Georgia" w:hAnsi="Georgia"/>
          <w:smallCaps/>
          <w:sz w:val="22"/>
          <w:szCs w:val="22"/>
        </w:rPr>
        <w:tab/>
      </w:r>
    </w:p>
    <w:p w14:paraId="679A934D" w14:textId="77777777" w:rsidR="00055AF2" w:rsidRDefault="00055AF2" w:rsidP="00055AF2">
      <w:pPr>
        <w:pStyle w:val="a3"/>
        <w:rPr>
          <w:rFonts w:ascii="Georgia" w:hAnsi="Georgia"/>
          <w:sz w:val="22"/>
        </w:rPr>
      </w:pPr>
      <w:r w:rsidRPr="00B839C8">
        <w:rPr>
          <w:sz w:val="22"/>
          <w:szCs w:val="22"/>
          <w:lang w:eastAsia="en-US"/>
        </w:rPr>
        <w:tab/>
      </w:r>
      <w:r w:rsidRPr="00B839C8">
        <w:rPr>
          <w:sz w:val="22"/>
          <w:szCs w:val="22"/>
          <w:lang w:eastAsia="en-US"/>
        </w:rPr>
        <w:tab/>
      </w:r>
      <w:r w:rsidRPr="00B839C8">
        <w:rPr>
          <w:sz w:val="22"/>
          <w:szCs w:val="22"/>
          <w:lang w:eastAsia="en-US"/>
        </w:rPr>
        <w:tab/>
      </w:r>
      <w:r w:rsidRPr="00394AEF">
        <w:rPr>
          <w:rFonts w:ascii="Georgia" w:hAnsi="Georgia"/>
          <w:sz w:val="22"/>
        </w:rPr>
        <w:tab/>
      </w:r>
      <w:r>
        <w:rPr>
          <w:rFonts w:ascii="Georgia" w:hAnsi="Georgia"/>
          <w:sz w:val="22"/>
        </w:rPr>
        <w:tab/>
        <w:t>By: ____________________________</w:t>
      </w:r>
    </w:p>
    <w:p w14:paraId="3011E843" w14:textId="4C1A6863" w:rsidR="00055AF2" w:rsidRDefault="00055AF2" w:rsidP="00055AF2">
      <w:pPr>
        <w:pStyle w:val="aa"/>
        <w:rPr>
          <w:rFonts w:ascii="Georgia" w:hAnsi="Georgia"/>
          <w:sz w:val="22"/>
        </w:rPr>
      </w:pP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sidR="003B5233">
        <w:rPr>
          <w:rFonts w:ascii="Georgia" w:hAnsi="Georgia"/>
          <w:sz w:val="22"/>
        </w:rPr>
        <w:t xml:space="preserve">Print </w:t>
      </w:r>
      <w:r>
        <w:rPr>
          <w:rFonts w:ascii="Georgia" w:hAnsi="Georgia"/>
          <w:sz w:val="22"/>
        </w:rPr>
        <w:t xml:space="preserve">Name: </w:t>
      </w:r>
    </w:p>
    <w:p w14:paraId="3A080C69" w14:textId="2B5E63B2" w:rsidR="00055AF2" w:rsidRDefault="00055AF2" w:rsidP="00055AF2">
      <w:pPr>
        <w:pStyle w:val="aa"/>
        <w:rPr>
          <w:rFonts w:ascii="Georgia" w:hAnsi="Georgia"/>
          <w:sz w:val="22"/>
        </w:rPr>
      </w:pP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Pr>
          <w:rFonts w:ascii="Georgia" w:hAnsi="Georgia"/>
          <w:sz w:val="22"/>
        </w:rPr>
        <w:tab/>
      </w:r>
      <w:r w:rsidR="003B5233">
        <w:rPr>
          <w:rFonts w:ascii="Georgia" w:hAnsi="Georgia"/>
          <w:sz w:val="22"/>
        </w:rPr>
        <w:t xml:space="preserve">Print </w:t>
      </w:r>
      <w:r>
        <w:rPr>
          <w:rFonts w:ascii="Georgia" w:hAnsi="Georgia"/>
          <w:sz w:val="22"/>
        </w:rPr>
        <w:t>Title:</w:t>
      </w:r>
    </w:p>
    <w:p w14:paraId="61D0E937" w14:textId="77777777" w:rsidR="00055AF2" w:rsidRDefault="00055AF2" w:rsidP="00055AF2">
      <w:pPr>
        <w:pStyle w:val="aa"/>
        <w:rPr>
          <w:rFonts w:ascii="Georgia" w:hAnsi="Georgia"/>
          <w:sz w:val="22"/>
        </w:rPr>
      </w:pPr>
    </w:p>
    <w:p w14:paraId="268FD15A" w14:textId="77777777" w:rsidR="00055AF2" w:rsidRDefault="00055AF2" w:rsidP="00055AF2">
      <w:pPr>
        <w:pStyle w:val="aa"/>
        <w:rPr>
          <w:rFonts w:ascii="Georgia" w:hAnsi="Georgia"/>
          <w:sz w:val="22"/>
        </w:rPr>
      </w:pPr>
    </w:p>
    <w:p w14:paraId="765F3286" w14:textId="77777777" w:rsidR="00055AF2" w:rsidRPr="00394AEF" w:rsidRDefault="00055AF2" w:rsidP="00055AF2">
      <w:pPr>
        <w:pStyle w:val="aa"/>
        <w:jc w:val="left"/>
        <w:rPr>
          <w:rFonts w:ascii="Georgia" w:hAnsi="Georgia"/>
          <w:sz w:val="22"/>
        </w:rPr>
      </w:pPr>
    </w:p>
    <w:p w14:paraId="3D222DCD" w14:textId="77777777" w:rsidR="00055AF2" w:rsidRPr="00394AEF" w:rsidRDefault="00055AF2" w:rsidP="00055AF2">
      <w:pPr>
        <w:pStyle w:val="ac"/>
        <w:ind w:left="3330"/>
        <w:rPr>
          <w:rFonts w:ascii="Georgia" w:hAnsi="Georgia"/>
        </w:rPr>
      </w:pPr>
    </w:p>
    <w:p w14:paraId="6343D355" w14:textId="77777777" w:rsidR="00055AF2" w:rsidRDefault="00055AF2" w:rsidP="00055AF2">
      <w:pPr>
        <w:pStyle w:val="aa"/>
        <w:rPr>
          <w:rFonts w:ascii="Georgia" w:hAnsi="Georgia"/>
          <w:sz w:val="22"/>
        </w:rPr>
      </w:pPr>
      <w:r w:rsidRPr="00394AEF">
        <w:rPr>
          <w:rFonts w:ascii="Georgia" w:hAnsi="Georgia"/>
        </w:rPr>
        <w:br w:type="page"/>
      </w:r>
    </w:p>
    <w:p w14:paraId="3C0F571F" w14:textId="77777777" w:rsidR="00055AF2" w:rsidRDefault="00055AF2" w:rsidP="00055AF2">
      <w:pPr>
        <w:pStyle w:val="aa"/>
        <w:spacing w:after="240"/>
        <w:rPr>
          <w:rFonts w:ascii="Georgia" w:hAnsi="Georgia" w:cs="Tahoma"/>
          <w:sz w:val="20"/>
        </w:rPr>
      </w:pPr>
    </w:p>
    <w:p w14:paraId="338E01AD" w14:textId="77777777" w:rsidR="00055AF2" w:rsidRPr="00394AEF" w:rsidRDefault="00055AF2" w:rsidP="00055AF2">
      <w:pPr>
        <w:pStyle w:val="a3"/>
        <w:tabs>
          <w:tab w:val="clear" w:pos="4320"/>
          <w:tab w:val="clear" w:pos="8640"/>
        </w:tabs>
        <w:jc w:val="center"/>
        <w:rPr>
          <w:rFonts w:ascii="Georgia" w:eastAsia="바탕" w:hAnsi="Georgia"/>
          <w:b/>
          <w:color w:val="000000"/>
          <w:sz w:val="22"/>
          <w:szCs w:val="22"/>
          <w:u w:val="single"/>
        </w:rPr>
      </w:pPr>
      <w:r w:rsidRPr="00394AEF">
        <w:rPr>
          <w:rFonts w:ascii="Georgia" w:eastAsia="바탕" w:hAnsi="Georgia"/>
          <w:b/>
          <w:color w:val="000000"/>
          <w:sz w:val="22"/>
          <w:szCs w:val="22"/>
          <w:u w:val="single"/>
        </w:rPr>
        <w:t>SCHEDULE OF CHARGES</w:t>
      </w:r>
    </w:p>
    <w:p w14:paraId="69E31346" w14:textId="5E4478D2" w:rsidR="00055AF2" w:rsidRPr="00394AEF" w:rsidRDefault="00055AF2" w:rsidP="00055AF2">
      <w:pPr>
        <w:pStyle w:val="a3"/>
        <w:tabs>
          <w:tab w:val="clear" w:pos="4320"/>
          <w:tab w:val="clear" w:pos="8640"/>
        </w:tabs>
        <w:jc w:val="center"/>
        <w:rPr>
          <w:rFonts w:ascii="Georgia" w:eastAsia="바탕" w:hAnsi="Georgia"/>
          <w:b/>
          <w:color w:val="000000"/>
          <w:sz w:val="22"/>
          <w:szCs w:val="22"/>
        </w:rPr>
      </w:pPr>
      <w:r w:rsidRPr="00394AEF">
        <w:rPr>
          <w:rFonts w:ascii="Georgia" w:eastAsia="바탕" w:hAnsi="Georgia"/>
          <w:b/>
          <w:color w:val="000000"/>
          <w:sz w:val="22"/>
          <w:szCs w:val="22"/>
        </w:rPr>
        <w:t>Effective January 1, 202</w:t>
      </w:r>
      <w:r w:rsidR="003B5233">
        <w:rPr>
          <w:rFonts w:ascii="Georgia" w:eastAsia="바탕" w:hAnsi="Georgia"/>
          <w:b/>
          <w:color w:val="000000"/>
          <w:sz w:val="22"/>
          <w:szCs w:val="22"/>
        </w:rPr>
        <w:t>5</w:t>
      </w:r>
    </w:p>
    <w:p w14:paraId="476764EE" w14:textId="77777777" w:rsidR="00055AF2" w:rsidRPr="00394AEF" w:rsidRDefault="00055AF2" w:rsidP="00055AF2">
      <w:pPr>
        <w:pStyle w:val="a3"/>
        <w:tabs>
          <w:tab w:val="clear" w:pos="4320"/>
          <w:tab w:val="clear" w:pos="8640"/>
        </w:tabs>
        <w:jc w:val="center"/>
        <w:rPr>
          <w:rFonts w:ascii="Georgia" w:eastAsia="바탕" w:hAnsi="Georgia"/>
          <w:b/>
          <w:color w:val="000000"/>
          <w:sz w:val="22"/>
          <w:szCs w:val="22"/>
        </w:rPr>
      </w:pPr>
    </w:p>
    <w:p w14:paraId="6497EC01" w14:textId="77777777"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u w:val="single"/>
        </w:rPr>
        <w:t>HOURLY BILLING RATES</w:t>
      </w:r>
      <w:r w:rsidRPr="00394AEF">
        <w:rPr>
          <w:rFonts w:ascii="Georgia" w:eastAsia="바탕" w:hAnsi="Georgia"/>
          <w:color w:val="000000"/>
          <w:sz w:val="22"/>
          <w:szCs w:val="22"/>
        </w:rPr>
        <w:t>:</w:t>
      </w:r>
    </w:p>
    <w:p w14:paraId="3345D1A2" w14:textId="77777777" w:rsidR="00055AF2" w:rsidRPr="00394AEF" w:rsidRDefault="00055AF2" w:rsidP="00055AF2">
      <w:pPr>
        <w:pStyle w:val="a3"/>
        <w:tabs>
          <w:tab w:val="clear" w:pos="4320"/>
          <w:tab w:val="clear" w:pos="8640"/>
        </w:tabs>
        <w:rPr>
          <w:rFonts w:ascii="Georgia" w:eastAsia="바탕" w:hAnsi="Georgia"/>
          <w:color w:val="000000"/>
          <w:sz w:val="22"/>
          <w:szCs w:val="22"/>
        </w:rPr>
      </w:pPr>
    </w:p>
    <w:p w14:paraId="18880394" w14:textId="77777777"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rPr>
        <w:tab/>
        <w:t>PARTNERS:</w:t>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t xml:space="preserve">$  </w:t>
      </w:r>
      <w:r>
        <w:rPr>
          <w:rFonts w:ascii="Georgia" w:eastAsia="바탕" w:hAnsi="Georgia"/>
          <w:color w:val="000000"/>
          <w:sz w:val="22"/>
          <w:szCs w:val="22"/>
        </w:rPr>
        <w:t>550</w:t>
      </w:r>
      <w:r w:rsidRPr="00394AEF">
        <w:rPr>
          <w:rFonts w:ascii="Georgia" w:eastAsia="바탕" w:hAnsi="Georgia"/>
          <w:color w:val="000000"/>
          <w:sz w:val="22"/>
          <w:szCs w:val="22"/>
        </w:rPr>
        <w:t>.00 –</w:t>
      </w:r>
      <w:r>
        <w:rPr>
          <w:rFonts w:ascii="Georgia" w:eastAsia="바탕" w:hAnsi="Georgia"/>
          <w:color w:val="000000"/>
          <w:sz w:val="22"/>
          <w:szCs w:val="22"/>
        </w:rPr>
        <w:t>700</w:t>
      </w:r>
      <w:r w:rsidRPr="00394AEF">
        <w:rPr>
          <w:rFonts w:ascii="Georgia" w:eastAsia="바탕" w:hAnsi="Georgia"/>
          <w:color w:val="000000"/>
          <w:sz w:val="22"/>
          <w:szCs w:val="22"/>
        </w:rPr>
        <w:t>.00</w:t>
      </w:r>
    </w:p>
    <w:p w14:paraId="34FE026F" w14:textId="2A88D96F"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rPr>
        <w:tab/>
        <w:t>OF COUNSEL/ CONTRACT COUNSEL:</w:t>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t xml:space="preserve">$  </w:t>
      </w:r>
      <w:r>
        <w:rPr>
          <w:rFonts w:ascii="Georgia" w:eastAsia="바탕" w:hAnsi="Georgia"/>
          <w:color w:val="000000"/>
          <w:sz w:val="22"/>
          <w:szCs w:val="22"/>
        </w:rPr>
        <w:t>4</w:t>
      </w:r>
      <w:r w:rsidR="003B5233">
        <w:rPr>
          <w:rFonts w:ascii="Georgia" w:eastAsia="바탕" w:hAnsi="Georgia"/>
          <w:color w:val="000000"/>
          <w:sz w:val="22"/>
          <w:szCs w:val="22"/>
        </w:rPr>
        <w:t>5</w:t>
      </w:r>
      <w:r>
        <w:rPr>
          <w:rFonts w:ascii="Georgia" w:eastAsia="바탕" w:hAnsi="Georgia"/>
          <w:color w:val="000000"/>
          <w:sz w:val="22"/>
          <w:szCs w:val="22"/>
        </w:rPr>
        <w:t>0</w:t>
      </w:r>
      <w:r w:rsidRPr="00394AEF">
        <w:rPr>
          <w:rFonts w:ascii="Georgia" w:eastAsia="바탕" w:hAnsi="Georgia"/>
          <w:color w:val="000000"/>
          <w:sz w:val="22"/>
          <w:szCs w:val="22"/>
        </w:rPr>
        <w:t xml:space="preserve">.00 – </w:t>
      </w:r>
      <w:r>
        <w:rPr>
          <w:rFonts w:ascii="Georgia" w:eastAsia="바탕" w:hAnsi="Georgia"/>
          <w:color w:val="000000"/>
          <w:sz w:val="22"/>
          <w:szCs w:val="22"/>
        </w:rPr>
        <w:t>550</w:t>
      </w:r>
      <w:r w:rsidRPr="00394AEF">
        <w:rPr>
          <w:rFonts w:ascii="Georgia" w:eastAsia="바탕" w:hAnsi="Georgia"/>
          <w:color w:val="000000"/>
          <w:sz w:val="22"/>
          <w:szCs w:val="22"/>
        </w:rPr>
        <w:t>.00</w:t>
      </w:r>
    </w:p>
    <w:p w14:paraId="0FB0229C" w14:textId="77777777"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rPr>
        <w:tab/>
        <w:t>ASSOCIATES:</w:t>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t xml:space="preserve">$  </w:t>
      </w:r>
      <w:r>
        <w:rPr>
          <w:rFonts w:ascii="Georgia" w:eastAsia="바탕" w:hAnsi="Georgia"/>
          <w:color w:val="000000"/>
          <w:sz w:val="22"/>
          <w:szCs w:val="22"/>
        </w:rPr>
        <w:t>325</w:t>
      </w:r>
      <w:r w:rsidRPr="00394AEF">
        <w:rPr>
          <w:rFonts w:ascii="Georgia" w:eastAsia="바탕" w:hAnsi="Georgia"/>
          <w:color w:val="000000"/>
          <w:sz w:val="22"/>
          <w:szCs w:val="22"/>
        </w:rPr>
        <w:t xml:space="preserve">.00 – </w:t>
      </w:r>
      <w:r>
        <w:rPr>
          <w:rFonts w:ascii="Georgia" w:eastAsia="바탕" w:hAnsi="Georgia"/>
          <w:color w:val="000000"/>
          <w:sz w:val="22"/>
          <w:szCs w:val="22"/>
        </w:rPr>
        <w:t>450</w:t>
      </w:r>
      <w:r w:rsidRPr="00394AEF">
        <w:rPr>
          <w:rFonts w:ascii="Georgia" w:eastAsia="바탕" w:hAnsi="Georgia"/>
          <w:color w:val="000000"/>
          <w:sz w:val="22"/>
          <w:szCs w:val="22"/>
        </w:rPr>
        <w:t>.00</w:t>
      </w:r>
    </w:p>
    <w:p w14:paraId="732C7CAE" w14:textId="77777777"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rPr>
        <w:tab/>
        <w:t>LAW CLERKS:</w:t>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t>$   1</w:t>
      </w:r>
      <w:r>
        <w:rPr>
          <w:rFonts w:ascii="Georgia" w:eastAsia="바탕" w:hAnsi="Georgia"/>
          <w:color w:val="000000"/>
          <w:sz w:val="22"/>
          <w:szCs w:val="22"/>
        </w:rPr>
        <w:t>50</w:t>
      </w:r>
      <w:r w:rsidRPr="00394AEF">
        <w:rPr>
          <w:rFonts w:ascii="Georgia" w:eastAsia="바탕" w:hAnsi="Georgia"/>
          <w:color w:val="000000"/>
          <w:sz w:val="22"/>
          <w:szCs w:val="22"/>
        </w:rPr>
        <w:t xml:space="preserve">.00 – </w:t>
      </w:r>
      <w:r>
        <w:rPr>
          <w:rFonts w:ascii="Georgia" w:eastAsia="바탕" w:hAnsi="Georgia"/>
          <w:color w:val="000000"/>
          <w:sz w:val="22"/>
          <w:szCs w:val="22"/>
        </w:rPr>
        <w:t>250</w:t>
      </w:r>
      <w:r w:rsidRPr="00394AEF">
        <w:rPr>
          <w:rFonts w:ascii="Georgia" w:eastAsia="바탕" w:hAnsi="Georgia"/>
          <w:color w:val="000000"/>
          <w:sz w:val="22"/>
          <w:szCs w:val="22"/>
        </w:rPr>
        <w:t>.00</w:t>
      </w:r>
    </w:p>
    <w:p w14:paraId="0CB82064" w14:textId="77777777" w:rsidR="00055AF2" w:rsidRPr="00394AEF" w:rsidRDefault="00055AF2" w:rsidP="00055AF2">
      <w:pPr>
        <w:pStyle w:val="a3"/>
        <w:tabs>
          <w:tab w:val="clear" w:pos="4320"/>
          <w:tab w:val="clear" w:pos="8640"/>
        </w:tabs>
        <w:rPr>
          <w:rFonts w:ascii="Georgia" w:eastAsia="바탕" w:hAnsi="Georgia"/>
          <w:color w:val="000000"/>
          <w:sz w:val="22"/>
          <w:szCs w:val="22"/>
        </w:rPr>
      </w:pPr>
      <w:r w:rsidRPr="00394AEF">
        <w:rPr>
          <w:rFonts w:ascii="Georgia" w:eastAsia="바탕" w:hAnsi="Georgia"/>
          <w:color w:val="000000"/>
          <w:sz w:val="22"/>
          <w:szCs w:val="22"/>
        </w:rPr>
        <w:tab/>
        <w:t>PARALEGALS:</w:t>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r>
      <w:r w:rsidRPr="00394AEF">
        <w:rPr>
          <w:rFonts w:ascii="Georgia" w:eastAsia="바탕" w:hAnsi="Georgia"/>
          <w:color w:val="000000"/>
          <w:sz w:val="22"/>
          <w:szCs w:val="22"/>
        </w:rPr>
        <w:tab/>
        <w:t>$   1</w:t>
      </w:r>
      <w:r>
        <w:rPr>
          <w:rFonts w:ascii="Georgia" w:eastAsia="바탕" w:hAnsi="Georgia"/>
          <w:color w:val="000000"/>
          <w:sz w:val="22"/>
          <w:szCs w:val="22"/>
        </w:rPr>
        <w:t>50</w:t>
      </w:r>
      <w:r w:rsidRPr="00394AEF">
        <w:rPr>
          <w:rFonts w:ascii="Georgia" w:eastAsia="바탕" w:hAnsi="Georgia"/>
          <w:color w:val="000000"/>
          <w:sz w:val="22"/>
          <w:szCs w:val="22"/>
        </w:rPr>
        <w:t xml:space="preserve">.00 – </w:t>
      </w:r>
      <w:r>
        <w:rPr>
          <w:rFonts w:ascii="Georgia" w:eastAsia="바탕" w:hAnsi="Georgia"/>
          <w:color w:val="000000"/>
          <w:sz w:val="22"/>
          <w:szCs w:val="22"/>
        </w:rPr>
        <w:t>250</w:t>
      </w:r>
      <w:r w:rsidRPr="00394AEF">
        <w:rPr>
          <w:rFonts w:ascii="Georgia" w:eastAsia="바탕" w:hAnsi="Georgia"/>
          <w:color w:val="000000"/>
          <w:sz w:val="22"/>
          <w:szCs w:val="22"/>
        </w:rPr>
        <w:t>.00</w:t>
      </w:r>
    </w:p>
    <w:p w14:paraId="0EBF5580" w14:textId="77777777" w:rsidR="00055AF2" w:rsidRPr="00394AEF" w:rsidRDefault="00055AF2" w:rsidP="00055AF2">
      <w:pPr>
        <w:pStyle w:val="a3"/>
        <w:tabs>
          <w:tab w:val="clear" w:pos="4320"/>
          <w:tab w:val="clear" w:pos="8640"/>
        </w:tabs>
        <w:rPr>
          <w:rFonts w:ascii="Georgia" w:eastAsia="바탕" w:hAnsi="Georgia"/>
          <w:color w:val="000000"/>
          <w:sz w:val="22"/>
          <w:szCs w:val="22"/>
        </w:rPr>
      </w:pPr>
    </w:p>
    <w:p w14:paraId="5D3FD9AD" w14:textId="77777777" w:rsidR="00055AF2" w:rsidRPr="00394AEF" w:rsidRDefault="00055AF2" w:rsidP="00055AF2">
      <w:pPr>
        <w:pStyle w:val="a3"/>
        <w:tabs>
          <w:tab w:val="clear" w:pos="4320"/>
          <w:tab w:val="clear" w:pos="8640"/>
        </w:tabs>
        <w:ind w:left="720"/>
        <w:rPr>
          <w:rFonts w:ascii="Georgia" w:eastAsia="바탕" w:hAnsi="Georgia"/>
          <w:color w:val="000000"/>
          <w:sz w:val="22"/>
          <w:szCs w:val="22"/>
        </w:rPr>
      </w:pPr>
      <w:r w:rsidRPr="00394AEF">
        <w:rPr>
          <w:rFonts w:ascii="Georgia" w:eastAsia="바탕" w:hAnsi="Georgia"/>
          <w:b/>
          <w:color w:val="000000"/>
          <w:sz w:val="22"/>
          <w:szCs w:val="22"/>
        </w:rPr>
        <w:t>NOTICE:</w:t>
      </w:r>
      <w:r w:rsidRPr="00394AEF">
        <w:rPr>
          <w:rFonts w:ascii="Georgia" w:eastAsia="바탕" w:hAnsi="Georgia"/>
          <w:color w:val="000000"/>
          <w:sz w:val="22"/>
          <w:szCs w:val="22"/>
        </w:rPr>
        <w:t xml:space="preserve">  All fees are billed in fractional hour increments at 1/10</w:t>
      </w:r>
      <w:r w:rsidRPr="00394AEF">
        <w:rPr>
          <w:rFonts w:ascii="Georgia" w:eastAsia="바탕" w:hAnsi="Georgia"/>
          <w:color w:val="000000"/>
          <w:sz w:val="22"/>
          <w:szCs w:val="22"/>
          <w:vertAlign w:val="superscript"/>
        </w:rPr>
        <w:t>th</w:t>
      </w:r>
      <w:r w:rsidRPr="00394AEF">
        <w:rPr>
          <w:rFonts w:ascii="Georgia" w:eastAsia="바탕" w:hAnsi="Georgia"/>
          <w:color w:val="000000"/>
          <w:sz w:val="22"/>
          <w:szCs w:val="22"/>
        </w:rPr>
        <w:t xml:space="preserve"> of an hour.  Minimum billing fraction is 0.1 hour.</w:t>
      </w:r>
    </w:p>
    <w:p w14:paraId="758EBB4E" w14:textId="77777777" w:rsidR="00055AF2" w:rsidRPr="00394AEF" w:rsidRDefault="00055AF2" w:rsidP="00055AF2">
      <w:pPr>
        <w:pStyle w:val="a3"/>
        <w:tabs>
          <w:tab w:val="clear" w:pos="4320"/>
          <w:tab w:val="clear" w:pos="8640"/>
        </w:tabs>
        <w:rPr>
          <w:rFonts w:ascii="Georgia" w:eastAsia="바탕" w:hAnsi="Georgia"/>
          <w:sz w:val="22"/>
          <w:szCs w:val="22"/>
        </w:rPr>
      </w:pPr>
    </w:p>
    <w:p w14:paraId="7FB48A08"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u w:val="single"/>
        </w:rPr>
        <w:t>STANDARD CHARGES</w:t>
      </w:r>
      <w:r w:rsidRPr="00394AEF">
        <w:rPr>
          <w:rFonts w:ascii="Georgia" w:eastAsia="바탕" w:hAnsi="Georgia"/>
          <w:sz w:val="22"/>
          <w:szCs w:val="22"/>
        </w:rPr>
        <w:t>;</w:t>
      </w:r>
    </w:p>
    <w:p w14:paraId="4C2047EC" w14:textId="77777777" w:rsidR="00055AF2" w:rsidRPr="00394AEF" w:rsidRDefault="00055AF2" w:rsidP="00055AF2">
      <w:pPr>
        <w:pStyle w:val="a3"/>
        <w:tabs>
          <w:tab w:val="clear" w:pos="4320"/>
          <w:tab w:val="clear" w:pos="8640"/>
        </w:tabs>
        <w:rPr>
          <w:rFonts w:ascii="Georgia" w:eastAsia="바탕" w:hAnsi="Georgia"/>
          <w:sz w:val="22"/>
          <w:szCs w:val="22"/>
        </w:rPr>
      </w:pPr>
    </w:p>
    <w:p w14:paraId="0D73FBAF"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In-house duplication costs:</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   .</w:t>
      </w:r>
      <w:r>
        <w:rPr>
          <w:rFonts w:ascii="Georgia" w:eastAsia="바탕" w:hAnsi="Georgia"/>
          <w:sz w:val="22"/>
          <w:szCs w:val="22"/>
        </w:rPr>
        <w:t>25</w:t>
      </w:r>
      <w:r w:rsidRPr="00394AEF">
        <w:rPr>
          <w:rFonts w:ascii="Georgia" w:eastAsia="바탕" w:hAnsi="Georgia"/>
          <w:sz w:val="22"/>
          <w:szCs w:val="22"/>
        </w:rPr>
        <w:t xml:space="preserve"> per page</w:t>
      </w:r>
    </w:p>
    <w:p w14:paraId="358B1EF9" w14:textId="77777777" w:rsidR="00055AF2" w:rsidRPr="00394AEF" w:rsidRDefault="00055AF2" w:rsidP="00055AF2">
      <w:pPr>
        <w:pStyle w:val="a3"/>
        <w:tabs>
          <w:tab w:val="clear" w:pos="4320"/>
          <w:tab w:val="clear" w:pos="8640"/>
        </w:tabs>
        <w:rPr>
          <w:rFonts w:ascii="Georgia" w:eastAsia="바탕" w:hAnsi="Georgia"/>
          <w:sz w:val="22"/>
          <w:szCs w:val="22"/>
        </w:rPr>
      </w:pPr>
    </w:p>
    <w:p w14:paraId="35300B5A"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Faxed documents (out-going only):</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   .</w:t>
      </w:r>
      <w:r>
        <w:rPr>
          <w:rFonts w:ascii="Georgia" w:eastAsia="바탕" w:hAnsi="Georgia"/>
          <w:sz w:val="22"/>
          <w:szCs w:val="22"/>
        </w:rPr>
        <w:t>25</w:t>
      </w:r>
      <w:r w:rsidRPr="00394AEF">
        <w:rPr>
          <w:rFonts w:ascii="Georgia" w:eastAsia="바탕" w:hAnsi="Georgia"/>
          <w:sz w:val="22"/>
          <w:szCs w:val="22"/>
        </w:rPr>
        <w:t xml:space="preserve"> per page</w:t>
      </w:r>
    </w:p>
    <w:p w14:paraId="0F304DD2" w14:textId="77777777" w:rsidR="00055AF2" w:rsidRPr="00394AEF" w:rsidRDefault="00055AF2" w:rsidP="00055AF2">
      <w:pPr>
        <w:pStyle w:val="a3"/>
        <w:tabs>
          <w:tab w:val="clear" w:pos="4320"/>
          <w:tab w:val="clear" w:pos="8640"/>
        </w:tabs>
        <w:rPr>
          <w:rFonts w:ascii="Georgia" w:eastAsia="바탕" w:hAnsi="Georgia"/>
          <w:sz w:val="22"/>
          <w:szCs w:val="22"/>
        </w:rPr>
      </w:pPr>
    </w:p>
    <w:p w14:paraId="4B2627C3"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Messenger services:</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 xml:space="preserve">$ </w:t>
      </w:r>
      <w:r>
        <w:rPr>
          <w:rFonts w:ascii="Georgia" w:eastAsia="바탕" w:hAnsi="Georgia"/>
          <w:sz w:val="22"/>
          <w:szCs w:val="22"/>
        </w:rPr>
        <w:t>30</w:t>
      </w:r>
      <w:r w:rsidRPr="00394AEF">
        <w:rPr>
          <w:rFonts w:ascii="Georgia" w:eastAsia="바탕" w:hAnsi="Georgia"/>
          <w:sz w:val="22"/>
          <w:szCs w:val="22"/>
        </w:rPr>
        <w:t xml:space="preserve">.00 – </w:t>
      </w:r>
      <w:r>
        <w:rPr>
          <w:rFonts w:ascii="Georgia" w:eastAsia="바탕" w:hAnsi="Georgia"/>
          <w:sz w:val="22"/>
          <w:szCs w:val="22"/>
        </w:rPr>
        <w:t>10</w:t>
      </w:r>
      <w:r w:rsidRPr="00394AEF">
        <w:rPr>
          <w:rFonts w:ascii="Georgia" w:eastAsia="바탕" w:hAnsi="Georgia"/>
          <w:sz w:val="22"/>
          <w:szCs w:val="22"/>
        </w:rPr>
        <w:t xml:space="preserve">0.00 plus </w:t>
      </w:r>
    </w:p>
    <w:p w14:paraId="11D03FB4" w14:textId="77777777" w:rsidR="00055AF2" w:rsidRPr="00394AEF" w:rsidRDefault="00055AF2" w:rsidP="00055AF2">
      <w:pPr>
        <w:pStyle w:val="a3"/>
        <w:tabs>
          <w:tab w:val="clear" w:pos="4320"/>
          <w:tab w:val="clear" w:pos="8640"/>
        </w:tabs>
        <w:ind w:left="6480"/>
        <w:rPr>
          <w:rFonts w:ascii="Georgia" w:eastAsia="바탕" w:hAnsi="Georgia"/>
          <w:sz w:val="22"/>
          <w:szCs w:val="22"/>
        </w:rPr>
      </w:pPr>
      <w:r w:rsidRPr="00394AEF">
        <w:rPr>
          <w:rFonts w:ascii="Georgia" w:eastAsia="바탕" w:hAnsi="Georgia"/>
          <w:sz w:val="22"/>
          <w:szCs w:val="22"/>
        </w:rPr>
        <w:t>mileage as indicated below.</w:t>
      </w:r>
    </w:p>
    <w:p w14:paraId="7D28AA63"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Mileage (for travel by personal automobile):</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 xml:space="preserve">$     </w:t>
      </w:r>
      <w:r>
        <w:rPr>
          <w:rFonts w:ascii="Georgia" w:eastAsia="바탕" w:hAnsi="Georgia"/>
          <w:sz w:val="22"/>
          <w:szCs w:val="22"/>
        </w:rPr>
        <w:t>1.00</w:t>
      </w:r>
      <w:r w:rsidRPr="00394AEF">
        <w:rPr>
          <w:rFonts w:ascii="Georgia" w:eastAsia="바탕" w:hAnsi="Georgia"/>
          <w:sz w:val="22"/>
          <w:szCs w:val="22"/>
        </w:rPr>
        <w:t xml:space="preserve"> per mile</w:t>
      </w:r>
    </w:p>
    <w:p w14:paraId="1C1D9B8B" w14:textId="77777777" w:rsidR="00055AF2" w:rsidRPr="00394AEF" w:rsidRDefault="00055AF2" w:rsidP="00055AF2">
      <w:pPr>
        <w:pStyle w:val="a3"/>
        <w:tabs>
          <w:tab w:val="clear" w:pos="4320"/>
          <w:tab w:val="clear" w:pos="8640"/>
        </w:tabs>
        <w:rPr>
          <w:rFonts w:ascii="Georgia" w:eastAsia="바탕" w:hAnsi="Georgia"/>
          <w:sz w:val="22"/>
          <w:szCs w:val="22"/>
        </w:rPr>
      </w:pPr>
    </w:p>
    <w:p w14:paraId="36E4D579"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Air Travel:</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actual cost</w:t>
      </w:r>
    </w:p>
    <w:p w14:paraId="03DE62B8"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Lodging:</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actual cost</w:t>
      </w:r>
    </w:p>
    <w:p w14:paraId="057DE592"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Parking:</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actual cost</w:t>
      </w:r>
    </w:p>
    <w:p w14:paraId="49DCB268"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rPr>
        <w:tab/>
        <w:t>Filing fees</w:t>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r>
      <w:r w:rsidRPr="00394AEF">
        <w:rPr>
          <w:rFonts w:ascii="Georgia" w:eastAsia="바탕" w:hAnsi="Georgia"/>
          <w:sz w:val="22"/>
          <w:szCs w:val="22"/>
        </w:rPr>
        <w:tab/>
        <w:t>actual cost</w:t>
      </w:r>
    </w:p>
    <w:p w14:paraId="32B52B9B" w14:textId="77777777" w:rsidR="00055AF2" w:rsidRPr="00394AEF" w:rsidRDefault="00055AF2" w:rsidP="00055AF2">
      <w:pPr>
        <w:pStyle w:val="a3"/>
        <w:tabs>
          <w:tab w:val="clear" w:pos="4320"/>
          <w:tab w:val="clear" w:pos="8640"/>
        </w:tabs>
        <w:rPr>
          <w:rFonts w:ascii="Georgia" w:eastAsia="바탕" w:hAnsi="Georgia"/>
          <w:sz w:val="22"/>
          <w:szCs w:val="22"/>
        </w:rPr>
      </w:pPr>
    </w:p>
    <w:p w14:paraId="6B569B65" w14:textId="77777777" w:rsidR="00055AF2" w:rsidRPr="00394AEF" w:rsidRDefault="00055AF2" w:rsidP="00055AF2">
      <w:pPr>
        <w:pStyle w:val="a3"/>
        <w:tabs>
          <w:tab w:val="clear" w:pos="4320"/>
          <w:tab w:val="clear" w:pos="8640"/>
        </w:tabs>
        <w:rPr>
          <w:rFonts w:ascii="Georgia" w:eastAsia="바탕" w:hAnsi="Georgia"/>
          <w:sz w:val="22"/>
          <w:szCs w:val="22"/>
        </w:rPr>
      </w:pPr>
      <w:r w:rsidRPr="00394AEF">
        <w:rPr>
          <w:rFonts w:ascii="Georgia" w:eastAsia="바탕" w:hAnsi="Georgia"/>
          <w:sz w:val="22"/>
          <w:szCs w:val="22"/>
          <w:u w:val="single"/>
        </w:rPr>
        <w:t>THIRD PARTY CHARGES</w:t>
      </w:r>
    </w:p>
    <w:p w14:paraId="74945378" w14:textId="77777777" w:rsidR="00055AF2" w:rsidRPr="00394AEF" w:rsidRDefault="00055AF2" w:rsidP="00055AF2">
      <w:pPr>
        <w:pStyle w:val="a3"/>
        <w:tabs>
          <w:tab w:val="clear" w:pos="4320"/>
          <w:tab w:val="clear" w:pos="8640"/>
        </w:tabs>
        <w:rPr>
          <w:rFonts w:ascii="Georgia" w:eastAsia="바탕" w:hAnsi="Georgia"/>
          <w:sz w:val="22"/>
          <w:szCs w:val="22"/>
        </w:rPr>
      </w:pPr>
    </w:p>
    <w:p w14:paraId="03190776" w14:textId="39C61297" w:rsidR="00055AF2" w:rsidRPr="0004078B" w:rsidRDefault="00055AF2" w:rsidP="003B5233">
      <w:pPr>
        <w:pStyle w:val="a3"/>
        <w:tabs>
          <w:tab w:val="clear" w:pos="4320"/>
          <w:tab w:val="clear" w:pos="8640"/>
        </w:tabs>
        <w:rPr>
          <w:rFonts w:ascii="Georgia" w:hAnsi="Georgia"/>
          <w:sz w:val="22"/>
          <w:szCs w:val="22"/>
        </w:rPr>
      </w:pPr>
      <w:r w:rsidRPr="00394AEF">
        <w:rPr>
          <w:rFonts w:ascii="Georgia" w:eastAsia="바탕" w:hAnsi="Georgia"/>
          <w:sz w:val="22"/>
          <w:szCs w:val="22"/>
        </w:rPr>
        <w:tab/>
        <w:t>All third-party vendor charges will be billed at actual cost.  Third party charges may include, but not limited to, filing charges, messenger fees, process service fees, court-reporter fees, interpretation fees, notary fees, expert witness fees, reprographic fees, jury consultant fees, etc.</w:t>
      </w:r>
    </w:p>
    <w:p w14:paraId="723FE360" w14:textId="77777777" w:rsidR="00055AF2" w:rsidRPr="0004078B" w:rsidRDefault="00055AF2" w:rsidP="00055AF2">
      <w:pPr>
        <w:pStyle w:val="aa"/>
        <w:jc w:val="left"/>
        <w:rPr>
          <w:rFonts w:ascii="Georgia" w:hAnsi="Georgia"/>
          <w:sz w:val="22"/>
          <w:szCs w:val="22"/>
        </w:rPr>
      </w:pPr>
    </w:p>
    <w:p w14:paraId="1802CBD9" w14:textId="77777777" w:rsidR="00055AF2" w:rsidRPr="0004078B" w:rsidRDefault="00055AF2" w:rsidP="00055AF2">
      <w:pPr>
        <w:pStyle w:val="aa"/>
        <w:jc w:val="left"/>
        <w:rPr>
          <w:rFonts w:ascii="Georgia" w:hAnsi="Georgia"/>
          <w:sz w:val="22"/>
          <w:szCs w:val="22"/>
        </w:rPr>
      </w:pPr>
    </w:p>
    <w:p w14:paraId="3E52F283" w14:textId="77777777" w:rsidR="00055AF2" w:rsidRPr="0004078B" w:rsidRDefault="00055AF2" w:rsidP="00055AF2">
      <w:pPr>
        <w:pStyle w:val="aa"/>
        <w:rPr>
          <w:rFonts w:ascii="Georgia" w:hAnsi="Georgia"/>
          <w:sz w:val="22"/>
          <w:szCs w:val="22"/>
        </w:rPr>
      </w:pPr>
      <w:r w:rsidRPr="0004078B">
        <w:rPr>
          <w:rFonts w:ascii="Georgia" w:hAnsi="Georgia"/>
          <w:sz w:val="22"/>
          <w:szCs w:val="22"/>
        </w:rPr>
        <w:t xml:space="preserve"> </w:t>
      </w:r>
    </w:p>
    <w:p w14:paraId="0F2E6BA7" w14:textId="77777777" w:rsidR="00055AF2" w:rsidRPr="0004078B" w:rsidRDefault="00055AF2" w:rsidP="00055AF2">
      <w:pPr>
        <w:pStyle w:val="aa"/>
        <w:ind w:firstLine="720"/>
        <w:rPr>
          <w:rFonts w:ascii="Georgia" w:hAnsi="Georgia"/>
          <w:sz w:val="22"/>
          <w:szCs w:val="22"/>
        </w:rPr>
      </w:pPr>
    </w:p>
    <w:p w14:paraId="02E493E7" w14:textId="77777777" w:rsidR="00055AF2" w:rsidRPr="0004078B" w:rsidRDefault="00055AF2" w:rsidP="00055AF2">
      <w:pPr>
        <w:pStyle w:val="ac"/>
        <w:rPr>
          <w:sz w:val="22"/>
          <w:szCs w:val="22"/>
        </w:rPr>
      </w:pPr>
      <w:r w:rsidRPr="0004078B">
        <w:rPr>
          <w:rFonts w:ascii="Georgia" w:hAnsi="Georgia"/>
          <w:sz w:val="22"/>
          <w:szCs w:val="22"/>
          <w:lang w:eastAsia="en-US"/>
        </w:rPr>
        <w:t xml:space="preserve">      </w:t>
      </w:r>
      <w:r w:rsidRPr="0004078B">
        <w:rPr>
          <w:rFonts w:ascii="Georgia" w:hAnsi="Georgia"/>
          <w:sz w:val="22"/>
          <w:szCs w:val="22"/>
          <w:lang w:eastAsia="en-US"/>
        </w:rPr>
        <w:tab/>
      </w:r>
      <w:r w:rsidRPr="0004078B">
        <w:rPr>
          <w:rFonts w:ascii="Georgia" w:hAnsi="Georgia"/>
          <w:sz w:val="22"/>
          <w:szCs w:val="22"/>
          <w:lang w:eastAsia="en-US"/>
        </w:rPr>
        <w:tab/>
      </w:r>
    </w:p>
    <w:p w14:paraId="22D4DAF5" w14:textId="77777777" w:rsidR="00986674" w:rsidRPr="00647CA6" w:rsidRDefault="00986674" w:rsidP="00986674">
      <w:pPr>
        <w:pStyle w:val="aa"/>
        <w:jc w:val="left"/>
        <w:rPr>
          <w:rFonts w:ascii="Georgia" w:hAnsi="Georgia"/>
          <w:sz w:val="22"/>
          <w:szCs w:val="22"/>
        </w:rPr>
      </w:pPr>
    </w:p>
    <w:p w14:paraId="5AE0BC3F" w14:textId="77777777" w:rsidR="00986674" w:rsidRPr="00647CA6" w:rsidRDefault="00986674" w:rsidP="00986674">
      <w:pPr>
        <w:pStyle w:val="aa"/>
        <w:jc w:val="left"/>
        <w:rPr>
          <w:rFonts w:ascii="Georgia" w:hAnsi="Georgia"/>
          <w:sz w:val="22"/>
          <w:szCs w:val="22"/>
        </w:rPr>
      </w:pPr>
    </w:p>
    <w:p w14:paraId="092E242F" w14:textId="768E7E88" w:rsidR="00D57BB8" w:rsidRPr="00647CA6" w:rsidRDefault="00770E46" w:rsidP="00986674">
      <w:pPr>
        <w:pStyle w:val="aa"/>
        <w:rPr>
          <w:rFonts w:ascii="Georgia" w:hAnsi="Georgia"/>
          <w:sz w:val="22"/>
          <w:szCs w:val="22"/>
        </w:rPr>
      </w:pPr>
      <w:r w:rsidRPr="00647CA6">
        <w:rPr>
          <w:rFonts w:ascii="Georgia" w:hAnsi="Georgia"/>
          <w:sz w:val="22"/>
          <w:szCs w:val="22"/>
        </w:rPr>
        <w:t xml:space="preserve"> </w:t>
      </w:r>
    </w:p>
    <w:p w14:paraId="4A2EE6C8" w14:textId="77777777" w:rsidR="00D57BB8" w:rsidRPr="00647CA6" w:rsidRDefault="00D57BB8" w:rsidP="00D57BB8">
      <w:pPr>
        <w:pStyle w:val="aa"/>
        <w:ind w:firstLine="720"/>
        <w:rPr>
          <w:rFonts w:ascii="Georgia" w:hAnsi="Georgia"/>
          <w:sz w:val="22"/>
          <w:szCs w:val="22"/>
        </w:rPr>
      </w:pPr>
    </w:p>
    <w:p w14:paraId="15F6AEA1" w14:textId="6D19D3DF" w:rsidR="0096292A" w:rsidRPr="00647CA6" w:rsidRDefault="00D57BB8" w:rsidP="00770E46">
      <w:pPr>
        <w:pStyle w:val="ac"/>
        <w:rPr>
          <w:rFonts w:ascii="Georgia" w:hAnsi="Georgia"/>
          <w:sz w:val="22"/>
          <w:szCs w:val="22"/>
        </w:rPr>
      </w:pPr>
      <w:r w:rsidRPr="00647CA6">
        <w:rPr>
          <w:rFonts w:ascii="Georgia" w:hAnsi="Georgia"/>
          <w:sz w:val="22"/>
          <w:szCs w:val="22"/>
          <w:lang w:eastAsia="en-US"/>
        </w:rPr>
        <w:t xml:space="preserve">      </w:t>
      </w:r>
      <w:r w:rsidRPr="00647CA6">
        <w:rPr>
          <w:rFonts w:ascii="Georgia" w:hAnsi="Georgia"/>
          <w:sz w:val="22"/>
          <w:szCs w:val="22"/>
          <w:lang w:eastAsia="en-US"/>
        </w:rPr>
        <w:tab/>
      </w:r>
      <w:r w:rsidRPr="00647CA6">
        <w:rPr>
          <w:rFonts w:ascii="Georgia" w:hAnsi="Georgia"/>
          <w:sz w:val="22"/>
          <w:szCs w:val="22"/>
          <w:lang w:eastAsia="en-US"/>
        </w:rPr>
        <w:tab/>
      </w:r>
    </w:p>
    <w:p w14:paraId="343DB579" w14:textId="77777777" w:rsidR="00647CA6" w:rsidRPr="00647CA6" w:rsidRDefault="00647CA6">
      <w:pPr>
        <w:pStyle w:val="ac"/>
        <w:rPr>
          <w:rFonts w:ascii="Georgia" w:hAnsi="Georgia"/>
          <w:sz w:val="22"/>
          <w:szCs w:val="22"/>
        </w:rPr>
      </w:pPr>
    </w:p>
    <w:sectPr w:rsidR="00647CA6" w:rsidRPr="00647CA6" w:rsidSect="00BD7FA4">
      <w:headerReference w:type="even" r:id="rId12"/>
      <w:headerReference w:type="default" r:id="rId13"/>
      <w:footerReference w:type="even" r:id="rId14"/>
      <w:footerReference w:type="default" r:id="rId15"/>
      <w:headerReference w:type="first" r:id="rId16"/>
      <w:footerReference w:type="first" r:id="rId17"/>
      <w:pgSz w:w="12240" w:h="15840" w:code="1"/>
      <w:pgMar w:top="1152" w:right="1440" w:bottom="1152" w:left="1440" w:header="1008"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김현주 (Hyunjoo Kim)" w:date="2025-03-28T10:51:00Z" w:initials="김(K">
    <w:p w14:paraId="11E1C9D9" w14:textId="76684A16" w:rsidR="00082608" w:rsidRDefault="00082608">
      <w:pPr>
        <w:pStyle w:val="af2"/>
        <w:rPr>
          <w:rFonts w:hint="eastAsia"/>
          <w:lang w:eastAsia="ko-KR"/>
        </w:rPr>
      </w:pPr>
      <w:r>
        <w:rPr>
          <w:rStyle w:val="af1"/>
        </w:rPr>
        <w:annotationRef/>
      </w:r>
      <w:r>
        <w:rPr>
          <w:rFonts w:ascii="바탕" w:eastAsia="바탕" w:hAnsi="바탕" w:cs="바탕" w:hint="eastAsia"/>
          <w:lang w:eastAsia="ko-KR"/>
        </w:rPr>
        <w:t>본 계약 체결 전에 발생한 문제에 대해서는 적용하지 않는 것이 좋습니다.</w:t>
      </w:r>
      <w:r>
        <w:rPr>
          <w:rFonts w:ascii="바탕" w:eastAsia="바탕" w:hAnsi="바탕" w:cs="바탕"/>
          <w:lang w:eastAsia="ko-KR"/>
        </w:rPr>
        <w:t xml:space="preserve"> </w:t>
      </w:r>
    </w:p>
  </w:comment>
  <w:comment w:id="19" w:author="김현주 (Hyunjoo Kim)" w:date="2025-03-28T11:33:00Z" w:initials="김(K">
    <w:p w14:paraId="39E6BA8B" w14:textId="100DFDA5" w:rsidR="00EA17F6" w:rsidRPr="00EA17F6" w:rsidRDefault="00EA17F6">
      <w:pPr>
        <w:pStyle w:val="af2"/>
        <w:rPr>
          <w:rFonts w:eastAsiaTheme="minorEastAsia" w:hint="eastAsia"/>
          <w:lang w:eastAsia="ko-KR"/>
        </w:rPr>
      </w:pPr>
      <w:r>
        <w:rPr>
          <w:rStyle w:val="af1"/>
        </w:rPr>
        <w:annotationRef/>
      </w:r>
      <w:r>
        <w:rPr>
          <w:rFonts w:eastAsiaTheme="minorEastAsia" w:hint="eastAsia"/>
          <w:lang w:eastAsia="ko-KR"/>
        </w:rPr>
        <w:t>본</w:t>
      </w:r>
      <w:r>
        <w:rPr>
          <w:rFonts w:eastAsiaTheme="minorEastAsia" w:hint="eastAsia"/>
          <w:lang w:eastAsia="ko-KR"/>
        </w:rPr>
        <w:t xml:space="preserve"> </w:t>
      </w:r>
      <w:r>
        <w:rPr>
          <w:rFonts w:eastAsiaTheme="minorEastAsia" w:hint="eastAsia"/>
          <w:lang w:eastAsia="ko-KR"/>
        </w:rPr>
        <w:t>자문용역의</w:t>
      </w:r>
      <w:r>
        <w:rPr>
          <w:rFonts w:eastAsiaTheme="minorEastAsia" w:hint="eastAsia"/>
          <w:lang w:eastAsia="ko-KR"/>
        </w:rPr>
        <w:t xml:space="preserve"> </w:t>
      </w:r>
      <w:r>
        <w:rPr>
          <w:rFonts w:eastAsiaTheme="minorEastAsia" w:hint="eastAsia"/>
          <w:lang w:eastAsia="ko-KR"/>
        </w:rPr>
        <w:t>수행과</w:t>
      </w:r>
      <w:r>
        <w:rPr>
          <w:rFonts w:eastAsiaTheme="minorEastAsia" w:hint="eastAsia"/>
          <w:lang w:eastAsia="ko-KR"/>
        </w:rPr>
        <w:t xml:space="preserve"> </w:t>
      </w:r>
      <w:r>
        <w:rPr>
          <w:rFonts w:eastAsiaTheme="minorEastAsia" w:hint="eastAsia"/>
          <w:lang w:eastAsia="ko-KR"/>
        </w:rPr>
        <w:t>별개로</w:t>
      </w:r>
      <w:r>
        <w:rPr>
          <w:rFonts w:eastAsiaTheme="minorEastAsia" w:hint="eastAsia"/>
          <w:lang w:eastAsia="ko-KR"/>
        </w:rPr>
        <w:t>,</w:t>
      </w:r>
      <w:r>
        <w:rPr>
          <w:rFonts w:eastAsiaTheme="minorEastAsia"/>
          <w:lang w:eastAsia="ko-KR"/>
        </w:rPr>
        <w:t xml:space="preserve"> </w:t>
      </w:r>
      <w:r>
        <w:rPr>
          <w:rFonts w:eastAsiaTheme="minorEastAsia" w:hint="eastAsia"/>
          <w:lang w:eastAsia="ko-KR"/>
        </w:rPr>
        <w:t>월간</w:t>
      </w:r>
      <w:r>
        <w:rPr>
          <w:rFonts w:eastAsiaTheme="minorEastAsia" w:hint="eastAsia"/>
          <w:lang w:eastAsia="ko-KR"/>
        </w:rPr>
        <w:t xml:space="preserve"> </w:t>
      </w:r>
      <w:r>
        <w:rPr>
          <w:rFonts w:eastAsiaTheme="minorEastAsia" w:hint="eastAsia"/>
          <w:lang w:eastAsia="ko-KR"/>
        </w:rPr>
        <w:t>정기</w:t>
      </w:r>
      <w:r>
        <w:rPr>
          <w:rFonts w:eastAsiaTheme="minorEastAsia"/>
          <w:lang w:eastAsia="ko-KR"/>
        </w:rPr>
        <w:t xml:space="preserve"> </w:t>
      </w:r>
      <w:r>
        <w:rPr>
          <w:rFonts w:eastAsiaTheme="minorEastAsia" w:hint="eastAsia"/>
          <w:lang w:eastAsia="ko-KR"/>
        </w:rPr>
        <w:t>자문상담</w:t>
      </w:r>
      <w:r>
        <w:rPr>
          <w:rFonts w:eastAsiaTheme="minorEastAsia" w:hint="eastAsia"/>
          <w:lang w:eastAsia="ko-KR"/>
        </w:rPr>
        <w:t xml:space="preserve"> </w:t>
      </w:r>
      <w:r>
        <w:rPr>
          <w:rFonts w:eastAsiaTheme="minorEastAsia" w:hint="eastAsia"/>
          <w:lang w:eastAsia="ko-KR"/>
        </w:rPr>
        <w:t>비용이</w:t>
      </w:r>
      <w:r>
        <w:rPr>
          <w:rFonts w:eastAsiaTheme="minorEastAsia" w:hint="eastAsia"/>
          <w:lang w:eastAsia="ko-KR"/>
        </w:rPr>
        <w:t xml:space="preserve"> </w:t>
      </w:r>
      <w:r>
        <w:rPr>
          <w:rFonts w:eastAsiaTheme="minorEastAsia" w:hint="eastAsia"/>
          <w:lang w:eastAsia="ko-KR"/>
        </w:rPr>
        <w:t>발생할</w:t>
      </w:r>
      <w:r>
        <w:rPr>
          <w:rFonts w:eastAsiaTheme="minorEastAsia" w:hint="eastAsia"/>
          <w:lang w:eastAsia="ko-KR"/>
        </w:rPr>
        <w:t xml:space="preserve"> </w:t>
      </w:r>
      <w:r>
        <w:rPr>
          <w:rFonts w:eastAsiaTheme="minorEastAsia" w:hint="eastAsia"/>
          <w:lang w:eastAsia="ko-KR"/>
        </w:rPr>
        <w:t>수</w:t>
      </w:r>
      <w:r>
        <w:rPr>
          <w:rFonts w:eastAsiaTheme="minorEastAsia" w:hint="eastAsia"/>
          <w:lang w:eastAsia="ko-KR"/>
        </w:rPr>
        <w:t xml:space="preserve"> </w:t>
      </w:r>
      <w:r>
        <w:rPr>
          <w:rFonts w:eastAsiaTheme="minorEastAsia" w:hint="eastAsia"/>
          <w:lang w:eastAsia="ko-KR"/>
        </w:rPr>
        <w:t>있습니다</w:t>
      </w:r>
      <w:r>
        <w:rPr>
          <w:rFonts w:eastAsiaTheme="minorEastAsia" w:hint="eastAsia"/>
          <w:lang w:eastAsia="ko-KR"/>
        </w:rPr>
        <w:t>.</w:t>
      </w:r>
      <w:r>
        <w:rPr>
          <w:rFonts w:eastAsiaTheme="minorEastAsia"/>
          <w:lang w:eastAsia="ko-KR"/>
        </w:rPr>
        <w:t xml:space="preserve"> </w:t>
      </w:r>
      <w:r>
        <w:rPr>
          <w:rFonts w:eastAsiaTheme="minorEastAsia" w:hint="eastAsia"/>
          <w:lang w:eastAsia="ko-KR"/>
        </w:rPr>
        <w:t>이</w:t>
      </w:r>
      <w:r>
        <w:rPr>
          <w:rFonts w:eastAsiaTheme="minorEastAsia" w:hint="eastAsia"/>
          <w:lang w:eastAsia="ko-KR"/>
        </w:rPr>
        <w:t xml:space="preserve"> </w:t>
      </w:r>
      <w:r>
        <w:rPr>
          <w:rFonts w:eastAsiaTheme="minorEastAsia" w:hint="eastAsia"/>
          <w:lang w:eastAsia="ko-KR"/>
        </w:rPr>
        <w:t>부분에</w:t>
      </w:r>
      <w:r>
        <w:rPr>
          <w:rFonts w:eastAsiaTheme="minorEastAsia" w:hint="eastAsia"/>
          <w:lang w:eastAsia="ko-KR"/>
        </w:rPr>
        <w:t xml:space="preserve"> </w:t>
      </w:r>
      <w:r>
        <w:rPr>
          <w:rFonts w:eastAsiaTheme="minorEastAsia" w:hint="eastAsia"/>
          <w:lang w:eastAsia="ko-KR"/>
        </w:rPr>
        <w:t>대해서</w:t>
      </w:r>
      <w:r>
        <w:rPr>
          <w:rFonts w:eastAsiaTheme="minorEastAsia" w:hint="eastAsia"/>
          <w:lang w:eastAsia="ko-KR"/>
        </w:rPr>
        <w:t xml:space="preserve"> </w:t>
      </w:r>
      <w:r>
        <w:rPr>
          <w:rFonts w:eastAsiaTheme="minorEastAsia" w:hint="eastAsia"/>
          <w:lang w:eastAsia="ko-KR"/>
        </w:rPr>
        <w:t>사전에</w:t>
      </w:r>
      <w:r>
        <w:rPr>
          <w:rFonts w:eastAsiaTheme="minorEastAsia" w:hint="eastAsia"/>
          <w:lang w:eastAsia="ko-KR"/>
        </w:rPr>
        <w:t xml:space="preserve"> </w:t>
      </w:r>
      <w:r>
        <w:rPr>
          <w:rFonts w:eastAsiaTheme="minorEastAsia" w:hint="eastAsia"/>
          <w:lang w:eastAsia="ko-KR"/>
        </w:rPr>
        <w:t>명확히</w:t>
      </w:r>
      <w:r>
        <w:rPr>
          <w:rFonts w:eastAsiaTheme="minorEastAsia" w:hint="eastAsia"/>
          <w:lang w:eastAsia="ko-KR"/>
        </w:rPr>
        <w:t xml:space="preserve"> </w:t>
      </w:r>
      <w:r>
        <w:rPr>
          <w:rFonts w:eastAsiaTheme="minorEastAsia" w:hint="eastAsia"/>
          <w:lang w:eastAsia="ko-KR"/>
        </w:rPr>
        <w:t>합의하고</w:t>
      </w:r>
      <w:r>
        <w:rPr>
          <w:rFonts w:eastAsiaTheme="minorEastAsia" w:hint="eastAsia"/>
          <w:lang w:eastAsia="ko-KR"/>
        </w:rPr>
        <w:t xml:space="preserve"> </w:t>
      </w:r>
      <w:r>
        <w:rPr>
          <w:rFonts w:eastAsiaTheme="minorEastAsia" w:hint="eastAsia"/>
          <w:lang w:eastAsia="ko-KR"/>
        </w:rPr>
        <w:t>진행하시기</w:t>
      </w:r>
      <w:r>
        <w:rPr>
          <w:rFonts w:eastAsiaTheme="minorEastAsia" w:hint="eastAsia"/>
          <w:lang w:eastAsia="ko-KR"/>
        </w:rPr>
        <w:t xml:space="preserve"> </w:t>
      </w:r>
      <w:r>
        <w:rPr>
          <w:rFonts w:eastAsiaTheme="minorEastAsia" w:hint="eastAsia"/>
          <w:lang w:eastAsia="ko-KR"/>
        </w:rPr>
        <w:t>바랍니다</w:t>
      </w:r>
      <w:r>
        <w:rPr>
          <w:rFonts w:eastAsiaTheme="minorEastAsia" w:hint="eastAsia"/>
          <w:lang w:eastAsia="ko-KR"/>
        </w:rPr>
        <w:t>.</w:t>
      </w:r>
      <w:r>
        <w:rPr>
          <w:rFonts w:eastAsiaTheme="minorEastAsia"/>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E1C9D9" w15:done="0"/>
  <w15:commentEx w15:paraId="39E6BA8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E1C9D9" w16cid:durableId="2B90FDB6"/>
  <w16cid:commentId w16cid:paraId="39E6BA8B" w16cid:durableId="2B910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38821A" w14:textId="77777777" w:rsidR="00E1141C" w:rsidRDefault="00E1141C">
      <w:r>
        <w:separator/>
      </w:r>
    </w:p>
  </w:endnote>
  <w:endnote w:type="continuationSeparator" w:id="0">
    <w:p w14:paraId="12478C17" w14:textId="77777777" w:rsidR="00E1141C" w:rsidRDefault="00E1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26A09" w14:textId="77777777" w:rsidR="00177D54" w:rsidRDefault="00177D5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134139" w14:textId="77777777" w:rsidR="00177D54" w:rsidRDefault="00177D54">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655EF" w14:textId="77777777" w:rsidR="00DD27AC" w:rsidRDefault="00DD27AC">
    <w:pPr>
      <w:pStyle w:val="a4"/>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8B86D" w14:textId="77777777" w:rsidR="00E1141C" w:rsidRDefault="00E1141C">
      <w:r>
        <w:separator/>
      </w:r>
    </w:p>
  </w:footnote>
  <w:footnote w:type="continuationSeparator" w:id="0">
    <w:p w14:paraId="7C1A233B" w14:textId="77777777" w:rsidR="00E1141C" w:rsidRDefault="00E11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B373E6" w14:textId="77777777" w:rsidR="00177D54" w:rsidRDefault="00177D5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B8260" w14:textId="4764531D" w:rsidR="0044466E" w:rsidRPr="003B5233" w:rsidRDefault="00A23C82" w:rsidP="009569AB">
    <w:pPr>
      <w:autoSpaceDE w:val="0"/>
      <w:autoSpaceDN w:val="0"/>
      <w:adjustRightInd w:val="0"/>
      <w:rPr>
        <w:rFonts w:ascii="Georgia" w:hAnsi="Georgia"/>
        <w:noProof/>
        <w:sz w:val="22"/>
        <w:szCs w:val="22"/>
      </w:rPr>
    </w:pPr>
    <w:r w:rsidRPr="003B5233">
      <w:rPr>
        <w:rFonts w:ascii="Georgia" w:hAnsi="Georgia"/>
        <w:noProof/>
        <w:sz w:val="22"/>
        <w:szCs w:val="22"/>
      </w:rPr>
      <w:t>Fursys America LLC</w:t>
    </w:r>
  </w:p>
  <w:p w14:paraId="72074F82" w14:textId="15812D64" w:rsidR="000449DA" w:rsidRPr="003B5233" w:rsidRDefault="00A23C82" w:rsidP="009569AB">
    <w:pPr>
      <w:autoSpaceDE w:val="0"/>
      <w:autoSpaceDN w:val="0"/>
      <w:adjustRightInd w:val="0"/>
      <w:rPr>
        <w:rFonts w:ascii="Georgia" w:hAnsi="Georgia"/>
        <w:noProof/>
        <w:sz w:val="22"/>
        <w:szCs w:val="22"/>
      </w:rPr>
    </w:pPr>
    <w:r w:rsidRPr="003B5233">
      <w:rPr>
        <w:rFonts w:ascii="Georgia" w:hAnsi="Georgia"/>
        <w:noProof/>
        <w:sz w:val="22"/>
        <w:szCs w:val="22"/>
      </w:rPr>
      <w:t xml:space="preserve">March </w:t>
    </w:r>
    <w:r w:rsidR="003020A8" w:rsidRPr="003B5233">
      <w:rPr>
        <w:rFonts w:ascii="Georgia" w:hAnsi="Georgia"/>
        <w:noProof/>
        <w:sz w:val="22"/>
        <w:szCs w:val="22"/>
      </w:rPr>
      <w:t>17, 2025</w:t>
    </w:r>
  </w:p>
  <w:p w14:paraId="779F1B8F" w14:textId="4EC8EEBB" w:rsidR="00DD27AC" w:rsidRPr="003B5233" w:rsidRDefault="001D3E6F" w:rsidP="00B375A6">
    <w:pPr>
      <w:autoSpaceDE w:val="0"/>
      <w:autoSpaceDN w:val="0"/>
      <w:adjustRightInd w:val="0"/>
      <w:rPr>
        <w:rFonts w:ascii="Georgia" w:hAnsi="Georgia"/>
      </w:rPr>
    </w:pPr>
    <w:r w:rsidRPr="003B5233">
      <w:rPr>
        <w:rFonts w:ascii="Georgia" w:hAnsi="Georgia"/>
        <w:noProof/>
        <w:sz w:val="22"/>
        <w:szCs w:val="22"/>
      </w:rPr>
      <w:t>Page 2</w:t>
    </w:r>
  </w:p>
  <w:p w14:paraId="2DF12301" w14:textId="77777777" w:rsidR="00DD27AC" w:rsidRDefault="00DD27AC" w:rsidP="00BD7FA4">
    <w:pPr>
      <w:pStyle w:val="a3"/>
      <w:rPr>
        <w:rFonts w:ascii="Georgia" w:hAnsi="Georgia"/>
        <w:sz w:val="22"/>
      </w:rPr>
    </w:pPr>
  </w:p>
  <w:p w14:paraId="16D8A021" w14:textId="77777777" w:rsidR="00DD27AC" w:rsidRDefault="00DD27AC">
    <w:pPr>
      <w:pStyle w:val="a3"/>
      <w:rPr>
        <w:rFonts w:ascii="Georgia" w:hAnsi="Georgia"/>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35DD5" w14:textId="44DED852" w:rsidR="006C00E3" w:rsidRDefault="006C00E3" w:rsidP="006C00E3">
    <w:pPr>
      <w:ind w:left="-630"/>
    </w:pPr>
    <w:r>
      <w:rPr>
        <w:noProof/>
        <w:color w:val="000066"/>
      </w:rPr>
      <w:drawing>
        <wp:inline distT="0" distB="0" distL="0" distR="0" wp14:anchorId="6D649F6D" wp14:editId="71205F81">
          <wp:extent cx="2533650" cy="527511"/>
          <wp:effectExtent l="0" t="0" r="0" b="6350"/>
          <wp:docPr id="2" name="Picture 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with medium confidenc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556970" cy="532366"/>
                  </a:xfrm>
                  <a:prstGeom prst="rect">
                    <a:avLst/>
                  </a:prstGeom>
                  <a:noFill/>
                  <a:ln>
                    <a:noFill/>
                  </a:ln>
                </pic:spPr>
              </pic:pic>
            </a:graphicData>
          </a:graphic>
        </wp:inline>
      </w:drawing>
    </w:r>
  </w:p>
  <w:tbl>
    <w:tblPr>
      <w:tblW w:w="10997" w:type="dxa"/>
      <w:tblInd w:w="-252" w:type="dxa"/>
      <w:tblLayout w:type="fixed"/>
      <w:tblLook w:val="0000" w:firstRow="0" w:lastRow="0" w:firstColumn="0" w:lastColumn="0" w:noHBand="0" w:noVBand="0"/>
    </w:tblPr>
    <w:tblGrid>
      <w:gridCol w:w="4511"/>
      <w:gridCol w:w="1696"/>
      <w:gridCol w:w="2196"/>
      <w:gridCol w:w="2594"/>
    </w:tblGrid>
    <w:tr w:rsidR="00DD27AC" w14:paraId="396E9ECD" w14:textId="77777777" w:rsidTr="00BD7FA4">
      <w:trPr>
        <w:cantSplit/>
        <w:trHeight w:val="915"/>
      </w:trPr>
      <w:tc>
        <w:tcPr>
          <w:tcW w:w="4511" w:type="dxa"/>
          <w:vMerge w:val="restart"/>
        </w:tcPr>
        <w:p w14:paraId="04E3FCC1" w14:textId="77777777" w:rsidR="00DD27AC" w:rsidRDefault="00DD27AC" w:rsidP="00BD7FA4">
          <w:pPr>
            <w:pStyle w:val="a3"/>
            <w:spacing w:before="40"/>
            <w:ind w:left="-108"/>
            <w:rPr>
              <w:rFonts w:ascii="Century Gothic" w:hAnsi="Century Gothic"/>
              <w:spacing w:val="100"/>
              <w:sz w:val="12"/>
            </w:rPr>
          </w:pPr>
        </w:p>
        <w:p w14:paraId="3964345B" w14:textId="77777777" w:rsidR="00DD27AC" w:rsidRPr="002D7D80" w:rsidRDefault="00DD27AC" w:rsidP="00BD7FA4">
          <w:pPr>
            <w:pStyle w:val="a3"/>
            <w:tabs>
              <w:tab w:val="clear" w:pos="4320"/>
            </w:tabs>
            <w:spacing w:before="60" w:after="60"/>
            <w:rPr>
              <w:rFonts w:ascii="Century Gothic" w:hAnsi="Century Gothic"/>
              <w:smallCaps/>
              <w:spacing w:val="6"/>
              <w:sz w:val="14"/>
              <w:szCs w:val="14"/>
            </w:rPr>
          </w:pPr>
          <w:r w:rsidRPr="002D7D80">
            <w:rPr>
              <w:rFonts w:ascii="Century Gothic" w:hAnsi="Century Gothic"/>
              <w:smallCaps/>
              <w:spacing w:val="6"/>
              <w:sz w:val="14"/>
              <w:szCs w:val="14"/>
            </w:rPr>
            <w:t>LOS ANGELES</w:t>
          </w:r>
        </w:p>
        <w:p w14:paraId="3880A6A4" w14:textId="7B1CF20A" w:rsidR="00DD27AC" w:rsidRPr="00270625" w:rsidRDefault="00DD27AC" w:rsidP="0011060A">
          <w:pPr>
            <w:pStyle w:val="a3"/>
            <w:tabs>
              <w:tab w:val="clear" w:pos="4320"/>
              <w:tab w:val="clear" w:pos="8640"/>
              <w:tab w:val="right" w:pos="4295"/>
            </w:tabs>
            <w:spacing w:before="60" w:after="60"/>
            <w:rPr>
              <w:rFonts w:ascii="Century Gothic" w:hAnsi="Century Gothic"/>
              <w:spacing w:val="6"/>
              <w:sz w:val="14"/>
              <w:szCs w:val="14"/>
            </w:rPr>
          </w:pPr>
          <w:r w:rsidRPr="00270625">
            <w:rPr>
              <w:rFonts w:ascii="Century Gothic" w:hAnsi="Century Gothic"/>
              <w:spacing w:val="6"/>
              <w:sz w:val="14"/>
              <w:szCs w:val="14"/>
            </w:rPr>
            <w:t>NEW YORK</w:t>
          </w:r>
          <w:r w:rsidR="0011060A">
            <w:rPr>
              <w:rFonts w:ascii="Century Gothic" w:hAnsi="Century Gothic"/>
              <w:spacing w:val="6"/>
              <w:sz w:val="14"/>
              <w:szCs w:val="14"/>
            </w:rPr>
            <w:tab/>
          </w:r>
        </w:p>
        <w:p w14:paraId="3A85B546" w14:textId="77777777" w:rsidR="00DD27AC" w:rsidRDefault="00DD27AC" w:rsidP="00BD7FA4">
          <w:pPr>
            <w:pStyle w:val="a3"/>
            <w:spacing w:before="60" w:after="60"/>
          </w:pPr>
          <w:smartTag w:uri="urn:schemas-microsoft-com:office:smarttags" w:element="City">
            <w:smartTag w:uri="urn:schemas-microsoft-com:office:smarttags" w:element="place">
              <w:r w:rsidRPr="00270625">
                <w:rPr>
                  <w:rFonts w:ascii="Century Gothic" w:hAnsi="Century Gothic"/>
                  <w:spacing w:val="6"/>
                  <w:sz w:val="14"/>
                  <w:szCs w:val="14"/>
                </w:rPr>
                <w:t>MEXICO CITY</w:t>
              </w:r>
            </w:smartTag>
          </w:smartTag>
        </w:p>
      </w:tc>
      <w:tc>
        <w:tcPr>
          <w:tcW w:w="1696" w:type="dxa"/>
        </w:tcPr>
        <w:p w14:paraId="36881426" w14:textId="77777777" w:rsidR="00DD27AC" w:rsidRDefault="00DD27AC" w:rsidP="00BD7FA4">
          <w:pPr>
            <w:pStyle w:val="a3"/>
            <w:spacing w:line="300" w:lineRule="auto"/>
          </w:pPr>
        </w:p>
      </w:tc>
      <w:tc>
        <w:tcPr>
          <w:tcW w:w="2196" w:type="dxa"/>
        </w:tcPr>
        <w:p w14:paraId="1D79C7DB" w14:textId="77777777" w:rsidR="00DD27AC" w:rsidRPr="002D7D80" w:rsidRDefault="00DD27AC" w:rsidP="00BD7FA4">
          <w:pPr>
            <w:pStyle w:val="a3"/>
            <w:tabs>
              <w:tab w:val="clear" w:pos="4320"/>
            </w:tabs>
            <w:rPr>
              <w:rFonts w:ascii="Century Gothic" w:hAnsi="Century Gothic"/>
              <w:spacing w:val="6"/>
              <w:sz w:val="12"/>
            </w:rPr>
          </w:pPr>
        </w:p>
        <w:p w14:paraId="63F4CC10" w14:textId="77777777" w:rsidR="00DD27AC" w:rsidRPr="003F4A1C" w:rsidRDefault="00DD27AC" w:rsidP="00BD7FA4">
          <w:pPr>
            <w:pStyle w:val="a3"/>
            <w:tabs>
              <w:tab w:val="clear" w:pos="4320"/>
            </w:tabs>
            <w:rPr>
              <w:rFonts w:ascii="Century Gothic" w:hAnsi="Century Gothic"/>
              <w:spacing w:val="6"/>
              <w:lang w:val="es-MX"/>
            </w:rPr>
          </w:pPr>
          <w:r w:rsidRPr="003F4A1C">
            <w:rPr>
              <w:rFonts w:ascii="Century Gothic" w:hAnsi="Century Gothic"/>
              <w:spacing w:val="6"/>
              <w:sz w:val="22"/>
              <w:szCs w:val="22"/>
              <w:lang w:val="es-MX"/>
            </w:rPr>
            <w:t>LOS ANGELES</w:t>
          </w:r>
        </w:p>
        <w:p w14:paraId="414561CC" w14:textId="77777777" w:rsidR="00DD27AC" w:rsidRPr="001512A0" w:rsidRDefault="00DD27AC" w:rsidP="00BD7FA4">
          <w:pPr>
            <w:pStyle w:val="a3"/>
            <w:tabs>
              <w:tab w:val="clear" w:pos="4320"/>
            </w:tabs>
            <w:rPr>
              <w:rFonts w:ascii="Century Gothic" w:hAnsi="Century Gothic"/>
              <w:spacing w:val="6"/>
              <w:sz w:val="20"/>
              <w:szCs w:val="20"/>
              <w:lang w:val="es-MX"/>
            </w:rPr>
          </w:pPr>
        </w:p>
      </w:tc>
      <w:tc>
        <w:tcPr>
          <w:tcW w:w="2594" w:type="dxa"/>
        </w:tcPr>
        <w:p w14:paraId="1DC59CBD" w14:textId="77777777" w:rsidR="00DD27AC" w:rsidRDefault="00DD27AC" w:rsidP="00BD7FA4">
          <w:pPr>
            <w:pStyle w:val="a3"/>
            <w:tabs>
              <w:tab w:val="clear" w:pos="4320"/>
            </w:tabs>
            <w:rPr>
              <w:rFonts w:ascii="Century Gothic" w:hAnsi="Century Gothic"/>
              <w:spacing w:val="6"/>
              <w:sz w:val="12"/>
            </w:rPr>
          </w:pPr>
        </w:p>
        <w:p w14:paraId="39392E7D" w14:textId="77777777" w:rsidR="00DD27AC" w:rsidRDefault="00DD27AC" w:rsidP="00BD7FA4">
          <w:pPr>
            <w:pStyle w:val="a3"/>
            <w:tabs>
              <w:tab w:val="clear" w:pos="4320"/>
            </w:tabs>
            <w:rPr>
              <w:rFonts w:ascii="Century Gothic" w:hAnsi="Century Gothic"/>
              <w:spacing w:val="6"/>
              <w:sz w:val="12"/>
            </w:rPr>
          </w:pPr>
          <w:r>
            <w:rPr>
              <w:rFonts w:ascii="Century Gothic" w:hAnsi="Century Gothic"/>
              <w:spacing w:val="6"/>
              <w:sz w:val="12"/>
            </w:rPr>
            <w:t>The Biltmore Court Building</w:t>
          </w:r>
        </w:p>
        <w:p w14:paraId="61B94F4B" w14:textId="77777777" w:rsidR="00DD27AC" w:rsidRDefault="00DD27AC" w:rsidP="00BD7FA4">
          <w:pPr>
            <w:pStyle w:val="a3"/>
            <w:tabs>
              <w:tab w:val="clear" w:pos="4320"/>
            </w:tabs>
            <w:rPr>
              <w:rFonts w:ascii="Century Gothic" w:hAnsi="Century Gothic"/>
              <w:spacing w:val="6"/>
              <w:sz w:val="12"/>
            </w:rPr>
          </w:pPr>
          <w:smartTag w:uri="urn:schemas-microsoft-com:office:smarttags" w:element="address">
            <w:smartTag w:uri="urn:schemas-microsoft-com:office:smarttags" w:element="Street">
              <w:r>
                <w:rPr>
                  <w:rFonts w:ascii="Century Gothic" w:hAnsi="Century Gothic"/>
                  <w:spacing w:val="6"/>
                  <w:sz w:val="12"/>
                </w:rPr>
                <w:t>520 S. Grand Ave., Suite 1070</w:t>
              </w:r>
            </w:smartTag>
          </w:smartTag>
        </w:p>
        <w:p w14:paraId="04793839" w14:textId="01BA00CD" w:rsidR="00DD27AC" w:rsidRDefault="00DD27AC" w:rsidP="00BD7FA4">
          <w:pPr>
            <w:pStyle w:val="a3"/>
            <w:tabs>
              <w:tab w:val="clear" w:pos="4320"/>
            </w:tabs>
            <w:rPr>
              <w:rFonts w:ascii="Century Gothic" w:hAnsi="Century Gothic"/>
              <w:spacing w:val="6"/>
              <w:sz w:val="12"/>
            </w:rPr>
          </w:pPr>
          <w:r>
            <w:rPr>
              <w:rFonts w:ascii="Century Gothic" w:hAnsi="Century Gothic"/>
              <w:spacing w:val="6"/>
              <w:sz w:val="12"/>
              <w:lang w:val="es-MX"/>
            </w:rPr>
            <w:t>Los Angeles</w:t>
          </w:r>
          <w:r w:rsidR="00177D54">
            <w:rPr>
              <w:rFonts w:ascii="Century Gothic" w:hAnsi="Century Gothic"/>
              <w:spacing w:val="6"/>
              <w:sz w:val="12"/>
              <w:lang w:val="es-MX"/>
            </w:rPr>
            <w:t>,</w:t>
          </w:r>
          <w:r>
            <w:rPr>
              <w:rFonts w:ascii="Century Gothic" w:hAnsi="Century Gothic"/>
              <w:spacing w:val="6"/>
              <w:sz w:val="12"/>
              <w:lang w:val="es-MX"/>
            </w:rPr>
            <w:t xml:space="preserve"> CA 90071</w:t>
          </w:r>
        </w:p>
      </w:tc>
    </w:tr>
    <w:tr w:rsidR="00DD27AC" w14:paraId="766F5CA0" w14:textId="77777777" w:rsidTr="00BD7FA4">
      <w:trPr>
        <w:cantSplit/>
        <w:trHeight w:val="524"/>
      </w:trPr>
      <w:tc>
        <w:tcPr>
          <w:tcW w:w="4511" w:type="dxa"/>
          <w:vMerge/>
        </w:tcPr>
        <w:p w14:paraId="63CEEBDF" w14:textId="77777777" w:rsidR="00DD27AC" w:rsidRDefault="00DD27AC" w:rsidP="00BD7FA4">
          <w:pPr>
            <w:spacing w:line="216" w:lineRule="auto"/>
            <w:rPr>
              <w:rFonts w:ascii="Century Gothic" w:hAnsi="Century Gothic"/>
              <w:spacing w:val="50"/>
              <w:sz w:val="32"/>
            </w:rPr>
          </w:pPr>
        </w:p>
      </w:tc>
      <w:tc>
        <w:tcPr>
          <w:tcW w:w="1696" w:type="dxa"/>
        </w:tcPr>
        <w:p w14:paraId="143BBC35" w14:textId="77777777" w:rsidR="00DD27AC" w:rsidRDefault="00DD27AC" w:rsidP="00BD7FA4">
          <w:pPr>
            <w:pStyle w:val="a3"/>
            <w:spacing w:line="300" w:lineRule="auto"/>
          </w:pPr>
        </w:p>
      </w:tc>
      <w:tc>
        <w:tcPr>
          <w:tcW w:w="2196" w:type="dxa"/>
        </w:tcPr>
        <w:p w14:paraId="52AFE9D6" w14:textId="77777777" w:rsidR="00DD27AC" w:rsidRDefault="00DD27AC" w:rsidP="00BD7FA4">
          <w:pPr>
            <w:pStyle w:val="a3"/>
            <w:tabs>
              <w:tab w:val="clear" w:pos="4320"/>
            </w:tabs>
            <w:rPr>
              <w:rFonts w:ascii="Century Gothic" w:hAnsi="Century Gothic"/>
              <w:spacing w:val="6"/>
              <w:sz w:val="12"/>
              <w:lang w:val="es-MX"/>
            </w:rPr>
          </w:pPr>
        </w:p>
      </w:tc>
      <w:tc>
        <w:tcPr>
          <w:tcW w:w="2594" w:type="dxa"/>
        </w:tcPr>
        <w:p w14:paraId="41AA9381" w14:textId="4FC8B03C" w:rsidR="00DD27AC" w:rsidRPr="0074328E" w:rsidRDefault="00DD0409" w:rsidP="00BD7FA4">
          <w:pPr>
            <w:pStyle w:val="a3"/>
            <w:tabs>
              <w:tab w:val="clear" w:pos="4320"/>
              <w:tab w:val="left" w:pos="522"/>
            </w:tabs>
            <w:rPr>
              <w:rFonts w:ascii="Century Gothic" w:hAnsi="Century Gothic"/>
              <w:spacing w:val="6"/>
              <w:sz w:val="12"/>
            </w:rPr>
          </w:pPr>
          <w:r>
            <w:rPr>
              <w:rFonts w:ascii="Century Gothic" w:hAnsi="Century Gothic"/>
              <w:spacing w:val="6"/>
              <w:sz w:val="12"/>
            </w:rPr>
            <w:t>Tel</w:t>
          </w:r>
          <w:r w:rsidR="00DD27AC" w:rsidRPr="0074328E">
            <w:rPr>
              <w:rFonts w:ascii="Century Gothic" w:hAnsi="Century Gothic"/>
              <w:spacing w:val="6"/>
              <w:sz w:val="12"/>
            </w:rPr>
            <w:tab/>
          </w:r>
          <w:r w:rsidR="00550056">
            <w:rPr>
              <w:rFonts w:ascii="Century Gothic" w:hAnsi="Century Gothic"/>
              <w:spacing w:val="6"/>
              <w:sz w:val="12"/>
            </w:rPr>
            <w:t xml:space="preserve"> </w:t>
          </w:r>
          <w:r w:rsidR="00DD27AC" w:rsidRPr="0074328E">
            <w:rPr>
              <w:rFonts w:ascii="Century Gothic" w:hAnsi="Century Gothic"/>
              <w:spacing w:val="6"/>
              <w:sz w:val="12"/>
            </w:rPr>
            <w:t>213.341.1602</w:t>
          </w:r>
        </w:p>
        <w:p w14:paraId="65B6A8EF" w14:textId="77777777" w:rsidR="00550056" w:rsidRDefault="00550056" w:rsidP="00BD7FA4">
          <w:pPr>
            <w:pStyle w:val="a3"/>
            <w:tabs>
              <w:tab w:val="clear" w:pos="4320"/>
              <w:tab w:val="left" w:pos="522"/>
            </w:tabs>
            <w:rPr>
              <w:rFonts w:ascii="Century Gothic" w:hAnsi="Century Gothic"/>
              <w:color w:val="000000"/>
              <w:spacing w:val="6"/>
              <w:sz w:val="12"/>
            </w:rPr>
          </w:pPr>
          <w:r>
            <w:rPr>
              <w:rFonts w:ascii="Century Gothic" w:hAnsi="Century Gothic"/>
              <w:spacing w:val="6"/>
              <w:sz w:val="12"/>
            </w:rPr>
            <w:t xml:space="preserve">              21</w:t>
          </w:r>
          <w:r w:rsidR="00CE460B">
            <w:rPr>
              <w:rFonts w:ascii="Century Gothic" w:hAnsi="Century Gothic"/>
              <w:spacing w:val="6"/>
              <w:sz w:val="12"/>
            </w:rPr>
            <w:t>3.321.0802 DD</w:t>
          </w:r>
          <w:r w:rsidR="00DD27AC" w:rsidRPr="0074328E">
            <w:rPr>
              <w:rFonts w:ascii="Century Gothic" w:hAnsi="Century Gothic"/>
              <w:spacing w:val="6"/>
              <w:sz w:val="12"/>
            </w:rPr>
            <w:tab/>
          </w:r>
          <w:r w:rsidR="00DD27AC">
            <w:rPr>
              <w:rFonts w:ascii="Century Gothic" w:hAnsi="Century Gothic"/>
              <w:color w:val="000000"/>
              <w:spacing w:val="6"/>
              <w:sz w:val="12"/>
            </w:rPr>
            <w:t xml:space="preserve"> </w:t>
          </w:r>
        </w:p>
        <w:p w14:paraId="45D4FAA9" w14:textId="77777777" w:rsidR="00550056" w:rsidRDefault="00550056" w:rsidP="00BD7FA4">
          <w:pPr>
            <w:pStyle w:val="a3"/>
            <w:tabs>
              <w:tab w:val="clear" w:pos="4320"/>
              <w:tab w:val="left" w:pos="522"/>
            </w:tabs>
            <w:rPr>
              <w:rFonts w:ascii="Century Gothic" w:hAnsi="Century Gothic"/>
              <w:color w:val="000000"/>
              <w:spacing w:val="6"/>
              <w:sz w:val="12"/>
            </w:rPr>
          </w:pPr>
        </w:p>
        <w:p w14:paraId="06E5AE6C" w14:textId="2B7BC22D" w:rsidR="00DD27AC" w:rsidRPr="009000EF" w:rsidRDefault="00CE460B" w:rsidP="00BD7FA4">
          <w:pPr>
            <w:pStyle w:val="a3"/>
            <w:tabs>
              <w:tab w:val="clear" w:pos="4320"/>
              <w:tab w:val="left" w:pos="522"/>
            </w:tabs>
            <w:rPr>
              <w:rFonts w:ascii="Century Gothic" w:hAnsi="Century Gothic"/>
              <w:spacing w:val="6"/>
              <w:sz w:val="12"/>
            </w:rPr>
          </w:pPr>
          <w:r>
            <w:rPr>
              <w:rFonts w:ascii="Century Gothic" w:hAnsi="Century Gothic"/>
              <w:color w:val="000000"/>
              <w:spacing w:val="6"/>
              <w:sz w:val="12"/>
            </w:rPr>
            <w:t>richardruger</w:t>
          </w:r>
          <w:r w:rsidR="00DD27AC">
            <w:rPr>
              <w:rFonts w:ascii="Century Gothic" w:hAnsi="Century Gothic"/>
              <w:color w:val="000000"/>
              <w:spacing w:val="6"/>
              <w:sz w:val="12"/>
            </w:rPr>
            <w:t>@</w:t>
          </w:r>
          <w:r w:rsidR="006C00E3">
            <w:rPr>
              <w:rFonts w:ascii="Century Gothic" w:hAnsi="Century Gothic"/>
              <w:color w:val="000000"/>
              <w:spacing w:val="6"/>
              <w:sz w:val="12"/>
            </w:rPr>
            <w:t>lacwkrr</w:t>
          </w:r>
          <w:r w:rsidR="00DD27AC">
            <w:rPr>
              <w:rFonts w:ascii="Century Gothic" w:hAnsi="Century Gothic"/>
              <w:color w:val="000000"/>
              <w:spacing w:val="6"/>
              <w:sz w:val="12"/>
            </w:rPr>
            <w:t>.com</w:t>
          </w:r>
        </w:p>
        <w:p w14:paraId="44867CD2" w14:textId="37FF62E5" w:rsidR="00DD27AC" w:rsidRPr="001512A0" w:rsidRDefault="00D26095" w:rsidP="00550056">
          <w:pPr>
            <w:pStyle w:val="a3"/>
            <w:tabs>
              <w:tab w:val="clear" w:pos="4320"/>
            </w:tabs>
            <w:rPr>
              <w:rFonts w:ascii="Century Gothic" w:hAnsi="Century Gothic"/>
              <w:spacing w:val="6"/>
              <w:sz w:val="12"/>
              <w:lang w:val="es-MX"/>
            </w:rPr>
          </w:pPr>
          <w:r>
            <w:rPr>
              <w:rFonts w:ascii="Century Gothic" w:hAnsi="Century Gothic"/>
              <w:spacing w:val="6"/>
              <w:sz w:val="12"/>
              <w:lang w:val="es-MX"/>
            </w:rPr>
            <w:t>www.lacwkrr</w:t>
          </w:r>
          <w:r w:rsidR="00DD27AC" w:rsidRPr="005F1101">
            <w:rPr>
              <w:rFonts w:ascii="Century Gothic" w:hAnsi="Century Gothic"/>
              <w:spacing w:val="6"/>
              <w:sz w:val="12"/>
              <w:lang w:val="es-MX"/>
            </w:rPr>
            <w:t>.com</w:t>
          </w:r>
        </w:p>
      </w:tc>
    </w:tr>
    <w:tr w:rsidR="00550056" w14:paraId="36116D80" w14:textId="77777777" w:rsidTr="00BD7FA4">
      <w:trPr>
        <w:cantSplit/>
        <w:trHeight w:val="524"/>
      </w:trPr>
      <w:tc>
        <w:tcPr>
          <w:tcW w:w="4511" w:type="dxa"/>
        </w:tcPr>
        <w:p w14:paraId="26E6DD30" w14:textId="77777777" w:rsidR="00550056" w:rsidRDefault="00550056" w:rsidP="00BD7FA4">
          <w:pPr>
            <w:spacing w:line="216" w:lineRule="auto"/>
            <w:rPr>
              <w:rFonts w:ascii="Century Gothic" w:hAnsi="Century Gothic"/>
              <w:spacing w:val="50"/>
              <w:sz w:val="32"/>
            </w:rPr>
          </w:pPr>
        </w:p>
      </w:tc>
      <w:tc>
        <w:tcPr>
          <w:tcW w:w="1696" w:type="dxa"/>
        </w:tcPr>
        <w:p w14:paraId="01C041A0" w14:textId="77777777" w:rsidR="00550056" w:rsidRDefault="00550056" w:rsidP="00BD7FA4">
          <w:pPr>
            <w:pStyle w:val="a3"/>
            <w:spacing w:line="300" w:lineRule="auto"/>
          </w:pPr>
        </w:p>
      </w:tc>
      <w:tc>
        <w:tcPr>
          <w:tcW w:w="2196" w:type="dxa"/>
        </w:tcPr>
        <w:p w14:paraId="47A239AB" w14:textId="77777777" w:rsidR="00550056" w:rsidRDefault="00550056" w:rsidP="00BD7FA4">
          <w:pPr>
            <w:pStyle w:val="a3"/>
            <w:tabs>
              <w:tab w:val="clear" w:pos="4320"/>
            </w:tabs>
            <w:rPr>
              <w:rFonts w:ascii="Century Gothic" w:hAnsi="Century Gothic"/>
              <w:spacing w:val="6"/>
              <w:sz w:val="12"/>
              <w:lang w:val="es-MX"/>
            </w:rPr>
          </w:pPr>
        </w:p>
      </w:tc>
      <w:tc>
        <w:tcPr>
          <w:tcW w:w="2594" w:type="dxa"/>
        </w:tcPr>
        <w:p w14:paraId="358B24D9" w14:textId="77777777" w:rsidR="00550056" w:rsidRDefault="00550056" w:rsidP="00BD7FA4">
          <w:pPr>
            <w:pStyle w:val="a3"/>
            <w:tabs>
              <w:tab w:val="clear" w:pos="4320"/>
              <w:tab w:val="left" w:pos="522"/>
            </w:tabs>
            <w:rPr>
              <w:rFonts w:ascii="Century Gothic" w:hAnsi="Century Gothic"/>
              <w:spacing w:val="6"/>
              <w:sz w:val="12"/>
            </w:rPr>
          </w:pPr>
        </w:p>
      </w:tc>
    </w:tr>
  </w:tbl>
  <w:p w14:paraId="29416C40" w14:textId="77777777" w:rsidR="00DD27AC" w:rsidRDefault="00DD27AC">
    <w:pPr>
      <w:pStyle w:val="a3"/>
      <w:rPr>
        <w:rFonts w:ascii="Century Gothic" w:hAnsi="Century Gothic"/>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22646"/>
    <w:multiLevelType w:val="hybridMultilevel"/>
    <w:tmpl w:val="0D12E786"/>
    <w:lvl w:ilvl="0" w:tplc="79CE7842">
      <w:start w:val="9"/>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066DBC"/>
    <w:multiLevelType w:val="hybridMultilevel"/>
    <w:tmpl w:val="DA8A5A5A"/>
    <w:lvl w:ilvl="0" w:tplc="860CF9DA">
      <w:start w:val="1"/>
      <w:numFmt w:val="lowerLetter"/>
      <w:lvlText w:val="%1."/>
      <w:lvlJc w:val="left"/>
      <w:pPr>
        <w:ind w:left="720" w:hanging="360"/>
      </w:pPr>
      <w:rPr>
        <w:rFonts w:eastAsia="SimSu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57C34"/>
    <w:multiLevelType w:val="hybridMultilevel"/>
    <w:tmpl w:val="92E4BD08"/>
    <w:lvl w:ilvl="0" w:tplc="B56A1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EB2C96"/>
    <w:multiLevelType w:val="hybridMultilevel"/>
    <w:tmpl w:val="03F07452"/>
    <w:lvl w:ilvl="0" w:tplc="9076814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0F">
      <w:start w:val="1"/>
      <w:numFmt w:val="decimal"/>
      <w:lvlText w:val="%3."/>
      <w:lvlJc w:val="lef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15:restartNumberingAfterBreak="0">
    <w:nsid w:val="49FD267D"/>
    <w:multiLevelType w:val="hybridMultilevel"/>
    <w:tmpl w:val="3B3E1B38"/>
    <w:lvl w:ilvl="0" w:tplc="0409000F">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ED4ED1"/>
    <w:multiLevelType w:val="hybridMultilevel"/>
    <w:tmpl w:val="2CC8718C"/>
    <w:lvl w:ilvl="0" w:tplc="7B3C1BE2">
      <w:start w:val="10"/>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5372782A"/>
    <w:multiLevelType w:val="hybridMultilevel"/>
    <w:tmpl w:val="69EA99EE"/>
    <w:lvl w:ilvl="0" w:tplc="4FC0C740">
      <w:start w:val="1"/>
      <w:numFmt w:val="lowerLetter"/>
      <w:lvlText w:val="%1."/>
      <w:lvlJc w:val="left"/>
      <w:pPr>
        <w:tabs>
          <w:tab w:val="num" w:pos="2520"/>
        </w:tabs>
        <w:ind w:left="2520" w:hanging="360"/>
      </w:pPr>
      <w:rPr>
        <w:rFonts w:cs="Times New Roman"/>
        <w:b w:val="0"/>
      </w:rPr>
    </w:lvl>
    <w:lvl w:ilvl="1" w:tplc="04090019">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7" w15:restartNumberingAfterBreak="0">
    <w:nsid w:val="592707D6"/>
    <w:multiLevelType w:val="hybridMultilevel"/>
    <w:tmpl w:val="3A009CF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E81588"/>
    <w:multiLevelType w:val="hybridMultilevel"/>
    <w:tmpl w:val="050AB85E"/>
    <w:lvl w:ilvl="0" w:tplc="15CE023C">
      <w:start w:val="1"/>
      <w:numFmt w:val="lowerLetter"/>
      <w:lvlText w:val="%1."/>
      <w:lvlJc w:val="left"/>
      <w:pPr>
        <w:ind w:left="720" w:hanging="360"/>
      </w:pPr>
      <w:rPr>
        <w:rFonts w:eastAsia="SimSu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E147DE"/>
    <w:multiLevelType w:val="hybridMultilevel"/>
    <w:tmpl w:val="40AA3994"/>
    <w:lvl w:ilvl="0" w:tplc="08B2CE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6"/>
  </w:num>
  <w:num w:numId="3">
    <w:abstractNumId w:val="9"/>
  </w:num>
  <w:num w:numId="4">
    <w:abstractNumId w:val="1"/>
  </w:num>
  <w:num w:numId="5">
    <w:abstractNumId w:val="8"/>
  </w:num>
  <w:num w:numId="6">
    <w:abstractNumId w:val="3"/>
  </w:num>
  <w:num w:numId="7">
    <w:abstractNumId w:val="0"/>
  </w:num>
  <w:num w:numId="8">
    <w:abstractNumId w:val="7"/>
  </w:num>
  <w:num w:numId="9">
    <w:abstractNumId w:val="4"/>
  </w:num>
  <w:num w:numId="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A4"/>
    <w:rsid w:val="00002E85"/>
    <w:rsid w:val="00003818"/>
    <w:rsid w:val="00003B0A"/>
    <w:rsid w:val="00004189"/>
    <w:rsid w:val="0000456C"/>
    <w:rsid w:val="00004718"/>
    <w:rsid w:val="00004B3C"/>
    <w:rsid w:val="00004FDE"/>
    <w:rsid w:val="00005009"/>
    <w:rsid w:val="00005CD9"/>
    <w:rsid w:val="0000612B"/>
    <w:rsid w:val="000066F1"/>
    <w:rsid w:val="00007744"/>
    <w:rsid w:val="00007C47"/>
    <w:rsid w:val="0001023E"/>
    <w:rsid w:val="00010A62"/>
    <w:rsid w:val="00010C35"/>
    <w:rsid w:val="00011219"/>
    <w:rsid w:val="0001142D"/>
    <w:rsid w:val="00011733"/>
    <w:rsid w:val="00011999"/>
    <w:rsid w:val="00011C7B"/>
    <w:rsid w:val="00011E77"/>
    <w:rsid w:val="000124DD"/>
    <w:rsid w:val="00012C5B"/>
    <w:rsid w:val="00013477"/>
    <w:rsid w:val="000136BD"/>
    <w:rsid w:val="00013703"/>
    <w:rsid w:val="00013D77"/>
    <w:rsid w:val="00014246"/>
    <w:rsid w:val="00014824"/>
    <w:rsid w:val="00014C5C"/>
    <w:rsid w:val="0001558A"/>
    <w:rsid w:val="00015EF5"/>
    <w:rsid w:val="00015FF4"/>
    <w:rsid w:val="00016215"/>
    <w:rsid w:val="00016C10"/>
    <w:rsid w:val="00016D20"/>
    <w:rsid w:val="0002097D"/>
    <w:rsid w:val="00020B8A"/>
    <w:rsid w:val="000217BD"/>
    <w:rsid w:val="00022409"/>
    <w:rsid w:val="00023539"/>
    <w:rsid w:val="00024039"/>
    <w:rsid w:val="00024167"/>
    <w:rsid w:val="00024E45"/>
    <w:rsid w:val="00025C98"/>
    <w:rsid w:val="00026336"/>
    <w:rsid w:val="0002659E"/>
    <w:rsid w:val="000265F8"/>
    <w:rsid w:val="00026F01"/>
    <w:rsid w:val="00027230"/>
    <w:rsid w:val="00027840"/>
    <w:rsid w:val="00027B71"/>
    <w:rsid w:val="00027CEE"/>
    <w:rsid w:val="00030A15"/>
    <w:rsid w:val="00030B56"/>
    <w:rsid w:val="00031579"/>
    <w:rsid w:val="00031869"/>
    <w:rsid w:val="00031885"/>
    <w:rsid w:val="00031D3C"/>
    <w:rsid w:val="00031E6F"/>
    <w:rsid w:val="00032375"/>
    <w:rsid w:val="00033291"/>
    <w:rsid w:val="000336A8"/>
    <w:rsid w:val="00034518"/>
    <w:rsid w:val="00034638"/>
    <w:rsid w:val="00034ADA"/>
    <w:rsid w:val="00034FB2"/>
    <w:rsid w:val="000353A4"/>
    <w:rsid w:val="000353BC"/>
    <w:rsid w:val="00035572"/>
    <w:rsid w:val="00036029"/>
    <w:rsid w:val="0003606D"/>
    <w:rsid w:val="00036090"/>
    <w:rsid w:val="00036243"/>
    <w:rsid w:val="00036263"/>
    <w:rsid w:val="000368F6"/>
    <w:rsid w:val="0003692B"/>
    <w:rsid w:val="000369BA"/>
    <w:rsid w:val="0004078B"/>
    <w:rsid w:val="00040B1F"/>
    <w:rsid w:val="00041769"/>
    <w:rsid w:val="00042187"/>
    <w:rsid w:val="000427AD"/>
    <w:rsid w:val="0004290A"/>
    <w:rsid w:val="00042914"/>
    <w:rsid w:val="00042C2C"/>
    <w:rsid w:val="000436C0"/>
    <w:rsid w:val="0004428E"/>
    <w:rsid w:val="000447D7"/>
    <w:rsid w:val="000449DA"/>
    <w:rsid w:val="00044B7C"/>
    <w:rsid w:val="0004562C"/>
    <w:rsid w:val="000456CA"/>
    <w:rsid w:val="00045B76"/>
    <w:rsid w:val="000463D8"/>
    <w:rsid w:val="0004668F"/>
    <w:rsid w:val="00046AF7"/>
    <w:rsid w:val="00047FEB"/>
    <w:rsid w:val="000502AC"/>
    <w:rsid w:val="000502F7"/>
    <w:rsid w:val="00050483"/>
    <w:rsid w:val="000512A6"/>
    <w:rsid w:val="00051779"/>
    <w:rsid w:val="0005236F"/>
    <w:rsid w:val="000527C1"/>
    <w:rsid w:val="00052ED7"/>
    <w:rsid w:val="0005351F"/>
    <w:rsid w:val="00053A93"/>
    <w:rsid w:val="000543A4"/>
    <w:rsid w:val="00054BA0"/>
    <w:rsid w:val="000558CF"/>
    <w:rsid w:val="00055938"/>
    <w:rsid w:val="00055AAE"/>
    <w:rsid w:val="00055AF2"/>
    <w:rsid w:val="000561D7"/>
    <w:rsid w:val="00056509"/>
    <w:rsid w:val="000603C3"/>
    <w:rsid w:val="00060B0D"/>
    <w:rsid w:val="00060BDA"/>
    <w:rsid w:val="0006100D"/>
    <w:rsid w:val="0006176B"/>
    <w:rsid w:val="00062C1D"/>
    <w:rsid w:val="00062CFB"/>
    <w:rsid w:val="000633F1"/>
    <w:rsid w:val="00063655"/>
    <w:rsid w:val="0006381C"/>
    <w:rsid w:val="00063CDE"/>
    <w:rsid w:val="00064199"/>
    <w:rsid w:val="000641A2"/>
    <w:rsid w:val="00064462"/>
    <w:rsid w:val="00064AC1"/>
    <w:rsid w:val="00066B54"/>
    <w:rsid w:val="00067852"/>
    <w:rsid w:val="0007018A"/>
    <w:rsid w:val="00070243"/>
    <w:rsid w:val="00070844"/>
    <w:rsid w:val="000709F1"/>
    <w:rsid w:val="00070CF4"/>
    <w:rsid w:val="00070E97"/>
    <w:rsid w:val="000717FA"/>
    <w:rsid w:val="000724EE"/>
    <w:rsid w:val="00072C2B"/>
    <w:rsid w:val="00072FB3"/>
    <w:rsid w:val="00073DE5"/>
    <w:rsid w:val="000747D5"/>
    <w:rsid w:val="0007576B"/>
    <w:rsid w:val="000772CC"/>
    <w:rsid w:val="00077438"/>
    <w:rsid w:val="000779F3"/>
    <w:rsid w:val="00077CB5"/>
    <w:rsid w:val="00077CE9"/>
    <w:rsid w:val="000801A4"/>
    <w:rsid w:val="000804D7"/>
    <w:rsid w:val="0008122D"/>
    <w:rsid w:val="00081437"/>
    <w:rsid w:val="0008156C"/>
    <w:rsid w:val="00081843"/>
    <w:rsid w:val="00081BA0"/>
    <w:rsid w:val="00081C41"/>
    <w:rsid w:val="00082608"/>
    <w:rsid w:val="000829AA"/>
    <w:rsid w:val="00082C3C"/>
    <w:rsid w:val="000832F2"/>
    <w:rsid w:val="00083BC7"/>
    <w:rsid w:val="00084444"/>
    <w:rsid w:val="00084455"/>
    <w:rsid w:val="0008466D"/>
    <w:rsid w:val="00084A66"/>
    <w:rsid w:val="0008514C"/>
    <w:rsid w:val="0008542F"/>
    <w:rsid w:val="0008625E"/>
    <w:rsid w:val="00086297"/>
    <w:rsid w:val="00086625"/>
    <w:rsid w:val="00087088"/>
    <w:rsid w:val="0008775E"/>
    <w:rsid w:val="00091438"/>
    <w:rsid w:val="00091A31"/>
    <w:rsid w:val="00091BEE"/>
    <w:rsid w:val="0009295B"/>
    <w:rsid w:val="00092AEF"/>
    <w:rsid w:val="0009368D"/>
    <w:rsid w:val="00093A33"/>
    <w:rsid w:val="00093F10"/>
    <w:rsid w:val="0009453C"/>
    <w:rsid w:val="0009456C"/>
    <w:rsid w:val="0009490D"/>
    <w:rsid w:val="00094A1C"/>
    <w:rsid w:val="00094ACA"/>
    <w:rsid w:val="00094B9F"/>
    <w:rsid w:val="00095FEF"/>
    <w:rsid w:val="00096AC4"/>
    <w:rsid w:val="00097456"/>
    <w:rsid w:val="000975AE"/>
    <w:rsid w:val="00097B45"/>
    <w:rsid w:val="000A0579"/>
    <w:rsid w:val="000A1224"/>
    <w:rsid w:val="000A14A8"/>
    <w:rsid w:val="000A1857"/>
    <w:rsid w:val="000A1BE0"/>
    <w:rsid w:val="000A1DB3"/>
    <w:rsid w:val="000A225D"/>
    <w:rsid w:val="000A28D2"/>
    <w:rsid w:val="000A2BF7"/>
    <w:rsid w:val="000A31A9"/>
    <w:rsid w:val="000A32C1"/>
    <w:rsid w:val="000A3B27"/>
    <w:rsid w:val="000A4A92"/>
    <w:rsid w:val="000A4C1D"/>
    <w:rsid w:val="000A554E"/>
    <w:rsid w:val="000A55F7"/>
    <w:rsid w:val="000A565C"/>
    <w:rsid w:val="000A5D00"/>
    <w:rsid w:val="000A5EAE"/>
    <w:rsid w:val="000A60B7"/>
    <w:rsid w:val="000A7393"/>
    <w:rsid w:val="000A750C"/>
    <w:rsid w:val="000A7949"/>
    <w:rsid w:val="000B0340"/>
    <w:rsid w:val="000B0537"/>
    <w:rsid w:val="000B05C4"/>
    <w:rsid w:val="000B06C6"/>
    <w:rsid w:val="000B0BE5"/>
    <w:rsid w:val="000B1860"/>
    <w:rsid w:val="000B1F42"/>
    <w:rsid w:val="000B2EAB"/>
    <w:rsid w:val="000B2F23"/>
    <w:rsid w:val="000B3164"/>
    <w:rsid w:val="000B3376"/>
    <w:rsid w:val="000B3A6C"/>
    <w:rsid w:val="000B4D09"/>
    <w:rsid w:val="000B5D21"/>
    <w:rsid w:val="000B5FF4"/>
    <w:rsid w:val="000B62D1"/>
    <w:rsid w:val="000B6C3D"/>
    <w:rsid w:val="000B6FE4"/>
    <w:rsid w:val="000B775A"/>
    <w:rsid w:val="000B7FB5"/>
    <w:rsid w:val="000C0429"/>
    <w:rsid w:val="000C07AD"/>
    <w:rsid w:val="000C0F3C"/>
    <w:rsid w:val="000C1137"/>
    <w:rsid w:val="000C11F5"/>
    <w:rsid w:val="000C140D"/>
    <w:rsid w:val="000C217E"/>
    <w:rsid w:val="000C295D"/>
    <w:rsid w:val="000C357A"/>
    <w:rsid w:val="000C3B16"/>
    <w:rsid w:val="000C3F92"/>
    <w:rsid w:val="000C4572"/>
    <w:rsid w:val="000C4D0C"/>
    <w:rsid w:val="000C5A88"/>
    <w:rsid w:val="000C65EF"/>
    <w:rsid w:val="000C662B"/>
    <w:rsid w:val="000C680E"/>
    <w:rsid w:val="000C6935"/>
    <w:rsid w:val="000C6B64"/>
    <w:rsid w:val="000C6B93"/>
    <w:rsid w:val="000D04C3"/>
    <w:rsid w:val="000D0A61"/>
    <w:rsid w:val="000D205C"/>
    <w:rsid w:val="000D21EF"/>
    <w:rsid w:val="000D256D"/>
    <w:rsid w:val="000D2C89"/>
    <w:rsid w:val="000D5429"/>
    <w:rsid w:val="000D55AF"/>
    <w:rsid w:val="000D56A0"/>
    <w:rsid w:val="000D682E"/>
    <w:rsid w:val="000D6B3D"/>
    <w:rsid w:val="000D6E80"/>
    <w:rsid w:val="000D7577"/>
    <w:rsid w:val="000D7638"/>
    <w:rsid w:val="000D7B1B"/>
    <w:rsid w:val="000E00F8"/>
    <w:rsid w:val="000E0C4D"/>
    <w:rsid w:val="000E0CB0"/>
    <w:rsid w:val="000E0DAE"/>
    <w:rsid w:val="000E1299"/>
    <w:rsid w:val="000E1989"/>
    <w:rsid w:val="000E1B5C"/>
    <w:rsid w:val="000E2320"/>
    <w:rsid w:val="000E2A93"/>
    <w:rsid w:val="000E2EF4"/>
    <w:rsid w:val="000E2F05"/>
    <w:rsid w:val="000E3223"/>
    <w:rsid w:val="000E354F"/>
    <w:rsid w:val="000E3AF7"/>
    <w:rsid w:val="000E4152"/>
    <w:rsid w:val="000E4579"/>
    <w:rsid w:val="000E4B18"/>
    <w:rsid w:val="000E5046"/>
    <w:rsid w:val="000E534F"/>
    <w:rsid w:val="000E5429"/>
    <w:rsid w:val="000E54E8"/>
    <w:rsid w:val="000E5B6B"/>
    <w:rsid w:val="000E5F4B"/>
    <w:rsid w:val="000E68D9"/>
    <w:rsid w:val="000E6B55"/>
    <w:rsid w:val="000E6F2D"/>
    <w:rsid w:val="000F0EF8"/>
    <w:rsid w:val="000F101C"/>
    <w:rsid w:val="000F1036"/>
    <w:rsid w:val="000F1215"/>
    <w:rsid w:val="000F194D"/>
    <w:rsid w:val="000F1B7A"/>
    <w:rsid w:val="000F223F"/>
    <w:rsid w:val="000F2BC6"/>
    <w:rsid w:val="000F2F51"/>
    <w:rsid w:val="000F388D"/>
    <w:rsid w:val="000F3C21"/>
    <w:rsid w:val="000F54C6"/>
    <w:rsid w:val="000F5637"/>
    <w:rsid w:val="000F58A2"/>
    <w:rsid w:val="000F59C5"/>
    <w:rsid w:val="000F6097"/>
    <w:rsid w:val="000F61E5"/>
    <w:rsid w:val="000F66CA"/>
    <w:rsid w:val="000F783F"/>
    <w:rsid w:val="000F7D62"/>
    <w:rsid w:val="00101A87"/>
    <w:rsid w:val="00101F3E"/>
    <w:rsid w:val="00102530"/>
    <w:rsid w:val="001035D0"/>
    <w:rsid w:val="00103659"/>
    <w:rsid w:val="00103B0C"/>
    <w:rsid w:val="001052E4"/>
    <w:rsid w:val="0010586B"/>
    <w:rsid w:val="001067E0"/>
    <w:rsid w:val="00106B4A"/>
    <w:rsid w:val="00106F27"/>
    <w:rsid w:val="00107842"/>
    <w:rsid w:val="00107949"/>
    <w:rsid w:val="00107974"/>
    <w:rsid w:val="00107DF4"/>
    <w:rsid w:val="0011060A"/>
    <w:rsid w:val="0011070C"/>
    <w:rsid w:val="00110DDA"/>
    <w:rsid w:val="00110F5E"/>
    <w:rsid w:val="001114DE"/>
    <w:rsid w:val="0011171B"/>
    <w:rsid w:val="001126DB"/>
    <w:rsid w:val="00112740"/>
    <w:rsid w:val="00113289"/>
    <w:rsid w:val="00113400"/>
    <w:rsid w:val="001134CC"/>
    <w:rsid w:val="00113663"/>
    <w:rsid w:val="00113B35"/>
    <w:rsid w:val="0011405B"/>
    <w:rsid w:val="001148D0"/>
    <w:rsid w:val="0011521C"/>
    <w:rsid w:val="001158F0"/>
    <w:rsid w:val="00115EA8"/>
    <w:rsid w:val="00120479"/>
    <w:rsid w:val="00120767"/>
    <w:rsid w:val="00120EA4"/>
    <w:rsid w:val="001213C7"/>
    <w:rsid w:val="00121412"/>
    <w:rsid w:val="00121808"/>
    <w:rsid w:val="00121B97"/>
    <w:rsid w:val="00121C42"/>
    <w:rsid w:val="00121D5A"/>
    <w:rsid w:val="0012363B"/>
    <w:rsid w:val="00123AFB"/>
    <w:rsid w:val="00123D9D"/>
    <w:rsid w:val="001244C9"/>
    <w:rsid w:val="0012482B"/>
    <w:rsid w:val="001253A0"/>
    <w:rsid w:val="00125ADD"/>
    <w:rsid w:val="00126FEE"/>
    <w:rsid w:val="0012788A"/>
    <w:rsid w:val="00127A77"/>
    <w:rsid w:val="00127E30"/>
    <w:rsid w:val="001306A8"/>
    <w:rsid w:val="001306DF"/>
    <w:rsid w:val="00130742"/>
    <w:rsid w:val="00130DED"/>
    <w:rsid w:val="001311C6"/>
    <w:rsid w:val="001315D5"/>
    <w:rsid w:val="0013166F"/>
    <w:rsid w:val="00131F76"/>
    <w:rsid w:val="001327A8"/>
    <w:rsid w:val="00133BEE"/>
    <w:rsid w:val="00134242"/>
    <w:rsid w:val="00134516"/>
    <w:rsid w:val="0013483E"/>
    <w:rsid w:val="00134D23"/>
    <w:rsid w:val="00135419"/>
    <w:rsid w:val="001355DA"/>
    <w:rsid w:val="00135BF9"/>
    <w:rsid w:val="001365DE"/>
    <w:rsid w:val="00136C19"/>
    <w:rsid w:val="00137003"/>
    <w:rsid w:val="00137733"/>
    <w:rsid w:val="0013786D"/>
    <w:rsid w:val="00140309"/>
    <w:rsid w:val="001403E7"/>
    <w:rsid w:val="0014057F"/>
    <w:rsid w:val="0014086E"/>
    <w:rsid w:val="00140B17"/>
    <w:rsid w:val="001417B6"/>
    <w:rsid w:val="00142343"/>
    <w:rsid w:val="00142431"/>
    <w:rsid w:val="00142713"/>
    <w:rsid w:val="00142963"/>
    <w:rsid w:val="00142A75"/>
    <w:rsid w:val="00142FF6"/>
    <w:rsid w:val="001431BA"/>
    <w:rsid w:val="00143832"/>
    <w:rsid w:val="0014533B"/>
    <w:rsid w:val="0014598C"/>
    <w:rsid w:val="0014676B"/>
    <w:rsid w:val="001467EB"/>
    <w:rsid w:val="00146BDF"/>
    <w:rsid w:val="00146D67"/>
    <w:rsid w:val="00147035"/>
    <w:rsid w:val="00147448"/>
    <w:rsid w:val="001478A7"/>
    <w:rsid w:val="00147BB1"/>
    <w:rsid w:val="001504C6"/>
    <w:rsid w:val="00150531"/>
    <w:rsid w:val="001505A2"/>
    <w:rsid w:val="001512A0"/>
    <w:rsid w:val="001512A6"/>
    <w:rsid w:val="00151567"/>
    <w:rsid w:val="0015198E"/>
    <w:rsid w:val="00151F59"/>
    <w:rsid w:val="001520D4"/>
    <w:rsid w:val="001521CB"/>
    <w:rsid w:val="00152463"/>
    <w:rsid w:val="00152963"/>
    <w:rsid w:val="001532DF"/>
    <w:rsid w:val="001536E8"/>
    <w:rsid w:val="00153F99"/>
    <w:rsid w:val="001547E0"/>
    <w:rsid w:val="00154BB4"/>
    <w:rsid w:val="00156F70"/>
    <w:rsid w:val="001573C7"/>
    <w:rsid w:val="00157CD4"/>
    <w:rsid w:val="00157E5A"/>
    <w:rsid w:val="00160937"/>
    <w:rsid w:val="00160B93"/>
    <w:rsid w:val="0016169C"/>
    <w:rsid w:val="00161934"/>
    <w:rsid w:val="00162255"/>
    <w:rsid w:val="00162E09"/>
    <w:rsid w:val="0016331B"/>
    <w:rsid w:val="0016388C"/>
    <w:rsid w:val="0016391C"/>
    <w:rsid w:val="00164C32"/>
    <w:rsid w:val="00165197"/>
    <w:rsid w:val="001652E0"/>
    <w:rsid w:val="00165AF7"/>
    <w:rsid w:val="00165CDB"/>
    <w:rsid w:val="00165DAF"/>
    <w:rsid w:val="00165EDF"/>
    <w:rsid w:val="00165F4F"/>
    <w:rsid w:val="00166045"/>
    <w:rsid w:val="001661A1"/>
    <w:rsid w:val="00166206"/>
    <w:rsid w:val="001663F3"/>
    <w:rsid w:val="0016651C"/>
    <w:rsid w:val="00166774"/>
    <w:rsid w:val="00166F79"/>
    <w:rsid w:val="00166FC9"/>
    <w:rsid w:val="001676EF"/>
    <w:rsid w:val="00167964"/>
    <w:rsid w:val="00167E26"/>
    <w:rsid w:val="00167F44"/>
    <w:rsid w:val="0017026D"/>
    <w:rsid w:val="00170901"/>
    <w:rsid w:val="001709B0"/>
    <w:rsid w:val="00170B6E"/>
    <w:rsid w:val="001712EA"/>
    <w:rsid w:val="00171BC6"/>
    <w:rsid w:val="00172037"/>
    <w:rsid w:val="00172254"/>
    <w:rsid w:val="00172E66"/>
    <w:rsid w:val="00172FDA"/>
    <w:rsid w:val="0017367C"/>
    <w:rsid w:val="00174407"/>
    <w:rsid w:val="001747C3"/>
    <w:rsid w:val="00174EA8"/>
    <w:rsid w:val="001752F7"/>
    <w:rsid w:val="00175673"/>
    <w:rsid w:val="001758D5"/>
    <w:rsid w:val="00175FFF"/>
    <w:rsid w:val="00176050"/>
    <w:rsid w:val="00176220"/>
    <w:rsid w:val="001766BB"/>
    <w:rsid w:val="0017696B"/>
    <w:rsid w:val="0017722B"/>
    <w:rsid w:val="00177D54"/>
    <w:rsid w:val="00177EDE"/>
    <w:rsid w:val="001811CA"/>
    <w:rsid w:val="0018123F"/>
    <w:rsid w:val="001812C0"/>
    <w:rsid w:val="00181B96"/>
    <w:rsid w:val="00182300"/>
    <w:rsid w:val="00182AFC"/>
    <w:rsid w:val="00182C1A"/>
    <w:rsid w:val="0018331B"/>
    <w:rsid w:val="00183480"/>
    <w:rsid w:val="0018355E"/>
    <w:rsid w:val="0018498B"/>
    <w:rsid w:val="00184DE4"/>
    <w:rsid w:val="001851BA"/>
    <w:rsid w:val="00185CEB"/>
    <w:rsid w:val="00185F6D"/>
    <w:rsid w:val="0018667E"/>
    <w:rsid w:val="00186976"/>
    <w:rsid w:val="00186E5F"/>
    <w:rsid w:val="00187147"/>
    <w:rsid w:val="0018779B"/>
    <w:rsid w:val="0018796C"/>
    <w:rsid w:val="0019019A"/>
    <w:rsid w:val="00191024"/>
    <w:rsid w:val="001922D5"/>
    <w:rsid w:val="001922F5"/>
    <w:rsid w:val="001923CE"/>
    <w:rsid w:val="001929AE"/>
    <w:rsid w:val="00192DBA"/>
    <w:rsid w:val="00192FDF"/>
    <w:rsid w:val="0019320A"/>
    <w:rsid w:val="00194293"/>
    <w:rsid w:val="00194790"/>
    <w:rsid w:val="001948B7"/>
    <w:rsid w:val="001956F8"/>
    <w:rsid w:val="00195765"/>
    <w:rsid w:val="00197565"/>
    <w:rsid w:val="00197769"/>
    <w:rsid w:val="001A126D"/>
    <w:rsid w:val="001A1830"/>
    <w:rsid w:val="001A198A"/>
    <w:rsid w:val="001A1A91"/>
    <w:rsid w:val="001A22D5"/>
    <w:rsid w:val="001A2E62"/>
    <w:rsid w:val="001A3A02"/>
    <w:rsid w:val="001A3BB8"/>
    <w:rsid w:val="001A3CEB"/>
    <w:rsid w:val="001A607B"/>
    <w:rsid w:val="001A699F"/>
    <w:rsid w:val="001A6D24"/>
    <w:rsid w:val="001A6E21"/>
    <w:rsid w:val="001A72CE"/>
    <w:rsid w:val="001A79E2"/>
    <w:rsid w:val="001B0484"/>
    <w:rsid w:val="001B10D3"/>
    <w:rsid w:val="001B1319"/>
    <w:rsid w:val="001B168E"/>
    <w:rsid w:val="001B1DCB"/>
    <w:rsid w:val="001B2124"/>
    <w:rsid w:val="001B2EE8"/>
    <w:rsid w:val="001B34FB"/>
    <w:rsid w:val="001B3F47"/>
    <w:rsid w:val="001B5342"/>
    <w:rsid w:val="001B58E2"/>
    <w:rsid w:val="001B6112"/>
    <w:rsid w:val="001B62E2"/>
    <w:rsid w:val="001B6A4A"/>
    <w:rsid w:val="001B6CCF"/>
    <w:rsid w:val="001B6EC4"/>
    <w:rsid w:val="001B75D8"/>
    <w:rsid w:val="001B7FBF"/>
    <w:rsid w:val="001C0C26"/>
    <w:rsid w:val="001C126B"/>
    <w:rsid w:val="001C1BCB"/>
    <w:rsid w:val="001C30A6"/>
    <w:rsid w:val="001C38A7"/>
    <w:rsid w:val="001C475C"/>
    <w:rsid w:val="001C4E12"/>
    <w:rsid w:val="001C550B"/>
    <w:rsid w:val="001C55F3"/>
    <w:rsid w:val="001C5E48"/>
    <w:rsid w:val="001C6414"/>
    <w:rsid w:val="001C67E4"/>
    <w:rsid w:val="001C68A8"/>
    <w:rsid w:val="001C6ACC"/>
    <w:rsid w:val="001C6CD5"/>
    <w:rsid w:val="001C6EAC"/>
    <w:rsid w:val="001C7821"/>
    <w:rsid w:val="001C7F13"/>
    <w:rsid w:val="001D01EE"/>
    <w:rsid w:val="001D149F"/>
    <w:rsid w:val="001D15D8"/>
    <w:rsid w:val="001D1865"/>
    <w:rsid w:val="001D1AE1"/>
    <w:rsid w:val="001D1D21"/>
    <w:rsid w:val="001D2182"/>
    <w:rsid w:val="001D288E"/>
    <w:rsid w:val="001D3857"/>
    <w:rsid w:val="001D3E6F"/>
    <w:rsid w:val="001D4034"/>
    <w:rsid w:val="001D431C"/>
    <w:rsid w:val="001D484C"/>
    <w:rsid w:val="001D579E"/>
    <w:rsid w:val="001D57E6"/>
    <w:rsid w:val="001D62F4"/>
    <w:rsid w:val="001D6701"/>
    <w:rsid w:val="001D6861"/>
    <w:rsid w:val="001D6F72"/>
    <w:rsid w:val="001D7748"/>
    <w:rsid w:val="001D7BBF"/>
    <w:rsid w:val="001E15A8"/>
    <w:rsid w:val="001E1E9F"/>
    <w:rsid w:val="001E275B"/>
    <w:rsid w:val="001E2B7B"/>
    <w:rsid w:val="001E2C55"/>
    <w:rsid w:val="001E3015"/>
    <w:rsid w:val="001E376A"/>
    <w:rsid w:val="001E4972"/>
    <w:rsid w:val="001E4D1C"/>
    <w:rsid w:val="001E6E77"/>
    <w:rsid w:val="001E6F54"/>
    <w:rsid w:val="001E6FE7"/>
    <w:rsid w:val="001E7BDE"/>
    <w:rsid w:val="001F13A7"/>
    <w:rsid w:val="001F14EA"/>
    <w:rsid w:val="001F1551"/>
    <w:rsid w:val="001F20F7"/>
    <w:rsid w:val="001F26EA"/>
    <w:rsid w:val="001F2734"/>
    <w:rsid w:val="001F29D1"/>
    <w:rsid w:val="001F3ABA"/>
    <w:rsid w:val="001F3B5B"/>
    <w:rsid w:val="001F3F09"/>
    <w:rsid w:val="001F425F"/>
    <w:rsid w:val="001F44AB"/>
    <w:rsid w:val="001F4FF3"/>
    <w:rsid w:val="001F5123"/>
    <w:rsid w:val="001F5462"/>
    <w:rsid w:val="001F5482"/>
    <w:rsid w:val="001F59C6"/>
    <w:rsid w:val="001F5B50"/>
    <w:rsid w:val="001F6184"/>
    <w:rsid w:val="001F7064"/>
    <w:rsid w:val="001F7442"/>
    <w:rsid w:val="0020088D"/>
    <w:rsid w:val="002039DE"/>
    <w:rsid w:val="00203C2A"/>
    <w:rsid w:val="002040F5"/>
    <w:rsid w:val="0020438D"/>
    <w:rsid w:val="0020460A"/>
    <w:rsid w:val="00204E8B"/>
    <w:rsid w:val="00204F61"/>
    <w:rsid w:val="00206208"/>
    <w:rsid w:val="002062E6"/>
    <w:rsid w:val="0020653E"/>
    <w:rsid w:val="00206AFD"/>
    <w:rsid w:val="002070A4"/>
    <w:rsid w:val="00207329"/>
    <w:rsid w:val="00207362"/>
    <w:rsid w:val="00207789"/>
    <w:rsid w:val="00207F59"/>
    <w:rsid w:val="002103BA"/>
    <w:rsid w:val="0021165C"/>
    <w:rsid w:val="002121B0"/>
    <w:rsid w:val="00212D62"/>
    <w:rsid w:val="002133E2"/>
    <w:rsid w:val="002149D3"/>
    <w:rsid w:val="00214C9D"/>
    <w:rsid w:val="00216027"/>
    <w:rsid w:val="00216BA5"/>
    <w:rsid w:val="00216F5B"/>
    <w:rsid w:val="00217462"/>
    <w:rsid w:val="00217BAB"/>
    <w:rsid w:val="00217CFF"/>
    <w:rsid w:val="002205F1"/>
    <w:rsid w:val="00221514"/>
    <w:rsid w:val="002217C6"/>
    <w:rsid w:val="00222059"/>
    <w:rsid w:val="00222194"/>
    <w:rsid w:val="002227F2"/>
    <w:rsid w:val="002229C0"/>
    <w:rsid w:val="00222B6B"/>
    <w:rsid w:val="00222B79"/>
    <w:rsid w:val="00222EE2"/>
    <w:rsid w:val="0022325A"/>
    <w:rsid w:val="002235CE"/>
    <w:rsid w:val="00223B7F"/>
    <w:rsid w:val="00223B8A"/>
    <w:rsid w:val="00223F9D"/>
    <w:rsid w:val="00224146"/>
    <w:rsid w:val="0022440C"/>
    <w:rsid w:val="002249CA"/>
    <w:rsid w:val="002252E3"/>
    <w:rsid w:val="0022588D"/>
    <w:rsid w:val="00225D72"/>
    <w:rsid w:val="00227AEF"/>
    <w:rsid w:val="00227B05"/>
    <w:rsid w:val="00230051"/>
    <w:rsid w:val="002300CA"/>
    <w:rsid w:val="00231C2D"/>
    <w:rsid w:val="00233007"/>
    <w:rsid w:val="0023313D"/>
    <w:rsid w:val="00233F31"/>
    <w:rsid w:val="002341ED"/>
    <w:rsid w:val="002345E2"/>
    <w:rsid w:val="00234A9C"/>
    <w:rsid w:val="00235D96"/>
    <w:rsid w:val="0023708A"/>
    <w:rsid w:val="002371D9"/>
    <w:rsid w:val="00237825"/>
    <w:rsid w:val="0024055C"/>
    <w:rsid w:val="00240D4C"/>
    <w:rsid w:val="00240D8C"/>
    <w:rsid w:val="002427ED"/>
    <w:rsid w:val="002429AD"/>
    <w:rsid w:val="00242A44"/>
    <w:rsid w:val="002432E3"/>
    <w:rsid w:val="00244377"/>
    <w:rsid w:val="00245352"/>
    <w:rsid w:val="00245766"/>
    <w:rsid w:val="00245989"/>
    <w:rsid w:val="002459B4"/>
    <w:rsid w:val="00245C2A"/>
    <w:rsid w:val="00246812"/>
    <w:rsid w:val="00246A3B"/>
    <w:rsid w:val="002471A5"/>
    <w:rsid w:val="00250088"/>
    <w:rsid w:val="00250C54"/>
    <w:rsid w:val="0025109F"/>
    <w:rsid w:val="00251575"/>
    <w:rsid w:val="0025183B"/>
    <w:rsid w:val="00251A2C"/>
    <w:rsid w:val="00251C00"/>
    <w:rsid w:val="0025225F"/>
    <w:rsid w:val="002523F4"/>
    <w:rsid w:val="00252674"/>
    <w:rsid w:val="00253797"/>
    <w:rsid w:val="00253889"/>
    <w:rsid w:val="00254090"/>
    <w:rsid w:val="0025450D"/>
    <w:rsid w:val="0025526F"/>
    <w:rsid w:val="00255619"/>
    <w:rsid w:val="00255BA7"/>
    <w:rsid w:val="00255C47"/>
    <w:rsid w:val="00256276"/>
    <w:rsid w:val="002563B5"/>
    <w:rsid w:val="00256769"/>
    <w:rsid w:val="00256CF8"/>
    <w:rsid w:val="00261343"/>
    <w:rsid w:val="002619F0"/>
    <w:rsid w:val="00261F85"/>
    <w:rsid w:val="002629C6"/>
    <w:rsid w:val="0026307B"/>
    <w:rsid w:val="0026360F"/>
    <w:rsid w:val="00263752"/>
    <w:rsid w:val="00263A22"/>
    <w:rsid w:val="002643BF"/>
    <w:rsid w:val="0026453F"/>
    <w:rsid w:val="00264965"/>
    <w:rsid w:val="00265500"/>
    <w:rsid w:val="0026578C"/>
    <w:rsid w:val="002657D2"/>
    <w:rsid w:val="00266406"/>
    <w:rsid w:val="002666C6"/>
    <w:rsid w:val="002668FF"/>
    <w:rsid w:val="00267998"/>
    <w:rsid w:val="002704C7"/>
    <w:rsid w:val="00270625"/>
    <w:rsid w:val="00271FE8"/>
    <w:rsid w:val="00272040"/>
    <w:rsid w:val="00273105"/>
    <w:rsid w:val="00273625"/>
    <w:rsid w:val="00273ABC"/>
    <w:rsid w:val="0027510A"/>
    <w:rsid w:val="0027579D"/>
    <w:rsid w:val="0027601A"/>
    <w:rsid w:val="00276350"/>
    <w:rsid w:val="002763E0"/>
    <w:rsid w:val="00276420"/>
    <w:rsid w:val="00276487"/>
    <w:rsid w:val="002772F1"/>
    <w:rsid w:val="0027747D"/>
    <w:rsid w:val="00277850"/>
    <w:rsid w:val="002778DF"/>
    <w:rsid w:val="002779BD"/>
    <w:rsid w:val="00277D32"/>
    <w:rsid w:val="00277F1B"/>
    <w:rsid w:val="00280564"/>
    <w:rsid w:val="002807C2"/>
    <w:rsid w:val="002808C6"/>
    <w:rsid w:val="00280C85"/>
    <w:rsid w:val="00280DED"/>
    <w:rsid w:val="0028147D"/>
    <w:rsid w:val="002815D4"/>
    <w:rsid w:val="00281F35"/>
    <w:rsid w:val="00282BFD"/>
    <w:rsid w:val="00282DF9"/>
    <w:rsid w:val="00283961"/>
    <w:rsid w:val="00283C0E"/>
    <w:rsid w:val="0028401A"/>
    <w:rsid w:val="002846FF"/>
    <w:rsid w:val="002858CC"/>
    <w:rsid w:val="0028619B"/>
    <w:rsid w:val="00286241"/>
    <w:rsid w:val="00286EAF"/>
    <w:rsid w:val="00287314"/>
    <w:rsid w:val="00290498"/>
    <w:rsid w:val="00290DC8"/>
    <w:rsid w:val="00291715"/>
    <w:rsid w:val="002917A9"/>
    <w:rsid w:val="00292B24"/>
    <w:rsid w:val="0029329B"/>
    <w:rsid w:val="002933CA"/>
    <w:rsid w:val="00293BD2"/>
    <w:rsid w:val="002943B3"/>
    <w:rsid w:val="002949DA"/>
    <w:rsid w:val="00294CD9"/>
    <w:rsid w:val="002954C2"/>
    <w:rsid w:val="00295CC9"/>
    <w:rsid w:val="002961DB"/>
    <w:rsid w:val="00296D55"/>
    <w:rsid w:val="00296D72"/>
    <w:rsid w:val="002970AA"/>
    <w:rsid w:val="0029772E"/>
    <w:rsid w:val="00297B1D"/>
    <w:rsid w:val="00297D78"/>
    <w:rsid w:val="00297E21"/>
    <w:rsid w:val="002A0086"/>
    <w:rsid w:val="002A0C5C"/>
    <w:rsid w:val="002A0F46"/>
    <w:rsid w:val="002A0FFD"/>
    <w:rsid w:val="002A16BD"/>
    <w:rsid w:val="002A263B"/>
    <w:rsid w:val="002A2AA5"/>
    <w:rsid w:val="002A3819"/>
    <w:rsid w:val="002A3CD3"/>
    <w:rsid w:val="002A4374"/>
    <w:rsid w:val="002A4592"/>
    <w:rsid w:val="002A57F3"/>
    <w:rsid w:val="002A5C26"/>
    <w:rsid w:val="002A5D34"/>
    <w:rsid w:val="002A5DDF"/>
    <w:rsid w:val="002A5E04"/>
    <w:rsid w:val="002A5EAF"/>
    <w:rsid w:val="002A6364"/>
    <w:rsid w:val="002A6FC4"/>
    <w:rsid w:val="002A78A1"/>
    <w:rsid w:val="002B07A8"/>
    <w:rsid w:val="002B07B5"/>
    <w:rsid w:val="002B08FD"/>
    <w:rsid w:val="002B0CDF"/>
    <w:rsid w:val="002B15B0"/>
    <w:rsid w:val="002B1703"/>
    <w:rsid w:val="002B1736"/>
    <w:rsid w:val="002B30A2"/>
    <w:rsid w:val="002B3938"/>
    <w:rsid w:val="002B4E54"/>
    <w:rsid w:val="002B5077"/>
    <w:rsid w:val="002B50DE"/>
    <w:rsid w:val="002B543A"/>
    <w:rsid w:val="002B59E4"/>
    <w:rsid w:val="002B5B9D"/>
    <w:rsid w:val="002B5CDD"/>
    <w:rsid w:val="002B6027"/>
    <w:rsid w:val="002B6165"/>
    <w:rsid w:val="002B6FB9"/>
    <w:rsid w:val="002C020D"/>
    <w:rsid w:val="002C086B"/>
    <w:rsid w:val="002C111E"/>
    <w:rsid w:val="002C13D7"/>
    <w:rsid w:val="002C1DF4"/>
    <w:rsid w:val="002C2545"/>
    <w:rsid w:val="002C2D22"/>
    <w:rsid w:val="002C4581"/>
    <w:rsid w:val="002C4764"/>
    <w:rsid w:val="002C494F"/>
    <w:rsid w:val="002C5FB1"/>
    <w:rsid w:val="002C6B3C"/>
    <w:rsid w:val="002C6B73"/>
    <w:rsid w:val="002C773B"/>
    <w:rsid w:val="002C780B"/>
    <w:rsid w:val="002C7845"/>
    <w:rsid w:val="002D0862"/>
    <w:rsid w:val="002D0A54"/>
    <w:rsid w:val="002D0D0A"/>
    <w:rsid w:val="002D186C"/>
    <w:rsid w:val="002D2711"/>
    <w:rsid w:val="002D3441"/>
    <w:rsid w:val="002D34FE"/>
    <w:rsid w:val="002D39C6"/>
    <w:rsid w:val="002D39DD"/>
    <w:rsid w:val="002D4236"/>
    <w:rsid w:val="002D582F"/>
    <w:rsid w:val="002D637A"/>
    <w:rsid w:val="002D762D"/>
    <w:rsid w:val="002D79CD"/>
    <w:rsid w:val="002D7D80"/>
    <w:rsid w:val="002E13E2"/>
    <w:rsid w:val="002E1663"/>
    <w:rsid w:val="002E16ED"/>
    <w:rsid w:val="002E1979"/>
    <w:rsid w:val="002E198B"/>
    <w:rsid w:val="002E22ED"/>
    <w:rsid w:val="002E326A"/>
    <w:rsid w:val="002E354A"/>
    <w:rsid w:val="002E3ADB"/>
    <w:rsid w:val="002E3B6A"/>
    <w:rsid w:val="002E3DDD"/>
    <w:rsid w:val="002E3F3B"/>
    <w:rsid w:val="002E4492"/>
    <w:rsid w:val="002E4635"/>
    <w:rsid w:val="002E530A"/>
    <w:rsid w:val="002E5407"/>
    <w:rsid w:val="002E5DF8"/>
    <w:rsid w:val="002E5FA6"/>
    <w:rsid w:val="002E641B"/>
    <w:rsid w:val="002E6C17"/>
    <w:rsid w:val="002E756B"/>
    <w:rsid w:val="002E7610"/>
    <w:rsid w:val="002F0F7D"/>
    <w:rsid w:val="002F1089"/>
    <w:rsid w:val="002F153F"/>
    <w:rsid w:val="002F1B61"/>
    <w:rsid w:val="002F1D8D"/>
    <w:rsid w:val="002F1F80"/>
    <w:rsid w:val="002F2DA6"/>
    <w:rsid w:val="002F33BB"/>
    <w:rsid w:val="002F3528"/>
    <w:rsid w:val="002F381D"/>
    <w:rsid w:val="002F3D10"/>
    <w:rsid w:val="002F40AF"/>
    <w:rsid w:val="002F438F"/>
    <w:rsid w:val="002F4B6C"/>
    <w:rsid w:val="002F589A"/>
    <w:rsid w:val="002F59FE"/>
    <w:rsid w:val="002F5A5E"/>
    <w:rsid w:val="002F5D25"/>
    <w:rsid w:val="002F6521"/>
    <w:rsid w:val="002F672A"/>
    <w:rsid w:val="002F7326"/>
    <w:rsid w:val="002F7DEF"/>
    <w:rsid w:val="00300138"/>
    <w:rsid w:val="003015C5"/>
    <w:rsid w:val="003020A8"/>
    <w:rsid w:val="003021E2"/>
    <w:rsid w:val="00302279"/>
    <w:rsid w:val="0030279D"/>
    <w:rsid w:val="00302C83"/>
    <w:rsid w:val="00303265"/>
    <w:rsid w:val="003040B2"/>
    <w:rsid w:val="00304B96"/>
    <w:rsid w:val="003061AC"/>
    <w:rsid w:val="00306D40"/>
    <w:rsid w:val="00306E7E"/>
    <w:rsid w:val="00307063"/>
    <w:rsid w:val="003075AA"/>
    <w:rsid w:val="003077A5"/>
    <w:rsid w:val="003107B2"/>
    <w:rsid w:val="0031084F"/>
    <w:rsid w:val="00310991"/>
    <w:rsid w:val="00310A1E"/>
    <w:rsid w:val="00310A8B"/>
    <w:rsid w:val="0031223C"/>
    <w:rsid w:val="003127D5"/>
    <w:rsid w:val="00313258"/>
    <w:rsid w:val="00313733"/>
    <w:rsid w:val="0031409B"/>
    <w:rsid w:val="00314440"/>
    <w:rsid w:val="00314578"/>
    <w:rsid w:val="00314D4A"/>
    <w:rsid w:val="00315119"/>
    <w:rsid w:val="00315159"/>
    <w:rsid w:val="003168DE"/>
    <w:rsid w:val="0031691E"/>
    <w:rsid w:val="00316A15"/>
    <w:rsid w:val="00316BF4"/>
    <w:rsid w:val="0031712E"/>
    <w:rsid w:val="00317486"/>
    <w:rsid w:val="00317570"/>
    <w:rsid w:val="003177CB"/>
    <w:rsid w:val="003178DB"/>
    <w:rsid w:val="00317B56"/>
    <w:rsid w:val="00320230"/>
    <w:rsid w:val="00320ABD"/>
    <w:rsid w:val="00320FC8"/>
    <w:rsid w:val="00321575"/>
    <w:rsid w:val="0032192A"/>
    <w:rsid w:val="00321A70"/>
    <w:rsid w:val="00321AB4"/>
    <w:rsid w:val="00321D39"/>
    <w:rsid w:val="00322A2E"/>
    <w:rsid w:val="00322B0B"/>
    <w:rsid w:val="00322D0C"/>
    <w:rsid w:val="00322ECA"/>
    <w:rsid w:val="00323426"/>
    <w:rsid w:val="00323583"/>
    <w:rsid w:val="00323BA4"/>
    <w:rsid w:val="003245E8"/>
    <w:rsid w:val="003254CE"/>
    <w:rsid w:val="00325770"/>
    <w:rsid w:val="003258CD"/>
    <w:rsid w:val="00326A40"/>
    <w:rsid w:val="003275CA"/>
    <w:rsid w:val="003303C7"/>
    <w:rsid w:val="003304D1"/>
    <w:rsid w:val="0033152D"/>
    <w:rsid w:val="0033227C"/>
    <w:rsid w:val="00332C78"/>
    <w:rsid w:val="00332D8F"/>
    <w:rsid w:val="0033333F"/>
    <w:rsid w:val="00333C53"/>
    <w:rsid w:val="00334123"/>
    <w:rsid w:val="00334E2D"/>
    <w:rsid w:val="003353AE"/>
    <w:rsid w:val="003355C2"/>
    <w:rsid w:val="00335BDA"/>
    <w:rsid w:val="00337C5C"/>
    <w:rsid w:val="00341E32"/>
    <w:rsid w:val="003420D5"/>
    <w:rsid w:val="00342710"/>
    <w:rsid w:val="00342744"/>
    <w:rsid w:val="00342DD9"/>
    <w:rsid w:val="00342ED2"/>
    <w:rsid w:val="003433E8"/>
    <w:rsid w:val="00343ACB"/>
    <w:rsid w:val="00343D49"/>
    <w:rsid w:val="00343EEF"/>
    <w:rsid w:val="003440C7"/>
    <w:rsid w:val="00344206"/>
    <w:rsid w:val="0034493B"/>
    <w:rsid w:val="00344C96"/>
    <w:rsid w:val="00345757"/>
    <w:rsid w:val="00345AE7"/>
    <w:rsid w:val="00346E6C"/>
    <w:rsid w:val="00347377"/>
    <w:rsid w:val="00347B33"/>
    <w:rsid w:val="003508BF"/>
    <w:rsid w:val="00350C24"/>
    <w:rsid w:val="003514B5"/>
    <w:rsid w:val="00351A05"/>
    <w:rsid w:val="00351F67"/>
    <w:rsid w:val="003528F7"/>
    <w:rsid w:val="00352E7F"/>
    <w:rsid w:val="00352ECB"/>
    <w:rsid w:val="00353D69"/>
    <w:rsid w:val="003541EB"/>
    <w:rsid w:val="00354AB5"/>
    <w:rsid w:val="003551EA"/>
    <w:rsid w:val="00355F91"/>
    <w:rsid w:val="00355FE6"/>
    <w:rsid w:val="0035693A"/>
    <w:rsid w:val="00357F66"/>
    <w:rsid w:val="00360092"/>
    <w:rsid w:val="00360298"/>
    <w:rsid w:val="003604F9"/>
    <w:rsid w:val="00360E9A"/>
    <w:rsid w:val="0036115A"/>
    <w:rsid w:val="00362127"/>
    <w:rsid w:val="00362275"/>
    <w:rsid w:val="00362646"/>
    <w:rsid w:val="00362776"/>
    <w:rsid w:val="00362803"/>
    <w:rsid w:val="00362808"/>
    <w:rsid w:val="0036291D"/>
    <w:rsid w:val="00362994"/>
    <w:rsid w:val="00363180"/>
    <w:rsid w:val="0036360B"/>
    <w:rsid w:val="00364228"/>
    <w:rsid w:val="00364285"/>
    <w:rsid w:val="00364924"/>
    <w:rsid w:val="00364B65"/>
    <w:rsid w:val="00365248"/>
    <w:rsid w:val="0036537D"/>
    <w:rsid w:val="003658FD"/>
    <w:rsid w:val="00366CCD"/>
    <w:rsid w:val="0036744D"/>
    <w:rsid w:val="003701E3"/>
    <w:rsid w:val="0037198D"/>
    <w:rsid w:val="00372F47"/>
    <w:rsid w:val="00373407"/>
    <w:rsid w:val="00373445"/>
    <w:rsid w:val="0037388D"/>
    <w:rsid w:val="00373992"/>
    <w:rsid w:val="00373C98"/>
    <w:rsid w:val="00373E0C"/>
    <w:rsid w:val="00374A4C"/>
    <w:rsid w:val="00374EB3"/>
    <w:rsid w:val="00375115"/>
    <w:rsid w:val="0037547F"/>
    <w:rsid w:val="00375721"/>
    <w:rsid w:val="00375EC1"/>
    <w:rsid w:val="003773D0"/>
    <w:rsid w:val="00377AFF"/>
    <w:rsid w:val="00377BE8"/>
    <w:rsid w:val="00377F0A"/>
    <w:rsid w:val="00380D36"/>
    <w:rsid w:val="0038157C"/>
    <w:rsid w:val="003816F5"/>
    <w:rsid w:val="00381ACE"/>
    <w:rsid w:val="0038229A"/>
    <w:rsid w:val="00382674"/>
    <w:rsid w:val="0038284C"/>
    <w:rsid w:val="00382BFD"/>
    <w:rsid w:val="00382D3E"/>
    <w:rsid w:val="00382F24"/>
    <w:rsid w:val="0038322C"/>
    <w:rsid w:val="00383422"/>
    <w:rsid w:val="00383BC2"/>
    <w:rsid w:val="00383DFD"/>
    <w:rsid w:val="00383E2F"/>
    <w:rsid w:val="00384B87"/>
    <w:rsid w:val="00384D3B"/>
    <w:rsid w:val="0038532D"/>
    <w:rsid w:val="0038552D"/>
    <w:rsid w:val="0038570B"/>
    <w:rsid w:val="00385801"/>
    <w:rsid w:val="0038580A"/>
    <w:rsid w:val="00386085"/>
    <w:rsid w:val="0038635B"/>
    <w:rsid w:val="00386BE2"/>
    <w:rsid w:val="00387780"/>
    <w:rsid w:val="00387B13"/>
    <w:rsid w:val="00390084"/>
    <w:rsid w:val="00390812"/>
    <w:rsid w:val="00390C31"/>
    <w:rsid w:val="00391A86"/>
    <w:rsid w:val="00391D16"/>
    <w:rsid w:val="003922CC"/>
    <w:rsid w:val="00392505"/>
    <w:rsid w:val="00392704"/>
    <w:rsid w:val="00392714"/>
    <w:rsid w:val="00392BA1"/>
    <w:rsid w:val="00392CEF"/>
    <w:rsid w:val="00393CA1"/>
    <w:rsid w:val="00394132"/>
    <w:rsid w:val="00394222"/>
    <w:rsid w:val="0039479F"/>
    <w:rsid w:val="003947A9"/>
    <w:rsid w:val="00394BCB"/>
    <w:rsid w:val="00394BD3"/>
    <w:rsid w:val="00395082"/>
    <w:rsid w:val="00395249"/>
    <w:rsid w:val="003957B4"/>
    <w:rsid w:val="003961FE"/>
    <w:rsid w:val="00396288"/>
    <w:rsid w:val="003966FB"/>
    <w:rsid w:val="0039718F"/>
    <w:rsid w:val="00397C27"/>
    <w:rsid w:val="00397C41"/>
    <w:rsid w:val="00397E24"/>
    <w:rsid w:val="003A02A5"/>
    <w:rsid w:val="003A0BEE"/>
    <w:rsid w:val="003A0F85"/>
    <w:rsid w:val="003A139C"/>
    <w:rsid w:val="003A1F40"/>
    <w:rsid w:val="003A2096"/>
    <w:rsid w:val="003A224A"/>
    <w:rsid w:val="003A23BF"/>
    <w:rsid w:val="003A292A"/>
    <w:rsid w:val="003A2995"/>
    <w:rsid w:val="003A2A8B"/>
    <w:rsid w:val="003A2BDE"/>
    <w:rsid w:val="003A2E45"/>
    <w:rsid w:val="003A2F11"/>
    <w:rsid w:val="003A3122"/>
    <w:rsid w:val="003A3F54"/>
    <w:rsid w:val="003A4087"/>
    <w:rsid w:val="003A4405"/>
    <w:rsid w:val="003A4911"/>
    <w:rsid w:val="003A5102"/>
    <w:rsid w:val="003A58BF"/>
    <w:rsid w:val="003A7269"/>
    <w:rsid w:val="003A7311"/>
    <w:rsid w:val="003A74E9"/>
    <w:rsid w:val="003A7A35"/>
    <w:rsid w:val="003B006B"/>
    <w:rsid w:val="003B02B2"/>
    <w:rsid w:val="003B169C"/>
    <w:rsid w:val="003B19EE"/>
    <w:rsid w:val="003B1D96"/>
    <w:rsid w:val="003B26EA"/>
    <w:rsid w:val="003B5233"/>
    <w:rsid w:val="003B5556"/>
    <w:rsid w:val="003B5CAA"/>
    <w:rsid w:val="003B5D18"/>
    <w:rsid w:val="003B76A7"/>
    <w:rsid w:val="003B7879"/>
    <w:rsid w:val="003B7D6A"/>
    <w:rsid w:val="003C062B"/>
    <w:rsid w:val="003C102A"/>
    <w:rsid w:val="003C1E35"/>
    <w:rsid w:val="003C29A3"/>
    <w:rsid w:val="003C32E6"/>
    <w:rsid w:val="003C3392"/>
    <w:rsid w:val="003C472F"/>
    <w:rsid w:val="003C4E86"/>
    <w:rsid w:val="003C4ECA"/>
    <w:rsid w:val="003C4F8C"/>
    <w:rsid w:val="003C4FC1"/>
    <w:rsid w:val="003C53F5"/>
    <w:rsid w:val="003C5ADC"/>
    <w:rsid w:val="003C5B42"/>
    <w:rsid w:val="003C6863"/>
    <w:rsid w:val="003C6A68"/>
    <w:rsid w:val="003C763B"/>
    <w:rsid w:val="003C77A5"/>
    <w:rsid w:val="003C7800"/>
    <w:rsid w:val="003D0217"/>
    <w:rsid w:val="003D0737"/>
    <w:rsid w:val="003D0C20"/>
    <w:rsid w:val="003D0FDE"/>
    <w:rsid w:val="003D1CB6"/>
    <w:rsid w:val="003D1D91"/>
    <w:rsid w:val="003D2417"/>
    <w:rsid w:val="003D2C05"/>
    <w:rsid w:val="003D3BE4"/>
    <w:rsid w:val="003D4D52"/>
    <w:rsid w:val="003D527B"/>
    <w:rsid w:val="003D60A3"/>
    <w:rsid w:val="003D664C"/>
    <w:rsid w:val="003D6A41"/>
    <w:rsid w:val="003E027E"/>
    <w:rsid w:val="003E02FA"/>
    <w:rsid w:val="003E0796"/>
    <w:rsid w:val="003E0E8A"/>
    <w:rsid w:val="003E103A"/>
    <w:rsid w:val="003E13E0"/>
    <w:rsid w:val="003E2D71"/>
    <w:rsid w:val="003E359B"/>
    <w:rsid w:val="003E3EF1"/>
    <w:rsid w:val="003E42E4"/>
    <w:rsid w:val="003E46A3"/>
    <w:rsid w:val="003E4AC1"/>
    <w:rsid w:val="003E4C5C"/>
    <w:rsid w:val="003E4DAB"/>
    <w:rsid w:val="003E5FAF"/>
    <w:rsid w:val="003E68BD"/>
    <w:rsid w:val="003E7F44"/>
    <w:rsid w:val="003F03E9"/>
    <w:rsid w:val="003F1B65"/>
    <w:rsid w:val="003F1CA4"/>
    <w:rsid w:val="003F1D67"/>
    <w:rsid w:val="003F1F36"/>
    <w:rsid w:val="003F214F"/>
    <w:rsid w:val="003F252C"/>
    <w:rsid w:val="003F2AD8"/>
    <w:rsid w:val="003F2F80"/>
    <w:rsid w:val="003F3644"/>
    <w:rsid w:val="003F37C6"/>
    <w:rsid w:val="003F3C9A"/>
    <w:rsid w:val="003F3EEA"/>
    <w:rsid w:val="003F4079"/>
    <w:rsid w:val="003F4148"/>
    <w:rsid w:val="003F4A1C"/>
    <w:rsid w:val="003F516D"/>
    <w:rsid w:val="003F5326"/>
    <w:rsid w:val="003F54CC"/>
    <w:rsid w:val="003F55CB"/>
    <w:rsid w:val="003F59BB"/>
    <w:rsid w:val="003F5A4F"/>
    <w:rsid w:val="003F5C11"/>
    <w:rsid w:val="003F6B80"/>
    <w:rsid w:val="003F6F0A"/>
    <w:rsid w:val="003F7083"/>
    <w:rsid w:val="003F7166"/>
    <w:rsid w:val="003F727D"/>
    <w:rsid w:val="003F7A9C"/>
    <w:rsid w:val="00400695"/>
    <w:rsid w:val="004014FB"/>
    <w:rsid w:val="00401F1C"/>
    <w:rsid w:val="0040205F"/>
    <w:rsid w:val="00403295"/>
    <w:rsid w:val="004036DA"/>
    <w:rsid w:val="00403729"/>
    <w:rsid w:val="004038B3"/>
    <w:rsid w:val="004038C9"/>
    <w:rsid w:val="00403ED4"/>
    <w:rsid w:val="00403FCC"/>
    <w:rsid w:val="00404436"/>
    <w:rsid w:val="004065BD"/>
    <w:rsid w:val="00406FE2"/>
    <w:rsid w:val="004075B1"/>
    <w:rsid w:val="00407EFA"/>
    <w:rsid w:val="0041018D"/>
    <w:rsid w:val="00410925"/>
    <w:rsid w:val="00410A2A"/>
    <w:rsid w:val="0041107D"/>
    <w:rsid w:val="0041120B"/>
    <w:rsid w:val="0041175F"/>
    <w:rsid w:val="00411767"/>
    <w:rsid w:val="00411C27"/>
    <w:rsid w:val="00411D7B"/>
    <w:rsid w:val="00411E56"/>
    <w:rsid w:val="004125BD"/>
    <w:rsid w:val="00412712"/>
    <w:rsid w:val="00412A66"/>
    <w:rsid w:val="0041312F"/>
    <w:rsid w:val="004141C0"/>
    <w:rsid w:val="00414200"/>
    <w:rsid w:val="004144F7"/>
    <w:rsid w:val="004145A9"/>
    <w:rsid w:val="00415022"/>
    <w:rsid w:val="0041592C"/>
    <w:rsid w:val="00415E0B"/>
    <w:rsid w:val="00416A25"/>
    <w:rsid w:val="00416BA2"/>
    <w:rsid w:val="00417442"/>
    <w:rsid w:val="00417578"/>
    <w:rsid w:val="004175CE"/>
    <w:rsid w:val="00417BB8"/>
    <w:rsid w:val="00417FD0"/>
    <w:rsid w:val="00420144"/>
    <w:rsid w:val="00420A94"/>
    <w:rsid w:val="00420C92"/>
    <w:rsid w:val="004210C7"/>
    <w:rsid w:val="00423A07"/>
    <w:rsid w:val="00423D9B"/>
    <w:rsid w:val="00424125"/>
    <w:rsid w:val="00424630"/>
    <w:rsid w:val="00424CBB"/>
    <w:rsid w:val="004254C0"/>
    <w:rsid w:val="00425A7F"/>
    <w:rsid w:val="00425B7D"/>
    <w:rsid w:val="004261E3"/>
    <w:rsid w:val="00426339"/>
    <w:rsid w:val="00426A8C"/>
    <w:rsid w:val="00427F44"/>
    <w:rsid w:val="00430157"/>
    <w:rsid w:val="0043080A"/>
    <w:rsid w:val="004326A1"/>
    <w:rsid w:val="00432E5B"/>
    <w:rsid w:val="004331B4"/>
    <w:rsid w:val="00433546"/>
    <w:rsid w:val="00433C73"/>
    <w:rsid w:val="00433DFD"/>
    <w:rsid w:val="00434461"/>
    <w:rsid w:val="004351B9"/>
    <w:rsid w:val="00435DA2"/>
    <w:rsid w:val="00435F97"/>
    <w:rsid w:val="00436428"/>
    <w:rsid w:val="00436AE3"/>
    <w:rsid w:val="00437085"/>
    <w:rsid w:val="00440086"/>
    <w:rsid w:val="00441A72"/>
    <w:rsid w:val="00441CE6"/>
    <w:rsid w:val="00441FA8"/>
    <w:rsid w:val="0044269B"/>
    <w:rsid w:val="00442719"/>
    <w:rsid w:val="00442A68"/>
    <w:rsid w:val="004431E8"/>
    <w:rsid w:val="00443C98"/>
    <w:rsid w:val="004442EC"/>
    <w:rsid w:val="0044466E"/>
    <w:rsid w:val="004459FC"/>
    <w:rsid w:val="00450BEC"/>
    <w:rsid w:val="00450D6A"/>
    <w:rsid w:val="00452671"/>
    <w:rsid w:val="004526AE"/>
    <w:rsid w:val="00452746"/>
    <w:rsid w:val="004527EB"/>
    <w:rsid w:val="00453B55"/>
    <w:rsid w:val="00454069"/>
    <w:rsid w:val="004542B5"/>
    <w:rsid w:val="00454522"/>
    <w:rsid w:val="00454961"/>
    <w:rsid w:val="00455BAC"/>
    <w:rsid w:val="00455C6B"/>
    <w:rsid w:val="00456225"/>
    <w:rsid w:val="00456905"/>
    <w:rsid w:val="00456A89"/>
    <w:rsid w:val="0045726E"/>
    <w:rsid w:val="00461170"/>
    <w:rsid w:val="004629C5"/>
    <w:rsid w:val="00462D9D"/>
    <w:rsid w:val="00463C6D"/>
    <w:rsid w:val="004644D2"/>
    <w:rsid w:val="004648B8"/>
    <w:rsid w:val="00464932"/>
    <w:rsid w:val="0046493D"/>
    <w:rsid w:val="00465E70"/>
    <w:rsid w:val="00466139"/>
    <w:rsid w:val="004671EE"/>
    <w:rsid w:val="00470E7B"/>
    <w:rsid w:val="004718E8"/>
    <w:rsid w:val="00471EF8"/>
    <w:rsid w:val="0047214A"/>
    <w:rsid w:val="0047246F"/>
    <w:rsid w:val="004727FE"/>
    <w:rsid w:val="0047311A"/>
    <w:rsid w:val="00473F49"/>
    <w:rsid w:val="0047434B"/>
    <w:rsid w:val="00474432"/>
    <w:rsid w:val="00474B6C"/>
    <w:rsid w:val="00475CC6"/>
    <w:rsid w:val="004760A5"/>
    <w:rsid w:val="004760DF"/>
    <w:rsid w:val="0047747B"/>
    <w:rsid w:val="00477645"/>
    <w:rsid w:val="004779E9"/>
    <w:rsid w:val="00477F6E"/>
    <w:rsid w:val="0048010C"/>
    <w:rsid w:val="00480ECF"/>
    <w:rsid w:val="00481059"/>
    <w:rsid w:val="004816BC"/>
    <w:rsid w:val="0048198C"/>
    <w:rsid w:val="004824B3"/>
    <w:rsid w:val="0048394F"/>
    <w:rsid w:val="00483EFF"/>
    <w:rsid w:val="00484044"/>
    <w:rsid w:val="00485A0E"/>
    <w:rsid w:val="004862D2"/>
    <w:rsid w:val="004862DB"/>
    <w:rsid w:val="00486952"/>
    <w:rsid w:val="00486AC7"/>
    <w:rsid w:val="00487145"/>
    <w:rsid w:val="00487893"/>
    <w:rsid w:val="0049198A"/>
    <w:rsid w:val="00491A9A"/>
    <w:rsid w:val="00491ACB"/>
    <w:rsid w:val="004920F2"/>
    <w:rsid w:val="00492487"/>
    <w:rsid w:val="00492C0C"/>
    <w:rsid w:val="004932B8"/>
    <w:rsid w:val="004944F0"/>
    <w:rsid w:val="00495070"/>
    <w:rsid w:val="00495803"/>
    <w:rsid w:val="0049585E"/>
    <w:rsid w:val="00495A95"/>
    <w:rsid w:val="00495E74"/>
    <w:rsid w:val="00495F9F"/>
    <w:rsid w:val="004976AE"/>
    <w:rsid w:val="00497E22"/>
    <w:rsid w:val="00497F17"/>
    <w:rsid w:val="00497FD9"/>
    <w:rsid w:val="004A2619"/>
    <w:rsid w:val="004A3454"/>
    <w:rsid w:val="004A4A18"/>
    <w:rsid w:val="004A530D"/>
    <w:rsid w:val="004A5A4E"/>
    <w:rsid w:val="004A5C00"/>
    <w:rsid w:val="004A5D75"/>
    <w:rsid w:val="004A621C"/>
    <w:rsid w:val="004A626B"/>
    <w:rsid w:val="004A6DAC"/>
    <w:rsid w:val="004A771C"/>
    <w:rsid w:val="004A7998"/>
    <w:rsid w:val="004A7A03"/>
    <w:rsid w:val="004A7B6E"/>
    <w:rsid w:val="004A7D41"/>
    <w:rsid w:val="004A7F58"/>
    <w:rsid w:val="004B01BE"/>
    <w:rsid w:val="004B08D3"/>
    <w:rsid w:val="004B0CC2"/>
    <w:rsid w:val="004B16BE"/>
    <w:rsid w:val="004B2252"/>
    <w:rsid w:val="004B249F"/>
    <w:rsid w:val="004B2810"/>
    <w:rsid w:val="004B2C85"/>
    <w:rsid w:val="004B4584"/>
    <w:rsid w:val="004B5B46"/>
    <w:rsid w:val="004B72A6"/>
    <w:rsid w:val="004B7605"/>
    <w:rsid w:val="004B77E6"/>
    <w:rsid w:val="004B7FDD"/>
    <w:rsid w:val="004C00B8"/>
    <w:rsid w:val="004C05CA"/>
    <w:rsid w:val="004C0B90"/>
    <w:rsid w:val="004C0CDB"/>
    <w:rsid w:val="004C1160"/>
    <w:rsid w:val="004C11FD"/>
    <w:rsid w:val="004C2244"/>
    <w:rsid w:val="004C23FA"/>
    <w:rsid w:val="004C2A8F"/>
    <w:rsid w:val="004C2AB0"/>
    <w:rsid w:val="004C2CA3"/>
    <w:rsid w:val="004C341E"/>
    <w:rsid w:val="004C3CD2"/>
    <w:rsid w:val="004C4098"/>
    <w:rsid w:val="004C417A"/>
    <w:rsid w:val="004C4258"/>
    <w:rsid w:val="004C5834"/>
    <w:rsid w:val="004C5D3E"/>
    <w:rsid w:val="004C7020"/>
    <w:rsid w:val="004C741E"/>
    <w:rsid w:val="004D0475"/>
    <w:rsid w:val="004D0665"/>
    <w:rsid w:val="004D0ECC"/>
    <w:rsid w:val="004D11EA"/>
    <w:rsid w:val="004D17B2"/>
    <w:rsid w:val="004D19EF"/>
    <w:rsid w:val="004D1C3B"/>
    <w:rsid w:val="004D3824"/>
    <w:rsid w:val="004D3902"/>
    <w:rsid w:val="004D3EDF"/>
    <w:rsid w:val="004D42C6"/>
    <w:rsid w:val="004D47B7"/>
    <w:rsid w:val="004D483F"/>
    <w:rsid w:val="004D5CC6"/>
    <w:rsid w:val="004D6044"/>
    <w:rsid w:val="004D658C"/>
    <w:rsid w:val="004D6BD5"/>
    <w:rsid w:val="004D6DB3"/>
    <w:rsid w:val="004D7BAF"/>
    <w:rsid w:val="004E0002"/>
    <w:rsid w:val="004E0B30"/>
    <w:rsid w:val="004E0E86"/>
    <w:rsid w:val="004E0F29"/>
    <w:rsid w:val="004E2B05"/>
    <w:rsid w:val="004E2CB1"/>
    <w:rsid w:val="004E35C6"/>
    <w:rsid w:val="004E3B18"/>
    <w:rsid w:val="004E3C49"/>
    <w:rsid w:val="004E3C73"/>
    <w:rsid w:val="004E439C"/>
    <w:rsid w:val="004E4447"/>
    <w:rsid w:val="004E4B86"/>
    <w:rsid w:val="004E5B6C"/>
    <w:rsid w:val="004E5D83"/>
    <w:rsid w:val="004E5EDD"/>
    <w:rsid w:val="004E5F25"/>
    <w:rsid w:val="004E5FCB"/>
    <w:rsid w:val="004E6389"/>
    <w:rsid w:val="004E66F6"/>
    <w:rsid w:val="004E6E35"/>
    <w:rsid w:val="004E6F54"/>
    <w:rsid w:val="004E708C"/>
    <w:rsid w:val="004F000F"/>
    <w:rsid w:val="004F077D"/>
    <w:rsid w:val="004F08EA"/>
    <w:rsid w:val="004F0BCF"/>
    <w:rsid w:val="004F150A"/>
    <w:rsid w:val="004F1696"/>
    <w:rsid w:val="004F27B0"/>
    <w:rsid w:val="004F2AD7"/>
    <w:rsid w:val="004F3949"/>
    <w:rsid w:val="004F3A99"/>
    <w:rsid w:val="004F4010"/>
    <w:rsid w:val="004F4C21"/>
    <w:rsid w:val="004F5887"/>
    <w:rsid w:val="004F5E16"/>
    <w:rsid w:val="004F5FE1"/>
    <w:rsid w:val="004F6BE3"/>
    <w:rsid w:val="004F6D18"/>
    <w:rsid w:val="004F6F2E"/>
    <w:rsid w:val="004F72C4"/>
    <w:rsid w:val="004F7805"/>
    <w:rsid w:val="004F7ABE"/>
    <w:rsid w:val="0050046A"/>
    <w:rsid w:val="00500CEC"/>
    <w:rsid w:val="005019B6"/>
    <w:rsid w:val="00501B0B"/>
    <w:rsid w:val="005039F8"/>
    <w:rsid w:val="00503CDD"/>
    <w:rsid w:val="00503F29"/>
    <w:rsid w:val="00504041"/>
    <w:rsid w:val="005048A0"/>
    <w:rsid w:val="00504951"/>
    <w:rsid w:val="005063E4"/>
    <w:rsid w:val="00506697"/>
    <w:rsid w:val="0050687C"/>
    <w:rsid w:val="00506AA0"/>
    <w:rsid w:val="00507D69"/>
    <w:rsid w:val="00510476"/>
    <w:rsid w:val="00511287"/>
    <w:rsid w:val="00511E02"/>
    <w:rsid w:val="00511FED"/>
    <w:rsid w:val="00512547"/>
    <w:rsid w:val="0051267D"/>
    <w:rsid w:val="00512851"/>
    <w:rsid w:val="00512EC1"/>
    <w:rsid w:val="005134DF"/>
    <w:rsid w:val="005136D7"/>
    <w:rsid w:val="005141CE"/>
    <w:rsid w:val="005153B1"/>
    <w:rsid w:val="005154F5"/>
    <w:rsid w:val="005158CA"/>
    <w:rsid w:val="00515E17"/>
    <w:rsid w:val="00516523"/>
    <w:rsid w:val="00516900"/>
    <w:rsid w:val="005170F7"/>
    <w:rsid w:val="005172EA"/>
    <w:rsid w:val="0052015D"/>
    <w:rsid w:val="005204D6"/>
    <w:rsid w:val="00520D5F"/>
    <w:rsid w:val="005213F5"/>
    <w:rsid w:val="0052168C"/>
    <w:rsid w:val="00521702"/>
    <w:rsid w:val="00521E65"/>
    <w:rsid w:val="005224E8"/>
    <w:rsid w:val="00522ED6"/>
    <w:rsid w:val="005235D7"/>
    <w:rsid w:val="00523715"/>
    <w:rsid w:val="00523AA9"/>
    <w:rsid w:val="0052430A"/>
    <w:rsid w:val="005247AB"/>
    <w:rsid w:val="00524CA9"/>
    <w:rsid w:val="00524D48"/>
    <w:rsid w:val="005251F7"/>
    <w:rsid w:val="00526E63"/>
    <w:rsid w:val="00527247"/>
    <w:rsid w:val="005279FA"/>
    <w:rsid w:val="00527E9A"/>
    <w:rsid w:val="0053033C"/>
    <w:rsid w:val="00530571"/>
    <w:rsid w:val="0053091F"/>
    <w:rsid w:val="00531196"/>
    <w:rsid w:val="0053123E"/>
    <w:rsid w:val="00531FF0"/>
    <w:rsid w:val="005327F8"/>
    <w:rsid w:val="005333EC"/>
    <w:rsid w:val="00534AF1"/>
    <w:rsid w:val="00534BE2"/>
    <w:rsid w:val="00535916"/>
    <w:rsid w:val="00536134"/>
    <w:rsid w:val="0053662C"/>
    <w:rsid w:val="00537BB9"/>
    <w:rsid w:val="00540183"/>
    <w:rsid w:val="00540624"/>
    <w:rsid w:val="005408FD"/>
    <w:rsid w:val="005415F5"/>
    <w:rsid w:val="00541614"/>
    <w:rsid w:val="00541A05"/>
    <w:rsid w:val="00541B42"/>
    <w:rsid w:val="00542955"/>
    <w:rsid w:val="00542A6B"/>
    <w:rsid w:val="00542BD8"/>
    <w:rsid w:val="0054433B"/>
    <w:rsid w:val="005444A4"/>
    <w:rsid w:val="00544B66"/>
    <w:rsid w:val="00544F1D"/>
    <w:rsid w:val="005451CC"/>
    <w:rsid w:val="005455BD"/>
    <w:rsid w:val="00545FA9"/>
    <w:rsid w:val="00546538"/>
    <w:rsid w:val="00546E1F"/>
    <w:rsid w:val="0054701A"/>
    <w:rsid w:val="00547699"/>
    <w:rsid w:val="00550056"/>
    <w:rsid w:val="00550111"/>
    <w:rsid w:val="005505EC"/>
    <w:rsid w:val="005514CA"/>
    <w:rsid w:val="0055151B"/>
    <w:rsid w:val="00551BCF"/>
    <w:rsid w:val="0055251E"/>
    <w:rsid w:val="00552756"/>
    <w:rsid w:val="00552BA1"/>
    <w:rsid w:val="00553445"/>
    <w:rsid w:val="00553654"/>
    <w:rsid w:val="005537A3"/>
    <w:rsid w:val="00553924"/>
    <w:rsid w:val="0055431A"/>
    <w:rsid w:val="0055473C"/>
    <w:rsid w:val="005547E0"/>
    <w:rsid w:val="00554EF4"/>
    <w:rsid w:val="005552DB"/>
    <w:rsid w:val="00555456"/>
    <w:rsid w:val="0055649D"/>
    <w:rsid w:val="005569CB"/>
    <w:rsid w:val="00556A15"/>
    <w:rsid w:val="00556BB6"/>
    <w:rsid w:val="00557161"/>
    <w:rsid w:val="005606EE"/>
    <w:rsid w:val="00560AE5"/>
    <w:rsid w:val="00560CFD"/>
    <w:rsid w:val="005619AF"/>
    <w:rsid w:val="00561C44"/>
    <w:rsid w:val="005622A8"/>
    <w:rsid w:val="005623F0"/>
    <w:rsid w:val="00562417"/>
    <w:rsid w:val="0056276F"/>
    <w:rsid w:val="00562DAA"/>
    <w:rsid w:val="005632E9"/>
    <w:rsid w:val="00563A90"/>
    <w:rsid w:val="00563B22"/>
    <w:rsid w:val="00563F06"/>
    <w:rsid w:val="00564887"/>
    <w:rsid w:val="00565746"/>
    <w:rsid w:val="0056682D"/>
    <w:rsid w:val="00566C46"/>
    <w:rsid w:val="005672DE"/>
    <w:rsid w:val="005706E6"/>
    <w:rsid w:val="0057093B"/>
    <w:rsid w:val="00570EAD"/>
    <w:rsid w:val="005720D6"/>
    <w:rsid w:val="00572B2F"/>
    <w:rsid w:val="00574929"/>
    <w:rsid w:val="00575578"/>
    <w:rsid w:val="00575CF4"/>
    <w:rsid w:val="0057613B"/>
    <w:rsid w:val="00576314"/>
    <w:rsid w:val="0057681F"/>
    <w:rsid w:val="00576863"/>
    <w:rsid w:val="00577C87"/>
    <w:rsid w:val="0058024C"/>
    <w:rsid w:val="005815EE"/>
    <w:rsid w:val="00581CF1"/>
    <w:rsid w:val="00581E05"/>
    <w:rsid w:val="005821A1"/>
    <w:rsid w:val="00582D77"/>
    <w:rsid w:val="00583A77"/>
    <w:rsid w:val="00583B37"/>
    <w:rsid w:val="00583DFC"/>
    <w:rsid w:val="005843DA"/>
    <w:rsid w:val="005844CA"/>
    <w:rsid w:val="00585755"/>
    <w:rsid w:val="00585A60"/>
    <w:rsid w:val="00586DAF"/>
    <w:rsid w:val="00586DFB"/>
    <w:rsid w:val="00587061"/>
    <w:rsid w:val="0058747F"/>
    <w:rsid w:val="005879DC"/>
    <w:rsid w:val="005901E7"/>
    <w:rsid w:val="00590BF4"/>
    <w:rsid w:val="00590D3B"/>
    <w:rsid w:val="00590FDF"/>
    <w:rsid w:val="00593A5C"/>
    <w:rsid w:val="00595ABD"/>
    <w:rsid w:val="00595D85"/>
    <w:rsid w:val="005960C0"/>
    <w:rsid w:val="00596551"/>
    <w:rsid w:val="005969C0"/>
    <w:rsid w:val="00597200"/>
    <w:rsid w:val="00597E29"/>
    <w:rsid w:val="005A0216"/>
    <w:rsid w:val="005A10D9"/>
    <w:rsid w:val="005A12B3"/>
    <w:rsid w:val="005A1CE5"/>
    <w:rsid w:val="005A27DF"/>
    <w:rsid w:val="005A28D3"/>
    <w:rsid w:val="005A2DD4"/>
    <w:rsid w:val="005A2ED3"/>
    <w:rsid w:val="005A3B4B"/>
    <w:rsid w:val="005A3DB5"/>
    <w:rsid w:val="005A3F11"/>
    <w:rsid w:val="005A436D"/>
    <w:rsid w:val="005A49BA"/>
    <w:rsid w:val="005A4BA4"/>
    <w:rsid w:val="005A4C2A"/>
    <w:rsid w:val="005A59BE"/>
    <w:rsid w:val="005A63D4"/>
    <w:rsid w:val="005A674B"/>
    <w:rsid w:val="005A7C3D"/>
    <w:rsid w:val="005B0294"/>
    <w:rsid w:val="005B0350"/>
    <w:rsid w:val="005B0409"/>
    <w:rsid w:val="005B0483"/>
    <w:rsid w:val="005B0707"/>
    <w:rsid w:val="005B0C42"/>
    <w:rsid w:val="005B1788"/>
    <w:rsid w:val="005B20CF"/>
    <w:rsid w:val="005B239C"/>
    <w:rsid w:val="005B2807"/>
    <w:rsid w:val="005B2DB2"/>
    <w:rsid w:val="005B3CD6"/>
    <w:rsid w:val="005B3D5E"/>
    <w:rsid w:val="005B3E82"/>
    <w:rsid w:val="005B4949"/>
    <w:rsid w:val="005B53B8"/>
    <w:rsid w:val="005B559C"/>
    <w:rsid w:val="005B59D9"/>
    <w:rsid w:val="005B62B6"/>
    <w:rsid w:val="005B6767"/>
    <w:rsid w:val="005B6C8C"/>
    <w:rsid w:val="005B6F87"/>
    <w:rsid w:val="005B6FC7"/>
    <w:rsid w:val="005B721B"/>
    <w:rsid w:val="005B73CC"/>
    <w:rsid w:val="005B78F2"/>
    <w:rsid w:val="005B7E40"/>
    <w:rsid w:val="005C01C3"/>
    <w:rsid w:val="005C01F5"/>
    <w:rsid w:val="005C0637"/>
    <w:rsid w:val="005C1297"/>
    <w:rsid w:val="005C138A"/>
    <w:rsid w:val="005C141C"/>
    <w:rsid w:val="005C14A8"/>
    <w:rsid w:val="005C17AE"/>
    <w:rsid w:val="005C1AED"/>
    <w:rsid w:val="005C2173"/>
    <w:rsid w:val="005C2DA4"/>
    <w:rsid w:val="005C327D"/>
    <w:rsid w:val="005C3A30"/>
    <w:rsid w:val="005C3A73"/>
    <w:rsid w:val="005C414E"/>
    <w:rsid w:val="005C41EC"/>
    <w:rsid w:val="005C5323"/>
    <w:rsid w:val="005C5869"/>
    <w:rsid w:val="005C694F"/>
    <w:rsid w:val="005D105B"/>
    <w:rsid w:val="005D2168"/>
    <w:rsid w:val="005D26F5"/>
    <w:rsid w:val="005D27D8"/>
    <w:rsid w:val="005D2CB3"/>
    <w:rsid w:val="005D3523"/>
    <w:rsid w:val="005D383B"/>
    <w:rsid w:val="005D3853"/>
    <w:rsid w:val="005D3CCA"/>
    <w:rsid w:val="005D4408"/>
    <w:rsid w:val="005D4435"/>
    <w:rsid w:val="005D4631"/>
    <w:rsid w:val="005D5EC1"/>
    <w:rsid w:val="005D67AC"/>
    <w:rsid w:val="005D6BAC"/>
    <w:rsid w:val="005E14C4"/>
    <w:rsid w:val="005E1BDF"/>
    <w:rsid w:val="005E1CA8"/>
    <w:rsid w:val="005E21EC"/>
    <w:rsid w:val="005E2247"/>
    <w:rsid w:val="005E2F97"/>
    <w:rsid w:val="005E3092"/>
    <w:rsid w:val="005E4538"/>
    <w:rsid w:val="005E46C8"/>
    <w:rsid w:val="005E4716"/>
    <w:rsid w:val="005E48C0"/>
    <w:rsid w:val="005E5A37"/>
    <w:rsid w:val="005E62F0"/>
    <w:rsid w:val="005E67FA"/>
    <w:rsid w:val="005E7660"/>
    <w:rsid w:val="005E7678"/>
    <w:rsid w:val="005E7BFE"/>
    <w:rsid w:val="005F10E8"/>
    <w:rsid w:val="005F1101"/>
    <w:rsid w:val="005F1995"/>
    <w:rsid w:val="005F1B16"/>
    <w:rsid w:val="005F21F8"/>
    <w:rsid w:val="005F2B93"/>
    <w:rsid w:val="005F456F"/>
    <w:rsid w:val="005F46A6"/>
    <w:rsid w:val="005F4AF6"/>
    <w:rsid w:val="005F4B19"/>
    <w:rsid w:val="005F4CAA"/>
    <w:rsid w:val="005F5984"/>
    <w:rsid w:val="005F6333"/>
    <w:rsid w:val="005F6A07"/>
    <w:rsid w:val="005F72CD"/>
    <w:rsid w:val="005F735C"/>
    <w:rsid w:val="005F7C0F"/>
    <w:rsid w:val="005F7E27"/>
    <w:rsid w:val="00600196"/>
    <w:rsid w:val="00600890"/>
    <w:rsid w:val="00601236"/>
    <w:rsid w:val="006015FE"/>
    <w:rsid w:val="00601773"/>
    <w:rsid w:val="00601AE8"/>
    <w:rsid w:val="00602835"/>
    <w:rsid w:val="00602F66"/>
    <w:rsid w:val="00603246"/>
    <w:rsid w:val="006032D6"/>
    <w:rsid w:val="0060364F"/>
    <w:rsid w:val="0060432D"/>
    <w:rsid w:val="006046FE"/>
    <w:rsid w:val="00605605"/>
    <w:rsid w:val="006063E5"/>
    <w:rsid w:val="00606BF2"/>
    <w:rsid w:val="0060742D"/>
    <w:rsid w:val="00607B08"/>
    <w:rsid w:val="00607C24"/>
    <w:rsid w:val="00610074"/>
    <w:rsid w:val="0061031D"/>
    <w:rsid w:val="006106AF"/>
    <w:rsid w:val="00611FAE"/>
    <w:rsid w:val="00612C44"/>
    <w:rsid w:val="00612C92"/>
    <w:rsid w:val="006139EB"/>
    <w:rsid w:val="00613E09"/>
    <w:rsid w:val="00614D6E"/>
    <w:rsid w:val="00614FF1"/>
    <w:rsid w:val="00615709"/>
    <w:rsid w:val="006159DF"/>
    <w:rsid w:val="006166FC"/>
    <w:rsid w:val="00617951"/>
    <w:rsid w:val="00617C77"/>
    <w:rsid w:val="00617D99"/>
    <w:rsid w:val="00620500"/>
    <w:rsid w:val="00620ACD"/>
    <w:rsid w:val="00621057"/>
    <w:rsid w:val="00621749"/>
    <w:rsid w:val="006217D1"/>
    <w:rsid w:val="0062212B"/>
    <w:rsid w:val="006223DD"/>
    <w:rsid w:val="006242F4"/>
    <w:rsid w:val="00624AEF"/>
    <w:rsid w:val="0062520A"/>
    <w:rsid w:val="006262C2"/>
    <w:rsid w:val="006276C9"/>
    <w:rsid w:val="00627A12"/>
    <w:rsid w:val="00627B14"/>
    <w:rsid w:val="00627B4D"/>
    <w:rsid w:val="00627D52"/>
    <w:rsid w:val="006310EF"/>
    <w:rsid w:val="0063160A"/>
    <w:rsid w:val="00631669"/>
    <w:rsid w:val="0063187B"/>
    <w:rsid w:val="006321E5"/>
    <w:rsid w:val="0063282E"/>
    <w:rsid w:val="006328B6"/>
    <w:rsid w:val="00632F85"/>
    <w:rsid w:val="006330DC"/>
    <w:rsid w:val="006331B3"/>
    <w:rsid w:val="00634608"/>
    <w:rsid w:val="00635C28"/>
    <w:rsid w:val="00636432"/>
    <w:rsid w:val="00636589"/>
    <w:rsid w:val="006367F6"/>
    <w:rsid w:val="00636923"/>
    <w:rsid w:val="00636D20"/>
    <w:rsid w:val="00637414"/>
    <w:rsid w:val="00640D93"/>
    <w:rsid w:val="00641368"/>
    <w:rsid w:val="0064191D"/>
    <w:rsid w:val="00641938"/>
    <w:rsid w:val="006427F7"/>
    <w:rsid w:val="0064298B"/>
    <w:rsid w:val="0064310C"/>
    <w:rsid w:val="00643BAD"/>
    <w:rsid w:val="0064408D"/>
    <w:rsid w:val="00645366"/>
    <w:rsid w:val="0064579B"/>
    <w:rsid w:val="00645C61"/>
    <w:rsid w:val="00645FF6"/>
    <w:rsid w:val="00646070"/>
    <w:rsid w:val="006463B8"/>
    <w:rsid w:val="006469B0"/>
    <w:rsid w:val="00646B41"/>
    <w:rsid w:val="00646BDB"/>
    <w:rsid w:val="00646D25"/>
    <w:rsid w:val="00646D5A"/>
    <w:rsid w:val="00647CA6"/>
    <w:rsid w:val="00647FDC"/>
    <w:rsid w:val="00650155"/>
    <w:rsid w:val="00650C1E"/>
    <w:rsid w:val="00650F03"/>
    <w:rsid w:val="00651119"/>
    <w:rsid w:val="006511E6"/>
    <w:rsid w:val="00651672"/>
    <w:rsid w:val="0065208A"/>
    <w:rsid w:val="00652A6E"/>
    <w:rsid w:val="00655D21"/>
    <w:rsid w:val="00655D43"/>
    <w:rsid w:val="006576AF"/>
    <w:rsid w:val="006603D3"/>
    <w:rsid w:val="00660570"/>
    <w:rsid w:val="00660A2D"/>
    <w:rsid w:val="00661022"/>
    <w:rsid w:val="0066142C"/>
    <w:rsid w:val="0066161C"/>
    <w:rsid w:val="00661AB8"/>
    <w:rsid w:val="00661F62"/>
    <w:rsid w:val="006620A8"/>
    <w:rsid w:val="0066214D"/>
    <w:rsid w:val="00662C57"/>
    <w:rsid w:val="0066314D"/>
    <w:rsid w:val="00663B29"/>
    <w:rsid w:val="00664EFA"/>
    <w:rsid w:val="00666436"/>
    <w:rsid w:val="00666C5F"/>
    <w:rsid w:val="00666FB8"/>
    <w:rsid w:val="00667223"/>
    <w:rsid w:val="0066746A"/>
    <w:rsid w:val="0066755D"/>
    <w:rsid w:val="0066761A"/>
    <w:rsid w:val="00670A53"/>
    <w:rsid w:val="00670AD2"/>
    <w:rsid w:val="00670B13"/>
    <w:rsid w:val="00670B86"/>
    <w:rsid w:val="00670D59"/>
    <w:rsid w:val="00671560"/>
    <w:rsid w:val="006724D4"/>
    <w:rsid w:val="00672FC8"/>
    <w:rsid w:val="0067369A"/>
    <w:rsid w:val="00673F3A"/>
    <w:rsid w:val="0067424F"/>
    <w:rsid w:val="006749F6"/>
    <w:rsid w:val="006751F0"/>
    <w:rsid w:val="0067549B"/>
    <w:rsid w:val="00675854"/>
    <w:rsid w:val="0067589F"/>
    <w:rsid w:val="00676CD9"/>
    <w:rsid w:val="00676F0C"/>
    <w:rsid w:val="00677416"/>
    <w:rsid w:val="0067760A"/>
    <w:rsid w:val="00677897"/>
    <w:rsid w:val="00677E97"/>
    <w:rsid w:val="006804FA"/>
    <w:rsid w:val="00680C18"/>
    <w:rsid w:val="00681049"/>
    <w:rsid w:val="00681156"/>
    <w:rsid w:val="0068168A"/>
    <w:rsid w:val="006816F5"/>
    <w:rsid w:val="00681772"/>
    <w:rsid w:val="00681B33"/>
    <w:rsid w:val="00681C1E"/>
    <w:rsid w:val="00681E92"/>
    <w:rsid w:val="00682836"/>
    <w:rsid w:val="0068317B"/>
    <w:rsid w:val="0068339F"/>
    <w:rsid w:val="00684EEC"/>
    <w:rsid w:val="006854B7"/>
    <w:rsid w:val="00685781"/>
    <w:rsid w:val="00685807"/>
    <w:rsid w:val="00685EAC"/>
    <w:rsid w:val="00686AB7"/>
    <w:rsid w:val="0068715B"/>
    <w:rsid w:val="00690945"/>
    <w:rsid w:val="00690994"/>
    <w:rsid w:val="00690AF4"/>
    <w:rsid w:val="00690B54"/>
    <w:rsid w:val="00690E94"/>
    <w:rsid w:val="00691C0B"/>
    <w:rsid w:val="00691E4B"/>
    <w:rsid w:val="0069212B"/>
    <w:rsid w:val="00692290"/>
    <w:rsid w:val="00692BB0"/>
    <w:rsid w:val="00693048"/>
    <w:rsid w:val="00693101"/>
    <w:rsid w:val="0069345A"/>
    <w:rsid w:val="0069354F"/>
    <w:rsid w:val="0069497B"/>
    <w:rsid w:val="00694F95"/>
    <w:rsid w:val="006950F4"/>
    <w:rsid w:val="006957B8"/>
    <w:rsid w:val="00696AB6"/>
    <w:rsid w:val="00696C5A"/>
    <w:rsid w:val="00696F10"/>
    <w:rsid w:val="006972A0"/>
    <w:rsid w:val="00697420"/>
    <w:rsid w:val="006974FD"/>
    <w:rsid w:val="00697F72"/>
    <w:rsid w:val="006A04A4"/>
    <w:rsid w:val="006A07D9"/>
    <w:rsid w:val="006A0CBB"/>
    <w:rsid w:val="006A1996"/>
    <w:rsid w:val="006A278F"/>
    <w:rsid w:val="006A2B7E"/>
    <w:rsid w:val="006A30DC"/>
    <w:rsid w:val="006A3788"/>
    <w:rsid w:val="006A3FF3"/>
    <w:rsid w:val="006A4348"/>
    <w:rsid w:val="006A44EE"/>
    <w:rsid w:val="006A4868"/>
    <w:rsid w:val="006A48EF"/>
    <w:rsid w:val="006A494E"/>
    <w:rsid w:val="006A499B"/>
    <w:rsid w:val="006A511D"/>
    <w:rsid w:val="006A5C48"/>
    <w:rsid w:val="006A6839"/>
    <w:rsid w:val="006B11AF"/>
    <w:rsid w:val="006B1B97"/>
    <w:rsid w:val="006B2506"/>
    <w:rsid w:val="006B25A0"/>
    <w:rsid w:val="006B2695"/>
    <w:rsid w:val="006B2B33"/>
    <w:rsid w:val="006B2E57"/>
    <w:rsid w:val="006B3127"/>
    <w:rsid w:val="006B3204"/>
    <w:rsid w:val="006B34D2"/>
    <w:rsid w:val="006B40FD"/>
    <w:rsid w:val="006B4178"/>
    <w:rsid w:val="006B590A"/>
    <w:rsid w:val="006B59A1"/>
    <w:rsid w:val="006B5D7B"/>
    <w:rsid w:val="006B6835"/>
    <w:rsid w:val="006B68D4"/>
    <w:rsid w:val="006B6ADF"/>
    <w:rsid w:val="006B79BB"/>
    <w:rsid w:val="006B7B86"/>
    <w:rsid w:val="006B7BD7"/>
    <w:rsid w:val="006B7C6C"/>
    <w:rsid w:val="006C00E3"/>
    <w:rsid w:val="006C0448"/>
    <w:rsid w:val="006C0991"/>
    <w:rsid w:val="006C172E"/>
    <w:rsid w:val="006C1EF9"/>
    <w:rsid w:val="006C2358"/>
    <w:rsid w:val="006C2CA6"/>
    <w:rsid w:val="006C2E16"/>
    <w:rsid w:val="006C2E91"/>
    <w:rsid w:val="006C3649"/>
    <w:rsid w:val="006C3769"/>
    <w:rsid w:val="006C405C"/>
    <w:rsid w:val="006C4795"/>
    <w:rsid w:val="006C4C2B"/>
    <w:rsid w:val="006C5421"/>
    <w:rsid w:val="006C59E5"/>
    <w:rsid w:val="006C5B38"/>
    <w:rsid w:val="006C5BA2"/>
    <w:rsid w:val="006C5EAC"/>
    <w:rsid w:val="006C60F7"/>
    <w:rsid w:val="006C7067"/>
    <w:rsid w:val="006C746D"/>
    <w:rsid w:val="006C74D9"/>
    <w:rsid w:val="006C787E"/>
    <w:rsid w:val="006C7F13"/>
    <w:rsid w:val="006D05F1"/>
    <w:rsid w:val="006D0DB0"/>
    <w:rsid w:val="006D0EED"/>
    <w:rsid w:val="006D1114"/>
    <w:rsid w:val="006D1308"/>
    <w:rsid w:val="006D1436"/>
    <w:rsid w:val="006D1F14"/>
    <w:rsid w:val="006D2959"/>
    <w:rsid w:val="006D3510"/>
    <w:rsid w:val="006D3556"/>
    <w:rsid w:val="006D3A4D"/>
    <w:rsid w:val="006D4176"/>
    <w:rsid w:val="006D677A"/>
    <w:rsid w:val="006D6BA4"/>
    <w:rsid w:val="006D6F23"/>
    <w:rsid w:val="006E08BF"/>
    <w:rsid w:val="006E20F4"/>
    <w:rsid w:val="006E219E"/>
    <w:rsid w:val="006E312A"/>
    <w:rsid w:val="006E33D0"/>
    <w:rsid w:val="006E3958"/>
    <w:rsid w:val="006E4959"/>
    <w:rsid w:val="006E4A5A"/>
    <w:rsid w:val="006E5577"/>
    <w:rsid w:val="006E55B2"/>
    <w:rsid w:val="006E5BEE"/>
    <w:rsid w:val="006E5FDE"/>
    <w:rsid w:val="006E6007"/>
    <w:rsid w:val="006E61DB"/>
    <w:rsid w:val="006E6566"/>
    <w:rsid w:val="006E663E"/>
    <w:rsid w:val="006E70A4"/>
    <w:rsid w:val="006E721B"/>
    <w:rsid w:val="006E7664"/>
    <w:rsid w:val="006E7F6C"/>
    <w:rsid w:val="006F0381"/>
    <w:rsid w:val="006F04B5"/>
    <w:rsid w:val="006F0900"/>
    <w:rsid w:val="006F163B"/>
    <w:rsid w:val="006F1B3D"/>
    <w:rsid w:val="006F21F1"/>
    <w:rsid w:val="006F22BF"/>
    <w:rsid w:val="006F2C24"/>
    <w:rsid w:val="006F2D34"/>
    <w:rsid w:val="006F44E8"/>
    <w:rsid w:val="006F455C"/>
    <w:rsid w:val="006F4772"/>
    <w:rsid w:val="006F568C"/>
    <w:rsid w:val="006F577D"/>
    <w:rsid w:val="006F5960"/>
    <w:rsid w:val="006F59A5"/>
    <w:rsid w:val="006F5CB7"/>
    <w:rsid w:val="006F6420"/>
    <w:rsid w:val="006F6453"/>
    <w:rsid w:val="006F798F"/>
    <w:rsid w:val="006F7E4C"/>
    <w:rsid w:val="00700999"/>
    <w:rsid w:val="007009F0"/>
    <w:rsid w:val="00700B6E"/>
    <w:rsid w:val="00700BE7"/>
    <w:rsid w:val="00700F40"/>
    <w:rsid w:val="00702A3E"/>
    <w:rsid w:val="00703616"/>
    <w:rsid w:val="00703C5A"/>
    <w:rsid w:val="00703C9F"/>
    <w:rsid w:val="0070439A"/>
    <w:rsid w:val="007045E2"/>
    <w:rsid w:val="007047AF"/>
    <w:rsid w:val="00704D4B"/>
    <w:rsid w:val="0070543E"/>
    <w:rsid w:val="0070553F"/>
    <w:rsid w:val="007058C8"/>
    <w:rsid w:val="00706639"/>
    <w:rsid w:val="00706B10"/>
    <w:rsid w:val="00706F32"/>
    <w:rsid w:val="00706F75"/>
    <w:rsid w:val="00707C30"/>
    <w:rsid w:val="007103E5"/>
    <w:rsid w:val="00710822"/>
    <w:rsid w:val="0071088A"/>
    <w:rsid w:val="00710A77"/>
    <w:rsid w:val="00710D9C"/>
    <w:rsid w:val="007112B5"/>
    <w:rsid w:val="00711979"/>
    <w:rsid w:val="007120D6"/>
    <w:rsid w:val="00712A35"/>
    <w:rsid w:val="0071360E"/>
    <w:rsid w:val="007139B5"/>
    <w:rsid w:val="00714081"/>
    <w:rsid w:val="00716246"/>
    <w:rsid w:val="0071633C"/>
    <w:rsid w:val="0071682A"/>
    <w:rsid w:val="00716B65"/>
    <w:rsid w:val="00717878"/>
    <w:rsid w:val="00717B09"/>
    <w:rsid w:val="00717BCB"/>
    <w:rsid w:val="007207AE"/>
    <w:rsid w:val="00720B0E"/>
    <w:rsid w:val="00720DB2"/>
    <w:rsid w:val="00720EEC"/>
    <w:rsid w:val="0072120F"/>
    <w:rsid w:val="007214F9"/>
    <w:rsid w:val="00721C58"/>
    <w:rsid w:val="007221EB"/>
    <w:rsid w:val="0072221A"/>
    <w:rsid w:val="0072253A"/>
    <w:rsid w:val="0072283E"/>
    <w:rsid w:val="00722A35"/>
    <w:rsid w:val="007238E4"/>
    <w:rsid w:val="00723ABE"/>
    <w:rsid w:val="00724451"/>
    <w:rsid w:val="007245FC"/>
    <w:rsid w:val="00724EE1"/>
    <w:rsid w:val="007250A1"/>
    <w:rsid w:val="00725AC9"/>
    <w:rsid w:val="00725D58"/>
    <w:rsid w:val="0072604C"/>
    <w:rsid w:val="00726362"/>
    <w:rsid w:val="00727D91"/>
    <w:rsid w:val="007310B4"/>
    <w:rsid w:val="00731DBD"/>
    <w:rsid w:val="00731F75"/>
    <w:rsid w:val="0073251A"/>
    <w:rsid w:val="00732744"/>
    <w:rsid w:val="0073284E"/>
    <w:rsid w:val="0073347D"/>
    <w:rsid w:val="00733D8F"/>
    <w:rsid w:val="00734736"/>
    <w:rsid w:val="007349D3"/>
    <w:rsid w:val="00735386"/>
    <w:rsid w:val="00735747"/>
    <w:rsid w:val="0073598A"/>
    <w:rsid w:val="007362F7"/>
    <w:rsid w:val="007364D3"/>
    <w:rsid w:val="007367AA"/>
    <w:rsid w:val="00740042"/>
    <w:rsid w:val="0074023A"/>
    <w:rsid w:val="00740395"/>
    <w:rsid w:val="0074070D"/>
    <w:rsid w:val="00740727"/>
    <w:rsid w:val="007407CC"/>
    <w:rsid w:val="00740D03"/>
    <w:rsid w:val="00740FA9"/>
    <w:rsid w:val="007412C4"/>
    <w:rsid w:val="007415C8"/>
    <w:rsid w:val="00742B70"/>
    <w:rsid w:val="0074310E"/>
    <w:rsid w:val="0074328E"/>
    <w:rsid w:val="00743A59"/>
    <w:rsid w:val="00744817"/>
    <w:rsid w:val="00744A14"/>
    <w:rsid w:val="00744D16"/>
    <w:rsid w:val="00744F6F"/>
    <w:rsid w:val="00745534"/>
    <w:rsid w:val="00746D87"/>
    <w:rsid w:val="007478B2"/>
    <w:rsid w:val="007479AC"/>
    <w:rsid w:val="0075041E"/>
    <w:rsid w:val="0075056C"/>
    <w:rsid w:val="00750659"/>
    <w:rsid w:val="00750F79"/>
    <w:rsid w:val="00751530"/>
    <w:rsid w:val="007518BE"/>
    <w:rsid w:val="00752268"/>
    <w:rsid w:val="00752535"/>
    <w:rsid w:val="00753247"/>
    <w:rsid w:val="0075347A"/>
    <w:rsid w:val="007540DC"/>
    <w:rsid w:val="0075541D"/>
    <w:rsid w:val="00756A06"/>
    <w:rsid w:val="00756A32"/>
    <w:rsid w:val="00756C41"/>
    <w:rsid w:val="0075726B"/>
    <w:rsid w:val="0075743B"/>
    <w:rsid w:val="007600D2"/>
    <w:rsid w:val="00760D7E"/>
    <w:rsid w:val="00760EA9"/>
    <w:rsid w:val="007615F6"/>
    <w:rsid w:val="0076273D"/>
    <w:rsid w:val="00762E58"/>
    <w:rsid w:val="007632A2"/>
    <w:rsid w:val="00763D4A"/>
    <w:rsid w:val="00763F68"/>
    <w:rsid w:val="00764810"/>
    <w:rsid w:val="0076485C"/>
    <w:rsid w:val="00764C28"/>
    <w:rsid w:val="00765BF9"/>
    <w:rsid w:val="00765C48"/>
    <w:rsid w:val="00766A4A"/>
    <w:rsid w:val="00766A94"/>
    <w:rsid w:val="00767E17"/>
    <w:rsid w:val="00770DD9"/>
    <w:rsid w:val="00770E46"/>
    <w:rsid w:val="00770E8E"/>
    <w:rsid w:val="007713A4"/>
    <w:rsid w:val="0077232B"/>
    <w:rsid w:val="00772B4B"/>
    <w:rsid w:val="00773788"/>
    <w:rsid w:val="00775726"/>
    <w:rsid w:val="0077587E"/>
    <w:rsid w:val="00775928"/>
    <w:rsid w:val="00775BDE"/>
    <w:rsid w:val="00776137"/>
    <w:rsid w:val="00777B63"/>
    <w:rsid w:val="00780420"/>
    <w:rsid w:val="00781265"/>
    <w:rsid w:val="0078128F"/>
    <w:rsid w:val="00781F01"/>
    <w:rsid w:val="00781F0C"/>
    <w:rsid w:val="007827CE"/>
    <w:rsid w:val="00783A8D"/>
    <w:rsid w:val="00783AD8"/>
    <w:rsid w:val="00783B42"/>
    <w:rsid w:val="00784B21"/>
    <w:rsid w:val="0078506A"/>
    <w:rsid w:val="007859D3"/>
    <w:rsid w:val="00785D62"/>
    <w:rsid w:val="007861BD"/>
    <w:rsid w:val="007865FC"/>
    <w:rsid w:val="00786CFD"/>
    <w:rsid w:val="00787252"/>
    <w:rsid w:val="00787841"/>
    <w:rsid w:val="00790C6B"/>
    <w:rsid w:val="00790E37"/>
    <w:rsid w:val="00791F1B"/>
    <w:rsid w:val="007923C9"/>
    <w:rsid w:val="00792910"/>
    <w:rsid w:val="00793DF0"/>
    <w:rsid w:val="0079433E"/>
    <w:rsid w:val="00794C96"/>
    <w:rsid w:val="00795318"/>
    <w:rsid w:val="0079668F"/>
    <w:rsid w:val="00796EC9"/>
    <w:rsid w:val="007971EC"/>
    <w:rsid w:val="007975C9"/>
    <w:rsid w:val="00797BF7"/>
    <w:rsid w:val="007A0E37"/>
    <w:rsid w:val="007A0F79"/>
    <w:rsid w:val="007A11E4"/>
    <w:rsid w:val="007A1761"/>
    <w:rsid w:val="007A2081"/>
    <w:rsid w:val="007A3A99"/>
    <w:rsid w:val="007A4279"/>
    <w:rsid w:val="007A5AD4"/>
    <w:rsid w:val="007A7135"/>
    <w:rsid w:val="007A7422"/>
    <w:rsid w:val="007A7810"/>
    <w:rsid w:val="007A7F4E"/>
    <w:rsid w:val="007B016D"/>
    <w:rsid w:val="007B061B"/>
    <w:rsid w:val="007B0AA7"/>
    <w:rsid w:val="007B2EE2"/>
    <w:rsid w:val="007B2FDC"/>
    <w:rsid w:val="007B3629"/>
    <w:rsid w:val="007B4436"/>
    <w:rsid w:val="007B448C"/>
    <w:rsid w:val="007B480A"/>
    <w:rsid w:val="007B518A"/>
    <w:rsid w:val="007B5362"/>
    <w:rsid w:val="007B5537"/>
    <w:rsid w:val="007B5B70"/>
    <w:rsid w:val="007B7C44"/>
    <w:rsid w:val="007C00DB"/>
    <w:rsid w:val="007C025A"/>
    <w:rsid w:val="007C0516"/>
    <w:rsid w:val="007C0B0A"/>
    <w:rsid w:val="007C1473"/>
    <w:rsid w:val="007C174B"/>
    <w:rsid w:val="007C1C16"/>
    <w:rsid w:val="007C2357"/>
    <w:rsid w:val="007C2560"/>
    <w:rsid w:val="007C2A3A"/>
    <w:rsid w:val="007C37E9"/>
    <w:rsid w:val="007C4A0B"/>
    <w:rsid w:val="007C4E63"/>
    <w:rsid w:val="007C51CF"/>
    <w:rsid w:val="007C60A6"/>
    <w:rsid w:val="007C6377"/>
    <w:rsid w:val="007C6530"/>
    <w:rsid w:val="007C66C9"/>
    <w:rsid w:val="007C6B26"/>
    <w:rsid w:val="007C7B9C"/>
    <w:rsid w:val="007D06F3"/>
    <w:rsid w:val="007D0CC5"/>
    <w:rsid w:val="007D1373"/>
    <w:rsid w:val="007D1DB8"/>
    <w:rsid w:val="007D41ED"/>
    <w:rsid w:val="007D4B44"/>
    <w:rsid w:val="007D4BED"/>
    <w:rsid w:val="007D4CF4"/>
    <w:rsid w:val="007D4FA0"/>
    <w:rsid w:val="007D568E"/>
    <w:rsid w:val="007D5D38"/>
    <w:rsid w:val="007D6112"/>
    <w:rsid w:val="007D67EC"/>
    <w:rsid w:val="007D7560"/>
    <w:rsid w:val="007D771D"/>
    <w:rsid w:val="007D7862"/>
    <w:rsid w:val="007D7917"/>
    <w:rsid w:val="007E0356"/>
    <w:rsid w:val="007E0614"/>
    <w:rsid w:val="007E0831"/>
    <w:rsid w:val="007E095D"/>
    <w:rsid w:val="007E0BFB"/>
    <w:rsid w:val="007E148F"/>
    <w:rsid w:val="007E1B05"/>
    <w:rsid w:val="007E1BAB"/>
    <w:rsid w:val="007E28B2"/>
    <w:rsid w:val="007E30F2"/>
    <w:rsid w:val="007E39C5"/>
    <w:rsid w:val="007E3F15"/>
    <w:rsid w:val="007E40E4"/>
    <w:rsid w:val="007E4A81"/>
    <w:rsid w:val="007E522E"/>
    <w:rsid w:val="007E5270"/>
    <w:rsid w:val="007E53DB"/>
    <w:rsid w:val="007E5AC0"/>
    <w:rsid w:val="007E5B89"/>
    <w:rsid w:val="007E5BBB"/>
    <w:rsid w:val="007E61D0"/>
    <w:rsid w:val="007E654C"/>
    <w:rsid w:val="007E70D4"/>
    <w:rsid w:val="007E71D0"/>
    <w:rsid w:val="007E729A"/>
    <w:rsid w:val="007E7E6D"/>
    <w:rsid w:val="007F09FC"/>
    <w:rsid w:val="007F13DC"/>
    <w:rsid w:val="007F159B"/>
    <w:rsid w:val="007F22A8"/>
    <w:rsid w:val="007F2300"/>
    <w:rsid w:val="007F2E21"/>
    <w:rsid w:val="007F2E46"/>
    <w:rsid w:val="007F4742"/>
    <w:rsid w:val="007F49B5"/>
    <w:rsid w:val="007F4A77"/>
    <w:rsid w:val="007F4B55"/>
    <w:rsid w:val="007F50E5"/>
    <w:rsid w:val="007F5E27"/>
    <w:rsid w:val="007F6054"/>
    <w:rsid w:val="007F63E0"/>
    <w:rsid w:val="007F65DE"/>
    <w:rsid w:val="007F7468"/>
    <w:rsid w:val="007F74D2"/>
    <w:rsid w:val="007F7CA2"/>
    <w:rsid w:val="008004D3"/>
    <w:rsid w:val="00800A36"/>
    <w:rsid w:val="00800DB8"/>
    <w:rsid w:val="00801399"/>
    <w:rsid w:val="008013C0"/>
    <w:rsid w:val="00801657"/>
    <w:rsid w:val="008027B0"/>
    <w:rsid w:val="00803211"/>
    <w:rsid w:val="008036EA"/>
    <w:rsid w:val="00803D62"/>
    <w:rsid w:val="008047A7"/>
    <w:rsid w:val="00804F61"/>
    <w:rsid w:val="00805021"/>
    <w:rsid w:val="00805274"/>
    <w:rsid w:val="00805B50"/>
    <w:rsid w:val="008062B1"/>
    <w:rsid w:val="0080671E"/>
    <w:rsid w:val="00807447"/>
    <w:rsid w:val="008078DA"/>
    <w:rsid w:val="008079B0"/>
    <w:rsid w:val="00807EC5"/>
    <w:rsid w:val="00810015"/>
    <w:rsid w:val="0081033C"/>
    <w:rsid w:val="00810C01"/>
    <w:rsid w:val="00811DBA"/>
    <w:rsid w:val="00811F0B"/>
    <w:rsid w:val="00812978"/>
    <w:rsid w:val="00813444"/>
    <w:rsid w:val="00813D8A"/>
    <w:rsid w:val="00814689"/>
    <w:rsid w:val="008149B1"/>
    <w:rsid w:val="00814DB6"/>
    <w:rsid w:val="00814FFB"/>
    <w:rsid w:val="008153DE"/>
    <w:rsid w:val="00816EAF"/>
    <w:rsid w:val="00817224"/>
    <w:rsid w:val="008176DA"/>
    <w:rsid w:val="0081793B"/>
    <w:rsid w:val="00817D84"/>
    <w:rsid w:val="0082067B"/>
    <w:rsid w:val="008208A8"/>
    <w:rsid w:val="00820B4B"/>
    <w:rsid w:val="00820D5F"/>
    <w:rsid w:val="0082116B"/>
    <w:rsid w:val="00821C80"/>
    <w:rsid w:val="00821D4A"/>
    <w:rsid w:val="00823633"/>
    <w:rsid w:val="00823796"/>
    <w:rsid w:val="00823E74"/>
    <w:rsid w:val="00824205"/>
    <w:rsid w:val="00825340"/>
    <w:rsid w:val="00825CE2"/>
    <w:rsid w:val="00826007"/>
    <w:rsid w:val="00826175"/>
    <w:rsid w:val="00826546"/>
    <w:rsid w:val="00826605"/>
    <w:rsid w:val="008267C8"/>
    <w:rsid w:val="00826A56"/>
    <w:rsid w:val="00827659"/>
    <w:rsid w:val="0083001A"/>
    <w:rsid w:val="00830171"/>
    <w:rsid w:val="008301D9"/>
    <w:rsid w:val="00831C02"/>
    <w:rsid w:val="008326BC"/>
    <w:rsid w:val="008332B8"/>
    <w:rsid w:val="00834F34"/>
    <w:rsid w:val="00835EAC"/>
    <w:rsid w:val="00836B8A"/>
    <w:rsid w:val="00836F31"/>
    <w:rsid w:val="0083740E"/>
    <w:rsid w:val="008375D8"/>
    <w:rsid w:val="00840812"/>
    <w:rsid w:val="008417F0"/>
    <w:rsid w:val="00841BB0"/>
    <w:rsid w:val="00841FD8"/>
    <w:rsid w:val="008423EB"/>
    <w:rsid w:val="0084278B"/>
    <w:rsid w:val="008427C8"/>
    <w:rsid w:val="00842AA3"/>
    <w:rsid w:val="00843302"/>
    <w:rsid w:val="0084342A"/>
    <w:rsid w:val="008434F4"/>
    <w:rsid w:val="0084434B"/>
    <w:rsid w:val="0084475E"/>
    <w:rsid w:val="00844F1C"/>
    <w:rsid w:val="008450D1"/>
    <w:rsid w:val="0084527B"/>
    <w:rsid w:val="008452A2"/>
    <w:rsid w:val="0084584E"/>
    <w:rsid w:val="008463E2"/>
    <w:rsid w:val="008475A1"/>
    <w:rsid w:val="008477AE"/>
    <w:rsid w:val="00847BDE"/>
    <w:rsid w:val="00847EF5"/>
    <w:rsid w:val="00850B4E"/>
    <w:rsid w:val="00851A96"/>
    <w:rsid w:val="00851F78"/>
    <w:rsid w:val="0085220A"/>
    <w:rsid w:val="00853D43"/>
    <w:rsid w:val="008541AA"/>
    <w:rsid w:val="008541E6"/>
    <w:rsid w:val="008542C4"/>
    <w:rsid w:val="0085531D"/>
    <w:rsid w:val="00855774"/>
    <w:rsid w:val="00855929"/>
    <w:rsid w:val="008563A7"/>
    <w:rsid w:val="0085682B"/>
    <w:rsid w:val="008569D9"/>
    <w:rsid w:val="00856B6A"/>
    <w:rsid w:val="008577BB"/>
    <w:rsid w:val="00857C93"/>
    <w:rsid w:val="00860506"/>
    <w:rsid w:val="00860DD5"/>
    <w:rsid w:val="00861598"/>
    <w:rsid w:val="00861B6D"/>
    <w:rsid w:val="00861C74"/>
    <w:rsid w:val="00861E54"/>
    <w:rsid w:val="00861F48"/>
    <w:rsid w:val="00861F4F"/>
    <w:rsid w:val="0086259F"/>
    <w:rsid w:val="008625F8"/>
    <w:rsid w:val="0086363D"/>
    <w:rsid w:val="008639BF"/>
    <w:rsid w:val="0086497A"/>
    <w:rsid w:val="00864E52"/>
    <w:rsid w:val="00864FAA"/>
    <w:rsid w:val="00865F22"/>
    <w:rsid w:val="0086690F"/>
    <w:rsid w:val="008670EF"/>
    <w:rsid w:val="00867591"/>
    <w:rsid w:val="0086785D"/>
    <w:rsid w:val="008700F4"/>
    <w:rsid w:val="008713FA"/>
    <w:rsid w:val="00871946"/>
    <w:rsid w:val="00873355"/>
    <w:rsid w:val="00873392"/>
    <w:rsid w:val="00873C2B"/>
    <w:rsid w:val="00873CDF"/>
    <w:rsid w:val="0087400F"/>
    <w:rsid w:val="0087403F"/>
    <w:rsid w:val="00874222"/>
    <w:rsid w:val="0087468E"/>
    <w:rsid w:val="008749F6"/>
    <w:rsid w:val="00874DBE"/>
    <w:rsid w:val="00874E38"/>
    <w:rsid w:val="00874E5F"/>
    <w:rsid w:val="00875090"/>
    <w:rsid w:val="008750C5"/>
    <w:rsid w:val="00875DE8"/>
    <w:rsid w:val="00876BBB"/>
    <w:rsid w:val="00876D43"/>
    <w:rsid w:val="00876EA5"/>
    <w:rsid w:val="00877A08"/>
    <w:rsid w:val="00880211"/>
    <w:rsid w:val="0088062F"/>
    <w:rsid w:val="00880743"/>
    <w:rsid w:val="00881202"/>
    <w:rsid w:val="00882316"/>
    <w:rsid w:val="00882473"/>
    <w:rsid w:val="0088390B"/>
    <w:rsid w:val="00883C15"/>
    <w:rsid w:val="00884378"/>
    <w:rsid w:val="008849B2"/>
    <w:rsid w:val="008849C0"/>
    <w:rsid w:val="00884B7F"/>
    <w:rsid w:val="008858CC"/>
    <w:rsid w:val="0088741E"/>
    <w:rsid w:val="00887712"/>
    <w:rsid w:val="0088786D"/>
    <w:rsid w:val="00887B96"/>
    <w:rsid w:val="00890196"/>
    <w:rsid w:val="00890577"/>
    <w:rsid w:val="0089057C"/>
    <w:rsid w:val="008909E0"/>
    <w:rsid w:val="00890CAB"/>
    <w:rsid w:val="00890F12"/>
    <w:rsid w:val="00890F3E"/>
    <w:rsid w:val="00891156"/>
    <w:rsid w:val="008915DE"/>
    <w:rsid w:val="008915E4"/>
    <w:rsid w:val="0089170A"/>
    <w:rsid w:val="00892714"/>
    <w:rsid w:val="00892913"/>
    <w:rsid w:val="00892DBF"/>
    <w:rsid w:val="00892EE9"/>
    <w:rsid w:val="00892F5C"/>
    <w:rsid w:val="00893221"/>
    <w:rsid w:val="00894532"/>
    <w:rsid w:val="00896161"/>
    <w:rsid w:val="00896223"/>
    <w:rsid w:val="00896E0A"/>
    <w:rsid w:val="00897BC9"/>
    <w:rsid w:val="008A0D54"/>
    <w:rsid w:val="008A1A04"/>
    <w:rsid w:val="008A2378"/>
    <w:rsid w:val="008A299E"/>
    <w:rsid w:val="008A2D4F"/>
    <w:rsid w:val="008A2EA2"/>
    <w:rsid w:val="008A3255"/>
    <w:rsid w:val="008A4380"/>
    <w:rsid w:val="008A4BE4"/>
    <w:rsid w:val="008A4ED8"/>
    <w:rsid w:val="008A4FBF"/>
    <w:rsid w:val="008A5A84"/>
    <w:rsid w:val="008A5EF3"/>
    <w:rsid w:val="008A6464"/>
    <w:rsid w:val="008A649C"/>
    <w:rsid w:val="008A65A9"/>
    <w:rsid w:val="008A6C3E"/>
    <w:rsid w:val="008A6D03"/>
    <w:rsid w:val="008A7423"/>
    <w:rsid w:val="008A76A7"/>
    <w:rsid w:val="008B0085"/>
    <w:rsid w:val="008B02A6"/>
    <w:rsid w:val="008B03C4"/>
    <w:rsid w:val="008B03C9"/>
    <w:rsid w:val="008B04B8"/>
    <w:rsid w:val="008B071A"/>
    <w:rsid w:val="008B0D3B"/>
    <w:rsid w:val="008B14ED"/>
    <w:rsid w:val="008B16B2"/>
    <w:rsid w:val="008B1714"/>
    <w:rsid w:val="008B1A8F"/>
    <w:rsid w:val="008B27AD"/>
    <w:rsid w:val="008B2B75"/>
    <w:rsid w:val="008B3620"/>
    <w:rsid w:val="008B36BD"/>
    <w:rsid w:val="008B39D0"/>
    <w:rsid w:val="008B5235"/>
    <w:rsid w:val="008B55CA"/>
    <w:rsid w:val="008B6684"/>
    <w:rsid w:val="008B67D9"/>
    <w:rsid w:val="008B74BD"/>
    <w:rsid w:val="008C0507"/>
    <w:rsid w:val="008C068C"/>
    <w:rsid w:val="008C11F9"/>
    <w:rsid w:val="008C19A7"/>
    <w:rsid w:val="008C1B85"/>
    <w:rsid w:val="008C1BC4"/>
    <w:rsid w:val="008C1CA4"/>
    <w:rsid w:val="008C1E1B"/>
    <w:rsid w:val="008C47B0"/>
    <w:rsid w:val="008C4961"/>
    <w:rsid w:val="008C4A60"/>
    <w:rsid w:val="008C57B8"/>
    <w:rsid w:val="008C6113"/>
    <w:rsid w:val="008C61DD"/>
    <w:rsid w:val="008C6314"/>
    <w:rsid w:val="008C6400"/>
    <w:rsid w:val="008C6779"/>
    <w:rsid w:val="008C7E97"/>
    <w:rsid w:val="008D05C5"/>
    <w:rsid w:val="008D093A"/>
    <w:rsid w:val="008D1BBD"/>
    <w:rsid w:val="008D2051"/>
    <w:rsid w:val="008D2866"/>
    <w:rsid w:val="008D2DC5"/>
    <w:rsid w:val="008D2F66"/>
    <w:rsid w:val="008D3D0D"/>
    <w:rsid w:val="008D7A58"/>
    <w:rsid w:val="008D7D34"/>
    <w:rsid w:val="008E0147"/>
    <w:rsid w:val="008E065C"/>
    <w:rsid w:val="008E0926"/>
    <w:rsid w:val="008E098C"/>
    <w:rsid w:val="008E0E78"/>
    <w:rsid w:val="008E0F6C"/>
    <w:rsid w:val="008E11D3"/>
    <w:rsid w:val="008E1660"/>
    <w:rsid w:val="008E1CAB"/>
    <w:rsid w:val="008E1E47"/>
    <w:rsid w:val="008E221F"/>
    <w:rsid w:val="008E22C2"/>
    <w:rsid w:val="008E305B"/>
    <w:rsid w:val="008E3989"/>
    <w:rsid w:val="008E45DD"/>
    <w:rsid w:val="008E4CE7"/>
    <w:rsid w:val="008E5093"/>
    <w:rsid w:val="008E56B6"/>
    <w:rsid w:val="008E5BF3"/>
    <w:rsid w:val="008E603E"/>
    <w:rsid w:val="008E67C5"/>
    <w:rsid w:val="008E6B45"/>
    <w:rsid w:val="008E6C59"/>
    <w:rsid w:val="008E7576"/>
    <w:rsid w:val="008E7CD7"/>
    <w:rsid w:val="008F0249"/>
    <w:rsid w:val="008F1061"/>
    <w:rsid w:val="008F129E"/>
    <w:rsid w:val="008F1488"/>
    <w:rsid w:val="008F1AAC"/>
    <w:rsid w:val="008F2D3D"/>
    <w:rsid w:val="008F2EEE"/>
    <w:rsid w:val="008F3809"/>
    <w:rsid w:val="008F3C6A"/>
    <w:rsid w:val="008F437D"/>
    <w:rsid w:val="008F4410"/>
    <w:rsid w:val="008F44A6"/>
    <w:rsid w:val="008F4A4B"/>
    <w:rsid w:val="008F5511"/>
    <w:rsid w:val="008F552A"/>
    <w:rsid w:val="008F63DE"/>
    <w:rsid w:val="008F75AA"/>
    <w:rsid w:val="008F7C5F"/>
    <w:rsid w:val="009000EF"/>
    <w:rsid w:val="0090030D"/>
    <w:rsid w:val="00900B2D"/>
    <w:rsid w:val="00900E78"/>
    <w:rsid w:val="00900EE8"/>
    <w:rsid w:val="0090173E"/>
    <w:rsid w:val="00901F4C"/>
    <w:rsid w:val="009020E9"/>
    <w:rsid w:val="0090221B"/>
    <w:rsid w:val="00902686"/>
    <w:rsid w:val="00902D9A"/>
    <w:rsid w:val="00902F9A"/>
    <w:rsid w:val="0090373E"/>
    <w:rsid w:val="0090430B"/>
    <w:rsid w:val="009048FB"/>
    <w:rsid w:val="00904D97"/>
    <w:rsid w:val="00904FF0"/>
    <w:rsid w:val="0090547B"/>
    <w:rsid w:val="009054DC"/>
    <w:rsid w:val="00905AE4"/>
    <w:rsid w:val="00905E9B"/>
    <w:rsid w:val="00906361"/>
    <w:rsid w:val="0090639E"/>
    <w:rsid w:val="00906538"/>
    <w:rsid w:val="009071DF"/>
    <w:rsid w:val="00907477"/>
    <w:rsid w:val="009079C5"/>
    <w:rsid w:val="00907AC8"/>
    <w:rsid w:val="00907B5C"/>
    <w:rsid w:val="00907C50"/>
    <w:rsid w:val="00910C01"/>
    <w:rsid w:val="00910C78"/>
    <w:rsid w:val="00911C85"/>
    <w:rsid w:val="00912959"/>
    <w:rsid w:val="00914680"/>
    <w:rsid w:val="00914A6E"/>
    <w:rsid w:val="00914E95"/>
    <w:rsid w:val="00914FA9"/>
    <w:rsid w:val="0091683E"/>
    <w:rsid w:val="009179D9"/>
    <w:rsid w:val="00917A89"/>
    <w:rsid w:val="00917B17"/>
    <w:rsid w:val="00920575"/>
    <w:rsid w:val="0092081D"/>
    <w:rsid w:val="009215E0"/>
    <w:rsid w:val="00921C37"/>
    <w:rsid w:val="009223B2"/>
    <w:rsid w:val="00922975"/>
    <w:rsid w:val="00922AB3"/>
    <w:rsid w:val="00922DA7"/>
    <w:rsid w:val="00923E35"/>
    <w:rsid w:val="00924283"/>
    <w:rsid w:val="009242D3"/>
    <w:rsid w:val="00924442"/>
    <w:rsid w:val="0092473E"/>
    <w:rsid w:val="00924D5A"/>
    <w:rsid w:val="00925758"/>
    <w:rsid w:val="00925E64"/>
    <w:rsid w:val="00926C6D"/>
    <w:rsid w:val="009270C0"/>
    <w:rsid w:val="0092733E"/>
    <w:rsid w:val="00927384"/>
    <w:rsid w:val="009275DF"/>
    <w:rsid w:val="00931230"/>
    <w:rsid w:val="009327E5"/>
    <w:rsid w:val="009329BE"/>
    <w:rsid w:val="00933263"/>
    <w:rsid w:val="0093396F"/>
    <w:rsid w:val="00934007"/>
    <w:rsid w:val="0093442B"/>
    <w:rsid w:val="00934635"/>
    <w:rsid w:val="00934C41"/>
    <w:rsid w:val="009356B8"/>
    <w:rsid w:val="009357FE"/>
    <w:rsid w:val="009375D0"/>
    <w:rsid w:val="0093792B"/>
    <w:rsid w:val="00937CEA"/>
    <w:rsid w:val="00937E32"/>
    <w:rsid w:val="0094070B"/>
    <w:rsid w:val="009413D8"/>
    <w:rsid w:val="00943BAA"/>
    <w:rsid w:val="009444CE"/>
    <w:rsid w:val="00944B2E"/>
    <w:rsid w:val="00944B5A"/>
    <w:rsid w:val="009450BD"/>
    <w:rsid w:val="00945F1B"/>
    <w:rsid w:val="00946E16"/>
    <w:rsid w:val="00946E2B"/>
    <w:rsid w:val="009505CD"/>
    <w:rsid w:val="009510B2"/>
    <w:rsid w:val="009513B9"/>
    <w:rsid w:val="00952164"/>
    <w:rsid w:val="00952365"/>
    <w:rsid w:val="0095239F"/>
    <w:rsid w:val="00952911"/>
    <w:rsid w:val="00952B2C"/>
    <w:rsid w:val="00953412"/>
    <w:rsid w:val="00953758"/>
    <w:rsid w:val="00953CEE"/>
    <w:rsid w:val="00954249"/>
    <w:rsid w:val="00954841"/>
    <w:rsid w:val="00954C1F"/>
    <w:rsid w:val="00955949"/>
    <w:rsid w:val="009560B7"/>
    <w:rsid w:val="00956379"/>
    <w:rsid w:val="00956948"/>
    <w:rsid w:val="009569AB"/>
    <w:rsid w:val="0095732F"/>
    <w:rsid w:val="00957374"/>
    <w:rsid w:val="009574D5"/>
    <w:rsid w:val="00957756"/>
    <w:rsid w:val="00960E01"/>
    <w:rsid w:val="00961724"/>
    <w:rsid w:val="009617B9"/>
    <w:rsid w:val="009621EB"/>
    <w:rsid w:val="0096292A"/>
    <w:rsid w:val="00962A36"/>
    <w:rsid w:val="00962A4D"/>
    <w:rsid w:val="0096318A"/>
    <w:rsid w:val="009636CE"/>
    <w:rsid w:val="0096380F"/>
    <w:rsid w:val="009643E0"/>
    <w:rsid w:val="0096458D"/>
    <w:rsid w:val="00964EE9"/>
    <w:rsid w:val="009654AB"/>
    <w:rsid w:val="00966CDB"/>
    <w:rsid w:val="00967058"/>
    <w:rsid w:val="00967059"/>
    <w:rsid w:val="009674B1"/>
    <w:rsid w:val="0097026A"/>
    <w:rsid w:val="009705BE"/>
    <w:rsid w:val="0097128C"/>
    <w:rsid w:val="00971965"/>
    <w:rsid w:val="00972259"/>
    <w:rsid w:val="009725DB"/>
    <w:rsid w:val="00972962"/>
    <w:rsid w:val="00973125"/>
    <w:rsid w:val="009732E8"/>
    <w:rsid w:val="009736D1"/>
    <w:rsid w:val="00974B74"/>
    <w:rsid w:val="009765C2"/>
    <w:rsid w:val="0097737F"/>
    <w:rsid w:val="00977A24"/>
    <w:rsid w:val="00977BB2"/>
    <w:rsid w:val="00977FBA"/>
    <w:rsid w:val="00980044"/>
    <w:rsid w:val="00980244"/>
    <w:rsid w:val="009806CA"/>
    <w:rsid w:val="00980818"/>
    <w:rsid w:val="00980AF2"/>
    <w:rsid w:val="00980C3F"/>
    <w:rsid w:val="009811EB"/>
    <w:rsid w:val="009813BA"/>
    <w:rsid w:val="00981AE3"/>
    <w:rsid w:val="00981F35"/>
    <w:rsid w:val="0098245D"/>
    <w:rsid w:val="009838B3"/>
    <w:rsid w:val="00983919"/>
    <w:rsid w:val="009840EC"/>
    <w:rsid w:val="00984356"/>
    <w:rsid w:val="009846B2"/>
    <w:rsid w:val="00984DDC"/>
    <w:rsid w:val="00984E3A"/>
    <w:rsid w:val="00985043"/>
    <w:rsid w:val="009851FA"/>
    <w:rsid w:val="00985F6F"/>
    <w:rsid w:val="00986061"/>
    <w:rsid w:val="00986276"/>
    <w:rsid w:val="00986674"/>
    <w:rsid w:val="0098684F"/>
    <w:rsid w:val="009868BD"/>
    <w:rsid w:val="00986E35"/>
    <w:rsid w:val="009872C0"/>
    <w:rsid w:val="00987869"/>
    <w:rsid w:val="00987B74"/>
    <w:rsid w:val="009902E4"/>
    <w:rsid w:val="00990409"/>
    <w:rsid w:val="00990C1D"/>
    <w:rsid w:val="00990D80"/>
    <w:rsid w:val="00990E88"/>
    <w:rsid w:val="009913AC"/>
    <w:rsid w:val="00991704"/>
    <w:rsid w:val="00991F1A"/>
    <w:rsid w:val="00992BA3"/>
    <w:rsid w:val="00993AC8"/>
    <w:rsid w:val="009942DB"/>
    <w:rsid w:val="0099486F"/>
    <w:rsid w:val="009951FE"/>
    <w:rsid w:val="00995329"/>
    <w:rsid w:val="00995654"/>
    <w:rsid w:val="00996047"/>
    <w:rsid w:val="009961BF"/>
    <w:rsid w:val="00997010"/>
    <w:rsid w:val="00997B50"/>
    <w:rsid w:val="009A0B45"/>
    <w:rsid w:val="009A0C02"/>
    <w:rsid w:val="009A0D8E"/>
    <w:rsid w:val="009A1B79"/>
    <w:rsid w:val="009A1BC4"/>
    <w:rsid w:val="009A1E2B"/>
    <w:rsid w:val="009A201C"/>
    <w:rsid w:val="009A2957"/>
    <w:rsid w:val="009A2CCD"/>
    <w:rsid w:val="009A33A3"/>
    <w:rsid w:val="009A348A"/>
    <w:rsid w:val="009A3C21"/>
    <w:rsid w:val="009A46C4"/>
    <w:rsid w:val="009A57F3"/>
    <w:rsid w:val="009A687A"/>
    <w:rsid w:val="009A79B4"/>
    <w:rsid w:val="009B132F"/>
    <w:rsid w:val="009B2375"/>
    <w:rsid w:val="009B27FC"/>
    <w:rsid w:val="009B2DD6"/>
    <w:rsid w:val="009B32DA"/>
    <w:rsid w:val="009B3BB0"/>
    <w:rsid w:val="009B4E79"/>
    <w:rsid w:val="009B4FB7"/>
    <w:rsid w:val="009B5280"/>
    <w:rsid w:val="009B5EEC"/>
    <w:rsid w:val="009B652D"/>
    <w:rsid w:val="009B6971"/>
    <w:rsid w:val="009B6A8D"/>
    <w:rsid w:val="009B7462"/>
    <w:rsid w:val="009B7C88"/>
    <w:rsid w:val="009C0261"/>
    <w:rsid w:val="009C0573"/>
    <w:rsid w:val="009C0715"/>
    <w:rsid w:val="009C07CA"/>
    <w:rsid w:val="009C119A"/>
    <w:rsid w:val="009C1F09"/>
    <w:rsid w:val="009C20DA"/>
    <w:rsid w:val="009C3481"/>
    <w:rsid w:val="009C3482"/>
    <w:rsid w:val="009C4077"/>
    <w:rsid w:val="009C4D6B"/>
    <w:rsid w:val="009C5283"/>
    <w:rsid w:val="009C579C"/>
    <w:rsid w:val="009C57B1"/>
    <w:rsid w:val="009C5F81"/>
    <w:rsid w:val="009C73B4"/>
    <w:rsid w:val="009C75CB"/>
    <w:rsid w:val="009C7E19"/>
    <w:rsid w:val="009C7F84"/>
    <w:rsid w:val="009D14F3"/>
    <w:rsid w:val="009D1BDD"/>
    <w:rsid w:val="009D1F50"/>
    <w:rsid w:val="009D2FDC"/>
    <w:rsid w:val="009D304F"/>
    <w:rsid w:val="009D31C7"/>
    <w:rsid w:val="009D3645"/>
    <w:rsid w:val="009D3EFD"/>
    <w:rsid w:val="009D47C3"/>
    <w:rsid w:val="009D4AFC"/>
    <w:rsid w:val="009D4CF2"/>
    <w:rsid w:val="009D50BC"/>
    <w:rsid w:val="009D5122"/>
    <w:rsid w:val="009D5DD3"/>
    <w:rsid w:val="009D60E1"/>
    <w:rsid w:val="009D63E5"/>
    <w:rsid w:val="009D6A76"/>
    <w:rsid w:val="009D6E89"/>
    <w:rsid w:val="009D705A"/>
    <w:rsid w:val="009D769E"/>
    <w:rsid w:val="009D7870"/>
    <w:rsid w:val="009D7AAF"/>
    <w:rsid w:val="009E0042"/>
    <w:rsid w:val="009E008D"/>
    <w:rsid w:val="009E023C"/>
    <w:rsid w:val="009E024B"/>
    <w:rsid w:val="009E0695"/>
    <w:rsid w:val="009E156F"/>
    <w:rsid w:val="009E255E"/>
    <w:rsid w:val="009E266B"/>
    <w:rsid w:val="009E2C69"/>
    <w:rsid w:val="009E3916"/>
    <w:rsid w:val="009E43E8"/>
    <w:rsid w:val="009E4896"/>
    <w:rsid w:val="009E5B5C"/>
    <w:rsid w:val="009E6548"/>
    <w:rsid w:val="009E776B"/>
    <w:rsid w:val="009E78C9"/>
    <w:rsid w:val="009E7E38"/>
    <w:rsid w:val="009F025C"/>
    <w:rsid w:val="009F0BD9"/>
    <w:rsid w:val="009F172C"/>
    <w:rsid w:val="009F2180"/>
    <w:rsid w:val="009F2325"/>
    <w:rsid w:val="009F296D"/>
    <w:rsid w:val="009F398D"/>
    <w:rsid w:val="009F425C"/>
    <w:rsid w:val="009F4514"/>
    <w:rsid w:val="009F4E67"/>
    <w:rsid w:val="009F4EAF"/>
    <w:rsid w:val="009F5105"/>
    <w:rsid w:val="009F5B4E"/>
    <w:rsid w:val="009F627D"/>
    <w:rsid w:val="009F663A"/>
    <w:rsid w:val="009F69F5"/>
    <w:rsid w:val="009F7525"/>
    <w:rsid w:val="009F7EFF"/>
    <w:rsid w:val="00A0058C"/>
    <w:rsid w:val="00A014FD"/>
    <w:rsid w:val="00A01955"/>
    <w:rsid w:val="00A0195F"/>
    <w:rsid w:val="00A023CB"/>
    <w:rsid w:val="00A03BEB"/>
    <w:rsid w:val="00A03EC3"/>
    <w:rsid w:val="00A04906"/>
    <w:rsid w:val="00A04C28"/>
    <w:rsid w:val="00A05187"/>
    <w:rsid w:val="00A067D6"/>
    <w:rsid w:val="00A0755F"/>
    <w:rsid w:val="00A0780F"/>
    <w:rsid w:val="00A0789A"/>
    <w:rsid w:val="00A07EE0"/>
    <w:rsid w:val="00A102A9"/>
    <w:rsid w:val="00A1104B"/>
    <w:rsid w:val="00A11149"/>
    <w:rsid w:val="00A11177"/>
    <w:rsid w:val="00A112DB"/>
    <w:rsid w:val="00A12561"/>
    <w:rsid w:val="00A12816"/>
    <w:rsid w:val="00A1289C"/>
    <w:rsid w:val="00A130FF"/>
    <w:rsid w:val="00A135C6"/>
    <w:rsid w:val="00A13893"/>
    <w:rsid w:val="00A13E6B"/>
    <w:rsid w:val="00A14942"/>
    <w:rsid w:val="00A14F8E"/>
    <w:rsid w:val="00A1515B"/>
    <w:rsid w:val="00A1589E"/>
    <w:rsid w:val="00A1766D"/>
    <w:rsid w:val="00A17C6A"/>
    <w:rsid w:val="00A17CDC"/>
    <w:rsid w:val="00A17D3E"/>
    <w:rsid w:val="00A20154"/>
    <w:rsid w:val="00A20567"/>
    <w:rsid w:val="00A20703"/>
    <w:rsid w:val="00A20FC0"/>
    <w:rsid w:val="00A2122D"/>
    <w:rsid w:val="00A224E0"/>
    <w:rsid w:val="00A228E0"/>
    <w:rsid w:val="00A23C82"/>
    <w:rsid w:val="00A24815"/>
    <w:rsid w:val="00A249BD"/>
    <w:rsid w:val="00A253DC"/>
    <w:rsid w:val="00A25834"/>
    <w:rsid w:val="00A25DE1"/>
    <w:rsid w:val="00A26081"/>
    <w:rsid w:val="00A2634D"/>
    <w:rsid w:val="00A2640B"/>
    <w:rsid w:val="00A2659D"/>
    <w:rsid w:val="00A26DBC"/>
    <w:rsid w:val="00A278AB"/>
    <w:rsid w:val="00A304F7"/>
    <w:rsid w:val="00A319A3"/>
    <w:rsid w:val="00A31B70"/>
    <w:rsid w:val="00A31F4B"/>
    <w:rsid w:val="00A334FC"/>
    <w:rsid w:val="00A34057"/>
    <w:rsid w:val="00A34E61"/>
    <w:rsid w:val="00A3533C"/>
    <w:rsid w:val="00A3573A"/>
    <w:rsid w:val="00A36260"/>
    <w:rsid w:val="00A37BDC"/>
    <w:rsid w:val="00A37E35"/>
    <w:rsid w:val="00A37EDF"/>
    <w:rsid w:val="00A40E06"/>
    <w:rsid w:val="00A4135D"/>
    <w:rsid w:val="00A4184D"/>
    <w:rsid w:val="00A41F39"/>
    <w:rsid w:val="00A4202A"/>
    <w:rsid w:val="00A426CB"/>
    <w:rsid w:val="00A42E9F"/>
    <w:rsid w:val="00A43B23"/>
    <w:rsid w:val="00A44316"/>
    <w:rsid w:val="00A445AC"/>
    <w:rsid w:val="00A44E8D"/>
    <w:rsid w:val="00A4508B"/>
    <w:rsid w:val="00A45335"/>
    <w:rsid w:val="00A45ADE"/>
    <w:rsid w:val="00A45E07"/>
    <w:rsid w:val="00A4613E"/>
    <w:rsid w:val="00A46733"/>
    <w:rsid w:val="00A46B29"/>
    <w:rsid w:val="00A47859"/>
    <w:rsid w:val="00A47B58"/>
    <w:rsid w:val="00A47DDC"/>
    <w:rsid w:val="00A50150"/>
    <w:rsid w:val="00A5069C"/>
    <w:rsid w:val="00A5099E"/>
    <w:rsid w:val="00A50D33"/>
    <w:rsid w:val="00A50E20"/>
    <w:rsid w:val="00A51D36"/>
    <w:rsid w:val="00A51DF2"/>
    <w:rsid w:val="00A51F45"/>
    <w:rsid w:val="00A5205F"/>
    <w:rsid w:val="00A52D61"/>
    <w:rsid w:val="00A530B8"/>
    <w:rsid w:val="00A5410B"/>
    <w:rsid w:val="00A542CE"/>
    <w:rsid w:val="00A54573"/>
    <w:rsid w:val="00A54635"/>
    <w:rsid w:val="00A548FE"/>
    <w:rsid w:val="00A5500A"/>
    <w:rsid w:val="00A5579C"/>
    <w:rsid w:val="00A55A36"/>
    <w:rsid w:val="00A56222"/>
    <w:rsid w:val="00A566C6"/>
    <w:rsid w:val="00A56A0E"/>
    <w:rsid w:val="00A603FD"/>
    <w:rsid w:val="00A60BE2"/>
    <w:rsid w:val="00A617CC"/>
    <w:rsid w:val="00A61A82"/>
    <w:rsid w:val="00A61B91"/>
    <w:rsid w:val="00A61C2A"/>
    <w:rsid w:val="00A62139"/>
    <w:rsid w:val="00A623D1"/>
    <w:rsid w:val="00A62E5D"/>
    <w:rsid w:val="00A63A20"/>
    <w:rsid w:val="00A63B80"/>
    <w:rsid w:val="00A6409C"/>
    <w:rsid w:val="00A6410B"/>
    <w:rsid w:val="00A645DE"/>
    <w:rsid w:val="00A6503A"/>
    <w:rsid w:val="00A65863"/>
    <w:rsid w:val="00A65A6D"/>
    <w:rsid w:val="00A65BD1"/>
    <w:rsid w:val="00A65E4A"/>
    <w:rsid w:val="00A665A8"/>
    <w:rsid w:val="00A674D1"/>
    <w:rsid w:val="00A67B1B"/>
    <w:rsid w:val="00A67CE8"/>
    <w:rsid w:val="00A67D2E"/>
    <w:rsid w:val="00A7051B"/>
    <w:rsid w:val="00A70B8A"/>
    <w:rsid w:val="00A7108A"/>
    <w:rsid w:val="00A7127B"/>
    <w:rsid w:val="00A712A6"/>
    <w:rsid w:val="00A71D1D"/>
    <w:rsid w:val="00A7368E"/>
    <w:rsid w:val="00A73C86"/>
    <w:rsid w:val="00A7415A"/>
    <w:rsid w:val="00A75939"/>
    <w:rsid w:val="00A75BDB"/>
    <w:rsid w:val="00A76100"/>
    <w:rsid w:val="00A76289"/>
    <w:rsid w:val="00A77900"/>
    <w:rsid w:val="00A77C3C"/>
    <w:rsid w:val="00A80245"/>
    <w:rsid w:val="00A80ECD"/>
    <w:rsid w:val="00A815EF"/>
    <w:rsid w:val="00A819AC"/>
    <w:rsid w:val="00A81D57"/>
    <w:rsid w:val="00A820D5"/>
    <w:rsid w:val="00A821AF"/>
    <w:rsid w:val="00A82C64"/>
    <w:rsid w:val="00A82DAB"/>
    <w:rsid w:val="00A82DEF"/>
    <w:rsid w:val="00A83885"/>
    <w:rsid w:val="00A83919"/>
    <w:rsid w:val="00A843B5"/>
    <w:rsid w:val="00A84490"/>
    <w:rsid w:val="00A84740"/>
    <w:rsid w:val="00A848AE"/>
    <w:rsid w:val="00A84A78"/>
    <w:rsid w:val="00A85651"/>
    <w:rsid w:val="00A86A09"/>
    <w:rsid w:val="00A86A55"/>
    <w:rsid w:val="00A8734D"/>
    <w:rsid w:val="00A87465"/>
    <w:rsid w:val="00A9075C"/>
    <w:rsid w:val="00A909BB"/>
    <w:rsid w:val="00A90FD8"/>
    <w:rsid w:val="00A913BB"/>
    <w:rsid w:val="00A91445"/>
    <w:rsid w:val="00A918F9"/>
    <w:rsid w:val="00A91964"/>
    <w:rsid w:val="00A91E0B"/>
    <w:rsid w:val="00A9208C"/>
    <w:rsid w:val="00A9225C"/>
    <w:rsid w:val="00A924D9"/>
    <w:rsid w:val="00A92D71"/>
    <w:rsid w:val="00A94FAC"/>
    <w:rsid w:val="00A950C1"/>
    <w:rsid w:val="00A9522E"/>
    <w:rsid w:val="00A95231"/>
    <w:rsid w:val="00A95C9F"/>
    <w:rsid w:val="00A95FEB"/>
    <w:rsid w:val="00A966C6"/>
    <w:rsid w:val="00A96A27"/>
    <w:rsid w:val="00A96E78"/>
    <w:rsid w:val="00A97044"/>
    <w:rsid w:val="00A97EA6"/>
    <w:rsid w:val="00A97EC2"/>
    <w:rsid w:val="00AA264C"/>
    <w:rsid w:val="00AA2B93"/>
    <w:rsid w:val="00AA2FC1"/>
    <w:rsid w:val="00AA3192"/>
    <w:rsid w:val="00AA351D"/>
    <w:rsid w:val="00AA422E"/>
    <w:rsid w:val="00AA4F5E"/>
    <w:rsid w:val="00AA5016"/>
    <w:rsid w:val="00AA5335"/>
    <w:rsid w:val="00AA542F"/>
    <w:rsid w:val="00AA5583"/>
    <w:rsid w:val="00AA559F"/>
    <w:rsid w:val="00AA5635"/>
    <w:rsid w:val="00AA56D5"/>
    <w:rsid w:val="00AA56F4"/>
    <w:rsid w:val="00AA5D41"/>
    <w:rsid w:val="00AA6ACA"/>
    <w:rsid w:val="00AA6C9E"/>
    <w:rsid w:val="00AA7224"/>
    <w:rsid w:val="00AA7BF4"/>
    <w:rsid w:val="00AA7E42"/>
    <w:rsid w:val="00AB03F8"/>
    <w:rsid w:val="00AB0670"/>
    <w:rsid w:val="00AB07FB"/>
    <w:rsid w:val="00AB0809"/>
    <w:rsid w:val="00AB098B"/>
    <w:rsid w:val="00AB0AF5"/>
    <w:rsid w:val="00AB1324"/>
    <w:rsid w:val="00AB19E7"/>
    <w:rsid w:val="00AB20A3"/>
    <w:rsid w:val="00AB2701"/>
    <w:rsid w:val="00AB345E"/>
    <w:rsid w:val="00AB39C3"/>
    <w:rsid w:val="00AB43B1"/>
    <w:rsid w:val="00AB47CA"/>
    <w:rsid w:val="00AB502D"/>
    <w:rsid w:val="00AB5161"/>
    <w:rsid w:val="00AB5425"/>
    <w:rsid w:val="00AB6191"/>
    <w:rsid w:val="00AB66FA"/>
    <w:rsid w:val="00AB69B7"/>
    <w:rsid w:val="00AB6B72"/>
    <w:rsid w:val="00AB6CC4"/>
    <w:rsid w:val="00AB792E"/>
    <w:rsid w:val="00AC00BB"/>
    <w:rsid w:val="00AC0B45"/>
    <w:rsid w:val="00AC17CE"/>
    <w:rsid w:val="00AC22D8"/>
    <w:rsid w:val="00AC3892"/>
    <w:rsid w:val="00AC3F4F"/>
    <w:rsid w:val="00AC44E3"/>
    <w:rsid w:val="00AC5C5C"/>
    <w:rsid w:val="00AC623E"/>
    <w:rsid w:val="00AC6D72"/>
    <w:rsid w:val="00AC7593"/>
    <w:rsid w:val="00AC7926"/>
    <w:rsid w:val="00AC7E69"/>
    <w:rsid w:val="00AC7F6C"/>
    <w:rsid w:val="00AD00EF"/>
    <w:rsid w:val="00AD06D5"/>
    <w:rsid w:val="00AD07E8"/>
    <w:rsid w:val="00AD1875"/>
    <w:rsid w:val="00AD2152"/>
    <w:rsid w:val="00AD244A"/>
    <w:rsid w:val="00AD2B90"/>
    <w:rsid w:val="00AD2BD4"/>
    <w:rsid w:val="00AD378F"/>
    <w:rsid w:val="00AD3BED"/>
    <w:rsid w:val="00AD41FE"/>
    <w:rsid w:val="00AD4901"/>
    <w:rsid w:val="00AD506B"/>
    <w:rsid w:val="00AD5C65"/>
    <w:rsid w:val="00AD5C6B"/>
    <w:rsid w:val="00AD5C9A"/>
    <w:rsid w:val="00AD5D01"/>
    <w:rsid w:val="00AD5EEB"/>
    <w:rsid w:val="00AD60CD"/>
    <w:rsid w:val="00AD6C1E"/>
    <w:rsid w:val="00AD6FE4"/>
    <w:rsid w:val="00AD7197"/>
    <w:rsid w:val="00AD7418"/>
    <w:rsid w:val="00AD7503"/>
    <w:rsid w:val="00AD7B7B"/>
    <w:rsid w:val="00AE009A"/>
    <w:rsid w:val="00AE0BC7"/>
    <w:rsid w:val="00AE1166"/>
    <w:rsid w:val="00AE1BE9"/>
    <w:rsid w:val="00AE1C33"/>
    <w:rsid w:val="00AE1C40"/>
    <w:rsid w:val="00AE1CB5"/>
    <w:rsid w:val="00AE1E4F"/>
    <w:rsid w:val="00AE29AA"/>
    <w:rsid w:val="00AE2F90"/>
    <w:rsid w:val="00AE3A6A"/>
    <w:rsid w:val="00AE4702"/>
    <w:rsid w:val="00AE480F"/>
    <w:rsid w:val="00AE5670"/>
    <w:rsid w:val="00AE5756"/>
    <w:rsid w:val="00AE5ABA"/>
    <w:rsid w:val="00AE6A0C"/>
    <w:rsid w:val="00AE6B62"/>
    <w:rsid w:val="00AE7A25"/>
    <w:rsid w:val="00AE7F29"/>
    <w:rsid w:val="00AF004E"/>
    <w:rsid w:val="00AF0243"/>
    <w:rsid w:val="00AF0A29"/>
    <w:rsid w:val="00AF0C3C"/>
    <w:rsid w:val="00AF1392"/>
    <w:rsid w:val="00AF22AA"/>
    <w:rsid w:val="00AF3F97"/>
    <w:rsid w:val="00AF453B"/>
    <w:rsid w:val="00AF4688"/>
    <w:rsid w:val="00AF47F0"/>
    <w:rsid w:val="00AF4C16"/>
    <w:rsid w:val="00AF6263"/>
    <w:rsid w:val="00AF62AE"/>
    <w:rsid w:val="00AF723A"/>
    <w:rsid w:val="00AF7849"/>
    <w:rsid w:val="00AF7863"/>
    <w:rsid w:val="00B025FE"/>
    <w:rsid w:val="00B02B2B"/>
    <w:rsid w:val="00B03324"/>
    <w:rsid w:val="00B04F83"/>
    <w:rsid w:val="00B05802"/>
    <w:rsid w:val="00B05993"/>
    <w:rsid w:val="00B06198"/>
    <w:rsid w:val="00B06333"/>
    <w:rsid w:val="00B073C7"/>
    <w:rsid w:val="00B07622"/>
    <w:rsid w:val="00B078EA"/>
    <w:rsid w:val="00B07B81"/>
    <w:rsid w:val="00B10157"/>
    <w:rsid w:val="00B10633"/>
    <w:rsid w:val="00B10678"/>
    <w:rsid w:val="00B109E5"/>
    <w:rsid w:val="00B10B3F"/>
    <w:rsid w:val="00B11D39"/>
    <w:rsid w:val="00B12B72"/>
    <w:rsid w:val="00B12C74"/>
    <w:rsid w:val="00B1387F"/>
    <w:rsid w:val="00B139BE"/>
    <w:rsid w:val="00B1498A"/>
    <w:rsid w:val="00B153C5"/>
    <w:rsid w:val="00B158DD"/>
    <w:rsid w:val="00B162AD"/>
    <w:rsid w:val="00B16AF8"/>
    <w:rsid w:val="00B16D5A"/>
    <w:rsid w:val="00B16F15"/>
    <w:rsid w:val="00B174BE"/>
    <w:rsid w:val="00B17B13"/>
    <w:rsid w:val="00B201F6"/>
    <w:rsid w:val="00B2045B"/>
    <w:rsid w:val="00B2073A"/>
    <w:rsid w:val="00B20956"/>
    <w:rsid w:val="00B217E5"/>
    <w:rsid w:val="00B22103"/>
    <w:rsid w:val="00B22545"/>
    <w:rsid w:val="00B22EDE"/>
    <w:rsid w:val="00B23563"/>
    <w:rsid w:val="00B2356C"/>
    <w:rsid w:val="00B23C9B"/>
    <w:rsid w:val="00B24FDC"/>
    <w:rsid w:val="00B25034"/>
    <w:rsid w:val="00B255E7"/>
    <w:rsid w:val="00B25858"/>
    <w:rsid w:val="00B259C0"/>
    <w:rsid w:val="00B25B81"/>
    <w:rsid w:val="00B25B9D"/>
    <w:rsid w:val="00B2648F"/>
    <w:rsid w:val="00B26514"/>
    <w:rsid w:val="00B26651"/>
    <w:rsid w:val="00B2699C"/>
    <w:rsid w:val="00B26D5E"/>
    <w:rsid w:val="00B27602"/>
    <w:rsid w:val="00B30064"/>
    <w:rsid w:val="00B3031E"/>
    <w:rsid w:val="00B304AC"/>
    <w:rsid w:val="00B30621"/>
    <w:rsid w:val="00B31400"/>
    <w:rsid w:val="00B317F0"/>
    <w:rsid w:val="00B319B5"/>
    <w:rsid w:val="00B31A75"/>
    <w:rsid w:val="00B32258"/>
    <w:rsid w:val="00B32304"/>
    <w:rsid w:val="00B33949"/>
    <w:rsid w:val="00B3454F"/>
    <w:rsid w:val="00B345C6"/>
    <w:rsid w:val="00B34724"/>
    <w:rsid w:val="00B34BE4"/>
    <w:rsid w:val="00B35C05"/>
    <w:rsid w:val="00B36159"/>
    <w:rsid w:val="00B364AF"/>
    <w:rsid w:val="00B36D22"/>
    <w:rsid w:val="00B36D5F"/>
    <w:rsid w:val="00B36D95"/>
    <w:rsid w:val="00B375A6"/>
    <w:rsid w:val="00B376D3"/>
    <w:rsid w:val="00B37EB1"/>
    <w:rsid w:val="00B37EB8"/>
    <w:rsid w:val="00B402B2"/>
    <w:rsid w:val="00B40DDF"/>
    <w:rsid w:val="00B41211"/>
    <w:rsid w:val="00B42A4A"/>
    <w:rsid w:val="00B42B7A"/>
    <w:rsid w:val="00B42FEE"/>
    <w:rsid w:val="00B4327A"/>
    <w:rsid w:val="00B43F29"/>
    <w:rsid w:val="00B44087"/>
    <w:rsid w:val="00B4410C"/>
    <w:rsid w:val="00B450ED"/>
    <w:rsid w:val="00B4582B"/>
    <w:rsid w:val="00B459E3"/>
    <w:rsid w:val="00B461E8"/>
    <w:rsid w:val="00B461F1"/>
    <w:rsid w:val="00B46592"/>
    <w:rsid w:val="00B46871"/>
    <w:rsid w:val="00B477B4"/>
    <w:rsid w:val="00B50968"/>
    <w:rsid w:val="00B50B75"/>
    <w:rsid w:val="00B50D5D"/>
    <w:rsid w:val="00B518B9"/>
    <w:rsid w:val="00B5290C"/>
    <w:rsid w:val="00B52A49"/>
    <w:rsid w:val="00B53082"/>
    <w:rsid w:val="00B53433"/>
    <w:rsid w:val="00B5358A"/>
    <w:rsid w:val="00B54C94"/>
    <w:rsid w:val="00B54FAC"/>
    <w:rsid w:val="00B5512A"/>
    <w:rsid w:val="00B558D6"/>
    <w:rsid w:val="00B56020"/>
    <w:rsid w:val="00B56EA7"/>
    <w:rsid w:val="00B5716F"/>
    <w:rsid w:val="00B57525"/>
    <w:rsid w:val="00B576CA"/>
    <w:rsid w:val="00B57A1C"/>
    <w:rsid w:val="00B57D1F"/>
    <w:rsid w:val="00B57F77"/>
    <w:rsid w:val="00B57FE1"/>
    <w:rsid w:val="00B60762"/>
    <w:rsid w:val="00B60947"/>
    <w:rsid w:val="00B60A3C"/>
    <w:rsid w:val="00B618A2"/>
    <w:rsid w:val="00B61EC4"/>
    <w:rsid w:val="00B627DE"/>
    <w:rsid w:val="00B62D9E"/>
    <w:rsid w:val="00B63BEA"/>
    <w:rsid w:val="00B63D41"/>
    <w:rsid w:val="00B6403D"/>
    <w:rsid w:val="00B6543F"/>
    <w:rsid w:val="00B659DF"/>
    <w:rsid w:val="00B66223"/>
    <w:rsid w:val="00B66885"/>
    <w:rsid w:val="00B67F23"/>
    <w:rsid w:val="00B701E1"/>
    <w:rsid w:val="00B707DD"/>
    <w:rsid w:val="00B70C58"/>
    <w:rsid w:val="00B70F7A"/>
    <w:rsid w:val="00B7370C"/>
    <w:rsid w:val="00B7451A"/>
    <w:rsid w:val="00B75178"/>
    <w:rsid w:val="00B752C6"/>
    <w:rsid w:val="00B758FC"/>
    <w:rsid w:val="00B75F32"/>
    <w:rsid w:val="00B77A40"/>
    <w:rsid w:val="00B81D44"/>
    <w:rsid w:val="00B821D5"/>
    <w:rsid w:val="00B823D9"/>
    <w:rsid w:val="00B825EE"/>
    <w:rsid w:val="00B82CBA"/>
    <w:rsid w:val="00B82D91"/>
    <w:rsid w:val="00B8369D"/>
    <w:rsid w:val="00B837A0"/>
    <w:rsid w:val="00B83C18"/>
    <w:rsid w:val="00B842BF"/>
    <w:rsid w:val="00B84572"/>
    <w:rsid w:val="00B84CF7"/>
    <w:rsid w:val="00B8557F"/>
    <w:rsid w:val="00B85916"/>
    <w:rsid w:val="00B86105"/>
    <w:rsid w:val="00B86119"/>
    <w:rsid w:val="00B86C4F"/>
    <w:rsid w:val="00B86E27"/>
    <w:rsid w:val="00B87925"/>
    <w:rsid w:val="00B90060"/>
    <w:rsid w:val="00B900CB"/>
    <w:rsid w:val="00B90443"/>
    <w:rsid w:val="00B90AAE"/>
    <w:rsid w:val="00B90BE6"/>
    <w:rsid w:val="00B92B0F"/>
    <w:rsid w:val="00B92D4E"/>
    <w:rsid w:val="00B92E6F"/>
    <w:rsid w:val="00B92EC9"/>
    <w:rsid w:val="00B9302C"/>
    <w:rsid w:val="00B93397"/>
    <w:rsid w:val="00B93AA7"/>
    <w:rsid w:val="00B94A2B"/>
    <w:rsid w:val="00B95558"/>
    <w:rsid w:val="00B95C0D"/>
    <w:rsid w:val="00B95FA4"/>
    <w:rsid w:val="00B9664C"/>
    <w:rsid w:val="00B9667D"/>
    <w:rsid w:val="00B96741"/>
    <w:rsid w:val="00B968DB"/>
    <w:rsid w:val="00B96E30"/>
    <w:rsid w:val="00B970DF"/>
    <w:rsid w:val="00B971DF"/>
    <w:rsid w:val="00B97CB3"/>
    <w:rsid w:val="00B97EC9"/>
    <w:rsid w:val="00BA0843"/>
    <w:rsid w:val="00BA0CD3"/>
    <w:rsid w:val="00BA0D65"/>
    <w:rsid w:val="00BA1B78"/>
    <w:rsid w:val="00BA1B7F"/>
    <w:rsid w:val="00BA22E8"/>
    <w:rsid w:val="00BA2502"/>
    <w:rsid w:val="00BA2D01"/>
    <w:rsid w:val="00BA3E70"/>
    <w:rsid w:val="00BA40B3"/>
    <w:rsid w:val="00BA437C"/>
    <w:rsid w:val="00BA4AF7"/>
    <w:rsid w:val="00BA4E6A"/>
    <w:rsid w:val="00BA558F"/>
    <w:rsid w:val="00BA56E1"/>
    <w:rsid w:val="00BA56F5"/>
    <w:rsid w:val="00BA5C9C"/>
    <w:rsid w:val="00BA60DC"/>
    <w:rsid w:val="00BA62A9"/>
    <w:rsid w:val="00BA64F7"/>
    <w:rsid w:val="00BA79E3"/>
    <w:rsid w:val="00BB04EB"/>
    <w:rsid w:val="00BB079E"/>
    <w:rsid w:val="00BB13A9"/>
    <w:rsid w:val="00BB23D6"/>
    <w:rsid w:val="00BB2863"/>
    <w:rsid w:val="00BB2C27"/>
    <w:rsid w:val="00BB305A"/>
    <w:rsid w:val="00BB3E57"/>
    <w:rsid w:val="00BB400C"/>
    <w:rsid w:val="00BB48EB"/>
    <w:rsid w:val="00BB4DD4"/>
    <w:rsid w:val="00BB5061"/>
    <w:rsid w:val="00BB516C"/>
    <w:rsid w:val="00BB5E5F"/>
    <w:rsid w:val="00BB6745"/>
    <w:rsid w:val="00BB6761"/>
    <w:rsid w:val="00BB6A0C"/>
    <w:rsid w:val="00BB6CB4"/>
    <w:rsid w:val="00BB7E39"/>
    <w:rsid w:val="00BC00FA"/>
    <w:rsid w:val="00BC0404"/>
    <w:rsid w:val="00BC0BEB"/>
    <w:rsid w:val="00BC1C8D"/>
    <w:rsid w:val="00BC29D7"/>
    <w:rsid w:val="00BC2F7F"/>
    <w:rsid w:val="00BC33F1"/>
    <w:rsid w:val="00BC34A7"/>
    <w:rsid w:val="00BC38DC"/>
    <w:rsid w:val="00BC396B"/>
    <w:rsid w:val="00BC436D"/>
    <w:rsid w:val="00BC4732"/>
    <w:rsid w:val="00BC5281"/>
    <w:rsid w:val="00BC5521"/>
    <w:rsid w:val="00BC5A40"/>
    <w:rsid w:val="00BC6403"/>
    <w:rsid w:val="00BC6832"/>
    <w:rsid w:val="00BC68C6"/>
    <w:rsid w:val="00BC6FDA"/>
    <w:rsid w:val="00BC7079"/>
    <w:rsid w:val="00BC7FEA"/>
    <w:rsid w:val="00BD0164"/>
    <w:rsid w:val="00BD0697"/>
    <w:rsid w:val="00BD06FE"/>
    <w:rsid w:val="00BD12A3"/>
    <w:rsid w:val="00BD13A5"/>
    <w:rsid w:val="00BD13AA"/>
    <w:rsid w:val="00BD17DA"/>
    <w:rsid w:val="00BD20A2"/>
    <w:rsid w:val="00BD3008"/>
    <w:rsid w:val="00BD42CB"/>
    <w:rsid w:val="00BD44D4"/>
    <w:rsid w:val="00BD4E33"/>
    <w:rsid w:val="00BD502D"/>
    <w:rsid w:val="00BD50B7"/>
    <w:rsid w:val="00BD6B33"/>
    <w:rsid w:val="00BD7276"/>
    <w:rsid w:val="00BD778E"/>
    <w:rsid w:val="00BD7B1A"/>
    <w:rsid w:val="00BD7FA4"/>
    <w:rsid w:val="00BE0110"/>
    <w:rsid w:val="00BE040A"/>
    <w:rsid w:val="00BE1075"/>
    <w:rsid w:val="00BE2503"/>
    <w:rsid w:val="00BE2690"/>
    <w:rsid w:val="00BE33CE"/>
    <w:rsid w:val="00BE3F93"/>
    <w:rsid w:val="00BE4862"/>
    <w:rsid w:val="00BE4F1D"/>
    <w:rsid w:val="00BE60B6"/>
    <w:rsid w:val="00BE7086"/>
    <w:rsid w:val="00BE79CD"/>
    <w:rsid w:val="00BE7E5C"/>
    <w:rsid w:val="00BE7E61"/>
    <w:rsid w:val="00BF0274"/>
    <w:rsid w:val="00BF0356"/>
    <w:rsid w:val="00BF043B"/>
    <w:rsid w:val="00BF159C"/>
    <w:rsid w:val="00BF1699"/>
    <w:rsid w:val="00BF1C6E"/>
    <w:rsid w:val="00BF21E9"/>
    <w:rsid w:val="00BF25E6"/>
    <w:rsid w:val="00BF329F"/>
    <w:rsid w:val="00BF3663"/>
    <w:rsid w:val="00BF3AE8"/>
    <w:rsid w:val="00BF3E94"/>
    <w:rsid w:val="00BF3FF3"/>
    <w:rsid w:val="00BF4487"/>
    <w:rsid w:val="00BF48CD"/>
    <w:rsid w:val="00BF4E0E"/>
    <w:rsid w:val="00BF52C4"/>
    <w:rsid w:val="00BF541D"/>
    <w:rsid w:val="00BF5777"/>
    <w:rsid w:val="00BF58BB"/>
    <w:rsid w:val="00BF5A65"/>
    <w:rsid w:val="00BF5FAD"/>
    <w:rsid w:val="00BF6194"/>
    <w:rsid w:val="00BF6305"/>
    <w:rsid w:val="00BF6DE2"/>
    <w:rsid w:val="00BF6FEE"/>
    <w:rsid w:val="00BF71AE"/>
    <w:rsid w:val="00C00890"/>
    <w:rsid w:val="00C0095F"/>
    <w:rsid w:val="00C00EBD"/>
    <w:rsid w:val="00C015D3"/>
    <w:rsid w:val="00C0188F"/>
    <w:rsid w:val="00C0198B"/>
    <w:rsid w:val="00C02E5F"/>
    <w:rsid w:val="00C03147"/>
    <w:rsid w:val="00C031A7"/>
    <w:rsid w:val="00C03CAC"/>
    <w:rsid w:val="00C04DAC"/>
    <w:rsid w:val="00C04E2F"/>
    <w:rsid w:val="00C06CF6"/>
    <w:rsid w:val="00C06E4C"/>
    <w:rsid w:val="00C071AD"/>
    <w:rsid w:val="00C076C9"/>
    <w:rsid w:val="00C07704"/>
    <w:rsid w:val="00C07741"/>
    <w:rsid w:val="00C07D8F"/>
    <w:rsid w:val="00C10C02"/>
    <w:rsid w:val="00C11E8D"/>
    <w:rsid w:val="00C12316"/>
    <w:rsid w:val="00C126FC"/>
    <w:rsid w:val="00C12C8A"/>
    <w:rsid w:val="00C12EAC"/>
    <w:rsid w:val="00C12EBC"/>
    <w:rsid w:val="00C1308C"/>
    <w:rsid w:val="00C133E7"/>
    <w:rsid w:val="00C13B18"/>
    <w:rsid w:val="00C13BA8"/>
    <w:rsid w:val="00C1440F"/>
    <w:rsid w:val="00C14DB4"/>
    <w:rsid w:val="00C154D2"/>
    <w:rsid w:val="00C156C0"/>
    <w:rsid w:val="00C161F2"/>
    <w:rsid w:val="00C16A03"/>
    <w:rsid w:val="00C16AAB"/>
    <w:rsid w:val="00C17535"/>
    <w:rsid w:val="00C17689"/>
    <w:rsid w:val="00C177DC"/>
    <w:rsid w:val="00C178AB"/>
    <w:rsid w:val="00C17A64"/>
    <w:rsid w:val="00C20336"/>
    <w:rsid w:val="00C2052C"/>
    <w:rsid w:val="00C22E5B"/>
    <w:rsid w:val="00C24335"/>
    <w:rsid w:val="00C244FC"/>
    <w:rsid w:val="00C246F3"/>
    <w:rsid w:val="00C247D5"/>
    <w:rsid w:val="00C2490E"/>
    <w:rsid w:val="00C24974"/>
    <w:rsid w:val="00C24F58"/>
    <w:rsid w:val="00C254EB"/>
    <w:rsid w:val="00C27B28"/>
    <w:rsid w:val="00C30107"/>
    <w:rsid w:val="00C30869"/>
    <w:rsid w:val="00C309E4"/>
    <w:rsid w:val="00C30CC4"/>
    <w:rsid w:val="00C30FF3"/>
    <w:rsid w:val="00C310C0"/>
    <w:rsid w:val="00C3255B"/>
    <w:rsid w:val="00C33263"/>
    <w:rsid w:val="00C33CC9"/>
    <w:rsid w:val="00C340D5"/>
    <w:rsid w:val="00C3543A"/>
    <w:rsid w:val="00C36327"/>
    <w:rsid w:val="00C36759"/>
    <w:rsid w:val="00C3724D"/>
    <w:rsid w:val="00C374B4"/>
    <w:rsid w:val="00C3775B"/>
    <w:rsid w:val="00C37ACF"/>
    <w:rsid w:val="00C37ADB"/>
    <w:rsid w:val="00C40299"/>
    <w:rsid w:val="00C404DB"/>
    <w:rsid w:val="00C406F4"/>
    <w:rsid w:val="00C41422"/>
    <w:rsid w:val="00C429D3"/>
    <w:rsid w:val="00C42FDA"/>
    <w:rsid w:val="00C43224"/>
    <w:rsid w:val="00C4326F"/>
    <w:rsid w:val="00C44B71"/>
    <w:rsid w:val="00C44C47"/>
    <w:rsid w:val="00C45228"/>
    <w:rsid w:val="00C45A74"/>
    <w:rsid w:val="00C45AF1"/>
    <w:rsid w:val="00C45E6E"/>
    <w:rsid w:val="00C45F13"/>
    <w:rsid w:val="00C4683E"/>
    <w:rsid w:val="00C46936"/>
    <w:rsid w:val="00C4743E"/>
    <w:rsid w:val="00C47745"/>
    <w:rsid w:val="00C50781"/>
    <w:rsid w:val="00C508B5"/>
    <w:rsid w:val="00C50BF6"/>
    <w:rsid w:val="00C50FE4"/>
    <w:rsid w:val="00C5119F"/>
    <w:rsid w:val="00C5137C"/>
    <w:rsid w:val="00C524BD"/>
    <w:rsid w:val="00C526AC"/>
    <w:rsid w:val="00C538A3"/>
    <w:rsid w:val="00C539E9"/>
    <w:rsid w:val="00C53AD1"/>
    <w:rsid w:val="00C53F5E"/>
    <w:rsid w:val="00C541E3"/>
    <w:rsid w:val="00C54997"/>
    <w:rsid w:val="00C554E5"/>
    <w:rsid w:val="00C554FF"/>
    <w:rsid w:val="00C5591F"/>
    <w:rsid w:val="00C56A0B"/>
    <w:rsid w:val="00C574F9"/>
    <w:rsid w:val="00C57DEA"/>
    <w:rsid w:val="00C57E29"/>
    <w:rsid w:val="00C57E46"/>
    <w:rsid w:val="00C602A5"/>
    <w:rsid w:val="00C615AB"/>
    <w:rsid w:val="00C61CBB"/>
    <w:rsid w:val="00C61D42"/>
    <w:rsid w:val="00C6221D"/>
    <w:rsid w:val="00C623FB"/>
    <w:rsid w:val="00C62461"/>
    <w:rsid w:val="00C62B62"/>
    <w:rsid w:val="00C62DA3"/>
    <w:rsid w:val="00C630DC"/>
    <w:rsid w:val="00C63CF1"/>
    <w:rsid w:val="00C641E8"/>
    <w:rsid w:val="00C644F3"/>
    <w:rsid w:val="00C6499B"/>
    <w:rsid w:val="00C66DBE"/>
    <w:rsid w:val="00C66F87"/>
    <w:rsid w:val="00C6711A"/>
    <w:rsid w:val="00C67ED7"/>
    <w:rsid w:val="00C70642"/>
    <w:rsid w:val="00C72049"/>
    <w:rsid w:val="00C722AC"/>
    <w:rsid w:val="00C72B64"/>
    <w:rsid w:val="00C735AB"/>
    <w:rsid w:val="00C736A5"/>
    <w:rsid w:val="00C739B7"/>
    <w:rsid w:val="00C75009"/>
    <w:rsid w:val="00C75727"/>
    <w:rsid w:val="00C75D4B"/>
    <w:rsid w:val="00C75E7F"/>
    <w:rsid w:val="00C75F06"/>
    <w:rsid w:val="00C763F3"/>
    <w:rsid w:val="00C76D3E"/>
    <w:rsid w:val="00C76E22"/>
    <w:rsid w:val="00C76F9F"/>
    <w:rsid w:val="00C77B57"/>
    <w:rsid w:val="00C813A5"/>
    <w:rsid w:val="00C81822"/>
    <w:rsid w:val="00C822AB"/>
    <w:rsid w:val="00C828B9"/>
    <w:rsid w:val="00C82D96"/>
    <w:rsid w:val="00C846FE"/>
    <w:rsid w:val="00C84F55"/>
    <w:rsid w:val="00C85526"/>
    <w:rsid w:val="00C85D89"/>
    <w:rsid w:val="00C87049"/>
    <w:rsid w:val="00C87DBE"/>
    <w:rsid w:val="00C90A5B"/>
    <w:rsid w:val="00C90CE7"/>
    <w:rsid w:val="00C91208"/>
    <w:rsid w:val="00C916B2"/>
    <w:rsid w:val="00C91DD9"/>
    <w:rsid w:val="00C92FAF"/>
    <w:rsid w:val="00C93B64"/>
    <w:rsid w:val="00C93D3B"/>
    <w:rsid w:val="00C94648"/>
    <w:rsid w:val="00C9507F"/>
    <w:rsid w:val="00C95116"/>
    <w:rsid w:val="00C95C68"/>
    <w:rsid w:val="00C95FBB"/>
    <w:rsid w:val="00C96572"/>
    <w:rsid w:val="00C9663F"/>
    <w:rsid w:val="00C96A14"/>
    <w:rsid w:val="00C9726F"/>
    <w:rsid w:val="00C97481"/>
    <w:rsid w:val="00C97AC6"/>
    <w:rsid w:val="00CA0383"/>
    <w:rsid w:val="00CA0A6B"/>
    <w:rsid w:val="00CA1793"/>
    <w:rsid w:val="00CA23AD"/>
    <w:rsid w:val="00CA2835"/>
    <w:rsid w:val="00CA2CDB"/>
    <w:rsid w:val="00CA2ECE"/>
    <w:rsid w:val="00CA45B3"/>
    <w:rsid w:val="00CA48E6"/>
    <w:rsid w:val="00CA4C9B"/>
    <w:rsid w:val="00CA5490"/>
    <w:rsid w:val="00CA5707"/>
    <w:rsid w:val="00CA5D84"/>
    <w:rsid w:val="00CA686A"/>
    <w:rsid w:val="00CA75CC"/>
    <w:rsid w:val="00CA7ACF"/>
    <w:rsid w:val="00CA7B6B"/>
    <w:rsid w:val="00CA7F87"/>
    <w:rsid w:val="00CB17A6"/>
    <w:rsid w:val="00CB184E"/>
    <w:rsid w:val="00CB1B0D"/>
    <w:rsid w:val="00CB1B58"/>
    <w:rsid w:val="00CB1CD5"/>
    <w:rsid w:val="00CB2171"/>
    <w:rsid w:val="00CB23E6"/>
    <w:rsid w:val="00CB339C"/>
    <w:rsid w:val="00CB398E"/>
    <w:rsid w:val="00CB4D7A"/>
    <w:rsid w:val="00CB4F4B"/>
    <w:rsid w:val="00CB5ED0"/>
    <w:rsid w:val="00CB67FE"/>
    <w:rsid w:val="00CB6A16"/>
    <w:rsid w:val="00CB7A24"/>
    <w:rsid w:val="00CC0D55"/>
    <w:rsid w:val="00CC146E"/>
    <w:rsid w:val="00CC1AB9"/>
    <w:rsid w:val="00CC1B48"/>
    <w:rsid w:val="00CC2260"/>
    <w:rsid w:val="00CC2274"/>
    <w:rsid w:val="00CC2855"/>
    <w:rsid w:val="00CC3142"/>
    <w:rsid w:val="00CC380A"/>
    <w:rsid w:val="00CC3E5B"/>
    <w:rsid w:val="00CC5D7F"/>
    <w:rsid w:val="00CC63C7"/>
    <w:rsid w:val="00CC6844"/>
    <w:rsid w:val="00CC68B0"/>
    <w:rsid w:val="00CC6A1D"/>
    <w:rsid w:val="00CC70DE"/>
    <w:rsid w:val="00CC777A"/>
    <w:rsid w:val="00CD0C78"/>
    <w:rsid w:val="00CD1070"/>
    <w:rsid w:val="00CD1826"/>
    <w:rsid w:val="00CD21CE"/>
    <w:rsid w:val="00CD21D8"/>
    <w:rsid w:val="00CD2D2D"/>
    <w:rsid w:val="00CD3A40"/>
    <w:rsid w:val="00CD3EF2"/>
    <w:rsid w:val="00CD402A"/>
    <w:rsid w:val="00CD4287"/>
    <w:rsid w:val="00CD47C8"/>
    <w:rsid w:val="00CD4A2D"/>
    <w:rsid w:val="00CD4C96"/>
    <w:rsid w:val="00CD4E49"/>
    <w:rsid w:val="00CD53FF"/>
    <w:rsid w:val="00CD57B8"/>
    <w:rsid w:val="00CD59F4"/>
    <w:rsid w:val="00CD5B07"/>
    <w:rsid w:val="00CD6025"/>
    <w:rsid w:val="00CD6C25"/>
    <w:rsid w:val="00CD6C8C"/>
    <w:rsid w:val="00CD6CD2"/>
    <w:rsid w:val="00CD7B54"/>
    <w:rsid w:val="00CE0351"/>
    <w:rsid w:val="00CE06B4"/>
    <w:rsid w:val="00CE06CC"/>
    <w:rsid w:val="00CE08FF"/>
    <w:rsid w:val="00CE14AD"/>
    <w:rsid w:val="00CE1B09"/>
    <w:rsid w:val="00CE2167"/>
    <w:rsid w:val="00CE2641"/>
    <w:rsid w:val="00CE29E1"/>
    <w:rsid w:val="00CE2E8B"/>
    <w:rsid w:val="00CE2F5C"/>
    <w:rsid w:val="00CE3390"/>
    <w:rsid w:val="00CE3882"/>
    <w:rsid w:val="00CE3D4F"/>
    <w:rsid w:val="00CE45E9"/>
    <w:rsid w:val="00CE460B"/>
    <w:rsid w:val="00CE5240"/>
    <w:rsid w:val="00CE5B00"/>
    <w:rsid w:val="00CE66AC"/>
    <w:rsid w:val="00CE698A"/>
    <w:rsid w:val="00CE7300"/>
    <w:rsid w:val="00CF00FD"/>
    <w:rsid w:val="00CF195F"/>
    <w:rsid w:val="00CF2008"/>
    <w:rsid w:val="00CF33F5"/>
    <w:rsid w:val="00CF3EA6"/>
    <w:rsid w:val="00CF4D9D"/>
    <w:rsid w:val="00CF537F"/>
    <w:rsid w:val="00CF5D3C"/>
    <w:rsid w:val="00CF6165"/>
    <w:rsid w:val="00CF6649"/>
    <w:rsid w:val="00CF6FF7"/>
    <w:rsid w:val="00CF7007"/>
    <w:rsid w:val="00CF706D"/>
    <w:rsid w:val="00CF710A"/>
    <w:rsid w:val="00CF725B"/>
    <w:rsid w:val="00CF77B0"/>
    <w:rsid w:val="00CF7D6D"/>
    <w:rsid w:val="00CF7F0F"/>
    <w:rsid w:val="00D00811"/>
    <w:rsid w:val="00D00B04"/>
    <w:rsid w:val="00D00BB2"/>
    <w:rsid w:val="00D018E2"/>
    <w:rsid w:val="00D01D51"/>
    <w:rsid w:val="00D02742"/>
    <w:rsid w:val="00D0345C"/>
    <w:rsid w:val="00D0376F"/>
    <w:rsid w:val="00D04B8C"/>
    <w:rsid w:val="00D05360"/>
    <w:rsid w:val="00D05F3F"/>
    <w:rsid w:val="00D06762"/>
    <w:rsid w:val="00D06846"/>
    <w:rsid w:val="00D06E05"/>
    <w:rsid w:val="00D07036"/>
    <w:rsid w:val="00D07962"/>
    <w:rsid w:val="00D10634"/>
    <w:rsid w:val="00D10BF8"/>
    <w:rsid w:val="00D1128A"/>
    <w:rsid w:val="00D119F5"/>
    <w:rsid w:val="00D11A1D"/>
    <w:rsid w:val="00D11BA0"/>
    <w:rsid w:val="00D128D8"/>
    <w:rsid w:val="00D13EF7"/>
    <w:rsid w:val="00D148C3"/>
    <w:rsid w:val="00D14A08"/>
    <w:rsid w:val="00D14DD0"/>
    <w:rsid w:val="00D152F1"/>
    <w:rsid w:val="00D15445"/>
    <w:rsid w:val="00D15958"/>
    <w:rsid w:val="00D15981"/>
    <w:rsid w:val="00D17232"/>
    <w:rsid w:val="00D17374"/>
    <w:rsid w:val="00D1761F"/>
    <w:rsid w:val="00D17EEA"/>
    <w:rsid w:val="00D17F79"/>
    <w:rsid w:val="00D20171"/>
    <w:rsid w:val="00D20649"/>
    <w:rsid w:val="00D20BDB"/>
    <w:rsid w:val="00D211F9"/>
    <w:rsid w:val="00D21449"/>
    <w:rsid w:val="00D214A6"/>
    <w:rsid w:val="00D21603"/>
    <w:rsid w:val="00D21D5A"/>
    <w:rsid w:val="00D220FF"/>
    <w:rsid w:val="00D22A1D"/>
    <w:rsid w:val="00D23113"/>
    <w:rsid w:val="00D2377F"/>
    <w:rsid w:val="00D23BCC"/>
    <w:rsid w:val="00D23CF2"/>
    <w:rsid w:val="00D24704"/>
    <w:rsid w:val="00D247CF"/>
    <w:rsid w:val="00D24B45"/>
    <w:rsid w:val="00D2558C"/>
    <w:rsid w:val="00D25A0B"/>
    <w:rsid w:val="00D26095"/>
    <w:rsid w:val="00D26D10"/>
    <w:rsid w:val="00D26D20"/>
    <w:rsid w:val="00D273A5"/>
    <w:rsid w:val="00D273C3"/>
    <w:rsid w:val="00D303BC"/>
    <w:rsid w:val="00D30D04"/>
    <w:rsid w:val="00D31365"/>
    <w:rsid w:val="00D31410"/>
    <w:rsid w:val="00D31E63"/>
    <w:rsid w:val="00D31F7D"/>
    <w:rsid w:val="00D31FC6"/>
    <w:rsid w:val="00D32510"/>
    <w:rsid w:val="00D32980"/>
    <w:rsid w:val="00D338E1"/>
    <w:rsid w:val="00D33A49"/>
    <w:rsid w:val="00D34775"/>
    <w:rsid w:val="00D34FBD"/>
    <w:rsid w:val="00D362AE"/>
    <w:rsid w:val="00D3673F"/>
    <w:rsid w:val="00D369E7"/>
    <w:rsid w:val="00D371D5"/>
    <w:rsid w:val="00D374F7"/>
    <w:rsid w:val="00D376FE"/>
    <w:rsid w:val="00D4038C"/>
    <w:rsid w:val="00D40E09"/>
    <w:rsid w:val="00D4119E"/>
    <w:rsid w:val="00D412A6"/>
    <w:rsid w:val="00D41B69"/>
    <w:rsid w:val="00D42AFB"/>
    <w:rsid w:val="00D43248"/>
    <w:rsid w:val="00D436FD"/>
    <w:rsid w:val="00D444F7"/>
    <w:rsid w:val="00D4463A"/>
    <w:rsid w:val="00D45739"/>
    <w:rsid w:val="00D45B0D"/>
    <w:rsid w:val="00D4600D"/>
    <w:rsid w:val="00D46435"/>
    <w:rsid w:val="00D468CA"/>
    <w:rsid w:val="00D46F6D"/>
    <w:rsid w:val="00D47090"/>
    <w:rsid w:val="00D4735B"/>
    <w:rsid w:val="00D478C0"/>
    <w:rsid w:val="00D47DBE"/>
    <w:rsid w:val="00D508AF"/>
    <w:rsid w:val="00D508ED"/>
    <w:rsid w:val="00D51378"/>
    <w:rsid w:val="00D51668"/>
    <w:rsid w:val="00D5171D"/>
    <w:rsid w:val="00D51E51"/>
    <w:rsid w:val="00D522FE"/>
    <w:rsid w:val="00D530EB"/>
    <w:rsid w:val="00D533D3"/>
    <w:rsid w:val="00D53811"/>
    <w:rsid w:val="00D538A5"/>
    <w:rsid w:val="00D545EE"/>
    <w:rsid w:val="00D54999"/>
    <w:rsid w:val="00D54D56"/>
    <w:rsid w:val="00D550F1"/>
    <w:rsid w:val="00D553EB"/>
    <w:rsid w:val="00D559CC"/>
    <w:rsid w:val="00D55C31"/>
    <w:rsid w:val="00D56727"/>
    <w:rsid w:val="00D570F1"/>
    <w:rsid w:val="00D573D3"/>
    <w:rsid w:val="00D57740"/>
    <w:rsid w:val="00D5775D"/>
    <w:rsid w:val="00D577CC"/>
    <w:rsid w:val="00D57BB8"/>
    <w:rsid w:val="00D607EA"/>
    <w:rsid w:val="00D61564"/>
    <w:rsid w:val="00D61AED"/>
    <w:rsid w:val="00D62270"/>
    <w:rsid w:val="00D62847"/>
    <w:rsid w:val="00D62888"/>
    <w:rsid w:val="00D62AEE"/>
    <w:rsid w:val="00D63B03"/>
    <w:rsid w:val="00D63FA1"/>
    <w:rsid w:val="00D64CFA"/>
    <w:rsid w:val="00D66D2F"/>
    <w:rsid w:val="00D679AE"/>
    <w:rsid w:val="00D70A9C"/>
    <w:rsid w:val="00D70BF1"/>
    <w:rsid w:val="00D70E8B"/>
    <w:rsid w:val="00D71A84"/>
    <w:rsid w:val="00D725D6"/>
    <w:rsid w:val="00D72DB8"/>
    <w:rsid w:val="00D737C7"/>
    <w:rsid w:val="00D74DEC"/>
    <w:rsid w:val="00D74F4D"/>
    <w:rsid w:val="00D751B7"/>
    <w:rsid w:val="00D75877"/>
    <w:rsid w:val="00D75AA0"/>
    <w:rsid w:val="00D75C6A"/>
    <w:rsid w:val="00D75D4A"/>
    <w:rsid w:val="00D764B5"/>
    <w:rsid w:val="00D77203"/>
    <w:rsid w:val="00D7798F"/>
    <w:rsid w:val="00D805E0"/>
    <w:rsid w:val="00D81083"/>
    <w:rsid w:val="00D81280"/>
    <w:rsid w:val="00D8176E"/>
    <w:rsid w:val="00D81C29"/>
    <w:rsid w:val="00D81F56"/>
    <w:rsid w:val="00D82348"/>
    <w:rsid w:val="00D8292E"/>
    <w:rsid w:val="00D82968"/>
    <w:rsid w:val="00D82C73"/>
    <w:rsid w:val="00D835DD"/>
    <w:rsid w:val="00D83BCC"/>
    <w:rsid w:val="00D843C4"/>
    <w:rsid w:val="00D84780"/>
    <w:rsid w:val="00D84C32"/>
    <w:rsid w:val="00D84C5F"/>
    <w:rsid w:val="00D84F48"/>
    <w:rsid w:val="00D8536F"/>
    <w:rsid w:val="00D859A8"/>
    <w:rsid w:val="00D85DA5"/>
    <w:rsid w:val="00D86166"/>
    <w:rsid w:val="00D8632F"/>
    <w:rsid w:val="00D87083"/>
    <w:rsid w:val="00D875D7"/>
    <w:rsid w:val="00D87DD5"/>
    <w:rsid w:val="00D9002C"/>
    <w:rsid w:val="00D904B0"/>
    <w:rsid w:val="00D906F1"/>
    <w:rsid w:val="00D90A30"/>
    <w:rsid w:val="00D90A76"/>
    <w:rsid w:val="00D90A9D"/>
    <w:rsid w:val="00D90B47"/>
    <w:rsid w:val="00D91130"/>
    <w:rsid w:val="00D92424"/>
    <w:rsid w:val="00D926AE"/>
    <w:rsid w:val="00D92843"/>
    <w:rsid w:val="00D92F64"/>
    <w:rsid w:val="00D933F2"/>
    <w:rsid w:val="00D941E6"/>
    <w:rsid w:val="00D94805"/>
    <w:rsid w:val="00D96009"/>
    <w:rsid w:val="00D9614D"/>
    <w:rsid w:val="00D96B1E"/>
    <w:rsid w:val="00D96D06"/>
    <w:rsid w:val="00D97A49"/>
    <w:rsid w:val="00DA22BD"/>
    <w:rsid w:val="00DA27AD"/>
    <w:rsid w:val="00DA3171"/>
    <w:rsid w:val="00DA380A"/>
    <w:rsid w:val="00DA3FE5"/>
    <w:rsid w:val="00DA499E"/>
    <w:rsid w:val="00DA4A3D"/>
    <w:rsid w:val="00DA4B4B"/>
    <w:rsid w:val="00DA701F"/>
    <w:rsid w:val="00DA7340"/>
    <w:rsid w:val="00DA7704"/>
    <w:rsid w:val="00DA77FB"/>
    <w:rsid w:val="00DB0271"/>
    <w:rsid w:val="00DB1828"/>
    <w:rsid w:val="00DB1981"/>
    <w:rsid w:val="00DB24AD"/>
    <w:rsid w:val="00DB42F5"/>
    <w:rsid w:val="00DB515E"/>
    <w:rsid w:val="00DB53BB"/>
    <w:rsid w:val="00DB5412"/>
    <w:rsid w:val="00DB5847"/>
    <w:rsid w:val="00DB6747"/>
    <w:rsid w:val="00DB7033"/>
    <w:rsid w:val="00DB7342"/>
    <w:rsid w:val="00DB7381"/>
    <w:rsid w:val="00DB7E72"/>
    <w:rsid w:val="00DB7E7A"/>
    <w:rsid w:val="00DC0333"/>
    <w:rsid w:val="00DC072E"/>
    <w:rsid w:val="00DC0A31"/>
    <w:rsid w:val="00DC1014"/>
    <w:rsid w:val="00DC1C5F"/>
    <w:rsid w:val="00DC20E7"/>
    <w:rsid w:val="00DC2282"/>
    <w:rsid w:val="00DC2DA7"/>
    <w:rsid w:val="00DC39AA"/>
    <w:rsid w:val="00DC3ABF"/>
    <w:rsid w:val="00DC418D"/>
    <w:rsid w:val="00DC46D4"/>
    <w:rsid w:val="00DC4A61"/>
    <w:rsid w:val="00DC500A"/>
    <w:rsid w:val="00DC5588"/>
    <w:rsid w:val="00DC57B3"/>
    <w:rsid w:val="00DC5A29"/>
    <w:rsid w:val="00DC5AC7"/>
    <w:rsid w:val="00DC5FA1"/>
    <w:rsid w:val="00DC6AC9"/>
    <w:rsid w:val="00DC6D26"/>
    <w:rsid w:val="00DC7077"/>
    <w:rsid w:val="00DC7C2A"/>
    <w:rsid w:val="00DD02D9"/>
    <w:rsid w:val="00DD0409"/>
    <w:rsid w:val="00DD06C4"/>
    <w:rsid w:val="00DD0939"/>
    <w:rsid w:val="00DD1164"/>
    <w:rsid w:val="00DD159F"/>
    <w:rsid w:val="00DD16C5"/>
    <w:rsid w:val="00DD1A23"/>
    <w:rsid w:val="00DD1A5F"/>
    <w:rsid w:val="00DD1E31"/>
    <w:rsid w:val="00DD27AC"/>
    <w:rsid w:val="00DD2C6C"/>
    <w:rsid w:val="00DD2EDE"/>
    <w:rsid w:val="00DD3639"/>
    <w:rsid w:val="00DD3C9A"/>
    <w:rsid w:val="00DD3DB3"/>
    <w:rsid w:val="00DD4141"/>
    <w:rsid w:val="00DD4398"/>
    <w:rsid w:val="00DD4A87"/>
    <w:rsid w:val="00DD4D35"/>
    <w:rsid w:val="00DD4D4C"/>
    <w:rsid w:val="00DD58F6"/>
    <w:rsid w:val="00DD6C12"/>
    <w:rsid w:val="00DD75DB"/>
    <w:rsid w:val="00DE0774"/>
    <w:rsid w:val="00DE0A91"/>
    <w:rsid w:val="00DE0BFF"/>
    <w:rsid w:val="00DE2035"/>
    <w:rsid w:val="00DE20B9"/>
    <w:rsid w:val="00DE29E5"/>
    <w:rsid w:val="00DE2DC7"/>
    <w:rsid w:val="00DE39D3"/>
    <w:rsid w:val="00DE420C"/>
    <w:rsid w:val="00DE42E7"/>
    <w:rsid w:val="00DE61FF"/>
    <w:rsid w:val="00DE662C"/>
    <w:rsid w:val="00DE6A7C"/>
    <w:rsid w:val="00DE7310"/>
    <w:rsid w:val="00DE7E63"/>
    <w:rsid w:val="00DF0018"/>
    <w:rsid w:val="00DF004D"/>
    <w:rsid w:val="00DF0C25"/>
    <w:rsid w:val="00DF15AC"/>
    <w:rsid w:val="00DF242F"/>
    <w:rsid w:val="00DF2653"/>
    <w:rsid w:val="00DF28C1"/>
    <w:rsid w:val="00DF30B8"/>
    <w:rsid w:val="00DF31FF"/>
    <w:rsid w:val="00DF3321"/>
    <w:rsid w:val="00DF34C4"/>
    <w:rsid w:val="00DF6407"/>
    <w:rsid w:val="00DF71DB"/>
    <w:rsid w:val="00DF7445"/>
    <w:rsid w:val="00DF79E1"/>
    <w:rsid w:val="00DF7AC0"/>
    <w:rsid w:val="00DF7BEB"/>
    <w:rsid w:val="00DF7CBA"/>
    <w:rsid w:val="00DF7E00"/>
    <w:rsid w:val="00DF7E50"/>
    <w:rsid w:val="00E00DAB"/>
    <w:rsid w:val="00E01A65"/>
    <w:rsid w:val="00E01A6A"/>
    <w:rsid w:val="00E01BDF"/>
    <w:rsid w:val="00E01F8B"/>
    <w:rsid w:val="00E0210A"/>
    <w:rsid w:val="00E0313C"/>
    <w:rsid w:val="00E03BB7"/>
    <w:rsid w:val="00E04AB7"/>
    <w:rsid w:val="00E04C53"/>
    <w:rsid w:val="00E04DF6"/>
    <w:rsid w:val="00E0518B"/>
    <w:rsid w:val="00E061C1"/>
    <w:rsid w:val="00E0620D"/>
    <w:rsid w:val="00E064A3"/>
    <w:rsid w:val="00E0667D"/>
    <w:rsid w:val="00E071F0"/>
    <w:rsid w:val="00E073FF"/>
    <w:rsid w:val="00E079AA"/>
    <w:rsid w:val="00E07C67"/>
    <w:rsid w:val="00E07DCC"/>
    <w:rsid w:val="00E105BF"/>
    <w:rsid w:val="00E1141C"/>
    <w:rsid w:val="00E116E9"/>
    <w:rsid w:val="00E11CE6"/>
    <w:rsid w:val="00E11E15"/>
    <w:rsid w:val="00E1202C"/>
    <w:rsid w:val="00E13FD4"/>
    <w:rsid w:val="00E14455"/>
    <w:rsid w:val="00E14C78"/>
    <w:rsid w:val="00E1541B"/>
    <w:rsid w:val="00E159FB"/>
    <w:rsid w:val="00E16638"/>
    <w:rsid w:val="00E16BD1"/>
    <w:rsid w:val="00E174B1"/>
    <w:rsid w:val="00E17965"/>
    <w:rsid w:val="00E2007D"/>
    <w:rsid w:val="00E20234"/>
    <w:rsid w:val="00E2078A"/>
    <w:rsid w:val="00E207C6"/>
    <w:rsid w:val="00E216FC"/>
    <w:rsid w:val="00E2176B"/>
    <w:rsid w:val="00E21805"/>
    <w:rsid w:val="00E223C7"/>
    <w:rsid w:val="00E22800"/>
    <w:rsid w:val="00E22950"/>
    <w:rsid w:val="00E23361"/>
    <w:rsid w:val="00E24270"/>
    <w:rsid w:val="00E242AC"/>
    <w:rsid w:val="00E250CD"/>
    <w:rsid w:val="00E258A1"/>
    <w:rsid w:val="00E25E22"/>
    <w:rsid w:val="00E26125"/>
    <w:rsid w:val="00E26820"/>
    <w:rsid w:val="00E271CF"/>
    <w:rsid w:val="00E27BCE"/>
    <w:rsid w:val="00E315A3"/>
    <w:rsid w:val="00E31706"/>
    <w:rsid w:val="00E31FDD"/>
    <w:rsid w:val="00E323EC"/>
    <w:rsid w:val="00E32ABC"/>
    <w:rsid w:val="00E32F0D"/>
    <w:rsid w:val="00E330D9"/>
    <w:rsid w:val="00E33561"/>
    <w:rsid w:val="00E33671"/>
    <w:rsid w:val="00E33AF0"/>
    <w:rsid w:val="00E34411"/>
    <w:rsid w:val="00E344E6"/>
    <w:rsid w:val="00E34655"/>
    <w:rsid w:val="00E34960"/>
    <w:rsid w:val="00E35BDD"/>
    <w:rsid w:val="00E35D46"/>
    <w:rsid w:val="00E36921"/>
    <w:rsid w:val="00E36DBA"/>
    <w:rsid w:val="00E36EF7"/>
    <w:rsid w:val="00E37263"/>
    <w:rsid w:val="00E3763F"/>
    <w:rsid w:val="00E3764F"/>
    <w:rsid w:val="00E37A1B"/>
    <w:rsid w:val="00E409B8"/>
    <w:rsid w:val="00E40D80"/>
    <w:rsid w:val="00E413DD"/>
    <w:rsid w:val="00E416F2"/>
    <w:rsid w:val="00E419B5"/>
    <w:rsid w:val="00E42244"/>
    <w:rsid w:val="00E42792"/>
    <w:rsid w:val="00E42D22"/>
    <w:rsid w:val="00E42DAF"/>
    <w:rsid w:val="00E43675"/>
    <w:rsid w:val="00E43681"/>
    <w:rsid w:val="00E45E3C"/>
    <w:rsid w:val="00E460FB"/>
    <w:rsid w:val="00E4656E"/>
    <w:rsid w:val="00E467DC"/>
    <w:rsid w:val="00E473A1"/>
    <w:rsid w:val="00E473D7"/>
    <w:rsid w:val="00E47A98"/>
    <w:rsid w:val="00E50EC2"/>
    <w:rsid w:val="00E521AF"/>
    <w:rsid w:val="00E525F9"/>
    <w:rsid w:val="00E52DB9"/>
    <w:rsid w:val="00E538B8"/>
    <w:rsid w:val="00E54413"/>
    <w:rsid w:val="00E5639B"/>
    <w:rsid w:val="00E56469"/>
    <w:rsid w:val="00E56633"/>
    <w:rsid w:val="00E56C84"/>
    <w:rsid w:val="00E572D6"/>
    <w:rsid w:val="00E579CD"/>
    <w:rsid w:val="00E57CF2"/>
    <w:rsid w:val="00E60E53"/>
    <w:rsid w:val="00E617C2"/>
    <w:rsid w:val="00E62358"/>
    <w:rsid w:val="00E6286A"/>
    <w:rsid w:val="00E628DC"/>
    <w:rsid w:val="00E63827"/>
    <w:rsid w:val="00E63B87"/>
    <w:rsid w:val="00E640C9"/>
    <w:rsid w:val="00E644CC"/>
    <w:rsid w:val="00E6476F"/>
    <w:rsid w:val="00E6545C"/>
    <w:rsid w:val="00E655FF"/>
    <w:rsid w:val="00E657B6"/>
    <w:rsid w:val="00E66BE4"/>
    <w:rsid w:val="00E66EE3"/>
    <w:rsid w:val="00E66F91"/>
    <w:rsid w:val="00E6704F"/>
    <w:rsid w:val="00E67775"/>
    <w:rsid w:val="00E67DAE"/>
    <w:rsid w:val="00E67EBD"/>
    <w:rsid w:val="00E70405"/>
    <w:rsid w:val="00E70640"/>
    <w:rsid w:val="00E708FE"/>
    <w:rsid w:val="00E714DC"/>
    <w:rsid w:val="00E721B0"/>
    <w:rsid w:val="00E73093"/>
    <w:rsid w:val="00E73C86"/>
    <w:rsid w:val="00E73F07"/>
    <w:rsid w:val="00E74D86"/>
    <w:rsid w:val="00E75A66"/>
    <w:rsid w:val="00E7637D"/>
    <w:rsid w:val="00E76F19"/>
    <w:rsid w:val="00E77D0D"/>
    <w:rsid w:val="00E8051E"/>
    <w:rsid w:val="00E8058B"/>
    <w:rsid w:val="00E81AED"/>
    <w:rsid w:val="00E81BF9"/>
    <w:rsid w:val="00E81C5B"/>
    <w:rsid w:val="00E822E9"/>
    <w:rsid w:val="00E83897"/>
    <w:rsid w:val="00E83D55"/>
    <w:rsid w:val="00E83EE0"/>
    <w:rsid w:val="00E84134"/>
    <w:rsid w:val="00E8602B"/>
    <w:rsid w:val="00E867F4"/>
    <w:rsid w:val="00E86C0A"/>
    <w:rsid w:val="00E87035"/>
    <w:rsid w:val="00E878FC"/>
    <w:rsid w:val="00E87E8B"/>
    <w:rsid w:val="00E90373"/>
    <w:rsid w:val="00E90CB1"/>
    <w:rsid w:val="00E912D8"/>
    <w:rsid w:val="00E91645"/>
    <w:rsid w:val="00E91AAC"/>
    <w:rsid w:val="00E92880"/>
    <w:rsid w:val="00E93030"/>
    <w:rsid w:val="00E93441"/>
    <w:rsid w:val="00E93B0C"/>
    <w:rsid w:val="00E93B97"/>
    <w:rsid w:val="00E942AE"/>
    <w:rsid w:val="00E94439"/>
    <w:rsid w:val="00E94884"/>
    <w:rsid w:val="00E9496F"/>
    <w:rsid w:val="00E9498E"/>
    <w:rsid w:val="00E94AD2"/>
    <w:rsid w:val="00E95023"/>
    <w:rsid w:val="00E95313"/>
    <w:rsid w:val="00E95404"/>
    <w:rsid w:val="00E9557F"/>
    <w:rsid w:val="00E9651C"/>
    <w:rsid w:val="00E968F4"/>
    <w:rsid w:val="00E972BE"/>
    <w:rsid w:val="00E97946"/>
    <w:rsid w:val="00E979F2"/>
    <w:rsid w:val="00EA01D6"/>
    <w:rsid w:val="00EA0788"/>
    <w:rsid w:val="00EA130D"/>
    <w:rsid w:val="00EA16E6"/>
    <w:rsid w:val="00EA17F6"/>
    <w:rsid w:val="00EA2F02"/>
    <w:rsid w:val="00EA3A45"/>
    <w:rsid w:val="00EA3D55"/>
    <w:rsid w:val="00EA4341"/>
    <w:rsid w:val="00EA43D8"/>
    <w:rsid w:val="00EA43F1"/>
    <w:rsid w:val="00EA49A0"/>
    <w:rsid w:val="00EA68C1"/>
    <w:rsid w:val="00EA6BBC"/>
    <w:rsid w:val="00EA6EA7"/>
    <w:rsid w:val="00EA7092"/>
    <w:rsid w:val="00EA7915"/>
    <w:rsid w:val="00EB0056"/>
    <w:rsid w:val="00EB0C60"/>
    <w:rsid w:val="00EB0E53"/>
    <w:rsid w:val="00EB1AF6"/>
    <w:rsid w:val="00EB2018"/>
    <w:rsid w:val="00EB212E"/>
    <w:rsid w:val="00EB21B9"/>
    <w:rsid w:val="00EB21CB"/>
    <w:rsid w:val="00EB276C"/>
    <w:rsid w:val="00EB2B4C"/>
    <w:rsid w:val="00EB3034"/>
    <w:rsid w:val="00EB3A6F"/>
    <w:rsid w:val="00EB3E81"/>
    <w:rsid w:val="00EB43F0"/>
    <w:rsid w:val="00EB504E"/>
    <w:rsid w:val="00EB5CDA"/>
    <w:rsid w:val="00EB6152"/>
    <w:rsid w:val="00EB77F0"/>
    <w:rsid w:val="00EB7A97"/>
    <w:rsid w:val="00EC187D"/>
    <w:rsid w:val="00EC24ED"/>
    <w:rsid w:val="00EC2D03"/>
    <w:rsid w:val="00EC394C"/>
    <w:rsid w:val="00EC3EA6"/>
    <w:rsid w:val="00EC4675"/>
    <w:rsid w:val="00EC4A01"/>
    <w:rsid w:val="00EC54A5"/>
    <w:rsid w:val="00EC58D5"/>
    <w:rsid w:val="00EC616F"/>
    <w:rsid w:val="00EC6DC4"/>
    <w:rsid w:val="00EC73B8"/>
    <w:rsid w:val="00EC7483"/>
    <w:rsid w:val="00EC785C"/>
    <w:rsid w:val="00ED0119"/>
    <w:rsid w:val="00ED057F"/>
    <w:rsid w:val="00ED09DF"/>
    <w:rsid w:val="00ED0F09"/>
    <w:rsid w:val="00ED0F19"/>
    <w:rsid w:val="00ED10B3"/>
    <w:rsid w:val="00ED16AD"/>
    <w:rsid w:val="00ED1928"/>
    <w:rsid w:val="00ED251F"/>
    <w:rsid w:val="00ED2ABA"/>
    <w:rsid w:val="00ED2E99"/>
    <w:rsid w:val="00ED2FE2"/>
    <w:rsid w:val="00ED3A12"/>
    <w:rsid w:val="00ED62B5"/>
    <w:rsid w:val="00ED6398"/>
    <w:rsid w:val="00ED6D26"/>
    <w:rsid w:val="00ED723F"/>
    <w:rsid w:val="00ED7D23"/>
    <w:rsid w:val="00EE1471"/>
    <w:rsid w:val="00EE1497"/>
    <w:rsid w:val="00EE1666"/>
    <w:rsid w:val="00EE179E"/>
    <w:rsid w:val="00EE1A69"/>
    <w:rsid w:val="00EE204C"/>
    <w:rsid w:val="00EE2334"/>
    <w:rsid w:val="00EE3B82"/>
    <w:rsid w:val="00EE3D93"/>
    <w:rsid w:val="00EE43EE"/>
    <w:rsid w:val="00EE48BE"/>
    <w:rsid w:val="00EE4B99"/>
    <w:rsid w:val="00EE5759"/>
    <w:rsid w:val="00EE6240"/>
    <w:rsid w:val="00EE67CC"/>
    <w:rsid w:val="00EE6C4A"/>
    <w:rsid w:val="00EE6DEF"/>
    <w:rsid w:val="00EE7048"/>
    <w:rsid w:val="00EE71E0"/>
    <w:rsid w:val="00EE74E3"/>
    <w:rsid w:val="00EE7EEE"/>
    <w:rsid w:val="00EF180B"/>
    <w:rsid w:val="00EF18FA"/>
    <w:rsid w:val="00EF1B82"/>
    <w:rsid w:val="00EF1EEE"/>
    <w:rsid w:val="00EF1F2A"/>
    <w:rsid w:val="00EF21CC"/>
    <w:rsid w:val="00EF239E"/>
    <w:rsid w:val="00EF2891"/>
    <w:rsid w:val="00EF39F1"/>
    <w:rsid w:val="00EF3FC7"/>
    <w:rsid w:val="00EF4450"/>
    <w:rsid w:val="00EF463F"/>
    <w:rsid w:val="00EF4813"/>
    <w:rsid w:val="00EF4E94"/>
    <w:rsid w:val="00EF5303"/>
    <w:rsid w:val="00EF56BB"/>
    <w:rsid w:val="00EF56DC"/>
    <w:rsid w:val="00EF6247"/>
    <w:rsid w:val="00EF669B"/>
    <w:rsid w:val="00EF6B62"/>
    <w:rsid w:val="00EF6D4E"/>
    <w:rsid w:val="00EF72C2"/>
    <w:rsid w:val="00EF7327"/>
    <w:rsid w:val="00EF7820"/>
    <w:rsid w:val="00EF7945"/>
    <w:rsid w:val="00EF7C20"/>
    <w:rsid w:val="00EF7EA2"/>
    <w:rsid w:val="00F010A2"/>
    <w:rsid w:val="00F012A2"/>
    <w:rsid w:val="00F0138D"/>
    <w:rsid w:val="00F019EE"/>
    <w:rsid w:val="00F02805"/>
    <w:rsid w:val="00F038D8"/>
    <w:rsid w:val="00F03DFE"/>
    <w:rsid w:val="00F04AAA"/>
    <w:rsid w:val="00F04B61"/>
    <w:rsid w:val="00F04EDF"/>
    <w:rsid w:val="00F05AF8"/>
    <w:rsid w:val="00F072AF"/>
    <w:rsid w:val="00F075B7"/>
    <w:rsid w:val="00F07DD8"/>
    <w:rsid w:val="00F100F8"/>
    <w:rsid w:val="00F10308"/>
    <w:rsid w:val="00F10CAD"/>
    <w:rsid w:val="00F116A6"/>
    <w:rsid w:val="00F127E0"/>
    <w:rsid w:val="00F12AC0"/>
    <w:rsid w:val="00F12B8A"/>
    <w:rsid w:val="00F12F55"/>
    <w:rsid w:val="00F13BA9"/>
    <w:rsid w:val="00F14DC6"/>
    <w:rsid w:val="00F15A06"/>
    <w:rsid w:val="00F16A9B"/>
    <w:rsid w:val="00F1716D"/>
    <w:rsid w:val="00F17ABE"/>
    <w:rsid w:val="00F20292"/>
    <w:rsid w:val="00F21029"/>
    <w:rsid w:val="00F214DE"/>
    <w:rsid w:val="00F22164"/>
    <w:rsid w:val="00F22A44"/>
    <w:rsid w:val="00F23371"/>
    <w:rsid w:val="00F233D1"/>
    <w:rsid w:val="00F239AA"/>
    <w:rsid w:val="00F245C2"/>
    <w:rsid w:val="00F246FA"/>
    <w:rsid w:val="00F251DB"/>
    <w:rsid w:val="00F25382"/>
    <w:rsid w:val="00F25666"/>
    <w:rsid w:val="00F259FD"/>
    <w:rsid w:val="00F262F2"/>
    <w:rsid w:val="00F26C6C"/>
    <w:rsid w:val="00F276D9"/>
    <w:rsid w:val="00F30165"/>
    <w:rsid w:val="00F306D8"/>
    <w:rsid w:val="00F30885"/>
    <w:rsid w:val="00F31272"/>
    <w:rsid w:val="00F31562"/>
    <w:rsid w:val="00F31729"/>
    <w:rsid w:val="00F31C8F"/>
    <w:rsid w:val="00F32078"/>
    <w:rsid w:val="00F33908"/>
    <w:rsid w:val="00F33CBD"/>
    <w:rsid w:val="00F349DA"/>
    <w:rsid w:val="00F3536A"/>
    <w:rsid w:val="00F35F42"/>
    <w:rsid w:val="00F3642E"/>
    <w:rsid w:val="00F366E5"/>
    <w:rsid w:val="00F36BF3"/>
    <w:rsid w:val="00F370F3"/>
    <w:rsid w:val="00F37A2E"/>
    <w:rsid w:val="00F37BD3"/>
    <w:rsid w:val="00F40207"/>
    <w:rsid w:val="00F404A5"/>
    <w:rsid w:val="00F40F0B"/>
    <w:rsid w:val="00F42212"/>
    <w:rsid w:val="00F431A6"/>
    <w:rsid w:val="00F44099"/>
    <w:rsid w:val="00F442C0"/>
    <w:rsid w:val="00F45320"/>
    <w:rsid w:val="00F453DE"/>
    <w:rsid w:val="00F45BA7"/>
    <w:rsid w:val="00F45D8E"/>
    <w:rsid w:val="00F463B2"/>
    <w:rsid w:val="00F477CB"/>
    <w:rsid w:val="00F50352"/>
    <w:rsid w:val="00F508AD"/>
    <w:rsid w:val="00F50FDE"/>
    <w:rsid w:val="00F51243"/>
    <w:rsid w:val="00F5191D"/>
    <w:rsid w:val="00F52768"/>
    <w:rsid w:val="00F5379F"/>
    <w:rsid w:val="00F5393D"/>
    <w:rsid w:val="00F53B05"/>
    <w:rsid w:val="00F54A25"/>
    <w:rsid w:val="00F54E25"/>
    <w:rsid w:val="00F5528A"/>
    <w:rsid w:val="00F5534C"/>
    <w:rsid w:val="00F5549A"/>
    <w:rsid w:val="00F554D3"/>
    <w:rsid w:val="00F559DE"/>
    <w:rsid w:val="00F55C0B"/>
    <w:rsid w:val="00F56037"/>
    <w:rsid w:val="00F56116"/>
    <w:rsid w:val="00F56262"/>
    <w:rsid w:val="00F56F33"/>
    <w:rsid w:val="00F5792C"/>
    <w:rsid w:val="00F608F7"/>
    <w:rsid w:val="00F61354"/>
    <w:rsid w:val="00F615CD"/>
    <w:rsid w:val="00F61E7C"/>
    <w:rsid w:val="00F62019"/>
    <w:rsid w:val="00F62358"/>
    <w:rsid w:val="00F62CD5"/>
    <w:rsid w:val="00F6349E"/>
    <w:rsid w:val="00F647A2"/>
    <w:rsid w:val="00F65D98"/>
    <w:rsid w:val="00F66AEC"/>
    <w:rsid w:val="00F66DDF"/>
    <w:rsid w:val="00F66E71"/>
    <w:rsid w:val="00F6717E"/>
    <w:rsid w:val="00F671A4"/>
    <w:rsid w:val="00F6730E"/>
    <w:rsid w:val="00F70695"/>
    <w:rsid w:val="00F70753"/>
    <w:rsid w:val="00F712FE"/>
    <w:rsid w:val="00F7145F"/>
    <w:rsid w:val="00F71551"/>
    <w:rsid w:val="00F7343A"/>
    <w:rsid w:val="00F73B8A"/>
    <w:rsid w:val="00F744CD"/>
    <w:rsid w:val="00F74689"/>
    <w:rsid w:val="00F749C5"/>
    <w:rsid w:val="00F74C7D"/>
    <w:rsid w:val="00F7505B"/>
    <w:rsid w:val="00F75072"/>
    <w:rsid w:val="00F75114"/>
    <w:rsid w:val="00F7670C"/>
    <w:rsid w:val="00F7670E"/>
    <w:rsid w:val="00F76748"/>
    <w:rsid w:val="00F76866"/>
    <w:rsid w:val="00F76B64"/>
    <w:rsid w:val="00F76ED4"/>
    <w:rsid w:val="00F77990"/>
    <w:rsid w:val="00F77EF9"/>
    <w:rsid w:val="00F80374"/>
    <w:rsid w:val="00F814D9"/>
    <w:rsid w:val="00F815B0"/>
    <w:rsid w:val="00F81FEB"/>
    <w:rsid w:val="00F8295E"/>
    <w:rsid w:val="00F82969"/>
    <w:rsid w:val="00F832BD"/>
    <w:rsid w:val="00F833ED"/>
    <w:rsid w:val="00F8353C"/>
    <w:rsid w:val="00F83BBE"/>
    <w:rsid w:val="00F83E17"/>
    <w:rsid w:val="00F83F73"/>
    <w:rsid w:val="00F84A95"/>
    <w:rsid w:val="00F85A4F"/>
    <w:rsid w:val="00F85D17"/>
    <w:rsid w:val="00F85FBC"/>
    <w:rsid w:val="00F86EFC"/>
    <w:rsid w:val="00F86FED"/>
    <w:rsid w:val="00F8707D"/>
    <w:rsid w:val="00F87ABA"/>
    <w:rsid w:val="00F9080D"/>
    <w:rsid w:val="00F909F2"/>
    <w:rsid w:val="00F9131A"/>
    <w:rsid w:val="00F91BCB"/>
    <w:rsid w:val="00F92244"/>
    <w:rsid w:val="00F930A8"/>
    <w:rsid w:val="00F932D6"/>
    <w:rsid w:val="00F9459C"/>
    <w:rsid w:val="00F9586A"/>
    <w:rsid w:val="00F9592F"/>
    <w:rsid w:val="00F9629F"/>
    <w:rsid w:val="00F96FBC"/>
    <w:rsid w:val="00F97402"/>
    <w:rsid w:val="00F97606"/>
    <w:rsid w:val="00FA0859"/>
    <w:rsid w:val="00FA0C31"/>
    <w:rsid w:val="00FA0F53"/>
    <w:rsid w:val="00FA178C"/>
    <w:rsid w:val="00FA17D9"/>
    <w:rsid w:val="00FA190D"/>
    <w:rsid w:val="00FA22EA"/>
    <w:rsid w:val="00FA24CD"/>
    <w:rsid w:val="00FA2634"/>
    <w:rsid w:val="00FA2779"/>
    <w:rsid w:val="00FA31B7"/>
    <w:rsid w:val="00FA3276"/>
    <w:rsid w:val="00FA4CD7"/>
    <w:rsid w:val="00FB0705"/>
    <w:rsid w:val="00FB1D04"/>
    <w:rsid w:val="00FB2112"/>
    <w:rsid w:val="00FB24EA"/>
    <w:rsid w:val="00FB3A7F"/>
    <w:rsid w:val="00FB3D92"/>
    <w:rsid w:val="00FB4813"/>
    <w:rsid w:val="00FB5371"/>
    <w:rsid w:val="00FB577E"/>
    <w:rsid w:val="00FB57B7"/>
    <w:rsid w:val="00FB5866"/>
    <w:rsid w:val="00FB5F0B"/>
    <w:rsid w:val="00FB6072"/>
    <w:rsid w:val="00FB6425"/>
    <w:rsid w:val="00FB6543"/>
    <w:rsid w:val="00FB74A4"/>
    <w:rsid w:val="00FB778E"/>
    <w:rsid w:val="00FB7AE9"/>
    <w:rsid w:val="00FC0B91"/>
    <w:rsid w:val="00FC0C4F"/>
    <w:rsid w:val="00FC1805"/>
    <w:rsid w:val="00FC1A03"/>
    <w:rsid w:val="00FC3220"/>
    <w:rsid w:val="00FC4478"/>
    <w:rsid w:val="00FC4625"/>
    <w:rsid w:val="00FC6BC8"/>
    <w:rsid w:val="00FC7C3C"/>
    <w:rsid w:val="00FC7DA4"/>
    <w:rsid w:val="00FD184E"/>
    <w:rsid w:val="00FD28E5"/>
    <w:rsid w:val="00FD3C50"/>
    <w:rsid w:val="00FD4129"/>
    <w:rsid w:val="00FD41BF"/>
    <w:rsid w:val="00FD43C3"/>
    <w:rsid w:val="00FD4467"/>
    <w:rsid w:val="00FD5502"/>
    <w:rsid w:val="00FD5B71"/>
    <w:rsid w:val="00FD5D95"/>
    <w:rsid w:val="00FD67CE"/>
    <w:rsid w:val="00FD7D0A"/>
    <w:rsid w:val="00FE0552"/>
    <w:rsid w:val="00FE0F83"/>
    <w:rsid w:val="00FE1139"/>
    <w:rsid w:val="00FE25F7"/>
    <w:rsid w:val="00FE297F"/>
    <w:rsid w:val="00FE2B26"/>
    <w:rsid w:val="00FE2BBB"/>
    <w:rsid w:val="00FE30D2"/>
    <w:rsid w:val="00FE36C2"/>
    <w:rsid w:val="00FE4104"/>
    <w:rsid w:val="00FE4304"/>
    <w:rsid w:val="00FE4917"/>
    <w:rsid w:val="00FE5586"/>
    <w:rsid w:val="00FE568E"/>
    <w:rsid w:val="00FE5802"/>
    <w:rsid w:val="00FE5E07"/>
    <w:rsid w:val="00FE62EB"/>
    <w:rsid w:val="00FE6DEA"/>
    <w:rsid w:val="00FE7027"/>
    <w:rsid w:val="00FE76D5"/>
    <w:rsid w:val="00FE78DE"/>
    <w:rsid w:val="00FF0277"/>
    <w:rsid w:val="00FF040A"/>
    <w:rsid w:val="00FF09BB"/>
    <w:rsid w:val="00FF16D9"/>
    <w:rsid w:val="00FF23D2"/>
    <w:rsid w:val="00FF2700"/>
    <w:rsid w:val="00FF2E24"/>
    <w:rsid w:val="00FF2F40"/>
    <w:rsid w:val="00FF3A40"/>
    <w:rsid w:val="00FF3CCE"/>
    <w:rsid w:val="00FF3D6C"/>
    <w:rsid w:val="00FF3FD1"/>
    <w:rsid w:val="00FF44C9"/>
    <w:rsid w:val="00FF4C68"/>
    <w:rsid w:val="00FF4D26"/>
    <w:rsid w:val="00FF6092"/>
    <w:rsid w:val="00FF676A"/>
    <w:rsid w:val="00FF6BE8"/>
    <w:rsid w:val="00FF73AC"/>
    <w:rsid w:val="00FF767F"/>
    <w:rsid w:val="00FF7A2E"/>
    <w:rsid w:val="00FF7AD7"/>
    <w:rsid w:val="00FF7BFA"/>
    <w:rsid w:val="00FF7F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14:docId w14:val="7C321876"/>
  <w15:docId w15:val="{86B61161-DAD9-4666-950A-87629D10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iPriority="0" w:unhideWhenUsed="1"/>
    <w:lsdException w:name="Signature" w:semiHidden="1" w:uiPriority="0" w:unhideWhenUsed="1"/>
    <w:lsdException w:name="Default Paragraph Font" w:locked="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D7FA4"/>
    <w:rPr>
      <w:rFonts w:eastAsia="SimSun"/>
      <w:sz w:val="24"/>
      <w:szCs w:val="24"/>
      <w:lang w:eastAsia="zh-CN"/>
    </w:rPr>
  </w:style>
  <w:style w:type="paragraph" w:styleId="1">
    <w:name w:val="heading 1"/>
    <w:basedOn w:val="a"/>
    <w:next w:val="a"/>
    <w:link w:val="1Char"/>
    <w:qFormat/>
    <w:rsid w:val="00BD7FA4"/>
    <w:pPr>
      <w:keepNext/>
      <w:outlineLvl w:val="0"/>
    </w:pPr>
    <w:rPr>
      <w:sz w:val="22"/>
      <w:u w:val="dotted"/>
    </w:rPr>
  </w:style>
  <w:style w:type="paragraph" w:styleId="7">
    <w:name w:val="heading 7"/>
    <w:basedOn w:val="a"/>
    <w:next w:val="a"/>
    <w:link w:val="7Char"/>
    <w:qFormat/>
    <w:locked/>
    <w:rsid w:val="006166FC"/>
    <w:pPr>
      <w:keepNext/>
      <w:jc w:val="center"/>
      <w:outlineLvl w:val="6"/>
    </w:pPr>
    <w:rPr>
      <w:rFonts w:eastAsia="Times New Roman"/>
      <w:b/>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9"/>
    <w:locked/>
    <w:rsid w:val="00CB1CD5"/>
    <w:rPr>
      <w:rFonts w:ascii="Cambria" w:hAnsi="Cambria" w:cs="Times New Roman"/>
      <w:b/>
      <w:bCs/>
      <w:kern w:val="32"/>
      <w:sz w:val="32"/>
      <w:szCs w:val="32"/>
      <w:lang w:eastAsia="zh-CN"/>
    </w:rPr>
  </w:style>
  <w:style w:type="paragraph" w:styleId="a3">
    <w:name w:val="header"/>
    <w:basedOn w:val="a"/>
    <w:link w:val="Char"/>
    <w:rsid w:val="00BD7FA4"/>
    <w:pPr>
      <w:tabs>
        <w:tab w:val="center" w:pos="4320"/>
        <w:tab w:val="right" w:pos="8640"/>
      </w:tabs>
    </w:pPr>
  </w:style>
  <w:style w:type="character" w:customStyle="1" w:styleId="Char">
    <w:name w:val="머리글 Char"/>
    <w:basedOn w:val="a0"/>
    <w:link w:val="a3"/>
    <w:uiPriority w:val="99"/>
    <w:semiHidden/>
    <w:locked/>
    <w:rsid w:val="00CB1CD5"/>
    <w:rPr>
      <w:rFonts w:eastAsia="SimSun" w:cs="Times New Roman"/>
      <w:sz w:val="24"/>
      <w:szCs w:val="24"/>
      <w:lang w:eastAsia="zh-CN"/>
    </w:rPr>
  </w:style>
  <w:style w:type="paragraph" w:styleId="a4">
    <w:name w:val="footer"/>
    <w:basedOn w:val="a"/>
    <w:link w:val="Char0"/>
    <w:rsid w:val="00BD7FA4"/>
    <w:pPr>
      <w:tabs>
        <w:tab w:val="center" w:pos="4320"/>
        <w:tab w:val="right" w:pos="8640"/>
      </w:tabs>
    </w:pPr>
  </w:style>
  <w:style w:type="character" w:customStyle="1" w:styleId="Char0">
    <w:name w:val="바닥글 Char"/>
    <w:basedOn w:val="a0"/>
    <w:link w:val="a4"/>
    <w:uiPriority w:val="99"/>
    <w:semiHidden/>
    <w:locked/>
    <w:rsid w:val="00CB1CD5"/>
    <w:rPr>
      <w:rFonts w:eastAsia="SimSun" w:cs="Times New Roman"/>
      <w:sz w:val="24"/>
      <w:szCs w:val="24"/>
      <w:lang w:eastAsia="zh-CN"/>
    </w:rPr>
  </w:style>
  <w:style w:type="paragraph" w:styleId="a5">
    <w:name w:val="Date"/>
    <w:basedOn w:val="a"/>
    <w:next w:val="a"/>
    <w:link w:val="Char1"/>
    <w:rsid w:val="00BD7FA4"/>
    <w:rPr>
      <w:sz w:val="22"/>
    </w:rPr>
  </w:style>
  <w:style w:type="character" w:customStyle="1" w:styleId="Char1">
    <w:name w:val="날짜 Char"/>
    <w:basedOn w:val="a0"/>
    <w:link w:val="a5"/>
    <w:uiPriority w:val="99"/>
    <w:semiHidden/>
    <w:locked/>
    <w:rsid w:val="00CB1CD5"/>
    <w:rPr>
      <w:rFonts w:eastAsia="SimSun" w:cs="Times New Roman"/>
      <w:sz w:val="24"/>
      <w:szCs w:val="24"/>
      <w:lang w:eastAsia="zh-CN"/>
    </w:rPr>
  </w:style>
  <w:style w:type="character" w:styleId="a6">
    <w:name w:val="page number"/>
    <w:basedOn w:val="a0"/>
    <w:rsid w:val="00BD7FA4"/>
    <w:rPr>
      <w:rFonts w:cs="Times New Roman"/>
    </w:rPr>
  </w:style>
  <w:style w:type="paragraph" w:styleId="a7">
    <w:name w:val="Normal (Web)"/>
    <w:basedOn w:val="a"/>
    <w:uiPriority w:val="99"/>
    <w:rsid w:val="001C0C26"/>
    <w:pPr>
      <w:spacing w:before="100" w:beforeAutospacing="1" w:after="100" w:afterAutospacing="1"/>
    </w:pPr>
    <w:rPr>
      <w:rFonts w:eastAsia="Times New Roman"/>
      <w:lang w:eastAsia="en-US"/>
    </w:rPr>
  </w:style>
  <w:style w:type="character" w:styleId="a8">
    <w:name w:val="Hyperlink"/>
    <w:basedOn w:val="a0"/>
    <w:rsid w:val="00F9459C"/>
    <w:rPr>
      <w:rFonts w:cs="Times New Roman"/>
      <w:color w:val="0000FF"/>
      <w:u w:val="single"/>
    </w:rPr>
  </w:style>
  <w:style w:type="character" w:customStyle="1" w:styleId="Numbers21">
    <w:name w:val="Numbers 2 1"/>
    <w:uiPriority w:val="99"/>
    <w:rsid w:val="00F9459C"/>
  </w:style>
  <w:style w:type="paragraph" w:styleId="a9">
    <w:name w:val="Balloon Text"/>
    <w:basedOn w:val="a"/>
    <w:link w:val="Char2"/>
    <w:rsid w:val="003F6B80"/>
    <w:rPr>
      <w:rFonts w:ascii="Tahoma" w:hAnsi="Tahoma" w:cs="Tahoma"/>
      <w:sz w:val="16"/>
      <w:szCs w:val="16"/>
    </w:rPr>
  </w:style>
  <w:style w:type="character" w:customStyle="1" w:styleId="Char2">
    <w:name w:val="풍선 도움말 텍스트 Char"/>
    <w:basedOn w:val="a0"/>
    <w:link w:val="a9"/>
    <w:locked/>
    <w:rsid w:val="003F6B80"/>
    <w:rPr>
      <w:rFonts w:ascii="Tahoma" w:eastAsia="SimSun" w:hAnsi="Tahoma" w:cs="Tahoma"/>
      <w:sz w:val="16"/>
      <w:szCs w:val="16"/>
      <w:lang w:eastAsia="zh-CN"/>
    </w:rPr>
  </w:style>
  <w:style w:type="paragraph" w:styleId="aa">
    <w:name w:val="Body Text"/>
    <w:basedOn w:val="a"/>
    <w:link w:val="Char3"/>
    <w:rsid w:val="00B2045B"/>
    <w:pPr>
      <w:jc w:val="both"/>
    </w:pPr>
  </w:style>
  <w:style w:type="character" w:customStyle="1" w:styleId="Char3">
    <w:name w:val="본문 Char"/>
    <w:basedOn w:val="a0"/>
    <w:link w:val="aa"/>
    <w:uiPriority w:val="99"/>
    <w:semiHidden/>
    <w:locked/>
    <w:rsid w:val="00D42AFB"/>
    <w:rPr>
      <w:rFonts w:eastAsia="SimSun" w:cs="Times New Roman"/>
      <w:sz w:val="24"/>
      <w:szCs w:val="24"/>
      <w:lang w:eastAsia="zh-CN"/>
    </w:rPr>
  </w:style>
  <w:style w:type="paragraph" w:styleId="ab">
    <w:name w:val="Closing"/>
    <w:basedOn w:val="a"/>
    <w:next w:val="ac"/>
    <w:link w:val="Char4"/>
    <w:rsid w:val="00B2045B"/>
    <w:pPr>
      <w:keepNext/>
      <w:spacing w:after="60" w:line="220" w:lineRule="atLeast"/>
      <w:jc w:val="both"/>
    </w:pPr>
    <w:rPr>
      <w:rFonts w:ascii="Arial" w:eastAsia="Times New Roman" w:hAnsi="Arial"/>
      <w:spacing w:val="-5"/>
      <w:sz w:val="20"/>
      <w:szCs w:val="20"/>
      <w:lang w:eastAsia="en-US"/>
    </w:rPr>
  </w:style>
  <w:style w:type="character" w:customStyle="1" w:styleId="Char4">
    <w:name w:val="맺음말 Char"/>
    <w:basedOn w:val="a0"/>
    <w:link w:val="ab"/>
    <w:uiPriority w:val="99"/>
    <w:semiHidden/>
    <w:locked/>
    <w:rsid w:val="00D42AFB"/>
    <w:rPr>
      <w:rFonts w:eastAsia="SimSun" w:cs="Times New Roman"/>
      <w:sz w:val="24"/>
      <w:szCs w:val="24"/>
      <w:lang w:eastAsia="zh-CN"/>
    </w:rPr>
  </w:style>
  <w:style w:type="paragraph" w:styleId="ac">
    <w:name w:val="Signature"/>
    <w:basedOn w:val="a"/>
    <w:link w:val="Char5"/>
    <w:rsid w:val="00B2045B"/>
    <w:pPr>
      <w:ind w:left="4320"/>
    </w:pPr>
  </w:style>
  <w:style w:type="character" w:customStyle="1" w:styleId="Char5">
    <w:name w:val="서명 Char"/>
    <w:basedOn w:val="a0"/>
    <w:link w:val="ac"/>
    <w:uiPriority w:val="99"/>
    <w:semiHidden/>
    <w:locked/>
    <w:rsid w:val="00D42AFB"/>
    <w:rPr>
      <w:rFonts w:eastAsia="SimSun" w:cs="Times New Roman"/>
      <w:sz w:val="24"/>
      <w:szCs w:val="24"/>
      <w:lang w:eastAsia="zh-CN"/>
    </w:rPr>
  </w:style>
  <w:style w:type="character" w:customStyle="1" w:styleId="CharChar1">
    <w:name w:val="Char Char1"/>
    <w:uiPriority w:val="99"/>
    <w:locked/>
    <w:rsid w:val="00B2045B"/>
    <w:rPr>
      <w:rFonts w:eastAsia="SimSun"/>
      <w:sz w:val="24"/>
      <w:lang w:val="en-US" w:eastAsia="zh-CN"/>
    </w:rPr>
  </w:style>
  <w:style w:type="paragraph" w:styleId="ad">
    <w:name w:val="List Paragraph"/>
    <w:basedOn w:val="a"/>
    <w:uiPriority w:val="34"/>
    <w:qFormat/>
    <w:rsid w:val="006B5D7B"/>
    <w:pPr>
      <w:ind w:left="720"/>
      <w:contextualSpacing/>
    </w:pPr>
  </w:style>
  <w:style w:type="character" w:styleId="ae">
    <w:name w:val="Unresolved Mention"/>
    <w:basedOn w:val="a0"/>
    <w:uiPriority w:val="99"/>
    <w:semiHidden/>
    <w:unhideWhenUsed/>
    <w:rsid w:val="00D75D4A"/>
    <w:rPr>
      <w:color w:val="605E5C"/>
      <w:shd w:val="clear" w:color="auto" w:fill="E1DFDD"/>
    </w:rPr>
  </w:style>
  <w:style w:type="paragraph" w:styleId="af">
    <w:name w:val="Revision"/>
    <w:hidden/>
    <w:uiPriority w:val="99"/>
    <w:semiHidden/>
    <w:rsid w:val="00DD0409"/>
    <w:rPr>
      <w:rFonts w:eastAsia="SimSun"/>
      <w:sz w:val="24"/>
      <w:szCs w:val="24"/>
      <w:lang w:eastAsia="zh-CN"/>
    </w:rPr>
  </w:style>
  <w:style w:type="character" w:customStyle="1" w:styleId="7Char">
    <w:name w:val="제목 7 Char"/>
    <w:basedOn w:val="a0"/>
    <w:link w:val="7"/>
    <w:rsid w:val="006166FC"/>
    <w:rPr>
      <w:b/>
      <w:sz w:val="18"/>
      <w:szCs w:val="20"/>
    </w:rPr>
  </w:style>
  <w:style w:type="paragraph" w:styleId="3">
    <w:name w:val="Body Text 3"/>
    <w:basedOn w:val="a"/>
    <w:link w:val="3Char"/>
    <w:rsid w:val="006166FC"/>
    <w:rPr>
      <w:rFonts w:eastAsia="Times New Roman"/>
      <w:sz w:val="16"/>
      <w:szCs w:val="20"/>
      <w:lang w:eastAsia="en-US"/>
    </w:rPr>
  </w:style>
  <w:style w:type="character" w:customStyle="1" w:styleId="3Char">
    <w:name w:val="본문 3 Char"/>
    <w:basedOn w:val="a0"/>
    <w:link w:val="3"/>
    <w:rsid w:val="006166FC"/>
    <w:rPr>
      <w:sz w:val="16"/>
      <w:szCs w:val="20"/>
    </w:rPr>
  </w:style>
  <w:style w:type="paragraph" w:styleId="af0">
    <w:name w:val="Salutation"/>
    <w:basedOn w:val="a"/>
    <w:next w:val="a"/>
    <w:link w:val="Char6"/>
    <w:rsid w:val="006166FC"/>
    <w:pPr>
      <w:spacing w:before="220" w:after="220" w:line="220" w:lineRule="atLeast"/>
    </w:pPr>
    <w:rPr>
      <w:rFonts w:ascii="Arial" w:eastAsia="Times New Roman" w:hAnsi="Arial"/>
      <w:spacing w:val="-5"/>
      <w:sz w:val="20"/>
      <w:szCs w:val="20"/>
      <w:lang w:eastAsia="en-US"/>
    </w:rPr>
  </w:style>
  <w:style w:type="character" w:customStyle="1" w:styleId="Char6">
    <w:name w:val="인사말 Char"/>
    <w:basedOn w:val="a0"/>
    <w:link w:val="af0"/>
    <w:rsid w:val="006166FC"/>
    <w:rPr>
      <w:rFonts w:ascii="Arial" w:hAnsi="Arial"/>
      <w:spacing w:val="-5"/>
      <w:sz w:val="20"/>
      <w:szCs w:val="20"/>
    </w:rPr>
  </w:style>
  <w:style w:type="character" w:styleId="af1">
    <w:name w:val="annotation reference"/>
    <w:basedOn w:val="a0"/>
    <w:uiPriority w:val="99"/>
    <w:semiHidden/>
    <w:unhideWhenUsed/>
    <w:rsid w:val="00082608"/>
    <w:rPr>
      <w:sz w:val="18"/>
      <w:szCs w:val="18"/>
    </w:rPr>
  </w:style>
  <w:style w:type="paragraph" w:styleId="af2">
    <w:name w:val="annotation text"/>
    <w:basedOn w:val="a"/>
    <w:link w:val="Char7"/>
    <w:uiPriority w:val="99"/>
    <w:semiHidden/>
    <w:unhideWhenUsed/>
    <w:rsid w:val="00082608"/>
  </w:style>
  <w:style w:type="character" w:customStyle="1" w:styleId="Char7">
    <w:name w:val="메모 텍스트 Char"/>
    <w:basedOn w:val="a0"/>
    <w:link w:val="af2"/>
    <w:uiPriority w:val="99"/>
    <w:semiHidden/>
    <w:rsid w:val="00082608"/>
    <w:rPr>
      <w:rFonts w:eastAsia="SimSun"/>
      <w:sz w:val="24"/>
      <w:szCs w:val="24"/>
      <w:lang w:eastAsia="zh-CN"/>
    </w:rPr>
  </w:style>
  <w:style w:type="paragraph" w:styleId="af3">
    <w:name w:val="annotation subject"/>
    <w:basedOn w:val="af2"/>
    <w:next w:val="af2"/>
    <w:link w:val="Char8"/>
    <w:uiPriority w:val="99"/>
    <w:semiHidden/>
    <w:unhideWhenUsed/>
    <w:rsid w:val="00082608"/>
    <w:rPr>
      <w:b/>
      <w:bCs/>
    </w:rPr>
  </w:style>
  <w:style w:type="character" w:customStyle="1" w:styleId="Char8">
    <w:name w:val="메모 주제 Char"/>
    <w:basedOn w:val="Char7"/>
    <w:link w:val="af3"/>
    <w:uiPriority w:val="99"/>
    <w:semiHidden/>
    <w:rsid w:val="00082608"/>
    <w:rPr>
      <w:rFonts w:eastAsia="SimSun"/>
      <w:b/>
      <w:bCs/>
      <w:sz w:val="24"/>
      <w:szCs w:val="24"/>
      <w:lang w:eastAsia="zh-CN"/>
    </w:rPr>
  </w:style>
  <w:style w:type="character" w:styleId="af4">
    <w:name w:val="Strong"/>
    <w:basedOn w:val="a0"/>
    <w:uiPriority w:val="22"/>
    <w:qFormat/>
    <w:locked/>
    <w:rsid w:val="00411D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638444">
      <w:bodyDiv w:val="1"/>
      <w:marLeft w:val="0"/>
      <w:marRight w:val="0"/>
      <w:marTop w:val="0"/>
      <w:marBottom w:val="0"/>
      <w:divBdr>
        <w:top w:val="none" w:sz="0" w:space="0" w:color="auto"/>
        <w:left w:val="none" w:sz="0" w:space="0" w:color="auto"/>
        <w:bottom w:val="none" w:sz="0" w:space="0" w:color="auto"/>
        <w:right w:val="none" w:sz="0" w:space="0" w:color="auto"/>
      </w:divBdr>
    </w:div>
    <w:div w:id="466899201">
      <w:bodyDiv w:val="1"/>
      <w:marLeft w:val="0"/>
      <w:marRight w:val="0"/>
      <w:marTop w:val="0"/>
      <w:marBottom w:val="0"/>
      <w:divBdr>
        <w:top w:val="none" w:sz="0" w:space="0" w:color="auto"/>
        <w:left w:val="none" w:sz="0" w:space="0" w:color="auto"/>
        <w:bottom w:val="none" w:sz="0" w:space="0" w:color="auto"/>
        <w:right w:val="none" w:sz="0" w:space="0" w:color="auto"/>
      </w:divBdr>
    </w:div>
    <w:div w:id="887299107">
      <w:marLeft w:val="0"/>
      <w:marRight w:val="0"/>
      <w:marTop w:val="0"/>
      <w:marBottom w:val="0"/>
      <w:divBdr>
        <w:top w:val="none" w:sz="0" w:space="0" w:color="auto"/>
        <w:left w:val="none" w:sz="0" w:space="0" w:color="auto"/>
        <w:bottom w:val="none" w:sz="0" w:space="0" w:color="auto"/>
        <w:right w:val="none" w:sz="0" w:space="0" w:color="auto"/>
      </w:divBdr>
      <w:divsChild>
        <w:div w:id="887299114">
          <w:marLeft w:val="0"/>
          <w:marRight w:val="0"/>
          <w:marTop w:val="0"/>
          <w:marBottom w:val="0"/>
          <w:divBdr>
            <w:top w:val="none" w:sz="0" w:space="0" w:color="auto"/>
            <w:left w:val="none" w:sz="0" w:space="0" w:color="auto"/>
            <w:bottom w:val="none" w:sz="0" w:space="0" w:color="auto"/>
            <w:right w:val="none" w:sz="0" w:space="0" w:color="auto"/>
          </w:divBdr>
        </w:div>
        <w:div w:id="887299124">
          <w:marLeft w:val="0"/>
          <w:marRight w:val="0"/>
          <w:marTop w:val="0"/>
          <w:marBottom w:val="0"/>
          <w:divBdr>
            <w:top w:val="none" w:sz="0" w:space="0" w:color="auto"/>
            <w:left w:val="none" w:sz="0" w:space="0" w:color="auto"/>
            <w:bottom w:val="none" w:sz="0" w:space="0" w:color="auto"/>
            <w:right w:val="none" w:sz="0" w:space="0" w:color="auto"/>
          </w:divBdr>
        </w:div>
        <w:div w:id="887299133">
          <w:marLeft w:val="0"/>
          <w:marRight w:val="0"/>
          <w:marTop w:val="0"/>
          <w:marBottom w:val="0"/>
          <w:divBdr>
            <w:top w:val="none" w:sz="0" w:space="0" w:color="auto"/>
            <w:left w:val="none" w:sz="0" w:space="0" w:color="auto"/>
            <w:bottom w:val="none" w:sz="0" w:space="0" w:color="auto"/>
            <w:right w:val="none" w:sz="0" w:space="0" w:color="auto"/>
          </w:divBdr>
        </w:div>
        <w:div w:id="887299134">
          <w:marLeft w:val="0"/>
          <w:marRight w:val="0"/>
          <w:marTop w:val="0"/>
          <w:marBottom w:val="0"/>
          <w:divBdr>
            <w:top w:val="none" w:sz="0" w:space="0" w:color="auto"/>
            <w:left w:val="none" w:sz="0" w:space="0" w:color="auto"/>
            <w:bottom w:val="none" w:sz="0" w:space="0" w:color="auto"/>
            <w:right w:val="none" w:sz="0" w:space="0" w:color="auto"/>
          </w:divBdr>
          <w:divsChild>
            <w:div w:id="887299109">
              <w:marLeft w:val="0"/>
              <w:marRight w:val="0"/>
              <w:marTop w:val="0"/>
              <w:marBottom w:val="0"/>
              <w:divBdr>
                <w:top w:val="none" w:sz="0" w:space="0" w:color="auto"/>
                <w:left w:val="none" w:sz="0" w:space="0" w:color="auto"/>
                <w:bottom w:val="none" w:sz="0" w:space="0" w:color="auto"/>
                <w:right w:val="none" w:sz="0" w:space="0" w:color="auto"/>
              </w:divBdr>
            </w:div>
            <w:div w:id="887299130">
              <w:marLeft w:val="0"/>
              <w:marRight w:val="0"/>
              <w:marTop w:val="0"/>
              <w:marBottom w:val="0"/>
              <w:divBdr>
                <w:top w:val="none" w:sz="0" w:space="0" w:color="auto"/>
                <w:left w:val="none" w:sz="0" w:space="0" w:color="auto"/>
                <w:bottom w:val="none" w:sz="0" w:space="0" w:color="auto"/>
                <w:right w:val="none" w:sz="0" w:space="0" w:color="auto"/>
              </w:divBdr>
            </w:div>
            <w:div w:id="887299145">
              <w:marLeft w:val="0"/>
              <w:marRight w:val="0"/>
              <w:marTop w:val="0"/>
              <w:marBottom w:val="0"/>
              <w:divBdr>
                <w:top w:val="none" w:sz="0" w:space="0" w:color="auto"/>
                <w:left w:val="none" w:sz="0" w:space="0" w:color="auto"/>
                <w:bottom w:val="none" w:sz="0" w:space="0" w:color="auto"/>
                <w:right w:val="none" w:sz="0" w:space="0" w:color="auto"/>
              </w:divBdr>
            </w:div>
          </w:divsChild>
        </w:div>
        <w:div w:id="887299143">
          <w:marLeft w:val="0"/>
          <w:marRight w:val="0"/>
          <w:marTop w:val="0"/>
          <w:marBottom w:val="0"/>
          <w:divBdr>
            <w:top w:val="none" w:sz="0" w:space="0" w:color="auto"/>
            <w:left w:val="none" w:sz="0" w:space="0" w:color="auto"/>
            <w:bottom w:val="none" w:sz="0" w:space="0" w:color="auto"/>
            <w:right w:val="none" w:sz="0" w:space="0" w:color="auto"/>
          </w:divBdr>
        </w:div>
        <w:div w:id="887299146">
          <w:marLeft w:val="0"/>
          <w:marRight w:val="0"/>
          <w:marTop w:val="0"/>
          <w:marBottom w:val="0"/>
          <w:divBdr>
            <w:top w:val="none" w:sz="0" w:space="0" w:color="auto"/>
            <w:left w:val="none" w:sz="0" w:space="0" w:color="auto"/>
            <w:bottom w:val="none" w:sz="0" w:space="0" w:color="auto"/>
            <w:right w:val="none" w:sz="0" w:space="0" w:color="auto"/>
          </w:divBdr>
        </w:div>
      </w:divsChild>
    </w:div>
    <w:div w:id="887299111">
      <w:marLeft w:val="0"/>
      <w:marRight w:val="0"/>
      <w:marTop w:val="0"/>
      <w:marBottom w:val="0"/>
      <w:divBdr>
        <w:top w:val="none" w:sz="0" w:space="0" w:color="auto"/>
        <w:left w:val="none" w:sz="0" w:space="0" w:color="auto"/>
        <w:bottom w:val="none" w:sz="0" w:space="0" w:color="auto"/>
        <w:right w:val="none" w:sz="0" w:space="0" w:color="auto"/>
      </w:divBdr>
    </w:div>
    <w:div w:id="887299121">
      <w:marLeft w:val="0"/>
      <w:marRight w:val="0"/>
      <w:marTop w:val="0"/>
      <w:marBottom w:val="0"/>
      <w:divBdr>
        <w:top w:val="none" w:sz="0" w:space="0" w:color="auto"/>
        <w:left w:val="none" w:sz="0" w:space="0" w:color="auto"/>
        <w:bottom w:val="none" w:sz="0" w:space="0" w:color="auto"/>
        <w:right w:val="none" w:sz="0" w:space="0" w:color="auto"/>
      </w:divBdr>
      <w:divsChild>
        <w:div w:id="887299112">
          <w:marLeft w:val="0"/>
          <w:marRight w:val="0"/>
          <w:marTop w:val="0"/>
          <w:marBottom w:val="0"/>
          <w:divBdr>
            <w:top w:val="none" w:sz="0" w:space="0" w:color="auto"/>
            <w:left w:val="none" w:sz="0" w:space="0" w:color="auto"/>
            <w:bottom w:val="none" w:sz="0" w:space="0" w:color="auto"/>
            <w:right w:val="none" w:sz="0" w:space="0" w:color="auto"/>
          </w:divBdr>
        </w:div>
        <w:div w:id="887299120">
          <w:marLeft w:val="0"/>
          <w:marRight w:val="0"/>
          <w:marTop w:val="0"/>
          <w:marBottom w:val="0"/>
          <w:divBdr>
            <w:top w:val="none" w:sz="0" w:space="0" w:color="auto"/>
            <w:left w:val="none" w:sz="0" w:space="0" w:color="auto"/>
            <w:bottom w:val="none" w:sz="0" w:space="0" w:color="auto"/>
            <w:right w:val="none" w:sz="0" w:space="0" w:color="auto"/>
          </w:divBdr>
        </w:div>
        <w:div w:id="887299122">
          <w:marLeft w:val="0"/>
          <w:marRight w:val="0"/>
          <w:marTop w:val="0"/>
          <w:marBottom w:val="0"/>
          <w:divBdr>
            <w:top w:val="none" w:sz="0" w:space="0" w:color="auto"/>
            <w:left w:val="none" w:sz="0" w:space="0" w:color="auto"/>
            <w:bottom w:val="none" w:sz="0" w:space="0" w:color="auto"/>
            <w:right w:val="none" w:sz="0" w:space="0" w:color="auto"/>
          </w:divBdr>
        </w:div>
        <w:div w:id="887299138">
          <w:marLeft w:val="0"/>
          <w:marRight w:val="0"/>
          <w:marTop w:val="0"/>
          <w:marBottom w:val="0"/>
          <w:divBdr>
            <w:top w:val="none" w:sz="0" w:space="0" w:color="auto"/>
            <w:left w:val="none" w:sz="0" w:space="0" w:color="auto"/>
            <w:bottom w:val="none" w:sz="0" w:space="0" w:color="auto"/>
            <w:right w:val="none" w:sz="0" w:space="0" w:color="auto"/>
          </w:divBdr>
        </w:div>
        <w:div w:id="887299141">
          <w:marLeft w:val="0"/>
          <w:marRight w:val="0"/>
          <w:marTop w:val="0"/>
          <w:marBottom w:val="0"/>
          <w:divBdr>
            <w:top w:val="none" w:sz="0" w:space="0" w:color="auto"/>
            <w:left w:val="none" w:sz="0" w:space="0" w:color="auto"/>
            <w:bottom w:val="none" w:sz="0" w:space="0" w:color="auto"/>
            <w:right w:val="none" w:sz="0" w:space="0" w:color="auto"/>
          </w:divBdr>
        </w:div>
      </w:divsChild>
    </w:div>
    <w:div w:id="887299135">
      <w:marLeft w:val="0"/>
      <w:marRight w:val="0"/>
      <w:marTop w:val="0"/>
      <w:marBottom w:val="0"/>
      <w:divBdr>
        <w:top w:val="none" w:sz="0" w:space="0" w:color="auto"/>
        <w:left w:val="none" w:sz="0" w:space="0" w:color="auto"/>
        <w:bottom w:val="none" w:sz="0" w:space="0" w:color="auto"/>
        <w:right w:val="none" w:sz="0" w:space="0" w:color="auto"/>
      </w:divBdr>
      <w:divsChild>
        <w:div w:id="887299115">
          <w:marLeft w:val="0"/>
          <w:marRight w:val="0"/>
          <w:marTop w:val="0"/>
          <w:marBottom w:val="0"/>
          <w:divBdr>
            <w:top w:val="none" w:sz="0" w:space="0" w:color="auto"/>
            <w:left w:val="none" w:sz="0" w:space="0" w:color="auto"/>
            <w:bottom w:val="none" w:sz="0" w:space="0" w:color="auto"/>
            <w:right w:val="none" w:sz="0" w:space="0" w:color="auto"/>
          </w:divBdr>
        </w:div>
        <w:div w:id="887299116">
          <w:marLeft w:val="0"/>
          <w:marRight w:val="0"/>
          <w:marTop w:val="0"/>
          <w:marBottom w:val="0"/>
          <w:divBdr>
            <w:top w:val="none" w:sz="0" w:space="0" w:color="auto"/>
            <w:left w:val="none" w:sz="0" w:space="0" w:color="auto"/>
            <w:bottom w:val="none" w:sz="0" w:space="0" w:color="auto"/>
            <w:right w:val="none" w:sz="0" w:space="0" w:color="auto"/>
          </w:divBdr>
          <w:divsChild>
            <w:div w:id="887299108">
              <w:marLeft w:val="0"/>
              <w:marRight w:val="0"/>
              <w:marTop w:val="0"/>
              <w:marBottom w:val="0"/>
              <w:divBdr>
                <w:top w:val="none" w:sz="0" w:space="0" w:color="auto"/>
                <w:left w:val="none" w:sz="0" w:space="0" w:color="auto"/>
                <w:bottom w:val="none" w:sz="0" w:space="0" w:color="auto"/>
                <w:right w:val="none" w:sz="0" w:space="0" w:color="auto"/>
              </w:divBdr>
            </w:div>
            <w:div w:id="887299137">
              <w:marLeft w:val="0"/>
              <w:marRight w:val="0"/>
              <w:marTop w:val="0"/>
              <w:marBottom w:val="0"/>
              <w:divBdr>
                <w:top w:val="none" w:sz="0" w:space="0" w:color="auto"/>
                <w:left w:val="none" w:sz="0" w:space="0" w:color="auto"/>
                <w:bottom w:val="none" w:sz="0" w:space="0" w:color="auto"/>
                <w:right w:val="none" w:sz="0" w:space="0" w:color="auto"/>
              </w:divBdr>
            </w:div>
            <w:div w:id="887299142">
              <w:marLeft w:val="0"/>
              <w:marRight w:val="0"/>
              <w:marTop w:val="0"/>
              <w:marBottom w:val="0"/>
              <w:divBdr>
                <w:top w:val="none" w:sz="0" w:space="0" w:color="auto"/>
                <w:left w:val="none" w:sz="0" w:space="0" w:color="auto"/>
                <w:bottom w:val="none" w:sz="0" w:space="0" w:color="auto"/>
                <w:right w:val="none" w:sz="0" w:space="0" w:color="auto"/>
              </w:divBdr>
            </w:div>
          </w:divsChild>
        </w:div>
        <w:div w:id="887299117">
          <w:marLeft w:val="0"/>
          <w:marRight w:val="0"/>
          <w:marTop w:val="0"/>
          <w:marBottom w:val="0"/>
          <w:divBdr>
            <w:top w:val="none" w:sz="0" w:space="0" w:color="auto"/>
            <w:left w:val="none" w:sz="0" w:space="0" w:color="auto"/>
            <w:bottom w:val="none" w:sz="0" w:space="0" w:color="auto"/>
            <w:right w:val="none" w:sz="0" w:space="0" w:color="auto"/>
          </w:divBdr>
        </w:div>
        <w:div w:id="887299119">
          <w:marLeft w:val="0"/>
          <w:marRight w:val="0"/>
          <w:marTop w:val="0"/>
          <w:marBottom w:val="0"/>
          <w:divBdr>
            <w:top w:val="none" w:sz="0" w:space="0" w:color="auto"/>
            <w:left w:val="none" w:sz="0" w:space="0" w:color="auto"/>
            <w:bottom w:val="none" w:sz="0" w:space="0" w:color="auto"/>
            <w:right w:val="none" w:sz="0" w:space="0" w:color="auto"/>
          </w:divBdr>
        </w:div>
        <w:div w:id="887299139">
          <w:marLeft w:val="0"/>
          <w:marRight w:val="0"/>
          <w:marTop w:val="0"/>
          <w:marBottom w:val="0"/>
          <w:divBdr>
            <w:top w:val="none" w:sz="0" w:space="0" w:color="auto"/>
            <w:left w:val="none" w:sz="0" w:space="0" w:color="auto"/>
            <w:bottom w:val="none" w:sz="0" w:space="0" w:color="auto"/>
            <w:right w:val="none" w:sz="0" w:space="0" w:color="auto"/>
          </w:divBdr>
        </w:div>
        <w:div w:id="887299144">
          <w:marLeft w:val="0"/>
          <w:marRight w:val="0"/>
          <w:marTop w:val="0"/>
          <w:marBottom w:val="0"/>
          <w:divBdr>
            <w:top w:val="none" w:sz="0" w:space="0" w:color="auto"/>
            <w:left w:val="none" w:sz="0" w:space="0" w:color="auto"/>
            <w:bottom w:val="none" w:sz="0" w:space="0" w:color="auto"/>
            <w:right w:val="none" w:sz="0" w:space="0" w:color="auto"/>
          </w:divBdr>
        </w:div>
      </w:divsChild>
    </w:div>
    <w:div w:id="887299136">
      <w:marLeft w:val="0"/>
      <w:marRight w:val="0"/>
      <w:marTop w:val="0"/>
      <w:marBottom w:val="0"/>
      <w:divBdr>
        <w:top w:val="none" w:sz="0" w:space="0" w:color="auto"/>
        <w:left w:val="none" w:sz="0" w:space="0" w:color="auto"/>
        <w:bottom w:val="none" w:sz="0" w:space="0" w:color="auto"/>
        <w:right w:val="none" w:sz="0" w:space="0" w:color="auto"/>
      </w:divBdr>
      <w:divsChild>
        <w:div w:id="887299126">
          <w:marLeft w:val="0"/>
          <w:marRight w:val="0"/>
          <w:marTop w:val="0"/>
          <w:marBottom w:val="0"/>
          <w:divBdr>
            <w:top w:val="none" w:sz="0" w:space="0" w:color="auto"/>
            <w:left w:val="none" w:sz="0" w:space="0" w:color="auto"/>
            <w:bottom w:val="none" w:sz="0" w:space="0" w:color="auto"/>
            <w:right w:val="none" w:sz="0" w:space="0" w:color="auto"/>
          </w:divBdr>
        </w:div>
        <w:div w:id="887299129">
          <w:marLeft w:val="0"/>
          <w:marRight w:val="0"/>
          <w:marTop w:val="0"/>
          <w:marBottom w:val="0"/>
          <w:divBdr>
            <w:top w:val="none" w:sz="0" w:space="0" w:color="auto"/>
            <w:left w:val="none" w:sz="0" w:space="0" w:color="auto"/>
            <w:bottom w:val="none" w:sz="0" w:space="0" w:color="auto"/>
            <w:right w:val="none" w:sz="0" w:space="0" w:color="auto"/>
          </w:divBdr>
          <w:divsChild>
            <w:div w:id="887299110">
              <w:marLeft w:val="0"/>
              <w:marRight w:val="0"/>
              <w:marTop w:val="0"/>
              <w:marBottom w:val="0"/>
              <w:divBdr>
                <w:top w:val="none" w:sz="0" w:space="0" w:color="auto"/>
                <w:left w:val="none" w:sz="0" w:space="0" w:color="auto"/>
                <w:bottom w:val="none" w:sz="0" w:space="0" w:color="auto"/>
                <w:right w:val="none" w:sz="0" w:space="0" w:color="auto"/>
              </w:divBdr>
            </w:div>
            <w:div w:id="887299118">
              <w:marLeft w:val="0"/>
              <w:marRight w:val="0"/>
              <w:marTop w:val="0"/>
              <w:marBottom w:val="0"/>
              <w:divBdr>
                <w:top w:val="none" w:sz="0" w:space="0" w:color="auto"/>
                <w:left w:val="none" w:sz="0" w:space="0" w:color="auto"/>
                <w:bottom w:val="none" w:sz="0" w:space="0" w:color="auto"/>
                <w:right w:val="none" w:sz="0" w:space="0" w:color="auto"/>
              </w:divBdr>
            </w:div>
            <w:div w:id="887299123">
              <w:marLeft w:val="0"/>
              <w:marRight w:val="0"/>
              <w:marTop w:val="0"/>
              <w:marBottom w:val="0"/>
              <w:divBdr>
                <w:top w:val="none" w:sz="0" w:space="0" w:color="auto"/>
                <w:left w:val="none" w:sz="0" w:space="0" w:color="auto"/>
                <w:bottom w:val="none" w:sz="0" w:space="0" w:color="auto"/>
                <w:right w:val="none" w:sz="0" w:space="0" w:color="auto"/>
              </w:divBdr>
            </w:div>
            <w:div w:id="887299125">
              <w:marLeft w:val="0"/>
              <w:marRight w:val="0"/>
              <w:marTop w:val="0"/>
              <w:marBottom w:val="0"/>
              <w:divBdr>
                <w:top w:val="none" w:sz="0" w:space="0" w:color="auto"/>
                <w:left w:val="none" w:sz="0" w:space="0" w:color="auto"/>
                <w:bottom w:val="none" w:sz="0" w:space="0" w:color="auto"/>
                <w:right w:val="none" w:sz="0" w:space="0" w:color="auto"/>
              </w:divBdr>
            </w:div>
            <w:div w:id="887299127">
              <w:marLeft w:val="0"/>
              <w:marRight w:val="0"/>
              <w:marTop w:val="0"/>
              <w:marBottom w:val="0"/>
              <w:divBdr>
                <w:top w:val="none" w:sz="0" w:space="0" w:color="auto"/>
                <w:left w:val="none" w:sz="0" w:space="0" w:color="auto"/>
                <w:bottom w:val="none" w:sz="0" w:space="0" w:color="auto"/>
                <w:right w:val="none" w:sz="0" w:space="0" w:color="auto"/>
              </w:divBdr>
            </w:div>
            <w:div w:id="887299128">
              <w:marLeft w:val="0"/>
              <w:marRight w:val="0"/>
              <w:marTop w:val="0"/>
              <w:marBottom w:val="0"/>
              <w:divBdr>
                <w:top w:val="none" w:sz="0" w:space="0" w:color="auto"/>
                <w:left w:val="none" w:sz="0" w:space="0" w:color="auto"/>
                <w:bottom w:val="none" w:sz="0" w:space="0" w:color="auto"/>
                <w:right w:val="none" w:sz="0" w:space="0" w:color="auto"/>
              </w:divBdr>
            </w:div>
            <w:div w:id="887299131">
              <w:marLeft w:val="0"/>
              <w:marRight w:val="0"/>
              <w:marTop w:val="0"/>
              <w:marBottom w:val="0"/>
              <w:divBdr>
                <w:top w:val="none" w:sz="0" w:space="0" w:color="auto"/>
                <w:left w:val="none" w:sz="0" w:space="0" w:color="auto"/>
                <w:bottom w:val="none" w:sz="0" w:space="0" w:color="auto"/>
                <w:right w:val="none" w:sz="0" w:space="0" w:color="auto"/>
              </w:divBdr>
              <w:divsChild>
                <w:div w:id="887299113">
                  <w:marLeft w:val="0"/>
                  <w:marRight w:val="0"/>
                  <w:marTop w:val="0"/>
                  <w:marBottom w:val="0"/>
                  <w:divBdr>
                    <w:top w:val="none" w:sz="0" w:space="0" w:color="auto"/>
                    <w:left w:val="none" w:sz="0" w:space="0" w:color="auto"/>
                    <w:bottom w:val="none" w:sz="0" w:space="0" w:color="auto"/>
                    <w:right w:val="none" w:sz="0" w:space="0" w:color="auto"/>
                  </w:divBdr>
                </w:div>
              </w:divsChild>
            </w:div>
            <w:div w:id="887299132">
              <w:marLeft w:val="0"/>
              <w:marRight w:val="0"/>
              <w:marTop w:val="0"/>
              <w:marBottom w:val="0"/>
              <w:divBdr>
                <w:top w:val="none" w:sz="0" w:space="0" w:color="auto"/>
                <w:left w:val="none" w:sz="0" w:space="0" w:color="auto"/>
                <w:bottom w:val="none" w:sz="0" w:space="0" w:color="auto"/>
                <w:right w:val="none" w:sz="0" w:space="0" w:color="auto"/>
              </w:divBdr>
            </w:div>
            <w:div w:id="887299140">
              <w:marLeft w:val="0"/>
              <w:marRight w:val="0"/>
              <w:marTop w:val="0"/>
              <w:marBottom w:val="0"/>
              <w:divBdr>
                <w:top w:val="none" w:sz="0" w:space="0" w:color="auto"/>
                <w:left w:val="none" w:sz="0" w:space="0" w:color="auto"/>
                <w:bottom w:val="none" w:sz="0" w:space="0" w:color="auto"/>
                <w:right w:val="none" w:sz="0" w:space="0" w:color="auto"/>
              </w:divBdr>
            </w:div>
            <w:div w:id="88729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99148">
      <w:marLeft w:val="0"/>
      <w:marRight w:val="0"/>
      <w:marTop w:val="0"/>
      <w:marBottom w:val="0"/>
      <w:divBdr>
        <w:top w:val="none" w:sz="0" w:space="0" w:color="auto"/>
        <w:left w:val="none" w:sz="0" w:space="0" w:color="auto"/>
        <w:bottom w:val="none" w:sz="0" w:space="0" w:color="auto"/>
        <w:right w:val="none" w:sz="0" w:space="0" w:color="auto"/>
      </w:divBdr>
    </w:div>
    <w:div w:id="963122871">
      <w:bodyDiv w:val="1"/>
      <w:marLeft w:val="0"/>
      <w:marRight w:val="0"/>
      <w:marTop w:val="0"/>
      <w:marBottom w:val="0"/>
      <w:divBdr>
        <w:top w:val="none" w:sz="0" w:space="0" w:color="auto"/>
        <w:left w:val="none" w:sz="0" w:space="0" w:color="auto"/>
        <w:bottom w:val="none" w:sz="0" w:space="0" w:color="auto"/>
        <w:right w:val="none" w:sz="0" w:space="0" w:color="auto"/>
      </w:divBdr>
    </w:div>
    <w:div w:id="1177580253">
      <w:bodyDiv w:val="1"/>
      <w:marLeft w:val="0"/>
      <w:marRight w:val="0"/>
      <w:marTop w:val="0"/>
      <w:marBottom w:val="0"/>
      <w:divBdr>
        <w:top w:val="none" w:sz="0" w:space="0" w:color="auto"/>
        <w:left w:val="none" w:sz="0" w:space="0" w:color="auto"/>
        <w:bottom w:val="none" w:sz="0" w:space="0" w:color="auto"/>
        <w:right w:val="none" w:sz="0" w:space="0" w:color="auto"/>
      </w:divBdr>
    </w:div>
    <w:div w:id="198215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pi@fursys.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cid:image002.png@01D924FF.7F49BE6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2520</Words>
  <Characters>14366</Characters>
  <Application>Microsoft Office Word</Application>
  <DocSecurity>0</DocSecurity>
  <Lines>119</Lines>
  <Paragraphs>33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VIA E- MAIL AND FACSIMILE</vt:lpstr>
      <vt:lpstr>VIA E- MAIL AND FACSIMILE</vt:lpstr>
    </vt:vector>
  </TitlesOfParts>
  <Company>LAC</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 E- MAIL AND FACSIMILE</dc:title>
  <dc:creator>JJC</dc:creator>
  <cp:lastModifiedBy>김현주 (Hyunjoo Kim)</cp:lastModifiedBy>
  <cp:revision>2</cp:revision>
  <cp:lastPrinted>2023-01-18T19:35:00Z</cp:lastPrinted>
  <dcterms:created xsi:type="dcterms:W3CDTF">2025-03-28T03:28:00Z</dcterms:created>
  <dcterms:modified xsi:type="dcterms:W3CDTF">2025-03-28T03:28:00Z</dcterms:modified>
</cp:coreProperties>
</file>