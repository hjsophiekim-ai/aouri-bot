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9C9" w:rsidRPr="003979C9" w:rsidRDefault="003979C9" w:rsidP="003979C9">
      <w:pPr>
        <w:rPr>
          <w:rFonts w:eastAsia="맑은 고딕"/>
          <w:lang w:eastAsia="ko-KR"/>
        </w:rPr>
      </w:pPr>
    </w:p>
    <w:p w:rsidR="003979C9" w:rsidRDefault="003979C9">
      <w:pPr>
        <w:rPr>
          <w:rFonts w:ascii="맑은 고딕" w:eastAsia="맑은 고딕" w:hAnsi="맑은 고딕"/>
          <w:lang w:eastAsia="ko-KR"/>
        </w:rPr>
      </w:pPr>
    </w:p>
    <w:p w:rsidR="003979C9" w:rsidRPr="003979C9" w:rsidRDefault="003979C9" w:rsidP="003979C9">
      <w:pPr>
        <w:jc w:val="center"/>
        <w:rPr>
          <w:rFonts w:ascii="맑은 고딕" w:eastAsia="맑은 고딕" w:hAnsi="맑은 고딕"/>
          <w:b/>
          <w:lang w:eastAsia="ko-KR"/>
        </w:rPr>
      </w:pPr>
      <w:r w:rsidRPr="003979C9">
        <w:rPr>
          <w:rFonts w:ascii="맑은 고딕" w:eastAsia="맑은 고딕" w:hAnsi="맑은 고딕"/>
          <w:b/>
          <w:color w:val="000000" w:themeColor="text1"/>
          <w:sz w:val="36"/>
          <w:lang w:eastAsia="ko-KR"/>
        </w:rPr>
        <w:t>유통망 간담회 내용 확인서</w:t>
      </w:r>
    </w:p>
    <w:p w:rsidR="003979C9" w:rsidRDefault="003979C9">
      <w:pPr>
        <w:rPr>
          <w:rFonts w:ascii="맑은 고딕" w:eastAsia="맑은 고딕" w:hAnsi="맑은 고딕"/>
          <w:lang w:eastAsia="ko-KR"/>
        </w:rPr>
      </w:pPr>
    </w:p>
    <w:p w:rsidR="00E0784D" w:rsidRPr="003979C9" w:rsidRDefault="005D2E33">
      <w:pPr>
        <w:rPr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lang w:eastAsia="ko-KR"/>
        </w:rPr>
        <w:t xml:space="preserve">본 확인서는 </w:t>
      </w:r>
      <w:r w:rsidR="003979C9">
        <w:rPr>
          <w:rFonts w:ascii="맑은 고딕" w:eastAsia="맑은 고딕" w:hAnsi="맑은 고딕" w:hint="eastAsia"/>
          <w:lang w:eastAsia="ko-KR"/>
        </w:rPr>
        <w:t xml:space="preserve">주식회사 </w:t>
      </w:r>
      <w:proofErr w:type="spellStart"/>
      <w:r w:rsidRPr="003979C9">
        <w:rPr>
          <w:rFonts w:ascii="맑은 고딕" w:eastAsia="맑은 고딕" w:hAnsi="맑은 고딕"/>
          <w:lang w:eastAsia="ko-KR"/>
        </w:rPr>
        <w:t>퍼시스</w:t>
      </w:r>
      <w:proofErr w:type="spellEnd"/>
      <w:r w:rsidRPr="003979C9">
        <w:rPr>
          <w:rFonts w:ascii="맑은 고딕" w:eastAsia="맑은 고딕" w:hAnsi="맑은 고딕"/>
          <w:lang w:eastAsia="ko-KR"/>
        </w:rPr>
        <w:t>(이하 “회사”)가 202</w:t>
      </w:r>
      <w:r w:rsidR="003979C9">
        <w:rPr>
          <w:rFonts w:ascii="맑은 고딕" w:eastAsia="맑은 고딕" w:hAnsi="맑은 고딕"/>
          <w:lang w:eastAsia="ko-KR"/>
        </w:rPr>
        <w:t>6</w:t>
      </w:r>
      <w:r w:rsidRPr="003979C9">
        <w:rPr>
          <w:rFonts w:ascii="맑은 고딕" w:eastAsia="맑은 고딕" w:hAnsi="맑은 고딕"/>
          <w:lang w:eastAsia="ko-KR"/>
        </w:rPr>
        <w:t xml:space="preserve">년 </w:t>
      </w:r>
      <w:proofErr w:type="spellStart"/>
      <w:r w:rsidR="003979C9">
        <w:rPr>
          <w:rFonts w:ascii="맑은 고딕" w:eastAsia="맑은 고딕" w:hAnsi="맑은 고딕" w:hint="eastAsia"/>
          <w:lang w:eastAsia="ko-KR"/>
        </w:rPr>
        <w:t>퍼시스</w:t>
      </w:r>
      <w:proofErr w:type="spellEnd"/>
      <w:r w:rsidR="003979C9">
        <w:rPr>
          <w:rFonts w:ascii="맑은 고딕" w:eastAsia="맑은 고딕" w:hAnsi="맑은 고딕" w:hint="eastAsia"/>
          <w:lang w:eastAsia="ko-KR"/>
        </w:rPr>
        <w:t xml:space="preserve"> 유통망</w:t>
      </w:r>
      <w:r w:rsidRPr="003979C9">
        <w:rPr>
          <w:rFonts w:ascii="맑은 고딕" w:eastAsia="맑은 고딕" w:hAnsi="맑은 고딕"/>
          <w:lang w:eastAsia="ko-KR"/>
        </w:rPr>
        <w:t xml:space="preserve"> </w:t>
      </w:r>
      <w:r w:rsidR="003979C9">
        <w:rPr>
          <w:rFonts w:ascii="맑은 고딕" w:eastAsia="맑은 고딕" w:hAnsi="맑은 고딕" w:hint="eastAsia"/>
          <w:lang w:eastAsia="ko-KR"/>
        </w:rPr>
        <w:t>대표자를</w:t>
      </w:r>
      <w:r w:rsidRPr="003979C9">
        <w:rPr>
          <w:rFonts w:ascii="맑은 고딕" w:eastAsia="맑은 고딕" w:hAnsi="맑은 고딕"/>
          <w:lang w:eastAsia="ko-KR"/>
        </w:rPr>
        <w:t xml:space="preserve"> 대상으로 실시한 유통망 간담회에서 설명</w:t>
      </w:r>
      <w:ins w:id="0" w:author="김현주 (Hyunjoo Kim)" w:date="2026-02-04T09:52:00Z">
        <w:r w:rsidR="00C54759">
          <w:rPr>
            <w:rFonts w:ascii="맑은 고딕" w:eastAsia="맑은 고딕" w:hAnsi="맑은 고딕" w:hint="eastAsia"/>
            <w:lang w:eastAsia="ko-KR"/>
          </w:rPr>
          <w:t xml:space="preserve"> 및 논의</w:t>
        </w:r>
      </w:ins>
      <w:r w:rsidRPr="003979C9">
        <w:rPr>
          <w:rFonts w:ascii="맑은 고딕" w:eastAsia="맑은 고딕" w:hAnsi="맑은 고딕"/>
          <w:lang w:eastAsia="ko-KR"/>
        </w:rPr>
        <w:t xml:space="preserve">된 주요 사항에 대하여, </w:t>
      </w:r>
      <w:del w:id="1" w:author=" 윤현정 (Hyunjeong Yoon)" w:date="2026-02-03T09:04:00Z">
        <w:r w:rsidRPr="003979C9" w:rsidDel="00296609">
          <w:rPr>
            <w:rFonts w:ascii="맑은 고딕" w:eastAsia="맑은 고딕" w:hAnsi="맑은 고딕"/>
            <w:lang w:eastAsia="ko-KR"/>
          </w:rPr>
          <w:delText>아래 명시된 참석자 전원이 해당</w:delText>
        </w:r>
      </w:del>
      <w:r w:rsidRPr="003979C9">
        <w:rPr>
          <w:rFonts w:ascii="맑은 고딕" w:eastAsia="맑은 고딕" w:hAnsi="맑은 고딕"/>
          <w:lang w:eastAsia="ko-KR"/>
        </w:rPr>
        <w:t xml:space="preserve"> </w:t>
      </w:r>
      <w:ins w:id="2" w:author="김현주 (Hyunjoo Kim)" w:date="2026-02-04T09:52:00Z">
        <w:r w:rsidR="00C54759">
          <w:rPr>
            <w:rFonts w:ascii="맑은 고딕" w:eastAsia="맑은 고딕" w:hAnsi="맑은 고딕" w:hint="eastAsia"/>
            <w:lang w:eastAsia="ko-KR"/>
          </w:rPr>
          <w:t>참석자가 해당</w:t>
        </w:r>
      </w:ins>
      <w:ins w:id="3" w:author=" 윤현정 (Hyunjeong Yoon)" w:date="2026-02-03T09:04:00Z">
        <w:del w:id="4" w:author="김현주 (Hyunjoo Kim)" w:date="2026-02-04T09:52:00Z">
          <w:r w:rsidR="00296609" w:rsidDel="00C54759">
            <w:rPr>
              <w:rFonts w:ascii="맑은 고딕" w:eastAsia="맑은 고딕" w:hAnsi="맑은 고딕" w:hint="eastAsia"/>
              <w:lang w:eastAsia="ko-KR"/>
            </w:rPr>
            <w:delText>서명자가</w:delText>
          </w:r>
        </w:del>
        <w:r w:rsidR="00296609">
          <w:rPr>
            <w:rFonts w:ascii="맑은 고딕" w:eastAsia="맑은 고딕" w:hAnsi="맑은 고딕" w:hint="eastAsia"/>
            <w:lang w:eastAsia="ko-KR"/>
          </w:rPr>
          <w:t xml:space="preserve"> </w:t>
        </w:r>
      </w:ins>
      <w:r w:rsidRPr="003979C9">
        <w:rPr>
          <w:rFonts w:ascii="맑은 고딕" w:eastAsia="맑은 고딕" w:hAnsi="맑은 고딕"/>
          <w:lang w:eastAsia="ko-KR"/>
        </w:rPr>
        <w:t>내용을 충분히 인지하고</w:t>
      </w:r>
      <w:ins w:id="5" w:author="김현주 (Hyunjoo Kim)" w:date="2026-02-04T09:52:00Z">
        <w:r w:rsidR="00C54759">
          <w:rPr>
            <w:rFonts w:ascii="맑은 고딕" w:eastAsia="맑은 고딕" w:hAnsi="맑은 고딕" w:hint="eastAsia"/>
            <w:lang w:eastAsia="ko-KR"/>
          </w:rPr>
          <w:t xml:space="preserve"> 의견을 개진하였음을 </w:t>
        </w:r>
      </w:ins>
      <w:del w:id="6" w:author="김현주 (Hyunjoo Kim)" w:date="2026-02-04T09:52:00Z">
        <w:r w:rsidRPr="003979C9" w:rsidDel="00C54759">
          <w:rPr>
            <w:rFonts w:ascii="맑은 고딕" w:eastAsia="맑은 고딕" w:hAnsi="맑은 고딕"/>
            <w:lang w:eastAsia="ko-KR"/>
          </w:rPr>
          <w:delText xml:space="preserve"> </w:delText>
        </w:r>
      </w:del>
      <w:ins w:id="7" w:author="김현주 (Hyunjoo Kim)" w:date="2026-02-04T09:52:00Z">
        <w:r w:rsidR="00C54759">
          <w:rPr>
            <w:rFonts w:ascii="맑은 고딕" w:eastAsia="맑은 고딕" w:hAnsi="맑은 고딕" w:hint="eastAsia"/>
            <w:lang w:eastAsia="ko-KR"/>
          </w:rPr>
          <w:t>확인하기</w:t>
        </w:r>
      </w:ins>
      <w:del w:id="8" w:author="김현주 (Hyunjoo Kim)" w:date="2026-02-04T09:52:00Z">
        <w:r w:rsidRPr="003979C9" w:rsidDel="00C54759">
          <w:rPr>
            <w:rFonts w:ascii="맑은 고딕" w:eastAsia="맑은 고딕" w:hAnsi="맑은 고딕"/>
            <w:lang w:eastAsia="ko-KR"/>
          </w:rPr>
          <w:delText xml:space="preserve">확인하였음을 증빙하기 </w:delText>
        </w:r>
      </w:del>
      <w:r w:rsidRPr="003979C9">
        <w:rPr>
          <w:rFonts w:ascii="맑은 고딕" w:eastAsia="맑은 고딕" w:hAnsi="맑은 고딕"/>
          <w:lang w:eastAsia="ko-KR"/>
        </w:rPr>
        <w:t>위한 문서입니다.</w:t>
      </w:r>
      <w:r w:rsidRPr="003979C9">
        <w:rPr>
          <w:rFonts w:ascii="맑은 고딕" w:eastAsia="맑은 고딕" w:hAnsi="맑은 고딕"/>
          <w:lang w:eastAsia="ko-KR"/>
        </w:rPr>
        <w:br/>
      </w:r>
    </w:p>
    <w:p w:rsidR="00E0784D" w:rsidRPr="003979C9" w:rsidRDefault="005D2E33">
      <w:pPr>
        <w:rPr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b/>
          <w:lang w:eastAsia="ko-KR"/>
        </w:rPr>
        <w:t>1. 간담회 명칭:</w:t>
      </w:r>
      <w:r w:rsidRPr="003979C9">
        <w:rPr>
          <w:rFonts w:ascii="맑은 고딕" w:eastAsia="맑은 고딕" w:hAnsi="맑은 고딕"/>
          <w:lang w:eastAsia="ko-KR"/>
        </w:rPr>
        <w:t xml:space="preserve"> 202</w:t>
      </w:r>
      <w:r w:rsidR="003979C9">
        <w:rPr>
          <w:rFonts w:ascii="맑은 고딕" w:eastAsia="맑은 고딕" w:hAnsi="맑은 고딕"/>
          <w:lang w:eastAsia="ko-KR"/>
        </w:rPr>
        <w:t>6</w:t>
      </w:r>
      <w:r w:rsidRPr="003979C9">
        <w:rPr>
          <w:rFonts w:ascii="맑은 고딕" w:eastAsia="맑은 고딕" w:hAnsi="맑은 고딕"/>
          <w:lang w:eastAsia="ko-KR"/>
        </w:rPr>
        <w:t>년 퍼시스 유통망 간담회</w:t>
      </w:r>
    </w:p>
    <w:p w:rsidR="00E0784D" w:rsidRPr="003979C9" w:rsidRDefault="005D2E33">
      <w:pPr>
        <w:rPr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b/>
          <w:lang w:eastAsia="ko-KR"/>
        </w:rPr>
        <w:t>2. 간담회 일시:</w:t>
      </w:r>
      <w:r w:rsidRPr="003979C9">
        <w:rPr>
          <w:rFonts w:ascii="맑은 고딕" w:eastAsia="맑은 고딕" w:hAnsi="맑은 고딕"/>
          <w:lang w:eastAsia="ko-KR"/>
        </w:rPr>
        <w:t xml:space="preserve"> </w:t>
      </w:r>
      <w:r w:rsidR="003979C9">
        <w:rPr>
          <w:rFonts w:ascii="맑은 고딕" w:eastAsia="맑은 고딕" w:hAnsi="맑은 고딕"/>
          <w:lang w:eastAsia="ko-KR"/>
        </w:rPr>
        <w:t>2026</w:t>
      </w:r>
      <w:r w:rsidR="003979C9">
        <w:rPr>
          <w:rFonts w:ascii="맑은 고딕" w:eastAsia="맑은 고딕" w:hAnsi="맑은 고딕" w:hint="eastAsia"/>
          <w:lang w:eastAsia="ko-KR"/>
        </w:rPr>
        <w:t xml:space="preserve">년 </w:t>
      </w:r>
      <w:r w:rsidR="009654EF">
        <w:rPr>
          <w:rFonts w:ascii="맑은 고딕" w:eastAsia="맑은 고딕" w:hAnsi="맑은 고딕"/>
          <w:lang w:eastAsia="ko-KR"/>
        </w:rPr>
        <w:t>2</w:t>
      </w:r>
      <w:r w:rsidR="003979C9">
        <w:rPr>
          <w:rFonts w:ascii="맑은 고딕" w:eastAsia="맑은 고딕" w:hAnsi="맑은 고딕" w:hint="eastAsia"/>
          <w:lang w:eastAsia="ko-KR"/>
        </w:rPr>
        <w:t xml:space="preserve">월 </w:t>
      </w:r>
      <w:r w:rsidR="009654EF">
        <w:rPr>
          <w:rFonts w:ascii="맑은 고딕" w:eastAsia="맑은 고딕" w:hAnsi="맑은 고딕"/>
          <w:lang w:eastAsia="ko-KR"/>
        </w:rPr>
        <w:t>10</w:t>
      </w:r>
      <w:r w:rsidR="003979C9">
        <w:rPr>
          <w:rFonts w:ascii="맑은 고딕" w:eastAsia="맑은 고딕" w:hAnsi="맑은 고딕" w:hint="eastAsia"/>
          <w:lang w:eastAsia="ko-KR"/>
        </w:rPr>
        <w:t>일(</w:t>
      </w:r>
      <w:r w:rsidR="009654EF">
        <w:rPr>
          <w:rFonts w:ascii="맑은 고딕" w:eastAsia="맑은 고딕" w:hAnsi="맑은 고딕" w:hint="eastAsia"/>
          <w:lang w:eastAsia="ko-KR"/>
        </w:rPr>
        <w:t>화</w:t>
      </w:r>
      <w:r w:rsidR="003979C9">
        <w:rPr>
          <w:rFonts w:ascii="맑은 고딕" w:eastAsia="맑은 고딕" w:hAnsi="맑은 고딕" w:hint="eastAsia"/>
          <w:lang w:eastAsia="ko-KR"/>
        </w:rPr>
        <w:t>)</w:t>
      </w:r>
    </w:p>
    <w:p w:rsidR="00E0784D" w:rsidRPr="003979C9" w:rsidRDefault="005D2E33">
      <w:pPr>
        <w:rPr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b/>
          <w:lang w:eastAsia="ko-KR"/>
        </w:rPr>
        <w:t>3. 간담회 장소:</w:t>
      </w:r>
      <w:r w:rsidRPr="003979C9">
        <w:rPr>
          <w:rFonts w:ascii="맑은 고딕" w:eastAsia="맑은 고딕" w:hAnsi="맑은 고딕"/>
          <w:lang w:eastAsia="ko-KR"/>
        </w:rPr>
        <w:t xml:space="preserve"> </w:t>
      </w:r>
      <w:r w:rsidR="003979C9">
        <w:rPr>
          <w:rFonts w:ascii="맑은 고딕" w:eastAsia="맑은 고딕" w:hAnsi="맑은 고딕" w:hint="eastAsia"/>
          <w:lang w:eastAsia="ko-KR"/>
        </w:rPr>
        <w:t>퍼시스 본사</w:t>
      </w:r>
      <w:r w:rsidRPr="003979C9">
        <w:rPr>
          <w:rFonts w:ascii="맑은 고딕" w:eastAsia="맑은 고딕" w:hAnsi="맑은 고딕"/>
          <w:lang w:eastAsia="ko-KR"/>
        </w:rPr>
        <w:br/>
      </w:r>
    </w:p>
    <w:p w:rsidR="005E6521" w:rsidRDefault="003979C9">
      <w:pPr>
        <w:rPr>
          <w:ins w:id="9" w:author="김현주 (Hyunjoo Kim)" w:date="2026-02-04T09:52:00Z"/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b/>
          <w:lang w:eastAsia="ko-KR"/>
        </w:rPr>
        <w:t>4</w:t>
      </w:r>
      <w:r w:rsidR="005D2E33" w:rsidRPr="003979C9">
        <w:rPr>
          <w:rFonts w:ascii="맑은 고딕" w:eastAsia="맑은 고딕" w:hAnsi="맑은 고딕"/>
          <w:b/>
          <w:lang w:eastAsia="ko-KR"/>
        </w:rPr>
        <w:t>. 주요 설명 및 논의 내용 요지:</w:t>
      </w:r>
      <w:r w:rsidR="005D2E33" w:rsidRPr="003979C9">
        <w:rPr>
          <w:rFonts w:ascii="맑은 고딕" w:eastAsia="맑은 고딕" w:hAnsi="맑은 고딕"/>
          <w:lang w:eastAsia="ko-KR"/>
        </w:rPr>
        <w:t xml:space="preserve"> </w:t>
      </w:r>
    </w:p>
    <w:p w:rsidR="005E6521" w:rsidRDefault="005E6521">
      <w:pPr>
        <w:rPr>
          <w:ins w:id="10" w:author="김현주 (Hyunjoo Kim)" w:date="2026-02-04T09:52:00Z"/>
          <w:rFonts w:ascii="맑은 고딕" w:eastAsia="맑은 고딕" w:hAnsi="맑은 고딕"/>
          <w:lang w:eastAsia="ko-KR"/>
        </w:rPr>
      </w:pPr>
      <w:ins w:id="11" w:author="김현주 (Hyunjoo Kim)" w:date="2026-02-04T09:52:00Z">
        <w:r>
          <w:rPr>
            <w:rFonts w:ascii="맑은 고딕" w:eastAsia="맑은 고딕" w:hAnsi="맑은 고딕"/>
            <w:lang w:eastAsia="ko-KR"/>
          </w:rPr>
          <w:t xml:space="preserve">1) </w:t>
        </w:r>
      </w:ins>
      <w:r w:rsidR="003979C9">
        <w:rPr>
          <w:rFonts w:ascii="맑은 고딕" w:eastAsia="맑은 고딕" w:hAnsi="맑은 고딕"/>
          <w:lang w:eastAsia="ko-KR"/>
        </w:rPr>
        <w:t>‘26</w:t>
      </w:r>
      <w:r w:rsidR="003979C9">
        <w:rPr>
          <w:rFonts w:ascii="맑은 고딕" w:eastAsia="맑은 고딕" w:hAnsi="맑은 고딕" w:hint="eastAsia"/>
          <w:lang w:eastAsia="ko-KR"/>
        </w:rPr>
        <w:t xml:space="preserve">년 </w:t>
      </w:r>
      <w:proofErr w:type="spellStart"/>
      <w:r w:rsidR="003979C9">
        <w:rPr>
          <w:rFonts w:ascii="맑은 고딕" w:eastAsia="맑은 고딕" w:hAnsi="맑은 고딕" w:hint="eastAsia"/>
          <w:lang w:eastAsia="ko-KR"/>
        </w:rPr>
        <w:t>퍼시스</w:t>
      </w:r>
      <w:proofErr w:type="spellEnd"/>
      <w:r w:rsidR="003979C9">
        <w:rPr>
          <w:rFonts w:ascii="맑은 고딕" w:eastAsia="맑은 고딕" w:hAnsi="맑은 고딕" w:hint="eastAsia"/>
          <w:lang w:eastAsia="ko-KR"/>
        </w:rPr>
        <w:t xml:space="preserve"> 영업</w:t>
      </w:r>
      <w:r w:rsidR="005D2E33" w:rsidRPr="003979C9">
        <w:rPr>
          <w:rFonts w:ascii="맑은 고딕" w:eastAsia="맑은 고딕" w:hAnsi="맑은 고딕"/>
          <w:lang w:eastAsia="ko-KR"/>
        </w:rPr>
        <w:t xml:space="preserve"> 정책</w:t>
      </w:r>
      <w:r w:rsidR="003979C9">
        <w:rPr>
          <w:rFonts w:ascii="맑은 고딕" w:eastAsia="맑은 고딕" w:hAnsi="맑은 고딕"/>
          <w:lang w:eastAsia="ko-KR"/>
        </w:rPr>
        <w:t xml:space="preserve"> </w:t>
      </w:r>
      <w:r w:rsidR="003979C9">
        <w:rPr>
          <w:rFonts w:ascii="맑은 고딕" w:eastAsia="맑은 고딕" w:hAnsi="맑은 고딕" w:hint="eastAsia"/>
          <w:lang w:eastAsia="ko-KR"/>
        </w:rPr>
        <w:t xml:space="preserve">및 </w:t>
      </w:r>
      <w:r w:rsidR="005D2E33" w:rsidRPr="003979C9">
        <w:rPr>
          <w:rFonts w:ascii="맑은 고딕" w:eastAsia="맑은 고딕" w:hAnsi="맑은 고딕"/>
          <w:lang w:eastAsia="ko-KR"/>
        </w:rPr>
        <w:t>운영 방향 관련 사항</w:t>
      </w:r>
    </w:p>
    <w:p w:rsidR="005E6521" w:rsidRDefault="005E6521">
      <w:pPr>
        <w:rPr>
          <w:ins w:id="12" w:author="김현주 (Hyunjoo Kim)" w:date="2026-02-04T09:53:00Z"/>
          <w:rFonts w:ascii="맑은 고딕" w:eastAsia="맑은 고딕" w:hAnsi="맑은 고딕"/>
          <w:lang w:eastAsia="ko-KR"/>
        </w:rPr>
      </w:pPr>
      <w:ins w:id="13" w:author="김현주 (Hyunjoo Kim)" w:date="2026-02-04T09:52:00Z">
        <w:r>
          <w:rPr>
            <w:rFonts w:ascii="맑은 고딕" w:eastAsia="맑은 고딕" w:hAnsi="맑은 고딕"/>
            <w:lang w:eastAsia="ko-KR"/>
          </w:rPr>
          <w:t xml:space="preserve">2) </w:t>
        </w:r>
      </w:ins>
      <w:ins w:id="14" w:author="김현주 (Hyunjoo Kim)" w:date="2026-02-04T09:53:00Z">
        <w:r>
          <w:rPr>
            <w:rFonts w:ascii="맑은 고딕" w:eastAsia="맑은 고딕" w:hAnsi="맑은 고딕" w:hint="eastAsia"/>
            <w:lang w:eastAsia="ko-KR"/>
          </w:rPr>
          <w:t xml:space="preserve">대리점 거래조건 중 </w:t>
        </w:r>
        <w:r>
          <w:rPr>
            <w:rFonts w:ascii="맑은 고딕" w:eastAsia="맑은 고딕" w:hAnsi="맑은 고딕"/>
            <w:lang w:eastAsia="ko-KR"/>
          </w:rPr>
          <w:t>‘</w:t>
        </w:r>
        <w:r>
          <w:rPr>
            <w:rFonts w:ascii="맑은 고딕" w:eastAsia="맑은 고딕" w:hAnsi="맑은 고딕" w:hint="eastAsia"/>
            <w:lang w:eastAsia="ko-KR"/>
          </w:rPr>
          <w:t>수수료 및 계약 조건 변경(안)</w:t>
        </w:r>
        <w:r>
          <w:rPr>
            <w:rFonts w:ascii="맑은 고딕" w:eastAsia="맑은 고딕" w:hAnsi="맑은 고딕"/>
            <w:lang w:eastAsia="ko-KR"/>
          </w:rPr>
          <w:t>’</w:t>
        </w:r>
        <w:r>
          <w:rPr>
            <w:rFonts w:ascii="맑은 고딕" w:eastAsia="맑은 고딕" w:hAnsi="맑은 고딕" w:hint="eastAsia"/>
            <w:lang w:eastAsia="ko-KR"/>
          </w:rPr>
          <w:t>의 주요 내용</w:t>
        </w:r>
      </w:ins>
    </w:p>
    <w:p w:rsidR="00E0784D" w:rsidRPr="003979C9" w:rsidRDefault="005E6521">
      <w:pPr>
        <w:rPr>
          <w:rFonts w:ascii="맑은 고딕" w:eastAsia="맑은 고딕" w:hAnsi="맑은 고딕"/>
          <w:b/>
          <w:lang w:eastAsia="ko-KR"/>
        </w:rPr>
      </w:pPr>
      <w:ins w:id="15" w:author="김현주 (Hyunjoo Kim)" w:date="2026-02-04T09:53:00Z">
        <w:r>
          <w:rPr>
            <w:rFonts w:ascii="맑은 고딕" w:eastAsia="맑은 고딕" w:hAnsi="맑은 고딕"/>
            <w:lang w:eastAsia="ko-KR"/>
          </w:rPr>
          <w:t xml:space="preserve">3) </w:t>
        </w:r>
        <w:r>
          <w:rPr>
            <w:rFonts w:ascii="맑은 고딕" w:eastAsia="맑은 고딕" w:hAnsi="맑은 고딕" w:hint="eastAsia"/>
            <w:lang w:eastAsia="ko-KR"/>
          </w:rPr>
          <w:t xml:space="preserve">변경 적용 예정 시점 및 향후 절차 </w:t>
        </w:r>
      </w:ins>
      <w:r w:rsidR="005D2E33" w:rsidRPr="003979C9">
        <w:rPr>
          <w:rFonts w:ascii="맑은 고딕" w:eastAsia="맑은 고딕" w:hAnsi="맑은 고딕"/>
          <w:lang w:eastAsia="ko-KR"/>
        </w:rPr>
        <w:br/>
      </w:r>
    </w:p>
    <w:p w:rsidR="00E0784D" w:rsidRPr="003979C9" w:rsidRDefault="005D2E33">
      <w:pPr>
        <w:rPr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lang w:eastAsia="ko-KR"/>
        </w:rPr>
        <w:t xml:space="preserve">본인은 상기 간담회에 참석하여 회사로부터 </w:t>
      </w:r>
      <w:ins w:id="16" w:author=" 윤현정 (Hyunjeong Yoon)" w:date="2026-02-03T09:05:00Z">
        <w:r w:rsidR="00296609">
          <w:rPr>
            <w:rFonts w:ascii="맑은 고딕" w:eastAsia="맑은 고딕" w:hAnsi="맑은 고딕"/>
            <w:lang w:eastAsia="ko-KR"/>
          </w:rPr>
          <w:t>26</w:t>
        </w:r>
        <w:r w:rsidR="00296609">
          <w:rPr>
            <w:rFonts w:ascii="맑은 고딕" w:eastAsia="맑은 고딕" w:hAnsi="맑은 고딕" w:hint="eastAsia"/>
            <w:lang w:eastAsia="ko-KR"/>
          </w:rPr>
          <w:t xml:space="preserve">년 </w:t>
        </w:r>
        <w:del w:id="17" w:author="김현주 (Hyunjoo Kim)" w:date="2026-02-04T09:53:00Z">
          <w:r w:rsidR="00296609" w:rsidDel="005E6521">
            <w:rPr>
              <w:rFonts w:ascii="맑은 고딕" w:eastAsia="맑은 고딕" w:hAnsi="맑은 고딕" w:hint="eastAsia"/>
              <w:lang w:eastAsia="ko-KR"/>
            </w:rPr>
            <w:delText xml:space="preserve">퍼시스의 </w:delText>
          </w:r>
        </w:del>
        <w:r w:rsidR="00296609">
          <w:rPr>
            <w:rFonts w:ascii="맑은 고딕" w:eastAsia="맑은 고딕" w:hAnsi="맑은 고딕" w:hint="eastAsia"/>
            <w:lang w:eastAsia="ko-KR"/>
          </w:rPr>
          <w:t>영업정책</w:t>
        </w:r>
      </w:ins>
      <w:ins w:id="18" w:author="김현주 (Hyunjoo Kim)" w:date="2026-02-04T09:53:00Z">
        <w:r w:rsidR="005E6521">
          <w:rPr>
            <w:rFonts w:ascii="맑은 고딕" w:eastAsia="맑은 고딕" w:hAnsi="맑은 고딕"/>
            <w:lang w:eastAsia="ko-KR"/>
          </w:rPr>
          <w:t xml:space="preserve"> </w:t>
        </w:r>
        <w:proofErr w:type="spellStart"/>
        <w:r w:rsidR="005E6521">
          <w:rPr>
            <w:rFonts w:ascii="맑은 고딕" w:eastAsia="맑은 고딕" w:hAnsi="맑은 고딕" w:hint="eastAsia"/>
            <w:lang w:eastAsia="ko-KR"/>
          </w:rPr>
          <w:t>및</w:t>
        </w:r>
      </w:ins>
      <w:ins w:id="19" w:author=" 윤현정 (Hyunjeong Yoon)" w:date="2026-02-03T09:05:00Z">
        <w:del w:id="20" w:author="김현주 (Hyunjoo Kim)" w:date="2026-02-04T09:53:00Z">
          <w:r w:rsidR="00296609" w:rsidDel="005E6521">
            <w:rPr>
              <w:rFonts w:ascii="맑은 고딕" w:eastAsia="맑은 고딕" w:hAnsi="맑은 고딕" w:hint="eastAsia"/>
              <w:lang w:eastAsia="ko-KR"/>
            </w:rPr>
            <w:delText xml:space="preserve">과 </w:delText>
          </w:r>
        </w:del>
        <w:r w:rsidR="00296609">
          <w:rPr>
            <w:rFonts w:ascii="맑은 고딕" w:eastAsia="맑은 고딕" w:hAnsi="맑은 고딕" w:hint="eastAsia"/>
            <w:lang w:eastAsia="ko-KR"/>
          </w:rPr>
          <w:t>대리점</w:t>
        </w:r>
        <w:proofErr w:type="spellEnd"/>
        <w:r w:rsidR="00296609">
          <w:rPr>
            <w:rFonts w:ascii="맑은 고딕" w:eastAsia="맑은 고딕" w:hAnsi="맑은 고딕" w:hint="eastAsia"/>
            <w:lang w:eastAsia="ko-KR"/>
          </w:rPr>
          <w:t xml:space="preserve"> 계약</w:t>
        </w:r>
      </w:ins>
      <w:ins w:id="21" w:author="김현주 (Hyunjoo Kim)" w:date="2026-02-04T09:53:00Z">
        <w:r w:rsidR="005E6521">
          <w:rPr>
            <w:rFonts w:ascii="맑은 고딕" w:eastAsia="맑은 고딕" w:hAnsi="맑은 고딕" w:hint="eastAsia"/>
            <w:lang w:eastAsia="ko-KR"/>
          </w:rPr>
          <w:t>조건 변경(특히 수수료</w:t>
        </w:r>
      </w:ins>
      <w:ins w:id="22" w:author="김현주 (Hyunjoo Kim)" w:date="2026-02-04T09:54:00Z">
        <w:r w:rsidR="005E6521">
          <w:rPr>
            <w:rFonts w:ascii="맑은 고딕" w:eastAsia="맑은 고딕" w:hAnsi="맑은 고딕" w:hint="eastAsia"/>
            <w:lang w:eastAsia="ko-KR"/>
          </w:rPr>
          <w:t xml:space="preserve"> 변경 관련 사항)에 대한</w:t>
        </w:r>
      </w:ins>
      <w:ins w:id="23" w:author=" 윤현정 (Hyunjeong Yoon)" w:date="2026-02-03T09:05:00Z">
        <w:del w:id="24" w:author="김현주 (Hyunjoo Kim)" w:date="2026-02-04T09:53:00Z">
          <w:r w:rsidR="00296609" w:rsidDel="005E6521">
            <w:rPr>
              <w:rFonts w:ascii="맑은 고딕" w:eastAsia="맑은 고딕" w:hAnsi="맑은 고딕" w:hint="eastAsia"/>
              <w:lang w:eastAsia="ko-KR"/>
            </w:rPr>
            <w:delText>의 변경된</w:delText>
          </w:r>
        </w:del>
        <w:r w:rsidR="00296609">
          <w:rPr>
            <w:rFonts w:ascii="맑은 고딕" w:eastAsia="맑은 고딕" w:hAnsi="맑은 고딕" w:hint="eastAsia"/>
            <w:lang w:eastAsia="ko-KR"/>
          </w:rPr>
          <w:t xml:space="preserve"> </w:t>
        </w:r>
        <w:del w:id="25" w:author="김현주 (Hyunjoo Kim)" w:date="2026-02-04T09:54:00Z">
          <w:r w:rsidR="00296609" w:rsidDel="005E6521">
            <w:rPr>
              <w:rFonts w:ascii="맑은 고딕" w:eastAsia="맑은 고딕" w:hAnsi="맑은 고딕" w:hint="eastAsia"/>
              <w:lang w:eastAsia="ko-KR"/>
            </w:rPr>
            <w:delText xml:space="preserve">부분에 대한 </w:delText>
          </w:r>
        </w:del>
      </w:ins>
      <w:del w:id="26" w:author=" 윤현정 (Hyunjeong Yoon)" w:date="2026-02-03T09:05:00Z">
        <w:r w:rsidRPr="003979C9" w:rsidDel="00296609">
          <w:rPr>
            <w:rFonts w:ascii="맑은 고딕" w:eastAsia="맑은 고딕" w:hAnsi="맑은 고딕"/>
            <w:lang w:eastAsia="ko-KR"/>
          </w:rPr>
          <w:delText>설명된 내용</w:delText>
        </w:r>
        <w:r w:rsidR="003979C9" w:rsidDel="00296609">
          <w:rPr>
            <w:rFonts w:ascii="맑은 고딕" w:eastAsia="맑은 고딕" w:hAnsi="맑은 고딕" w:hint="eastAsia"/>
            <w:lang w:eastAsia="ko-KR"/>
          </w:rPr>
          <w:delText xml:space="preserve">을 </w:delText>
        </w:r>
        <w:r w:rsidRPr="003979C9" w:rsidDel="00296609">
          <w:rPr>
            <w:rFonts w:ascii="맑은 고딕" w:eastAsia="맑은 고딕" w:hAnsi="맑은 고딕"/>
            <w:lang w:eastAsia="ko-KR"/>
          </w:rPr>
          <w:delText>확인하였으며</w:delText>
        </w:r>
      </w:del>
      <w:del w:id="27" w:author=" 윤현정 (Hyunjeong Yoon)" w:date="2026-02-03T09:06:00Z">
        <w:r w:rsidRPr="003979C9" w:rsidDel="00296609">
          <w:rPr>
            <w:rFonts w:ascii="맑은 고딕" w:eastAsia="맑은 고딕" w:hAnsi="맑은 고딕"/>
            <w:lang w:eastAsia="ko-KR"/>
          </w:rPr>
          <w:delText>, 이에 대해</w:delText>
        </w:r>
      </w:del>
      <w:r w:rsidRPr="003979C9">
        <w:rPr>
          <w:rFonts w:ascii="맑은 고딕" w:eastAsia="맑은 고딕" w:hAnsi="맑은 고딕"/>
          <w:lang w:eastAsia="ko-KR"/>
        </w:rPr>
        <w:t xml:space="preserve"> 충분한 설명을 </w:t>
      </w:r>
      <w:ins w:id="28" w:author="김현주 (Hyunjoo Kim)" w:date="2026-02-04T09:54:00Z">
        <w:r w:rsidR="005E6521">
          <w:rPr>
            <w:rFonts w:ascii="맑은 고딕" w:eastAsia="맑은 고딕" w:hAnsi="맑은 고딕" w:hint="eastAsia"/>
            <w:lang w:eastAsia="ko-KR"/>
          </w:rPr>
          <w:t>받았으며,</w:t>
        </w:r>
        <w:r w:rsidR="005E6521">
          <w:rPr>
            <w:rFonts w:ascii="맑은 고딕" w:eastAsia="맑은 고딕" w:hAnsi="맑은 고딕"/>
            <w:lang w:eastAsia="ko-KR"/>
          </w:rPr>
          <w:t xml:space="preserve"> </w:t>
        </w:r>
        <w:r w:rsidR="005E6521">
          <w:rPr>
            <w:rFonts w:ascii="맑은 고딕" w:eastAsia="맑은 고딕" w:hAnsi="맑은 고딕" w:hint="eastAsia"/>
            <w:lang w:eastAsia="ko-KR"/>
          </w:rPr>
          <w:t>이에 대해 질의 및 의견을</w:t>
        </w:r>
        <w:bookmarkStart w:id="29" w:name="_GoBack"/>
        <w:bookmarkEnd w:id="29"/>
        <w:r w:rsidR="005E6521">
          <w:rPr>
            <w:rFonts w:ascii="맑은 고딕" w:eastAsia="맑은 고딕" w:hAnsi="맑은 고딕" w:hint="eastAsia"/>
            <w:lang w:eastAsia="ko-KR"/>
          </w:rPr>
          <w:t xml:space="preserve"> 제시할 기회를 </w:t>
        </w:r>
        <w:proofErr w:type="spellStart"/>
        <w:r w:rsidR="005E6521">
          <w:rPr>
            <w:rFonts w:ascii="맑은 고딕" w:eastAsia="맑은 고딕" w:hAnsi="맑은 고딕" w:hint="eastAsia"/>
            <w:lang w:eastAsia="ko-KR"/>
          </w:rPr>
          <w:t>부여받아</w:t>
        </w:r>
        <w:proofErr w:type="spellEnd"/>
        <w:r w:rsidR="005E6521">
          <w:rPr>
            <w:rFonts w:ascii="맑은 고딕" w:eastAsia="맑은 고딕" w:hAnsi="맑은 고딕" w:hint="eastAsia"/>
            <w:lang w:eastAsia="ko-KR"/>
          </w:rPr>
          <w:t xml:space="preserve"> 충분한 논의가 이루어졌음을 </w:t>
        </w:r>
      </w:ins>
      <w:del w:id="30" w:author="김현주 (Hyunjoo Kim)" w:date="2026-02-04T09:54:00Z">
        <w:r w:rsidRPr="003979C9" w:rsidDel="005E6521">
          <w:rPr>
            <w:rFonts w:ascii="맑은 고딕" w:eastAsia="맑은 고딕" w:hAnsi="맑은 고딕"/>
            <w:lang w:eastAsia="ko-KR"/>
          </w:rPr>
          <w:delText>듣고</w:delText>
        </w:r>
      </w:del>
      <w:r w:rsidRPr="003979C9">
        <w:rPr>
          <w:rFonts w:ascii="맑은 고딕" w:eastAsia="맑은 고딕" w:hAnsi="맑은 고딕"/>
          <w:lang w:eastAsia="ko-KR"/>
        </w:rPr>
        <w:t xml:space="preserve"> </w:t>
      </w:r>
      <w:del w:id="31" w:author="김현주 (Hyunjoo Kim)" w:date="2026-02-04T09:54:00Z">
        <w:r w:rsidRPr="003979C9" w:rsidDel="005E6521">
          <w:rPr>
            <w:rFonts w:ascii="맑은 고딕" w:eastAsia="맑은 고딕" w:hAnsi="맑은 고딕"/>
            <w:lang w:eastAsia="ko-KR"/>
          </w:rPr>
          <w:delText xml:space="preserve">그 내용을 이해하였음을 </w:delText>
        </w:r>
      </w:del>
      <w:r w:rsidRPr="003979C9">
        <w:rPr>
          <w:rFonts w:ascii="맑은 고딕" w:eastAsia="맑은 고딕" w:hAnsi="맑은 고딕"/>
          <w:lang w:eastAsia="ko-KR"/>
        </w:rPr>
        <w:t xml:space="preserve">확인합니다. </w:t>
      </w:r>
      <w:proofErr w:type="gramStart"/>
      <w:r w:rsidRPr="003979C9">
        <w:rPr>
          <w:rFonts w:ascii="맑은 고딕" w:eastAsia="맑은 고딕" w:hAnsi="맑은 고딕"/>
          <w:lang w:eastAsia="ko-KR"/>
        </w:rPr>
        <w:t>.</w:t>
      </w:r>
      <w:ins w:id="32" w:author="김현주 (Hyunjoo Kim)" w:date="2026-02-04T09:54:00Z">
        <w:r w:rsidR="005E6521">
          <w:rPr>
            <w:rFonts w:ascii="맑은 고딕" w:eastAsia="맑은 고딕" w:hAnsi="맑은 고딕" w:hint="eastAsia"/>
            <w:lang w:eastAsia="ko-KR"/>
          </w:rPr>
          <w:t>또한</w:t>
        </w:r>
        <w:proofErr w:type="gramEnd"/>
        <w:r w:rsidR="005E6521">
          <w:rPr>
            <w:rFonts w:ascii="맑은 고딕" w:eastAsia="맑은 고딕" w:hAnsi="맑은 고딕" w:hint="eastAsia"/>
            <w:lang w:eastAsia="ko-KR"/>
          </w:rPr>
          <w:t xml:space="preserve"> 본 확인서는 회사의 계약조건 변경에 대한 동의서가 아니라 </w:t>
        </w:r>
        <w:r w:rsidR="005E6521">
          <w:rPr>
            <w:rFonts w:ascii="맑은 고딕" w:eastAsia="맑은 고딕" w:hAnsi="맑은 고딕" w:hint="eastAsia"/>
            <w:lang w:eastAsia="ko-KR"/>
          </w:rPr>
          <w:lastRenderedPageBreak/>
          <w:t>간담회에서 설명 및 의견수렴 절차가 있었음을 확인하는 문서임을 확인합니다</w:t>
        </w:r>
        <w:r w:rsidR="005E6521">
          <w:rPr>
            <w:rFonts w:ascii="맑은 고딕" w:eastAsia="맑은 고딕" w:hAnsi="맑은 고딕"/>
            <w:lang w:eastAsia="ko-KR"/>
          </w:rPr>
          <w:t xml:space="preserve">. </w:t>
        </w:r>
        <w:r w:rsidR="005E6521">
          <w:rPr>
            <w:rFonts w:ascii="맑은 고딕" w:eastAsia="맑은 고딕" w:hAnsi="맑은 고딕" w:hint="eastAsia"/>
            <w:lang w:eastAsia="ko-KR"/>
          </w:rPr>
          <w:t>계약</w:t>
        </w:r>
      </w:ins>
      <w:ins w:id="33" w:author="김현주 (Hyunjoo Kim)" w:date="2026-02-04T09:55:00Z">
        <w:r w:rsidR="005E6521">
          <w:rPr>
            <w:rFonts w:ascii="맑은 고딕" w:eastAsia="맑은 고딕" w:hAnsi="맑은 고딕" w:hint="eastAsia"/>
            <w:lang w:eastAsia="ko-KR"/>
          </w:rPr>
          <w:t xml:space="preserve"> 조건 변경의 효력 및 구체적인 적용은 향후 회사와 대리점 간 별도 계약 절차에 따름을 확인합니다.</w:t>
        </w:r>
        <w:r w:rsidR="005E6521">
          <w:rPr>
            <w:rFonts w:ascii="맑은 고딕" w:eastAsia="맑은 고딕" w:hAnsi="맑은 고딕"/>
            <w:lang w:eastAsia="ko-KR"/>
          </w:rPr>
          <w:t xml:space="preserve"> </w:t>
        </w:r>
        <w:r w:rsidR="005E6521">
          <w:rPr>
            <w:rFonts w:ascii="맑은 고딕" w:eastAsia="맑은 고딕" w:hAnsi="맑은 고딕" w:hint="eastAsia"/>
            <w:lang w:eastAsia="ko-KR"/>
          </w:rPr>
          <w:t>본인은 위 내용을 충분히 이해한 상태에서 자발적으로 서명합니다.</w:t>
        </w:r>
        <w:r w:rsidR="005E6521">
          <w:rPr>
            <w:rFonts w:ascii="맑은 고딕" w:eastAsia="맑은 고딕" w:hAnsi="맑은 고딕"/>
            <w:lang w:eastAsia="ko-KR"/>
          </w:rPr>
          <w:t xml:space="preserve"> </w:t>
        </w:r>
      </w:ins>
      <w:r w:rsidRPr="003979C9">
        <w:rPr>
          <w:rFonts w:ascii="맑은 고딕" w:eastAsia="맑은 고딕" w:hAnsi="맑은 고딕"/>
          <w:lang w:eastAsia="ko-KR"/>
        </w:rPr>
        <w:br/>
      </w:r>
    </w:p>
    <w:p w:rsidR="00E0784D" w:rsidRPr="003979C9" w:rsidRDefault="005D2E33">
      <w:pPr>
        <w:rPr>
          <w:rFonts w:ascii="맑은 고딕" w:eastAsia="맑은 고딕" w:hAnsi="맑은 고딕"/>
          <w:lang w:eastAsia="ko-KR"/>
        </w:rPr>
      </w:pPr>
      <w:r w:rsidRPr="003979C9">
        <w:rPr>
          <w:rFonts w:ascii="맑은 고딕" w:eastAsia="맑은 고딕" w:hAnsi="맑은 고딕"/>
          <w:lang w:eastAsia="ko-KR"/>
        </w:rPr>
        <w:t>202</w:t>
      </w:r>
      <w:r w:rsidR="003979C9">
        <w:rPr>
          <w:rFonts w:ascii="맑은 고딕" w:eastAsia="맑은 고딕" w:hAnsi="맑은 고딕"/>
          <w:lang w:eastAsia="ko-KR"/>
        </w:rPr>
        <w:t>6</w:t>
      </w:r>
      <w:r w:rsidRPr="003979C9">
        <w:rPr>
          <w:rFonts w:ascii="맑은 고딕" w:eastAsia="맑은 고딕" w:hAnsi="맑은 고딕"/>
          <w:lang w:eastAsia="ko-KR"/>
        </w:rPr>
        <w:t xml:space="preserve">년    </w:t>
      </w:r>
      <w:r w:rsidR="009654EF">
        <w:rPr>
          <w:rFonts w:ascii="맑은 고딕" w:eastAsia="맑은 고딕" w:hAnsi="맑은 고딕"/>
          <w:lang w:eastAsia="ko-KR"/>
        </w:rPr>
        <w:t>2</w:t>
      </w:r>
      <w:r w:rsidRPr="003979C9">
        <w:rPr>
          <w:rFonts w:ascii="맑은 고딕" w:eastAsia="맑은 고딕" w:hAnsi="맑은 고딕"/>
          <w:lang w:eastAsia="ko-KR"/>
        </w:rPr>
        <w:t xml:space="preserve">월      </w:t>
      </w:r>
      <w:r w:rsidR="009654EF">
        <w:rPr>
          <w:rFonts w:ascii="맑은 고딕" w:eastAsia="맑은 고딕" w:hAnsi="맑은 고딕"/>
          <w:lang w:eastAsia="ko-KR"/>
        </w:rPr>
        <w:t>10</w:t>
      </w:r>
      <w:r w:rsidRPr="003979C9">
        <w:rPr>
          <w:rFonts w:ascii="맑은 고딕" w:eastAsia="맑은 고딕" w:hAnsi="맑은 고딕"/>
          <w:lang w:eastAsia="ko-KR"/>
        </w:rPr>
        <w:t>일</w:t>
      </w:r>
      <w:r w:rsidRPr="003979C9">
        <w:rPr>
          <w:rFonts w:ascii="맑은 고딕" w:eastAsia="맑은 고딕" w:hAnsi="맑은 고딕"/>
          <w:lang w:eastAsia="ko-KR"/>
        </w:rPr>
        <w:br/>
      </w:r>
    </w:p>
    <w:p w:rsidR="00E0784D" w:rsidRPr="003979C9" w:rsidRDefault="005D2E33" w:rsidP="003979C9">
      <w:pPr>
        <w:rPr>
          <w:rFonts w:ascii="맑은 고딕" w:eastAsia="맑은 고딕" w:hAnsi="맑은 고딕"/>
          <w:b/>
          <w:lang w:eastAsia="ko-KR"/>
        </w:rPr>
      </w:pPr>
      <w:r w:rsidRPr="003979C9">
        <w:rPr>
          <w:rFonts w:ascii="맑은 고딕" w:eastAsia="맑은 고딕" w:hAnsi="맑은 고딕"/>
          <w:b/>
          <w:lang w:eastAsia="ko-KR"/>
        </w:rPr>
        <w:t>■ 참석자 확인 (명단 기재 후 자필 서명)</w:t>
      </w:r>
      <w:r w:rsidRPr="003979C9">
        <w:rPr>
          <w:rFonts w:ascii="맑은 고딕" w:eastAsia="맑은 고딕" w:hAnsi="맑은 고딕"/>
          <w:b/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28"/>
        <w:gridCol w:w="3188"/>
        <w:gridCol w:w="2157"/>
        <w:gridCol w:w="2157"/>
      </w:tblGrid>
      <w:tr w:rsidR="00E0784D" w:rsidRPr="003979C9" w:rsidTr="003979C9">
        <w:tc>
          <w:tcPr>
            <w:tcW w:w="1129" w:type="dxa"/>
            <w:shd w:val="clear" w:color="auto" w:fill="D9D9D9" w:themeFill="background1" w:themeFillShade="D9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3979C9">
              <w:rPr>
                <w:rFonts w:ascii="맑은 고딕" w:eastAsia="맑은 고딕" w:hAnsi="맑은 고딕"/>
                <w:b/>
              </w:rPr>
              <w:t>번호</w:t>
            </w:r>
            <w:proofErr w:type="spellEnd"/>
          </w:p>
        </w:tc>
        <w:tc>
          <w:tcPr>
            <w:tcW w:w="3191" w:type="dxa"/>
            <w:shd w:val="clear" w:color="auto" w:fill="D9D9D9" w:themeFill="background1" w:themeFillShade="D9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79C9">
              <w:rPr>
                <w:rFonts w:ascii="맑은 고딕" w:eastAsia="맑은 고딕" w:hAnsi="맑은 고딕"/>
                <w:b/>
              </w:rPr>
              <w:t>유통망명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79C9">
              <w:rPr>
                <w:rFonts w:ascii="맑은 고딕" w:eastAsia="맑은 고딕" w:hAnsi="맑은 고딕"/>
                <w:b/>
              </w:rPr>
              <w:t>성명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79C9">
              <w:rPr>
                <w:rFonts w:ascii="맑은 고딕" w:eastAsia="맑은 고딕" w:hAnsi="맑은 고딕"/>
                <w:b/>
              </w:rPr>
              <w:t>서명</w:t>
            </w: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3191" w:type="dxa"/>
          </w:tcPr>
          <w:p w:rsidR="00E0784D" w:rsidRPr="003979C9" w:rsidRDefault="003979C9" w:rsidP="003979C9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79C9">
              <w:rPr>
                <w:rFonts w:ascii="맑은 고딕" w:eastAsia="맑은 고딕" w:hAnsi="맑은 고딕" w:hint="eastAsia"/>
                <w:b/>
                <w:lang w:eastAsia="ko-KR"/>
              </w:rPr>
              <w:t>가산브랜드전시장</w:t>
            </w:r>
          </w:p>
        </w:tc>
        <w:tc>
          <w:tcPr>
            <w:tcW w:w="2160" w:type="dxa"/>
          </w:tcPr>
          <w:p w:rsidR="00E0784D" w:rsidRPr="003979C9" w:rsidRDefault="003979C9" w:rsidP="003979C9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79C9">
              <w:rPr>
                <w:rFonts w:ascii="맑은 고딕" w:eastAsia="맑은 고딕" w:hAnsi="맑은 고딕" w:hint="eastAsia"/>
                <w:b/>
                <w:lang w:eastAsia="ko-KR"/>
              </w:rPr>
              <w:t>설영환</w:t>
            </w:r>
          </w:p>
        </w:tc>
        <w:tc>
          <w:tcPr>
            <w:tcW w:w="2160" w:type="dxa"/>
          </w:tcPr>
          <w:p w:rsidR="00E0784D" w:rsidRPr="003979C9" w:rsidRDefault="00E0784D" w:rsidP="003979C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8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9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11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12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13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14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  <w:tr w:rsidR="00E0784D" w:rsidRPr="003979C9" w:rsidTr="003979C9">
        <w:tc>
          <w:tcPr>
            <w:tcW w:w="1129" w:type="dxa"/>
          </w:tcPr>
          <w:p w:rsidR="00E0784D" w:rsidRPr="003979C9" w:rsidRDefault="005D2E33" w:rsidP="003979C9">
            <w:pPr>
              <w:jc w:val="center"/>
              <w:rPr>
                <w:rFonts w:ascii="맑은 고딕" w:eastAsia="맑은 고딕" w:hAnsi="맑은 고딕"/>
              </w:rPr>
            </w:pPr>
            <w:r w:rsidRPr="003979C9">
              <w:rPr>
                <w:rFonts w:ascii="맑은 고딕" w:eastAsia="맑은 고딕" w:hAnsi="맑은 고딕"/>
              </w:rPr>
              <w:t>15</w:t>
            </w:r>
          </w:p>
        </w:tc>
        <w:tc>
          <w:tcPr>
            <w:tcW w:w="3191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160" w:type="dxa"/>
          </w:tcPr>
          <w:p w:rsidR="00E0784D" w:rsidRPr="003979C9" w:rsidRDefault="00E0784D">
            <w:pPr>
              <w:rPr>
                <w:rFonts w:ascii="맑은 고딕" w:eastAsia="맑은 고딕" w:hAnsi="맑은 고딕"/>
              </w:rPr>
            </w:pPr>
          </w:p>
        </w:tc>
      </w:tr>
    </w:tbl>
    <w:p w:rsidR="005D2E33" w:rsidRPr="003979C9" w:rsidRDefault="005D2E33">
      <w:pPr>
        <w:rPr>
          <w:rFonts w:ascii="맑은 고딕" w:eastAsia="맑은 고딕" w:hAnsi="맑은 고딕"/>
        </w:rPr>
      </w:pPr>
    </w:p>
    <w:sectPr w:rsidR="005D2E33" w:rsidRPr="00397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518F" w:rsidRDefault="0061518F" w:rsidP="0011773F">
      <w:pPr>
        <w:spacing w:after="0" w:line="240" w:lineRule="auto"/>
      </w:pPr>
      <w:r>
        <w:separator/>
      </w:r>
    </w:p>
  </w:endnote>
  <w:endnote w:type="continuationSeparator" w:id="0">
    <w:p w:rsidR="0061518F" w:rsidRDefault="0061518F" w:rsidP="00117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518F" w:rsidRDefault="0061518F" w:rsidP="0011773F">
      <w:pPr>
        <w:spacing w:after="0" w:line="240" w:lineRule="auto"/>
      </w:pPr>
      <w:r>
        <w:separator/>
      </w:r>
    </w:p>
  </w:footnote>
  <w:footnote w:type="continuationSeparator" w:id="0">
    <w:p w:rsidR="0061518F" w:rsidRDefault="0061518F" w:rsidP="00117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  <w15:person w15:author=" 윤현정 (Hyunjeong Yoon)">
    <w15:presenceInfo w15:providerId="None" w15:userId=" 윤현정 (Hyunjeong Yoon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AEB"/>
    <w:rsid w:val="0011773F"/>
    <w:rsid w:val="00124B31"/>
    <w:rsid w:val="0015074B"/>
    <w:rsid w:val="0029639D"/>
    <w:rsid w:val="00296609"/>
    <w:rsid w:val="00326F90"/>
    <w:rsid w:val="003979C9"/>
    <w:rsid w:val="005D2E33"/>
    <w:rsid w:val="005E6521"/>
    <w:rsid w:val="0061518F"/>
    <w:rsid w:val="00817306"/>
    <w:rsid w:val="009654EF"/>
    <w:rsid w:val="00AA1D8D"/>
    <w:rsid w:val="00B47730"/>
    <w:rsid w:val="00C54759"/>
    <w:rsid w:val="00CB0664"/>
    <w:rsid w:val="00D47996"/>
    <w:rsid w:val="00D90EEC"/>
    <w:rsid w:val="00E07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DB8882"/>
  <w14:defaultImageDpi w14:val="300"/>
  <w15:docId w15:val="{F163D4EB-A7FB-4C80-AB06-CB60F1C3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84EF10-7482-4183-B060-04297900B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김현주 (Hyunjoo Kim)</cp:lastModifiedBy>
  <cp:revision>3</cp:revision>
  <dcterms:created xsi:type="dcterms:W3CDTF">2026-02-04T00:56:00Z</dcterms:created>
  <dcterms:modified xsi:type="dcterms:W3CDTF">2026-02-04T00:57:00Z</dcterms:modified>
  <cp:category/>
</cp:coreProperties>
</file>