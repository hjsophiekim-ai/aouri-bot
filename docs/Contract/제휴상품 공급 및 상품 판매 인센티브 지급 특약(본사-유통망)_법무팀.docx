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11D3A" w14:textId="491F0637" w:rsidR="00FB56EF" w:rsidRPr="00105BE9" w:rsidRDefault="004A34F6" w:rsidP="00FB56EF">
      <w:pPr>
        <w:pStyle w:val="a"/>
        <w:numPr>
          <w:ilvl w:val="0"/>
          <w:numId w:val="0"/>
        </w:numPr>
        <w:tabs>
          <w:tab w:val="left" w:pos="0"/>
          <w:tab w:val="left" w:pos="284"/>
        </w:tabs>
        <w:rPr>
          <w:rFonts w:ascii="Noto Sans CJK KR Regular" w:hAnsi="Noto Sans CJK KR Regular"/>
          <w:color w:val="000000" w:themeColor="text1"/>
          <w:kern w:val="0"/>
          <w:sz w:val="18"/>
          <w:szCs w:val="18"/>
        </w:rPr>
      </w:pPr>
      <w:proofErr w:type="spellStart"/>
      <w:r>
        <w:rPr>
          <w:rFonts w:ascii="Noto Sans CJK KR Regular" w:hAnsi="Noto Sans CJK KR Regular" w:hint="eastAsia"/>
          <w:color w:val="000000" w:themeColor="text1"/>
          <w:kern w:val="0"/>
          <w:sz w:val="18"/>
          <w:szCs w:val="18"/>
        </w:rPr>
        <w:t>ㅇ</w:t>
      </w:r>
      <w:r w:rsidR="00FB56EF" w:rsidRPr="00105BE9">
        <w:rPr>
          <w:rFonts w:ascii="Noto Sans CJK KR Regular" w:hAnsi="Noto Sans CJK KR Regular" w:hint="eastAsia"/>
          <w:color w:val="000000" w:themeColor="text1"/>
          <w:kern w:val="0"/>
          <w:sz w:val="18"/>
          <w:szCs w:val="18"/>
        </w:rPr>
        <w:t>별지</w:t>
      </w:r>
      <w:proofErr w:type="spellEnd"/>
      <w:r w:rsidR="00FB56EF" w:rsidRPr="00105BE9">
        <w:rPr>
          <w:rFonts w:ascii="Noto Sans CJK KR Regular" w:hAnsi="Noto Sans CJK KR Regular" w:hint="eastAsia"/>
          <w:color w:val="000000" w:themeColor="text1"/>
          <w:kern w:val="0"/>
          <w:sz w:val="18"/>
          <w:szCs w:val="18"/>
        </w:rPr>
        <w:t>#</w:t>
      </w:r>
      <w:r w:rsidR="00FB56EF">
        <w:rPr>
          <w:rFonts w:ascii="Noto Sans CJK KR Regular" w:hAnsi="Noto Sans CJK KR Regular" w:hint="eastAsia"/>
          <w:color w:val="000000" w:themeColor="text1"/>
          <w:kern w:val="0"/>
          <w:sz w:val="18"/>
          <w:szCs w:val="18"/>
        </w:rPr>
        <w:t>N</w:t>
      </w:r>
      <w:r w:rsidR="00FB56EF">
        <w:rPr>
          <w:rFonts w:ascii="Noto Sans CJK KR Regular" w:hAnsi="Noto Sans CJK KR Regular"/>
          <w:color w:val="000000" w:themeColor="text1"/>
          <w:kern w:val="0"/>
          <w:sz w:val="18"/>
          <w:szCs w:val="18"/>
        </w:rPr>
        <w:t xml:space="preserve"> </w:t>
      </w:r>
    </w:p>
    <w:p w14:paraId="64C1B2FD" w14:textId="7D6C3C69" w:rsidR="00FB56EF" w:rsidRPr="00917AC5" w:rsidRDefault="00A6303D" w:rsidP="00FB56EF">
      <w:pPr>
        <w:adjustRightInd w:val="0"/>
        <w:spacing w:line="480" w:lineRule="auto"/>
        <w:jc w:val="center"/>
        <w:rPr>
          <w:rFonts w:ascii="Noto Sans CJK KR Regular" w:eastAsia="Noto Sans CJK KR Regular" w:hAnsi="Noto Sans CJK KR Regular"/>
          <w:bCs/>
          <w:kern w:val="0"/>
          <w:sz w:val="34"/>
          <w:szCs w:val="34"/>
        </w:rPr>
      </w:pPr>
      <w:r>
        <w:rPr>
          <w:rFonts w:ascii="Noto Sans CJK KR Regular" w:eastAsia="Noto Sans CJK KR Regular" w:hAnsi="Noto Sans CJK KR Regular"/>
          <w:bCs/>
          <w:kern w:val="0"/>
          <w:sz w:val="34"/>
          <w:szCs w:val="34"/>
        </w:rPr>
        <w:t>제휴</w:t>
      </w:r>
      <w:r w:rsidR="00917AC5" w:rsidRPr="00917AC5">
        <w:rPr>
          <w:rFonts w:ascii="Noto Sans CJK KR Regular" w:eastAsia="Noto Sans CJK KR Regular" w:hAnsi="Noto Sans CJK KR Regular" w:hint="eastAsia"/>
          <w:bCs/>
          <w:kern w:val="0"/>
          <w:sz w:val="34"/>
          <w:szCs w:val="34"/>
        </w:rPr>
        <w:t>상품</w:t>
      </w:r>
      <w:r w:rsidR="00E411D2">
        <w:rPr>
          <w:rFonts w:ascii="Noto Sans CJK KR Regular" w:eastAsia="Noto Sans CJK KR Regular" w:hAnsi="Noto Sans CJK KR Regular"/>
          <w:bCs/>
          <w:kern w:val="0"/>
          <w:sz w:val="34"/>
          <w:szCs w:val="34"/>
        </w:rPr>
        <w:t xml:space="preserve"> </w:t>
      </w:r>
      <w:r w:rsidR="00E411D2">
        <w:rPr>
          <w:rFonts w:ascii="Noto Sans CJK KR Regular" w:eastAsia="Noto Sans CJK KR Regular" w:hAnsi="Noto Sans CJK KR Regular" w:hint="eastAsia"/>
          <w:bCs/>
          <w:kern w:val="0"/>
          <w:sz w:val="34"/>
          <w:szCs w:val="34"/>
        </w:rPr>
        <w:t xml:space="preserve">공급 </w:t>
      </w:r>
      <w:r w:rsidR="002558E9" w:rsidRPr="00917AC5">
        <w:rPr>
          <w:rFonts w:ascii="Noto Sans CJK KR Regular" w:eastAsia="Noto Sans CJK KR Regular" w:hAnsi="Noto Sans CJK KR Regular" w:hint="eastAsia"/>
          <w:bCs/>
          <w:kern w:val="0"/>
          <w:sz w:val="34"/>
          <w:szCs w:val="34"/>
        </w:rPr>
        <w:t>및</w:t>
      </w:r>
      <w:r w:rsidR="00E411D2">
        <w:rPr>
          <w:rFonts w:ascii="Noto Sans CJK KR Regular" w:eastAsia="Noto Sans CJK KR Regular" w:hAnsi="Noto Sans CJK KR Regular"/>
          <w:bCs/>
          <w:kern w:val="0"/>
          <w:sz w:val="34"/>
          <w:szCs w:val="34"/>
        </w:rPr>
        <w:t xml:space="preserve"> </w:t>
      </w:r>
      <w:r w:rsidR="00E411D2">
        <w:rPr>
          <w:rFonts w:ascii="Noto Sans CJK KR Regular" w:eastAsia="Noto Sans CJK KR Regular" w:hAnsi="Noto Sans CJK KR Regular" w:hint="eastAsia"/>
          <w:bCs/>
          <w:kern w:val="0"/>
          <w:sz w:val="34"/>
          <w:szCs w:val="34"/>
        </w:rPr>
        <w:t xml:space="preserve">상품 판매 인센티브 </w:t>
      </w:r>
      <w:r w:rsidR="00A42A29" w:rsidRPr="00917AC5">
        <w:rPr>
          <w:rFonts w:ascii="Noto Sans CJK KR Regular" w:eastAsia="Noto Sans CJK KR Regular" w:hAnsi="Noto Sans CJK KR Regular" w:hint="eastAsia"/>
          <w:bCs/>
          <w:kern w:val="0"/>
          <w:sz w:val="34"/>
          <w:szCs w:val="34"/>
        </w:rPr>
        <w:t xml:space="preserve">지급 </w:t>
      </w:r>
      <w:r w:rsidR="00FB56EF" w:rsidRPr="00917AC5">
        <w:rPr>
          <w:rFonts w:ascii="Noto Sans CJK KR Regular" w:eastAsia="Noto Sans CJK KR Regular" w:hAnsi="Noto Sans CJK KR Regular"/>
          <w:bCs/>
          <w:kern w:val="0"/>
          <w:sz w:val="34"/>
          <w:szCs w:val="34"/>
        </w:rPr>
        <w:t>특약</w:t>
      </w:r>
    </w:p>
    <w:p w14:paraId="3A736B2F" w14:textId="19B4BC1A" w:rsidR="00F43A70" w:rsidRPr="00F5605F" w:rsidRDefault="00F43A70" w:rsidP="00F43A70">
      <w:pPr>
        <w:pStyle w:val="ab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proofErr w:type="gramStart"/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계약기간</w:t>
      </w:r>
      <w:r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:</w:t>
      </w:r>
      <w:proofErr w:type="gramEnd"/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</w:t>
      </w:r>
      <w:r w:rsidRPr="00E24AA8">
        <w:rPr>
          <w:rFonts w:ascii="Noto Sans CJK KR Regular" w:eastAsia="Noto Sans CJK KR Regular" w:hAnsi="Noto Sans CJK KR Regular"/>
          <w:i/>
          <w:iCs/>
          <w:color w:val="FF0000"/>
          <w:sz w:val="22"/>
          <w:szCs w:val="22"/>
        </w:rPr>
        <w:t>20</w:t>
      </w:r>
      <w:r w:rsidR="00103D67" w:rsidRPr="00E24AA8">
        <w:rPr>
          <w:rFonts w:ascii="Noto Sans CJK KR Regular" w:eastAsia="Noto Sans CJK KR Regular" w:hAnsi="Noto Sans CJK KR Regular"/>
          <w:i/>
          <w:iCs/>
          <w:color w:val="FF0000"/>
          <w:sz w:val="22"/>
          <w:szCs w:val="22"/>
        </w:rPr>
        <w:t>25</w:t>
      </w:r>
      <w:r w:rsidRPr="00E24AA8">
        <w:rPr>
          <w:rFonts w:ascii="Noto Sans CJK KR Regular" w:eastAsia="Noto Sans CJK KR Regular" w:hAnsi="Noto Sans CJK KR Regular"/>
          <w:i/>
          <w:iCs/>
          <w:color w:val="FF0000"/>
          <w:sz w:val="22"/>
          <w:szCs w:val="22"/>
        </w:rPr>
        <w:t xml:space="preserve">년 </w:t>
      </w:r>
      <w:r w:rsidR="00103D67" w:rsidRPr="00E24AA8">
        <w:rPr>
          <w:rFonts w:ascii="Noto Sans CJK KR Regular" w:eastAsia="Noto Sans CJK KR Regular" w:hAnsi="Noto Sans CJK KR Regular"/>
          <w:i/>
          <w:iCs/>
          <w:color w:val="FF0000"/>
          <w:sz w:val="22"/>
          <w:szCs w:val="22"/>
        </w:rPr>
        <w:t>4</w:t>
      </w:r>
      <w:r w:rsidRPr="00E24AA8">
        <w:rPr>
          <w:rFonts w:ascii="Noto Sans CJK KR Regular" w:eastAsia="Noto Sans CJK KR Regular" w:hAnsi="Noto Sans CJK KR Regular"/>
          <w:i/>
          <w:iCs/>
          <w:color w:val="FF0000"/>
          <w:sz w:val="22"/>
          <w:szCs w:val="22"/>
        </w:rPr>
        <w:t>월</w:t>
      </w:r>
      <w:r w:rsidRPr="00E24AA8">
        <w:rPr>
          <w:rFonts w:ascii="Noto Sans CJK KR Regular" w:eastAsia="Noto Sans CJK KR Regular" w:hAnsi="Noto Sans CJK KR Regular" w:hint="eastAsia"/>
          <w:i/>
          <w:iCs/>
          <w:color w:val="FF0000"/>
          <w:sz w:val="22"/>
          <w:szCs w:val="22"/>
        </w:rPr>
        <w:t xml:space="preserve"> </w:t>
      </w:r>
      <w:r w:rsidRPr="00E24AA8">
        <w:rPr>
          <w:rFonts w:ascii="Noto Sans CJK KR Regular" w:eastAsia="Noto Sans CJK KR Regular" w:hAnsi="Noto Sans CJK KR Regular"/>
          <w:i/>
          <w:iCs/>
          <w:color w:val="FF0000"/>
          <w:sz w:val="22"/>
          <w:szCs w:val="22"/>
        </w:rPr>
        <w:t>1일부터 202</w:t>
      </w:r>
      <w:r w:rsidR="00103D67" w:rsidRPr="00E24AA8">
        <w:rPr>
          <w:rFonts w:ascii="Noto Sans CJK KR Regular" w:eastAsia="Noto Sans CJK KR Regular" w:hAnsi="Noto Sans CJK KR Regular"/>
          <w:i/>
          <w:iCs/>
          <w:color w:val="FF0000"/>
          <w:sz w:val="22"/>
          <w:szCs w:val="22"/>
        </w:rPr>
        <w:t>6</w:t>
      </w:r>
      <w:r w:rsidRPr="00E24AA8">
        <w:rPr>
          <w:rFonts w:ascii="Noto Sans CJK KR Regular" w:eastAsia="Noto Sans CJK KR Regular" w:hAnsi="Noto Sans CJK KR Regular"/>
          <w:i/>
          <w:iCs/>
          <w:color w:val="FF0000"/>
          <w:sz w:val="22"/>
          <w:szCs w:val="22"/>
        </w:rPr>
        <w:t>년 3월 31일까지 (</w:t>
      </w:r>
      <w:r w:rsidR="00103D67" w:rsidRPr="00E24AA8">
        <w:rPr>
          <w:rFonts w:ascii="Noto Sans CJK KR Regular" w:eastAsia="Noto Sans CJK KR Regular" w:hAnsi="Noto Sans CJK KR Regular"/>
          <w:i/>
          <w:iCs/>
          <w:color w:val="FF0000"/>
          <w:sz w:val="22"/>
          <w:szCs w:val="22"/>
        </w:rPr>
        <w:t>1</w:t>
      </w:r>
      <w:r w:rsidR="00103D67" w:rsidRPr="00E24AA8">
        <w:rPr>
          <w:rFonts w:ascii="Noto Sans CJK KR Regular" w:eastAsia="Noto Sans CJK KR Regular" w:hAnsi="Noto Sans CJK KR Regular" w:hint="eastAsia"/>
          <w:i/>
          <w:iCs/>
          <w:color w:val="FF0000"/>
          <w:sz w:val="22"/>
          <w:szCs w:val="22"/>
        </w:rPr>
        <w:t xml:space="preserve">년 </w:t>
      </w:r>
      <w:r w:rsidRPr="00E24AA8">
        <w:rPr>
          <w:rFonts w:ascii="Noto Sans CJK KR Regular" w:eastAsia="Noto Sans CJK KR Regular" w:hAnsi="Noto Sans CJK KR Regular"/>
          <w:i/>
          <w:iCs/>
          <w:color w:val="FF0000"/>
          <w:sz w:val="22"/>
          <w:szCs w:val="22"/>
        </w:rPr>
        <w:t>간)</w:t>
      </w:r>
      <w:r w:rsidR="00E24AA8">
        <w:rPr>
          <w:rFonts w:ascii="Noto Sans CJK KR Regular" w:eastAsia="Noto Sans CJK KR Regular" w:hAnsi="Noto Sans CJK KR Regular"/>
          <w:i/>
          <w:iCs/>
          <w:color w:val="FF0000"/>
          <w:sz w:val="22"/>
          <w:szCs w:val="22"/>
        </w:rPr>
        <w:t>_</w:t>
      </w:r>
      <w:r w:rsidR="00E24AA8">
        <w:rPr>
          <w:rFonts w:ascii="Noto Sans CJK KR Regular" w:eastAsia="Noto Sans CJK KR Regular" w:hAnsi="Noto Sans CJK KR Regular" w:hint="eastAsia"/>
          <w:i/>
          <w:iCs/>
          <w:color w:val="FF0000"/>
          <w:sz w:val="22"/>
          <w:szCs w:val="22"/>
        </w:rPr>
        <w:t>수정필요</w:t>
      </w:r>
    </w:p>
    <w:p w14:paraId="672A6659" w14:textId="77777777" w:rsidR="00F43A70" w:rsidRPr="00F5605F" w:rsidRDefault="00F43A70" w:rsidP="00F43A70">
      <w:pPr>
        <w:pStyle w:val="ab"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</w:p>
    <w:p w14:paraId="3B3AA6FE" w14:textId="77777777" w:rsidR="00F43A70" w:rsidRPr="00F5605F" w:rsidRDefault="00F43A70" w:rsidP="00F43A70">
      <w:pPr>
        <w:pStyle w:val="ab"/>
        <w:wordWrap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proofErr w:type="spellStart"/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>퍼시스</w:t>
      </w:r>
      <w:proofErr w:type="spellEnd"/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(이하 ‘공급업자’)와 대리점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>(상호</w:t>
      </w:r>
      <w:r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)__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_____(이하 ‘대리점’)는(은) 신의에 따라 성실히 계약상의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권리를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행사하고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,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의무를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이행할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것을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확약하며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,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그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증거로서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이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계약서를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작성하여</w:t>
      </w:r>
      <w:r w:rsidRPr="00F5605F">
        <w:rPr>
          <w:rFonts w:ascii="Noto Sans CJK KR Regular" w:eastAsia="Noto Sans CJK KR Regular" w:hAnsi="Noto Sans CJK KR Regular"/>
          <w:color w:val="000000" w:themeColor="text1"/>
          <w:spacing w:val="-2"/>
          <w:sz w:val="22"/>
          <w:szCs w:val="22"/>
        </w:rPr>
        <w:t xml:space="preserve">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pacing w:val="-2"/>
          <w:sz w:val="22"/>
          <w:szCs w:val="22"/>
        </w:rPr>
        <w:t>당사자가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서명 또는 기명 날인한 후 각각 1부씩 보관한다. </w:t>
      </w:r>
    </w:p>
    <w:p w14:paraId="6DF4D2EE" w14:textId="77777777" w:rsidR="00F43A70" w:rsidRPr="00F5605F" w:rsidRDefault="00F43A70" w:rsidP="00F43A70">
      <w:pPr>
        <w:pStyle w:val="ab"/>
        <w:wordWrap/>
        <w:spacing w:line="240" w:lineRule="auto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(단, 계약은 상호 합의 하에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>공인인증을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활용한 </w:t>
      </w:r>
      <w:r w:rsidRPr="00F5605F">
        <w:rPr>
          <w:rFonts w:ascii="Noto Sans CJK KR Regular" w:eastAsia="Noto Sans CJK KR Regular" w:hAnsi="Noto Sans CJK KR Regular" w:hint="eastAsia"/>
          <w:color w:val="000000" w:themeColor="text1"/>
          <w:sz w:val="22"/>
          <w:szCs w:val="22"/>
        </w:rPr>
        <w:t>전자계약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 방법으로 체결할 수 있다.)</w:t>
      </w:r>
    </w:p>
    <w:p w14:paraId="0A37501D" w14:textId="77777777" w:rsidR="00F43A70" w:rsidRPr="00F5605F" w:rsidRDefault="00F43A70" w:rsidP="00F43A70">
      <w:pPr>
        <w:pStyle w:val="ab"/>
        <w:wordWrap/>
        <w:spacing w:line="240" w:lineRule="auto"/>
        <w:ind w:right="500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</w:p>
    <w:p w14:paraId="4EBC646D" w14:textId="58AC8431" w:rsidR="00F43A70" w:rsidRPr="00F5605F" w:rsidRDefault="00F43A70" w:rsidP="00F43A70">
      <w:pPr>
        <w:pStyle w:val="ab"/>
        <w:wordWrap/>
        <w:spacing w:line="240" w:lineRule="auto"/>
        <w:ind w:right="500"/>
        <w:jc w:val="center"/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202</w:t>
      </w:r>
      <w:r w:rsidR="00103D67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5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년   </w:t>
      </w:r>
      <w:r w:rsidR="00BE65EE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5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 xml:space="preserve">월   </w:t>
      </w:r>
      <w:r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1</w:t>
      </w:r>
      <w:r w:rsidRPr="00F5605F">
        <w:rPr>
          <w:rFonts w:ascii="Noto Sans CJK KR Regular" w:eastAsia="Noto Sans CJK KR Regular" w:hAnsi="Noto Sans CJK KR Regular"/>
          <w:color w:val="000000" w:themeColor="text1"/>
          <w:sz w:val="22"/>
          <w:szCs w:val="22"/>
        </w:rPr>
        <w:t>일</w:t>
      </w:r>
    </w:p>
    <w:p w14:paraId="5DAB6C7B" w14:textId="77777777" w:rsidR="00F43A70" w:rsidRPr="00F5605F" w:rsidRDefault="00F43A70" w:rsidP="00F43A70">
      <w:pPr>
        <w:pStyle w:val="ab"/>
        <w:wordWrap/>
        <w:spacing w:line="240" w:lineRule="auto"/>
        <w:ind w:right="500"/>
        <w:jc w:val="center"/>
        <w:rPr>
          <w:rFonts w:ascii="Noto Sans CJK KR Regular" w:eastAsia="Noto Sans CJK KR Regular" w:hAnsi="Noto Sans CJK KR Regular"/>
          <w:strike/>
          <w:color w:val="000000" w:themeColor="text1"/>
        </w:rPr>
      </w:pPr>
    </w:p>
    <w:tbl>
      <w:tblPr>
        <w:tblW w:w="9183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05"/>
        <w:gridCol w:w="4478"/>
      </w:tblGrid>
      <w:tr w:rsidR="00F43A70" w:rsidRPr="00F5605F" w14:paraId="4E77990F" w14:textId="77777777" w:rsidTr="3D9FD003">
        <w:trPr>
          <w:trHeight w:val="539"/>
          <w:jc w:val="center"/>
        </w:trPr>
        <w:tc>
          <w:tcPr>
            <w:tcW w:w="4704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50905769" w14:textId="77777777" w:rsidR="00F43A70" w:rsidRPr="00F5605F" w:rsidRDefault="00F43A70" w:rsidP="00045F10">
            <w:pPr>
              <w:pStyle w:val="ab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공급업자</w:t>
            </w:r>
          </w:p>
          <w:p w14:paraId="02EB378F" w14:textId="77777777" w:rsidR="00F43A70" w:rsidRPr="00F5605F" w:rsidRDefault="00F43A70" w:rsidP="00045F10">
            <w:pPr>
              <w:pStyle w:val="ab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</w:tc>
        <w:tc>
          <w:tcPr>
            <w:tcW w:w="44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0DEAE141" w14:textId="77777777" w:rsidR="00F43A70" w:rsidRPr="00F5605F" w:rsidRDefault="00F43A70" w:rsidP="00045F10">
            <w:pPr>
              <w:pStyle w:val="ab"/>
              <w:wordWrap/>
              <w:spacing w:line="240" w:lineRule="auto"/>
              <w:jc w:val="center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대리점</w:t>
            </w:r>
          </w:p>
          <w:p w14:paraId="6A05A809" w14:textId="77777777" w:rsidR="00F43A70" w:rsidRPr="00F5605F" w:rsidRDefault="00F43A70" w:rsidP="00045F10">
            <w:pPr>
              <w:pStyle w:val="ab"/>
              <w:wordWrap/>
              <w:spacing w:line="240" w:lineRule="auto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</w:p>
        </w:tc>
      </w:tr>
      <w:tr w:rsidR="00F43A70" w:rsidRPr="00F5605F" w14:paraId="3555BF6D" w14:textId="77777777" w:rsidTr="3D9FD003">
        <w:trPr>
          <w:trHeight w:val="32"/>
          <w:jc w:val="center"/>
        </w:trPr>
        <w:tc>
          <w:tcPr>
            <w:tcW w:w="4704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574258F5" w14:textId="77777777" w:rsidR="00F43A70" w:rsidRPr="00F5605F" w:rsidRDefault="00F43A70" w:rsidP="00045F10">
            <w:pPr>
              <w:pStyle w:val="ab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상호 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퍼시스</w:t>
            </w:r>
            <w:proofErr w:type="spellEnd"/>
          </w:p>
          <w:p w14:paraId="15B39E23" w14:textId="77777777" w:rsidR="00F43A70" w:rsidRPr="00F5605F" w:rsidRDefault="00F43A70" w:rsidP="00045F10">
            <w:pPr>
              <w:pStyle w:val="ab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주소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서울시</w:t>
            </w: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송파구 </w:t>
            </w:r>
            <w:proofErr w:type="spellStart"/>
            <w:r w:rsidRPr="00F5605F">
              <w:rPr>
                <w:rFonts w:ascii="Noto Sans CJK KR Regular" w:eastAsia="Noto Sans CJK KR Regular" w:hAnsi="Noto Sans CJK KR Regular" w:hint="eastAsia"/>
                <w:color w:val="000000" w:themeColor="text1"/>
                <w:sz w:val="22"/>
                <w:szCs w:val="22"/>
              </w:rPr>
              <w:t>오금로</w:t>
            </w:r>
            <w:proofErr w:type="spell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311</w:t>
            </w:r>
          </w:p>
          <w:p w14:paraId="0EEAD2AD" w14:textId="77777777" w:rsidR="00F43A70" w:rsidRPr="00F5605F" w:rsidRDefault="00F43A70" w:rsidP="00045F10">
            <w:pPr>
              <w:pStyle w:val="ab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대표자 </w:t>
            </w: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성명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박 광 호 (인)</w:t>
            </w:r>
          </w:p>
          <w:p w14:paraId="740976FD" w14:textId="77777777" w:rsidR="00F43A70" w:rsidRPr="00F5605F" w:rsidRDefault="00F43A70" w:rsidP="00045F10">
            <w:pPr>
              <w:pStyle w:val="ab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사업자(법인)</w:t>
            </w: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번호 :</w:t>
            </w:r>
            <w:proofErr w:type="gramEnd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215-81-20534</w:t>
            </w:r>
          </w:p>
        </w:tc>
        <w:tc>
          <w:tcPr>
            <w:tcW w:w="4478" w:type="dxa"/>
            <w:tcBorders>
              <w:top w:val="none" w:sz="2" w:space="0" w:color="auto"/>
              <w:left w:val="none" w:sz="2" w:space="0" w:color="auto"/>
              <w:bottom w:val="none" w:sz="2" w:space="0" w:color="auto"/>
              <w:right w:val="none" w:sz="2" w:space="0" w:color="auto"/>
              <w:tl2br w:val="nil"/>
              <w:tr2bl w:val="nil"/>
            </w:tcBorders>
            <w:vAlign w:val="center"/>
          </w:tcPr>
          <w:p w14:paraId="010B47E6" w14:textId="77777777" w:rsidR="00F43A70" w:rsidRPr="00F5605F" w:rsidRDefault="00F43A70" w:rsidP="00045F10">
            <w:pPr>
              <w:pStyle w:val="ab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상호</w:t>
            </w:r>
            <w:r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</w:p>
          <w:p w14:paraId="2DCDE119" w14:textId="77777777" w:rsidR="00F43A70" w:rsidRPr="00F5605F" w:rsidRDefault="00F43A70" w:rsidP="5100BBD6">
            <w:pPr>
              <w:pStyle w:val="ab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3D9FD003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명칭(대리점명</w:t>
            </w:r>
            <w:proofErr w:type="gramStart"/>
            <w:r w:rsidRPr="3D9FD003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) :</w:t>
            </w:r>
            <w:proofErr w:type="gramEnd"/>
            <w:r w:rsidRPr="3D9FD003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</w:p>
          <w:p w14:paraId="0641289E" w14:textId="77777777" w:rsidR="00F43A70" w:rsidRPr="00F5605F" w:rsidRDefault="00F43A70" w:rsidP="00045F10">
            <w:pPr>
              <w:pStyle w:val="ab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주소 :</w:t>
            </w:r>
            <w:proofErr w:type="gramEnd"/>
            <w:r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</w:p>
          <w:p w14:paraId="163D74AF" w14:textId="77777777" w:rsidR="00F43A70" w:rsidRPr="00F5605F" w:rsidRDefault="00F43A70" w:rsidP="00045F10">
            <w:pPr>
              <w:pStyle w:val="ab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대표자 </w:t>
            </w: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성명</w:t>
            </w:r>
            <w:r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 </w:t>
            </w:r>
            <w:r w:rsidR="00A42A29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            </w:t>
            </w: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(인)</w:t>
            </w:r>
          </w:p>
          <w:p w14:paraId="7100F15B" w14:textId="77777777" w:rsidR="00F43A70" w:rsidRPr="00F5605F" w:rsidRDefault="00F43A70" w:rsidP="00045F10">
            <w:pPr>
              <w:pStyle w:val="ab"/>
              <w:wordWrap/>
              <w:spacing w:line="240" w:lineRule="auto"/>
              <w:jc w:val="left"/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</w:pPr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사업자(법인)</w:t>
            </w:r>
            <w:proofErr w:type="gramStart"/>
            <w:r w:rsidRPr="00F5605F"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>번호 :</w:t>
            </w:r>
            <w:proofErr w:type="gramEnd"/>
            <w:r>
              <w:rPr>
                <w:rFonts w:ascii="Noto Sans CJK KR Regular" w:eastAsia="Noto Sans CJK KR Regular" w:hAnsi="Noto Sans CJK KR Regular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5A39BBE3" w14:textId="77777777" w:rsidR="00F43A70" w:rsidRPr="00F43A70" w:rsidRDefault="00F43A70" w:rsidP="00F43A70">
      <w:pPr>
        <w:widowControl/>
        <w:wordWrap/>
        <w:autoSpaceDE/>
        <w:autoSpaceDN/>
        <w:spacing w:after="160"/>
        <w:rPr>
          <w:rFonts w:ascii="Noto Sans CJK KR Regular" w:eastAsia="Noto Sans CJK KR Regular" w:hAnsi="Noto Sans CJK KR Regular"/>
          <w:color w:val="000000" w:themeColor="text1"/>
          <w:sz w:val="22"/>
        </w:rPr>
      </w:pPr>
      <w:r w:rsidRPr="00F5605F">
        <w:rPr>
          <w:rFonts w:ascii="Noto Sans CJK KR Regular" w:eastAsia="Noto Sans CJK KR Regular" w:hAnsi="Noto Sans CJK KR Regular"/>
          <w:color w:val="000000" w:themeColor="text1"/>
          <w:sz w:val="22"/>
        </w:rPr>
        <w:br w:type="page"/>
      </w:r>
    </w:p>
    <w:p w14:paraId="3220A0B6" w14:textId="77777777" w:rsidR="00FB56EF" w:rsidRPr="00105BE9" w:rsidRDefault="00FB56EF" w:rsidP="00FB56EF">
      <w:pPr>
        <w:adjustRightInd w:val="0"/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</w:pPr>
      <w:r w:rsidRPr="00105BE9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lastRenderedPageBreak/>
        <w:t>제</w:t>
      </w:r>
      <w:r w:rsidRPr="00105BE9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>1</w:t>
      </w:r>
      <w:r w:rsidRPr="00105BE9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조</w:t>
      </w:r>
      <w:r w:rsidRPr="00105BE9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 xml:space="preserve"> (목적)</w:t>
      </w:r>
    </w:p>
    <w:p w14:paraId="4B3D48CF" w14:textId="5E49750C" w:rsidR="00513875" w:rsidRPr="00D0663F" w:rsidRDefault="00513875" w:rsidP="00513875">
      <w:pPr>
        <w:pStyle w:val="a6"/>
        <w:numPr>
          <w:ilvl w:val="0"/>
          <w:numId w:val="16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 w:rsidRPr="00D0663F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본</w:t>
      </w:r>
      <w:r w:rsidRPr="00D0663F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특약은 공급업자</w:t>
      </w:r>
      <w:r w:rsidRPr="00D0663F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와 대리점이 상호이익의 증진을 위하여 </w:t>
      </w:r>
      <w:r w:rsidR="00917AC5">
        <w:rPr>
          <w:rFonts w:ascii="Noto Sans CJK KR Regular" w:eastAsia="Noto Sans CJK KR Regular" w:hAnsi="Noto Sans CJK KR Regular"/>
          <w:kern w:val="0"/>
          <w:sz w:val="18"/>
          <w:szCs w:val="18"/>
        </w:rPr>
        <w:t>“</w:t>
      </w:r>
      <w:r w:rsidR="00A6303D">
        <w:rPr>
          <w:rFonts w:ascii="Noto Sans CJK KR Regular" w:eastAsia="Noto Sans CJK KR Regular" w:hAnsi="Noto Sans CJK KR Regular"/>
          <w:kern w:val="0"/>
          <w:sz w:val="18"/>
          <w:szCs w:val="18"/>
        </w:rPr>
        <w:t>제휴</w:t>
      </w:r>
      <w:r w:rsidR="004009E0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상품</w:t>
      </w:r>
      <w:r w:rsidR="00917AC5">
        <w:rPr>
          <w:rFonts w:ascii="Noto Sans CJK KR Regular" w:eastAsia="Noto Sans CJK KR Regular" w:hAnsi="Noto Sans CJK KR Regular"/>
          <w:kern w:val="0"/>
          <w:sz w:val="18"/>
          <w:szCs w:val="18"/>
        </w:rPr>
        <w:t>”</w:t>
      </w:r>
      <w:r w:rsidR="004009E0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을 제공하는 것</w:t>
      </w:r>
      <w:r w:rsidR="007D154E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과 </w:t>
      </w:r>
      <w:r w:rsidRPr="00D0663F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관련된 제반 사항</w:t>
      </w:r>
      <w:r w:rsidR="00983585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 등</w:t>
      </w:r>
      <w:r w:rsidRPr="00D0663F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을 규정하는 것을 목적으로 한다.</w:t>
      </w:r>
      <w:r w:rsidRPr="00D0663F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</w:p>
    <w:p w14:paraId="3545DC3D" w14:textId="03835A0D" w:rsidR="00513875" w:rsidRPr="00D0663F" w:rsidRDefault="00513875" w:rsidP="00513875">
      <w:pPr>
        <w:pStyle w:val="a6"/>
        <w:numPr>
          <w:ilvl w:val="0"/>
          <w:numId w:val="16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 w:rsidRPr="00D0663F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본 특약에 따른 </w:t>
      </w:r>
      <w:r w:rsidRPr="00D0663F">
        <w:rPr>
          <w:rFonts w:ascii="Noto Sans CJK KR Regular" w:eastAsia="Noto Sans CJK KR Regular" w:hAnsi="Noto Sans CJK KR Regular"/>
          <w:kern w:val="0"/>
          <w:sz w:val="18"/>
          <w:szCs w:val="18"/>
        </w:rPr>
        <w:t>“</w:t>
      </w:r>
      <w:r w:rsidR="00A6303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제휴</w:t>
      </w:r>
      <w:r w:rsidR="00917AC5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상품</w:t>
      </w:r>
      <w:r w:rsidRPr="00D0663F">
        <w:rPr>
          <w:rFonts w:ascii="Noto Sans CJK KR Regular" w:eastAsia="Noto Sans CJK KR Regular" w:hAnsi="Noto Sans CJK KR Regular"/>
          <w:kern w:val="0"/>
          <w:sz w:val="18"/>
          <w:szCs w:val="18"/>
        </w:rPr>
        <w:t>”</w:t>
      </w:r>
      <w:r w:rsidRPr="00D0663F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은 공급업자가 대리점의 </w:t>
      </w:r>
      <w:r w:rsidR="00D0663F" w:rsidRPr="00D0663F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영업 </w:t>
      </w:r>
      <w:r w:rsidRPr="00D0663F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편의를 위하여 제공하는 것이며, 대리점은 </w:t>
      </w:r>
      <w:r w:rsidR="00D0663F" w:rsidRPr="00D0663F">
        <w:rPr>
          <w:rFonts w:ascii="Noto Sans CJK KR Regular" w:eastAsia="Noto Sans CJK KR Regular" w:hAnsi="Noto Sans CJK KR Regular"/>
          <w:kern w:val="0"/>
          <w:sz w:val="18"/>
          <w:szCs w:val="18"/>
        </w:rPr>
        <w:t>“</w:t>
      </w:r>
      <w:r w:rsidR="00A6303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제휴</w:t>
      </w:r>
      <w:r w:rsidR="00917AC5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상품</w:t>
      </w:r>
      <w:r w:rsidR="00D0663F" w:rsidRPr="00D0663F">
        <w:rPr>
          <w:rFonts w:ascii="Noto Sans CJK KR Regular" w:eastAsia="Noto Sans CJK KR Regular" w:hAnsi="Noto Sans CJK KR Regular"/>
          <w:kern w:val="0"/>
          <w:sz w:val="18"/>
          <w:szCs w:val="18"/>
        </w:rPr>
        <w:t>”</w:t>
      </w:r>
      <w:r w:rsidR="00D0663F" w:rsidRPr="00D0663F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이 </w:t>
      </w:r>
      <w:r w:rsidRPr="00D0663F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아닌 다른 방법으로 </w:t>
      </w:r>
      <w:r w:rsidR="00D0663F" w:rsidRPr="00D0663F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상품 </w:t>
      </w:r>
      <w:r w:rsidRPr="00D0663F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매입을 진행할 수 있음을 명확히 한다.</w:t>
      </w:r>
    </w:p>
    <w:p w14:paraId="41C8F396" w14:textId="77777777" w:rsidR="00C24929" w:rsidRPr="00513875" w:rsidRDefault="00C24929" w:rsidP="00C24929">
      <w:pPr>
        <w:adjustRightInd w:val="0"/>
        <w:rPr>
          <w:rFonts w:ascii="Noto Sans CJK KR Regular" w:eastAsia="Noto Sans CJK KR Regular" w:hAnsi="Noto Sans CJK KR Regular"/>
          <w:kern w:val="0"/>
          <w:sz w:val="18"/>
          <w:szCs w:val="18"/>
        </w:rPr>
      </w:pPr>
    </w:p>
    <w:p w14:paraId="6CE7798B" w14:textId="77777777" w:rsidR="00C24929" w:rsidRPr="00C24929" w:rsidRDefault="00C24929" w:rsidP="00C24929">
      <w:pPr>
        <w:rPr>
          <w:rFonts w:ascii="Noto Sans CJK KR Regular" w:eastAsia="Noto Sans CJK KR Regular" w:hAnsi="Noto Sans CJK KR Regular"/>
          <w:b/>
          <w:color w:val="000000" w:themeColor="text1"/>
          <w:sz w:val="18"/>
          <w:szCs w:val="20"/>
        </w:rPr>
      </w:pPr>
      <w:r w:rsidRPr="00C24929">
        <w:rPr>
          <w:rFonts w:ascii="Noto Sans CJK KR Regular" w:eastAsia="Noto Sans CJK KR Regular" w:hAnsi="Noto Sans CJK KR Regular" w:hint="eastAsia"/>
          <w:b/>
          <w:color w:val="000000" w:themeColor="text1"/>
          <w:sz w:val="18"/>
          <w:szCs w:val="20"/>
        </w:rPr>
        <w:t>제</w:t>
      </w:r>
      <w:r w:rsidRPr="00C24929">
        <w:rPr>
          <w:rFonts w:ascii="Noto Sans CJK KR Regular" w:eastAsia="Noto Sans CJK KR Regular" w:hAnsi="Noto Sans CJK KR Regular"/>
          <w:b/>
          <w:color w:val="000000" w:themeColor="text1"/>
          <w:sz w:val="18"/>
          <w:szCs w:val="20"/>
        </w:rPr>
        <w:t>2조 (</w:t>
      </w:r>
      <w:r w:rsidRPr="00C24929">
        <w:rPr>
          <w:rFonts w:ascii="Noto Sans CJK KR Regular" w:eastAsia="Noto Sans CJK KR Regular" w:hAnsi="Noto Sans CJK KR Regular" w:hint="eastAsia"/>
          <w:b/>
          <w:color w:val="000000" w:themeColor="text1"/>
          <w:sz w:val="18"/>
          <w:szCs w:val="20"/>
        </w:rPr>
        <w:t>용어의</w:t>
      </w:r>
      <w:r w:rsidRPr="00C24929">
        <w:rPr>
          <w:rFonts w:ascii="Noto Sans CJK KR Regular" w:eastAsia="Noto Sans CJK KR Regular" w:hAnsi="Noto Sans CJK KR Regular"/>
          <w:b/>
          <w:color w:val="000000" w:themeColor="text1"/>
          <w:sz w:val="18"/>
          <w:szCs w:val="20"/>
        </w:rPr>
        <w:t xml:space="preserve"> </w:t>
      </w:r>
      <w:r w:rsidRPr="00C24929">
        <w:rPr>
          <w:rFonts w:ascii="Noto Sans CJK KR Regular" w:eastAsia="Noto Sans CJK KR Regular" w:hAnsi="Noto Sans CJK KR Regular" w:hint="eastAsia"/>
          <w:b/>
          <w:color w:val="000000" w:themeColor="text1"/>
          <w:sz w:val="18"/>
          <w:szCs w:val="20"/>
        </w:rPr>
        <w:t>정의</w:t>
      </w:r>
      <w:r w:rsidRPr="00C24929">
        <w:rPr>
          <w:rFonts w:ascii="Noto Sans CJK KR Regular" w:eastAsia="Noto Sans CJK KR Regular" w:hAnsi="Noto Sans CJK KR Regular"/>
          <w:b/>
          <w:color w:val="000000" w:themeColor="text1"/>
          <w:sz w:val="18"/>
          <w:szCs w:val="20"/>
        </w:rPr>
        <w:t>)</w:t>
      </w:r>
    </w:p>
    <w:p w14:paraId="14761657" w14:textId="77777777" w:rsidR="00C24929" w:rsidRPr="00C24929" w:rsidRDefault="00C24929" w:rsidP="00C24929">
      <w:pPr>
        <w:rPr>
          <w:rFonts w:ascii="Noto Sans CJK KR Regular" w:eastAsia="Noto Sans CJK KR Regular" w:hAnsi="Noto Sans CJK KR Regular"/>
          <w:color w:val="000000" w:themeColor="text1"/>
          <w:sz w:val="18"/>
          <w:szCs w:val="20"/>
        </w:rPr>
      </w:pPr>
      <w:r w:rsidRPr="00C24929">
        <w:rPr>
          <w:rFonts w:ascii="Noto Sans CJK KR Regular" w:eastAsia="Noto Sans CJK KR Regular" w:hAnsi="Noto Sans CJK KR Regular"/>
          <w:color w:val="000000" w:themeColor="text1"/>
          <w:sz w:val="18"/>
          <w:szCs w:val="20"/>
        </w:rPr>
        <w:t>이</w:t>
      </w:r>
      <w:r w:rsidRPr="00C24929">
        <w:rPr>
          <w:rFonts w:ascii="Noto Sans CJK KR Regular" w:eastAsia="Noto Sans CJK KR Regular" w:hAnsi="Noto Sans CJK KR Regular"/>
          <w:color w:val="4472C4" w:themeColor="accent5"/>
          <w:sz w:val="18"/>
          <w:szCs w:val="20"/>
        </w:rPr>
        <w:t xml:space="preserve"> </w:t>
      </w:r>
      <w:r w:rsidRPr="00C24929">
        <w:rPr>
          <w:rFonts w:ascii="Noto Sans CJK KR Regular" w:eastAsia="Noto Sans CJK KR Regular" w:hAnsi="Noto Sans CJK KR Regular" w:hint="eastAsia"/>
          <w:color w:val="000000" w:themeColor="text1"/>
          <w:sz w:val="18"/>
          <w:szCs w:val="20"/>
        </w:rPr>
        <w:t>특</w:t>
      </w:r>
      <w:r w:rsidRPr="00C24929">
        <w:rPr>
          <w:rFonts w:ascii="Noto Sans CJK KR Regular" w:eastAsia="Noto Sans CJK KR Regular" w:hAnsi="Noto Sans CJK KR Regular"/>
          <w:color w:val="000000" w:themeColor="text1"/>
          <w:sz w:val="18"/>
          <w:szCs w:val="20"/>
        </w:rPr>
        <w:t>약에서 사용하는</w:t>
      </w:r>
      <w:r w:rsidR="00C30A4B">
        <w:rPr>
          <w:rFonts w:ascii="Noto Sans CJK KR Regular" w:eastAsia="Noto Sans CJK KR Regular" w:hAnsi="Noto Sans CJK KR Regular"/>
          <w:color w:val="000000" w:themeColor="text1"/>
          <w:sz w:val="18"/>
          <w:szCs w:val="20"/>
        </w:rPr>
        <w:t xml:space="preserve"> </w:t>
      </w:r>
      <w:r w:rsidRPr="00C24929">
        <w:rPr>
          <w:rFonts w:ascii="Noto Sans CJK KR Regular" w:eastAsia="Noto Sans CJK KR Regular" w:hAnsi="Noto Sans CJK KR Regular"/>
          <w:color w:val="000000" w:themeColor="text1"/>
          <w:sz w:val="18"/>
          <w:szCs w:val="20"/>
        </w:rPr>
        <w:t>용어의 정의는 다음 각</w:t>
      </w:r>
      <w:r w:rsidRPr="00C24929">
        <w:rPr>
          <w:rFonts w:ascii="Noto Sans CJK KR Regular" w:eastAsia="Noto Sans CJK KR Regular" w:hAnsi="Noto Sans CJK KR Regular" w:hint="eastAsia"/>
          <w:color w:val="000000" w:themeColor="text1"/>
          <w:sz w:val="18"/>
          <w:szCs w:val="20"/>
        </w:rPr>
        <w:t>항과</w:t>
      </w:r>
      <w:r w:rsidRPr="00C24929">
        <w:rPr>
          <w:rFonts w:ascii="Noto Sans CJK KR Regular" w:eastAsia="Noto Sans CJK KR Regular" w:hAnsi="Noto Sans CJK KR Regular"/>
          <w:color w:val="000000" w:themeColor="text1"/>
          <w:sz w:val="18"/>
          <w:szCs w:val="20"/>
        </w:rPr>
        <w:t xml:space="preserve"> 같다.</w:t>
      </w:r>
    </w:p>
    <w:p w14:paraId="4ECA280D" w14:textId="6044A28C" w:rsidR="00A6303D" w:rsidRPr="00A6303D" w:rsidRDefault="00A6303D" w:rsidP="00A6303D">
      <w:pPr>
        <w:pStyle w:val="a6"/>
        <w:numPr>
          <w:ilvl w:val="0"/>
          <w:numId w:val="4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</w:pPr>
      <w:r w:rsidRPr="00A6303D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“</w:t>
      </w:r>
      <w:proofErr w:type="spellStart"/>
      <w:r w:rsidRPr="00A6303D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제휴상품”이란</w:t>
      </w:r>
      <w:proofErr w:type="spellEnd"/>
      <w:r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</w:t>
      </w:r>
      <w:del w:id="0" w:author="김현주 (Hyunjoo Kim)" w:date="2025-04-10T14:07:00Z">
        <w:r w:rsidRPr="00A6303D" w:rsidDel="00507B08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delText>퍼시스가</w:delText>
        </w:r>
        <w:r w:rsidRPr="00A6303D" w:rsidDel="00507B08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delText xml:space="preserve"> </w:delText>
        </w:r>
      </w:del>
      <w:ins w:id="1" w:author="김현주 (Hyunjoo Kim)" w:date="2025-04-10T14:02:00Z">
        <w:r w:rsidR="00507B08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기업</w:t>
        </w:r>
      </w:ins>
      <w:del w:id="2" w:author="김현주 (Hyunjoo Kim)" w:date="2025-04-10T14:02:00Z">
        <w:r w:rsidRPr="00A6303D" w:rsidDel="00507B08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delText>B2B</w:delText>
        </w:r>
      </w:del>
      <w:r w:rsidR="007900C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고객</w:t>
      </w:r>
      <w:ins w:id="3" w:author="김현주 (Hyunjoo Kim)" w:date="2025-04-10T14:02:00Z">
        <w:r w:rsidR="00507B08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(</w:t>
        </w:r>
        <w:r w:rsidR="00507B08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t>B2B)</w:t>
        </w:r>
      </w:ins>
      <w:ins w:id="4" w:author="김현주 (Hyunjoo Kim)" w:date="2025-04-10T14:04:00Z">
        <w:r w:rsidR="00507B08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을 주요</w:t>
        </w:r>
      </w:ins>
      <w:ins w:id="5" w:author="김현주 (Hyunjoo Kim)" w:date="2025-04-10T14:05:00Z">
        <w:r w:rsidR="00507B08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 xml:space="preserve"> 대상으로 한 상품으로</w:t>
        </w:r>
      </w:ins>
      <w:del w:id="6" w:author="김현주 (Hyunjoo Kim)" w:date="2025-04-10T14:04:00Z">
        <w:r w:rsidRPr="00A6303D" w:rsidDel="00507B08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delText>에</w:delText>
        </w:r>
      </w:del>
      <w:r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</w:t>
      </w:r>
      <w:ins w:id="7" w:author="김현주 (Hyunjoo Kim)" w:date="2025-04-10T14:08:00Z">
        <w:r w:rsidR="00507B08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기업고객(</w:t>
        </w:r>
        <w:r w:rsidR="00507B08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t>B2B)</w:t>
        </w:r>
        <w:r w:rsidR="00507B08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t>에</w:t>
        </w:r>
        <w:r w:rsidR="00507B08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 xml:space="preserve"> </w:t>
        </w:r>
      </w:ins>
      <w:r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특화된 제품 솔루션 제공을 목적으로 외부 브랜드와 협업 </w:t>
      </w:r>
      <w:r w:rsidRPr="00A6303D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또는</w:t>
      </w:r>
      <w:r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계약을 통해 도입하여 판매하는 전용 상품을 의미한다. </w:t>
      </w:r>
    </w:p>
    <w:p w14:paraId="115B7B25" w14:textId="2BEB124D" w:rsidR="00A6303D" w:rsidRPr="00A6303D" w:rsidRDefault="00A6303D" w:rsidP="00A6303D">
      <w:pPr>
        <w:pStyle w:val="a6"/>
        <w:numPr>
          <w:ilvl w:val="0"/>
          <w:numId w:val="4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</w:pPr>
      <w:r w:rsidRPr="00A6303D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“</w:t>
      </w:r>
      <w:proofErr w:type="spellStart"/>
      <w:r w:rsidRPr="00A6303D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제휴상품”</w:t>
      </w:r>
      <w:r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은</w:t>
      </w:r>
      <w:proofErr w:type="spellEnd"/>
      <w:r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</w:t>
      </w:r>
      <w:ins w:id="8" w:author="김현주 (Hyunjoo Kim)" w:date="2025-04-10T14:08:00Z">
        <w:r w:rsidR="00507B08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공급업자</w:t>
        </w:r>
      </w:ins>
      <w:del w:id="9" w:author="김현주 (Hyunjoo Kim)" w:date="2025-04-10T14:08:00Z">
        <w:r w:rsidRPr="00A6303D" w:rsidDel="00507B08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delText>퍼시스</w:delText>
        </w:r>
      </w:del>
      <w:r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의 표준품과는 구분되는 별도 상품군으로 운영되며, 일반 </w:t>
      </w:r>
      <w:ins w:id="10" w:author="김현주 (Hyunjoo Kim)" w:date="2025-04-10T14:03:00Z">
        <w:r w:rsidR="00507B08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개인고객</w:t>
        </w:r>
      </w:ins>
      <w:del w:id="11" w:author="김현주 (Hyunjoo Kim)" w:date="2025-04-10T14:03:00Z">
        <w:r w:rsidRPr="00A6303D" w:rsidDel="00507B08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delText>소비자</w:delText>
        </w:r>
      </w:del>
      <w:r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(B2C)에게는 판매가 제한</w:t>
      </w:r>
      <w:ins w:id="12" w:author="김현주 (Hyunjoo Kim)" w:date="2025-04-10T14:05:00Z">
        <w:r w:rsidR="00507B08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될 수 있다</w:t>
        </w:r>
      </w:ins>
      <w:del w:id="13" w:author="김현주 (Hyunjoo Kim)" w:date="2025-04-10T14:05:00Z">
        <w:r w:rsidRPr="00A6303D" w:rsidDel="00507B08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delText>된다</w:delText>
        </w:r>
      </w:del>
      <w:r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.</w:t>
      </w:r>
      <w:ins w:id="14" w:author="김현주 (Hyunjoo Kim)" w:date="2025-04-10T15:23:00Z">
        <w:r w:rsidR="00C87626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t xml:space="preserve"> </w:t>
        </w:r>
      </w:ins>
      <w:ins w:id="15" w:author="김현주 (Hyunjoo Kim)" w:date="2025-04-10T15:24:00Z">
        <w:r w:rsidR="00C87626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이는 제휴상품의 특성상 시공 및 프로젝트 단위 납품을 전제로 하고 있으며,</w:t>
        </w:r>
        <w:r w:rsidR="00C87626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t xml:space="preserve"> </w:t>
        </w:r>
        <w:r w:rsidR="00C87626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품질보증 체계와 공급단가 정책의 효율적 운영을 위한 조치</w:t>
        </w:r>
      </w:ins>
      <w:ins w:id="16" w:author="김현주 (Hyunjoo Kim)" w:date="2025-04-10T15:25:00Z">
        <w:r w:rsidR="00C87626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이다.</w:t>
        </w:r>
        <w:r w:rsidR="00C87626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t xml:space="preserve"> </w:t>
        </w:r>
      </w:ins>
    </w:p>
    <w:p w14:paraId="0681101D" w14:textId="374EC4EB" w:rsidR="00A6303D" w:rsidRDefault="00507B08" w:rsidP="00A6303D">
      <w:pPr>
        <w:pStyle w:val="a6"/>
        <w:numPr>
          <w:ilvl w:val="0"/>
          <w:numId w:val="4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</w:pPr>
      <w:ins w:id="17" w:author="김현주 (Hyunjoo Kim)" w:date="2025-04-10T14:05:00Z"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 xml:space="preserve">공급업자는 </w:t>
        </w:r>
      </w:ins>
      <w:r w:rsidR="00A6303D" w:rsidRPr="00A6303D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“</w:t>
      </w:r>
      <w:proofErr w:type="spellStart"/>
      <w:r w:rsidR="00A6303D" w:rsidRPr="00A6303D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제휴상품”</w:t>
      </w:r>
      <w:ins w:id="18" w:author="김현주 (Hyunjoo Kim)" w:date="2025-04-10T14:06:00Z"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의</w:t>
        </w:r>
        <w:proofErr w:type="spellEnd"/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 xml:space="preserve"> 효율적 운영을 위하여 기업 고객의 기준을 설정할 수 있으며,</w:t>
        </w:r>
        <w:r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t xml:space="preserve"> </w:t>
        </w:r>
      </w:ins>
      <w:ins w:id="19" w:author="김현주 (Hyunjoo Kim)" w:date="2025-04-10T14:09:00Z"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대리점은</w:t>
        </w:r>
      </w:ins>
      <w:del w:id="20" w:author="김현주 (Hyunjoo Kim)" w:date="2025-04-10T14:06:00Z">
        <w:r w:rsidR="00A6303D" w:rsidRPr="00A6303D" w:rsidDel="00507B08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delText>은</w:delText>
        </w:r>
      </w:del>
      <w:r w:rsidR="00A6303D"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</w:t>
      </w:r>
      <w:r w:rsidR="00A6303D" w:rsidRPr="00A6303D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공급업자가</w:t>
      </w:r>
      <w:r w:rsidR="00A6303D"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지정한 기준에 부합하는</w:t>
      </w:r>
      <w:r w:rsidR="007900C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</w:t>
      </w:r>
      <w:ins w:id="21" w:author="김현주 (Hyunjoo Kim)" w:date="2025-04-10T14:03:00Z"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기업고객(</w:t>
        </w:r>
      </w:ins>
      <w:r w:rsidR="007900C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B2B</w:t>
      </w:r>
      <w:ins w:id="22" w:author="김현주 (Hyunjoo Kim)" w:date="2025-04-10T14:03:00Z">
        <w:r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t>)</w:t>
        </w:r>
      </w:ins>
      <w:del w:id="23" w:author="김현주 (Hyunjoo Kim)" w:date="2025-04-10T14:03:00Z">
        <w:r w:rsidR="00A6303D" w:rsidRPr="00A6303D" w:rsidDel="00507B08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delText>고객</w:delText>
        </w:r>
      </w:del>
      <w:r w:rsidR="00A6303D"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(사업자등록번호 보유</w:t>
      </w:r>
      <w:r w:rsidR="00D57480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+ </w:t>
      </w:r>
      <w:r w:rsidR="00D57480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누계</w:t>
      </w:r>
      <w:r w:rsidR="007900C5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 xml:space="preserve"> </w:t>
      </w:r>
      <w:r w:rsidR="00A6303D"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구매 수량 조건</w:t>
      </w:r>
      <w:r w:rsidR="00A6303D" w:rsidRPr="00A6303D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 xml:space="preserve"> 충족</w:t>
      </w:r>
      <w:r w:rsidR="00A6303D"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)에게만 </w:t>
      </w:r>
      <w:ins w:id="24" w:author="김현주 (Hyunjoo Kim)" w:date="2025-04-10T14:09:00Z">
        <w:r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t>“</w:t>
        </w:r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제휴상품</w:t>
        </w:r>
        <w:r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t>”</w:t>
        </w:r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 xml:space="preserve">의 </w:t>
        </w:r>
      </w:ins>
      <w:r w:rsidR="00A6303D" w:rsidRPr="00A6303D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견적 및 출고가 가능하도록 제한된다.</w:t>
      </w:r>
    </w:p>
    <w:p w14:paraId="2A8092E0" w14:textId="022673FF" w:rsidR="009F705E" w:rsidRPr="00A6303D" w:rsidRDefault="009F705E" w:rsidP="009F705E">
      <w:pPr>
        <w:pStyle w:val="a6"/>
        <w:numPr>
          <w:ilvl w:val="0"/>
          <w:numId w:val="4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</w:pPr>
      <w:r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“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제휴상품</w:t>
      </w:r>
      <w:r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”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은</w:t>
      </w:r>
      <w:r w:rsidRPr="009F705E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공급업자의 정책에 따라 조건을 충족한 고객의 주문에 한해 </w:t>
      </w:r>
      <w:commentRangeStart w:id="25"/>
      <w:r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C</w:t>
      </w:r>
      <w:r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+</w:t>
      </w:r>
      <w:commentRangeEnd w:id="25"/>
      <w:r w:rsidR="00507B08">
        <w:rPr>
          <w:rStyle w:val="ad"/>
        </w:rPr>
        <w:commentReference w:id="25"/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 xml:space="preserve">에서 </w:t>
      </w:r>
      <w:r w:rsidRPr="009F705E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해당 상품 코드가 조회 및 주문 가능하도록 제한·제어된다</w:t>
      </w:r>
    </w:p>
    <w:p w14:paraId="2CCB0892" w14:textId="12C3A26C" w:rsidR="001D1855" w:rsidRPr="00995563" w:rsidRDefault="001D1855" w:rsidP="0031429D">
      <w:pPr>
        <w:pStyle w:val="a6"/>
        <w:numPr>
          <w:ilvl w:val="0"/>
          <w:numId w:val="4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 w:rsidRPr="00995563">
        <w:rPr>
          <w:rFonts w:ascii="Noto Sans CJK KR Regular" w:eastAsia="Noto Sans CJK KR Regular" w:hAnsi="Noto Sans CJK KR Regular"/>
          <w:kern w:val="0"/>
          <w:sz w:val="18"/>
          <w:szCs w:val="18"/>
        </w:rPr>
        <w:t>“</w:t>
      </w:r>
      <w:r w:rsidR="0031429D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기준단가</w:t>
      </w:r>
      <w:r w:rsidRPr="00995563">
        <w:rPr>
          <w:rFonts w:ascii="Noto Sans CJK KR Regular" w:eastAsia="Noto Sans CJK KR Regular" w:hAnsi="Noto Sans CJK KR Regular"/>
          <w:kern w:val="0"/>
          <w:sz w:val="18"/>
          <w:szCs w:val="18"/>
        </w:rPr>
        <w:t>”</w:t>
      </w:r>
      <w:r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란</w:t>
      </w:r>
      <w:r w:rsidR="0031429D" w:rsidRPr="00995563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공급업자가 대리점에 </w:t>
      </w:r>
      <w:r w:rsidR="00A6303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제휴</w:t>
      </w:r>
      <w:r w:rsidR="00210584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상</w:t>
      </w:r>
      <w:r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품을 제공하는 가격으로</w:t>
      </w:r>
      <w:r w:rsidR="009A4B26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 고객에게 제안할 수 있는 </w:t>
      </w:r>
      <w:r w:rsidR="00A6303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제휴</w:t>
      </w:r>
      <w:r w:rsidR="00917AC5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상</w:t>
      </w:r>
      <w:r w:rsidR="00210584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품의 </w:t>
      </w:r>
      <w:r w:rsidR="009A4B26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최저 </w:t>
      </w:r>
      <w:proofErr w:type="spellStart"/>
      <w:r w:rsidR="009A4B26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제안가이다</w:t>
      </w:r>
      <w:proofErr w:type="spellEnd"/>
      <w:r w:rsidR="009A4B26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.</w:t>
      </w:r>
      <w:r w:rsidR="000F3A92" w:rsidRPr="00995563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</w:p>
    <w:p w14:paraId="7271D597" w14:textId="48CAA998" w:rsidR="00E355E4" w:rsidRPr="00995563" w:rsidRDefault="00712341" w:rsidP="00E355E4">
      <w:pPr>
        <w:pStyle w:val="a6"/>
        <w:numPr>
          <w:ilvl w:val="0"/>
          <w:numId w:val="4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 w:rsidRPr="00995563">
        <w:rPr>
          <w:rFonts w:ascii="Noto Sans CJK KR Regular" w:eastAsia="Noto Sans CJK KR Regular" w:hAnsi="Noto Sans CJK KR Regular"/>
          <w:kern w:val="0"/>
          <w:sz w:val="18"/>
          <w:szCs w:val="18"/>
        </w:rPr>
        <w:t>“</w:t>
      </w:r>
      <w:r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마진</w:t>
      </w:r>
      <w:r w:rsidRPr="00995563">
        <w:rPr>
          <w:rFonts w:ascii="Noto Sans CJK KR Regular" w:eastAsia="Noto Sans CJK KR Regular" w:hAnsi="Noto Sans CJK KR Regular"/>
          <w:kern w:val="0"/>
          <w:sz w:val="18"/>
          <w:szCs w:val="18"/>
        </w:rPr>
        <w:t>”</w:t>
      </w:r>
      <w:r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이란 공급업자가 </w:t>
      </w:r>
      <w:r w:rsidR="00210584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고객에게 </w:t>
      </w:r>
      <w:r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판매한 </w:t>
      </w:r>
      <w:r w:rsidR="00A6303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제휴</w:t>
      </w:r>
      <w:r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상품의 </w:t>
      </w:r>
      <w:r w:rsidR="00210584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납품</w:t>
      </w:r>
      <w:r w:rsidR="001D1855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가</w:t>
      </w:r>
      <w:r w:rsidR="00591E8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격</w:t>
      </w:r>
      <w:r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에서 </w:t>
      </w:r>
      <w:r w:rsidR="0031429D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기준단가</w:t>
      </w:r>
      <w:r w:rsidR="00214B7E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만큼 </w:t>
      </w:r>
      <w:r w:rsidR="0031429D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뺀</w:t>
      </w:r>
      <w:r w:rsidR="00214B7E"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 금액을 의미한다.</w:t>
      </w:r>
    </w:p>
    <w:p w14:paraId="781AD7B0" w14:textId="58FA873E" w:rsidR="001D1855" w:rsidRPr="00995563" w:rsidRDefault="001D1855" w:rsidP="00C24929">
      <w:pPr>
        <w:pStyle w:val="a6"/>
        <w:numPr>
          <w:ilvl w:val="0"/>
          <w:numId w:val="4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이외 용어는 </w:t>
      </w:r>
      <w:r w:rsidRPr="004A5CEC">
        <w:rPr>
          <w:rFonts w:ascii="Noto Sans CJK KR Regular" w:eastAsia="Noto Sans CJK KR Regular" w:hAnsi="Noto Sans CJK KR Regular"/>
          <w:kern w:val="0"/>
          <w:sz w:val="18"/>
          <w:szCs w:val="18"/>
          <w:highlight w:val="yellow"/>
        </w:rPr>
        <w:t>“</w:t>
      </w:r>
      <w:proofErr w:type="spellStart"/>
      <w:r w:rsidRPr="004A5CEC">
        <w:rPr>
          <w:rFonts w:ascii="Noto Sans CJK KR Regular" w:eastAsia="Noto Sans CJK KR Regular" w:hAnsi="Noto Sans CJK KR Regular" w:hint="eastAsia"/>
          <w:kern w:val="0"/>
          <w:sz w:val="18"/>
          <w:szCs w:val="18"/>
          <w:highlight w:val="yellow"/>
        </w:rPr>
        <w:t>퍼시스</w:t>
      </w:r>
      <w:proofErr w:type="spellEnd"/>
      <w:r w:rsidRPr="004A5CEC">
        <w:rPr>
          <w:rFonts w:ascii="Noto Sans CJK KR Regular" w:eastAsia="Noto Sans CJK KR Regular" w:hAnsi="Noto Sans CJK KR Regular" w:hint="eastAsia"/>
          <w:kern w:val="0"/>
          <w:sz w:val="18"/>
          <w:szCs w:val="18"/>
          <w:highlight w:val="yellow"/>
        </w:rPr>
        <w:t xml:space="preserve"> 위탁판매 대리점 계약서</w:t>
      </w:r>
      <w:r w:rsidRPr="004A5CEC">
        <w:rPr>
          <w:rFonts w:ascii="Noto Sans CJK KR Regular" w:eastAsia="Noto Sans CJK KR Regular" w:hAnsi="Noto Sans CJK KR Regular"/>
          <w:kern w:val="0"/>
          <w:sz w:val="18"/>
          <w:szCs w:val="18"/>
          <w:highlight w:val="yellow"/>
        </w:rPr>
        <w:t>” “3</w:t>
      </w:r>
      <w:r w:rsidRPr="004A5CEC">
        <w:rPr>
          <w:rFonts w:ascii="Noto Sans CJK KR Regular" w:eastAsia="Noto Sans CJK KR Regular" w:hAnsi="Noto Sans CJK KR Regular" w:hint="eastAsia"/>
          <w:kern w:val="0"/>
          <w:sz w:val="18"/>
          <w:szCs w:val="18"/>
          <w:highlight w:val="yellow"/>
        </w:rPr>
        <w:t>조 용어의 정의</w:t>
      </w:r>
      <w:r w:rsidRPr="004A5CEC">
        <w:rPr>
          <w:rFonts w:ascii="Noto Sans CJK KR Regular" w:eastAsia="Noto Sans CJK KR Regular" w:hAnsi="Noto Sans CJK KR Regular"/>
          <w:kern w:val="0"/>
          <w:sz w:val="18"/>
          <w:szCs w:val="18"/>
          <w:highlight w:val="yellow"/>
        </w:rPr>
        <w:t>”</w:t>
      </w:r>
      <w:r w:rsidR="006D36F1" w:rsidRPr="004A5CEC">
        <w:rPr>
          <w:rFonts w:ascii="Noto Sans CJK KR Regular" w:eastAsia="Noto Sans CJK KR Regular" w:hAnsi="Noto Sans CJK KR Regular"/>
          <w:kern w:val="0"/>
          <w:sz w:val="18"/>
          <w:szCs w:val="18"/>
          <w:highlight w:val="yellow"/>
        </w:rPr>
        <w:t>(</w:t>
      </w:r>
      <w:r w:rsidR="006D36F1" w:rsidRPr="004A5CEC">
        <w:rPr>
          <w:rFonts w:ascii="Noto Sans CJK KR Regular" w:eastAsia="Noto Sans CJK KR Regular" w:hAnsi="Noto Sans CJK KR Regular" w:hint="eastAsia"/>
          <w:kern w:val="0"/>
          <w:sz w:val="18"/>
          <w:szCs w:val="18"/>
          <w:highlight w:val="yellow"/>
        </w:rPr>
        <w:t>본계약서 확인 必)</w:t>
      </w:r>
      <w:r w:rsidRPr="0099556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 따른다.</w:t>
      </w:r>
    </w:p>
    <w:p w14:paraId="72A3D3EC" w14:textId="77777777" w:rsidR="009F5E9C" w:rsidRPr="00210584" w:rsidRDefault="009F5E9C" w:rsidP="009F5E9C">
      <w:pPr>
        <w:adjustRightInd w:val="0"/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</w:pPr>
    </w:p>
    <w:p w14:paraId="28208DA8" w14:textId="77777777" w:rsidR="009F5E9C" w:rsidRDefault="009F5E9C" w:rsidP="009F5E9C">
      <w:pPr>
        <w:adjustRightInd w:val="0"/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</w:pPr>
      <w:r w:rsidRPr="00105BE9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제</w:t>
      </w:r>
      <w:r w:rsidR="008F77C7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>3</w:t>
      </w:r>
      <w:r w:rsidRPr="00105BE9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조</w:t>
      </w:r>
      <w:r w:rsidRPr="00105BE9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 xml:space="preserve"> (</w:t>
      </w:r>
      <w:r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특약</w:t>
      </w:r>
      <w:r w:rsidR="008727A8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의 적용 범위 및 해석</w:t>
      </w:r>
      <w:r w:rsidRPr="00105BE9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>)</w:t>
      </w:r>
    </w:p>
    <w:p w14:paraId="6ECEA3DF" w14:textId="1EEC9210" w:rsidR="00F0523B" w:rsidRDefault="00AA7C05" w:rsidP="008C40BC">
      <w:pPr>
        <w:pStyle w:val="a6"/>
        <w:numPr>
          <w:ilvl w:val="0"/>
          <w:numId w:val="15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 w:rsidRP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본 특약은 </w:t>
      </w:r>
      <w:r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>“</w:t>
      </w:r>
      <w:r w:rsidR="00A6303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제휴</w:t>
      </w:r>
      <w:r w:rsidR="00917AC5" w:rsidRP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상품</w:t>
      </w:r>
      <w:r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>”</w:t>
      </w:r>
      <w:r w:rsidR="00995563"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계약에만 적용되며, </w:t>
      </w:r>
      <w:r w:rsidR="00F0523B" w:rsidRP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연계상품</w:t>
      </w:r>
      <w:r w:rsidR="00F0523B"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또는 일반 외주매입 상품은 본 특약의 적용을 받지 않는다.</w:t>
      </w:r>
    </w:p>
    <w:p w14:paraId="39A60B7E" w14:textId="65AB1196" w:rsidR="00AA7C05" w:rsidRPr="00F0523B" w:rsidRDefault="00AA7C05" w:rsidP="008C40BC">
      <w:pPr>
        <w:pStyle w:val="a6"/>
        <w:numPr>
          <w:ilvl w:val="0"/>
          <w:numId w:val="15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 w:rsidRP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본</w:t>
      </w:r>
      <w:r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특약에서 명시되지 않은 사항에 대해서는 판매대리점 계약서의 내용을 따르며</w:t>
      </w:r>
      <w:r w:rsidR="00A33EDD"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, </w:t>
      </w:r>
      <w:r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본 특약과 판매대리점 계약서 간 상충되는 경우 </w:t>
      </w:r>
      <w:r w:rsidR="00E10FF2" w:rsidRP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본 특약에서 정</w:t>
      </w:r>
      <w:r w:rsidR="00995563" w:rsidRP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한</w:t>
      </w:r>
      <w:r w:rsidR="00E10FF2" w:rsidRP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 바를</w:t>
      </w:r>
      <w:r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우선적으로 적용한다</w:t>
      </w:r>
      <w:r w:rsidRP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.</w:t>
      </w:r>
    </w:p>
    <w:p w14:paraId="0D0B940D" w14:textId="77777777" w:rsidR="008F77C7" w:rsidRDefault="008F77C7" w:rsidP="00C24929">
      <w:pPr>
        <w:adjustRightInd w:val="0"/>
        <w:rPr>
          <w:rFonts w:ascii="Noto Sans CJK KR Regular" w:eastAsia="Noto Sans CJK KR Regular" w:hAnsi="Noto Sans CJK KR Regular"/>
          <w:kern w:val="0"/>
          <w:sz w:val="18"/>
          <w:szCs w:val="18"/>
        </w:rPr>
      </w:pPr>
    </w:p>
    <w:p w14:paraId="5C588D99" w14:textId="77777777" w:rsidR="008F77C7" w:rsidRDefault="008F77C7" w:rsidP="5100BBD6">
      <w:pPr>
        <w:adjustRightInd w:val="0"/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</w:pPr>
      <w:r w:rsidRPr="5100BBD6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>제4조 (거래형태)</w:t>
      </w:r>
    </w:p>
    <w:p w14:paraId="2540277A" w14:textId="0B9EB660" w:rsidR="00F0523B" w:rsidRPr="00F0523B" w:rsidRDefault="00F0523B" w:rsidP="00F0523B">
      <w:pPr>
        <w:pStyle w:val="a6"/>
        <w:numPr>
          <w:ilvl w:val="0"/>
          <w:numId w:val="11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 w:rsidRP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대리점은</w:t>
      </w:r>
      <w:r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="00A6303D">
        <w:rPr>
          <w:rFonts w:ascii="Noto Sans CJK KR Regular" w:eastAsia="Noto Sans CJK KR Regular" w:hAnsi="Noto Sans CJK KR Regular"/>
          <w:kern w:val="0"/>
          <w:sz w:val="18"/>
          <w:szCs w:val="18"/>
        </w:rPr>
        <w:t>제휴</w:t>
      </w:r>
      <w:r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>상품을</w:t>
      </w:r>
      <w:r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>C+ 시스템을 통해 주문할 수 있다.</w:t>
      </w:r>
    </w:p>
    <w:p w14:paraId="07AB8949" w14:textId="1146DA51" w:rsidR="00F0523B" w:rsidRPr="00F0523B" w:rsidRDefault="00A6303D" w:rsidP="00F0523B">
      <w:pPr>
        <w:pStyle w:val="a6"/>
        <w:numPr>
          <w:ilvl w:val="0"/>
          <w:numId w:val="11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>
        <w:rPr>
          <w:rFonts w:ascii="Noto Sans CJK KR Regular" w:eastAsia="Noto Sans CJK KR Regular" w:hAnsi="Noto Sans CJK KR Regular"/>
          <w:kern w:val="0"/>
          <w:sz w:val="18"/>
          <w:szCs w:val="18"/>
        </w:rPr>
        <w:t>제휴</w:t>
      </w:r>
      <w:r w:rsidR="00F0523B"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상품은 공급업자의 </w:t>
      </w:r>
      <w:r w:rsidR="00B115E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내부</w:t>
      </w:r>
      <w:r w:rsidR="00B115E3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="00B115E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물류와 운송 및 시공 </w:t>
      </w:r>
      <w:r w:rsidR="00F0523B" w:rsidRPr="00F0523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프로세스를 따르며, 주문 방식 또한 기존과 </w:t>
      </w:r>
      <w:r w:rsid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동일하다.</w:t>
      </w:r>
    </w:p>
    <w:p w14:paraId="17081150" w14:textId="2897D713" w:rsidR="00E10FF2" w:rsidRPr="00A61E91" w:rsidRDefault="00E10FF2" w:rsidP="008F77C7">
      <w:pPr>
        <w:pStyle w:val="a6"/>
        <w:numPr>
          <w:ilvl w:val="0"/>
          <w:numId w:val="11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공급업자는 </w:t>
      </w:r>
      <w:r w:rsidR="00A6303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제휴</w:t>
      </w:r>
      <w:r w:rsidR="0007045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상품 매입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업체와의 </w:t>
      </w:r>
      <w:proofErr w:type="spellStart"/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협</w:t>
      </w:r>
      <w:r w:rsidR="006D36F1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상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를</w:t>
      </w:r>
      <w:proofErr w:type="spellEnd"/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 </w:t>
      </w:r>
      <w:r w:rsidRPr="0007045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통해 </w:t>
      </w:r>
      <w:r w:rsidRPr="0007045D">
        <w:rPr>
          <w:rFonts w:ascii="Noto Sans CJK KR Regular" w:eastAsia="Noto Sans CJK KR Regular" w:hAnsi="Noto Sans CJK KR Regular"/>
          <w:kern w:val="0"/>
          <w:sz w:val="18"/>
          <w:szCs w:val="18"/>
        </w:rPr>
        <w:t>“</w:t>
      </w:r>
      <w:r w:rsidRPr="0007045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기준단가</w:t>
      </w:r>
      <w:r w:rsidRPr="0007045D">
        <w:rPr>
          <w:rFonts w:ascii="Noto Sans CJK KR Regular" w:eastAsia="Noto Sans CJK KR Regular" w:hAnsi="Noto Sans CJK KR Regular"/>
          <w:kern w:val="0"/>
          <w:sz w:val="18"/>
          <w:szCs w:val="18"/>
        </w:rPr>
        <w:t>”</w:t>
      </w:r>
      <w:proofErr w:type="spellStart"/>
      <w:r w:rsidRPr="0007045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를</w:t>
      </w:r>
      <w:proofErr w:type="spellEnd"/>
      <w:r w:rsidRPr="0007045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 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경쟁력 있는 가격으로 정한다.</w:t>
      </w:r>
    </w:p>
    <w:p w14:paraId="0E27B00A" w14:textId="77777777" w:rsidR="009F5E9C" w:rsidRPr="006D36F1" w:rsidRDefault="009F5E9C" w:rsidP="00C24929">
      <w:pPr>
        <w:adjustRightInd w:val="0"/>
        <w:rPr>
          <w:rFonts w:ascii="Noto Sans CJK KR Regular" w:eastAsia="Noto Sans CJK KR Regular" w:hAnsi="Noto Sans CJK KR Regular"/>
          <w:kern w:val="0"/>
          <w:sz w:val="18"/>
          <w:szCs w:val="18"/>
        </w:rPr>
      </w:pPr>
    </w:p>
    <w:p w14:paraId="5F658176" w14:textId="77777777" w:rsidR="00665C38" w:rsidRPr="00105BE9" w:rsidRDefault="00665C38" w:rsidP="00665C38">
      <w:pPr>
        <w:adjustRightInd w:val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 w:rsidRPr="00105BE9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제</w:t>
      </w:r>
      <w:r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>5</w:t>
      </w:r>
      <w:r w:rsidRPr="00105BE9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조</w:t>
      </w:r>
      <w:r w:rsidRPr="00105BE9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 xml:space="preserve"> (</w:t>
      </w:r>
      <w:r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대리점의 의무</w:t>
      </w:r>
      <w:r w:rsidRPr="00105BE9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>)</w:t>
      </w:r>
    </w:p>
    <w:p w14:paraId="54246269" w14:textId="77777777" w:rsidR="00665C38" w:rsidRDefault="00665C38" w:rsidP="00665C38">
      <w:pPr>
        <w:adjustRightInd w:val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대리점의 의무</w:t>
      </w:r>
      <w:r w:rsidRPr="00105BE9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는</w:t>
      </w:r>
      <w:r w:rsidRPr="00105BE9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Pr="00105BE9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다음</w:t>
      </w:r>
      <w:r w:rsidRPr="00105BE9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Pr="00105BE9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각</w:t>
      </w:r>
      <w:r w:rsidRPr="00105BE9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Pr="00105BE9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항의</w:t>
      </w:r>
      <w:r w:rsidRPr="00105BE9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Pr="00105BE9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경우에</w:t>
      </w:r>
      <w:r w:rsidRPr="00105BE9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Pr="00105BE9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해당한다</w:t>
      </w:r>
      <w:r w:rsidRPr="00105BE9">
        <w:rPr>
          <w:rFonts w:ascii="Noto Sans CJK KR Regular" w:eastAsia="Noto Sans CJK KR Regular" w:hAnsi="Noto Sans CJK KR Regular"/>
          <w:kern w:val="0"/>
          <w:sz w:val="18"/>
          <w:szCs w:val="18"/>
        </w:rPr>
        <w:t>.</w:t>
      </w:r>
    </w:p>
    <w:p w14:paraId="12E0281F" w14:textId="77777777" w:rsidR="00665C38" w:rsidRPr="004A6375" w:rsidRDefault="00665C38" w:rsidP="00665C38">
      <w:pPr>
        <w:pStyle w:val="a6"/>
        <w:numPr>
          <w:ilvl w:val="0"/>
          <w:numId w:val="5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</w:pPr>
      <w:r w:rsidRPr="004A637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제휴</w:t>
      </w:r>
      <w:r w:rsidRPr="004A6375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상품을 시장 내 합리적이고 경쟁력 있는 가격으로 공급하기 위하여 대리점은 고객에게 제휴상품의 가격을 아래 가격범위 내에서 제안한다.</w:t>
      </w:r>
      <w:r w:rsidRPr="004A637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br/>
      </w:r>
      <w:r w:rsidRPr="004A6375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 xml:space="preserve">최저가격 </w:t>
      </w:r>
      <w:r w:rsidRPr="004A637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: </w:t>
      </w:r>
      <w:r w:rsidRPr="004A6375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C</w:t>
      </w:r>
      <w:r w:rsidRPr="004A637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+에 </w:t>
      </w:r>
      <w:r w:rsidRPr="004A6375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공지된 기준단가</w:t>
      </w:r>
      <w:r w:rsidRPr="004A637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br/>
      </w:r>
      <w:proofErr w:type="gramStart"/>
      <w:r w:rsidRPr="004A6375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 xml:space="preserve">최고가격 </w:t>
      </w:r>
      <w:r w:rsidRPr="004A637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:</w:t>
      </w:r>
      <w:proofErr w:type="gramEnd"/>
      <w:r w:rsidRPr="004A637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</w:t>
      </w:r>
      <w:r w:rsidRPr="004A6375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 xml:space="preserve">기준단가의 </w:t>
      </w:r>
      <w:r w:rsidRPr="004A6375">
        <w:rPr>
          <w:rFonts w:ascii="맑은 고딕" w:eastAsia="맑은 고딕" w:hAnsi="맑은 고딕" w:hint="eastAsia"/>
          <w:kern w:val="0"/>
          <w:sz w:val="18"/>
          <w:szCs w:val="18"/>
          <w:u w:val="single"/>
        </w:rPr>
        <w:t>1</w:t>
      </w:r>
      <w:r w:rsidRPr="004A6375">
        <w:rPr>
          <w:rFonts w:ascii="맑은 고딕" w:eastAsia="맑은 고딕" w:hAnsi="맑은 고딕"/>
          <w:kern w:val="0"/>
          <w:sz w:val="18"/>
          <w:szCs w:val="18"/>
          <w:u w:val="single"/>
        </w:rPr>
        <w:t>30</w:t>
      </w:r>
      <w:r w:rsidRPr="004A637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%</w:t>
      </w:r>
    </w:p>
    <w:p w14:paraId="3C6FD5CC" w14:textId="3CC8B525" w:rsidR="00665C38" w:rsidRPr="004A6375" w:rsidRDefault="00665C38" w:rsidP="00665C38">
      <w:pPr>
        <w:pStyle w:val="a6"/>
        <w:numPr>
          <w:ilvl w:val="0"/>
          <w:numId w:val="5"/>
        </w:numPr>
        <w:ind w:leftChars="0"/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</w:pPr>
      <w:r w:rsidRPr="004A6375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대리점은</w:t>
      </w:r>
      <w:r w:rsidRPr="004A637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제휴상품을 아래의 조건을 모두 충족하는 고객에게만 견적 제안 및 판매할 수 있</w:t>
      </w:r>
      <w:ins w:id="26" w:author="김현주 (Hyunjoo Kim)" w:date="2025-04-10T16:29:00Z">
        <w:r w:rsidR="000530AB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으며,</w:t>
        </w:r>
        <w:r w:rsidR="000530AB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t xml:space="preserve"> </w:t>
        </w:r>
      </w:ins>
      <w:ins w:id="27" w:author="김현주 (Hyunjoo Kim)" w:date="2025-04-10T16:30:00Z">
        <w:r w:rsidR="000530AB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아래 고객이 최종소비자임을 확인하여야 한다.</w:t>
        </w:r>
      </w:ins>
      <w:del w:id="28" w:author="김현주 (Hyunjoo Kim)" w:date="2025-04-10T16:29:00Z">
        <w:r w:rsidRPr="004A6375" w:rsidDel="000530AB"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delText>다</w:delText>
        </w:r>
      </w:del>
      <w:r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.</w:t>
      </w:r>
    </w:p>
    <w:p w14:paraId="2969D737" w14:textId="66355636" w:rsidR="00665C38" w:rsidRPr="004A6375" w:rsidRDefault="000530AB" w:rsidP="00665C38">
      <w:pPr>
        <w:pStyle w:val="a6"/>
        <w:numPr>
          <w:ilvl w:val="1"/>
          <w:numId w:val="5"/>
        </w:numPr>
        <w:ind w:leftChars="0"/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</w:pPr>
      <w:ins w:id="29" w:author="김현주 (Hyunjoo Kim)" w:date="2025-04-10T16:29:00Z"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lastRenderedPageBreak/>
          <w:t xml:space="preserve">기업고객 </w:t>
        </w:r>
        <w:r>
          <w:rPr>
            <w:rFonts w:ascii="Noto Sans CJK KR Regular" w:eastAsia="Noto Sans CJK KR Regular" w:hAnsi="Noto Sans CJK KR Regular"/>
            <w:kern w:val="0"/>
            <w:sz w:val="18"/>
            <w:szCs w:val="18"/>
            <w:u w:val="single"/>
          </w:rPr>
          <w:t>(</w:t>
        </w:r>
      </w:ins>
      <w:r w:rsidR="00665C38" w:rsidRPr="004A6375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B</w:t>
      </w:r>
      <w:r w:rsidR="00665C38" w:rsidRPr="004A637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2B 사업자 고객</w:t>
      </w:r>
      <w:ins w:id="30" w:author="김현주 (Hyunjoo Kim)" w:date="2025-04-10T16:29:00Z"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u w:val="single"/>
          </w:rPr>
          <w:t>)</w:t>
        </w:r>
      </w:ins>
      <w:r w:rsidR="00665C38" w:rsidRPr="004A637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: 「</w:t>
      </w:r>
      <w:proofErr w:type="spellStart"/>
      <w:r w:rsidR="00665C38" w:rsidRPr="004A637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사업자등록번호」를</w:t>
      </w:r>
      <w:proofErr w:type="spellEnd"/>
      <w:r w:rsidR="00665C38" w:rsidRPr="004A6375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보유한 법인 또는 개인사업자</w:t>
      </w:r>
    </w:p>
    <w:p w14:paraId="5C72263B" w14:textId="77777777" w:rsidR="00665C38" w:rsidRDefault="00665C38" w:rsidP="00665C38">
      <w:pPr>
        <w:pStyle w:val="a6"/>
        <w:numPr>
          <w:ilvl w:val="1"/>
          <w:numId w:val="5"/>
        </w:numPr>
        <w:ind w:leftChars="0"/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</w:pPr>
      <w:r w:rsidRPr="006C0CDF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누계</w:t>
      </w:r>
      <w:r w:rsidRPr="006C0CDF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구매 수량: 해당 사업자번호 기준으로 최근 5년 이내 제휴상품의 누적 </w:t>
      </w:r>
      <w:r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구매수량</w:t>
      </w:r>
      <w:r w:rsidRPr="006C0CDF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</w:t>
      </w:r>
      <w:r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충족</w:t>
      </w:r>
      <w:r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br/>
      </w:r>
      <w:r w:rsidRPr="006C0CDF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※</w:t>
      </w:r>
      <w:r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</w:t>
      </w:r>
      <w:r w:rsidRPr="006C0CDF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누계 구매수량 기준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 xml:space="preserve">은 </w:t>
      </w:r>
      <w:r w:rsidRPr="006C0CDF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브랜드 및 품목 특성에 따라 상이할 수 있으며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,</w:t>
      </w:r>
      <w:r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</w:t>
      </w:r>
      <w:r w:rsidRPr="006C0CDF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해당</w:t>
      </w:r>
      <w:r w:rsidRPr="006C0CDF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기준은 공급업자가 품목별로 별도 지정·고지할 수 있다.</w:t>
      </w:r>
    </w:p>
    <w:p w14:paraId="223189B1" w14:textId="77777777" w:rsidR="00665C38" w:rsidRPr="006C0CDF" w:rsidRDefault="00665C38" w:rsidP="00665C38">
      <w:pPr>
        <w:pStyle w:val="a6"/>
        <w:numPr>
          <w:ilvl w:val="0"/>
          <w:numId w:val="5"/>
        </w:numPr>
        <w:ind w:leftChars="0"/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</w:pPr>
      <w:r w:rsidRPr="006C0CDF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이</w:t>
      </w:r>
      <w:r w:rsidRPr="006C0CDF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조건을</w:t>
      </w:r>
      <w:r w:rsidRPr="006C0CDF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 xml:space="preserve"> 모두</w:t>
      </w:r>
      <w:r w:rsidRPr="006C0CDF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충족하지 않은 고객에 대한 판매, 견적 제안, 가격 문의 응대는 원칙적으로 제한되며, 공급업자는 해당 조건을 사전</w:t>
      </w:r>
      <w:r w:rsidRPr="006C0CDF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에</w:t>
      </w:r>
      <w:r w:rsidRPr="006C0CDF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검증할 수 있다. </w:t>
      </w:r>
      <w:r w:rsidRPr="006C0CDF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다만</w:t>
      </w:r>
      <w:r w:rsidRPr="006C0CDF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>, 신규 사업자 고객 또는 특수 프로젝트 등 공급업</w:t>
      </w:r>
      <w:r w:rsidRPr="006C0CDF">
        <w:rPr>
          <w:rFonts w:ascii="Noto Sans CJK KR Regular" w:eastAsia="Noto Sans CJK KR Regular" w:hAnsi="Noto Sans CJK KR Regular" w:hint="eastAsia"/>
          <w:kern w:val="0"/>
          <w:sz w:val="18"/>
          <w:szCs w:val="18"/>
          <w:u w:val="single"/>
        </w:rPr>
        <w:t>자가 사전에</w:t>
      </w:r>
      <w:r w:rsidRPr="006C0CDF">
        <w:rPr>
          <w:rFonts w:ascii="Noto Sans CJK KR Regular" w:eastAsia="Noto Sans CJK KR Regular" w:hAnsi="Noto Sans CJK KR Regular"/>
          <w:kern w:val="0"/>
          <w:sz w:val="18"/>
          <w:szCs w:val="18"/>
          <w:u w:val="single"/>
        </w:rPr>
        <w:t xml:space="preserve"> 인정한 예외 사유가 있는 경우에는 내부 승인 절차를 거쳐 조건을 일부 완화할 수 있다.</w:t>
      </w:r>
    </w:p>
    <w:p w14:paraId="617C0020" w14:textId="77777777" w:rsidR="00665C38" w:rsidRPr="00A3441B" w:rsidRDefault="00665C38" w:rsidP="00665C38">
      <w:pPr>
        <w:pStyle w:val="a6"/>
        <w:numPr>
          <w:ilvl w:val="0"/>
          <w:numId w:val="5"/>
        </w:numPr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 w:rsidRPr="00A3441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대리점은 고객에게 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제휴상</w:t>
      </w:r>
      <w:r w:rsidRPr="00A3441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품에</w:t>
      </w:r>
      <w:r w:rsidRPr="00A3441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Pr="00A3441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대한</w:t>
      </w:r>
      <w:r w:rsidRPr="00A3441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Pr="00A3441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정상적인 현장 검수 절차를 안내하고,</w:t>
      </w:r>
      <w:r w:rsidRPr="00A3441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Pr="00A3441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검수가 진행될 수 있도록 협력해야 한다.</w:t>
      </w:r>
    </w:p>
    <w:p w14:paraId="6D1DA7A2" w14:textId="77777777" w:rsidR="00665C38" w:rsidRDefault="00665C38" w:rsidP="00665C38">
      <w:pPr>
        <w:pStyle w:val="a6"/>
        <w:numPr>
          <w:ilvl w:val="0"/>
          <w:numId w:val="5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 w:rsidRPr="00A3441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대리점</w:t>
      </w:r>
      <w:r w:rsidRPr="00A3441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의 </w:t>
      </w:r>
      <w:r w:rsidRPr="00A3441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고의 </w:t>
      </w:r>
      <w:r w:rsidRPr="00A3441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또는 중대한 과실로 </w:t>
      </w:r>
      <w:r w:rsidRPr="00A3441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인해 본</w:t>
      </w:r>
      <w:r w:rsidRPr="00A3441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특약</w:t>
      </w:r>
      <w:r w:rsidRPr="00A3441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을 </w:t>
      </w:r>
      <w:r w:rsidRPr="00A3441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위</w:t>
      </w:r>
      <w:r w:rsidRPr="00A3441B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반하여 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공급업자에게 손해가 발생한 경우 대리점은 공급업자에게 발생한 손해를 배상하여야 한다.</w:t>
      </w:r>
      <w:r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</w:p>
    <w:p w14:paraId="25B4F427" w14:textId="1FC38193" w:rsidR="00665C38" w:rsidRPr="00A3441B" w:rsidDel="00EA3BCF" w:rsidRDefault="00EA3BCF" w:rsidP="00665C38">
      <w:pPr>
        <w:pStyle w:val="a6"/>
        <w:numPr>
          <w:ilvl w:val="0"/>
          <w:numId w:val="5"/>
        </w:numPr>
        <w:adjustRightInd w:val="0"/>
        <w:ind w:leftChars="0"/>
        <w:rPr>
          <w:del w:id="31" w:author="김현주 (Hyunjoo Kim)" w:date="2025-04-10T16:02:00Z"/>
          <w:rFonts w:ascii="Noto Sans CJK KR Regular" w:eastAsia="Noto Sans CJK KR Regular" w:hAnsi="Noto Sans CJK KR Regular"/>
          <w:kern w:val="0"/>
          <w:sz w:val="18"/>
          <w:szCs w:val="18"/>
        </w:rPr>
      </w:pPr>
      <w:ins w:id="32" w:author="김현주 (Hyunjoo Kim)" w:date="2025-04-10T16:02:00Z"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</w:rPr>
          <w:t xml:space="preserve">대리점이 본 조항을 위반한 경우 공급업자는 </w:t>
        </w:r>
      </w:ins>
      <w:ins w:id="33" w:author="김현주 (Hyunjoo Kim)" w:date="2025-04-10T16:03:00Z"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</w:rPr>
          <w:t>사유가 소명될 때까지 제품공급을 중단할 수 있으며,</w:t>
        </w:r>
        <w:r>
          <w:rPr>
            <w:rFonts w:ascii="Noto Sans CJK KR Regular" w:eastAsia="Noto Sans CJK KR Regular" w:hAnsi="Noto Sans CJK KR Regular"/>
            <w:kern w:val="0"/>
            <w:sz w:val="18"/>
            <w:szCs w:val="18"/>
          </w:rPr>
          <w:t xml:space="preserve"> </w:t>
        </w:r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</w:rPr>
          <w:t>제7조 인센티브 지급 등을 거절할 수 있다.</w:t>
        </w:r>
        <w:r>
          <w:rPr>
            <w:rFonts w:ascii="Noto Sans CJK KR Regular" w:eastAsia="Noto Sans CJK KR Regular" w:hAnsi="Noto Sans CJK KR Regular"/>
            <w:kern w:val="0"/>
            <w:sz w:val="18"/>
            <w:szCs w:val="18"/>
          </w:rPr>
          <w:t xml:space="preserve"> </w:t>
        </w:r>
        <w:bookmarkStart w:id="34" w:name="_GoBack"/>
        <w:bookmarkEnd w:id="34"/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</w:rPr>
          <w:t xml:space="preserve">공급업자는 본 조항을 위반한 대리점에게 </w:t>
        </w:r>
      </w:ins>
      <w:ins w:id="35" w:author="김현주 (Hyunjoo Kim)" w:date="2025-04-10T16:04:00Z">
        <w:r>
          <w:rPr>
            <w:rFonts w:ascii="Noto Sans CJK KR Regular" w:eastAsia="Noto Sans CJK KR Regular" w:hAnsi="Noto Sans CJK KR Regular" w:hint="eastAsia"/>
            <w:kern w:val="0"/>
            <w:sz w:val="18"/>
            <w:szCs w:val="18"/>
          </w:rPr>
          <w:t>시정요구 및 소명기회를 부여할 수 있</w:t>
        </w:r>
      </w:ins>
      <w:ins w:id="36" w:author="김현주 (Hyunjoo Kim)" w:date="2025-04-10T16:35:00Z">
        <w:r w:rsidR="0079089D">
          <w:rPr>
            <w:rFonts w:ascii="Noto Sans CJK KR Regular" w:eastAsia="Noto Sans CJK KR Regular" w:hAnsi="Noto Sans CJK KR Regular" w:hint="eastAsia"/>
            <w:kern w:val="0"/>
            <w:sz w:val="18"/>
            <w:szCs w:val="18"/>
          </w:rPr>
          <w:t>으며,</w:t>
        </w:r>
        <w:r w:rsidR="0079089D">
          <w:rPr>
            <w:rFonts w:ascii="Noto Sans CJK KR Regular" w:eastAsia="Noto Sans CJK KR Regular" w:hAnsi="Noto Sans CJK KR Regular"/>
            <w:kern w:val="0"/>
            <w:sz w:val="18"/>
            <w:szCs w:val="18"/>
          </w:rPr>
          <w:t xml:space="preserve"> </w:t>
        </w:r>
        <w:r w:rsidR="0079089D">
          <w:rPr>
            <w:rFonts w:ascii="Noto Sans CJK KR Regular" w:eastAsia="Noto Sans CJK KR Regular" w:hAnsi="Noto Sans CJK KR Regular" w:hint="eastAsia"/>
            <w:kern w:val="0"/>
            <w:sz w:val="18"/>
            <w:szCs w:val="18"/>
          </w:rPr>
          <w:t>소명 또는 시정을 하지 못한 대리점에 대해서는 계약갱신을 거절할 수 있다.</w:t>
        </w:r>
      </w:ins>
      <w:ins w:id="37" w:author="김현주 (Hyunjoo Kim)" w:date="2025-04-10T16:05:00Z">
        <w:r>
          <w:rPr>
            <w:rFonts w:ascii="Noto Sans CJK KR Regular" w:eastAsia="Noto Sans CJK KR Regular" w:hAnsi="Noto Sans CJK KR Regular"/>
            <w:kern w:val="0"/>
            <w:sz w:val="18"/>
            <w:szCs w:val="18"/>
          </w:rPr>
          <w:t xml:space="preserve"> </w:t>
        </w:r>
      </w:ins>
      <w:del w:id="38" w:author="김현주 (Hyunjoo Kim)" w:date="2025-04-10T16:02:00Z">
        <w:r w:rsidR="00665C38" w:rsidRPr="00A3441B" w:rsidDel="00EA3BCF">
          <w:rPr>
            <w:rFonts w:ascii="Noto Sans CJK KR Regular" w:eastAsia="Noto Sans CJK KR Regular" w:hAnsi="Noto Sans CJK KR Regular"/>
            <w:kern w:val="0"/>
            <w:sz w:val="18"/>
            <w:szCs w:val="18"/>
          </w:rPr>
          <w:delText>공급업</w:delText>
        </w:r>
        <w:commentRangeStart w:id="39"/>
        <w:r w:rsidR="00665C38" w:rsidRPr="00A3441B" w:rsidDel="00EA3BCF">
          <w:rPr>
            <w:rFonts w:ascii="Noto Sans CJK KR Regular" w:eastAsia="Noto Sans CJK KR Regular" w:hAnsi="Noto Sans CJK KR Regular"/>
            <w:kern w:val="0"/>
            <w:sz w:val="18"/>
            <w:szCs w:val="18"/>
          </w:rPr>
          <w:delText xml:space="preserve">자는 </w:delText>
        </w:r>
        <w:r w:rsidR="00665C38" w:rsidDel="00EA3BCF">
          <w:rPr>
            <w:rFonts w:ascii="Noto Sans CJK KR Regular" w:eastAsia="Noto Sans CJK KR Regular" w:hAnsi="Noto Sans CJK KR Regular" w:hint="eastAsia"/>
            <w:kern w:val="0"/>
            <w:sz w:val="18"/>
            <w:szCs w:val="18"/>
          </w:rPr>
          <w:delText>제</w:delText>
        </w:r>
        <w:r w:rsidR="00665C38" w:rsidDel="00EA3BCF">
          <w:rPr>
            <w:rFonts w:ascii="Noto Sans CJK KR Regular" w:eastAsia="Noto Sans CJK KR Regular" w:hAnsi="Noto Sans CJK KR Regular"/>
            <w:kern w:val="0"/>
            <w:sz w:val="18"/>
            <w:szCs w:val="18"/>
          </w:rPr>
          <w:delText>3</w:delText>
        </w:r>
        <w:r w:rsidR="00665C38" w:rsidDel="00EA3BCF">
          <w:rPr>
            <w:rFonts w:ascii="Noto Sans CJK KR Regular" w:eastAsia="Noto Sans CJK KR Regular" w:hAnsi="Noto Sans CJK KR Regular" w:hint="eastAsia"/>
            <w:kern w:val="0"/>
            <w:sz w:val="18"/>
            <w:szCs w:val="18"/>
          </w:rPr>
          <w:delText xml:space="preserve">항에서 발생한 문제와 관련하여 </w:delText>
        </w:r>
        <w:r w:rsidR="00665C38" w:rsidRPr="00A3441B" w:rsidDel="00EA3BCF">
          <w:rPr>
            <w:rFonts w:ascii="Noto Sans CJK KR Regular" w:eastAsia="Noto Sans CJK KR Regular" w:hAnsi="Noto Sans CJK KR Regular"/>
            <w:kern w:val="0"/>
            <w:sz w:val="18"/>
            <w:szCs w:val="18"/>
          </w:rPr>
          <w:delText>사전 서면 통지를 통해 대리점에게 소명 기회를 부여</w:delText>
        </w:r>
        <w:r w:rsidR="00665C38" w:rsidDel="00EA3BCF">
          <w:rPr>
            <w:rFonts w:ascii="Noto Sans CJK KR Regular" w:eastAsia="Noto Sans CJK KR Regular" w:hAnsi="Noto Sans CJK KR Regular" w:hint="eastAsia"/>
            <w:kern w:val="0"/>
            <w:sz w:val="18"/>
            <w:szCs w:val="18"/>
          </w:rPr>
          <w:delText>하고</w:delText>
        </w:r>
        <w:r w:rsidR="00665C38" w:rsidRPr="00A3441B" w:rsidDel="00EA3BCF">
          <w:rPr>
            <w:rFonts w:ascii="Noto Sans CJK KR Regular" w:eastAsia="Noto Sans CJK KR Regular" w:hAnsi="Noto Sans CJK KR Regular"/>
            <w:kern w:val="0"/>
            <w:sz w:val="18"/>
            <w:szCs w:val="18"/>
          </w:rPr>
          <w:delText>, 소명 결과</w:delText>
        </w:r>
        <w:r w:rsidR="00665C38" w:rsidDel="00EA3BCF">
          <w:rPr>
            <w:rFonts w:ascii="Noto Sans CJK KR Regular" w:eastAsia="Noto Sans CJK KR Regular" w:hAnsi="Noto Sans CJK KR Regular" w:hint="eastAsia"/>
            <w:kern w:val="0"/>
            <w:sz w:val="18"/>
            <w:szCs w:val="18"/>
          </w:rPr>
          <w:delText>를</w:delText>
        </w:r>
        <w:r w:rsidR="00665C38" w:rsidRPr="00A3441B" w:rsidDel="00EA3BCF">
          <w:rPr>
            <w:rFonts w:ascii="Noto Sans CJK KR Regular" w:eastAsia="Noto Sans CJK KR Regular" w:hAnsi="Noto Sans CJK KR Regular"/>
            <w:kern w:val="0"/>
            <w:sz w:val="18"/>
            <w:szCs w:val="18"/>
          </w:rPr>
          <w:delText xml:space="preserve"> 검토한</w:delText>
        </w:r>
        <w:r w:rsidR="00665C38" w:rsidDel="00EA3BCF">
          <w:rPr>
            <w:rFonts w:ascii="Noto Sans CJK KR Regular" w:eastAsia="Noto Sans CJK KR Regular" w:hAnsi="Noto Sans CJK KR Regular"/>
            <w:kern w:val="0"/>
            <w:sz w:val="18"/>
            <w:szCs w:val="18"/>
          </w:rPr>
          <w:delText xml:space="preserve"> </w:delText>
        </w:r>
        <w:r w:rsidR="00665C38" w:rsidDel="00EA3BCF">
          <w:rPr>
            <w:rFonts w:ascii="Noto Sans CJK KR Regular" w:eastAsia="Noto Sans CJK KR Regular" w:hAnsi="Noto Sans CJK KR Regular" w:hint="eastAsia"/>
            <w:kern w:val="0"/>
            <w:sz w:val="18"/>
            <w:szCs w:val="18"/>
          </w:rPr>
          <w:delText xml:space="preserve">후 고의로 공급업자에게 손해를 발생시켰다고 판단되는 경우 </w:delText>
        </w:r>
        <w:r w:rsidR="00665C38" w:rsidRPr="004A5CEC" w:rsidDel="00EA3BCF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highlight w:val="yellow"/>
          </w:rPr>
          <w:delText xml:space="preserve">판매 대리점 계약 </w:delText>
        </w:r>
        <w:r w:rsidR="00665C38" w:rsidRPr="004A5CEC" w:rsidDel="00EA3BCF">
          <w:rPr>
            <w:rFonts w:ascii="Noto Sans CJK KR Regular" w:eastAsia="Noto Sans CJK KR Regular" w:hAnsi="Noto Sans CJK KR Regular"/>
            <w:kern w:val="0"/>
            <w:sz w:val="18"/>
            <w:szCs w:val="18"/>
            <w:highlight w:val="yellow"/>
          </w:rPr>
          <w:delText>25</w:delText>
        </w:r>
        <w:r w:rsidR="00665C38" w:rsidRPr="004A5CEC" w:rsidDel="00EA3BCF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highlight w:val="yellow"/>
          </w:rPr>
          <w:delText>조</w:delText>
        </w:r>
        <w:r w:rsidR="00665C38" w:rsidRPr="004A5CEC" w:rsidDel="00EA3BCF">
          <w:rPr>
            <w:rFonts w:ascii="Noto Sans CJK KR Regular" w:eastAsia="Noto Sans CJK KR Regular" w:hAnsi="Noto Sans CJK KR Regular"/>
            <w:kern w:val="0"/>
            <w:sz w:val="18"/>
            <w:szCs w:val="18"/>
            <w:highlight w:val="yellow"/>
          </w:rPr>
          <w:delText>(</w:delText>
        </w:r>
        <w:r w:rsidR="00665C38" w:rsidRPr="004A5CEC" w:rsidDel="00EA3BCF">
          <w:rPr>
            <w:rFonts w:ascii="Noto Sans CJK KR Regular" w:eastAsia="Noto Sans CJK KR Regular" w:hAnsi="Noto Sans CJK KR Regular" w:hint="eastAsia"/>
            <w:kern w:val="0"/>
            <w:sz w:val="18"/>
            <w:szCs w:val="18"/>
            <w:highlight w:val="yellow"/>
          </w:rPr>
          <w:delText>본계약서 확인 必)</w:delText>
        </w:r>
        <w:r w:rsidR="00665C38" w:rsidDel="00EA3BCF">
          <w:rPr>
            <w:rFonts w:ascii="Noto Sans CJK KR Regular" w:eastAsia="Noto Sans CJK KR Regular" w:hAnsi="Noto Sans CJK KR Regular" w:hint="eastAsia"/>
            <w:kern w:val="0"/>
            <w:sz w:val="18"/>
            <w:szCs w:val="18"/>
          </w:rPr>
          <w:delText>의 중대한 계약 위반을 한 것으로 본다.</w:delText>
        </w:r>
        <w:r w:rsidR="00665C38" w:rsidRPr="00A3441B" w:rsidDel="00EA3BCF">
          <w:rPr>
            <w:rFonts w:ascii="Noto Sans CJK KR Regular" w:eastAsia="Noto Sans CJK KR Regular" w:hAnsi="Noto Sans CJK KR Regular"/>
            <w:kern w:val="0"/>
            <w:sz w:val="18"/>
            <w:szCs w:val="18"/>
          </w:rPr>
          <w:delText xml:space="preserve"> </w:delText>
        </w:r>
      </w:del>
      <w:commentRangeEnd w:id="39"/>
      <w:r>
        <w:rPr>
          <w:rStyle w:val="ad"/>
        </w:rPr>
        <w:commentReference w:id="39"/>
      </w:r>
    </w:p>
    <w:p w14:paraId="0774A27E" w14:textId="73D8D89B" w:rsidR="00A3441B" w:rsidRPr="00665C38" w:rsidRDefault="00A3441B" w:rsidP="00665C38">
      <w:pPr>
        <w:adjustRightInd w:val="0"/>
        <w:rPr>
          <w:rFonts w:ascii="Noto Sans CJK KR Regular" w:eastAsia="Noto Sans CJK KR Regular" w:hAnsi="Noto Sans CJK KR Regular" w:hint="eastAsia"/>
          <w:kern w:val="0"/>
          <w:sz w:val="18"/>
          <w:szCs w:val="18"/>
        </w:rPr>
      </w:pPr>
    </w:p>
    <w:p w14:paraId="60061E4C" w14:textId="77777777" w:rsidR="00E10FF2" w:rsidRDefault="00E10FF2" w:rsidP="001D1855">
      <w:pPr>
        <w:adjustRightInd w:val="0"/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</w:pPr>
    </w:p>
    <w:p w14:paraId="07BC1497" w14:textId="6C1B4EB3" w:rsidR="001D1855" w:rsidRPr="00A6303D" w:rsidRDefault="001D1855" w:rsidP="001D1855">
      <w:pPr>
        <w:adjustRightInd w:val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 w:rsidRPr="00E10FF2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제</w:t>
      </w:r>
      <w:r w:rsidR="009F5E9C" w:rsidRPr="00E10FF2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>6</w:t>
      </w:r>
      <w:r w:rsidRPr="00E10FF2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조</w:t>
      </w:r>
      <w:r w:rsidRPr="00E10FF2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 xml:space="preserve"> (</w:t>
      </w:r>
      <w:r w:rsidR="007D1C2E" w:rsidRPr="00E10FF2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 xml:space="preserve">대리점 </w:t>
      </w:r>
      <w:r w:rsidR="00E10FF2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권리</w:t>
      </w:r>
      <w:r w:rsidRPr="00E10FF2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>)</w:t>
      </w:r>
      <w:r w:rsidR="007D154E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 xml:space="preserve"> </w:t>
      </w:r>
    </w:p>
    <w:p w14:paraId="2069C3EA" w14:textId="5C7ADCB2" w:rsidR="001D1855" w:rsidRDefault="00E10FF2" w:rsidP="001D1855">
      <w:pPr>
        <w:pStyle w:val="a6"/>
        <w:numPr>
          <w:ilvl w:val="0"/>
          <w:numId w:val="9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대리점은 고객의 요청에</w:t>
      </w:r>
      <w:r w:rsidR="00F13669">
        <w:rPr>
          <w:rFonts w:ascii="Noto Sans CJK KR Regular" w:eastAsia="Noto Sans CJK KR Regular" w:hAnsi="Noto Sans CJK KR Regular"/>
          <w:kern w:val="0"/>
          <w:sz w:val="18"/>
          <w:szCs w:val="18"/>
        </w:rPr>
        <w:t xml:space="preserve"> </w:t>
      </w:r>
      <w:r w:rsidR="00F13669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의하여 </w:t>
      </w:r>
      <w:r w:rsidR="00A6303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제휴</w:t>
      </w:r>
      <w:r w:rsidR="00F13669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상품 </w:t>
      </w:r>
      <w:r w:rsid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주문 </w:t>
      </w:r>
      <w:r w:rsidR="00F13669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활동을 진행할 수 있으며,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 </w:t>
      </w:r>
      <w:r w:rsid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기존의 </w:t>
      </w:r>
      <w:r w:rsidR="00A65622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운영품과 </w:t>
      </w:r>
      <w:r w:rsid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동일하게 영업활동</w:t>
      </w: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을 할 수 있다.</w:t>
      </w:r>
    </w:p>
    <w:p w14:paraId="28F400DC" w14:textId="4FDA3BA4" w:rsidR="00E10FF2" w:rsidRPr="00E10FF2" w:rsidRDefault="00E10FF2" w:rsidP="001D1855">
      <w:pPr>
        <w:pStyle w:val="a6"/>
        <w:numPr>
          <w:ilvl w:val="0"/>
          <w:numId w:val="9"/>
        </w:numPr>
        <w:adjustRightInd w:val="0"/>
        <w:ind w:leftChars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대리점</w:t>
      </w:r>
      <w:r w:rsidR="00C5347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은 제</w:t>
      </w:r>
      <w:r w:rsidR="00C53473">
        <w:rPr>
          <w:rFonts w:ascii="Noto Sans CJK KR Regular" w:eastAsia="Noto Sans CJK KR Regular" w:hAnsi="Noto Sans CJK KR Regular"/>
          <w:kern w:val="0"/>
          <w:sz w:val="18"/>
          <w:szCs w:val="18"/>
        </w:rPr>
        <w:t>7</w:t>
      </w:r>
      <w:r w:rsidR="00C5347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조에 따라 </w:t>
      </w:r>
      <w:r w:rsidR="00A6303D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제휴</w:t>
      </w:r>
      <w:r w:rsidR="00F0523B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상품 납품</w:t>
      </w:r>
      <w:r w:rsidR="00C5347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에 따른 </w:t>
      </w:r>
      <w:r w:rsidR="000F09B0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마진을</w:t>
      </w:r>
      <w:r w:rsidR="00C53473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 xml:space="preserve"> 공급업자에게 청구할 수 있다.</w:t>
      </w:r>
    </w:p>
    <w:p w14:paraId="44EAFD9C" w14:textId="77777777" w:rsidR="001D1855" w:rsidRPr="001D1855" w:rsidRDefault="001D1855" w:rsidP="001D1855">
      <w:pPr>
        <w:adjustRightInd w:val="0"/>
        <w:rPr>
          <w:rFonts w:ascii="Noto Sans CJK KR Regular" w:eastAsia="Noto Sans CJK KR Regular" w:hAnsi="Noto Sans CJK KR Regular"/>
          <w:kern w:val="0"/>
          <w:sz w:val="18"/>
          <w:szCs w:val="18"/>
        </w:rPr>
      </w:pPr>
    </w:p>
    <w:p w14:paraId="10875695" w14:textId="5B1B42EC" w:rsidR="00952FE8" w:rsidRDefault="00FB56EF" w:rsidP="00952FE8">
      <w:pPr>
        <w:adjustRightInd w:val="0"/>
        <w:rPr>
          <w:rFonts w:ascii="Noto Sans CJK KR Regular" w:eastAsia="Noto Sans CJK KR Regular" w:hAnsi="Noto Sans CJK KR Regular"/>
          <w:b/>
          <w:bCs/>
          <w:i/>
          <w:iCs/>
          <w:color w:val="FF0000"/>
          <w:kern w:val="0"/>
          <w:sz w:val="18"/>
          <w:szCs w:val="18"/>
        </w:rPr>
      </w:pPr>
      <w:r w:rsidRPr="00105BE9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제</w:t>
      </w:r>
      <w:r w:rsidR="009F5E9C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>7</w:t>
      </w:r>
      <w:r w:rsidRPr="00E411D2">
        <w:rPr>
          <w:rFonts w:ascii="Noto Sans CJK KR Regular" w:eastAsia="Noto Sans CJK KR Regular" w:hAnsi="Noto Sans CJK KR Regular" w:hint="eastAsia"/>
          <w:b/>
          <w:bCs/>
          <w:color w:val="000000" w:themeColor="text1"/>
          <w:kern w:val="0"/>
          <w:sz w:val="18"/>
          <w:szCs w:val="18"/>
        </w:rPr>
        <w:t>조</w:t>
      </w:r>
      <w:r w:rsidRPr="00E411D2">
        <w:rPr>
          <w:rFonts w:ascii="Noto Sans CJK KR Regular" w:eastAsia="Noto Sans CJK KR Regular" w:hAnsi="Noto Sans CJK KR Regular"/>
          <w:b/>
          <w:bCs/>
          <w:color w:val="000000" w:themeColor="text1"/>
          <w:kern w:val="0"/>
          <w:sz w:val="18"/>
          <w:szCs w:val="18"/>
        </w:rPr>
        <w:t xml:space="preserve"> </w:t>
      </w:r>
      <w:r w:rsidRPr="00E411D2">
        <w:rPr>
          <w:rFonts w:ascii="Noto Sans CJK KR Regular" w:eastAsia="Noto Sans CJK KR Regular" w:hAnsi="Noto Sans CJK KR Regular"/>
          <w:color w:val="000000" w:themeColor="text1"/>
          <w:kern w:val="0"/>
          <w:sz w:val="18"/>
          <w:szCs w:val="18"/>
        </w:rPr>
        <w:t>(</w:t>
      </w:r>
      <w:r w:rsidR="00A6303D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>제휴</w:t>
      </w:r>
      <w:r w:rsidR="00F13669" w:rsidRPr="00E411D2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 xml:space="preserve">상품 </w:t>
      </w:r>
      <w:r w:rsidR="00E411D2" w:rsidRPr="00E411D2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>판매 인센티브</w:t>
      </w:r>
      <w:r w:rsidR="000F09B0" w:rsidRPr="00E411D2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 xml:space="preserve"> </w:t>
      </w:r>
      <w:r w:rsidRPr="00E411D2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>지급액의</w:t>
      </w:r>
      <w:r w:rsidRPr="00E411D2">
        <w:rPr>
          <w:rFonts w:ascii="Noto Sans CJK KR Regular" w:eastAsia="Noto Sans CJK KR Regular" w:hAnsi="Noto Sans CJK KR Regular"/>
          <w:color w:val="000000" w:themeColor="text1"/>
          <w:kern w:val="0"/>
          <w:sz w:val="18"/>
          <w:szCs w:val="18"/>
        </w:rPr>
        <w:t xml:space="preserve"> </w:t>
      </w:r>
      <w:r w:rsidRPr="00E411D2">
        <w:rPr>
          <w:rFonts w:ascii="Noto Sans CJK KR Regular" w:eastAsia="Noto Sans CJK KR Regular" w:hAnsi="Noto Sans CJK KR Regular" w:hint="eastAsia"/>
          <w:color w:val="000000" w:themeColor="text1"/>
          <w:kern w:val="0"/>
          <w:sz w:val="18"/>
          <w:szCs w:val="18"/>
        </w:rPr>
        <w:t>산정</w:t>
      </w:r>
      <w:r w:rsidR="00952FE8" w:rsidRPr="00E411D2">
        <w:rPr>
          <w:rFonts w:ascii="Noto Sans CJK KR Regular" w:eastAsia="Noto Sans CJK KR Regular" w:hAnsi="Noto Sans CJK KR Regular"/>
          <w:color w:val="000000" w:themeColor="text1"/>
          <w:kern w:val="0"/>
          <w:sz w:val="18"/>
          <w:szCs w:val="18"/>
        </w:rPr>
        <w:t>)</w:t>
      </w:r>
      <w:r w:rsidR="00952FE8" w:rsidRPr="00E411D2">
        <w:rPr>
          <w:rFonts w:ascii="Noto Sans CJK KR Regular" w:eastAsia="Noto Sans CJK KR Regular" w:hAnsi="Noto Sans CJK KR Regular"/>
          <w:b/>
          <w:bCs/>
          <w:i/>
          <w:iCs/>
          <w:color w:val="000000" w:themeColor="text1"/>
          <w:kern w:val="0"/>
          <w:sz w:val="18"/>
          <w:szCs w:val="18"/>
        </w:rPr>
        <w:t xml:space="preserve"> </w:t>
      </w:r>
    </w:p>
    <w:p w14:paraId="50D83B0A" w14:textId="09D4FE60" w:rsidR="00FB56EF" w:rsidRDefault="00FB56EF" w:rsidP="00E411D2">
      <w:pPr>
        <w:adjustRightInd w:val="0"/>
        <w:ind w:left="180" w:hangingChars="100" w:hanging="180"/>
        <w:rPr>
          <w:rFonts w:ascii="Noto Sans CJK KR Regular" w:eastAsia="Noto Sans CJK KR Regular" w:hAnsi="Noto Sans CJK KR Regular"/>
          <w:sz w:val="18"/>
          <w:szCs w:val="18"/>
        </w:rPr>
      </w:pPr>
      <w:r>
        <w:rPr>
          <w:rFonts w:ascii="Noto Sans CJK KR Regular" w:eastAsia="Noto Sans CJK KR Regular" w:hAnsi="Noto Sans CJK KR Regular" w:hint="eastAsia"/>
          <w:sz w:val="18"/>
          <w:szCs w:val="18"/>
        </w:rPr>
        <w:t xml:space="preserve">공급업자는 </w:t>
      </w:r>
      <w:r w:rsidR="00712341">
        <w:rPr>
          <w:rFonts w:ascii="Noto Sans CJK KR Regular" w:eastAsia="Noto Sans CJK KR Regular" w:hAnsi="Noto Sans CJK KR Regular" w:hint="eastAsia"/>
          <w:sz w:val="18"/>
          <w:szCs w:val="18"/>
        </w:rPr>
        <w:t xml:space="preserve">대리점이 본 약정서로 약정한 사항 수행의 대가로써 </w:t>
      </w:r>
      <w:r w:rsidR="00A6303D">
        <w:rPr>
          <w:rFonts w:ascii="Noto Sans CJK KR Regular" w:eastAsia="Noto Sans CJK KR Regular" w:hAnsi="Noto Sans CJK KR Regular" w:hint="eastAsia"/>
          <w:sz w:val="18"/>
          <w:szCs w:val="18"/>
        </w:rPr>
        <w:t>제휴</w:t>
      </w:r>
      <w:r w:rsidR="00BE65EE">
        <w:rPr>
          <w:rFonts w:ascii="Noto Sans CJK KR Regular" w:eastAsia="Noto Sans CJK KR Regular" w:hAnsi="Noto Sans CJK KR Regular" w:hint="eastAsia"/>
          <w:sz w:val="18"/>
          <w:szCs w:val="18"/>
        </w:rPr>
        <w:t>상품</w:t>
      </w:r>
      <w:r w:rsidR="00F13669">
        <w:rPr>
          <w:rFonts w:ascii="Noto Sans CJK KR Regular" w:eastAsia="Noto Sans CJK KR Regular" w:hAnsi="Noto Sans CJK KR Regular" w:hint="eastAsia"/>
          <w:sz w:val="18"/>
          <w:szCs w:val="18"/>
        </w:rPr>
        <w:t xml:space="preserve"> </w:t>
      </w:r>
      <w:r w:rsidR="00712341">
        <w:rPr>
          <w:rFonts w:ascii="Noto Sans CJK KR Regular" w:eastAsia="Noto Sans CJK KR Regular" w:hAnsi="Noto Sans CJK KR Regular" w:hint="eastAsia"/>
          <w:sz w:val="18"/>
          <w:szCs w:val="18"/>
        </w:rPr>
        <w:t>계약</w:t>
      </w:r>
      <w:r w:rsidR="007D1E00">
        <w:rPr>
          <w:rFonts w:ascii="Noto Sans CJK KR Regular" w:eastAsia="Noto Sans CJK KR Regular" w:hAnsi="Noto Sans CJK KR Regular" w:hint="eastAsia"/>
          <w:sz w:val="18"/>
          <w:szCs w:val="18"/>
        </w:rPr>
        <w:t xml:space="preserve"> </w:t>
      </w:r>
      <w:r w:rsidR="00712341">
        <w:rPr>
          <w:rFonts w:ascii="Noto Sans CJK KR Regular" w:eastAsia="Noto Sans CJK KR Regular" w:hAnsi="Noto Sans CJK KR Regular" w:hint="eastAsia"/>
          <w:sz w:val="18"/>
          <w:szCs w:val="18"/>
        </w:rPr>
        <w:t>건에 대해 아래와 같이</w:t>
      </w:r>
      <w:r w:rsidR="00F13669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E411D2">
        <w:rPr>
          <w:rFonts w:ascii="Noto Sans CJK KR Regular" w:eastAsia="Noto Sans CJK KR Regular" w:hAnsi="Noto Sans CJK KR Regular" w:hint="eastAsia"/>
          <w:sz w:val="18"/>
          <w:szCs w:val="18"/>
        </w:rPr>
        <w:t xml:space="preserve">상품판매 </w:t>
      </w:r>
      <w:r w:rsidR="003A57AD">
        <w:rPr>
          <w:rFonts w:ascii="Noto Sans CJK KR Regular" w:eastAsia="Noto Sans CJK KR Regular" w:hAnsi="Noto Sans CJK KR Regular" w:hint="eastAsia"/>
          <w:sz w:val="18"/>
          <w:szCs w:val="18"/>
        </w:rPr>
        <w:t>인센티브</w:t>
      </w:r>
      <w:r w:rsidR="00712341">
        <w:rPr>
          <w:rFonts w:ascii="Noto Sans CJK KR Regular" w:eastAsia="Noto Sans CJK KR Regular" w:hAnsi="Noto Sans CJK KR Regular" w:hint="eastAsia"/>
          <w:sz w:val="18"/>
          <w:szCs w:val="18"/>
        </w:rPr>
        <w:t>를 지급하며,</w:t>
      </w:r>
      <w:r w:rsidR="00712341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712341">
        <w:rPr>
          <w:rFonts w:ascii="Noto Sans CJK KR Regular" w:eastAsia="Noto Sans CJK KR Regular" w:hAnsi="Noto Sans CJK KR Regular" w:hint="eastAsia"/>
          <w:sz w:val="18"/>
          <w:szCs w:val="18"/>
        </w:rPr>
        <w:t>지급 기준은 아래와 같다.</w:t>
      </w:r>
    </w:p>
    <w:p w14:paraId="73A16613" w14:textId="77777777" w:rsidR="00FB56EF" w:rsidRPr="00F13669" w:rsidRDefault="00214B7E" w:rsidP="004F6AAC">
      <w:pPr>
        <w:pStyle w:val="a7"/>
        <w:numPr>
          <w:ilvl w:val="0"/>
          <w:numId w:val="2"/>
        </w:numPr>
        <w:jc w:val="left"/>
        <w:rPr>
          <w:rFonts w:ascii="Noto Sans CJK KR Regular" w:eastAsia="Noto Sans CJK KR Regular" w:hAnsi="Noto Sans CJK KR Regular"/>
          <w:sz w:val="18"/>
          <w:szCs w:val="18"/>
        </w:rPr>
      </w:pPr>
      <w:r>
        <w:rPr>
          <w:rFonts w:ascii="Noto Sans CJK KR Regular" w:eastAsia="Noto Sans CJK KR Regular" w:hAnsi="Noto Sans CJK KR Regular" w:hint="eastAsia"/>
          <w:sz w:val="18"/>
          <w:szCs w:val="18"/>
        </w:rPr>
        <w:t>마진 전액</w:t>
      </w:r>
      <w:r w:rsidR="00C53473">
        <w:rPr>
          <w:rFonts w:ascii="Noto Sans CJK KR Regular" w:eastAsia="Noto Sans CJK KR Regular" w:hAnsi="Noto Sans CJK KR Regular" w:hint="eastAsia"/>
          <w:sz w:val="18"/>
          <w:szCs w:val="18"/>
        </w:rPr>
        <w:t xml:space="preserve"> (납품가격-기준단가)</w:t>
      </w:r>
    </w:p>
    <w:p w14:paraId="2C9CD7AA" w14:textId="354ED8BA" w:rsidR="00214B7E" w:rsidRDefault="00FB56EF" w:rsidP="00214B7E">
      <w:pPr>
        <w:pStyle w:val="a7"/>
        <w:numPr>
          <w:ilvl w:val="0"/>
          <w:numId w:val="2"/>
        </w:numPr>
        <w:jc w:val="left"/>
        <w:rPr>
          <w:rFonts w:ascii="Noto Sans CJK KR Regular" w:eastAsia="Noto Sans CJK KR Regular" w:hAnsi="Noto Sans CJK KR Regular"/>
          <w:sz w:val="18"/>
          <w:szCs w:val="18"/>
        </w:rPr>
      </w:pPr>
      <w:proofErr w:type="spellStart"/>
      <w:r>
        <w:rPr>
          <w:rFonts w:ascii="Noto Sans CJK KR Regular" w:eastAsia="Noto Sans CJK KR Regular" w:hAnsi="Noto Sans CJK KR Regular" w:hint="eastAsia"/>
          <w:sz w:val="18"/>
          <w:szCs w:val="18"/>
        </w:rPr>
        <w:t>본조</w:t>
      </w:r>
      <w:proofErr w:type="spellEnd"/>
      <w:r>
        <w:rPr>
          <w:rFonts w:ascii="Noto Sans CJK KR Regular" w:eastAsia="Noto Sans CJK KR Regular" w:hAnsi="Noto Sans CJK KR Regular" w:hint="eastAsia"/>
          <w:sz w:val="18"/>
          <w:szCs w:val="18"/>
        </w:rPr>
        <w:t xml:space="preserve"> 제1항의 경우 외 별도</w:t>
      </w:r>
      <w:r w:rsidR="00E411D2">
        <w:rPr>
          <w:rFonts w:ascii="Noto Sans CJK KR Regular" w:eastAsia="Noto Sans CJK KR Regular" w:hAnsi="Noto Sans CJK KR Regular" w:hint="eastAsia"/>
          <w:sz w:val="18"/>
          <w:szCs w:val="18"/>
        </w:rPr>
        <w:t xml:space="preserve"> 인센티브 </w:t>
      </w:r>
      <w:r>
        <w:rPr>
          <w:rFonts w:ascii="Noto Sans CJK KR Regular" w:eastAsia="Noto Sans CJK KR Regular" w:hAnsi="Noto Sans CJK KR Regular" w:hint="eastAsia"/>
          <w:sz w:val="18"/>
          <w:szCs w:val="18"/>
        </w:rPr>
        <w:t>조정이 필요한 경우에는 상호 합의</w:t>
      </w:r>
      <w:r w:rsidR="00800BF7">
        <w:rPr>
          <w:rFonts w:ascii="Noto Sans CJK KR Regular" w:eastAsia="Noto Sans CJK KR Regular" w:hAnsi="Noto Sans CJK KR Regular" w:hint="eastAsia"/>
          <w:sz w:val="18"/>
          <w:szCs w:val="18"/>
        </w:rPr>
        <w:t xml:space="preserve"> </w:t>
      </w:r>
      <w:r>
        <w:rPr>
          <w:rFonts w:ascii="Noto Sans CJK KR Regular" w:eastAsia="Noto Sans CJK KR Regular" w:hAnsi="Noto Sans CJK KR Regular" w:hint="eastAsia"/>
          <w:sz w:val="18"/>
          <w:szCs w:val="18"/>
        </w:rPr>
        <w:t>하에 별도</w:t>
      </w:r>
      <w:r w:rsidR="00E411D2">
        <w:rPr>
          <w:rFonts w:ascii="Noto Sans CJK KR Regular" w:eastAsia="Noto Sans CJK KR Regular" w:hAnsi="Noto Sans CJK KR Regular" w:hint="eastAsia"/>
          <w:sz w:val="18"/>
          <w:szCs w:val="18"/>
        </w:rPr>
        <w:t xml:space="preserve"> 인센티브</w:t>
      </w:r>
      <w:r>
        <w:rPr>
          <w:rFonts w:ascii="Noto Sans CJK KR Regular" w:eastAsia="Noto Sans CJK KR Regular" w:hAnsi="Noto Sans CJK KR Regular" w:hint="eastAsia"/>
          <w:sz w:val="18"/>
          <w:szCs w:val="18"/>
        </w:rPr>
        <w:t>를 책정 및 지급할 수 있다.</w:t>
      </w:r>
    </w:p>
    <w:p w14:paraId="57A7DEBC" w14:textId="3897622B" w:rsidR="003B59E7" w:rsidRDefault="003B59E7" w:rsidP="00214B7E">
      <w:pPr>
        <w:pStyle w:val="a7"/>
        <w:numPr>
          <w:ilvl w:val="0"/>
          <w:numId w:val="2"/>
        </w:numPr>
        <w:jc w:val="left"/>
        <w:rPr>
          <w:rFonts w:ascii="Noto Sans CJK KR Regular" w:eastAsia="Noto Sans CJK KR Regular" w:hAnsi="Noto Sans CJK KR Regular"/>
          <w:sz w:val="18"/>
          <w:szCs w:val="18"/>
        </w:rPr>
      </w:pPr>
      <w:r w:rsidRPr="003B59E7">
        <w:rPr>
          <w:rFonts w:ascii="Noto Sans CJK KR Regular" w:eastAsia="Noto Sans CJK KR Regular" w:hAnsi="Noto Sans CJK KR Regular"/>
          <w:sz w:val="18"/>
          <w:szCs w:val="18"/>
        </w:rPr>
        <w:t xml:space="preserve">마진 전액을 </w:t>
      </w:r>
      <w:r w:rsidR="004D6235">
        <w:rPr>
          <w:rFonts w:ascii="Noto Sans CJK KR Regular" w:eastAsia="Noto Sans CJK KR Regular" w:hAnsi="Noto Sans CJK KR Regular" w:hint="eastAsia"/>
          <w:sz w:val="18"/>
          <w:szCs w:val="18"/>
        </w:rPr>
        <w:t>상품 판매 인센티브</w:t>
      </w:r>
      <w:r w:rsidR="00401001">
        <w:rPr>
          <w:rFonts w:ascii="Noto Sans CJK KR Regular" w:eastAsia="Noto Sans CJK KR Regular" w:hAnsi="Noto Sans CJK KR Regular" w:hint="eastAsia"/>
          <w:sz w:val="18"/>
          <w:szCs w:val="18"/>
        </w:rPr>
        <w:t xml:space="preserve">로 </w:t>
      </w:r>
      <w:r w:rsidRPr="003B59E7">
        <w:rPr>
          <w:rFonts w:ascii="Noto Sans CJK KR Regular" w:eastAsia="Noto Sans CJK KR Regular" w:hAnsi="Noto Sans CJK KR Regular"/>
          <w:sz w:val="18"/>
          <w:szCs w:val="18"/>
        </w:rPr>
        <w:t xml:space="preserve">지급하되, </w:t>
      </w:r>
      <w:r w:rsidRPr="00C53473">
        <w:rPr>
          <w:rFonts w:ascii="Noto Sans CJK KR Regular" w:eastAsia="Noto Sans CJK KR Regular" w:hAnsi="Noto Sans CJK KR Regular"/>
          <w:sz w:val="18"/>
          <w:szCs w:val="18"/>
        </w:rPr>
        <w:t xml:space="preserve">대리점이 고객과의 </w:t>
      </w:r>
      <w:r w:rsidRPr="00276B50">
        <w:rPr>
          <w:rFonts w:ascii="Noto Sans CJK KR Regular" w:eastAsia="Noto Sans CJK KR Regular" w:hAnsi="Noto Sans CJK KR Regular"/>
          <w:sz w:val="18"/>
          <w:szCs w:val="18"/>
        </w:rPr>
        <w:t>계약에서</w:t>
      </w:r>
      <w:r w:rsidR="00401001" w:rsidRPr="00276B50">
        <w:rPr>
          <w:rFonts w:ascii="Noto Sans CJK KR Regular" w:eastAsia="Noto Sans CJK KR Regular" w:hAnsi="Noto Sans CJK KR Regular"/>
          <w:sz w:val="18"/>
          <w:szCs w:val="18"/>
        </w:rPr>
        <w:t xml:space="preserve"> </w:t>
      </w:r>
      <w:r w:rsidR="00401001" w:rsidRPr="00276B50">
        <w:rPr>
          <w:rFonts w:ascii="Noto Sans CJK KR Regular" w:eastAsia="Noto Sans CJK KR Regular" w:hAnsi="Noto Sans CJK KR Regular" w:hint="eastAsia"/>
          <w:sz w:val="18"/>
          <w:szCs w:val="18"/>
        </w:rPr>
        <w:t xml:space="preserve">본 특약 </w:t>
      </w:r>
      <w:r w:rsidR="00401001" w:rsidRPr="00276B50">
        <w:rPr>
          <w:rFonts w:ascii="Noto Sans CJK KR Regular" w:eastAsia="Noto Sans CJK KR Regular" w:hAnsi="Noto Sans CJK KR Regular"/>
          <w:sz w:val="18"/>
          <w:szCs w:val="18"/>
        </w:rPr>
        <w:t>5</w:t>
      </w:r>
      <w:r w:rsidR="00401001" w:rsidRPr="00276B50">
        <w:rPr>
          <w:rFonts w:ascii="Noto Sans CJK KR Regular" w:eastAsia="Noto Sans CJK KR Regular" w:hAnsi="Noto Sans CJK KR Regular" w:hint="eastAsia"/>
          <w:sz w:val="18"/>
          <w:szCs w:val="18"/>
        </w:rPr>
        <w:t xml:space="preserve">조 </w:t>
      </w:r>
      <w:r w:rsidR="00401001" w:rsidRPr="00276B50">
        <w:rPr>
          <w:rFonts w:ascii="Noto Sans CJK KR Regular" w:eastAsia="Noto Sans CJK KR Regular" w:hAnsi="Noto Sans CJK KR Regular"/>
          <w:sz w:val="18"/>
          <w:szCs w:val="18"/>
        </w:rPr>
        <w:t>1</w:t>
      </w:r>
      <w:r w:rsidR="00401001" w:rsidRPr="00276B50">
        <w:rPr>
          <w:rFonts w:ascii="Noto Sans CJK KR Regular" w:eastAsia="Noto Sans CJK KR Regular" w:hAnsi="Noto Sans CJK KR Regular" w:hint="eastAsia"/>
          <w:sz w:val="18"/>
          <w:szCs w:val="18"/>
        </w:rPr>
        <w:t>항</w:t>
      </w:r>
      <w:r w:rsidR="00C53473" w:rsidRPr="00276B50">
        <w:rPr>
          <w:rFonts w:ascii="Noto Sans CJK KR Regular" w:eastAsia="Noto Sans CJK KR Regular" w:hAnsi="Noto Sans CJK KR Regular" w:hint="eastAsia"/>
          <w:sz w:val="18"/>
          <w:szCs w:val="18"/>
        </w:rPr>
        <w:t>를</w:t>
      </w:r>
      <w:r w:rsidRPr="00276B50">
        <w:rPr>
          <w:rFonts w:ascii="Noto Sans CJK KR Regular" w:eastAsia="Noto Sans CJK KR Regular" w:hAnsi="Noto Sans CJK KR Regular"/>
          <w:sz w:val="18"/>
          <w:szCs w:val="18"/>
        </w:rPr>
        <w:t xml:space="preserve"> 준</w:t>
      </w:r>
      <w:r w:rsidRPr="00C53473">
        <w:rPr>
          <w:rFonts w:ascii="Noto Sans CJK KR Regular" w:eastAsia="Noto Sans CJK KR Regular" w:hAnsi="Noto Sans CJK KR Regular"/>
          <w:sz w:val="18"/>
          <w:szCs w:val="18"/>
        </w:rPr>
        <w:t>수</w:t>
      </w:r>
      <w:r w:rsidR="00C53473" w:rsidRPr="00C53473">
        <w:rPr>
          <w:rFonts w:ascii="Noto Sans CJK KR Regular" w:eastAsia="Noto Sans CJK KR Regular" w:hAnsi="Noto Sans CJK KR Regular" w:hint="eastAsia"/>
          <w:sz w:val="18"/>
          <w:szCs w:val="18"/>
        </w:rPr>
        <w:t>하지 않은</w:t>
      </w:r>
      <w:r w:rsidRPr="00C53473">
        <w:rPr>
          <w:rFonts w:ascii="Noto Sans CJK KR Regular" w:eastAsia="Noto Sans CJK KR Regular" w:hAnsi="Noto Sans CJK KR Regular"/>
          <w:sz w:val="18"/>
          <w:szCs w:val="18"/>
        </w:rPr>
        <w:t xml:space="preserve"> 경우</w:t>
      </w:r>
      <w:r w:rsidR="00C53473" w:rsidRPr="00C53473">
        <w:rPr>
          <w:rFonts w:ascii="Noto Sans CJK KR Regular" w:eastAsia="Noto Sans CJK KR Regular" w:hAnsi="Noto Sans CJK KR Regular" w:hint="eastAsia"/>
          <w:sz w:val="18"/>
          <w:szCs w:val="18"/>
        </w:rPr>
        <w:t xml:space="preserve"> 기준단가를 납품가격으로 하여 </w:t>
      </w:r>
      <w:r w:rsidR="006234EC">
        <w:rPr>
          <w:rFonts w:ascii="Noto Sans CJK KR Regular" w:eastAsia="Noto Sans CJK KR Regular" w:hAnsi="Noto Sans CJK KR Regular" w:hint="eastAsia"/>
          <w:sz w:val="18"/>
          <w:szCs w:val="18"/>
        </w:rPr>
        <w:t>마진을</w:t>
      </w:r>
      <w:r w:rsidR="00C53473" w:rsidRPr="00C53473">
        <w:rPr>
          <w:rFonts w:ascii="Noto Sans CJK KR Regular" w:eastAsia="Noto Sans CJK KR Regular" w:hAnsi="Noto Sans CJK KR Regular" w:hint="eastAsia"/>
          <w:sz w:val="18"/>
          <w:szCs w:val="18"/>
        </w:rPr>
        <w:t xml:space="preserve"> 산정한다</w:t>
      </w:r>
      <w:r w:rsidR="006234EC">
        <w:rPr>
          <w:rFonts w:ascii="Noto Sans CJK KR Regular" w:eastAsia="Noto Sans CJK KR Regular" w:hAnsi="Noto Sans CJK KR Regular"/>
          <w:sz w:val="18"/>
          <w:szCs w:val="18"/>
        </w:rPr>
        <w:t>.</w:t>
      </w:r>
    </w:p>
    <w:p w14:paraId="730CD379" w14:textId="08C6FFE3" w:rsidR="001A1D4D" w:rsidRPr="001A1D4D" w:rsidRDefault="00214B7E" w:rsidP="5100BBD6">
      <w:pPr>
        <w:pStyle w:val="a7"/>
        <w:numPr>
          <w:ilvl w:val="0"/>
          <w:numId w:val="2"/>
        </w:numPr>
        <w:jc w:val="left"/>
        <w:rPr>
          <w:rFonts w:ascii="Noto Sans CJK KR Regular" w:eastAsia="Noto Sans CJK KR Regular" w:hAnsi="Noto Sans CJK KR Regular"/>
          <w:sz w:val="18"/>
          <w:szCs w:val="18"/>
        </w:rPr>
      </w:pPr>
      <w:r w:rsidRPr="5100BBD6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영업상황 상 발생하는 추가비용(취소 및 반품수수료, 긴급생산 </w:t>
      </w:r>
      <w:proofErr w:type="spellStart"/>
      <w:r w:rsidRPr="5100BBD6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착불비</w:t>
      </w:r>
      <w:proofErr w:type="spellEnd"/>
      <w:r w:rsidRPr="5100BBD6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 xml:space="preserve"> 및 추가 </w:t>
      </w:r>
      <w:proofErr w:type="spellStart"/>
      <w:r w:rsidRPr="5100BBD6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물류비</w:t>
      </w:r>
      <w:proofErr w:type="spellEnd"/>
      <w:r w:rsidRPr="5100BBD6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, 물품보관비 등)</w:t>
      </w:r>
      <w:r w:rsidR="007D1E00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과 </w:t>
      </w:r>
      <w:r w:rsidRPr="5100BBD6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영업 외 활동 상 발생하는 추가비용(A/S비용, 이전설치 비용)</w:t>
      </w:r>
      <w:r w:rsidR="00A15136">
        <w:rPr>
          <w:rFonts w:ascii="Noto Sans CJK KR Regular" w:eastAsia="Noto Sans CJK KR Regular" w:hAnsi="Noto Sans CJK KR Regular" w:hint="eastAsia"/>
          <w:color w:val="000000" w:themeColor="text1"/>
          <w:sz w:val="18"/>
          <w:szCs w:val="18"/>
        </w:rPr>
        <w:t xml:space="preserve">은 </w:t>
      </w:r>
      <w:r w:rsidRPr="5100BBD6">
        <w:rPr>
          <w:rFonts w:ascii="Noto Sans CJK KR Regular" w:eastAsia="Noto Sans CJK KR Regular" w:hAnsi="Noto Sans CJK KR Regular"/>
          <w:color w:val="000000" w:themeColor="text1"/>
          <w:sz w:val="18"/>
          <w:szCs w:val="18"/>
        </w:rPr>
        <w:t>기본적으로 고객이 부담한다.</w:t>
      </w:r>
    </w:p>
    <w:p w14:paraId="7B59C665" w14:textId="71F6E5E0" w:rsidR="00FB56EF" w:rsidRPr="004C0817" w:rsidRDefault="00A6303D" w:rsidP="001A1D4D">
      <w:pPr>
        <w:pStyle w:val="a6"/>
        <w:numPr>
          <w:ilvl w:val="0"/>
          <w:numId w:val="2"/>
        </w:numPr>
        <w:adjustRightInd w:val="0"/>
        <w:ind w:leftChars="0"/>
        <w:rPr>
          <w:rFonts w:ascii="Noto Sans CJK KR Regular" w:eastAsia="Noto Sans CJK KR Regular" w:hAnsi="Noto Sans CJK KR Regular" w:cs="Times New Roman"/>
          <w:sz w:val="18"/>
          <w:szCs w:val="18"/>
          <w:highlight w:val="yellow"/>
        </w:rPr>
      </w:pPr>
      <w:r w:rsidRPr="004C0817">
        <w:rPr>
          <w:rFonts w:ascii="Noto Sans CJK KR Regular" w:eastAsia="Noto Sans CJK KR Regular" w:hAnsi="Noto Sans CJK KR Regular" w:cs="Times New Roman" w:hint="eastAsia"/>
          <w:sz w:val="18"/>
          <w:szCs w:val="18"/>
          <w:highlight w:val="yellow"/>
        </w:rPr>
        <w:t>제휴</w:t>
      </w:r>
      <w:r w:rsidR="00BE65EE" w:rsidRPr="004C0817">
        <w:rPr>
          <w:rFonts w:ascii="Noto Sans CJK KR Regular" w:eastAsia="Noto Sans CJK KR Regular" w:hAnsi="Noto Sans CJK KR Regular" w:cs="Times New Roman" w:hint="eastAsia"/>
          <w:sz w:val="18"/>
          <w:szCs w:val="18"/>
          <w:highlight w:val="yellow"/>
        </w:rPr>
        <w:t>상품</w:t>
      </w:r>
      <w:r w:rsidR="001A1D4D" w:rsidRPr="004C0817">
        <w:rPr>
          <w:rFonts w:ascii="Noto Sans CJK KR Regular" w:eastAsia="Noto Sans CJK KR Regular" w:hAnsi="Noto Sans CJK KR Regular" w:cs="Times New Roman"/>
          <w:sz w:val="18"/>
          <w:szCs w:val="18"/>
          <w:highlight w:val="yellow"/>
        </w:rPr>
        <w:t xml:space="preserve">과 관련된 수수료는 본 약정서에서 정한 수수료만 지급하며, </w:t>
      </w:r>
      <w:r w:rsidR="00C53473" w:rsidRPr="004C0817">
        <w:rPr>
          <w:rFonts w:ascii="Noto Sans CJK KR Regular" w:eastAsia="Noto Sans CJK KR Regular" w:hAnsi="Noto Sans CJK KR Regular" w:cs="Times New Roman"/>
          <w:sz w:val="18"/>
          <w:szCs w:val="18"/>
          <w:highlight w:val="yellow"/>
        </w:rPr>
        <w:t>‘</w:t>
      </w:r>
      <w:proofErr w:type="spellStart"/>
      <w:r w:rsidR="00C53473" w:rsidRPr="004C0817">
        <w:rPr>
          <w:rFonts w:ascii="Noto Sans CJK KR Regular" w:eastAsia="Noto Sans CJK KR Regular" w:hAnsi="Noto Sans CJK KR Regular" w:cs="Times New Roman" w:hint="eastAsia"/>
          <w:sz w:val="18"/>
          <w:szCs w:val="18"/>
          <w:highlight w:val="yellow"/>
        </w:rPr>
        <w:t>퍼시스</w:t>
      </w:r>
      <w:proofErr w:type="spellEnd"/>
      <w:r w:rsidR="00C53473" w:rsidRPr="004C0817">
        <w:rPr>
          <w:rFonts w:ascii="Noto Sans CJK KR Regular" w:eastAsia="Noto Sans CJK KR Regular" w:hAnsi="Noto Sans CJK KR Regular" w:cs="Times New Roman" w:hint="eastAsia"/>
          <w:sz w:val="18"/>
          <w:szCs w:val="18"/>
          <w:highlight w:val="yellow"/>
        </w:rPr>
        <w:t xml:space="preserve"> 위탁판매 대리점 계약서</w:t>
      </w:r>
      <w:r w:rsidR="00C53473" w:rsidRPr="004C0817">
        <w:rPr>
          <w:rFonts w:ascii="Noto Sans CJK KR Regular" w:eastAsia="Noto Sans CJK KR Regular" w:hAnsi="Noto Sans CJK KR Regular" w:cs="Times New Roman"/>
          <w:sz w:val="18"/>
          <w:szCs w:val="18"/>
          <w:highlight w:val="yellow"/>
        </w:rPr>
        <w:t>’</w:t>
      </w:r>
      <w:r w:rsidR="00C53473" w:rsidRPr="004C0817">
        <w:rPr>
          <w:rFonts w:ascii="Noto Sans CJK KR Regular" w:eastAsia="Noto Sans CJK KR Regular" w:hAnsi="Noto Sans CJK KR Regular" w:cs="Times New Roman" w:hint="eastAsia"/>
          <w:sz w:val="18"/>
          <w:szCs w:val="18"/>
          <w:highlight w:val="yellow"/>
        </w:rPr>
        <w:t xml:space="preserve"> 제</w:t>
      </w:r>
      <w:r w:rsidR="00C53473" w:rsidRPr="004C0817">
        <w:rPr>
          <w:rFonts w:ascii="Noto Sans CJK KR Regular" w:eastAsia="Noto Sans CJK KR Regular" w:hAnsi="Noto Sans CJK KR Regular" w:cs="Times New Roman"/>
          <w:sz w:val="18"/>
          <w:szCs w:val="18"/>
          <w:highlight w:val="yellow"/>
        </w:rPr>
        <w:t>11</w:t>
      </w:r>
      <w:r w:rsidR="00C53473" w:rsidRPr="004C0817">
        <w:rPr>
          <w:rFonts w:ascii="Noto Sans CJK KR Regular" w:eastAsia="Noto Sans CJK KR Regular" w:hAnsi="Noto Sans CJK KR Regular" w:cs="Times New Roman" w:hint="eastAsia"/>
          <w:sz w:val="18"/>
          <w:szCs w:val="18"/>
          <w:highlight w:val="yellow"/>
        </w:rPr>
        <w:t>조,</w:t>
      </w:r>
      <w:r w:rsidR="00C53473" w:rsidRPr="004C0817">
        <w:rPr>
          <w:rFonts w:ascii="Noto Sans CJK KR Regular" w:eastAsia="Noto Sans CJK KR Regular" w:hAnsi="Noto Sans CJK KR Regular" w:cs="Times New Roman"/>
          <w:sz w:val="18"/>
          <w:szCs w:val="18"/>
          <w:highlight w:val="yellow"/>
        </w:rPr>
        <w:t>12</w:t>
      </w:r>
      <w:r w:rsidR="00C53473" w:rsidRPr="004C0817">
        <w:rPr>
          <w:rFonts w:ascii="Noto Sans CJK KR Regular" w:eastAsia="Noto Sans CJK KR Regular" w:hAnsi="Noto Sans CJK KR Regular" w:cs="Times New Roman" w:hint="eastAsia"/>
          <w:sz w:val="18"/>
          <w:szCs w:val="18"/>
          <w:highlight w:val="yellow"/>
        </w:rPr>
        <w:t>조,</w:t>
      </w:r>
      <w:r w:rsidR="00C53473" w:rsidRPr="004C0817">
        <w:rPr>
          <w:rFonts w:ascii="Noto Sans CJK KR Regular" w:eastAsia="Noto Sans CJK KR Regular" w:hAnsi="Noto Sans CJK KR Regular" w:cs="Times New Roman"/>
          <w:sz w:val="18"/>
          <w:szCs w:val="18"/>
          <w:highlight w:val="yellow"/>
        </w:rPr>
        <w:t>14</w:t>
      </w:r>
      <w:r w:rsidR="00C53473" w:rsidRPr="004C0817">
        <w:rPr>
          <w:rFonts w:ascii="Noto Sans CJK KR Regular" w:eastAsia="Noto Sans CJK KR Regular" w:hAnsi="Noto Sans CJK KR Regular" w:cs="Times New Roman" w:hint="eastAsia"/>
          <w:sz w:val="18"/>
          <w:szCs w:val="18"/>
          <w:highlight w:val="yellow"/>
        </w:rPr>
        <w:t xml:space="preserve">조의 </w:t>
      </w:r>
      <w:r w:rsidR="000C3F36" w:rsidRPr="004C0817">
        <w:rPr>
          <w:rFonts w:ascii="Noto Sans CJK KR Regular" w:eastAsia="Noto Sans CJK KR Regular" w:hAnsi="Noto Sans CJK KR Regular" w:cs="Times New Roman"/>
          <w:sz w:val="18"/>
          <w:szCs w:val="18"/>
          <w:highlight w:val="yellow"/>
        </w:rPr>
        <w:t>위</w:t>
      </w:r>
      <w:r w:rsidR="000C3F36" w:rsidRPr="004C0817">
        <w:rPr>
          <w:rFonts w:ascii="Noto Sans CJK KR Regular" w:eastAsia="Noto Sans CJK KR Regular" w:hAnsi="Noto Sans CJK KR Regular" w:cs="Times New Roman" w:hint="eastAsia"/>
          <w:sz w:val="18"/>
          <w:szCs w:val="18"/>
          <w:highlight w:val="yellow"/>
        </w:rPr>
        <w:t xml:space="preserve">탁수수료 </w:t>
      </w:r>
      <w:r w:rsidR="001A1D4D" w:rsidRPr="004C0817">
        <w:rPr>
          <w:rFonts w:ascii="Noto Sans CJK KR Regular" w:eastAsia="Noto Sans CJK KR Regular" w:hAnsi="Noto Sans CJK KR Regular" w:cs="Times New Roman"/>
          <w:sz w:val="18"/>
          <w:szCs w:val="18"/>
          <w:highlight w:val="yellow"/>
        </w:rPr>
        <w:t xml:space="preserve">지급 및 정산 대상에서 </w:t>
      </w:r>
      <w:proofErr w:type="gramStart"/>
      <w:r w:rsidR="001A1D4D" w:rsidRPr="004C0817">
        <w:rPr>
          <w:rFonts w:ascii="Noto Sans CJK KR Regular" w:eastAsia="Noto Sans CJK KR Regular" w:hAnsi="Noto Sans CJK KR Regular" w:cs="Times New Roman"/>
          <w:sz w:val="18"/>
          <w:szCs w:val="18"/>
          <w:highlight w:val="yellow"/>
        </w:rPr>
        <w:t>제외된다.</w:t>
      </w:r>
      <w:r w:rsidR="00A15136" w:rsidRPr="004C0817">
        <w:rPr>
          <w:rFonts w:ascii="Noto Sans CJK KR Regular" w:eastAsia="Noto Sans CJK KR Regular" w:hAnsi="Noto Sans CJK KR Regular"/>
          <w:kern w:val="0"/>
          <w:sz w:val="18"/>
          <w:szCs w:val="18"/>
          <w:highlight w:val="yellow"/>
        </w:rPr>
        <w:t>(</w:t>
      </w:r>
      <w:proofErr w:type="gramEnd"/>
      <w:r w:rsidR="00A15136" w:rsidRPr="004C0817">
        <w:rPr>
          <w:rFonts w:ascii="Noto Sans CJK KR Regular" w:eastAsia="Noto Sans CJK KR Regular" w:hAnsi="Noto Sans CJK KR Regular" w:hint="eastAsia"/>
          <w:kern w:val="0"/>
          <w:sz w:val="18"/>
          <w:szCs w:val="18"/>
          <w:highlight w:val="yellow"/>
        </w:rPr>
        <w:t>본계약서 확인 必)</w:t>
      </w:r>
    </w:p>
    <w:p w14:paraId="7CE5667B" w14:textId="77777777" w:rsidR="00BE65EE" w:rsidRPr="00BE65EE" w:rsidRDefault="00BE65EE" w:rsidP="00BE65EE">
      <w:pPr>
        <w:adjustRightInd w:val="0"/>
        <w:rPr>
          <w:rFonts w:ascii="Noto Sans CJK KR Regular" w:eastAsia="Noto Sans CJK KR Regular" w:hAnsi="Noto Sans CJK KR Regular" w:cs="Times New Roman"/>
          <w:sz w:val="18"/>
          <w:szCs w:val="18"/>
        </w:rPr>
      </w:pPr>
    </w:p>
    <w:p w14:paraId="2BC70291" w14:textId="5FBDAF6F" w:rsidR="001A1D4D" w:rsidRPr="004C0817" w:rsidRDefault="00FB56EF" w:rsidP="00FB56EF">
      <w:pPr>
        <w:adjustRightInd w:val="0"/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</w:pPr>
      <w:r w:rsidRPr="004C0817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제</w:t>
      </w:r>
      <w:r w:rsidR="009F5E9C" w:rsidRPr="004C0817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>8</w:t>
      </w:r>
      <w:r w:rsidRPr="004C0817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조</w:t>
      </w:r>
      <w:r w:rsidRPr="004C0817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 xml:space="preserve"> (</w:t>
      </w:r>
      <w:r w:rsidR="004D6235" w:rsidRPr="004C0817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상품 판매 인센티브</w:t>
      </w:r>
      <w:r w:rsidR="0053399A" w:rsidRPr="004C0817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 xml:space="preserve">의 </w:t>
      </w:r>
      <w:r w:rsidRPr="004C0817">
        <w:rPr>
          <w:rFonts w:ascii="Noto Sans CJK KR Regular" w:eastAsia="Noto Sans CJK KR Regular" w:hAnsi="Noto Sans CJK KR Regular" w:hint="eastAsia"/>
          <w:b/>
          <w:bCs/>
          <w:kern w:val="0"/>
          <w:sz w:val="18"/>
          <w:szCs w:val="18"/>
        </w:rPr>
        <w:t>지급시기</w:t>
      </w:r>
      <w:r w:rsidRPr="004C0817">
        <w:rPr>
          <w:rFonts w:ascii="Noto Sans CJK KR Regular" w:eastAsia="Noto Sans CJK KR Regular" w:hAnsi="Noto Sans CJK KR Regular"/>
          <w:b/>
          <w:bCs/>
          <w:kern w:val="0"/>
          <w:sz w:val="18"/>
          <w:szCs w:val="18"/>
        </w:rPr>
        <w:t>)</w:t>
      </w:r>
    </w:p>
    <w:p w14:paraId="6DBAF358" w14:textId="1033C0D0" w:rsidR="00690BF7" w:rsidRPr="004C0817" w:rsidRDefault="004D6235" w:rsidP="00FB56EF">
      <w:pPr>
        <w:pStyle w:val="a6"/>
        <w:numPr>
          <w:ilvl w:val="0"/>
          <w:numId w:val="7"/>
        </w:numPr>
        <w:adjustRightInd w:val="0"/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4C0817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상품 판매 인센티브</w:t>
      </w:r>
      <w:r w:rsidR="0053399A" w:rsidRPr="004C0817">
        <w:rPr>
          <w:rFonts w:ascii="Noto Sans CJK KR Regular" w:eastAsia="Noto Sans CJK KR Regular" w:hAnsi="Noto Sans CJK KR Regular" w:cs="Times New Roman" w:hint="eastAsia"/>
          <w:sz w:val="18"/>
          <w:szCs w:val="18"/>
        </w:rPr>
        <w:t xml:space="preserve"> 지급 시기는 </w:t>
      </w:r>
      <w:r w:rsidR="0053399A" w:rsidRPr="004C0817">
        <w:rPr>
          <w:rFonts w:ascii="Noto Sans CJK KR Regular" w:eastAsia="Noto Sans CJK KR Regular" w:hAnsi="Noto Sans CJK KR Regular" w:cs="Times New Roman"/>
          <w:sz w:val="18"/>
          <w:szCs w:val="18"/>
        </w:rPr>
        <w:t>“</w:t>
      </w:r>
      <w:proofErr w:type="spellStart"/>
      <w:r w:rsidR="00A42C6E" w:rsidRPr="004C0817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퍼시스</w:t>
      </w:r>
      <w:proofErr w:type="spellEnd"/>
      <w:r w:rsidR="00A42C6E" w:rsidRPr="004C0817">
        <w:rPr>
          <w:rFonts w:ascii="Noto Sans CJK KR Regular" w:eastAsia="Noto Sans CJK KR Regular" w:hAnsi="Noto Sans CJK KR Regular" w:cs="Times New Roman" w:hint="eastAsia"/>
          <w:sz w:val="18"/>
          <w:szCs w:val="18"/>
        </w:rPr>
        <w:t xml:space="preserve"> 위탁</w:t>
      </w:r>
      <w:r w:rsidR="0053399A" w:rsidRPr="004C0817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판매 대리점 계약서</w:t>
      </w:r>
      <w:r w:rsidR="0053399A" w:rsidRPr="004C0817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” </w:t>
      </w:r>
      <w:r w:rsidR="0053399A" w:rsidRPr="004C0817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제</w:t>
      </w:r>
      <w:r w:rsidR="00401001" w:rsidRPr="004C0817">
        <w:rPr>
          <w:rFonts w:ascii="Noto Sans CJK KR Regular" w:eastAsia="Noto Sans CJK KR Regular" w:hAnsi="Noto Sans CJK KR Regular" w:cs="Times New Roman"/>
          <w:sz w:val="18"/>
          <w:szCs w:val="18"/>
        </w:rPr>
        <w:t>00</w:t>
      </w:r>
      <w:r w:rsidR="0053399A" w:rsidRPr="004C0817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조 수수료의 지급 시기 내용을 따른다.</w:t>
      </w:r>
    </w:p>
    <w:p w14:paraId="5340B0E2" w14:textId="75865F82" w:rsidR="002B7067" w:rsidRDefault="00A15136" w:rsidP="0053399A">
      <w:pPr>
        <w:adjustRightInd w:val="0"/>
        <w:rPr>
          <w:rFonts w:ascii="Noto Sans CJK KR Regular" w:eastAsia="Noto Sans CJK KR Regular" w:hAnsi="Noto Sans CJK KR Regular"/>
          <w:kern w:val="0"/>
          <w:sz w:val="18"/>
          <w:szCs w:val="18"/>
        </w:rPr>
      </w:pPr>
      <w:r w:rsidRPr="004C0817">
        <w:rPr>
          <w:rFonts w:ascii="Noto Sans CJK KR Regular" w:eastAsia="Noto Sans CJK KR Regular" w:hAnsi="Noto Sans CJK KR Regular"/>
          <w:kern w:val="0"/>
          <w:sz w:val="18"/>
          <w:szCs w:val="18"/>
        </w:rPr>
        <w:t>(</w:t>
      </w:r>
      <w:r w:rsidRPr="004C0817">
        <w:rPr>
          <w:rFonts w:ascii="Noto Sans CJK KR Regular" w:eastAsia="Noto Sans CJK KR Regular" w:hAnsi="Noto Sans CJK KR Regular" w:hint="eastAsia"/>
          <w:kern w:val="0"/>
          <w:sz w:val="18"/>
          <w:szCs w:val="18"/>
        </w:rPr>
        <w:t>본계약서 확인 必)</w:t>
      </w:r>
    </w:p>
    <w:p w14:paraId="3F0AFD9B" w14:textId="77777777" w:rsidR="006234EC" w:rsidRPr="0053399A" w:rsidRDefault="006234EC" w:rsidP="0053399A">
      <w:pPr>
        <w:adjustRightInd w:val="0"/>
        <w:rPr>
          <w:rFonts w:ascii="Noto Sans CJK KR Regular" w:eastAsia="Noto Sans CJK KR Regular" w:hAnsi="Noto Sans CJK KR Regular" w:cs="Times New Roman"/>
          <w:sz w:val="18"/>
          <w:szCs w:val="18"/>
        </w:rPr>
      </w:pPr>
    </w:p>
    <w:p w14:paraId="59217C6E" w14:textId="7EE6774F" w:rsidR="00583FD1" w:rsidRPr="00401001" w:rsidRDefault="00D12019" w:rsidP="00401001">
      <w:pPr>
        <w:adjustRightInd w:val="0"/>
        <w:rPr>
          <w:rFonts w:ascii="Noto Sans CJK KR Regular" w:eastAsia="Noto Sans CJK KR Regular" w:hAnsi="Noto Sans CJK KR Regular"/>
          <w:b/>
          <w:bCs/>
          <w:sz w:val="18"/>
          <w:szCs w:val="18"/>
        </w:rPr>
      </w:pPr>
      <w:r w:rsidRPr="00105BE9">
        <w:rPr>
          <w:rFonts w:ascii="Noto Sans CJK KR Regular" w:eastAsia="Noto Sans CJK KR Regular" w:hAnsi="Noto Sans CJK KR Regular" w:hint="eastAsia"/>
          <w:b/>
          <w:bCs/>
          <w:sz w:val="18"/>
          <w:szCs w:val="18"/>
        </w:rPr>
        <w:t>제</w:t>
      </w:r>
      <w:r w:rsidR="004C533F">
        <w:rPr>
          <w:rFonts w:ascii="Noto Sans CJK KR Regular" w:eastAsia="Noto Sans CJK KR Regular" w:hAnsi="Noto Sans CJK KR Regular"/>
          <w:b/>
          <w:bCs/>
          <w:sz w:val="18"/>
          <w:szCs w:val="18"/>
        </w:rPr>
        <w:t>9</w:t>
      </w:r>
      <w:r w:rsidRPr="00105BE9">
        <w:rPr>
          <w:rFonts w:ascii="Noto Sans CJK KR Regular" w:eastAsia="Noto Sans CJK KR Regular" w:hAnsi="Noto Sans CJK KR Regular" w:hint="eastAsia"/>
          <w:b/>
          <w:bCs/>
          <w:sz w:val="18"/>
          <w:szCs w:val="18"/>
        </w:rPr>
        <w:t>조</w:t>
      </w:r>
      <w:r w:rsidRPr="00105BE9">
        <w:rPr>
          <w:rFonts w:ascii="Noto Sans CJK KR Regular" w:eastAsia="Noto Sans CJK KR Regular" w:hAnsi="Noto Sans CJK KR Regular"/>
          <w:b/>
          <w:bCs/>
          <w:sz w:val="18"/>
          <w:szCs w:val="18"/>
        </w:rPr>
        <w:t xml:space="preserve"> (</w:t>
      </w:r>
      <w:r w:rsidR="00A6303D">
        <w:rPr>
          <w:rFonts w:ascii="Noto Sans CJK KR Regular" w:eastAsia="Noto Sans CJK KR Regular" w:hAnsi="Noto Sans CJK KR Regular" w:hint="eastAsia"/>
          <w:b/>
          <w:bCs/>
          <w:sz w:val="18"/>
          <w:szCs w:val="18"/>
        </w:rPr>
        <w:t>제휴</w:t>
      </w:r>
      <w:r w:rsidR="00401001">
        <w:rPr>
          <w:rFonts w:ascii="Noto Sans CJK KR Regular" w:eastAsia="Noto Sans CJK KR Regular" w:hAnsi="Noto Sans CJK KR Regular" w:hint="eastAsia"/>
          <w:b/>
          <w:bCs/>
          <w:sz w:val="18"/>
          <w:szCs w:val="18"/>
        </w:rPr>
        <w:t xml:space="preserve">상품 </w:t>
      </w:r>
      <w:r>
        <w:rPr>
          <w:rFonts w:ascii="Noto Sans CJK KR Regular" w:eastAsia="Noto Sans CJK KR Regular" w:hAnsi="Noto Sans CJK KR Regular"/>
          <w:b/>
          <w:bCs/>
          <w:sz w:val="18"/>
          <w:szCs w:val="18"/>
        </w:rPr>
        <w:t>A/S</w:t>
      </w:r>
      <w:r w:rsidR="00A65622">
        <w:rPr>
          <w:rFonts w:ascii="Noto Sans CJK KR Regular" w:eastAsia="Noto Sans CJK KR Regular" w:hAnsi="Noto Sans CJK KR Regular"/>
          <w:b/>
          <w:bCs/>
          <w:sz w:val="18"/>
          <w:szCs w:val="18"/>
        </w:rPr>
        <w:t xml:space="preserve">, </w:t>
      </w:r>
      <w:r w:rsidR="00A65622">
        <w:rPr>
          <w:rFonts w:ascii="Noto Sans CJK KR Regular" w:eastAsia="Noto Sans CJK KR Regular" w:hAnsi="Noto Sans CJK KR Regular" w:hint="eastAsia"/>
          <w:b/>
          <w:bCs/>
          <w:sz w:val="18"/>
          <w:szCs w:val="18"/>
        </w:rPr>
        <w:t>취소 및 반품</w:t>
      </w:r>
      <w:r w:rsidRPr="00105BE9">
        <w:rPr>
          <w:rFonts w:ascii="Noto Sans CJK KR Regular" w:eastAsia="Noto Sans CJK KR Regular" w:hAnsi="Noto Sans CJK KR Regular"/>
          <w:b/>
          <w:bCs/>
          <w:sz w:val="18"/>
          <w:szCs w:val="18"/>
        </w:rPr>
        <w:t>)</w:t>
      </w:r>
    </w:p>
    <w:p w14:paraId="65DFD732" w14:textId="33A549CD" w:rsidR="00BA3B5F" w:rsidRDefault="00A6303D" w:rsidP="00583FD1">
      <w:pPr>
        <w:pStyle w:val="a6"/>
        <w:numPr>
          <w:ilvl w:val="0"/>
          <w:numId w:val="10"/>
        </w:numPr>
        <w:adjustRightInd w:val="0"/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r>
        <w:rPr>
          <w:rFonts w:ascii="Noto Sans CJK KR Regular" w:eastAsia="Noto Sans CJK KR Regular" w:hAnsi="Noto Sans CJK KR Regular" w:cs="Times New Roman" w:hint="eastAsia"/>
          <w:sz w:val="18"/>
          <w:szCs w:val="18"/>
        </w:rPr>
        <w:lastRenderedPageBreak/>
        <w:t>제휴</w:t>
      </w:r>
      <w:r w:rsidR="006E7B5A">
        <w:rPr>
          <w:rFonts w:ascii="Noto Sans CJK KR Regular" w:eastAsia="Noto Sans CJK KR Regular" w:hAnsi="Noto Sans CJK KR Regular" w:cs="Times New Roman" w:hint="eastAsia"/>
          <w:sz w:val="18"/>
          <w:szCs w:val="18"/>
        </w:rPr>
        <w:t xml:space="preserve">상품의 </w:t>
      </w:r>
      <w:r w:rsidR="007028FC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무상</w:t>
      </w:r>
      <w:r w:rsidR="00F161EB">
        <w:rPr>
          <w:rFonts w:ascii="Noto Sans CJK KR Regular" w:eastAsia="Noto Sans CJK KR Regular" w:hAnsi="Noto Sans CJK KR Regular" w:cs="Times New Roman" w:hint="eastAsia"/>
          <w:sz w:val="18"/>
          <w:szCs w:val="18"/>
        </w:rPr>
        <w:t xml:space="preserve"> </w:t>
      </w:r>
      <w:r w:rsidR="007028FC">
        <w:rPr>
          <w:rFonts w:ascii="Noto Sans CJK KR Regular" w:eastAsia="Noto Sans CJK KR Regular" w:hAnsi="Noto Sans CJK KR Regular" w:cs="Times New Roman" w:hint="eastAsia"/>
          <w:sz w:val="18"/>
          <w:szCs w:val="18"/>
        </w:rPr>
        <w:t xml:space="preserve">품질보증은 </w:t>
      </w:r>
      <w:r w:rsidR="00B115E3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계약 업체의 품질보증</w:t>
      </w:r>
      <w:r w:rsidR="00BA3B5F">
        <w:rPr>
          <w:rFonts w:ascii="Noto Sans CJK KR Regular" w:eastAsia="Noto Sans CJK KR Regular" w:hAnsi="Noto Sans CJK KR Regular" w:cs="Times New Roman" w:hint="eastAsia"/>
          <w:sz w:val="18"/>
          <w:szCs w:val="18"/>
        </w:rPr>
        <w:t xml:space="preserve"> </w:t>
      </w:r>
      <w:r w:rsidR="00853F79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항목</w:t>
      </w:r>
      <w:r w:rsidR="00BA3B5F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과</w:t>
      </w:r>
      <w:r w:rsidR="00853F79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853F79">
        <w:rPr>
          <w:rFonts w:ascii="Noto Sans CJK KR Regular" w:eastAsia="Noto Sans CJK KR Regular" w:hAnsi="Noto Sans CJK KR Regular" w:cs="Times New Roman" w:hint="eastAsia"/>
          <w:sz w:val="18"/>
          <w:szCs w:val="18"/>
        </w:rPr>
        <w:t xml:space="preserve">그에 따른 </w:t>
      </w:r>
      <w:r w:rsidR="00BA3B5F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기한</w:t>
      </w:r>
      <w:r w:rsidR="00B115E3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에 따르며</w:t>
      </w:r>
      <w:r w:rsidR="00B115E3">
        <w:rPr>
          <w:rFonts w:ascii="Noto Sans CJK KR Regular" w:eastAsia="Noto Sans CJK KR Regular" w:hAnsi="Noto Sans CJK KR Regular" w:cs="Times New Roman"/>
          <w:sz w:val="18"/>
          <w:szCs w:val="18"/>
        </w:rPr>
        <w:t>,</w:t>
      </w:r>
      <w:r w:rsidR="00BA3B5F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="00BA3B5F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공급</w:t>
      </w:r>
      <w:r w:rsidR="00853F79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업</w:t>
      </w:r>
      <w:r w:rsidR="00BA3B5F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자는 유형과 기한은</w:t>
      </w:r>
      <w:r w:rsidR="00161050">
        <w:rPr>
          <w:rFonts w:ascii="Noto Sans CJK KR Regular" w:eastAsia="Noto Sans CJK KR Regular" w:hAnsi="Noto Sans CJK KR Regular" w:cs="Times New Roman" w:hint="eastAsia"/>
          <w:sz w:val="18"/>
          <w:szCs w:val="18"/>
        </w:rPr>
        <w:t xml:space="preserve"> </w:t>
      </w:r>
      <w:proofErr w:type="spellStart"/>
      <w:r w:rsidR="00161050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퍼시스</w:t>
      </w:r>
      <w:proofErr w:type="spellEnd"/>
      <w:r w:rsidR="00161050">
        <w:rPr>
          <w:rFonts w:ascii="Noto Sans CJK KR Regular" w:eastAsia="Noto Sans CJK KR Regular" w:hAnsi="Noto Sans CJK KR Regular" w:cs="Times New Roman" w:hint="eastAsia"/>
          <w:sz w:val="18"/>
          <w:szCs w:val="18"/>
        </w:rPr>
        <w:t xml:space="preserve"> </w:t>
      </w:r>
      <w:r w:rsidR="00BA3B5F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홈페이지</w:t>
      </w:r>
      <w:r w:rsidR="000F09B0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(</w:t>
      </w:r>
      <w:hyperlink r:id="rId11" w:history="1">
        <w:r w:rsidR="000F09B0" w:rsidRPr="00292162">
          <w:rPr>
            <w:rStyle w:val="aa"/>
            <w:rFonts w:ascii="Noto Sans CJK KR Regular" w:eastAsia="Noto Sans CJK KR Regular" w:hAnsi="Noto Sans CJK KR Regular" w:cs="Times New Roman"/>
            <w:sz w:val="18"/>
            <w:szCs w:val="18"/>
          </w:rPr>
          <w:t>www.fursys.com</w:t>
        </w:r>
      </w:hyperlink>
      <w:r w:rsidR="000F09B0">
        <w:rPr>
          <w:rFonts w:ascii="Noto Sans CJK KR Regular" w:eastAsia="Noto Sans CJK KR Regular" w:hAnsi="Noto Sans CJK KR Regular" w:cs="Times New Roman"/>
          <w:sz w:val="18"/>
          <w:szCs w:val="18"/>
        </w:rPr>
        <w:t>)</w:t>
      </w:r>
      <w:r w:rsidR="00BA3B5F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를 통해 고지한다.</w:t>
      </w:r>
    </w:p>
    <w:p w14:paraId="756FDD50" w14:textId="7BDE7B9C" w:rsidR="007028FC" w:rsidRDefault="006E7B5A" w:rsidP="00583FD1">
      <w:pPr>
        <w:pStyle w:val="a6"/>
        <w:numPr>
          <w:ilvl w:val="0"/>
          <w:numId w:val="10"/>
        </w:numPr>
        <w:adjustRightInd w:val="0"/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r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고객의 귀책사유가 확인되는 경우 유상 처리된다.</w:t>
      </w:r>
    </w:p>
    <w:p w14:paraId="0540DC31" w14:textId="77777777" w:rsidR="00583FD1" w:rsidRPr="00583FD1" w:rsidRDefault="00583FD1" w:rsidP="5100BBD6">
      <w:pPr>
        <w:pStyle w:val="a6"/>
        <w:numPr>
          <w:ilvl w:val="0"/>
          <w:numId w:val="10"/>
        </w:numPr>
        <w:adjustRightInd w:val="0"/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5100BBD6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A/S 비용은 기본적으로 </w:t>
      </w:r>
      <w:r w:rsidR="00D14365" w:rsidRPr="5100BBD6">
        <w:rPr>
          <w:rFonts w:ascii="Noto Sans CJK KR Regular" w:eastAsia="Noto Sans CJK KR Regular" w:hAnsi="Noto Sans CJK KR Regular" w:cs="Times New Roman"/>
          <w:sz w:val="18"/>
          <w:szCs w:val="18"/>
        </w:rPr>
        <w:t>공급</w:t>
      </w:r>
      <w:r w:rsidR="00EB42EC" w:rsidRPr="5100BBD6">
        <w:rPr>
          <w:rFonts w:ascii="Noto Sans CJK KR Regular" w:eastAsia="Noto Sans CJK KR Regular" w:hAnsi="Noto Sans CJK KR Regular" w:cs="Times New Roman"/>
          <w:sz w:val="18"/>
          <w:szCs w:val="18"/>
        </w:rPr>
        <w:t>업자</w:t>
      </w:r>
      <w:r w:rsidR="00A607BD" w:rsidRPr="5100BBD6">
        <w:rPr>
          <w:rFonts w:ascii="Noto Sans CJK KR Regular" w:eastAsia="Noto Sans CJK KR Regular" w:hAnsi="Noto Sans CJK KR Regular" w:cs="Times New Roman"/>
          <w:sz w:val="18"/>
          <w:szCs w:val="18"/>
        </w:rPr>
        <w:t>가</w:t>
      </w:r>
      <w:r w:rsidRPr="5100BBD6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고객에게 직접 청구하며, 대리점은 이를 고객에게 알려야 한다.</w:t>
      </w:r>
    </w:p>
    <w:p w14:paraId="26CFF8D8" w14:textId="77777777" w:rsidR="00D14365" w:rsidRDefault="00583FD1" w:rsidP="00D14365">
      <w:pPr>
        <w:pStyle w:val="a6"/>
        <w:numPr>
          <w:ilvl w:val="0"/>
          <w:numId w:val="10"/>
        </w:numPr>
        <w:adjustRightInd w:val="0"/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583FD1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공급업자의</w:t>
      </w:r>
      <w:r w:rsidRPr="00583FD1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귀책으로 인해 발생한 A/S 비용의 경우, 공급업자가 부담한다.</w:t>
      </w:r>
    </w:p>
    <w:p w14:paraId="3DEEC669" w14:textId="7C168000" w:rsidR="00C736F0" w:rsidRPr="00A65622" w:rsidRDefault="004C533F" w:rsidP="00C736F0">
      <w:pPr>
        <w:pStyle w:val="a6"/>
        <w:numPr>
          <w:ilvl w:val="0"/>
          <w:numId w:val="10"/>
        </w:numPr>
        <w:adjustRightInd w:val="0"/>
        <w:ind w:leftChars="0"/>
        <w:rPr>
          <w:rFonts w:ascii="Noto Sans CJK KR Regular" w:eastAsia="Noto Sans CJK KR Regular" w:hAnsi="Noto Sans CJK KR Regular" w:cs="Times New Roman"/>
          <w:b/>
          <w:sz w:val="18"/>
          <w:szCs w:val="18"/>
        </w:rPr>
      </w:pPr>
      <w:r>
        <w:rPr>
          <w:rFonts w:ascii="Noto Sans CJK KR Regular" w:eastAsia="Noto Sans CJK KR Regular" w:hAnsi="Noto Sans CJK KR Regular" w:cs="Times New Roman" w:hint="eastAsia"/>
          <w:sz w:val="18"/>
          <w:szCs w:val="18"/>
        </w:rPr>
        <w:t xml:space="preserve">대리점의 귀책으로 발생한 </w:t>
      </w:r>
      <w:r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A/S </w:t>
      </w:r>
      <w:r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비용은 대리점이 부담하며,</w:t>
      </w:r>
      <w:r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공급업자는 이를 대리점과 사전 협의를 거쳐 대리점에게 지급해야할 수수료</w:t>
      </w:r>
      <w:r w:rsidR="00E307CB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또는 거래보증금에서 상계할 수 있다.</w:t>
      </w:r>
    </w:p>
    <w:p w14:paraId="76F2CAE3" w14:textId="77777777" w:rsidR="00A65622" w:rsidRDefault="00A65622" w:rsidP="00A65622">
      <w:pPr>
        <w:pStyle w:val="a6"/>
        <w:numPr>
          <w:ilvl w:val="0"/>
          <w:numId w:val="10"/>
        </w:numPr>
        <w:adjustRightInd w:val="0"/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AC1A04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취소 및 반품 수수료는</w:t>
      </w:r>
      <w:r>
        <w:rPr>
          <w:rFonts w:ascii="Noto Sans CJK KR Regular" w:eastAsia="Noto Sans CJK KR Regular" w:hAnsi="Noto Sans CJK KR Regular" w:cs="Times New Roman" w:hint="eastAsia"/>
          <w:sz w:val="18"/>
          <w:szCs w:val="18"/>
        </w:rPr>
        <w:t xml:space="preserve"> 기존 운영품과 동일하게 책정된다.</w:t>
      </w:r>
    </w:p>
    <w:p w14:paraId="67C71353" w14:textId="146B6448" w:rsidR="00A65622" w:rsidRPr="00AC1A04" w:rsidRDefault="00A65622" w:rsidP="00A65622">
      <w:pPr>
        <w:pStyle w:val="a6"/>
        <w:numPr>
          <w:ilvl w:val="0"/>
          <w:numId w:val="10"/>
        </w:numPr>
        <w:adjustRightInd w:val="0"/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AC1A04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기본적으로 </w:t>
      </w:r>
      <w:r w:rsidRPr="00AC1A04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공급업자가</w:t>
      </w:r>
      <w:r w:rsidRPr="00AC1A04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고객에게 직접 청구하며, 대리점은 이를 고객에게 알려야 한다.</w:t>
      </w:r>
    </w:p>
    <w:p w14:paraId="5B3D41B3" w14:textId="77777777" w:rsidR="00A65622" w:rsidRPr="00AC1A04" w:rsidRDefault="00A65622" w:rsidP="00A65622">
      <w:pPr>
        <w:pStyle w:val="a6"/>
        <w:numPr>
          <w:ilvl w:val="0"/>
          <w:numId w:val="10"/>
        </w:numPr>
        <w:adjustRightInd w:val="0"/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r w:rsidRPr="00AC1A04">
        <w:rPr>
          <w:rFonts w:ascii="Noto Sans CJK KR Regular" w:eastAsia="Noto Sans CJK KR Regular" w:hAnsi="Noto Sans CJK KR Regular" w:cs="Times New Roman"/>
          <w:sz w:val="18"/>
          <w:szCs w:val="18"/>
        </w:rPr>
        <w:t>공급</w:t>
      </w:r>
      <w:r w:rsidRPr="00AC1A04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업</w:t>
      </w:r>
      <w:r w:rsidRPr="00AC1A04">
        <w:rPr>
          <w:rFonts w:ascii="Noto Sans CJK KR Regular" w:eastAsia="Noto Sans CJK KR Regular" w:hAnsi="Noto Sans CJK KR Regular" w:cs="Times New Roman"/>
          <w:sz w:val="18"/>
          <w:szCs w:val="18"/>
        </w:rPr>
        <w:t>자의 귀책으로 발생한 취소 및 반품 수수료는 공급</w:t>
      </w:r>
      <w:r w:rsidRPr="00AC1A04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업</w:t>
      </w:r>
      <w:r w:rsidRPr="00AC1A04">
        <w:rPr>
          <w:rFonts w:ascii="Noto Sans CJK KR Regular" w:eastAsia="Noto Sans CJK KR Regular" w:hAnsi="Noto Sans CJK KR Regular" w:cs="Times New Roman"/>
          <w:sz w:val="18"/>
          <w:szCs w:val="18"/>
        </w:rPr>
        <w:t>자가 부담한다.</w:t>
      </w:r>
    </w:p>
    <w:p w14:paraId="580E551B" w14:textId="7ADA10EC" w:rsidR="00A65622" w:rsidRDefault="00A65622" w:rsidP="00A65622">
      <w:pPr>
        <w:pStyle w:val="a6"/>
        <w:numPr>
          <w:ilvl w:val="0"/>
          <w:numId w:val="10"/>
        </w:numPr>
        <w:adjustRightInd w:val="0"/>
        <w:ind w:leftChars="0"/>
        <w:rPr>
          <w:ins w:id="40" w:author="김현주 (Hyunjoo Kim)" w:date="2025-04-10T16:30:00Z"/>
          <w:rFonts w:ascii="Noto Sans CJK KR Regular" w:eastAsia="Noto Sans CJK KR Regular" w:hAnsi="Noto Sans CJK KR Regular" w:cs="Times New Roman"/>
          <w:sz w:val="18"/>
          <w:szCs w:val="18"/>
        </w:rPr>
      </w:pPr>
      <w:r w:rsidRPr="00AC1A04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대리점의 귀책으로 발생한 취소 및 반품 수수료는 대리점이 부담하며,</w:t>
      </w:r>
      <w:r w:rsidRPr="00AC1A04">
        <w:rPr>
          <w:rFonts w:ascii="Noto Sans CJK KR Regular" w:eastAsia="Noto Sans CJK KR Regular" w:hAnsi="Noto Sans CJK KR Regular" w:cs="Times New Roman"/>
          <w:sz w:val="18"/>
          <w:szCs w:val="18"/>
        </w:rPr>
        <w:t xml:space="preserve"> </w:t>
      </w:r>
      <w:r w:rsidRPr="00AC1A04">
        <w:rPr>
          <w:rFonts w:ascii="Noto Sans CJK KR Regular" w:eastAsia="Noto Sans CJK KR Regular" w:hAnsi="Noto Sans CJK KR Regular" w:cs="Times New Roman" w:hint="eastAsia"/>
          <w:sz w:val="18"/>
          <w:szCs w:val="18"/>
        </w:rPr>
        <w:t>공급업자는 이를 대리점과 사전 협의를 거쳐 대리점에게 지급해야할 수수료 및 추가지원금 또는 거래보증금에서 상계할 수 있다.</w:t>
      </w:r>
    </w:p>
    <w:p w14:paraId="1AC82EB0" w14:textId="39D75B32" w:rsidR="000530AB" w:rsidRPr="00AC1A04" w:rsidRDefault="000530AB" w:rsidP="00A65622">
      <w:pPr>
        <w:pStyle w:val="a6"/>
        <w:numPr>
          <w:ilvl w:val="0"/>
          <w:numId w:val="10"/>
        </w:numPr>
        <w:adjustRightInd w:val="0"/>
        <w:ind w:leftChars="0"/>
        <w:rPr>
          <w:rFonts w:ascii="Noto Sans CJK KR Regular" w:eastAsia="Noto Sans CJK KR Regular" w:hAnsi="Noto Sans CJK KR Regular" w:cs="Times New Roman"/>
          <w:sz w:val="18"/>
          <w:szCs w:val="18"/>
        </w:rPr>
      </w:pPr>
      <w:ins w:id="41" w:author="김현주 (Hyunjoo Kim)" w:date="2025-04-10T16:30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대리점이 고객의 물품대금을 대신 수취한 경우</w:t>
        </w:r>
        <w:r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, </w:t>
        </w:r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즉시 </w:t>
        </w:r>
      </w:ins>
      <w:ins w:id="42" w:author="김현주 (Hyunjoo Kim)" w:date="2025-04-10T16:34:00Z">
        <w:r w:rsidR="0079089D"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수취한 </w:t>
        </w:r>
      </w:ins>
      <w:ins w:id="43" w:author="김현주 (Hyunjoo Kim)" w:date="2025-04-10T16:30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 xml:space="preserve">물품대금을 </w:t>
        </w:r>
      </w:ins>
      <w:ins w:id="44" w:author="김현주 (Hyunjoo Kim)" w:date="2025-04-10T16:31:00Z">
        <w:r>
          <w:rPr>
            <w:rFonts w:ascii="Noto Sans CJK KR Regular" w:eastAsia="Noto Sans CJK KR Regular" w:hAnsi="Noto Sans CJK KR Regular" w:cs="Times New Roman" w:hint="eastAsia"/>
            <w:sz w:val="18"/>
            <w:szCs w:val="18"/>
          </w:rPr>
          <w:t>공급업자에게 반환하여야 한다.</w:t>
        </w:r>
        <w:r>
          <w:rPr>
            <w:rFonts w:ascii="Noto Sans CJK KR Regular" w:eastAsia="Noto Sans CJK KR Regular" w:hAnsi="Noto Sans CJK KR Regular" w:cs="Times New Roman"/>
            <w:sz w:val="18"/>
            <w:szCs w:val="18"/>
          </w:rPr>
          <w:t xml:space="preserve"> </w:t>
        </w:r>
      </w:ins>
    </w:p>
    <w:p w14:paraId="0639859A" w14:textId="77777777" w:rsidR="00A65622" w:rsidRPr="00A65622" w:rsidRDefault="00A65622" w:rsidP="00A65622">
      <w:pPr>
        <w:adjustRightInd w:val="0"/>
        <w:rPr>
          <w:rFonts w:ascii="Noto Sans CJK KR Regular" w:eastAsia="Noto Sans CJK KR Regular" w:hAnsi="Noto Sans CJK KR Regular" w:cs="Times New Roman"/>
          <w:b/>
          <w:sz w:val="18"/>
          <w:szCs w:val="18"/>
        </w:rPr>
      </w:pPr>
    </w:p>
    <w:sectPr w:rsidR="00A65622" w:rsidRPr="00A656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5" w:author="김현주 (Hyunjoo Kim)" w:date="2025-04-10T14:04:00Z" w:initials="김(K">
    <w:p w14:paraId="163D612C" w14:textId="3B4E2948" w:rsidR="00507B08" w:rsidRDefault="00507B08">
      <w:pPr>
        <w:pStyle w:val="ae"/>
      </w:pPr>
      <w:r>
        <w:rPr>
          <w:rStyle w:val="ad"/>
        </w:rPr>
        <w:annotationRef/>
      </w:r>
      <w:r>
        <w:rPr>
          <w:rFonts w:hint="eastAsia"/>
        </w:rPr>
        <w:t>C</w:t>
      </w:r>
      <w:r>
        <w:t>+</w:t>
      </w:r>
      <w:r>
        <w:rPr>
          <w:rFonts w:hint="eastAsia"/>
        </w:rPr>
        <w:t>가 무엇인지 제2조에서 용어를 정의해 주시기 바랍니다.</w:t>
      </w:r>
      <w:r>
        <w:t xml:space="preserve"> </w:t>
      </w:r>
    </w:p>
  </w:comment>
  <w:comment w:id="39" w:author="김현주 (Hyunjoo Kim)" w:date="2025-04-10T16:04:00Z" w:initials="김(K">
    <w:p w14:paraId="39CEF239" w14:textId="2EF91AF8" w:rsidR="00EA3BCF" w:rsidRDefault="00EA3BCF">
      <w:pPr>
        <w:pStyle w:val="ae"/>
      </w:pPr>
      <w:r>
        <w:rPr>
          <w:rStyle w:val="ad"/>
        </w:rPr>
        <w:annotationRef/>
      </w:r>
      <w:r>
        <w:rPr>
          <w:rFonts w:hint="eastAsia"/>
        </w:rPr>
        <w:t>본 조항을 위반한 걸로 대리점계약의 중대한 위반사유로 판단할 수는 없습니다.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63D612C" w15:done="0"/>
  <w15:commentEx w15:paraId="39CEF23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63D612C" w16cid:durableId="2BA24E66"/>
  <w16cid:commentId w16cid:paraId="39CEF239" w16cid:durableId="2BA26A9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272A8D" w14:textId="77777777" w:rsidR="00983758" w:rsidRDefault="00983758" w:rsidP="00E355E4">
      <w:r>
        <w:separator/>
      </w:r>
    </w:p>
  </w:endnote>
  <w:endnote w:type="continuationSeparator" w:id="0">
    <w:p w14:paraId="0D2812F8" w14:textId="77777777" w:rsidR="00983758" w:rsidRDefault="00983758" w:rsidP="00E35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KR Regular">
    <w:altName w:val="맑은 고딕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-윤명조120">
    <w:altName w:val="맑은 고딕"/>
    <w:charset w:val="81"/>
    <w:family w:val="roman"/>
    <w:pitch w:val="variable"/>
    <w:sig w:usb0="800002A7" w:usb1="29D77CFB" w:usb2="00000010" w:usb3="00000000" w:csb0="0008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2313EE" w14:textId="77777777" w:rsidR="00983758" w:rsidRDefault="00983758" w:rsidP="00E355E4">
      <w:r>
        <w:separator/>
      </w:r>
    </w:p>
  </w:footnote>
  <w:footnote w:type="continuationSeparator" w:id="0">
    <w:p w14:paraId="2BCD1B8D" w14:textId="77777777" w:rsidR="00983758" w:rsidRDefault="00983758" w:rsidP="00E355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40E11"/>
    <w:multiLevelType w:val="hybridMultilevel"/>
    <w:tmpl w:val="A3E054A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102A5D01"/>
    <w:multiLevelType w:val="hybridMultilevel"/>
    <w:tmpl w:val="6FC416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1BEC5353"/>
    <w:multiLevelType w:val="hybridMultilevel"/>
    <w:tmpl w:val="CD0E3934"/>
    <w:lvl w:ilvl="0" w:tplc="A3E05164">
      <w:start w:val="1"/>
      <w:numFmt w:val="decimalEnclosedCircle"/>
      <w:lvlText w:val="%1"/>
      <w:lvlJc w:val="left"/>
      <w:pPr>
        <w:ind w:left="360" w:hanging="360"/>
      </w:pPr>
      <w:rPr>
        <w:rFonts w:ascii="맑은 고딕" w:eastAsia="맑은 고딕" w:hAnsi="맑은 고딕"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24DF3D50"/>
    <w:multiLevelType w:val="hybridMultilevel"/>
    <w:tmpl w:val="022E17B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2795381D"/>
    <w:multiLevelType w:val="hybridMultilevel"/>
    <w:tmpl w:val="E4B6AB9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2AA530BB"/>
    <w:multiLevelType w:val="hybridMultilevel"/>
    <w:tmpl w:val="67FC911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2C4D546F"/>
    <w:multiLevelType w:val="hybridMultilevel"/>
    <w:tmpl w:val="E706568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BC40F1A"/>
    <w:multiLevelType w:val="hybridMultilevel"/>
    <w:tmpl w:val="17BE1B3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59A30840"/>
    <w:multiLevelType w:val="hybridMultilevel"/>
    <w:tmpl w:val="7726764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5B5467D4"/>
    <w:multiLevelType w:val="hybridMultilevel"/>
    <w:tmpl w:val="D302A64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5F9F187D"/>
    <w:multiLevelType w:val="hybridMultilevel"/>
    <w:tmpl w:val="1D64C99A"/>
    <w:lvl w:ilvl="0" w:tplc="C54C8CAC">
      <w:numFmt w:val="bullet"/>
      <w:lvlText w:val=""/>
      <w:lvlJc w:val="left"/>
      <w:pPr>
        <w:ind w:left="760" w:hanging="360"/>
      </w:pPr>
      <w:rPr>
        <w:rFonts w:ascii="Wingdings" w:eastAsia="Noto Sans CJK KR Regular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3A57363"/>
    <w:multiLevelType w:val="multilevel"/>
    <w:tmpl w:val="8D06AADE"/>
    <w:lvl w:ilvl="0">
      <w:start w:val="1"/>
      <w:numFmt w:val="decimal"/>
      <w:pStyle w:val="a"/>
      <w:lvlText w:val="제 %1조"/>
      <w:lvlJc w:val="left"/>
      <w:pPr>
        <w:tabs>
          <w:tab w:val="num" w:pos="1120"/>
        </w:tabs>
        <w:ind w:left="760" w:hanging="360"/>
      </w:pPr>
      <w:rPr>
        <w:rFonts w:ascii="-윤명조120" w:eastAsia="-윤명조120" w:hAnsi="Helvetica" w:hint="eastAsia"/>
        <w:b w:val="0"/>
        <w:i w:val="0"/>
        <w:spacing w:val="-12"/>
        <w:w w:val="100"/>
        <w:sz w:val="20"/>
        <w:lang w:val="en-US"/>
      </w:rPr>
    </w:lvl>
    <w:lvl w:ilvl="1">
      <w:start w:val="1"/>
      <w:numFmt w:val="decimalEnclosedCircle"/>
      <w:pStyle w:val="a0"/>
      <w:lvlText w:val="%2 "/>
      <w:lvlJc w:val="left"/>
      <w:pPr>
        <w:tabs>
          <w:tab w:val="num" w:pos="1200"/>
        </w:tabs>
        <w:ind w:left="1200" w:hanging="400"/>
      </w:pPr>
      <w:rPr>
        <w:rFonts w:ascii="-윤명조120" w:eastAsia="-윤명조120" w:hint="eastAsia"/>
        <w:b w:val="0"/>
        <w:i w:val="0"/>
        <w:spacing w:val="-12"/>
        <w:w w:val="100"/>
        <w:sz w:val="20"/>
      </w:rPr>
    </w:lvl>
    <w:lvl w:ilvl="2">
      <w:start w:val="1"/>
      <w:numFmt w:val="decimal"/>
      <w:lvlRestart w:val="0"/>
      <w:pStyle w:val="a1"/>
      <w:suff w:val="nothing"/>
      <w:lvlText w:val="%3. "/>
      <w:lvlJc w:val="left"/>
      <w:pPr>
        <w:ind w:left="1600" w:hanging="400"/>
      </w:pPr>
      <w:rPr>
        <w:rFonts w:ascii="-윤명조120" w:eastAsia="-윤명조120" w:hint="eastAsia"/>
        <w:b w:val="0"/>
        <w:i w:val="0"/>
        <w:spacing w:val="-16"/>
        <w:w w:val="100"/>
        <w:sz w:val="20"/>
      </w:r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hint="eastAsia"/>
      </w:rPr>
    </w:lvl>
  </w:abstractNum>
  <w:abstractNum w:abstractNumId="12" w15:restartNumberingAfterBreak="0">
    <w:nsid w:val="68C17213"/>
    <w:multiLevelType w:val="hybridMultilevel"/>
    <w:tmpl w:val="2C5ADDD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68F67D30"/>
    <w:multiLevelType w:val="hybridMultilevel"/>
    <w:tmpl w:val="BE7C3E7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6A3C4146"/>
    <w:multiLevelType w:val="hybridMultilevel"/>
    <w:tmpl w:val="997CB2A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A8A79C8"/>
    <w:multiLevelType w:val="hybridMultilevel"/>
    <w:tmpl w:val="1268812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73D04D52"/>
    <w:multiLevelType w:val="hybridMultilevel"/>
    <w:tmpl w:val="1268812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0F">
      <w:start w:val="1"/>
      <w:numFmt w:val="decimal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CCE492E"/>
    <w:multiLevelType w:val="hybridMultilevel"/>
    <w:tmpl w:val="71C62C2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1"/>
  </w:num>
  <w:num w:numId="2">
    <w:abstractNumId w:val="16"/>
  </w:num>
  <w:num w:numId="3">
    <w:abstractNumId w:val="5"/>
  </w:num>
  <w:num w:numId="4">
    <w:abstractNumId w:val="13"/>
  </w:num>
  <w:num w:numId="5">
    <w:abstractNumId w:val="3"/>
  </w:num>
  <w:num w:numId="6">
    <w:abstractNumId w:val="15"/>
  </w:num>
  <w:num w:numId="7">
    <w:abstractNumId w:val="4"/>
  </w:num>
  <w:num w:numId="8">
    <w:abstractNumId w:val="6"/>
  </w:num>
  <w:num w:numId="9">
    <w:abstractNumId w:val="0"/>
  </w:num>
  <w:num w:numId="10">
    <w:abstractNumId w:val="1"/>
  </w:num>
  <w:num w:numId="11">
    <w:abstractNumId w:val="7"/>
  </w:num>
  <w:num w:numId="12">
    <w:abstractNumId w:val="17"/>
  </w:num>
  <w:num w:numId="13">
    <w:abstractNumId w:val="9"/>
  </w:num>
  <w:num w:numId="14">
    <w:abstractNumId w:val="8"/>
  </w:num>
  <w:num w:numId="15">
    <w:abstractNumId w:val="14"/>
  </w:num>
  <w:num w:numId="16">
    <w:abstractNumId w:val="2"/>
  </w:num>
  <w:num w:numId="17">
    <w:abstractNumId w:val="12"/>
  </w:num>
  <w:num w:numId="18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ko-KR" w:vendorID="64" w:dllVersion="4096" w:nlCheck="1" w:checkStyle="0"/>
  <w:activeWritingStyle w:appName="MSWord" w:lang="ko-KR" w:vendorID="64" w:dllVersion="5" w:nlCheck="1" w:checkStyle="1"/>
  <w:activeWritingStyle w:appName="MSWord" w:lang="en-US" w:vendorID="64" w:dllVersion="6" w:nlCheck="1" w:checkStyle="0"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6EF"/>
    <w:rsid w:val="00002264"/>
    <w:rsid w:val="0001552B"/>
    <w:rsid w:val="00027F25"/>
    <w:rsid w:val="00040B33"/>
    <w:rsid w:val="00040B82"/>
    <w:rsid w:val="000456EA"/>
    <w:rsid w:val="000530AB"/>
    <w:rsid w:val="00067B0A"/>
    <w:rsid w:val="0007045D"/>
    <w:rsid w:val="0009541D"/>
    <w:rsid w:val="000A7DC5"/>
    <w:rsid w:val="000C3F36"/>
    <w:rsid w:val="000C5F9D"/>
    <w:rsid w:val="000F09B0"/>
    <w:rsid w:val="000F3A92"/>
    <w:rsid w:val="000F44C5"/>
    <w:rsid w:val="000F526B"/>
    <w:rsid w:val="00103D67"/>
    <w:rsid w:val="001126A0"/>
    <w:rsid w:val="00141DD5"/>
    <w:rsid w:val="00160BC0"/>
    <w:rsid w:val="00161050"/>
    <w:rsid w:val="00183A30"/>
    <w:rsid w:val="00184C03"/>
    <w:rsid w:val="001A0683"/>
    <w:rsid w:val="001A1D4D"/>
    <w:rsid w:val="001A51E3"/>
    <w:rsid w:val="001C5932"/>
    <w:rsid w:val="001D1855"/>
    <w:rsid w:val="00210584"/>
    <w:rsid w:val="002130F7"/>
    <w:rsid w:val="00214B7E"/>
    <w:rsid w:val="00240D37"/>
    <w:rsid w:val="00244A8F"/>
    <w:rsid w:val="0025463E"/>
    <w:rsid w:val="002558E9"/>
    <w:rsid w:val="00276B50"/>
    <w:rsid w:val="00282CE3"/>
    <w:rsid w:val="002A6AD8"/>
    <w:rsid w:val="002B2B39"/>
    <w:rsid w:val="002B7067"/>
    <w:rsid w:val="002E03E3"/>
    <w:rsid w:val="00312175"/>
    <w:rsid w:val="0031429D"/>
    <w:rsid w:val="0031654B"/>
    <w:rsid w:val="0033105B"/>
    <w:rsid w:val="00345DD3"/>
    <w:rsid w:val="00372CBD"/>
    <w:rsid w:val="0039547B"/>
    <w:rsid w:val="003A57AD"/>
    <w:rsid w:val="003B02B5"/>
    <w:rsid w:val="003B59E7"/>
    <w:rsid w:val="003D19A2"/>
    <w:rsid w:val="004009E0"/>
    <w:rsid w:val="00401001"/>
    <w:rsid w:val="00407BA5"/>
    <w:rsid w:val="00445540"/>
    <w:rsid w:val="004A34F6"/>
    <w:rsid w:val="004A5CEC"/>
    <w:rsid w:val="004A6375"/>
    <w:rsid w:val="004C0817"/>
    <w:rsid w:val="004C533F"/>
    <w:rsid w:val="004C57AF"/>
    <w:rsid w:val="004D6235"/>
    <w:rsid w:val="004F6AAC"/>
    <w:rsid w:val="004F7E31"/>
    <w:rsid w:val="00501E1F"/>
    <w:rsid w:val="00503BED"/>
    <w:rsid w:val="00507B08"/>
    <w:rsid w:val="00513875"/>
    <w:rsid w:val="0053399A"/>
    <w:rsid w:val="00553D10"/>
    <w:rsid w:val="00563848"/>
    <w:rsid w:val="00583FD1"/>
    <w:rsid w:val="00585895"/>
    <w:rsid w:val="00591E8B"/>
    <w:rsid w:val="005B17DC"/>
    <w:rsid w:val="005B1A4E"/>
    <w:rsid w:val="005B6EBA"/>
    <w:rsid w:val="005F6394"/>
    <w:rsid w:val="00606419"/>
    <w:rsid w:val="006234EC"/>
    <w:rsid w:val="00626B7C"/>
    <w:rsid w:val="006339BF"/>
    <w:rsid w:val="00655A23"/>
    <w:rsid w:val="0065706B"/>
    <w:rsid w:val="00665C38"/>
    <w:rsid w:val="00672CF7"/>
    <w:rsid w:val="00690BF7"/>
    <w:rsid w:val="006C16EA"/>
    <w:rsid w:val="006D2B2B"/>
    <w:rsid w:val="006D36F1"/>
    <w:rsid w:val="006E7B5A"/>
    <w:rsid w:val="006F7CAE"/>
    <w:rsid w:val="007028FC"/>
    <w:rsid w:val="00712341"/>
    <w:rsid w:val="0071476D"/>
    <w:rsid w:val="007151ED"/>
    <w:rsid w:val="00732D4F"/>
    <w:rsid w:val="007900C5"/>
    <w:rsid w:val="0079089D"/>
    <w:rsid w:val="007C173A"/>
    <w:rsid w:val="007D154E"/>
    <w:rsid w:val="007D1C2E"/>
    <w:rsid w:val="007D1E00"/>
    <w:rsid w:val="007D62D4"/>
    <w:rsid w:val="00800BF7"/>
    <w:rsid w:val="008035C8"/>
    <w:rsid w:val="008159B7"/>
    <w:rsid w:val="008377A6"/>
    <w:rsid w:val="00853F79"/>
    <w:rsid w:val="008674A7"/>
    <w:rsid w:val="008727A8"/>
    <w:rsid w:val="00890957"/>
    <w:rsid w:val="008915B2"/>
    <w:rsid w:val="008A20B9"/>
    <w:rsid w:val="008B157A"/>
    <w:rsid w:val="008E78BF"/>
    <w:rsid w:val="008F02E3"/>
    <w:rsid w:val="008F77C7"/>
    <w:rsid w:val="00917AC5"/>
    <w:rsid w:val="00931FE6"/>
    <w:rsid w:val="00952FE8"/>
    <w:rsid w:val="0097183E"/>
    <w:rsid w:val="00983585"/>
    <w:rsid w:val="00983758"/>
    <w:rsid w:val="00992ED6"/>
    <w:rsid w:val="00995563"/>
    <w:rsid w:val="00997DEC"/>
    <w:rsid w:val="009A13F3"/>
    <w:rsid w:val="009A4B26"/>
    <w:rsid w:val="009F5E9C"/>
    <w:rsid w:val="009F705E"/>
    <w:rsid w:val="00A040E7"/>
    <w:rsid w:val="00A15136"/>
    <w:rsid w:val="00A30E6F"/>
    <w:rsid w:val="00A33EDD"/>
    <w:rsid w:val="00A3441B"/>
    <w:rsid w:val="00A42A29"/>
    <w:rsid w:val="00A42C6E"/>
    <w:rsid w:val="00A607BD"/>
    <w:rsid w:val="00A61E91"/>
    <w:rsid w:val="00A6303D"/>
    <w:rsid w:val="00A65622"/>
    <w:rsid w:val="00AA765C"/>
    <w:rsid w:val="00AA7C05"/>
    <w:rsid w:val="00AC1A04"/>
    <w:rsid w:val="00AF140C"/>
    <w:rsid w:val="00B115E3"/>
    <w:rsid w:val="00B524A3"/>
    <w:rsid w:val="00B638C0"/>
    <w:rsid w:val="00B6603B"/>
    <w:rsid w:val="00BA3B5F"/>
    <w:rsid w:val="00BE49DE"/>
    <w:rsid w:val="00BE65EE"/>
    <w:rsid w:val="00BF0D83"/>
    <w:rsid w:val="00C00B17"/>
    <w:rsid w:val="00C030CD"/>
    <w:rsid w:val="00C073E2"/>
    <w:rsid w:val="00C24929"/>
    <w:rsid w:val="00C30A4B"/>
    <w:rsid w:val="00C30E50"/>
    <w:rsid w:val="00C47FD4"/>
    <w:rsid w:val="00C53473"/>
    <w:rsid w:val="00C736F0"/>
    <w:rsid w:val="00C804A5"/>
    <w:rsid w:val="00C87626"/>
    <w:rsid w:val="00C92EBF"/>
    <w:rsid w:val="00C96713"/>
    <w:rsid w:val="00CD1766"/>
    <w:rsid w:val="00CF3832"/>
    <w:rsid w:val="00D0663F"/>
    <w:rsid w:val="00D1015B"/>
    <w:rsid w:val="00D11B70"/>
    <w:rsid w:val="00D12019"/>
    <w:rsid w:val="00D14365"/>
    <w:rsid w:val="00D437A6"/>
    <w:rsid w:val="00D57480"/>
    <w:rsid w:val="00DB2B29"/>
    <w:rsid w:val="00DC6CB6"/>
    <w:rsid w:val="00DD41D9"/>
    <w:rsid w:val="00DF2EC7"/>
    <w:rsid w:val="00E10FF2"/>
    <w:rsid w:val="00E24AA8"/>
    <w:rsid w:val="00E307CB"/>
    <w:rsid w:val="00E355E4"/>
    <w:rsid w:val="00E411D2"/>
    <w:rsid w:val="00E6705C"/>
    <w:rsid w:val="00E80877"/>
    <w:rsid w:val="00EA3BCF"/>
    <w:rsid w:val="00EB42EC"/>
    <w:rsid w:val="00EB5886"/>
    <w:rsid w:val="00EF30A0"/>
    <w:rsid w:val="00F0523B"/>
    <w:rsid w:val="00F11090"/>
    <w:rsid w:val="00F13669"/>
    <w:rsid w:val="00F161EB"/>
    <w:rsid w:val="00F43A70"/>
    <w:rsid w:val="00F53726"/>
    <w:rsid w:val="00F565E5"/>
    <w:rsid w:val="00F57CF4"/>
    <w:rsid w:val="00F84A37"/>
    <w:rsid w:val="00FB56EF"/>
    <w:rsid w:val="3D9FD003"/>
    <w:rsid w:val="5100B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398826"/>
  <w15:chartTrackingRefBased/>
  <w15:docId w15:val="{F02C750C-7E72-4C49-AFA1-28F1E05B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D12019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rsid w:val="00FB56EF"/>
    <w:pPr>
      <w:ind w:leftChars="400" w:left="800"/>
    </w:pPr>
  </w:style>
  <w:style w:type="paragraph" w:customStyle="1" w:styleId="a">
    <w:name w:val="사규(조문)"/>
    <w:basedOn w:val="a2"/>
    <w:rsid w:val="00FB56EF"/>
    <w:pPr>
      <w:widowControl/>
      <w:numPr>
        <w:numId w:val="1"/>
      </w:numPr>
      <w:wordWrap/>
      <w:autoSpaceDE/>
      <w:autoSpaceDN/>
      <w:jc w:val="left"/>
    </w:pPr>
    <w:rPr>
      <w:rFonts w:ascii="바탕" w:eastAsia="Noto Sans CJK KR Regular" w:hAnsi="Times New Roman" w:cs="Times New Roman"/>
      <w:szCs w:val="24"/>
    </w:rPr>
  </w:style>
  <w:style w:type="paragraph" w:customStyle="1" w:styleId="a0">
    <w:name w:val="사규(항목)"/>
    <w:basedOn w:val="a2"/>
    <w:rsid w:val="00FB56EF"/>
    <w:pPr>
      <w:widowControl/>
      <w:numPr>
        <w:ilvl w:val="1"/>
        <w:numId w:val="1"/>
      </w:numPr>
      <w:wordWrap/>
      <w:autoSpaceDE/>
      <w:autoSpaceDN/>
      <w:jc w:val="left"/>
    </w:pPr>
    <w:rPr>
      <w:rFonts w:ascii="바탕" w:eastAsia="Noto Sans CJK KR Regular" w:hAnsi="Times New Roman" w:cs="Times New Roman"/>
      <w:szCs w:val="24"/>
    </w:rPr>
  </w:style>
  <w:style w:type="paragraph" w:customStyle="1" w:styleId="a1">
    <w:name w:val="사규(호문)"/>
    <w:basedOn w:val="a2"/>
    <w:rsid w:val="00FB56EF"/>
    <w:pPr>
      <w:widowControl/>
      <w:numPr>
        <w:ilvl w:val="2"/>
        <w:numId w:val="1"/>
      </w:numPr>
      <w:wordWrap/>
      <w:autoSpaceDE/>
      <w:autoSpaceDN/>
      <w:jc w:val="left"/>
    </w:pPr>
    <w:rPr>
      <w:rFonts w:ascii="바탕" w:eastAsia="Noto Sans CJK KR Regular" w:hAnsi="Times New Roman" w:cs="Times New Roman"/>
      <w:szCs w:val="24"/>
    </w:rPr>
  </w:style>
  <w:style w:type="paragraph" w:styleId="a7">
    <w:name w:val="No Spacing"/>
    <w:uiPriority w:val="1"/>
    <w:qFormat/>
    <w:rsid w:val="00FB56EF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a8">
    <w:name w:val="header"/>
    <w:basedOn w:val="a2"/>
    <w:link w:val="Char"/>
    <w:uiPriority w:val="99"/>
    <w:unhideWhenUsed/>
    <w:rsid w:val="00E355E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3"/>
    <w:link w:val="a8"/>
    <w:uiPriority w:val="99"/>
    <w:rsid w:val="00E355E4"/>
  </w:style>
  <w:style w:type="paragraph" w:styleId="a9">
    <w:name w:val="footer"/>
    <w:basedOn w:val="a2"/>
    <w:link w:val="Char0"/>
    <w:uiPriority w:val="99"/>
    <w:unhideWhenUsed/>
    <w:rsid w:val="00E355E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3"/>
    <w:link w:val="a9"/>
    <w:uiPriority w:val="99"/>
    <w:rsid w:val="00E355E4"/>
  </w:style>
  <w:style w:type="character" w:styleId="aa">
    <w:name w:val="Hyperlink"/>
    <w:basedOn w:val="a3"/>
    <w:uiPriority w:val="99"/>
    <w:unhideWhenUsed/>
    <w:rsid w:val="004C533F"/>
    <w:rPr>
      <w:color w:val="0563C1" w:themeColor="hyperlink"/>
      <w:u w:val="single"/>
    </w:rPr>
  </w:style>
  <w:style w:type="character" w:customStyle="1" w:styleId="1">
    <w:name w:val="확인되지 않은 멘션1"/>
    <w:basedOn w:val="a3"/>
    <w:uiPriority w:val="99"/>
    <w:semiHidden/>
    <w:unhideWhenUsed/>
    <w:rsid w:val="004C533F"/>
    <w:rPr>
      <w:color w:val="605E5C"/>
      <w:shd w:val="clear" w:color="auto" w:fill="E1DFDD"/>
    </w:rPr>
  </w:style>
  <w:style w:type="paragraph" w:customStyle="1" w:styleId="ab">
    <w:name w:val="바탕글"/>
    <w:qFormat/>
    <w:rsid w:val="00F43A70"/>
    <w:pPr>
      <w:pBdr>
        <w:top w:val="none" w:sz="2" w:space="0" w:color="auto"/>
        <w:left w:val="none" w:sz="2" w:space="0" w:color="auto"/>
        <w:bottom w:val="none" w:sz="2" w:space="0" w:color="auto"/>
        <w:right w:val="none" w:sz="2" w:space="0" w:color="auto"/>
      </w:pBdr>
      <w:wordWrap w:val="0"/>
      <w:spacing w:after="0" w:line="360" w:lineRule="auto"/>
      <w:textAlignment w:val="baseline"/>
    </w:pPr>
    <w:rPr>
      <w:rFonts w:ascii="휴먼명조" w:eastAsia="휴먼명조" w:hAnsi="Times New Roman" w:cs="Times New Roman"/>
      <w:color w:val="000000"/>
      <w:kern w:val="0"/>
      <w:sz w:val="24"/>
      <w:szCs w:val="20"/>
      <w:bdr w:val="none" w:sz="2" w:space="0" w:color="auto"/>
    </w:rPr>
  </w:style>
  <w:style w:type="table" w:styleId="ac">
    <w:name w:val="Table Grid"/>
    <w:basedOn w:val="a4"/>
    <w:uiPriority w:val="39"/>
    <w:rsid w:val="001A0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3"/>
    <w:uiPriority w:val="99"/>
    <w:semiHidden/>
    <w:unhideWhenUsed/>
    <w:rsid w:val="000F09B0"/>
    <w:rPr>
      <w:sz w:val="18"/>
      <w:szCs w:val="18"/>
    </w:rPr>
  </w:style>
  <w:style w:type="paragraph" w:styleId="ae">
    <w:name w:val="annotation text"/>
    <w:basedOn w:val="a2"/>
    <w:link w:val="Char1"/>
    <w:uiPriority w:val="99"/>
    <w:semiHidden/>
    <w:unhideWhenUsed/>
    <w:rsid w:val="000F09B0"/>
    <w:pPr>
      <w:jc w:val="left"/>
    </w:pPr>
  </w:style>
  <w:style w:type="character" w:customStyle="1" w:styleId="Char1">
    <w:name w:val="메모 텍스트 Char"/>
    <w:basedOn w:val="a3"/>
    <w:link w:val="ae"/>
    <w:uiPriority w:val="99"/>
    <w:semiHidden/>
    <w:rsid w:val="000F09B0"/>
  </w:style>
  <w:style w:type="paragraph" w:styleId="af">
    <w:name w:val="annotation subject"/>
    <w:basedOn w:val="ae"/>
    <w:next w:val="ae"/>
    <w:link w:val="Char2"/>
    <w:uiPriority w:val="99"/>
    <w:semiHidden/>
    <w:unhideWhenUsed/>
    <w:rsid w:val="00507B08"/>
    <w:rPr>
      <w:b/>
      <w:bCs/>
    </w:rPr>
  </w:style>
  <w:style w:type="character" w:customStyle="1" w:styleId="Char2">
    <w:name w:val="메모 주제 Char"/>
    <w:basedOn w:val="Char1"/>
    <w:link w:val="af"/>
    <w:uiPriority w:val="99"/>
    <w:semiHidden/>
    <w:rsid w:val="00507B08"/>
    <w:rPr>
      <w:b/>
      <w:bCs/>
    </w:rPr>
  </w:style>
  <w:style w:type="paragraph" w:styleId="af0">
    <w:name w:val="Balloon Text"/>
    <w:basedOn w:val="a2"/>
    <w:link w:val="Char3"/>
    <w:uiPriority w:val="99"/>
    <w:semiHidden/>
    <w:unhideWhenUsed/>
    <w:rsid w:val="00507B0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3"/>
    <w:link w:val="af0"/>
    <w:uiPriority w:val="99"/>
    <w:semiHidden/>
    <w:rsid w:val="00507B0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4232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2019427330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244029081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782264201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833527425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</w:divsChild>
    </w:div>
    <w:div w:id="6655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36716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35342489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409309968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072965985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83306538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</w:divsChild>
    </w:div>
    <w:div w:id="21391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fursys.com" TargetMode="Externa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2A841-0F5B-4DD4-9847-90F2D9388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서명철 (Myeongcheol Seo)</dc:creator>
  <cp:keywords/>
  <dc:description/>
  <cp:lastModifiedBy>김현주 (Hyunjoo Kim)</cp:lastModifiedBy>
  <cp:revision>3</cp:revision>
  <dcterms:created xsi:type="dcterms:W3CDTF">2025-04-10T05:10:00Z</dcterms:created>
  <dcterms:modified xsi:type="dcterms:W3CDTF">2025-04-10T08:00:00Z</dcterms:modified>
</cp:coreProperties>
</file>