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F9EA2" w14:textId="41057E60" w:rsidR="00E71F94" w:rsidRDefault="0015245E" w:rsidP="00E71F94">
      <w:pPr>
        <w:jc w:val="center"/>
      </w:pPr>
      <w:r w:rsidRPr="00E71F94">
        <w:rPr>
          <w:rFonts w:hint="eastAsia"/>
          <w:b/>
          <w:bCs/>
          <w:sz w:val="36"/>
          <w:szCs w:val="40"/>
        </w:rPr>
        <w:t>업무협력 양해각서(</w:t>
      </w:r>
      <w:r w:rsidRPr="00E71F94">
        <w:rPr>
          <w:b/>
          <w:bCs/>
          <w:sz w:val="36"/>
          <w:szCs w:val="40"/>
        </w:rPr>
        <w:t>MOU)</w:t>
      </w:r>
      <w:r>
        <w:br/>
      </w:r>
    </w:p>
    <w:p w14:paraId="4842B4F3" w14:textId="118B3057" w:rsidR="00F93DC0" w:rsidRPr="0097102C" w:rsidRDefault="0015245E" w:rsidP="00E71F94">
      <w:r>
        <w:br/>
      </w:r>
      <w:r w:rsidRPr="0097102C">
        <w:rPr>
          <w:rFonts w:hint="eastAsia"/>
        </w:rPr>
        <w:t xml:space="preserve">주식회사 모두싸인(이하 </w:t>
      </w:r>
      <w:r w:rsidRPr="0097102C">
        <w:t>“</w:t>
      </w:r>
      <w:r w:rsidRPr="0097102C">
        <w:rPr>
          <w:rFonts w:hint="eastAsia"/>
        </w:rPr>
        <w:t>모두싸인</w:t>
      </w:r>
      <w:r w:rsidRPr="0097102C">
        <w:t>”</w:t>
      </w:r>
      <w:r w:rsidRPr="0097102C">
        <w:rPr>
          <w:rFonts w:hint="eastAsia"/>
        </w:rPr>
        <w:t xml:space="preserve">)과 </w:t>
      </w:r>
      <w:r w:rsidR="00F87B7D">
        <w:rPr>
          <w:rFonts w:hint="eastAsia"/>
        </w:rPr>
        <w:t>_________</w:t>
      </w:r>
      <w:r w:rsidRPr="0097102C">
        <w:t>(</w:t>
      </w:r>
      <w:r w:rsidRPr="0097102C">
        <w:rPr>
          <w:rFonts w:hint="eastAsia"/>
        </w:rPr>
        <w:t>이하,</w:t>
      </w:r>
      <w:r w:rsidRPr="0097102C">
        <w:t xml:space="preserve"> “</w:t>
      </w:r>
      <w:r w:rsidR="00F87B7D">
        <w:rPr>
          <w:rFonts w:hint="eastAsia"/>
        </w:rPr>
        <w:t>_________</w:t>
      </w:r>
      <w:r w:rsidRPr="0097102C">
        <w:t>”</w:t>
      </w:r>
      <w:r w:rsidRPr="0097102C">
        <w:rPr>
          <w:rFonts w:hint="eastAsia"/>
        </w:rPr>
        <w:t>)</w:t>
      </w:r>
      <w:r w:rsidR="0097102C" w:rsidRPr="0097102C">
        <w:rPr>
          <w:rFonts w:hint="eastAsia"/>
        </w:rPr>
        <w:t>는</w:t>
      </w:r>
      <w:r w:rsidRPr="0097102C">
        <w:rPr>
          <w:rFonts w:hint="eastAsia"/>
        </w:rPr>
        <w:t xml:space="preserve"> 상호 협력을 통해 공동의 발전을 도모하고,</w:t>
      </w:r>
      <w:r w:rsidRPr="0097102C">
        <w:t xml:space="preserve"> </w:t>
      </w:r>
      <w:r w:rsidRPr="0097102C">
        <w:rPr>
          <w:rFonts w:hint="eastAsia"/>
        </w:rPr>
        <w:t xml:space="preserve">장기적인 협력체제를 구축하기 위해 아래와 같이 업무협력 양해각서(이하 </w:t>
      </w:r>
      <w:r w:rsidRPr="0097102C">
        <w:t>“</w:t>
      </w:r>
      <w:r w:rsidRPr="0097102C">
        <w:rPr>
          <w:rFonts w:hint="eastAsia"/>
        </w:rPr>
        <w:t>본 양해각서</w:t>
      </w:r>
      <w:r w:rsidRPr="0097102C">
        <w:t>”)</w:t>
      </w:r>
      <w:r w:rsidRPr="0097102C">
        <w:rPr>
          <w:rFonts w:hint="eastAsia"/>
        </w:rPr>
        <w:t>를 체결한다.</w:t>
      </w:r>
      <w:r w:rsidRPr="0097102C">
        <w:t xml:space="preserve"> </w:t>
      </w:r>
      <w:r w:rsidRPr="0097102C">
        <w:br/>
      </w:r>
      <w:r w:rsidRPr="0097102C">
        <w:br/>
      </w:r>
      <w:proofErr w:type="gramStart"/>
      <w:r w:rsidRPr="0097102C">
        <w:rPr>
          <w:rFonts w:hint="eastAsia"/>
          <w:b/>
          <w:bCs/>
        </w:rPr>
        <w:t>제 1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>조 (목적)</w:t>
      </w:r>
    </w:p>
    <w:p w14:paraId="10B77C56" w14:textId="75F482C4" w:rsidR="0015245E" w:rsidRPr="0097102C" w:rsidRDefault="0015245E">
      <w:proofErr w:type="spellStart"/>
      <w:r w:rsidRPr="0097102C">
        <w:rPr>
          <w:rFonts w:hint="eastAsia"/>
        </w:rPr>
        <w:t>모두싸인과</w:t>
      </w:r>
      <w:proofErr w:type="spellEnd"/>
      <w:r w:rsidRPr="0097102C">
        <w:rPr>
          <w:rFonts w:hint="eastAsia"/>
        </w:rPr>
        <w:t xml:space="preserve"> </w:t>
      </w:r>
      <w:r w:rsidR="00F87B7D">
        <w:rPr>
          <w:rFonts w:hint="eastAsia"/>
        </w:rPr>
        <w:t>_________</w:t>
      </w:r>
      <w:r w:rsidR="0097102C" w:rsidRPr="0097102C">
        <w:rPr>
          <w:rFonts w:hint="eastAsia"/>
        </w:rPr>
        <w:t>는</w:t>
      </w:r>
      <w:r w:rsidRPr="0097102C">
        <w:rPr>
          <w:rFonts w:hint="eastAsia"/>
        </w:rPr>
        <w:t xml:space="preserve"> </w:t>
      </w:r>
      <w:r w:rsidRPr="0097102C">
        <w:t>[</w:t>
      </w:r>
      <w:r w:rsidRPr="0097102C">
        <w:rPr>
          <w:rFonts w:hint="eastAsia"/>
        </w:rPr>
        <w:t>업무협력 목적</w:t>
      </w:r>
      <w:r w:rsidRPr="0097102C">
        <w:t>]</w:t>
      </w:r>
      <w:r w:rsidRPr="0097102C">
        <w:rPr>
          <w:rFonts w:hint="eastAsia"/>
        </w:rPr>
        <w:t>에 아래와 같이 적극 협력한다.</w:t>
      </w:r>
      <w:r w:rsidRPr="0097102C">
        <w:t xml:space="preserve"> </w:t>
      </w:r>
    </w:p>
    <w:p w14:paraId="6071CF69" w14:textId="092ED1C1" w:rsidR="0015245E" w:rsidRPr="0097102C" w:rsidRDefault="0015245E"/>
    <w:p w14:paraId="64318E16" w14:textId="4F386CD4" w:rsidR="0015245E" w:rsidRPr="0097102C" w:rsidRDefault="0015245E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Pr="0097102C">
        <w:rPr>
          <w:b/>
          <w:bCs/>
        </w:rPr>
        <w:t>2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 xml:space="preserve">조 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당사자의 협력사항)</w:t>
      </w:r>
      <w:r w:rsidRPr="0097102C">
        <w:rPr>
          <w:b/>
          <w:bCs/>
        </w:rPr>
        <w:t xml:space="preserve"> </w:t>
      </w:r>
    </w:p>
    <w:p w14:paraId="18AA791D" w14:textId="31BD8AF2" w:rsidR="00F8162F" w:rsidRPr="0097102C" w:rsidRDefault="0015245E" w:rsidP="00F8162F">
      <w:pPr>
        <w:pStyle w:val="a3"/>
        <w:numPr>
          <w:ilvl w:val="0"/>
          <w:numId w:val="1"/>
        </w:numPr>
        <w:ind w:leftChars="0"/>
      </w:pPr>
      <w:r w:rsidRPr="0097102C">
        <w:t xml:space="preserve"> </w:t>
      </w:r>
      <w:commentRangeStart w:id="0"/>
      <w:proofErr w:type="spellStart"/>
      <w:r w:rsidRPr="0097102C">
        <w:rPr>
          <w:rFonts w:hint="eastAsia"/>
        </w:rPr>
        <w:t>모두싸인이</w:t>
      </w:r>
      <w:proofErr w:type="spellEnd"/>
      <w:r w:rsidRPr="0097102C">
        <w:rPr>
          <w:rFonts w:hint="eastAsia"/>
        </w:rPr>
        <w:t xml:space="preserve"> 제공하는 </w:t>
      </w:r>
      <w:r w:rsidR="00F8162F" w:rsidRPr="0097102C">
        <w:rPr>
          <w:rFonts w:hint="eastAsia"/>
        </w:rPr>
        <w:t>혜택은</w:t>
      </w:r>
      <w:r w:rsidRPr="0097102C">
        <w:rPr>
          <w:rFonts w:hint="eastAsia"/>
        </w:rPr>
        <w:t xml:space="preserve"> 다음 각 호와 같다.</w:t>
      </w:r>
      <w:r w:rsidRPr="0097102C">
        <w:t xml:space="preserve"> </w:t>
      </w:r>
      <w:commentRangeEnd w:id="0"/>
      <w:r w:rsidR="001B31D5">
        <w:rPr>
          <w:rStyle w:val="a8"/>
        </w:rPr>
        <w:commentReference w:id="0"/>
      </w:r>
    </w:p>
    <w:p w14:paraId="3B22E4E9" w14:textId="73A193A8" w:rsidR="0015245E" w:rsidRPr="0097102C" w:rsidRDefault="00F8162F" w:rsidP="00F8162F">
      <w:pPr>
        <w:pStyle w:val="a3"/>
        <w:numPr>
          <w:ilvl w:val="1"/>
          <w:numId w:val="1"/>
        </w:numPr>
        <w:ind w:leftChars="0"/>
      </w:pPr>
      <w:r w:rsidRPr="0097102C">
        <w:rPr>
          <w:rFonts w:hint="eastAsia"/>
        </w:rPr>
        <w:t>모두싸인 제휴 요금제 제공</w:t>
      </w:r>
    </w:p>
    <w:p w14:paraId="42093BDB" w14:textId="77777777" w:rsidR="00F8162F" w:rsidRPr="0097102C" w:rsidRDefault="00F8162F" w:rsidP="00F8162F">
      <w:pPr>
        <w:pStyle w:val="a3"/>
        <w:numPr>
          <w:ilvl w:val="2"/>
          <w:numId w:val="1"/>
        </w:numPr>
        <w:ind w:leftChars="0"/>
      </w:pPr>
      <w:r w:rsidRPr="0097102C">
        <w:rPr>
          <w:rFonts w:hint="eastAsia"/>
        </w:rPr>
        <w:t>모두싸인</w:t>
      </w:r>
      <w:r w:rsidRPr="0097102C">
        <w:t xml:space="preserve"> 공개 요금제 3종 할인</w:t>
      </w:r>
    </w:p>
    <w:p w14:paraId="59D6706D" w14:textId="7E3B3FBD" w:rsidR="00F8162F" w:rsidRPr="0097102C" w:rsidRDefault="00F8162F" w:rsidP="00F8162F">
      <w:pPr>
        <w:pStyle w:val="a3"/>
        <w:numPr>
          <w:ilvl w:val="2"/>
          <w:numId w:val="1"/>
        </w:numPr>
        <w:ind w:leftChars="0"/>
      </w:pPr>
      <w:r w:rsidRPr="0097102C">
        <w:rPr>
          <w:rFonts w:hint="eastAsia"/>
        </w:rPr>
        <w:t>제휴</w:t>
      </w:r>
      <w:r w:rsidRPr="0097102C">
        <w:t xml:space="preserve"> 요금제 안내 (VAT 포함)</w:t>
      </w:r>
    </w:p>
    <w:p w14:paraId="12A3FC5D" w14:textId="77777777" w:rsidR="00F8162F" w:rsidRPr="0097102C" w:rsidRDefault="00F8162F" w:rsidP="00F8162F">
      <w:pPr>
        <w:pStyle w:val="a3"/>
        <w:numPr>
          <w:ilvl w:val="3"/>
          <w:numId w:val="1"/>
        </w:numPr>
        <w:ind w:leftChars="0"/>
      </w:pPr>
      <w:r w:rsidRPr="0097102C">
        <w:t xml:space="preserve">PERSONAL 연 요금제 20% 할인: </w:t>
      </w:r>
      <w:r w:rsidRPr="0097102C">
        <w:rPr>
          <w:strike/>
        </w:rPr>
        <w:t>118,800</w:t>
      </w:r>
      <w:r w:rsidRPr="0097102C">
        <w:t xml:space="preserve"> → 94,800원</w:t>
      </w:r>
    </w:p>
    <w:p w14:paraId="38152B71" w14:textId="77777777" w:rsidR="00F8162F" w:rsidRPr="0097102C" w:rsidRDefault="00F8162F" w:rsidP="00F8162F">
      <w:pPr>
        <w:pStyle w:val="a3"/>
        <w:numPr>
          <w:ilvl w:val="3"/>
          <w:numId w:val="1"/>
        </w:numPr>
        <w:ind w:leftChars="0"/>
      </w:pPr>
      <w:r w:rsidRPr="0097102C">
        <w:t xml:space="preserve">TEAM 연 요금제 37% 할인: </w:t>
      </w:r>
      <w:r w:rsidRPr="0097102C">
        <w:rPr>
          <w:strike/>
        </w:rPr>
        <w:t>478,800</w:t>
      </w:r>
      <w:r w:rsidRPr="0097102C">
        <w:t xml:space="preserve"> → 298,800원</w:t>
      </w:r>
    </w:p>
    <w:p w14:paraId="1F30559C" w14:textId="77777777" w:rsidR="00F8162F" w:rsidRPr="0097102C" w:rsidRDefault="00F8162F" w:rsidP="00F8162F">
      <w:pPr>
        <w:pStyle w:val="a3"/>
        <w:numPr>
          <w:ilvl w:val="3"/>
          <w:numId w:val="1"/>
        </w:numPr>
        <w:ind w:leftChars="0"/>
      </w:pPr>
      <w:r w:rsidRPr="0097102C">
        <w:t xml:space="preserve">TEAM PRO연 요금제 46% 할인: </w:t>
      </w:r>
      <w:r w:rsidRPr="0097102C">
        <w:rPr>
          <w:strike/>
        </w:rPr>
        <w:t>898,800</w:t>
      </w:r>
      <w:r w:rsidRPr="0097102C">
        <w:t xml:space="preserve"> → 478,800원</w:t>
      </w:r>
    </w:p>
    <w:p w14:paraId="1C51070F" w14:textId="77777777" w:rsidR="00F8162F" w:rsidRPr="0097102C" w:rsidRDefault="00F8162F" w:rsidP="00F8162F">
      <w:pPr>
        <w:pStyle w:val="a3"/>
        <w:numPr>
          <w:ilvl w:val="2"/>
          <w:numId w:val="1"/>
        </w:numPr>
        <w:ind w:leftChars="0"/>
      </w:pPr>
      <w:r w:rsidRPr="0097102C">
        <w:rPr>
          <w:rFonts w:hint="eastAsia"/>
        </w:rPr>
        <w:t>제휴</w:t>
      </w:r>
      <w:r w:rsidRPr="0097102C">
        <w:t xml:space="preserve"> 혜택 대상</w:t>
      </w:r>
    </w:p>
    <w:p w14:paraId="6B888591" w14:textId="4659432B" w:rsidR="00F8162F" w:rsidRPr="0097102C" w:rsidRDefault="00F87B7D" w:rsidP="00F8162F">
      <w:pPr>
        <w:pStyle w:val="a3"/>
        <w:numPr>
          <w:ilvl w:val="3"/>
          <w:numId w:val="1"/>
        </w:numPr>
        <w:ind w:leftChars="0"/>
      </w:pPr>
      <w:proofErr w:type="spellStart"/>
      <w:r>
        <w:rPr>
          <w:rFonts w:hint="eastAsia"/>
        </w:rPr>
        <w:t>데스커</w:t>
      </w:r>
      <w:proofErr w:type="spellEnd"/>
      <w:r>
        <w:rPr>
          <w:rFonts w:hint="eastAsia"/>
        </w:rPr>
        <w:t xml:space="preserve"> biz DESKERS 가입자</w:t>
      </w:r>
      <w:r w:rsidR="00F8162F" w:rsidRPr="0097102C">
        <w:t xml:space="preserve"> 중</w:t>
      </w:r>
      <w:r w:rsidR="0097102C" w:rsidRPr="0097102C">
        <w:rPr>
          <w:rFonts w:hint="eastAsia"/>
        </w:rPr>
        <w:t xml:space="preserve"> </w:t>
      </w:r>
      <w:proofErr w:type="spellStart"/>
      <w:r w:rsidR="00F8162F" w:rsidRPr="0097102C">
        <w:t>모두싸인</w:t>
      </w:r>
      <w:proofErr w:type="spellEnd"/>
      <w:r w:rsidR="00F8162F" w:rsidRPr="0097102C">
        <w:t xml:space="preserve"> 결제 이력이 없는 신규 고객</w:t>
      </w:r>
    </w:p>
    <w:p w14:paraId="6F78F193" w14:textId="77777777" w:rsidR="00F8162F" w:rsidRPr="0097102C" w:rsidRDefault="00F8162F" w:rsidP="00F8162F">
      <w:pPr>
        <w:pStyle w:val="a3"/>
        <w:numPr>
          <w:ilvl w:val="2"/>
          <w:numId w:val="1"/>
        </w:numPr>
        <w:ind w:leftChars="0"/>
      </w:pPr>
      <w:r w:rsidRPr="0097102C">
        <w:rPr>
          <w:rFonts w:hint="eastAsia"/>
        </w:rPr>
        <w:t>유의사항</w:t>
      </w:r>
    </w:p>
    <w:p w14:paraId="0DD895CF" w14:textId="77777777" w:rsidR="00F8162F" w:rsidRPr="0097102C" w:rsidRDefault="00F8162F" w:rsidP="00F8162F">
      <w:pPr>
        <w:pStyle w:val="a3"/>
        <w:numPr>
          <w:ilvl w:val="3"/>
          <w:numId w:val="1"/>
        </w:numPr>
        <w:ind w:leftChars="0"/>
      </w:pPr>
      <w:r w:rsidRPr="0097102C">
        <w:rPr>
          <w:rFonts w:hint="eastAsia"/>
        </w:rPr>
        <w:t>할인</w:t>
      </w:r>
      <w:r w:rsidRPr="0097102C">
        <w:t xml:space="preserve"> 요금제는 연 결제에 한하여 제공합니다.</w:t>
      </w:r>
    </w:p>
    <w:p w14:paraId="36453079" w14:textId="6E5BFD29" w:rsidR="0015245E" w:rsidRPr="0097102C" w:rsidRDefault="00F8162F" w:rsidP="00F8162F">
      <w:pPr>
        <w:pStyle w:val="a3"/>
        <w:numPr>
          <w:ilvl w:val="3"/>
          <w:numId w:val="1"/>
        </w:numPr>
        <w:ind w:leftChars="0"/>
      </w:pPr>
      <w:r w:rsidRPr="0097102C">
        <w:rPr>
          <w:rFonts w:hint="eastAsia"/>
        </w:rPr>
        <w:t>혜택</w:t>
      </w:r>
      <w:r w:rsidRPr="0097102C">
        <w:t xml:space="preserve"> 대상 조건에 부합하지 않는 구매 건의 경우 반려 및 환불 처리될 수 있습니다.</w:t>
      </w:r>
    </w:p>
    <w:p w14:paraId="655159A7" w14:textId="5AEE5069" w:rsidR="00F8162F" w:rsidRPr="0097102C" w:rsidRDefault="00F87B7D" w:rsidP="00F8162F">
      <w:pPr>
        <w:pStyle w:val="a3"/>
        <w:numPr>
          <w:ilvl w:val="0"/>
          <w:numId w:val="1"/>
        </w:numPr>
        <w:ind w:leftChars="0"/>
      </w:pPr>
      <w:r>
        <w:rPr>
          <w:rFonts w:asciiTheme="minorEastAsia" w:hAnsiTheme="minorEastAsia" w:hint="eastAsia"/>
        </w:rPr>
        <w:t>__________</w:t>
      </w:r>
      <w:r w:rsidR="0015245E" w:rsidRPr="0097102C">
        <w:rPr>
          <w:rFonts w:asciiTheme="minorEastAsia" w:hAnsiTheme="minorEastAsia" w:hint="eastAsia"/>
        </w:rPr>
        <w:t xml:space="preserve">이 제공하는 </w:t>
      </w:r>
      <w:r w:rsidR="00F8162F" w:rsidRPr="0097102C">
        <w:rPr>
          <w:rFonts w:asciiTheme="minorEastAsia" w:hAnsiTheme="minorEastAsia" w:hint="eastAsia"/>
        </w:rPr>
        <w:t>협력사항</w:t>
      </w:r>
      <w:r w:rsidR="0015245E" w:rsidRPr="0097102C">
        <w:rPr>
          <w:rFonts w:asciiTheme="minorEastAsia" w:hAnsiTheme="minorEastAsia" w:hint="eastAsia"/>
        </w:rPr>
        <w:t>은 다음 각 호와 같다.</w:t>
      </w:r>
      <w:r w:rsidR="0015245E" w:rsidRPr="0097102C">
        <w:rPr>
          <w:rFonts w:asciiTheme="minorEastAsia" w:hAnsiTheme="minorEastAsia"/>
        </w:rPr>
        <w:t xml:space="preserve"> </w:t>
      </w:r>
    </w:p>
    <w:p w14:paraId="273BC36B" w14:textId="582CFE14" w:rsidR="0015245E" w:rsidRPr="0097102C" w:rsidRDefault="00F87B7D" w:rsidP="00F8162F">
      <w:pPr>
        <w:pStyle w:val="a3"/>
        <w:numPr>
          <w:ilvl w:val="1"/>
          <w:numId w:val="1"/>
        </w:numPr>
        <w:ind w:leftChars="0"/>
      </w:pPr>
      <w:r>
        <w:rPr>
          <w:rFonts w:asciiTheme="minorEastAsia" w:hAnsiTheme="minorEastAsia" w:hint="eastAsia"/>
        </w:rPr>
        <w:t>__________</w:t>
      </w:r>
      <w:r w:rsidR="0015245E" w:rsidRPr="0097102C">
        <w:rPr>
          <w:rFonts w:asciiTheme="minorEastAsia" w:hAnsiTheme="minorEastAsia"/>
        </w:rPr>
        <w:t xml:space="preserve"> </w:t>
      </w:r>
      <w:r w:rsidR="00F8162F" w:rsidRPr="0097102C">
        <w:rPr>
          <w:rFonts w:asciiTheme="minorEastAsia" w:hAnsiTheme="minorEastAsia" w:hint="eastAsia"/>
        </w:rPr>
        <w:t>제휴 혜택 대상자에 모두싸인 혜택 홍보</w:t>
      </w:r>
    </w:p>
    <w:p w14:paraId="216EEF74" w14:textId="73ED0323" w:rsidR="00F8162F" w:rsidRPr="003E2FFA" w:rsidRDefault="00F8162F" w:rsidP="00F8162F">
      <w:pPr>
        <w:pStyle w:val="a3"/>
        <w:numPr>
          <w:ilvl w:val="1"/>
          <w:numId w:val="1"/>
        </w:numPr>
        <w:ind w:leftChars="0"/>
      </w:pPr>
      <w:r w:rsidRPr="0097102C">
        <w:rPr>
          <w:rFonts w:asciiTheme="minorEastAsia" w:hAnsiTheme="minorEastAsia" w:hint="eastAsia"/>
        </w:rPr>
        <w:t xml:space="preserve">제휴 혜택 홍보 게시 또는 배포 시 </w:t>
      </w:r>
      <w:proofErr w:type="spellStart"/>
      <w:r w:rsidRPr="0097102C">
        <w:rPr>
          <w:rFonts w:asciiTheme="minorEastAsia" w:hAnsiTheme="minorEastAsia" w:hint="eastAsia"/>
        </w:rPr>
        <w:t>모두싸인에</w:t>
      </w:r>
      <w:proofErr w:type="spellEnd"/>
      <w:r w:rsidRPr="0097102C">
        <w:rPr>
          <w:rFonts w:asciiTheme="minorEastAsia" w:hAnsiTheme="minorEastAsia" w:hint="eastAsia"/>
        </w:rPr>
        <w:t xml:space="preserve"> 공유</w:t>
      </w:r>
    </w:p>
    <w:p w14:paraId="23535345" w14:textId="06B039AC" w:rsidR="003E2FFA" w:rsidRPr="000D7B49" w:rsidRDefault="003E2FFA" w:rsidP="00F8162F">
      <w:pPr>
        <w:pStyle w:val="a3"/>
        <w:numPr>
          <w:ilvl w:val="1"/>
          <w:numId w:val="1"/>
        </w:numPr>
        <w:ind w:leftChars="0"/>
      </w:pPr>
      <w:r>
        <w:rPr>
          <w:rFonts w:asciiTheme="minorEastAsia" w:hAnsiTheme="minorEastAsia" w:hint="eastAsia"/>
        </w:rPr>
        <w:lastRenderedPageBreak/>
        <w:t xml:space="preserve">모두싸인 고객 대상 작심 스페이스 </w:t>
      </w:r>
      <w:proofErr w:type="spellStart"/>
      <w:r>
        <w:rPr>
          <w:rFonts w:asciiTheme="minorEastAsia" w:hAnsiTheme="minorEastAsia" w:hint="eastAsia"/>
        </w:rPr>
        <w:t>베네핏</w:t>
      </w:r>
      <w:proofErr w:type="spellEnd"/>
      <w:r>
        <w:rPr>
          <w:rFonts w:asciiTheme="minorEastAsia" w:hAnsiTheme="minorEastAsia" w:hint="eastAsia"/>
        </w:rPr>
        <w:t xml:space="preserve"> 제공</w:t>
      </w:r>
    </w:p>
    <w:p w14:paraId="7F2DF358" w14:textId="58BCFF16" w:rsidR="000D7B49" w:rsidRPr="0097102C" w:rsidRDefault="000D7B49" w:rsidP="000D7B49">
      <w:pPr>
        <w:pStyle w:val="a3"/>
        <w:numPr>
          <w:ilvl w:val="2"/>
          <w:numId w:val="1"/>
        </w:numPr>
        <w:ind w:leftChars="0"/>
      </w:pPr>
      <w:r>
        <w:rPr>
          <w:rFonts w:asciiTheme="minorEastAsia" w:hAnsiTheme="minorEastAsia" w:hint="eastAsia"/>
        </w:rPr>
        <w:t>혜택 내용 및 시기는 양사 협의 후 진행</w:t>
      </w:r>
    </w:p>
    <w:p w14:paraId="61D675B8" w14:textId="18EF7FEA" w:rsidR="0015245E" w:rsidRPr="0097102C" w:rsidRDefault="0015245E" w:rsidP="0015245E"/>
    <w:p w14:paraId="370AE35D" w14:textId="6E8A780B" w:rsidR="0015245E" w:rsidRPr="0097102C" w:rsidRDefault="0015245E" w:rsidP="0015245E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Pr="0097102C">
        <w:rPr>
          <w:b/>
          <w:bCs/>
        </w:rPr>
        <w:t>3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 xml:space="preserve">조 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신의성실)</w:t>
      </w:r>
      <w:r w:rsidRPr="0097102C">
        <w:rPr>
          <w:b/>
          <w:bCs/>
        </w:rPr>
        <w:t xml:space="preserve"> </w:t>
      </w:r>
    </w:p>
    <w:p w14:paraId="512C417F" w14:textId="3F693A67" w:rsidR="0015245E" w:rsidRPr="0097102C" w:rsidRDefault="0015245E" w:rsidP="0015245E">
      <w:proofErr w:type="spellStart"/>
      <w:r w:rsidRPr="0097102C">
        <w:rPr>
          <w:rFonts w:hint="eastAsia"/>
        </w:rPr>
        <w:t>모두싸인과</w:t>
      </w:r>
      <w:proofErr w:type="spellEnd"/>
      <w:r w:rsidRPr="0097102C">
        <w:rPr>
          <w:rFonts w:hint="eastAsia"/>
        </w:rPr>
        <w:t xml:space="preserve"> </w:t>
      </w:r>
      <w:r w:rsidR="00F87B7D">
        <w:rPr>
          <w:rFonts w:asciiTheme="minorEastAsia" w:hAnsiTheme="minorEastAsia" w:hint="eastAsia"/>
        </w:rPr>
        <w:t>__________</w:t>
      </w:r>
      <w:r w:rsidR="0097102C" w:rsidRPr="0097102C">
        <w:rPr>
          <w:rFonts w:hint="eastAsia"/>
        </w:rPr>
        <w:t>는</w:t>
      </w:r>
      <w:r w:rsidRPr="0097102C">
        <w:rPr>
          <w:rFonts w:hint="eastAsia"/>
        </w:rPr>
        <w:t xml:space="preserve"> 본 양해각서의 목적을 달성하기 위한 우호적 파트너사임을 인지하여,</w:t>
      </w:r>
      <w:r w:rsidRPr="0097102C">
        <w:t xml:space="preserve"> </w:t>
      </w:r>
      <w:r w:rsidRPr="0097102C">
        <w:rPr>
          <w:rFonts w:hint="eastAsia"/>
        </w:rPr>
        <w:t>신의성실의 원칙에 따라 제2조에 따른 협력사항 제공에 최선을 다하기로 한다.</w:t>
      </w:r>
      <w:r w:rsidRPr="0097102C">
        <w:t xml:space="preserve"> </w:t>
      </w:r>
    </w:p>
    <w:p w14:paraId="65C61634" w14:textId="7B4EC558" w:rsidR="0015245E" w:rsidRPr="0097102C" w:rsidRDefault="0015245E" w:rsidP="0015245E"/>
    <w:p w14:paraId="17F5B5DC" w14:textId="6CFADD8B" w:rsidR="0015245E" w:rsidRPr="0097102C" w:rsidRDefault="0015245E" w:rsidP="0015245E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Pr="0097102C">
        <w:rPr>
          <w:b/>
          <w:bCs/>
        </w:rPr>
        <w:t>4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 xml:space="preserve">조 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유효기간)</w:t>
      </w:r>
    </w:p>
    <w:p w14:paraId="079B092F" w14:textId="03A37D1F" w:rsidR="0015245E" w:rsidRPr="0097102C" w:rsidRDefault="00F8162F" w:rsidP="00F8162F">
      <w:r w:rsidRPr="0097102C">
        <w:rPr>
          <w:rFonts w:hint="eastAsia"/>
        </w:rPr>
        <w:t>본</w:t>
      </w:r>
      <w:r w:rsidRPr="0097102C">
        <w:t xml:space="preserve"> 양해각서는 </w:t>
      </w:r>
      <w:r w:rsidRPr="0097102C">
        <w:rPr>
          <w:rFonts w:hint="eastAsia"/>
        </w:rPr>
        <w:t>2024</w:t>
      </w:r>
      <w:r w:rsidRPr="0097102C">
        <w:t xml:space="preserve">년 </w:t>
      </w:r>
      <w:r w:rsidR="00F87B7D">
        <w:rPr>
          <w:rFonts w:hint="eastAsia"/>
        </w:rPr>
        <w:t>__</w:t>
      </w:r>
      <w:r w:rsidRPr="0097102C">
        <w:t xml:space="preserve">월 </w:t>
      </w:r>
      <w:r w:rsidR="00F87B7D">
        <w:rPr>
          <w:rFonts w:hint="eastAsia"/>
        </w:rPr>
        <w:t>__</w:t>
      </w:r>
      <w:r w:rsidRPr="0097102C">
        <w:t xml:space="preserve">일부터 </w:t>
      </w:r>
      <w:r w:rsidRPr="0097102C">
        <w:rPr>
          <w:rFonts w:hint="eastAsia"/>
        </w:rPr>
        <w:t>2025</w:t>
      </w:r>
      <w:r w:rsidRPr="0097102C">
        <w:t>년 _</w:t>
      </w:r>
      <w:r w:rsidR="00F87B7D">
        <w:rPr>
          <w:rFonts w:hint="eastAsia"/>
        </w:rPr>
        <w:t>_</w:t>
      </w:r>
      <w:r w:rsidRPr="0097102C">
        <w:t xml:space="preserve">월 </w:t>
      </w:r>
      <w:r w:rsidR="00F87B7D">
        <w:rPr>
          <w:rFonts w:hint="eastAsia"/>
        </w:rPr>
        <w:t>__</w:t>
      </w:r>
      <w:r w:rsidRPr="0097102C">
        <w:t xml:space="preserve">일까지 [1]년으로 하고, 기간 만료일 1개월 전까지 의사표시가 없는 한 동일한 조건으로 1년씩 자동연장 되는 것으로 </w:t>
      </w:r>
      <w:proofErr w:type="gramStart"/>
      <w:r w:rsidRPr="0097102C">
        <w:t>본다.“</w:t>
      </w:r>
      <w:proofErr w:type="gramEnd"/>
    </w:p>
    <w:p w14:paraId="088B4DBD" w14:textId="11CDA5B4" w:rsidR="00444CA8" w:rsidRPr="0097102C" w:rsidRDefault="00444CA8" w:rsidP="0015245E"/>
    <w:p w14:paraId="32EBCE4A" w14:textId="6B02D70C" w:rsidR="0015245E" w:rsidRPr="0097102C" w:rsidRDefault="0015245E" w:rsidP="0015245E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Pr="0097102C">
        <w:rPr>
          <w:b/>
          <w:bCs/>
        </w:rPr>
        <w:t>5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 xml:space="preserve">조 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비밀유지)</w:t>
      </w:r>
      <w:r w:rsidRPr="0097102C">
        <w:rPr>
          <w:b/>
          <w:bCs/>
        </w:rPr>
        <w:t xml:space="preserve"> </w:t>
      </w:r>
    </w:p>
    <w:p w14:paraId="6700E95C" w14:textId="32EB6D2F" w:rsidR="0015245E" w:rsidRPr="0097102C" w:rsidRDefault="0015245E" w:rsidP="0015245E">
      <w:pPr>
        <w:pStyle w:val="a3"/>
        <w:numPr>
          <w:ilvl w:val="0"/>
          <w:numId w:val="6"/>
        </w:numPr>
        <w:ind w:leftChars="0"/>
      </w:pPr>
      <w:proofErr w:type="spellStart"/>
      <w:r w:rsidRPr="0097102C">
        <w:rPr>
          <w:rFonts w:asciiTheme="minorEastAsia" w:hAnsiTheme="minorEastAsia" w:hint="eastAsia"/>
        </w:rPr>
        <w:t>모두싸인과</w:t>
      </w:r>
      <w:proofErr w:type="spellEnd"/>
      <w:r w:rsidRPr="0097102C">
        <w:rPr>
          <w:rFonts w:asciiTheme="minorEastAsia" w:hAnsiTheme="minorEastAsia" w:hint="eastAsia"/>
        </w:rPr>
        <w:t xml:space="preserve"> </w:t>
      </w:r>
      <w:r w:rsidR="00F87B7D">
        <w:rPr>
          <w:rFonts w:asciiTheme="minorEastAsia" w:hAnsiTheme="minorEastAsia" w:hint="eastAsia"/>
        </w:rPr>
        <w:t>__________</w:t>
      </w:r>
      <w:r w:rsidR="0097102C" w:rsidRPr="0097102C">
        <w:rPr>
          <w:rFonts w:asciiTheme="minorEastAsia" w:hAnsiTheme="minorEastAsia" w:hint="eastAsia"/>
        </w:rPr>
        <w:t>는</w:t>
      </w:r>
      <w:r w:rsidRPr="0097102C">
        <w:rPr>
          <w:rFonts w:asciiTheme="minorEastAsia" w:hAnsiTheme="minorEastAsia" w:hint="eastAsia"/>
        </w:rPr>
        <w:t xml:space="preserve"> 본 양해각서 체결 및 이행과정에서 제공받거나 취득한 상대방의 자료(기술정보,</w:t>
      </w:r>
      <w:r w:rsidRPr="0097102C">
        <w:rPr>
          <w:rFonts w:asciiTheme="minorEastAsia" w:hAnsiTheme="minorEastAsia"/>
        </w:rPr>
        <w:t xml:space="preserve"> </w:t>
      </w:r>
      <w:r w:rsidRPr="0097102C">
        <w:rPr>
          <w:rFonts w:asciiTheme="minorEastAsia" w:hAnsiTheme="minorEastAsia" w:hint="eastAsia"/>
        </w:rPr>
        <w:t>고객정보 포함)</w:t>
      </w:r>
      <w:r w:rsidRPr="0097102C">
        <w:rPr>
          <w:rFonts w:asciiTheme="minorEastAsia" w:hAnsiTheme="minorEastAsia"/>
        </w:rPr>
        <w:t xml:space="preserve"> </w:t>
      </w:r>
      <w:r w:rsidRPr="0097102C">
        <w:rPr>
          <w:rFonts w:asciiTheme="minorEastAsia" w:hAnsiTheme="minorEastAsia" w:hint="eastAsia"/>
        </w:rPr>
        <w:t xml:space="preserve">및 이를 바탕으로 생성된 </w:t>
      </w:r>
      <w:ins w:id="1" w:author="김현주 (Hyunjoo Kim)" w:date="2024-07-23T10:30:00Z">
        <w:r w:rsidR="00A65ED1">
          <w:rPr>
            <w:rFonts w:asciiTheme="minorEastAsia" w:hAnsiTheme="minorEastAsia" w:hint="eastAsia"/>
          </w:rPr>
          <w:t xml:space="preserve">모든 </w:t>
        </w:r>
      </w:ins>
      <w:r w:rsidRPr="0097102C">
        <w:rPr>
          <w:rFonts w:asciiTheme="minorEastAsia" w:hAnsiTheme="minorEastAsia" w:hint="eastAsia"/>
        </w:rPr>
        <w:t xml:space="preserve">정보(이하 </w:t>
      </w:r>
      <w:r w:rsidRPr="0097102C">
        <w:rPr>
          <w:rFonts w:asciiTheme="minorEastAsia" w:hAnsiTheme="minorEastAsia"/>
        </w:rPr>
        <w:t>“</w:t>
      </w:r>
      <w:r w:rsidRPr="0097102C">
        <w:rPr>
          <w:rFonts w:asciiTheme="minorEastAsia" w:hAnsiTheme="minorEastAsia" w:hint="eastAsia"/>
        </w:rPr>
        <w:t>비밀정보</w:t>
      </w:r>
      <w:r w:rsidRPr="0097102C">
        <w:rPr>
          <w:rFonts w:asciiTheme="minorEastAsia" w:hAnsiTheme="minorEastAsia"/>
        </w:rPr>
        <w:t>”)</w:t>
      </w:r>
      <w:r w:rsidRPr="0097102C">
        <w:rPr>
          <w:rFonts w:asciiTheme="minorEastAsia" w:hAnsiTheme="minorEastAsia" w:hint="eastAsia"/>
        </w:rPr>
        <w:t>를 본 양해각서의 목적 달성을 위하여만 사용하여야 하고,</w:t>
      </w:r>
      <w:r w:rsidRPr="0097102C">
        <w:rPr>
          <w:rFonts w:asciiTheme="minorEastAsia" w:hAnsiTheme="minorEastAsia"/>
        </w:rPr>
        <w:t xml:space="preserve"> </w:t>
      </w:r>
      <w:r w:rsidRPr="0097102C">
        <w:rPr>
          <w:rFonts w:asciiTheme="minorEastAsia" w:hAnsiTheme="minorEastAsia" w:hint="eastAsia"/>
        </w:rPr>
        <w:t>그 밖의 용도로 이용하거나 상대방의 사전 서면 승인 없이 제3자에게 제공하거나 분실,</w:t>
      </w:r>
      <w:r w:rsidRPr="0097102C">
        <w:rPr>
          <w:rFonts w:asciiTheme="minorEastAsia" w:hAnsiTheme="minorEastAsia"/>
        </w:rPr>
        <w:t xml:space="preserve"> </w:t>
      </w:r>
      <w:r w:rsidRPr="0097102C">
        <w:rPr>
          <w:rFonts w:asciiTheme="minorEastAsia" w:hAnsiTheme="minorEastAsia" w:hint="eastAsia"/>
        </w:rPr>
        <w:t>훼손,</w:t>
      </w:r>
      <w:r w:rsidRPr="0097102C">
        <w:rPr>
          <w:rFonts w:asciiTheme="minorEastAsia" w:hAnsiTheme="minorEastAsia"/>
        </w:rPr>
        <w:t xml:space="preserve"> </w:t>
      </w:r>
      <w:r w:rsidRPr="0097102C">
        <w:rPr>
          <w:rFonts w:asciiTheme="minorEastAsia" w:hAnsiTheme="minorEastAsia" w:hint="eastAsia"/>
        </w:rPr>
        <w:t>누설하여서는 아니 된다.</w:t>
      </w:r>
      <w:r w:rsidRPr="0097102C">
        <w:rPr>
          <w:rFonts w:asciiTheme="minorEastAsia" w:hAnsiTheme="minorEastAsia"/>
        </w:rPr>
        <w:t xml:space="preserve"> </w:t>
      </w:r>
    </w:p>
    <w:p w14:paraId="18250600" w14:textId="78019160" w:rsidR="0015245E" w:rsidRPr="0097102C" w:rsidRDefault="0015245E" w:rsidP="0015245E">
      <w:pPr>
        <w:pStyle w:val="a3"/>
        <w:numPr>
          <w:ilvl w:val="0"/>
          <w:numId w:val="6"/>
        </w:numPr>
        <w:ind w:leftChars="0"/>
      </w:pPr>
      <w:proofErr w:type="spellStart"/>
      <w:r w:rsidRPr="0097102C">
        <w:rPr>
          <w:rFonts w:asciiTheme="minorEastAsia" w:hAnsiTheme="minorEastAsia" w:hint="eastAsia"/>
        </w:rPr>
        <w:t>모두싸인과</w:t>
      </w:r>
      <w:proofErr w:type="spellEnd"/>
      <w:r w:rsidRPr="0097102C">
        <w:rPr>
          <w:rFonts w:asciiTheme="minorEastAsia" w:hAnsiTheme="minorEastAsia" w:hint="eastAsia"/>
        </w:rPr>
        <w:t xml:space="preserve"> </w:t>
      </w:r>
      <w:r w:rsidR="00F87B7D">
        <w:rPr>
          <w:rFonts w:asciiTheme="minorEastAsia" w:hAnsiTheme="minorEastAsia" w:hint="eastAsia"/>
        </w:rPr>
        <w:t>__________</w:t>
      </w:r>
      <w:r w:rsidR="0097102C" w:rsidRPr="0097102C">
        <w:rPr>
          <w:rFonts w:asciiTheme="minorEastAsia" w:hAnsiTheme="minorEastAsia" w:hint="eastAsia"/>
        </w:rPr>
        <w:t>는</w:t>
      </w:r>
      <w:r w:rsidRPr="0097102C">
        <w:rPr>
          <w:rFonts w:asciiTheme="minorEastAsia" w:hAnsiTheme="minorEastAsia" w:hint="eastAsia"/>
        </w:rPr>
        <w:t xml:space="preserve"> 비밀정보를 </w:t>
      </w:r>
      <w:proofErr w:type="spellStart"/>
      <w:r w:rsidRPr="0097102C">
        <w:rPr>
          <w:rFonts w:asciiTheme="minorEastAsia" w:hAnsiTheme="minorEastAsia" w:hint="eastAsia"/>
        </w:rPr>
        <w:t>취급하에</w:t>
      </w:r>
      <w:proofErr w:type="spellEnd"/>
      <w:r w:rsidRPr="0097102C">
        <w:rPr>
          <w:rFonts w:asciiTheme="minorEastAsia" w:hAnsiTheme="minorEastAsia" w:hint="eastAsia"/>
        </w:rPr>
        <w:t xml:space="preserve"> 있어 보안을 유지하기 위해 필요한 조치를 하여야 하며,</w:t>
      </w:r>
      <w:r w:rsidRPr="0097102C">
        <w:rPr>
          <w:rFonts w:asciiTheme="minorEastAsia" w:hAnsiTheme="minorEastAsia"/>
        </w:rPr>
        <w:t xml:space="preserve"> </w:t>
      </w:r>
      <w:r w:rsidRPr="0097102C">
        <w:rPr>
          <w:rFonts w:asciiTheme="minorEastAsia" w:hAnsiTheme="minorEastAsia" w:hint="eastAsia"/>
        </w:rPr>
        <w:t>본 양해각서의 목적 달성에 필요한 최소한의 임직원에게만 비밀정보에 대한 접근 및 취급을 허용하며</w:t>
      </w:r>
      <w:r w:rsidRPr="0097102C">
        <w:rPr>
          <w:rFonts w:asciiTheme="minorEastAsia" w:hAnsiTheme="minorEastAsia"/>
        </w:rPr>
        <w:t xml:space="preserve">, </w:t>
      </w:r>
      <w:ins w:id="2" w:author="김현주 (Hyunjoo Kim)" w:date="2024-07-23T11:07:00Z">
        <w:r w:rsidR="00E13C1D">
          <w:rPr>
            <w:rFonts w:asciiTheme="minorEastAsia" w:hAnsiTheme="minorEastAsia" w:hint="eastAsia"/>
          </w:rPr>
          <w:t xml:space="preserve">해당 임직원에 대해서도 </w:t>
        </w:r>
      </w:ins>
      <w:ins w:id="3" w:author="김현주 (Hyunjoo Kim)" w:date="2024-07-23T11:08:00Z">
        <w:r w:rsidR="00E13C1D">
          <w:rPr>
            <w:rFonts w:asciiTheme="minorEastAsia" w:hAnsiTheme="minorEastAsia" w:hint="eastAsia"/>
          </w:rPr>
          <w:t xml:space="preserve">동일한 정도의 비밀유지의무를 </w:t>
        </w:r>
        <w:r w:rsidR="009720CA">
          <w:rPr>
            <w:rFonts w:asciiTheme="minorEastAsia" w:hAnsiTheme="minorEastAsia" w:hint="eastAsia"/>
          </w:rPr>
          <w:t xml:space="preserve">유지하고 </w:t>
        </w:r>
      </w:ins>
      <w:r w:rsidRPr="0097102C">
        <w:rPr>
          <w:rFonts w:asciiTheme="minorEastAsia" w:hAnsiTheme="minorEastAsia" w:hint="eastAsia"/>
        </w:rPr>
        <w:t>그 취급 중은 물론 이후에도 비밀정보를 훼손,</w:t>
      </w:r>
      <w:r w:rsidRPr="0097102C">
        <w:rPr>
          <w:rFonts w:asciiTheme="minorEastAsia" w:hAnsiTheme="minorEastAsia"/>
        </w:rPr>
        <w:t xml:space="preserve"> </w:t>
      </w:r>
      <w:r w:rsidRPr="0097102C">
        <w:rPr>
          <w:rFonts w:asciiTheme="minorEastAsia" w:hAnsiTheme="minorEastAsia" w:hint="eastAsia"/>
        </w:rPr>
        <w:t>침해,</w:t>
      </w:r>
      <w:r w:rsidRPr="0097102C">
        <w:rPr>
          <w:rFonts w:asciiTheme="minorEastAsia" w:hAnsiTheme="minorEastAsia"/>
        </w:rPr>
        <w:t xml:space="preserve"> </w:t>
      </w:r>
      <w:r w:rsidRPr="0097102C">
        <w:rPr>
          <w:rFonts w:asciiTheme="minorEastAsia" w:hAnsiTheme="minorEastAsia" w:hint="eastAsia"/>
        </w:rPr>
        <w:t>누설하지 않도록 한다.</w:t>
      </w:r>
      <w:r w:rsidRPr="0097102C">
        <w:rPr>
          <w:rFonts w:asciiTheme="minorEastAsia" w:hAnsiTheme="minorEastAsia"/>
        </w:rPr>
        <w:t xml:space="preserve"> </w:t>
      </w:r>
    </w:p>
    <w:p w14:paraId="51403C02" w14:textId="1D959A87" w:rsidR="0015245E" w:rsidRPr="0097102C" w:rsidRDefault="0015245E" w:rsidP="0015245E">
      <w:pPr>
        <w:pStyle w:val="a3"/>
        <w:numPr>
          <w:ilvl w:val="0"/>
          <w:numId w:val="6"/>
        </w:numPr>
        <w:ind w:leftChars="0"/>
      </w:pPr>
      <w:r w:rsidRPr="0097102C">
        <w:rPr>
          <w:rFonts w:asciiTheme="minorEastAsia" w:hAnsiTheme="minorEastAsia" w:hint="eastAsia"/>
        </w:rPr>
        <w:t>본 조의 비밀유지의무는 본 양해각서의 종료 후에도 유지된다.</w:t>
      </w:r>
      <w:r w:rsidRPr="0097102C">
        <w:rPr>
          <w:rFonts w:asciiTheme="minorEastAsia" w:hAnsiTheme="minorEastAsia"/>
        </w:rPr>
        <w:t xml:space="preserve"> </w:t>
      </w:r>
    </w:p>
    <w:p w14:paraId="0F55FE91" w14:textId="64D4A393" w:rsidR="00E71F94" w:rsidRPr="0097102C" w:rsidRDefault="00E71F94" w:rsidP="00E71F94"/>
    <w:p w14:paraId="4C943038" w14:textId="55981A47" w:rsidR="00E71F94" w:rsidRPr="0097102C" w:rsidRDefault="00E71F94" w:rsidP="00E71F94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Pr="0097102C">
        <w:rPr>
          <w:b/>
          <w:bCs/>
        </w:rPr>
        <w:t>6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 xml:space="preserve">조 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언론홍보)</w:t>
      </w:r>
      <w:r w:rsidRPr="0097102C">
        <w:rPr>
          <w:b/>
          <w:bCs/>
        </w:rPr>
        <w:t xml:space="preserve"> </w:t>
      </w:r>
    </w:p>
    <w:p w14:paraId="4734FF2E" w14:textId="396049ED" w:rsidR="00E71F94" w:rsidRPr="0097102C" w:rsidRDefault="00E71F94" w:rsidP="00E71F94">
      <w:proofErr w:type="spellStart"/>
      <w:r w:rsidRPr="0097102C">
        <w:rPr>
          <w:rFonts w:hint="eastAsia"/>
        </w:rPr>
        <w:t>모두싸인과</w:t>
      </w:r>
      <w:proofErr w:type="spellEnd"/>
      <w:r w:rsidRPr="0097102C">
        <w:rPr>
          <w:rFonts w:hint="eastAsia"/>
        </w:rPr>
        <w:t xml:space="preserve"> </w:t>
      </w:r>
      <w:r w:rsidR="00F87B7D">
        <w:rPr>
          <w:rFonts w:asciiTheme="minorEastAsia" w:hAnsiTheme="minorEastAsia" w:hint="eastAsia"/>
        </w:rPr>
        <w:t>__________</w:t>
      </w:r>
      <w:r w:rsidR="0097102C" w:rsidRPr="0097102C">
        <w:rPr>
          <w:rFonts w:hint="eastAsia"/>
        </w:rPr>
        <w:t>는</w:t>
      </w:r>
      <w:r w:rsidRPr="0097102C">
        <w:rPr>
          <w:rFonts w:hint="eastAsia"/>
        </w:rPr>
        <w:t xml:space="preserve"> 본 양해각서의 체결사실 및 내용과 본 양해각서에 따른 협력 사업의 내용 및 추진 현황 등에 대해 대외적으로 공개할 수 있다.</w:t>
      </w:r>
      <w:r w:rsidRPr="0097102C">
        <w:t xml:space="preserve"> </w:t>
      </w:r>
      <w:r w:rsidRPr="0097102C">
        <w:rPr>
          <w:rFonts w:hint="eastAsia"/>
        </w:rPr>
        <w:t>단,</w:t>
      </w:r>
      <w:r w:rsidRPr="0097102C">
        <w:t xml:space="preserve"> </w:t>
      </w:r>
      <w:ins w:id="4" w:author="김현주 (Hyunjoo Kim)" w:date="2024-07-23T11:08:00Z">
        <w:r w:rsidR="009720CA">
          <w:rPr>
            <w:rFonts w:hint="eastAsia"/>
          </w:rPr>
          <w:t>해당 내용이 양 당사자의 명예</w:t>
        </w:r>
        <w:r w:rsidR="009720CA">
          <w:t xml:space="preserve">, </w:t>
        </w:r>
        <w:r w:rsidR="009720CA">
          <w:rPr>
            <w:rFonts w:hint="eastAsia"/>
          </w:rPr>
          <w:t xml:space="preserve">신뢰 등을 훼손하지 않는 내용이어야 하며 </w:t>
        </w:r>
      </w:ins>
      <w:r w:rsidRPr="0097102C">
        <w:rPr>
          <w:rFonts w:hint="eastAsia"/>
        </w:rPr>
        <w:t>공개 전 공개 예정 내용(홍보 기사 시안 등)에 대하여 상대방에게 사전 서면 동의를 받아야 하며,</w:t>
      </w:r>
      <w:r w:rsidRPr="0097102C">
        <w:t xml:space="preserve"> </w:t>
      </w:r>
      <w:r w:rsidRPr="0097102C">
        <w:rPr>
          <w:rFonts w:hint="eastAsia"/>
        </w:rPr>
        <w:t>상대방은 특별한 사유가 없는 한 동의하여야 한다.</w:t>
      </w:r>
      <w:r w:rsidRPr="0097102C">
        <w:t xml:space="preserve"> </w:t>
      </w:r>
    </w:p>
    <w:p w14:paraId="538C41A0" w14:textId="46BE85CB" w:rsidR="00E71F94" w:rsidRPr="0097102C" w:rsidRDefault="00E71F94" w:rsidP="00E71F94"/>
    <w:p w14:paraId="161FA174" w14:textId="33AC766D" w:rsidR="00E71F94" w:rsidRPr="0097102C" w:rsidRDefault="00E71F94" w:rsidP="00E71F94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Pr="0097102C">
        <w:rPr>
          <w:b/>
          <w:bCs/>
        </w:rPr>
        <w:t>7</w:t>
      </w:r>
      <w:proofErr w:type="gramEnd"/>
      <w:r w:rsidRPr="0097102C">
        <w:rPr>
          <w:rFonts w:hint="eastAsia"/>
          <w:b/>
          <w:bCs/>
        </w:rPr>
        <w:t xml:space="preserve"> 조 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개인정보 보호)</w:t>
      </w:r>
      <w:r w:rsidRPr="0097102C">
        <w:rPr>
          <w:b/>
          <w:bCs/>
        </w:rPr>
        <w:t xml:space="preserve"> </w:t>
      </w:r>
    </w:p>
    <w:p w14:paraId="7A480125" w14:textId="45F6844D" w:rsidR="00E71F94" w:rsidRPr="0097102C" w:rsidRDefault="00E71F94" w:rsidP="00E71F94">
      <w:proofErr w:type="spellStart"/>
      <w:r w:rsidRPr="0097102C">
        <w:rPr>
          <w:rFonts w:hint="eastAsia"/>
        </w:rPr>
        <w:lastRenderedPageBreak/>
        <w:t>모두싸인과</w:t>
      </w:r>
      <w:proofErr w:type="spellEnd"/>
      <w:r w:rsidRPr="0097102C">
        <w:rPr>
          <w:rFonts w:hint="eastAsia"/>
        </w:rPr>
        <w:t xml:space="preserve"> </w:t>
      </w:r>
      <w:r w:rsidR="00F87B7D">
        <w:rPr>
          <w:rFonts w:asciiTheme="minorEastAsia" w:hAnsiTheme="minorEastAsia" w:hint="eastAsia"/>
        </w:rPr>
        <w:t>__________</w:t>
      </w:r>
      <w:r w:rsidR="0097102C" w:rsidRPr="0097102C">
        <w:rPr>
          <w:rFonts w:hint="eastAsia"/>
        </w:rPr>
        <w:t>는</w:t>
      </w:r>
      <w:r w:rsidRPr="0097102C">
        <w:rPr>
          <w:rFonts w:hint="eastAsia"/>
        </w:rPr>
        <w:t xml:space="preserve"> 본 양해각서 이행과 관련하여 상대방의 고객정보를 이용하는 경우 개인정보보호법 등 관련법령을 준수하며,</w:t>
      </w:r>
      <w:r w:rsidRPr="0097102C">
        <w:t xml:space="preserve"> </w:t>
      </w:r>
      <w:r w:rsidRPr="0097102C">
        <w:rPr>
          <w:rFonts w:hint="eastAsia"/>
        </w:rPr>
        <w:t>개인정보를 보호하기 위해 적절한 조치를 취하고 동 정보를 이용약관에 명시되지 않은 용도로 사용하거나 고객이 동의하지 아니한 방법으로 사용할 수 없다.</w:t>
      </w:r>
      <w:r w:rsidRPr="0097102C">
        <w:t xml:space="preserve"> </w:t>
      </w:r>
    </w:p>
    <w:p w14:paraId="2C457487" w14:textId="195AB7CB" w:rsidR="00E71F94" w:rsidRPr="0097102C" w:rsidRDefault="00E71F94" w:rsidP="00E71F94"/>
    <w:p w14:paraId="4849B293" w14:textId="4EBDA1AD" w:rsidR="00444CA8" w:rsidRPr="0097102C" w:rsidRDefault="00444CA8" w:rsidP="00E71F94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Pr="0097102C">
        <w:rPr>
          <w:b/>
          <w:bCs/>
        </w:rPr>
        <w:t>8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 xml:space="preserve">조 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해지)</w:t>
      </w:r>
    </w:p>
    <w:p w14:paraId="635BEC34" w14:textId="7BE3D66C" w:rsidR="00444CA8" w:rsidRPr="0097102C" w:rsidRDefault="00444CA8" w:rsidP="00444CA8">
      <w:proofErr w:type="spellStart"/>
      <w:r w:rsidRPr="0097102C">
        <w:rPr>
          <w:rFonts w:hint="eastAsia"/>
        </w:rPr>
        <w:t>모두싸인과</w:t>
      </w:r>
      <w:proofErr w:type="spellEnd"/>
      <w:r w:rsidRPr="0097102C">
        <w:t xml:space="preserve"> </w:t>
      </w:r>
      <w:r w:rsidR="00F87B7D">
        <w:rPr>
          <w:rFonts w:asciiTheme="minorEastAsia" w:hAnsiTheme="minorEastAsia" w:hint="eastAsia"/>
        </w:rPr>
        <w:t>__________</w:t>
      </w:r>
      <w:r w:rsidRPr="0097102C">
        <w:t xml:space="preserve">중 일방에게 다음 각호의 사유가 발생하는 경우 </w:t>
      </w:r>
      <w:r w:rsidRPr="0097102C">
        <w:rPr>
          <w:rFonts w:hint="eastAsia"/>
        </w:rPr>
        <w:t xml:space="preserve">타방 당사자는 본 양해각서를 </w:t>
      </w:r>
      <w:r w:rsidRPr="0097102C">
        <w:t>해지할 수 있다.</w:t>
      </w:r>
    </w:p>
    <w:p w14:paraId="55744961" w14:textId="77777777" w:rsidR="00444CA8" w:rsidRPr="0097102C" w:rsidRDefault="00444CA8" w:rsidP="00444CA8">
      <w:pPr>
        <w:pStyle w:val="a3"/>
        <w:ind w:leftChars="0" w:left="760"/>
      </w:pPr>
      <w:r w:rsidRPr="0097102C">
        <w:t xml:space="preserve">1. </w:t>
      </w:r>
      <w:r w:rsidRPr="0097102C">
        <w:rPr>
          <w:rFonts w:hint="eastAsia"/>
        </w:rPr>
        <w:t xml:space="preserve">제2조에 정한 협력사항 </w:t>
      </w:r>
      <w:r w:rsidRPr="0097102C">
        <w:t>의무이행이 1개월 이상 지연되며 개선이 되지 않는 경우</w:t>
      </w:r>
    </w:p>
    <w:p w14:paraId="7A6529B1" w14:textId="4AA27521" w:rsidR="00444CA8" w:rsidRPr="0097102C" w:rsidRDefault="00444CA8" w:rsidP="00444CA8">
      <w:pPr>
        <w:pStyle w:val="a3"/>
        <w:ind w:leftChars="0" w:left="760"/>
      </w:pPr>
      <w:r w:rsidRPr="0097102C">
        <w:rPr>
          <w:rFonts w:hint="eastAsia"/>
        </w:rPr>
        <w:t>2</w:t>
      </w:r>
      <w:r w:rsidRPr="0097102C">
        <w:t>. 부도처리, 회생절차, 파산 등 계약유지가 곤란한</w:t>
      </w:r>
      <w:bookmarkStart w:id="5" w:name="_GoBack"/>
      <w:bookmarkEnd w:id="5"/>
      <w:r w:rsidRPr="0097102C">
        <w:t xml:space="preserve"> 경우</w:t>
      </w:r>
    </w:p>
    <w:p w14:paraId="5BF0524C" w14:textId="42D89760" w:rsidR="00444CA8" w:rsidRPr="0097102C" w:rsidRDefault="00444CA8" w:rsidP="00444CA8">
      <w:pPr>
        <w:pStyle w:val="a3"/>
        <w:ind w:leftChars="0" w:left="760"/>
      </w:pPr>
      <w:r w:rsidRPr="0097102C">
        <w:t>3. 기타 본 계약을 수행하기 어려운 중대한 사유가 있는 경우</w:t>
      </w:r>
    </w:p>
    <w:p w14:paraId="768DF16B" w14:textId="77777777" w:rsidR="00444CA8" w:rsidRPr="0097102C" w:rsidRDefault="00444CA8" w:rsidP="00444CA8"/>
    <w:p w14:paraId="74EF60EB" w14:textId="1EE6E74F" w:rsidR="00E71F94" w:rsidRPr="0097102C" w:rsidRDefault="00E71F94" w:rsidP="00E71F94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="00444CA8" w:rsidRPr="0097102C">
        <w:rPr>
          <w:b/>
          <w:bCs/>
        </w:rPr>
        <w:t>9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 xml:space="preserve">조 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법적 구속력)</w:t>
      </w:r>
      <w:r w:rsidRPr="0097102C">
        <w:rPr>
          <w:b/>
          <w:bCs/>
        </w:rPr>
        <w:t xml:space="preserve"> </w:t>
      </w:r>
    </w:p>
    <w:p w14:paraId="69C63952" w14:textId="08B98966" w:rsidR="00E71F94" w:rsidRPr="0097102C" w:rsidRDefault="00E71F94" w:rsidP="00E71F94">
      <w:r w:rsidRPr="0097102C">
        <w:rPr>
          <w:rFonts w:hint="eastAsia"/>
        </w:rPr>
        <w:t>본 양해각서는 양 당사자의 상호 업무에 관한 협력사항을 열거한 것으로,</w:t>
      </w:r>
      <w:r w:rsidRPr="0097102C">
        <w:t xml:space="preserve"> </w:t>
      </w:r>
      <w:r w:rsidRPr="0097102C">
        <w:rPr>
          <w:rFonts w:hint="eastAsia"/>
        </w:rPr>
        <w:t>제5</w:t>
      </w:r>
      <w:r w:rsidR="00444CA8" w:rsidRPr="0097102C">
        <w:rPr>
          <w:rFonts w:hint="eastAsia"/>
        </w:rPr>
        <w:t>조,</w:t>
      </w:r>
      <w:r w:rsidR="00444CA8" w:rsidRPr="0097102C">
        <w:t xml:space="preserve"> </w:t>
      </w:r>
      <w:r w:rsidRPr="0097102C">
        <w:rPr>
          <w:rFonts w:hint="eastAsia"/>
        </w:rPr>
        <w:t>제7조</w:t>
      </w:r>
      <w:r w:rsidR="00444CA8" w:rsidRPr="0097102C">
        <w:rPr>
          <w:rFonts w:hint="eastAsia"/>
        </w:rPr>
        <w:t xml:space="preserve"> 및 제8조</w:t>
      </w:r>
      <w:r w:rsidRPr="0097102C">
        <w:rPr>
          <w:rFonts w:hint="eastAsia"/>
        </w:rPr>
        <w:t>를 제외하고는 법적 구속력을 갖지 않는다.</w:t>
      </w:r>
      <w:r w:rsidRPr="0097102C">
        <w:t xml:space="preserve"> </w:t>
      </w:r>
    </w:p>
    <w:p w14:paraId="2C25D32E" w14:textId="42235345" w:rsidR="00E71F94" w:rsidRPr="0097102C" w:rsidRDefault="00E71F94" w:rsidP="00E71F94"/>
    <w:p w14:paraId="603E4373" w14:textId="280005B6" w:rsidR="00E71F94" w:rsidRPr="0097102C" w:rsidRDefault="00E71F94" w:rsidP="00E71F94">
      <w:pPr>
        <w:rPr>
          <w:b/>
          <w:bCs/>
        </w:rPr>
      </w:pPr>
      <w:proofErr w:type="gramStart"/>
      <w:r w:rsidRPr="0097102C">
        <w:rPr>
          <w:rFonts w:hint="eastAsia"/>
          <w:b/>
          <w:bCs/>
        </w:rPr>
        <w:t xml:space="preserve">제 </w:t>
      </w:r>
      <w:r w:rsidR="00444CA8" w:rsidRPr="0097102C">
        <w:rPr>
          <w:b/>
          <w:bCs/>
        </w:rPr>
        <w:t>10</w:t>
      </w:r>
      <w:proofErr w:type="gramEnd"/>
      <w:r w:rsidRPr="0097102C">
        <w:rPr>
          <w:b/>
          <w:bCs/>
        </w:rPr>
        <w:t xml:space="preserve"> </w:t>
      </w:r>
      <w:r w:rsidRPr="0097102C">
        <w:rPr>
          <w:rFonts w:hint="eastAsia"/>
          <w:b/>
          <w:bCs/>
        </w:rPr>
        <w:t>조</w:t>
      </w:r>
      <w:r w:rsidRPr="0097102C">
        <w:rPr>
          <w:b/>
          <w:bCs/>
        </w:rPr>
        <w:t>(</w:t>
      </w:r>
      <w:r w:rsidRPr="0097102C">
        <w:rPr>
          <w:rFonts w:hint="eastAsia"/>
          <w:b/>
          <w:bCs/>
        </w:rPr>
        <w:t>기타사항)</w:t>
      </w:r>
      <w:r w:rsidRPr="0097102C">
        <w:rPr>
          <w:b/>
          <w:bCs/>
        </w:rPr>
        <w:t xml:space="preserve"> </w:t>
      </w:r>
    </w:p>
    <w:p w14:paraId="32991699" w14:textId="21104A94" w:rsidR="00E71F94" w:rsidRDefault="00E71F94" w:rsidP="00E71F94">
      <w:r w:rsidRPr="0097102C">
        <w:rPr>
          <w:rFonts w:hint="eastAsia"/>
        </w:rPr>
        <w:t>본 양해각서에서 정하지 아니한 사항에 대하여는 양 당사자가 상호 합의하여 결정하기로 한다.</w:t>
      </w:r>
      <w:r>
        <w:t xml:space="preserve"> </w:t>
      </w:r>
    </w:p>
    <w:p w14:paraId="1CCB5B2F" w14:textId="65AE4DD8" w:rsidR="00E71F94" w:rsidRDefault="00E71F94" w:rsidP="00E71F94">
      <w:pPr>
        <w:pStyle w:val="a4"/>
        <w:rPr>
          <w:rFonts w:asciiTheme="minorHAnsi" w:eastAsiaTheme="minorHAnsi" w:hAnsiTheme="minorHAnsi"/>
        </w:rPr>
      </w:pPr>
    </w:p>
    <w:p w14:paraId="6AED4C34" w14:textId="77777777" w:rsidR="00E71F94" w:rsidRPr="00E97C4F" w:rsidRDefault="00E71F94" w:rsidP="00E71F94">
      <w:pPr>
        <w:pStyle w:val="a4"/>
        <w:rPr>
          <w:rFonts w:asciiTheme="minorHAnsi" w:eastAsiaTheme="minorHAnsi" w:hAnsiTheme="minorHAnsi"/>
        </w:rPr>
      </w:pPr>
    </w:p>
    <w:p w14:paraId="4075E082" w14:textId="1BD0F319" w:rsidR="00E71F94" w:rsidRPr="00E71F94" w:rsidRDefault="00E71F94" w:rsidP="00E71F94">
      <w:pPr>
        <w:pStyle w:val="a4"/>
        <w:wordWrap/>
        <w:jc w:val="center"/>
        <w:rPr>
          <w:rFonts w:asciiTheme="minorHAnsi" w:eastAsiaTheme="minorHAnsi" w:hAnsiTheme="minorHAnsi" w:cs="굴림"/>
          <w:sz w:val="24"/>
          <w:szCs w:val="24"/>
        </w:rPr>
      </w:pPr>
      <w:r w:rsidRPr="00E71F94">
        <w:rPr>
          <w:rFonts w:asciiTheme="minorHAnsi" w:eastAsiaTheme="minorHAnsi" w:hAnsiTheme="minorHAnsi" w:cs="굴림"/>
          <w:sz w:val="24"/>
          <w:szCs w:val="24"/>
        </w:rPr>
        <w:t>202</w:t>
      </w:r>
      <w:r w:rsidR="00F8162F">
        <w:rPr>
          <w:rFonts w:asciiTheme="minorHAnsi" w:eastAsiaTheme="minorHAnsi" w:hAnsiTheme="minorHAnsi" w:cs="굴림" w:hint="eastAsia"/>
          <w:sz w:val="24"/>
          <w:szCs w:val="24"/>
        </w:rPr>
        <w:t>4</w:t>
      </w:r>
      <w:r w:rsidRPr="00E71F94">
        <w:rPr>
          <w:rFonts w:asciiTheme="minorHAnsi" w:eastAsiaTheme="minorHAnsi" w:hAnsiTheme="minorHAnsi" w:cs="굴림" w:hint="eastAsia"/>
          <w:sz w:val="24"/>
          <w:szCs w:val="24"/>
        </w:rPr>
        <w:t>년</w:t>
      </w:r>
      <w:r w:rsidRPr="00E71F94">
        <w:rPr>
          <w:rFonts w:asciiTheme="minorHAnsi" w:eastAsiaTheme="minorHAnsi" w:hAnsiTheme="minorHAnsi" w:cs="굴림"/>
          <w:sz w:val="24"/>
          <w:szCs w:val="24"/>
        </w:rPr>
        <w:t xml:space="preserve"> </w:t>
      </w:r>
      <w:proofErr w:type="gramStart"/>
      <w:r w:rsidRPr="00E71F94">
        <w:rPr>
          <w:rFonts w:asciiTheme="minorHAnsi" w:eastAsiaTheme="minorHAnsi" w:hAnsiTheme="minorHAnsi" w:cs="굴림"/>
          <w:sz w:val="24"/>
          <w:szCs w:val="24"/>
        </w:rPr>
        <w:t>[</w:t>
      </w:r>
      <w:r w:rsidR="00F87B7D">
        <w:rPr>
          <w:rFonts w:asciiTheme="minorHAnsi" w:eastAsiaTheme="minorHAnsi" w:hAnsiTheme="minorHAnsi" w:cs="굴림" w:hint="eastAsia"/>
          <w:sz w:val="24"/>
          <w:szCs w:val="24"/>
        </w:rPr>
        <w:t xml:space="preserve"> </w:t>
      </w:r>
      <w:r w:rsidRPr="00E71F94">
        <w:rPr>
          <w:rFonts w:asciiTheme="minorHAnsi" w:eastAsiaTheme="minorHAnsi" w:hAnsiTheme="minorHAnsi" w:cs="굴림"/>
          <w:sz w:val="24"/>
          <w:szCs w:val="24"/>
        </w:rPr>
        <w:t>]</w:t>
      </w:r>
      <w:proofErr w:type="gramEnd"/>
      <w:r w:rsidRPr="00E71F94">
        <w:rPr>
          <w:rFonts w:asciiTheme="minorHAnsi" w:eastAsiaTheme="minorHAnsi" w:hAnsiTheme="minorHAnsi" w:cs="굴림" w:hint="eastAsia"/>
          <w:sz w:val="24"/>
          <w:szCs w:val="24"/>
        </w:rPr>
        <w:t>월</w:t>
      </w:r>
      <w:r w:rsidRPr="00E71F94">
        <w:rPr>
          <w:rFonts w:asciiTheme="minorHAnsi" w:eastAsiaTheme="minorHAnsi" w:hAnsiTheme="minorHAnsi" w:cs="굴림"/>
          <w:sz w:val="24"/>
          <w:szCs w:val="24"/>
        </w:rPr>
        <w:t xml:space="preserve"> [</w:t>
      </w:r>
      <w:r w:rsidR="00F87B7D">
        <w:rPr>
          <w:rFonts w:asciiTheme="minorHAnsi" w:eastAsiaTheme="minorHAnsi" w:hAnsiTheme="minorHAnsi" w:cs="굴림" w:hint="eastAsia"/>
          <w:sz w:val="24"/>
          <w:szCs w:val="24"/>
        </w:rPr>
        <w:t xml:space="preserve"> </w:t>
      </w:r>
      <w:r w:rsidRPr="00E71F94">
        <w:rPr>
          <w:rFonts w:asciiTheme="minorHAnsi" w:eastAsiaTheme="minorHAnsi" w:hAnsiTheme="minorHAnsi" w:cs="굴림"/>
          <w:sz w:val="24"/>
          <w:szCs w:val="24"/>
        </w:rPr>
        <w:t>]</w:t>
      </w:r>
      <w:r w:rsidRPr="00E71F94">
        <w:rPr>
          <w:rFonts w:asciiTheme="minorHAnsi" w:eastAsiaTheme="minorHAnsi" w:hAnsiTheme="minorHAnsi" w:cs="굴림" w:hint="eastAsia"/>
          <w:sz w:val="24"/>
          <w:szCs w:val="24"/>
        </w:rPr>
        <w:t>일</w:t>
      </w:r>
    </w:p>
    <w:p w14:paraId="39A3D4BF" w14:textId="5D256300" w:rsidR="00E71F94" w:rsidRDefault="00E71F94" w:rsidP="00E71F94">
      <w:pPr>
        <w:pStyle w:val="a5"/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</w:p>
    <w:p w14:paraId="7E53D901" w14:textId="77777777" w:rsidR="00E71F94" w:rsidRDefault="00E71F94" w:rsidP="00E71F94">
      <w:pPr>
        <w:pStyle w:val="a5"/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</w:p>
    <w:p w14:paraId="6349B22A" w14:textId="77777777" w:rsidR="00E71F94" w:rsidRDefault="00E71F94" w:rsidP="00E71F94">
      <w:pPr>
        <w:pStyle w:val="a5"/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  <w:r w:rsidRPr="00DA1984">
        <w:rPr>
          <w:rFonts w:asciiTheme="minorEastAsia" w:eastAsiaTheme="minorEastAsia" w:hAnsiTheme="minorEastAsia" w:cs="CIDFont+F3" w:hint="eastAsia"/>
          <w:b/>
          <w:bCs/>
          <w:sz w:val="20"/>
          <w:szCs w:val="20"/>
        </w:rPr>
        <w:t>모두싸인</w:t>
      </w:r>
      <w:r>
        <w:rPr>
          <w:rFonts w:asciiTheme="minorEastAsia" w:eastAsiaTheme="minorEastAsia" w:hAnsiTheme="minorEastAsia" w:cs="CIDFont+F3"/>
          <w:sz w:val="20"/>
          <w:szCs w:val="20"/>
        </w:rPr>
        <w:tab/>
      </w:r>
      <w:r>
        <w:rPr>
          <w:rFonts w:asciiTheme="minorEastAsia" w:eastAsiaTheme="minorEastAsia" w:hAnsiTheme="minorEastAsia" w:cs="CIDFont+F3" w:hint="eastAsia"/>
          <w:sz w:val="20"/>
          <w:szCs w:val="20"/>
        </w:rPr>
        <w:t>주식회사 모두싸인</w:t>
      </w:r>
    </w:p>
    <w:p w14:paraId="1D44EBDF" w14:textId="77777777" w:rsidR="00E71F94" w:rsidRDefault="00E71F94" w:rsidP="00E71F94">
      <w:pPr>
        <w:pStyle w:val="a5"/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  <w:r>
        <w:rPr>
          <w:rFonts w:asciiTheme="minorEastAsia" w:eastAsiaTheme="minorEastAsia" w:hAnsiTheme="minorEastAsia" w:cs="CIDFont+F3"/>
          <w:sz w:val="20"/>
          <w:szCs w:val="20"/>
        </w:rPr>
        <w:tab/>
      </w:r>
      <w:r>
        <w:rPr>
          <w:rFonts w:asciiTheme="minorEastAsia" w:eastAsiaTheme="minorEastAsia" w:hAnsiTheme="minorEastAsia" w:cs="CIDFont+F3"/>
          <w:sz w:val="20"/>
          <w:szCs w:val="20"/>
        </w:rPr>
        <w:tab/>
      </w:r>
      <w:r w:rsidRPr="00AC2847">
        <w:rPr>
          <w:rFonts w:asciiTheme="minorEastAsia" w:eastAsiaTheme="minorEastAsia" w:hAnsiTheme="minorEastAsia" w:cs="CIDFont+F3" w:hint="eastAsia"/>
          <w:sz w:val="20"/>
          <w:szCs w:val="20"/>
        </w:rPr>
        <w:t xml:space="preserve">부산시 해운대구 </w:t>
      </w:r>
      <w:proofErr w:type="spellStart"/>
      <w:r w:rsidRPr="00AC2847">
        <w:rPr>
          <w:rFonts w:asciiTheme="minorEastAsia" w:eastAsiaTheme="minorEastAsia" w:hAnsiTheme="minorEastAsia" w:cs="CIDFont+F3" w:hint="eastAsia"/>
          <w:sz w:val="20"/>
          <w:szCs w:val="20"/>
        </w:rPr>
        <w:t>센텀중앙로</w:t>
      </w:r>
      <w:proofErr w:type="spellEnd"/>
      <w:r w:rsidRPr="00AC2847">
        <w:rPr>
          <w:rFonts w:asciiTheme="minorEastAsia" w:eastAsiaTheme="minorEastAsia" w:hAnsiTheme="minorEastAsia" w:cs="CIDFont+F3" w:hint="eastAsia"/>
          <w:sz w:val="20"/>
          <w:szCs w:val="20"/>
        </w:rPr>
        <w:t xml:space="preserve">97 </w:t>
      </w:r>
      <w:proofErr w:type="spellStart"/>
      <w:r w:rsidRPr="00AC2847">
        <w:rPr>
          <w:rFonts w:asciiTheme="minorEastAsia" w:eastAsiaTheme="minorEastAsia" w:hAnsiTheme="minorEastAsia" w:cs="CIDFont+F3" w:hint="eastAsia"/>
          <w:sz w:val="20"/>
          <w:szCs w:val="20"/>
        </w:rPr>
        <w:t>센텀스카이비즈</w:t>
      </w:r>
      <w:proofErr w:type="spellEnd"/>
      <w:r w:rsidRPr="00AC2847">
        <w:rPr>
          <w:rFonts w:asciiTheme="minorEastAsia" w:eastAsiaTheme="minorEastAsia" w:hAnsiTheme="minorEastAsia" w:cs="CIDFont+F3" w:hint="eastAsia"/>
          <w:sz w:val="20"/>
          <w:szCs w:val="20"/>
        </w:rPr>
        <w:t xml:space="preserve"> 36층</w:t>
      </w:r>
    </w:p>
    <w:p w14:paraId="78199217" w14:textId="77777777" w:rsidR="00E71F94" w:rsidRDefault="00E71F94" w:rsidP="00E71F94">
      <w:pPr>
        <w:pStyle w:val="a5"/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  <w:r>
        <w:rPr>
          <w:rFonts w:asciiTheme="minorEastAsia" w:eastAsiaTheme="minorEastAsia" w:hAnsiTheme="minorEastAsia" w:cs="CIDFont+F3"/>
          <w:sz w:val="20"/>
          <w:szCs w:val="20"/>
        </w:rPr>
        <w:tab/>
      </w:r>
      <w:r>
        <w:rPr>
          <w:rFonts w:asciiTheme="minorEastAsia" w:eastAsiaTheme="minorEastAsia" w:hAnsiTheme="minorEastAsia" w:cs="CIDFont+F3"/>
          <w:sz w:val="20"/>
          <w:szCs w:val="20"/>
        </w:rPr>
        <w:tab/>
      </w:r>
      <w:r>
        <w:rPr>
          <w:rFonts w:asciiTheme="minorEastAsia" w:eastAsiaTheme="minorEastAsia" w:hAnsiTheme="minorEastAsia" w:cs="CIDFont+F3" w:hint="eastAsia"/>
          <w:sz w:val="20"/>
          <w:szCs w:val="20"/>
        </w:rPr>
        <w:t xml:space="preserve">대표이사 이영준 </w:t>
      </w:r>
      <w:r>
        <w:rPr>
          <w:rFonts w:asciiTheme="minorEastAsia" w:eastAsiaTheme="minorEastAsia" w:hAnsiTheme="minorEastAsia" w:cs="CIDFont+F3"/>
          <w:sz w:val="20"/>
          <w:szCs w:val="20"/>
        </w:rPr>
        <w:t xml:space="preserve">  (</w:t>
      </w:r>
      <w:r>
        <w:rPr>
          <w:rFonts w:asciiTheme="minorEastAsia" w:eastAsiaTheme="minorEastAsia" w:hAnsiTheme="minorEastAsia" w:cs="CIDFont+F3" w:hint="eastAsia"/>
          <w:sz w:val="20"/>
          <w:szCs w:val="20"/>
        </w:rPr>
        <w:t>인)</w:t>
      </w:r>
    </w:p>
    <w:p w14:paraId="08067285" w14:textId="77777777" w:rsidR="00E71F94" w:rsidRDefault="00E71F94" w:rsidP="00E71F94">
      <w:pPr>
        <w:pStyle w:val="a5"/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</w:p>
    <w:p w14:paraId="7A641D06" w14:textId="483597DB" w:rsidR="00E71F94" w:rsidRDefault="00E71F94" w:rsidP="00E71F94">
      <w:pPr>
        <w:pStyle w:val="a5"/>
        <w:tabs>
          <w:tab w:val="clear" w:pos="2400"/>
        </w:tabs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  <w:r w:rsidRPr="00E71F94">
        <w:rPr>
          <w:rFonts w:asciiTheme="minorEastAsia" w:eastAsiaTheme="minorEastAsia" w:hAnsiTheme="minorEastAsia" w:cs="CIDFont+F3" w:hint="eastAsia"/>
          <w:b/>
          <w:bCs/>
          <w:sz w:val="20"/>
          <w:szCs w:val="20"/>
        </w:rPr>
        <w:t>협력사명</w:t>
      </w:r>
      <w:r>
        <w:rPr>
          <w:rFonts w:asciiTheme="minorEastAsia" w:eastAsiaTheme="minorEastAsia" w:hAnsiTheme="minorEastAsia" w:cs="CIDFont+F3"/>
          <w:sz w:val="20"/>
          <w:szCs w:val="20"/>
        </w:rPr>
        <w:tab/>
      </w:r>
      <w:r w:rsidR="00F87B7D">
        <w:rPr>
          <w:rFonts w:asciiTheme="minorEastAsia" w:hAnsiTheme="minorEastAsia" w:hint="eastAsia"/>
        </w:rPr>
        <w:t>__________</w:t>
      </w:r>
    </w:p>
    <w:p w14:paraId="6DBA5EAC" w14:textId="6B107268" w:rsidR="00E71F94" w:rsidRDefault="00E71F94" w:rsidP="00E71F94">
      <w:pPr>
        <w:pStyle w:val="a5"/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  <w:r>
        <w:rPr>
          <w:rFonts w:asciiTheme="minorEastAsia" w:eastAsiaTheme="minorEastAsia" w:hAnsiTheme="minorEastAsia" w:cs="CIDFont+F3"/>
          <w:sz w:val="20"/>
          <w:szCs w:val="20"/>
        </w:rPr>
        <w:tab/>
      </w:r>
      <w:r>
        <w:rPr>
          <w:rFonts w:asciiTheme="minorEastAsia" w:eastAsiaTheme="minorEastAsia" w:hAnsiTheme="minorEastAsia" w:cs="CIDFont+F3"/>
          <w:sz w:val="20"/>
          <w:szCs w:val="20"/>
        </w:rPr>
        <w:tab/>
      </w:r>
      <w:r w:rsidR="00F87B7D">
        <w:rPr>
          <w:rFonts w:asciiTheme="minorEastAsia" w:eastAsiaTheme="minorEastAsia" w:hAnsiTheme="minorEastAsia" w:cs="CIDFont+F3" w:hint="eastAsia"/>
          <w:sz w:val="20"/>
          <w:szCs w:val="20"/>
        </w:rPr>
        <w:t>주소</w:t>
      </w:r>
    </w:p>
    <w:p w14:paraId="21CED11E" w14:textId="3318106B" w:rsidR="00E71F94" w:rsidRPr="00E14C1C" w:rsidRDefault="00E71F94" w:rsidP="00E71F94">
      <w:pPr>
        <w:pStyle w:val="a5"/>
        <w:autoSpaceDE/>
        <w:autoSpaceDN/>
        <w:snapToGrid w:val="0"/>
        <w:spacing w:after="72" w:line="240" w:lineRule="auto"/>
        <w:rPr>
          <w:rFonts w:asciiTheme="minorEastAsia" w:eastAsiaTheme="minorEastAsia" w:hAnsiTheme="minorEastAsia" w:cs="CIDFont+F3"/>
          <w:sz w:val="20"/>
          <w:szCs w:val="20"/>
        </w:rPr>
      </w:pPr>
      <w:r>
        <w:rPr>
          <w:rFonts w:asciiTheme="minorEastAsia" w:eastAsiaTheme="minorEastAsia" w:hAnsiTheme="minorEastAsia" w:cs="CIDFont+F3"/>
          <w:sz w:val="20"/>
          <w:szCs w:val="20"/>
        </w:rPr>
        <w:tab/>
      </w:r>
      <w:r>
        <w:rPr>
          <w:rFonts w:asciiTheme="minorEastAsia" w:eastAsiaTheme="minorEastAsia" w:hAnsiTheme="minorEastAsia" w:cs="CIDFont+F3"/>
          <w:sz w:val="20"/>
          <w:szCs w:val="20"/>
        </w:rPr>
        <w:tab/>
      </w:r>
      <w:r w:rsidR="0097102C">
        <w:rPr>
          <w:rFonts w:asciiTheme="minorEastAsia" w:eastAsiaTheme="minorEastAsia" w:hAnsiTheme="minorEastAsia" w:cs="CIDFont+F3" w:hint="eastAsia"/>
          <w:sz w:val="20"/>
          <w:szCs w:val="20"/>
        </w:rPr>
        <w:t xml:space="preserve">대표이사 </w:t>
      </w:r>
      <w:r w:rsidR="00F87B7D">
        <w:rPr>
          <w:rFonts w:asciiTheme="minorEastAsia" w:eastAsiaTheme="minorEastAsia" w:hAnsiTheme="minorEastAsia" w:cs="CIDFont+F3" w:hint="eastAsia"/>
          <w:sz w:val="20"/>
          <w:szCs w:val="20"/>
        </w:rPr>
        <w:t xml:space="preserve">        </w:t>
      </w:r>
      <w:r>
        <w:rPr>
          <w:rFonts w:asciiTheme="minorEastAsia" w:eastAsiaTheme="minorEastAsia" w:hAnsiTheme="minorEastAsia" w:cs="CIDFont+F3"/>
          <w:sz w:val="20"/>
          <w:szCs w:val="20"/>
        </w:rPr>
        <w:t>(</w:t>
      </w:r>
      <w:r>
        <w:rPr>
          <w:rFonts w:asciiTheme="minorEastAsia" w:eastAsiaTheme="minorEastAsia" w:hAnsiTheme="minorEastAsia" w:cs="CIDFont+F3" w:hint="eastAsia"/>
          <w:sz w:val="20"/>
          <w:szCs w:val="20"/>
        </w:rPr>
        <w:t>인)</w:t>
      </w:r>
    </w:p>
    <w:sectPr w:rsidR="00E71F94" w:rsidRPr="00E14C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김현주 (Hyunjoo Kim)" w:date="2024-07-23T10:35:00Z" w:initials="김(K">
    <w:p w14:paraId="6C7B0B5B" w14:textId="0B25D6F7" w:rsidR="001B31D5" w:rsidRDefault="001B31D5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 xml:space="preserve">본 </w:t>
      </w:r>
      <w:r>
        <w:t>MOU</w:t>
      </w:r>
      <w:r>
        <w:rPr>
          <w:rFonts w:hint="eastAsia"/>
        </w:rPr>
        <w:t>는 법률적 구속력이 없는 양해각서로서 본 각서 체결 후에 본 계약체결시 아래 내용을 반영하여 계약을 체결하시기 바랍니다.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C7B0B5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C7B0B5B" w16cid:durableId="2A4A05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3521B" w14:textId="77777777" w:rsidR="009F57D3" w:rsidRDefault="009F57D3" w:rsidP="00F87B7D">
      <w:pPr>
        <w:spacing w:after="0" w:line="240" w:lineRule="auto"/>
      </w:pPr>
      <w:r>
        <w:separator/>
      </w:r>
    </w:p>
  </w:endnote>
  <w:endnote w:type="continuationSeparator" w:id="0">
    <w:p w14:paraId="3D5D94C1" w14:textId="77777777" w:rsidR="009F57D3" w:rsidRDefault="009F57D3" w:rsidP="00F8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IDFont+F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3B7766" w14:textId="77777777" w:rsidR="009F57D3" w:rsidRDefault="009F57D3" w:rsidP="00F87B7D">
      <w:pPr>
        <w:spacing w:after="0" w:line="240" w:lineRule="auto"/>
      </w:pPr>
      <w:r>
        <w:separator/>
      </w:r>
    </w:p>
  </w:footnote>
  <w:footnote w:type="continuationSeparator" w:id="0">
    <w:p w14:paraId="1F10D921" w14:textId="77777777" w:rsidR="009F57D3" w:rsidRDefault="009F57D3" w:rsidP="00F87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269FC"/>
    <w:multiLevelType w:val="hybridMultilevel"/>
    <w:tmpl w:val="525058DC"/>
    <w:lvl w:ilvl="0" w:tplc="F678F416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4F41B5"/>
    <w:multiLevelType w:val="hybridMultilevel"/>
    <w:tmpl w:val="3D1CD16E"/>
    <w:lvl w:ilvl="0" w:tplc="D91A3DF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8807545"/>
    <w:multiLevelType w:val="hybridMultilevel"/>
    <w:tmpl w:val="30B641FA"/>
    <w:lvl w:ilvl="0" w:tplc="053ABA0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C545A76"/>
    <w:multiLevelType w:val="hybridMultilevel"/>
    <w:tmpl w:val="20188288"/>
    <w:lvl w:ilvl="0" w:tplc="5A5022DE">
      <w:start w:val="1"/>
      <w:numFmt w:val="decimal"/>
      <w:lvlText w:val="%1."/>
      <w:lvlJc w:val="left"/>
      <w:pPr>
        <w:ind w:left="112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2C90E11"/>
    <w:multiLevelType w:val="hybridMultilevel"/>
    <w:tmpl w:val="A20C174C"/>
    <w:lvl w:ilvl="0" w:tplc="F678F416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0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B8B6737"/>
    <w:multiLevelType w:val="hybridMultilevel"/>
    <w:tmpl w:val="73586D2A"/>
    <w:lvl w:ilvl="0" w:tplc="FFFFFFFF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D3D4EC8"/>
    <w:multiLevelType w:val="hybridMultilevel"/>
    <w:tmpl w:val="A588CC46"/>
    <w:lvl w:ilvl="0" w:tplc="DFB84F24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5E"/>
    <w:rsid w:val="000D7B49"/>
    <w:rsid w:val="0012090B"/>
    <w:rsid w:val="0015245E"/>
    <w:rsid w:val="001B31D5"/>
    <w:rsid w:val="002574E3"/>
    <w:rsid w:val="003E2FFA"/>
    <w:rsid w:val="004117F1"/>
    <w:rsid w:val="00444CA8"/>
    <w:rsid w:val="004C23ED"/>
    <w:rsid w:val="00515777"/>
    <w:rsid w:val="00727B57"/>
    <w:rsid w:val="00816036"/>
    <w:rsid w:val="00967B35"/>
    <w:rsid w:val="0097102C"/>
    <w:rsid w:val="009720CA"/>
    <w:rsid w:val="009F57D3"/>
    <w:rsid w:val="00A65ED1"/>
    <w:rsid w:val="00AE719B"/>
    <w:rsid w:val="00B94DA4"/>
    <w:rsid w:val="00C071E4"/>
    <w:rsid w:val="00DF0EF6"/>
    <w:rsid w:val="00E13C1D"/>
    <w:rsid w:val="00E71F94"/>
    <w:rsid w:val="00EB7E18"/>
    <w:rsid w:val="00F8162F"/>
    <w:rsid w:val="00F87B7D"/>
    <w:rsid w:val="00F9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4908E"/>
  <w15:chartTrackingRefBased/>
  <w15:docId w15:val="{3D6F3EB8-B395-4BAF-A89B-33E52C44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45E"/>
    <w:pPr>
      <w:ind w:leftChars="400" w:left="800"/>
    </w:pPr>
  </w:style>
  <w:style w:type="paragraph" w:customStyle="1" w:styleId="a4">
    <w:name w:val="예스폼"/>
    <w:rsid w:val="00E71F9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a5">
    <w:name w:val="비즈폼"/>
    <w:rsid w:val="00E71F9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 w:val="22"/>
    </w:rPr>
  </w:style>
  <w:style w:type="paragraph" w:styleId="a6">
    <w:name w:val="header"/>
    <w:basedOn w:val="a"/>
    <w:link w:val="Char"/>
    <w:uiPriority w:val="99"/>
    <w:unhideWhenUsed/>
    <w:rsid w:val="00F87B7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87B7D"/>
  </w:style>
  <w:style w:type="paragraph" w:styleId="a7">
    <w:name w:val="footer"/>
    <w:basedOn w:val="a"/>
    <w:link w:val="Char0"/>
    <w:uiPriority w:val="99"/>
    <w:unhideWhenUsed/>
    <w:rsid w:val="00F87B7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87B7D"/>
  </w:style>
  <w:style w:type="character" w:styleId="a8">
    <w:name w:val="annotation reference"/>
    <w:basedOn w:val="a0"/>
    <w:uiPriority w:val="99"/>
    <w:semiHidden/>
    <w:unhideWhenUsed/>
    <w:rsid w:val="001B31D5"/>
    <w:rPr>
      <w:sz w:val="18"/>
      <w:szCs w:val="18"/>
    </w:rPr>
  </w:style>
  <w:style w:type="paragraph" w:styleId="a9">
    <w:name w:val="annotation text"/>
    <w:basedOn w:val="a"/>
    <w:link w:val="Char1"/>
    <w:uiPriority w:val="99"/>
    <w:semiHidden/>
    <w:unhideWhenUsed/>
    <w:rsid w:val="001B31D5"/>
    <w:pPr>
      <w:jc w:val="left"/>
    </w:pPr>
  </w:style>
  <w:style w:type="character" w:customStyle="1" w:styleId="Char1">
    <w:name w:val="메모 텍스트 Char"/>
    <w:basedOn w:val="a0"/>
    <w:link w:val="a9"/>
    <w:uiPriority w:val="99"/>
    <w:semiHidden/>
    <w:rsid w:val="001B31D5"/>
  </w:style>
  <w:style w:type="paragraph" w:styleId="aa">
    <w:name w:val="annotation subject"/>
    <w:basedOn w:val="a9"/>
    <w:next w:val="a9"/>
    <w:link w:val="Char2"/>
    <w:uiPriority w:val="99"/>
    <w:semiHidden/>
    <w:unhideWhenUsed/>
    <w:rsid w:val="001B31D5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1B31D5"/>
    <w:rPr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1B31D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1B31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여섭</dc:creator>
  <cp:keywords/>
  <dc:description/>
  <cp:lastModifiedBy>김현주 (Hyunjoo Kim)</cp:lastModifiedBy>
  <cp:revision>2</cp:revision>
  <dcterms:created xsi:type="dcterms:W3CDTF">2024-07-23T02:10:00Z</dcterms:created>
  <dcterms:modified xsi:type="dcterms:W3CDTF">2024-07-23T02:10:00Z</dcterms:modified>
</cp:coreProperties>
</file>