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C7744D" w14:textId="182B55EC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Noto Serif KR Medium" w:eastAsia="Noto Serif KR Medium" w:hAnsi="Noto Serif KR Medium" w:cs="굴림"/>
          <w:b/>
          <w:bCs/>
          <w:kern w:val="36"/>
          <w:sz w:val="40"/>
          <w:szCs w:val="40"/>
        </w:rPr>
      </w:pPr>
      <w:r w:rsidRPr="00E25259">
        <w:rPr>
          <w:rFonts w:ascii="Noto Serif KR Medium" w:eastAsia="Noto Serif KR Medium" w:hAnsi="Noto Serif KR Medium" w:cs="굴림" w:hint="eastAsia"/>
          <w:b/>
          <w:bCs/>
          <w:kern w:val="36"/>
          <w:sz w:val="40"/>
          <w:szCs w:val="40"/>
        </w:rPr>
        <w:t>INTERCOMPANY AUDIT FEE RECHARGING AGREEMENT</w:t>
      </w:r>
    </w:p>
    <w:p w14:paraId="1EC57010" w14:textId="7777777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2"/>
        </w:rPr>
      </w:pP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2"/>
        </w:rPr>
        <w:t>(Between FURSYS INC. and FURSYS VIETNAM CO., LTD.)</w:t>
      </w:r>
      <w:r w:rsidRPr="00E25259">
        <w:rPr>
          <w:rFonts w:ascii="Noto Serif KR Medium" w:eastAsia="Noto Serif KR Medium" w:hAnsi="Noto Serif KR Medium" w:cs="굴림" w:hint="eastAsia"/>
          <w:kern w:val="0"/>
          <w:sz w:val="22"/>
        </w:rPr>
        <w:br/>
      </w:r>
      <w:commentRangeStart w:id="0"/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2"/>
        </w:rPr>
        <w:t>Currency: KRW</w:t>
      </w:r>
      <w:commentRangeEnd w:id="0"/>
      <w:r w:rsidR="00F21CD7">
        <w:rPr>
          <w:rStyle w:val="a5"/>
        </w:rPr>
        <w:commentReference w:id="0"/>
      </w:r>
    </w:p>
    <w:p w14:paraId="1768D13C" w14:textId="7777777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2"/>
        </w:rPr>
        <w:t>This Intercompany Audit Fee Recharging Agreement (“Agreement”) is made and entered into by and between:</w:t>
      </w:r>
    </w:p>
    <w:p w14:paraId="2B2F9FD9" w14:textId="77777777" w:rsidR="00E25259" w:rsidRPr="00E25259" w:rsidRDefault="00C96E5F" w:rsidP="00E25259">
      <w:pPr>
        <w:widowControl/>
        <w:wordWrap/>
        <w:autoSpaceDE/>
        <w:autoSpaceDN/>
        <w:spacing w:after="0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>
        <w:rPr>
          <w:rFonts w:ascii="Noto Serif KR Medium" w:eastAsia="Noto Serif KR Medium" w:hAnsi="Noto Serif KR Medium" w:cs="굴림"/>
          <w:kern w:val="0"/>
          <w:sz w:val="24"/>
          <w:szCs w:val="24"/>
        </w:rPr>
        <w:pict w14:anchorId="4B3C1E2B">
          <v:rect id="_x0000_i1025" style="width:0;height:1.5pt" o:hralign="center" o:hrstd="t" o:hr="t" fillcolor="#a0a0a0" stroked="f"/>
        </w:pict>
      </w:r>
    </w:p>
    <w:p w14:paraId="5D141262" w14:textId="7777777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 Medium" w:eastAsia="Noto Serif KR Medium" w:hAnsi="Noto Serif KR Medium" w:cs="굴림"/>
          <w:b/>
          <w:bCs/>
          <w:kern w:val="0"/>
          <w:sz w:val="28"/>
          <w:szCs w:val="28"/>
        </w:rPr>
      </w:pP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8"/>
          <w:szCs w:val="28"/>
        </w:rPr>
        <w:t>1. Parties</w:t>
      </w:r>
    </w:p>
    <w:p w14:paraId="66122F89" w14:textId="77777777" w:rsidR="00E25259" w:rsidRPr="00E25259" w:rsidRDefault="00E25259" w:rsidP="007F2D8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 Medium" w:eastAsia="Noto Serif KR Medium" w:hAnsi="Noto Serif KR Medium" w:cs="굴림"/>
          <w:b/>
          <w:bCs/>
          <w:kern w:val="0"/>
          <w:sz w:val="22"/>
        </w:rPr>
      </w:pP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2"/>
        </w:rPr>
        <w:t>1) FURSYS INC. (“Fursys Inc.”)</w:t>
      </w:r>
    </w:p>
    <w:p w14:paraId="18836961" w14:textId="77777777" w:rsidR="007F2D8F" w:rsidRPr="007F2D8F" w:rsidRDefault="00E25259" w:rsidP="007F2D8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b/>
          <w:bCs/>
          <w:kern w:val="0"/>
          <w:sz w:val="22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2"/>
        </w:rPr>
        <w:t>A corporation duly organized and existing under the laws of the Republic of Korea</w:t>
      </w:r>
      <w:r w:rsidRPr="00E25259">
        <w:rPr>
          <w:rFonts w:ascii="Noto Serif KR Medium" w:eastAsia="Noto Serif KR Medium" w:hAnsi="Noto Serif KR Medium" w:cs="굴림" w:hint="eastAsia"/>
          <w:kern w:val="0"/>
          <w:sz w:val="22"/>
        </w:rPr>
        <w:br/>
      </w:r>
    </w:p>
    <w:p w14:paraId="11D45A99" w14:textId="5196929D" w:rsidR="00E25259" w:rsidRPr="00E25259" w:rsidRDefault="00E25259" w:rsidP="007F2D8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b/>
          <w:bCs/>
          <w:kern w:val="0"/>
          <w:sz w:val="22"/>
        </w:rPr>
      </w:pP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2"/>
        </w:rPr>
        <w:t>2) FURSYS VIETNAM CO., LTD. (“Fursys VN”)</w:t>
      </w:r>
    </w:p>
    <w:p w14:paraId="38B08BAF" w14:textId="77777777" w:rsidR="007F2D8F" w:rsidRPr="007F2D8F" w:rsidRDefault="00E25259" w:rsidP="007F2D8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2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2"/>
        </w:rPr>
        <w:t>A corporation duly organized and existing under the laws of Vietnam</w:t>
      </w:r>
      <w:r w:rsidRPr="00E25259">
        <w:rPr>
          <w:rFonts w:ascii="Noto Serif KR Medium" w:eastAsia="Noto Serif KR Medium" w:hAnsi="Noto Serif KR Medium" w:cs="굴림" w:hint="eastAsia"/>
          <w:kern w:val="0"/>
          <w:sz w:val="22"/>
        </w:rPr>
        <w:br/>
      </w:r>
    </w:p>
    <w:p w14:paraId="2F242054" w14:textId="4A018DFA" w:rsidR="00E25259" w:rsidRPr="00E25259" w:rsidRDefault="00E25259" w:rsidP="007F2D8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2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2"/>
        </w:rPr>
        <w:t>Fursys Inc. and Fursys VN are hereinafter collectively referred to as the “Parties.”</w:t>
      </w:r>
    </w:p>
    <w:p w14:paraId="1A8A90F0" w14:textId="77777777" w:rsidR="007F2D8F" w:rsidRDefault="007F2D8F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 Medium" w:eastAsia="Noto Serif KR Medium" w:hAnsi="Noto Serif KR Medium" w:cs="굴림"/>
          <w:b/>
          <w:bCs/>
          <w:kern w:val="0"/>
          <w:sz w:val="36"/>
          <w:szCs w:val="36"/>
        </w:rPr>
      </w:pPr>
    </w:p>
    <w:p w14:paraId="447D3834" w14:textId="50E70DEB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 Medium" w:eastAsia="Noto Serif KR Medium" w:hAnsi="Noto Serif KR Medium" w:cs="굴림"/>
          <w:b/>
          <w:bCs/>
          <w:kern w:val="0"/>
          <w:sz w:val="28"/>
          <w:szCs w:val="28"/>
        </w:rPr>
      </w:pP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8"/>
          <w:szCs w:val="28"/>
        </w:rPr>
        <w:t>2. Purpose</w:t>
      </w:r>
    </w:p>
    <w:p w14:paraId="4F0EAFC4" w14:textId="3073E51D" w:rsidR="00AF2BC5" w:rsidRDefault="00AF2BC5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ins w:id="1" w:author="FURSYS" w:date="2025-12-08T09:48:00Z"/>
          <w:rFonts w:ascii="Noto Serif KR Medium" w:eastAsia="Noto Serif KR Medium" w:hAnsi="Noto Serif KR Medium" w:cs="굴림"/>
          <w:kern w:val="0"/>
          <w:sz w:val="24"/>
          <w:szCs w:val="24"/>
        </w:rPr>
      </w:pPr>
      <w:ins w:id="2" w:author="FURSYS" w:date="2025-12-08T09:48:00Z">
        <w:r>
          <w:t>1) The purpose of this Agreement is to establish a cooperative arrangement under which the Parties jointly enter into this contract for their respective and mutual benefit.</w:t>
        </w:r>
        <w:r>
          <w:br/>
          <w:t xml:space="preserve">2) </w:t>
        </w:r>
      </w:ins>
      <w:ins w:id="3" w:author="FURSYS" w:date="2025-12-08T09:52:00Z">
        <w:r>
          <w:t>The Parties shall jointly enter into an audit service agreement with Samil PricewaterhouseCoopers Korea (“Samil PwC”), and Fursys VN shall pay to Fursys</w:t>
        </w:r>
      </w:ins>
      <w:ins w:id="4" w:author="FURSYS" w:date="2025-12-08T10:24:00Z">
        <w:r w:rsidR="009309CE">
          <w:t xml:space="preserve"> Inc</w:t>
        </w:r>
        <w:r w:rsidR="007B478F">
          <w:t>.</w:t>
        </w:r>
      </w:ins>
      <w:ins w:id="5" w:author="FURSYS" w:date="2025-12-08T09:52:00Z">
        <w:r>
          <w:t xml:space="preserve"> the service fees payable to Samil PwC, upon which Fursys</w:t>
        </w:r>
      </w:ins>
      <w:ins w:id="6" w:author="FURSYS" w:date="2025-12-08T10:24:00Z">
        <w:r w:rsidR="007B478F">
          <w:t xml:space="preserve"> Inc. </w:t>
        </w:r>
      </w:ins>
      <w:ins w:id="7" w:author="FURSYS" w:date="2025-12-08T09:52:00Z">
        <w:r>
          <w:t>shall remit 100% of such fees to Samil PwC without any markup or deduction.</w:t>
        </w:r>
      </w:ins>
      <w:bookmarkStart w:id="8" w:name="_GoBack"/>
      <w:bookmarkEnd w:id="8"/>
    </w:p>
    <w:p w14:paraId="12E1F2D8" w14:textId="2D8A2398" w:rsidR="00E25259" w:rsidRPr="00E25259" w:rsidDel="00AF2BC5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del w:id="9" w:author="FURSYS" w:date="2025-12-08T09:53:00Z"/>
          <w:rFonts w:ascii="Noto Serif KR Medium" w:eastAsia="Noto Serif KR Medium" w:hAnsi="Noto Serif KR Medium" w:cs="굴림"/>
          <w:kern w:val="0"/>
          <w:sz w:val="24"/>
          <w:szCs w:val="24"/>
        </w:rPr>
      </w:pPr>
      <w:del w:id="10" w:author="FURSYS" w:date="2025-12-08T09:53:00Z">
        <w:r w:rsidRPr="00E25259" w:rsidDel="00AF2BC5">
          <w:rPr>
            <w:rFonts w:ascii="Noto Serif KR Medium" w:eastAsia="Noto Serif KR Medium" w:hAnsi="Noto Serif KR Medium" w:cs="굴림" w:hint="eastAsia"/>
            <w:kern w:val="0"/>
            <w:sz w:val="24"/>
            <w:szCs w:val="24"/>
          </w:rPr>
          <w:lastRenderedPageBreak/>
          <w:delText>Fursys Inc. has entered into an audit engagement with Samil PricewaterhouseCoopers Korea (“Samil PwC”) for the audit and review services related to Fursys VN.</w:delText>
        </w:r>
      </w:del>
    </w:p>
    <w:p w14:paraId="012DF4AE" w14:textId="7A1A985A" w:rsidR="00E25259" w:rsidRPr="00E25259" w:rsidDel="00AF2BC5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del w:id="11" w:author="FURSYS" w:date="2025-12-08T09:53:00Z"/>
          <w:rFonts w:ascii="Noto Serif KR Medium" w:eastAsia="Noto Serif KR Medium" w:hAnsi="Noto Serif KR Medium" w:cs="굴림"/>
          <w:kern w:val="0"/>
          <w:sz w:val="24"/>
          <w:szCs w:val="24"/>
        </w:rPr>
      </w:pPr>
      <w:del w:id="12" w:author="FURSYS" w:date="2025-12-08T09:53:00Z">
        <w:r w:rsidRPr="00E25259" w:rsidDel="00AF2BC5">
          <w:rPr>
            <w:rFonts w:ascii="Noto Serif KR Medium" w:eastAsia="Noto Serif KR Medium" w:hAnsi="Noto Serif KR Medium" w:cs="굴림" w:hint="eastAsia"/>
            <w:kern w:val="0"/>
            <w:sz w:val="24"/>
            <w:szCs w:val="24"/>
          </w:rPr>
          <w:delText xml:space="preserve">The purpose of this Agreement is to set forth the basis on which </w:delText>
        </w:r>
        <w:r w:rsidRPr="00E25259" w:rsidDel="00AF2BC5">
          <w:rPr>
            <w:rFonts w:ascii="Noto Serif KR Medium" w:eastAsia="Noto Serif KR Medium" w:hAnsi="Noto Serif KR Medium" w:cs="굴림" w:hint="eastAsia"/>
            <w:b/>
            <w:bCs/>
            <w:kern w:val="0"/>
            <w:sz w:val="24"/>
            <w:szCs w:val="24"/>
          </w:rPr>
          <w:delText>Fursys Inc. will recharge 100% of the audit fees paid to Samil PwC to Fursys VN</w:delText>
        </w:r>
        <w:r w:rsidRPr="00E25259" w:rsidDel="00AF2BC5">
          <w:rPr>
            <w:rFonts w:ascii="Noto Serif KR Medium" w:eastAsia="Noto Serif KR Medium" w:hAnsi="Noto Serif KR Medium" w:cs="굴림" w:hint="eastAsia"/>
            <w:kern w:val="0"/>
            <w:sz w:val="24"/>
            <w:szCs w:val="24"/>
          </w:rPr>
          <w:delText>, as Fursys VN is the entity benefiting from, and subject to, the audit services.</w:delText>
        </w:r>
      </w:del>
    </w:p>
    <w:p w14:paraId="20D0E87E" w14:textId="7777777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 Medium" w:eastAsia="Noto Serif KR Medium" w:hAnsi="Noto Serif KR Medium" w:cs="굴림"/>
          <w:b/>
          <w:bCs/>
          <w:kern w:val="0"/>
          <w:sz w:val="28"/>
          <w:szCs w:val="28"/>
        </w:rPr>
      </w:pP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8"/>
          <w:szCs w:val="28"/>
        </w:rPr>
        <w:t>3. Role of Fursys Inc.</w:t>
      </w:r>
    </w:p>
    <w:p w14:paraId="0973DF20" w14:textId="77777777" w:rsidR="00E25259" w:rsidRPr="00E25259" w:rsidRDefault="00E25259" w:rsidP="00E2525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>Fursys Inc. is the contractual counterparty to Samil PwC for the audit and review services related to Fursys VN.</w:t>
      </w:r>
    </w:p>
    <w:p w14:paraId="3D438EB0" w14:textId="77777777" w:rsidR="00E25259" w:rsidRPr="00E25259" w:rsidRDefault="00E25259" w:rsidP="00E2525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>Fursys Inc. receives all invoices from Samil PwC and pays the audit fees directly to Samil PwC.</w:t>
      </w:r>
    </w:p>
    <w:p w14:paraId="63C5DB63" w14:textId="021D5DF5" w:rsidR="00E25259" w:rsidRPr="00E25259" w:rsidRDefault="00E25259" w:rsidP="00E2525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 xml:space="preserve">Fursys Inc. shall recharge </w:t>
      </w:r>
      <w:ins w:id="13" w:author="FURSYS" w:date="2025-12-08T10:27:00Z">
        <w:r w:rsidR="00507067">
          <w:rPr>
            <w:rFonts w:ascii="Noto Serif KR Medium" w:eastAsia="Noto Serif KR Medium" w:hAnsi="Noto Serif KR Medium" w:cs="굴림"/>
            <w:kern w:val="0"/>
            <w:sz w:val="24"/>
            <w:szCs w:val="24"/>
          </w:rPr>
          <w:t xml:space="preserve">to Fursys VN </w:t>
        </w:r>
      </w:ins>
      <w:ins w:id="14" w:author="FURSYS" w:date="2025-12-08T10:28:00Z">
        <w:r w:rsidR="00507067" w:rsidRPr="00507067">
          <w:rPr>
            <w:rFonts w:ascii="Noto Serif KR Medium" w:eastAsia="Noto Serif KR Medium" w:hAnsi="Noto Serif KR Medium" w:cs="굴림"/>
            <w:kern w:val="0"/>
            <w:sz w:val="24"/>
            <w:szCs w:val="24"/>
          </w:rPr>
          <w:t>the full amount of audit service fees incurred in relation to Fursys VN.</w:t>
        </w:r>
        <w:r w:rsidR="00507067">
          <w:rPr>
            <w:rFonts w:ascii="Noto Serif KR Medium" w:eastAsia="Noto Serif KR Medium" w:hAnsi="Noto Serif KR Medium" w:cs="굴림"/>
            <w:kern w:val="0"/>
            <w:sz w:val="24"/>
            <w:szCs w:val="24"/>
          </w:rPr>
          <w:t xml:space="preserve"> </w:t>
        </w:r>
      </w:ins>
      <w:del w:id="15" w:author="FURSYS" w:date="2025-12-08T10:28:00Z">
        <w:r w:rsidRPr="00E25259" w:rsidDel="00507067">
          <w:rPr>
            <w:rFonts w:ascii="Noto Serif KR Medium" w:eastAsia="Noto Serif KR Medium" w:hAnsi="Noto Serif KR Medium" w:cs="굴림" w:hint="eastAsia"/>
            <w:kern w:val="0"/>
            <w:sz w:val="24"/>
            <w:szCs w:val="24"/>
          </w:rPr>
          <w:delText>the total amount paid to Samil PwC to Fursys VN.</w:delText>
        </w:r>
      </w:del>
    </w:p>
    <w:p w14:paraId="63A5B82C" w14:textId="7777777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 Medium" w:eastAsia="Noto Serif KR Medium" w:hAnsi="Noto Serif KR Medium" w:cs="굴림"/>
          <w:b/>
          <w:bCs/>
          <w:kern w:val="0"/>
          <w:sz w:val="28"/>
          <w:szCs w:val="28"/>
        </w:rPr>
      </w:pP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8"/>
          <w:szCs w:val="28"/>
        </w:rPr>
        <w:t>4. Cost Responsibility of Fursys VN</w:t>
      </w:r>
    </w:p>
    <w:p w14:paraId="679751EA" w14:textId="77777777" w:rsidR="00E25259" w:rsidRPr="00E25259" w:rsidRDefault="00E25259" w:rsidP="00E2525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 xml:space="preserve">Fursys VN agrees to </w:t>
      </w: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4"/>
          <w:szCs w:val="24"/>
        </w:rPr>
        <w:t>bear 100% of all audit and review fees</w:t>
      </w: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 xml:space="preserve"> invoiced by Samil PwC to Fursys Inc. for services rendered in relation to Fursys VN.</w:t>
      </w:r>
    </w:p>
    <w:p w14:paraId="332E675C" w14:textId="266DDCCD" w:rsidR="00E25259" w:rsidRPr="00E25259" w:rsidDel="00205837" w:rsidRDefault="00E25259" w:rsidP="00E2525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del w:id="16" w:author="FURSYS" w:date="2025-12-08T11:15:00Z"/>
          <w:rFonts w:ascii="Noto Serif KR Medium" w:eastAsia="Noto Serif KR Medium" w:hAnsi="Noto Serif KR Medium" w:cs="굴림"/>
          <w:kern w:val="0"/>
          <w:sz w:val="24"/>
          <w:szCs w:val="24"/>
        </w:rPr>
      </w:pPr>
      <w:del w:id="17" w:author="FURSYS" w:date="2025-12-08T11:15:00Z">
        <w:r w:rsidRPr="00E25259" w:rsidDel="00205837">
          <w:rPr>
            <w:rFonts w:ascii="Noto Serif KR Medium" w:eastAsia="Noto Serif KR Medium" w:hAnsi="Noto Serif KR Medium" w:cs="굴림" w:hint="eastAsia"/>
            <w:kern w:val="0"/>
            <w:sz w:val="24"/>
            <w:szCs w:val="24"/>
          </w:rPr>
          <w:delText>The reimbursable amount includes:</w:delText>
        </w:r>
      </w:del>
    </w:p>
    <w:p w14:paraId="163FF6BC" w14:textId="58DA143C" w:rsidR="00E25259" w:rsidRPr="00E25259" w:rsidDel="00205837" w:rsidRDefault="00E25259" w:rsidP="00E25259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del w:id="18" w:author="FURSYS" w:date="2025-12-08T11:15:00Z"/>
          <w:rFonts w:ascii="Noto Serif KR Medium" w:eastAsia="Noto Serif KR Medium" w:hAnsi="Noto Serif KR Medium" w:cs="굴림"/>
          <w:kern w:val="0"/>
          <w:sz w:val="24"/>
          <w:szCs w:val="24"/>
        </w:rPr>
      </w:pPr>
      <w:del w:id="19" w:author="FURSYS" w:date="2025-12-08T11:15:00Z">
        <w:r w:rsidRPr="00E25259" w:rsidDel="00205837">
          <w:rPr>
            <w:rFonts w:ascii="Noto Serif KR Medium" w:eastAsia="Noto Serif KR Medium" w:hAnsi="Noto Serif KR Medium" w:cs="굴림" w:hint="eastAsia"/>
            <w:kern w:val="0"/>
            <w:sz w:val="24"/>
            <w:szCs w:val="24"/>
          </w:rPr>
          <w:delText>Audit and review service fees</w:delText>
        </w:r>
      </w:del>
    </w:p>
    <w:p w14:paraId="2EE95A9F" w14:textId="637FC568" w:rsidR="00E25259" w:rsidRPr="00E25259" w:rsidDel="00205837" w:rsidRDefault="00E25259" w:rsidP="00E25259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del w:id="20" w:author="FURSYS" w:date="2025-12-08T11:15:00Z"/>
          <w:rFonts w:ascii="Noto Serif KR Medium" w:eastAsia="Noto Serif KR Medium" w:hAnsi="Noto Serif KR Medium" w:cs="굴림"/>
          <w:kern w:val="0"/>
          <w:sz w:val="24"/>
          <w:szCs w:val="24"/>
        </w:rPr>
      </w:pPr>
      <w:del w:id="21" w:author="FURSYS" w:date="2025-12-08T11:15:00Z">
        <w:r w:rsidRPr="00E25259" w:rsidDel="00205837">
          <w:rPr>
            <w:rFonts w:ascii="Noto Serif KR Medium" w:eastAsia="Noto Serif KR Medium" w:hAnsi="Noto Serif KR Medium" w:cs="굴림" w:hint="eastAsia"/>
            <w:kern w:val="0"/>
            <w:sz w:val="24"/>
            <w:szCs w:val="24"/>
          </w:rPr>
          <w:delText>Out-of-pocket expenses charged by Samil PwC</w:delText>
        </w:r>
      </w:del>
    </w:p>
    <w:p w14:paraId="494654D0" w14:textId="3007C645" w:rsidR="00E25259" w:rsidRPr="00E25259" w:rsidRDefault="00E25259" w:rsidP="00E25259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del w:id="22" w:author="FURSYS" w:date="2025-12-08T11:15:00Z">
        <w:r w:rsidRPr="00E25259" w:rsidDel="00205837">
          <w:rPr>
            <w:rFonts w:ascii="Noto Serif KR Medium" w:eastAsia="Noto Serif KR Medium" w:hAnsi="Noto Serif KR Medium" w:cs="굴림" w:hint="eastAsia"/>
            <w:kern w:val="0"/>
            <w:sz w:val="24"/>
            <w:szCs w:val="24"/>
          </w:rPr>
          <w:delText>Any applicable taxes included in Samil PwC’s invoices</w:delText>
        </w:r>
      </w:del>
    </w:p>
    <w:p w14:paraId="2A307B3E" w14:textId="77777777" w:rsidR="00E25259" w:rsidRPr="00E25259" w:rsidRDefault="00E25259" w:rsidP="00E2525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 xml:space="preserve">Fursys Inc. shall issue an internal invoice (or debit note) to Fursys VN reflecting the exact amount paid to Samil PwC, </w:t>
      </w: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4"/>
          <w:szCs w:val="24"/>
        </w:rPr>
        <w:t>without any markup</w:t>
      </w: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>.</w:t>
      </w:r>
    </w:p>
    <w:p w14:paraId="683E4C68" w14:textId="7777777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 Medium" w:eastAsia="Noto Serif KR Medium" w:hAnsi="Noto Serif KR Medium" w:cs="굴림"/>
          <w:b/>
          <w:bCs/>
          <w:kern w:val="0"/>
          <w:sz w:val="28"/>
          <w:szCs w:val="28"/>
        </w:rPr>
      </w:pP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8"/>
          <w:szCs w:val="28"/>
        </w:rPr>
        <w:t>5. Recharging Method and Payment Terms</w:t>
      </w:r>
    </w:p>
    <w:p w14:paraId="39062C4A" w14:textId="77777777" w:rsidR="00E25259" w:rsidRPr="00E25259" w:rsidRDefault="00E25259" w:rsidP="00E2525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lastRenderedPageBreak/>
        <w:t>Fursys Inc. will recharge Fursys VN based on the actual invoice(s) received from Samil PwC.</w:t>
      </w:r>
    </w:p>
    <w:p w14:paraId="3CDDEC0C" w14:textId="586C2CDC" w:rsidR="00E25259" w:rsidRPr="00E25259" w:rsidRDefault="00E25259" w:rsidP="00E2525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 xml:space="preserve">Fursys VN shall settle the recharged amount </w:t>
      </w: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4"/>
          <w:szCs w:val="24"/>
        </w:rPr>
        <w:t xml:space="preserve">within </w:t>
      </w:r>
      <w:commentRangeStart w:id="23"/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4"/>
          <w:szCs w:val="24"/>
        </w:rPr>
        <w:t>_</w:t>
      </w:r>
      <w:ins w:id="24" w:author="FURSYS" w:date="2025-12-08T11:21:00Z">
        <w:r w:rsidR="00D161A5">
          <w:rPr>
            <w:rFonts w:ascii="Noto Serif KR Medium" w:eastAsia="Noto Serif KR Medium" w:hAnsi="Noto Serif KR Medium" w:cs="굴림"/>
            <w:b/>
            <w:bCs/>
            <w:kern w:val="0"/>
            <w:sz w:val="24"/>
            <w:szCs w:val="24"/>
          </w:rPr>
          <w:t>[</w:t>
        </w:r>
        <w:r w:rsidR="00D161A5">
          <w:rPr>
            <w:rFonts w:ascii="Noto Serif KR Medium" w:eastAsia="Noto Serif KR Medium" w:hAnsi="Noto Serif KR Medium" w:cs="굴림" w:hint="eastAsia"/>
            <w:b/>
            <w:bCs/>
            <w:kern w:val="0"/>
            <w:sz w:val="24"/>
            <w:szCs w:val="24"/>
          </w:rPr>
          <w:t>●</w:t>
        </w:r>
        <w:r w:rsidR="00D161A5">
          <w:rPr>
            <w:rFonts w:ascii="Noto Serif KR Medium" w:eastAsia="Noto Serif KR Medium" w:hAnsi="Noto Serif KR Medium" w:cs="굴림"/>
            <w:b/>
            <w:bCs/>
            <w:kern w:val="0"/>
            <w:sz w:val="24"/>
            <w:szCs w:val="24"/>
          </w:rPr>
          <w:t>]</w:t>
        </w:r>
      </w:ins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4"/>
          <w:szCs w:val="24"/>
        </w:rPr>
        <w:t xml:space="preserve">__ days </w:t>
      </w:r>
      <w:commentRangeEnd w:id="23"/>
      <w:r w:rsidR="007B268E">
        <w:rPr>
          <w:rStyle w:val="a5"/>
        </w:rPr>
        <w:commentReference w:id="23"/>
      </w:r>
      <w:del w:id="25" w:author="FURSYS" w:date="2025-12-08T10:40:00Z">
        <w:r w:rsidRPr="00E25259" w:rsidDel="00507067">
          <w:rPr>
            <w:rFonts w:ascii="Noto Serif KR Medium" w:eastAsia="Noto Serif KR Medium" w:hAnsi="Noto Serif KR Medium" w:cs="굴림" w:hint="eastAsia"/>
            <w:b/>
            <w:bCs/>
            <w:kern w:val="0"/>
            <w:sz w:val="24"/>
            <w:szCs w:val="24"/>
          </w:rPr>
          <w:delText>(e.g., 30 days)</w:delText>
        </w:r>
      </w:del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 xml:space="preserve"> from the issuance date of the internal invoice.</w:t>
      </w:r>
    </w:p>
    <w:p w14:paraId="28B5680B" w14:textId="77777777" w:rsidR="00E25259" w:rsidRPr="00E25259" w:rsidRDefault="00E25259" w:rsidP="00E2525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4"/>
          <w:szCs w:val="24"/>
        </w:rPr>
        <w:t>Payment shall be made in KRW</w:t>
      </w: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>, regardless of the billing currency from Samil PwC.</w:t>
      </w:r>
    </w:p>
    <w:p w14:paraId="5265461C" w14:textId="6F0D887F" w:rsidR="00E25259" w:rsidRDefault="00E25259" w:rsidP="00E2525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ins w:id="26" w:author="FURSYS" w:date="2025-12-08T11:20:00Z"/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 xml:space="preserve">In case of late payment, Fursys VN shall pay interest calculated </w:t>
      </w:r>
      <w:ins w:id="27" w:author="FURSYS" w:date="2025-12-08T10:47:00Z">
        <w:r w:rsidR="00187AAA" w:rsidRPr="00187AAA">
          <w:rPr>
            <w:rFonts w:ascii="Noto Serif KR Medium" w:eastAsia="Noto Serif KR Medium" w:hAnsi="Noto Serif KR Medium" w:cs="굴림"/>
            <w:kern w:val="0"/>
            <w:sz w:val="24"/>
            <w:szCs w:val="24"/>
          </w:rPr>
          <w:t>at the statutory interest rate of 6% per annum under the Commercial Act of the Republic of Korea.</w:t>
        </w:r>
      </w:ins>
      <w:del w:id="28" w:author="FURSYS" w:date="2025-12-08T10:47:00Z">
        <w:r w:rsidRPr="00E25259" w:rsidDel="00187AAA">
          <w:rPr>
            <w:rFonts w:ascii="Noto Serif KR Medium" w:eastAsia="Noto Serif KR Medium" w:hAnsi="Noto Serif KR Medium" w:cs="굴림" w:hint="eastAsia"/>
            <w:kern w:val="0"/>
            <w:sz w:val="24"/>
            <w:szCs w:val="24"/>
          </w:rPr>
          <w:delText>using</w:delText>
        </w:r>
        <w:r w:rsidRPr="00E25259" w:rsidDel="00187AAA">
          <w:rPr>
            <w:rFonts w:ascii="Noto Serif KR Medium" w:eastAsia="Noto Serif KR Medium" w:hAnsi="Noto Serif KR Medium" w:cs="굴림" w:hint="eastAsia"/>
            <w:kern w:val="0"/>
            <w:sz w:val="24"/>
            <w:szCs w:val="24"/>
          </w:rPr>
          <w:br/>
        </w:r>
        <w:r w:rsidRPr="00E25259" w:rsidDel="00187AAA">
          <w:rPr>
            <w:rFonts w:ascii="Noto Serif KR Medium" w:eastAsia="Noto Serif KR Medium" w:hAnsi="Noto Serif KR Medium" w:cs="굴림" w:hint="eastAsia"/>
            <w:b/>
            <w:bCs/>
            <w:kern w:val="0"/>
            <w:sz w:val="24"/>
            <w:szCs w:val="24"/>
          </w:rPr>
          <w:delText>the overdue interest rate of Fursys Inc.’s primary bank</w:delText>
        </w:r>
        <w:r w:rsidRPr="00E25259" w:rsidDel="00187AAA">
          <w:rPr>
            <w:rFonts w:ascii="Noto Serif KR Medium" w:eastAsia="Noto Serif KR Medium" w:hAnsi="Noto Serif KR Medium" w:cs="굴림" w:hint="eastAsia"/>
            <w:kern w:val="0"/>
            <w:sz w:val="24"/>
            <w:szCs w:val="24"/>
          </w:rPr>
          <w:delText>.</w:delText>
        </w:r>
      </w:del>
    </w:p>
    <w:p w14:paraId="753A6000" w14:textId="67B362F0" w:rsidR="00D161A5" w:rsidRPr="00E25259" w:rsidRDefault="00D161A5" w:rsidP="00E2525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ins w:id="29" w:author="FURSYS" w:date="2025-12-08T11:20:00Z">
        <w:r w:rsidRPr="00D161A5">
          <w:rPr>
            <w:rFonts w:ascii="Noto Serif KR Medium" w:eastAsia="Noto Serif KR Medium" w:hAnsi="Noto Serif KR Medium" w:cs="굴림"/>
            <w:kern w:val="0"/>
            <w:sz w:val="24"/>
            <w:szCs w:val="24"/>
          </w:rPr>
          <w:t xml:space="preserve">The audit service fees for 2025 to be recharged by Fursys </w:t>
        </w:r>
      </w:ins>
      <w:ins w:id="30" w:author="FURSYS" w:date="2025-12-08T11:21:00Z">
        <w:r w:rsidR="002E03AD">
          <w:rPr>
            <w:rFonts w:ascii="Noto Serif KR Medium" w:eastAsia="Noto Serif KR Medium" w:hAnsi="Noto Serif KR Medium" w:cs="굴림"/>
            <w:kern w:val="0"/>
            <w:sz w:val="24"/>
            <w:szCs w:val="24"/>
          </w:rPr>
          <w:t xml:space="preserve">Inc. </w:t>
        </w:r>
      </w:ins>
      <w:ins w:id="31" w:author="FURSYS" w:date="2025-12-08T11:20:00Z">
        <w:r w:rsidRPr="00D161A5">
          <w:rPr>
            <w:rFonts w:ascii="Noto Serif KR Medium" w:eastAsia="Noto Serif KR Medium" w:hAnsi="Noto Serif KR Medium" w:cs="굴림"/>
            <w:kern w:val="0"/>
            <w:sz w:val="24"/>
            <w:szCs w:val="24"/>
          </w:rPr>
          <w:t xml:space="preserve">to Fursys VN under this Agreement shall be KRW </w:t>
        </w:r>
        <w:commentRangeStart w:id="32"/>
        <w:r w:rsidRPr="00D161A5">
          <w:rPr>
            <w:rFonts w:ascii="Noto Serif KR Medium" w:eastAsia="Noto Serif KR Medium" w:hAnsi="Noto Serif KR Medium" w:cs="굴림"/>
            <w:kern w:val="0"/>
            <w:sz w:val="24"/>
            <w:szCs w:val="24"/>
          </w:rPr>
          <w:t>[</w:t>
        </w:r>
        <w:r>
          <w:rPr>
            <w:rFonts w:ascii="Noto Serif KR Medium" w:eastAsia="Noto Serif KR Medium" w:hAnsi="Noto Serif KR Medium" w:cs="굴림" w:hint="eastAsia"/>
            <w:kern w:val="0"/>
            <w:sz w:val="24"/>
            <w:szCs w:val="24"/>
          </w:rPr>
          <w:t>●</w:t>
        </w:r>
        <w:r w:rsidRPr="00D161A5">
          <w:rPr>
            <w:rFonts w:ascii="Noto Serif KR Medium" w:eastAsia="Noto Serif KR Medium" w:hAnsi="Noto Serif KR Medium" w:cs="굴림"/>
            <w:kern w:val="0"/>
            <w:sz w:val="24"/>
            <w:szCs w:val="24"/>
          </w:rPr>
          <w:t>].</w:t>
        </w:r>
      </w:ins>
      <w:commentRangeEnd w:id="32"/>
      <w:ins w:id="33" w:author="FURSYS" w:date="2025-12-08T11:21:00Z">
        <w:r>
          <w:rPr>
            <w:rStyle w:val="a5"/>
          </w:rPr>
          <w:commentReference w:id="32"/>
        </w:r>
      </w:ins>
    </w:p>
    <w:p w14:paraId="123F9164" w14:textId="58F72BB5" w:rsidR="00E25259" w:rsidRPr="00E25259" w:rsidDel="00205837" w:rsidRDefault="00E25259" w:rsidP="00E2525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del w:id="34" w:author="FURSYS" w:date="2025-12-08T11:15:00Z"/>
          <w:rFonts w:ascii="Noto Serif KR Medium" w:eastAsia="Noto Serif KR Medium" w:hAnsi="Noto Serif KR Medium" w:cs="굴림"/>
          <w:kern w:val="0"/>
          <w:sz w:val="24"/>
          <w:szCs w:val="24"/>
        </w:rPr>
      </w:pPr>
      <w:del w:id="35" w:author="FURSYS" w:date="2025-12-08T11:15:00Z">
        <w:r w:rsidRPr="00E25259" w:rsidDel="00205837">
          <w:rPr>
            <w:rFonts w:ascii="Noto Serif KR Medium" w:eastAsia="Noto Serif KR Medium" w:hAnsi="Noto Serif KR Medium" w:cs="굴림" w:hint="eastAsia"/>
            <w:kern w:val="0"/>
            <w:sz w:val="24"/>
            <w:szCs w:val="24"/>
          </w:rPr>
          <w:delText>Exchange rate (if needed for converting from the invoice currency to KRW) shall be determined using:</w:delText>
        </w:r>
      </w:del>
    </w:p>
    <w:p w14:paraId="2BB96E6A" w14:textId="533D9C11" w:rsidR="00E25259" w:rsidRPr="00E25259" w:rsidDel="00205837" w:rsidRDefault="00E25259" w:rsidP="00E25259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del w:id="36" w:author="FURSYS" w:date="2025-12-08T11:15:00Z"/>
          <w:rFonts w:ascii="Noto Serif KR Medium" w:eastAsia="Noto Serif KR Medium" w:hAnsi="Noto Serif KR Medium" w:cs="굴림"/>
          <w:kern w:val="0"/>
          <w:sz w:val="24"/>
          <w:szCs w:val="24"/>
        </w:rPr>
      </w:pPr>
      <w:del w:id="37" w:author="FURSYS" w:date="2025-12-08T11:15:00Z">
        <w:r w:rsidRPr="00E25259" w:rsidDel="00205837">
          <w:rPr>
            <w:rFonts w:ascii="Noto Serif KR Medium" w:eastAsia="Noto Serif KR Medium" w:hAnsi="Noto Serif KR Medium" w:cs="굴림" w:hint="eastAsia"/>
            <w:kern w:val="0"/>
            <w:sz w:val="24"/>
            <w:szCs w:val="24"/>
          </w:rPr>
          <w:delText>The closing exchange rate on the invoice date from Samil PwC, or</w:delText>
        </w:r>
      </w:del>
    </w:p>
    <w:p w14:paraId="03CD9E1F" w14:textId="7D992C9C" w:rsidR="00E25259" w:rsidRPr="00E25259" w:rsidRDefault="00E25259" w:rsidP="00E25259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del w:id="38" w:author="FURSYS" w:date="2025-12-08T11:15:00Z">
        <w:r w:rsidRPr="00E25259" w:rsidDel="00205837">
          <w:rPr>
            <w:rFonts w:ascii="Noto Serif KR Medium" w:eastAsia="Noto Serif KR Medium" w:hAnsi="Noto Serif KR Medium" w:cs="굴림" w:hint="eastAsia"/>
            <w:kern w:val="0"/>
            <w:sz w:val="24"/>
            <w:szCs w:val="24"/>
          </w:rPr>
          <w:delText>Another mutually agreed exchange source.</w:delText>
        </w:r>
      </w:del>
    </w:p>
    <w:p w14:paraId="2E249B46" w14:textId="7777777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 Medium" w:eastAsia="Noto Serif KR Medium" w:hAnsi="Noto Serif KR Medium" w:cs="굴림"/>
          <w:b/>
          <w:bCs/>
          <w:kern w:val="0"/>
          <w:sz w:val="28"/>
          <w:szCs w:val="28"/>
        </w:rPr>
      </w:pP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8"/>
          <w:szCs w:val="28"/>
        </w:rPr>
        <w:t>6. Taxes</w:t>
      </w:r>
    </w:p>
    <w:p w14:paraId="4D65A898" w14:textId="77777777" w:rsidR="00E25259" w:rsidRPr="00E25259" w:rsidRDefault="00E25259" w:rsidP="00E2525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>Any taxes charged by Samil PwC under Korean tax law are borne by Fursys VN.</w:t>
      </w:r>
    </w:p>
    <w:p w14:paraId="5001A9BB" w14:textId="77777777" w:rsidR="00E25259" w:rsidRPr="00E25259" w:rsidRDefault="00E25259" w:rsidP="00E2525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>Any taxes imposed in Vietnam related to this recharging (e.g., VAT, withholding tax) shall also be borne exclusively by Fursys VN.</w:t>
      </w:r>
    </w:p>
    <w:p w14:paraId="6AD954F4" w14:textId="77777777" w:rsidR="00E25259" w:rsidRPr="00E25259" w:rsidRDefault="00E25259" w:rsidP="00E2525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>Fursys Inc. may recharge such tax components on a pass-through basis.</w:t>
      </w:r>
    </w:p>
    <w:p w14:paraId="5B5512DE" w14:textId="7777777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 Medium" w:eastAsia="Noto Serif KR Medium" w:hAnsi="Noto Serif KR Medium" w:cs="굴림"/>
          <w:b/>
          <w:bCs/>
          <w:kern w:val="0"/>
          <w:sz w:val="28"/>
          <w:szCs w:val="28"/>
        </w:rPr>
      </w:pP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8"/>
          <w:szCs w:val="28"/>
        </w:rPr>
        <w:t>7. Cooperation and Information Sharing</w:t>
      </w:r>
    </w:p>
    <w:p w14:paraId="69C1AF01" w14:textId="77777777" w:rsidR="00E25259" w:rsidRPr="00E25259" w:rsidRDefault="00E25259" w:rsidP="00E2525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>Fursys VN shall support all information requests from Fursys Inc. or Samil PwC required for the audit.</w:t>
      </w:r>
    </w:p>
    <w:p w14:paraId="4663A9D5" w14:textId="77777777" w:rsidR="00E25259" w:rsidRPr="00E25259" w:rsidRDefault="00E25259" w:rsidP="00E2525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lastRenderedPageBreak/>
        <w:t>Fursys Inc. may share necessary information with Samil PwC as required to complete the group audit procedures.</w:t>
      </w:r>
    </w:p>
    <w:p w14:paraId="0C8D6FB0" w14:textId="7777777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 Medium" w:eastAsia="Noto Serif KR Medium" w:hAnsi="Noto Serif KR Medium" w:cs="굴림"/>
          <w:b/>
          <w:bCs/>
          <w:kern w:val="0"/>
          <w:sz w:val="28"/>
          <w:szCs w:val="28"/>
        </w:rPr>
      </w:pP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8"/>
          <w:szCs w:val="28"/>
        </w:rPr>
        <w:t>8. Confidentiality</w:t>
      </w:r>
    </w:p>
    <w:p w14:paraId="290258EE" w14:textId="77777777" w:rsidR="00E25259" w:rsidRPr="00E25259" w:rsidRDefault="00E25259" w:rsidP="00E2525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>Both Parties shall maintain the confidentiality of all information exchanged under this Agreement.</w:t>
      </w:r>
    </w:p>
    <w:p w14:paraId="5A1A5975" w14:textId="77777777" w:rsidR="00E25259" w:rsidRPr="00E25259" w:rsidRDefault="00E25259" w:rsidP="00E2525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>Disclosure is permitted only when required by law or with the other Party’s written consent.</w:t>
      </w:r>
    </w:p>
    <w:p w14:paraId="12F1A72D" w14:textId="7777777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 Medium" w:eastAsia="Noto Serif KR Medium" w:hAnsi="Noto Serif KR Medium" w:cs="굴림"/>
          <w:b/>
          <w:bCs/>
          <w:kern w:val="0"/>
          <w:sz w:val="28"/>
          <w:szCs w:val="28"/>
        </w:rPr>
      </w:pP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8"/>
          <w:szCs w:val="28"/>
        </w:rPr>
        <w:t>9. Term</w:t>
      </w:r>
    </w:p>
    <w:p w14:paraId="5BA722D1" w14:textId="77777777" w:rsidR="00E25259" w:rsidRPr="00E25259" w:rsidRDefault="00E25259" w:rsidP="00E2525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>This Agreement becomes effective upon signature and remains in effect until all audit-related recharges for the applicable fiscal year(s) are completed.</w:t>
      </w:r>
    </w:p>
    <w:p w14:paraId="35EF91FB" w14:textId="77777777" w:rsidR="00E25259" w:rsidRPr="00E25259" w:rsidRDefault="00E25259" w:rsidP="00E2525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>The Parties may extend the Agreement by mutual written consent.</w:t>
      </w:r>
    </w:p>
    <w:p w14:paraId="5CB7B3F1" w14:textId="7777777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 Medium" w:eastAsia="Noto Serif KR Medium" w:hAnsi="Noto Serif KR Medium" w:cs="굴림"/>
          <w:b/>
          <w:bCs/>
          <w:kern w:val="0"/>
          <w:sz w:val="28"/>
          <w:szCs w:val="28"/>
        </w:rPr>
      </w:pP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8"/>
          <w:szCs w:val="28"/>
        </w:rPr>
        <w:t>10. Governing Law and Jurisdiction</w:t>
      </w:r>
    </w:p>
    <w:p w14:paraId="0E7F097C" w14:textId="7777777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 xml:space="preserve">This Agreement shall be governed by and construed in accordance with the laws of the </w:t>
      </w: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4"/>
          <w:szCs w:val="24"/>
        </w:rPr>
        <w:t>Republic of Korea</w:t>
      </w: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>.</w:t>
      </w: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br/>
        <w:t xml:space="preserve">Any dispute shall be subject to the </w:t>
      </w: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4"/>
          <w:szCs w:val="24"/>
        </w:rPr>
        <w:t>exclusive jurisdiction of the Seoul Central District Court</w:t>
      </w: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>.</w:t>
      </w:r>
    </w:p>
    <w:p w14:paraId="7AAB5534" w14:textId="7777777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 Medium" w:eastAsia="Noto Serif KR Medium" w:hAnsi="Noto Serif KR Medium" w:cs="굴림"/>
          <w:b/>
          <w:bCs/>
          <w:kern w:val="0"/>
          <w:sz w:val="28"/>
          <w:szCs w:val="28"/>
        </w:rPr>
      </w:pP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8"/>
          <w:szCs w:val="28"/>
        </w:rPr>
        <w:t>11. Entire Agreement</w:t>
      </w:r>
    </w:p>
    <w:p w14:paraId="19F0B191" w14:textId="7777777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>This document constitutes the entire agreement between the Parties regarding the recharging of audit fees and supersedes all prior verbal or written communications regarding this matter.</w:t>
      </w:r>
    </w:p>
    <w:p w14:paraId="32D595BD" w14:textId="7777777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 Medium" w:eastAsia="Noto Serif KR Medium" w:hAnsi="Noto Serif KR Medium" w:cs="굴림"/>
          <w:b/>
          <w:bCs/>
          <w:kern w:val="0"/>
          <w:sz w:val="28"/>
          <w:szCs w:val="28"/>
        </w:rPr>
      </w:pP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8"/>
          <w:szCs w:val="28"/>
        </w:rPr>
        <w:t>12. Signatures</w:t>
      </w:r>
    </w:p>
    <w:p w14:paraId="46DE36DF" w14:textId="7777777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lastRenderedPageBreak/>
        <w:t>IN WITNESS WHEREOF, the Parties have executed this Agreement as of the date below.</w:t>
      </w:r>
    </w:p>
    <w:p w14:paraId="29C67049" w14:textId="77777777" w:rsidR="007F2D8F" w:rsidRPr="007F2D8F" w:rsidRDefault="007F2D8F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 Medium" w:eastAsia="Noto Serif KR Medium" w:hAnsi="Noto Serif KR Medium" w:cs="굴림"/>
          <w:b/>
          <w:bCs/>
          <w:kern w:val="0"/>
          <w:sz w:val="27"/>
          <w:szCs w:val="27"/>
        </w:rPr>
      </w:pPr>
    </w:p>
    <w:p w14:paraId="5505FB65" w14:textId="7D831B9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 Medium" w:eastAsia="Noto Serif KR Medium" w:hAnsi="Noto Serif KR Medium" w:cs="굴림"/>
          <w:b/>
          <w:bCs/>
          <w:kern w:val="0"/>
          <w:sz w:val="27"/>
          <w:szCs w:val="27"/>
        </w:rPr>
      </w:pP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7"/>
          <w:szCs w:val="27"/>
        </w:rPr>
        <w:t>FURSYS INC.</w:t>
      </w:r>
    </w:p>
    <w:p w14:paraId="618A21DD" w14:textId="7777777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>Signature: __________________________</w:t>
      </w: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br/>
        <w:t>Name / Title: ________________________</w:t>
      </w: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br/>
        <w:t>Date: _______________________________</w:t>
      </w:r>
    </w:p>
    <w:p w14:paraId="0B4202C4" w14:textId="77777777" w:rsidR="00E25259" w:rsidRPr="00E25259" w:rsidRDefault="00C96E5F" w:rsidP="00E25259">
      <w:pPr>
        <w:widowControl/>
        <w:wordWrap/>
        <w:autoSpaceDE/>
        <w:autoSpaceDN/>
        <w:spacing w:after="0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>
        <w:rPr>
          <w:rFonts w:ascii="Noto Serif KR Medium" w:eastAsia="Noto Serif KR Medium" w:hAnsi="Noto Serif KR Medium" w:cs="굴림"/>
          <w:kern w:val="0"/>
          <w:sz w:val="24"/>
          <w:szCs w:val="24"/>
        </w:rPr>
        <w:pict w14:anchorId="155CE142">
          <v:rect id="_x0000_i1026" style="width:0;height:1.5pt" o:hralign="center" o:hrstd="t" o:hr="t" fillcolor="#a0a0a0" stroked="f"/>
        </w:pict>
      </w:r>
    </w:p>
    <w:p w14:paraId="7E70C6C2" w14:textId="7777777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 Medium" w:eastAsia="Noto Serif KR Medium" w:hAnsi="Noto Serif KR Medium" w:cs="굴림"/>
          <w:b/>
          <w:bCs/>
          <w:kern w:val="0"/>
          <w:sz w:val="27"/>
          <w:szCs w:val="27"/>
        </w:rPr>
      </w:pPr>
      <w:r w:rsidRPr="00E25259">
        <w:rPr>
          <w:rFonts w:ascii="Noto Serif KR Medium" w:eastAsia="Noto Serif KR Medium" w:hAnsi="Noto Serif KR Medium" w:cs="굴림" w:hint="eastAsia"/>
          <w:b/>
          <w:bCs/>
          <w:kern w:val="0"/>
          <w:sz w:val="27"/>
          <w:szCs w:val="27"/>
        </w:rPr>
        <w:t>FURSYS VIETNAM CO., LTD.</w:t>
      </w:r>
    </w:p>
    <w:p w14:paraId="4785EB19" w14:textId="77777777" w:rsidR="00E25259" w:rsidRPr="00E25259" w:rsidRDefault="00E25259" w:rsidP="00E252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 Medium" w:eastAsia="Noto Serif KR Medium" w:hAnsi="Noto Serif KR Medium" w:cs="굴림"/>
          <w:kern w:val="0"/>
          <w:sz w:val="24"/>
          <w:szCs w:val="24"/>
        </w:rPr>
      </w:pP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t>Signature: __________________________</w:t>
      </w: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br/>
        <w:t>Name / Title: ________________________</w:t>
      </w:r>
      <w:r w:rsidRPr="00E25259">
        <w:rPr>
          <w:rFonts w:ascii="Noto Serif KR Medium" w:eastAsia="Noto Serif KR Medium" w:hAnsi="Noto Serif KR Medium" w:cs="굴림" w:hint="eastAsia"/>
          <w:kern w:val="0"/>
          <w:sz w:val="24"/>
          <w:szCs w:val="24"/>
        </w:rPr>
        <w:br/>
        <w:t>Date: _______________________________</w:t>
      </w:r>
    </w:p>
    <w:p w14:paraId="78D49C64" w14:textId="77777777" w:rsidR="008B4FB8" w:rsidRPr="00E25259" w:rsidRDefault="008B4FB8"/>
    <w:sectPr w:rsidR="008B4FB8" w:rsidRPr="00E252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FURSYS" w:date="2025-12-08T08:53:00Z" w:initials="F">
    <w:p w14:paraId="762AC1A1" w14:textId="3B5886F5" w:rsidR="00F21CD7" w:rsidRDefault="00F21CD7">
      <w:pPr>
        <w:pStyle w:val="a6"/>
      </w:pPr>
      <w:r>
        <w:rPr>
          <w:rStyle w:val="a5"/>
        </w:rPr>
        <w:annotationRef/>
      </w:r>
      <w:r w:rsidR="00EF1045">
        <w:rPr>
          <w:rFonts w:hint="eastAsia"/>
        </w:rPr>
        <w:t>결제</w:t>
      </w:r>
      <w:r>
        <w:rPr>
          <w:rFonts w:hint="eastAsia"/>
        </w:rPr>
        <w:t>통화는 아메바고도화팀과 협의하여 주시기 바랍니다.</w:t>
      </w:r>
      <w:r>
        <w:t xml:space="preserve"> </w:t>
      </w:r>
    </w:p>
  </w:comment>
  <w:comment w:id="23" w:author="FURSYS" w:date="2025-12-08T10:41:00Z" w:initials="F">
    <w:p w14:paraId="43B17BB9" w14:textId="41B6EA23" w:rsidR="007B268E" w:rsidRDefault="007B268E">
      <w:pPr>
        <w:pStyle w:val="a6"/>
      </w:pPr>
      <w:r>
        <w:rPr>
          <w:rStyle w:val="a5"/>
        </w:rPr>
        <w:annotationRef/>
      </w:r>
      <w:r>
        <w:rPr>
          <w:rFonts w:hint="eastAsia"/>
        </w:rPr>
        <w:t>확인 후 작성 바랍니다.</w:t>
      </w:r>
      <w:r>
        <w:t xml:space="preserve"> </w:t>
      </w:r>
    </w:p>
  </w:comment>
  <w:comment w:id="32" w:author="FURSYS" w:date="2025-12-08T11:21:00Z" w:initials="F">
    <w:p w14:paraId="4901C61E" w14:textId="4C98F2BB" w:rsidR="00D161A5" w:rsidRDefault="00D161A5">
      <w:pPr>
        <w:pStyle w:val="a6"/>
      </w:pPr>
      <w:r>
        <w:rPr>
          <w:rStyle w:val="a5"/>
        </w:rPr>
        <w:annotationRef/>
      </w:r>
      <w:r>
        <w:rPr>
          <w:rFonts w:hint="eastAsia"/>
        </w:rPr>
        <w:t>청구할 금액 명시하여주시기 바랍니다.</w:t>
      </w:r>
      <w:r>
        <w:t xml:space="preserve"> (</w:t>
      </w:r>
      <w:r>
        <w:rPr>
          <w:rFonts w:hint="eastAsia"/>
        </w:rPr>
        <w:t>va</w:t>
      </w:r>
      <w:r>
        <w:t>t</w:t>
      </w:r>
      <w:r>
        <w:rPr>
          <w:rFonts w:hint="eastAsia"/>
        </w:rPr>
        <w:t>등 모든 부대비용 포함)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62AC1A1" w15:done="0"/>
  <w15:commentEx w15:paraId="43B17BB9" w15:done="0"/>
  <w15:commentEx w15:paraId="4901C61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62AC1A1" w16cid:durableId="2CE11088"/>
  <w16cid:commentId w16cid:paraId="43B17BB9" w16cid:durableId="2CE129C0"/>
  <w16cid:commentId w16cid:paraId="4901C61E" w16cid:durableId="2CE1332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erif KR Medium">
    <w:panose1 w:val="02020200000000000000"/>
    <w:charset w:val="81"/>
    <w:family w:val="roma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E4C0B"/>
    <w:multiLevelType w:val="multilevel"/>
    <w:tmpl w:val="0D50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15553"/>
    <w:multiLevelType w:val="multilevel"/>
    <w:tmpl w:val="3D460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444A0"/>
    <w:multiLevelType w:val="multilevel"/>
    <w:tmpl w:val="06B0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4D1A23"/>
    <w:multiLevelType w:val="multilevel"/>
    <w:tmpl w:val="B00C3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246808"/>
    <w:multiLevelType w:val="multilevel"/>
    <w:tmpl w:val="A65E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1207F4"/>
    <w:multiLevelType w:val="multilevel"/>
    <w:tmpl w:val="8776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136C62"/>
    <w:multiLevelType w:val="multilevel"/>
    <w:tmpl w:val="6B68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40588"/>
    <w:multiLevelType w:val="multilevel"/>
    <w:tmpl w:val="E702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A2137F"/>
    <w:multiLevelType w:val="multilevel"/>
    <w:tmpl w:val="37867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7"/>
  </w:num>
  <w:num w:numId="5">
    <w:abstractNumId w:val="8"/>
  </w:num>
  <w:num w:numId="6">
    <w:abstractNumId w:val="1"/>
  </w:num>
  <w:num w:numId="7">
    <w:abstractNumId w:val="4"/>
  </w:num>
  <w:num w:numId="8">
    <w:abstractNumId w:val="6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FURSYS">
    <w15:presenceInfo w15:providerId="None" w15:userId="FURSY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trackRevision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59"/>
    <w:rsid w:val="00187AAA"/>
    <w:rsid w:val="00205837"/>
    <w:rsid w:val="002E03AD"/>
    <w:rsid w:val="00507067"/>
    <w:rsid w:val="005E4A9F"/>
    <w:rsid w:val="00623C6E"/>
    <w:rsid w:val="007B268E"/>
    <w:rsid w:val="007B478F"/>
    <w:rsid w:val="007F2D8F"/>
    <w:rsid w:val="008B4FB8"/>
    <w:rsid w:val="009309CE"/>
    <w:rsid w:val="00963836"/>
    <w:rsid w:val="009814D1"/>
    <w:rsid w:val="00AB397E"/>
    <w:rsid w:val="00AF2BC5"/>
    <w:rsid w:val="00C96E5F"/>
    <w:rsid w:val="00D161A5"/>
    <w:rsid w:val="00E25259"/>
    <w:rsid w:val="00EF1045"/>
    <w:rsid w:val="00F2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DDF1"/>
  <w15:chartTrackingRefBased/>
  <w15:docId w15:val="{666270C8-F55D-41DA-A022-2D414C14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2525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2525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2525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25259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E25259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E25259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2525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25259"/>
    <w:rPr>
      <w:b/>
      <w:bCs/>
    </w:rPr>
  </w:style>
  <w:style w:type="character" w:styleId="a5">
    <w:name w:val="annotation reference"/>
    <w:basedOn w:val="a0"/>
    <w:uiPriority w:val="99"/>
    <w:semiHidden/>
    <w:unhideWhenUsed/>
    <w:rsid w:val="00F21CD7"/>
    <w:rPr>
      <w:sz w:val="18"/>
      <w:szCs w:val="18"/>
    </w:rPr>
  </w:style>
  <w:style w:type="paragraph" w:styleId="a6">
    <w:name w:val="annotation text"/>
    <w:basedOn w:val="a"/>
    <w:link w:val="Char"/>
    <w:uiPriority w:val="99"/>
    <w:semiHidden/>
    <w:unhideWhenUsed/>
    <w:rsid w:val="00F21CD7"/>
    <w:pPr>
      <w:jc w:val="left"/>
    </w:pPr>
  </w:style>
  <w:style w:type="character" w:customStyle="1" w:styleId="Char">
    <w:name w:val="메모 텍스트 Char"/>
    <w:basedOn w:val="a0"/>
    <w:link w:val="a6"/>
    <w:uiPriority w:val="99"/>
    <w:semiHidden/>
    <w:rsid w:val="00F21CD7"/>
  </w:style>
  <w:style w:type="paragraph" w:styleId="a7">
    <w:name w:val="annotation subject"/>
    <w:basedOn w:val="a6"/>
    <w:next w:val="a6"/>
    <w:link w:val="Char0"/>
    <w:uiPriority w:val="99"/>
    <w:semiHidden/>
    <w:unhideWhenUsed/>
    <w:rsid w:val="00F21CD7"/>
    <w:rPr>
      <w:b/>
      <w:bCs/>
    </w:rPr>
  </w:style>
  <w:style w:type="character" w:customStyle="1" w:styleId="Char0">
    <w:name w:val="메모 주제 Char"/>
    <w:basedOn w:val="Char"/>
    <w:link w:val="a7"/>
    <w:uiPriority w:val="99"/>
    <w:semiHidden/>
    <w:rsid w:val="00F21CD7"/>
    <w:rPr>
      <w:b/>
      <w:bCs/>
    </w:rPr>
  </w:style>
  <w:style w:type="paragraph" w:styleId="a8">
    <w:name w:val="Balloon Text"/>
    <w:basedOn w:val="a"/>
    <w:link w:val="Char1"/>
    <w:uiPriority w:val="99"/>
    <w:semiHidden/>
    <w:unhideWhenUsed/>
    <w:rsid w:val="00F21CD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F21CD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9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김해리 (Haeli Kim)</dc:creator>
  <cp:keywords/>
  <dc:description/>
  <cp:lastModifiedBy>김현주 (Hyunjoo Kim)</cp:lastModifiedBy>
  <cp:revision>2</cp:revision>
  <dcterms:created xsi:type="dcterms:W3CDTF">2025-12-09T05:06:00Z</dcterms:created>
  <dcterms:modified xsi:type="dcterms:W3CDTF">2025-12-09T05:06:00Z</dcterms:modified>
</cp:coreProperties>
</file>