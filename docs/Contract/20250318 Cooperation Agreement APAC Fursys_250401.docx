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AC2351" w14:textId="01F23787" w:rsidR="000961F1" w:rsidRDefault="00E64C47" w:rsidP="0002115B">
      <w:pPr>
        <w:jc w:val="center"/>
        <w:rPr>
          <w:rFonts w:ascii="Calibri" w:eastAsia="SimSun" w:hAnsi="Calibri" w:cs="Calibri"/>
          <w:b/>
          <w:sz w:val="22"/>
        </w:rPr>
      </w:pPr>
      <w:r>
        <w:rPr>
          <w:rFonts w:ascii="Calibri" w:eastAsia="SimSun" w:hAnsi="Calibri" w:cs="Calibri"/>
          <w:b/>
          <w:sz w:val="22"/>
        </w:rPr>
        <w:t xml:space="preserve">INITIAL </w:t>
      </w:r>
      <w:r w:rsidR="00583887">
        <w:rPr>
          <w:rFonts w:ascii="Calibri" w:eastAsia="SimSun" w:hAnsi="Calibri" w:cs="Calibri" w:hint="eastAsia"/>
          <w:b/>
          <w:sz w:val="22"/>
        </w:rPr>
        <w:t>COOPERATION</w:t>
      </w:r>
      <w:r w:rsidR="004379AB" w:rsidRPr="004379AB">
        <w:rPr>
          <w:rFonts w:ascii="Calibri" w:eastAsia="SimSun" w:hAnsi="Calibri" w:cs="Calibri"/>
          <w:b/>
          <w:sz w:val="22"/>
        </w:rPr>
        <w:t xml:space="preserve"> </w:t>
      </w:r>
      <w:r w:rsidR="004379AB">
        <w:rPr>
          <w:rFonts w:ascii="Calibri" w:eastAsia="SimSun" w:hAnsi="Calibri" w:cs="Calibri"/>
          <w:b/>
          <w:sz w:val="22"/>
        </w:rPr>
        <w:t>FRAMEWORK</w:t>
      </w:r>
    </w:p>
    <w:p w14:paraId="1F593962" w14:textId="77777777" w:rsidR="00677513" w:rsidRPr="005944BA" w:rsidRDefault="00677513" w:rsidP="0002115B">
      <w:pPr>
        <w:rPr>
          <w:rFonts w:ascii="Calibri" w:eastAsia="SimSun" w:hAnsi="Calibri" w:cs="Calibri"/>
          <w:b/>
          <w:sz w:val="22"/>
        </w:rPr>
      </w:pPr>
    </w:p>
    <w:p w14:paraId="63293E1E" w14:textId="6C61ED19" w:rsidR="00746232" w:rsidRPr="005944BA" w:rsidRDefault="00746232" w:rsidP="0002115B">
      <w:pPr>
        <w:rPr>
          <w:rFonts w:ascii="Calibri" w:eastAsia="SimSun" w:hAnsi="Calibri" w:cs="Calibri"/>
          <w:sz w:val="22"/>
        </w:rPr>
      </w:pPr>
      <w:r w:rsidRPr="003A00DC">
        <w:rPr>
          <w:rFonts w:ascii="Calibri" w:eastAsia="SimSun" w:hAnsi="Calibri" w:cs="Calibri"/>
          <w:sz w:val="22"/>
        </w:rPr>
        <w:t xml:space="preserve">This </w:t>
      </w:r>
      <w:r w:rsidR="00570E64">
        <w:rPr>
          <w:rFonts w:ascii="Calibri" w:eastAsia="SimSun" w:hAnsi="Calibri" w:cs="Calibri"/>
          <w:sz w:val="22"/>
        </w:rPr>
        <w:t>F</w:t>
      </w:r>
      <w:r w:rsidR="00570E64">
        <w:rPr>
          <w:rFonts w:ascii="Calibri" w:eastAsia="SimSun" w:hAnsi="Calibri" w:cs="Calibri" w:hint="eastAsia"/>
          <w:sz w:val="22"/>
        </w:rPr>
        <w:t>ra</w:t>
      </w:r>
      <w:r w:rsidR="00570E64">
        <w:rPr>
          <w:rFonts w:ascii="Calibri" w:eastAsia="SimSun" w:hAnsi="Calibri" w:cs="Calibri"/>
          <w:sz w:val="22"/>
        </w:rPr>
        <w:t xml:space="preserve">mework </w:t>
      </w:r>
      <w:r w:rsidR="00583887">
        <w:rPr>
          <w:rFonts w:ascii="Calibri" w:eastAsia="SimSun" w:hAnsi="Calibri" w:cs="Calibri" w:hint="eastAsia"/>
          <w:sz w:val="22"/>
        </w:rPr>
        <w:t>Cooperation</w:t>
      </w:r>
      <w:r w:rsidRPr="003A00DC">
        <w:rPr>
          <w:rFonts w:ascii="Calibri" w:eastAsia="SimSun" w:hAnsi="Calibri" w:cs="Calibri"/>
          <w:sz w:val="22"/>
        </w:rPr>
        <w:t xml:space="preserve"> Contract (</w:t>
      </w:r>
      <w:r w:rsidR="00583887">
        <w:rPr>
          <w:rFonts w:ascii="Calibri" w:eastAsia="SimSun" w:hAnsi="Calibri" w:cs="Calibri"/>
          <w:sz w:val="22"/>
        </w:rPr>
        <w:t>“</w:t>
      </w:r>
      <w:r w:rsidRPr="00F94CDB">
        <w:rPr>
          <w:rFonts w:ascii="Calibri" w:eastAsia="SimSun" w:hAnsi="Calibri" w:cs="Calibri"/>
          <w:b/>
          <w:sz w:val="22"/>
        </w:rPr>
        <w:t>Contrac</w:t>
      </w:r>
      <w:r w:rsidRPr="003A00DC">
        <w:rPr>
          <w:rFonts w:ascii="Calibri" w:eastAsia="SimSun" w:hAnsi="Calibri" w:cs="Calibri"/>
          <w:sz w:val="22"/>
        </w:rPr>
        <w:t>t</w:t>
      </w:r>
      <w:r w:rsidR="00583887">
        <w:rPr>
          <w:rFonts w:ascii="Calibri" w:eastAsia="SimSun" w:hAnsi="Calibri" w:cs="Calibri"/>
          <w:sz w:val="22"/>
        </w:rPr>
        <w:t>”</w:t>
      </w:r>
      <w:r w:rsidRPr="003A00DC">
        <w:rPr>
          <w:rFonts w:ascii="Calibri" w:eastAsia="SimSun" w:hAnsi="Calibri" w:cs="Calibri"/>
          <w:sz w:val="22"/>
        </w:rPr>
        <w:t xml:space="preserve">) </w:t>
      </w:r>
      <w:r>
        <w:rPr>
          <w:rFonts w:ascii="Calibri" w:eastAsia="SimSun" w:hAnsi="Calibri" w:cs="Calibri"/>
          <w:sz w:val="22"/>
        </w:rPr>
        <w:t xml:space="preserve">dated </w:t>
      </w:r>
      <w:r w:rsidRPr="00E4550B">
        <w:rPr>
          <w:rFonts w:ascii="Calibri" w:eastAsia="SimSun" w:hAnsi="Calibri" w:cs="Calibri"/>
          <w:sz w:val="22"/>
          <w:highlight w:val="yellow"/>
        </w:rPr>
        <w:t>[</w:t>
      </w:r>
      <w:r>
        <w:rPr>
          <w:rFonts w:ascii="Calibri" w:eastAsia="SimSun" w:hAnsi="Calibri" w:cs="Calibri"/>
          <w:sz w:val="22"/>
          <w:highlight w:val="yellow"/>
        </w:rPr>
        <w:t xml:space="preserve">  </w:t>
      </w:r>
      <w:proofErr w:type="gramStart"/>
      <w:r>
        <w:rPr>
          <w:rFonts w:ascii="Calibri" w:eastAsia="SimSun" w:hAnsi="Calibri" w:cs="Calibri"/>
          <w:sz w:val="22"/>
          <w:highlight w:val="yellow"/>
        </w:rPr>
        <w:t xml:space="preserve">  </w:t>
      </w:r>
      <w:r w:rsidRPr="00E4550B">
        <w:rPr>
          <w:rFonts w:ascii="Calibri" w:eastAsia="SimSun" w:hAnsi="Calibri" w:cs="Calibri"/>
          <w:sz w:val="22"/>
          <w:highlight w:val="yellow"/>
        </w:rPr>
        <w:t>]</w:t>
      </w:r>
      <w:proofErr w:type="gramEnd"/>
      <w:r w:rsidRPr="005944BA">
        <w:rPr>
          <w:rFonts w:ascii="Calibri" w:eastAsia="SimSun" w:hAnsi="Calibri" w:cs="Calibri"/>
          <w:sz w:val="22"/>
        </w:rPr>
        <w:t xml:space="preserve"> 20</w:t>
      </w:r>
      <w:r>
        <w:rPr>
          <w:rFonts w:ascii="Calibri" w:eastAsia="SimSun" w:hAnsi="Calibri" w:cs="Calibri"/>
          <w:sz w:val="22"/>
        </w:rPr>
        <w:t>2</w:t>
      </w:r>
      <w:r w:rsidR="00583887">
        <w:rPr>
          <w:rFonts w:ascii="Calibri" w:eastAsia="SimSun" w:hAnsi="Calibri" w:cs="Calibri" w:hint="eastAsia"/>
          <w:sz w:val="22"/>
        </w:rPr>
        <w:t>5</w:t>
      </w:r>
      <w:r w:rsidRPr="005944BA">
        <w:rPr>
          <w:rFonts w:ascii="Calibri" w:eastAsia="SimSun" w:hAnsi="Calibri" w:cs="Calibri"/>
          <w:sz w:val="22"/>
        </w:rPr>
        <w:t xml:space="preserve"> </w:t>
      </w:r>
      <w:r>
        <w:rPr>
          <w:rFonts w:ascii="Calibri" w:eastAsia="SimSun" w:hAnsi="Calibri" w:cs="Calibri"/>
          <w:sz w:val="22"/>
        </w:rPr>
        <w:t xml:space="preserve">(the </w:t>
      </w:r>
      <w:r w:rsidR="00583887">
        <w:rPr>
          <w:rFonts w:ascii="Calibri" w:eastAsia="SimSun" w:hAnsi="Calibri" w:cs="Calibri"/>
          <w:sz w:val="22"/>
        </w:rPr>
        <w:t>“</w:t>
      </w:r>
      <w:r w:rsidRPr="00F829F7">
        <w:rPr>
          <w:rFonts w:ascii="Calibri" w:eastAsia="SimSun" w:hAnsi="Calibri" w:cs="Calibri"/>
          <w:b/>
          <w:sz w:val="22"/>
        </w:rPr>
        <w:t>Effective Date</w:t>
      </w:r>
      <w:r w:rsidR="00583887" w:rsidRPr="00583887">
        <w:rPr>
          <w:rFonts w:ascii="Calibri" w:eastAsia="SimSun" w:hAnsi="Calibri" w:cs="Calibri"/>
          <w:bCs/>
          <w:sz w:val="22"/>
        </w:rPr>
        <w:t>”</w:t>
      </w:r>
      <w:r>
        <w:rPr>
          <w:rFonts w:ascii="Calibri" w:eastAsia="SimSun" w:hAnsi="Calibri" w:cs="Calibri"/>
          <w:sz w:val="22"/>
        </w:rPr>
        <w:t xml:space="preserve">) </w:t>
      </w:r>
      <w:r w:rsidRPr="003A00DC">
        <w:rPr>
          <w:rFonts w:ascii="Calibri" w:eastAsia="SimSun" w:hAnsi="Calibri" w:cs="Calibri"/>
          <w:sz w:val="22"/>
        </w:rPr>
        <w:t xml:space="preserve">is made </w:t>
      </w:r>
      <w:r w:rsidRPr="005944BA">
        <w:rPr>
          <w:rFonts w:ascii="Calibri" w:eastAsia="SimSun" w:hAnsi="Calibri" w:cs="Calibri"/>
          <w:sz w:val="22"/>
        </w:rPr>
        <w:t>by and between:</w:t>
      </w:r>
    </w:p>
    <w:p w14:paraId="265BA6C5" w14:textId="77777777" w:rsidR="00215147" w:rsidRDefault="00215147" w:rsidP="0002115B">
      <w:pPr>
        <w:pStyle w:val="ab"/>
        <w:spacing w:after="0"/>
        <w:ind w:firstLine="0"/>
        <w:rPr>
          <w:rFonts w:ascii="Calibri" w:hAnsi="Calibri" w:cs="Calibri"/>
          <w:b/>
          <w:bCs/>
          <w:iCs/>
          <w:sz w:val="22"/>
          <w:szCs w:val="22"/>
          <w:lang w:eastAsia="zh-CN"/>
        </w:rPr>
      </w:pPr>
    </w:p>
    <w:p w14:paraId="438E042F" w14:textId="08DC1869" w:rsidR="00215147" w:rsidRPr="00123723" w:rsidRDefault="00583887" w:rsidP="0002115B">
      <w:pPr>
        <w:pStyle w:val="ab"/>
        <w:spacing w:after="0"/>
        <w:ind w:firstLine="0"/>
        <w:rPr>
          <w:rFonts w:ascii="Calibri" w:hAnsi="Calibri" w:cs="Calibri"/>
          <w:sz w:val="22"/>
          <w:szCs w:val="22"/>
        </w:rPr>
      </w:pPr>
      <w:r w:rsidRPr="009C434C">
        <w:rPr>
          <w:rFonts w:ascii="Calibri" w:hAnsi="Calibri" w:cs="Calibri" w:hint="eastAsia"/>
          <w:b/>
          <w:bCs/>
          <w:iCs/>
          <w:sz w:val="22"/>
          <w:szCs w:val="22"/>
          <w:highlight w:val="yellow"/>
          <w:lang w:eastAsia="zh-CN"/>
        </w:rPr>
        <w:t>[</w:t>
      </w:r>
      <w:proofErr w:type="spellStart"/>
      <w:r w:rsidRPr="009C434C">
        <w:rPr>
          <w:rFonts w:ascii="Calibri" w:hAnsi="Calibri" w:cs="Calibri" w:hint="eastAsia"/>
          <w:b/>
          <w:bCs/>
          <w:iCs/>
          <w:sz w:val="22"/>
          <w:szCs w:val="22"/>
          <w:highlight w:val="yellow"/>
          <w:lang w:eastAsia="zh-CN"/>
        </w:rPr>
        <w:t>Fursys</w:t>
      </w:r>
      <w:proofErr w:type="spellEnd"/>
      <w:r w:rsidRPr="009C434C">
        <w:rPr>
          <w:rFonts w:ascii="Calibri" w:hAnsi="Calibri" w:cs="Calibri" w:hint="eastAsia"/>
          <w:b/>
          <w:bCs/>
          <w:iCs/>
          <w:sz w:val="22"/>
          <w:szCs w:val="22"/>
          <w:highlight w:val="yellow"/>
          <w:lang w:eastAsia="zh-CN"/>
        </w:rPr>
        <w:t>]</w:t>
      </w:r>
      <w:r w:rsidR="00215147" w:rsidRPr="00E07D1D">
        <w:rPr>
          <w:rFonts w:ascii="Calibri" w:hAnsi="Calibri" w:cs="Calibri"/>
          <w:b/>
          <w:bCs/>
          <w:iCs/>
          <w:sz w:val="22"/>
          <w:szCs w:val="22"/>
          <w:lang w:eastAsia="zh-CN"/>
        </w:rPr>
        <w:t xml:space="preserve"> </w:t>
      </w:r>
      <w:r w:rsidR="00215147" w:rsidRPr="00AF43C3">
        <w:rPr>
          <w:rFonts w:ascii="Calibri" w:hAnsi="Calibri" w:cs="Calibri"/>
          <w:sz w:val="22"/>
          <w:szCs w:val="22"/>
        </w:rPr>
        <w:t>(</w:t>
      </w:r>
      <w:r>
        <w:rPr>
          <w:rFonts w:ascii="Calibri" w:hAnsi="Calibri" w:cs="Calibri"/>
          <w:sz w:val="22"/>
          <w:szCs w:val="22"/>
          <w:lang w:eastAsia="zh-CN"/>
        </w:rPr>
        <w:t>“</w:t>
      </w:r>
      <w:r w:rsidR="00601C40">
        <w:rPr>
          <w:rFonts w:ascii="Calibri" w:hAnsi="Calibri" w:cs="Calibri"/>
          <w:b/>
          <w:sz w:val="22"/>
          <w:szCs w:val="22"/>
        </w:rPr>
        <w:t>Party A</w:t>
      </w:r>
      <w:r w:rsidRPr="00583887">
        <w:rPr>
          <w:rFonts w:ascii="Calibri" w:hAnsi="Calibri" w:cs="Calibri"/>
          <w:bCs/>
          <w:sz w:val="22"/>
          <w:szCs w:val="22"/>
          <w:lang w:eastAsia="zh-CN"/>
        </w:rPr>
        <w:t>”</w:t>
      </w:r>
      <w:r w:rsidR="00215147" w:rsidRPr="00AF43C3">
        <w:rPr>
          <w:rFonts w:ascii="Calibri" w:hAnsi="Calibri" w:cs="Calibri"/>
          <w:sz w:val="22"/>
          <w:szCs w:val="22"/>
        </w:rPr>
        <w:t>)</w:t>
      </w:r>
      <w:r w:rsidR="00215147" w:rsidRPr="00123723">
        <w:rPr>
          <w:rFonts w:ascii="Calibri" w:hAnsi="Calibri" w:cs="Calibri"/>
          <w:sz w:val="22"/>
          <w:szCs w:val="22"/>
        </w:rPr>
        <w:t>,</w:t>
      </w:r>
      <w:r w:rsidR="00215147" w:rsidRPr="00123723">
        <w:rPr>
          <w:rFonts w:ascii="Calibri" w:hAnsi="Calibri" w:cs="Calibri"/>
          <w:b/>
          <w:sz w:val="22"/>
          <w:szCs w:val="22"/>
        </w:rPr>
        <w:t xml:space="preserve"> </w:t>
      </w:r>
      <w:r w:rsidR="00215147" w:rsidRPr="00123723">
        <w:rPr>
          <w:rFonts w:ascii="Calibri" w:hAnsi="Calibri" w:cs="Calibri"/>
          <w:sz w:val="22"/>
          <w:szCs w:val="22"/>
        </w:rPr>
        <w:t>a limited liability company</w:t>
      </w:r>
      <w:r w:rsidR="00215147" w:rsidRPr="00123723">
        <w:rPr>
          <w:rFonts w:ascii="Calibri" w:hAnsi="Calibri" w:cs="Calibri"/>
          <w:color w:val="18376A"/>
          <w:sz w:val="22"/>
          <w:szCs w:val="22"/>
        </w:rPr>
        <w:t xml:space="preserve"> </w:t>
      </w:r>
      <w:r w:rsidR="00215147" w:rsidRPr="00123723">
        <w:rPr>
          <w:rFonts w:ascii="Calibri" w:hAnsi="Calibri" w:cs="Calibri"/>
          <w:sz w:val="22"/>
          <w:szCs w:val="22"/>
        </w:rPr>
        <w:t xml:space="preserve">organized and validly existing under </w:t>
      </w:r>
      <w:r w:rsidR="00215147">
        <w:rPr>
          <w:rFonts w:ascii="Calibri" w:hAnsi="Calibri" w:cs="Calibri" w:hint="eastAsia"/>
          <w:sz w:val="22"/>
          <w:szCs w:val="22"/>
          <w:lang w:eastAsia="zh-CN"/>
        </w:rPr>
        <w:t>the</w:t>
      </w:r>
      <w:r w:rsidR="00215147">
        <w:rPr>
          <w:rFonts w:ascii="Calibri" w:hAnsi="Calibri" w:cs="Calibri"/>
          <w:sz w:val="22"/>
          <w:szCs w:val="22"/>
          <w:lang w:eastAsia="zh-CN"/>
        </w:rPr>
        <w:t xml:space="preserve"> </w:t>
      </w:r>
      <w:r w:rsidR="00215147">
        <w:rPr>
          <w:rFonts w:ascii="Calibri" w:hAnsi="Calibri" w:cs="Calibri"/>
          <w:sz w:val="22"/>
          <w:szCs w:val="22"/>
        </w:rPr>
        <w:t xml:space="preserve">laws </w:t>
      </w:r>
      <w:r w:rsidR="00215147">
        <w:rPr>
          <w:rFonts w:ascii="Calibri" w:hAnsi="Calibri" w:cs="Calibri" w:hint="eastAsia"/>
          <w:sz w:val="22"/>
          <w:szCs w:val="22"/>
          <w:lang w:eastAsia="zh-CN"/>
        </w:rPr>
        <w:t>of</w:t>
      </w:r>
      <w:r w:rsidR="00215147">
        <w:rPr>
          <w:rFonts w:ascii="Calibri" w:hAnsi="Calibri" w:cs="Calibri"/>
          <w:sz w:val="22"/>
          <w:szCs w:val="22"/>
        </w:rPr>
        <w:t xml:space="preserve"> </w:t>
      </w:r>
      <w:r w:rsidRPr="00E4550B">
        <w:rPr>
          <w:rFonts w:ascii="Calibri" w:hAnsi="Calibri" w:cs="Calibri"/>
          <w:sz w:val="22"/>
          <w:highlight w:val="yellow"/>
        </w:rPr>
        <w:t>[</w:t>
      </w:r>
      <w:r>
        <w:rPr>
          <w:rFonts w:ascii="Calibri" w:hAnsi="Calibri" w:cs="Calibri"/>
          <w:sz w:val="22"/>
          <w:highlight w:val="yellow"/>
        </w:rPr>
        <w:t xml:space="preserve">  </w:t>
      </w:r>
      <w:proofErr w:type="gramStart"/>
      <w:r>
        <w:rPr>
          <w:rFonts w:ascii="Calibri" w:hAnsi="Calibri" w:cs="Calibri"/>
          <w:sz w:val="22"/>
          <w:highlight w:val="yellow"/>
        </w:rPr>
        <w:t xml:space="preserve">  </w:t>
      </w:r>
      <w:r w:rsidRPr="00E4550B">
        <w:rPr>
          <w:rFonts w:ascii="Calibri" w:hAnsi="Calibri" w:cs="Calibri"/>
          <w:sz w:val="22"/>
          <w:highlight w:val="yellow"/>
        </w:rPr>
        <w:t>]</w:t>
      </w:r>
      <w:proofErr w:type="gramEnd"/>
      <w:r w:rsidR="00215147" w:rsidRPr="00123723">
        <w:rPr>
          <w:rFonts w:ascii="Calibri" w:hAnsi="Calibri" w:cs="Calibri"/>
          <w:sz w:val="22"/>
          <w:szCs w:val="22"/>
        </w:rPr>
        <w:t xml:space="preserve">, with its registered address at </w:t>
      </w:r>
      <w:r w:rsidRPr="00E4550B">
        <w:rPr>
          <w:rFonts w:ascii="Calibri" w:hAnsi="Calibri" w:cs="Calibri"/>
          <w:sz w:val="22"/>
          <w:highlight w:val="yellow"/>
        </w:rPr>
        <w:t>[</w:t>
      </w:r>
      <w:r>
        <w:rPr>
          <w:rFonts w:ascii="Calibri" w:hAnsi="Calibri" w:cs="Calibri"/>
          <w:sz w:val="22"/>
          <w:highlight w:val="yellow"/>
        </w:rPr>
        <w:t xml:space="preserve">    </w:t>
      </w:r>
      <w:r w:rsidRPr="00E4550B">
        <w:rPr>
          <w:rFonts w:ascii="Calibri" w:hAnsi="Calibri" w:cs="Calibri"/>
          <w:sz w:val="22"/>
          <w:highlight w:val="yellow"/>
        </w:rPr>
        <w:t>]</w:t>
      </w:r>
      <w:r w:rsidR="00215147" w:rsidRPr="00123723">
        <w:rPr>
          <w:rFonts w:ascii="Calibri" w:hAnsi="Calibri" w:cs="Calibri"/>
          <w:sz w:val="22"/>
          <w:szCs w:val="22"/>
        </w:rPr>
        <w:t xml:space="preserve">; </w:t>
      </w:r>
      <w:r w:rsidR="00D21732">
        <w:rPr>
          <w:rFonts w:ascii="Calibri" w:hAnsi="Calibri" w:cs="Calibri"/>
          <w:sz w:val="22"/>
          <w:szCs w:val="22"/>
        </w:rPr>
        <w:t>and</w:t>
      </w:r>
    </w:p>
    <w:p w14:paraId="6F9630D8" w14:textId="77777777" w:rsidR="00480445" w:rsidRDefault="00480445" w:rsidP="0002115B">
      <w:pPr>
        <w:pStyle w:val="ab"/>
        <w:spacing w:after="0"/>
        <w:ind w:firstLine="0"/>
        <w:rPr>
          <w:rFonts w:ascii="Calibri" w:hAnsi="Calibri" w:cs="Calibri"/>
          <w:b/>
          <w:bCs/>
          <w:iCs/>
          <w:sz w:val="22"/>
          <w:szCs w:val="22"/>
          <w:lang w:eastAsia="zh-CN"/>
        </w:rPr>
      </w:pPr>
    </w:p>
    <w:p w14:paraId="30DDDEAD" w14:textId="018AB0FE" w:rsidR="004D012F" w:rsidRPr="004D012F" w:rsidRDefault="002C189F" w:rsidP="0002115B">
      <w:pPr>
        <w:pStyle w:val="ab"/>
        <w:spacing w:after="0"/>
        <w:ind w:firstLine="0"/>
        <w:rPr>
          <w:rFonts w:ascii="Calibri" w:hAnsi="Calibri" w:cs="Calibri"/>
          <w:sz w:val="22"/>
          <w:szCs w:val="22"/>
        </w:rPr>
      </w:pPr>
      <w:r w:rsidRPr="002C189F">
        <w:rPr>
          <w:rFonts w:ascii="Calibri" w:hAnsi="Calibri" w:cs="Calibri"/>
          <w:b/>
          <w:bCs/>
          <w:iCs/>
          <w:sz w:val="22"/>
          <w:szCs w:val="22"/>
          <w:lang w:eastAsia="zh-CN"/>
        </w:rPr>
        <w:t xml:space="preserve">Suzhou </w:t>
      </w:r>
      <w:proofErr w:type="spellStart"/>
      <w:r w:rsidRPr="002C189F">
        <w:rPr>
          <w:rFonts w:ascii="Calibri" w:hAnsi="Calibri" w:cs="Calibri"/>
          <w:b/>
          <w:bCs/>
          <w:iCs/>
          <w:sz w:val="22"/>
          <w:szCs w:val="22"/>
          <w:lang w:eastAsia="zh-CN"/>
        </w:rPr>
        <w:t>Antriol</w:t>
      </w:r>
      <w:proofErr w:type="spellEnd"/>
      <w:r w:rsidRPr="002C189F">
        <w:rPr>
          <w:rFonts w:ascii="Calibri" w:hAnsi="Calibri" w:cs="Calibri"/>
          <w:b/>
          <w:bCs/>
          <w:iCs/>
          <w:sz w:val="22"/>
          <w:szCs w:val="22"/>
          <w:lang w:eastAsia="zh-CN"/>
        </w:rPr>
        <w:t xml:space="preserve"> Sheet Metal Production Co.,</w:t>
      </w:r>
      <w:r>
        <w:rPr>
          <w:rFonts w:ascii="Calibri" w:hAnsi="Calibri" w:cs="Calibri"/>
          <w:b/>
          <w:bCs/>
          <w:iCs/>
          <w:sz w:val="22"/>
          <w:szCs w:val="22"/>
          <w:lang w:eastAsia="zh-CN"/>
        </w:rPr>
        <w:t xml:space="preserve"> </w:t>
      </w:r>
      <w:r w:rsidRPr="002C189F">
        <w:rPr>
          <w:rFonts w:ascii="Calibri" w:hAnsi="Calibri" w:cs="Calibri"/>
          <w:b/>
          <w:bCs/>
          <w:iCs/>
          <w:sz w:val="22"/>
          <w:szCs w:val="22"/>
          <w:lang w:eastAsia="zh-CN"/>
        </w:rPr>
        <w:t>Ltd.</w:t>
      </w:r>
      <w:r w:rsidR="004D012F" w:rsidRPr="005D46A2">
        <w:rPr>
          <w:rFonts w:ascii="Calibri" w:hAnsi="Calibri" w:cs="Calibri"/>
          <w:b/>
          <w:bCs/>
          <w:iCs/>
          <w:sz w:val="22"/>
          <w:szCs w:val="22"/>
          <w:lang w:eastAsia="zh-CN"/>
        </w:rPr>
        <w:t xml:space="preserve"> </w:t>
      </w:r>
      <w:r w:rsidR="004D012F" w:rsidRPr="00AF43C3">
        <w:rPr>
          <w:rFonts w:ascii="Calibri" w:hAnsi="Calibri" w:cs="Calibri"/>
          <w:sz w:val="22"/>
          <w:szCs w:val="22"/>
        </w:rPr>
        <w:t>(</w:t>
      </w:r>
      <w:r w:rsidR="00F604B3">
        <w:rPr>
          <w:rFonts w:ascii="Calibri" w:hAnsi="Calibri" w:cs="Calibri"/>
          <w:sz w:val="22"/>
          <w:szCs w:val="22"/>
          <w:lang w:eastAsia="zh-CN"/>
        </w:rPr>
        <w:t>“</w:t>
      </w:r>
      <w:ins w:id="0" w:author="윤현정 (Hyunjeong Yoon)" w:date="2025-03-31T16:50:00Z">
        <w:r w:rsidR="00F22819">
          <w:rPr>
            <w:rFonts w:ascii="바탕" w:eastAsia="바탕" w:hAnsi="바탕" w:cs="바탕" w:hint="eastAsia"/>
            <w:sz w:val="22"/>
            <w:szCs w:val="22"/>
            <w:lang w:eastAsia="ko-KR"/>
          </w:rPr>
          <w:t>P</w:t>
        </w:r>
        <w:r w:rsidR="00F22819">
          <w:rPr>
            <w:rFonts w:ascii="바탕" w:eastAsia="바탕" w:hAnsi="바탕" w:cs="바탕"/>
            <w:sz w:val="22"/>
            <w:szCs w:val="22"/>
            <w:lang w:eastAsia="ko-KR"/>
          </w:rPr>
          <w:t xml:space="preserve">arty </w:t>
        </w:r>
        <w:r w:rsidR="00F22819">
          <w:rPr>
            <w:rFonts w:ascii="바탕" w:eastAsia="바탕" w:hAnsi="바탕" w:cs="바탕" w:hint="eastAsia"/>
            <w:sz w:val="22"/>
            <w:szCs w:val="22"/>
            <w:lang w:eastAsia="ko-KR"/>
          </w:rPr>
          <w:t>B</w:t>
        </w:r>
      </w:ins>
      <w:del w:id="1" w:author="윤현정 (Hyunjeong Yoon)" w:date="2025-03-31T16:50:00Z">
        <w:r w:rsidR="00F36820" w:rsidRPr="00F36820" w:rsidDel="00F22819">
          <w:rPr>
            <w:rFonts w:ascii="Calibri" w:hAnsi="Calibri" w:cs="Calibri" w:hint="eastAsia"/>
            <w:b/>
            <w:bCs/>
            <w:sz w:val="22"/>
            <w:szCs w:val="22"/>
            <w:lang w:eastAsia="zh-CN"/>
          </w:rPr>
          <w:delText>Suzhou Antriol</w:delText>
        </w:r>
      </w:del>
      <w:r w:rsidR="00F604B3" w:rsidRPr="00833963">
        <w:rPr>
          <w:rFonts w:ascii="Calibri" w:hAnsi="Calibri" w:cs="Calibri"/>
          <w:iCs/>
          <w:sz w:val="22"/>
          <w:szCs w:val="22"/>
          <w:lang w:eastAsia="zh-CN"/>
        </w:rPr>
        <w:t>”</w:t>
      </w:r>
      <w:r w:rsidR="004D012F" w:rsidRPr="00AF43C3">
        <w:rPr>
          <w:rFonts w:ascii="Calibri" w:hAnsi="Calibri" w:cs="Calibri"/>
          <w:sz w:val="22"/>
          <w:szCs w:val="22"/>
        </w:rPr>
        <w:t>),</w:t>
      </w:r>
      <w:r w:rsidR="004D012F" w:rsidRPr="00123723">
        <w:rPr>
          <w:rFonts w:ascii="Calibri" w:hAnsi="Calibri" w:cs="Calibri"/>
          <w:b/>
          <w:sz w:val="22"/>
          <w:szCs w:val="22"/>
        </w:rPr>
        <w:t xml:space="preserve"> </w:t>
      </w:r>
      <w:r w:rsidR="004D012F" w:rsidRPr="00123723">
        <w:rPr>
          <w:rFonts w:ascii="Calibri" w:hAnsi="Calibri" w:cs="Calibri"/>
          <w:sz w:val="22"/>
          <w:szCs w:val="22"/>
        </w:rPr>
        <w:t>a limited liability company</w:t>
      </w:r>
      <w:r w:rsidR="004D012F" w:rsidRPr="00123723">
        <w:rPr>
          <w:rFonts w:ascii="Calibri" w:hAnsi="Calibri" w:cs="Calibri"/>
          <w:color w:val="18376A"/>
          <w:sz w:val="22"/>
          <w:szCs w:val="22"/>
        </w:rPr>
        <w:t xml:space="preserve"> </w:t>
      </w:r>
      <w:r w:rsidR="004D012F" w:rsidRPr="00123723">
        <w:rPr>
          <w:rFonts w:ascii="Calibri" w:hAnsi="Calibri" w:cs="Calibri"/>
          <w:sz w:val="22"/>
          <w:szCs w:val="22"/>
        </w:rPr>
        <w:t>organized and validly existing under laws of</w:t>
      </w:r>
      <w:r w:rsidR="004D012F">
        <w:rPr>
          <w:rFonts w:ascii="Calibri" w:hAnsi="Calibri" w:cs="Calibri"/>
          <w:sz w:val="22"/>
          <w:szCs w:val="22"/>
        </w:rPr>
        <w:t xml:space="preserve"> </w:t>
      </w:r>
      <w:r w:rsidR="00D21732">
        <w:rPr>
          <w:rFonts w:ascii="Calibri" w:hAnsi="Calibri" w:cs="Calibri" w:hint="eastAsia"/>
          <w:sz w:val="22"/>
          <w:szCs w:val="22"/>
          <w:lang w:eastAsia="zh-CN"/>
        </w:rPr>
        <w:t>the</w:t>
      </w:r>
      <w:r w:rsidR="00D21732">
        <w:rPr>
          <w:rFonts w:ascii="Calibri" w:hAnsi="Calibri" w:cs="Calibri"/>
          <w:sz w:val="22"/>
          <w:szCs w:val="22"/>
        </w:rPr>
        <w:t xml:space="preserve"> P</w:t>
      </w:r>
      <w:r w:rsidR="00583887">
        <w:rPr>
          <w:rFonts w:ascii="Calibri" w:hAnsi="Calibri" w:cs="Calibri" w:hint="eastAsia"/>
          <w:sz w:val="22"/>
          <w:szCs w:val="22"/>
          <w:lang w:eastAsia="zh-CN"/>
        </w:rPr>
        <w:t>eople</w:t>
      </w:r>
      <w:r w:rsidR="00583887">
        <w:rPr>
          <w:rFonts w:ascii="Calibri" w:hAnsi="Calibri" w:cs="Calibri"/>
          <w:sz w:val="22"/>
          <w:szCs w:val="22"/>
          <w:lang w:eastAsia="zh-CN"/>
        </w:rPr>
        <w:t>’</w:t>
      </w:r>
      <w:r w:rsidR="00583887">
        <w:rPr>
          <w:rFonts w:ascii="Calibri" w:hAnsi="Calibri" w:cs="Calibri" w:hint="eastAsia"/>
          <w:sz w:val="22"/>
          <w:szCs w:val="22"/>
          <w:lang w:eastAsia="zh-CN"/>
        </w:rPr>
        <w:t xml:space="preserve">s </w:t>
      </w:r>
      <w:r w:rsidR="00D21732">
        <w:rPr>
          <w:rFonts w:ascii="Calibri" w:hAnsi="Calibri" w:cs="Calibri"/>
          <w:sz w:val="22"/>
          <w:szCs w:val="22"/>
        </w:rPr>
        <w:t>R</w:t>
      </w:r>
      <w:r w:rsidR="00583887">
        <w:rPr>
          <w:rFonts w:ascii="Calibri" w:hAnsi="Calibri" w:cs="Calibri" w:hint="eastAsia"/>
          <w:sz w:val="22"/>
          <w:szCs w:val="22"/>
          <w:lang w:eastAsia="zh-CN"/>
        </w:rPr>
        <w:t xml:space="preserve">epublic of </w:t>
      </w:r>
      <w:r w:rsidR="00D21732">
        <w:rPr>
          <w:rFonts w:ascii="Calibri" w:hAnsi="Calibri" w:cs="Calibri"/>
          <w:sz w:val="22"/>
          <w:szCs w:val="22"/>
        </w:rPr>
        <w:t>C</w:t>
      </w:r>
      <w:r w:rsidR="00583887">
        <w:rPr>
          <w:rFonts w:ascii="Calibri" w:hAnsi="Calibri" w:cs="Calibri" w:hint="eastAsia"/>
          <w:sz w:val="22"/>
          <w:szCs w:val="22"/>
          <w:lang w:eastAsia="zh-CN"/>
        </w:rPr>
        <w:t>hina</w:t>
      </w:r>
      <w:r w:rsidR="00F604B3">
        <w:rPr>
          <w:rFonts w:ascii="Calibri" w:hAnsi="Calibri" w:cs="Calibri" w:hint="eastAsia"/>
          <w:sz w:val="22"/>
          <w:szCs w:val="22"/>
          <w:lang w:eastAsia="zh-CN"/>
        </w:rPr>
        <w:t xml:space="preserve"> (PRC)</w:t>
      </w:r>
      <w:r w:rsidR="004D012F" w:rsidRPr="00123723">
        <w:rPr>
          <w:rFonts w:ascii="Calibri" w:hAnsi="Calibri" w:cs="Calibri"/>
          <w:sz w:val="22"/>
          <w:szCs w:val="22"/>
        </w:rPr>
        <w:t xml:space="preserve">, with its registered address at </w:t>
      </w:r>
      <w:r w:rsidR="00D21732" w:rsidRPr="00D21732">
        <w:rPr>
          <w:rFonts w:ascii="Calibri" w:hAnsi="Calibri" w:cs="Calibri"/>
          <w:sz w:val="22"/>
        </w:rPr>
        <w:t xml:space="preserve">No. 135, </w:t>
      </w:r>
      <w:proofErr w:type="spellStart"/>
      <w:r w:rsidR="00D21732" w:rsidRPr="00D21732">
        <w:rPr>
          <w:rFonts w:ascii="Calibri" w:hAnsi="Calibri" w:cs="Calibri"/>
          <w:sz w:val="22"/>
        </w:rPr>
        <w:t>Yanshan</w:t>
      </w:r>
      <w:proofErr w:type="spellEnd"/>
      <w:r w:rsidR="00D21732" w:rsidRPr="00D21732">
        <w:rPr>
          <w:rFonts w:ascii="Calibri" w:hAnsi="Calibri" w:cs="Calibri"/>
          <w:sz w:val="22"/>
        </w:rPr>
        <w:t xml:space="preserve"> West Road, </w:t>
      </w:r>
      <w:proofErr w:type="spellStart"/>
      <w:r w:rsidR="00D21732" w:rsidRPr="00D21732">
        <w:rPr>
          <w:rFonts w:ascii="Calibri" w:hAnsi="Calibri" w:cs="Calibri"/>
          <w:sz w:val="22"/>
        </w:rPr>
        <w:t>Chengxiang</w:t>
      </w:r>
      <w:proofErr w:type="spellEnd"/>
      <w:r w:rsidR="00D21732" w:rsidRPr="00D21732">
        <w:rPr>
          <w:rFonts w:ascii="Calibri" w:hAnsi="Calibri" w:cs="Calibri"/>
          <w:sz w:val="22"/>
        </w:rPr>
        <w:t xml:space="preserve"> Town, Taicang City</w:t>
      </w:r>
      <w:r w:rsidR="00E64C47">
        <w:rPr>
          <w:rFonts w:ascii="Calibri" w:hAnsi="Calibri" w:cs="Calibri"/>
          <w:sz w:val="22"/>
          <w:szCs w:val="22"/>
        </w:rPr>
        <w:t xml:space="preserve">. </w:t>
      </w:r>
      <w:del w:id="2" w:author="윤현정 (Hyunjeong Yoon)" w:date="2025-03-31T16:50:00Z">
        <w:r w:rsidR="00F36820" w:rsidDel="00F22819">
          <w:rPr>
            <w:rFonts w:ascii="Calibri" w:hAnsi="Calibri" w:cs="Calibri" w:hint="eastAsia"/>
            <w:sz w:val="22"/>
            <w:szCs w:val="22"/>
            <w:lang w:eastAsia="zh-CN"/>
          </w:rPr>
          <w:delText xml:space="preserve">This Contract is </w:delText>
        </w:r>
        <w:r w:rsidR="00E64C47" w:rsidDel="00F22819">
          <w:rPr>
            <w:rFonts w:ascii="Calibri" w:hAnsi="Calibri" w:cs="Calibri"/>
            <w:sz w:val="22"/>
            <w:szCs w:val="22"/>
          </w:rPr>
          <w:delText xml:space="preserve">also valid for </w:delText>
        </w:r>
        <w:r w:rsidR="00E64C47" w:rsidDel="00F22819">
          <w:rPr>
            <w:rFonts w:ascii="Calibri" w:hAnsi="Calibri" w:cs="Calibri"/>
            <w:b/>
            <w:bCs/>
            <w:iCs/>
            <w:sz w:val="22"/>
            <w:szCs w:val="22"/>
            <w:lang w:eastAsia="zh-CN"/>
          </w:rPr>
          <w:delText>Ahrend International B.V. Singapore branch</w:delText>
        </w:r>
        <w:r w:rsidR="00E64C47" w:rsidRPr="005D46A2" w:rsidDel="00F22819">
          <w:rPr>
            <w:rFonts w:ascii="Calibri" w:hAnsi="Calibri" w:cs="Calibri"/>
            <w:b/>
            <w:bCs/>
            <w:iCs/>
            <w:sz w:val="22"/>
            <w:szCs w:val="22"/>
            <w:lang w:eastAsia="zh-CN"/>
          </w:rPr>
          <w:delText xml:space="preserve"> </w:delText>
        </w:r>
        <w:r w:rsidR="00E64C47" w:rsidRPr="00AF43C3" w:rsidDel="00F22819">
          <w:rPr>
            <w:rFonts w:ascii="Calibri" w:hAnsi="Calibri" w:cs="Calibri"/>
            <w:sz w:val="22"/>
            <w:szCs w:val="22"/>
          </w:rPr>
          <w:delText>(</w:delText>
        </w:r>
        <w:r w:rsidR="00E64C47" w:rsidDel="00F22819">
          <w:rPr>
            <w:rFonts w:ascii="Calibri" w:hAnsi="Calibri" w:cs="Calibri"/>
            <w:sz w:val="22"/>
            <w:szCs w:val="22"/>
            <w:lang w:eastAsia="zh-CN"/>
          </w:rPr>
          <w:delText>“</w:delText>
        </w:r>
        <w:r w:rsidR="00F36820" w:rsidDel="00F22819">
          <w:rPr>
            <w:rFonts w:ascii="Calibri" w:hAnsi="Calibri" w:cs="Calibri" w:hint="eastAsia"/>
            <w:b/>
            <w:bCs/>
            <w:iCs/>
            <w:sz w:val="22"/>
            <w:szCs w:val="22"/>
            <w:lang w:eastAsia="zh-CN"/>
          </w:rPr>
          <w:delText>Ahrend Singapore</w:delText>
        </w:r>
        <w:r w:rsidR="00F36820" w:rsidRPr="00F36820" w:rsidDel="00F22819">
          <w:rPr>
            <w:rFonts w:ascii="Calibri" w:hAnsi="Calibri" w:cs="Calibri"/>
            <w:iCs/>
            <w:sz w:val="22"/>
            <w:szCs w:val="22"/>
            <w:lang w:eastAsia="zh-CN"/>
          </w:rPr>
          <w:delText>”</w:delText>
        </w:r>
        <w:r w:rsidR="00F36820" w:rsidRPr="00F36820" w:rsidDel="00F22819">
          <w:rPr>
            <w:rFonts w:ascii="Calibri" w:hAnsi="Calibri" w:cs="Calibri" w:hint="eastAsia"/>
            <w:iCs/>
            <w:sz w:val="22"/>
            <w:szCs w:val="22"/>
            <w:lang w:eastAsia="zh-CN"/>
          </w:rPr>
          <w:delText>,</w:delText>
        </w:r>
        <w:r w:rsidR="00F36820" w:rsidDel="00F22819">
          <w:rPr>
            <w:rFonts w:ascii="Calibri" w:hAnsi="Calibri" w:cs="Calibri" w:hint="eastAsia"/>
            <w:iCs/>
            <w:sz w:val="22"/>
            <w:szCs w:val="22"/>
            <w:lang w:eastAsia="zh-CN"/>
          </w:rPr>
          <w:delText xml:space="preserve"> Suzhou Antriol and Ahrend Singapore are </w:delText>
        </w:r>
        <w:r w:rsidR="00F36820" w:rsidDel="00F22819">
          <w:rPr>
            <w:rFonts w:ascii="Calibri" w:hAnsi="Calibri" w:cs="Calibri"/>
            <w:iCs/>
            <w:sz w:val="22"/>
            <w:szCs w:val="22"/>
            <w:lang w:eastAsia="zh-CN"/>
          </w:rPr>
          <w:delText>collectively</w:delText>
        </w:r>
        <w:r w:rsidR="00F36820" w:rsidDel="00F22819">
          <w:rPr>
            <w:rFonts w:ascii="Calibri" w:hAnsi="Calibri" w:cs="Calibri" w:hint="eastAsia"/>
            <w:iCs/>
            <w:sz w:val="22"/>
            <w:szCs w:val="22"/>
            <w:lang w:eastAsia="zh-CN"/>
          </w:rPr>
          <w:delText xml:space="preserve"> referred to as </w:delText>
        </w:r>
        <w:r w:rsidR="00F36820" w:rsidDel="00F22819">
          <w:rPr>
            <w:rFonts w:ascii="Calibri" w:hAnsi="Calibri" w:cs="Calibri"/>
            <w:iCs/>
            <w:sz w:val="22"/>
            <w:szCs w:val="22"/>
            <w:lang w:eastAsia="zh-CN"/>
          </w:rPr>
          <w:delText>“</w:delText>
        </w:r>
        <w:r w:rsidR="00E64C47" w:rsidDel="00F22819">
          <w:rPr>
            <w:rFonts w:ascii="Calibri" w:hAnsi="Calibri" w:cs="Calibri"/>
            <w:b/>
            <w:bCs/>
            <w:iCs/>
            <w:sz w:val="22"/>
            <w:szCs w:val="22"/>
            <w:lang w:eastAsia="zh-CN"/>
          </w:rPr>
          <w:delText>Party B</w:delText>
        </w:r>
        <w:r w:rsidR="00E64C47" w:rsidRPr="00833963" w:rsidDel="00F22819">
          <w:rPr>
            <w:rFonts w:ascii="Calibri" w:hAnsi="Calibri" w:cs="Calibri"/>
            <w:iCs/>
            <w:sz w:val="22"/>
            <w:szCs w:val="22"/>
            <w:lang w:eastAsia="zh-CN"/>
          </w:rPr>
          <w:delText>”</w:delText>
        </w:r>
        <w:r w:rsidR="00E64C47" w:rsidRPr="00AF43C3" w:rsidDel="00F22819">
          <w:rPr>
            <w:rFonts w:ascii="Calibri" w:hAnsi="Calibri" w:cs="Calibri"/>
            <w:sz w:val="22"/>
            <w:szCs w:val="22"/>
          </w:rPr>
          <w:delText>),</w:delText>
        </w:r>
        <w:r w:rsidR="00E64C47" w:rsidRPr="00123723" w:rsidDel="00F22819">
          <w:rPr>
            <w:rFonts w:ascii="Calibri" w:hAnsi="Calibri" w:cs="Calibri"/>
            <w:b/>
            <w:sz w:val="22"/>
            <w:szCs w:val="22"/>
          </w:rPr>
          <w:delText xml:space="preserve"> </w:delText>
        </w:r>
        <w:r w:rsidR="00E64C47" w:rsidRPr="00123723" w:rsidDel="00F22819">
          <w:rPr>
            <w:rFonts w:ascii="Calibri" w:hAnsi="Calibri" w:cs="Calibri"/>
            <w:sz w:val="22"/>
            <w:szCs w:val="22"/>
          </w:rPr>
          <w:delText>a limited liability company</w:delText>
        </w:r>
        <w:r w:rsidR="00E64C47" w:rsidRPr="00123723" w:rsidDel="00F22819">
          <w:rPr>
            <w:rFonts w:ascii="Calibri" w:hAnsi="Calibri" w:cs="Calibri"/>
            <w:color w:val="18376A"/>
            <w:sz w:val="22"/>
            <w:szCs w:val="22"/>
          </w:rPr>
          <w:delText xml:space="preserve"> </w:delText>
        </w:r>
        <w:r w:rsidR="00E64C47" w:rsidRPr="00123723" w:rsidDel="00F22819">
          <w:rPr>
            <w:rFonts w:ascii="Calibri" w:hAnsi="Calibri" w:cs="Calibri"/>
            <w:sz w:val="22"/>
            <w:szCs w:val="22"/>
          </w:rPr>
          <w:delText>organized and validly existing under laws of</w:delText>
        </w:r>
        <w:r w:rsidR="00E64C47" w:rsidDel="00F22819">
          <w:rPr>
            <w:rFonts w:ascii="Calibri" w:hAnsi="Calibri" w:cs="Calibri"/>
            <w:sz w:val="22"/>
            <w:szCs w:val="22"/>
          </w:rPr>
          <w:delText xml:space="preserve"> Singapore</w:delText>
        </w:r>
        <w:r w:rsidR="00E64C47" w:rsidRPr="00123723" w:rsidDel="00F22819">
          <w:rPr>
            <w:rFonts w:ascii="Calibri" w:hAnsi="Calibri" w:cs="Calibri"/>
            <w:sz w:val="22"/>
            <w:szCs w:val="22"/>
          </w:rPr>
          <w:delText xml:space="preserve">, with its registered address at </w:delText>
        </w:r>
        <w:r w:rsidR="00E64C47" w:rsidDel="00F22819">
          <w:rPr>
            <w:rFonts w:ascii="Calibri" w:hAnsi="Calibri" w:cs="Calibri"/>
            <w:sz w:val="22"/>
            <w:szCs w:val="22"/>
          </w:rPr>
          <w:delText>16 Raffles Quay #16-02, Hong Leeong Building, Singapore (048581)</w:delText>
        </w:r>
        <w:r w:rsidR="00E64C47" w:rsidRPr="00123723" w:rsidDel="00F22819">
          <w:rPr>
            <w:rFonts w:ascii="Calibri" w:hAnsi="Calibri" w:cs="Calibri"/>
            <w:sz w:val="22"/>
            <w:szCs w:val="22"/>
          </w:rPr>
          <w:delText>;</w:delText>
        </w:r>
      </w:del>
    </w:p>
    <w:p w14:paraId="71B07301" w14:textId="77777777" w:rsidR="00BF3845" w:rsidRDefault="00BF3845" w:rsidP="0002115B">
      <w:pPr>
        <w:rPr>
          <w:rFonts w:ascii="Calibri" w:eastAsia="SimSun" w:hAnsi="Calibri" w:cs="Calibri"/>
          <w:sz w:val="22"/>
        </w:rPr>
      </w:pPr>
    </w:p>
    <w:p w14:paraId="3432325A" w14:textId="1CB6DB4E" w:rsidR="009D0D96" w:rsidRDefault="009D0D96" w:rsidP="0002115B">
      <w:pPr>
        <w:rPr>
          <w:rFonts w:ascii="Calibri" w:eastAsia="SimSun" w:hAnsi="Calibri" w:cs="Calibri"/>
          <w:sz w:val="22"/>
        </w:rPr>
      </w:pPr>
      <w:r w:rsidRPr="00BE33DE">
        <w:rPr>
          <w:rFonts w:ascii="Calibri" w:eastAsia="SimSun" w:hAnsi="Calibri" w:cs="Calibri"/>
          <w:sz w:val="22"/>
        </w:rPr>
        <w:t xml:space="preserve">Hereinafter individually referred to as the </w:t>
      </w:r>
      <w:r w:rsidRPr="00BE33DE">
        <w:rPr>
          <w:rFonts w:ascii="Calibri" w:eastAsia="SimSun" w:hAnsi="Calibri" w:cs="Calibri"/>
          <w:b/>
          <w:sz w:val="22"/>
        </w:rPr>
        <w:t>Party</w:t>
      </w:r>
      <w:r w:rsidRPr="00BE33DE">
        <w:rPr>
          <w:rFonts w:ascii="Calibri" w:eastAsia="SimSun" w:hAnsi="Calibri" w:cs="Calibri"/>
          <w:sz w:val="22"/>
        </w:rPr>
        <w:t xml:space="preserve"> and collectively as the </w:t>
      </w:r>
      <w:r w:rsidRPr="00BE33DE">
        <w:rPr>
          <w:rFonts w:ascii="Calibri" w:eastAsia="SimSun" w:hAnsi="Calibri" w:cs="Calibri"/>
          <w:b/>
          <w:sz w:val="22"/>
        </w:rPr>
        <w:t>Parties</w:t>
      </w:r>
      <w:r w:rsidRPr="00BE33DE">
        <w:rPr>
          <w:rFonts w:ascii="Calibri" w:eastAsia="SimSun" w:hAnsi="Calibri" w:cs="Calibri"/>
          <w:sz w:val="22"/>
        </w:rPr>
        <w:t>.</w:t>
      </w:r>
    </w:p>
    <w:p w14:paraId="0B0BEC55" w14:textId="697144F8" w:rsidR="00BF3845" w:rsidRPr="00BE33DE" w:rsidRDefault="00BF3845" w:rsidP="0002115B">
      <w:pPr>
        <w:rPr>
          <w:rFonts w:ascii="Calibri" w:eastAsia="SimSun" w:hAnsi="Calibri" w:cs="Calibri"/>
          <w:sz w:val="22"/>
        </w:rPr>
      </w:pPr>
    </w:p>
    <w:p w14:paraId="53D2D955" w14:textId="6736B1BF" w:rsidR="00583887" w:rsidRDefault="009D0D96" w:rsidP="0002115B">
      <w:pPr>
        <w:rPr>
          <w:rFonts w:ascii="Calibri" w:eastAsia="SimSun" w:hAnsi="Calibri" w:cs="Calibri"/>
          <w:sz w:val="22"/>
        </w:rPr>
      </w:pPr>
      <w:r w:rsidRPr="005944BA">
        <w:rPr>
          <w:rFonts w:ascii="Calibri" w:eastAsia="SimSun" w:hAnsi="Calibri" w:cs="Calibri"/>
          <w:b/>
          <w:sz w:val="22"/>
        </w:rPr>
        <w:t>Whereas</w:t>
      </w:r>
      <w:r w:rsidRPr="005944BA">
        <w:rPr>
          <w:rFonts w:ascii="Calibri" w:eastAsia="SimSun" w:hAnsi="Calibri" w:cs="Calibri"/>
          <w:sz w:val="22"/>
        </w:rPr>
        <w:t xml:space="preserve">, </w:t>
      </w:r>
      <w:r w:rsidR="00601C40">
        <w:rPr>
          <w:rFonts w:ascii="Calibri" w:eastAsia="SimSun" w:hAnsi="Calibri" w:cs="Calibri"/>
          <w:sz w:val="22"/>
        </w:rPr>
        <w:t>Party A</w:t>
      </w:r>
      <w:r w:rsidR="00583887">
        <w:rPr>
          <w:rFonts w:ascii="Calibri" w:eastAsia="SimSun" w:hAnsi="Calibri" w:cs="Calibri" w:hint="eastAsia"/>
          <w:sz w:val="22"/>
        </w:rPr>
        <w:t xml:space="preserve"> and Party B</w:t>
      </w:r>
      <w:r w:rsidRPr="005944BA">
        <w:rPr>
          <w:rFonts w:ascii="Calibri" w:eastAsia="SimSun" w:hAnsi="Calibri" w:cs="Calibri"/>
          <w:sz w:val="22"/>
        </w:rPr>
        <w:t xml:space="preserve"> desire to </w:t>
      </w:r>
      <w:r w:rsidR="00583887">
        <w:rPr>
          <w:rFonts w:ascii="Calibri" w:eastAsia="SimSun" w:hAnsi="Calibri" w:cs="Calibri" w:hint="eastAsia"/>
          <w:sz w:val="22"/>
        </w:rPr>
        <w:t xml:space="preserve">enter a strategic cooperation whereby Party A will supply products to </w:t>
      </w:r>
      <w:r w:rsidR="00601C40">
        <w:rPr>
          <w:rFonts w:ascii="Calibri" w:eastAsia="SimSun" w:hAnsi="Calibri" w:cs="Calibri"/>
          <w:sz w:val="22"/>
        </w:rPr>
        <w:t>Party B</w:t>
      </w:r>
      <w:r w:rsidRPr="005944BA">
        <w:rPr>
          <w:rFonts w:ascii="Calibri" w:eastAsia="SimSun" w:hAnsi="Calibri" w:cs="Calibri"/>
          <w:sz w:val="22"/>
        </w:rPr>
        <w:t xml:space="preserve"> and</w:t>
      </w:r>
      <w:r w:rsidR="00583887">
        <w:rPr>
          <w:rFonts w:ascii="Calibri" w:eastAsia="SimSun" w:hAnsi="Calibri" w:cs="Calibri" w:hint="eastAsia"/>
          <w:sz w:val="22"/>
        </w:rPr>
        <w:t>, at the same time,</w:t>
      </w:r>
      <w:r w:rsidRPr="005944BA">
        <w:rPr>
          <w:rFonts w:ascii="Calibri" w:eastAsia="SimSun" w:hAnsi="Calibri" w:cs="Calibri"/>
          <w:sz w:val="22"/>
        </w:rPr>
        <w:t xml:space="preserve"> </w:t>
      </w:r>
      <w:r w:rsidR="00601C40">
        <w:rPr>
          <w:rFonts w:ascii="Calibri" w:eastAsia="SimSun" w:hAnsi="Calibri" w:cs="Calibri"/>
          <w:sz w:val="22"/>
        </w:rPr>
        <w:t xml:space="preserve">Party </w:t>
      </w:r>
      <w:r w:rsidR="00583887">
        <w:rPr>
          <w:rFonts w:ascii="Calibri" w:eastAsia="SimSun" w:hAnsi="Calibri" w:cs="Calibri" w:hint="eastAsia"/>
          <w:sz w:val="22"/>
        </w:rPr>
        <w:t xml:space="preserve">A will purchase </w:t>
      </w:r>
      <w:proofErr w:type="spellStart"/>
      <w:r w:rsidR="004379AB">
        <w:rPr>
          <w:rFonts w:ascii="Calibri" w:eastAsia="SimSun" w:hAnsi="Calibri" w:cs="Calibri"/>
          <w:sz w:val="22"/>
        </w:rPr>
        <w:t>Q</w:t>
      </w:r>
      <w:r w:rsidR="00583887">
        <w:rPr>
          <w:rFonts w:ascii="Calibri" w:eastAsia="SimSun" w:hAnsi="Calibri" w:cs="Calibri" w:hint="eastAsia"/>
          <w:sz w:val="22"/>
        </w:rPr>
        <w:t>abins</w:t>
      </w:r>
      <w:proofErr w:type="spellEnd"/>
      <w:r w:rsidR="00583887">
        <w:rPr>
          <w:rFonts w:ascii="Calibri" w:eastAsia="SimSun" w:hAnsi="Calibri" w:cs="Calibri" w:hint="eastAsia"/>
          <w:sz w:val="22"/>
        </w:rPr>
        <w:t xml:space="preserve"> and other products from Party B</w:t>
      </w:r>
      <w:r w:rsidR="002C189F">
        <w:rPr>
          <w:rFonts w:ascii="Calibri" w:eastAsia="SimSun" w:hAnsi="Calibri" w:cs="Calibri"/>
          <w:sz w:val="22"/>
        </w:rPr>
        <w:t>;</w:t>
      </w:r>
      <w:r w:rsidRPr="005944BA">
        <w:rPr>
          <w:rFonts w:ascii="Calibri" w:eastAsia="SimSun" w:hAnsi="Calibri" w:cs="Calibri"/>
          <w:sz w:val="22"/>
        </w:rPr>
        <w:t xml:space="preserve"> </w:t>
      </w:r>
    </w:p>
    <w:p w14:paraId="2256998F" w14:textId="77777777" w:rsidR="00583887" w:rsidRDefault="00583887" w:rsidP="0002115B">
      <w:pPr>
        <w:rPr>
          <w:rFonts w:ascii="Calibri" w:eastAsia="SimSun" w:hAnsi="Calibri" w:cs="Calibri"/>
          <w:sz w:val="22"/>
        </w:rPr>
      </w:pPr>
    </w:p>
    <w:p w14:paraId="20013E2E" w14:textId="73421EDA" w:rsidR="009D0D96" w:rsidRPr="005944BA" w:rsidRDefault="00583887" w:rsidP="0002115B">
      <w:pPr>
        <w:rPr>
          <w:rFonts w:ascii="Calibri" w:eastAsia="SimSun" w:hAnsi="Calibri" w:cs="Calibri"/>
          <w:sz w:val="22"/>
        </w:rPr>
      </w:pPr>
      <w:r w:rsidRPr="00583887">
        <w:rPr>
          <w:rFonts w:ascii="Calibri" w:eastAsia="SimSun" w:hAnsi="Calibri" w:cs="Calibri"/>
          <w:b/>
          <w:bCs/>
          <w:sz w:val="22"/>
        </w:rPr>
        <w:t xml:space="preserve">Now </w:t>
      </w:r>
      <w:r w:rsidRPr="00583887">
        <w:rPr>
          <w:rFonts w:ascii="Calibri" w:eastAsia="SimSun" w:hAnsi="Calibri" w:cs="Calibri" w:hint="eastAsia"/>
          <w:b/>
          <w:bCs/>
          <w:sz w:val="22"/>
        </w:rPr>
        <w:t>t</w:t>
      </w:r>
      <w:r w:rsidRPr="00583887">
        <w:rPr>
          <w:rFonts w:ascii="Calibri" w:eastAsia="SimSun" w:hAnsi="Calibri" w:cs="Calibri"/>
          <w:b/>
          <w:bCs/>
          <w:sz w:val="22"/>
        </w:rPr>
        <w:t>herefore</w:t>
      </w:r>
      <w:r w:rsidR="009D0D96" w:rsidRPr="005944BA">
        <w:rPr>
          <w:rFonts w:ascii="Calibri" w:eastAsia="SimSun" w:hAnsi="Calibri" w:cs="Calibri"/>
          <w:sz w:val="22"/>
        </w:rPr>
        <w:t>, the Parties have agreed as follows through amicable negotiation:</w:t>
      </w:r>
    </w:p>
    <w:p w14:paraId="14026BAE" w14:textId="77777777" w:rsidR="00BE33DE" w:rsidRPr="005944BA" w:rsidRDefault="00BE33DE" w:rsidP="0002115B">
      <w:pPr>
        <w:rPr>
          <w:rFonts w:ascii="Calibri" w:eastAsia="SimSun" w:hAnsi="Calibri" w:cs="Calibri"/>
          <w:sz w:val="22"/>
        </w:rPr>
      </w:pPr>
    </w:p>
    <w:p w14:paraId="4A578551" w14:textId="5D4CA1B6" w:rsidR="00583887" w:rsidRPr="00E64C47" w:rsidRDefault="009D0D96" w:rsidP="0002115B">
      <w:pPr>
        <w:pStyle w:val="aa"/>
        <w:numPr>
          <w:ilvl w:val="0"/>
          <w:numId w:val="2"/>
        </w:numPr>
        <w:ind w:left="567" w:firstLineChars="0" w:hanging="567"/>
        <w:rPr>
          <w:rFonts w:ascii="Calibri" w:eastAsia="SimSun" w:hAnsi="Calibri" w:cs="Calibri"/>
          <w:b/>
          <w:sz w:val="22"/>
        </w:rPr>
      </w:pPr>
      <w:r w:rsidRPr="00E64C47">
        <w:rPr>
          <w:rFonts w:ascii="Calibri" w:eastAsia="SimSun" w:hAnsi="Calibri" w:cs="Calibri"/>
          <w:b/>
          <w:sz w:val="22"/>
        </w:rPr>
        <w:t>Product</w:t>
      </w:r>
      <w:r w:rsidR="001C3564" w:rsidRPr="00E64C47">
        <w:rPr>
          <w:rFonts w:ascii="Calibri" w:eastAsia="SimSun" w:hAnsi="Calibri" w:cs="Calibri"/>
          <w:b/>
          <w:sz w:val="22"/>
        </w:rPr>
        <w:t xml:space="preserve"> Supply</w:t>
      </w:r>
      <w:r w:rsidR="00583887" w:rsidRPr="00E64C47">
        <w:rPr>
          <w:rFonts w:ascii="Calibri" w:eastAsia="SimSun" w:hAnsi="Calibri" w:cs="Calibri" w:hint="eastAsia"/>
          <w:b/>
          <w:sz w:val="22"/>
        </w:rPr>
        <w:t xml:space="preserve"> by Party A</w:t>
      </w:r>
      <w:r w:rsidR="009B40EE" w:rsidRPr="00E64C47">
        <w:rPr>
          <w:rFonts w:ascii="Calibri" w:eastAsia="SimSun" w:hAnsi="Calibri" w:cs="Calibri" w:hint="eastAsia"/>
          <w:b/>
          <w:sz w:val="22"/>
        </w:rPr>
        <w:t xml:space="preserve"> to Party B</w:t>
      </w:r>
    </w:p>
    <w:p w14:paraId="53818CCF" w14:textId="77777777" w:rsidR="00583887" w:rsidRDefault="00583887" w:rsidP="0002115B">
      <w:pPr>
        <w:pStyle w:val="aa"/>
        <w:ind w:left="567" w:firstLineChars="0" w:firstLine="0"/>
        <w:rPr>
          <w:rFonts w:ascii="Calibri" w:eastAsia="SimSun" w:hAnsi="Calibri" w:cs="Calibri"/>
          <w:b/>
          <w:sz w:val="22"/>
        </w:rPr>
      </w:pPr>
    </w:p>
    <w:p w14:paraId="27CF1076" w14:textId="5F318ED8" w:rsidR="009B40EE" w:rsidRPr="009B40EE" w:rsidRDefault="009B40EE" w:rsidP="0002115B">
      <w:pPr>
        <w:pStyle w:val="aa"/>
        <w:ind w:left="567" w:firstLineChars="0" w:firstLine="0"/>
        <w:rPr>
          <w:rFonts w:ascii="Calibri" w:eastAsia="SimSun" w:hAnsi="Calibri" w:cs="Calibri"/>
          <w:bCs/>
          <w:sz w:val="22"/>
        </w:rPr>
      </w:pPr>
      <w:r w:rsidRPr="00E64C47">
        <w:rPr>
          <w:rFonts w:ascii="Calibri" w:eastAsia="SimSun" w:hAnsi="Calibri" w:cs="Calibri" w:hint="eastAsia"/>
          <w:bCs/>
          <w:sz w:val="22"/>
        </w:rPr>
        <w:t>[TBD]</w:t>
      </w:r>
    </w:p>
    <w:p w14:paraId="0A2133FA" w14:textId="77777777" w:rsidR="009B40EE" w:rsidRDefault="009B40EE" w:rsidP="0002115B">
      <w:pPr>
        <w:pStyle w:val="aa"/>
        <w:ind w:left="567" w:firstLineChars="0" w:firstLine="0"/>
        <w:rPr>
          <w:rFonts w:ascii="Calibri" w:eastAsia="SimSun" w:hAnsi="Calibri" w:cs="Calibri"/>
          <w:b/>
          <w:sz w:val="22"/>
        </w:rPr>
      </w:pPr>
    </w:p>
    <w:p w14:paraId="71EC7E3F" w14:textId="17A4A85E" w:rsidR="00583887" w:rsidRDefault="00583887" w:rsidP="0002115B">
      <w:pPr>
        <w:pStyle w:val="aa"/>
        <w:numPr>
          <w:ilvl w:val="0"/>
          <w:numId w:val="2"/>
        </w:numPr>
        <w:ind w:left="567" w:firstLineChars="0" w:hanging="567"/>
        <w:rPr>
          <w:rFonts w:ascii="Calibri" w:eastAsia="SimSun" w:hAnsi="Calibri" w:cs="Calibri"/>
          <w:b/>
          <w:sz w:val="22"/>
        </w:rPr>
      </w:pPr>
      <w:r w:rsidRPr="005944BA">
        <w:rPr>
          <w:rFonts w:ascii="Calibri" w:eastAsia="SimSun" w:hAnsi="Calibri" w:cs="Calibri"/>
          <w:b/>
          <w:sz w:val="22"/>
        </w:rPr>
        <w:t>Product</w:t>
      </w:r>
      <w:r>
        <w:rPr>
          <w:rFonts w:ascii="Calibri" w:eastAsia="SimSun" w:hAnsi="Calibri" w:cs="Calibri"/>
          <w:b/>
          <w:sz w:val="22"/>
        </w:rPr>
        <w:t xml:space="preserve"> Supply</w:t>
      </w:r>
      <w:r>
        <w:rPr>
          <w:rFonts w:ascii="Calibri" w:eastAsia="SimSun" w:hAnsi="Calibri" w:cs="Calibri" w:hint="eastAsia"/>
          <w:b/>
          <w:sz w:val="22"/>
        </w:rPr>
        <w:t xml:space="preserve"> by Party B</w:t>
      </w:r>
      <w:r w:rsidR="009B40EE">
        <w:rPr>
          <w:rFonts w:ascii="Calibri" w:eastAsia="SimSun" w:hAnsi="Calibri" w:cs="Calibri" w:hint="eastAsia"/>
          <w:b/>
          <w:sz w:val="22"/>
        </w:rPr>
        <w:t xml:space="preserve"> to Party A</w:t>
      </w:r>
    </w:p>
    <w:p w14:paraId="6992FC95" w14:textId="77777777" w:rsidR="00583887" w:rsidRDefault="00583887" w:rsidP="0002115B">
      <w:pPr>
        <w:ind w:left="567"/>
        <w:rPr>
          <w:rFonts w:ascii="Calibri" w:eastAsia="SimSun" w:hAnsi="Calibri" w:cs="Calibri"/>
          <w:sz w:val="22"/>
          <w:lang w:val="x-none"/>
        </w:rPr>
      </w:pPr>
    </w:p>
    <w:p w14:paraId="3BD4D2FC" w14:textId="65383050" w:rsidR="009B40EE" w:rsidRDefault="009B40EE" w:rsidP="0002115B">
      <w:pPr>
        <w:numPr>
          <w:ilvl w:val="1"/>
          <w:numId w:val="2"/>
        </w:numPr>
        <w:rPr>
          <w:rFonts w:ascii="Calibri" w:eastAsia="SimSun" w:hAnsi="Calibri" w:cs="Calibri"/>
          <w:sz w:val="22"/>
          <w:lang w:val="x-none"/>
        </w:rPr>
      </w:pPr>
      <w:r>
        <w:rPr>
          <w:rFonts w:ascii="Calibri" w:eastAsia="SimSun" w:hAnsi="Calibri" w:cs="Calibri" w:hint="eastAsia"/>
          <w:sz w:val="22"/>
          <w:lang w:val="x-none"/>
        </w:rPr>
        <w:t>Order</w:t>
      </w:r>
    </w:p>
    <w:p w14:paraId="45C1C037" w14:textId="77777777" w:rsidR="009B40EE" w:rsidRDefault="009B40EE" w:rsidP="0002115B">
      <w:pPr>
        <w:ind w:left="567"/>
        <w:rPr>
          <w:rFonts w:ascii="Calibri" w:eastAsia="SimSun" w:hAnsi="Calibri" w:cs="Calibri"/>
          <w:sz w:val="22"/>
          <w:lang w:val="x-none"/>
        </w:rPr>
      </w:pPr>
    </w:p>
    <w:p w14:paraId="41D410A1" w14:textId="7A1D83CE" w:rsidR="0011675F" w:rsidRDefault="0011675F" w:rsidP="0002115B">
      <w:pPr>
        <w:numPr>
          <w:ilvl w:val="2"/>
          <w:numId w:val="2"/>
        </w:numPr>
        <w:rPr>
          <w:rFonts w:ascii="Calibri" w:eastAsia="SimSun" w:hAnsi="Calibri" w:cs="Calibri"/>
          <w:sz w:val="22"/>
          <w:lang w:val="x-none"/>
        </w:rPr>
      </w:pPr>
      <w:r w:rsidRPr="0011675F">
        <w:rPr>
          <w:rFonts w:ascii="Calibri" w:eastAsia="SimSun" w:hAnsi="Calibri" w:cs="Calibri"/>
          <w:sz w:val="22"/>
          <w:lang w:val="x-none"/>
        </w:rPr>
        <w:t xml:space="preserve">All orders for </w:t>
      </w:r>
      <w:proofErr w:type="spellStart"/>
      <w:r w:rsidR="009C434C">
        <w:rPr>
          <w:rFonts w:ascii="Calibri" w:eastAsia="SimSun" w:hAnsi="Calibri" w:cs="Calibri" w:hint="eastAsia"/>
          <w:sz w:val="22"/>
          <w:lang w:val="x-none"/>
        </w:rPr>
        <w:t>Qabin</w:t>
      </w:r>
      <w:proofErr w:type="spellEnd"/>
      <w:r w:rsidR="009C434C">
        <w:rPr>
          <w:rFonts w:ascii="Calibri" w:eastAsia="SimSun" w:hAnsi="Calibri" w:cs="Calibri" w:hint="eastAsia"/>
          <w:sz w:val="22"/>
          <w:lang w:val="x-none"/>
        </w:rPr>
        <w:t xml:space="preserve"> and other products </w:t>
      </w:r>
      <w:r w:rsidRPr="0011675F">
        <w:rPr>
          <w:rFonts w:ascii="Calibri" w:eastAsia="SimSun" w:hAnsi="Calibri" w:cs="Calibri"/>
          <w:sz w:val="22"/>
          <w:lang w:val="x-none"/>
        </w:rPr>
        <w:t xml:space="preserve">shall be made pursuant to a purchase order </w:t>
      </w:r>
      <w:r w:rsidRPr="0011675F">
        <w:rPr>
          <w:rFonts w:ascii="Calibri" w:eastAsia="SimSun" w:hAnsi="Calibri" w:cs="Calibri" w:hint="eastAsia"/>
          <w:sz w:val="22"/>
          <w:lang w:val="x-none"/>
        </w:rPr>
        <w:t>(</w:t>
      </w:r>
      <w:r w:rsidRPr="0011675F">
        <w:rPr>
          <w:rFonts w:ascii="Calibri" w:eastAsia="SimSun" w:hAnsi="Calibri" w:cs="Calibri"/>
          <w:sz w:val="22"/>
          <w:lang w:val="x-none"/>
        </w:rPr>
        <w:t xml:space="preserve">the </w:t>
      </w:r>
      <w:r w:rsidR="00274ECB">
        <w:rPr>
          <w:rFonts w:ascii="Calibri" w:eastAsia="SimSun" w:hAnsi="Calibri" w:cs="Calibri"/>
          <w:sz w:val="22"/>
          <w:lang w:val="x-none"/>
        </w:rPr>
        <w:t>“</w:t>
      </w:r>
      <w:r w:rsidRPr="0011675F">
        <w:rPr>
          <w:rFonts w:ascii="Calibri" w:eastAsia="SimSun" w:hAnsi="Calibri" w:cs="Calibri"/>
          <w:b/>
          <w:bCs/>
          <w:sz w:val="22"/>
          <w:lang w:val="x-none"/>
        </w:rPr>
        <w:t>Order</w:t>
      </w:r>
      <w:r w:rsidR="00274ECB" w:rsidRPr="00274ECB">
        <w:rPr>
          <w:rFonts w:ascii="Calibri" w:eastAsia="SimSun" w:hAnsi="Calibri" w:cs="Calibri"/>
          <w:sz w:val="22"/>
          <w:lang w:val="x-none"/>
        </w:rPr>
        <w:t>”</w:t>
      </w:r>
      <w:r w:rsidRPr="0011675F">
        <w:rPr>
          <w:rFonts w:ascii="Calibri" w:eastAsia="SimSun" w:hAnsi="Calibri" w:cs="Calibri"/>
          <w:sz w:val="22"/>
          <w:lang w:val="x-none"/>
        </w:rPr>
        <w:t xml:space="preserve">) submitted by </w:t>
      </w:r>
      <w:r w:rsidR="00601C40">
        <w:rPr>
          <w:rFonts w:ascii="Calibri" w:eastAsia="SimSun" w:hAnsi="Calibri" w:cs="Calibri"/>
          <w:sz w:val="22"/>
          <w:lang w:val="x-none"/>
        </w:rPr>
        <w:t>Party A</w:t>
      </w:r>
      <w:r w:rsidR="009616CC" w:rsidRPr="00672C16">
        <w:rPr>
          <w:rFonts w:ascii="Calibri" w:eastAsia="SimSun" w:hAnsi="Calibri" w:cs="Calibri"/>
          <w:sz w:val="22"/>
          <w:lang w:val="x-none"/>
        </w:rPr>
        <w:t xml:space="preserve"> </w:t>
      </w:r>
      <w:r w:rsidRPr="0011675F">
        <w:rPr>
          <w:rFonts w:ascii="Calibri" w:eastAsia="SimSun" w:hAnsi="Calibri" w:cs="Calibri"/>
          <w:sz w:val="22"/>
          <w:lang w:val="x-none"/>
        </w:rPr>
        <w:t xml:space="preserve">to </w:t>
      </w:r>
      <w:r w:rsidR="00601C40">
        <w:rPr>
          <w:rFonts w:ascii="Calibri" w:eastAsia="SimSun" w:hAnsi="Calibri" w:cs="Calibri"/>
          <w:sz w:val="22"/>
          <w:lang w:val="x-none"/>
        </w:rPr>
        <w:t>Party B</w:t>
      </w:r>
      <w:r w:rsidR="00644D77">
        <w:rPr>
          <w:rFonts w:ascii="Calibri" w:eastAsia="SimSun" w:hAnsi="Calibri" w:cs="Calibri"/>
          <w:sz w:val="22"/>
          <w:lang w:val="x-none"/>
        </w:rPr>
        <w:t xml:space="preserve"> </w:t>
      </w:r>
      <w:r w:rsidRPr="0011675F">
        <w:rPr>
          <w:rFonts w:ascii="Calibri" w:eastAsia="SimSun" w:hAnsi="Calibri" w:cs="Calibri"/>
          <w:sz w:val="22"/>
          <w:lang w:val="x-none"/>
        </w:rPr>
        <w:t>in writing. Each Order shall specify the quantity of each item ordered, applicable pricing, the shipment date and any other matters related to the</w:t>
      </w:r>
      <w:r w:rsidR="00525236">
        <w:rPr>
          <w:rFonts w:ascii="Calibri" w:eastAsia="SimSun" w:hAnsi="Calibri" w:cs="Calibri" w:hint="eastAsia"/>
          <w:sz w:val="22"/>
          <w:lang w:val="x-none"/>
        </w:rPr>
        <w:t xml:space="preserve"> ordered p</w:t>
      </w:r>
      <w:r w:rsidRPr="0011675F">
        <w:rPr>
          <w:rFonts w:ascii="Calibri" w:eastAsia="SimSun" w:hAnsi="Calibri" w:cs="Calibri"/>
          <w:sz w:val="22"/>
          <w:lang w:val="x-none"/>
        </w:rPr>
        <w:t>roduct</w:t>
      </w:r>
      <w:r w:rsidR="009616CC">
        <w:rPr>
          <w:rFonts w:ascii="Calibri" w:eastAsia="SimSun" w:hAnsi="Calibri" w:cs="Calibri" w:hint="eastAsia"/>
          <w:sz w:val="22"/>
          <w:lang w:val="x-none"/>
        </w:rPr>
        <w:t>s</w:t>
      </w:r>
      <w:r w:rsidRPr="0011675F">
        <w:rPr>
          <w:rFonts w:ascii="Calibri" w:eastAsia="SimSun" w:hAnsi="Calibri" w:cs="Calibri"/>
          <w:sz w:val="22"/>
          <w:lang w:val="x-none"/>
        </w:rPr>
        <w:t xml:space="preserve">. </w:t>
      </w:r>
      <w:r w:rsidR="00644D77" w:rsidRPr="00644D77">
        <w:rPr>
          <w:rFonts w:ascii="Calibri" w:eastAsia="SimSun" w:hAnsi="Calibri" w:cs="Calibri"/>
          <w:sz w:val="22"/>
          <w:lang w:val="x-none"/>
        </w:rPr>
        <w:t xml:space="preserve">Orders shall be binding on </w:t>
      </w:r>
      <w:r w:rsidR="00601C40">
        <w:rPr>
          <w:rFonts w:ascii="Calibri" w:eastAsia="SimSun" w:hAnsi="Calibri" w:cs="Calibri"/>
          <w:sz w:val="22"/>
          <w:lang w:val="x-none"/>
        </w:rPr>
        <w:t>Party B</w:t>
      </w:r>
      <w:r w:rsidR="00644D77">
        <w:rPr>
          <w:rFonts w:ascii="Calibri" w:eastAsia="SimSun" w:hAnsi="Calibri" w:cs="Calibri"/>
          <w:sz w:val="22"/>
          <w:lang w:val="x-none"/>
        </w:rPr>
        <w:t xml:space="preserve"> </w:t>
      </w:r>
      <w:r w:rsidR="00644D77" w:rsidRPr="00644D77">
        <w:rPr>
          <w:rFonts w:ascii="Calibri" w:eastAsia="SimSun" w:hAnsi="Calibri" w:cs="Calibri"/>
          <w:sz w:val="22"/>
          <w:lang w:val="x-none"/>
        </w:rPr>
        <w:t xml:space="preserve">only upon written confirmation of acceptance by </w:t>
      </w:r>
      <w:r w:rsidR="00601C40">
        <w:rPr>
          <w:rFonts w:ascii="Calibri" w:eastAsia="SimSun" w:hAnsi="Calibri" w:cs="Calibri"/>
          <w:sz w:val="22"/>
          <w:lang w:val="x-none"/>
        </w:rPr>
        <w:t>Party B</w:t>
      </w:r>
      <w:r w:rsidR="00644D77" w:rsidRPr="00644D77">
        <w:rPr>
          <w:rFonts w:ascii="Calibri" w:eastAsia="SimSun" w:hAnsi="Calibri" w:cs="Calibri"/>
          <w:sz w:val="22"/>
          <w:lang w:val="x-none"/>
        </w:rPr>
        <w:t>.</w:t>
      </w:r>
    </w:p>
    <w:p w14:paraId="4026D4B9" w14:textId="77777777" w:rsidR="00274ECB" w:rsidRDefault="00274ECB" w:rsidP="0002115B">
      <w:pPr>
        <w:ind w:left="709"/>
        <w:rPr>
          <w:rFonts w:ascii="Calibri" w:eastAsia="SimSun" w:hAnsi="Calibri" w:cs="Calibri"/>
          <w:sz w:val="22"/>
          <w:lang w:val="x-none"/>
        </w:rPr>
      </w:pPr>
    </w:p>
    <w:p w14:paraId="5BB1E34B" w14:textId="455E1523" w:rsidR="00274ECB" w:rsidRPr="00E64C47" w:rsidRDefault="00274ECB" w:rsidP="0002115B">
      <w:pPr>
        <w:numPr>
          <w:ilvl w:val="2"/>
          <w:numId w:val="2"/>
        </w:numPr>
        <w:rPr>
          <w:rFonts w:ascii="Calibri" w:eastAsia="SimSun" w:hAnsi="Calibri" w:cs="Calibri"/>
          <w:sz w:val="22"/>
          <w:lang w:val="x-none"/>
        </w:rPr>
      </w:pPr>
      <w:r w:rsidRPr="00E64C47">
        <w:rPr>
          <w:rFonts w:ascii="Calibri" w:eastAsia="SimSun" w:hAnsi="Calibri" w:cs="Calibri" w:hint="eastAsia"/>
          <w:sz w:val="22"/>
          <w:lang w:val="x-none"/>
        </w:rPr>
        <w:t xml:space="preserve">The </w:t>
      </w:r>
      <w:r w:rsidR="00E64C47" w:rsidRPr="00E64C47">
        <w:rPr>
          <w:rFonts w:ascii="Calibri" w:eastAsia="SimSun" w:hAnsi="Calibri" w:cs="Calibri"/>
          <w:sz w:val="22"/>
          <w:lang w:val="x-none"/>
        </w:rPr>
        <w:t>targeted minimum</w:t>
      </w:r>
      <w:r w:rsidRPr="00E64C47">
        <w:rPr>
          <w:rFonts w:ascii="Calibri" w:eastAsia="SimSun" w:hAnsi="Calibri" w:cs="Calibri" w:hint="eastAsia"/>
          <w:sz w:val="22"/>
          <w:lang w:val="x-none"/>
        </w:rPr>
        <w:t xml:space="preserve"> order quantity for </w:t>
      </w:r>
      <w:proofErr w:type="spellStart"/>
      <w:r w:rsidRPr="00E64C47">
        <w:rPr>
          <w:rFonts w:ascii="Calibri" w:eastAsia="SimSun" w:hAnsi="Calibri" w:cs="Calibri" w:hint="eastAsia"/>
          <w:sz w:val="22"/>
          <w:lang w:val="x-none"/>
        </w:rPr>
        <w:t>Qabin</w:t>
      </w:r>
      <w:proofErr w:type="spellEnd"/>
      <w:r w:rsidRPr="00E64C47">
        <w:rPr>
          <w:rFonts w:ascii="Calibri" w:eastAsia="SimSun" w:hAnsi="Calibri" w:cs="Calibri" w:hint="eastAsia"/>
          <w:sz w:val="22"/>
          <w:lang w:val="x-none"/>
        </w:rPr>
        <w:t xml:space="preserve"> </w:t>
      </w:r>
      <w:r w:rsidR="00E64C47" w:rsidRPr="00E64C47">
        <w:rPr>
          <w:rFonts w:ascii="Calibri" w:eastAsia="SimSun" w:hAnsi="Calibri" w:cs="Calibri"/>
          <w:sz w:val="22"/>
          <w:lang w:val="x-none"/>
        </w:rPr>
        <w:t xml:space="preserve">Call </w:t>
      </w:r>
      <w:r w:rsidRPr="00E64C47">
        <w:rPr>
          <w:rFonts w:ascii="Calibri" w:eastAsia="SimSun" w:hAnsi="Calibri" w:cs="Calibri" w:hint="eastAsia"/>
          <w:sz w:val="22"/>
          <w:lang w:val="x-none"/>
        </w:rPr>
        <w:t xml:space="preserve">is 35 sets </w:t>
      </w:r>
      <w:del w:id="3" w:author="윤현정 (Hyunjeong Yoon)" w:date="2025-03-31T16:53:00Z">
        <w:r w:rsidRPr="00E64C47" w:rsidDel="00F22819">
          <w:rPr>
            <w:rFonts w:ascii="Calibri" w:eastAsia="SimSun" w:hAnsi="Calibri" w:cs="Calibri" w:hint="eastAsia"/>
            <w:sz w:val="22"/>
            <w:lang w:val="x-none"/>
          </w:rPr>
          <w:delText>(</w:delText>
        </w:r>
        <w:r w:rsidR="00E64C47" w:rsidDel="00F22819">
          <w:rPr>
            <w:rFonts w:ascii="Calibri" w:eastAsia="SimSun" w:hAnsi="Calibri" w:cs="Calibri"/>
            <w:sz w:val="22"/>
            <w:lang w:val="x-none"/>
          </w:rPr>
          <w:delText>Call</w:delText>
        </w:r>
        <w:r w:rsidRPr="00E64C47" w:rsidDel="00F22819">
          <w:rPr>
            <w:rFonts w:ascii="Calibri" w:eastAsia="SimSun" w:hAnsi="Calibri" w:cs="Calibri" w:hint="eastAsia"/>
            <w:sz w:val="22"/>
            <w:lang w:val="x-none"/>
          </w:rPr>
          <w:delText xml:space="preserve"> + </w:delText>
        </w:r>
        <w:r w:rsidR="00E64C47" w:rsidRPr="00E64C47" w:rsidDel="00F22819">
          <w:rPr>
            <w:rFonts w:ascii="Calibri" w:eastAsia="SimSun" w:hAnsi="Calibri" w:cs="Calibri"/>
            <w:sz w:val="22"/>
            <w:lang w:val="x-none"/>
          </w:rPr>
          <w:delText>Wooden slat</w:delText>
        </w:r>
        <w:r w:rsidRPr="00E64C47" w:rsidDel="00F22819">
          <w:rPr>
            <w:rFonts w:ascii="Calibri" w:eastAsia="SimSun" w:hAnsi="Calibri" w:cs="Calibri" w:hint="eastAsia"/>
            <w:sz w:val="22"/>
            <w:lang w:val="x-none"/>
          </w:rPr>
          <w:delText xml:space="preserve">) </w:delText>
        </w:r>
      </w:del>
      <w:r w:rsidRPr="00E64C47">
        <w:rPr>
          <w:rFonts w:ascii="Calibri" w:eastAsia="SimSun" w:hAnsi="Calibri" w:cs="Calibri" w:hint="eastAsia"/>
          <w:sz w:val="22"/>
          <w:lang w:val="x-none"/>
        </w:rPr>
        <w:t xml:space="preserve">per Order. Based on a 40FT HP container, the total loading capacity is 35 complete </w:t>
      </w:r>
      <w:proofErr w:type="spellStart"/>
      <w:r w:rsidRPr="00E64C47">
        <w:rPr>
          <w:rFonts w:ascii="Calibri" w:eastAsia="SimSun" w:hAnsi="Calibri" w:cs="Calibri" w:hint="eastAsia"/>
          <w:sz w:val="22"/>
          <w:lang w:val="x-none"/>
        </w:rPr>
        <w:t>Qabin</w:t>
      </w:r>
      <w:proofErr w:type="spellEnd"/>
      <w:r w:rsidRPr="00E64C47">
        <w:rPr>
          <w:rFonts w:ascii="Calibri" w:eastAsia="SimSun" w:hAnsi="Calibri" w:cs="Calibri" w:hint="eastAsia"/>
          <w:sz w:val="22"/>
          <w:lang w:val="x-none"/>
        </w:rPr>
        <w:t xml:space="preserve"> </w:t>
      </w:r>
      <w:r w:rsidR="00E64C47" w:rsidRPr="00E64C47">
        <w:rPr>
          <w:rFonts w:ascii="Calibri" w:eastAsia="SimSun" w:hAnsi="Calibri" w:cs="Calibri"/>
          <w:sz w:val="22"/>
          <w:lang w:val="x-none"/>
        </w:rPr>
        <w:t xml:space="preserve">Call </w:t>
      </w:r>
      <w:r w:rsidRPr="00E64C47">
        <w:rPr>
          <w:rFonts w:ascii="Calibri" w:eastAsia="SimSun" w:hAnsi="Calibri" w:cs="Calibri" w:hint="eastAsia"/>
          <w:sz w:val="22"/>
          <w:lang w:val="x-none"/>
        </w:rPr>
        <w:t>sets:</w:t>
      </w:r>
    </w:p>
    <w:p w14:paraId="05695AD4" w14:textId="77777777" w:rsidR="00274ECB" w:rsidRPr="00E64C47" w:rsidRDefault="00274ECB" w:rsidP="0002115B">
      <w:pPr>
        <w:ind w:left="709"/>
        <w:rPr>
          <w:rFonts w:ascii="Calibri" w:eastAsia="SimSun" w:hAnsi="Calibri" w:cs="Calibri"/>
          <w:sz w:val="22"/>
          <w:lang w:val="x-none"/>
        </w:rPr>
      </w:pPr>
    </w:p>
    <w:p w14:paraId="5269A77C" w14:textId="70E8939D" w:rsidR="00274ECB" w:rsidRPr="00E64C47" w:rsidRDefault="00E64C47" w:rsidP="0002115B">
      <w:pPr>
        <w:pStyle w:val="aa"/>
        <w:numPr>
          <w:ilvl w:val="0"/>
          <w:numId w:val="13"/>
        </w:numPr>
        <w:ind w:firstLineChars="0"/>
        <w:rPr>
          <w:rFonts w:ascii="Calibri" w:eastAsia="SimSun" w:hAnsi="Calibri" w:cs="Calibri"/>
          <w:sz w:val="22"/>
          <w:lang w:val="x-none"/>
        </w:rPr>
      </w:pPr>
      <w:proofErr w:type="spellStart"/>
      <w:r>
        <w:rPr>
          <w:rFonts w:ascii="Calibri" w:eastAsia="SimSun" w:hAnsi="Calibri" w:cs="Calibri"/>
          <w:sz w:val="22"/>
          <w:lang w:val="x-none"/>
        </w:rPr>
        <w:t>Qabin</w:t>
      </w:r>
      <w:proofErr w:type="spellEnd"/>
      <w:r>
        <w:rPr>
          <w:rFonts w:ascii="Calibri" w:eastAsia="SimSun" w:hAnsi="Calibri" w:cs="Calibri"/>
          <w:sz w:val="22"/>
          <w:lang w:val="x-none"/>
        </w:rPr>
        <w:t xml:space="preserve"> Call</w:t>
      </w:r>
      <w:r w:rsidR="00274ECB" w:rsidRPr="00E64C47">
        <w:rPr>
          <w:rFonts w:ascii="Calibri" w:eastAsia="SimSun" w:hAnsi="Calibri" w:cs="Calibri" w:hint="eastAsia"/>
          <w:sz w:val="22"/>
          <w:lang w:val="x-none"/>
        </w:rPr>
        <w:t xml:space="preserve">: 35 </w:t>
      </w:r>
      <w:r>
        <w:rPr>
          <w:rFonts w:ascii="Calibri" w:eastAsia="SimSun" w:hAnsi="Calibri" w:cs="Calibri"/>
          <w:sz w:val="22"/>
          <w:lang w:val="x-none"/>
        </w:rPr>
        <w:t>set</w:t>
      </w:r>
      <w:r w:rsidR="00274ECB" w:rsidRPr="00E64C47">
        <w:rPr>
          <w:rFonts w:ascii="Calibri" w:eastAsia="SimSun" w:hAnsi="Calibri" w:cs="Calibri" w:hint="eastAsia"/>
          <w:sz w:val="22"/>
          <w:lang w:val="x-none"/>
        </w:rPr>
        <w:t xml:space="preserve"> (wooden packing, 35EA)</w:t>
      </w:r>
    </w:p>
    <w:p w14:paraId="3A4B27D3" w14:textId="7F4AE624" w:rsidR="00274ECB" w:rsidRPr="00E64C47" w:rsidDel="00F22819" w:rsidRDefault="00E64C47" w:rsidP="0002115B">
      <w:pPr>
        <w:pStyle w:val="aa"/>
        <w:numPr>
          <w:ilvl w:val="0"/>
          <w:numId w:val="13"/>
        </w:numPr>
        <w:ind w:firstLineChars="0"/>
        <w:rPr>
          <w:del w:id="4" w:author="윤현정 (Hyunjeong Yoon)" w:date="2025-03-31T16:55:00Z"/>
          <w:rFonts w:ascii="Calibri" w:eastAsia="SimSun" w:hAnsi="Calibri" w:cs="Calibri"/>
          <w:sz w:val="22"/>
          <w:lang w:val="x-none"/>
        </w:rPr>
      </w:pPr>
      <w:del w:id="5" w:author="윤현정 (Hyunjeong Yoon)" w:date="2025-03-31T16:55:00Z">
        <w:r w:rsidRPr="00E64C47" w:rsidDel="00F22819">
          <w:rPr>
            <w:rFonts w:ascii="Calibri" w:eastAsia="SimSun" w:hAnsi="Calibri" w:cs="Calibri"/>
            <w:sz w:val="22"/>
            <w:lang w:val="x-none"/>
          </w:rPr>
          <w:delText>Wooden slat</w:delText>
        </w:r>
        <w:r w:rsidR="00274ECB" w:rsidRPr="00E64C47" w:rsidDel="00F22819">
          <w:rPr>
            <w:rFonts w:ascii="Calibri" w:eastAsia="SimSun" w:hAnsi="Calibri" w:cs="Calibri" w:hint="eastAsia"/>
            <w:sz w:val="22"/>
            <w:lang w:val="x-none"/>
          </w:rPr>
          <w:delText xml:space="preserve">: 35 </w:delText>
        </w:r>
        <w:r w:rsidRPr="00E64C47" w:rsidDel="00F22819">
          <w:rPr>
            <w:rFonts w:ascii="Calibri" w:eastAsia="SimSun" w:hAnsi="Calibri" w:cs="Calibri"/>
            <w:sz w:val="22"/>
            <w:lang w:val="x-none"/>
          </w:rPr>
          <w:delText>pieces</w:delText>
        </w:r>
        <w:r w:rsidR="00274ECB" w:rsidRPr="00E64C47" w:rsidDel="00F22819">
          <w:rPr>
            <w:rFonts w:ascii="Calibri" w:eastAsia="SimSun" w:hAnsi="Calibri" w:cs="Calibri" w:hint="eastAsia"/>
            <w:sz w:val="22"/>
            <w:lang w:val="x-none"/>
          </w:rPr>
          <w:delText xml:space="preserve"> (wooden packing, 9EA + each packed separately in a box).</w:delText>
        </w:r>
      </w:del>
    </w:p>
    <w:p w14:paraId="61E17D4A" w14:textId="77777777" w:rsidR="0002115B" w:rsidRPr="0002115B" w:rsidRDefault="0002115B" w:rsidP="0002115B">
      <w:pPr>
        <w:ind w:left="567"/>
        <w:rPr>
          <w:rFonts w:ascii="Calibri" w:eastAsia="SimSun" w:hAnsi="Calibri" w:cs="Calibri"/>
          <w:b/>
          <w:sz w:val="22"/>
        </w:rPr>
      </w:pPr>
    </w:p>
    <w:p w14:paraId="16AA20C8" w14:textId="53E70CC3" w:rsidR="0002115B" w:rsidRDefault="0002115B" w:rsidP="0002115B">
      <w:pPr>
        <w:numPr>
          <w:ilvl w:val="1"/>
          <w:numId w:val="2"/>
        </w:numPr>
        <w:rPr>
          <w:rFonts w:ascii="Calibri" w:eastAsia="SimSun" w:hAnsi="Calibri" w:cs="Calibri"/>
          <w:b/>
          <w:sz w:val="22"/>
        </w:rPr>
      </w:pPr>
      <w:r w:rsidRPr="009B40EE">
        <w:rPr>
          <w:rFonts w:ascii="Calibri" w:eastAsia="SimSun" w:hAnsi="Calibri" w:cs="Calibri"/>
          <w:sz w:val="22"/>
          <w:lang w:val="x-none"/>
        </w:rPr>
        <w:t>Price and Payment</w:t>
      </w:r>
    </w:p>
    <w:p w14:paraId="17B859C6" w14:textId="77777777" w:rsidR="0002115B" w:rsidRDefault="0002115B" w:rsidP="0002115B">
      <w:pPr>
        <w:pStyle w:val="aa"/>
        <w:ind w:left="567" w:firstLineChars="0" w:firstLine="0"/>
        <w:rPr>
          <w:rFonts w:ascii="Calibri" w:eastAsia="SimSun" w:hAnsi="Calibri" w:cs="Calibri"/>
          <w:b/>
          <w:sz w:val="22"/>
        </w:rPr>
      </w:pPr>
    </w:p>
    <w:p w14:paraId="5BB6CA18" w14:textId="3FDF07BE" w:rsidR="0021225A" w:rsidRDefault="0002115B" w:rsidP="0002115B">
      <w:pPr>
        <w:numPr>
          <w:ilvl w:val="2"/>
          <w:numId w:val="2"/>
        </w:numPr>
        <w:rPr>
          <w:rFonts w:ascii="Calibri" w:eastAsia="SimSun" w:hAnsi="Calibri" w:cs="Calibri"/>
          <w:sz w:val="22"/>
        </w:rPr>
      </w:pPr>
      <w:r w:rsidRPr="00274ECB">
        <w:rPr>
          <w:rFonts w:ascii="Calibri" w:eastAsia="SimSun" w:hAnsi="Calibri" w:cs="Calibri" w:hint="eastAsia"/>
          <w:sz w:val="22"/>
        </w:rPr>
        <w:lastRenderedPageBreak/>
        <w:t xml:space="preserve">The unit price for </w:t>
      </w:r>
      <w:proofErr w:type="spellStart"/>
      <w:r w:rsidRPr="00274ECB">
        <w:rPr>
          <w:rFonts w:ascii="Calibri" w:eastAsia="SimSun" w:hAnsi="Calibri" w:cs="Calibri" w:hint="eastAsia"/>
          <w:sz w:val="22"/>
        </w:rPr>
        <w:t>Qabin</w:t>
      </w:r>
      <w:proofErr w:type="spellEnd"/>
      <w:r w:rsidRPr="00274ECB">
        <w:rPr>
          <w:rFonts w:ascii="Calibri" w:eastAsia="SimSun" w:hAnsi="Calibri" w:cs="Calibri" w:hint="eastAsia"/>
          <w:sz w:val="22"/>
        </w:rPr>
        <w:t xml:space="preserve"> </w:t>
      </w:r>
      <w:r>
        <w:rPr>
          <w:rFonts w:ascii="Calibri" w:eastAsia="SimSun" w:hAnsi="Calibri" w:cs="Calibri" w:hint="eastAsia"/>
          <w:sz w:val="22"/>
        </w:rPr>
        <w:t>are</w:t>
      </w:r>
      <w:r w:rsidR="00F60631">
        <w:rPr>
          <w:rFonts w:ascii="Calibri" w:eastAsia="SimSun" w:hAnsi="Calibri" w:cs="Calibri" w:hint="eastAsia"/>
          <w:sz w:val="22"/>
        </w:rPr>
        <w:t xml:space="preserve"> set in </w:t>
      </w:r>
      <w:r w:rsidR="00F60631" w:rsidRPr="00F60631">
        <w:rPr>
          <w:rFonts w:ascii="Calibri" w:eastAsia="SimSun" w:hAnsi="Calibri" w:cs="Calibri" w:hint="eastAsia"/>
          <w:sz w:val="22"/>
        </w:rPr>
        <w:t xml:space="preserve">US Dollars </w:t>
      </w:r>
      <w:r w:rsidR="00F60631">
        <w:rPr>
          <w:rFonts w:ascii="Calibri" w:eastAsia="SimSun" w:hAnsi="Calibri" w:cs="Calibri" w:hint="eastAsia"/>
          <w:sz w:val="22"/>
        </w:rPr>
        <w:t xml:space="preserve">and </w:t>
      </w:r>
      <w:r w:rsidRPr="00274ECB">
        <w:rPr>
          <w:rFonts w:ascii="Calibri" w:eastAsia="SimSun" w:hAnsi="Calibri" w:cs="Calibri" w:hint="eastAsia"/>
          <w:sz w:val="22"/>
        </w:rPr>
        <w:t>specified in the</w:t>
      </w:r>
      <w:r>
        <w:rPr>
          <w:rFonts w:ascii="Calibri" w:eastAsia="SimSun" w:hAnsi="Calibri" w:cs="Calibri" w:hint="eastAsia"/>
          <w:sz w:val="22"/>
        </w:rPr>
        <w:t xml:space="preserve"> Party B</w:t>
      </w:r>
      <w:r>
        <w:rPr>
          <w:rFonts w:ascii="Calibri" w:eastAsia="SimSun" w:hAnsi="Calibri" w:cs="Calibri"/>
          <w:sz w:val="22"/>
        </w:rPr>
        <w:t>’</w:t>
      </w:r>
      <w:r>
        <w:rPr>
          <w:rFonts w:ascii="Calibri" w:eastAsia="SimSun" w:hAnsi="Calibri" w:cs="Calibri" w:hint="eastAsia"/>
          <w:sz w:val="22"/>
        </w:rPr>
        <w:t xml:space="preserve">s final </w:t>
      </w:r>
      <w:r w:rsidRPr="00274ECB">
        <w:rPr>
          <w:rFonts w:ascii="Calibri" w:eastAsia="SimSun" w:hAnsi="Calibri" w:cs="Calibri" w:hint="eastAsia"/>
          <w:sz w:val="22"/>
        </w:rPr>
        <w:t xml:space="preserve">quotation </w:t>
      </w:r>
      <w:r>
        <w:rPr>
          <w:rFonts w:ascii="Calibri" w:eastAsia="SimSun" w:hAnsi="Calibri" w:cs="Calibri" w:hint="eastAsia"/>
          <w:sz w:val="22"/>
        </w:rPr>
        <w:t xml:space="preserve">(see </w:t>
      </w:r>
      <w:commentRangeStart w:id="6"/>
      <w:r w:rsidRPr="00274ECB">
        <w:rPr>
          <w:rFonts w:ascii="Calibri" w:eastAsia="SimSun" w:hAnsi="Calibri" w:cs="Calibri" w:hint="eastAsia"/>
          <w:sz w:val="22"/>
        </w:rPr>
        <w:t>Annex 1</w:t>
      </w:r>
      <w:commentRangeEnd w:id="6"/>
      <w:r w:rsidR="006944EC">
        <w:rPr>
          <w:rStyle w:val="a4"/>
        </w:rPr>
        <w:commentReference w:id="6"/>
      </w:r>
      <w:r>
        <w:rPr>
          <w:rFonts w:ascii="Calibri" w:eastAsia="SimSun" w:hAnsi="Calibri" w:cs="Calibri" w:hint="eastAsia"/>
          <w:sz w:val="22"/>
        </w:rPr>
        <w:t>)</w:t>
      </w:r>
      <w:r w:rsidRPr="00274ECB">
        <w:rPr>
          <w:rFonts w:ascii="Calibri" w:eastAsia="SimSun" w:hAnsi="Calibri" w:cs="Calibri" w:hint="eastAsia"/>
          <w:sz w:val="22"/>
        </w:rPr>
        <w:t>.</w:t>
      </w:r>
      <w:r w:rsidR="00AC074F">
        <w:rPr>
          <w:rFonts w:ascii="Calibri" w:eastAsia="SimSun" w:hAnsi="Calibri" w:cs="Calibri" w:hint="eastAsia"/>
          <w:sz w:val="22"/>
        </w:rPr>
        <w:t xml:space="preserve"> </w:t>
      </w:r>
      <w:r w:rsidR="0021225A" w:rsidRPr="0021225A">
        <w:rPr>
          <w:rFonts w:ascii="Calibri" w:eastAsia="SimSun" w:hAnsi="Calibri" w:cs="Calibri"/>
          <w:sz w:val="22"/>
        </w:rPr>
        <w:t>All prices are based on delivery</w:t>
      </w:r>
      <w:r w:rsidR="0021225A">
        <w:rPr>
          <w:rFonts w:ascii="Calibri" w:eastAsia="SimSun" w:hAnsi="Calibri" w:cs="Calibri" w:hint="eastAsia"/>
          <w:sz w:val="22"/>
        </w:rPr>
        <w:t xml:space="preserve"> </w:t>
      </w:r>
      <w:r w:rsidR="0021225A">
        <w:rPr>
          <w:rFonts w:ascii="Calibri" w:eastAsia="SimSun" w:hAnsi="Calibri" w:cs="Calibri"/>
          <w:sz w:val="22"/>
        </w:rPr>
        <w:t>“</w:t>
      </w:r>
      <w:commentRangeStart w:id="7"/>
      <w:r w:rsidR="0021225A">
        <w:rPr>
          <w:rFonts w:ascii="Calibri" w:eastAsia="SimSun" w:hAnsi="Calibri" w:cs="Calibri" w:hint="eastAsia"/>
          <w:sz w:val="22"/>
        </w:rPr>
        <w:t>FOB Shanghai</w:t>
      </w:r>
      <w:commentRangeEnd w:id="7"/>
      <w:r w:rsidR="006944EC">
        <w:rPr>
          <w:rStyle w:val="a4"/>
        </w:rPr>
        <w:commentReference w:id="7"/>
      </w:r>
      <w:r w:rsidR="0021225A">
        <w:rPr>
          <w:rFonts w:ascii="Calibri" w:eastAsia="SimSun" w:hAnsi="Calibri" w:cs="Calibri"/>
          <w:sz w:val="22"/>
        </w:rPr>
        <w:t>”</w:t>
      </w:r>
      <w:r w:rsidR="0021225A" w:rsidRPr="0021225A">
        <w:rPr>
          <w:rFonts w:ascii="Calibri" w:eastAsia="SimSun" w:hAnsi="Calibri" w:cs="Calibri"/>
          <w:sz w:val="22"/>
        </w:rPr>
        <w:t xml:space="preserve"> (Incoterms 20</w:t>
      </w:r>
      <w:r w:rsidR="0021225A">
        <w:rPr>
          <w:rFonts w:ascii="Calibri" w:eastAsia="SimSun" w:hAnsi="Calibri" w:cs="Calibri" w:hint="eastAsia"/>
          <w:sz w:val="22"/>
        </w:rPr>
        <w:t>2</w:t>
      </w:r>
      <w:r w:rsidR="0021225A" w:rsidRPr="0021225A">
        <w:rPr>
          <w:rFonts w:ascii="Calibri" w:eastAsia="SimSun" w:hAnsi="Calibri" w:cs="Calibri"/>
          <w:sz w:val="22"/>
        </w:rPr>
        <w:t>0)</w:t>
      </w:r>
      <w:r w:rsidR="0021225A">
        <w:rPr>
          <w:rFonts w:ascii="Calibri" w:eastAsia="SimSun" w:hAnsi="Calibri" w:cs="Calibri" w:hint="eastAsia"/>
          <w:sz w:val="22"/>
        </w:rPr>
        <w:t>.</w:t>
      </w:r>
    </w:p>
    <w:p w14:paraId="0F37E666" w14:textId="77777777" w:rsidR="0021225A" w:rsidRDefault="0021225A" w:rsidP="0021225A">
      <w:pPr>
        <w:ind w:left="709"/>
        <w:rPr>
          <w:rFonts w:ascii="Calibri" w:eastAsia="SimSun" w:hAnsi="Calibri" w:cs="Calibri"/>
          <w:sz w:val="22"/>
        </w:rPr>
      </w:pPr>
    </w:p>
    <w:p w14:paraId="1658AE7D" w14:textId="6C1793D4" w:rsidR="0002115B" w:rsidRDefault="00AC074F" w:rsidP="0002115B">
      <w:pPr>
        <w:numPr>
          <w:ilvl w:val="2"/>
          <w:numId w:val="2"/>
        </w:numPr>
        <w:rPr>
          <w:rFonts w:ascii="Calibri" w:eastAsia="SimSun" w:hAnsi="Calibri" w:cs="Calibri"/>
          <w:sz w:val="22"/>
        </w:rPr>
      </w:pPr>
      <w:r w:rsidRPr="00AC074F">
        <w:rPr>
          <w:rFonts w:ascii="Calibri" w:eastAsia="SimSun" w:hAnsi="Calibri" w:cs="Calibri"/>
          <w:bCs/>
          <w:sz w:val="22"/>
          <w:lang w:val="en-GB"/>
        </w:rPr>
        <w:t>The Prices agreed are valid for a period of twelve (12) months</w:t>
      </w:r>
      <w:ins w:id="8" w:author="김현주 (Hyunjoo Kim)" w:date="2025-04-01T12:04:00Z">
        <w:r w:rsidR="006E4CDE">
          <w:rPr>
            <w:rFonts w:ascii="바탕" w:eastAsia="바탕" w:hAnsi="바탕" w:cs="바탕"/>
            <w:bCs/>
            <w:sz w:val="22"/>
            <w:lang w:val="en-GB" w:eastAsia="ko-KR"/>
          </w:rPr>
          <w:t>.</w:t>
        </w:r>
      </w:ins>
      <w:del w:id="9" w:author="김현주 (Hyunjoo Kim)" w:date="2025-04-01T12:04:00Z">
        <w:r w:rsidRPr="00AC074F" w:rsidDel="006E4CDE">
          <w:rPr>
            <w:rFonts w:ascii="Calibri" w:eastAsia="SimSun" w:hAnsi="Calibri" w:cs="Calibri"/>
            <w:bCs/>
            <w:sz w:val="22"/>
            <w:lang w:val="en-GB"/>
          </w:rPr>
          <w:delText xml:space="preserve"> and</w:delText>
        </w:r>
      </w:del>
      <w:del w:id="10" w:author="김현주 (Hyunjoo Kim)" w:date="2025-04-01T12:03:00Z">
        <w:r w:rsidRPr="00AC074F" w:rsidDel="006E4CDE">
          <w:rPr>
            <w:rFonts w:ascii="Calibri" w:eastAsia="SimSun" w:hAnsi="Calibri" w:cs="Calibri"/>
            <w:bCs/>
            <w:sz w:val="22"/>
            <w:lang w:val="en-GB"/>
          </w:rPr>
          <w:delText xml:space="preserve"> subject to </w:delText>
        </w:r>
        <w:r w:rsidR="00E64C47" w:rsidDel="006E4CDE">
          <w:rPr>
            <w:rFonts w:ascii="Calibri" w:eastAsia="SimSun" w:hAnsi="Calibri" w:cs="Calibri"/>
            <w:bCs/>
            <w:sz w:val="22"/>
            <w:lang w:val="en-GB"/>
          </w:rPr>
          <w:delText>indexation</w:delText>
        </w:r>
        <w:r w:rsidRPr="00AC074F" w:rsidDel="006E4CDE">
          <w:rPr>
            <w:rFonts w:ascii="Calibri" w:eastAsia="SimSun" w:hAnsi="Calibri" w:cs="Calibri"/>
            <w:bCs/>
            <w:sz w:val="22"/>
            <w:lang w:val="en-GB"/>
          </w:rPr>
          <w:delText xml:space="preserve"> annually</w:delText>
        </w:r>
      </w:del>
      <w:r w:rsidRPr="00AC074F">
        <w:rPr>
          <w:rFonts w:ascii="Calibri" w:eastAsia="SimSun" w:hAnsi="Calibri" w:cs="Calibri"/>
          <w:bCs/>
          <w:sz w:val="22"/>
          <w:lang w:val="en-GB"/>
        </w:rPr>
        <w:t xml:space="preserve">. However, </w:t>
      </w:r>
      <w:r>
        <w:rPr>
          <w:rFonts w:ascii="Calibri" w:eastAsia="SimSun" w:hAnsi="Calibri" w:cs="Calibri" w:hint="eastAsia"/>
          <w:bCs/>
          <w:sz w:val="22"/>
          <w:lang w:val="en-GB"/>
        </w:rPr>
        <w:t>Party B</w:t>
      </w:r>
      <w:r w:rsidRPr="00AC074F">
        <w:rPr>
          <w:rFonts w:ascii="Calibri" w:eastAsia="SimSun" w:hAnsi="Calibri" w:cs="Calibri"/>
          <w:bCs/>
          <w:sz w:val="22"/>
          <w:lang w:val="en-GB"/>
        </w:rPr>
        <w:t xml:space="preserve"> may change the </w:t>
      </w:r>
      <w:r>
        <w:rPr>
          <w:rFonts w:ascii="Calibri" w:eastAsia="SimSun" w:hAnsi="Calibri" w:cs="Calibri" w:hint="eastAsia"/>
          <w:bCs/>
          <w:sz w:val="22"/>
          <w:lang w:val="en-GB"/>
        </w:rPr>
        <w:t>p</w:t>
      </w:r>
      <w:r w:rsidRPr="00AC074F">
        <w:rPr>
          <w:rFonts w:ascii="Calibri" w:eastAsia="SimSun" w:hAnsi="Calibri" w:cs="Calibri"/>
          <w:bCs/>
          <w:sz w:val="22"/>
          <w:lang w:val="en-GB"/>
        </w:rPr>
        <w:t xml:space="preserve">rices </w:t>
      </w:r>
      <w:ins w:id="11" w:author="김현주 (Hyunjoo Kim)" w:date="2025-04-01T12:04:00Z">
        <w:r w:rsidR="006E4CDE">
          <w:rPr>
            <w:rFonts w:ascii="Calibri" w:eastAsia="SimSun" w:hAnsi="Calibri" w:cs="Calibri"/>
            <w:bCs/>
            <w:sz w:val="22"/>
            <w:lang w:val="en-GB"/>
          </w:rPr>
          <w:t xml:space="preserve">after this </w:t>
        </w:r>
        <w:proofErr w:type="spellStart"/>
        <w:r w:rsidR="006E4CDE">
          <w:rPr>
            <w:rFonts w:ascii="Calibri" w:eastAsia="SimSun" w:hAnsi="Calibri" w:cs="Calibri"/>
            <w:bCs/>
            <w:sz w:val="22"/>
            <w:lang w:val="en-GB"/>
          </w:rPr>
          <w:t>period</w:t>
        </w:r>
      </w:ins>
      <w:del w:id="12" w:author="김현주 (Hyunjoo Kim)" w:date="2025-04-01T12:04:00Z">
        <w:r w:rsidRPr="00AC074F" w:rsidDel="006E4CDE">
          <w:rPr>
            <w:rFonts w:ascii="Calibri" w:eastAsia="SimSun" w:hAnsi="Calibri" w:cs="Calibri"/>
            <w:bCs/>
            <w:sz w:val="22"/>
            <w:lang w:val="en-GB"/>
          </w:rPr>
          <w:delText xml:space="preserve">at any time </w:delText>
        </w:r>
      </w:del>
      <w:del w:id="13" w:author="김현주 (Hyunjoo Kim)" w:date="2025-04-01T11:37:00Z">
        <w:r w:rsidRPr="00AC074F" w:rsidDel="0095373D">
          <w:rPr>
            <w:rFonts w:ascii="Calibri" w:eastAsia="SimSun" w:hAnsi="Calibri" w:cs="Calibri"/>
            <w:bCs/>
            <w:sz w:val="22"/>
            <w:lang w:val="en-GB"/>
          </w:rPr>
          <w:delText>with a prior written notice</w:delText>
        </w:r>
        <w:r w:rsidDel="0095373D">
          <w:rPr>
            <w:rFonts w:ascii="Calibri" w:eastAsia="SimSun" w:hAnsi="Calibri" w:cs="Calibri" w:hint="eastAsia"/>
            <w:bCs/>
            <w:sz w:val="22"/>
            <w:lang w:val="en-GB"/>
          </w:rPr>
          <w:delText xml:space="preserve"> to </w:delText>
        </w:r>
        <w:r w:rsidRPr="00E64C47" w:rsidDel="0095373D">
          <w:rPr>
            <w:rFonts w:ascii="Calibri" w:eastAsia="SimSun" w:hAnsi="Calibri" w:cs="Calibri" w:hint="eastAsia"/>
            <w:bCs/>
            <w:sz w:val="22"/>
            <w:lang w:val="en-GB"/>
          </w:rPr>
          <w:delText xml:space="preserve">Party </w:delText>
        </w:r>
        <w:r w:rsidR="00E64C47" w:rsidDel="0095373D">
          <w:rPr>
            <w:rFonts w:ascii="Calibri" w:eastAsia="SimSun" w:hAnsi="Calibri" w:cs="Calibri"/>
            <w:bCs/>
            <w:sz w:val="22"/>
            <w:lang w:val="en-GB"/>
          </w:rPr>
          <w:delText>A</w:delText>
        </w:r>
        <w:r w:rsidRPr="00AC074F" w:rsidDel="0095373D">
          <w:rPr>
            <w:rFonts w:ascii="Calibri" w:eastAsia="SimSun" w:hAnsi="Calibri" w:cs="Calibri"/>
            <w:bCs/>
            <w:sz w:val="22"/>
            <w:lang w:val="en-GB"/>
          </w:rPr>
          <w:delText xml:space="preserve"> </w:delText>
        </w:r>
      </w:del>
      <w:r w:rsidRPr="00AC074F">
        <w:rPr>
          <w:rFonts w:ascii="Calibri" w:eastAsia="SimSun" w:hAnsi="Calibri" w:cs="Calibri"/>
          <w:bCs/>
          <w:sz w:val="22"/>
          <w:lang w:val="en-GB"/>
        </w:rPr>
        <w:t>in</w:t>
      </w:r>
      <w:proofErr w:type="spellEnd"/>
      <w:r w:rsidRPr="00AC074F">
        <w:rPr>
          <w:rFonts w:ascii="Calibri" w:eastAsia="SimSun" w:hAnsi="Calibri" w:cs="Calibri"/>
          <w:bCs/>
          <w:sz w:val="22"/>
          <w:lang w:val="en-GB"/>
        </w:rPr>
        <w:t xml:space="preserve"> the event of </w:t>
      </w:r>
      <w:r>
        <w:rPr>
          <w:rFonts w:ascii="Calibri" w:eastAsia="SimSun" w:hAnsi="Calibri" w:cs="Calibri" w:hint="eastAsia"/>
          <w:bCs/>
          <w:sz w:val="22"/>
          <w:lang w:val="en-GB"/>
        </w:rPr>
        <w:t xml:space="preserve">substantial </w:t>
      </w:r>
      <w:r w:rsidRPr="00AC074F">
        <w:rPr>
          <w:rFonts w:ascii="Calibri" w:eastAsia="SimSun" w:hAnsi="Calibri" w:cs="Calibri"/>
          <w:bCs/>
          <w:sz w:val="22"/>
          <w:lang w:val="en-GB"/>
        </w:rPr>
        <w:t xml:space="preserve">changes in costs (in particular, cost changes in raw materials, public utilities, transportation or </w:t>
      </w:r>
      <w:r w:rsidR="00E64C47" w:rsidRPr="00AC074F">
        <w:rPr>
          <w:rFonts w:ascii="Calibri" w:eastAsia="SimSun" w:hAnsi="Calibri" w:cs="Calibri"/>
          <w:bCs/>
          <w:sz w:val="22"/>
          <w:lang w:val="en-GB"/>
        </w:rPr>
        <w:t>labour</w:t>
      </w:r>
      <w:r w:rsidRPr="00AC074F">
        <w:rPr>
          <w:rFonts w:ascii="Calibri" w:eastAsia="SimSun" w:hAnsi="Calibri" w:cs="Calibri"/>
          <w:bCs/>
          <w:sz w:val="22"/>
          <w:lang w:val="en-GB"/>
        </w:rPr>
        <w:t>, or due to foreign exchange effects)</w:t>
      </w:r>
      <w:r>
        <w:rPr>
          <w:rFonts w:ascii="Calibri" w:eastAsia="SimSun" w:hAnsi="Calibri" w:cs="Calibri" w:hint="eastAsia"/>
          <w:bCs/>
          <w:sz w:val="22"/>
          <w:lang w:val="en-GB"/>
        </w:rPr>
        <w:t>,</w:t>
      </w:r>
      <w:r w:rsidRPr="00AC074F">
        <w:rPr>
          <w:rFonts w:ascii="Calibri" w:eastAsia="SimSun" w:hAnsi="Calibri" w:cs="Calibri"/>
          <w:bCs/>
          <w:sz w:val="22"/>
          <w:lang w:val="en-GB"/>
        </w:rPr>
        <w:t xml:space="preserve"> </w:t>
      </w:r>
      <w:ins w:id="14" w:author="윤현정 (Hyunjeong Yoon)" w:date="2025-03-31T17:05:00Z">
        <w:r w:rsidR="0017350D">
          <w:t>only with the prior written agreement of Party A.</w:t>
        </w:r>
        <w:del w:id="15" w:author="김현주 (Hyunjoo Kim)" w:date="2025-04-01T12:06:00Z">
          <w:r w:rsidR="0017350D" w:rsidDel="006E4CDE">
            <w:delText xml:space="preserve"> </w:delText>
          </w:r>
        </w:del>
      </w:ins>
      <w:del w:id="16" w:author="김현주 (Hyunjoo Kim)" w:date="2025-04-01T12:06:00Z">
        <w:r w:rsidRPr="00AC074F" w:rsidDel="006E4CDE">
          <w:rPr>
            <w:rFonts w:ascii="Calibri" w:eastAsia="SimSun" w:hAnsi="Calibri" w:cs="Calibri"/>
            <w:bCs/>
            <w:sz w:val="22"/>
            <w:lang w:val="en-GB"/>
          </w:rPr>
          <w:delText xml:space="preserve">under mutual agreement with </w:delText>
        </w:r>
        <w:r w:rsidDel="006E4CDE">
          <w:rPr>
            <w:rFonts w:ascii="Calibri" w:eastAsia="SimSun" w:hAnsi="Calibri" w:cs="Calibri" w:hint="eastAsia"/>
            <w:bCs/>
            <w:sz w:val="22"/>
            <w:lang w:val="en-GB"/>
          </w:rPr>
          <w:delText>Party A</w:delText>
        </w:r>
      </w:del>
      <w:r w:rsidRPr="00AC074F">
        <w:rPr>
          <w:rFonts w:ascii="Calibri" w:eastAsia="SimSun" w:hAnsi="Calibri" w:cs="Calibri"/>
          <w:bCs/>
          <w:sz w:val="22"/>
          <w:lang w:val="en-GB"/>
        </w:rPr>
        <w:t xml:space="preserve">. Price changes shall not affect orders placed prior to the date of receipt by </w:t>
      </w:r>
      <w:r>
        <w:rPr>
          <w:rFonts w:ascii="Calibri" w:eastAsia="SimSun" w:hAnsi="Calibri" w:cs="Calibri" w:hint="eastAsia"/>
          <w:bCs/>
          <w:sz w:val="22"/>
          <w:lang w:val="en-GB"/>
        </w:rPr>
        <w:t xml:space="preserve">Party A </w:t>
      </w:r>
      <w:r w:rsidRPr="00AC074F">
        <w:rPr>
          <w:rFonts w:ascii="Calibri" w:eastAsia="SimSun" w:hAnsi="Calibri" w:cs="Calibri"/>
          <w:bCs/>
          <w:sz w:val="22"/>
          <w:lang w:val="en-GB"/>
        </w:rPr>
        <w:t>of such notification.</w:t>
      </w:r>
      <w:ins w:id="17" w:author="윤현정 (Hyunjeong Yoon)" w:date="2025-03-31T17:01:00Z">
        <w:r w:rsidR="0017350D">
          <w:rPr>
            <w:rFonts w:ascii="Calibri" w:eastAsia="SimSun" w:hAnsi="Calibri" w:cs="Calibri"/>
            <w:bCs/>
            <w:sz w:val="22"/>
            <w:lang w:val="en-GB"/>
          </w:rPr>
          <w:t xml:space="preserve"> </w:t>
        </w:r>
        <w:r w:rsidR="0017350D">
          <w:t>In the event that the contract is amended due to the fault of Party B, the pricing terms shall remain unchanged.</w:t>
        </w:r>
      </w:ins>
    </w:p>
    <w:p w14:paraId="632AB5AB" w14:textId="77777777" w:rsidR="0002115B" w:rsidRDefault="0002115B" w:rsidP="0002115B">
      <w:pPr>
        <w:ind w:left="709"/>
        <w:rPr>
          <w:rFonts w:ascii="Calibri" w:eastAsia="SimSun" w:hAnsi="Calibri" w:cs="Calibri"/>
          <w:sz w:val="22"/>
        </w:rPr>
      </w:pPr>
    </w:p>
    <w:p w14:paraId="78884D2A" w14:textId="295DF7F2" w:rsidR="0002115B" w:rsidRDefault="0002115B" w:rsidP="0002115B">
      <w:pPr>
        <w:numPr>
          <w:ilvl w:val="2"/>
          <w:numId w:val="2"/>
        </w:numPr>
        <w:rPr>
          <w:rFonts w:ascii="Calibri" w:eastAsia="SimSun" w:hAnsi="Calibri" w:cs="Calibri"/>
          <w:sz w:val="22"/>
        </w:rPr>
      </w:pPr>
      <w:r>
        <w:rPr>
          <w:rFonts w:ascii="Calibri" w:eastAsia="SimSun" w:hAnsi="Calibri" w:cs="Calibri" w:hint="eastAsia"/>
          <w:sz w:val="22"/>
        </w:rPr>
        <w:t>Unless otherwise agreed in the Order, p</w:t>
      </w:r>
      <w:r w:rsidRPr="00EB2274">
        <w:rPr>
          <w:rFonts w:ascii="Calibri" w:eastAsia="SimSun" w:hAnsi="Calibri" w:cs="Calibri" w:hint="eastAsia"/>
          <w:sz w:val="22"/>
        </w:rPr>
        <w:t xml:space="preserve">ayment shall be made within two weeks after the goods are delivered </w:t>
      </w:r>
      <w:r w:rsidR="00E64C47" w:rsidRPr="00EB2274">
        <w:rPr>
          <w:rFonts w:ascii="Calibri" w:eastAsia="SimSun" w:hAnsi="Calibri" w:cs="Calibri" w:hint="eastAsia"/>
          <w:sz w:val="22"/>
        </w:rPr>
        <w:t xml:space="preserve">FOB </w:t>
      </w:r>
      <w:r w:rsidRPr="00EB2274">
        <w:rPr>
          <w:rFonts w:ascii="Calibri" w:eastAsia="SimSun" w:hAnsi="Calibri" w:cs="Calibri" w:hint="eastAsia"/>
          <w:sz w:val="22"/>
        </w:rPr>
        <w:t>to the Shanghai port.</w:t>
      </w:r>
      <w:r w:rsidR="00E64C47">
        <w:rPr>
          <w:rFonts w:ascii="Calibri" w:eastAsia="SimSun" w:hAnsi="Calibri" w:cs="Calibri"/>
          <w:sz w:val="22"/>
        </w:rPr>
        <w:t xml:space="preserve"> Invoicing shall take place immediately upon delivery FOB</w:t>
      </w:r>
      <w:ins w:id="18" w:author="윤현정 (Hyunjeong Yoon)" w:date="2025-03-31T17:16:00Z">
        <w:r w:rsidR="0064482E">
          <w:rPr>
            <w:rFonts w:ascii="Calibri" w:eastAsia="SimSun" w:hAnsi="Calibri" w:cs="Calibri"/>
            <w:sz w:val="22"/>
          </w:rPr>
          <w:t xml:space="preserve">, </w:t>
        </w:r>
        <w:r w:rsidR="0064482E">
          <w:t xml:space="preserve">along with proof of arrival of the goods at the Shanghai port. In the event that Party B issues the invoice late, Party B shall be responsible for any resulting </w:t>
        </w:r>
        <w:del w:id="19" w:author="김현주 (Hyunjoo Kim)" w:date="2025-04-01T12:08:00Z">
          <w:r w:rsidR="0064482E" w:rsidDel="006A3472">
            <w:delText>consequences.</w:delText>
          </w:r>
        </w:del>
      </w:ins>
      <w:del w:id="20" w:author="김현주 (Hyunjoo Kim)" w:date="2025-04-01T12:08:00Z">
        <w:r w:rsidR="00E64C47" w:rsidDel="006A3472">
          <w:rPr>
            <w:rFonts w:ascii="Calibri" w:eastAsia="SimSun" w:hAnsi="Calibri" w:cs="Calibri"/>
            <w:sz w:val="22"/>
          </w:rPr>
          <w:delText>.</w:delText>
        </w:r>
      </w:del>
      <w:ins w:id="21" w:author="김현주 (Hyunjoo Kim)" w:date="2025-04-01T12:08:00Z">
        <w:r w:rsidR="006A3472">
          <w:t>consequences.</w:t>
        </w:r>
      </w:ins>
      <w:r w:rsidR="0047272A">
        <w:rPr>
          <w:rFonts w:ascii="Calibri" w:eastAsia="SimSun" w:hAnsi="Calibri" w:cs="Calibri" w:hint="eastAsia"/>
          <w:sz w:val="22"/>
        </w:rPr>
        <w:t xml:space="preserve"> Payment shall be made to </w:t>
      </w:r>
      <w:r w:rsidR="0047272A">
        <w:rPr>
          <w:rFonts w:ascii="Calibri" w:eastAsia="SimSun" w:hAnsi="Calibri" w:cs="Calibri"/>
          <w:sz w:val="22"/>
        </w:rPr>
        <w:t>the</w:t>
      </w:r>
      <w:r w:rsidR="0047272A">
        <w:rPr>
          <w:rFonts w:ascii="Calibri" w:eastAsia="SimSun" w:hAnsi="Calibri" w:cs="Calibri" w:hint="eastAsia"/>
          <w:sz w:val="22"/>
        </w:rPr>
        <w:t xml:space="preserve"> bank account specified in </w:t>
      </w:r>
      <w:r w:rsidR="0047272A">
        <w:rPr>
          <w:rFonts w:ascii="Calibri" w:eastAsia="SimSun" w:hAnsi="Calibri" w:cs="Calibri"/>
          <w:sz w:val="22"/>
        </w:rPr>
        <w:t>the</w:t>
      </w:r>
      <w:r w:rsidR="0047272A">
        <w:rPr>
          <w:rFonts w:ascii="Calibri" w:eastAsia="SimSun" w:hAnsi="Calibri" w:cs="Calibri" w:hint="eastAsia"/>
          <w:sz w:val="22"/>
        </w:rPr>
        <w:t xml:space="preserve"> relevant </w:t>
      </w:r>
      <w:r w:rsidR="0047272A">
        <w:rPr>
          <w:rFonts w:ascii="Calibri" w:eastAsia="SimSun" w:hAnsi="Calibri" w:cs="Calibri"/>
          <w:sz w:val="22"/>
        </w:rPr>
        <w:t>invoice</w:t>
      </w:r>
      <w:r w:rsidR="0047272A">
        <w:rPr>
          <w:rFonts w:ascii="Calibri" w:eastAsia="SimSun" w:hAnsi="Calibri" w:cs="Calibri" w:hint="eastAsia"/>
          <w:sz w:val="22"/>
        </w:rPr>
        <w:t xml:space="preserve"> or otherwise designated by Party B in writing.</w:t>
      </w:r>
    </w:p>
    <w:p w14:paraId="2005419D" w14:textId="77777777" w:rsidR="0002115B" w:rsidRDefault="0002115B" w:rsidP="00F60631">
      <w:pPr>
        <w:ind w:left="709"/>
        <w:rPr>
          <w:rFonts w:ascii="Calibri" w:eastAsia="SimSun" w:hAnsi="Calibri" w:cs="Calibri"/>
          <w:sz w:val="22"/>
        </w:rPr>
      </w:pPr>
    </w:p>
    <w:p w14:paraId="04B2F988" w14:textId="77777777" w:rsidR="0002115B" w:rsidRDefault="0002115B" w:rsidP="0002115B">
      <w:pPr>
        <w:numPr>
          <w:ilvl w:val="1"/>
          <w:numId w:val="2"/>
        </w:numPr>
        <w:rPr>
          <w:rFonts w:ascii="Calibri" w:eastAsia="SimSun" w:hAnsi="Calibri" w:cs="Calibri"/>
          <w:sz w:val="22"/>
          <w:lang w:val="x-none"/>
        </w:rPr>
      </w:pPr>
      <w:r>
        <w:rPr>
          <w:rFonts w:ascii="Calibri" w:eastAsia="SimSun" w:hAnsi="Calibri" w:cs="Calibri" w:hint="eastAsia"/>
          <w:sz w:val="22"/>
          <w:lang w:val="x-none"/>
        </w:rPr>
        <w:t>Rebate</w:t>
      </w:r>
    </w:p>
    <w:p w14:paraId="611B938C" w14:textId="77777777" w:rsidR="0002115B" w:rsidRDefault="0002115B" w:rsidP="0002115B">
      <w:pPr>
        <w:ind w:left="567"/>
        <w:rPr>
          <w:rFonts w:ascii="Calibri" w:eastAsia="SimSun" w:hAnsi="Calibri" w:cs="Calibri"/>
          <w:sz w:val="22"/>
          <w:lang w:val="x-none"/>
        </w:rPr>
      </w:pPr>
    </w:p>
    <w:p w14:paraId="79F84416" w14:textId="4646260F" w:rsidR="0002115B" w:rsidRPr="00E64C47" w:rsidRDefault="0002115B" w:rsidP="0002115B">
      <w:pPr>
        <w:numPr>
          <w:ilvl w:val="2"/>
          <w:numId w:val="2"/>
        </w:numPr>
        <w:rPr>
          <w:rFonts w:ascii="Calibri" w:eastAsia="SimSun" w:hAnsi="Calibri" w:cs="Calibri"/>
          <w:sz w:val="22"/>
          <w:lang w:val="x-none"/>
        </w:rPr>
      </w:pPr>
      <w:r w:rsidRPr="001578A5">
        <w:rPr>
          <w:rFonts w:ascii="Calibri" w:eastAsia="SimSun" w:hAnsi="Calibri" w:cs="Calibri" w:hint="eastAsia"/>
          <w:sz w:val="22"/>
          <w:lang w:val="x-none"/>
        </w:rPr>
        <w:t>Subject to Party A</w:t>
      </w:r>
      <w:r w:rsidRPr="001578A5">
        <w:rPr>
          <w:rFonts w:ascii="Calibri" w:eastAsia="SimSun" w:hAnsi="Calibri" w:cs="Calibri"/>
          <w:sz w:val="22"/>
          <w:lang w:val="x-none"/>
        </w:rPr>
        <w:t>’</w:t>
      </w:r>
      <w:r w:rsidRPr="001578A5">
        <w:rPr>
          <w:rFonts w:ascii="Calibri" w:eastAsia="SimSun" w:hAnsi="Calibri" w:cs="Calibri" w:hint="eastAsia"/>
          <w:sz w:val="22"/>
          <w:lang w:val="x-none"/>
        </w:rPr>
        <w:t xml:space="preserve">s </w:t>
      </w:r>
      <w:bookmarkStart w:id="22" w:name="_GoBack"/>
      <w:r w:rsidRPr="001578A5">
        <w:rPr>
          <w:rFonts w:ascii="Calibri" w:eastAsia="SimSun" w:hAnsi="Calibri" w:cs="Calibri" w:hint="eastAsia"/>
          <w:sz w:val="22"/>
          <w:lang w:val="x-none"/>
        </w:rPr>
        <w:t>timely payment of all amount due and full compliance with the terms hereof</w:t>
      </w:r>
      <w:r>
        <w:rPr>
          <w:rFonts w:ascii="Calibri" w:eastAsia="SimSun" w:hAnsi="Calibri" w:cs="Calibri" w:hint="eastAsia"/>
          <w:sz w:val="22"/>
          <w:lang w:val="x-none"/>
        </w:rPr>
        <w:t xml:space="preserve"> (including, for example, </w:t>
      </w:r>
      <w:r>
        <w:rPr>
          <w:rFonts w:ascii="Calibri" w:eastAsia="SimSun" w:hAnsi="Calibri" w:cs="Calibri"/>
          <w:sz w:val="22"/>
          <w:lang w:val="x-none"/>
        </w:rPr>
        <w:t>the</w:t>
      </w:r>
      <w:r>
        <w:rPr>
          <w:rFonts w:ascii="Calibri" w:eastAsia="SimSun" w:hAnsi="Calibri" w:cs="Calibri" w:hint="eastAsia"/>
          <w:sz w:val="22"/>
          <w:lang w:val="x-none"/>
        </w:rPr>
        <w:t xml:space="preserve"> territory restrictions)</w:t>
      </w:r>
      <w:r w:rsidRPr="001578A5">
        <w:rPr>
          <w:rFonts w:ascii="Calibri" w:eastAsia="SimSun" w:hAnsi="Calibri" w:cs="Calibri" w:hint="eastAsia"/>
          <w:sz w:val="22"/>
          <w:lang w:val="x-none"/>
        </w:rPr>
        <w:t xml:space="preserve">, if Party A achieves an annual order volume of 300 </w:t>
      </w:r>
      <w:proofErr w:type="spellStart"/>
      <w:r w:rsidRPr="001578A5">
        <w:rPr>
          <w:rFonts w:ascii="Calibri" w:eastAsia="SimSun" w:hAnsi="Calibri" w:cs="Calibri" w:hint="eastAsia"/>
          <w:sz w:val="22"/>
          <w:lang w:val="x-none"/>
        </w:rPr>
        <w:t>Qabin</w:t>
      </w:r>
      <w:proofErr w:type="spellEnd"/>
      <w:r w:rsidR="000E07CB" w:rsidRPr="000E07CB">
        <w:rPr>
          <w:rFonts w:ascii="Calibri" w:eastAsia="SimSun" w:hAnsi="Calibri" w:cs="Calibri" w:hint="eastAsia"/>
          <w:sz w:val="22"/>
          <w:lang w:val="x-none"/>
        </w:rPr>
        <w:t xml:space="preserve"> </w:t>
      </w:r>
      <w:r w:rsidR="000E07CB" w:rsidRPr="001578A5">
        <w:rPr>
          <w:rFonts w:ascii="Calibri" w:eastAsia="SimSun" w:hAnsi="Calibri" w:cs="Calibri" w:hint="eastAsia"/>
          <w:sz w:val="22"/>
          <w:lang w:val="x-none"/>
        </w:rPr>
        <w:t>units</w:t>
      </w:r>
      <w:r>
        <w:rPr>
          <w:rFonts w:ascii="Calibri" w:eastAsia="SimSun" w:hAnsi="Calibri" w:cs="Calibri" w:hint="eastAsia"/>
          <w:sz w:val="22"/>
          <w:lang w:val="x-none"/>
        </w:rPr>
        <w:t xml:space="preserve"> in any calendar year</w:t>
      </w:r>
      <w:r w:rsidRPr="001578A5">
        <w:rPr>
          <w:rFonts w:ascii="Calibri" w:eastAsia="SimSun" w:hAnsi="Calibri" w:cs="Calibri" w:hint="eastAsia"/>
          <w:sz w:val="22"/>
          <w:lang w:val="x-none"/>
        </w:rPr>
        <w:t xml:space="preserve">, a rebate of 100 USD per unit will be applied to the </w:t>
      </w:r>
      <w:r w:rsidR="00E64C47">
        <w:rPr>
          <w:rFonts w:ascii="Calibri" w:eastAsia="SimSun" w:hAnsi="Calibri" w:cs="Calibri"/>
          <w:sz w:val="22"/>
          <w:lang w:val="x-none"/>
        </w:rPr>
        <w:t xml:space="preserve">unit price of </w:t>
      </w:r>
      <w:proofErr w:type="spellStart"/>
      <w:r w:rsidR="00E64C47">
        <w:rPr>
          <w:rFonts w:ascii="Calibri" w:eastAsia="SimSun" w:hAnsi="Calibri" w:cs="Calibri"/>
          <w:sz w:val="22"/>
          <w:lang w:val="x-none"/>
        </w:rPr>
        <w:t>Qabin</w:t>
      </w:r>
      <w:proofErr w:type="spellEnd"/>
      <w:r w:rsidR="00E64C47">
        <w:rPr>
          <w:rFonts w:ascii="Calibri" w:eastAsia="SimSun" w:hAnsi="Calibri" w:cs="Calibri"/>
          <w:sz w:val="22"/>
          <w:lang w:val="x-none"/>
        </w:rPr>
        <w:t xml:space="preserve"> </w:t>
      </w:r>
      <w:r w:rsidR="00E64C47" w:rsidRPr="00E64C47">
        <w:rPr>
          <w:rFonts w:ascii="Calibri" w:eastAsia="SimSun" w:hAnsi="Calibri" w:cs="Calibri"/>
          <w:sz w:val="22"/>
          <w:lang w:val="x-none"/>
        </w:rPr>
        <w:t>Call</w:t>
      </w:r>
      <w:r w:rsidRPr="001578A5">
        <w:rPr>
          <w:rFonts w:ascii="Calibri" w:eastAsia="SimSun" w:hAnsi="Calibri" w:cs="Calibri" w:hint="eastAsia"/>
          <w:sz w:val="22"/>
          <w:lang w:val="x-none"/>
        </w:rPr>
        <w:t>.</w:t>
      </w:r>
      <w:r>
        <w:rPr>
          <w:rFonts w:ascii="Calibri" w:eastAsia="SimSun" w:hAnsi="Calibri" w:cs="Calibri" w:hint="eastAsia"/>
          <w:sz w:val="22"/>
          <w:lang w:val="x-none"/>
        </w:rPr>
        <w:t xml:space="preserve"> </w:t>
      </w:r>
      <w:bookmarkEnd w:id="22"/>
      <w:r w:rsidRPr="001578A5">
        <w:rPr>
          <w:rFonts w:ascii="Calibri" w:eastAsia="SimSun" w:hAnsi="Calibri" w:cs="Calibri" w:hint="eastAsia"/>
          <w:sz w:val="22"/>
          <w:lang w:val="x-none"/>
        </w:rPr>
        <w:t xml:space="preserve">This rebate of 100 USD per unit may be used for future </w:t>
      </w:r>
      <w:proofErr w:type="spellStart"/>
      <w:r w:rsidRPr="001578A5">
        <w:rPr>
          <w:rFonts w:ascii="Calibri" w:eastAsia="SimSun" w:hAnsi="Calibri" w:cs="Calibri" w:hint="eastAsia"/>
          <w:sz w:val="22"/>
          <w:lang w:val="x-none"/>
        </w:rPr>
        <w:t>Qabin</w:t>
      </w:r>
      <w:proofErr w:type="spellEnd"/>
      <w:r w:rsidRPr="001578A5">
        <w:rPr>
          <w:rFonts w:ascii="Calibri" w:eastAsia="SimSun" w:hAnsi="Calibri" w:cs="Calibri" w:hint="eastAsia"/>
          <w:sz w:val="22"/>
          <w:lang w:val="x-none"/>
        </w:rPr>
        <w:t xml:space="preserve"> </w:t>
      </w:r>
      <w:r>
        <w:rPr>
          <w:rFonts w:ascii="Calibri" w:eastAsia="SimSun" w:hAnsi="Calibri" w:cs="Calibri" w:hint="eastAsia"/>
          <w:sz w:val="22"/>
          <w:lang w:val="x-none"/>
        </w:rPr>
        <w:t>O</w:t>
      </w:r>
      <w:r w:rsidRPr="001578A5">
        <w:rPr>
          <w:rFonts w:ascii="Calibri" w:eastAsia="SimSun" w:hAnsi="Calibri" w:cs="Calibri" w:hint="eastAsia"/>
          <w:sz w:val="22"/>
          <w:lang w:val="x-none"/>
        </w:rPr>
        <w:t>rders</w:t>
      </w:r>
      <w:r>
        <w:rPr>
          <w:rFonts w:ascii="Calibri" w:eastAsia="SimSun" w:hAnsi="Calibri" w:cs="Calibri" w:hint="eastAsia"/>
          <w:sz w:val="22"/>
          <w:lang w:val="x-none"/>
        </w:rPr>
        <w:t xml:space="preserve"> in the subsequent year</w:t>
      </w:r>
      <w:r w:rsidR="000E07CB">
        <w:rPr>
          <w:rFonts w:ascii="Calibri" w:eastAsia="SimSun" w:hAnsi="Calibri" w:cs="Calibri" w:hint="eastAsia"/>
          <w:sz w:val="22"/>
          <w:lang w:val="x-none"/>
        </w:rPr>
        <w:t>, with the m</w:t>
      </w:r>
      <w:r w:rsidR="00E64C47" w:rsidRPr="00E64C47">
        <w:rPr>
          <w:rFonts w:ascii="Calibri" w:eastAsia="SimSun" w:hAnsi="Calibri" w:cs="Calibri"/>
          <w:sz w:val="22"/>
          <w:lang w:val="x-none"/>
        </w:rPr>
        <w:t>ax</w:t>
      </w:r>
      <w:r w:rsidR="00E64C47">
        <w:rPr>
          <w:rFonts w:ascii="Calibri" w:eastAsia="SimSun" w:hAnsi="Calibri" w:cs="Calibri"/>
          <w:sz w:val="22"/>
          <w:lang w:val="x-none"/>
        </w:rPr>
        <w:t>imum</w:t>
      </w:r>
      <w:r w:rsidR="00E64C47" w:rsidRPr="00E64C47">
        <w:rPr>
          <w:rFonts w:ascii="Calibri" w:eastAsia="SimSun" w:hAnsi="Calibri" w:cs="Calibri"/>
          <w:sz w:val="22"/>
          <w:lang w:val="x-none"/>
        </w:rPr>
        <w:t xml:space="preserve"> </w:t>
      </w:r>
      <w:r w:rsidR="00E64C47">
        <w:rPr>
          <w:rFonts w:ascii="Calibri" w:eastAsia="SimSun" w:hAnsi="Calibri" w:cs="Calibri"/>
          <w:sz w:val="22"/>
          <w:lang w:val="x-none"/>
        </w:rPr>
        <w:t xml:space="preserve">rebate </w:t>
      </w:r>
      <w:r w:rsidR="000E07CB">
        <w:rPr>
          <w:rFonts w:ascii="Calibri" w:eastAsia="SimSun" w:hAnsi="Calibri" w:cs="Calibri" w:hint="eastAsia"/>
          <w:sz w:val="22"/>
          <w:lang w:val="x-none"/>
        </w:rPr>
        <w:t>deduction per Order</w:t>
      </w:r>
      <w:r w:rsidR="00E64C47">
        <w:rPr>
          <w:rFonts w:ascii="Calibri" w:eastAsia="SimSun" w:hAnsi="Calibri" w:cs="Calibri"/>
          <w:sz w:val="22"/>
          <w:lang w:val="x-none"/>
        </w:rPr>
        <w:t xml:space="preserve"> limited to </w:t>
      </w:r>
      <w:r w:rsidR="00E64C47" w:rsidRPr="00E64C47">
        <w:rPr>
          <w:rFonts w:ascii="Calibri" w:eastAsia="SimSun" w:hAnsi="Calibri" w:cs="Calibri"/>
          <w:sz w:val="22"/>
          <w:lang w:val="x-none"/>
        </w:rPr>
        <w:t>20%</w:t>
      </w:r>
      <w:r w:rsidR="00E64C47">
        <w:rPr>
          <w:rFonts w:ascii="Calibri" w:eastAsia="SimSun" w:hAnsi="Calibri" w:cs="Calibri"/>
          <w:sz w:val="22"/>
          <w:lang w:val="x-none"/>
        </w:rPr>
        <w:t xml:space="preserve"> </w:t>
      </w:r>
      <w:r w:rsidR="000E07CB">
        <w:rPr>
          <w:rFonts w:ascii="Calibri" w:eastAsia="SimSun" w:hAnsi="Calibri" w:cs="Calibri" w:hint="eastAsia"/>
          <w:sz w:val="22"/>
          <w:lang w:val="x-none"/>
        </w:rPr>
        <w:t xml:space="preserve">of the </w:t>
      </w:r>
      <w:r w:rsidR="00E64C47" w:rsidRPr="00E64C47">
        <w:rPr>
          <w:rFonts w:ascii="Calibri" w:eastAsia="SimSun" w:hAnsi="Calibri" w:cs="Calibri"/>
          <w:sz w:val="22"/>
          <w:lang w:val="x-none"/>
        </w:rPr>
        <w:t>order</w:t>
      </w:r>
      <w:r w:rsidR="000E07CB">
        <w:rPr>
          <w:rFonts w:ascii="Calibri" w:eastAsia="SimSun" w:hAnsi="Calibri" w:cs="Calibri" w:hint="eastAsia"/>
          <w:sz w:val="22"/>
          <w:lang w:val="x-none"/>
        </w:rPr>
        <w:t xml:space="preserve"> value.</w:t>
      </w:r>
    </w:p>
    <w:p w14:paraId="44590537" w14:textId="77777777" w:rsidR="0002115B" w:rsidRPr="000E07CB" w:rsidRDefault="0002115B" w:rsidP="0002115B">
      <w:pPr>
        <w:ind w:left="709"/>
        <w:rPr>
          <w:rFonts w:ascii="Calibri" w:eastAsia="SimSun" w:hAnsi="Calibri" w:cs="Calibri"/>
          <w:sz w:val="22"/>
          <w:lang w:val="x-none"/>
        </w:rPr>
      </w:pPr>
    </w:p>
    <w:p w14:paraId="2629E753" w14:textId="77777777" w:rsidR="0002115B" w:rsidRDefault="0002115B" w:rsidP="0002115B">
      <w:pPr>
        <w:ind w:left="709"/>
        <w:rPr>
          <w:rFonts w:ascii="Calibri" w:eastAsia="SimSun" w:hAnsi="Calibri" w:cs="Calibri"/>
          <w:sz w:val="22"/>
          <w:lang w:val="x-none"/>
        </w:rPr>
      </w:pPr>
      <w:r w:rsidRPr="001578A5">
        <w:rPr>
          <w:rFonts w:ascii="Calibri" w:eastAsia="SimSun" w:hAnsi="Calibri" w:cs="Calibri" w:hint="eastAsia"/>
          <w:sz w:val="22"/>
          <w:lang w:val="x-none"/>
        </w:rPr>
        <w:t xml:space="preserve">Example: </w:t>
      </w:r>
    </w:p>
    <w:p w14:paraId="309C148C" w14:textId="608E7D37" w:rsidR="0002115B" w:rsidRPr="000E07CB" w:rsidRDefault="0002115B" w:rsidP="000E07CB">
      <w:pPr>
        <w:pStyle w:val="aa"/>
        <w:numPr>
          <w:ilvl w:val="0"/>
          <w:numId w:val="13"/>
        </w:numPr>
        <w:ind w:firstLineChars="0"/>
        <w:rPr>
          <w:rFonts w:ascii="Calibri" w:eastAsia="SimSun" w:hAnsi="Calibri" w:cs="Calibri"/>
          <w:sz w:val="22"/>
          <w:lang w:val="x-none"/>
        </w:rPr>
      </w:pPr>
      <w:r w:rsidRPr="000E07CB">
        <w:rPr>
          <w:rFonts w:ascii="Calibri" w:eastAsia="SimSun" w:hAnsi="Calibri" w:cs="Calibri" w:hint="eastAsia"/>
          <w:sz w:val="22"/>
          <w:lang w:val="x-none"/>
        </w:rPr>
        <w:t xml:space="preserve">If the total annual purchase reaches 350 units by the end of 2025, Party A will accumulate 35,000 USD in credit rebate (being 350 </w:t>
      </w:r>
      <w:r w:rsidRPr="000E07CB">
        <w:rPr>
          <w:rFonts w:ascii="Calibri" w:eastAsia="SimSun" w:hAnsi="Calibri" w:cs="Calibri" w:hint="eastAsia"/>
          <w:sz w:val="22"/>
          <w:lang w:val="x-none"/>
        </w:rPr>
        <w:t>×</w:t>
      </w:r>
      <w:r w:rsidRPr="000E07CB">
        <w:rPr>
          <w:rFonts w:ascii="Calibri" w:eastAsia="SimSun" w:hAnsi="Calibri" w:cs="Calibri" w:hint="eastAsia"/>
          <w:sz w:val="22"/>
          <w:lang w:val="x-none"/>
        </w:rPr>
        <w:t xml:space="preserve"> 100 USD). If a new </w:t>
      </w:r>
      <w:proofErr w:type="spellStart"/>
      <w:r w:rsidRPr="000E07CB">
        <w:rPr>
          <w:rFonts w:ascii="Calibri" w:eastAsia="SimSun" w:hAnsi="Calibri" w:cs="Calibri" w:hint="eastAsia"/>
          <w:sz w:val="22"/>
          <w:lang w:val="x-none"/>
        </w:rPr>
        <w:t>Qabin</w:t>
      </w:r>
      <w:proofErr w:type="spellEnd"/>
      <w:r w:rsidRPr="000E07CB">
        <w:rPr>
          <w:rFonts w:ascii="Calibri" w:eastAsia="SimSun" w:hAnsi="Calibri" w:cs="Calibri" w:hint="eastAsia"/>
          <w:sz w:val="22"/>
          <w:lang w:val="x-none"/>
        </w:rPr>
        <w:t xml:space="preserve"> Order is placed with a total value of 120,000 USD, Party A will only need to pay </w:t>
      </w:r>
      <w:r w:rsidR="00E64C47" w:rsidRPr="000E07CB">
        <w:rPr>
          <w:rFonts w:ascii="Calibri" w:eastAsia="SimSun" w:hAnsi="Calibri" w:cs="Calibri"/>
          <w:sz w:val="22"/>
          <w:lang w:val="x-none"/>
        </w:rPr>
        <w:t>96</w:t>
      </w:r>
      <w:r w:rsidRPr="000E07CB">
        <w:rPr>
          <w:rFonts w:ascii="Calibri" w:eastAsia="SimSun" w:hAnsi="Calibri" w:cs="Calibri" w:hint="eastAsia"/>
          <w:sz w:val="22"/>
          <w:lang w:val="x-none"/>
        </w:rPr>
        <w:t>,000 USD</w:t>
      </w:r>
      <w:r w:rsidR="006C2627" w:rsidRPr="000E07CB">
        <w:rPr>
          <w:rFonts w:ascii="Calibri" w:eastAsia="SimSun" w:hAnsi="Calibri" w:cs="Calibri"/>
          <w:sz w:val="22"/>
          <w:lang w:val="x-none"/>
        </w:rPr>
        <w:t>, with rebate 24,000 USD deducted</w:t>
      </w:r>
      <w:r w:rsidRPr="000E07CB">
        <w:rPr>
          <w:rFonts w:ascii="Calibri" w:eastAsia="SimSun" w:hAnsi="Calibri" w:cs="Calibri" w:hint="eastAsia"/>
          <w:sz w:val="22"/>
          <w:lang w:val="x-none"/>
        </w:rPr>
        <w:t xml:space="preserve"> (</w:t>
      </w:r>
      <w:r w:rsidR="00E64C47" w:rsidRPr="000E07CB">
        <w:rPr>
          <w:rFonts w:ascii="Calibri" w:eastAsia="SimSun" w:hAnsi="Calibri" w:cs="Calibri"/>
          <w:sz w:val="22"/>
          <w:lang w:val="x-none"/>
        </w:rPr>
        <w:t>Maximum 20% of the order value</w:t>
      </w:r>
      <w:r w:rsidRPr="000E07CB">
        <w:rPr>
          <w:rFonts w:ascii="Calibri" w:eastAsia="SimSun" w:hAnsi="Calibri" w:cs="Calibri" w:hint="eastAsia"/>
          <w:sz w:val="22"/>
          <w:lang w:val="x-none"/>
        </w:rPr>
        <w:t>).</w:t>
      </w:r>
      <w:r w:rsidR="00E64C47" w:rsidRPr="000E07CB">
        <w:rPr>
          <w:rFonts w:ascii="Calibri" w:eastAsia="SimSun" w:hAnsi="Calibri" w:cs="Calibri"/>
          <w:sz w:val="22"/>
          <w:lang w:val="x-none"/>
        </w:rPr>
        <w:t xml:space="preserve"> Remaining rebate will be deducted on the following order/orders.</w:t>
      </w:r>
    </w:p>
    <w:p w14:paraId="6ECD1DF1" w14:textId="77777777" w:rsidR="0002115B" w:rsidRPr="00E91321" w:rsidRDefault="0002115B" w:rsidP="0002115B">
      <w:pPr>
        <w:ind w:left="709"/>
        <w:rPr>
          <w:rFonts w:ascii="Calibri" w:eastAsia="SimSun" w:hAnsi="Calibri" w:cs="Calibri"/>
          <w:sz w:val="22"/>
          <w:lang w:val="x-none"/>
        </w:rPr>
      </w:pPr>
    </w:p>
    <w:p w14:paraId="4E0293A5" w14:textId="78B9205B" w:rsidR="0002115B" w:rsidRPr="00E64C47" w:rsidRDefault="0002115B" w:rsidP="00A12665">
      <w:pPr>
        <w:numPr>
          <w:ilvl w:val="2"/>
          <w:numId w:val="2"/>
        </w:numPr>
        <w:rPr>
          <w:rFonts w:ascii="Calibri" w:eastAsia="SimSun" w:hAnsi="Calibri" w:cs="Calibri"/>
          <w:sz w:val="22"/>
        </w:rPr>
      </w:pPr>
      <w:r w:rsidRPr="00E64C47">
        <w:rPr>
          <w:rFonts w:ascii="Calibri" w:eastAsia="SimSun" w:hAnsi="Calibri" w:cs="Calibri" w:hint="eastAsia"/>
          <w:sz w:val="22"/>
        </w:rPr>
        <w:t xml:space="preserve">Credit rebate earned will not be paid in cash by Party B but can only be used by Party A to set off prices payable under subsequent </w:t>
      </w:r>
      <w:proofErr w:type="spellStart"/>
      <w:r w:rsidRPr="00E64C47">
        <w:rPr>
          <w:rFonts w:ascii="Calibri" w:eastAsia="SimSun" w:hAnsi="Calibri" w:cs="Calibri" w:hint="eastAsia"/>
          <w:sz w:val="22"/>
        </w:rPr>
        <w:t>Qabin</w:t>
      </w:r>
      <w:proofErr w:type="spellEnd"/>
      <w:r w:rsidRPr="00E64C47">
        <w:rPr>
          <w:rFonts w:ascii="Calibri" w:eastAsia="SimSun" w:hAnsi="Calibri" w:cs="Calibri" w:hint="eastAsia"/>
          <w:sz w:val="22"/>
        </w:rPr>
        <w:t xml:space="preserve"> Orders.</w:t>
      </w:r>
    </w:p>
    <w:p w14:paraId="12C57010" w14:textId="70439314" w:rsidR="00274ECB" w:rsidRPr="0002115B" w:rsidRDefault="00274ECB" w:rsidP="0002115B">
      <w:pPr>
        <w:rPr>
          <w:rFonts w:ascii="Calibri" w:eastAsia="SimSun" w:hAnsi="Calibri" w:cs="Calibri"/>
          <w:sz w:val="22"/>
        </w:rPr>
      </w:pPr>
    </w:p>
    <w:p w14:paraId="0B376C18" w14:textId="77777777" w:rsidR="007548EF" w:rsidRPr="009B40EE" w:rsidRDefault="007548EF" w:rsidP="0002115B">
      <w:pPr>
        <w:numPr>
          <w:ilvl w:val="1"/>
          <w:numId w:val="2"/>
        </w:numPr>
        <w:rPr>
          <w:rFonts w:ascii="Calibri" w:eastAsia="SimSun" w:hAnsi="Calibri" w:cs="Calibri"/>
          <w:sz w:val="22"/>
          <w:lang w:val="x-none"/>
        </w:rPr>
      </w:pPr>
      <w:r w:rsidRPr="009B40EE">
        <w:rPr>
          <w:rFonts w:ascii="Calibri" w:eastAsia="SimSun" w:hAnsi="Calibri" w:cs="Calibri"/>
          <w:sz w:val="22"/>
          <w:lang w:val="x-none"/>
        </w:rPr>
        <w:t>Delivery</w:t>
      </w:r>
    </w:p>
    <w:p w14:paraId="683A8592" w14:textId="2C66ED88" w:rsidR="007548EF" w:rsidRPr="005944BA" w:rsidRDefault="007548EF" w:rsidP="0002115B">
      <w:pPr>
        <w:pStyle w:val="aa"/>
        <w:ind w:left="567" w:firstLineChars="0" w:firstLine="0"/>
        <w:rPr>
          <w:rFonts w:ascii="Calibri" w:eastAsia="SimSun" w:hAnsi="Calibri" w:cs="Calibri"/>
          <w:sz w:val="22"/>
        </w:rPr>
      </w:pPr>
    </w:p>
    <w:p w14:paraId="3C150CB2" w14:textId="221F6F2E" w:rsidR="00274ECB" w:rsidRPr="00274ECB" w:rsidRDefault="00274ECB" w:rsidP="0002115B">
      <w:pPr>
        <w:pStyle w:val="aa"/>
        <w:numPr>
          <w:ilvl w:val="2"/>
          <w:numId w:val="2"/>
        </w:numPr>
        <w:ind w:firstLineChars="0"/>
        <w:rPr>
          <w:rFonts w:ascii="Calibri" w:eastAsia="SimSun" w:hAnsi="Calibri" w:cs="Calibri"/>
          <w:sz w:val="22"/>
        </w:rPr>
      </w:pPr>
      <w:r w:rsidRPr="001E3270">
        <w:rPr>
          <w:rFonts w:ascii="Calibri" w:eastAsia="SimSun" w:hAnsi="Calibri" w:cs="Calibri"/>
          <w:sz w:val="22"/>
        </w:rPr>
        <w:t>Unless otherwise agreed</w:t>
      </w:r>
      <w:r>
        <w:rPr>
          <w:rFonts w:ascii="Calibri" w:eastAsia="SimSun" w:hAnsi="Calibri" w:cs="Calibri" w:hint="eastAsia"/>
          <w:sz w:val="22"/>
        </w:rPr>
        <w:t xml:space="preserve"> in the Order</w:t>
      </w:r>
      <w:r w:rsidRPr="001E3270">
        <w:rPr>
          <w:rFonts w:ascii="Calibri" w:eastAsia="SimSun" w:hAnsi="Calibri" w:cs="Calibri"/>
          <w:sz w:val="22"/>
        </w:rPr>
        <w:t xml:space="preserve">, </w:t>
      </w:r>
      <w:r>
        <w:rPr>
          <w:rFonts w:ascii="Calibri" w:eastAsia="SimSun" w:hAnsi="Calibri" w:cs="Calibri" w:hint="eastAsia"/>
          <w:sz w:val="22"/>
        </w:rPr>
        <w:t>t</w:t>
      </w:r>
      <w:r w:rsidRPr="00274ECB">
        <w:rPr>
          <w:rFonts w:ascii="Calibri" w:eastAsia="SimSun" w:hAnsi="Calibri" w:cs="Calibri" w:hint="eastAsia"/>
          <w:sz w:val="22"/>
        </w:rPr>
        <w:t xml:space="preserve">he </w:t>
      </w:r>
      <w:r>
        <w:rPr>
          <w:rFonts w:ascii="Calibri" w:eastAsia="SimSun" w:hAnsi="Calibri" w:cs="Calibri" w:hint="eastAsia"/>
          <w:sz w:val="22"/>
        </w:rPr>
        <w:t>lead time for d</w:t>
      </w:r>
      <w:r w:rsidRPr="00274ECB">
        <w:rPr>
          <w:rFonts w:ascii="Calibri" w:eastAsia="SimSun" w:hAnsi="Calibri" w:cs="Calibri" w:hint="eastAsia"/>
          <w:sz w:val="22"/>
        </w:rPr>
        <w:t>eliver</w:t>
      </w:r>
      <w:r>
        <w:rPr>
          <w:rFonts w:ascii="Calibri" w:eastAsia="SimSun" w:hAnsi="Calibri" w:cs="Calibri" w:hint="eastAsia"/>
          <w:sz w:val="22"/>
        </w:rPr>
        <w:t xml:space="preserve">y shall be </w:t>
      </w:r>
      <w:r w:rsidR="00CC6F1E">
        <w:rPr>
          <w:rFonts w:ascii="Calibri" w:eastAsia="SimSun" w:hAnsi="Calibri" w:cs="Calibri"/>
          <w:sz w:val="22"/>
        </w:rPr>
        <w:t>3</w:t>
      </w:r>
      <w:r w:rsidRPr="00274ECB">
        <w:rPr>
          <w:rFonts w:ascii="Calibri" w:eastAsia="SimSun" w:hAnsi="Calibri" w:cs="Calibri" w:hint="eastAsia"/>
          <w:sz w:val="22"/>
        </w:rPr>
        <w:t xml:space="preserve"> weeks after </w:t>
      </w:r>
      <w:r>
        <w:rPr>
          <w:rFonts w:ascii="Calibri" w:eastAsia="SimSun" w:hAnsi="Calibri" w:cs="Calibri" w:hint="eastAsia"/>
          <w:sz w:val="22"/>
        </w:rPr>
        <w:t>Party B</w:t>
      </w:r>
      <w:r>
        <w:rPr>
          <w:rFonts w:ascii="Calibri" w:eastAsia="SimSun" w:hAnsi="Calibri" w:cs="Calibri"/>
          <w:sz w:val="22"/>
        </w:rPr>
        <w:t>’</w:t>
      </w:r>
      <w:r>
        <w:rPr>
          <w:rFonts w:ascii="Calibri" w:eastAsia="SimSun" w:hAnsi="Calibri" w:cs="Calibri" w:hint="eastAsia"/>
          <w:sz w:val="22"/>
        </w:rPr>
        <w:t xml:space="preserve">s </w:t>
      </w:r>
      <w:r w:rsidRPr="00274ECB">
        <w:rPr>
          <w:rFonts w:ascii="Calibri" w:eastAsia="SimSun" w:hAnsi="Calibri" w:cs="Calibri" w:hint="eastAsia"/>
          <w:sz w:val="22"/>
        </w:rPr>
        <w:t>confirm</w:t>
      </w:r>
      <w:r>
        <w:rPr>
          <w:rFonts w:ascii="Calibri" w:eastAsia="SimSun" w:hAnsi="Calibri" w:cs="Calibri" w:hint="eastAsia"/>
          <w:sz w:val="22"/>
        </w:rPr>
        <w:t>ation of an O</w:t>
      </w:r>
      <w:r w:rsidRPr="00274ECB">
        <w:rPr>
          <w:rFonts w:ascii="Calibri" w:eastAsia="SimSun" w:hAnsi="Calibri" w:cs="Calibri" w:hint="eastAsia"/>
          <w:sz w:val="22"/>
        </w:rPr>
        <w:t>rder</w:t>
      </w:r>
      <w:r>
        <w:rPr>
          <w:rFonts w:ascii="Calibri" w:eastAsia="SimSun" w:hAnsi="Calibri" w:cs="Calibri" w:hint="eastAsia"/>
          <w:sz w:val="22"/>
        </w:rPr>
        <w:t xml:space="preserve">, subject to payment of </w:t>
      </w:r>
      <w:r w:rsidR="006B15EF">
        <w:rPr>
          <w:rFonts w:ascii="Calibri" w:eastAsia="SimSun" w:hAnsi="Calibri" w:cs="Calibri" w:hint="eastAsia"/>
          <w:sz w:val="22"/>
        </w:rPr>
        <w:t xml:space="preserve">the relevant </w:t>
      </w:r>
      <w:r>
        <w:rPr>
          <w:rFonts w:ascii="Calibri" w:eastAsia="SimSun" w:hAnsi="Calibri" w:cs="Calibri" w:hint="eastAsia"/>
          <w:sz w:val="22"/>
        </w:rPr>
        <w:t>advance (if any) in time</w:t>
      </w:r>
      <w:r w:rsidRPr="00274ECB">
        <w:rPr>
          <w:rFonts w:ascii="Calibri" w:eastAsia="SimSun" w:hAnsi="Calibri" w:cs="Calibri" w:hint="eastAsia"/>
          <w:sz w:val="22"/>
        </w:rPr>
        <w:t>.</w:t>
      </w:r>
    </w:p>
    <w:p w14:paraId="1D5BE248" w14:textId="77777777" w:rsidR="00274ECB" w:rsidRDefault="00274ECB" w:rsidP="0002115B">
      <w:pPr>
        <w:ind w:left="709"/>
        <w:rPr>
          <w:rFonts w:ascii="Calibri" w:eastAsia="SimSun" w:hAnsi="Calibri" w:cs="Calibri"/>
          <w:sz w:val="22"/>
        </w:rPr>
      </w:pPr>
    </w:p>
    <w:p w14:paraId="2670684B" w14:textId="0CEB1E53" w:rsidR="001E3270" w:rsidRDefault="001E3270" w:rsidP="0002115B">
      <w:pPr>
        <w:numPr>
          <w:ilvl w:val="2"/>
          <w:numId w:val="2"/>
        </w:numPr>
        <w:rPr>
          <w:rFonts w:ascii="Calibri" w:eastAsia="SimSun" w:hAnsi="Calibri" w:cs="Calibri"/>
          <w:sz w:val="22"/>
        </w:rPr>
      </w:pPr>
      <w:r w:rsidRPr="001E3270">
        <w:rPr>
          <w:rFonts w:ascii="Calibri" w:eastAsia="SimSun" w:hAnsi="Calibri" w:cs="Calibri"/>
          <w:sz w:val="22"/>
        </w:rPr>
        <w:t>Unless otherwise agreed</w:t>
      </w:r>
      <w:r w:rsidR="00274ECB">
        <w:rPr>
          <w:rFonts w:ascii="Calibri" w:eastAsia="SimSun" w:hAnsi="Calibri" w:cs="Calibri" w:hint="eastAsia"/>
          <w:sz w:val="22"/>
        </w:rPr>
        <w:t xml:space="preserve"> in the Order</w:t>
      </w:r>
      <w:r w:rsidRPr="001E3270">
        <w:rPr>
          <w:rFonts w:ascii="Calibri" w:eastAsia="SimSun" w:hAnsi="Calibri" w:cs="Calibri"/>
          <w:sz w:val="22"/>
        </w:rPr>
        <w:t>,</w:t>
      </w:r>
      <w:r w:rsidR="009B40EE" w:rsidRPr="009B40EE">
        <w:rPr>
          <w:rFonts w:ascii="Calibri" w:eastAsia="SimSun" w:hAnsi="Calibri" w:cs="Calibri" w:hint="eastAsia"/>
          <w:sz w:val="22"/>
          <w:lang w:val="x-none"/>
        </w:rPr>
        <w:t xml:space="preserve"> shipping terms shall be FOB Shanghai</w:t>
      </w:r>
      <w:r w:rsidR="009B40EE">
        <w:rPr>
          <w:rFonts w:ascii="Calibri" w:eastAsia="SimSun" w:hAnsi="Calibri" w:cs="Calibri" w:hint="eastAsia"/>
          <w:sz w:val="22"/>
          <w:lang w:val="x-none"/>
        </w:rPr>
        <w:t xml:space="preserve"> </w:t>
      </w:r>
      <w:r w:rsidR="009B40EE" w:rsidRPr="001E3270">
        <w:rPr>
          <w:rFonts w:ascii="Calibri" w:eastAsia="SimSun" w:hAnsi="Calibri" w:cs="Calibri"/>
          <w:sz w:val="22"/>
        </w:rPr>
        <w:t>(INCOTERMS 2020)</w:t>
      </w:r>
      <w:r w:rsidR="009B40EE" w:rsidRPr="009B40EE">
        <w:rPr>
          <w:rFonts w:ascii="Calibri" w:eastAsia="SimSun" w:hAnsi="Calibri" w:cs="Calibri" w:hint="eastAsia"/>
          <w:sz w:val="22"/>
          <w:lang w:val="x-none"/>
        </w:rPr>
        <w:t>. The goods shall be shipped in FCL (Full Container Load) using a 40FT HP container.</w:t>
      </w:r>
      <w:r w:rsidR="009B40EE" w:rsidRPr="009B40EE">
        <w:rPr>
          <w:rFonts w:ascii="Calibri" w:eastAsia="SimSun" w:hAnsi="Calibri" w:cs="Calibri"/>
          <w:sz w:val="22"/>
          <w:lang w:val="x-none"/>
        </w:rPr>
        <w:t xml:space="preserve"> </w:t>
      </w:r>
    </w:p>
    <w:p w14:paraId="2C2C2B9B" w14:textId="72DA5BA0" w:rsidR="007548EF" w:rsidRDefault="007548EF" w:rsidP="0002115B">
      <w:pPr>
        <w:ind w:left="567"/>
        <w:rPr>
          <w:rFonts w:ascii="Calibri" w:eastAsia="SimSun" w:hAnsi="Calibri" w:cs="Calibri"/>
          <w:sz w:val="22"/>
        </w:rPr>
      </w:pPr>
    </w:p>
    <w:p w14:paraId="2C051A58" w14:textId="7C318B4F" w:rsidR="007548EF" w:rsidRPr="00CE503B" w:rsidRDefault="00CE503B" w:rsidP="0002115B">
      <w:pPr>
        <w:numPr>
          <w:ilvl w:val="1"/>
          <w:numId w:val="2"/>
        </w:numPr>
        <w:rPr>
          <w:rFonts w:ascii="Calibri" w:eastAsia="SimSun" w:hAnsi="Calibri" w:cs="Calibri"/>
          <w:sz w:val="22"/>
          <w:lang w:val="x-none"/>
        </w:rPr>
      </w:pPr>
      <w:r>
        <w:rPr>
          <w:rFonts w:ascii="Calibri" w:eastAsia="SimSun" w:hAnsi="Calibri" w:cs="Calibri" w:hint="eastAsia"/>
          <w:sz w:val="22"/>
          <w:lang w:val="x-none"/>
        </w:rPr>
        <w:lastRenderedPageBreak/>
        <w:t>Warranties</w:t>
      </w:r>
      <w:r w:rsidR="00F604B3">
        <w:rPr>
          <w:rFonts w:ascii="Calibri" w:eastAsia="SimSun" w:hAnsi="Calibri" w:cs="Calibri" w:hint="eastAsia"/>
          <w:sz w:val="22"/>
          <w:lang w:val="x-none"/>
        </w:rPr>
        <w:t xml:space="preserve"> and After-sale Services</w:t>
      </w:r>
    </w:p>
    <w:p w14:paraId="0ADA097F" w14:textId="77777777" w:rsidR="007548EF" w:rsidRDefault="007548EF" w:rsidP="0002115B">
      <w:pPr>
        <w:ind w:firstLine="420"/>
        <w:rPr>
          <w:rFonts w:ascii="Calibri" w:eastAsia="SimSun" w:hAnsi="Calibri" w:cs="Calibri"/>
          <w:sz w:val="22"/>
        </w:rPr>
      </w:pPr>
    </w:p>
    <w:p w14:paraId="69AB0076" w14:textId="1A53EAA3" w:rsidR="007548EF" w:rsidRPr="00597374" w:rsidRDefault="007548EF" w:rsidP="00CC6F1E">
      <w:pPr>
        <w:pStyle w:val="aa"/>
        <w:numPr>
          <w:ilvl w:val="2"/>
          <w:numId w:val="2"/>
        </w:numPr>
        <w:ind w:firstLineChars="0"/>
        <w:rPr>
          <w:rFonts w:ascii="Calibri" w:eastAsia="SimSun" w:hAnsi="Calibri" w:cs="Calibri"/>
          <w:sz w:val="22"/>
        </w:rPr>
      </w:pPr>
      <w:r w:rsidRPr="00597374">
        <w:rPr>
          <w:rFonts w:ascii="Calibri" w:eastAsia="SimSun" w:hAnsi="Calibri" w:cs="Calibri"/>
          <w:sz w:val="22"/>
        </w:rPr>
        <w:t xml:space="preserve">Immediately upon receipt of the </w:t>
      </w:r>
      <w:r w:rsidR="00525236">
        <w:rPr>
          <w:rFonts w:ascii="Calibri" w:eastAsia="SimSun" w:hAnsi="Calibri" w:cs="Calibri" w:hint="eastAsia"/>
          <w:sz w:val="22"/>
        </w:rPr>
        <w:t>goods</w:t>
      </w:r>
      <w:r w:rsidRPr="00597374">
        <w:rPr>
          <w:rFonts w:ascii="Calibri" w:eastAsia="SimSun" w:hAnsi="Calibri" w:cs="Calibri"/>
          <w:sz w:val="22"/>
        </w:rPr>
        <w:t xml:space="preserve">, </w:t>
      </w:r>
      <w:r w:rsidR="00601C40">
        <w:rPr>
          <w:rFonts w:ascii="Calibri" w:eastAsia="SimSun" w:hAnsi="Calibri" w:cs="Calibri"/>
          <w:sz w:val="22"/>
        </w:rPr>
        <w:t>Party A</w:t>
      </w:r>
      <w:r w:rsidRPr="00597374">
        <w:rPr>
          <w:rFonts w:ascii="Calibri" w:eastAsia="SimSun" w:hAnsi="Calibri" w:cs="Calibri"/>
          <w:sz w:val="22"/>
        </w:rPr>
        <w:t xml:space="preserve"> shall inspect the goods for compliance with the </w:t>
      </w:r>
      <w:r>
        <w:rPr>
          <w:rFonts w:ascii="Calibri" w:eastAsia="SimSun" w:hAnsi="Calibri" w:cs="Calibri"/>
          <w:sz w:val="22"/>
        </w:rPr>
        <w:t>C</w:t>
      </w:r>
      <w:r w:rsidRPr="00597374">
        <w:rPr>
          <w:rFonts w:ascii="Calibri" w:eastAsia="SimSun" w:hAnsi="Calibri" w:cs="Calibri"/>
          <w:sz w:val="22"/>
        </w:rPr>
        <w:t>ontract, in particular for completeness as well as condition and, if applicable, transport damage.</w:t>
      </w:r>
      <w:r w:rsidR="00CC6F1E">
        <w:rPr>
          <w:rFonts w:ascii="Calibri" w:eastAsia="SimSun" w:hAnsi="Calibri" w:cs="Calibri"/>
          <w:sz w:val="22"/>
        </w:rPr>
        <w:br/>
      </w:r>
      <w:r w:rsidR="00CC6F1E" w:rsidRPr="00CC6F1E">
        <w:rPr>
          <w:rFonts w:ascii="Calibri" w:eastAsia="SimSun" w:hAnsi="Calibri" w:cs="Calibri"/>
          <w:sz w:val="22"/>
        </w:rPr>
        <w:t>The inspection period shall begin upon receipt of the goods by the final customer (the cus</w:t>
      </w:r>
      <w:r w:rsidR="00CC6F1E">
        <w:rPr>
          <w:rFonts w:ascii="Calibri" w:eastAsia="SimSun" w:hAnsi="Calibri" w:cs="Calibri"/>
          <w:sz w:val="22"/>
        </w:rPr>
        <w:t xml:space="preserve">tomer purchasing from </w:t>
      </w:r>
      <w:proofErr w:type="spellStart"/>
      <w:r w:rsidR="00CC6F1E">
        <w:rPr>
          <w:rFonts w:ascii="Calibri" w:eastAsia="SimSun" w:hAnsi="Calibri" w:cs="Calibri"/>
          <w:sz w:val="22"/>
        </w:rPr>
        <w:t>Fursys</w:t>
      </w:r>
      <w:proofErr w:type="spellEnd"/>
      <w:r w:rsidR="00CC6F1E">
        <w:rPr>
          <w:rFonts w:ascii="Calibri" w:eastAsia="SimSun" w:hAnsi="Calibri" w:cs="Calibri"/>
          <w:sz w:val="22"/>
        </w:rPr>
        <w:t>).</w:t>
      </w:r>
      <w:r w:rsidRPr="00597374">
        <w:rPr>
          <w:rFonts w:ascii="Calibri" w:eastAsia="SimSun" w:hAnsi="Calibri" w:cs="Calibri"/>
          <w:sz w:val="22"/>
        </w:rPr>
        <w:t xml:space="preserve"> Visible deviations, defects and damages are to be notified to </w:t>
      </w:r>
      <w:r w:rsidR="00601C40">
        <w:rPr>
          <w:rFonts w:ascii="Calibri" w:eastAsia="SimSun" w:hAnsi="Calibri" w:cs="Calibri"/>
          <w:sz w:val="22"/>
        </w:rPr>
        <w:t>Party B</w:t>
      </w:r>
      <w:r w:rsidRPr="00597374">
        <w:rPr>
          <w:rFonts w:ascii="Calibri" w:eastAsia="SimSun" w:hAnsi="Calibri" w:cs="Calibri"/>
          <w:sz w:val="22"/>
        </w:rPr>
        <w:t xml:space="preserve"> within </w:t>
      </w:r>
      <w:r w:rsidR="002039A2">
        <w:rPr>
          <w:rFonts w:ascii="Calibri" w:eastAsia="SimSun" w:hAnsi="Calibri" w:cs="Calibri"/>
          <w:sz w:val="22"/>
        </w:rPr>
        <w:t>five (</w:t>
      </w:r>
      <w:commentRangeStart w:id="23"/>
      <w:r w:rsidRPr="00597374">
        <w:rPr>
          <w:rFonts w:ascii="Calibri" w:eastAsia="SimSun" w:hAnsi="Calibri" w:cs="Calibri"/>
          <w:sz w:val="22"/>
        </w:rPr>
        <w:t>5</w:t>
      </w:r>
      <w:r w:rsidR="002039A2">
        <w:rPr>
          <w:rFonts w:ascii="Calibri" w:eastAsia="SimSun" w:hAnsi="Calibri" w:cs="Calibri"/>
          <w:sz w:val="22"/>
        </w:rPr>
        <w:t>)</w:t>
      </w:r>
      <w:r w:rsidRPr="00597374">
        <w:rPr>
          <w:rFonts w:ascii="Calibri" w:eastAsia="SimSun" w:hAnsi="Calibri" w:cs="Calibri"/>
          <w:sz w:val="22"/>
        </w:rPr>
        <w:t xml:space="preserve"> working days</w:t>
      </w:r>
      <w:r w:rsidR="00525236">
        <w:rPr>
          <w:rFonts w:ascii="Calibri" w:eastAsia="SimSun" w:hAnsi="Calibri" w:cs="Calibri" w:hint="eastAsia"/>
          <w:sz w:val="22"/>
        </w:rPr>
        <w:t xml:space="preserve"> </w:t>
      </w:r>
      <w:commentRangeEnd w:id="23"/>
      <w:r w:rsidR="00C1694F">
        <w:rPr>
          <w:rStyle w:val="a4"/>
        </w:rPr>
        <w:commentReference w:id="23"/>
      </w:r>
      <w:r w:rsidR="00525236" w:rsidRPr="00525236">
        <w:rPr>
          <w:rFonts w:ascii="Calibri" w:eastAsia="SimSun" w:hAnsi="Calibri" w:cs="Calibri" w:hint="eastAsia"/>
          <w:sz w:val="22"/>
        </w:rPr>
        <w:t>of the arrival of the goods at their final destination</w:t>
      </w:r>
      <w:r w:rsidRPr="00597374">
        <w:rPr>
          <w:rFonts w:ascii="Calibri" w:eastAsia="SimSun" w:hAnsi="Calibri" w:cs="Calibri"/>
          <w:sz w:val="22"/>
        </w:rPr>
        <w:t>.</w:t>
      </w:r>
      <w:r w:rsidR="004E526D">
        <w:rPr>
          <w:rFonts w:ascii="Calibri" w:eastAsia="SimSun" w:hAnsi="Calibri" w:cs="Calibri"/>
          <w:sz w:val="22"/>
        </w:rPr>
        <w:t xml:space="preserve"> </w:t>
      </w:r>
      <w:r w:rsidR="00CC6F1E" w:rsidRPr="00CC6F1E">
        <w:rPr>
          <w:rFonts w:ascii="Calibri" w:eastAsia="SimSun" w:hAnsi="Calibri" w:cs="Calibri"/>
          <w:sz w:val="22"/>
        </w:rPr>
        <w:t xml:space="preserve">(i.e., the location where the customer purchasing from </w:t>
      </w:r>
      <w:proofErr w:type="spellStart"/>
      <w:r w:rsidR="00CC6F1E" w:rsidRPr="00CC6F1E">
        <w:rPr>
          <w:rFonts w:ascii="Calibri" w:eastAsia="SimSun" w:hAnsi="Calibri" w:cs="Calibri"/>
          <w:sz w:val="22"/>
        </w:rPr>
        <w:t>Fursys</w:t>
      </w:r>
      <w:proofErr w:type="spellEnd"/>
      <w:r w:rsidR="00CC6F1E" w:rsidRPr="00CC6F1E">
        <w:rPr>
          <w:rFonts w:ascii="Calibri" w:eastAsia="SimSun" w:hAnsi="Calibri" w:cs="Calibri"/>
          <w:sz w:val="22"/>
        </w:rPr>
        <w:t xml:space="preserve"> receives the goods). </w:t>
      </w:r>
      <w:r w:rsidR="004E526D" w:rsidRPr="004E526D">
        <w:rPr>
          <w:rFonts w:ascii="Calibri" w:eastAsia="SimSun" w:hAnsi="Calibri" w:cs="Calibri"/>
          <w:sz w:val="22"/>
        </w:rPr>
        <w:t xml:space="preserve">Failure to notify </w:t>
      </w:r>
      <w:r w:rsidR="00601C40">
        <w:rPr>
          <w:rFonts w:ascii="Calibri" w:eastAsia="SimSun" w:hAnsi="Calibri" w:cs="Calibri"/>
          <w:sz w:val="22"/>
        </w:rPr>
        <w:t>Party B</w:t>
      </w:r>
      <w:r w:rsidR="004E526D" w:rsidRPr="00597374">
        <w:rPr>
          <w:rFonts w:ascii="Calibri" w:eastAsia="SimSun" w:hAnsi="Calibri" w:cs="Calibri"/>
          <w:sz w:val="22"/>
        </w:rPr>
        <w:t xml:space="preserve"> </w:t>
      </w:r>
      <w:r w:rsidR="004E526D" w:rsidRPr="004E526D">
        <w:rPr>
          <w:rFonts w:ascii="Calibri" w:eastAsia="SimSun" w:hAnsi="Calibri" w:cs="Calibri"/>
          <w:sz w:val="22"/>
        </w:rPr>
        <w:t xml:space="preserve">in writing within the </w:t>
      </w:r>
      <w:r w:rsidR="001F7DC7">
        <w:rPr>
          <w:rFonts w:ascii="Calibri" w:eastAsia="SimSun" w:hAnsi="Calibri" w:cs="Calibri" w:hint="eastAsia"/>
          <w:sz w:val="22"/>
        </w:rPr>
        <w:t>fore</w:t>
      </w:r>
      <w:r w:rsidR="001F7DC7">
        <w:rPr>
          <w:rFonts w:ascii="Calibri" w:eastAsia="SimSun" w:hAnsi="Calibri" w:cs="Calibri"/>
          <w:sz w:val="22"/>
        </w:rPr>
        <w:t xml:space="preserve">going </w:t>
      </w:r>
      <w:r w:rsidR="004E526D" w:rsidRPr="004E526D">
        <w:rPr>
          <w:rFonts w:ascii="Calibri" w:eastAsia="SimSun" w:hAnsi="Calibri" w:cs="Calibri"/>
          <w:sz w:val="22"/>
        </w:rPr>
        <w:t xml:space="preserve">time limit shall be deemed as </w:t>
      </w:r>
      <w:r w:rsidR="00601C40">
        <w:rPr>
          <w:rFonts w:ascii="Calibri" w:eastAsia="SimSun" w:hAnsi="Calibri" w:cs="Calibri"/>
          <w:sz w:val="22"/>
        </w:rPr>
        <w:t>Party A</w:t>
      </w:r>
      <w:r w:rsidR="00525236">
        <w:rPr>
          <w:rFonts w:ascii="Calibri" w:eastAsia="SimSun" w:hAnsi="Calibri" w:cs="Calibri"/>
          <w:sz w:val="22"/>
        </w:rPr>
        <w:t>’</w:t>
      </w:r>
      <w:r w:rsidR="004E526D" w:rsidRPr="004E526D">
        <w:rPr>
          <w:rFonts w:ascii="Calibri" w:eastAsia="SimSun" w:hAnsi="Calibri" w:cs="Calibri"/>
          <w:sz w:val="22"/>
        </w:rPr>
        <w:t xml:space="preserve">s recognition that the delivered </w:t>
      </w:r>
      <w:r w:rsidR="00525236">
        <w:rPr>
          <w:rFonts w:ascii="Calibri" w:eastAsia="SimSun" w:hAnsi="Calibri" w:cs="Calibri" w:hint="eastAsia"/>
          <w:sz w:val="22"/>
        </w:rPr>
        <w:t>goods</w:t>
      </w:r>
      <w:r w:rsidR="00525236" w:rsidRPr="004E526D">
        <w:rPr>
          <w:rFonts w:ascii="Calibri" w:eastAsia="SimSun" w:hAnsi="Calibri" w:cs="Calibri"/>
          <w:sz w:val="22"/>
        </w:rPr>
        <w:t xml:space="preserve"> </w:t>
      </w:r>
      <w:r w:rsidR="004E526D" w:rsidRPr="004E526D">
        <w:rPr>
          <w:rFonts w:ascii="Calibri" w:eastAsia="SimSun" w:hAnsi="Calibri" w:cs="Calibri"/>
          <w:sz w:val="22"/>
        </w:rPr>
        <w:t xml:space="preserve">are free of </w:t>
      </w:r>
      <w:r w:rsidR="004E7D87">
        <w:rPr>
          <w:rFonts w:ascii="Calibri" w:eastAsia="SimSun" w:hAnsi="Calibri" w:cs="Calibri"/>
          <w:sz w:val="22"/>
        </w:rPr>
        <w:t>visible</w:t>
      </w:r>
      <w:r w:rsidR="004E526D" w:rsidRPr="004E526D">
        <w:rPr>
          <w:rFonts w:ascii="Calibri" w:eastAsia="SimSun" w:hAnsi="Calibri" w:cs="Calibri"/>
          <w:sz w:val="22"/>
        </w:rPr>
        <w:t xml:space="preserve"> defects.</w:t>
      </w:r>
    </w:p>
    <w:p w14:paraId="36221D5D" w14:textId="77777777" w:rsidR="007548EF" w:rsidRPr="000C6DEC" w:rsidRDefault="007548EF" w:rsidP="0002115B">
      <w:pPr>
        <w:pStyle w:val="aa"/>
        <w:ind w:left="567" w:firstLineChars="0" w:firstLine="0"/>
        <w:rPr>
          <w:rFonts w:ascii="Calibri" w:eastAsia="SimSun" w:hAnsi="Calibri" w:cs="Calibri"/>
          <w:b/>
          <w:sz w:val="22"/>
        </w:rPr>
      </w:pPr>
    </w:p>
    <w:p w14:paraId="32F9EE9D" w14:textId="0B5543CF" w:rsidR="00FD07BE" w:rsidRPr="00FD07BE" w:rsidRDefault="00601C40" w:rsidP="0002115B">
      <w:pPr>
        <w:pStyle w:val="aa"/>
        <w:numPr>
          <w:ilvl w:val="2"/>
          <w:numId w:val="2"/>
        </w:numPr>
        <w:ind w:firstLineChars="0"/>
        <w:rPr>
          <w:rFonts w:ascii="Calibri" w:eastAsia="SimSun" w:hAnsi="Calibri" w:cs="Calibri"/>
          <w:sz w:val="22"/>
        </w:rPr>
      </w:pPr>
      <w:r>
        <w:rPr>
          <w:rFonts w:ascii="Calibri" w:eastAsia="SimSun" w:hAnsi="Calibri" w:cs="Calibri"/>
          <w:sz w:val="22"/>
        </w:rPr>
        <w:t>Party B</w:t>
      </w:r>
      <w:r w:rsidR="007B0837" w:rsidRPr="00597374">
        <w:rPr>
          <w:rFonts w:ascii="Calibri" w:eastAsia="SimSun" w:hAnsi="Calibri" w:cs="Calibri"/>
          <w:sz w:val="22"/>
        </w:rPr>
        <w:t xml:space="preserve"> </w:t>
      </w:r>
      <w:r w:rsidR="005A773E" w:rsidRPr="005A773E">
        <w:rPr>
          <w:rFonts w:ascii="Calibri" w:eastAsia="SimSun" w:hAnsi="Calibri" w:cs="Calibri"/>
          <w:sz w:val="22"/>
        </w:rPr>
        <w:t>warrants that</w:t>
      </w:r>
      <w:ins w:id="24" w:author="윤현정 (Hyunjeong Yoon)" w:date="2025-03-31T17:26:00Z">
        <w:r w:rsidR="00C1694F">
          <w:rPr>
            <w:rFonts w:ascii="Calibri" w:eastAsia="SimSun" w:hAnsi="Calibri" w:cs="Calibri"/>
            <w:sz w:val="22"/>
          </w:rPr>
          <w:t xml:space="preserve"> </w:t>
        </w:r>
      </w:ins>
      <w:ins w:id="25" w:author="윤현정 (Hyunjeong Yoon)" w:date="2025-03-31T17:27:00Z">
        <w:r w:rsidR="00C1694F">
          <w:t xml:space="preserve">the </w:t>
        </w:r>
        <w:r w:rsidR="00635CD4">
          <w:rPr>
            <w:rFonts w:ascii="맑은 고딕" w:eastAsia="맑은 고딕" w:hAnsi="맑은 고딕" w:cs="맑은 고딕"/>
            <w:lang w:eastAsia="ko-KR"/>
          </w:rPr>
          <w:t>goods</w:t>
        </w:r>
        <w:r w:rsidR="00C1694F">
          <w:t xml:space="preserve"> do not violate any laws and regulations of the Republic of Korea, including the "Product Safety Basic Act" and the "Consumer Basic </w:t>
        </w:r>
        <w:proofErr w:type="spellStart"/>
        <w:r w:rsidR="00C1694F">
          <w:t>Act."</w:t>
        </w:r>
      </w:ins>
      <w:del w:id="26" w:author="윤현정 (Hyunjeong Yoon)" w:date="2025-03-31T17:26:00Z">
        <w:r w:rsidR="005A773E" w:rsidRPr="005A773E" w:rsidDel="00C1694F">
          <w:rPr>
            <w:rFonts w:ascii="Calibri" w:eastAsia="SimSun" w:hAnsi="Calibri" w:cs="Calibri"/>
            <w:sz w:val="22"/>
          </w:rPr>
          <w:delText xml:space="preserve"> the quality of the </w:delText>
        </w:r>
        <w:r w:rsidR="00525236" w:rsidDel="00C1694F">
          <w:rPr>
            <w:rFonts w:ascii="Calibri" w:eastAsia="SimSun" w:hAnsi="Calibri" w:cs="Calibri" w:hint="eastAsia"/>
            <w:sz w:val="22"/>
          </w:rPr>
          <w:delText>goods</w:delText>
        </w:r>
        <w:r w:rsidR="005A773E" w:rsidRPr="005A773E" w:rsidDel="00C1694F">
          <w:rPr>
            <w:rFonts w:ascii="Calibri" w:eastAsia="SimSun" w:hAnsi="Calibri" w:cs="Calibri"/>
            <w:sz w:val="22"/>
          </w:rPr>
          <w:delText xml:space="preserve"> meet the applicable PRC laws, regulations and national standards</w:delText>
        </w:r>
        <w:r w:rsidR="00F604B3" w:rsidDel="00C1694F">
          <w:rPr>
            <w:rFonts w:ascii="Calibri" w:eastAsia="SimSun" w:hAnsi="Calibri" w:cs="Calibri" w:hint="eastAsia"/>
            <w:sz w:val="22"/>
          </w:rPr>
          <w:delText xml:space="preserve"> of office furniture</w:delText>
        </w:r>
        <w:r w:rsidR="005A773E" w:rsidRPr="005A773E" w:rsidDel="00C1694F">
          <w:rPr>
            <w:rFonts w:ascii="Calibri" w:eastAsia="SimSun" w:hAnsi="Calibri" w:cs="Calibri"/>
            <w:sz w:val="22"/>
          </w:rPr>
          <w:delText xml:space="preserve">. </w:delText>
        </w:r>
      </w:del>
      <w:r w:rsidR="00FD07BE" w:rsidRPr="00FD07BE">
        <w:rPr>
          <w:rFonts w:ascii="Calibri" w:eastAsia="SimSun" w:hAnsi="Calibri" w:cs="Calibri" w:hint="eastAsia"/>
          <w:sz w:val="22"/>
        </w:rPr>
        <w:t>The</w:t>
      </w:r>
      <w:proofErr w:type="spellEnd"/>
      <w:r w:rsidR="00FD07BE" w:rsidRPr="00FD07BE">
        <w:rPr>
          <w:rFonts w:ascii="Calibri" w:eastAsia="SimSun" w:hAnsi="Calibri" w:cs="Calibri" w:hint="eastAsia"/>
          <w:sz w:val="22"/>
        </w:rPr>
        <w:t xml:space="preserve"> Seller provides the following warranty for </w:t>
      </w:r>
      <w:proofErr w:type="spellStart"/>
      <w:r w:rsidR="00FD07BE" w:rsidRPr="00FD07BE">
        <w:rPr>
          <w:rFonts w:ascii="Calibri" w:eastAsia="SimSun" w:hAnsi="Calibri" w:cs="Calibri" w:hint="eastAsia"/>
          <w:sz w:val="22"/>
        </w:rPr>
        <w:t>Qabin</w:t>
      </w:r>
      <w:proofErr w:type="spellEnd"/>
      <w:r w:rsidR="00FD07BE">
        <w:rPr>
          <w:rFonts w:ascii="Calibri" w:eastAsia="SimSun" w:hAnsi="Calibri" w:cs="Calibri" w:hint="eastAsia"/>
          <w:sz w:val="22"/>
        </w:rPr>
        <w:t xml:space="preserve">, commencing from </w:t>
      </w:r>
      <w:r w:rsidR="00FD07BE">
        <w:rPr>
          <w:rFonts w:ascii="Calibri" w:eastAsia="SimSun" w:hAnsi="Calibri" w:cs="Calibri"/>
          <w:sz w:val="22"/>
        </w:rPr>
        <w:t>the</w:t>
      </w:r>
      <w:r w:rsidR="00FD07BE">
        <w:rPr>
          <w:rFonts w:ascii="Calibri" w:eastAsia="SimSun" w:hAnsi="Calibri" w:cs="Calibri" w:hint="eastAsia"/>
          <w:sz w:val="22"/>
        </w:rPr>
        <w:t xml:space="preserve"> date of delivery</w:t>
      </w:r>
      <w:r w:rsidR="00FD07BE" w:rsidRPr="00FD07BE">
        <w:rPr>
          <w:rFonts w:ascii="Calibri" w:eastAsia="SimSun" w:hAnsi="Calibri" w:cs="Calibri" w:hint="eastAsia"/>
          <w:sz w:val="22"/>
        </w:rPr>
        <w:t>:</w:t>
      </w:r>
    </w:p>
    <w:p w14:paraId="10DEB726" w14:textId="77777777" w:rsidR="00FD07BE" w:rsidRDefault="00FD07BE" w:rsidP="0002115B">
      <w:pPr>
        <w:pStyle w:val="aa"/>
        <w:ind w:left="709" w:firstLineChars="0" w:firstLine="0"/>
        <w:rPr>
          <w:rFonts w:ascii="Calibri" w:eastAsia="SimSun" w:hAnsi="Calibri" w:cs="Calibri"/>
          <w:sz w:val="22"/>
        </w:rPr>
      </w:pPr>
    </w:p>
    <w:p w14:paraId="58E2DA1F" w14:textId="4B19F352" w:rsidR="00FD07BE" w:rsidRPr="00FD07BE" w:rsidRDefault="00FD07BE" w:rsidP="0002115B">
      <w:pPr>
        <w:pStyle w:val="aa"/>
        <w:numPr>
          <w:ilvl w:val="0"/>
          <w:numId w:val="13"/>
        </w:numPr>
        <w:ind w:firstLineChars="0"/>
        <w:rPr>
          <w:rFonts w:ascii="Calibri" w:eastAsia="SimSun" w:hAnsi="Calibri" w:cs="Calibri"/>
          <w:sz w:val="22"/>
          <w:lang w:val="x-none"/>
        </w:rPr>
      </w:pPr>
      <w:r w:rsidRPr="00FD07BE">
        <w:rPr>
          <w:rFonts w:ascii="Calibri" w:eastAsia="SimSun" w:hAnsi="Calibri" w:cs="Calibri" w:hint="eastAsia"/>
          <w:sz w:val="22"/>
          <w:lang w:val="x-none"/>
        </w:rPr>
        <w:t>Space-in-Space (e.g., Phone booth, various pods): 60 months</w:t>
      </w:r>
    </w:p>
    <w:p w14:paraId="047A458A" w14:textId="61C7D198" w:rsidR="00FD07BE" w:rsidRPr="00FD07BE" w:rsidRDefault="00FD07BE" w:rsidP="0002115B">
      <w:pPr>
        <w:pStyle w:val="aa"/>
        <w:numPr>
          <w:ilvl w:val="0"/>
          <w:numId w:val="13"/>
        </w:numPr>
        <w:ind w:firstLineChars="0"/>
        <w:rPr>
          <w:rFonts w:ascii="Calibri" w:eastAsia="SimSun" w:hAnsi="Calibri" w:cs="Calibri"/>
          <w:sz w:val="22"/>
          <w:lang w:val="x-none"/>
        </w:rPr>
      </w:pPr>
      <w:r w:rsidRPr="00FD07BE">
        <w:rPr>
          <w:rFonts w:ascii="Calibri" w:eastAsia="SimSun" w:hAnsi="Calibri" w:cs="Calibri" w:hint="eastAsia"/>
          <w:sz w:val="22"/>
          <w:lang w:val="x-none"/>
        </w:rPr>
        <w:t xml:space="preserve">Fabrics (General), PET surfaces: </w:t>
      </w:r>
      <w:r w:rsidR="00E64C47">
        <w:rPr>
          <w:rFonts w:ascii="Calibri" w:eastAsia="SimSun" w:hAnsi="Calibri" w:cs="Calibri"/>
          <w:sz w:val="22"/>
          <w:lang w:val="x-none"/>
        </w:rPr>
        <w:t>24</w:t>
      </w:r>
      <w:r w:rsidRPr="00FD07BE">
        <w:rPr>
          <w:rFonts w:ascii="Calibri" w:eastAsia="SimSun" w:hAnsi="Calibri" w:cs="Calibri" w:hint="eastAsia"/>
          <w:sz w:val="22"/>
          <w:lang w:val="x-none"/>
        </w:rPr>
        <w:t xml:space="preserve"> months</w:t>
      </w:r>
    </w:p>
    <w:p w14:paraId="2CB8B212" w14:textId="77777777" w:rsidR="00FD07BE" w:rsidRPr="00FD07BE" w:rsidRDefault="00FD07BE" w:rsidP="0002115B">
      <w:pPr>
        <w:pStyle w:val="aa"/>
        <w:numPr>
          <w:ilvl w:val="0"/>
          <w:numId w:val="13"/>
        </w:numPr>
        <w:ind w:firstLineChars="0"/>
        <w:rPr>
          <w:rFonts w:ascii="Calibri" w:eastAsia="SimSun" w:hAnsi="Calibri" w:cs="Calibri"/>
          <w:sz w:val="22"/>
          <w:lang w:val="x-none"/>
        </w:rPr>
      </w:pPr>
      <w:r w:rsidRPr="00FD07BE">
        <w:rPr>
          <w:rFonts w:ascii="Calibri" w:eastAsia="SimSun" w:hAnsi="Calibri" w:cs="Calibri" w:hint="eastAsia"/>
          <w:sz w:val="22"/>
          <w:lang w:val="x-none"/>
        </w:rPr>
        <w:t>Electrical parts, motors for driving systems, control systems, and glass: 24 months</w:t>
      </w:r>
    </w:p>
    <w:p w14:paraId="38402C13" w14:textId="3405E012" w:rsidR="00FD07BE" w:rsidRPr="00FD07BE" w:rsidRDefault="00FD07BE" w:rsidP="0002115B">
      <w:pPr>
        <w:pStyle w:val="aa"/>
        <w:numPr>
          <w:ilvl w:val="0"/>
          <w:numId w:val="13"/>
        </w:numPr>
        <w:ind w:firstLineChars="0"/>
        <w:rPr>
          <w:rFonts w:ascii="Calibri" w:eastAsia="SimSun" w:hAnsi="Calibri" w:cs="Calibri"/>
          <w:sz w:val="22"/>
          <w:lang w:val="x-none"/>
        </w:rPr>
      </w:pPr>
      <w:r w:rsidRPr="00FD07BE">
        <w:rPr>
          <w:rFonts w:ascii="Calibri" w:eastAsia="SimSun" w:hAnsi="Calibri" w:cs="Calibri" w:hint="eastAsia"/>
          <w:sz w:val="22"/>
          <w:lang w:val="x-none"/>
        </w:rPr>
        <w:t>Cable cubby, socket boxes, aluminum flip tops: 12 months</w:t>
      </w:r>
      <w:r>
        <w:rPr>
          <w:rFonts w:ascii="Calibri" w:eastAsia="SimSun" w:hAnsi="Calibri" w:cs="Calibri" w:hint="eastAsia"/>
          <w:sz w:val="22"/>
          <w:lang w:val="x-none"/>
        </w:rPr>
        <w:t>.</w:t>
      </w:r>
    </w:p>
    <w:p w14:paraId="6E09FBF1" w14:textId="77777777" w:rsidR="00FD07BE" w:rsidRPr="00FD07BE" w:rsidRDefault="00FD07BE" w:rsidP="0002115B">
      <w:pPr>
        <w:pStyle w:val="aa"/>
        <w:ind w:firstLine="440"/>
        <w:rPr>
          <w:rFonts w:ascii="Calibri" w:eastAsia="SimSun" w:hAnsi="Calibri" w:cs="Calibri"/>
          <w:sz w:val="22"/>
        </w:rPr>
      </w:pPr>
    </w:p>
    <w:p w14:paraId="64A1D865" w14:textId="032A527A" w:rsidR="00FD07BE" w:rsidRDefault="00667BA3" w:rsidP="0002115B">
      <w:pPr>
        <w:pStyle w:val="aa"/>
        <w:numPr>
          <w:ilvl w:val="2"/>
          <w:numId w:val="2"/>
        </w:numPr>
        <w:ind w:firstLineChars="0"/>
        <w:rPr>
          <w:rFonts w:ascii="Calibri" w:eastAsia="SimSun" w:hAnsi="Calibri" w:cs="Calibri"/>
          <w:sz w:val="22"/>
          <w:lang w:val="en-GB"/>
        </w:rPr>
      </w:pPr>
      <w:r w:rsidRPr="00667BA3">
        <w:rPr>
          <w:rFonts w:ascii="Calibri" w:eastAsia="SimSun" w:hAnsi="Calibri" w:cs="Calibri"/>
          <w:sz w:val="22"/>
        </w:rPr>
        <w:t xml:space="preserve">During the warranty period, if Party A discovers any hidden quality defects in any of the </w:t>
      </w:r>
      <w:r w:rsidR="00B42BBC">
        <w:rPr>
          <w:rFonts w:ascii="Calibri" w:eastAsia="SimSun" w:hAnsi="Calibri" w:cs="Calibri" w:hint="eastAsia"/>
          <w:sz w:val="22"/>
        </w:rPr>
        <w:t>p</w:t>
      </w:r>
      <w:r w:rsidRPr="00667BA3">
        <w:rPr>
          <w:rFonts w:ascii="Calibri" w:eastAsia="SimSun" w:hAnsi="Calibri" w:cs="Calibri"/>
          <w:sz w:val="22"/>
        </w:rPr>
        <w:t>roducts, it shall immediately notify Party B in writing. Party B shall have the right to carry out the necessary investigations to verify whether the quality problem notified by Party A is true and the cause of the quality problem, and for this purpose</w:t>
      </w:r>
      <w:ins w:id="27" w:author="윤현정 (Hyunjeong Yoon)" w:date="2025-03-25T16:13:00Z">
        <w:r w:rsidR="00522908">
          <w:rPr>
            <w:rFonts w:ascii="Calibri" w:eastAsia="SimSun" w:hAnsi="Calibri" w:cs="Calibri"/>
            <w:sz w:val="22"/>
          </w:rPr>
          <w:t xml:space="preserve">. </w:t>
        </w:r>
      </w:ins>
      <w:del w:id="28" w:author="윤현정 (Hyunjeong Yoon)" w:date="2025-03-25T16:13:00Z">
        <w:r w:rsidRPr="00667BA3" w:rsidDel="00522908">
          <w:rPr>
            <w:rFonts w:ascii="Calibri" w:eastAsia="SimSun" w:hAnsi="Calibri" w:cs="Calibri"/>
            <w:sz w:val="22"/>
          </w:rPr>
          <w:delText xml:space="preserve">, Party B shall have the right to request access to Party A's or the end-user's premises to carry out inspections, and Party A shall co-operate with this. </w:delText>
        </w:r>
      </w:del>
      <w:r w:rsidRPr="00667BA3">
        <w:rPr>
          <w:rFonts w:ascii="Calibri" w:eastAsia="SimSun" w:hAnsi="Calibri" w:cs="Calibri"/>
          <w:sz w:val="22"/>
        </w:rPr>
        <w:t xml:space="preserve">If Party B confirms that the </w:t>
      </w:r>
      <w:r w:rsidR="00B42BBC">
        <w:rPr>
          <w:rFonts w:ascii="Calibri" w:eastAsia="SimSun" w:hAnsi="Calibri" w:cs="Calibri" w:hint="eastAsia"/>
          <w:sz w:val="22"/>
        </w:rPr>
        <w:t>p</w:t>
      </w:r>
      <w:r w:rsidRPr="00667BA3">
        <w:rPr>
          <w:rFonts w:ascii="Calibri" w:eastAsia="SimSun" w:hAnsi="Calibri" w:cs="Calibri"/>
          <w:sz w:val="22"/>
        </w:rPr>
        <w:t xml:space="preserve">roducts do not comply with the warranty </w:t>
      </w:r>
      <w:r w:rsidR="00FE0560">
        <w:rPr>
          <w:rFonts w:ascii="Calibri" w:eastAsia="SimSun" w:hAnsi="Calibri" w:cs="Calibri" w:hint="eastAsia"/>
          <w:sz w:val="22"/>
        </w:rPr>
        <w:t>provide</w:t>
      </w:r>
      <w:r w:rsidR="00FE0560">
        <w:rPr>
          <w:rFonts w:ascii="Calibri" w:eastAsia="SimSun" w:hAnsi="Calibri" w:cs="Calibri"/>
          <w:sz w:val="22"/>
        </w:rPr>
        <w:t>d hereof</w:t>
      </w:r>
      <w:r w:rsidRPr="00667BA3">
        <w:rPr>
          <w:rFonts w:ascii="Calibri" w:eastAsia="SimSun" w:hAnsi="Calibri" w:cs="Calibri"/>
          <w:sz w:val="22"/>
        </w:rPr>
        <w:t xml:space="preserve">, </w:t>
      </w:r>
      <w:r w:rsidR="00FD07BE">
        <w:rPr>
          <w:rFonts w:ascii="Calibri" w:eastAsia="SimSun" w:hAnsi="Calibri" w:cs="Calibri"/>
          <w:sz w:val="22"/>
          <w:lang w:val="en-GB"/>
        </w:rPr>
        <w:t>Party</w:t>
      </w:r>
      <w:r w:rsidR="00FD07BE">
        <w:rPr>
          <w:rFonts w:ascii="Calibri" w:eastAsia="SimSun" w:hAnsi="Calibri" w:cs="Calibri" w:hint="eastAsia"/>
          <w:sz w:val="22"/>
          <w:lang w:val="en-GB"/>
        </w:rPr>
        <w:t xml:space="preserve"> B</w:t>
      </w:r>
      <w:r w:rsidR="00FD07BE" w:rsidRPr="00F604B3">
        <w:rPr>
          <w:rFonts w:ascii="Calibri" w:eastAsia="SimSun" w:hAnsi="Calibri" w:cs="Calibri" w:hint="eastAsia"/>
          <w:sz w:val="22"/>
          <w:lang w:val="en-GB"/>
        </w:rPr>
        <w:t xml:space="preserve"> will repair or replace, if </w:t>
      </w:r>
      <w:r w:rsidR="00FD07BE" w:rsidRPr="00F604B3">
        <w:rPr>
          <w:rFonts w:ascii="Calibri" w:eastAsia="SimSun" w:hAnsi="Calibri" w:cs="Calibri" w:hint="eastAsia"/>
          <w:sz w:val="22"/>
        </w:rPr>
        <w:t>necessary</w:t>
      </w:r>
      <w:r w:rsidR="00FD07BE" w:rsidRPr="00F604B3">
        <w:rPr>
          <w:rFonts w:ascii="Calibri" w:eastAsia="SimSun" w:hAnsi="Calibri" w:cs="Calibri" w:hint="eastAsia"/>
          <w:sz w:val="22"/>
          <w:lang w:val="en-GB"/>
        </w:rPr>
        <w:t>, defective products</w:t>
      </w:r>
      <w:r w:rsidR="00FD07BE">
        <w:rPr>
          <w:rFonts w:ascii="Calibri" w:eastAsia="SimSun" w:hAnsi="Calibri" w:cs="Calibri" w:hint="eastAsia"/>
          <w:sz w:val="22"/>
          <w:lang w:val="en-GB"/>
        </w:rPr>
        <w:t xml:space="preserve"> or parts thereof</w:t>
      </w:r>
      <w:r w:rsidR="00FD07BE" w:rsidRPr="00F604B3">
        <w:rPr>
          <w:rFonts w:ascii="Calibri" w:eastAsia="SimSun" w:hAnsi="Calibri" w:cs="Calibri" w:hint="eastAsia"/>
          <w:sz w:val="22"/>
          <w:lang w:val="en-GB"/>
        </w:rPr>
        <w:t xml:space="preserve"> during the warranty period as a result of </w:t>
      </w:r>
      <w:r w:rsidR="00FD07BE">
        <w:rPr>
          <w:rFonts w:ascii="Calibri" w:eastAsia="SimSun" w:hAnsi="Calibri" w:cs="Calibri" w:hint="eastAsia"/>
          <w:sz w:val="22"/>
          <w:lang w:val="en-GB"/>
        </w:rPr>
        <w:t>a justified warranty claim</w:t>
      </w:r>
      <w:r w:rsidR="00FD07BE" w:rsidRPr="00F604B3">
        <w:rPr>
          <w:rFonts w:ascii="Calibri" w:eastAsia="SimSun" w:hAnsi="Calibri" w:cs="Calibri" w:hint="eastAsia"/>
          <w:sz w:val="22"/>
          <w:lang w:val="en-GB"/>
        </w:rPr>
        <w:t xml:space="preserve"> at no cost to the buyer.</w:t>
      </w:r>
      <w:r w:rsidR="00FD07BE">
        <w:rPr>
          <w:rFonts w:ascii="Calibri" w:eastAsia="SimSun" w:hAnsi="Calibri" w:cs="Calibri" w:hint="eastAsia"/>
          <w:sz w:val="22"/>
          <w:lang w:val="en-GB"/>
        </w:rPr>
        <w:t xml:space="preserve"> </w:t>
      </w:r>
    </w:p>
    <w:p w14:paraId="5DCEC0B4" w14:textId="77777777" w:rsidR="00FD07BE" w:rsidRPr="00FD07BE" w:rsidRDefault="00FD07BE" w:rsidP="0002115B">
      <w:pPr>
        <w:pStyle w:val="aa"/>
        <w:ind w:firstLine="440"/>
        <w:rPr>
          <w:rFonts w:ascii="Calibri" w:eastAsia="SimSun" w:hAnsi="Calibri" w:cs="Calibri"/>
          <w:sz w:val="22"/>
        </w:rPr>
      </w:pPr>
    </w:p>
    <w:p w14:paraId="7F76260A" w14:textId="77777777" w:rsidR="00103E11" w:rsidRDefault="00103E11" w:rsidP="00103E11">
      <w:pPr>
        <w:pStyle w:val="aa"/>
        <w:ind w:left="709" w:firstLineChars="0" w:firstLine="0"/>
        <w:rPr>
          <w:rFonts w:ascii="Calibri" w:eastAsia="SimSun" w:hAnsi="Calibri" w:cs="Calibri"/>
          <w:sz w:val="22"/>
        </w:rPr>
      </w:pPr>
    </w:p>
    <w:p w14:paraId="55E92F4D" w14:textId="3B1DDF48" w:rsidR="00FD07BE" w:rsidRPr="00FD07BE" w:rsidRDefault="00F542A8" w:rsidP="0002115B">
      <w:pPr>
        <w:pStyle w:val="aa"/>
        <w:numPr>
          <w:ilvl w:val="2"/>
          <w:numId w:val="2"/>
        </w:numPr>
        <w:ind w:firstLineChars="0"/>
        <w:rPr>
          <w:rFonts w:ascii="Calibri" w:eastAsia="SimSun" w:hAnsi="Calibri" w:cs="Calibri"/>
          <w:sz w:val="22"/>
        </w:rPr>
      </w:pPr>
      <w:r>
        <w:rPr>
          <w:rFonts w:ascii="Calibri" w:eastAsia="SimSun" w:hAnsi="Calibri" w:cs="Calibri"/>
          <w:sz w:val="22"/>
          <w:lang w:val="en-GB"/>
        </w:rPr>
        <w:t>M</w:t>
      </w:r>
      <w:r w:rsidR="00FD07BE" w:rsidRPr="00F604B3">
        <w:rPr>
          <w:rFonts w:ascii="Calibri" w:eastAsia="SimSun" w:hAnsi="Calibri" w:cs="Calibri" w:hint="eastAsia"/>
          <w:sz w:val="22"/>
          <w:lang w:val="en-GB"/>
        </w:rPr>
        <w:t>isuse, abuse and fair wear and tear of products are not covered.</w:t>
      </w:r>
      <w:r w:rsidR="00FD07BE">
        <w:rPr>
          <w:rFonts w:ascii="Calibri" w:eastAsia="SimSun" w:hAnsi="Calibri" w:cs="Calibri" w:hint="eastAsia"/>
          <w:sz w:val="22"/>
          <w:lang w:val="en-GB"/>
        </w:rPr>
        <w:t xml:space="preserve"> </w:t>
      </w:r>
      <w:r w:rsidR="00833963" w:rsidRPr="00833963">
        <w:rPr>
          <w:rFonts w:ascii="Calibri" w:eastAsia="SimSun" w:hAnsi="Calibri" w:cs="Calibri"/>
          <w:sz w:val="22"/>
        </w:rPr>
        <w:t>Returns for repair or replacement after the warranty period will be at the customer’s expense.</w:t>
      </w:r>
      <w:r w:rsidR="00FD07BE" w:rsidRPr="00FD07BE">
        <w:rPr>
          <w:rFonts w:ascii="Calibri" w:eastAsia="SimSun" w:hAnsi="Calibri" w:cs="Calibri" w:hint="eastAsia"/>
          <w:sz w:val="22"/>
          <w:lang w:val="en-GB"/>
        </w:rPr>
        <w:t xml:space="preserve"> </w:t>
      </w:r>
    </w:p>
    <w:p w14:paraId="6DC86E91" w14:textId="77777777" w:rsidR="00FD07BE" w:rsidRPr="00FD07BE" w:rsidRDefault="00FD07BE" w:rsidP="0002115B">
      <w:pPr>
        <w:pStyle w:val="aa"/>
        <w:ind w:firstLine="440"/>
        <w:rPr>
          <w:rFonts w:ascii="Calibri" w:eastAsia="SimSun" w:hAnsi="Calibri" w:cs="Calibri"/>
          <w:sz w:val="22"/>
          <w:lang w:val="en-GB"/>
        </w:rPr>
      </w:pPr>
    </w:p>
    <w:p w14:paraId="656D2744" w14:textId="4630B6FF" w:rsidR="007548EF" w:rsidRDefault="00FD07BE" w:rsidP="0002115B">
      <w:pPr>
        <w:pStyle w:val="aa"/>
        <w:numPr>
          <w:ilvl w:val="2"/>
          <w:numId w:val="2"/>
        </w:numPr>
        <w:ind w:firstLineChars="0"/>
        <w:rPr>
          <w:rFonts w:ascii="Calibri" w:eastAsia="SimSun" w:hAnsi="Calibri" w:cs="Calibri"/>
          <w:sz w:val="22"/>
        </w:rPr>
      </w:pPr>
      <w:r>
        <w:rPr>
          <w:rFonts w:ascii="Calibri" w:eastAsia="SimSun" w:hAnsi="Calibri" w:cs="Calibri" w:hint="eastAsia"/>
          <w:sz w:val="22"/>
          <w:lang w:val="en-GB"/>
        </w:rPr>
        <w:t>T</w:t>
      </w:r>
      <w:r w:rsidRPr="00FD07BE">
        <w:rPr>
          <w:rFonts w:ascii="Calibri" w:eastAsia="SimSun" w:hAnsi="Calibri" w:cs="Calibri"/>
          <w:sz w:val="22"/>
          <w:lang w:val="en-GB"/>
        </w:rPr>
        <w:t xml:space="preserve">he foregoing provisions set forth the sole, exclusive and entire liability of </w:t>
      </w:r>
      <w:r>
        <w:rPr>
          <w:rFonts w:ascii="Calibri" w:eastAsia="SimSun" w:hAnsi="Calibri" w:cs="Calibri" w:hint="eastAsia"/>
          <w:sz w:val="22"/>
          <w:lang w:val="en-GB"/>
        </w:rPr>
        <w:t>Party B</w:t>
      </w:r>
      <w:r w:rsidRPr="00FD07BE">
        <w:rPr>
          <w:rFonts w:ascii="Calibri" w:eastAsia="SimSun" w:hAnsi="Calibri" w:cs="Calibri"/>
          <w:sz w:val="22"/>
          <w:lang w:val="en-GB"/>
        </w:rPr>
        <w:t xml:space="preserve"> and </w:t>
      </w:r>
      <w:r>
        <w:rPr>
          <w:rFonts w:ascii="Calibri" w:eastAsia="SimSun" w:hAnsi="Calibri" w:cs="Calibri" w:hint="eastAsia"/>
          <w:sz w:val="22"/>
          <w:lang w:val="en-GB"/>
        </w:rPr>
        <w:t>Party A</w:t>
      </w:r>
      <w:r>
        <w:rPr>
          <w:rFonts w:ascii="Calibri" w:eastAsia="SimSun" w:hAnsi="Calibri" w:cs="Calibri"/>
          <w:sz w:val="22"/>
          <w:lang w:val="en-GB"/>
        </w:rPr>
        <w:t>’</w:t>
      </w:r>
      <w:r w:rsidRPr="00FD07BE">
        <w:rPr>
          <w:rFonts w:ascii="Calibri" w:eastAsia="SimSun" w:hAnsi="Calibri" w:cs="Calibri"/>
          <w:sz w:val="22"/>
          <w:lang w:val="en-GB"/>
        </w:rPr>
        <w:t>s sole and exclusive remedy for any warranty claims.</w:t>
      </w:r>
    </w:p>
    <w:p w14:paraId="5FFEB6A5" w14:textId="77777777" w:rsidR="00E91321" w:rsidRDefault="00E91321" w:rsidP="0002115B">
      <w:pPr>
        <w:ind w:left="567"/>
        <w:rPr>
          <w:rFonts w:ascii="Calibri" w:eastAsia="SimSun" w:hAnsi="Calibri" w:cs="Calibri"/>
          <w:sz w:val="22"/>
        </w:rPr>
      </w:pPr>
    </w:p>
    <w:p w14:paraId="0E718792" w14:textId="706B5091" w:rsidR="007C2D7D" w:rsidRPr="00EB2274" w:rsidRDefault="00EB2274" w:rsidP="0002115B">
      <w:pPr>
        <w:numPr>
          <w:ilvl w:val="1"/>
          <w:numId w:val="2"/>
        </w:numPr>
        <w:rPr>
          <w:rFonts w:ascii="Calibri" w:eastAsia="SimSun" w:hAnsi="Calibri" w:cs="Calibri"/>
          <w:sz w:val="22"/>
        </w:rPr>
      </w:pPr>
      <w:r w:rsidRPr="00EB2274">
        <w:rPr>
          <w:rFonts w:ascii="Calibri" w:eastAsia="SimSun" w:hAnsi="Calibri" w:cs="Calibri" w:hint="eastAsia"/>
          <w:sz w:val="22"/>
        </w:rPr>
        <w:t>Authorized Sales Regions</w:t>
      </w:r>
    </w:p>
    <w:p w14:paraId="5DC3954A" w14:textId="77777777" w:rsidR="00EB2274" w:rsidRDefault="00EB2274" w:rsidP="0002115B">
      <w:pPr>
        <w:ind w:left="567"/>
        <w:rPr>
          <w:rFonts w:ascii="Calibri" w:eastAsia="SimSun" w:hAnsi="Calibri" w:cs="Calibri"/>
          <w:b/>
          <w:bCs/>
          <w:sz w:val="22"/>
        </w:rPr>
      </w:pPr>
    </w:p>
    <w:p w14:paraId="3C50D50F" w14:textId="040BB3BD" w:rsidR="00D8572E" w:rsidRDefault="00EB2274" w:rsidP="00B46FBD">
      <w:pPr>
        <w:numPr>
          <w:ilvl w:val="2"/>
          <w:numId w:val="2"/>
        </w:numPr>
        <w:rPr>
          <w:rFonts w:ascii="Calibri" w:eastAsia="SimSun" w:hAnsi="Calibri" w:cs="Calibri"/>
          <w:sz w:val="22"/>
        </w:rPr>
      </w:pPr>
      <w:r w:rsidRPr="00E64C47">
        <w:rPr>
          <w:rFonts w:ascii="Calibri" w:eastAsia="SimSun" w:hAnsi="Calibri" w:cs="Calibri" w:hint="eastAsia"/>
          <w:sz w:val="22"/>
        </w:rPr>
        <w:t xml:space="preserve">Party A is </w:t>
      </w:r>
      <w:r w:rsidRPr="00E64C47">
        <w:rPr>
          <w:rFonts w:ascii="Calibri" w:eastAsia="SimSun" w:hAnsi="Calibri" w:cs="Calibri"/>
          <w:sz w:val="22"/>
        </w:rPr>
        <w:t>authorize</w:t>
      </w:r>
      <w:r w:rsidRPr="00E64C47">
        <w:rPr>
          <w:rFonts w:ascii="Calibri" w:eastAsia="SimSun" w:hAnsi="Calibri" w:cs="Calibri" w:hint="eastAsia"/>
          <w:sz w:val="22"/>
        </w:rPr>
        <w:t>d</w:t>
      </w:r>
      <w:r w:rsidR="00D8572E" w:rsidRPr="00E64C47">
        <w:rPr>
          <w:rFonts w:ascii="Calibri" w:eastAsia="SimSun" w:hAnsi="Calibri" w:cs="Calibri" w:hint="eastAsia"/>
          <w:sz w:val="22"/>
        </w:rPr>
        <w:t xml:space="preserve"> </w:t>
      </w:r>
      <w:r w:rsidRPr="00E64C47">
        <w:rPr>
          <w:rFonts w:ascii="Calibri" w:eastAsia="SimSun" w:hAnsi="Calibri" w:cs="Calibri" w:hint="eastAsia"/>
          <w:sz w:val="22"/>
        </w:rPr>
        <w:t xml:space="preserve">to sell </w:t>
      </w:r>
      <w:proofErr w:type="spellStart"/>
      <w:r w:rsidRPr="00E64C47">
        <w:rPr>
          <w:rFonts w:ascii="Calibri" w:eastAsia="SimSun" w:hAnsi="Calibri" w:cs="Calibri" w:hint="eastAsia"/>
          <w:sz w:val="22"/>
        </w:rPr>
        <w:t>Qabin</w:t>
      </w:r>
      <w:proofErr w:type="spellEnd"/>
      <w:r w:rsidRPr="00E64C47">
        <w:rPr>
          <w:rFonts w:ascii="Calibri" w:eastAsia="SimSun" w:hAnsi="Calibri" w:cs="Calibri" w:hint="eastAsia"/>
          <w:sz w:val="22"/>
        </w:rPr>
        <w:t xml:space="preserve"> in </w:t>
      </w:r>
      <w:r w:rsidR="00D8572E" w:rsidRPr="00E64C47">
        <w:rPr>
          <w:rFonts w:ascii="Calibri" w:eastAsia="SimSun" w:hAnsi="Calibri" w:cs="Calibri" w:hint="eastAsia"/>
          <w:sz w:val="22"/>
        </w:rPr>
        <w:t xml:space="preserve">the </w:t>
      </w:r>
      <w:r w:rsidR="00D8572E" w:rsidRPr="00E64C47">
        <w:rPr>
          <w:rFonts w:ascii="Calibri" w:eastAsia="SimSun" w:hAnsi="Calibri" w:cs="Calibri"/>
          <w:sz w:val="22"/>
        </w:rPr>
        <w:t>territo</w:t>
      </w:r>
      <w:r w:rsidR="00D8572E" w:rsidRPr="00E64C47">
        <w:rPr>
          <w:rFonts w:ascii="Calibri" w:eastAsia="SimSun" w:hAnsi="Calibri" w:cs="Calibri" w:hint="eastAsia"/>
          <w:sz w:val="22"/>
        </w:rPr>
        <w:t xml:space="preserve">ries of </w:t>
      </w:r>
      <w:r w:rsidRPr="00E64C47">
        <w:rPr>
          <w:rFonts w:ascii="Calibri" w:eastAsia="SimSun" w:hAnsi="Calibri" w:cs="Calibri" w:hint="eastAsia"/>
          <w:sz w:val="22"/>
        </w:rPr>
        <w:t>South Korea.</w:t>
      </w:r>
      <w:r w:rsidR="00D8572E" w:rsidRPr="00E64C47">
        <w:rPr>
          <w:rFonts w:ascii="Calibri" w:eastAsia="SimSun" w:hAnsi="Calibri" w:cs="Calibri" w:hint="eastAsia"/>
          <w:sz w:val="22"/>
        </w:rPr>
        <w:t xml:space="preserve"> </w:t>
      </w:r>
      <w:r w:rsidRPr="00E64C47">
        <w:rPr>
          <w:rFonts w:ascii="Calibri" w:eastAsia="SimSun" w:hAnsi="Calibri" w:cs="Calibri" w:hint="eastAsia"/>
          <w:sz w:val="22"/>
        </w:rPr>
        <w:t>Additional sales regions may be discussed and agreed upon in writing by both parties.</w:t>
      </w:r>
      <w:r w:rsidR="00D8572E" w:rsidRPr="00E64C47">
        <w:rPr>
          <w:rFonts w:ascii="Calibri" w:eastAsia="SimSun" w:hAnsi="Calibri" w:cs="Calibri" w:hint="eastAsia"/>
          <w:sz w:val="22"/>
        </w:rPr>
        <w:t xml:space="preserve"> </w:t>
      </w:r>
    </w:p>
    <w:p w14:paraId="33302BD4" w14:textId="77777777" w:rsidR="003754DD" w:rsidRDefault="003754DD" w:rsidP="001D5B8E">
      <w:pPr>
        <w:ind w:left="709"/>
        <w:rPr>
          <w:rFonts w:ascii="Calibri" w:eastAsia="SimSun" w:hAnsi="Calibri" w:cs="Calibri"/>
          <w:sz w:val="22"/>
        </w:rPr>
      </w:pPr>
    </w:p>
    <w:p w14:paraId="74D482E5" w14:textId="082A23B5" w:rsidR="003754DD" w:rsidRDefault="003754DD" w:rsidP="00B46FBD">
      <w:pPr>
        <w:numPr>
          <w:ilvl w:val="2"/>
          <w:numId w:val="2"/>
        </w:numPr>
        <w:rPr>
          <w:rFonts w:ascii="Calibri" w:eastAsia="SimSun" w:hAnsi="Calibri" w:cs="Calibri"/>
          <w:sz w:val="22"/>
        </w:rPr>
      </w:pPr>
      <w:r>
        <w:rPr>
          <w:rFonts w:ascii="Calibri" w:eastAsia="SimSun" w:hAnsi="Calibri" w:cs="Calibri"/>
          <w:sz w:val="22"/>
        </w:rPr>
        <w:t xml:space="preserve">All intellectual property rights </w:t>
      </w:r>
      <w:del w:id="29" w:author="윤현정 (Hyunjeong Yoon)" w:date="2025-03-25T16:23:00Z">
        <w:r w:rsidDel="00D3691F">
          <w:rPr>
            <w:rFonts w:ascii="Calibri" w:eastAsia="SimSun" w:hAnsi="Calibri" w:cs="Calibri"/>
            <w:sz w:val="22"/>
          </w:rPr>
          <w:delText>and know how</w:delText>
        </w:r>
      </w:del>
      <w:r>
        <w:rPr>
          <w:rFonts w:ascii="Calibri" w:eastAsia="SimSun" w:hAnsi="Calibri" w:cs="Calibri"/>
          <w:sz w:val="22"/>
        </w:rPr>
        <w:t xml:space="preserve"> in connection with the Products remain vested in Party </w:t>
      </w:r>
      <w:r>
        <w:rPr>
          <w:rFonts w:ascii="Calibri" w:eastAsia="SimSun" w:hAnsi="Calibri" w:cs="Calibri"/>
          <w:sz w:val="22"/>
        </w:rPr>
        <w:lastRenderedPageBreak/>
        <w:t xml:space="preserve">B. </w:t>
      </w:r>
    </w:p>
    <w:p w14:paraId="60B4A0B5" w14:textId="77777777" w:rsidR="00E64C47" w:rsidRPr="00E64C47" w:rsidRDefault="00E64C47" w:rsidP="00E64C47">
      <w:pPr>
        <w:ind w:left="709"/>
        <w:rPr>
          <w:rFonts w:ascii="Calibri" w:eastAsia="SimSun" w:hAnsi="Calibri" w:cs="Calibri"/>
          <w:sz w:val="22"/>
        </w:rPr>
      </w:pPr>
    </w:p>
    <w:p w14:paraId="55C7FE54" w14:textId="5B400869" w:rsidR="00D8572E" w:rsidRPr="00D8572E" w:rsidRDefault="00D8572E" w:rsidP="0002115B">
      <w:pPr>
        <w:numPr>
          <w:ilvl w:val="2"/>
          <w:numId w:val="2"/>
        </w:numPr>
        <w:rPr>
          <w:rFonts w:ascii="Calibri" w:eastAsia="SimSun" w:hAnsi="Calibri" w:cs="Calibri"/>
          <w:sz w:val="22"/>
        </w:rPr>
      </w:pPr>
      <w:r>
        <w:rPr>
          <w:rFonts w:ascii="Calibri" w:eastAsia="SimSun" w:hAnsi="Calibri" w:cs="Calibri" w:hint="eastAsia"/>
          <w:sz w:val="22"/>
        </w:rPr>
        <w:t>Party A</w:t>
      </w:r>
      <w:r w:rsidRPr="00D8572E">
        <w:rPr>
          <w:rFonts w:ascii="Calibri" w:eastAsia="SimSun" w:hAnsi="Calibri" w:cs="Calibri" w:hint="eastAsia"/>
          <w:sz w:val="22"/>
        </w:rPr>
        <w:t xml:space="preserve"> buys and sells the </w:t>
      </w:r>
      <w:r>
        <w:rPr>
          <w:rFonts w:ascii="Calibri" w:eastAsia="SimSun" w:hAnsi="Calibri" w:cs="Calibri" w:hint="eastAsia"/>
          <w:sz w:val="22"/>
        </w:rPr>
        <w:t>goods</w:t>
      </w:r>
      <w:r w:rsidRPr="00D8572E">
        <w:rPr>
          <w:rFonts w:ascii="Calibri" w:eastAsia="SimSun" w:hAnsi="Calibri" w:cs="Calibri" w:hint="eastAsia"/>
          <w:sz w:val="22"/>
        </w:rPr>
        <w:t xml:space="preserve"> in its own name and for its own account. Both Parties hereto are independent contractors and engage in the operation of their own respective businesses.</w:t>
      </w:r>
    </w:p>
    <w:p w14:paraId="1D7E4E0F" w14:textId="4B337783" w:rsidR="009C3DE1" w:rsidRDefault="009C3DE1">
      <w:pPr>
        <w:widowControl/>
        <w:jc w:val="left"/>
        <w:rPr>
          <w:rFonts w:ascii="Calibri" w:eastAsia="SimSun" w:hAnsi="Calibri" w:cs="Calibri"/>
          <w:sz w:val="22"/>
        </w:rPr>
      </w:pPr>
      <w:r>
        <w:rPr>
          <w:rFonts w:ascii="Calibri" w:eastAsia="SimSun" w:hAnsi="Calibri" w:cs="Calibri"/>
          <w:sz w:val="22"/>
        </w:rPr>
        <w:br w:type="page"/>
      </w:r>
    </w:p>
    <w:p w14:paraId="1F329B20" w14:textId="1A759383" w:rsidR="00DA6F1A" w:rsidRPr="00DA6F1A" w:rsidRDefault="009B40EE" w:rsidP="0002115B">
      <w:pPr>
        <w:pStyle w:val="aa"/>
        <w:numPr>
          <w:ilvl w:val="0"/>
          <w:numId w:val="2"/>
        </w:numPr>
        <w:ind w:left="567" w:firstLineChars="0" w:hanging="567"/>
        <w:rPr>
          <w:rFonts w:ascii="Calibri" w:eastAsia="SimSun" w:hAnsi="Calibri" w:cs="Calibri"/>
          <w:sz w:val="22"/>
        </w:rPr>
      </w:pPr>
      <w:r>
        <w:rPr>
          <w:rFonts w:ascii="Calibri" w:eastAsia="SimSun" w:hAnsi="Calibri" w:cs="Calibri" w:hint="eastAsia"/>
          <w:b/>
          <w:sz w:val="22"/>
        </w:rPr>
        <w:lastRenderedPageBreak/>
        <w:t>Indemnity and Limitation of Liability</w:t>
      </w:r>
    </w:p>
    <w:p w14:paraId="60DFA65F" w14:textId="77777777" w:rsidR="001A2876" w:rsidRPr="005944BA" w:rsidRDefault="001A2876" w:rsidP="0002115B">
      <w:pPr>
        <w:rPr>
          <w:rFonts w:ascii="Calibri" w:eastAsia="SimSun" w:hAnsi="Calibri" w:cs="Calibri"/>
          <w:sz w:val="22"/>
        </w:rPr>
      </w:pPr>
    </w:p>
    <w:p w14:paraId="28BA54DD" w14:textId="1EE97163" w:rsidR="009B40EE" w:rsidRPr="009B40EE" w:rsidRDefault="00D87082" w:rsidP="0002115B">
      <w:pPr>
        <w:pStyle w:val="aa"/>
        <w:numPr>
          <w:ilvl w:val="0"/>
          <w:numId w:val="12"/>
        </w:numPr>
        <w:ind w:left="567" w:firstLineChars="0" w:hanging="567"/>
        <w:rPr>
          <w:rFonts w:ascii="Calibri" w:eastAsia="SimSun" w:hAnsi="Calibri" w:cs="Calibri"/>
          <w:sz w:val="22"/>
        </w:rPr>
      </w:pPr>
      <w:ins w:id="30" w:author="윤현정 (Hyunjeong Yoon)" w:date="2025-03-31T17:42:00Z">
        <w:r>
          <w:t xml:space="preserve">If either party (“Indemnifying Party”) breaches this Contract, the Indemnifying Party shall indemnify the other party for all damages incurred as a result, including claims, losses, liabilities, costs, and expenses (including reasonable attorney’s fees) arising out of or related to such breach, except to the extent that such damages arise from the other party’s own negligence or willful misconduct. </w:t>
        </w:r>
      </w:ins>
      <w:del w:id="31" w:author="윤현정 (Hyunjeong Yoon)" w:date="2025-03-31T17:42:00Z">
        <w:r w:rsidR="009B40EE" w:rsidRPr="009B40EE" w:rsidDel="00D87082">
          <w:rPr>
            <w:rFonts w:ascii="Calibri" w:eastAsia="SimSun" w:hAnsi="Calibri" w:cs="Calibri" w:hint="eastAsia"/>
            <w:sz w:val="22"/>
          </w:rPr>
          <w:delText>Each party (</w:delText>
        </w:r>
        <w:r w:rsidR="009B40EE" w:rsidDel="00D87082">
          <w:rPr>
            <w:rFonts w:ascii="Calibri" w:eastAsia="SimSun" w:hAnsi="Calibri" w:cs="Calibri"/>
            <w:sz w:val="22"/>
          </w:rPr>
          <w:delText>“</w:delText>
        </w:r>
        <w:r w:rsidR="009B40EE" w:rsidRPr="009B40EE" w:rsidDel="00D87082">
          <w:rPr>
            <w:rFonts w:ascii="Calibri" w:eastAsia="SimSun" w:hAnsi="Calibri" w:cs="Calibri" w:hint="eastAsia"/>
            <w:sz w:val="22"/>
          </w:rPr>
          <w:delText>Indemnifying Party</w:delText>
        </w:r>
        <w:r w:rsidR="009B40EE" w:rsidDel="00D87082">
          <w:rPr>
            <w:rFonts w:ascii="Calibri" w:eastAsia="SimSun" w:hAnsi="Calibri" w:cs="Calibri"/>
            <w:sz w:val="22"/>
          </w:rPr>
          <w:delText>”</w:delText>
        </w:r>
        <w:r w:rsidR="009B40EE" w:rsidRPr="009B40EE" w:rsidDel="00D87082">
          <w:rPr>
            <w:rFonts w:ascii="Calibri" w:eastAsia="SimSun" w:hAnsi="Calibri" w:cs="Calibri" w:hint="eastAsia"/>
            <w:sz w:val="22"/>
          </w:rPr>
          <w:delText>) shall indemnify, defend, and hold harmless the other party, its affiliates, officers, directors, employees, and agents (</w:delText>
        </w:r>
        <w:r w:rsidR="009B40EE" w:rsidDel="00D87082">
          <w:rPr>
            <w:rFonts w:ascii="Calibri" w:eastAsia="SimSun" w:hAnsi="Calibri" w:cs="Calibri"/>
            <w:sz w:val="22"/>
          </w:rPr>
          <w:delText>“</w:delText>
        </w:r>
        <w:r w:rsidR="009B40EE" w:rsidRPr="009B40EE" w:rsidDel="00D87082">
          <w:rPr>
            <w:rFonts w:ascii="Calibri" w:eastAsia="SimSun" w:hAnsi="Calibri" w:cs="Calibri" w:hint="eastAsia"/>
            <w:sz w:val="22"/>
          </w:rPr>
          <w:delText>Indemnified Party</w:delText>
        </w:r>
        <w:r w:rsidR="009B40EE" w:rsidDel="00D87082">
          <w:rPr>
            <w:rFonts w:ascii="Calibri" w:eastAsia="SimSun" w:hAnsi="Calibri" w:cs="Calibri"/>
            <w:sz w:val="22"/>
          </w:rPr>
          <w:delText>”</w:delText>
        </w:r>
        <w:r w:rsidR="009B40EE" w:rsidRPr="009B40EE" w:rsidDel="00D87082">
          <w:rPr>
            <w:rFonts w:ascii="Calibri" w:eastAsia="SimSun" w:hAnsi="Calibri" w:cs="Calibri" w:hint="eastAsia"/>
            <w:sz w:val="22"/>
          </w:rPr>
          <w:delText>) from and against any claims, damages, losses, liabilities, costs, and expenses (including reasonable attorney</w:delText>
        </w:r>
        <w:r w:rsidR="009B40EE" w:rsidDel="00D87082">
          <w:rPr>
            <w:rFonts w:ascii="Calibri" w:eastAsia="SimSun" w:hAnsi="Calibri" w:cs="Calibri"/>
            <w:sz w:val="22"/>
          </w:rPr>
          <w:delText>’</w:delText>
        </w:r>
        <w:r w:rsidR="009B40EE" w:rsidRPr="009B40EE" w:rsidDel="00D87082">
          <w:rPr>
            <w:rFonts w:ascii="Calibri" w:eastAsia="SimSun" w:hAnsi="Calibri" w:cs="Calibri" w:hint="eastAsia"/>
            <w:sz w:val="22"/>
          </w:rPr>
          <w:delText>s fees) arising out of or related to (i) the Indemnifying Party</w:delText>
        </w:r>
        <w:r w:rsidR="009B40EE" w:rsidDel="00D87082">
          <w:rPr>
            <w:rFonts w:ascii="Calibri" w:eastAsia="SimSun" w:hAnsi="Calibri" w:cs="Calibri"/>
            <w:sz w:val="22"/>
          </w:rPr>
          <w:delText>’</w:delText>
        </w:r>
        <w:r w:rsidR="009B40EE" w:rsidRPr="009B40EE" w:rsidDel="00D87082">
          <w:rPr>
            <w:rFonts w:ascii="Calibri" w:eastAsia="SimSun" w:hAnsi="Calibri" w:cs="Calibri" w:hint="eastAsia"/>
            <w:sz w:val="22"/>
          </w:rPr>
          <w:delText xml:space="preserve">s breach of this </w:delText>
        </w:r>
        <w:r w:rsidR="009B40EE" w:rsidDel="00D87082">
          <w:rPr>
            <w:rFonts w:ascii="Calibri" w:eastAsia="SimSun" w:hAnsi="Calibri" w:cs="Calibri" w:hint="eastAsia"/>
            <w:sz w:val="22"/>
          </w:rPr>
          <w:delText>Contract</w:delText>
        </w:r>
        <w:r w:rsidR="009B40EE" w:rsidRPr="009B40EE" w:rsidDel="00D87082">
          <w:rPr>
            <w:rFonts w:ascii="Calibri" w:eastAsia="SimSun" w:hAnsi="Calibri" w:cs="Calibri" w:hint="eastAsia"/>
            <w:sz w:val="22"/>
          </w:rPr>
          <w:delText>, or (ii) its negligence or willful misconduct, except to the extent such claims arise from the Indemnified Party</w:delText>
        </w:r>
        <w:r w:rsidR="009B40EE" w:rsidDel="00D87082">
          <w:rPr>
            <w:rFonts w:ascii="Calibri" w:eastAsia="SimSun" w:hAnsi="Calibri" w:cs="Calibri"/>
            <w:sz w:val="22"/>
          </w:rPr>
          <w:delText>’</w:delText>
        </w:r>
        <w:r w:rsidR="009B40EE" w:rsidRPr="009B40EE" w:rsidDel="00D87082">
          <w:rPr>
            <w:rFonts w:ascii="Calibri" w:eastAsia="SimSun" w:hAnsi="Calibri" w:cs="Calibri" w:hint="eastAsia"/>
            <w:sz w:val="22"/>
          </w:rPr>
          <w:delText>s own negligence or willful misconduct.</w:delText>
        </w:r>
        <w:r w:rsidR="00E64C47" w:rsidDel="00D87082">
          <w:rPr>
            <w:rFonts w:ascii="Calibri" w:eastAsia="SimSun" w:hAnsi="Calibri" w:cs="Calibri"/>
            <w:sz w:val="22"/>
          </w:rPr>
          <w:delText xml:space="preserve"> The </w:delText>
        </w:r>
        <w:r w:rsidR="00E64C47" w:rsidRPr="002B0BD4" w:rsidDel="00D87082">
          <w:rPr>
            <w:rFonts w:ascii="Calibri" w:eastAsia="SimSun" w:hAnsi="Calibri" w:cs="Calibri"/>
            <w:sz w:val="22"/>
          </w:rPr>
          <w:delText xml:space="preserve">liability of </w:delText>
        </w:r>
        <w:r w:rsidR="000E07CB" w:rsidDel="00D87082">
          <w:rPr>
            <w:rFonts w:ascii="Calibri" w:eastAsia="SimSun" w:hAnsi="Calibri" w:cs="Calibri" w:hint="eastAsia"/>
            <w:sz w:val="22"/>
          </w:rPr>
          <w:delText>Party B</w:delText>
        </w:r>
        <w:r w:rsidR="000E07CB" w:rsidRPr="002B0BD4" w:rsidDel="00D87082">
          <w:rPr>
            <w:rFonts w:ascii="Calibri" w:eastAsia="SimSun" w:hAnsi="Calibri" w:cs="Calibri"/>
            <w:sz w:val="22"/>
          </w:rPr>
          <w:delText xml:space="preserve"> </w:delText>
        </w:r>
        <w:r w:rsidR="00E64C47" w:rsidRPr="002B0BD4" w:rsidDel="00D87082">
          <w:rPr>
            <w:rFonts w:ascii="Calibri" w:eastAsia="SimSun" w:hAnsi="Calibri" w:cs="Calibri"/>
            <w:sz w:val="22"/>
          </w:rPr>
          <w:delText xml:space="preserve">as a result of failure to fulfill its obligations shall at all times be limited to the amount stated in the invoice and which has been charged to </w:delText>
        </w:r>
        <w:r w:rsidR="000E07CB" w:rsidDel="00D87082">
          <w:rPr>
            <w:rFonts w:ascii="Calibri" w:eastAsia="SimSun" w:hAnsi="Calibri" w:cs="Calibri" w:hint="eastAsia"/>
            <w:sz w:val="22"/>
          </w:rPr>
          <w:delText>Party A by Party B</w:delText>
        </w:r>
        <w:r w:rsidR="00E64C47" w:rsidRPr="002B0BD4" w:rsidDel="00D87082">
          <w:rPr>
            <w:rFonts w:ascii="Calibri" w:eastAsia="SimSun" w:hAnsi="Calibri" w:cs="Calibri"/>
            <w:sz w:val="22"/>
          </w:rPr>
          <w:delText xml:space="preserve"> in respect of the delivery of the </w:delText>
        </w:r>
        <w:r w:rsidR="000E07CB" w:rsidDel="00D87082">
          <w:rPr>
            <w:rFonts w:ascii="Calibri" w:eastAsia="SimSun" w:hAnsi="Calibri" w:cs="Calibri" w:hint="eastAsia"/>
            <w:sz w:val="22"/>
          </w:rPr>
          <w:delText>p</w:delText>
        </w:r>
        <w:r w:rsidR="00E64C47" w:rsidRPr="002B0BD4" w:rsidDel="00D87082">
          <w:rPr>
            <w:rFonts w:ascii="Calibri" w:eastAsia="SimSun" w:hAnsi="Calibri" w:cs="Calibri"/>
            <w:sz w:val="22"/>
          </w:rPr>
          <w:delText>roducts, as well as to the amount that is paid by an insurer under the relevant insurance</w:delText>
        </w:r>
        <w:r w:rsidR="00E64C47" w:rsidDel="00D87082">
          <w:rPr>
            <w:rFonts w:ascii="Calibri" w:eastAsia="SimSun" w:hAnsi="Calibri" w:cs="Calibri"/>
            <w:sz w:val="22"/>
          </w:rPr>
          <w:delText>.</w:delText>
        </w:r>
      </w:del>
      <w:r w:rsidR="00E64C47">
        <w:rPr>
          <w:rFonts w:ascii="Calibri" w:eastAsia="SimSun" w:hAnsi="Calibri" w:cs="Calibri"/>
          <w:sz w:val="22"/>
        </w:rPr>
        <w:t xml:space="preserve"> </w:t>
      </w:r>
    </w:p>
    <w:p w14:paraId="0F56686C" w14:textId="77777777" w:rsidR="009B40EE" w:rsidRPr="009B40EE" w:rsidRDefault="009B40EE" w:rsidP="0002115B">
      <w:pPr>
        <w:pStyle w:val="aa"/>
        <w:ind w:left="567" w:firstLineChars="0" w:firstLine="0"/>
        <w:rPr>
          <w:rFonts w:ascii="Calibri" w:eastAsia="SimSun" w:hAnsi="Calibri" w:cs="Calibri"/>
          <w:sz w:val="22"/>
        </w:rPr>
      </w:pPr>
    </w:p>
    <w:p w14:paraId="0EDDC574" w14:textId="06E0EB92" w:rsidR="00474A46" w:rsidRDefault="009B40EE" w:rsidP="0002115B">
      <w:pPr>
        <w:pStyle w:val="aa"/>
        <w:numPr>
          <w:ilvl w:val="0"/>
          <w:numId w:val="12"/>
        </w:numPr>
        <w:ind w:left="567" w:firstLineChars="0" w:hanging="567"/>
        <w:rPr>
          <w:rFonts w:ascii="Calibri" w:eastAsia="SimSun" w:hAnsi="Calibri" w:cs="Calibri"/>
          <w:sz w:val="22"/>
        </w:rPr>
      </w:pPr>
      <w:r w:rsidRPr="009B40EE">
        <w:rPr>
          <w:rFonts w:ascii="Calibri" w:eastAsia="SimSun" w:hAnsi="Calibri" w:cs="Calibri" w:hint="eastAsia"/>
          <w:sz w:val="22"/>
        </w:rPr>
        <w:t>N</w:t>
      </w:r>
      <w:r w:rsidRPr="009B40EE">
        <w:rPr>
          <w:rFonts w:ascii="Calibri" w:eastAsia="SimSun" w:hAnsi="Calibri" w:cs="Calibri"/>
          <w:sz w:val="22"/>
        </w:rPr>
        <w:t>otwithstanding the foregoing</w:t>
      </w:r>
      <w:r w:rsidRPr="009B40EE">
        <w:rPr>
          <w:rFonts w:ascii="Calibri" w:eastAsia="SimSun" w:hAnsi="Calibri" w:cs="Calibri" w:hint="eastAsia"/>
          <w:sz w:val="22"/>
        </w:rPr>
        <w:t xml:space="preserve">, </w:t>
      </w:r>
      <w:r w:rsidR="00F604B3" w:rsidRPr="00F604B3">
        <w:rPr>
          <w:rFonts w:ascii="Calibri" w:eastAsia="SimSun" w:hAnsi="Calibri" w:cs="Calibri" w:hint="eastAsia"/>
          <w:sz w:val="22"/>
        </w:rPr>
        <w:t xml:space="preserve">neither Party shall be liable for any lost profits or for any incidental, consequential, punitive or other special damages suffered by the other, its customers or others arising out of or related to this </w:t>
      </w:r>
      <w:r w:rsidR="00F604B3">
        <w:rPr>
          <w:rFonts w:ascii="Calibri" w:eastAsia="SimSun" w:hAnsi="Calibri" w:cs="Calibri" w:hint="eastAsia"/>
          <w:sz w:val="22"/>
        </w:rPr>
        <w:t>Contract</w:t>
      </w:r>
      <w:r w:rsidR="00F604B3" w:rsidRPr="00F604B3">
        <w:rPr>
          <w:rFonts w:ascii="Calibri" w:eastAsia="SimSun" w:hAnsi="Calibri" w:cs="Calibri" w:hint="eastAsia"/>
          <w:sz w:val="22"/>
        </w:rPr>
        <w:t xml:space="preserve"> even if advised of the possibility of such damages.</w:t>
      </w:r>
    </w:p>
    <w:p w14:paraId="27B74A07" w14:textId="77777777" w:rsidR="00F36820" w:rsidRPr="00F36820" w:rsidRDefault="00F36820" w:rsidP="00F36820">
      <w:pPr>
        <w:pStyle w:val="aa"/>
        <w:ind w:firstLine="440"/>
        <w:rPr>
          <w:rFonts w:ascii="Calibri" w:eastAsia="SimSun" w:hAnsi="Calibri" w:cs="Calibri"/>
          <w:sz w:val="22"/>
        </w:rPr>
      </w:pPr>
    </w:p>
    <w:p w14:paraId="3B1174B6" w14:textId="6264512F" w:rsidR="00F36820" w:rsidRPr="00F36820" w:rsidDel="00C43BF2" w:rsidRDefault="00F36820">
      <w:pPr>
        <w:pStyle w:val="aa"/>
        <w:ind w:left="567" w:firstLineChars="0" w:firstLine="0"/>
        <w:rPr>
          <w:del w:id="32" w:author="윤현정 (Hyunjeong Yoon)" w:date="2025-03-31T17:43:00Z"/>
          <w:rFonts w:ascii="Calibri" w:eastAsia="SimSun" w:hAnsi="Calibri" w:cs="Calibri"/>
          <w:sz w:val="22"/>
        </w:rPr>
        <w:pPrChange w:id="33" w:author="윤현정 (Hyunjeong Yoon)" w:date="2025-03-31T17:43:00Z">
          <w:pPr>
            <w:pStyle w:val="aa"/>
            <w:numPr>
              <w:numId w:val="12"/>
            </w:numPr>
            <w:ind w:left="567" w:firstLineChars="0" w:hanging="567"/>
          </w:pPr>
        </w:pPrChange>
      </w:pPr>
      <w:del w:id="34" w:author="윤현정 (Hyunjeong Yoon)" w:date="2025-03-31T17:43:00Z">
        <w:r w:rsidRPr="00F36820" w:rsidDel="00C43BF2">
          <w:rPr>
            <w:rFonts w:ascii="Calibri" w:eastAsia="SimSun" w:hAnsi="Calibri" w:cs="Calibri" w:hint="eastAsia"/>
            <w:sz w:val="22"/>
          </w:rPr>
          <w:delText>For the avoidance of doubt, Suzhou Antriol and Ahrend Singapore are</w:delText>
        </w:r>
        <w:r w:rsidDel="00C43BF2">
          <w:rPr>
            <w:rFonts w:ascii="Calibri" w:eastAsia="SimSun" w:hAnsi="Calibri" w:cs="Calibri" w:hint="eastAsia"/>
            <w:sz w:val="22"/>
          </w:rPr>
          <w:delText xml:space="preserve"> two</w:delText>
        </w:r>
        <w:r w:rsidRPr="00F36820" w:rsidDel="00C43BF2">
          <w:rPr>
            <w:rFonts w:ascii="Calibri" w:eastAsia="SimSun" w:hAnsi="Calibri" w:cs="Calibri" w:hint="eastAsia"/>
            <w:sz w:val="22"/>
          </w:rPr>
          <w:delText xml:space="preserve"> independent entities; nothing in this Contract shall be construed as creating any joint and several liability between Suzhou Antriol and Ahrend Singapore.</w:delText>
        </w:r>
        <w:r w:rsidDel="00C43BF2">
          <w:rPr>
            <w:rFonts w:ascii="Calibri" w:eastAsia="SimSun" w:hAnsi="Calibri" w:cs="Calibri" w:hint="eastAsia"/>
            <w:sz w:val="22"/>
          </w:rPr>
          <w:delText xml:space="preserve"> </w:delText>
        </w:r>
        <w:r w:rsidRPr="00F36820" w:rsidDel="00C43BF2">
          <w:rPr>
            <w:rFonts w:ascii="Calibri" w:eastAsia="SimSun" w:hAnsi="Calibri" w:cs="Calibri" w:hint="eastAsia"/>
            <w:sz w:val="22"/>
          </w:rPr>
          <w:delText xml:space="preserve">Each of Suzhou Antriol and Ahrend Singapore shall be solely responsible for its own obligations under this </w:delText>
        </w:r>
        <w:r w:rsidDel="00C43BF2">
          <w:rPr>
            <w:rFonts w:ascii="Calibri" w:eastAsia="SimSun" w:hAnsi="Calibri" w:cs="Calibri" w:hint="eastAsia"/>
            <w:sz w:val="22"/>
          </w:rPr>
          <w:delText>Contract</w:delText>
        </w:r>
        <w:r w:rsidRPr="00F36820" w:rsidDel="00C43BF2">
          <w:rPr>
            <w:rFonts w:ascii="Calibri" w:eastAsia="SimSun" w:hAnsi="Calibri" w:cs="Calibri" w:hint="eastAsia"/>
            <w:sz w:val="22"/>
          </w:rPr>
          <w:delText xml:space="preserve"> and the respective </w:delText>
        </w:r>
        <w:r w:rsidDel="00C43BF2">
          <w:rPr>
            <w:rFonts w:ascii="Calibri" w:eastAsia="SimSun" w:hAnsi="Calibri" w:cs="Calibri"/>
            <w:sz w:val="22"/>
          </w:rPr>
          <w:delText>o</w:delText>
        </w:r>
        <w:r w:rsidRPr="00F36820" w:rsidDel="00C43BF2">
          <w:rPr>
            <w:rFonts w:ascii="Calibri" w:eastAsia="SimSun" w:hAnsi="Calibri" w:cs="Calibri"/>
            <w:sz w:val="22"/>
          </w:rPr>
          <w:delText>rder and</w:delText>
        </w:r>
        <w:r w:rsidRPr="00F36820" w:rsidDel="00C43BF2">
          <w:rPr>
            <w:rFonts w:ascii="Calibri" w:eastAsia="SimSun" w:hAnsi="Calibri" w:cs="Calibri" w:hint="eastAsia"/>
            <w:sz w:val="22"/>
          </w:rPr>
          <w:delText xml:space="preserve"> neither shall be liable for the obligations or actions of the other.</w:delText>
        </w:r>
      </w:del>
    </w:p>
    <w:p w14:paraId="22B24236" w14:textId="77777777" w:rsidR="009B40EE" w:rsidRPr="00F604B3" w:rsidRDefault="009B40EE" w:rsidP="0002115B">
      <w:pPr>
        <w:pStyle w:val="aa"/>
        <w:ind w:firstLine="440"/>
        <w:rPr>
          <w:rFonts w:ascii="Calibri" w:eastAsia="SimSun" w:hAnsi="Calibri" w:cs="Calibri"/>
          <w:sz w:val="22"/>
        </w:rPr>
      </w:pPr>
    </w:p>
    <w:p w14:paraId="448668EC" w14:textId="5F2E2A46" w:rsidR="006E3048" w:rsidRDefault="006E3048" w:rsidP="006E3048">
      <w:pPr>
        <w:pStyle w:val="aa"/>
        <w:numPr>
          <w:ilvl w:val="0"/>
          <w:numId w:val="2"/>
        </w:numPr>
        <w:ind w:left="567" w:firstLineChars="0" w:hanging="567"/>
        <w:rPr>
          <w:rFonts w:ascii="Calibri" w:eastAsia="SimSun" w:hAnsi="Calibri" w:cs="Calibri"/>
          <w:b/>
          <w:sz w:val="22"/>
        </w:rPr>
      </w:pPr>
      <w:r>
        <w:rPr>
          <w:rFonts w:ascii="Calibri" w:eastAsia="SimSun" w:hAnsi="Calibri" w:cs="Calibri" w:hint="eastAsia"/>
          <w:b/>
          <w:sz w:val="22"/>
        </w:rPr>
        <w:t>Confidentiality</w:t>
      </w:r>
    </w:p>
    <w:p w14:paraId="13999141" w14:textId="77777777" w:rsidR="006E3048" w:rsidRDefault="006E3048" w:rsidP="006E3048">
      <w:pPr>
        <w:pStyle w:val="aa"/>
        <w:ind w:left="567" w:firstLineChars="0" w:firstLine="0"/>
        <w:rPr>
          <w:rFonts w:ascii="Calibri" w:eastAsia="SimSun" w:hAnsi="Calibri" w:cs="Calibri"/>
          <w:b/>
          <w:sz w:val="22"/>
        </w:rPr>
      </w:pPr>
    </w:p>
    <w:p w14:paraId="39D0E7B3" w14:textId="3BCF131B" w:rsidR="006E3048" w:rsidRPr="006E3048" w:rsidRDefault="006E3048" w:rsidP="006E3048">
      <w:pPr>
        <w:ind w:left="567"/>
        <w:rPr>
          <w:rFonts w:ascii="Calibri" w:eastAsia="SimSun" w:hAnsi="Calibri" w:cs="Calibri"/>
          <w:sz w:val="22"/>
        </w:rPr>
      </w:pPr>
      <w:r w:rsidRPr="006E3048">
        <w:rPr>
          <w:rFonts w:ascii="Calibri" w:eastAsia="SimSun" w:hAnsi="Calibri" w:cs="Calibri"/>
          <w:sz w:val="22"/>
        </w:rPr>
        <w:t xml:space="preserve">Each </w:t>
      </w:r>
      <w:r>
        <w:rPr>
          <w:rFonts w:ascii="Calibri" w:eastAsia="SimSun" w:hAnsi="Calibri" w:cs="Calibri" w:hint="eastAsia"/>
          <w:sz w:val="22"/>
        </w:rPr>
        <w:t>P</w:t>
      </w:r>
      <w:r w:rsidRPr="006E3048">
        <w:rPr>
          <w:rFonts w:ascii="Calibri" w:eastAsia="SimSun" w:hAnsi="Calibri" w:cs="Calibri"/>
          <w:sz w:val="22"/>
        </w:rPr>
        <w:t xml:space="preserve">arty undertakes, and shall cause all officers, employees and other persons concerned by the </w:t>
      </w:r>
      <w:r>
        <w:rPr>
          <w:rFonts w:ascii="Calibri" w:eastAsia="SimSun" w:hAnsi="Calibri" w:cs="Calibri" w:hint="eastAsia"/>
          <w:sz w:val="22"/>
        </w:rPr>
        <w:t>Contract</w:t>
      </w:r>
      <w:r w:rsidRPr="006E3048">
        <w:rPr>
          <w:rFonts w:ascii="Calibri" w:eastAsia="SimSun" w:hAnsi="Calibri" w:cs="Calibri"/>
          <w:sz w:val="22"/>
        </w:rPr>
        <w:t xml:space="preserve"> to undertake, to keep secret all information received from the other </w:t>
      </w:r>
      <w:r>
        <w:rPr>
          <w:rFonts w:ascii="Calibri" w:eastAsia="SimSun" w:hAnsi="Calibri" w:cs="Calibri" w:hint="eastAsia"/>
          <w:sz w:val="22"/>
        </w:rPr>
        <w:t>P</w:t>
      </w:r>
      <w:r w:rsidRPr="006E3048">
        <w:rPr>
          <w:rFonts w:ascii="Calibri" w:eastAsia="SimSun" w:hAnsi="Calibri" w:cs="Calibri"/>
          <w:sz w:val="22"/>
        </w:rPr>
        <w:t xml:space="preserve">arty and not to use the same except to the extent necessary to fulfil its rights and obligations under the </w:t>
      </w:r>
      <w:r>
        <w:rPr>
          <w:rFonts w:ascii="Calibri" w:eastAsia="SimSun" w:hAnsi="Calibri" w:cs="Calibri" w:hint="eastAsia"/>
          <w:sz w:val="22"/>
        </w:rPr>
        <w:t>Contract</w:t>
      </w:r>
      <w:r w:rsidRPr="006E3048">
        <w:rPr>
          <w:rFonts w:ascii="Calibri" w:eastAsia="SimSun" w:hAnsi="Calibri" w:cs="Calibri"/>
          <w:sz w:val="22"/>
        </w:rPr>
        <w:t>.</w:t>
      </w:r>
    </w:p>
    <w:p w14:paraId="55006DB3" w14:textId="77777777" w:rsidR="006E3048" w:rsidRPr="006E3048" w:rsidRDefault="006E3048" w:rsidP="006E3048">
      <w:pPr>
        <w:pStyle w:val="aa"/>
        <w:ind w:left="567" w:firstLineChars="0" w:firstLine="0"/>
        <w:rPr>
          <w:rFonts w:ascii="Calibri" w:eastAsia="SimSun" w:hAnsi="Calibri" w:cs="Calibri"/>
          <w:b/>
          <w:sz w:val="22"/>
        </w:rPr>
      </w:pPr>
    </w:p>
    <w:p w14:paraId="0A44CB8A" w14:textId="73FA4EB8" w:rsidR="00DA6F1A" w:rsidRDefault="00DA6F1A" w:rsidP="0002115B">
      <w:pPr>
        <w:pStyle w:val="aa"/>
        <w:numPr>
          <w:ilvl w:val="0"/>
          <w:numId w:val="2"/>
        </w:numPr>
        <w:ind w:left="567" w:firstLineChars="0" w:hanging="567"/>
        <w:rPr>
          <w:rFonts w:ascii="Calibri" w:eastAsia="SimSun" w:hAnsi="Calibri" w:cs="Calibri"/>
          <w:b/>
          <w:sz w:val="22"/>
        </w:rPr>
      </w:pPr>
      <w:r>
        <w:rPr>
          <w:rFonts w:ascii="Calibri" w:eastAsia="SimSun" w:hAnsi="Calibri" w:cs="Calibri" w:hint="eastAsia"/>
          <w:b/>
          <w:sz w:val="22"/>
        </w:rPr>
        <w:t>F</w:t>
      </w:r>
      <w:r>
        <w:rPr>
          <w:rFonts w:ascii="Calibri" w:eastAsia="SimSun" w:hAnsi="Calibri" w:cs="Calibri"/>
          <w:b/>
          <w:sz w:val="22"/>
        </w:rPr>
        <w:t>orce Majeure</w:t>
      </w:r>
    </w:p>
    <w:p w14:paraId="17DF800E" w14:textId="6F65C4E9" w:rsidR="00814FF3" w:rsidRPr="008D7E42" w:rsidRDefault="00814FF3" w:rsidP="0002115B">
      <w:pPr>
        <w:pStyle w:val="aa"/>
        <w:ind w:left="567" w:firstLineChars="0" w:firstLine="0"/>
        <w:rPr>
          <w:rFonts w:ascii="Calibri" w:eastAsia="SimSun" w:hAnsi="Calibri" w:cs="Calibri"/>
          <w:sz w:val="22"/>
        </w:rPr>
      </w:pPr>
    </w:p>
    <w:p w14:paraId="5EFA78A5" w14:textId="42147D93" w:rsidR="00DA6F1A" w:rsidRDefault="0010345E" w:rsidP="0002115B">
      <w:pPr>
        <w:ind w:left="567"/>
        <w:rPr>
          <w:rFonts w:ascii="Calibri" w:eastAsia="SimSun" w:hAnsi="Calibri" w:cs="Calibri"/>
          <w:sz w:val="22"/>
        </w:rPr>
      </w:pPr>
      <w:r>
        <w:rPr>
          <w:rFonts w:ascii="Calibri" w:eastAsia="SimSun" w:hAnsi="Calibri" w:cs="Calibri" w:hint="eastAsia"/>
          <w:sz w:val="22"/>
        </w:rPr>
        <w:t xml:space="preserve">Neither Party </w:t>
      </w:r>
      <w:r w:rsidRPr="0010345E">
        <w:rPr>
          <w:rFonts w:ascii="Calibri" w:eastAsia="SimSun" w:hAnsi="Calibri" w:cs="Calibri" w:hint="eastAsia"/>
          <w:sz w:val="22"/>
        </w:rPr>
        <w:t>shall be liable for any default or delay in the performance of its obligations under th</w:t>
      </w:r>
      <w:r>
        <w:rPr>
          <w:rFonts w:ascii="Calibri" w:eastAsia="SimSun" w:hAnsi="Calibri" w:cs="Calibri" w:hint="eastAsia"/>
          <w:sz w:val="22"/>
        </w:rPr>
        <w:t>is</w:t>
      </w:r>
      <w:r w:rsidRPr="0010345E">
        <w:rPr>
          <w:rFonts w:ascii="Calibri" w:eastAsia="SimSun" w:hAnsi="Calibri" w:cs="Calibri" w:hint="eastAsia"/>
          <w:sz w:val="22"/>
        </w:rPr>
        <w:t xml:space="preserve"> </w:t>
      </w:r>
      <w:r w:rsidR="006B15EF">
        <w:rPr>
          <w:rFonts w:ascii="Calibri" w:eastAsia="SimSun" w:hAnsi="Calibri" w:cs="Calibri" w:hint="eastAsia"/>
          <w:sz w:val="22"/>
        </w:rPr>
        <w:t>Contract</w:t>
      </w:r>
      <w:r w:rsidRPr="0010345E">
        <w:rPr>
          <w:rFonts w:ascii="Calibri" w:eastAsia="SimSun" w:hAnsi="Calibri" w:cs="Calibri" w:hint="eastAsia"/>
          <w:sz w:val="22"/>
        </w:rPr>
        <w:t xml:space="preserve"> to the extent such performance is prevented, hindered or delayed as a consequence of any force majeure; where </w:t>
      </w:r>
      <w:r>
        <w:rPr>
          <w:rFonts w:ascii="Calibri" w:eastAsia="SimSun" w:hAnsi="Calibri" w:cs="Calibri"/>
          <w:sz w:val="22"/>
        </w:rPr>
        <w:t>“</w:t>
      </w:r>
      <w:r w:rsidRPr="0010345E">
        <w:rPr>
          <w:rFonts w:ascii="Calibri" w:eastAsia="SimSun" w:hAnsi="Calibri" w:cs="Calibri" w:hint="eastAsia"/>
          <w:sz w:val="22"/>
        </w:rPr>
        <w:t>force majeure</w:t>
      </w:r>
      <w:r>
        <w:rPr>
          <w:rFonts w:ascii="Calibri" w:eastAsia="SimSun" w:hAnsi="Calibri" w:cs="Calibri"/>
          <w:sz w:val="22"/>
        </w:rPr>
        <w:t>”</w:t>
      </w:r>
      <w:r w:rsidRPr="0010345E">
        <w:rPr>
          <w:rFonts w:ascii="Calibri" w:eastAsia="SimSun" w:hAnsi="Calibri" w:cs="Calibri" w:hint="eastAsia"/>
          <w:sz w:val="22"/>
        </w:rPr>
        <w:t xml:space="preserve"> means a fact or circumstance beyond th</w:t>
      </w:r>
      <w:r>
        <w:rPr>
          <w:rFonts w:ascii="Calibri" w:eastAsia="SimSun" w:hAnsi="Calibri" w:cs="Calibri" w:hint="eastAsia"/>
          <w:sz w:val="22"/>
        </w:rPr>
        <w:t>at Party</w:t>
      </w:r>
      <w:r>
        <w:rPr>
          <w:rFonts w:ascii="Calibri" w:eastAsia="SimSun" w:hAnsi="Calibri" w:cs="Calibri"/>
          <w:sz w:val="22"/>
        </w:rPr>
        <w:t>’</w:t>
      </w:r>
      <w:r w:rsidRPr="0010345E">
        <w:rPr>
          <w:rFonts w:ascii="Calibri" w:eastAsia="SimSun" w:hAnsi="Calibri" w:cs="Calibri" w:hint="eastAsia"/>
          <w:sz w:val="22"/>
        </w:rPr>
        <w:t xml:space="preserve">s </w:t>
      </w:r>
      <w:r>
        <w:rPr>
          <w:rFonts w:ascii="Calibri" w:eastAsia="SimSun" w:hAnsi="Calibri" w:cs="Calibri" w:hint="eastAsia"/>
          <w:sz w:val="22"/>
        </w:rPr>
        <w:t xml:space="preserve">reasonable </w:t>
      </w:r>
      <w:r w:rsidRPr="0010345E">
        <w:rPr>
          <w:rFonts w:ascii="Calibri" w:eastAsia="SimSun" w:hAnsi="Calibri" w:cs="Calibri" w:hint="eastAsia"/>
          <w:sz w:val="22"/>
        </w:rPr>
        <w:t>control, including (without limitation) any flood, fire, explosion, terrorism, transport restrictions, strikes</w:t>
      </w:r>
      <w:r>
        <w:rPr>
          <w:rFonts w:ascii="Calibri" w:eastAsia="SimSun" w:hAnsi="Calibri" w:cs="Calibri" w:hint="eastAsia"/>
          <w:sz w:val="22"/>
        </w:rPr>
        <w:t xml:space="preserve"> and</w:t>
      </w:r>
      <w:r w:rsidRPr="0010345E">
        <w:rPr>
          <w:rFonts w:ascii="Calibri" w:eastAsia="SimSun" w:hAnsi="Calibri" w:cs="Calibri" w:hint="eastAsia"/>
          <w:sz w:val="22"/>
        </w:rPr>
        <w:t xml:space="preserve"> government </w:t>
      </w:r>
      <w:r>
        <w:rPr>
          <w:rFonts w:ascii="Calibri" w:eastAsia="SimSun" w:hAnsi="Calibri" w:cs="Calibri" w:hint="eastAsia"/>
          <w:sz w:val="22"/>
        </w:rPr>
        <w:t>actions</w:t>
      </w:r>
      <w:r w:rsidRPr="0010345E">
        <w:rPr>
          <w:rFonts w:ascii="Calibri" w:eastAsia="SimSun" w:hAnsi="Calibri" w:cs="Calibri" w:hint="eastAsia"/>
          <w:sz w:val="22"/>
        </w:rPr>
        <w:t>.</w:t>
      </w:r>
      <w:r w:rsidR="00DA6F1A" w:rsidRPr="00DA6F1A">
        <w:rPr>
          <w:rFonts w:ascii="Calibri" w:eastAsia="SimSun" w:hAnsi="Calibri" w:cs="Calibri" w:hint="eastAsia"/>
          <w:sz w:val="22"/>
        </w:rPr>
        <w:t xml:space="preserve"> </w:t>
      </w:r>
    </w:p>
    <w:p w14:paraId="4F8E1954" w14:textId="77777777" w:rsidR="00814FF3" w:rsidRPr="0010345E" w:rsidRDefault="00814FF3" w:rsidP="0002115B">
      <w:pPr>
        <w:pStyle w:val="aa"/>
        <w:ind w:left="567" w:firstLineChars="0" w:firstLine="0"/>
        <w:rPr>
          <w:rFonts w:ascii="Calibri" w:eastAsia="SimSun" w:hAnsi="Calibri" w:cs="Calibri"/>
          <w:b/>
          <w:sz w:val="22"/>
        </w:rPr>
      </w:pPr>
    </w:p>
    <w:p w14:paraId="09444927" w14:textId="078D097A" w:rsidR="00DA6F1A" w:rsidRDefault="00091A15" w:rsidP="0002115B">
      <w:pPr>
        <w:pStyle w:val="aa"/>
        <w:numPr>
          <w:ilvl w:val="0"/>
          <w:numId w:val="2"/>
        </w:numPr>
        <w:ind w:left="567" w:firstLineChars="0" w:hanging="567"/>
        <w:rPr>
          <w:rFonts w:ascii="Calibri" w:eastAsia="SimSun" w:hAnsi="Calibri" w:cs="Calibri"/>
          <w:b/>
          <w:sz w:val="22"/>
        </w:rPr>
      </w:pPr>
      <w:r w:rsidRPr="00DA6F1A">
        <w:rPr>
          <w:rFonts w:ascii="Calibri" w:eastAsia="SimSun" w:hAnsi="Calibri" w:cs="Calibri" w:hint="eastAsia"/>
          <w:b/>
          <w:sz w:val="22"/>
        </w:rPr>
        <w:t>Term</w:t>
      </w:r>
    </w:p>
    <w:p w14:paraId="0D4CADE5" w14:textId="547C1D40" w:rsidR="00091A15" w:rsidRDefault="00091A15" w:rsidP="0002115B">
      <w:pPr>
        <w:pStyle w:val="aa"/>
        <w:ind w:left="567" w:firstLineChars="0" w:firstLine="0"/>
        <w:rPr>
          <w:rFonts w:ascii="Calibri" w:eastAsia="SimSun" w:hAnsi="Calibri" w:cs="Calibri"/>
          <w:b/>
          <w:sz w:val="22"/>
        </w:rPr>
      </w:pPr>
    </w:p>
    <w:p w14:paraId="13A5D24B" w14:textId="18BE2690" w:rsidR="00781E38" w:rsidRDefault="00194004" w:rsidP="0002115B">
      <w:pPr>
        <w:pStyle w:val="aa"/>
        <w:ind w:left="567" w:firstLineChars="0" w:firstLine="0"/>
        <w:rPr>
          <w:rFonts w:ascii="Calibri" w:eastAsia="SimSun" w:hAnsi="Calibri" w:cs="Calibri"/>
          <w:sz w:val="22"/>
        </w:rPr>
      </w:pPr>
      <w:ins w:id="35" w:author="윤현정 (Hyunjeong Yoon)" w:date="2025-03-31T17:47:00Z">
        <w:r>
          <w:rPr>
            <w:rFonts w:ascii="Calibri" w:eastAsia="SimSun" w:hAnsi="Calibri" w:cs="Calibri"/>
            <w:sz w:val="22"/>
          </w:rPr>
          <w:t xml:space="preserve">6.1 </w:t>
        </w:r>
      </w:ins>
      <w:r w:rsidR="009E6842" w:rsidRPr="009E6842">
        <w:rPr>
          <w:rFonts w:ascii="Calibri" w:eastAsia="SimSun" w:hAnsi="Calibri" w:cs="Calibri"/>
          <w:sz w:val="22"/>
        </w:rPr>
        <w:t xml:space="preserve">This contract will take effect from the </w:t>
      </w:r>
      <w:r w:rsidR="00E6054F" w:rsidRPr="009E6842">
        <w:rPr>
          <w:rFonts w:ascii="Calibri" w:eastAsia="SimSun" w:hAnsi="Calibri" w:cs="Calibri"/>
          <w:sz w:val="22"/>
        </w:rPr>
        <w:t>Effective Date</w:t>
      </w:r>
      <w:r w:rsidR="00640E96" w:rsidRPr="009E6842">
        <w:rPr>
          <w:rFonts w:ascii="Calibri" w:eastAsia="SimSun" w:hAnsi="Calibri" w:cs="Calibri"/>
          <w:sz w:val="22"/>
        </w:rPr>
        <w:t>,</w:t>
      </w:r>
      <w:r w:rsidR="00640E96">
        <w:rPr>
          <w:rFonts w:ascii="Calibri" w:eastAsia="SimSun" w:hAnsi="Calibri" w:cs="Calibri"/>
          <w:sz w:val="22"/>
        </w:rPr>
        <w:t xml:space="preserve"> and</w:t>
      </w:r>
      <w:r w:rsidR="00640E96" w:rsidRPr="00807EED">
        <w:rPr>
          <w:rFonts w:ascii="Calibri" w:eastAsia="SimSun" w:hAnsi="Calibri" w:cs="Calibri"/>
          <w:sz w:val="22"/>
        </w:rPr>
        <w:t xml:space="preserve"> shall automatically terminate upon the execution of a new </w:t>
      </w:r>
      <w:r w:rsidR="00480526" w:rsidRPr="00807EED">
        <w:rPr>
          <w:rFonts w:ascii="Calibri" w:eastAsia="SimSun" w:hAnsi="Calibri" w:cs="Calibri"/>
          <w:sz w:val="22"/>
        </w:rPr>
        <w:t xml:space="preserve">superseding </w:t>
      </w:r>
      <w:proofErr w:type="gramStart"/>
      <w:r w:rsidR="00640E96" w:rsidRPr="00807EED">
        <w:rPr>
          <w:rFonts w:ascii="Calibri" w:eastAsia="SimSun" w:hAnsi="Calibri" w:cs="Calibri"/>
          <w:sz w:val="22"/>
        </w:rPr>
        <w:t>agreement.</w:t>
      </w:r>
      <w:r w:rsidR="00964B07">
        <w:rPr>
          <w:rFonts w:ascii="Calibri" w:eastAsia="SimSun" w:hAnsi="Calibri" w:cs="Calibri" w:hint="eastAsia"/>
          <w:sz w:val="22"/>
        </w:rPr>
        <w:t>.</w:t>
      </w:r>
      <w:proofErr w:type="gramEnd"/>
    </w:p>
    <w:p w14:paraId="7A37FE35" w14:textId="280D2636" w:rsidR="0028659B" w:rsidRPr="00194004" w:rsidRDefault="00194004" w:rsidP="0002115B">
      <w:pPr>
        <w:pStyle w:val="aa"/>
        <w:ind w:left="567" w:firstLineChars="0" w:firstLine="0"/>
        <w:rPr>
          <w:rFonts w:ascii="Calibri" w:eastAsia="맑은 고딕" w:hAnsi="Calibri" w:cs="Calibri"/>
          <w:sz w:val="22"/>
          <w:lang w:eastAsia="ko-KR"/>
          <w:rPrChange w:id="36" w:author="윤현정 (Hyunjeong Yoon)" w:date="2025-03-31T17:47:00Z">
            <w:rPr>
              <w:rFonts w:ascii="Calibri" w:eastAsia="SimSun" w:hAnsi="Calibri" w:cs="Calibri"/>
              <w:sz w:val="22"/>
            </w:rPr>
          </w:rPrChange>
        </w:rPr>
      </w:pPr>
      <w:ins w:id="37" w:author="윤현정 (Hyunjeong Yoon)" w:date="2025-03-31T17:47:00Z">
        <w:r>
          <w:rPr>
            <w:rFonts w:ascii="Calibri" w:eastAsia="맑은 고딕" w:hAnsi="Calibri" w:cs="Calibri" w:hint="eastAsia"/>
            <w:sz w:val="22"/>
            <w:lang w:eastAsia="ko-KR"/>
          </w:rPr>
          <w:lastRenderedPageBreak/>
          <w:t>6</w:t>
        </w:r>
      </w:ins>
      <w:ins w:id="38" w:author="윤현정 (Hyunjeong Yoon)" w:date="2025-03-31T17:51:00Z">
        <w:r w:rsidR="00B9765F">
          <w:rPr>
            <w:rFonts w:ascii="Calibri" w:eastAsia="맑은 고딕" w:hAnsi="Calibri" w:cs="Calibri"/>
            <w:sz w:val="22"/>
            <w:lang w:eastAsia="ko-KR"/>
          </w:rPr>
          <w:t>.</w:t>
        </w:r>
      </w:ins>
      <w:ins w:id="39" w:author="윤현정 (Hyunjeong Yoon)" w:date="2025-03-31T17:47:00Z">
        <w:r>
          <w:rPr>
            <w:rFonts w:ascii="Calibri" w:eastAsia="맑은 고딕" w:hAnsi="Calibri" w:cs="Calibri"/>
            <w:sz w:val="22"/>
            <w:lang w:eastAsia="ko-KR"/>
          </w:rPr>
          <w:t>2 E</w:t>
        </w:r>
        <w:r>
          <w:t>ither Party may terminate this Agreement by providing written notice to the other Party at least 30 days in advance in the event of the following</w:t>
        </w:r>
      </w:ins>
      <w:ins w:id="40" w:author="윤현정 (Hyunjeong Yoon)" w:date="2025-03-31T17:51:00Z">
        <w:r w:rsidR="00B9765F">
          <w:t>.</w:t>
        </w:r>
      </w:ins>
      <w:ins w:id="41" w:author="윤현정 (Hyunjeong Yoon)" w:date="2025-03-31T17:48:00Z">
        <w:r>
          <w:br/>
          <w:t xml:space="preserve">- </w:t>
        </w:r>
        <w:r>
          <w:rPr>
            <w:rFonts w:ascii="맑은 고딕" w:eastAsia="맑은 고딕" w:hAnsi="맑은 고딕" w:cs="맑은 고딕" w:hint="eastAsia"/>
            <w:lang w:eastAsia="ko-KR"/>
          </w:rPr>
          <w:t>A</w:t>
        </w:r>
        <w:r>
          <w:rPr>
            <w:rFonts w:ascii="맑은 고딕" w:eastAsia="맑은 고딕" w:hAnsi="맑은 고딕" w:cs="맑은 고딕"/>
            <w:lang w:eastAsia="ko-KR"/>
          </w:rPr>
          <w:t xml:space="preserve"> </w:t>
        </w:r>
        <w:r>
          <w:t>bankruptcy or rehabilitation petition is filed against the other Party.</w:t>
        </w:r>
        <w:r>
          <w:br/>
          <w:t>- The other Party breaches the contract and fails to remedy the breach within 30 days after being requested to do so.</w:t>
        </w:r>
      </w:ins>
      <w:ins w:id="42" w:author="윤현정 (Hyunjeong Yoon)" w:date="2025-03-31T17:47:00Z">
        <w:r>
          <w:br/>
        </w:r>
        <w:r>
          <w:rPr>
            <w:rFonts w:ascii="Calibri" w:eastAsia="맑은 고딕" w:hAnsi="Calibri" w:cs="Calibri"/>
            <w:sz w:val="22"/>
            <w:lang w:eastAsia="ko-KR"/>
          </w:rPr>
          <w:br/>
        </w:r>
      </w:ins>
    </w:p>
    <w:p w14:paraId="06D4F003" w14:textId="19240A91" w:rsidR="00576FA9" w:rsidRPr="00807EED" w:rsidRDefault="00121728" w:rsidP="0002115B">
      <w:pPr>
        <w:pStyle w:val="aa"/>
        <w:ind w:left="567" w:firstLineChars="0" w:firstLine="0"/>
        <w:rPr>
          <w:rFonts w:ascii="Calibri" w:eastAsia="SimSun" w:hAnsi="Calibri" w:cs="Calibri"/>
          <w:sz w:val="22"/>
        </w:rPr>
      </w:pPr>
      <w:r w:rsidRPr="00807EED">
        <w:rPr>
          <w:rFonts w:ascii="Calibri" w:eastAsia="SimSun" w:hAnsi="Calibri" w:cs="Calibri"/>
          <w:sz w:val="22"/>
        </w:rPr>
        <w:t xml:space="preserve">Either Party may terminate this Agreement by providing the other Party with at least </w:t>
      </w:r>
      <w:r w:rsidR="0028659B" w:rsidRPr="00807EED">
        <w:rPr>
          <w:rFonts w:ascii="Calibri" w:eastAsia="SimSun" w:hAnsi="Calibri" w:cs="Calibri"/>
          <w:sz w:val="22"/>
        </w:rPr>
        <w:t>thirty (</w:t>
      </w:r>
      <w:r w:rsidRPr="00807EED">
        <w:rPr>
          <w:rFonts w:ascii="Calibri" w:eastAsia="SimSun" w:hAnsi="Calibri" w:cs="Calibri"/>
          <w:sz w:val="22"/>
        </w:rPr>
        <w:t>3</w:t>
      </w:r>
      <w:r w:rsidR="0028659B" w:rsidRPr="00807EED">
        <w:rPr>
          <w:rFonts w:ascii="Calibri" w:eastAsia="SimSun" w:hAnsi="Calibri" w:cs="Calibri"/>
          <w:sz w:val="22"/>
        </w:rPr>
        <w:t>0</w:t>
      </w:r>
      <w:r w:rsidRPr="00807EED">
        <w:rPr>
          <w:rFonts w:ascii="Calibri" w:eastAsia="SimSun" w:hAnsi="Calibri" w:cs="Calibri"/>
          <w:sz w:val="22"/>
        </w:rPr>
        <w:t xml:space="preserve">) </w:t>
      </w:r>
      <w:r w:rsidR="0028659B" w:rsidRPr="00807EED">
        <w:rPr>
          <w:rFonts w:ascii="Calibri" w:eastAsia="SimSun" w:hAnsi="Calibri" w:cs="Calibri"/>
          <w:sz w:val="22"/>
        </w:rPr>
        <w:t>days’</w:t>
      </w:r>
      <w:r w:rsidRPr="00807EED">
        <w:rPr>
          <w:rFonts w:ascii="Calibri" w:eastAsia="SimSun" w:hAnsi="Calibri" w:cs="Calibri"/>
          <w:sz w:val="22"/>
        </w:rPr>
        <w:t xml:space="preserve"> prior written notice</w:t>
      </w:r>
      <w:r w:rsidR="00162614">
        <w:rPr>
          <w:rFonts w:ascii="Calibri" w:eastAsia="SimSun" w:hAnsi="Calibri" w:cs="Calibri"/>
          <w:sz w:val="22"/>
        </w:rPr>
        <w:t>,</w:t>
      </w:r>
      <w:r w:rsidR="00621EA4">
        <w:rPr>
          <w:rFonts w:ascii="Calibri" w:eastAsia="SimSun" w:hAnsi="Calibri" w:cs="Calibri"/>
          <w:sz w:val="22"/>
        </w:rPr>
        <w:t xml:space="preserve"> at any time</w:t>
      </w:r>
      <w:r w:rsidRPr="00807EED">
        <w:rPr>
          <w:rFonts w:ascii="Calibri" w:eastAsia="SimSun" w:hAnsi="Calibri" w:cs="Calibri"/>
          <w:sz w:val="22"/>
        </w:rPr>
        <w:t>.</w:t>
      </w:r>
    </w:p>
    <w:p w14:paraId="1FE28D71" w14:textId="77777777" w:rsidR="003A37FB" w:rsidRPr="00807EED" w:rsidRDefault="003A37FB" w:rsidP="0002115B">
      <w:pPr>
        <w:pStyle w:val="aa"/>
        <w:ind w:left="567" w:firstLineChars="0" w:firstLine="0"/>
        <w:rPr>
          <w:rFonts w:ascii="Calibri" w:eastAsia="SimSun" w:hAnsi="Calibri" w:cs="Calibri"/>
          <w:sz w:val="22"/>
        </w:rPr>
      </w:pPr>
    </w:p>
    <w:p w14:paraId="42F6272E" w14:textId="15341821" w:rsidR="00121728" w:rsidRPr="00807EED" w:rsidRDefault="003A37FB" w:rsidP="0002115B">
      <w:pPr>
        <w:pStyle w:val="aa"/>
        <w:ind w:left="567" w:firstLineChars="0" w:firstLine="0"/>
        <w:rPr>
          <w:rFonts w:ascii="Calibri" w:eastAsia="SimSun" w:hAnsi="Calibri" w:cs="Calibri"/>
          <w:sz w:val="22"/>
        </w:rPr>
      </w:pPr>
      <w:r w:rsidRPr="00807EED">
        <w:rPr>
          <w:rFonts w:ascii="Calibri" w:eastAsia="SimSun" w:hAnsi="Calibri" w:cs="Calibri"/>
          <w:sz w:val="22"/>
        </w:rPr>
        <w:t xml:space="preserve">Notwithstanding any termination of this Agreement, </w:t>
      </w:r>
      <w:r w:rsidR="00480526" w:rsidRPr="00807EED">
        <w:rPr>
          <w:rFonts w:ascii="Calibri" w:eastAsia="SimSun" w:hAnsi="Calibri" w:cs="Calibri"/>
          <w:sz w:val="22"/>
        </w:rPr>
        <w:t xml:space="preserve">all </w:t>
      </w:r>
      <w:r w:rsidRPr="00807EED">
        <w:rPr>
          <w:rFonts w:ascii="Calibri" w:eastAsia="SimSun" w:hAnsi="Calibri" w:cs="Calibri"/>
          <w:sz w:val="22"/>
        </w:rPr>
        <w:t>orders</w:t>
      </w:r>
      <w:r w:rsidR="0000484C">
        <w:rPr>
          <w:rFonts w:ascii="Calibri" w:eastAsia="SimSun" w:hAnsi="Calibri" w:cs="Calibri"/>
          <w:sz w:val="22"/>
        </w:rPr>
        <w:t xml:space="preserve"> confirmed prior to the date of the termination notice,</w:t>
      </w:r>
      <w:r w:rsidRPr="00807EED">
        <w:rPr>
          <w:rFonts w:ascii="Calibri" w:eastAsia="SimSun" w:hAnsi="Calibri" w:cs="Calibri"/>
          <w:sz w:val="22"/>
        </w:rPr>
        <w:t xml:space="preserve"> shall be fulfilled in full accordance with the terms and conditions of this Agreement. Both Parties </w:t>
      </w:r>
      <w:r w:rsidR="00480526" w:rsidRPr="00807EED">
        <w:rPr>
          <w:rFonts w:ascii="Calibri" w:eastAsia="SimSun" w:hAnsi="Calibri" w:cs="Calibri"/>
          <w:sz w:val="22"/>
        </w:rPr>
        <w:t>will</w:t>
      </w:r>
      <w:r w:rsidRPr="00807EED">
        <w:rPr>
          <w:rFonts w:ascii="Calibri" w:eastAsia="SimSun" w:hAnsi="Calibri" w:cs="Calibri"/>
          <w:sz w:val="22"/>
        </w:rPr>
        <w:t xml:space="preserve"> cooperate in good faith to ensure the complete and satisfactory execution of such orders.</w:t>
      </w:r>
    </w:p>
    <w:p w14:paraId="5963632C" w14:textId="77777777" w:rsidR="00FB7A0F" w:rsidRPr="00807EED" w:rsidRDefault="00FB7A0F" w:rsidP="0002115B">
      <w:pPr>
        <w:pStyle w:val="aa"/>
        <w:ind w:left="567" w:firstLineChars="0" w:firstLine="0"/>
        <w:rPr>
          <w:rFonts w:ascii="Calibri" w:eastAsia="SimSun" w:hAnsi="Calibri" w:cs="Calibri"/>
          <w:sz w:val="22"/>
        </w:rPr>
      </w:pPr>
    </w:p>
    <w:p w14:paraId="6E4AE61B" w14:textId="75BC9A63" w:rsidR="00480526" w:rsidRPr="00807EED" w:rsidRDefault="00480526" w:rsidP="0002115B">
      <w:pPr>
        <w:pStyle w:val="aa"/>
        <w:ind w:left="567" w:firstLineChars="0" w:firstLine="0"/>
        <w:rPr>
          <w:rFonts w:ascii="Calibri" w:eastAsia="SimSun" w:hAnsi="Calibri" w:cs="Calibri"/>
          <w:sz w:val="22"/>
        </w:rPr>
      </w:pPr>
      <w:r w:rsidRPr="00807EED">
        <w:rPr>
          <w:rFonts w:ascii="Calibri" w:eastAsia="SimSun" w:hAnsi="Calibri" w:cs="Calibri"/>
          <w:sz w:val="22"/>
        </w:rPr>
        <w:t>Upon termination, those rights and obligations that, by their nature, are intended to survive termination, including but not limited to confidentiality, indemnification, and dispute resolution provisions</w:t>
      </w:r>
      <w:r w:rsidR="00675981">
        <w:rPr>
          <w:rFonts w:ascii="Calibri" w:eastAsia="SimSun" w:hAnsi="Calibri" w:cs="Calibri"/>
          <w:sz w:val="22"/>
        </w:rPr>
        <w:t>, shall survive termination.</w:t>
      </w:r>
    </w:p>
    <w:p w14:paraId="31E6D84B" w14:textId="77777777" w:rsidR="003A37FB" w:rsidRPr="00091A15" w:rsidRDefault="003A37FB" w:rsidP="0002115B">
      <w:pPr>
        <w:pStyle w:val="aa"/>
        <w:ind w:left="567" w:firstLineChars="0" w:firstLine="0"/>
        <w:rPr>
          <w:rFonts w:ascii="Calibri" w:eastAsia="SimSun" w:hAnsi="Calibri" w:cs="Calibri"/>
          <w:b/>
          <w:sz w:val="22"/>
        </w:rPr>
      </w:pPr>
    </w:p>
    <w:p w14:paraId="00E0D5BF" w14:textId="77777777" w:rsidR="00DA6F1A" w:rsidRPr="00DA6F1A" w:rsidRDefault="00403B7B" w:rsidP="0002115B">
      <w:pPr>
        <w:pStyle w:val="aa"/>
        <w:numPr>
          <w:ilvl w:val="0"/>
          <w:numId w:val="2"/>
        </w:numPr>
        <w:ind w:left="567" w:firstLineChars="0" w:hanging="567"/>
        <w:rPr>
          <w:rFonts w:ascii="Calibri" w:eastAsia="SimSun" w:hAnsi="Calibri" w:cs="Calibri"/>
          <w:sz w:val="22"/>
        </w:rPr>
      </w:pPr>
      <w:r w:rsidRPr="00DA6F1A">
        <w:rPr>
          <w:rFonts w:ascii="Calibri" w:eastAsia="SimSun" w:hAnsi="Calibri" w:cs="Calibri"/>
          <w:b/>
          <w:sz w:val="22"/>
        </w:rPr>
        <w:t>G</w:t>
      </w:r>
      <w:r w:rsidRPr="00DA6F1A">
        <w:rPr>
          <w:rFonts w:ascii="Calibri" w:eastAsia="SimSun" w:hAnsi="Calibri" w:cs="Calibri" w:hint="eastAsia"/>
          <w:b/>
          <w:sz w:val="22"/>
        </w:rPr>
        <w:t>overn</w:t>
      </w:r>
      <w:r w:rsidRPr="00DA6F1A">
        <w:rPr>
          <w:rFonts w:ascii="Calibri" w:eastAsia="SimSun" w:hAnsi="Calibri" w:cs="Calibri"/>
          <w:b/>
          <w:sz w:val="22"/>
        </w:rPr>
        <w:t xml:space="preserve">ing Law and </w:t>
      </w:r>
      <w:r w:rsidR="00E35467" w:rsidRPr="00DA6F1A">
        <w:rPr>
          <w:rFonts w:ascii="Calibri" w:eastAsia="SimSun" w:hAnsi="Calibri" w:cs="Calibri"/>
          <w:b/>
          <w:sz w:val="22"/>
        </w:rPr>
        <w:t>Dispute Resolution</w:t>
      </w:r>
    </w:p>
    <w:p w14:paraId="696BD287" w14:textId="77777777" w:rsidR="001A2876" w:rsidRPr="005944BA" w:rsidRDefault="001A2876" w:rsidP="0002115B">
      <w:pPr>
        <w:pStyle w:val="aa"/>
        <w:ind w:left="567" w:firstLineChars="0" w:firstLine="0"/>
        <w:rPr>
          <w:rFonts w:ascii="Calibri" w:eastAsia="SimSun" w:hAnsi="Calibri" w:cs="Calibri"/>
          <w:b/>
          <w:sz w:val="22"/>
        </w:rPr>
      </w:pPr>
    </w:p>
    <w:p w14:paraId="39AE2E57" w14:textId="4FD81032" w:rsidR="00DA6F1A" w:rsidRPr="00DA6F1A" w:rsidRDefault="00DA6F1A" w:rsidP="0002115B">
      <w:pPr>
        <w:ind w:left="567"/>
        <w:rPr>
          <w:rFonts w:ascii="Calibri" w:eastAsia="SimSun" w:hAnsi="Calibri" w:cs="Calibri"/>
          <w:sz w:val="22"/>
        </w:rPr>
      </w:pPr>
      <w:r w:rsidRPr="00DA6F1A">
        <w:rPr>
          <w:rFonts w:ascii="Calibri" w:eastAsia="SimSun" w:hAnsi="Calibri" w:cs="Calibri"/>
          <w:sz w:val="22"/>
        </w:rPr>
        <w:t xml:space="preserve">This </w:t>
      </w:r>
      <w:r w:rsidR="008F1895">
        <w:rPr>
          <w:rFonts w:ascii="Calibri" w:eastAsia="SimSun" w:hAnsi="Calibri" w:cs="Calibri"/>
          <w:sz w:val="22"/>
        </w:rPr>
        <w:t>Contract</w:t>
      </w:r>
      <w:r w:rsidR="008F1895" w:rsidRPr="008F1895">
        <w:rPr>
          <w:rFonts w:ascii="Calibri" w:eastAsia="SimSun" w:hAnsi="Calibri" w:cs="Calibri"/>
          <w:sz w:val="22"/>
        </w:rPr>
        <w:t xml:space="preserve"> </w:t>
      </w:r>
      <w:r w:rsidR="006600EC">
        <w:rPr>
          <w:rFonts w:ascii="Calibri" w:eastAsia="SimSun" w:hAnsi="Calibri" w:cs="Calibri" w:hint="eastAsia"/>
          <w:sz w:val="22"/>
        </w:rPr>
        <w:t>is</w:t>
      </w:r>
      <w:r w:rsidR="006600EC">
        <w:rPr>
          <w:rFonts w:ascii="Calibri" w:eastAsia="SimSun" w:hAnsi="Calibri" w:cs="Calibri"/>
          <w:sz w:val="22"/>
        </w:rPr>
        <w:t xml:space="preserve"> governed by </w:t>
      </w:r>
      <w:r w:rsidRPr="00DA6F1A">
        <w:rPr>
          <w:rFonts w:ascii="Calibri" w:eastAsia="SimSun" w:hAnsi="Calibri" w:cs="Calibri"/>
          <w:sz w:val="22"/>
        </w:rPr>
        <w:t xml:space="preserve">the laws of the </w:t>
      </w:r>
      <w:r w:rsidR="000E07CB" w:rsidRPr="00DA6F1A">
        <w:rPr>
          <w:rFonts w:ascii="Calibri" w:eastAsia="SimSun" w:hAnsi="Calibri" w:cs="Calibri"/>
          <w:sz w:val="22"/>
        </w:rPr>
        <w:t>P</w:t>
      </w:r>
      <w:r w:rsidR="000E07CB">
        <w:rPr>
          <w:rFonts w:ascii="Calibri" w:eastAsia="SimSun" w:hAnsi="Calibri" w:cs="Calibri" w:hint="eastAsia"/>
          <w:sz w:val="22"/>
        </w:rPr>
        <w:t>eople</w:t>
      </w:r>
      <w:r w:rsidR="000E07CB">
        <w:rPr>
          <w:rFonts w:ascii="Calibri" w:eastAsia="SimSun" w:hAnsi="Calibri" w:cs="Calibri"/>
          <w:sz w:val="22"/>
        </w:rPr>
        <w:t>’</w:t>
      </w:r>
      <w:r w:rsidR="000E07CB">
        <w:rPr>
          <w:rFonts w:ascii="Calibri" w:eastAsia="SimSun" w:hAnsi="Calibri" w:cs="Calibri" w:hint="eastAsia"/>
          <w:sz w:val="22"/>
        </w:rPr>
        <w:t xml:space="preserve">s </w:t>
      </w:r>
      <w:r w:rsidR="000E07CB" w:rsidRPr="00DA6F1A">
        <w:rPr>
          <w:rFonts w:ascii="Calibri" w:eastAsia="SimSun" w:hAnsi="Calibri" w:cs="Calibri"/>
          <w:sz w:val="22"/>
        </w:rPr>
        <w:t>R</w:t>
      </w:r>
      <w:r w:rsidR="000E07CB">
        <w:rPr>
          <w:rFonts w:ascii="Calibri" w:eastAsia="SimSun" w:hAnsi="Calibri" w:cs="Calibri" w:hint="eastAsia"/>
          <w:sz w:val="22"/>
        </w:rPr>
        <w:t xml:space="preserve">epublic of </w:t>
      </w:r>
      <w:ins w:id="43" w:author="윤현정 (Hyunjeong Yoon)" w:date="2025-03-31T17:49:00Z">
        <w:r w:rsidR="00383268">
          <w:rPr>
            <w:rFonts w:ascii="Calibri" w:eastAsia="SimSun" w:hAnsi="Calibri" w:cs="Calibri"/>
            <w:sz w:val="22"/>
          </w:rPr>
          <w:t>Korea</w:t>
        </w:r>
      </w:ins>
      <w:del w:id="44" w:author="윤현정 (Hyunjeong Yoon)" w:date="2025-03-31T17:49:00Z">
        <w:r w:rsidR="000E07CB" w:rsidRPr="00DA6F1A" w:rsidDel="00383268">
          <w:rPr>
            <w:rFonts w:ascii="Calibri" w:eastAsia="SimSun" w:hAnsi="Calibri" w:cs="Calibri"/>
            <w:sz w:val="22"/>
          </w:rPr>
          <w:delText>C</w:delText>
        </w:r>
        <w:r w:rsidR="000E07CB" w:rsidDel="00383268">
          <w:rPr>
            <w:rFonts w:ascii="Calibri" w:eastAsia="SimSun" w:hAnsi="Calibri" w:cs="Calibri" w:hint="eastAsia"/>
            <w:sz w:val="22"/>
          </w:rPr>
          <w:delText>hina</w:delText>
        </w:r>
      </w:del>
      <w:r w:rsidR="000E07CB" w:rsidRPr="00DA6F1A">
        <w:rPr>
          <w:rFonts w:ascii="Calibri" w:eastAsia="SimSun" w:hAnsi="Calibri" w:cs="Calibri"/>
          <w:sz w:val="22"/>
        </w:rPr>
        <w:t>.</w:t>
      </w:r>
      <w:r w:rsidR="000E07CB" w:rsidRPr="00BD7811">
        <w:rPr>
          <w:rFonts w:hint="eastAsia"/>
        </w:rPr>
        <w:t xml:space="preserve"> </w:t>
      </w:r>
      <w:r w:rsidR="000E07CB" w:rsidRPr="00BD7811">
        <w:rPr>
          <w:rFonts w:ascii="Calibri" w:eastAsia="SimSun" w:hAnsi="Calibri" w:cs="Calibri" w:hint="eastAsia"/>
          <w:sz w:val="22"/>
        </w:rPr>
        <w:t xml:space="preserve">Any disputes relating to this </w:t>
      </w:r>
      <w:r w:rsidR="000E07CB">
        <w:rPr>
          <w:rFonts w:ascii="Calibri" w:eastAsia="SimSun" w:hAnsi="Calibri" w:cs="Calibri" w:hint="eastAsia"/>
          <w:sz w:val="22"/>
        </w:rPr>
        <w:t>Contract</w:t>
      </w:r>
      <w:r w:rsidR="000E07CB" w:rsidRPr="00BD7811">
        <w:rPr>
          <w:rFonts w:ascii="Calibri" w:eastAsia="SimSun" w:hAnsi="Calibri" w:cs="Calibri" w:hint="eastAsia"/>
          <w:sz w:val="22"/>
        </w:rPr>
        <w:t xml:space="preserve"> will be submitted to </w:t>
      </w:r>
      <w:ins w:id="45" w:author="윤현정 (Hyunjeong Yoon)" w:date="2025-03-31T17:49:00Z">
        <w:r w:rsidR="00383268">
          <w:t xml:space="preserve">Seoul Central District Court </w:t>
        </w:r>
      </w:ins>
      <w:del w:id="46" w:author="윤현정 (Hyunjeong Yoon)" w:date="2025-03-31T17:49:00Z">
        <w:r w:rsidR="000E07CB" w:rsidRPr="00BD7811" w:rsidDel="00383268">
          <w:rPr>
            <w:rFonts w:ascii="Calibri" w:eastAsia="SimSun" w:hAnsi="Calibri" w:cs="Calibri" w:hint="eastAsia"/>
            <w:sz w:val="22"/>
          </w:rPr>
          <w:delText>Shanghai International Economic and Trade Arbitration Commission (</w:delText>
        </w:r>
        <w:r w:rsidR="000E07CB" w:rsidDel="00383268">
          <w:rPr>
            <w:rFonts w:ascii="Calibri" w:eastAsia="SimSun" w:hAnsi="Calibri" w:cs="Calibri"/>
            <w:sz w:val="22"/>
          </w:rPr>
          <w:delText>“</w:delText>
        </w:r>
        <w:r w:rsidR="000E07CB" w:rsidRPr="00BD7811" w:rsidDel="00383268">
          <w:rPr>
            <w:rFonts w:ascii="Calibri" w:eastAsia="SimSun" w:hAnsi="Calibri" w:cs="Calibri" w:hint="eastAsia"/>
            <w:sz w:val="22"/>
          </w:rPr>
          <w:delText>SHIAC</w:delText>
        </w:r>
        <w:r w:rsidR="000E07CB" w:rsidDel="00383268">
          <w:rPr>
            <w:rFonts w:ascii="Calibri" w:eastAsia="SimSun" w:hAnsi="Calibri" w:cs="Calibri"/>
            <w:sz w:val="22"/>
          </w:rPr>
          <w:delText>”</w:delText>
        </w:r>
        <w:r w:rsidR="000E07CB" w:rsidRPr="00BD7811" w:rsidDel="00383268">
          <w:rPr>
            <w:rFonts w:ascii="Calibri" w:eastAsia="SimSun" w:hAnsi="Calibri" w:cs="Calibri" w:hint="eastAsia"/>
            <w:sz w:val="22"/>
          </w:rPr>
          <w:delText xml:space="preserve">) </w:delText>
        </w:r>
      </w:del>
      <w:r w:rsidR="000E07CB" w:rsidRPr="00BD7811">
        <w:rPr>
          <w:rFonts w:ascii="Calibri" w:eastAsia="SimSun" w:hAnsi="Calibri" w:cs="Calibri" w:hint="eastAsia"/>
          <w:sz w:val="22"/>
        </w:rPr>
        <w:t>and be finally settled in accordance with</w:t>
      </w:r>
      <w:ins w:id="47" w:author="윤현정 (Hyunjeong Yoon)" w:date="2025-03-31T17:50:00Z">
        <w:r w:rsidR="00296F42" w:rsidRPr="00296F42">
          <w:t xml:space="preserve"> </w:t>
        </w:r>
        <w:r w:rsidR="00296F42">
          <w:t>laws of the Republic of Korea.</w:t>
        </w:r>
      </w:ins>
      <w:r w:rsidR="000E07CB" w:rsidRPr="00BD7811">
        <w:rPr>
          <w:rFonts w:ascii="Calibri" w:eastAsia="SimSun" w:hAnsi="Calibri" w:cs="Calibri" w:hint="eastAsia"/>
          <w:sz w:val="22"/>
        </w:rPr>
        <w:t xml:space="preserve"> </w:t>
      </w:r>
      <w:del w:id="48" w:author="윤현정 (Hyunjeong Yoon)" w:date="2025-03-31T17:50:00Z">
        <w:r w:rsidR="000E07CB" w:rsidRPr="00BD7811" w:rsidDel="00296F42">
          <w:rPr>
            <w:rFonts w:ascii="Calibri" w:eastAsia="SimSun" w:hAnsi="Calibri" w:cs="Calibri" w:hint="eastAsia"/>
            <w:sz w:val="22"/>
          </w:rPr>
          <w:delText>the Arbitration Rules of the SHIAC</w:delText>
        </w:r>
        <w:r w:rsidRPr="00DA6F1A" w:rsidDel="00296F42">
          <w:rPr>
            <w:rFonts w:ascii="Calibri" w:eastAsia="SimSun" w:hAnsi="Calibri" w:cs="Calibri"/>
            <w:sz w:val="22"/>
          </w:rPr>
          <w:delText>.</w:delText>
        </w:r>
      </w:del>
    </w:p>
    <w:p w14:paraId="7E76C184" w14:textId="77777777" w:rsidR="00DA6F1A" w:rsidRPr="00DA6F1A" w:rsidRDefault="00DA6F1A" w:rsidP="0002115B">
      <w:pPr>
        <w:ind w:left="567"/>
        <w:rPr>
          <w:rFonts w:ascii="Calibri" w:eastAsia="SimSun" w:hAnsi="Calibri" w:cs="Calibri"/>
          <w:sz w:val="22"/>
        </w:rPr>
      </w:pPr>
    </w:p>
    <w:p w14:paraId="2F44BEFC" w14:textId="77777777" w:rsidR="008F1895" w:rsidRPr="008F1895" w:rsidRDefault="00E35467" w:rsidP="0002115B">
      <w:pPr>
        <w:pStyle w:val="aa"/>
        <w:numPr>
          <w:ilvl w:val="0"/>
          <w:numId w:val="2"/>
        </w:numPr>
        <w:ind w:left="567" w:firstLineChars="0" w:hanging="567"/>
        <w:rPr>
          <w:rFonts w:ascii="Calibri" w:eastAsia="SimSun" w:hAnsi="Calibri" w:cs="Calibri"/>
          <w:sz w:val="22"/>
        </w:rPr>
      </w:pPr>
      <w:r w:rsidRPr="008F1895">
        <w:rPr>
          <w:rFonts w:ascii="Calibri" w:eastAsia="SimSun" w:hAnsi="Calibri" w:cs="Calibri"/>
          <w:b/>
          <w:sz w:val="22"/>
        </w:rPr>
        <w:t>Miscellaneous</w:t>
      </w:r>
    </w:p>
    <w:p w14:paraId="6EB44560" w14:textId="64F97606" w:rsidR="00E35467" w:rsidRPr="008F1895" w:rsidRDefault="00E35467" w:rsidP="0002115B">
      <w:pPr>
        <w:pStyle w:val="aa"/>
        <w:ind w:left="567" w:firstLineChars="0" w:firstLine="0"/>
        <w:rPr>
          <w:rFonts w:ascii="Calibri" w:eastAsia="SimSun" w:hAnsi="Calibri" w:cs="Calibri"/>
          <w:sz w:val="22"/>
        </w:rPr>
      </w:pPr>
    </w:p>
    <w:p w14:paraId="5A4D64D4" w14:textId="14D76B4E" w:rsidR="008F1895" w:rsidRPr="008F1895" w:rsidRDefault="008F1895" w:rsidP="0002115B">
      <w:pPr>
        <w:numPr>
          <w:ilvl w:val="1"/>
          <w:numId w:val="2"/>
        </w:numPr>
        <w:rPr>
          <w:rFonts w:ascii="Calibri" w:eastAsia="SimSun" w:hAnsi="Calibri" w:cs="Calibri"/>
          <w:sz w:val="22"/>
        </w:rPr>
      </w:pPr>
      <w:r w:rsidRPr="008F1895">
        <w:rPr>
          <w:rFonts w:ascii="Calibri" w:eastAsia="SimSun" w:hAnsi="Calibri" w:cs="Calibri"/>
          <w:sz w:val="22"/>
        </w:rPr>
        <w:t xml:space="preserve">Amendments and supplements to this </w:t>
      </w:r>
      <w:r>
        <w:rPr>
          <w:rFonts w:ascii="Calibri" w:eastAsia="SimSun" w:hAnsi="Calibri" w:cs="Calibri"/>
          <w:sz w:val="22"/>
        </w:rPr>
        <w:t>Contract</w:t>
      </w:r>
      <w:r w:rsidRPr="008F1895">
        <w:rPr>
          <w:rFonts w:ascii="Calibri" w:eastAsia="SimSun" w:hAnsi="Calibri" w:cs="Calibri"/>
          <w:sz w:val="22"/>
        </w:rPr>
        <w:t xml:space="preserve"> shall require the written form.</w:t>
      </w:r>
    </w:p>
    <w:p w14:paraId="6621F64D" w14:textId="1AE534F5" w:rsidR="008F1895" w:rsidRPr="008F1895" w:rsidRDefault="008F1895" w:rsidP="0002115B">
      <w:pPr>
        <w:ind w:left="567"/>
        <w:rPr>
          <w:rFonts w:ascii="Calibri" w:eastAsia="SimSun" w:hAnsi="Calibri" w:cs="Calibri"/>
          <w:sz w:val="22"/>
        </w:rPr>
      </w:pPr>
    </w:p>
    <w:p w14:paraId="5FD3F0CB" w14:textId="54ACBEE7" w:rsidR="008F1895" w:rsidRPr="008F1895" w:rsidRDefault="008F1895" w:rsidP="0002115B">
      <w:pPr>
        <w:numPr>
          <w:ilvl w:val="1"/>
          <w:numId w:val="2"/>
        </w:numPr>
        <w:rPr>
          <w:rFonts w:ascii="Calibri" w:eastAsia="SimSun" w:hAnsi="Calibri" w:cs="Calibri"/>
          <w:sz w:val="22"/>
        </w:rPr>
      </w:pPr>
      <w:r w:rsidRPr="008F1895">
        <w:rPr>
          <w:rFonts w:ascii="Calibri" w:eastAsia="SimSun" w:hAnsi="Calibri" w:cs="Calibri"/>
          <w:sz w:val="22"/>
        </w:rPr>
        <w:t xml:space="preserve">This </w:t>
      </w:r>
      <w:r>
        <w:rPr>
          <w:rFonts w:ascii="Calibri" w:eastAsia="SimSun" w:hAnsi="Calibri" w:cs="Calibri"/>
          <w:sz w:val="22"/>
        </w:rPr>
        <w:t>Contract</w:t>
      </w:r>
      <w:r w:rsidRPr="008F1895">
        <w:rPr>
          <w:rFonts w:ascii="Calibri" w:eastAsia="SimSun" w:hAnsi="Calibri" w:cs="Calibri"/>
          <w:sz w:val="22"/>
        </w:rPr>
        <w:t xml:space="preserve"> is concluded in English </w:t>
      </w:r>
      <w:r w:rsidR="00583887">
        <w:rPr>
          <w:rFonts w:ascii="Calibri" w:eastAsia="SimSun" w:hAnsi="Calibri" w:cs="Calibri" w:hint="eastAsia"/>
          <w:sz w:val="22"/>
        </w:rPr>
        <w:t>only</w:t>
      </w:r>
      <w:r w:rsidR="00086D4D">
        <w:rPr>
          <w:rFonts w:ascii="Calibri" w:eastAsia="SimSun" w:hAnsi="Calibri" w:cs="Calibri"/>
          <w:sz w:val="22"/>
        </w:rPr>
        <w:t>.</w:t>
      </w:r>
      <w:r w:rsidRPr="008F1895">
        <w:rPr>
          <w:rFonts w:ascii="Calibri" w:eastAsia="SimSun" w:hAnsi="Calibri" w:cs="Calibri"/>
          <w:sz w:val="22"/>
        </w:rPr>
        <w:t xml:space="preserve"> </w:t>
      </w:r>
      <w:r w:rsidR="00583887">
        <w:rPr>
          <w:rFonts w:ascii="Calibri" w:eastAsia="SimSun" w:hAnsi="Calibri" w:cs="Calibri" w:hint="eastAsia"/>
          <w:sz w:val="22"/>
        </w:rPr>
        <w:t xml:space="preserve">Any </w:t>
      </w:r>
      <w:r w:rsidR="00583887">
        <w:rPr>
          <w:rFonts w:ascii="Calibri" w:eastAsia="SimSun" w:hAnsi="Calibri" w:cs="Calibri"/>
          <w:sz w:val="22"/>
        </w:rPr>
        <w:t>translation</w:t>
      </w:r>
      <w:r w:rsidR="00583887">
        <w:rPr>
          <w:rFonts w:ascii="Calibri" w:eastAsia="SimSun" w:hAnsi="Calibri" w:cs="Calibri" w:hint="eastAsia"/>
          <w:sz w:val="22"/>
        </w:rPr>
        <w:t xml:space="preserve"> </w:t>
      </w:r>
      <w:r w:rsidR="00583887">
        <w:rPr>
          <w:rFonts w:ascii="Calibri" w:eastAsia="SimSun" w:hAnsi="Calibri" w:cs="Calibri"/>
          <w:sz w:val="22"/>
        </w:rPr>
        <w:t>into</w:t>
      </w:r>
      <w:r w:rsidR="00583887">
        <w:rPr>
          <w:rFonts w:ascii="Calibri" w:eastAsia="SimSun" w:hAnsi="Calibri" w:cs="Calibri" w:hint="eastAsia"/>
          <w:sz w:val="22"/>
        </w:rPr>
        <w:t xml:space="preserve"> other language is for reference only</w:t>
      </w:r>
      <w:r w:rsidRPr="008F1895">
        <w:rPr>
          <w:rFonts w:ascii="Calibri" w:eastAsia="SimSun" w:hAnsi="Calibri" w:cs="Calibri"/>
          <w:sz w:val="22"/>
        </w:rPr>
        <w:t>.</w:t>
      </w:r>
    </w:p>
    <w:p w14:paraId="60C97B34" w14:textId="7F9E49C2" w:rsidR="008F1895" w:rsidRPr="008F1895" w:rsidRDefault="008F1895" w:rsidP="0002115B">
      <w:pPr>
        <w:ind w:left="567"/>
        <w:rPr>
          <w:rFonts w:ascii="Calibri" w:eastAsia="SimSun" w:hAnsi="Calibri" w:cs="Calibri"/>
          <w:sz w:val="22"/>
        </w:rPr>
      </w:pPr>
    </w:p>
    <w:p w14:paraId="075CA373" w14:textId="11553C08" w:rsidR="008F1895" w:rsidRPr="008F1895" w:rsidRDefault="008F1895" w:rsidP="0002115B">
      <w:pPr>
        <w:numPr>
          <w:ilvl w:val="1"/>
          <w:numId w:val="2"/>
        </w:numPr>
        <w:rPr>
          <w:rFonts w:ascii="Calibri" w:eastAsia="SimSun" w:hAnsi="Calibri" w:cs="Calibri"/>
          <w:sz w:val="22"/>
        </w:rPr>
      </w:pPr>
      <w:r w:rsidRPr="008F1895">
        <w:rPr>
          <w:rFonts w:ascii="Calibri" w:eastAsia="SimSun" w:hAnsi="Calibri" w:cs="Calibri"/>
          <w:sz w:val="22"/>
        </w:rPr>
        <w:t xml:space="preserve">If individual provisions of this </w:t>
      </w:r>
      <w:r>
        <w:rPr>
          <w:rFonts w:ascii="Calibri" w:eastAsia="SimSun" w:hAnsi="Calibri" w:cs="Calibri"/>
          <w:sz w:val="22"/>
        </w:rPr>
        <w:t>Contract</w:t>
      </w:r>
      <w:r w:rsidRPr="008F1895">
        <w:rPr>
          <w:rFonts w:ascii="Calibri" w:eastAsia="SimSun" w:hAnsi="Calibri" w:cs="Calibri"/>
          <w:sz w:val="22"/>
        </w:rPr>
        <w:t xml:space="preserve"> should be or become invalid or unenforceable, this shall not affect the efficacy of the remaining provisions. The Parties will replace the ineffective provision with a valid, enforceable provision which comes as close as possible to the economic intention of the original provision.</w:t>
      </w:r>
    </w:p>
    <w:p w14:paraId="28FD6087" w14:textId="2A4DE2D9" w:rsidR="00490675" w:rsidRDefault="00490675" w:rsidP="0002115B">
      <w:pPr>
        <w:ind w:left="567"/>
        <w:rPr>
          <w:rFonts w:ascii="Calibri" w:eastAsia="SimSun" w:hAnsi="Calibri" w:cs="Calibri"/>
          <w:sz w:val="22"/>
        </w:rPr>
      </w:pPr>
    </w:p>
    <w:p w14:paraId="3D90E344" w14:textId="322AA394" w:rsidR="00EF7375" w:rsidRDefault="00EF7375" w:rsidP="0002115B">
      <w:pPr>
        <w:numPr>
          <w:ilvl w:val="1"/>
          <w:numId w:val="2"/>
        </w:numPr>
        <w:rPr>
          <w:rFonts w:ascii="Calibri" w:eastAsia="SimSun" w:hAnsi="Calibri" w:cs="Calibri"/>
          <w:sz w:val="22"/>
        </w:rPr>
      </w:pPr>
      <w:r w:rsidRPr="00EF7375">
        <w:rPr>
          <w:rFonts w:ascii="Calibri" w:eastAsia="SimSun" w:hAnsi="Calibri" w:cs="Calibri"/>
          <w:sz w:val="22"/>
        </w:rPr>
        <w:t xml:space="preserve">This </w:t>
      </w:r>
      <w:r>
        <w:rPr>
          <w:rFonts w:ascii="Calibri" w:eastAsia="SimSun" w:hAnsi="Calibri" w:cs="Calibri"/>
          <w:sz w:val="22"/>
        </w:rPr>
        <w:t>C</w:t>
      </w:r>
      <w:r w:rsidRPr="00EF7375">
        <w:rPr>
          <w:rFonts w:ascii="Calibri" w:eastAsia="SimSun" w:hAnsi="Calibri" w:cs="Calibri"/>
          <w:sz w:val="22"/>
        </w:rPr>
        <w:t xml:space="preserve">ontract shall be executed in duplicate and shall enter into force after being sealed by both </w:t>
      </w:r>
      <w:r>
        <w:rPr>
          <w:rFonts w:ascii="Calibri" w:eastAsia="SimSun" w:hAnsi="Calibri" w:cs="Calibri"/>
          <w:sz w:val="22"/>
        </w:rPr>
        <w:t>P</w:t>
      </w:r>
      <w:r w:rsidRPr="00EF7375">
        <w:rPr>
          <w:rFonts w:ascii="Calibri" w:eastAsia="SimSun" w:hAnsi="Calibri" w:cs="Calibri"/>
          <w:sz w:val="22"/>
        </w:rPr>
        <w:t xml:space="preserve">arties, each of which shall </w:t>
      </w:r>
      <w:r>
        <w:rPr>
          <w:rFonts w:ascii="Calibri" w:eastAsia="SimSun" w:hAnsi="Calibri" w:cs="Calibri" w:hint="eastAsia"/>
          <w:sz w:val="22"/>
        </w:rPr>
        <w:t>hold</w:t>
      </w:r>
      <w:r w:rsidRPr="00EF7375">
        <w:rPr>
          <w:rFonts w:ascii="Calibri" w:eastAsia="SimSun" w:hAnsi="Calibri" w:cs="Calibri"/>
          <w:sz w:val="22"/>
        </w:rPr>
        <w:t xml:space="preserve"> one copy. Copies or scanned copies of this </w:t>
      </w:r>
      <w:r>
        <w:rPr>
          <w:rFonts w:ascii="Calibri" w:eastAsia="SimSun" w:hAnsi="Calibri" w:cs="Calibri"/>
          <w:sz w:val="22"/>
        </w:rPr>
        <w:t>C</w:t>
      </w:r>
      <w:r w:rsidRPr="00EF7375">
        <w:rPr>
          <w:rFonts w:ascii="Calibri" w:eastAsia="SimSun" w:hAnsi="Calibri" w:cs="Calibri"/>
          <w:sz w:val="22"/>
        </w:rPr>
        <w:t xml:space="preserve">ontract and any </w:t>
      </w:r>
      <w:r>
        <w:rPr>
          <w:rFonts w:ascii="Calibri" w:eastAsia="SimSun" w:hAnsi="Calibri" w:cs="Calibri"/>
          <w:sz w:val="22"/>
        </w:rPr>
        <w:t>O</w:t>
      </w:r>
      <w:r w:rsidRPr="00EF7375">
        <w:rPr>
          <w:rFonts w:ascii="Calibri" w:eastAsia="SimSun" w:hAnsi="Calibri" w:cs="Calibri"/>
          <w:sz w:val="22"/>
        </w:rPr>
        <w:t xml:space="preserve">rders signed and sealed in </w:t>
      </w:r>
      <w:r>
        <w:rPr>
          <w:rFonts w:ascii="Calibri" w:eastAsia="SimSun" w:hAnsi="Calibri" w:cs="Calibri"/>
          <w:sz w:val="22"/>
        </w:rPr>
        <w:t xml:space="preserve">hard copies </w:t>
      </w:r>
      <w:r w:rsidRPr="00EF7375">
        <w:rPr>
          <w:rFonts w:ascii="Calibri" w:eastAsia="SimSun" w:hAnsi="Calibri" w:cs="Calibri"/>
          <w:sz w:val="22"/>
        </w:rPr>
        <w:t>and then transmitted and exchanged by fax, e-mail, etc., shall be deemed to be originals and shall be binding on both parties.</w:t>
      </w:r>
    </w:p>
    <w:p w14:paraId="4CA21A15" w14:textId="0BF57041" w:rsidR="001D34C5" w:rsidRDefault="001D34C5" w:rsidP="0002115B">
      <w:pPr>
        <w:ind w:left="567"/>
        <w:rPr>
          <w:rFonts w:ascii="Calibri" w:eastAsia="SimSun" w:hAnsi="Calibri" w:cs="Calibri"/>
          <w:sz w:val="22"/>
        </w:rPr>
      </w:pPr>
    </w:p>
    <w:p w14:paraId="257A15C8" w14:textId="2CAAE998" w:rsidR="00EF7375" w:rsidRDefault="00EF7375" w:rsidP="0002115B">
      <w:pPr>
        <w:numPr>
          <w:ilvl w:val="1"/>
          <w:numId w:val="2"/>
        </w:numPr>
        <w:rPr>
          <w:rFonts w:ascii="Calibri" w:eastAsia="SimSun" w:hAnsi="Calibri" w:cs="Calibri"/>
          <w:sz w:val="22"/>
        </w:rPr>
      </w:pPr>
      <w:r w:rsidRPr="00EF7375">
        <w:rPr>
          <w:rFonts w:ascii="Calibri" w:eastAsia="SimSun" w:hAnsi="Calibri" w:cs="Calibri"/>
          <w:sz w:val="22"/>
        </w:rPr>
        <w:t xml:space="preserve">The annexes hereto form an integral part of this </w:t>
      </w:r>
      <w:r>
        <w:rPr>
          <w:rFonts w:ascii="Calibri" w:eastAsia="SimSun" w:hAnsi="Calibri" w:cs="Calibri"/>
          <w:sz w:val="22"/>
        </w:rPr>
        <w:t>C</w:t>
      </w:r>
      <w:r w:rsidRPr="00EF7375">
        <w:rPr>
          <w:rFonts w:ascii="Calibri" w:eastAsia="SimSun" w:hAnsi="Calibri" w:cs="Calibri"/>
          <w:sz w:val="22"/>
        </w:rPr>
        <w:t xml:space="preserve">ontract, and in the event of any </w:t>
      </w:r>
      <w:r w:rsidR="00915D93">
        <w:rPr>
          <w:rFonts w:ascii="Calibri" w:eastAsia="SimSun" w:hAnsi="Calibri" w:cs="Calibri"/>
          <w:sz w:val="22"/>
        </w:rPr>
        <w:t xml:space="preserve">discrepancy </w:t>
      </w:r>
      <w:r w:rsidRPr="00EF7375">
        <w:rPr>
          <w:rFonts w:ascii="Calibri" w:eastAsia="SimSun" w:hAnsi="Calibri" w:cs="Calibri"/>
          <w:sz w:val="22"/>
        </w:rPr>
        <w:lastRenderedPageBreak/>
        <w:t xml:space="preserve">between any provision of the annexes and this </w:t>
      </w:r>
      <w:r w:rsidR="00C2290A">
        <w:rPr>
          <w:rFonts w:ascii="Calibri" w:eastAsia="SimSun" w:hAnsi="Calibri" w:cs="Calibri"/>
          <w:sz w:val="22"/>
        </w:rPr>
        <w:t>C</w:t>
      </w:r>
      <w:r w:rsidRPr="00EF7375">
        <w:rPr>
          <w:rFonts w:ascii="Calibri" w:eastAsia="SimSun" w:hAnsi="Calibri" w:cs="Calibri"/>
          <w:sz w:val="22"/>
        </w:rPr>
        <w:t>ontract, the provisions of the</w:t>
      </w:r>
      <w:r w:rsidR="00C2290A">
        <w:rPr>
          <w:rFonts w:ascii="Calibri" w:eastAsia="SimSun" w:hAnsi="Calibri" w:cs="Calibri"/>
          <w:sz w:val="22"/>
        </w:rPr>
        <w:t xml:space="preserve"> main</w:t>
      </w:r>
      <w:r w:rsidRPr="00EF7375">
        <w:rPr>
          <w:rFonts w:ascii="Calibri" w:eastAsia="SimSun" w:hAnsi="Calibri" w:cs="Calibri"/>
          <w:sz w:val="22"/>
        </w:rPr>
        <w:t xml:space="preserve"> body of this </w:t>
      </w:r>
      <w:r w:rsidR="00C2290A">
        <w:rPr>
          <w:rFonts w:ascii="Calibri" w:eastAsia="SimSun" w:hAnsi="Calibri" w:cs="Calibri"/>
          <w:sz w:val="22"/>
        </w:rPr>
        <w:t>C</w:t>
      </w:r>
      <w:r w:rsidRPr="00EF7375">
        <w:rPr>
          <w:rFonts w:ascii="Calibri" w:eastAsia="SimSun" w:hAnsi="Calibri" w:cs="Calibri"/>
          <w:sz w:val="22"/>
        </w:rPr>
        <w:t>ontract shall prevail.</w:t>
      </w:r>
    </w:p>
    <w:p w14:paraId="0694FA03" w14:textId="4856D42A" w:rsidR="00EF7375" w:rsidRDefault="00EF7375" w:rsidP="0002115B">
      <w:pPr>
        <w:ind w:left="567"/>
        <w:rPr>
          <w:rFonts w:ascii="Calibri" w:eastAsia="SimSun" w:hAnsi="Calibri" w:cs="Calibri"/>
          <w:sz w:val="22"/>
        </w:rPr>
      </w:pPr>
    </w:p>
    <w:p w14:paraId="4AA8E578" w14:textId="77777777" w:rsidR="00B52023" w:rsidRDefault="00B52023" w:rsidP="0002115B">
      <w:pPr>
        <w:ind w:left="567"/>
        <w:rPr>
          <w:rFonts w:ascii="Calibri" w:eastAsia="SimSun" w:hAnsi="Calibri" w:cs="Calibri"/>
          <w:sz w:val="22"/>
        </w:rPr>
      </w:pPr>
    </w:p>
    <w:tbl>
      <w:tblPr>
        <w:tblStyle w:val="a3"/>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67"/>
        <w:gridCol w:w="4536"/>
      </w:tblGrid>
      <w:tr w:rsidR="008F1895" w:rsidRPr="0054425B" w14:paraId="7AB25D75" w14:textId="77777777" w:rsidTr="00F36820">
        <w:trPr>
          <w:cantSplit/>
        </w:trPr>
        <w:tc>
          <w:tcPr>
            <w:tcW w:w="4253" w:type="dxa"/>
          </w:tcPr>
          <w:p w14:paraId="1D17B202" w14:textId="3A673327" w:rsidR="008F1895" w:rsidRPr="0054425B" w:rsidRDefault="008F1895" w:rsidP="0002115B">
            <w:pPr>
              <w:keepNext/>
              <w:tabs>
                <w:tab w:val="left" w:pos="5760"/>
              </w:tabs>
              <w:rPr>
                <w:rFonts w:ascii="Calibri" w:eastAsia="SimSun" w:hAnsi="Calibri" w:cs="Calibri"/>
                <w:bCs/>
                <w:noProof/>
                <w:sz w:val="22"/>
              </w:rPr>
            </w:pPr>
            <w:r w:rsidRPr="0054425B">
              <w:rPr>
                <w:rFonts w:ascii="Calibri" w:eastAsia="SimSun" w:hAnsi="Calibri" w:cs="Calibri"/>
                <w:bCs/>
                <w:noProof/>
                <w:sz w:val="22"/>
              </w:rPr>
              <w:t xml:space="preserve">On behalf of </w:t>
            </w:r>
            <w:r w:rsidR="00601C40">
              <w:rPr>
                <w:rFonts w:ascii="Calibri" w:eastAsia="SimSun" w:hAnsi="Calibri" w:cs="Calibri"/>
                <w:bCs/>
                <w:sz w:val="22"/>
              </w:rPr>
              <w:t>Party A</w:t>
            </w:r>
            <w:r w:rsidRPr="0054425B">
              <w:rPr>
                <w:rFonts w:ascii="Calibri" w:eastAsia="SimSun" w:hAnsi="Calibri" w:cs="Calibri"/>
                <w:bCs/>
                <w:noProof/>
                <w:sz w:val="22"/>
              </w:rPr>
              <w:br/>
            </w:r>
          </w:p>
          <w:p w14:paraId="3114A63B" w14:textId="49D75284" w:rsidR="008F1895" w:rsidRPr="00583887" w:rsidRDefault="00583887" w:rsidP="0002115B">
            <w:pPr>
              <w:keepNext/>
              <w:tabs>
                <w:tab w:val="left" w:pos="5760"/>
              </w:tabs>
              <w:rPr>
                <w:rFonts w:ascii="Calibri" w:eastAsia="SimSun" w:hAnsi="Calibri" w:cs="Calibri"/>
                <w:noProof/>
                <w:sz w:val="22"/>
              </w:rPr>
            </w:pPr>
            <w:r w:rsidRPr="00583887">
              <w:rPr>
                <w:rFonts w:ascii="Calibri" w:eastAsia="SimSun" w:hAnsi="Calibri" w:cs="Calibri"/>
                <w:b/>
                <w:bCs/>
                <w:noProof/>
                <w:sz w:val="22"/>
                <w:highlight w:val="yellow"/>
              </w:rPr>
              <w:t>[</w:t>
            </w:r>
            <w:r>
              <w:rPr>
                <w:rFonts w:ascii="Calibri" w:eastAsia="SimSun" w:hAnsi="Calibri" w:cs="Calibri" w:hint="eastAsia"/>
                <w:b/>
                <w:bCs/>
                <w:noProof/>
                <w:sz w:val="22"/>
                <w:highlight w:val="yellow"/>
              </w:rPr>
              <w:t>Fursys</w:t>
            </w:r>
            <w:r w:rsidRPr="00583887">
              <w:rPr>
                <w:rFonts w:ascii="Calibri" w:eastAsia="SimSun" w:hAnsi="Calibri" w:cs="Calibri"/>
                <w:b/>
                <w:bCs/>
                <w:noProof/>
                <w:sz w:val="22"/>
                <w:highlight w:val="yellow"/>
              </w:rPr>
              <w:t>]</w:t>
            </w:r>
            <w:r w:rsidR="008F1895" w:rsidRPr="0054425B">
              <w:rPr>
                <w:rFonts w:ascii="Calibri" w:eastAsia="SimSun" w:hAnsi="Calibri" w:cs="Calibri"/>
                <w:b/>
                <w:noProof/>
                <w:sz w:val="22"/>
              </w:rPr>
              <w:t xml:space="preserve"> (Seal)</w:t>
            </w:r>
          </w:p>
          <w:p w14:paraId="003A056C" w14:textId="0310995E" w:rsidR="008F1895" w:rsidRDefault="008F1895" w:rsidP="0002115B">
            <w:pPr>
              <w:keepNext/>
              <w:tabs>
                <w:tab w:val="left" w:pos="5760"/>
              </w:tabs>
              <w:rPr>
                <w:rFonts w:ascii="Calibri" w:eastAsia="SimSun" w:hAnsi="Calibri" w:cs="Calibri"/>
                <w:b/>
                <w:noProof/>
                <w:sz w:val="22"/>
              </w:rPr>
            </w:pPr>
          </w:p>
          <w:p w14:paraId="111ED015" w14:textId="77777777" w:rsidR="00F36820" w:rsidRDefault="00F36820" w:rsidP="0002115B">
            <w:pPr>
              <w:keepNext/>
              <w:tabs>
                <w:tab w:val="left" w:pos="5760"/>
              </w:tabs>
              <w:rPr>
                <w:rFonts w:ascii="Calibri" w:eastAsia="SimSun" w:hAnsi="Calibri" w:cs="Calibri"/>
                <w:b/>
                <w:noProof/>
                <w:sz w:val="22"/>
              </w:rPr>
            </w:pPr>
          </w:p>
          <w:p w14:paraId="141E829B" w14:textId="77777777" w:rsidR="00F36820" w:rsidRDefault="00F36820" w:rsidP="0002115B">
            <w:pPr>
              <w:keepNext/>
              <w:pBdr>
                <w:bottom w:val="single" w:sz="12" w:space="1" w:color="auto"/>
              </w:pBdr>
              <w:tabs>
                <w:tab w:val="left" w:pos="5760"/>
              </w:tabs>
              <w:rPr>
                <w:rFonts w:ascii="Calibri" w:eastAsia="SimSun" w:hAnsi="Calibri" w:cs="Calibri"/>
                <w:b/>
                <w:noProof/>
                <w:sz w:val="22"/>
              </w:rPr>
            </w:pPr>
          </w:p>
          <w:p w14:paraId="1EA9DDD5" w14:textId="77777777" w:rsidR="00F36820" w:rsidRPr="00F36820" w:rsidRDefault="00F36820" w:rsidP="00F36820">
            <w:pPr>
              <w:keepNext/>
              <w:tabs>
                <w:tab w:val="left" w:pos="5760"/>
              </w:tabs>
              <w:rPr>
                <w:rFonts w:ascii="Calibri" w:eastAsia="SimSun" w:hAnsi="Calibri" w:cs="Calibri"/>
                <w:bCs/>
                <w:noProof/>
                <w:sz w:val="22"/>
                <w:highlight w:val="yellow"/>
              </w:rPr>
            </w:pPr>
            <w:r w:rsidRPr="00F36820">
              <w:rPr>
                <w:rFonts w:ascii="Calibri" w:eastAsia="SimSun" w:hAnsi="Calibri" w:cs="Calibri" w:hint="eastAsia"/>
                <w:bCs/>
                <w:noProof/>
                <w:sz w:val="22"/>
                <w:highlight w:val="yellow"/>
              </w:rPr>
              <w:t>[Place, Date]</w:t>
            </w:r>
          </w:p>
          <w:p w14:paraId="75B0011A" w14:textId="77777777" w:rsidR="00F36820" w:rsidRPr="00F36820" w:rsidRDefault="00F36820" w:rsidP="00F36820">
            <w:pPr>
              <w:keepNext/>
              <w:tabs>
                <w:tab w:val="left" w:pos="5760"/>
              </w:tabs>
              <w:rPr>
                <w:rFonts w:ascii="Calibri" w:eastAsia="SimSun" w:hAnsi="Calibri" w:cs="Calibri"/>
                <w:bCs/>
                <w:noProof/>
                <w:sz w:val="22"/>
                <w:highlight w:val="yellow"/>
              </w:rPr>
            </w:pPr>
          </w:p>
          <w:p w14:paraId="7C2742A5" w14:textId="77777777" w:rsidR="00F36820" w:rsidRPr="00F36820" w:rsidRDefault="00F36820" w:rsidP="00F36820">
            <w:pPr>
              <w:keepNext/>
              <w:pBdr>
                <w:bottom w:val="single" w:sz="12" w:space="1" w:color="auto"/>
              </w:pBdr>
              <w:tabs>
                <w:tab w:val="left" w:pos="5760"/>
              </w:tabs>
              <w:rPr>
                <w:rFonts w:ascii="Calibri" w:eastAsia="SimSun" w:hAnsi="Calibri" w:cs="Calibri"/>
                <w:bCs/>
                <w:noProof/>
                <w:sz w:val="22"/>
                <w:highlight w:val="yellow"/>
              </w:rPr>
            </w:pPr>
          </w:p>
          <w:p w14:paraId="4CEEA77F" w14:textId="0934AC0E" w:rsidR="008F1895" w:rsidRPr="0054425B" w:rsidRDefault="00F36820" w:rsidP="00F36820">
            <w:pPr>
              <w:keepNext/>
              <w:tabs>
                <w:tab w:val="left" w:pos="5760"/>
              </w:tabs>
              <w:rPr>
                <w:rFonts w:ascii="Calibri" w:eastAsia="SimSun" w:hAnsi="Calibri" w:cs="Calibri"/>
                <w:noProof/>
                <w:sz w:val="22"/>
              </w:rPr>
            </w:pPr>
            <w:r w:rsidRPr="00F36820">
              <w:rPr>
                <w:rFonts w:ascii="Calibri" w:eastAsia="SimSun" w:hAnsi="Calibri" w:cs="Calibri" w:hint="eastAsia"/>
                <w:bCs/>
                <w:noProof/>
                <w:sz w:val="22"/>
                <w:highlight w:val="yellow"/>
              </w:rPr>
              <w:t>[Name and Title]</w:t>
            </w:r>
          </w:p>
        </w:tc>
        <w:tc>
          <w:tcPr>
            <w:tcW w:w="567" w:type="dxa"/>
          </w:tcPr>
          <w:p w14:paraId="7A9C93DE" w14:textId="77777777" w:rsidR="008F1895" w:rsidRPr="0054425B" w:rsidRDefault="008F1895" w:rsidP="0002115B">
            <w:pPr>
              <w:keepNext/>
              <w:tabs>
                <w:tab w:val="left" w:pos="5760"/>
              </w:tabs>
              <w:rPr>
                <w:rFonts w:ascii="Calibri" w:eastAsia="SimSun" w:hAnsi="Calibri" w:cs="Calibri"/>
                <w:noProof/>
                <w:sz w:val="22"/>
              </w:rPr>
            </w:pPr>
          </w:p>
        </w:tc>
        <w:tc>
          <w:tcPr>
            <w:tcW w:w="4536" w:type="dxa"/>
          </w:tcPr>
          <w:p w14:paraId="63E1A6FB" w14:textId="3A5D8B70" w:rsidR="008F1895" w:rsidRPr="0054425B" w:rsidRDefault="008F1895" w:rsidP="0002115B">
            <w:pPr>
              <w:keepNext/>
              <w:tabs>
                <w:tab w:val="left" w:pos="5760"/>
              </w:tabs>
              <w:rPr>
                <w:rFonts w:ascii="Calibri" w:eastAsia="SimSun" w:hAnsi="Calibri" w:cs="Calibri"/>
                <w:bCs/>
                <w:noProof/>
                <w:sz w:val="22"/>
                <w:bdr w:val="nil"/>
              </w:rPr>
            </w:pPr>
            <w:r w:rsidRPr="0054425B">
              <w:rPr>
                <w:rFonts w:ascii="Calibri" w:eastAsia="SimSun" w:hAnsi="Calibri" w:cs="Calibri"/>
                <w:bCs/>
                <w:noProof/>
                <w:sz w:val="22"/>
              </w:rPr>
              <w:t xml:space="preserve">On behalf of </w:t>
            </w:r>
            <w:r w:rsidR="00601C40">
              <w:rPr>
                <w:rFonts w:ascii="Calibri" w:eastAsia="SimSun" w:hAnsi="Calibri" w:cs="Calibri"/>
                <w:bCs/>
                <w:noProof/>
                <w:sz w:val="22"/>
              </w:rPr>
              <w:t>Party B</w:t>
            </w:r>
            <w:r w:rsidRPr="0054425B">
              <w:rPr>
                <w:rFonts w:ascii="Calibri" w:eastAsia="SimSun" w:hAnsi="Calibri" w:cs="Calibri"/>
                <w:bCs/>
                <w:noProof/>
                <w:sz w:val="22"/>
              </w:rPr>
              <w:br/>
            </w:r>
          </w:p>
          <w:p w14:paraId="6DEF9538" w14:textId="1F67B842" w:rsidR="00F36820" w:rsidRPr="00F36820" w:rsidRDefault="0086145E" w:rsidP="00F36820">
            <w:pPr>
              <w:keepNext/>
              <w:tabs>
                <w:tab w:val="left" w:pos="5760"/>
              </w:tabs>
              <w:rPr>
                <w:rFonts w:ascii="Calibri" w:eastAsia="SimSun" w:hAnsi="Calibri" w:cs="Calibri"/>
                <w:b/>
                <w:sz w:val="22"/>
              </w:rPr>
            </w:pPr>
            <w:r w:rsidRPr="002C189F">
              <w:rPr>
                <w:rFonts w:ascii="Calibri" w:hAnsi="Calibri" w:cs="Calibri"/>
                <w:b/>
                <w:bCs/>
                <w:iCs/>
                <w:sz w:val="22"/>
              </w:rPr>
              <w:t xml:space="preserve">Suzhou </w:t>
            </w:r>
            <w:proofErr w:type="spellStart"/>
            <w:r w:rsidRPr="002C189F">
              <w:rPr>
                <w:rFonts w:ascii="Calibri" w:hAnsi="Calibri" w:cs="Calibri"/>
                <w:b/>
                <w:bCs/>
                <w:iCs/>
                <w:sz w:val="22"/>
              </w:rPr>
              <w:t>Antriol</w:t>
            </w:r>
            <w:proofErr w:type="spellEnd"/>
            <w:r w:rsidRPr="002C189F">
              <w:rPr>
                <w:rFonts w:ascii="Calibri" w:hAnsi="Calibri" w:cs="Calibri"/>
                <w:b/>
                <w:bCs/>
                <w:iCs/>
                <w:sz w:val="22"/>
              </w:rPr>
              <w:t xml:space="preserve"> Sheet Metal Production Co.,</w:t>
            </w:r>
            <w:r>
              <w:rPr>
                <w:rFonts w:ascii="Calibri" w:hAnsi="Calibri" w:cs="Calibri"/>
                <w:b/>
                <w:bCs/>
                <w:iCs/>
                <w:sz w:val="22"/>
              </w:rPr>
              <w:t xml:space="preserve"> </w:t>
            </w:r>
            <w:r w:rsidRPr="002C189F">
              <w:rPr>
                <w:rFonts w:ascii="Calibri" w:hAnsi="Calibri" w:cs="Calibri"/>
                <w:b/>
                <w:bCs/>
                <w:iCs/>
                <w:sz w:val="22"/>
              </w:rPr>
              <w:t>Ltd.</w:t>
            </w:r>
            <w:r w:rsidR="008F1895" w:rsidRPr="0054425B">
              <w:rPr>
                <w:rFonts w:ascii="Calibri" w:eastAsia="SimSun" w:hAnsi="Calibri" w:cs="Calibri"/>
                <w:b/>
                <w:sz w:val="22"/>
              </w:rPr>
              <w:t xml:space="preserve"> </w:t>
            </w:r>
            <w:r w:rsidR="008F1895" w:rsidRPr="0054425B">
              <w:rPr>
                <w:rFonts w:ascii="Calibri" w:eastAsia="SimSun" w:hAnsi="Calibri" w:cs="Calibri"/>
                <w:b/>
                <w:noProof/>
                <w:sz w:val="22"/>
              </w:rPr>
              <w:t>(Seal)</w:t>
            </w:r>
          </w:p>
          <w:p w14:paraId="5334E215" w14:textId="77777777" w:rsidR="00F36820" w:rsidRDefault="00F36820" w:rsidP="00F36820">
            <w:pPr>
              <w:keepNext/>
              <w:tabs>
                <w:tab w:val="left" w:pos="5760"/>
              </w:tabs>
              <w:rPr>
                <w:rFonts w:ascii="Calibri" w:eastAsia="SimSun" w:hAnsi="Calibri" w:cs="Calibri"/>
                <w:bCs/>
                <w:noProof/>
                <w:sz w:val="22"/>
              </w:rPr>
            </w:pPr>
          </w:p>
          <w:p w14:paraId="4FEB0273" w14:textId="77777777" w:rsidR="00F36820" w:rsidRDefault="00F36820" w:rsidP="00F36820">
            <w:pPr>
              <w:keepNext/>
              <w:pBdr>
                <w:bottom w:val="single" w:sz="12" w:space="1" w:color="auto"/>
              </w:pBdr>
              <w:tabs>
                <w:tab w:val="left" w:pos="5760"/>
              </w:tabs>
              <w:rPr>
                <w:rFonts w:ascii="Calibri" w:eastAsia="SimSun" w:hAnsi="Calibri" w:cs="Calibri"/>
                <w:bCs/>
                <w:noProof/>
                <w:sz w:val="22"/>
              </w:rPr>
            </w:pPr>
          </w:p>
          <w:p w14:paraId="1B3C7B49" w14:textId="2ED22BE7" w:rsidR="00F36820" w:rsidRPr="00F36820" w:rsidRDefault="00F36820" w:rsidP="00F36820">
            <w:pPr>
              <w:keepNext/>
              <w:tabs>
                <w:tab w:val="left" w:pos="5760"/>
              </w:tabs>
              <w:rPr>
                <w:rFonts w:ascii="Calibri" w:eastAsia="SimSun" w:hAnsi="Calibri" w:cs="Calibri"/>
                <w:bCs/>
                <w:noProof/>
                <w:sz w:val="22"/>
                <w:highlight w:val="yellow"/>
              </w:rPr>
            </w:pPr>
            <w:r w:rsidRPr="00F36820">
              <w:rPr>
                <w:rFonts w:ascii="Calibri" w:eastAsia="SimSun" w:hAnsi="Calibri" w:cs="Calibri" w:hint="eastAsia"/>
                <w:bCs/>
                <w:noProof/>
                <w:sz w:val="22"/>
                <w:highlight w:val="yellow"/>
              </w:rPr>
              <w:t>[Place, Date]</w:t>
            </w:r>
          </w:p>
          <w:p w14:paraId="7A524F65" w14:textId="77777777" w:rsidR="00F36820" w:rsidRPr="00F36820" w:rsidRDefault="00F36820" w:rsidP="00F36820">
            <w:pPr>
              <w:keepNext/>
              <w:pBdr>
                <w:bottom w:val="single" w:sz="12" w:space="1" w:color="auto"/>
              </w:pBdr>
              <w:tabs>
                <w:tab w:val="left" w:pos="5760"/>
              </w:tabs>
              <w:rPr>
                <w:rFonts w:ascii="Calibri" w:eastAsia="SimSun" w:hAnsi="Calibri" w:cs="Calibri"/>
                <w:bCs/>
                <w:noProof/>
                <w:sz w:val="22"/>
                <w:highlight w:val="yellow"/>
              </w:rPr>
            </w:pPr>
          </w:p>
          <w:p w14:paraId="0FE820F7" w14:textId="77777777" w:rsidR="00F36820" w:rsidRPr="00F36820" w:rsidRDefault="00F36820" w:rsidP="00F36820">
            <w:pPr>
              <w:keepNext/>
              <w:pBdr>
                <w:bottom w:val="single" w:sz="12" w:space="1" w:color="auto"/>
              </w:pBdr>
              <w:tabs>
                <w:tab w:val="left" w:pos="5760"/>
              </w:tabs>
              <w:rPr>
                <w:rFonts w:ascii="Calibri" w:eastAsia="SimSun" w:hAnsi="Calibri" w:cs="Calibri"/>
                <w:bCs/>
                <w:noProof/>
                <w:sz w:val="22"/>
                <w:highlight w:val="yellow"/>
              </w:rPr>
            </w:pPr>
          </w:p>
          <w:p w14:paraId="1A7FF14F" w14:textId="77777777" w:rsidR="00F36820" w:rsidRDefault="00F36820" w:rsidP="00F36820">
            <w:pPr>
              <w:keepNext/>
              <w:tabs>
                <w:tab w:val="left" w:pos="5760"/>
              </w:tabs>
              <w:rPr>
                <w:rFonts w:ascii="Calibri" w:eastAsia="SimSun" w:hAnsi="Calibri" w:cs="Calibri"/>
                <w:bCs/>
                <w:noProof/>
                <w:sz w:val="22"/>
              </w:rPr>
            </w:pPr>
            <w:r w:rsidRPr="00F36820">
              <w:rPr>
                <w:rFonts w:ascii="Calibri" w:eastAsia="SimSun" w:hAnsi="Calibri" w:cs="Calibri" w:hint="eastAsia"/>
                <w:bCs/>
                <w:noProof/>
                <w:sz w:val="22"/>
                <w:highlight w:val="yellow"/>
              </w:rPr>
              <w:t>[Name and Title]</w:t>
            </w:r>
          </w:p>
          <w:p w14:paraId="2E2219BF" w14:textId="77777777" w:rsidR="00F36820" w:rsidRDefault="00F36820" w:rsidP="00F36820">
            <w:pPr>
              <w:keepNext/>
              <w:tabs>
                <w:tab w:val="left" w:pos="5760"/>
              </w:tabs>
              <w:rPr>
                <w:rFonts w:ascii="Calibri" w:eastAsia="SimSun" w:hAnsi="Calibri" w:cs="Calibri"/>
                <w:bCs/>
                <w:noProof/>
                <w:sz w:val="22"/>
              </w:rPr>
            </w:pPr>
          </w:p>
          <w:p w14:paraId="2DB034BC" w14:textId="77777777" w:rsidR="00F36820" w:rsidRDefault="00F36820" w:rsidP="00F36820">
            <w:pPr>
              <w:keepNext/>
              <w:tabs>
                <w:tab w:val="left" w:pos="5760"/>
              </w:tabs>
              <w:rPr>
                <w:rFonts w:ascii="Calibri" w:eastAsia="SimSun" w:hAnsi="Calibri" w:cs="Calibri"/>
                <w:bCs/>
                <w:noProof/>
                <w:sz w:val="22"/>
              </w:rPr>
            </w:pPr>
          </w:p>
          <w:p w14:paraId="4FA5E8E4" w14:textId="77777777" w:rsidR="00F36820" w:rsidRDefault="00F36820" w:rsidP="00F36820">
            <w:pPr>
              <w:keepNext/>
              <w:tabs>
                <w:tab w:val="left" w:pos="5760"/>
              </w:tabs>
              <w:rPr>
                <w:rFonts w:ascii="Calibri" w:eastAsia="SimSun" w:hAnsi="Calibri" w:cs="Calibri"/>
                <w:bCs/>
                <w:noProof/>
                <w:sz w:val="22"/>
              </w:rPr>
            </w:pPr>
          </w:p>
          <w:p w14:paraId="4EB2E8D6" w14:textId="26612F91" w:rsidR="00F36820" w:rsidRPr="001D5B8E" w:rsidDel="00B9765F" w:rsidRDefault="00F36820" w:rsidP="00F36820">
            <w:pPr>
              <w:keepNext/>
              <w:tabs>
                <w:tab w:val="left" w:pos="5760"/>
              </w:tabs>
              <w:rPr>
                <w:del w:id="49" w:author="윤현정 (Hyunjeong Yoon)" w:date="2025-03-31T17:51:00Z"/>
                <w:rFonts w:ascii="Calibri" w:hAnsi="Calibri" w:cs="Calibri"/>
                <w:b/>
                <w:bCs/>
                <w:iCs/>
                <w:sz w:val="22"/>
                <w:lang w:val="de-DE"/>
              </w:rPr>
            </w:pPr>
            <w:del w:id="50" w:author="윤현정 (Hyunjeong Yoon)" w:date="2025-03-31T17:51:00Z">
              <w:r w:rsidRPr="001D5B8E" w:rsidDel="00B9765F">
                <w:rPr>
                  <w:rFonts w:ascii="Calibri" w:hAnsi="Calibri" w:cs="Calibri"/>
                  <w:b/>
                  <w:bCs/>
                  <w:iCs/>
                  <w:sz w:val="22"/>
                  <w:lang w:val="de-DE"/>
                </w:rPr>
                <w:delText>Ahrend International B.V. Singapore branch.</w:delText>
              </w:r>
            </w:del>
          </w:p>
          <w:p w14:paraId="3B3EB0EF" w14:textId="796AA5F0" w:rsidR="00F36820" w:rsidRPr="001D5B8E" w:rsidDel="00B9765F" w:rsidRDefault="00F36820" w:rsidP="00F36820">
            <w:pPr>
              <w:keepNext/>
              <w:tabs>
                <w:tab w:val="left" w:pos="5760"/>
              </w:tabs>
              <w:rPr>
                <w:del w:id="51" w:author="윤현정 (Hyunjeong Yoon)" w:date="2025-03-31T17:51:00Z"/>
                <w:rFonts w:ascii="Calibri" w:hAnsi="Calibri" w:cs="Calibri"/>
                <w:bCs/>
                <w:iCs/>
                <w:sz w:val="22"/>
                <w:lang w:val="de-DE"/>
              </w:rPr>
            </w:pPr>
          </w:p>
          <w:p w14:paraId="564A1D61" w14:textId="0B6CE758" w:rsidR="00F36820" w:rsidRPr="001D5B8E" w:rsidDel="00B9765F" w:rsidRDefault="00F36820" w:rsidP="00F36820">
            <w:pPr>
              <w:keepNext/>
              <w:tabs>
                <w:tab w:val="left" w:pos="5760"/>
              </w:tabs>
              <w:rPr>
                <w:del w:id="52" w:author="윤현정 (Hyunjeong Yoon)" w:date="2025-03-31T17:51:00Z"/>
                <w:rFonts w:ascii="Calibri" w:eastAsia="SimSun" w:hAnsi="Calibri" w:cs="Calibri"/>
                <w:bCs/>
                <w:noProof/>
                <w:sz w:val="22"/>
                <w:lang w:val="de-DE"/>
              </w:rPr>
            </w:pPr>
          </w:p>
          <w:p w14:paraId="7455F105" w14:textId="6BF3D7E2" w:rsidR="00F36820" w:rsidRPr="001D5B8E" w:rsidDel="00B9765F" w:rsidRDefault="00F36820" w:rsidP="00F36820">
            <w:pPr>
              <w:keepNext/>
              <w:pBdr>
                <w:bottom w:val="single" w:sz="12" w:space="1" w:color="auto"/>
              </w:pBdr>
              <w:tabs>
                <w:tab w:val="left" w:pos="5760"/>
              </w:tabs>
              <w:rPr>
                <w:del w:id="53" w:author="윤현정 (Hyunjeong Yoon)" w:date="2025-03-31T17:51:00Z"/>
                <w:rFonts w:ascii="Calibri" w:eastAsia="SimSun" w:hAnsi="Calibri" w:cs="Calibri"/>
                <w:bCs/>
                <w:noProof/>
                <w:sz w:val="22"/>
                <w:lang w:val="de-DE"/>
              </w:rPr>
            </w:pPr>
          </w:p>
          <w:p w14:paraId="200C4467" w14:textId="1F61EC9C" w:rsidR="00F36820" w:rsidRPr="00F36820" w:rsidDel="00B9765F" w:rsidRDefault="00F36820" w:rsidP="00F36820">
            <w:pPr>
              <w:keepNext/>
              <w:tabs>
                <w:tab w:val="left" w:pos="5760"/>
              </w:tabs>
              <w:rPr>
                <w:del w:id="54" w:author="윤현정 (Hyunjeong Yoon)" w:date="2025-03-31T17:51:00Z"/>
                <w:rFonts w:ascii="Calibri" w:eastAsia="SimSun" w:hAnsi="Calibri" w:cs="Calibri"/>
                <w:bCs/>
                <w:noProof/>
                <w:sz w:val="22"/>
                <w:highlight w:val="yellow"/>
              </w:rPr>
            </w:pPr>
            <w:del w:id="55" w:author="윤현정 (Hyunjeong Yoon)" w:date="2025-03-31T17:51:00Z">
              <w:r w:rsidRPr="00F36820" w:rsidDel="00B9765F">
                <w:rPr>
                  <w:rFonts w:ascii="Calibri" w:eastAsia="SimSun" w:hAnsi="Calibri" w:cs="Calibri" w:hint="eastAsia"/>
                  <w:bCs/>
                  <w:noProof/>
                  <w:sz w:val="22"/>
                  <w:highlight w:val="yellow"/>
                </w:rPr>
                <w:delText>[Place, Date]</w:delText>
              </w:r>
            </w:del>
          </w:p>
          <w:p w14:paraId="11A8F95D" w14:textId="0ABECD61" w:rsidR="00F36820" w:rsidRPr="00F36820" w:rsidDel="00B9765F" w:rsidRDefault="00F36820" w:rsidP="00F36820">
            <w:pPr>
              <w:keepNext/>
              <w:pBdr>
                <w:bottom w:val="single" w:sz="12" w:space="1" w:color="auto"/>
              </w:pBdr>
              <w:tabs>
                <w:tab w:val="left" w:pos="5760"/>
              </w:tabs>
              <w:rPr>
                <w:del w:id="56" w:author="윤현정 (Hyunjeong Yoon)" w:date="2025-03-31T17:51:00Z"/>
                <w:rFonts w:ascii="Calibri" w:eastAsia="SimSun" w:hAnsi="Calibri" w:cs="Calibri"/>
                <w:bCs/>
                <w:noProof/>
                <w:sz w:val="22"/>
                <w:highlight w:val="yellow"/>
              </w:rPr>
            </w:pPr>
          </w:p>
          <w:p w14:paraId="1A732560" w14:textId="54D9B843" w:rsidR="00F36820" w:rsidRPr="00F36820" w:rsidDel="00B9765F" w:rsidRDefault="00F36820" w:rsidP="00F36820">
            <w:pPr>
              <w:keepNext/>
              <w:pBdr>
                <w:bottom w:val="single" w:sz="12" w:space="1" w:color="auto"/>
              </w:pBdr>
              <w:tabs>
                <w:tab w:val="left" w:pos="5760"/>
              </w:tabs>
              <w:rPr>
                <w:del w:id="57" w:author="윤현정 (Hyunjeong Yoon)" w:date="2025-03-31T17:51:00Z"/>
                <w:rFonts w:ascii="Calibri" w:eastAsia="SimSun" w:hAnsi="Calibri" w:cs="Calibri"/>
                <w:bCs/>
                <w:noProof/>
                <w:sz w:val="22"/>
                <w:highlight w:val="yellow"/>
              </w:rPr>
            </w:pPr>
          </w:p>
          <w:p w14:paraId="4E6D9D61" w14:textId="7BCF64D6" w:rsidR="00F36820" w:rsidDel="00B9765F" w:rsidRDefault="00F36820" w:rsidP="00F36820">
            <w:pPr>
              <w:keepNext/>
              <w:tabs>
                <w:tab w:val="left" w:pos="5760"/>
              </w:tabs>
              <w:rPr>
                <w:del w:id="58" w:author="윤현정 (Hyunjeong Yoon)" w:date="2025-03-31T17:51:00Z"/>
                <w:rFonts w:ascii="Calibri" w:eastAsia="SimSun" w:hAnsi="Calibri" w:cs="Calibri"/>
                <w:bCs/>
                <w:noProof/>
                <w:sz w:val="22"/>
              </w:rPr>
            </w:pPr>
            <w:del w:id="59" w:author="윤현정 (Hyunjeong Yoon)" w:date="2025-03-31T17:51:00Z">
              <w:r w:rsidRPr="00F36820" w:rsidDel="00B9765F">
                <w:rPr>
                  <w:rFonts w:ascii="Calibri" w:eastAsia="SimSun" w:hAnsi="Calibri" w:cs="Calibri" w:hint="eastAsia"/>
                  <w:bCs/>
                  <w:noProof/>
                  <w:sz w:val="22"/>
                  <w:highlight w:val="yellow"/>
                </w:rPr>
                <w:delText>[Name and Title]</w:delText>
              </w:r>
            </w:del>
          </w:p>
          <w:p w14:paraId="57AF49E3" w14:textId="75282810" w:rsidR="00F36820" w:rsidRPr="00F36820" w:rsidRDefault="00F36820">
            <w:pPr>
              <w:keepNext/>
              <w:tabs>
                <w:tab w:val="left" w:pos="5760"/>
              </w:tabs>
              <w:rPr>
                <w:rFonts w:ascii="Calibri" w:eastAsia="SimSun" w:hAnsi="Calibri" w:cs="Calibri"/>
                <w:bCs/>
                <w:noProof/>
                <w:sz w:val="22"/>
              </w:rPr>
            </w:pPr>
          </w:p>
        </w:tc>
      </w:tr>
    </w:tbl>
    <w:p w14:paraId="5D7B90BD" w14:textId="77777777" w:rsidR="005E7CA5" w:rsidRDefault="005E7CA5" w:rsidP="0002115B">
      <w:pPr>
        <w:rPr>
          <w:rFonts w:ascii="Calibri" w:eastAsia="SimSun" w:hAnsi="Calibri" w:cs="Calibri"/>
          <w:b/>
          <w:sz w:val="22"/>
        </w:rPr>
      </w:pPr>
    </w:p>
    <w:p w14:paraId="1996C5AD" w14:textId="482A3299" w:rsidR="00F60631" w:rsidRDefault="00F60631">
      <w:pPr>
        <w:widowControl/>
        <w:jc w:val="left"/>
        <w:rPr>
          <w:rFonts w:ascii="Calibri" w:eastAsia="SimSun" w:hAnsi="Calibri" w:cs="Calibri"/>
          <w:b/>
          <w:sz w:val="22"/>
        </w:rPr>
      </w:pPr>
      <w:r>
        <w:rPr>
          <w:rFonts w:ascii="Calibri" w:eastAsia="SimSun" w:hAnsi="Calibri" w:cs="Calibri"/>
          <w:b/>
          <w:sz w:val="22"/>
        </w:rPr>
        <w:br w:type="page"/>
      </w:r>
    </w:p>
    <w:p w14:paraId="1FE53BF7" w14:textId="298DD44A" w:rsidR="00F60631" w:rsidRPr="00F60631" w:rsidRDefault="00F60631" w:rsidP="00F60631">
      <w:pPr>
        <w:rPr>
          <w:rFonts w:ascii="Calibri" w:eastAsia="SimSun" w:hAnsi="Calibri" w:cs="Calibri"/>
          <w:b/>
          <w:bCs/>
          <w:sz w:val="22"/>
          <w:lang w:val="en-GB"/>
        </w:rPr>
      </w:pPr>
      <w:r w:rsidRPr="00F60631">
        <w:rPr>
          <w:rFonts w:ascii="Calibri" w:eastAsia="SimSun" w:hAnsi="Calibri" w:cs="Calibri" w:hint="eastAsia"/>
          <w:b/>
          <w:sz w:val="22"/>
        </w:rPr>
        <w:lastRenderedPageBreak/>
        <w:t>Annex 1:</w:t>
      </w:r>
      <w:r w:rsidRPr="00F60631">
        <w:rPr>
          <w:rFonts w:ascii="Calibri" w:eastAsia="SimSun" w:hAnsi="Calibri" w:cs="Calibri"/>
          <w:b/>
          <w:bCs/>
          <w:sz w:val="22"/>
          <w:lang w:val="en-GB"/>
        </w:rPr>
        <w:t xml:space="preserve"> Product Price list</w:t>
      </w:r>
    </w:p>
    <w:p w14:paraId="77E0E404" w14:textId="77777777" w:rsidR="00F60631" w:rsidRDefault="00F60631" w:rsidP="0002115B">
      <w:pPr>
        <w:rPr>
          <w:rFonts w:ascii="Calibri" w:eastAsia="SimSun" w:hAnsi="Calibri" w:cs="Calibri"/>
          <w:b/>
          <w:sz w:val="22"/>
        </w:rPr>
      </w:pPr>
    </w:p>
    <w:p w14:paraId="09374BA4" w14:textId="77777777" w:rsidR="00F60631" w:rsidRDefault="00F60631" w:rsidP="00F60631">
      <w:pPr>
        <w:rPr>
          <w:rFonts w:ascii="Calibri" w:eastAsia="SimSun" w:hAnsi="Calibri" w:cs="Calibri"/>
          <w:b/>
          <w:bCs/>
          <w:sz w:val="22"/>
          <w:lang w:val="en-GB"/>
        </w:rPr>
      </w:pPr>
      <w:r w:rsidRPr="00F60631">
        <w:rPr>
          <w:rFonts w:ascii="Calibri" w:eastAsia="SimSun" w:hAnsi="Calibri" w:cs="Calibri"/>
          <w:b/>
          <w:bCs/>
          <w:sz w:val="22"/>
          <w:lang w:val="en-GB"/>
        </w:rPr>
        <w:t>Products</w:t>
      </w:r>
    </w:p>
    <w:p w14:paraId="2D24D409" w14:textId="77777777" w:rsidR="00F60631" w:rsidRPr="00F60631" w:rsidRDefault="00F60631" w:rsidP="00F60631">
      <w:pPr>
        <w:rPr>
          <w:rFonts w:ascii="Calibri" w:eastAsia="SimSun" w:hAnsi="Calibri" w:cs="Calibri"/>
          <w:b/>
          <w:bCs/>
          <w:sz w:val="22"/>
          <w:lang w:val="en-GB"/>
        </w:rPr>
      </w:pPr>
    </w:p>
    <w:tbl>
      <w:tblPr>
        <w:tblStyle w:val="1-3"/>
        <w:tblW w:w="0" w:type="auto"/>
        <w:tblLook w:val="04A0" w:firstRow="1" w:lastRow="0" w:firstColumn="1" w:lastColumn="0" w:noHBand="0" w:noVBand="1"/>
      </w:tblPr>
      <w:tblGrid>
        <w:gridCol w:w="1555"/>
        <w:gridCol w:w="1661"/>
        <w:gridCol w:w="1364"/>
        <w:gridCol w:w="1489"/>
        <w:gridCol w:w="1497"/>
        <w:gridCol w:w="1785"/>
      </w:tblGrid>
      <w:tr w:rsidR="00F60631" w:rsidRPr="00F60631" w14:paraId="4617259C" w14:textId="77777777" w:rsidTr="00F60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DBDBDB" w:themeColor="accent3" w:themeTint="66"/>
              <w:left w:val="single" w:sz="4" w:space="0" w:color="DBDBDB" w:themeColor="accent3" w:themeTint="66"/>
              <w:right w:val="single" w:sz="4" w:space="0" w:color="DBDBDB" w:themeColor="accent3" w:themeTint="66"/>
            </w:tcBorders>
            <w:vAlign w:val="center"/>
            <w:hideMark/>
          </w:tcPr>
          <w:p w14:paraId="295D987D" w14:textId="77777777" w:rsidR="00F60631" w:rsidRPr="00F60631" w:rsidRDefault="00F60631" w:rsidP="00F60631">
            <w:pPr>
              <w:rPr>
                <w:rFonts w:ascii="Calibri" w:eastAsia="SimSun" w:hAnsi="Calibri" w:cs="Calibri"/>
                <w:sz w:val="22"/>
                <w:highlight w:val="yellow"/>
              </w:rPr>
            </w:pPr>
            <w:r w:rsidRPr="00F60631">
              <w:rPr>
                <w:rFonts w:ascii="Calibri" w:eastAsia="SimSun" w:hAnsi="Calibri" w:cs="Calibri"/>
                <w:sz w:val="22"/>
                <w:highlight w:val="yellow"/>
                <w:lang w:val="da-DK"/>
              </w:rPr>
              <w:t>Product Code</w:t>
            </w:r>
          </w:p>
        </w:tc>
        <w:tc>
          <w:tcPr>
            <w:tcW w:w="1661" w:type="dxa"/>
            <w:tcBorders>
              <w:top w:val="single" w:sz="4" w:space="0" w:color="DBDBDB" w:themeColor="accent3" w:themeTint="66"/>
              <w:left w:val="single" w:sz="4" w:space="0" w:color="DBDBDB" w:themeColor="accent3" w:themeTint="66"/>
              <w:right w:val="single" w:sz="4" w:space="0" w:color="DBDBDB" w:themeColor="accent3" w:themeTint="66"/>
            </w:tcBorders>
            <w:hideMark/>
          </w:tcPr>
          <w:p w14:paraId="06AFB8F3" w14:textId="77777777" w:rsidR="00F60631" w:rsidRPr="00F60631" w:rsidRDefault="00F60631" w:rsidP="00F60631">
            <w:pPr>
              <w:cnfStyle w:val="100000000000" w:firstRow="1" w:lastRow="0" w:firstColumn="0" w:lastColumn="0" w:oddVBand="0" w:evenVBand="0" w:oddHBand="0" w:evenHBand="0" w:firstRowFirstColumn="0" w:firstRowLastColumn="0" w:lastRowFirstColumn="0" w:lastRowLastColumn="0"/>
              <w:rPr>
                <w:rFonts w:ascii="Calibri" w:eastAsia="SimSun" w:hAnsi="Calibri" w:cs="Calibri"/>
                <w:sz w:val="22"/>
                <w:highlight w:val="yellow"/>
                <w:lang w:val="da-DK"/>
              </w:rPr>
            </w:pPr>
            <w:r w:rsidRPr="00F60631">
              <w:rPr>
                <w:rFonts w:ascii="Calibri" w:eastAsia="SimSun" w:hAnsi="Calibri" w:cs="Calibri"/>
                <w:sz w:val="22"/>
                <w:highlight w:val="yellow"/>
                <w:lang w:val="da-DK"/>
              </w:rPr>
              <w:t>Product name</w:t>
            </w:r>
          </w:p>
        </w:tc>
        <w:tc>
          <w:tcPr>
            <w:tcW w:w="1364" w:type="dxa"/>
            <w:tcBorders>
              <w:top w:val="single" w:sz="4" w:space="0" w:color="DBDBDB" w:themeColor="accent3" w:themeTint="66"/>
              <w:left w:val="single" w:sz="4" w:space="0" w:color="DBDBDB" w:themeColor="accent3" w:themeTint="66"/>
              <w:right w:val="single" w:sz="4" w:space="0" w:color="DBDBDB" w:themeColor="accent3" w:themeTint="66"/>
            </w:tcBorders>
            <w:vAlign w:val="center"/>
            <w:hideMark/>
          </w:tcPr>
          <w:p w14:paraId="1E56E4F9" w14:textId="77777777" w:rsidR="00F60631" w:rsidRPr="00F60631" w:rsidRDefault="00F60631" w:rsidP="00F60631">
            <w:pPr>
              <w:cnfStyle w:val="100000000000" w:firstRow="1" w:lastRow="0" w:firstColumn="0" w:lastColumn="0" w:oddVBand="0" w:evenVBand="0" w:oddHBand="0" w:evenHBand="0" w:firstRowFirstColumn="0" w:firstRowLastColumn="0" w:lastRowFirstColumn="0" w:lastRowLastColumn="0"/>
              <w:rPr>
                <w:rFonts w:ascii="Calibri" w:eastAsia="SimSun" w:hAnsi="Calibri" w:cs="Calibri"/>
                <w:sz w:val="22"/>
                <w:highlight w:val="yellow"/>
                <w:lang w:val="da-DK"/>
              </w:rPr>
            </w:pPr>
            <w:r w:rsidRPr="00F60631">
              <w:rPr>
                <w:rFonts w:ascii="Calibri" w:eastAsia="SimSun" w:hAnsi="Calibri" w:cs="Calibri"/>
                <w:sz w:val="22"/>
                <w:highlight w:val="yellow"/>
                <w:lang w:val="da-DK"/>
              </w:rPr>
              <w:t>MOQ / pcs</w:t>
            </w:r>
          </w:p>
        </w:tc>
        <w:tc>
          <w:tcPr>
            <w:tcW w:w="1489" w:type="dxa"/>
            <w:tcBorders>
              <w:top w:val="single" w:sz="4" w:space="0" w:color="DBDBDB" w:themeColor="accent3" w:themeTint="66"/>
              <w:left w:val="single" w:sz="4" w:space="0" w:color="DBDBDB" w:themeColor="accent3" w:themeTint="66"/>
              <w:right w:val="single" w:sz="4" w:space="0" w:color="DBDBDB" w:themeColor="accent3" w:themeTint="66"/>
            </w:tcBorders>
            <w:vAlign w:val="center"/>
            <w:hideMark/>
          </w:tcPr>
          <w:p w14:paraId="069ADBC2" w14:textId="77777777" w:rsidR="00F60631" w:rsidRPr="00F60631" w:rsidRDefault="00F60631" w:rsidP="00F60631">
            <w:pPr>
              <w:cnfStyle w:val="100000000000" w:firstRow="1" w:lastRow="0" w:firstColumn="0" w:lastColumn="0" w:oddVBand="0" w:evenVBand="0" w:oddHBand="0" w:evenHBand="0" w:firstRowFirstColumn="0" w:firstRowLastColumn="0" w:lastRowFirstColumn="0" w:lastRowLastColumn="0"/>
              <w:rPr>
                <w:rFonts w:ascii="Calibri" w:eastAsia="SimSun" w:hAnsi="Calibri" w:cs="Calibri"/>
                <w:sz w:val="22"/>
                <w:highlight w:val="yellow"/>
                <w:lang w:val="da-DK"/>
              </w:rPr>
            </w:pPr>
            <w:r w:rsidRPr="00F60631">
              <w:rPr>
                <w:rFonts w:ascii="Calibri" w:eastAsia="SimSun" w:hAnsi="Calibri" w:cs="Calibri"/>
                <w:sz w:val="22"/>
                <w:highlight w:val="yellow"/>
                <w:lang w:val="da-DK"/>
              </w:rPr>
              <w:t>Price</w:t>
            </w:r>
          </w:p>
        </w:tc>
        <w:tc>
          <w:tcPr>
            <w:tcW w:w="1497" w:type="dxa"/>
            <w:tcBorders>
              <w:top w:val="single" w:sz="4" w:space="0" w:color="DBDBDB" w:themeColor="accent3" w:themeTint="66"/>
              <w:left w:val="single" w:sz="4" w:space="0" w:color="DBDBDB" w:themeColor="accent3" w:themeTint="66"/>
              <w:right w:val="single" w:sz="4" w:space="0" w:color="DBDBDB" w:themeColor="accent3" w:themeTint="66"/>
            </w:tcBorders>
            <w:vAlign w:val="center"/>
            <w:hideMark/>
          </w:tcPr>
          <w:p w14:paraId="7DED56E6" w14:textId="77777777" w:rsidR="00F60631" w:rsidRPr="00F60631" w:rsidRDefault="00F60631" w:rsidP="00F60631">
            <w:pPr>
              <w:cnfStyle w:val="100000000000" w:firstRow="1" w:lastRow="0" w:firstColumn="0" w:lastColumn="0" w:oddVBand="0" w:evenVBand="0" w:oddHBand="0" w:evenHBand="0" w:firstRowFirstColumn="0" w:firstRowLastColumn="0" w:lastRowFirstColumn="0" w:lastRowLastColumn="0"/>
              <w:rPr>
                <w:rFonts w:ascii="Calibri" w:eastAsia="SimSun" w:hAnsi="Calibri" w:cs="Calibri"/>
                <w:sz w:val="22"/>
                <w:highlight w:val="yellow"/>
                <w:lang w:val="da-DK"/>
              </w:rPr>
            </w:pPr>
            <w:r w:rsidRPr="00F60631">
              <w:rPr>
                <w:rFonts w:ascii="Calibri" w:eastAsia="SimSun" w:hAnsi="Calibri" w:cs="Calibri"/>
                <w:sz w:val="22"/>
                <w:highlight w:val="yellow"/>
                <w:lang w:val="da-DK"/>
              </w:rPr>
              <w:t>Currency</w:t>
            </w:r>
          </w:p>
        </w:tc>
        <w:tc>
          <w:tcPr>
            <w:tcW w:w="1785" w:type="dxa"/>
            <w:tcBorders>
              <w:top w:val="single" w:sz="4" w:space="0" w:color="DBDBDB" w:themeColor="accent3" w:themeTint="66"/>
              <w:left w:val="single" w:sz="4" w:space="0" w:color="DBDBDB" w:themeColor="accent3" w:themeTint="66"/>
              <w:right w:val="single" w:sz="4" w:space="0" w:color="DBDBDB" w:themeColor="accent3" w:themeTint="66"/>
            </w:tcBorders>
            <w:hideMark/>
          </w:tcPr>
          <w:p w14:paraId="152BA2F4" w14:textId="33942087" w:rsidR="00F60631" w:rsidRPr="00F60631" w:rsidRDefault="00F60631" w:rsidP="00F60631">
            <w:pPr>
              <w:cnfStyle w:val="100000000000" w:firstRow="1" w:lastRow="0" w:firstColumn="0" w:lastColumn="0" w:oddVBand="0" w:evenVBand="0" w:oddHBand="0" w:evenHBand="0" w:firstRowFirstColumn="0" w:firstRowLastColumn="0" w:lastRowFirstColumn="0" w:lastRowLastColumn="0"/>
              <w:rPr>
                <w:rFonts w:ascii="Calibri" w:eastAsia="SimSun" w:hAnsi="Calibri" w:cs="Calibri"/>
                <w:sz w:val="22"/>
                <w:highlight w:val="yellow"/>
                <w:lang w:val="da-DK"/>
              </w:rPr>
            </w:pPr>
            <w:r w:rsidRPr="00F60631">
              <w:rPr>
                <w:rFonts w:ascii="Calibri" w:eastAsia="SimSun" w:hAnsi="Calibri" w:cs="Calibri"/>
                <w:sz w:val="22"/>
                <w:highlight w:val="yellow"/>
                <w:lang w:val="da-DK"/>
              </w:rPr>
              <w:t>Delivery terms</w:t>
            </w:r>
          </w:p>
        </w:tc>
      </w:tr>
      <w:tr w:rsidR="00F60631" w:rsidRPr="00F60631" w14:paraId="5CA5C03F" w14:textId="77777777" w:rsidTr="00F60631">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10AA9A4" w14:textId="77777777" w:rsidR="00F60631" w:rsidRPr="00F60631" w:rsidRDefault="00F60631" w:rsidP="00F60631">
            <w:pPr>
              <w:rPr>
                <w:rFonts w:ascii="Calibri" w:eastAsia="SimSun" w:hAnsi="Calibri" w:cs="Calibri"/>
                <w:sz w:val="22"/>
                <w:highlight w:val="yellow"/>
                <w:lang w:val="da-DK"/>
              </w:rPr>
            </w:pPr>
          </w:p>
        </w:tc>
        <w:tc>
          <w:tcPr>
            <w:tcW w:w="1661"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111AB57F" w14:textId="77777777" w:rsidR="00F60631" w:rsidRPr="00F60631" w:rsidRDefault="00F60631" w:rsidP="00F60631">
            <w:pPr>
              <w:cnfStyle w:val="000000000000" w:firstRow="0" w:lastRow="0" w:firstColumn="0" w:lastColumn="0" w:oddVBand="0" w:evenVBand="0" w:oddHBand="0" w:evenHBand="0" w:firstRowFirstColumn="0" w:firstRowLastColumn="0" w:lastRowFirstColumn="0" w:lastRowLastColumn="0"/>
              <w:rPr>
                <w:rFonts w:ascii="Calibri" w:eastAsia="SimSun" w:hAnsi="Calibri" w:cs="Calibri"/>
                <w:bCs/>
                <w:sz w:val="22"/>
                <w:highlight w:val="yellow"/>
                <w:lang w:val="da-DK"/>
              </w:rPr>
            </w:pPr>
          </w:p>
        </w:tc>
        <w:tc>
          <w:tcPr>
            <w:tcW w:w="1364"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48B19677" w14:textId="77777777" w:rsidR="00F60631" w:rsidRPr="00F60631" w:rsidRDefault="00F60631" w:rsidP="00F60631">
            <w:pPr>
              <w:cnfStyle w:val="000000000000" w:firstRow="0" w:lastRow="0" w:firstColumn="0" w:lastColumn="0" w:oddVBand="0" w:evenVBand="0" w:oddHBand="0" w:evenHBand="0" w:firstRowFirstColumn="0" w:firstRowLastColumn="0" w:lastRowFirstColumn="0" w:lastRowLastColumn="0"/>
              <w:rPr>
                <w:rFonts w:ascii="Calibri" w:eastAsia="SimSun" w:hAnsi="Calibri" w:cs="Calibri"/>
                <w:bCs/>
                <w:sz w:val="22"/>
                <w:highlight w:val="yellow"/>
                <w:lang w:val="da-DK"/>
              </w:rPr>
            </w:pPr>
          </w:p>
        </w:tc>
        <w:tc>
          <w:tcPr>
            <w:tcW w:w="148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5FE62397" w14:textId="77777777" w:rsidR="00F60631" w:rsidRPr="00F60631" w:rsidRDefault="00F60631" w:rsidP="00F60631">
            <w:pPr>
              <w:cnfStyle w:val="000000000000" w:firstRow="0" w:lastRow="0" w:firstColumn="0" w:lastColumn="0" w:oddVBand="0" w:evenVBand="0" w:oddHBand="0" w:evenHBand="0" w:firstRowFirstColumn="0" w:firstRowLastColumn="0" w:lastRowFirstColumn="0" w:lastRowLastColumn="0"/>
              <w:rPr>
                <w:rFonts w:ascii="Calibri" w:eastAsia="SimSun" w:hAnsi="Calibri" w:cs="Calibri"/>
                <w:bCs/>
                <w:sz w:val="22"/>
                <w:highlight w:val="yellow"/>
                <w:lang w:val="da-DK"/>
              </w:rPr>
            </w:pPr>
          </w:p>
        </w:tc>
        <w:tc>
          <w:tcPr>
            <w:tcW w:w="1497"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1AF03D9C" w14:textId="77777777" w:rsidR="00F60631" w:rsidRPr="00F60631" w:rsidRDefault="00F60631" w:rsidP="00F60631">
            <w:pPr>
              <w:cnfStyle w:val="000000000000" w:firstRow="0" w:lastRow="0" w:firstColumn="0" w:lastColumn="0" w:oddVBand="0" w:evenVBand="0" w:oddHBand="0" w:evenHBand="0" w:firstRowFirstColumn="0" w:firstRowLastColumn="0" w:lastRowFirstColumn="0" w:lastRowLastColumn="0"/>
              <w:rPr>
                <w:rFonts w:ascii="Calibri" w:eastAsia="SimSun" w:hAnsi="Calibri" w:cs="Calibri"/>
                <w:bCs/>
                <w:sz w:val="22"/>
                <w:highlight w:val="yellow"/>
                <w:lang w:val="da-DK"/>
              </w:rPr>
            </w:pPr>
          </w:p>
        </w:tc>
        <w:tc>
          <w:tcPr>
            <w:tcW w:w="178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D7856C7" w14:textId="77777777" w:rsidR="00F60631" w:rsidRPr="00F60631" w:rsidRDefault="00F60631" w:rsidP="00F60631">
            <w:pPr>
              <w:cnfStyle w:val="000000000000" w:firstRow="0" w:lastRow="0" w:firstColumn="0" w:lastColumn="0" w:oddVBand="0" w:evenVBand="0" w:oddHBand="0" w:evenHBand="0" w:firstRowFirstColumn="0" w:firstRowLastColumn="0" w:lastRowFirstColumn="0" w:lastRowLastColumn="0"/>
              <w:rPr>
                <w:rFonts w:ascii="Calibri" w:eastAsia="SimSun" w:hAnsi="Calibri" w:cs="Calibri"/>
                <w:bCs/>
                <w:sz w:val="22"/>
                <w:highlight w:val="yellow"/>
                <w:lang w:val="da-DK"/>
              </w:rPr>
            </w:pPr>
          </w:p>
        </w:tc>
      </w:tr>
      <w:tr w:rsidR="00F60631" w:rsidRPr="00F60631" w14:paraId="4292482E" w14:textId="77777777" w:rsidTr="00F60631">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5DCD1451" w14:textId="77777777" w:rsidR="00F60631" w:rsidRPr="00F60631" w:rsidRDefault="00F60631" w:rsidP="00F60631">
            <w:pPr>
              <w:rPr>
                <w:rFonts w:ascii="Calibri" w:eastAsia="SimSun" w:hAnsi="Calibri" w:cs="Calibri"/>
                <w:sz w:val="22"/>
                <w:highlight w:val="yellow"/>
                <w:lang w:val="da-DK"/>
              </w:rPr>
            </w:pPr>
          </w:p>
        </w:tc>
        <w:tc>
          <w:tcPr>
            <w:tcW w:w="1661"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1F9142B1" w14:textId="77777777" w:rsidR="00F60631" w:rsidRPr="00F60631" w:rsidRDefault="00F60631" w:rsidP="00F60631">
            <w:pPr>
              <w:cnfStyle w:val="000000000000" w:firstRow="0" w:lastRow="0" w:firstColumn="0" w:lastColumn="0" w:oddVBand="0" w:evenVBand="0" w:oddHBand="0" w:evenHBand="0" w:firstRowFirstColumn="0" w:firstRowLastColumn="0" w:lastRowFirstColumn="0" w:lastRowLastColumn="0"/>
              <w:rPr>
                <w:rFonts w:ascii="Calibri" w:eastAsia="SimSun" w:hAnsi="Calibri" w:cs="Calibri"/>
                <w:bCs/>
                <w:sz w:val="22"/>
                <w:highlight w:val="yellow"/>
                <w:lang w:val="da-DK"/>
              </w:rPr>
            </w:pPr>
          </w:p>
        </w:tc>
        <w:tc>
          <w:tcPr>
            <w:tcW w:w="1364"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2B83CEB" w14:textId="77777777" w:rsidR="00F60631" w:rsidRPr="00F60631" w:rsidRDefault="00F60631" w:rsidP="00F60631">
            <w:pPr>
              <w:cnfStyle w:val="000000000000" w:firstRow="0" w:lastRow="0" w:firstColumn="0" w:lastColumn="0" w:oddVBand="0" w:evenVBand="0" w:oddHBand="0" w:evenHBand="0" w:firstRowFirstColumn="0" w:firstRowLastColumn="0" w:lastRowFirstColumn="0" w:lastRowLastColumn="0"/>
              <w:rPr>
                <w:rFonts w:ascii="Calibri" w:eastAsia="SimSun" w:hAnsi="Calibri" w:cs="Calibri"/>
                <w:bCs/>
                <w:sz w:val="22"/>
                <w:highlight w:val="yellow"/>
                <w:lang w:val="da-DK"/>
              </w:rPr>
            </w:pPr>
          </w:p>
        </w:tc>
        <w:tc>
          <w:tcPr>
            <w:tcW w:w="148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1105DB31" w14:textId="5509CF15" w:rsidR="00F60631" w:rsidRPr="00F60631" w:rsidRDefault="00F60631" w:rsidP="00F60631">
            <w:pPr>
              <w:cnfStyle w:val="000000000000" w:firstRow="0" w:lastRow="0" w:firstColumn="0" w:lastColumn="0" w:oddVBand="0" w:evenVBand="0" w:oddHBand="0" w:evenHBand="0" w:firstRowFirstColumn="0" w:firstRowLastColumn="0" w:lastRowFirstColumn="0" w:lastRowLastColumn="0"/>
              <w:rPr>
                <w:rFonts w:ascii="Calibri" w:eastAsia="SimSun" w:hAnsi="Calibri" w:cs="Calibri"/>
                <w:bCs/>
                <w:sz w:val="22"/>
                <w:highlight w:val="yellow"/>
                <w:lang w:val="da-DK"/>
              </w:rPr>
            </w:pPr>
          </w:p>
        </w:tc>
        <w:tc>
          <w:tcPr>
            <w:tcW w:w="1497"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8B695C8" w14:textId="77777777" w:rsidR="00F60631" w:rsidRPr="00F60631" w:rsidRDefault="00F60631" w:rsidP="00F60631">
            <w:pPr>
              <w:cnfStyle w:val="000000000000" w:firstRow="0" w:lastRow="0" w:firstColumn="0" w:lastColumn="0" w:oddVBand="0" w:evenVBand="0" w:oddHBand="0" w:evenHBand="0" w:firstRowFirstColumn="0" w:firstRowLastColumn="0" w:lastRowFirstColumn="0" w:lastRowLastColumn="0"/>
              <w:rPr>
                <w:rFonts w:ascii="Calibri" w:eastAsia="SimSun" w:hAnsi="Calibri" w:cs="Calibri"/>
                <w:bCs/>
                <w:sz w:val="22"/>
                <w:highlight w:val="yellow"/>
                <w:lang w:val="da-DK"/>
              </w:rPr>
            </w:pPr>
          </w:p>
        </w:tc>
        <w:tc>
          <w:tcPr>
            <w:tcW w:w="178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7F9CEF39" w14:textId="77777777" w:rsidR="00F60631" w:rsidRPr="00F60631" w:rsidRDefault="00F60631" w:rsidP="00F60631">
            <w:pPr>
              <w:cnfStyle w:val="000000000000" w:firstRow="0" w:lastRow="0" w:firstColumn="0" w:lastColumn="0" w:oddVBand="0" w:evenVBand="0" w:oddHBand="0" w:evenHBand="0" w:firstRowFirstColumn="0" w:firstRowLastColumn="0" w:lastRowFirstColumn="0" w:lastRowLastColumn="0"/>
              <w:rPr>
                <w:rFonts w:ascii="Calibri" w:eastAsia="SimSun" w:hAnsi="Calibri" w:cs="Calibri"/>
                <w:bCs/>
                <w:sz w:val="22"/>
                <w:highlight w:val="yellow"/>
                <w:lang w:val="da-DK"/>
              </w:rPr>
            </w:pPr>
          </w:p>
        </w:tc>
      </w:tr>
    </w:tbl>
    <w:p w14:paraId="357D5155" w14:textId="186EC65A" w:rsidR="00F60631" w:rsidRPr="00F60631" w:rsidRDefault="00F60631" w:rsidP="00F60631">
      <w:pPr>
        <w:rPr>
          <w:rFonts w:ascii="Calibri" w:eastAsia="SimSun" w:hAnsi="Calibri" w:cs="Calibri"/>
          <w:bCs/>
          <w:sz w:val="22"/>
        </w:rPr>
      </w:pPr>
    </w:p>
    <w:sectPr w:rsidR="00F60631" w:rsidRPr="00F60631" w:rsidSect="00CC6699">
      <w:footerReference w:type="default" r:id="rId14"/>
      <w:type w:val="continuous"/>
      <w:pgSz w:w="11906" w:h="16838"/>
      <w:pgMar w:top="1418" w:right="1274" w:bottom="1418" w:left="1134" w:header="851" w:footer="745" w:gutter="0"/>
      <w:cols w:space="425"/>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윤현정 (Hyunjeong Yoon)" w:date="2025-03-25T15:18:00Z" w:initials="윤(Y">
    <w:p w14:paraId="7B4666EF" w14:textId="72D4319E" w:rsidR="006944EC" w:rsidRDefault="006944EC">
      <w:pPr>
        <w:pStyle w:val="a5"/>
        <w:rPr>
          <w:lang w:eastAsia="ko-KR"/>
        </w:rPr>
      </w:pPr>
      <w:r>
        <w:rPr>
          <w:rStyle w:val="a4"/>
        </w:rPr>
        <w:annotationRef/>
      </w:r>
      <w:r w:rsidR="00F22819">
        <w:rPr>
          <w:rFonts w:ascii="맑은 고딕" w:eastAsia="맑은 고딕" w:hAnsi="맑은 고딕" w:cs="맑은 고딕" w:hint="eastAsia"/>
          <w:lang w:eastAsia="ko-KR"/>
        </w:rPr>
        <w:t>작성 후 계약체결 바랍니다.</w:t>
      </w:r>
      <w:r w:rsidR="00F22819">
        <w:rPr>
          <w:rFonts w:ascii="맑은 고딕" w:eastAsia="맑은 고딕" w:hAnsi="맑은 고딕" w:cs="맑은 고딕"/>
          <w:lang w:eastAsia="ko-KR"/>
        </w:rPr>
        <w:t xml:space="preserve"> </w:t>
      </w:r>
    </w:p>
  </w:comment>
  <w:comment w:id="7" w:author="윤현정 (Hyunjeong Yoon)" w:date="2025-03-25T15:20:00Z" w:initials="윤(Y">
    <w:p w14:paraId="624CAC73" w14:textId="70670A75" w:rsidR="006944EC" w:rsidRPr="006944EC" w:rsidRDefault="006944EC">
      <w:pPr>
        <w:pStyle w:val="a5"/>
      </w:pPr>
      <w:r>
        <w:rPr>
          <w:rStyle w:val="a4"/>
        </w:rPr>
        <w:annotationRef/>
      </w:r>
      <w:r w:rsidR="00F22819">
        <w:rPr>
          <w:rFonts w:ascii="맑은 고딕" w:eastAsia="맑은 고딕" w:hAnsi="맑은 고딕" w:cs="맑은 고딕" w:hint="eastAsia"/>
          <w:lang w:eastAsia="ko-KR"/>
        </w:rPr>
        <w:t>B</w:t>
      </w:r>
      <w:r w:rsidR="00F22819">
        <w:rPr>
          <w:rFonts w:ascii="맑은 고딕" w:eastAsia="맑은 고딕" w:hAnsi="맑은 고딕" w:cs="맑은 고딕"/>
          <w:lang w:eastAsia="ko-KR"/>
        </w:rPr>
        <w:t>L</w:t>
      </w:r>
      <w:r w:rsidR="00F22819">
        <w:rPr>
          <w:rFonts w:ascii="맑은 고딕" w:eastAsia="맑은 고딕" w:hAnsi="맑은 고딕" w:cs="맑은 고딕" w:hint="eastAsia"/>
          <w:lang w:eastAsia="ko-KR"/>
        </w:rPr>
        <w:t xml:space="preserve">별 </w:t>
      </w:r>
      <w:r w:rsidR="0017350D">
        <w:rPr>
          <w:rFonts w:ascii="맑은 고딕" w:eastAsia="맑은 고딕" w:hAnsi="맑은 고딕" w:cs="맑은 고딕" w:hint="eastAsia"/>
          <w:lang w:eastAsia="ko-KR"/>
        </w:rPr>
        <w:t>보험</w:t>
      </w:r>
      <w:r w:rsidR="00F22819">
        <w:rPr>
          <w:rFonts w:ascii="맑은 고딕" w:eastAsia="맑은 고딕" w:hAnsi="맑은 고딕" w:cs="맑은 고딕" w:hint="eastAsia"/>
          <w:lang w:eastAsia="ko-KR"/>
        </w:rPr>
        <w:t xml:space="preserve">가입예정 </w:t>
      </w:r>
    </w:p>
  </w:comment>
  <w:comment w:id="23" w:author="윤현정 (Hyunjeong Yoon)" w:date="2025-03-31T17:20:00Z" w:initials="윤(Y">
    <w:p w14:paraId="4931B476" w14:textId="6C8BA79C" w:rsidR="00C1694F" w:rsidRPr="00C1694F" w:rsidRDefault="00C1694F">
      <w:pPr>
        <w:pStyle w:val="a5"/>
        <w:rPr>
          <w:rFonts w:eastAsia="맑은 고딕"/>
          <w:lang w:eastAsia="ko-KR"/>
        </w:rPr>
      </w:pPr>
      <w:r>
        <w:rPr>
          <w:rStyle w:val="a4"/>
        </w:rPr>
        <w:annotationRef/>
      </w:r>
      <w:r>
        <w:rPr>
          <w:rFonts w:eastAsia="맑은 고딕" w:hint="eastAsia"/>
          <w:lang w:eastAsia="ko-KR"/>
        </w:rPr>
        <w:t>계약초안에</w:t>
      </w:r>
      <w:r>
        <w:rPr>
          <w:rFonts w:eastAsia="맑은 고딕" w:hint="eastAsia"/>
          <w:lang w:eastAsia="ko-KR"/>
        </w:rPr>
        <w:t xml:space="preserve"> </w:t>
      </w:r>
      <w:r>
        <w:rPr>
          <w:rFonts w:eastAsia="맑은 고딕" w:hint="eastAsia"/>
          <w:lang w:eastAsia="ko-KR"/>
        </w:rPr>
        <w:t>따르면</w:t>
      </w:r>
      <w:r>
        <w:rPr>
          <w:rFonts w:eastAsia="맑은 고딕" w:hint="eastAsia"/>
          <w:lang w:eastAsia="ko-KR"/>
        </w:rPr>
        <w:t xml:space="preserve"> </w:t>
      </w:r>
      <w:r>
        <w:rPr>
          <w:rFonts w:eastAsia="맑은 고딕" w:hint="eastAsia"/>
          <w:lang w:eastAsia="ko-KR"/>
        </w:rPr>
        <w:t>제품의</w:t>
      </w:r>
      <w:r>
        <w:rPr>
          <w:rFonts w:eastAsia="맑은 고딕" w:hint="eastAsia"/>
          <w:lang w:eastAsia="ko-KR"/>
        </w:rPr>
        <w:t xml:space="preserve"> </w:t>
      </w:r>
      <w:r>
        <w:rPr>
          <w:rFonts w:eastAsia="맑은 고딕" w:hint="eastAsia"/>
          <w:lang w:eastAsia="ko-KR"/>
        </w:rPr>
        <w:t>하자는</w:t>
      </w:r>
      <w:r>
        <w:rPr>
          <w:rFonts w:eastAsia="맑은 고딕" w:hint="eastAsia"/>
          <w:lang w:eastAsia="ko-KR"/>
        </w:rPr>
        <w:t xml:space="preserve"> </w:t>
      </w:r>
      <w:r>
        <w:rPr>
          <w:rFonts w:eastAsia="맑은 고딕"/>
          <w:lang w:eastAsia="ko-KR"/>
        </w:rPr>
        <w:t>5</w:t>
      </w:r>
      <w:r>
        <w:rPr>
          <w:rFonts w:eastAsia="맑은 고딕" w:hint="eastAsia"/>
          <w:lang w:eastAsia="ko-KR"/>
        </w:rPr>
        <w:t>영업일</w:t>
      </w:r>
      <w:r>
        <w:rPr>
          <w:rFonts w:eastAsia="맑은 고딕" w:hint="eastAsia"/>
          <w:lang w:eastAsia="ko-KR"/>
        </w:rPr>
        <w:t xml:space="preserve"> </w:t>
      </w:r>
      <w:r>
        <w:rPr>
          <w:rFonts w:eastAsia="맑은 고딕" w:hint="eastAsia"/>
          <w:lang w:eastAsia="ko-KR"/>
        </w:rPr>
        <w:t>이내에</w:t>
      </w:r>
      <w:r>
        <w:rPr>
          <w:rFonts w:eastAsia="맑은 고딕" w:hint="eastAsia"/>
          <w:lang w:eastAsia="ko-KR"/>
        </w:rPr>
        <w:t xml:space="preserve"> </w:t>
      </w:r>
      <w:r>
        <w:rPr>
          <w:rFonts w:eastAsia="맑은 고딕" w:hint="eastAsia"/>
          <w:lang w:eastAsia="ko-KR"/>
        </w:rPr>
        <w:t>통지되어야</w:t>
      </w:r>
      <w:r>
        <w:rPr>
          <w:rFonts w:eastAsia="맑은 고딕" w:hint="eastAsia"/>
          <w:lang w:eastAsia="ko-KR"/>
        </w:rPr>
        <w:t xml:space="preserve"> </w:t>
      </w:r>
      <w:r>
        <w:rPr>
          <w:rFonts w:eastAsia="맑은 고딕" w:hint="eastAsia"/>
          <w:lang w:eastAsia="ko-KR"/>
        </w:rPr>
        <w:t>합니다</w:t>
      </w:r>
      <w:r>
        <w:rPr>
          <w:rFonts w:eastAsia="맑은 고딕" w:hint="eastAsia"/>
          <w:lang w:eastAsia="ko-KR"/>
        </w:rPr>
        <w:t>.</w:t>
      </w:r>
      <w:r>
        <w:rPr>
          <w:rFonts w:eastAsia="맑은 고딕"/>
          <w:lang w:eastAsia="ko-KR"/>
        </w:rPr>
        <w:t xml:space="preserve"> </w:t>
      </w:r>
      <w:r>
        <w:rPr>
          <w:rFonts w:eastAsia="맑은 고딕" w:hint="eastAsia"/>
          <w:lang w:eastAsia="ko-KR"/>
        </w:rPr>
        <w:t>고객이</w:t>
      </w:r>
      <w:r>
        <w:rPr>
          <w:rFonts w:eastAsia="맑은 고딕" w:hint="eastAsia"/>
          <w:lang w:eastAsia="ko-KR"/>
        </w:rPr>
        <w:t xml:space="preserve"> </w:t>
      </w:r>
      <w:r>
        <w:rPr>
          <w:rFonts w:eastAsia="맑은 고딕" w:hint="eastAsia"/>
          <w:lang w:eastAsia="ko-KR"/>
        </w:rPr>
        <w:t>물품을</w:t>
      </w:r>
      <w:r>
        <w:rPr>
          <w:rFonts w:eastAsia="맑은 고딕" w:hint="eastAsia"/>
          <w:lang w:eastAsia="ko-KR"/>
        </w:rPr>
        <w:t xml:space="preserve"> </w:t>
      </w:r>
      <w:r>
        <w:rPr>
          <w:rFonts w:eastAsia="맑은 고딕" w:hint="eastAsia"/>
          <w:lang w:eastAsia="ko-KR"/>
        </w:rPr>
        <w:t>검수하는</w:t>
      </w:r>
      <w:r>
        <w:rPr>
          <w:rFonts w:eastAsia="맑은 고딕" w:hint="eastAsia"/>
          <w:lang w:eastAsia="ko-KR"/>
        </w:rPr>
        <w:t xml:space="preserve"> </w:t>
      </w:r>
      <w:r>
        <w:rPr>
          <w:rFonts w:eastAsia="맑은 고딕" w:hint="eastAsia"/>
          <w:lang w:eastAsia="ko-KR"/>
        </w:rPr>
        <w:t>시간을</w:t>
      </w:r>
      <w:r>
        <w:rPr>
          <w:rFonts w:eastAsia="맑은 고딕" w:hint="eastAsia"/>
          <w:lang w:eastAsia="ko-KR"/>
        </w:rPr>
        <w:t xml:space="preserve"> </w:t>
      </w:r>
      <w:r>
        <w:rPr>
          <w:rFonts w:eastAsia="맑은 고딕" w:hint="eastAsia"/>
          <w:lang w:eastAsia="ko-KR"/>
        </w:rPr>
        <w:t>고려하여</w:t>
      </w:r>
      <w:r>
        <w:rPr>
          <w:rFonts w:eastAsia="맑은 고딕" w:hint="eastAsia"/>
          <w:lang w:eastAsia="ko-KR"/>
        </w:rPr>
        <w:t xml:space="preserve"> </w:t>
      </w:r>
      <w:r>
        <w:rPr>
          <w:rFonts w:eastAsia="맑은 고딕" w:hint="eastAsia"/>
          <w:lang w:eastAsia="ko-KR"/>
        </w:rPr>
        <w:t>이</w:t>
      </w:r>
      <w:r>
        <w:rPr>
          <w:rFonts w:eastAsia="맑은 고딕" w:hint="eastAsia"/>
          <w:lang w:eastAsia="ko-KR"/>
        </w:rPr>
        <w:t xml:space="preserve"> </w:t>
      </w:r>
      <w:r>
        <w:rPr>
          <w:rFonts w:eastAsia="맑은 고딕" w:hint="eastAsia"/>
          <w:lang w:eastAsia="ko-KR"/>
        </w:rPr>
        <w:t>기간을</w:t>
      </w:r>
      <w:r>
        <w:rPr>
          <w:rFonts w:eastAsia="맑은 고딕" w:hint="eastAsia"/>
          <w:lang w:eastAsia="ko-KR"/>
        </w:rPr>
        <w:t xml:space="preserve"> </w:t>
      </w:r>
      <w:r>
        <w:rPr>
          <w:rFonts w:eastAsia="맑은 고딕" w:hint="eastAsia"/>
          <w:lang w:eastAsia="ko-KR"/>
        </w:rPr>
        <w:t>늘리실</w:t>
      </w:r>
      <w:r>
        <w:rPr>
          <w:rFonts w:eastAsia="맑은 고딕" w:hint="eastAsia"/>
          <w:lang w:eastAsia="ko-KR"/>
        </w:rPr>
        <w:t xml:space="preserve"> </w:t>
      </w:r>
      <w:r>
        <w:rPr>
          <w:rFonts w:eastAsia="맑은 고딕" w:hint="eastAsia"/>
          <w:lang w:eastAsia="ko-KR"/>
        </w:rPr>
        <w:t>것을</w:t>
      </w:r>
      <w:r>
        <w:rPr>
          <w:rFonts w:eastAsia="맑은 고딕" w:hint="eastAsia"/>
          <w:lang w:eastAsia="ko-KR"/>
        </w:rPr>
        <w:t xml:space="preserve"> </w:t>
      </w:r>
      <w:proofErr w:type="spellStart"/>
      <w:r>
        <w:rPr>
          <w:rFonts w:eastAsia="맑은 고딕" w:hint="eastAsia"/>
          <w:lang w:eastAsia="ko-KR"/>
        </w:rPr>
        <w:t>권고드립니다</w:t>
      </w:r>
      <w:proofErr w:type="spellEnd"/>
      <w:r>
        <w:rPr>
          <w:rFonts w:eastAsia="맑은 고딕" w:hint="eastAsia"/>
          <w:lang w:eastAsia="ko-KR"/>
        </w:rPr>
        <w:t>.</w:t>
      </w:r>
      <w:r>
        <w:rPr>
          <w:rFonts w:eastAsia="맑은 고딕"/>
          <w:lang w:eastAsia="ko-KR"/>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B4666EF" w15:done="0"/>
  <w15:commentEx w15:paraId="624CAC73" w15:done="0"/>
  <w15:commentEx w15:paraId="4931B47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B4666EF" w16cid:durableId="2B8D47D9"/>
  <w16cid:commentId w16cid:paraId="624CAC73" w16cid:durableId="2B8D4835"/>
  <w16cid:commentId w16cid:paraId="4931B476" w16cid:durableId="2B954D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B74A45" w14:textId="77777777" w:rsidR="00963652" w:rsidRDefault="00963652" w:rsidP="00A21A9D">
      <w:r>
        <w:separator/>
      </w:r>
    </w:p>
  </w:endnote>
  <w:endnote w:type="continuationSeparator" w:id="0">
    <w:p w14:paraId="03A9B51C" w14:textId="77777777" w:rsidR="00963652" w:rsidRDefault="00963652" w:rsidP="00A21A9D">
      <w:r>
        <w:continuationSeparator/>
      </w:r>
    </w:p>
  </w:endnote>
  <w:endnote w:type="continuationNotice" w:id="1">
    <w:p w14:paraId="28F316CC" w14:textId="77777777" w:rsidR="00963652" w:rsidRDefault="009636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DengXian Light">
    <w:altName w:val="Microsoft YaHei"/>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1143333"/>
      <w:docPartObj>
        <w:docPartGallery w:val="Page Numbers (Bottom of Page)"/>
        <w:docPartUnique/>
      </w:docPartObj>
    </w:sdtPr>
    <w:sdtEndPr>
      <w:rPr>
        <w:rFonts w:ascii="Calibri" w:hAnsi="Calibri" w:cs="Calibri"/>
      </w:rPr>
    </w:sdtEndPr>
    <w:sdtContent>
      <w:p w14:paraId="6DF05CA0" w14:textId="47D596F3" w:rsidR="002A126B" w:rsidRPr="001C5C92" w:rsidRDefault="002A126B" w:rsidP="001C5C92">
        <w:pPr>
          <w:pStyle w:val="a9"/>
          <w:jc w:val="center"/>
          <w:rPr>
            <w:rFonts w:ascii="Calibri" w:hAnsi="Calibri" w:cs="Calibri"/>
          </w:rPr>
        </w:pPr>
        <w:r w:rsidRPr="001C5C92">
          <w:rPr>
            <w:rFonts w:ascii="Calibri" w:hAnsi="Calibri" w:cs="Calibri"/>
          </w:rPr>
          <w:fldChar w:fldCharType="begin"/>
        </w:r>
        <w:r w:rsidRPr="001C5C92">
          <w:rPr>
            <w:rFonts w:ascii="Calibri" w:hAnsi="Calibri" w:cs="Calibri"/>
          </w:rPr>
          <w:instrText>PAGE   \* MERGEFORMAT</w:instrText>
        </w:r>
        <w:r w:rsidRPr="001C5C92">
          <w:rPr>
            <w:rFonts w:ascii="Calibri" w:hAnsi="Calibri" w:cs="Calibri"/>
          </w:rPr>
          <w:fldChar w:fldCharType="separate"/>
        </w:r>
        <w:r w:rsidR="00CC6F1E" w:rsidRPr="00CC6F1E">
          <w:rPr>
            <w:rFonts w:ascii="Calibri" w:hAnsi="Calibri" w:cs="Calibri"/>
            <w:noProof/>
            <w:lang w:val="zh-CN"/>
          </w:rPr>
          <w:t>4</w:t>
        </w:r>
        <w:r w:rsidRPr="001C5C92">
          <w:rPr>
            <w:rFonts w:ascii="Calibri" w:hAnsi="Calibri" w:cs="Calibri"/>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DB9820" w14:textId="77777777" w:rsidR="00963652" w:rsidRDefault="00963652" w:rsidP="00A21A9D">
      <w:r>
        <w:separator/>
      </w:r>
    </w:p>
  </w:footnote>
  <w:footnote w:type="continuationSeparator" w:id="0">
    <w:p w14:paraId="014F5672" w14:textId="77777777" w:rsidR="00963652" w:rsidRDefault="00963652" w:rsidP="00A21A9D">
      <w:r>
        <w:continuationSeparator/>
      </w:r>
    </w:p>
  </w:footnote>
  <w:footnote w:type="continuationNotice" w:id="1">
    <w:p w14:paraId="24792A81" w14:textId="77777777" w:rsidR="00963652" w:rsidRDefault="0096365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12284"/>
    <w:multiLevelType w:val="hybridMultilevel"/>
    <w:tmpl w:val="8EACE964"/>
    <w:lvl w:ilvl="0" w:tplc="D94E232A">
      <w:start w:val="2"/>
      <w:numFmt w:val="bullet"/>
      <w:lvlText w:val="-"/>
      <w:lvlJc w:val="left"/>
      <w:pPr>
        <w:ind w:left="760" w:hanging="360"/>
      </w:pPr>
      <w:rPr>
        <w:rFonts w:ascii="DengXian" w:eastAsia="DengXian" w:hAnsi="DengXian"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9E712D6"/>
    <w:multiLevelType w:val="multilevel"/>
    <w:tmpl w:val="0C8CA662"/>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E347A"/>
    <w:multiLevelType w:val="hybridMultilevel"/>
    <w:tmpl w:val="0A6C1934"/>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3" w15:restartNumberingAfterBreak="0">
    <w:nsid w:val="0DC86719"/>
    <w:multiLevelType w:val="multilevel"/>
    <w:tmpl w:val="0DC86719"/>
    <w:lvl w:ilvl="0">
      <w:start w:val="7"/>
      <w:numFmt w:val="decimal"/>
      <w:lvlText w:val="%1."/>
      <w:lvlJc w:val="left"/>
      <w:pPr>
        <w:tabs>
          <w:tab w:val="num" w:pos="502"/>
        </w:tabs>
        <w:ind w:left="502" w:hanging="360"/>
      </w:pPr>
      <w:rPr>
        <w:rFonts w:eastAsia="PMingLiU" w:hint="default"/>
      </w:rPr>
    </w:lvl>
    <w:lvl w:ilvl="1">
      <w:start w:val="1"/>
      <w:numFmt w:val="lowerLetter"/>
      <w:lvlText w:val="%2)"/>
      <w:lvlJc w:val="left"/>
      <w:pPr>
        <w:tabs>
          <w:tab w:val="num" w:pos="982"/>
        </w:tabs>
        <w:ind w:left="982" w:hanging="420"/>
      </w:pPr>
    </w:lvl>
    <w:lvl w:ilvl="2">
      <w:start w:val="1"/>
      <w:numFmt w:val="lowerRoman"/>
      <w:lvlText w:val="%3."/>
      <w:lvlJc w:val="right"/>
      <w:pPr>
        <w:tabs>
          <w:tab w:val="num" w:pos="1402"/>
        </w:tabs>
        <w:ind w:left="1402" w:hanging="420"/>
      </w:pPr>
    </w:lvl>
    <w:lvl w:ilvl="3">
      <w:start w:val="1"/>
      <w:numFmt w:val="decimal"/>
      <w:lvlText w:val="%4."/>
      <w:lvlJc w:val="left"/>
      <w:pPr>
        <w:tabs>
          <w:tab w:val="num" w:pos="1822"/>
        </w:tabs>
        <w:ind w:left="1822" w:hanging="420"/>
      </w:pPr>
    </w:lvl>
    <w:lvl w:ilvl="4">
      <w:start w:val="1"/>
      <w:numFmt w:val="lowerLetter"/>
      <w:lvlText w:val="%5)"/>
      <w:lvlJc w:val="left"/>
      <w:pPr>
        <w:tabs>
          <w:tab w:val="num" w:pos="2242"/>
        </w:tabs>
        <w:ind w:left="2242" w:hanging="420"/>
      </w:pPr>
    </w:lvl>
    <w:lvl w:ilvl="5">
      <w:start w:val="1"/>
      <w:numFmt w:val="lowerRoman"/>
      <w:lvlText w:val="%6."/>
      <w:lvlJc w:val="right"/>
      <w:pPr>
        <w:tabs>
          <w:tab w:val="num" w:pos="2662"/>
        </w:tabs>
        <w:ind w:left="2662" w:hanging="420"/>
      </w:pPr>
    </w:lvl>
    <w:lvl w:ilvl="6">
      <w:start w:val="1"/>
      <w:numFmt w:val="decimal"/>
      <w:lvlText w:val="%7."/>
      <w:lvlJc w:val="left"/>
      <w:pPr>
        <w:tabs>
          <w:tab w:val="num" w:pos="3082"/>
        </w:tabs>
        <w:ind w:left="3082" w:hanging="420"/>
      </w:pPr>
    </w:lvl>
    <w:lvl w:ilvl="7">
      <w:start w:val="1"/>
      <w:numFmt w:val="lowerLetter"/>
      <w:lvlText w:val="%8)"/>
      <w:lvlJc w:val="left"/>
      <w:pPr>
        <w:tabs>
          <w:tab w:val="num" w:pos="3502"/>
        </w:tabs>
        <w:ind w:left="3502" w:hanging="420"/>
      </w:pPr>
    </w:lvl>
    <w:lvl w:ilvl="8">
      <w:start w:val="1"/>
      <w:numFmt w:val="lowerRoman"/>
      <w:lvlText w:val="%9."/>
      <w:lvlJc w:val="right"/>
      <w:pPr>
        <w:tabs>
          <w:tab w:val="num" w:pos="3922"/>
        </w:tabs>
        <w:ind w:left="3922" w:hanging="420"/>
      </w:pPr>
    </w:lvl>
  </w:abstractNum>
  <w:abstractNum w:abstractNumId="4" w15:restartNumberingAfterBreak="0">
    <w:nsid w:val="17EA333E"/>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DA90F2D"/>
    <w:multiLevelType w:val="hybridMultilevel"/>
    <w:tmpl w:val="2EA83D52"/>
    <w:lvl w:ilvl="0" w:tplc="4BF438FA">
      <w:start w:val="1"/>
      <w:numFmt w:val="decimal"/>
      <w:lvlText w:val="（%1）"/>
      <w:lvlJc w:val="left"/>
      <w:pPr>
        <w:ind w:left="2816" w:hanging="720"/>
      </w:pPr>
      <w:rPr>
        <w:rFonts w:hint="default"/>
      </w:rPr>
    </w:lvl>
    <w:lvl w:ilvl="1" w:tplc="04090019" w:tentative="1">
      <w:start w:val="1"/>
      <w:numFmt w:val="lowerLetter"/>
      <w:lvlText w:val="%2)"/>
      <w:lvlJc w:val="left"/>
      <w:pPr>
        <w:ind w:left="2936" w:hanging="420"/>
      </w:pPr>
    </w:lvl>
    <w:lvl w:ilvl="2" w:tplc="0409001B" w:tentative="1">
      <w:start w:val="1"/>
      <w:numFmt w:val="lowerRoman"/>
      <w:lvlText w:val="%3."/>
      <w:lvlJc w:val="right"/>
      <w:pPr>
        <w:ind w:left="3356" w:hanging="420"/>
      </w:pPr>
    </w:lvl>
    <w:lvl w:ilvl="3" w:tplc="0409000F" w:tentative="1">
      <w:start w:val="1"/>
      <w:numFmt w:val="decimal"/>
      <w:lvlText w:val="%4."/>
      <w:lvlJc w:val="left"/>
      <w:pPr>
        <w:ind w:left="3776" w:hanging="420"/>
      </w:pPr>
    </w:lvl>
    <w:lvl w:ilvl="4" w:tplc="04090019" w:tentative="1">
      <w:start w:val="1"/>
      <w:numFmt w:val="lowerLetter"/>
      <w:lvlText w:val="%5)"/>
      <w:lvlJc w:val="left"/>
      <w:pPr>
        <w:ind w:left="4196" w:hanging="420"/>
      </w:pPr>
    </w:lvl>
    <w:lvl w:ilvl="5" w:tplc="0409001B" w:tentative="1">
      <w:start w:val="1"/>
      <w:numFmt w:val="lowerRoman"/>
      <w:lvlText w:val="%6."/>
      <w:lvlJc w:val="right"/>
      <w:pPr>
        <w:ind w:left="4616" w:hanging="420"/>
      </w:pPr>
    </w:lvl>
    <w:lvl w:ilvl="6" w:tplc="0409000F" w:tentative="1">
      <w:start w:val="1"/>
      <w:numFmt w:val="decimal"/>
      <w:lvlText w:val="%7."/>
      <w:lvlJc w:val="left"/>
      <w:pPr>
        <w:ind w:left="5036" w:hanging="420"/>
      </w:pPr>
    </w:lvl>
    <w:lvl w:ilvl="7" w:tplc="04090019" w:tentative="1">
      <w:start w:val="1"/>
      <w:numFmt w:val="lowerLetter"/>
      <w:lvlText w:val="%8)"/>
      <w:lvlJc w:val="left"/>
      <w:pPr>
        <w:ind w:left="5456" w:hanging="420"/>
      </w:pPr>
    </w:lvl>
    <w:lvl w:ilvl="8" w:tplc="0409001B" w:tentative="1">
      <w:start w:val="1"/>
      <w:numFmt w:val="lowerRoman"/>
      <w:lvlText w:val="%9."/>
      <w:lvlJc w:val="right"/>
      <w:pPr>
        <w:ind w:left="5876" w:hanging="420"/>
      </w:pPr>
    </w:lvl>
  </w:abstractNum>
  <w:abstractNum w:abstractNumId="6" w15:restartNumberingAfterBreak="0">
    <w:nsid w:val="20FF20F1"/>
    <w:multiLevelType w:val="multilevel"/>
    <w:tmpl w:val="C000426E"/>
    <w:lvl w:ilvl="0">
      <w:start w:val="1"/>
      <w:numFmt w:val="decimal"/>
      <w:lvlText w:val="%1."/>
      <w:lvlJc w:val="left"/>
      <w:pPr>
        <w:ind w:left="425" w:hanging="425"/>
      </w:pPr>
      <w:rPr>
        <w:rFonts w:hint="eastAsia"/>
        <w:b/>
      </w:rPr>
    </w:lvl>
    <w:lvl w:ilvl="1">
      <w:start w:val="1"/>
      <w:numFmt w:val="decimal"/>
      <w:lvlText w:val="%1.%2"/>
      <w:lvlJc w:val="left"/>
      <w:pPr>
        <w:ind w:left="567" w:hanging="567"/>
      </w:pPr>
      <w:rPr>
        <w:rFonts w:hint="eastAsia"/>
        <w:b w:val="0"/>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28B603E4"/>
    <w:multiLevelType w:val="hybridMultilevel"/>
    <w:tmpl w:val="26783566"/>
    <w:lvl w:ilvl="0" w:tplc="4ADAFEF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D320969"/>
    <w:multiLevelType w:val="hybridMultilevel"/>
    <w:tmpl w:val="0A6C1934"/>
    <w:lvl w:ilvl="0" w:tplc="852C6FCA">
      <w:start w:val="1"/>
      <w:numFmt w:val="decimal"/>
      <w:lvlText w:val="(%1)"/>
      <w:lvlJc w:val="left"/>
      <w:pPr>
        <w:ind w:left="927" w:hanging="360"/>
      </w:pPr>
      <w:rPr>
        <w:rFonts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9" w15:restartNumberingAfterBreak="0">
    <w:nsid w:val="319841E2"/>
    <w:multiLevelType w:val="multilevel"/>
    <w:tmpl w:val="E4A4F80C"/>
    <w:lvl w:ilvl="0">
      <w:start w:val="1"/>
      <w:numFmt w:val="decimal"/>
      <w:lvlText w:val="%1."/>
      <w:lvlJc w:val="left"/>
      <w:pPr>
        <w:ind w:left="840" w:hanging="420"/>
      </w:pPr>
      <w:rPr>
        <w:rFonts w:eastAsia="SimSun" w:hint="default"/>
        <w:b/>
        <w:bCs/>
      </w:rPr>
    </w:lvl>
    <w:lvl w:ilvl="1">
      <w:start w:val="1"/>
      <w:numFmt w:val="decimal"/>
      <w:isLgl/>
      <w:lvlText w:val="%1.%2"/>
      <w:lvlJc w:val="left"/>
      <w:pPr>
        <w:ind w:left="780" w:hanging="360"/>
      </w:pPr>
      <w:rPr>
        <w:rFonts w:hint="default"/>
        <w:b w:val="0"/>
        <w:bCs w:val="0"/>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10" w15:restartNumberingAfterBreak="0">
    <w:nsid w:val="42CC50A0"/>
    <w:multiLevelType w:val="multilevel"/>
    <w:tmpl w:val="BD3E70DC"/>
    <w:lvl w:ilvl="0">
      <w:start w:val="1"/>
      <w:numFmt w:val="decimal"/>
      <w:lvlText w:val="%1."/>
      <w:lvlJc w:val="left"/>
      <w:pPr>
        <w:ind w:left="425" w:hanging="425"/>
      </w:pPr>
      <w:rPr>
        <w:rFonts w:hint="eastAsia"/>
        <w:b/>
      </w:rPr>
    </w:lvl>
    <w:lvl w:ilvl="1">
      <w:start w:val="1"/>
      <w:numFmt w:val="decimal"/>
      <w:lvlText w:val="%1.%2"/>
      <w:lvlJc w:val="left"/>
      <w:pPr>
        <w:ind w:left="567" w:hanging="567"/>
      </w:pPr>
      <w:rPr>
        <w:rFonts w:hint="eastAsia"/>
        <w:b w:val="0"/>
      </w:rPr>
    </w:lvl>
    <w:lvl w:ilvl="2">
      <w:start w:val="1"/>
      <w:numFmt w:val="lowerLetter"/>
      <w:lvlText w:val="%3)"/>
      <w:lvlJc w:val="left"/>
      <w:pPr>
        <w:ind w:left="360" w:hanging="360"/>
      </w:p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44245953"/>
    <w:multiLevelType w:val="multilevel"/>
    <w:tmpl w:val="44245953"/>
    <w:lvl w:ilvl="0">
      <w:start w:val="1"/>
      <w:numFmt w:val="bullet"/>
      <w:lvlText w:val="-"/>
      <w:lvlJc w:val="left"/>
      <w:pPr>
        <w:ind w:left="2312" w:hanging="360"/>
      </w:pPr>
      <w:rPr>
        <w:rFonts w:ascii="Calibri" w:eastAsia="SimSun" w:hAnsi="Calibri" w:cs="Calibri" w:hint="default"/>
      </w:rPr>
    </w:lvl>
    <w:lvl w:ilvl="1">
      <w:start w:val="1"/>
      <w:numFmt w:val="bullet"/>
      <w:lvlText w:val=""/>
      <w:lvlJc w:val="left"/>
      <w:pPr>
        <w:ind w:left="2792" w:hanging="420"/>
      </w:pPr>
      <w:rPr>
        <w:rFonts w:ascii="Wingdings" w:hAnsi="Wingdings" w:hint="default"/>
      </w:rPr>
    </w:lvl>
    <w:lvl w:ilvl="2">
      <w:start w:val="1"/>
      <w:numFmt w:val="bullet"/>
      <w:lvlText w:val=""/>
      <w:lvlJc w:val="left"/>
      <w:pPr>
        <w:ind w:left="3212" w:hanging="420"/>
      </w:pPr>
      <w:rPr>
        <w:rFonts w:ascii="Wingdings" w:hAnsi="Wingdings" w:hint="default"/>
      </w:rPr>
    </w:lvl>
    <w:lvl w:ilvl="3">
      <w:start w:val="1"/>
      <w:numFmt w:val="bullet"/>
      <w:lvlText w:val=""/>
      <w:lvlJc w:val="left"/>
      <w:pPr>
        <w:ind w:left="3632" w:hanging="420"/>
      </w:pPr>
      <w:rPr>
        <w:rFonts w:ascii="Wingdings" w:hAnsi="Wingdings" w:hint="default"/>
      </w:rPr>
    </w:lvl>
    <w:lvl w:ilvl="4">
      <w:start w:val="1"/>
      <w:numFmt w:val="bullet"/>
      <w:lvlText w:val=""/>
      <w:lvlJc w:val="left"/>
      <w:pPr>
        <w:ind w:left="4052" w:hanging="420"/>
      </w:pPr>
      <w:rPr>
        <w:rFonts w:ascii="Wingdings" w:hAnsi="Wingdings" w:hint="default"/>
      </w:rPr>
    </w:lvl>
    <w:lvl w:ilvl="5">
      <w:start w:val="1"/>
      <w:numFmt w:val="bullet"/>
      <w:lvlText w:val=""/>
      <w:lvlJc w:val="left"/>
      <w:pPr>
        <w:ind w:left="4472" w:hanging="420"/>
      </w:pPr>
      <w:rPr>
        <w:rFonts w:ascii="Wingdings" w:hAnsi="Wingdings" w:hint="default"/>
      </w:rPr>
    </w:lvl>
    <w:lvl w:ilvl="6">
      <w:start w:val="1"/>
      <w:numFmt w:val="bullet"/>
      <w:lvlText w:val=""/>
      <w:lvlJc w:val="left"/>
      <w:pPr>
        <w:ind w:left="4892" w:hanging="420"/>
      </w:pPr>
      <w:rPr>
        <w:rFonts w:ascii="Wingdings" w:hAnsi="Wingdings" w:hint="default"/>
      </w:rPr>
    </w:lvl>
    <w:lvl w:ilvl="7">
      <w:start w:val="1"/>
      <w:numFmt w:val="bullet"/>
      <w:lvlText w:val=""/>
      <w:lvlJc w:val="left"/>
      <w:pPr>
        <w:ind w:left="5312" w:hanging="420"/>
      </w:pPr>
      <w:rPr>
        <w:rFonts w:ascii="Wingdings" w:hAnsi="Wingdings" w:hint="default"/>
      </w:rPr>
    </w:lvl>
    <w:lvl w:ilvl="8">
      <w:start w:val="1"/>
      <w:numFmt w:val="bullet"/>
      <w:lvlText w:val=""/>
      <w:lvlJc w:val="left"/>
      <w:pPr>
        <w:ind w:left="5732" w:hanging="420"/>
      </w:pPr>
      <w:rPr>
        <w:rFonts w:ascii="Wingdings" w:hAnsi="Wingdings" w:hint="default"/>
      </w:rPr>
    </w:lvl>
  </w:abstractNum>
  <w:abstractNum w:abstractNumId="12" w15:restartNumberingAfterBreak="0">
    <w:nsid w:val="52DE203A"/>
    <w:multiLevelType w:val="singleLevel"/>
    <w:tmpl w:val="52DE203A"/>
    <w:lvl w:ilvl="0">
      <w:start w:val="1"/>
      <w:numFmt w:val="decimal"/>
      <w:lvlText w:val="%1."/>
      <w:lvlJc w:val="left"/>
      <w:pPr>
        <w:tabs>
          <w:tab w:val="num" w:pos="530"/>
        </w:tabs>
        <w:ind w:left="530" w:hanging="425"/>
      </w:pPr>
      <w:rPr>
        <w:rFonts w:hint="default"/>
      </w:rPr>
    </w:lvl>
  </w:abstractNum>
  <w:abstractNum w:abstractNumId="13" w15:restartNumberingAfterBreak="0">
    <w:nsid w:val="57D846AA"/>
    <w:multiLevelType w:val="hybridMultilevel"/>
    <w:tmpl w:val="0A6C1934"/>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14" w15:restartNumberingAfterBreak="0">
    <w:nsid w:val="6937328C"/>
    <w:multiLevelType w:val="hybridMultilevel"/>
    <w:tmpl w:val="7040CD72"/>
    <w:lvl w:ilvl="0" w:tplc="D142682A">
      <w:start w:val="2"/>
      <w:numFmt w:val="bullet"/>
      <w:lvlText w:val="-"/>
      <w:lvlJc w:val="left"/>
      <w:pPr>
        <w:ind w:left="1069" w:hanging="360"/>
      </w:pPr>
      <w:rPr>
        <w:rFonts w:ascii="Calibri" w:eastAsia="SimSun" w:hAnsi="Calibri" w:cs="Calibri" w:hint="default"/>
      </w:rPr>
    </w:lvl>
    <w:lvl w:ilvl="1" w:tplc="04090003" w:tentative="1">
      <w:start w:val="1"/>
      <w:numFmt w:val="bullet"/>
      <w:lvlText w:val=""/>
      <w:lvlJc w:val="left"/>
      <w:pPr>
        <w:ind w:left="1589" w:hanging="440"/>
      </w:pPr>
      <w:rPr>
        <w:rFonts w:ascii="Wingdings" w:hAnsi="Wingdings" w:hint="default"/>
      </w:rPr>
    </w:lvl>
    <w:lvl w:ilvl="2" w:tplc="04090005" w:tentative="1">
      <w:start w:val="1"/>
      <w:numFmt w:val="bullet"/>
      <w:lvlText w:val=""/>
      <w:lvlJc w:val="left"/>
      <w:pPr>
        <w:ind w:left="2029" w:hanging="440"/>
      </w:pPr>
      <w:rPr>
        <w:rFonts w:ascii="Wingdings" w:hAnsi="Wingdings" w:hint="default"/>
      </w:rPr>
    </w:lvl>
    <w:lvl w:ilvl="3" w:tplc="04090001" w:tentative="1">
      <w:start w:val="1"/>
      <w:numFmt w:val="bullet"/>
      <w:lvlText w:val=""/>
      <w:lvlJc w:val="left"/>
      <w:pPr>
        <w:ind w:left="2469" w:hanging="440"/>
      </w:pPr>
      <w:rPr>
        <w:rFonts w:ascii="Wingdings" w:hAnsi="Wingdings" w:hint="default"/>
      </w:rPr>
    </w:lvl>
    <w:lvl w:ilvl="4" w:tplc="04090003" w:tentative="1">
      <w:start w:val="1"/>
      <w:numFmt w:val="bullet"/>
      <w:lvlText w:val=""/>
      <w:lvlJc w:val="left"/>
      <w:pPr>
        <w:ind w:left="2909" w:hanging="440"/>
      </w:pPr>
      <w:rPr>
        <w:rFonts w:ascii="Wingdings" w:hAnsi="Wingdings" w:hint="default"/>
      </w:rPr>
    </w:lvl>
    <w:lvl w:ilvl="5" w:tplc="04090005" w:tentative="1">
      <w:start w:val="1"/>
      <w:numFmt w:val="bullet"/>
      <w:lvlText w:val=""/>
      <w:lvlJc w:val="left"/>
      <w:pPr>
        <w:ind w:left="3349" w:hanging="440"/>
      </w:pPr>
      <w:rPr>
        <w:rFonts w:ascii="Wingdings" w:hAnsi="Wingdings" w:hint="default"/>
      </w:rPr>
    </w:lvl>
    <w:lvl w:ilvl="6" w:tplc="04090001" w:tentative="1">
      <w:start w:val="1"/>
      <w:numFmt w:val="bullet"/>
      <w:lvlText w:val=""/>
      <w:lvlJc w:val="left"/>
      <w:pPr>
        <w:ind w:left="3789" w:hanging="440"/>
      </w:pPr>
      <w:rPr>
        <w:rFonts w:ascii="Wingdings" w:hAnsi="Wingdings" w:hint="default"/>
      </w:rPr>
    </w:lvl>
    <w:lvl w:ilvl="7" w:tplc="04090003" w:tentative="1">
      <w:start w:val="1"/>
      <w:numFmt w:val="bullet"/>
      <w:lvlText w:val=""/>
      <w:lvlJc w:val="left"/>
      <w:pPr>
        <w:ind w:left="4229" w:hanging="440"/>
      </w:pPr>
      <w:rPr>
        <w:rFonts w:ascii="Wingdings" w:hAnsi="Wingdings" w:hint="default"/>
      </w:rPr>
    </w:lvl>
    <w:lvl w:ilvl="8" w:tplc="04090005" w:tentative="1">
      <w:start w:val="1"/>
      <w:numFmt w:val="bullet"/>
      <w:lvlText w:val=""/>
      <w:lvlJc w:val="left"/>
      <w:pPr>
        <w:ind w:left="4669" w:hanging="440"/>
      </w:pPr>
      <w:rPr>
        <w:rFonts w:ascii="Wingdings" w:hAnsi="Wingdings" w:hint="default"/>
      </w:rPr>
    </w:lvl>
  </w:abstractNum>
  <w:abstractNum w:abstractNumId="15" w15:restartNumberingAfterBreak="0">
    <w:nsid w:val="6AD95A31"/>
    <w:multiLevelType w:val="hybridMultilevel"/>
    <w:tmpl w:val="6AE2D720"/>
    <w:lvl w:ilvl="0" w:tplc="E06E6A74">
      <w:start w:val="1"/>
      <w:numFmt w:val="decimal"/>
      <w:lvlText w:val="3.%1"/>
      <w:lvlJc w:val="left"/>
      <w:pPr>
        <w:ind w:left="1007" w:hanging="440"/>
      </w:pPr>
      <w:rPr>
        <w:rFonts w:hint="eastAsia"/>
        <w:b w:val="0"/>
        <w:bCs/>
      </w:rPr>
    </w:lvl>
    <w:lvl w:ilvl="1" w:tplc="04090019">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16" w15:restartNumberingAfterBreak="0">
    <w:nsid w:val="6BDC22BF"/>
    <w:multiLevelType w:val="hybridMultilevel"/>
    <w:tmpl w:val="D32CDFC8"/>
    <w:lvl w:ilvl="0" w:tplc="4A1C75BA">
      <w:numFmt w:val="bullet"/>
      <w:lvlText w:val="-"/>
      <w:lvlJc w:val="left"/>
      <w:pPr>
        <w:ind w:left="927" w:hanging="360"/>
      </w:pPr>
      <w:rPr>
        <w:rFonts w:ascii="Calibri" w:eastAsia="SimSun" w:hAnsi="Calibri" w:cs="Calibri" w:hint="default"/>
      </w:rPr>
    </w:lvl>
    <w:lvl w:ilvl="1" w:tplc="04090003" w:tentative="1">
      <w:start w:val="1"/>
      <w:numFmt w:val="bullet"/>
      <w:lvlText w:val=""/>
      <w:lvlJc w:val="left"/>
      <w:pPr>
        <w:ind w:left="1447" w:hanging="440"/>
      </w:pPr>
      <w:rPr>
        <w:rFonts w:ascii="Wingdings" w:hAnsi="Wingdings" w:hint="default"/>
      </w:rPr>
    </w:lvl>
    <w:lvl w:ilvl="2" w:tplc="04090005" w:tentative="1">
      <w:start w:val="1"/>
      <w:numFmt w:val="bullet"/>
      <w:lvlText w:val=""/>
      <w:lvlJc w:val="left"/>
      <w:pPr>
        <w:ind w:left="1887" w:hanging="440"/>
      </w:pPr>
      <w:rPr>
        <w:rFonts w:ascii="Wingdings" w:hAnsi="Wingdings" w:hint="default"/>
      </w:rPr>
    </w:lvl>
    <w:lvl w:ilvl="3" w:tplc="04090001" w:tentative="1">
      <w:start w:val="1"/>
      <w:numFmt w:val="bullet"/>
      <w:lvlText w:val=""/>
      <w:lvlJc w:val="left"/>
      <w:pPr>
        <w:ind w:left="2327" w:hanging="440"/>
      </w:pPr>
      <w:rPr>
        <w:rFonts w:ascii="Wingdings" w:hAnsi="Wingdings" w:hint="default"/>
      </w:rPr>
    </w:lvl>
    <w:lvl w:ilvl="4" w:tplc="04090003" w:tentative="1">
      <w:start w:val="1"/>
      <w:numFmt w:val="bullet"/>
      <w:lvlText w:val=""/>
      <w:lvlJc w:val="left"/>
      <w:pPr>
        <w:ind w:left="2767" w:hanging="440"/>
      </w:pPr>
      <w:rPr>
        <w:rFonts w:ascii="Wingdings" w:hAnsi="Wingdings" w:hint="default"/>
      </w:rPr>
    </w:lvl>
    <w:lvl w:ilvl="5" w:tplc="04090005" w:tentative="1">
      <w:start w:val="1"/>
      <w:numFmt w:val="bullet"/>
      <w:lvlText w:val=""/>
      <w:lvlJc w:val="left"/>
      <w:pPr>
        <w:ind w:left="3207" w:hanging="440"/>
      </w:pPr>
      <w:rPr>
        <w:rFonts w:ascii="Wingdings" w:hAnsi="Wingdings" w:hint="default"/>
      </w:rPr>
    </w:lvl>
    <w:lvl w:ilvl="6" w:tplc="04090001" w:tentative="1">
      <w:start w:val="1"/>
      <w:numFmt w:val="bullet"/>
      <w:lvlText w:val=""/>
      <w:lvlJc w:val="left"/>
      <w:pPr>
        <w:ind w:left="3647" w:hanging="440"/>
      </w:pPr>
      <w:rPr>
        <w:rFonts w:ascii="Wingdings" w:hAnsi="Wingdings" w:hint="default"/>
      </w:rPr>
    </w:lvl>
    <w:lvl w:ilvl="7" w:tplc="04090003" w:tentative="1">
      <w:start w:val="1"/>
      <w:numFmt w:val="bullet"/>
      <w:lvlText w:val=""/>
      <w:lvlJc w:val="left"/>
      <w:pPr>
        <w:ind w:left="4087" w:hanging="440"/>
      </w:pPr>
      <w:rPr>
        <w:rFonts w:ascii="Wingdings" w:hAnsi="Wingdings" w:hint="default"/>
      </w:rPr>
    </w:lvl>
    <w:lvl w:ilvl="8" w:tplc="04090005" w:tentative="1">
      <w:start w:val="1"/>
      <w:numFmt w:val="bullet"/>
      <w:lvlText w:val=""/>
      <w:lvlJc w:val="left"/>
      <w:pPr>
        <w:ind w:left="4527" w:hanging="440"/>
      </w:pPr>
      <w:rPr>
        <w:rFonts w:ascii="Wingdings" w:hAnsi="Wingdings" w:hint="default"/>
      </w:rPr>
    </w:lvl>
  </w:abstractNum>
  <w:abstractNum w:abstractNumId="17" w15:restartNumberingAfterBreak="0">
    <w:nsid w:val="7639389D"/>
    <w:multiLevelType w:val="hybridMultilevel"/>
    <w:tmpl w:val="06AA0190"/>
    <w:lvl w:ilvl="0" w:tplc="3E9E9E3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7D9627C2"/>
    <w:multiLevelType w:val="multilevel"/>
    <w:tmpl w:val="9E107A92"/>
    <w:lvl w:ilvl="0">
      <w:start w:val="1"/>
      <w:numFmt w:val="decimal"/>
      <w:lvlText w:val="%1."/>
      <w:lvlJc w:val="left"/>
      <w:pPr>
        <w:tabs>
          <w:tab w:val="num" w:pos="432"/>
        </w:tabs>
        <w:ind w:left="432" w:hanging="432"/>
      </w:pPr>
      <w:rPr>
        <w:rFonts w:hint="default"/>
        <w:b/>
      </w:rPr>
    </w:lvl>
    <w:lvl w:ilvl="1">
      <w:start w:val="1"/>
      <w:numFmt w:val="decimal"/>
      <w:lvlText w:val="%1.%2"/>
      <w:lvlJc w:val="left"/>
      <w:pPr>
        <w:tabs>
          <w:tab w:val="num" w:pos="576"/>
        </w:tabs>
        <w:ind w:left="576" w:hanging="576"/>
      </w:pPr>
      <w:rPr>
        <w:rFonts w:hint="default"/>
        <w:b w:val="0"/>
        <w:bCs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5"/>
  </w:num>
  <w:num w:numId="2">
    <w:abstractNumId w:val="6"/>
  </w:num>
  <w:num w:numId="3">
    <w:abstractNumId w:val="12"/>
  </w:num>
  <w:num w:numId="4">
    <w:abstractNumId w:val="3"/>
  </w:num>
  <w:num w:numId="5">
    <w:abstractNumId w:val="18"/>
  </w:num>
  <w:num w:numId="6">
    <w:abstractNumId w:val="9"/>
  </w:num>
  <w:num w:numId="7">
    <w:abstractNumId w:val="11"/>
  </w:num>
  <w:num w:numId="8">
    <w:abstractNumId w:val="16"/>
  </w:num>
  <w:num w:numId="9">
    <w:abstractNumId w:val="8"/>
  </w:num>
  <w:num w:numId="10">
    <w:abstractNumId w:val="2"/>
  </w:num>
  <w:num w:numId="11">
    <w:abstractNumId w:val="13"/>
  </w:num>
  <w:num w:numId="12">
    <w:abstractNumId w:val="15"/>
  </w:num>
  <w:num w:numId="13">
    <w:abstractNumId w:val="14"/>
  </w:num>
  <w:num w:numId="14">
    <w:abstractNumId w:val="4"/>
  </w:num>
  <w:num w:numId="15">
    <w:abstractNumId w:val="1"/>
  </w:num>
  <w:num w:numId="16">
    <w:abstractNumId w:val="10"/>
  </w:num>
  <w:num w:numId="17">
    <w:abstractNumId w:val="17"/>
  </w:num>
  <w:num w:numId="18">
    <w:abstractNumId w:val="7"/>
  </w:num>
  <w:num w:numId="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윤현정 (Hyunjeong Yoon)">
    <w15:presenceInfo w15:providerId="AD" w15:userId="S-1-5-21-654308782-720637390-2373776299-1000"/>
  </w15:person>
  <w15:person w15:author="김현주 (Hyunjoo Kim)">
    <w15:presenceInfo w15:providerId="AD" w15:userId="S-1-12-1-959339916-1126444457-3701622442-21065328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zNTI2tTS0NDMyNDNW0lEKTi0uzszPAykwqwUA2viGjywAAAA="/>
  </w:docVars>
  <w:rsids>
    <w:rsidRoot w:val="00677513"/>
    <w:rsid w:val="00001EF9"/>
    <w:rsid w:val="000035C9"/>
    <w:rsid w:val="00003B5F"/>
    <w:rsid w:val="0000454D"/>
    <w:rsid w:val="0000484C"/>
    <w:rsid w:val="00005E7C"/>
    <w:rsid w:val="00007DAE"/>
    <w:rsid w:val="000142AE"/>
    <w:rsid w:val="00020E17"/>
    <w:rsid w:val="0002115B"/>
    <w:rsid w:val="00021285"/>
    <w:rsid w:val="00024E74"/>
    <w:rsid w:val="00026DDD"/>
    <w:rsid w:val="0003403A"/>
    <w:rsid w:val="000371A9"/>
    <w:rsid w:val="00040DEA"/>
    <w:rsid w:val="00043511"/>
    <w:rsid w:val="000451F6"/>
    <w:rsid w:val="00045C4C"/>
    <w:rsid w:val="00050FB6"/>
    <w:rsid w:val="00051733"/>
    <w:rsid w:val="00051E40"/>
    <w:rsid w:val="00055AE0"/>
    <w:rsid w:val="00055DE3"/>
    <w:rsid w:val="000638E7"/>
    <w:rsid w:val="00071AAF"/>
    <w:rsid w:val="00080CA4"/>
    <w:rsid w:val="00083893"/>
    <w:rsid w:val="00085F37"/>
    <w:rsid w:val="00086D4D"/>
    <w:rsid w:val="00091A15"/>
    <w:rsid w:val="00091CBD"/>
    <w:rsid w:val="00092CEF"/>
    <w:rsid w:val="00094262"/>
    <w:rsid w:val="00094497"/>
    <w:rsid w:val="00094549"/>
    <w:rsid w:val="000961F1"/>
    <w:rsid w:val="0009631B"/>
    <w:rsid w:val="000976C6"/>
    <w:rsid w:val="000A093F"/>
    <w:rsid w:val="000A0A4B"/>
    <w:rsid w:val="000A0C06"/>
    <w:rsid w:val="000A121B"/>
    <w:rsid w:val="000A22DB"/>
    <w:rsid w:val="000B63A1"/>
    <w:rsid w:val="000C232A"/>
    <w:rsid w:val="000C4B9F"/>
    <w:rsid w:val="000C6C5E"/>
    <w:rsid w:val="000C6DEC"/>
    <w:rsid w:val="000C78BA"/>
    <w:rsid w:val="000D0417"/>
    <w:rsid w:val="000D3C5F"/>
    <w:rsid w:val="000D63A6"/>
    <w:rsid w:val="000D7252"/>
    <w:rsid w:val="000E07CB"/>
    <w:rsid w:val="000E697D"/>
    <w:rsid w:val="000F2F0D"/>
    <w:rsid w:val="000F7A05"/>
    <w:rsid w:val="000F7F29"/>
    <w:rsid w:val="0010101B"/>
    <w:rsid w:val="0010345E"/>
    <w:rsid w:val="001039E8"/>
    <w:rsid w:val="00103CB4"/>
    <w:rsid w:val="00103E11"/>
    <w:rsid w:val="0010467A"/>
    <w:rsid w:val="00112802"/>
    <w:rsid w:val="001140EF"/>
    <w:rsid w:val="001157EA"/>
    <w:rsid w:val="0011675F"/>
    <w:rsid w:val="00121728"/>
    <w:rsid w:val="00125A37"/>
    <w:rsid w:val="00131FFE"/>
    <w:rsid w:val="00135133"/>
    <w:rsid w:val="00137BF5"/>
    <w:rsid w:val="00140FE0"/>
    <w:rsid w:val="001440AC"/>
    <w:rsid w:val="00144F68"/>
    <w:rsid w:val="0014717E"/>
    <w:rsid w:val="00150B11"/>
    <w:rsid w:val="00152769"/>
    <w:rsid w:val="001539E8"/>
    <w:rsid w:val="00155FBE"/>
    <w:rsid w:val="00156A7B"/>
    <w:rsid w:val="001574DC"/>
    <w:rsid w:val="0015770B"/>
    <w:rsid w:val="00157800"/>
    <w:rsid w:val="001578A5"/>
    <w:rsid w:val="00157E79"/>
    <w:rsid w:val="00160B16"/>
    <w:rsid w:val="0016181E"/>
    <w:rsid w:val="00162614"/>
    <w:rsid w:val="00162A1D"/>
    <w:rsid w:val="00167F0D"/>
    <w:rsid w:val="001705C1"/>
    <w:rsid w:val="0017350D"/>
    <w:rsid w:val="00173664"/>
    <w:rsid w:val="00182CCC"/>
    <w:rsid w:val="0018426A"/>
    <w:rsid w:val="00187AC1"/>
    <w:rsid w:val="0019369A"/>
    <w:rsid w:val="00194004"/>
    <w:rsid w:val="00194F56"/>
    <w:rsid w:val="001969ED"/>
    <w:rsid w:val="00196C41"/>
    <w:rsid w:val="001A018C"/>
    <w:rsid w:val="001A0579"/>
    <w:rsid w:val="001A2876"/>
    <w:rsid w:val="001A2D81"/>
    <w:rsid w:val="001A4B1C"/>
    <w:rsid w:val="001B088C"/>
    <w:rsid w:val="001B1188"/>
    <w:rsid w:val="001B421B"/>
    <w:rsid w:val="001C3120"/>
    <w:rsid w:val="001C3564"/>
    <w:rsid w:val="001C3E66"/>
    <w:rsid w:val="001C5B46"/>
    <w:rsid w:val="001C5C92"/>
    <w:rsid w:val="001D007C"/>
    <w:rsid w:val="001D34C5"/>
    <w:rsid w:val="001D44D4"/>
    <w:rsid w:val="001D5B8E"/>
    <w:rsid w:val="001E16D2"/>
    <w:rsid w:val="001E2DD3"/>
    <w:rsid w:val="001E3270"/>
    <w:rsid w:val="001E3FDA"/>
    <w:rsid w:val="001E756F"/>
    <w:rsid w:val="001F0205"/>
    <w:rsid w:val="001F3ABB"/>
    <w:rsid w:val="001F661B"/>
    <w:rsid w:val="001F693A"/>
    <w:rsid w:val="001F7DC7"/>
    <w:rsid w:val="00202249"/>
    <w:rsid w:val="002039A2"/>
    <w:rsid w:val="00203BD0"/>
    <w:rsid w:val="00210754"/>
    <w:rsid w:val="0021225A"/>
    <w:rsid w:val="00213689"/>
    <w:rsid w:val="00215147"/>
    <w:rsid w:val="00216EC2"/>
    <w:rsid w:val="002209C9"/>
    <w:rsid w:val="00220AA3"/>
    <w:rsid w:val="002233D6"/>
    <w:rsid w:val="002239CF"/>
    <w:rsid w:val="002304D8"/>
    <w:rsid w:val="00230704"/>
    <w:rsid w:val="002322B3"/>
    <w:rsid w:val="00235EA5"/>
    <w:rsid w:val="0023736C"/>
    <w:rsid w:val="002376D5"/>
    <w:rsid w:val="00241B07"/>
    <w:rsid w:val="002438CE"/>
    <w:rsid w:val="0024737B"/>
    <w:rsid w:val="00250C90"/>
    <w:rsid w:val="00251672"/>
    <w:rsid w:val="00260B05"/>
    <w:rsid w:val="00263903"/>
    <w:rsid w:val="00267CC8"/>
    <w:rsid w:val="00271B76"/>
    <w:rsid w:val="0027395F"/>
    <w:rsid w:val="00273AEA"/>
    <w:rsid w:val="00273C2A"/>
    <w:rsid w:val="002748E9"/>
    <w:rsid w:val="00274ECB"/>
    <w:rsid w:val="00277DBD"/>
    <w:rsid w:val="00280029"/>
    <w:rsid w:val="00281D10"/>
    <w:rsid w:val="0028201E"/>
    <w:rsid w:val="002864FE"/>
    <w:rsid w:val="0028659B"/>
    <w:rsid w:val="00292830"/>
    <w:rsid w:val="00294468"/>
    <w:rsid w:val="00295D59"/>
    <w:rsid w:val="00296F42"/>
    <w:rsid w:val="00297C9C"/>
    <w:rsid w:val="002A126B"/>
    <w:rsid w:val="002A14A7"/>
    <w:rsid w:val="002A6121"/>
    <w:rsid w:val="002B21AA"/>
    <w:rsid w:val="002B311E"/>
    <w:rsid w:val="002C0E59"/>
    <w:rsid w:val="002C17D7"/>
    <w:rsid w:val="002C189F"/>
    <w:rsid w:val="002C19CA"/>
    <w:rsid w:val="002C4B9B"/>
    <w:rsid w:val="002C6347"/>
    <w:rsid w:val="002C6F9B"/>
    <w:rsid w:val="002D000C"/>
    <w:rsid w:val="002D0E55"/>
    <w:rsid w:val="002D404C"/>
    <w:rsid w:val="002D45F5"/>
    <w:rsid w:val="002D5A4A"/>
    <w:rsid w:val="002D7770"/>
    <w:rsid w:val="002E004D"/>
    <w:rsid w:val="002E14DD"/>
    <w:rsid w:val="002E17EB"/>
    <w:rsid w:val="002F17EC"/>
    <w:rsid w:val="002F2F28"/>
    <w:rsid w:val="002F5B68"/>
    <w:rsid w:val="003007EC"/>
    <w:rsid w:val="00301E14"/>
    <w:rsid w:val="00302184"/>
    <w:rsid w:val="00307748"/>
    <w:rsid w:val="00310537"/>
    <w:rsid w:val="00311839"/>
    <w:rsid w:val="003131CF"/>
    <w:rsid w:val="003155E3"/>
    <w:rsid w:val="0031623C"/>
    <w:rsid w:val="00323F77"/>
    <w:rsid w:val="0032424D"/>
    <w:rsid w:val="00324778"/>
    <w:rsid w:val="003247A6"/>
    <w:rsid w:val="00324C9C"/>
    <w:rsid w:val="0032616C"/>
    <w:rsid w:val="00331E0A"/>
    <w:rsid w:val="00335554"/>
    <w:rsid w:val="00335F08"/>
    <w:rsid w:val="00336AB6"/>
    <w:rsid w:val="003443AD"/>
    <w:rsid w:val="00345549"/>
    <w:rsid w:val="0034671A"/>
    <w:rsid w:val="00350DEB"/>
    <w:rsid w:val="0035146B"/>
    <w:rsid w:val="00357E7B"/>
    <w:rsid w:val="00361A6A"/>
    <w:rsid w:val="00363583"/>
    <w:rsid w:val="00363C65"/>
    <w:rsid w:val="00363EFF"/>
    <w:rsid w:val="00364A84"/>
    <w:rsid w:val="003679B0"/>
    <w:rsid w:val="00371E7B"/>
    <w:rsid w:val="00374B9A"/>
    <w:rsid w:val="003754DD"/>
    <w:rsid w:val="00376317"/>
    <w:rsid w:val="003764CC"/>
    <w:rsid w:val="003764D8"/>
    <w:rsid w:val="0038064B"/>
    <w:rsid w:val="00383268"/>
    <w:rsid w:val="00383E88"/>
    <w:rsid w:val="00392070"/>
    <w:rsid w:val="00392CE0"/>
    <w:rsid w:val="00392E53"/>
    <w:rsid w:val="00393835"/>
    <w:rsid w:val="003950B7"/>
    <w:rsid w:val="003A00DC"/>
    <w:rsid w:val="003A0DDC"/>
    <w:rsid w:val="003A1820"/>
    <w:rsid w:val="003A26E1"/>
    <w:rsid w:val="003A37FB"/>
    <w:rsid w:val="003A3D4D"/>
    <w:rsid w:val="003A5911"/>
    <w:rsid w:val="003A5C33"/>
    <w:rsid w:val="003A7268"/>
    <w:rsid w:val="003B6384"/>
    <w:rsid w:val="003C1814"/>
    <w:rsid w:val="003D100A"/>
    <w:rsid w:val="003D14B3"/>
    <w:rsid w:val="003D1D7D"/>
    <w:rsid w:val="003E2A2E"/>
    <w:rsid w:val="003E2B0F"/>
    <w:rsid w:val="003E4F89"/>
    <w:rsid w:val="003F2679"/>
    <w:rsid w:val="003F5688"/>
    <w:rsid w:val="00403B7B"/>
    <w:rsid w:val="004074CE"/>
    <w:rsid w:val="00412E11"/>
    <w:rsid w:val="004136AB"/>
    <w:rsid w:val="0042110C"/>
    <w:rsid w:val="00421639"/>
    <w:rsid w:val="004250FB"/>
    <w:rsid w:val="004279EC"/>
    <w:rsid w:val="00431202"/>
    <w:rsid w:val="004327E9"/>
    <w:rsid w:val="00433C59"/>
    <w:rsid w:val="00434F3E"/>
    <w:rsid w:val="004358DE"/>
    <w:rsid w:val="004379AB"/>
    <w:rsid w:val="00447257"/>
    <w:rsid w:val="00451BE7"/>
    <w:rsid w:val="004533BE"/>
    <w:rsid w:val="00460C89"/>
    <w:rsid w:val="00461750"/>
    <w:rsid w:val="004638FB"/>
    <w:rsid w:val="004659D9"/>
    <w:rsid w:val="00471FB7"/>
    <w:rsid w:val="0047272A"/>
    <w:rsid w:val="0047306F"/>
    <w:rsid w:val="004745CA"/>
    <w:rsid w:val="00474A46"/>
    <w:rsid w:val="00480445"/>
    <w:rsid w:val="00480526"/>
    <w:rsid w:val="004806B1"/>
    <w:rsid w:val="00480FCD"/>
    <w:rsid w:val="004823D6"/>
    <w:rsid w:val="00482B89"/>
    <w:rsid w:val="00484A12"/>
    <w:rsid w:val="004879E1"/>
    <w:rsid w:val="00490675"/>
    <w:rsid w:val="004914C4"/>
    <w:rsid w:val="004916C6"/>
    <w:rsid w:val="00493E73"/>
    <w:rsid w:val="004A0394"/>
    <w:rsid w:val="004A1CD2"/>
    <w:rsid w:val="004A7962"/>
    <w:rsid w:val="004B6454"/>
    <w:rsid w:val="004C6943"/>
    <w:rsid w:val="004C7917"/>
    <w:rsid w:val="004D012F"/>
    <w:rsid w:val="004D35F8"/>
    <w:rsid w:val="004D5879"/>
    <w:rsid w:val="004D6461"/>
    <w:rsid w:val="004E0FC6"/>
    <w:rsid w:val="004E1476"/>
    <w:rsid w:val="004E23A4"/>
    <w:rsid w:val="004E40E1"/>
    <w:rsid w:val="004E526D"/>
    <w:rsid w:val="004E7D87"/>
    <w:rsid w:val="004F09E5"/>
    <w:rsid w:val="004F1E2A"/>
    <w:rsid w:val="004F2DF1"/>
    <w:rsid w:val="004F3128"/>
    <w:rsid w:val="004F5358"/>
    <w:rsid w:val="004F6AB1"/>
    <w:rsid w:val="004F6B64"/>
    <w:rsid w:val="004F7585"/>
    <w:rsid w:val="0050033F"/>
    <w:rsid w:val="00503F96"/>
    <w:rsid w:val="0050522F"/>
    <w:rsid w:val="0050642F"/>
    <w:rsid w:val="00506479"/>
    <w:rsid w:val="00506558"/>
    <w:rsid w:val="00506B84"/>
    <w:rsid w:val="00507349"/>
    <w:rsid w:val="0051038D"/>
    <w:rsid w:val="00511982"/>
    <w:rsid w:val="00516F0F"/>
    <w:rsid w:val="00520374"/>
    <w:rsid w:val="00522908"/>
    <w:rsid w:val="00523006"/>
    <w:rsid w:val="00525236"/>
    <w:rsid w:val="0053542B"/>
    <w:rsid w:val="00541EE3"/>
    <w:rsid w:val="0054425B"/>
    <w:rsid w:val="00546085"/>
    <w:rsid w:val="00551DD4"/>
    <w:rsid w:val="005555F6"/>
    <w:rsid w:val="005557E7"/>
    <w:rsid w:val="005570EA"/>
    <w:rsid w:val="00564897"/>
    <w:rsid w:val="00565932"/>
    <w:rsid w:val="0056762C"/>
    <w:rsid w:val="00570E64"/>
    <w:rsid w:val="005765C8"/>
    <w:rsid w:val="00576FA9"/>
    <w:rsid w:val="00583887"/>
    <w:rsid w:val="00590672"/>
    <w:rsid w:val="00590879"/>
    <w:rsid w:val="0059176F"/>
    <w:rsid w:val="00593EC5"/>
    <w:rsid w:val="005944BA"/>
    <w:rsid w:val="00597374"/>
    <w:rsid w:val="00597CFF"/>
    <w:rsid w:val="005A1FC3"/>
    <w:rsid w:val="005A5109"/>
    <w:rsid w:val="005A51E8"/>
    <w:rsid w:val="005A63D9"/>
    <w:rsid w:val="005A773E"/>
    <w:rsid w:val="005A7FDF"/>
    <w:rsid w:val="005B2FF0"/>
    <w:rsid w:val="005B3045"/>
    <w:rsid w:val="005B3A04"/>
    <w:rsid w:val="005B401E"/>
    <w:rsid w:val="005B5507"/>
    <w:rsid w:val="005B5FF8"/>
    <w:rsid w:val="005C26AD"/>
    <w:rsid w:val="005C2906"/>
    <w:rsid w:val="005C34A6"/>
    <w:rsid w:val="005C3E56"/>
    <w:rsid w:val="005C4BB4"/>
    <w:rsid w:val="005C4E31"/>
    <w:rsid w:val="005D0292"/>
    <w:rsid w:val="005D3FA4"/>
    <w:rsid w:val="005D46A2"/>
    <w:rsid w:val="005D67CB"/>
    <w:rsid w:val="005E09B4"/>
    <w:rsid w:val="005E1414"/>
    <w:rsid w:val="005E3265"/>
    <w:rsid w:val="005E4C41"/>
    <w:rsid w:val="005E7CA5"/>
    <w:rsid w:val="00601461"/>
    <w:rsid w:val="0060192C"/>
    <w:rsid w:val="00601C40"/>
    <w:rsid w:val="00604D1B"/>
    <w:rsid w:val="00606176"/>
    <w:rsid w:val="006107EF"/>
    <w:rsid w:val="006127E2"/>
    <w:rsid w:val="00617106"/>
    <w:rsid w:val="00621E05"/>
    <w:rsid w:val="00621EA4"/>
    <w:rsid w:val="006227F4"/>
    <w:rsid w:val="00623A2A"/>
    <w:rsid w:val="006242FB"/>
    <w:rsid w:val="00635C84"/>
    <w:rsid w:val="00635CD4"/>
    <w:rsid w:val="00637937"/>
    <w:rsid w:val="00640E96"/>
    <w:rsid w:val="00641C3A"/>
    <w:rsid w:val="00641D0A"/>
    <w:rsid w:val="00643F61"/>
    <w:rsid w:val="0064482E"/>
    <w:rsid w:val="00644D77"/>
    <w:rsid w:val="00652786"/>
    <w:rsid w:val="00653427"/>
    <w:rsid w:val="0065422A"/>
    <w:rsid w:val="006600EC"/>
    <w:rsid w:val="00663160"/>
    <w:rsid w:val="00664D68"/>
    <w:rsid w:val="00666FB9"/>
    <w:rsid w:val="00667BA3"/>
    <w:rsid w:val="00672C16"/>
    <w:rsid w:val="00675981"/>
    <w:rsid w:val="00677513"/>
    <w:rsid w:val="0068153C"/>
    <w:rsid w:val="00681629"/>
    <w:rsid w:val="006819B1"/>
    <w:rsid w:val="00684E0E"/>
    <w:rsid w:val="006859F8"/>
    <w:rsid w:val="0068701D"/>
    <w:rsid w:val="0068722D"/>
    <w:rsid w:val="006900C3"/>
    <w:rsid w:val="006924BC"/>
    <w:rsid w:val="0069449F"/>
    <w:rsid w:val="006944EC"/>
    <w:rsid w:val="00694FBB"/>
    <w:rsid w:val="00695436"/>
    <w:rsid w:val="00696D91"/>
    <w:rsid w:val="006A108C"/>
    <w:rsid w:val="006A1CF8"/>
    <w:rsid w:val="006A2C00"/>
    <w:rsid w:val="006A3472"/>
    <w:rsid w:val="006A570A"/>
    <w:rsid w:val="006A74DC"/>
    <w:rsid w:val="006B15EF"/>
    <w:rsid w:val="006B1AFF"/>
    <w:rsid w:val="006B1EDA"/>
    <w:rsid w:val="006B45B3"/>
    <w:rsid w:val="006C1896"/>
    <w:rsid w:val="006C2627"/>
    <w:rsid w:val="006D5AF7"/>
    <w:rsid w:val="006D6939"/>
    <w:rsid w:val="006E04A8"/>
    <w:rsid w:val="006E08A0"/>
    <w:rsid w:val="006E1573"/>
    <w:rsid w:val="006E29E5"/>
    <w:rsid w:val="006E2B58"/>
    <w:rsid w:val="006E3048"/>
    <w:rsid w:val="006E4CDE"/>
    <w:rsid w:val="006E6F24"/>
    <w:rsid w:val="006E7F99"/>
    <w:rsid w:val="006F1212"/>
    <w:rsid w:val="006F7D11"/>
    <w:rsid w:val="00700ED3"/>
    <w:rsid w:val="00701D59"/>
    <w:rsid w:val="007033F0"/>
    <w:rsid w:val="007052B2"/>
    <w:rsid w:val="00714EAE"/>
    <w:rsid w:val="007215A6"/>
    <w:rsid w:val="00722839"/>
    <w:rsid w:val="0073639D"/>
    <w:rsid w:val="007370CE"/>
    <w:rsid w:val="00737D4F"/>
    <w:rsid w:val="0074030C"/>
    <w:rsid w:val="007420FF"/>
    <w:rsid w:val="0074240A"/>
    <w:rsid w:val="00743EE0"/>
    <w:rsid w:val="00745B75"/>
    <w:rsid w:val="00746232"/>
    <w:rsid w:val="007476B7"/>
    <w:rsid w:val="00750908"/>
    <w:rsid w:val="00753B9F"/>
    <w:rsid w:val="0075451F"/>
    <w:rsid w:val="007548EF"/>
    <w:rsid w:val="0075661A"/>
    <w:rsid w:val="00756D83"/>
    <w:rsid w:val="00763BD4"/>
    <w:rsid w:val="00765047"/>
    <w:rsid w:val="007659CF"/>
    <w:rsid w:val="00766095"/>
    <w:rsid w:val="0077234F"/>
    <w:rsid w:val="00773801"/>
    <w:rsid w:val="0077418F"/>
    <w:rsid w:val="00774BEA"/>
    <w:rsid w:val="0077532C"/>
    <w:rsid w:val="0078032A"/>
    <w:rsid w:val="00781E38"/>
    <w:rsid w:val="007821E6"/>
    <w:rsid w:val="00782897"/>
    <w:rsid w:val="00782FC1"/>
    <w:rsid w:val="00785520"/>
    <w:rsid w:val="00786B10"/>
    <w:rsid w:val="00786EE8"/>
    <w:rsid w:val="00791721"/>
    <w:rsid w:val="007A12F7"/>
    <w:rsid w:val="007A3697"/>
    <w:rsid w:val="007A3CFC"/>
    <w:rsid w:val="007A3FF3"/>
    <w:rsid w:val="007A5048"/>
    <w:rsid w:val="007A6D2A"/>
    <w:rsid w:val="007B0837"/>
    <w:rsid w:val="007B0E82"/>
    <w:rsid w:val="007B3450"/>
    <w:rsid w:val="007B4D2B"/>
    <w:rsid w:val="007B61CE"/>
    <w:rsid w:val="007C0400"/>
    <w:rsid w:val="007C257B"/>
    <w:rsid w:val="007C2C5C"/>
    <w:rsid w:val="007C2D7D"/>
    <w:rsid w:val="007C4207"/>
    <w:rsid w:val="007C54BA"/>
    <w:rsid w:val="007C5C01"/>
    <w:rsid w:val="007D3239"/>
    <w:rsid w:val="007D4D01"/>
    <w:rsid w:val="007D5452"/>
    <w:rsid w:val="007E03FE"/>
    <w:rsid w:val="007E2E30"/>
    <w:rsid w:val="007E4E00"/>
    <w:rsid w:val="007E5678"/>
    <w:rsid w:val="007E7FAE"/>
    <w:rsid w:val="007F1E0C"/>
    <w:rsid w:val="007F401D"/>
    <w:rsid w:val="00800444"/>
    <w:rsid w:val="00800C76"/>
    <w:rsid w:val="0080359F"/>
    <w:rsid w:val="00807222"/>
    <w:rsid w:val="00807EED"/>
    <w:rsid w:val="008124E8"/>
    <w:rsid w:val="00814FF3"/>
    <w:rsid w:val="00816082"/>
    <w:rsid w:val="008209C7"/>
    <w:rsid w:val="008249FC"/>
    <w:rsid w:val="00827128"/>
    <w:rsid w:val="00833959"/>
    <w:rsid w:val="00833963"/>
    <w:rsid w:val="008367F4"/>
    <w:rsid w:val="0084193E"/>
    <w:rsid w:val="00846BA3"/>
    <w:rsid w:val="0086145E"/>
    <w:rsid w:val="008619C0"/>
    <w:rsid w:val="00861EF7"/>
    <w:rsid w:val="008641AE"/>
    <w:rsid w:val="008643A9"/>
    <w:rsid w:val="00865FA3"/>
    <w:rsid w:val="00870AE0"/>
    <w:rsid w:val="008711C6"/>
    <w:rsid w:val="0087166B"/>
    <w:rsid w:val="008722D3"/>
    <w:rsid w:val="008852EE"/>
    <w:rsid w:val="008876F5"/>
    <w:rsid w:val="00891B21"/>
    <w:rsid w:val="008936BB"/>
    <w:rsid w:val="0089394E"/>
    <w:rsid w:val="00894613"/>
    <w:rsid w:val="00894E79"/>
    <w:rsid w:val="00897300"/>
    <w:rsid w:val="008A619D"/>
    <w:rsid w:val="008A6F42"/>
    <w:rsid w:val="008B226E"/>
    <w:rsid w:val="008B24AC"/>
    <w:rsid w:val="008B569A"/>
    <w:rsid w:val="008C0952"/>
    <w:rsid w:val="008C1722"/>
    <w:rsid w:val="008C5FC9"/>
    <w:rsid w:val="008C6116"/>
    <w:rsid w:val="008C695F"/>
    <w:rsid w:val="008C702F"/>
    <w:rsid w:val="008C78EA"/>
    <w:rsid w:val="008C7C6C"/>
    <w:rsid w:val="008D0148"/>
    <w:rsid w:val="008D583D"/>
    <w:rsid w:val="008D7E42"/>
    <w:rsid w:val="008E1692"/>
    <w:rsid w:val="008E37E0"/>
    <w:rsid w:val="008E3BE2"/>
    <w:rsid w:val="008E4AE7"/>
    <w:rsid w:val="008E7DE2"/>
    <w:rsid w:val="008F1895"/>
    <w:rsid w:val="008F27C6"/>
    <w:rsid w:val="008F333D"/>
    <w:rsid w:val="00912BC7"/>
    <w:rsid w:val="009138A9"/>
    <w:rsid w:val="00915D93"/>
    <w:rsid w:val="00916FA1"/>
    <w:rsid w:val="00917D8C"/>
    <w:rsid w:val="0092339A"/>
    <w:rsid w:val="00925E69"/>
    <w:rsid w:val="00927761"/>
    <w:rsid w:val="00932690"/>
    <w:rsid w:val="00937ACD"/>
    <w:rsid w:val="0094041F"/>
    <w:rsid w:val="0095373D"/>
    <w:rsid w:val="00954B70"/>
    <w:rsid w:val="009616CC"/>
    <w:rsid w:val="00963037"/>
    <w:rsid w:val="00963652"/>
    <w:rsid w:val="00964B07"/>
    <w:rsid w:val="00967BDD"/>
    <w:rsid w:val="00967F8C"/>
    <w:rsid w:val="0097311E"/>
    <w:rsid w:val="0097734F"/>
    <w:rsid w:val="00981C16"/>
    <w:rsid w:val="00985189"/>
    <w:rsid w:val="00987F11"/>
    <w:rsid w:val="00991A5C"/>
    <w:rsid w:val="009921E3"/>
    <w:rsid w:val="00992FB6"/>
    <w:rsid w:val="00993D50"/>
    <w:rsid w:val="00995961"/>
    <w:rsid w:val="009A556F"/>
    <w:rsid w:val="009A588F"/>
    <w:rsid w:val="009A5CDB"/>
    <w:rsid w:val="009B1985"/>
    <w:rsid w:val="009B279B"/>
    <w:rsid w:val="009B37A7"/>
    <w:rsid w:val="009B40EE"/>
    <w:rsid w:val="009C0C9F"/>
    <w:rsid w:val="009C3DE1"/>
    <w:rsid w:val="009C434C"/>
    <w:rsid w:val="009C4551"/>
    <w:rsid w:val="009D0D96"/>
    <w:rsid w:val="009D6764"/>
    <w:rsid w:val="009D6846"/>
    <w:rsid w:val="009D7280"/>
    <w:rsid w:val="009E0720"/>
    <w:rsid w:val="009E34D6"/>
    <w:rsid w:val="009E3C0D"/>
    <w:rsid w:val="009E6529"/>
    <w:rsid w:val="009E6842"/>
    <w:rsid w:val="009E6AB5"/>
    <w:rsid w:val="009E7DE5"/>
    <w:rsid w:val="009F39B8"/>
    <w:rsid w:val="009F5264"/>
    <w:rsid w:val="009F5AA1"/>
    <w:rsid w:val="009F7380"/>
    <w:rsid w:val="00A06A07"/>
    <w:rsid w:val="00A1027A"/>
    <w:rsid w:val="00A21A9D"/>
    <w:rsid w:val="00A23070"/>
    <w:rsid w:val="00A23EA1"/>
    <w:rsid w:val="00A275A4"/>
    <w:rsid w:val="00A36F86"/>
    <w:rsid w:val="00A37B9A"/>
    <w:rsid w:val="00A41D0D"/>
    <w:rsid w:val="00A4464D"/>
    <w:rsid w:val="00A54C0A"/>
    <w:rsid w:val="00A55EBA"/>
    <w:rsid w:val="00A57E2C"/>
    <w:rsid w:val="00A60632"/>
    <w:rsid w:val="00A60B5F"/>
    <w:rsid w:val="00A61E36"/>
    <w:rsid w:val="00A63C22"/>
    <w:rsid w:val="00A65C64"/>
    <w:rsid w:val="00A675CC"/>
    <w:rsid w:val="00A700A8"/>
    <w:rsid w:val="00A74798"/>
    <w:rsid w:val="00A76A9C"/>
    <w:rsid w:val="00A82842"/>
    <w:rsid w:val="00A8426E"/>
    <w:rsid w:val="00A85C0C"/>
    <w:rsid w:val="00A909AB"/>
    <w:rsid w:val="00A92524"/>
    <w:rsid w:val="00A9473F"/>
    <w:rsid w:val="00A96CF0"/>
    <w:rsid w:val="00AA195F"/>
    <w:rsid w:val="00AA20CC"/>
    <w:rsid w:val="00AA467D"/>
    <w:rsid w:val="00AA7037"/>
    <w:rsid w:val="00AA7D64"/>
    <w:rsid w:val="00AB0F78"/>
    <w:rsid w:val="00AB4472"/>
    <w:rsid w:val="00AB6726"/>
    <w:rsid w:val="00AB6E57"/>
    <w:rsid w:val="00AC074F"/>
    <w:rsid w:val="00AC0C11"/>
    <w:rsid w:val="00AC0C8B"/>
    <w:rsid w:val="00AC2248"/>
    <w:rsid w:val="00AC2C94"/>
    <w:rsid w:val="00AC474B"/>
    <w:rsid w:val="00AC6036"/>
    <w:rsid w:val="00AC6AF9"/>
    <w:rsid w:val="00AC7C78"/>
    <w:rsid w:val="00AD4BEE"/>
    <w:rsid w:val="00AE33FE"/>
    <w:rsid w:val="00AE6AE0"/>
    <w:rsid w:val="00AF0531"/>
    <w:rsid w:val="00AF2CFD"/>
    <w:rsid w:val="00AF392D"/>
    <w:rsid w:val="00AF43C3"/>
    <w:rsid w:val="00AF7594"/>
    <w:rsid w:val="00B00354"/>
    <w:rsid w:val="00B02262"/>
    <w:rsid w:val="00B03418"/>
    <w:rsid w:val="00B07F4C"/>
    <w:rsid w:val="00B07F81"/>
    <w:rsid w:val="00B13119"/>
    <w:rsid w:val="00B131B1"/>
    <w:rsid w:val="00B16FF7"/>
    <w:rsid w:val="00B17811"/>
    <w:rsid w:val="00B22BE2"/>
    <w:rsid w:val="00B24343"/>
    <w:rsid w:val="00B26FED"/>
    <w:rsid w:val="00B305DB"/>
    <w:rsid w:val="00B3249E"/>
    <w:rsid w:val="00B32D1F"/>
    <w:rsid w:val="00B3619A"/>
    <w:rsid w:val="00B36651"/>
    <w:rsid w:val="00B41812"/>
    <w:rsid w:val="00B42BBC"/>
    <w:rsid w:val="00B43059"/>
    <w:rsid w:val="00B4640B"/>
    <w:rsid w:val="00B5102F"/>
    <w:rsid w:val="00B52023"/>
    <w:rsid w:val="00B52474"/>
    <w:rsid w:val="00B53FE2"/>
    <w:rsid w:val="00B577AD"/>
    <w:rsid w:val="00B613A0"/>
    <w:rsid w:val="00B61C49"/>
    <w:rsid w:val="00B71776"/>
    <w:rsid w:val="00B82079"/>
    <w:rsid w:val="00B82A18"/>
    <w:rsid w:val="00B83B33"/>
    <w:rsid w:val="00B9190B"/>
    <w:rsid w:val="00B9279D"/>
    <w:rsid w:val="00B94C29"/>
    <w:rsid w:val="00B956D5"/>
    <w:rsid w:val="00B96317"/>
    <w:rsid w:val="00B9765F"/>
    <w:rsid w:val="00BA6793"/>
    <w:rsid w:val="00BA68C5"/>
    <w:rsid w:val="00BA7C3A"/>
    <w:rsid w:val="00BB1630"/>
    <w:rsid w:val="00BB58B8"/>
    <w:rsid w:val="00BD21C4"/>
    <w:rsid w:val="00BD2315"/>
    <w:rsid w:val="00BD243B"/>
    <w:rsid w:val="00BD2CE3"/>
    <w:rsid w:val="00BD3DB3"/>
    <w:rsid w:val="00BD4B31"/>
    <w:rsid w:val="00BD564F"/>
    <w:rsid w:val="00BD6A19"/>
    <w:rsid w:val="00BD7811"/>
    <w:rsid w:val="00BE0CDA"/>
    <w:rsid w:val="00BE33DE"/>
    <w:rsid w:val="00BE4671"/>
    <w:rsid w:val="00BE4E59"/>
    <w:rsid w:val="00BE696F"/>
    <w:rsid w:val="00BE6D1E"/>
    <w:rsid w:val="00BF36A4"/>
    <w:rsid w:val="00BF3845"/>
    <w:rsid w:val="00BF46EB"/>
    <w:rsid w:val="00BF4CE7"/>
    <w:rsid w:val="00C002ED"/>
    <w:rsid w:val="00C0103C"/>
    <w:rsid w:val="00C0160A"/>
    <w:rsid w:val="00C067E9"/>
    <w:rsid w:val="00C06C62"/>
    <w:rsid w:val="00C073D1"/>
    <w:rsid w:val="00C073FC"/>
    <w:rsid w:val="00C11973"/>
    <w:rsid w:val="00C1694F"/>
    <w:rsid w:val="00C2193F"/>
    <w:rsid w:val="00C2290A"/>
    <w:rsid w:val="00C24DC7"/>
    <w:rsid w:val="00C2684A"/>
    <w:rsid w:val="00C27723"/>
    <w:rsid w:val="00C30C3A"/>
    <w:rsid w:val="00C31A60"/>
    <w:rsid w:val="00C32302"/>
    <w:rsid w:val="00C3456C"/>
    <w:rsid w:val="00C35BA5"/>
    <w:rsid w:val="00C37342"/>
    <w:rsid w:val="00C40830"/>
    <w:rsid w:val="00C42F0B"/>
    <w:rsid w:val="00C43BF2"/>
    <w:rsid w:val="00C4445D"/>
    <w:rsid w:val="00C45D8C"/>
    <w:rsid w:val="00C45FAF"/>
    <w:rsid w:val="00C467B2"/>
    <w:rsid w:val="00C54DC9"/>
    <w:rsid w:val="00C61965"/>
    <w:rsid w:val="00C61DB4"/>
    <w:rsid w:val="00C62FC8"/>
    <w:rsid w:val="00C631EE"/>
    <w:rsid w:val="00C63E4B"/>
    <w:rsid w:val="00C65BEF"/>
    <w:rsid w:val="00C70B11"/>
    <w:rsid w:val="00C7579A"/>
    <w:rsid w:val="00C75C56"/>
    <w:rsid w:val="00C7645D"/>
    <w:rsid w:val="00C765F4"/>
    <w:rsid w:val="00C773E9"/>
    <w:rsid w:val="00C80688"/>
    <w:rsid w:val="00C828F1"/>
    <w:rsid w:val="00C838B4"/>
    <w:rsid w:val="00C84205"/>
    <w:rsid w:val="00C86CB8"/>
    <w:rsid w:val="00C9076A"/>
    <w:rsid w:val="00C91B77"/>
    <w:rsid w:val="00C9213A"/>
    <w:rsid w:val="00C92AF0"/>
    <w:rsid w:val="00C92C30"/>
    <w:rsid w:val="00C93991"/>
    <w:rsid w:val="00C97B0C"/>
    <w:rsid w:val="00CA4AD9"/>
    <w:rsid w:val="00CA5131"/>
    <w:rsid w:val="00CA5786"/>
    <w:rsid w:val="00CA7717"/>
    <w:rsid w:val="00CB0E4B"/>
    <w:rsid w:val="00CB2E28"/>
    <w:rsid w:val="00CB3F16"/>
    <w:rsid w:val="00CC0B4D"/>
    <w:rsid w:val="00CC5827"/>
    <w:rsid w:val="00CC58E1"/>
    <w:rsid w:val="00CC6699"/>
    <w:rsid w:val="00CC6F1E"/>
    <w:rsid w:val="00CD4AEC"/>
    <w:rsid w:val="00CD5BDE"/>
    <w:rsid w:val="00CD6D4A"/>
    <w:rsid w:val="00CE0893"/>
    <w:rsid w:val="00CE1FD7"/>
    <w:rsid w:val="00CE503B"/>
    <w:rsid w:val="00CE5C2F"/>
    <w:rsid w:val="00CF2CEB"/>
    <w:rsid w:val="00CF2E46"/>
    <w:rsid w:val="00CF40AA"/>
    <w:rsid w:val="00CF5C38"/>
    <w:rsid w:val="00CF75DD"/>
    <w:rsid w:val="00D00ED5"/>
    <w:rsid w:val="00D01FCD"/>
    <w:rsid w:val="00D0371F"/>
    <w:rsid w:val="00D0798E"/>
    <w:rsid w:val="00D10425"/>
    <w:rsid w:val="00D10ACA"/>
    <w:rsid w:val="00D12C92"/>
    <w:rsid w:val="00D12C98"/>
    <w:rsid w:val="00D21732"/>
    <w:rsid w:val="00D24341"/>
    <w:rsid w:val="00D2527B"/>
    <w:rsid w:val="00D27A7B"/>
    <w:rsid w:val="00D3088F"/>
    <w:rsid w:val="00D31FB4"/>
    <w:rsid w:val="00D366E1"/>
    <w:rsid w:val="00D3691F"/>
    <w:rsid w:val="00D41480"/>
    <w:rsid w:val="00D423CC"/>
    <w:rsid w:val="00D42EE3"/>
    <w:rsid w:val="00D45788"/>
    <w:rsid w:val="00D46A9D"/>
    <w:rsid w:val="00D52A37"/>
    <w:rsid w:val="00D531AA"/>
    <w:rsid w:val="00D567B1"/>
    <w:rsid w:val="00D576E7"/>
    <w:rsid w:val="00D61AAA"/>
    <w:rsid w:val="00D63325"/>
    <w:rsid w:val="00D63D47"/>
    <w:rsid w:val="00D63F87"/>
    <w:rsid w:val="00D70E95"/>
    <w:rsid w:val="00D72E2E"/>
    <w:rsid w:val="00D7764E"/>
    <w:rsid w:val="00D77FD2"/>
    <w:rsid w:val="00D80262"/>
    <w:rsid w:val="00D83FEB"/>
    <w:rsid w:val="00D8459F"/>
    <w:rsid w:val="00D84D5B"/>
    <w:rsid w:val="00D8572E"/>
    <w:rsid w:val="00D87082"/>
    <w:rsid w:val="00D91765"/>
    <w:rsid w:val="00D95A69"/>
    <w:rsid w:val="00DA6A83"/>
    <w:rsid w:val="00DA6F1A"/>
    <w:rsid w:val="00DB0FEC"/>
    <w:rsid w:val="00DB4149"/>
    <w:rsid w:val="00DB4AE2"/>
    <w:rsid w:val="00DC658A"/>
    <w:rsid w:val="00DC6730"/>
    <w:rsid w:val="00DC7815"/>
    <w:rsid w:val="00DD2032"/>
    <w:rsid w:val="00DD32B9"/>
    <w:rsid w:val="00DD574E"/>
    <w:rsid w:val="00DD644A"/>
    <w:rsid w:val="00DE1CCD"/>
    <w:rsid w:val="00DE4D7F"/>
    <w:rsid w:val="00DE6C22"/>
    <w:rsid w:val="00DF27F0"/>
    <w:rsid w:val="00DF2C43"/>
    <w:rsid w:val="00DF769B"/>
    <w:rsid w:val="00DF7E51"/>
    <w:rsid w:val="00E00EB4"/>
    <w:rsid w:val="00E058EB"/>
    <w:rsid w:val="00E071FB"/>
    <w:rsid w:val="00E07D1D"/>
    <w:rsid w:val="00E139E4"/>
    <w:rsid w:val="00E13BBC"/>
    <w:rsid w:val="00E14EBE"/>
    <w:rsid w:val="00E2273E"/>
    <w:rsid w:val="00E24CF8"/>
    <w:rsid w:val="00E2600F"/>
    <w:rsid w:val="00E35467"/>
    <w:rsid w:val="00E371CF"/>
    <w:rsid w:val="00E44EB8"/>
    <w:rsid w:val="00E4550B"/>
    <w:rsid w:val="00E53A49"/>
    <w:rsid w:val="00E54756"/>
    <w:rsid w:val="00E5742F"/>
    <w:rsid w:val="00E6054F"/>
    <w:rsid w:val="00E616EF"/>
    <w:rsid w:val="00E64C47"/>
    <w:rsid w:val="00E64CBB"/>
    <w:rsid w:val="00E71C77"/>
    <w:rsid w:val="00E72C9E"/>
    <w:rsid w:val="00E73336"/>
    <w:rsid w:val="00E74248"/>
    <w:rsid w:val="00E77F5C"/>
    <w:rsid w:val="00E80EE8"/>
    <w:rsid w:val="00E838EA"/>
    <w:rsid w:val="00E859AF"/>
    <w:rsid w:val="00E90BD7"/>
    <w:rsid w:val="00E91321"/>
    <w:rsid w:val="00E921F2"/>
    <w:rsid w:val="00E96F7B"/>
    <w:rsid w:val="00EA1328"/>
    <w:rsid w:val="00EA2830"/>
    <w:rsid w:val="00EA2CAD"/>
    <w:rsid w:val="00EB2274"/>
    <w:rsid w:val="00EC08E1"/>
    <w:rsid w:val="00EC6A50"/>
    <w:rsid w:val="00EC7864"/>
    <w:rsid w:val="00ED32FF"/>
    <w:rsid w:val="00ED4626"/>
    <w:rsid w:val="00ED7B08"/>
    <w:rsid w:val="00EE108E"/>
    <w:rsid w:val="00EE34D8"/>
    <w:rsid w:val="00EE40A8"/>
    <w:rsid w:val="00EE622B"/>
    <w:rsid w:val="00EF03B9"/>
    <w:rsid w:val="00EF2BAF"/>
    <w:rsid w:val="00EF46AB"/>
    <w:rsid w:val="00EF6526"/>
    <w:rsid w:val="00EF7375"/>
    <w:rsid w:val="00F01ED3"/>
    <w:rsid w:val="00F06ABB"/>
    <w:rsid w:val="00F07E9F"/>
    <w:rsid w:val="00F133CE"/>
    <w:rsid w:val="00F159C1"/>
    <w:rsid w:val="00F17419"/>
    <w:rsid w:val="00F17889"/>
    <w:rsid w:val="00F22819"/>
    <w:rsid w:val="00F23D84"/>
    <w:rsid w:val="00F24FB3"/>
    <w:rsid w:val="00F25B20"/>
    <w:rsid w:val="00F26895"/>
    <w:rsid w:val="00F26C9E"/>
    <w:rsid w:val="00F3115A"/>
    <w:rsid w:val="00F35F64"/>
    <w:rsid w:val="00F36820"/>
    <w:rsid w:val="00F3729A"/>
    <w:rsid w:val="00F37A34"/>
    <w:rsid w:val="00F37C26"/>
    <w:rsid w:val="00F4165F"/>
    <w:rsid w:val="00F46B6C"/>
    <w:rsid w:val="00F46DDA"/>
    <w:rsid w:val="00F50718"/>
    <w:rsid w:val="00F5324B"/>
    <w:rsid w:val="00F542A8"/>
    <w:rsid w:val="00F542A9"/>
    <w:rsid w:val="00F557CC"/>
    <w:rsid w:val="00F60232"/>
    <w:rsid w:val="00F604B3"/>
    <w:rsid w:val="00F60631"/>
    <w:rsid w:val="00F61DAD"/>
    <w:rsid w:val="00F63528"/>
    <w:rsid w:val="00F64CE2"/>
    <w:rsid w:val="00F714B7"/>
    <w:rsid w:val="00F73D86"/>
    <w:rsid w:val="00F740B6"/>
    <w:rsid w:val="00F81012"/>
    <w:rsid w:val="00F818A8"/>
    <w:rsid w:val="00F81E17"/>
    <w:rsid w:val="00F820D0"/>
    <w:rsid w:val="00F829F7"/>
    <w:rsid w:val="00F83A5F"/>
    <w:rsid w:val="00F866DD"/>
    <w:rsid w:val="00F9083D"/>
    <w:rsid w:val="00F931F0"/>
    <w:rsid w:val="00F94CDB"/>
    <w:rsid w:val="00F956C2"/>
    <w:rsid w:val="00F95D74"/>
    <w:rsid w:val="00F95E4D"/>
    <w:rsid w:val="00F96398"/>
    <w:rsid w:val="00F96E5A"/>
    <w:rsid w:val="00F97D35"/>
    <w:rsid w:val="00FA1ADB"/>
    <w:rsid w:val="00FA26EC"/>
    <w:rsid w:val="00FA362D"/>
    <w:rsid w:val="00FB24CE"/>
    <w:rsid w:val="00FB7A0F"/>
    <w:rsid w:val="00FC16E8"/>
    <w:rsid w:val="00FD04B5"/>
    <w:rsid w:val="00FD07BE"/>
    <w:rsid w:val="00FD26AC"/>
    <w:rsid w:val="00FD35E2"/>
    <w:rsid w:val="00FD46BC"/>
    <w:rsid w:val="00FD672B"/>
    <w:rsid w:val="00FE0560"/>
    <w:rsid w:val="00FE08C5"/>
    <w:rsid w:val="00FE1410"/>
    <w:rsid w:val="00FE1443"/>
    <w:rsid w:val="00FE6910"/>
    <w:rsid w:val="00FE7355"/>
    <w:rsid w:val="00FF11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346235"/>
  <w15:docId w15:val="{F0EF835D-3CFB-4665-8BAF-9FA723F09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6775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basedOn w:val="a0"/>
    <w:uiPriority w:val="99"/>
    <w:semiHidden/>
    <w:unhideWhenUsed/>
    <w:rsid w:val="00AC0C11"/>
    <w:rPr>
      <w:sz w:val="21"/>
      <w:szCs w:val="21"/>
    </w:rPr>
  </w:style>
  <w:style w:type="paragraph" w:styleId="a5">
    <w:name w:val="annotation text"/>
    <w:basedOn w:val="a"/>
    <w:link w:val="Char"/>
    <w:uiPriority w:val="99"/>
    <w:unhideWhenUsed/>
    <w:rsid w:val="00AC0C11"/>
    <w:pPr>
      <w:jc w:val="left"/>
    </w:pPr>
  </w:style>
  <w:style w:type="character" w:customStyle="1" w:styleId="Char">
    <w:name w:val="메모 텍스트 Char"/>
    <w:basedOn w:val="a0"/>
    <w:link w:val="a5"/>
    <w:uiPriority w:val="99"/>
    <w:rsid w:val="00AC0C11"/>
  </w:style>
  <w:style w:type="paragraph" w:styleId="a6">
    <w:name w:val="annotation subject"/>
    <w:basedOn w:val="a5"/>
    <w:next w:val="a5"/>
    <w:link w:val="Char0"/>
    <w:uiPriority w:val="99"/>
    <w:semiHidden/>
    <w:unhideWhenUsed/>
    <w:rsid w:val="00AC0C11"/>
    <w:rPr>
      <w:b/>
      <w:bCs/>
    </w:rPr>
  </w:style>
  <w:style w:type="character" w:customStyle="1" w:styleId="Char0">
    <w:name w:val="메모 주제 Char"/>
    <w:basedOn w:val="Char"/>
    <w:link w:val="a6"/>
    <w:uiPriority w:val="99"/>
    <w:semiHidden/>
    <w:rsid w:val="00AC0C11"/>
    <w:rPr>
      <w:b/>
      <w:bCs/>
    </w:rPr>
  </w:style>
  <w:style w:type="paragraph" w:styleId="a7">
    <w:name w:val="Balloon Text"/>
    <w:basedOn w:val="a"/>
    <w:link w:val="Char1"/>
    <w:uiPriority w:val="99"/>
    <w:semiHidden/>
    <w:unhideWhenUsed/>
    <w:rsid w:val="00AC0C11"/>
    <w:rPr>
      <w:sz w:val="18"/>
      <w:szCs w:val="18"/>
    </w:rPr>
  </w:style>
  <w:style w:type="character" w:customStyle="1" w:styleId="Char1">
    <w:name w:val="풍선 도움말 텍스트 Char"/>
    <w:basedOn w:val="a0"/>
    <w:link w:val="a7"/>
    <w:uiPriority w:val="99"/>
    <w:semiHidden/>
    <w:rsid w:val="00AC0C11"/>
    <w:rPr>
      <w:sz w:val="18"/>
      <w:szCs w:val="18"/>
    </w:rPr>
  </w:style>
  <w:style w:type="paragraph" w:styleId="a8">
    <w:name w:val="header"/>
    <w:basedOn w:val="a"/>
    <w:link w:val="Char2"/>
    <w:uiPriority w:val="99"/>
    <w:unhideWhenUsed/>
    <w:rsid w:val="00A21A9D"/>
    <w:pPr>
      <w:pBdr>
        <w:bottom w:val="single" w:sz="6" w:space="1" w:color="auto"/>
      </w:pBdr>
      <w:tabs>
        <w:tab w:val="center" w:pos="4153"/>
        <w:tab w:val="right" w:pos="8306"/>
      </w:tabs>
      <w:snapToGrid w:val="0"/>
      <w:jc w:val="center"/>
    </w:pPr>
    <w:rPr>
      <w:sz w:val="18"/>
      <w:szCs w:val="18"/>
    </w:rPr>
  </w:style>
  <w:style w:type="character" w:customStyle="1" w:styleId="Char2">
    <w:name w:val="머리글 Char"/>
    <w:basedOn w:val="a0"/>
    <w:link w:val="a8"/>
    <w:uiPriority w:val="99"/>
    <w:rsid w:val="00A21A9D"/>
    <w:rPr>
      <w:sz w:val="18"/>
      <w:szCs w:val="18"/>
    </w:rPr>
  </w:style>
  <w:style w:type="paragraph" w:styleId="a9">
    <w:name w:val="footer"/>
    <w:basedOn w:val="a"/>
    <w:link w:val="Char3"/>
    <w:uiPriority w:val="99"/>
    <w:unhideWhenUsed/>
    <w:rsid w:val="00A21A9D"/>
    <w:pPr>
      <w:tabs>
        <w:tab w:val="center" w:pos="4153"/>
        <w:tab w:val="right" w:pos="8306"/>
      </w:tabs>
      <w:snapToGrid w:val="0"/>
      <w:jc w:val="left"/>
    </w:pPr>
    <w:rPr>
      <w:sz w:val="18"/>
      <w:szCs w:val="18"/>
    </w:rPr>
  </w:style>
  <w:style w:type="character" w:customStyle="1" w:styleId="Char3">
    <w:name w:val="바닥글 Char"/>
    <w:basedOn w:val="a0"/>
    <w:link w:val="a9"/>
    <w:uiPriority w:val="99"/>
    <w:rsid w:val="00A21A9D"/>
    <w:rPr>
      <w:sz w:val="18"/>
      <w:szCs w:val="18"/>
    </w:rPr>
  </w:style>
  <w:style w:type="paragraph" w:styleId="aa">
    <w:name w:val="List Paragraph"/>
    <w:basedOn w:val="a"/>
    <w:uiPriority w:val="34"/>
    <w:qFormat/>
    <w:rsid w:val="0031623C"/>
    <w:pPr>
      <w:ind w:firstLineChars="200" w:firstLine="420"/>
    </w:pPr>
  </w:style>
  <w:style w:type="paragraph" w:styleId="ab">
    <w:name w:val="Body Text"/>
    <w:aliases w:val="BT"/>
    <w:basedOn w:val="a"/>
    <w:link w:val="Char4"/>
    <w:rsid w:val="00AF43C3"/>
    <w:pPr>
      <w:widowControl/>
      <w:spacing w:after="240"/>
      <w:ind w:firstLine="720"/>
    </w:pPr>
    <w:rPr>
      <w:rFonts w:ascii="Times New Roman" w:eastAsia="SimSun" w:hAnsi="Times New Roman" w:cs="Times New Roman"/>
      <w:kern w:val="0"/>
      <w:sz w:val="24"/>
      <w:szCs w:val="24"/>
      <w:lang w:eastAsia="en-US"/>
    </w:rPr>
  </w:style>
  <w:style w:type="character" w:customStyle="1" w:styleId="Char4">
    <w:name w:val="본문 Char"/>
    <w:aliases w:val="BT Char"/>
    <w:basedOn w:val="a0"/>
    <w:link w:val="ab"/>
    <w:rsid w:val="00AF43C3"/>
    <w:rPr>
      <w:rFonts w:ascii="Times New Roman" w:eastAsia="SimSun" w:hAnsi="Times New Roman" w:cs="Times New Roman"/>
      <w:kern w:val="0"/>
      <w:sz w:val="24"/>
      <w:szCs w:val="24"/>
      <w:lang w:eastAsia="en-US"/>
    </w:rPr>
  </w:style>
  <w:style w:type="character" w:styleId="ac">
    <w:name w:val="Hyperlink"/>
    <w:basedOn w:val="a0"/>
    <w:uiPriority w:val="99"/>
    <w:unhideWhenUsed/>
    <w:rsid w:val="00DE4D7F"/>
    <w:rPr>
      <w:color w:val="0563C1" w:themeColor="hyperlink"/>
      <w:u w:val="single"/>
    </w:rPr>
  </w:style>
  <w:style w:type="paragraph" w:customStyle="1" w:styleId="A3DefinitionParty">
    <w:name w:val="§ A 3 Definition Party"/>
    <w:basedOn w:val="a"/>
    <w:qFormat/>
    <w:rsid w:val="004D012F"/>
    <w:pPr>
      <w:widowControl/>
      <w:spacing w:before="120" w:after="120" w:line="276" w:lineRule="auto"/>
      <w:jc w:val="right"/>
    </w:pPr>
    <w:rPr>
      <w:rFonts w:ascii="Arial" w:hAnsi="Arial"/>
      <w:kern w:val="0"/>
      <w:sz w:val="20"/>
      <w:lang w:val="de-DE" w:eastAsia="en-US"/>
    </w:rPr>
  </w:style>
  <w:style w:type="paragraph" w:customStyle="1" w:styleId="B31TextSubpara">
    <w:name w:val="§ B 3.1. Text Subpara"/>
    <w:basedOn w:val="a"/>
    <w:autoRedefine/>
    <w:qFormat/>
    <w:rsid w:val="008F1895"/>
    <w:pPr>
      <w:keepLines/>
      <w:widowControl/>
      <w:ind w:left="720"/>
    </w:pPr>
    <w:rPr>
      <w:rFonts w:ascii="Arial" w:hAnsi="Arial"/>
      <w:kern w:val="0"/>
      <w:sz w:val="20"/>
      <w:lang w:val="de-DE" w:eastAsia="en-US"/>
    </w:rPr>
  </w:style>
  <w:style w:type="table" w:customStyle="1" w:styleId="1">
    <w:name w:val="网格型1"/>
    <w:basedOn w:val="a1"/>
    <w:next w:val="a3"/>
    <w:rsid w:val="00CF5C38"/>
    <w:rPr>
      <w:rFonts w:ascii="Times New Roman" w:eastAsia="SimSun" w:hAnsi="Times New Roman" w:cs="Times New Roman"/>
      <w:kern w:val="0"/>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ody Text Indent"/>
    <w:basedOn w:val="a"/>
    <w:link w:val="Char5"/>
    <w:uiPriority w:val="99"/>
    <w:semiHidden/>
    <w:unhideWhenUsed/>
    <w:rsid w:val="001D34C5"/>
    <w:pPr>
      <w:spacing w:after="120"/>
      <w:ind w:leftChars="200" w:left="420"/>
    </w:pPr>
  </w:style>
  <w:style w:type="character" w:customStyle="1" w:styleId="Char5">
    <w:name w:val="본문 들여쓰기 Char"/>
    <w:basedOn w:val="a0"/>
    <w:link w:val="ad"/>
    <w:uiPriority w:val="99"/>
    <w:semiHidden/>
    <w:rsid w:val="001D34C5"/>
  </w:style>
  <w:style w:type="paragraph" w:styleId="ae">
    <w:name w:val="Revision"/>
    <w:hidden/>
    <w:uiPriority w:val="99"/>
    <w:semiHidden/>
    <w:rsid w:val="00601C40"/>
  </w:style>
  <w:style w:type="table" w:styleId="1-3">
    <w:name w:val="Grid Table 1 Light Accent 3"/>
    <w:basedOn w:val="a1"/>
    <w:uiPriority w:val="46"/>
    <w:rsid w:val="00F60631"/>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af">
    <w:name w:val="Strong"/>
    <w:basedOn w:val="a0"/>
    <w:uiPriority w:val="22"/>
    <w:qFormat/>
    <w:rsid w:val="00433C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759805">
      <w:bodyDiv w:val="1"/>
      <w:marLeft w:val="0"/>
      <w:marRight w:val="0"/>
      <w:marTop w:val="0"/>
      <w:marBottom w:val="0"/>
      <w:divBdr>
        <w:top w:val="none" w:sz="0" w:space="0" w:color="auto"/>
        <w:left w:val="none" w:sz="0" w:space="0" w:color="auto"/>
        <w:bottom w:val="none" w:sz="0" w:space="0" w:color="auto"/>
        <w:right w:val="none" w:sz="0" w:space="0" w:color="auto"/>
      </w:divBdr>
    </w:div>
    <w:div w:id="279189525">
      <w:bodyDiv w:val="1"/>
      <w:marLeft w:val="0"/>
      <w:marRight w:val="0"/>
      <w:marTop w:val="0"/>
      <w:marBottom w:val="0"/>
      <w:divBdr>
        <w:top w:val="none" w:sz="0" w:space="0" w:color="auto"/>
        <w:left w:val="none" w:sz="0" w:space="0" w:color="auto"/>
        <w:bottom w:val="none" w:sz="0" w:space="0" w:color="auto"/>
        <w:right w:val="none" w:sz="0" w:space="0" w:color="auto"/>
      </w:divBdr>
    </w:div>
    <w:div w:id="316879033">
      <w:bodyDiv w:val="1"/>
      <w:marLeft w:val="0"/>
      <w:marRight w:val="0"/>
      <w:marTop w:val="0"/>
      <w:marBottom w:val="0"/>
      <w:divBdr>
        <w:top w:val="none" w:sz="0" w:space="0" w:color="auto"/>
        <w:left w:val="none" w:sz="0" w:space="0" w:color="auto"/>
        <w:bottom w:val="none" w:sz="0" w:space="0" w:color="auto"/>
        <w:right w:val="none" w:sz="0" w:space="0" w:color="auto"/>
      </w:divBdr>
    </w:div>
    <w:div w:id="424302514">
      <w:bodyDiv w:val="1"/>
      <w:marLeft w:val="0"/>
      <w:marRight w:val="0"/>
      <w:marTop w:val="0"/>
      <w:marBottom w:val="0"/>
      <w:divBdr>
        <w:top w:val="none" w:sz="0" w:space="0" w:color="auto"/>
        <w:left w:val="none" w:sz="0" w:space="0" w:color="auto"/>
        <w:bottom w:val="none" w:sz="0" w:space="0" w:color="auto"/>
        <w:right w:val="none" w:sz="0" w:space="0" w:color="auto"/>
      </w:divBdr>
    </w:div>
    <w:div w:id="473568978">
      <w:bodyDiv w:val="1"/>
      <w:marLeft w:val="0"/>
      <w:marRight w:val="0"/>
      <w:marTop w:val="0"/>
      <w:marBottom w:val="0"/>
      <w:divBdr>
        <w:top w:val="none" w:sz="0" w:space="0" w:color="auto"/>
        <w:left w:val="none" w:sz="0" w:space="0" w:color="auto"/>
        <w:bottom w:val="none" w:sz="0" w:space="0" w:color="auto"/>
        <w:right w:val="none" w:sz="0" w:space="0" w:color="auto"/>
      </w:divBdr>
    </w:div>
    <w:div w:id="548879668">
      <w:bodyDiv w:val="1"/>
      <w:marLeft w:val="0"/>
      <w:marRight w:val="0"/>
      <w:marTop w:val="0"/>
      <w:marBottom w:val="0"/>
      <w:divBdr>
        <w:top w:val="none" w:sz="0" w:space="0" w:color="auto"/>
        <w:left w:val="none" w:sz="0" w:space="0" w:color="auto"/>
        <w:bottom w:val="none" w:sz="0" w:space="0" w:color="auto"/>
        <w:right w:val="none" w:sz="0" w:space="0" w:color="auto"/>
      </w:divBdr>
    </w:div>
    <w:div w:id="561720152">
      <w:bodyDiv w:val="1"/>
      <w:marLeft w:val="0"/>
      <w:marRight w:val="0"/>
      <w:marTop w:val="0"/>
      <w:marBottom w:val="0"/>
      <w:divBdr>
        <w:top w:val="none" w:sz="0" w:space="0" w:color="auto"/>
        <w:left w:val="none" w:sz="0" w:space="0" w:color="auto"/>
        <w:bottom w:val="none" w:sz="0" w:space="0" w:color="auto"/>
        <w:right w:val="none" w:sz="0" w:space="0" w:color="auto"/>
      </w:divBdr>
    </w:div>
    <w:div w:id="595789336">
      <w:bodyDiv w:val="1"/>
      <w:marLeft w:val="0"/>
      <w:marRight w:val="0"/>
      <w:marTop w:val="0"/>
      <w:marBottom w:val="0"/>
      <w:divBdr>
        <w:top w:val="none" w:sz="0" w:space="0" w:color="auto"/>
        <w:left w:val="none" w:sz="0" w:space="0" w:color="auto"/>
        <w:bottom w:val="none" w:sz="0" w:space="0" w:color="auto"/>
        <w:right w:val="none" w:sz="0" w:space="0" w:color="auto"/>
      </w:divBdr>
      <w:divsChild>
        <w:div w:id="828835918">
          <w:marLeft w:val="0"/>
          <w:marRight w:val="0"/>
          <w:marTop w:val="0"/>
          <w:marBottom w:val="0"/>
          <w:divBdr>
            <w:top w:val="none" w:sz="0" w:space="0" w:color="auto"/>
            <w:left w:val="none" w:sz="0" w:space="0" w:color="auto"/>
            <w:bottom w:val="none" w:sz="0" w:space="0" w:color="auto"/>
            <w:right w:val="none" w:sz="0" w:space="0" w:color="auto"/>
          </w:divBdr>
          <w:divsChild>
            <w:div w:id="426770607">
              <w:marLeft w:val="0"/>
              <w:marRight w:val="0"/>
              <w:marTop w:val="0"/>
              <w:marBottom w:val="0"/>
              <w:divBdr>
                <w:top w:val="none" w:sz="0" w:space="0" w:color="auto"/>
                <w:left w:val="none" w:sz="0" w:space="0" w:color="auto"/>
                <w:bottom w:val="none" w:sz="0" w:space="0" w:color="auto"/>
                <w:right w:val="none" w:sz="0" w:space="0" w:color="auto"/>
              </w:divBdr>
              <w:divsChild>
                <w:div w:id="1019307750">
                  <w:marLeft w:val="0"/>
                  <w:marRight w:val="0"/>
                  <w:marTop w:val="0"/>
                  <w:marBottom w:val="0"/>
                  <w:divBdr>
                    <w:top w:val="none" w:sz="0" w:space="0" w:color="auto"/>
                    <w:left w:val="none" w:sz="0" w:space="0" w:color="auto"/>
                    <w:bottom w:val="none" w:sz="0" w:space="0" w:color="auto"/>
                    <w:right w:val="none" w:sz="0" w:space="0" w:color="auto"/>
                  </w:divBdr>
                  <w:divsChild>
                    <w:div w:id="722171000">
                      <w:marLeft w:val="0"/>
                      <w:marRight w:val="0"/>
                      <w:marTop w:val="0"/>
                      <w:marBottom w:val="0"/>
                      <w:divBdr>
                        <w:top w:val="none" w:sz="0" w:space="0" w:color="auto"/>
                        <w:left w:val="none" w:sz="0" w:space="0" w:color="auto"/>
                        <w:bottom w:val="none" w:sz="0" w:space="0" w:color="auto"/>
                        <w:right w:val="none" w:sz="0" w:space="0" w:color="auto"/>
                      </w:divBdr>
                      <w:divsChild>
                        <w:div w:id="1182429463">
                          <w:marLeft w:val="0"/>
                          <w:marRight w:val="0"/>
                          <w:marTop w:val="0"/>
                          <w:marBottom w:val="0"/>
                          <w:divBdr>
                            <w:top w:val="none" w:sz="0" w:space="0" w:color="auto"/>
                            <w:left w:val="none" w:sz="0" w:space="0" w:color="auto"/>
                            <w:bottom w:val="none" w:sz="0" w:space="0" w:color="auto"/>
                            <w:right w:val="none" w:sz="0" w:space="0" w:color="auto"/>
                          </w:divBdr>
                          <w:divsChild>
                            <w:div w:id="250898898">
                              <w:marLeft w:val="0"/>
                              <w:marRight w:val="300"/>
                              <w:marTop w:val="180"/>
                              <w:marBottom w:val="0"/>
                              <w:divBdr>
                                <w:top w:val="none" w:sz="0" w:space="0" w:color="auto"/>
                                <w:left w:val="none" w:sz="0" w:space="0" w:color="auto"/>
                                <w:bottom w:val="none" w:sz="0" w:space="0" w:color="auto"/>
                                <w:right w:val="none" w:sz="0" w:space="0" w:color="auto"/>
                              </w:divBdr>
                              <w:divsChild>
                                <w:div w:id="27309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751385">
          <w:marLeft w:val="0"/>
          <w:marRight w:val="0"/>
          <w:marTop w:val="0"/>
          <w:marBottom w:val="0"/>
          <w:divBdr>
            <w:top w:val="none" w:sz="0" w:space="0" w:color="auto"/>
            <w:left w:val="none" w:sz="0" w:space="0" w:color="auto"/>
            <w:bottom w:val="none" w:sz="0" w:space="0" w:color="auto"/>
            <w:right w:val="none" w:sz="0" w:space="0" w:color="auto"/>
          </w:divBdr>
          <w:divsChild>
            <w:div w:id="564730390">
              <w:marLeft w:val="0"/>
              <w:marRight w:val="0"/>
              <w:marTop w:val="0"/>
              <w:marBottom w:val="0"/>
              <w:divBdr>
                <w:top w:val="none" w:sz="0" w:space="0" w:color="auto"/>
                <w:left w:val="none" w:sz="0" w:space="0" w:color="auto"/>
                <w:bottom w:val="none" w:sz="0" w:space="0" w:color="auto"/>
                <w:right w:val="none" w:sz="0" w:space="0" w:color="auto"/>
              </w:divBdr>
              <w:divsChild>
                <w:div w:id="397024499">
                  <w:marLeft w:val="0"/>
                  <w:marRight w:val="0"/>
                  <w:marTop w:val="0"/>
                  <w:marBottom w:val="0"/>
                  <w:divBdr>
                    <w:top w:val="none" w:sz="0" w:space="0" w:color="auto"/>
                    <w:left w:val="none" w:sz="0" w:space="0" w:color="auto"/>
                    <w:bottom w:val="none" w:sz="0" w:space="0" w:color="auto"/>
                    <w:right w:val="none" w:sz="0" w:space="0" w:color="auto"/>
                  </w:divBdr>
                  <w:divsChild>
                    <w:div w:id="1064448581">
                      <w:marLeft w:val="0"/>
                      <w:marRight w:val="0"/>
                      <w:marTop w:val="0"/>
                      <w:marBottom w:val="0"/>
                      <w:divBdr>
                        <w:top w:val="none" w:sz="0" w:space="0" w:color="auto"/>
                        <w:left w:val="none" w:sz="0" w:space="0" w:color="auto"/>
                        <w:bottom w:val="none" w:sz="0" w:space="0" w:color="auto"/>
                        <w:right w:val="none" w:sz="0" w:space="0" w:color="auto"/>
                      </w:divBdr>
                      <w:divsChild>
                        <w:div w:id="27683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542620">
      <w:bodyDiv w:val="1"/>
      <w:marLeft w:val="0"/>
      <w:marRight w:val="0"/>
      <w:marTop w:val="0"/>
      <w:marBottom w:val="0"/>
      <w:divBdr>
        <w:top w:val="none" w:sz="0" w:space="0" w:color="auto"/>
        <w:left w:val="none" w:sz="0" w:space="0" w:color="auto"/>
        <w:bottom w:val="none" w:sz="0" w:space="0" w:color="auto"/>
        <w:right w:val="none" w:sz="0" w:space="0" w:color="auto"/>
      </w:divBdr>
      <w:divsChild>
        <w:div w:id="622616614">
          <w:marLeft w:val="0"/>
          <w:marRight w:val="0"/>
          <w:marTop w:val="0"/>
          <w:marBottom w:val="0"/>
          <w:divBdr>
            <w:top w:val="none" w:sz="0" w:space="0" w:color="auto"/>
            <w:left w:val="none" w:sz="0" w:space="0" w:color="auto"/>
            <w:bottom w:val="none" w:sz="0" w:space="0" w:color="auto"/>
            <w:right w:val="none" w:sz="0" w:space="0" w:color="auto"/>
          </w:divBdr>
          <w:divsChild>
            <w:div w:id="627005831">
              <w:marLeft w:val="0"/>
              <w:marRight w:val="0"/>
              <w:marTop w:val="0"/>
              <w:marBottom w:val="0"/>
              <w:divBdr>
                <w:top w:val="none" w:sz="0" w:space="0" w:color="auto"/>
                <w:left w:val="none" w:sz="0" w:space="0" w:color="auto"/>
                <w:bottom w:val="none" w:sz="0" w:space="0" w:color="auto"/>
                <w:right w:val="none" w:sz="0" w:space="0" w:color="auto"/>
              </w:divBdr>
              <w:divsChild>
                <w:div w:id="722217521">
                  <w:marLeft w:val="0"/>
                  <w:marRight w:val="0"/>
                  <w:marTop w:val="0"/>
                  <w:marBottom w:val="0"/>
                  <w:divBdr>
                    <w:top w:val="none" w:sz="0" w:space="0" w:color="auto"/>
                    <w:left w:val="none" w:sz="0" w:space="0" w:color="auto"/>
                    <w:bottom w:val="none" w:sz="0" w:space="0" w:color="auto"/>
                    <w:right w:val="none" w:sz="0" w:space="0" w:color="auto"/>
                  </w:divBdr>
                  <w:divsChild>
                    <w:div w:id="1332684667">
                      <w:marLeft w:val="0"/>
                      <w:marRight w:val="0"/>
                      <w:marTop w:val="0"/>
                      <w:marBottom w:val="0"/>
                      <w:divBdr>
                        <w:top w:val="none" w:sz="0" w:space="0" w:color="auto"/>
                        <w:left w:val="none" w:sz="0" w:space="0" w:color="auto"/>
                        <w:bottom w:val="none" w:sz="0" w:space="0" w:color="auto"/>
                        <w:right w:val="none" w:sz="0" w:space="0" w:color="auto"/>
                      </w:divBdr>
                      <w:divsChild>
                        <w:div w:id="74790311">
                          <w:marLeft w:val="0"/>
                          <w:marRight w:val="0"/>
                          <w:marTop w:val="0"/>
                          <w:marBottom w:val="0"/>
                          <w:divBdr>
                            <w:top w:val="none" w:sz="0" w:space="0" w:color="auto"/>
                            <w:left w:val="none" w:sz="0" w:space="0" w:color="auto"/>
                            <w:bottom w:val="none" w:sz="0" w:space="0" w:color="auto"/>
                            <w:right w:val="none" w:sz="0" w:space="0" w:color="auto"/>
                          </w:divBdr>
                          <w:divsChild>
                            <w:div w:id="163517822">
                              <w:marLeft w:val="0"/>
                              <w:marRight w:val="0"/>
                              <w:marTop w:val="0"/>
                              <w:marBottom w:val="0"/>
                              <w:divBdr>
                                <w:top w:val="none" w:sz="0" w:space="0" w:color="auto"/>
                                <w:left w:val="none" w:sz="0" w:space="0" w:color="auto"/>
                                <w:bottom w:val="none" w:sz="0" w:space="0" w:color="auto"/>
                                <w:right w:val="none" w:sz="0" w:space="0" w:color="auto"/>
                              </w:divBdr>
                              <w:divsChild>
                                <w:div w:id="470051804">
                                  <w:marLeft w:val="0"/>
                                  <w:marRight w:val="0"/>
                                  <w:marTop w:val="0"/>
                                  <w:marBottom w:val="0"/>
                                  <w:divBdr>
                                    <w:top w:val="none" w:sz="0" w:space="0" w:color="auto"/>
                                    <w:left w:val="none" w:sz="0" w:space="0" w:color="auto"/>
                                    <w:bottom w:val="none" w:sz="0" w:space="0" w:color="auto"/>
                                    <w:right w:val="none" w:sz="0" w:space="0" w:color="auto"/>
                                  </w:divBdr>
                                  <w:divsChild>
                                    <w:div w:id="1936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568491">
      <w:bodyDiv w:val="1"/>
      <w:marLeft w:val="0"/>
      <w:marRight w:val="0"/>
      <w:marTop w:val="0"/>
      <w:marBottom w:val="0"/>
      <w:divBdr>
        <w:top w:val="none" w:sz="0" w:space="0" w:color="auto"/>
        <w:left w:val="none" w:sz="0" w:space="0" w:color="auto"/>
        <w:bottom w:val="none" w:sz="0" w:space="0" w:color="auto"/>
        <w:right w:val="none" w:sz="0" w:space="0" w:color="auto"/>
      </w:divBdr>
      <w:divsChild>
        <w:div w:id="24991511">
          <w:marLeft w:val="0"/>
          <w:marRight w:val="0"/>
          <w:marTop w:val="0"/>
          <w:marBottom w:val="0"/>
          <w:divBdr>
            <w:top w:val="none" w:sz="0" w:space="0" w:color="auto"/>
            <w:left w:val="none" w:sz="0" w:space="0" w:color="auto"/>
            <w:bottom w:val="none" w:sz="0" w:space="0" w:color="auto"/>
            <w:right w:val="none" w:sz="0" w:space="0" w:color="auto"/>
          </w:divBdr>
          <w:divsChild>
            <w:div w:id="1496534789">
              <w:marLeft w:val="0"/>
              <w:marRight w:val="0"/>
              <w:marTop w:val="0"/>
              <w:marBottom w:val="0"/>
              <w:divBdr>
                <w:top w:val="none" w:sz="0" w:space="0" w:color="auto"/>
                <w:left w:val="none" w:sz="0" w:space="0" w:color="auto"/>
                <w:bottom w:val="none" w:sz="0" w:space="0" w:color="auto"/>
                <w:right w:val="none" w:sz="0" w:space="0" w:color="auto"/>
              </w:divBdr>
              <w:divsChild>
                <w:div w:id="1308125417">
                  <w:marLeft w:val="0"/>
                  <w:marRight w:val="0"/>
                  <w:marTop w:val="0"/>
                  <w:marBottom w:val="0"/>
                  <w:divBdr>
                    <w:top w:val="none" w:sz="0" w:space="0" w:color="auto"/>
                    <w:left w:val="none" w:sz="0" w:space="0" w:color="auto"/>
                    <w:bottom w:val="none" w:sz="0" w:space="0" w:color="auto"/>
                    <w:right w:val="none" w:sz="0" w:space="0" w:color="auto"/>
                  </w:divBdr>
                  <w:divsChild>
                    <w:div w:id="1855265299">
                      <w:marLeft w:val="0"/>
                      <w:marRight w:val="0"/>
                      <w:marTop w:val="0"/>
                      <w:marBottom w:val="0"/>
                      <w:divBdr>
                        <w:top w:val="none" w:sz="0" w:space="0" w:color="auto"/>
                        <w:left w:val="none" w:sz="0" w:space="0" w:color="auto"/>
                        <w:bottom w:val="none" w:sz="0" w:space="0" w:color="auto"/>
                        <w:right w:val="none" w:sz="0" w:space="0" w:color="auto"/>
                      </w:divBdr>
                      <w:divsChild>
                        <w:div w:id="1910454432">
                          <w:marLeft w:val="0"/>
                          <w:marRight w:val="0"/>
                          <w:marTop w:val="0"/>
                          <w:marBottom w:val="0"/>
                          <w:divBdr>
                            <w:top w:val="none" w:sz="0" w:space="0" w:color="auto"/>
                            <w:left w:val="none" w:sz="0" w:space="0" w:color="auto"/>
                            <w:bottom w:val="none" w:sz="0" w:space="0" w:color="auto"/>
                            <w:right w:val="none" w:sz="0" w:space="0" w:color="auto"/>
                          </w:divBdr>
                          <w:divsChild>
                            <w:div w:id="1764716825">
                              <w:marLeft w:val="0"/>
                              <w:marRight w:val="0"/>
                              <w:marTop w:val="0"/>
                              <w:marBottom w:val="0"/>
                              <w:divBdr>
                                <w:top w:val="none" w:sz="0" w:space="0" w:color="auto"/>
                                <w:left w:val="none" w:sz="0" w:space="0" w:color="auto"/>
                                <w:bottom w:val="none" w:sz="0" w:space="0" w:color="auto"/>
                                <w:right w:val="none" w:sz="0" w:space="0" w:color="auto"/>
                              </w:divBdr>
                              <w:divsChild>
                                <w:div w:id="1411928219">
                                  <w:marLeft w:val="0"/>
                                  <w:marRight w:val="0"/>
                                  <w:marTop w:val="0"/>
                                  <w:marBottom w:val="0"/>
                                  <w:divBdr>
                                    <w:top w:val="none" w:sz="0" w:space="0" w:color="auto"/>
                                    <w:left w:val="none" w:sz="0" w:space="0" w:color="auto"/>
                                    <w:bottom w:val="none" w:sz="0" w:space="0" w:color="auto"/>
                                    <w:right w:val="none" w:sz="0" w:space="0" w:color="auto"/>
                                  </w:divBdr>
                                  <w:divsChild>
                                    <w:div w:id="142379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431722">
      <w:bodyDiv w:val="1"/>
      <w:marLeft w:val="0"/>
      <w:marRight w:val="0"/>
      <w:marTop w:val="0"/>
      <w:marBottom w:val="0"/>
      <w:divBdr>
        <w:top w:val="none" w:sz="0" w:space="0" w:color="auto"/>
        <w:left w:val="none" w:sz="0" w:space="0" w:color="auto"/>
        <w:bottom w:val="none" w:sz="0" w:space="0" w:color="auto"/>
        <w:right w:val="none" w:sz="0" w:space="0" w:color="auto"/>
      </w:divBdr>
    </w:div>
    <w:div w:id="1083066415">
      <w:bodyDiv w:val="1"/>
      <w:marLeft w:val="0"/>
      <w:marRight w:val="0"/>
      <w:marTop w:val="0"/>
      <w:marBottom w:val="0"/>
      <w:divBdr>
        <w:top w:val="none" w:sz="0" w:space="0" w:color="auto"/>
        <w:left w:val="none" w:sz="0" w:space="0" w:color="auto"/>
        <w:bottom w:val="none" w:sz="0" w:space="0" w:color="auto"/>
        <w:right w:val="none" w:sz="0" w:space="0" w:color="auto"/>
      </w:divBdr>
    </w:div>
    <w:div w:id="1085229499">
      <w:bodyDiv w:val="1"/>
      <w:marLeft w:val="0"/>
      <w:marRight w:val="0"/>
      <w:marTop w:val="0"/>
      <w:marBottom w:val="0"/>
      <w:divBdr>
        <w:top w:val="none" w:sz="0" w:space="0" w:color="auto"/>
        <w:left w:val="none" w:sz="0" w:space="0" w:color="auto"/>
        <w:bottom w:val="none" w:sz="0" w:space="0" w:color="auto"/>
        <w:right w:val="none" w:sz="0" w:space="0" w:color="auto"/>
      </w:divBdr>
    </w:div>
    <w:div w:id="1149059951">
      <w:bodyDiv w:val="1"/>
      <w:marLeft w:val="0"/>
      <w:marRight w:val="0"/>
      <w:marTop w:val="0"/>
      <w:marBottom w:val="0"/>
      <w:divBdr>
        <w:top w:val="none" w:sz="0" w:space="0" w:color="auto"/>
        <w:left w:val="none" w:sz="0" w:space="0" w:color="auto"/>
        <w:bottom w:val="none" w:sz="0" w:space="0" w:color="auto"/>
        <w:right w:val="none" w:sz="0" w:space="0" w:color="auto"/>
      </w:divBdr>
    </w:div>
    <w:div w:id="1635678279">
      <w:bodyDiv w:val="1"/>
      <w:marLeft w:val="0"/>
      <w:marRight w:val="0"/>
      <w:marTop w:val="0"/>
      <w:marBottom w:val="0"/>
      <w:divBdr>
        <w:top w:val="none" w:sz="0" w:space="0" w:color="auto"/>
        <w:left w:val="none" w:sz="0" w:space="0" w:color="auto"/>
        <w:bottom w:val="none" w:sz="0" w:space="0" w:color="auto"/>
        <w:right w:val="none" w:sz="0" w:space="0" w:color="auto"/>
      </w:divBdr>
    </w:div>
    <w:div w:id="1641501219">
      <w:bodyDiv w:val="1"/>
      <w:marLeft w:val="0"/>
      <w:marRight w:val="0"/>
      <w:marTop w:val="0"/>
      <w:marBottom w:val="0"/>
      <w:divBdr>
        <w:top w:val="none" w:sz="0" w:space="0" w:color="auto"/>
        <w:left w:val="none" w:sz="0" w:space="0" w:color="auto"/>
        <w:bottom w:val="none" w:sz="0" w:space="0" w:color="auto"/>
        <w:right w:val="none" w:sz="0" w:space="0" w:color="auto"/>
      </w:divBdr>
    </w:div>
    <w:div w:id="1692494033">
      <w:bodyDiv w:val="1"/>
      <w:marLeft w:val="0"/>
      <w:marRight w:val="0"/>
      <w:marTop w:val="0"/>
      <w:marBottom w:val="0"/>
      <w:divBdr>
        <w:top w:val="none" w:sz="0" w:space="0" w:color="auto"/>
        <w:left w:val="none" w:sz="0" w:space="0" w:color="auto"/>
        <w:bottom w:val="none" w:sz="0" w:space="0" w:color="auto"/>
        <w:right w:val="none" w:sz="0" w:space="0" w:color="auto"/>
      </w:divBdr>
    </w:div>
    <w:div w:id="1779134951">
      <w:bodyDiv w:val="1"/>
      <w:marLeft w:val="0"/>
      <w:marRight w:val="0"/>
      <w:marTop w:val="0"/>
      <w:marBottom w:val="0"/>
      <w:divBdr>
        <w:top w:val="none" w:sz="0" w:space="0" w:color="auto"/>
        <w:left w:val="none" w:sz="0" w:space="0" w:color="auto"/>
        <w:bottom w:val="none" w:sz="0" w:space="0" w:color="auto"/>
        <w:right w:val="none" w:sz="0" w:space="0" w:color="auto"/>
      </w:divBdr>
    </w:div>
    <w:div w:id="1807963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CF29E48729C841BDDA1FE8540A577B" ma:contentTypeVersion="14" ma:contentTypeDescription="Create a new document." ma:contentTypeScope="" ma:versionID="06188a0b8cea2103e9e62091ec8f60d1">
  <xsd:schema xmlns:xsd="http://www.w3.org/2001/XMLSchema" xmlns:xs="http://www.w3.org/2001/XMLSchema" xmlns:p="http://schemas.microsoft.com/office/2006/metadata/properties" xmlns:ns2="77e7f3cd-de93-4066-b4d2-e77ac1a35a02" xmlns:ns3="6d45c062-d43a-480b-87b3-0b5c0ff48d98" targetNamespace="http://schemas.microsoft.com/office/2006/metadata/properties" ma:root="true" ma:fieldsID="a7ac452b59bc2dcaab6b460d5522c747" ns2:_="" ns3:_="">
    <xsd:import namespace="77e7f3cd-de93-4066-b4d2-e77ac1a35a02"/>
    <xsd:import namespace="6d45c062-d43a-480b-87b3-0b5c0ff48d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7f3cd-de93-4066-b4d2-e77ac1a35a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ce88159-492d-46ff-ac2d-80604fb322c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d45c062-d43a-480b-87b3-0b5c0ff48d9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95f2590-fba5-4dde-8590-82e442521b98}" ma:internalName="TaxCatchAll" ma:showField="CatchAllData" ma:web="6d45c062-d43a-480b-87b3-0b5c0ff48d9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d45c062-d43a-480b-87b3-0b5c0ff48d98" xsi:nil="true"/>
    <lcf76f155ced4ddcb4097134ff3c332f xmlns="77e7f3cd-de93-4066-b4d2-e77ac1a35a0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856FC-4882-4B3A-89B4-1CCBD9563F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7f3cd-de93-4066-b4d2-e77ac1a35a02"/>
    <ds:schemaRef ds:uri="6d45c062-d43a-480b-87b3-0b5c0ff48d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90E42F-BBA3-4388-A448-486CE40C7C5C}">
  <ds:schemaRefs>
    <ds:schemaRef ds:uri="http://schemas.microsoft.com/sharepoint/v3/contenttype/forms"/>
  </ds:schemaRefs>
</ds:datastoreItem>
</file>

<file path=customXml/itemProps3.xml><?xml version="1.0" encoding="utf-8"?>
<ds:datastoreItem xmlns:ds="http://schemas.openxmlformats.org/officeDocument/2006/customXml" ds:itemID="{9C538BF2-660E-4FEC-B907-75C7FA9440FD}">
  <ds:schemaRefs>
    <ds:schemaRef ds:uri="http://schemas.microsoft.com/office/2006/metadata/properties"/>
    <ds:schemaRef ds:uri="http://schemas.microsoft.com/office/infopath/2007/PartnerControls"/>
    <ds:schemaRef ds:uri="6d45c062-d43a-480b-87b3-0b5c0ff48d98"/>
    <ds:schemaRef ds:uri="77e7f3cd-de93-4066-b4d2-e77ac1a35a02"/>
  </ds:schemaRefs>
</ds:datastoreItem>
</file>

<file path=customXml/itemProps4.xml><?xml version="1.0" encoding="utf-8"?>
<ds:datastoreItem xmlns:ds="http://schemas.openxmlformats.org/officeDocument/2006/customXml" ds:itemID="{1B91B2D0-F28E-4585-B980-319A252F8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2040</Words>
  <Characters>11634</Characters>
  <Application>Microsoft Office Word</Application>
  <DocSecurity>0</DocSecurity>
  <Lines>96</Lines>
  <Paragraphs>27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Ding｜R&amp;P</dc:creator>
  <cp:keywords/>
  <dc:description/>
  <cp:lastModifiedBy>김현주 (Hyunjoo Kim)</cp:lastModifiedBy>
  <cp:revision>2</cp:revision>
  <cp:lastPrinted>2025-03-11T03:41:00Z</cp:lastPrinted>
  <dcterms:created xsi:type="dcterms:W3CDTF">2025-04-01T08:31:00Z</dcterms:created>
  <dcterms:modified xsi:type="dcterms:W3CDTF">2025-04-01T08:31:00Z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0x0101000ACF29E48729C841BDDA1FE8540A577B</vt:lpwstr>
  </property>
  <property fmtid="{D5CDD505-2E9C-101B-9397-08002B2CF9AE}" pid="3" name="MediaServiceImageTags">
    <vt:lpwstr/>
  </property>
</Properties>
</file>