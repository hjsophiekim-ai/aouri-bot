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9050F" w14:textId="77777777" w:rsidR="00E53566" w:rsidRDefault="00625AEA">
      <w:pPr>
        <w:jc w:val="center"/>
        <w:rPr>
          <w:sz w:val="30"/>
          <w:szCs w:val="30"/>
        </w:rPr>
      </w:pPr>
      <w:r>
        <w:rPr>
          <w:sz w:val="30"/>
          <w:szCs w:val="30"/>
        </w:rPr>
        <w:t>Marketing Partnership Agreement</w:t>
      </w:r>
    </w:p>
    <w:p w14:paraId="7623FFDD" w14:textId="77777777" w:rsidR="00E53566" w:rsidRDefault="00625AEA">
      <w:r>
        <w:tab/>
      </w:r>
      <w:r>
        <w:tab/>
        <w:t xml:space="preserve"> </w:t>
      </w:r>
      <w:r>
        <w:tab/>
        <w:t xml:space="preserve"> </w:t>
      </w:r>
      <w:r>
        <w:tab/>
        <w:t xml:space="preserve"> </w:t>
      </w:r>
      <w:r>
        <w:tab/>
      </w:r>
      <w:r>
        <w:tab/>
      </w:r>
    </w:p>
    <w:p w14:paraId="5E1BC54F" w14:textId="77777777" w:rsidR="00E53566" w:rsidRDefault="00625AEA">
      <w:r>
        <w:tab/>
      </w:r>
      <w:r>
        <w:tab/>
      </w:r>
      <w:r>
        <w:tab/>
      </w:r>
    </w:p>
    <w:p w14:paraId="6A6D43A2" w14:textId="77777777" w:rsidR="00E53566" w:rsidRDefault="00625AEA">
      <w:r>
        <w:tab/>
      </w:r>
      <w:r>
        <w:tab/>
      </w:r>
      <w:r>
        <w:tab/>
      </w:r>
      <w:r>
        <w:tab/>
      </w:r>
    </w:p>
    <w:p w14:paraId="7CC8992E" w14:textId="77777777" w:rsidR="00E53566" w:rsidRDefault="00625AEA">
      <w:r>
        <w:t xml:space="preserve">This ‘Marketing Partnership’ Agreement (the "Agreement"), dated as of 03/01/2024 (“Effective Date”), is by and between </w:t>
      </w:r>
      <w:commentRangeStart w:id="0"/>
      <w:r>
        <w:rPr>
          <w:b/>
          <w:color w:val="232323"/>
          <w:sz w:val="21"/>
          <w:szCs w:val="21"/>
        </w:rPr>
        <w:t>SIDIZ</w:t>
      </w:r>
      <w:r>
        <w:t xml:space="preserve"> (“</w:t>
      </w:r>
      <w:r>
        <w:rPr>
          <w:b/>
        </w:rPr>
        <w:t>SIDIZ</w:t>
      </w:r>
      <w:r>
        <w:t>”),</w:t>
      </w:r>
      <w:commentRangeEnd w:id="0"/>
      <w:r w:rsidR="00BF476A">
        <w:rPr>
          <w:rStyle w:val="a7"/>
        </w:rPr>
        <w:commentReference w:id="0"/>
      </w:r>
      <w:r>
        <w:t xml:space="preserve"> with its office located at 2867 W. Olympic Blvd. in Los Angeles and </w:t>
      </w:r>
      <w:r>
        <w:rPr>
          <w:b/>
        </w:rPr>
        <w:t>ODK Media Inc.</w:t>
      </w:r>
      <w:r>
        <w:t>, (“</w:t>
      </w:r>
      <w:r>
        <w:rPr>
          <w:b/>
        </w:rPr>
        <w:t>ODK</w:t>
      </w:r>
      <w:r>
        <w:t>”), with its office located at 221 N. Harbor Blvd. Suite E, Fullerton, CA 92832 (</w:t>
      </w:r>
      <w:r>
        <w:rPr>
          <w:b/>
        </w:rPr>
        <w:t>SIDIZ</w:t>
      </w:r>
      <w:r>
        <w:t xml:space="preserve"> and ODK collectively referred to as the "Parties," and each a "Party"). </w:t>
      </w:r>
    </w:p>
    <w:p w14:paraId="36A9792A" w14:textId="77777777" w:rsidR="00E53566" w:rsidRDefault="00E53566"/>
    <w:p w14:paraId="1E9A190D" w14:textId="77777777" w:rsidR="00E53566" w:rsidRDefault="00625AEA">
      <w:r>
        <w:t xml:space="preserve">WHEREAS, </w:t>
      </w:r>
      <w:r>
        <w:rPr>
          <w:b/>
        </w:rPr>
        <w:t>SIDIZ</w:t>
      </w:r>
      <w:r>
        <w:t xml:space="preserve"> and ODK Media desires to promote each other’s brand and services with discount offers and advertising through email and social media campaigns in the hope that, by doing so, there will be an increase in brand awareness and sales of Parties’ goods and services. </w:t>
      </w:r>
      <w:r>
        <w:br/>
      </w:r>
    </w:p>
    <w:p w14:paraId="18BFC491" w14:textId="77777777" w:rsidR="00E53566" w:rsidRDefault="00625AEA">
      <w:r>
        <w:t xml:space="preserve">NOW, therefore, in consideration of the foregoing, the mutual covenants set forth herein, and other good and valuable consideration, the receipt and sufficiency of which are hereby acknowledged, the Parties agree as follows: </w:t>
      </w:r>
    </w:p>
    <w:p w14:paraId="0FE4B509" w14:textId="77777777" w:rsidR="00E53566" w:rsidRDefault="00E53566"/>
    <w:p w14:paraId="5401E340" w14:textId="77777777" w:rsidR="00E53566" w:rsidRDefault="00625AEA">
      <w:r>
        <w:t xml:space="preserve">1. Definition </w:t>
      </w:r>
    </w:p>
    <w:p w14:paraId="6777E4F1" w14:textId="77777777" w:rsidR="00E53566" w:rsidRDefault="00625AEA">
      <w:r>
        <w:t xml:space="preserve">"Agreement" has the meaning set forth in the preamble to this Agreement. </w:t>
      </w:r>
    </w:p>
    <w:p w14:paraId="7D96D175" w14:textId="77777777" w:rsidR="00E53566" w:rsidRDefault="00625AEA">
      <w:r>
        <w:t xml:space="preserve">"Business Day" means a day other than a Saturday, Sunday, or other day on which commercial banks in New Jersey are authorized or required by Law to be closed for business. </w:t>
      </w:r>
    </w:p>
    <w:p w14:paraId="1DEE6287" w14:textId="77777777" w:rsidR="00E53566" w:rsidRDefault="00625AEA">
      <w:r>
        <w:t xml:space="preserve">"Confidential Information" has the meaning set forth in Section 3.1. </w:t>
      </w:r>
    </w:p>
    <w:p w14:paraId="5D46939B" w14:textId="77777777" w:rsidR="00E53566" w:rsidRDefault="00625AEA">
      <w:r>
        <w:t xml:space="preserve">"Disclosing Party" has the meaning set forth in Section 3.1. </w:t>
      </w:r>
    </w:p>
    <w:p w14:paraId="779994D8" w14:textId="77777777" w:rsidR="00E53566" w:rsidRDefault="00625AEA">
      <w:r>
        <w:t>"Effective Date" has the meaning set forth in the preamble to this Agreement.</w:t>
      </w:r>
    </w:p>
    <w:p w14:paraId="59F0261E" w14:textId="77777777" w:rsidR="00E53566" w:rsidRDefault="00625AEA">
      <w:r>
        <w:t>“</w:t>
      </w:r>
      <w:r>
        <w:rPr>
          <w:b/>
        </w:rPr>
        <w:t>SIDIZ</w:t>
      </w:r>
      <w:r>
        <w:t xml:space="preserve">” has the meaning set forth in the preamble to this Agreement. </w:t>
      </w:r>
    </w:p>
    <w:p w14:paraId="6CF32C48" w14:textId="77777777" w:rsidR="00E53566" w:rsidRDefault="00625AEA">
      <w:r>
        <w:t>“</w:t>
      </w:r>
      <w:r>
        <w:rPr>
          <w:b/>
        </w:rPr>
        <w:t>SIDIZ</w:t>
      </w:r>
      <w:r>
        <w:t xml:space="preserve"> Customers” means the customers who purchases </w:t>
      </w:r>
      <w:r>
        <w:rPr>
          <w:b/>
        </w:rPr>
        <w:t>SIDIZ’s</w:t>
      </w:r>
      <w:r>
        <w:t xml:space="preserve"> service</w:t>
      </w:r>
    </w:p>
    <w:p w14:paraId="47F6A8C3" w14:textId="77777777" w:rsidR="00E53566" w:rsidRDefault="00625AEA">
      <w:r>
        <w:t xml:space="preserve">"Indemnified Party" has the meaning set forth in Section 4.1. </w:t>
      </w:r>
    </w:p>
    <w:p w14:paraId="5CB51C2D" w14:textId="77777777" w:rsidR="00E53566" w:rsidRDefault="00625AEA">
      <w:r>
        <w:t xml:space="preserve">"Indemnifying Party" has the meaning set forth in Section 4.1. </w:t>
      </w:r>
    </w:p>
    <w:p w14:paraId="2B06D44C" w14:textId="77777777" w:rsidR="00E53566" w:rsidRDefault="00625AEA">
      <w:r>
        <w:t xml:space="preserve">"Intellectual Property" means all (a) patents, patent disclosures, and inventions (whether patentable or not), (b) trademarks, service marks, trade dress, trade names, logos, corporate names, and domain names, together with all of the goodwill associated therewith, (c) copyrights, copyrightable works and works of authorship (whether copyrightable or not) (d) trade secrets, know-how, and other confidential or proprietary information, and (e) all other intellectual property rights, in each case whether registered or unregistered and including all applications for, and renewals or extensions of, such rights. </w:t>
      </w:r>
    </w:p>
    <w:p w14:paraId="400B3B4E" w14:textId="77777777" w:rsidR="00E53566" w:rsidRDefault="00625AEA">
      <w:r>
        <w:t xml:space="preserve">"Law" means any statute, law, ordinance, regulation, rule, code, order, constitution, treaty, common law, judgment, decree, other requirement or rule of law of any federal, state, local, or foreign government or political subdivision thereof, or any arbitrator, court, or tribunal of competent jurisdiction. </w:t>
      </w:r>
    </w:p>
    <w:p w14:paraId="09EEF50F" w14:textId="77777777" w:rsidR="00E53566" w:rsidRDefault="00625AEA">
      <w:r>
        <w:t xml:space="preserve">"Notice" has the meaning set forth in Section 15. </w:t>
      </w:r>
    </w:p>
    <w:p w14:paraId="2F3BEC22" w14:textId="77777777" w:rsidR="00E53566" w:rsidRDefault="00625AEA">
      <w:r>
        <w:t xml:space="preserve">“ODK Media” has the meaning set forth in the preamble to this Agreement. </w:t>
      </w:r>
    </w:p>
    <w:p w14:paraId="28DEAA39" w14:textId="77777777" w:rsidR="00E53566" w:rsidRDefault="00625AEA">
      <w:r>
        <w:lastRenderedPageBreak/>
        <w:t xml:space="preserve">“ODK Members” means members who subscribe ODK Media’s service (both free users and paid users) </w:t>
      </w:r>
    </w:p>
    <w:p w14:paraId="01350655" w14:textId="77777777" w:rsidR="00E53566" w:rsidRDefault="00625AEA">
      <w:r>
        <w:t xml:space="preserve">"Party" and "Parties" have the meaning set forth in the preamble to this Agreement. </w:t>
      </w:r>
    </w:p>
    <w:p w14:paraId="6A409224" w14:textId="77777777" w:rsidR="00E53566" w:rsidRDefault="00625AEA">
      <w:r>
        <w:t>"Person" means any individual, partnership, corporation, trust, limited liability entity, unincorporated organization, association, Governmental Authority, or any other entity.</w:t>
      </w:r>
    </w:p>
    <w:p w14:paraId="4A334FD0" w14:textId="77777777" w:rsidR="00E53566" w:rsidRDefault="00625AEA">
      <w:r>
        <w:t xml:space="preserve">"Receiving Party" has the meaning set forth in Section 3.1. </w:t>
      </w:r>
    </w:p>
    <w:p w14:paraId="2D89B09C" w14:textId="77777777" w:rsidR="00E53566" w:rsidRDefault="00625AEA">
      <w:r>
        <w:t xml:space="preserve">"Representatives" has the meaning set forth in Section 3.2. </w:t>
      </w:r>
    </w:p>
    <w:p w14:paraId="1649268B" w14:textId="77777777" w:rsidR="00E53566" w:rsidRDefault="00625AEA">
      <w:r>
        <w:t xml:space="preserve">"Required Disclosure" has the meaning set forth in Section 3.4. </w:t>
      </w:r>
    </w:p>
    <w:p w14:paraId="0F585C1F" w14:textId="77777777" w:rsidR="00E53566" w:rsidRDefault="00625AEA">
      <w:r>
        <w:t xml:space="preserve">"Term" has the meaning set forth in Section 10.1. </w:t>
      </w:r>
    </w:p>
    <w:p w14:paraId="4BD2B886" w14:textId="77777777" w:rsidR="00E53566" w:rsidRDefault="00625AEA">
      <w:r>
        <w:t xml:space="preserve">“Territory” has the meaning set forth in Section 2.2. </w:t>
      </w:r>
    </w:p>
    <w:p w14:paraId="6DFDCD69" w14:textId="77777777" w:rsidR="00E53566" w:rsidRDefault="00E53566"/>
    <w:p w14:paraId="3CBE2217" w14:textId="77777777" w:rsidR="00E53566" w:rsidRDefault="00625AEA">
      <w:r>
        <w:t xml:space="preserve">2. Mutual Promotion </w:t>
      </w:r>
    </w:p>
    <w:p w14:paraId="652EAA63" w14:textId="77777777" w:rsidR="00E53566" w:rsidRDefault="00625AEA">
      <w:r>
        <w:t xml:space="preserve">2.1 ODK Media will use commercially reasonable efforts to provide promotional discounts and services, as indicated on Exhibit A hereto, to </w:t>
      </w:r>
      <w:r>
        <w:rPr>
          <w:b/>
        </w:rPr>
        <w:t>SIDIZ</w:t>
      </w:r>
      <w:r>
        <w:t xml:space="preserve"> Customers who directly use ODK Media’s services. </w:t>
      </w:r>
    </w:p>
    <w:p w14:paraId="4A4B9698" w14:textId="77777777" w:rsidR="00E53566" w:rsidRDefault="00E53566"/>
    <w:p w14:paraId="50DD1E02" w14:textId="77777777" w:rsidR="00E53566" w:rsidRDefault="00625AEA">
      <w:r>
        <w:t xml:space="preserve">2.2 </w:t>
      </w:r>
      <w:r>
        <w:rPr>
          <w:b/>
        </w:rPr>
        <w:t>SIDIZ</w:t>
      </w:r>
      <w:r>
        <w:t xml:space="preserve"> will use commercially reasonable efforts to provide promotional discounts and services, as indicated on Exhibit A hereto, to ODK MEDIA Members who make purchases of </w:t>
      </w:r>
      <w:r>
        <w:rPr>
          <w:b/>
        </w:rPr>
        <w:t>SIDIZ’s</w:t>
      </w:r>
      <w:r>
        <w:t xml:space="preserve"> services. </w:t>
      </w:r>
    </w:p>
    <w:p w14:paraId="4DD515EE" w14:textId="77777777" w:rsidR="00F2456C" w:rsidRDefault="00F2456C"/>
    <w:p w14:paraId="02B73830" w14:textId="77777777" w:rsidR="00F2456C" w:rsidRDefault="00F2456C">
      <w:commentRangeStart w:id="1"/>
      <w:ins w:id="2" w:author="최규현 (Kyoohyun Choi)" w:date="2024-03-07T15:56:00Z">
        <w:r>
          <w:rPr>
            <w:rFonts w:hint="eastAsia"/>
          </w:rPr>
          <w:t>2.3</w:t>
        </w:r>
        <w:r>
          <w:t xml:space="preserve"> </w:t>
        </w:r>
        <w:r>
          <w:rPr>
            <w:rFonts w:hint="eastAsia"/>
          </w:rPr>
          <w:t>Specific</w:t>
        </w:r>
        <w:r>
          <w:t xml:space="preserve"> </w:t>
        </w:r>
        <w:r>
          <w:rPr>
            <w:rFonts w:hint="eastAsia"/>
          </w:rPr>
          <w:t>details</w:t>
        </w:r>
        <w:r>
          <w:t xml:space="preserve"> </w:t>
        </w:r>
        <w:r>
          <w:rPr>
            <w:rFonts w:hint="eastAsia"/>
          </w:rPr>
          <w:t>about</w:t>
        </w:r>
        <w:r>
          <w:t xml:space="preserve"> </w:t>
        </w:r>
        <w:r>
          <w:rPr>
            <w:rFonts w:hint="eastAsia"/>
          </w:rPr>
          <w:t>promotion</w:t>
        </w:r>
        <w:r>
          <w:t xml:space="preserve"> </w:t>
        </w:r>
        <w:r>
          <w:rPr>
            <w:rFonts w:hint="eastAsia"/>
          </w:rPr>
          <w:t>shall</w:t>
        </w:r>
        <w:r>
          <w:t xml:space="preserve"> </w:t>
        </w:r>
        <w:r>
          <w:rPr>
            <w:rFonts w:hint="eastAsia"/>
          </w:rPr>
          <w:t>be</w:t>
        </w:r>
        <w:r>
          <w:t xml:space="preserve"> </w:t>
        </w:r>
        <w:r>
          <w:rPr>
            <w:rFonts w:hint="eastAsia"/>
          </w:rPr>
          <w:t>determ</w:t>
        </w:r>
      </w:ins>
      <w:ins w:id="3" w:author="최규현 (Kyoohyun Choi)" w:date="2024-03-07T15:57:00Z">
        <w:r>
          <w:rPr>
            <w:rFonts w:hint="eastAsia"/>
          </w:rPr>
          <w:t>ined</w:t>
        </w:r>
        <w:r>
          <w:t xml:space="preserve"> </w:t>
        </w:r>
        <w:r w:rsidR="00A4121C">
          <w:rPr>
            <w:rFonts w:hint="eastAsia"/>
          </w:rPr>
          <w:t>by</w:t>
        </w:r>
        <w:r w:rsidR="00A4121C">
          <w:t xml:space="preserve"> </w:t>
        </w:r>
        <w:r w:rsidR="00A4121C">
          <w:rPr>
            <w:rFonts w:hint="eastAsia"/>
          </w:rPr>
          <w:t>written</w:t>
        </w:r>
        <w:r w:rsidR="00A4121C">
          <w:t xml:space="preserve"> </w:t>
        </w:r>
        <w:r w:rsidR="00A4121C">
          <w:rPr>
            <w:rFonts w:hint="eastAsia"/>
          </w:rPr>
          <w:t>consent</w:t>
        </w:r>
        <w:r w:rsidR="00A4121C">
          <w:t xml:space="preserve"> </w:t>
        </w:r>
        <w:r w:rsidR="00A4121C">
          <w:rPr>
            <w:rFonts w:hint="eastAsia"/>
          </w:rPr>
          <w:t>of</w:t>
        </w:r>
        <w:r w:rsidR="00A4121C">
          <w:t xml:space="preserve"> </w:t>
        </w:r>
        <w:r w:rsidR="00A4121C">
          <w:rPr>
            <w:rFonts w:hint="eastAsia"/>
          </w:rPr>
          <w:t>both</w:t>
        </w:r>
        <w:r w:rsidR="00A4121C">
          <w:t xml:space="preserve"> </w:t>
        </w:r>
        <w:r w:rsidR="00A4121C">
          <w:rPr>
            <w:rFonts w:hint="eastAsia"/>
          </w:rPr>
          <w:t>parties.</w:t>
        </w:r>
        <w:r w:rsidR="00A4121C">
          <w:t xml:space="preserve"> </w:t>
        </w:r>
      </w:ins>
      <w:commentRangeEnd w:id="1"/>
      <w:ins w:id="4" w:author="최규현 (Kyoohyun Choi)" w:date="2024-03-07T15:58:00Z">
        <w:r w:rsidR="00AC7D22">
          <w:rPr>
            <w:rStyle w:val="a7"/>
          </w:rPr>
          <w:commentReference w:id="1"/>
        </w:r>
      </w:ins>
    </w:p>
    <w:p w14:paraId="49F32C0E" w14:textId="77777777" w:rsidR="00E53566" w:rsidRDefault="00E53566"/>
    <w:p w14:paraId="10EDEBC9" w14:textId="77777777" w:rsidR="00E53566" w:rsidRDefault="00625AEA">
      <w:r>
        <w:t>2.</w:t>
      </w:r>
      <w:del w:id="5" w:author="최규현 (Kyoohyun Choi)" w:date="2024-03-07T15:58:00Z">
        <w:r w:rsidDel="00A4121C">
          <w:rPr>
            <w:rFonts w:hint="eastAsia"/>
          </w:rPr>
          <w:delText>3</w:delText>
        </w:r>
      </w:del>
      <w:ins w:id="6" w:author="최규현 (Kyoohyun Choi)" w:date="2024-03-07T15:58:00Z">
        <w:r w:rsidR="00A4121C">
          <w:rPr>
            <w:rFonts w:hint="eastAsia"/>
          </w:rPr>
          <w:t>4</w:t>
        </w:r>
      </w:ins>
      <w:r>
        <w:t xml:space="preserve"> Parties shall consult with each other on a monthly basis to review the effectiveness of the cross-promotion activities and to discuss, where applicable, other opportunities that might be available for the mutual benefit of the Parties. If the Parties determine it to be mutually beneficial, upon agreement, they shall develop joint materials to promote both Parties' offerings with the costs of any such materials to be shared equally between the Parties. </w:t>
      </w:r>
    </w:p>
    <w:p w14:paraId="127B2835" w14:textId="77777777" w:rsidR="00E53566" w:rsidRDefault="00E53566"/>
    <w:p w14:paraId="19C236D9" w14:textId="77777777" w:rsidR="00E53566" w:rsidRDefault="00625AEA">
      <w:r>
        <w:t>2.</w:t>
      </w:r>
      <w:del w:id="7" w:author="최규현 (Kyoohyun Choi)" w:date="2024-03-07T15:58:00Z">
        <w:r w:rsidDel="00A4121C">
          <w:rPr>
            <w:rFonts w:hint="eastAsia"/>
          </w:rPr>
          <w:delText>4</w:delText>
        </w:r>
      </w:del>
      <w:ins w:id="8" w:author="최규현 (Kyoohyun Choi)" w:date="2024-03-07T15:58:00Z">
        <w:r w:rsidR="00A4121C">
          <w:rPr>
            <w:rFonts w:hint="eastAsia"/>
          </w:rPr>
          <w:t>5</w:t>
        </w:r>
      </w:ins>
      <w:r>
        <w:t xml:space="preserve"> Upon receiving an indication of interest or inquiry for the other Party’s Offerings, Parties shall make reasonable efforts to refer them to the other Party.</w:t>
      </w:r>
    </w:p>
    <w:p w14:paraId="4ABEE225" w14:textId="77777777" w:rsidR="00E53566" w:rsidRDefault="00E53566"/>
    <w:p w14:paraId="17F691F1" w14:textId="77777777" w:rsidR="00E53566" w:rsidRDefault="00625AEA">
      <w:r>
        <w:t xml:space="preserve">3. Confidentiality </w:t>
      </w:r>
    </w:p>
    <w:p w14:paraId="69497EA0" w14:textId="77777777" w:rsidR="00E53566" w:rsidRDefault="00625AEA">
      <w:r>
        <w:t xml:space="preserve">3.1 During the term of this Agreement, either Party (as the "Disclosing Party") may disclose or make available to the other Party (as the "Receiving Party") information about its business, business affairs, products, services, </w:t>
      </w:r>
      <w:proofErr w:type="spellStart"/>
      <w:r>
        <w:t>thirdparty</w:t>
      </w:r>
      <w:proofErr w:type="spellEnd"/>
      <w:r>
        <w:t xml:space="preserve"> confidential information and other sensitive or proprietary information, whether orally or in written, electronic or other form or media, and whether or not marked, designated or otherwise identified as "confidential" (collectively, "Confidential Information"). </w:t>
      </w:r>
    </w:p>
    <w:p w14:paraId="438BA32E" w14:textId="77777777" w:rsidR="00E53566" w:rsidRDefault="00E53566"/>
    <w:p w14:paraId="5EFFFA7E" w14:textId="77777777" w:rsidR="00E53566" w:rsidRDefault="00625AEA">
      <w:r>
        <w:t>3.2 Confidential Information shall not include information that at the time of disclosure: (</w:t>
      </w:r>
      <w:proofErr w:type="spellStart"/>
      <w:r>
        <w:t>i</w:t>
      </w:r>
      <w:proofErr w:type="spellEnd"/>
      <w:r>
        <w:t xml:space="preserve">) is or becomes generally available to and known by the public other than as a result of, directly or indirectly, any breach of this Agreement by the Receiving Party or any of its affiliates, employees, officers, directors, partners, shareholders, agents, attorneys, third-party advisors, successors, and permitted assigns (collectively "Representatives"); (ii) is or becomes available </w:t>
      </w:r>
      <w:r>
        <w:lastRenderedPageBreak/>
        <w:t xml:space="preserve">to the Receiving Party on a non-confidential basis from a third party source, provided that such third party is not and was not prohibited from disclosing such Confidential Information; (iii) was known by or in the possession of the Receiving Party or its Representatives before being disclosed by or on behalf of the Disclosing Party; or (iv) was or is independently developed by the Receiving Party without reference to or use, in whole or in part, of any of the Disclosing Party's Confidential Information. </w:t>
      </w:r>
    </w:p>
    <w:p w14:paraId="1D39AB5D" w14:textId="77777777" w:rsidR="00E53566" w:rsidRDefault="00E53566"/>
    <w:p w14:paraId="486FBE5D" w14:textId="77777777" w:rsidR="00E53566" w:rsidRDefault="00625AEA">
      <w:r>
        <w:t xml:space="preserve">3.3 The Receiving Party shall: (A) protect and safeguard the confidentiality of the Disclosing Party's Confidential Information with at least the same degree of care as the Receiving Party would protect its own Confidential Information, but in no event with less than a commercially reasonable degree of care; (B) not use the Disclosing Party's Confidential Information, or permit it to be accessed or used, for any purpose other than to exercise its rights or perform its obligations under this Agreement; and (C) not disclose any such Confidential Information on this AGREEMENT to any Person or entity, except to the Receiving Party's Representatives who need to know the Confidential Information to assist the Receiving Party, or act on its behalf, to exercise its rights or perform its obligations under the Agreement. </w:t>
      </w:r>
    </w:p>
    <w:p w14:paraId="01E6DCBE" w14:textId="77777777" w:rsidR="00E53566" w:rsidRDefault="00E53566"/>
    <w:p w14:paraId="10AF082B" w14:textId="77777777" w:rsidR="00E53566" w:rsidRDefault="00625AEA">
      <w:r>
        <w:t>3.4 Neither Party shall (orally or in writing) publicly disclose, issue any press release, or make any other public statement, or otherwise communicate with the media, concerning the existence of this Agreement or the subject matter hereof, without the prior written approval of the other Party (which shall not be unreasonably withheld, conditioned or delayed), except if and to the extent that such Party is required to make any public disclosure or filing ("Required Disclosure") regarding the subject matter of this Agreement (</w:t>
      </w:r>
      <w:proofErr w:type="spellStart"/>
      <w:r>
        <w:t>i</w:t>
      </w:r>
      <w:proofErr w:type="spellEnd"/>
      <w:r>
        <w:t xml:space="preserve">) by applicable Law, (ii) pursuant to any rules or regulations of any securities exchange of which the securities of such Party are listed or traded or (iii) in connection with enforcing its rights under this Agreement. </w:t>
      </w:r>
    </w:p>
    <w:p w14:paraId="25D9145F" w14:textId="77777777" w:rsidR="00E53566" w:rsidRDefault="00E53566"/>
    <w:p w14:paraId="13EF3437" w14:textId="77777777" w:rsidR="00E53566" w:rsidRDefault="00625AEA">
      <w:r>
        <w:t xml:space="preserve">4. Indemnification </w:t>
      </w:r>
    </w:p>
    <w:p w14:paraId="5AB2E231" w14:textId="77777777" w:rsidR="00E53566" w:rsidRDefault="00625AEA">
      <w:r>
        <w:t xml:space="preserve">4.1 Each Party (“Indemnifying Party”) shall indemnify, hold harmless, and defend the other Party and its managers, officers, directors, employees, agents, affiliates, successors, representatives, shareholders, and permitted assigns ("Indemnified Party") against any and all losses, damages, injuries, deaths, expenses, liabilities, deficiencies, claims (including Intellectual Property infringement and data breach), actions, judgments, settlements, interests, awards, penalties, fines, costs, or expenses of whatever kind, including professional fees and attorney fees, arising out of or in connection with each Party’s performance of this Agreement and use of each Party’s goods or services as a result of the promotions specified in this Agreement (collectively, “Issue”), to the extent that the Issue was caused or contributed to by the Indemnifying Party’s negligent or more culpable act or omission (including any reckless or willful misconduct). Indemnifying Party shall indemnify, hold harmless, and defend Indemnified Party against any failure by the Indemnifying Party to comply with any applicable federal, state, or local laws, regulations, or codes in the performance of its obligations under this Agreement. </w:t>
      </w:r>
    </w:p>
    <w:p w14:paraId="1B9C6531" w14:textId="77777777" w:rsidR="00E53566" w:rsidRDefault="00E53566"/>
    <w:p w14:paraId="59E2D826" w14:textId="77777777" w:rsidR="00E53566" w:rsidRDefault="00625AEA">
      <w:r>
        <w:t xml:space="preserve">5 Limitation of Liability. </w:t>
      </w:r>
    </w:p>
    <w:p w14:paraId="6E8B115A" w14:textId="77777777" w:rsidR="00E53566" w:rsidRDefault="00E53566"/>
    <w:p w14:paraId="6825AAF2" w14:textId="77777777" w:rsidR="00E53566" w:rsidRDefault="00625AEA">
      <w:r>
        <w:lastRenderedPageBreak/>
        <w:t xml:space="preserve">5.1 No Consequential or Indirect Damages. EXCEPT AS OTHERWISE PROVIDED, IN NO EVENT SHALL EITHER PARTY BE LIABLE FOR CONSEQUENTIAL, INDIRECT, INCIDENTAL, SPECIAL, EXEMPLARY, PUNITIVE OR ENHANCED DAMAGES, ARISING OUT OF, OR RELATING TO, AND/OR IN CONNECTION WITH ANY BREACH OF THIS AGREEMENT, REGARDLESS OF (A) WHETHER SUCH DAMAGES WERE FORESEEABLE, (B) WHETHER OR NOT IT WAS ADVISED OF THE POSSIBILITY OF SUCH DAMAGES AND (C) THE LEGAL OR EQUITABLE THEORY (CONTRACT, TORT OR OTHERWISE) UPON WHICH THE CLAIM IS BASED. </w:t>
      </w:r>
    </w:p>
    <w:p w14:paraId="081BEC7F" w14:textId="77777777" w:rsidR="00E53566" w:rsidRDefault="00E53566"/>
    <w:p w14:paraId="324C6ACD" w14:textId="77777777" w:rsidR="00E53566" w:rsidRDefault="00625AEA">
      <w:r>
        <w:t xml:space="preserve">5.2 ODK Customers are to be notified the below disclaimer, stated in all promotional images or works. The disclaimer may be amended, subject to written approval from </w:t>
      </w:r>
      <w:r>
        <w:rPr>
          <w:b/>
          <w:color w:val="232323"/>
          <w:sz w:val="21"/>
          <w:szCs w:val="21"/>
        </w:rPr>
        <w:t>SIDIZ</w:t>
      </w:r>
      <w:r>
        <w:t xml:space="preserve">. </w:t>
      </w:r>
    </w:p>
    <w:p w14:paraId="38AA09D3" w14:textId="77777777" w:rsidR="00E53566" w:rsidRDefault="00E53566"/>
    <w:p w14:paraId="6E47A4D6" w14:textId="77777777" w:rsidR="00E53566" w:rsidRDefault="00625AEA">
      <w:r>
        <w:t xml:space="preserve">You (“Customer”) understand that ODK Media Inc, its affiliates, subsidiaries, divisions, successors and assigns (“ODK Media”) do not operate or control the products or services offered by </w:t>
      </w:r>
      <w:r>
        <w:rPr>
          <w:b/>
          <w:color w:val="232323"/>
          <w:sz w:val="21"/>
          <w:szCs w:val="21"/>
        </w:rPr>
        <w:t>SIDIZ</w:t>
      </w:r>
      <w:r>
        <w:t xml:space="preserve"> under or through this promotion for ODK Members. You (“Customer”) agree that use of or purchase from </w:t>
      </w:r>
      <w:r>
        <w:rPr>
          <w:b/>
          <w:color w:val="232323"/>
          <w:sz w:val="21"/>
          <w:szCs w:val="21"/>
        </w:rPr>
        <w:t>SIDIZ</w:t>
      </w:r>
      <w:r>
        <w:t xml:space="preserve"> is AT YOUR SOLE RISK AND IS WITHOUT WARRANTIES OF ANY KIND BY ODK Media, EXPRESSED, IMPLIED OR OTHERWISE, INCLUDING WARRANTIES OF TITLE, FITNESS FOR PURPOSE, and MERCHANTABILITY OR NON-INFRINGEMENT. UNDER NO CIRCUMSTANCES SHALL ODK Media BE LIABLE FOR ANY LOSS, DAMAGES, INJURIES, CLAIMS, COSTS, AND EXPENSES OF WHATEVER KIND ARISING FROM THE TRANSACTIONS OR EXCHANGE BETWEEN YOU AND </w:t>
      </w:r>
      <w:r>
        <w:rPr>
          <w:b/>
          <w:color w:val="232323"/>
          <w:sz w:val="21"/>
          <w:szCs w:val="21"/>
        </w:rPr>
        <w:t>SIDIZ</w:t>
      </w:r>
      <w:r>
        <w:t>.</w:t>
      </w:r>
    </w:p>
    <w:p w14:paraId="4D8BA6FE" w14:textId="0D1ED553" w:rsidR="00E53566" w:rsidRDefault="00E53566">
      <w:pPr>
        <w:rPr>
          <w:ins w:id="9" w:author="최규현 (Kyoohyun Choi)" w:date="2024-03-08T09:47:00Z"/>
        </w:rPr>
      </w:pPr>
    </w:p>
    <w:p w14:paraId="72EA9124" w14:textId="54EA9561" w:rsidR="00E07FD2" w:rsidRDefault="00E07FD2">
      <w:pPr>
        <w:rPr>
          <w:ins w:id="10" w:author="최규현 (Kyoohyun Choi)" w:date="2024-03-08T09:48:00Z"/>
        </w:rPr>
      </w:pPr>
      <w:commentRangeStart w:id="11"/>
      <w:ins w:id="12" w:author="최규현 (Kyoohyun Choi)" w:date="2024-03-08T09:47:00Z">
        <w:r>
          <w:rPr>
            <w:rFonts w:hint="eastAsia"/>
          </w:rPr>
          <w:t>5</w:t>
        </w:r>
        <w:r>
          <w:t xml:space="preserve">.3 </w:t>
        </w:r>
        <w:r>
          <w:rPr>
            <w:rFonts w:hint="eastAsia"/>
          </w:rPr>
          <w:t>S</w:t>
        </w:r>
        <w:r>
          <w:t xml:space="preserve">IDIZ </w:t>
        </w:r>
      </w:ins>
      <w:ins w:id="13" w:author="최규현 (Kyoohyun Choi)" w:date="2024-03-08T09:48:00Z">
        <w:r>
          <w:t>customers are to be notified the below disclaimer, stated in all promotional images or works. The disclaimer may be amended, subject to written approval from ODK.</w:t>
        </w:r>
      </w:ins>
    </w:p>
    <w:p w14:paraId="467196CF" w14:textId="0EB3649C" w:rsidR="00E07FD2" w:rsidRDefault="00E07FD2">
      <w:pPr>
        <w:rPr>
          <w:ins w:id="14" w:author="최규현 (Kyoohyun Choi)" w:date="2024-03-08T09:48:00Z"/>
        </w:rPr>
      </w:pPr>
    </w:p>
    <w:p w14:paraId="13276D3F" w14:textId="5F3C00D2" w:rsidR="00E07FD2" w:rsidRDefault="00E07FD2">
      <w:pPr>
        <w:rPr>
          <w:ins w:id="15" w:author="최규현 (Kyoohyun Choi)" w:date="2024-03-08T09:47:00Z"/>
        </w:rPr>
      </w:pPr>
      <w:ins w:id="16" w:author="최규현 (Kyoohyun Choi)" w:date="2024-03-08T09:48:00Z">
        <w:r>
          <w:t xml:space="preserve">You (“Customer”) understand </w:t>
        </w:r>
      </w:ins>
      <w:ins w:id="17" w:author="최규현 (Kyoohyun Choi)" w:date="2024-03-08T09:49:00Z">
        <w:r>
          <w:t xml:space="preserve">that SIDIZ America Inc, its affiliates, subsidiaries, divisions, successors and assigns(“SIDIZ”) do not operate or control the services offered by </w:t>
        </w:r>
      </w:ins>
      <w:ins w:id="18" w:author="최규현 (Kyoohyun Choi)" w:date="2024-03-08T09:50:00Z">
        <w:r>
          <w:t>ODK under or through this promotion for Customers. You</w:t>
        </w:r>
      </w:ins>
      <w:ins w:id="19" w:author="최규현 (Kyoohyun Choi)" w:date="2024-03-08T09:51:00Z">
        <w:r>
          <w:t>(“Customer”)</w:t>
        </w:r>
        <w:r w:rsidR="009E5304">
          <w:t xml:space="preserve"> agree that </w:t>
        </w:r>
      </w:ins>
      <w:ins w:id="20" w:author="최규현 (Kyoohyun Choi)" w:date="2024-03-08T09:52:00Z">
        <w:r w:rsidR="009E5304">
          <w:t xml:space="preserve">using the service of ODK is at your sole risk and is without warranties of any kind by </w:t>
        </w:r>
      </w:ins>
      <w:ins w:id="21" w:author="최규현 (Kyoohyun Choi)" w:date="2024-03-08T09:53:00Z">
        <w:r w:rsidR="009E5304">
          <w:t>SIDIZ</w:t>
        </w:r>
      </w:ins>
      <w:ins w:id="22" w:author="최규현 (Kyoohyun Choi)" w:date="2024-03-08T09:52:00Z">
        <w:r w:rsidR="009E5304">
          <w:t>, expressed, implied or otherwise, including warranties of title, fitness for purpose, and merchantability or non-infringement.</w:t>
        </w:r>
      </w:ins>
      <w:ins w:id="23" w:author="최규현 (Kyoohyun Choi)" w:date="2024-03-08T09:53:00Z">
        <w:r w:rsidR="009E5304">
          <w:t xml:space="preserve"> </w:t>
        </w:r>
        <w:r w:rsidR="009E5304" w:rsidRPr="009E5304">
          <w:t xml:space="preserve">Under no circumstances shall </w:t>
        </w:r>
        <w:r w:rsidR="00647D96">
          <w:t>SIDIZ</w:t>
        </w:r>
        <w:r w:rsidR="009E5304" w:rsidRPr="009E5304">
          <w:t xml:space="preserve"> be liable for any loss, damages, injuries, claims, costs, and expenses of whatever kind arising from the transactions or exchange between you and </w:t>
        </w:r>
        <w:r w:rsidR="00647D96">
          <w:t>ODK</w:t>
        </w:r>
        <w:r w:rsidR="009E5304" w:rsidRPr="009E5304">
          <w:t>.</w:t>
        </w:r>
        <w:commentRangeEnd w:id="11"/>
        <w:r w:rsidR="004E0003">
          <w:rPr>
            <w:rStyle w:val="a7"/>
          </w:rPr>
          <w:commentReference w:id="11"/>
        </w:r>
      </w:ins>
    </w:p>
    <w:p w14:paraId="4061BC76" w14:textId="045AD0E0" w:rsidR="00E07FD2" w:rsidRDefault="00E07FD2">
      <w:pPr>
        <w:rPr>
          <w:ins w:id="24" w:author="최규현 (Kyoohyun Choi)" w:date="2024-03-08T10:00:00Z"/>
        </w:rPr>
      </w:pPr>
    </w:p>
    <w:p w14:paraId="2B0BD022" w14:textId="724CDF3D" w:rsidR="00D11D70" w:rsidRDefault="00D11D70">
      <w:pPr>
        <w:rPr>
          <w:ins w:id="25" w:author="최규현 (Kyoohyun Choi)" w:date="2024-03-08T10:00:00Z"/>
        </w:rPr>
      </w:pPr>
      <w:commentRangeStart w:id="26"/>
      <w:ins w:id="27" w:author="최규현 (Kyoohyun Choi)" w:date="2024-03-08T10:00:00Z">
        <w:r>
          <w:rPr>
            <w:rFonts w:hint="eastAsia"/>
          </w:rPr>
          <w:t>5</w:t>
        </w:r>
        <w:r>
          <w:t xml:space="preserve">.4 </w:t>
        </w:r>
      </w:ins>
      <w:ins w:id="28" w:author="최규현 (Kyoohyun Choi)" w:date="2024-03-08T10:05:00Z">
        <w:r w:rsidR="00796A05" w:rsidRPr="00796A05">
          <w:t>Notwithstanding this Agreement, neither party shall be liable for any consequences arising from the other party's business activities (such as system errors, customer claims, etc.)</w:t>
        </w:r>
        <w:r w:rsidR="00837A5C">
          <w:t>.</w:t>
        </w:r>
        <w:commentRangeEnd w:id="26"/>
        <w:r w:rsidR="00130775">
          <w:rPr>
            <w:rStyle w:val="a7"/>
          </w:rPr>
          <w:commentReference w:id="26"/>
        </w:r>
      </w:ins>
    </w:p>
    <w:p w14:paraId="4B958EED" w14:textId="77777777" w:rsidR="00D11D70" w:rsidRPr="00E07FD2" w:rsidRDefault="00D11D70"/>
    <w:p w14:paraId="019244DB" w14:textId="77777777" w:rsidR="00E53566" w:rsidRDefault="00625AEA">
      <w:r>
        <w:t xml:space="preserve">6 Assignment and Delegation. </w:t>
      </w:r>
    </w:p>
    <w:p w14:paraId="63682C38" w14:textId="77777777" w:rsidR="00E53566" w:rsidRDefault="00625AEA">
      <w:r>
        <w:t xml:space="preserve">6.1 Neither Party shall assign any of its rights or delegate any of its obligations hereunder without the prior written consent of the other Party. Any purported assignment or delegation in violation of this Agreement shall be null and void. No assignment or delegation shall relieve either Party of any of its obligations. </w:t>
      </w:r>
    </w:p>
    <w:p w14:paraId="2E75560F" w14:textId="77777777" w:rsidR="00E53566" w:rsidRDefault="00E53566"/>
    <w:p w14:paraId="66734A19" w14:textId="77777777" w:rsidR="00E53566" w:rsidRDefault="00625AEA">
      <w:r>
        <w:t xml:space="preserve">7 Relationship of the Parties. </w:t>
      </w:r>
    </w:p>
    <w:p w14:paraId="6FEE9A50" w14:textId="77777777" w:rsidR="00E53566" w:rsidRDefault="00625AEA">
      <w:r>
        <w:lastRenderedPageBreak/>
        <w:t xml:space="preserve">7.1 Each Party is an independent contractor with regard to this Agreement. Nothing contained in this Agreement shall be construed as creating any agency, partnership, joint venture or other form of joint enterprise, employment, or fiduciary relationship between the Parties. Neither Party, by virtue of this Agreement, will have any right, power, or authority to act or create an obligation, express or implied, on behalf of the other Party. </w:t>
      </w:r>
    </w:p>
    <w:p w14:paraId="2FA2EB38" w14:textId="77777777" w:rsidR="00E53566" w:rsidRDefault="00E53566"/>
    <w:p w14:paraId="18269C70" w14:textId="77777777" w:rsidR="00E53566" w:rsidRDefault="00625AEA">
      <w:r>
        <w:t xml:space="preserve">7.2 Any Persons employed or engaged by a Party in connection with the Agreement set forth herein shall be that Party's employees or contractors. Each Party assumes responsibility for the actions of its employees and contractors under this Agreement and will be solely responsible for their supervision, daily direction, and control, wage rates, withholding income taxes, providing unemployment and disability benefits, and the manner and means through which the work under this Agreement will be accomplished. </w:t>
      </w:r>
    </w:p>
    <w:p w14:paraId="1C4C270B" w14:textId="77777777" w:rsidR="00E53566" w:rsidRDefault="00E53566"/>
    <w:p w14:paraId="308286DF" w14:textId="77777777" w:rsidR="00E53566" w:rsidRDefault="00625AEA">
      <w:r>
        <w:t xml:space="preserve">8 Choice of Forum. </w:t>
      </w:r>
    </w:p>
    <w:p w14:paraId="1A7CE37E" w14:textId="77777777" w:rsidR="00E53566" w:rsidRDefault="00625AEA">
      <w:r>
        <w:t xml:space="preserve">8.1 Each Party irrevocably and unconditionally agrees that it will not commence any action, litigation, or proceeding of any kind whatsoever against the other Party in any way arising from or relating to this Agreement, including all exhibits, schedules, attachments, and appendices attached to this Agreement and thereto, and all contemplated transactions, including contract, equity, tort, fraud, and statutory claims, in any forum other than the state or federal courts in the State of California. Each Party irrevocably and unconditionally submits to the exclusive jurisdiction of such courts and agrees to bring any such action, litigation, or proceeding only in the aforesaid courts. Each Party agrees that a final judgment in any such action, litigation, or proceeding is conclusive and may be enforced in other jurisdictions by suit on the judgment or in any other manner provided by Law. </w:t>
      </w:r>
    </w:p>
    <w:p w14:paraId="44302161" w14:textId="77777777" w:rsidR="00E53566" w:rsidRDefault="00E53566"/>
    <w:p w14:paraId="057D6075" w14:textId="77777777" w:rsidR="00E53566" w:rsidRDefault="00625AEA">
      <w:r>
        <w:t xml:space="preserve">9 Term, Termination, and Survival. </w:t>
      </w:r>
    </w:p>
    <w:p w14:paraId="35EA104B" w14:textId="77777777" w:rsidR="00E53566" w:rsidRDefault="00625AEA">
      <w:r>
        <w:t xml:space="preserve">9.1 This Agreement shall commence as of March 1, 2024 and shall continue until the end of the Term period, </w:t>
      </w:r>
      <w:bookmarkStart w:id="29" w:name="_GoBack"/>
      <w:r>
        <w:t xml:space="preserve">February 28, 2025, unless sooner terminated pursuant to Section 9.2 or Section 9.3 or Section 9.4 ("Term"). </w:t>
      </w:r>
    </w:p>
    <w:bookmarkEnd w:id="29"/>
    <w:p w14:paraId="6F7FD207" w14:textId="77777777" w:rsidR="00E53566" w:rsidRDefault="00E53566"/>
    <w:p w14:paraId="15A94D02" w14:textId="77777777" w:rsidR="00E53566" w:rsidRDefault="00625AEA">
      <w:r>
        <w:t xml:space="preserve">9.2 Either Party may terminate this Agreement, effective upon written notice to the other Party (the "Defaulting Party") if the Defaulting Party: </w:t>
      </w:r>
    </w:p>
    <w:p w14:paraId="1AFBFFF3" w14:textId="77777777" w:rsidR="00E53566" w:rsidRDefault="00E53566"/>
    <w:p w14:paraId="5096C5EC" w14:textId="77777777" w:rsidR="00E53566" w:rsidRDefault="00625AEA">
      <w:pPr>
        <w:ind w:left="720"/>
      </w:pPr>
      <w:r>
        <w:t xml:space="preserve">9.2.1 Materially breaches this Agreement, and such breach is incapable of cure, or with respect to a breach capable of cure, the Defaulting Party does not cure such breach within 5 Business Days after receipt of written notice of such breach. </w:t>
      </w:r>
    </w:p>
    <w:p w14:paraId="4333D4DD" w14:textId="77777777" w:rsidR="00E53566" w:rsidRDefault="00625AEA">
      <w:pPr>
        <w:ind w:left="720"/>
      </w:pPr>
      <w:r>
        <w:t>9.2.2 Becomes insolvent or is generally unable to pay, or fails to pay its debts as they become due.</w:t>
      </w:r>
    </w:p>
    <w:p w14:paraId="3679EBDE" w14:textId="77777777" w:rsidR="00E53566" w:rsidRDefault="00625AEA">
      <w:pPr>
        <w:ind w:left="720"/>
      </w:pPr>
      <w:r>
        <w:t xml:space="preserve"> 9.2.3 Becomes subject, voluntarily or involuntarily, to any proceeding under any domestic or foreign bankruptcy or insolvency law </w:t>
      </w:r>
    </w:p>
    <w:p w14:paraId="7E5A655B" w14:textId="77777777" w:rsidR="00E53566" w:rsidRDefault="00625AEA">
      <w:pPr>
        <w:ind w:left="720"/>
      </w:pPr>
      <w:r>
        <w:t xml:space="preserve">9.2.4 Is dissolved or liquidated or takes any corporate action for such purpose. </w:t>
      </w:r>
    </w:p>
    <w:p w14:paraId="6CEF5FB9" w14:textId="77777777" w:rsidR="00E53566" w:rsidRDefault="00625AEA">
      <w:pPr>
        <w:ind w:left="720"/>
      </w:pPr>
      <w:r>
        <w:t xml:space="preserve">9.2.5 Makes a general assignment for the benefit of creditors. </w:t>
      </w:r>
    </w:p>
    <w:p w14:paraId="36382C3A" w14:textId="77777777" w:rsidR="00E53566" w:rsidRDefault="00625AEA">
      <w:pPr>
        <w:ind w:left="720"/>
      </w:pPr>
      <w:r>
        <w:lastRenderedPageBreak/>
        <w:t xml:space="preserve">9.2.6 Has a receiver, trustee, custodian, or similar agent appointed by order of any court of competent jurisdiction to take charge of or sell any material portion of its property or business. </w:t>
      </w:r>
    </w:p>
    <w:p w14:paraId="240575D4" w14:textId="77777777" w:rsidR="00E53566" w:rsidRDefault="00E53566"/>
    <w:p w14:paraId="008607CF" w14:textId="77777777" w:rsidR="00E53566" w:rsidRDefault="00625AEA">
      <w:r>
        <w:t xml:space="preserve">9.3 The rights and obligations of the Parties set forth in this Section 9.3 and Sections 3, 4, 5, 6, 9, and 10 and any right or obligation of the Parties in this Agreement which, by its nature, should survive termination or expiration of this Agreement, will survive any such termination or expiration of this Agreement. </w:t>
      </w:r>
    </w:p>
    <w:p w14:paraId="30E62FBF" w14:textId="77777777" w:rsidR="00E53566" w:rsidRDefault="00E53566"/>
    <w:p w14:paraId="09C277ED" w14:textId="77777777" w:rsidR="00E53566" w:rsidRDefault="00625AEA">
      <w:r>
        <w:t xml:space="preserve">9.4 Either Party, in its sole discretion, may terminate this Agreement at any time, without cause, by providing at least 30 days' prior written notice to the other Party. </w:t>
      </w:r>
    </w:p>
    <w:p w14:paraId="047F6D4B" w14:textId="77777777" w:rsidR="00E53566" w:rsidRDefault="00E53566"/>
    <w:p w14:paraId="27909C32" w14:textId="77777777" w:rsidR="00E53566" w:rsidRDefault="00625AEA">
      <w:r>
        <w:t xml:space="preserve">10 Severability. </w:t>
      </w:r>
    </w:p>
    <w:p w14:paraId="71C4DFFF" w14:textId="77777777" w:rsidR="00E53566" w:rsidRDefault="00625AEA">
      <w:r>
        <w:t xml:space="preserve">10.1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 </w:t>
      </w:r>
    </w:p>
    <w:p w14:paraId="28D23A2E" w14:textId="77777777" w:rsidR="00E53566" w:rsidRDefault="00E53566"/>
    <w:p w14:paraId="240EAE3C" w14:textId="77777777" w:rsidR="00E53566" w:rsidRDefault="00625AEA">
      <w:r>
        <w:t xml:space="preserve">11 Waiver. </w:t>
      </w:r>
    </w:p>
    <w:p w14:paraId="623EFE20" w14:textId="77777777" w:rsidR="00E53566" w:rsidRDefault="00625AEA">
      <w:r>
        <w:t xml:space="preserve">11.1 No waiver by either Party of any of the provisions hereof shall be effective unless explicitly set forth in writing and signed by the authorized representative of the Party so waiving. No waiver by either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 </w:t>
      </w:r>
    </w:p>
    <w:p w14:paraId="25A7F2A9" w14:textId="77777777" w:rsidR="00E53566" w:rsidRDefault="00E53566"/>
    <w:p w14:paraId="3714F97D" w14:textId="77777777" w:rsidR="00E53566" w:rsidRDefault="00625AEA">
      <w:r>
        <w:t xml:space="preserve">12 Entire Agreement. </w:t>
      </w:r>
    </w:p>
    <w:p w14:paraId="3AB3FDD0" w14:textId="77777777" w:rsidR="00E53566" w:rsidRDefault="00625AEA">
      <w:r>
        <w:t xml:space="preserve">12.1 This Agreement and any other documents incorporated herein by reference and all related exhibits, schedules, attachments, and appendices attached constitutes the sole and entire agreement of the Parties with respect to the subject matter of this Agreement and therein and supersedes all prior and contemporaneous understandings, agreements, representations, and warranties, both written and oral, with respect to the subject matter. In the event of any inconsistency between the statements in the body of this Agreement, any other documents incorporated herein by reference, and the related exhibits, schedules, attachments, and appendices attached (other than an exception expressly set forth as such in the exhibits, schedules, attachments, and appendices), the statements in the body of this Agreement shall control. </w:t>
      </w:r>
    </w:p>
    <w:p w14:paraId="261CE064" w14:textId="77777777" w:rsidR="00E53566" w:rsidRDefault="00E53566"/>
    <w:p w14:paraId="3CD92F46" w14:textId="77777777" w:rsidR="00E53566" w:rsidRDefault="00625AEA">
      <w:r>
        <w:t xml:space="preserve">13 Amendment and Modification </w:t>
      </w:r>
    </w:p>
    <w:p w14:paraId="72F76D30" w14:textId="77777777" w:rsidR="00E53566" w:rsidRDefault="00625AEA">
      <w:r>
        <w:lastRenderedPageBreak/>
        <w:t xml:space="preserve">13.1 No amendment to or modification of this Agreement is effective unless it is in writing, identified as an amendment to this Agreement and signed by an authorized representative of each Party. </w:t>
      </w:r>
    </w:p>
    <w:p w14:paraId="1924C5B2" w14:textId="77777777" w:rsidR="00E53566" w:rsidRDefault="00E53566"/>
    <w:p w14:paraId="32C10FDD" w14:textId="77777777" w:rsidR="00E53566" w:rsidRDefault="00625AEA">
      <w:r>
        <w:t xml:space="preserve">14 Notice. </w:t>
      </w:r>
    </w:p>
    <w:p w14:paraId="338A4EBA" w14:textId="77777777" w:rsidR="00E53566" w:rsidRDefault="00625AEA">
      <w:r>
        <w:t xml:space="preserve">14.1 Each Party shall deliver all notices, requests, consents, claims, demands, waivers, and other communications under this Agreement (each, a "Notice") in writing and addressed to the other Party at the addresses set forth below (or to such other address that the receiving Party may designate from time to time in accordance with this section). Each Party shall deliver all Notices by personal delivery, nationally recognized overnight courier (with all fees prepaid), facsimile or email (with confirmation of transmission and receipt), or certified or registered mail (in each case, return receipt requested, postage prepaid). Except as otherwise provided in this Agreement, a Notice is effective only (a) upon receipt by the receiving party and (b) if the party giving the Notice has complied with the requirements of this Section. </w:t>
      </w:r>
    </w:p>
    <w:p w14:paraId="5BFB0D4F" w14:textId="77777777" w:rsidR="00E53566" w:rsidRDefault="00E53566"/>
    <w:p w14:paraId="493A8470" w14:textId="77777777" w:rsidR="00E53566" w:rsidRDefault="00E53566"/>
    <w:p w14:paraId="64F79660" w14:textId="77777777" w:rsidR="00E53566" w:rsidRDefault="00625AEA">
      <w:r>
        <w:t xml:space="preserve">ODK MEDIA, INC. Address: 221 N. Harbor Blvd. Suite E, Fullerton, CA 92832 Phone #: 714-525-5520 E-Mail: marketing-dept@odkmedia.net Website: www.ondemandkorea.com </w:t>
      </w:r>
    </w:p>
    <w:p w14:paraId="0950CAFA" w14:textId="77777777" w:rsidR="00E53566" w:rsidRDefault="00E53566"/>
    <w:p w14:paraId="7B879416" w14:textId="77777777" w:rsidR="00E53566" w:rsidRDefault="00625AEA">
      <w:r>
        <w:rPr>
          <w:b/>
        </w:rPr>
        <w:t>SIDIZ</w:t>
      </w:r>
      <w:r>
        <w:t>. Address: _________________</w:t>
      </w:r>
      <w:proofErr w:type="gramStart"/>
      <w:r>
        <w:t>_  Phone</w:t>
      </w:r>
      <w:proofErr w:type="gramEnd"/>
      <w:r>
        <w:t xml:space="preserve">: ___________ Email: ______________ </w:t>
      </w:r>
      <w:proofErr w:type="spellStart"/>
      <w:r>
        <w:t>Webiste</w:t>
      </w:r>
      <w:proofErr w:type="spellEnd"/>
      <w:r>
        <w:t xml:space="preserve"> : _____________________</w:t>
      </w:r>
    </w:p>
    <w:p w14:paraId="1B4903D5" w14:textId="77777777" w:rsidR="00E53566" w:rsidRDefault="00E53566"/>
    <w:p w14:paraId="5B24D553" w14:textId="77777777" w:rsidR="00E53566" w:rsidRDefault="00625AEA">
      <w:r>
        <w:t xml:space="preserve">15 Choice of Law. </w:t>
      </w:r>
    </w:p>
    <w:p w14:paraId="2F18ADEA" w14:textId="77777777" w:rsidR="00E53566" w:rsidRDefault="00625AEA">
      <w:r>
        <w:t>15.1 This Agreement and all related documents shall be governed by and construed in accordance with the laws of the State of California.</w:t>
      </w:r>
    </w:p>
    <w:p w14:paraId="60D4BEE6" w14:textId="77777777" w:rsidR="00E53566" w:rsidRDefault="00E53566"/>
    <w:p w14:paraId="5CAC760A" w14:textId="77777777" w:rsidR="00E53566" w:rsidRDefault="00E53566"/>
    <w:p w14:paraId="5F393A78" w14:textId="77777777" w:rsidR="00E53566" w:rsidRDefault="00625AEA">
      <w:r>
        <w:t xml:space="preserve"> IN WITNESS WHEREOF, the Parties hereto have executed this Agreement as of the date set forth above. </w:t>
      </w:r>
    </w:p>
    <w:p w14:paraId="3184E975" w14:textId="77777777" w:rsidR="00E53566" w:rsidRDefault="00E53566"/>
    <w:p w14:paraId="52FCFB81" w14:textId="77777777" w:rsidR="00E53566" w:rsidRDefault="00E53566">
      <w:pPr>
        <w:sectPr w:rsidR="00E53566">
          <w:pgSz w:w="12240" w:h="15840"/>
          <w:pgMar w:top="1440" w:right="1440" w:bottom="1440" w:left="1440" w:header="720" w:footer="720" w:gutter="0"/>
          <w:pgNumType w:start="1"/>
          <w:cols w:space="720"/>
        </w:sectPr>
      </w:pPr>
    </w:p>
    <w:p w14:paraId="4E496113" w14:textId="77777777" w:rsidR="00E53566" w:rsidRDefault="00625AEA">
      <w:r>
        <w:t xml:space="preserve">ODK MEDIA, INC. </w:t>
      </w:r>
    </w:p>
    <w:p w14:paraId="701DEE3D" w14:textId="77777777" w:rsidR="00E53566" w:rsidRDefault="00625AEA">
      <w:r>
        <w:t xml:space="preserve">By_________________ </w:t>
      </w:r>
    </w:p>
    <w:p w14:paraId="4749A048" w14:textId="77777777" w:rsidR="00E53566" w:rsidRDefault="00625AEA">
      <w:r>
        <w:t>Name: Olam Lee</w:t>
      </w:r>
    </w:p>
    <w:p w14:paraId="6E96C963" w14:textId="77777777" w:rsidR="00E53566" w:rsidRDefault="00625AEA">
      <w:r>
        <w:t xml:space="preserve">Title: Vice President of </w:t>
      </w:r>
      <w:proofErr w:type="spellStart"/>
      <w:r>
        <w:t>Monetization&amp;Marketing</w:t>
      </w:r>
      <w:proofErr w:type="spellEnd"/>
    </w:p>
    <w:p w14:paraId="29B8D600" w14:textId="77777777" w:rsidR="00E53566" w:rsidRDefault="00625AEA">
      <w:r>
        <w:rPr>
          <w:b/>
        </w:rPr>
        <w:t>SIDIZ</w:t>
      </w:r>
      <w:r>
        <w:t xml:space="preserve"> </w:t>
      </w:r>
    </w:p>
    <w:p w14:paraId="32F67B5E" w14:textId="77777777" w:rsidR="00E53566" w:rsidRDefault="00625AEA">
      <w:r>
        <w:t xml:space="preserve">By_________________ </w:t>
      </w:r>
    </w:p>
    <w:p w14:paraId="34E795EC" w14:textId="77777777" w:rsidR="00E53566" w:rsidRDefault="00625AEA">
      <w:r>
        <w:t xml:space="preserve">Name: </w:t>
      </w:r>
    </w:p>
    <w:p w14:paraId="336F513B" w14:textId="77777777" w:rsidR="00E53566" w:rsidRDefault="00625AEA">
      <w:pPr>
        <w:sectPr w:rsidR="00E53566">
          <w:type w:val="continuous"/>
          <w:pgSz w:w="12240" w:h="15840"/>
          <w:pgMar w:top="1440" w:right="1440" w:bottom="1440" w:left="1440" w:header="720" w:footer="720" w:gutter="0"/>
          <w:cols w:num="2" w:space="720" w:equalWidth="0">
            <w:col w:w="4320" w:space="720"/>
            <w:col w:w="4320" w:space="0"/>
          </w:cols>
        </w:sectPr>
      </w:pPr>
      <w:r>
        <w:t xml:space="preserve">Title: </w:t>
      </w:r>
    </w:p>
    <w:p w14:paraId="508C1DBF" w14:textId="77777777" w:rsidR="00E53566" w:rsidRDefault="00E53566"/>
    <w:p w14:paraId="2A5E1602" w14:textId="77777777" w:rsidR="00E53566" w:rsidRDefault="00E53566"/>
    <w:p w14:paraId="767F1A99" w14:textId="77777777" w:rsidR="00E53566" w:rsidRDefault="00E53566"/>
    <w:p w14:paraId="052C518D" w14:textId="77777777" w:rsidR="00E53566" w:rsidRDefault="00625AEA">
      <w:r>
        <w:br w:type="page"/>
      </w:r>
    </w:p>
    <w:p w14:paraId="10414C57" w14:textId="77777777" w:rsidR="00E53566" w:rsidRDefault="00625AEA">
      <w:commentRangeStart w:id="30"/>
      <w:r>
        <w:lastRenderedPageBreak/>
        <w:t>Exhibit A</w:t>
      </w:r>
      <w:commentRangeEnd w:id="30"/>
      <w:r w:rsidR="00123C0F">
        <w:rPr>
          <w:rStyle w:val="a7"/>
        </w:rPr>
        <w:commentReference w:id="30"/>
      </w:r>
    </w:p>
    <w:p w14:paraId="341A6F56" w14:textId="77777777" w:rsidR="00E53566" w:rsidRDefault="00E53566"/>
    <w:p w14:paraId="752E05E3" w14:textId="77777777" w:rsidR="00E53566" w:rsidRDefault="00625AEA">
      <w:r>
        <w:t>Parties will engage in the following cross-</w:t>
      </w:r>
      <w:proofErr w:type="spellStart"/>
      <w:r>
        <w:t>markjeting</w:t>
      </w:r>
      <w:proofErr w:type="spellEnd"/>
      <w:r>
        <w:t xml:space="preserve"> activities;</w:t>
      </w:r>
    </w:p>
    <w:p w14:paraId="01A4D8E5" w14:textId="77777777" w:rsidR="00E53566" w:rsidRDefault="00E53566"/>
    <w:tbl>
      <w:tblPr>
        <w:tblStyle w:val="a5"/>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7545"/>
      </w:tblGrid>
      <w:tr w:rsidR="00E53566" w14:paraId="2FA257F1" w14:textId="77777777">
        <w:tc>
          <w:tcPr>
            <w:tcW w:w="1755" w:type="dxa"/>
            <w:shd w:val="clear" w:color="auto" w:fill="auto"/>
            <w:tcMar>
              <w:top w:w="100" w:type="dxa"/>
              <w:left w:w="100" w:type="dxa"/>
              <w:bottom w:w="100" w:type="dxa"/>
              <w:right w:w="100" w:type="dxa"/>
            </w:tcMar>
          </w:tcPr>
          <w:p w14:paraId="2C216D62" w14:textId="77777777" w:rsidR="00E53566" w:rsidRDefault="00625AEA">
            <w:pPr>
              <w:widowControl w:val="0"/>
              <w:spacing w:line="240" w:lineRule="auto"/>
            </w:pPr>
            <w:r>
              <w:t>Item</w:t>
            </w:r>
          </w:p>
        </w:tc>
        <w:tc>
          <w:tcPr>
            <w:tcW w:w="7545" w:type="dxa"/>
            <w:shd w:val="clear" w:color="auto" w:fill="auto"/>
            <w:tcMar>
              <w:top w:w="100" w:type="dxa"/>
              <w:left w:w="100" w:type="dxa"/>
              <w:bottom w:w="100" w:type="dxa"/>
              <w:right w:w="100" w:type="dxa"/>
            </w:tcMar>
          </w:tcPr>
          <w:p w14:paraId="196E182E" w14:textId="77777777" w:rsidR="00E53566" w:rsidRDefault="00625AEA">
            <w:pPr>
              <w:widowControl w:val="0"/>
              <w:spacing w:line="240" w:lineRule="auto"/>
            </w:pPr>
            <w:r>
              <w:t>Description</w:t>
            </w:r>
          </w:p>
        </w:tc>
      </w:tr>
      <w:tr w:rsidR="00E53566" w14:paraId="22EC86B3" w14:textId="77777777">
        <w:tc>
          <w:tcPr>
            <w:tcW w:w="1755" w:type="dxa"/>
            <w:shd w:val="clear" w:color="auto" w:fill="auto"/>
            <w:tcMar>
              <w:top w:w="100" w:type="dxa"/>
              <w:left w:w="100" w:type="dxa"/>
              <w:bottom w:w="100" w:type="dxa"/>
              <w:right w:w="100" w:type="dxa"/>
            </w:tcMar>
          </w:tcPr>
          <w:p w14:paraId="021495BA" w14:textId="77777777" w:rsidR="00E53566" w:rsidRDefault="00625AEA">
            <w:pPr>
              <w:widowControl w:val="0"/>
              <w:spacing w:line="240" w:lineRule="auto"/>
            </w:pPr>
            <w:r>
              <w:t>ODK Media’s Role</w:t>
            </w:r>
          </w:p>
        </w:tc>
        <w:tc>
          <w:tcPr>
            <w:tcW w:w="7545" w:type="dxa"/>
            <w:shd w:val="clear" w:color="auto" w:fill="auto"/>
            <w:tcMar>
              <w:top w:w="100" w:type="dxa"/>
              <w:left w:w="100" w:type="dxa"/>
              <w:bottom w:w="100" w:type="dxa"/>
              <w:right w:w="100" w:type="dxa"/>
            </w:tcMar>
          </w:tcPr>
          <w:p w14:paraId="6AC0C23E" w14:textId="77777777" w:rsidR="00E53566" w:rsidRDefault="00625AEA">
            <w:pPr>
              <w:widowControl w:val="0"/>
              <w:spacing w:line="240" w:lineRule="auto"/>
            </w:pPr>
            <w:r>
              <w:t xml:space="preserve">1)Make </w:t>
            </w:r>
            <w:r>
              <w:rPr>
                <w:b/>
                <w:color w:val="232323"/>
                <w:sz w:val="21"/>
                <w:szCs w:val="21"/>
              </w:rPr>
              <w:t>SIDIZ’s</w:t>
            </w:r>
            <w:r>
              <w:t xml:space="preserve"> benefits available to ODK Members via its digital service </w:t>
            </w:r>
          </w:p>
          <w:p w14:paraId="7FE8B986" w14:textId="77777777" w:rsidR="00E53566" w:rsidRDefault="00E53566">
            <w:pPr>
              <w:widowControl w:val="0"/>
              <w:spacing w:line="240" w:lineRule="auto"/>
            </w:pPr>
          </w:p>
          <w:p w14:paraId="1E223F8B" w14:textId="77777777" w:rsidR="00E53566" w:rsidRDefault="00625AEA">
            <w:pPr>
              <w:widowControl w:val="0"/>
              <w:spacing w:line="240" w:lineRule="auto"/>
            </w:pPr>
            <w:r>
              <w:t xml:space="preserve">2)Marketing Promotion on partnership with </w:t>
            </w:r>
            <w:r>
              <w:rPr>
                <w:b/>
                <w:color w:val="232323"/>
                <w:sz w:val="21"/>
                <w:szCs w:val="21"/>
              </w:rPr>
              <w:t>SIDIZ</w:t>
            </w:r>
            <w:r>
              <w:t xml:space="preserve"> and its benefits via all eligible marketing channels including PR, ad placements, email and social networks platform</w:t>
            </w:r>
          </w:p>
        </w:tc>
      </w:tr>
      <w:tr w:rsidR="00E53566" w14:paraId="3332F029" w14:textId="77777777">
        <w:tc>
          <w:tcPr>
            <w:tcW w:w="1755" w:type="dxa"/>
            <w:shd w:val="clear" w:color="auto" w:fill="auto"/>
            <w:tcMar>
              <w:top w:w="100" w:type="dxa"/>
              <w:left w:w="100" w:type="dxa"/>
              <w:bottom w:w="100" w:type="dxa"/>
              <w:right w:w="100" w:type="dxa"/>
            </w:tcMar>
          </w:tcPr>
          <w:p w14:paraId="66F83447" w14:textId="77777777" w:rsidR="00E53566" w:rsidRDefault="00625AEA">
            <w:pPr>
              <w:widowControl w:val="0"/>
              <w:spacing w:line="240" w:lineRule="auto"/>
            </w:pPr>
            <w:r>
              <w:rPr>
                <w:b/>
                <w:color w:val="232323"/>
                <w:sz w:val="21"/>
                <w:szCs w:val="21"/>
              </w:rPr>
              <w:t>SIDIZ’s</w:t>
            </w:r>
            <w:r>
              <w:t xml:space="preserve"> Role</w:t>
            </w:r>
          </w:p>
        </w:tc>
        <w:tc>
          <w:tcPr>
            <w:tcW w:w="7545" w:type="dxa"/>
            <w:shd w:val="clear" w:color="auto" w:fill="auto"/>
            <w:tcMar>
              <w:top w:w="100" w:type="dxa"/>
              <w:left w:w="100" w:type="dxa"/>
              <w:bottom w:w="100" w:type="dxa"/>
              <w:right w:w="100" w:type="dxa"/>
            </w:tcMar>
          </w:tcPr>
          <w:p w14:paraId="5AFA6AEC" w14:textId="77777777" w:rsidR="00E53566" w:rsidRDefault="00625AEA">
            <w:pPr>
              <w:widowControl w:val="0"/>
              <w:spacing w:line="240" w:lineRule="auto"/>
            </w:pPr>
            <w:r>
              <w:t xml:space="preserve">1) </w:t>
            </w:r>
            <w:r>
              <w:rPr>
                <w:color w:val="FF0000"/>
              </w:rPr>
              <w:t xml:space="preserve">Provide 10% off benefit on purchases on </w:t>
            </w:r>
            <w:r>
              <w:rPr>
                <w:b/>
                <w:color w:val="FF0000"/>
              </w:rPr>
              <w:t>SIDIZ</w:t>
            </w:r>
            <w:r>
              <w:rPr>
                <w:color w:val="FF0000"/>
              </w:rPr>
              <w:t xml:space="preserve"> service for ODK Members</w:t>
            </w:r>
          </w:p>
          <w:p w14:paraId="53E4C57C" w14:textId="77777777" w:rsidR="00E53566" w:rsidRDefault="00E53566">
            <w:pPr>
              <w:widowControl w:val="0"/>
              <w:spacing w:line="240" w:lineRule="auto"/>
            </w:pPr>
          </w:p>
          <w:p w14:paraId="0A791984" w14:textId="77777777" w:rsidR="00E53566" w:rsidRDefault="00E53566">
            <w:pPr>
              <w:widowControl w:val="0"/>
              <w:spacing w:line="240" w:lineRule="auto"/>
            </w:pPr>
          </w:p>
          <w:p w14:paraId="62D48CE8" w14:textId="62ED9958" w:rsidR="00E53566" w:rsidRDefault="00625AEA">
            <w:pPr>
              <w:widowControl w:val="0"/>
              <w:spacing w:line="240" w:lineRule="auto"/>
            </w:pPr>
            <w:r>
              <w:t xml:space="preserve">2)Marketing Promotion on partnership with </w:t>
            </w:r>
            <w:del w:id="31" w:author="최규현 (Kyoohyun Choi)" w:date="2024-03-07T16:00:00Z">
              <w:r w:rsidDel="00101109">
                <w:rPr>
                  <w:rFonts w:hint="eastAsia"/>
                  <w:b/>
                  <w:color w:val="232323"/>
                  <w:sz w:val="21"/>
                  <w:szCs w:val="21"/>
                </w:rPr>
                <w:delText>SIDIZ</w:delText>
              </w:r>
            </w:del>
            <w:ins w:id="32" w:author="최규현 (Kyoohyun Choi)" w:date="2024-03-07T16:00:00Z">
              <w:r w:rsidR="00101109">
                <w:rPr>
                  <w:rFonts w:hint="eastAsia"/>
                  <w:b/>
                  <w:color w:val="232323"/>
                  <w:sz w:val="21"/>
                  <w:szCs w:val="21"/>
                </w:rPr>
                <w:t>OD</w:t>
              </w:r>
            </w:ins>
            <w:ins w:id="33" w:author="최규현 (Kyoohyun Choi)" w:date="2024-03-07T16:01:00Z">
              <w:r w:rsidR="00101109">
                <w:rPr>
                  <w:rFonts w:hint="eastAsia"/>
                  <w:b/>
                  <w:color w:val="232323"/>
                  <w:sz w:val="21"/>
                  <w:szCs w:val="21"/>
                </w:rPr>
                <w:t>K</w:t>
              </w:r>
            </w:ins>
            <w:r>
              <w:t xml:space="preserve"> and its benefits via all eligible marketing channels including its website notice, ad placements, email and social networks platform</w:t>
            </w:r>
          </w:p>
          <w:p w14:paraId="0F2E83B7" w14:textId="77777777" w:rsidR="00E53566" w:rsidRDefault="00E53566">
            <w:pPr>
              <w:widowControl w:val="0"/>
              <w:spacing w:line="240" w:lineRule="auto"/>
            </w:pPr>
          </w:p>
          <w:p w14:paraId="067FB862" w14:textId="77777777" w:rsidR="00E53566" w:rsidRDefault="00E53566">
            <w:pPr>
              <w:widowControl w:val="0"/>
              <w:spacing w:line="240" w:lineRule="auto"/>
            </w:pPr>
          </w:p>
          <w:p w14:paraId="6CD14437" w14:textId="77777777" w:rsidR="00E53566" w:rsidRDefault="00E53566">
            <w:pPr>
              <w:widowControl w:val="0"/>
              <w:spacing w:line="240" w:lineRule="auto"/>
            </w:pPr>
          </w:p>
        </w:tc>
      </w:tr>
    </w:tbl>
    <w:p w14:paraId="44342A3D" w14:textId="77777777" w:rsidR="00E53566" w:rsidRDefault="00E53566"/>
    <w:p w14:paraId="20453BBB" w14:textId="77777777" w:rsidR="00E53566" w:rsidRDefault="00E53566"/>
    <w:sectPr w:rsidR="00E53566">
      <w:type w:val="continuous"/>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4-03-11T12:21:00Z" w:initials="김(K">
    <w:p w14:paraId="534FE086" w14:textId="559345FC" w:rsidR="00BF476A" w:rsidRDefault="00BF476A">
      <w:pPr>
        <w:pStyle w:val="a8"/>
        <w:rPr>
          <w:rFonts w:hint="eastAsia"/>
        </w:rPr>
      </w:pPr>
      <w:r>
        <w:rPr>
          <w:rStyle w:val="a7"/>
        </w:rPr>
        <w:annotationRef/>
      </w:r>
      <w:r>
        <w:rPr>
          <w:rFonts w:hint="eastAsia"/>
        </w:rPr>
        <w:t>주체가</w:t>
      </w:r>
      <w:r>
        <w:rPr>
          <w:rFonts w:hint="eastAsia"/>
        </w:rPr>
        <w:t xml:space="preserve"> </w:t>
      </w:r>
      <w:proofErr w:type="spellStart"/>
      <w:r>
        <w:rPr>
          <w:rFonts w:hint="eastAsia"/>
        </w:rPr>
        <w:t>시디즈인가요</w:t>
      </w:r>
      <w:proofErr w:type="spellEnd"/>
      <w:r>
        <w:rPr>
          <w:rFonts w:hint="eastAsia"/>
        </w:rPr>
        <w:t>?</w:t>
      </w:r>
      <w:r>
        <w:t xml:space="preserve"> </w:t>
      </w:r>
      <w:proofErr w:type="spellStart"/>
      <w:r>
        <w:rPr>
          <w:rFonts w:hint="eastAsia"/>
        </w:rPr>
        <w:t>시디즈아메리카인지</w:t>
      </w:r>
      <w:proofErr w:type="spellEnd"/>
      <w:r>
        <w:rPr>
          <w:rFonts w:hint="eastAsia"/>
        </w:rPr>
        <w:t xml:space="preserve"> </w:t>
      </w:r>
      <w:r>
        <w:rPr>
          <w:rFonts w:hint="eastAsia"/>
        </w:rPr>
        <w:t>명확히</w:t>
      </w:r>
      <w:r>
        <w:rPr>
          <w:rFonts w:hint="eastAsia"/>
        </w:rPr>
        <w:t xml:space="preserve"> </w:t>
      </w:r>
      <w:r>
        <w:rPr>
          <w:rFonts w:hint="eastAsia"/>
        </w:rPr>
        <w:t>해주시기</w:t>
      </w:r>
      <w:r>
        <w:rPr>
          <w:rFonts w:hint="eastAsia"/>
        </w:rPr>
        <w:t xml:space="preserve"> </w:t>
      </w:r>
      <w:r>
        <w:rPr>
          <w:rFonts w:hint="eastAsia"/>
        </w:rPr>
        <w:t>바랍니다</w:t>
      </w:r>
      <w:r>
        <w:rPr>
          <w:rFonts w:hint="eastAsia"/>
        </w:rPr>
        <w:t>.</w:t>
      </w:r>
      <w:r>
        <w:t xml:space="preserve"> </w:t>
      </w:r>
      <w:r>
        <w:rPr>
          <w:rFonts w:hint="eastAsia"/>
        </w:rPr>
        <w:t>만약에</w:t>
      </w:r>
      <w:r>
        <w:rPr>
          <w:rFonts w:hint="eastAsia"/>
        </w:rPr>
        <w:t xml:space="preserve"> </w:t>
      </w:r>
      <w:r>
        <w:rPr>
          <w:rFonts w:hint="eastAsia"/>
        </w:rPr>
        <w:t>광고가</w:t>
      </w:r>
      <w:r>
        <w:rPr>
          <w:rFonts w:hint="eastAsia"/>
        </w:rPr>
        <w:t xml:space="preserve"> </w:t>
      </w:r>
      <w:r>
        <w:rPr>
          <w:rFonts w:hint="eastAsia"/>
        </w:rPr>
        <w:t>노출되어</w:t>
      </w:r>
      <w:r>
        <w:rPr>
          <w:rFonts w:hint="eastAsia"/>
        </w:rPr>
        <w:t xml:space="preserve"> </w:t>
      </w:r>
      <w:proofErr w:type="spellStart"/>
      <w:r>
        <w:rPr>
          <w:rFonts w:hint="eastAsia"/>
        </w:rPr>
        <w:t>시디즈아메리카</w:t>
      </w:r>
      <w:proofErr w:type="spellEnd"/>
      <w:r>
        <w:rPr>
          <w:rFonts w:hint="eastAsia"/>
        </w:rPr>
        <w:t xml:space="preserve"> </w:t>
      </w:r>
      <w:r>
        <w:rPr>
          <w:rFonts w:hint="eastAsia"/>
        </w:rPr>
        <w:t>판매</w:t>
      </w:r>
      <w:r>
        <w:rPr>
          <w:rFonts w:hint="eastAsia"/>
        </w:rPr>
        <w:t xml:space="preserve"> </w:t>
      </w:r>
      <w:r>
        <w:rPr>
          <w:rFonts w:hint="eastAsia"/>
        </w:rPr>
        <w:t>페이지와</w:t>
      </w:r>
      <w:r>
        <w:rPr>
          <w:rFonts w:hint="eastAsia"/>
        </w:rPr>
        <w:t xml:space="preserve"> </w:t>
      </w:r>
      <w:r>
        <w:rPr>
          <w:rFonts w:hint="eastAsia"/>
        </w:rPr>
        <w:t>연결된다면</w:t>
      </w:r>
      <w:r>
        <w:rPr>
          <w:rFonts w:hint="eastAsia"/>
        </w:rPr>
        <w:t xml:space="preserve"> </w:t>
      </w:r>
      <w:proofErr w:type="spellStart"/>
      <w:r>
        <w:rPr>
          <w:rFonts w:hint="eastAsia"/>
        </w:rPr>
        <w:t>시디즈아메리카가</w:t>
      </w:r>
      <w:proofErr w:type="spellEnd"/>
      <w:r>
        <w:rPr>
          <w:rFonts w:hint="eastAsia"/>
        </w:rPr>
        <w:t xml:space="preserve"> </w:t>
      </w:r>
      <w:r>
        <w:rPr>
          <w:rFonts w:hint="eastAsia"/>
        </w:rPr>
        <w:t>주체가</w:t>
      </w:r>
      <w:r>
        <w:rPr>
          <w:rFonts w:hint="eastAsia"/>
        </w:rPr>
        <w:t xml:space="preserve"> </w:t>
      </w:r>
      <w:r>
        <w:rPr>
          <w:rFonts w:hint="eastAsia"/>
        </w:rPr>
        <w:t>되는</w:t>
      </w:r>
      <w:r>
        <w:rPr>
          <w:rFonts w:hint="eastAsia"/>
        </w:rPr>
        <w:t xml:space="preserve"> </w:t>
      </w:r>
      <w:r>
        <w:rPr>
          <w:rFonts w:hint="eastAsia"/>
        </w:rPr>
        <w:t>것이</w:t>
      </w:r>
      <w:r>
        <w:rPr>
          <w:rFonts w:hint="eastAsia"/>
        </w:rPr>
        <w:t xml:space="preserve"> </w:t>
      </w:r>
      <w:r>
        <w:rPr>
          <w:rFonts w:hint="eastAsia"/>
        </w:rPr>
        <w:t>맞을</w:t>
      </w:r>
      <w:r>
        <w:rPr>
          <w:rFonts w:hint="eastAsia"/>
        </w:rPr>
        <w:t xml:space="preserve"> </w:t>
      </w:r>
      <w:r>
        <w:rPr>
          <w:rFonts w:hint="eastAsia"/>
        </w:rPr>
        <w:t>것</w:t>
      </w:r>
      <w:r>
        <w:rPr>
          <w:rFonts w:hint="eastAsia"/>
        </w:rPr>
        <w:t xml:space="preserve"> </w:t>
      </w:r>
      <w:r>
        <w:rPr>
          <w:rFonts w:hint="eastAsia"/>
        </w:rPr>
        <w:t>같습니다</w:t>
      </w:r>
      <w:r>
        <w:rPr>
          <w:rFonts w:hint="eastAsia"/>
        </w:rPr>
        <w:t>.</w:t>
      </w:r>
      <w:r>
        <w:t xml:space="preserve"> </w:t>
      </w:r>
    </w:p>
  </w:comment>
  <w:comment w:id="1" w:author="최규현 (Kyoohyun Choi)" w:date="2024-03-07T15:58:00Z" w:initials="최(C">
    <w:p w14:paraId="1589A00C" w14:textId="77777777" w:rsidR="00AC7D22" w:rsidRDefault="00AC7D22">
      <w:pPr>
        <w:pStyle w:val="a8"/>
      </w:pPr>
      <w:r>
        <w:rPr>
          <w:rStyle w:val="a7"/>
        </w:rPr>
        <w:annotationRef/>
      </w:r>
      <w:r>
        <w:rPr>
          <w:rFonts w:hint="eastAsia"/>
        </w:rPr>
        <w:t>보내주신</w:t>
      </w:r>
      <w:r>
        <w:rPr>
          <w:rFonts w:hint="eastAsia"/>
        </w:rPr>
        <w:t xml:space="preserve"> </w:t>
      </w:r>
      <w:r>
        <w:rPr>
          <w:rFonts w:hint="eastAsia"/>
        </w:rPr>
        <w:t>첨부파일을</w:t>
      </w:r>
      <w:r>
        <w:rPr>
          <w:rFonts w:hint="eastAsia"/>
        </w:rPr>
        <w:t xml:space="preserve"> </w:t>
      </w:r>
      <w:r>
        <w:rPr>
          <w:rFonts w:hint="eastAsia"/>
        </w:rPr>
        <w:t>보면</w:t>
      </w:r>
      <w:r>
        <w:rPr>
          <w:rFonts w:hint="eastAsia"/>
        </w:rPr>
        <w:t xml:space="preserve"> ODK</w:t>
      </w:r>
      <w:r>
        <w:t xml:space="preserve"> </w:t>
      </w:r>
      <w:r>
        <w:rPr>
          <w:rFonts w:hint="eastAsia"/>
        </w:rPr>
        <w:t>어플리케이션</w:t>
      </w:r>
      <w:r>
        <w:rPr>
          <w:rFonts w:hint="eastAsia"/>
        </w:rPr>
        <w:t xml:space="preserve"> </w:t>
      </w:r>
      <w:r>
        <w:rPr>
          <w:rFonts w:hint="eastAsia"/>
        </w:rPr>
        <w:t>팝업을</w:t>
      </w:r>
      <w:r>
        <w:rPr>
          <w:rFonts w:hint="eastAsia"/>
        </w:rPr>
        <w:t xml:space="preserve"> </w:t>
      </w:r>
      <w:r>
        <w:rPr>
          <w:rFonts w:hint="eastAsia"/>
        </w:rPr>
        <w:t>클릭하고</w:t>
      </w:r>
      <w:r>
        <w:rPr>
          <w:rFonts w:hint="eastAsia"/>
        </w:rPr>
        <w:t xml:space="preserve"> </w:t>
      </w:r>
      <w:r>
        <w:rPr>
          <w:rFonts w:hint="eastAsia"/>
        </w:rPr>
        <w:t>해당</w:t>
      </w:r>
      <w:r>
        <w:rPr>
          <w:rFonts w:hint="eastAsia"/>
        </w:rPr>
        <w:t xml:space="preserve"> </w:t>
      </w:r>
      <w:r>
        <w:rPr>
          <w:rFonts w:hint="eastAsia"/>
        </w:rPr>
        <w:t>쿠폰번호</w:t>
      </w:r>
      <w:r>
        <w:rPr>
          <w:rFonts w:hint="eastAsia"/>
        </w:rPr>
        <w:t>(1</w:t>
      </w:r>
      <w:r>
        <w:rPr>
          <w:rFonts w:hint="eastAsia"/>
        </w:rPr>
        <w:t>회성</w:t>
      </w:r>
      <w:r>
        <w:rPr>
          <w:rFonts w:hint="eastAsia"/>
        </w:rPr>
        <w:t>)</w:t>
      </w:r>
      <w:r>
        <w:rPr>
          <w:rFonts w:hint="eastAsia"/>
        </w:rPr>
        <w:t>를</w:t>
      </w:r>
      <w:r>
        <w:rPr>
          <w:rFonts w:hint="eastAsia"/>
        </w:rPr>
        <w:t xml:space="preserve"> </w:t>
      </w:r>
      <w:proofErr w:type="spellStart"/>
      <w:r>
        <w:rPr>
          <w:rFonts w:hint="eastAsia"/>
        </w:rPr>
        <w:t>시디즈</w:t>
      </w:r>
      <w:proofErr w:type="spellEnd"/>
      <w:r>
        <w:rPr>
          <w:rFonts w:hint="eastAsia"/>
        </w:rPr>
        <w:t xml:space="preserve"> </w:t>
      </w:r>
      <w:r>
        <w:rPr>
          <w:rFonts w:hint="eastAsia"/>
        </w:rPr>
        <w:t>웹사이트에</w:t>
      </w:r>
      <w:r>
        <w:rPr>
          <w:rFonts w:hint="eastAsia"/>
        </w:rPr>
        <w:t xml:space="preserve"> </w:t>
      </w:r>
      <w:r>
        <w:rPr>
          <w:rFonts w:hint="eastAsia"/>
        </w:rPr>
        <w:t>입력하면</w:t>
      </w:r>
      <w:r>
        <w:rPr>
          <w:rFonts w:hint="eastAsia"/>
        </w:rPr>
        <w:t xml:space="preserve"> ODK</w:t>
      </w:r>
      <w:r>
        <w:t xml:space="preserve"> </w:t>
      </w:r>
      <w:r>
        <w:rPr>
          <w:rFonts w:hint="eastAsia"/>
        </w:rPr>
        <w:t>회원임이</w:t>
      </w:r>
      <w:r>
        <w:rPr>
          <w:rFonts w:hint="eastAsia"/>
        </w:rPr>
        <w:t xml:space="preserve"> </w:t>
      </w:r>
      <w:r>
        <w:rPr>
          <w:rFonts w:hint="eastAsia"/>
        </w:rPr>
        <w:t>확인되어</w:t>
      </w:r>
      <w:r>
        <w:rPr>
          <w:rFonts w:hint="eastAsia"/>
        </w:rPr>
        <w:t xml:space="preserve"> 10%</w:t>
      </w:r>
      <w:r>
        <w:t xml:space="preserve"> </w:t>
      </w:r>
      <w:r>
        <w:rPr>
          <w:rFonts w:hint="eastAsia"/>
        </w:rPr>
        <w:t>할인을</w:t>
      </w:r>
      <w:r>
        <w:rPr>
          <w:rFonts w:hint="eastAsia"/>
        </w:rPr>
        <w:t xml:space="preserve"> </w:t>
      </w:r>
      <w:r>
        <w:rPr>
          <w:rFonts w:hint="eastAsia"/>
        </w:rPr>
        <w:t>제공받는</w:t>
      </w:r>
      <w:r>
        <w:rPr>
          <w:rFonts w:hint="eastAsia"/>
        </w:rPr>
        <w:t xml:space="preserve"> </w:t>
      </w:r>
      <w:r>
        <w:rPr>
          <w:rFonts w:hint="eastAsia"/>
        </w:rPr>
        <w:t>구조인</w:t>
      </w:r>
      <w:r>
        <w:rPr>
          <w:rFonts w:hint="eastAsia"/>
        </w:rPr>
        <w:t xml:space="preserve"> </w:t>
      </w:r>
      <w:r>
        <w:rPr>
          <w:rFonts w:hint="eastAsia"/>
        </w:rPr>
        <w:t>것으로</w:t>
      </w:r>
      <w:r>
        <w:rPr>
          <w:rFonts w:hint="eastAsia"/>
        </w:rPr>
        <w:t xml:space="preserve"> </w:t>
      </w:r>
      <w:r>
        <w:rPr>
          <w:rFonts w:hint="eastAsia"/>
        </w:rPr>
        <w:t>보입니다</w:t>
      </w:r>
      <w:r>
        <w:rPr>
          <w:rFonts w:hint="eastAsia"/>
        </w:rPr>
        <w:t>.</w:t>
      </w:r>
      <w:r>
        <w:t xml:space="preserve"> </w:t>
      </w:r>
    </w:p>
    <w:p w14:paraId="5BCD9ABD" w14:textId="77777777" w:rsidR="00AC7D22" w:rsidRDefault="00AC7D22">
      <w:pPr>
        <w:pStyle w:val="a8"/>
      </w:pPr>
    </w:p>
    <w:p w14:paraId="79B62F34" w14:textId="77777777" w:rsidR="00AC7D22" w:rsidRDefault="00AC7D22">
      <w:pPr>
        <w:pStyle w:val="a8"/>
      </w:pPr>
      <w:r>
        <w:rPr>
          <w:rFonts w:hint="eastAsia"/>
        </w:rPr>
        <w:t>위와</w:t>
      </w:r>
      <w:r>
        <w:rPr>
          <w:rFonts w:hint="eastAsia"/>
        </w:rPr>
        <w:t xml:space="preserve"> </w:t>
      </w:r>
      <w:r>
        <w:rPr>
          <w:rFonts w:hint="eastAsia"/>
        </w:rPr>
        <w:t>같은</w:t>
      </w:r>
      <w:r>
        <w:rPr>
          <w:rFonts w:hint="eastAsia"/>
        </w:rPr>
        <w:t xml:space="preserve"> </w:t>
      </w:r>
      <w:r>
        <w:rPr>
          <w:rFonts w:hint="eastAsia"/>
        </w:rPr>
        <w:t>세부적인</w:t>
      </w:r>
      <w:r>
        <w:rPr>
          <w:rFonts w:hint="eastAsia"/>
        </w:rPr>
        <w:t xml:space="preserve"> </w:t>
      </w:r>
      <w:r>
        <w:rPr>
          <w:rFonts w:hint="eastAsia"/>
        </w:rPr>
        <w:t>협업</w:t>
      </w:r>
      <w:r>
        <w:rPr>
          <w:rFonts w:hint="eastAsia"/>
        </w:rPr>
        <w:t xml:space="preserve"> </w:t>
      </w:r>
      <w:r>
        <w:rPr>
          <w:rFonts w:hint="eastAsia"/>
        </w:rPr>
        <w:t>내용이</w:t>
      </w:r>
      <w:r>
        <w:rPr>
          <w:rFonts w:hint="eastAsia"/>
        </w:rPr>
        <w:t xml:space="preserve"> </w:t>
      </w:r>
      <w:r>
        <w:rPr>
          <w:rFonts w:hint="eastAsia"/>
        </w:rPr>
        <w:t>본</w:t>
      </w:r>
      <w:r>
        <w:rPr>
          <w:rFonts w:hint="eastAsia"/>
        </w:rPr>
        <w:t xml:space="preserve"> </w:t>
      </w:r>
      <w:r>
        <w:rPr>
          <w:rFonts w:hint="eastAsia"/>
        </w:rPr>
        <w:t>계약</w:t>
      </w:r>
      <w:r>
        <w:rPr>
          <w:rFonts w:hint="eastAsia"/>
        </w:rPr>
        <w:t xml:space="preserve"> </w:t>
      </w:r>
      <w:r>
        <w:rPr>
          <w:rFonts w:hint="eastAsia"/>
        </w:rPr>
        <w:t>혹은</w:t>
      </w:r>
      <w:r>
        <w:rPr>
          <w:rFonts w:hint="eastAsia"/>
        </w:rPr>
        <w:t xml:space="preserve"> </w:t>
      </w:r>
      <w:r>
        <w:rPr>
          <w:rFonts w:hint="eastAsia"/>
        </w:rPr>
        <w:t>부록에</w:t>
      </w:r>
      <w:r>
        <w:rPr>
          <w:rFonts w:hint="eastAsia"/>
        </w:rPr>
        <w:t xml:space="preserve"> </w:t>
      </w:r>
      <w:r>
        <w:rPr>
          <w:rFonts w:hint="eastAsia"/>
        </w:rPr>
        <w:t>반영되어</w:t>
      </w:r>
      <w:r>
        <w:rPr>
          <w:rFonts w:hint="eastAsia"/>
        </w:rPr>
        <w:t xml:space="preserve"> </w:t>
      </w:r>
      <w:r>
        <w:rPr>
          <w:rFonts w:hint="eastAsia"/>
        </w:rPr>
        <w:t>있지</w:t>
      </w:r>
      <w:r>
        <w:rPr>
          <w:rFonts w:hint="eastAsia"/>
        </w:rPr>
        <w:t xml:space="preserve"> </w:t>
      </w:r>
      <w:r>
        <w:rPr>
          <w:rFonts w:hint="eastAsia"/>
        </w:rPr>
        <w:t>않으므로</w:t>
      </w:r>
      <w:r>
        <w:rPr>
          <w:rFonts w:hint="eastAsia"/>
        </w:rPr>
        <w:t>,</w:t>
      </w:r>
      <w:r>
        <w:t xml:space="preserve"> </w:t>
      </w:r>
      <w:r>
        <w:rPr>
          <w:rFonts w:hint="eastAsia"/>
        </w:rPr>
        <w:t>협업의</w:t>
      </w:r>
      <w:r>
        <w:rPr>
          <w:rFonts w:hint="eastAsia"/>
        </w:rPr>
        <w:t xml:space="preserve"> </w:t>
      </w:r>
      <w:r>
        <w:rPr>
          <w:rFonts w:hint="eastAsia"/>
        </w:rPr>
        <w:t>구체적인</w:t>
      </w:r>
      <w:r>
        <w:rPr>
          <w:rFonts w:hint="eastAsia"/>
        </w:rPr>
        <w:t xml:space="preserve"> </w:t>
      </w:r>
      <w:r>
        <w:rPr>
          <w:rFonts w:hint="eastAsia"/>
        </w:rPr>
        <w:t>내용은</w:t>
      </w:r>
      <w:r>
        <w:rPr>
          <w:rFonts w:hint="eastAsia"/>
        </w:rPr>
        <w:t xml:space="preserve"> </w:t>
      </w:r>
      <w:r>
        <w:rPr>
          <w:rFonts w:hint="eastAsia"/>
        </w:rPr>
        <w:t>이메일</w:t>
      </w:r>
      <w:r>
        <w:rPr>
          <w:rFonts w:hint="eastAsia"/>
        </w:rPr>
        <w:t xml:space="preserve"> </w:t>
      </w:r>
      <w:r>
        <w:rPr>
          <w:rFonts w:hint="eastAsia"/>
        </w:rPr>
        <w:t>등</w:t>
      </w:r>
      <w:r>
        <w:rPr>
          <w:rFonts w:hint="eastAsia"/>
        </w:rPr>
        <w:t xml:space="preserve"> </w:t>
      </w:r>
      <w:r>
        <w:rPr>
          <w:rFonts w:hint="eastAsia"/>
        </w:rPr>
        <w:t>별도</w:t>
      </w:r>
      <w:r>
        <w:rPr>
          <w:rFonts w:hint="eastAsia"/>
        </w:rPr>
        <w:t xml:space="preserve"> </w:t>
      </w:r>
      <w:r>
        <w:rPr>
          <w:rFonts w:hint="eastAsia"/>
        </w:rPr>
        <w:t>서면을</w:t>
      </w:r>
      <w:r>
        <w:rPr>
          <w:rFonts w:hint="eastAsia"/>
        </w:rPr>
        <w:t xml:space="preserve"> </w:t>
      </w:r>
      <w:r>
        <w:rPr>
          <w:rFonts w:hint="eastAsia"/>
        </w:rPr>
        <w:t>통해</w:t>
      </w:r>
      <w:r>
        <w:rPr>
          <w:rFonts w:hint="eastAsia"/>
        </w:rPr>
        <w:t xml:space="preserve"> </w:t>
      </w:r>
      <w:r>
        <w:rPr>
          <w:rFonts w:hint="eastAsia"/>
        </w:rPr>
        <w:t>합의하여</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11" w:author="최규현 (Kyoohyun Choi)" w:date="2024-03-08T09:53:00Z" w:initials="최(C">
    <w:p w14:paraId="2A48C1C0" w14:textId="3F8612EE" w:rsidR="004E0003" w:rsidRDefault="004E0003">
      <w:pPr>
        <w:pStyle w:val="a8"/>
      </w:pPr>
      <w:r>
        <w:rPr>
          <w:rStyle w:val="a7"/>
        </w:rPr>
        <w:annotationRef/>
      </w:r>
      <w:proofErr w:type="spellStart"/>
      <w:r w:rsidR="00B72382">
        <w:rPr>
          <w:rFonts w:hint="eastAsia"/>
        </w:rPr>
        <w:t>시디즈가</w:t>
      </w:r>
      <w:proofErr w:type="spellEnd"/>
      <w:r w:rsidR="00B72382">
        <w:rPr>
          <w:rFonts w:hint="eastAsia"/>
        </w:rPr>
        <w:t xml:space="preserve"> </w:t>
      </w:r>
      <w:r w:rsidR="00B72382">
        <w:t>ODK</w:t>
      </w:r>
      <w:r w:rsidR="00B72382">
        <w:rPr>
          <w:rFonts w:hint="eastAsia"/>
        </w:rPr>
        <w:t>를</w:t>
      </w:r>
      <w:r w:rsidR="00B72382">
        <w:rPr>
          <w:rFonts w:hint="eastAsia"/>
        </w:rPr>
        <w:t xml:space="preserve"> </w:t>
      </w:r>
      <w:r w:rsidR="00B72382">
        <w:rPr>
          <w:rFonts w:hint="eastAsia"/>
        </w:rPr>
        <w:t>광고하는</w:t>
      </w:r>
      <w:r w:rsidR="00B72382">
        <w:rPr>
          <w:rFonts w:hint="eastAsia"/>
        </w:rPr>
        <w:t xml:space="preserve"> </w:t>
      </w:r>
      <w:r w:rsidR="00B72382">
        <w:rPr>
          <w:rFonts w:hint="eastAsia"/>
        </w:rPr>
        <w:t>경우</w:t>
      </w:r>
      <w:r w:rsidR="00B72382">
        <w:rPr>
          <w:rFonts w:hint="eastAsia"/>
        </w:rPr>
        <w:t>,</w:t>
      </w:r>
      <w:r w:rsidR="00B72382">
        <w:t xml:space="preserve"> </w:t>
      </w:r>
      <w:r w:rsidR="00B72382">
        <w:rPr>
          <w:rFonts w:hint="eastAsia"/>
        </w:rPr>
        <w:t>해당</w:t>
      </w:r>
      <w:r w:rsidR="00B72382">
        <w:rPr>
          <w:rFonts w:hint="eastAsia"/>
        </w:rPr>
        <w:t xml:space="preserve"> </w:t>
      </w:r>
      <w:r w:rsidR="00B72382">
        <w:rPr>
          <w:rFonts w:hint="eastAsia"/>
        </w:rPr>
        <w:t>조항</w:t>
      </w:r>
      <w:r w:rsidR="00B72382">
        <w:rPr>
          <w:rFonts w:hint="eastAsia"/>
        </w:rPr>
        <w:t xml:space="preserve"> </w:t>
      </w:r>
      <w:r w:rsidR="00B72382">
        <w:rPr>
          <w:rFonts w:hint="eastAsia"/>
        </w:rPr>
        <w:t>적용하여</w:t>
      </w:r>
      <w:r w:rsidR="00B72382">
        <w:rPr>
          <w:rFonts w:hint="eastAsia"/>
        </w:rPr>
        <w:t xml:space="preserve"> </w:t>
      </w:r>
      <w:r w:rsidR="00B72382">
        <w:rPr>
          <w:rFonts w:hint="eastAsia"/>
        </w:rPr>
        <w:t>주실</w:t>
      </w:r>
      <w:r w:rsidR="00B72382">
        <w:rPr>
          <w:rFonts w:hint="eastAsia"/>
        </w:rPr>
        <w:t xml:space="preserve"> </w:t>
      </w:r>
      <w:r w:rsidR="00B72382">
        <w:rPr>
          <w:rFonts w:hint="eastAsia"/>
        </w:rPr>
        <w:t>것을</w:t>
      </w:r>
      <w:r w:rsidR="00B72382">
        <w:rPr>
          <w:rFonts w:hint="eastAsia"/>
        </w:rPr>
        <w:t xml:space="preserve"> </w:t>
      </w:r>
      <w:r w:rsidR="00B72382">
        <w:rPr>
          <w:rFonts w:hint="eastAsia"/>
        </w:rPr>
        <w:t>권고</w:t>
      </w:r>
      <w:r w:rsidR="00B72382">
        <w:rPr>
          <w:rFonts w:hint="eastAsia"/>
        </w:rPr>
        <w:t xml:space="preserve"> </w:t>
      </w:r>
      <w:r w:rsidR="00B72382">
        <w:rPr>
          <w:rFonts w:hint="eastAsia"/>
        </w:rPr>
        <w:t>드립니다</w:t>
      </w:r>
      <w:r w:rsidR="00B72382">
        <w:rPr>
          <w:rFonts w:hint="eastAsia"/>
        </w:rPr>
        <w:t>.</w:t>
      </w:r>
      <w:r w:rsidR="00B72382">
        <w:t xml:space="preserve"> </w:t>
      </w:r>
    </w:p>
  </w:comment>
  <w:comment w:id="26" w:author="최규현 (Kyoohyun Choi)" w:date="2024-03-08T10:05:00Z" w:initials="최(C">
    <w:p w14:paraId="335E09D2" w14:textId="52A4D2C3" w:rsidR="00130775" w:rsidRDefault="00130775">
      <w:pPr>
        <w:pStyle w:val="a8"/>
      </w:pPr>
      <w:r>
        <w:rPr>
          <w:rStyle w:val="a7"/>
        </w:rPr>
        <w:annotationRef/>
      </w:r>
      <w:r>
        <w:rPr>
          <w:rFonts w:hint="eastAsia"/>
        </w:rPr>
        <w:t>귀</w:t>
      </w:r>
      <w:r>
        <w:rPr>
          <w:rFonts w:hint="eastAsia"/>
        </w:rPr>
        <w:t xml:space="preserve"> </w:t>
      </w:r>
      <w:r>
        <w:rPr>
          <w:rFonts w:hint="eastAsia"/>
        </w:rPr>
        <w:t>팀</w:t>
      </w:r>
      <w:r>
        <w:rPr>
          <w:rFonts w:hint="eastAsia"/>
        </w:rPr>
        <w:t xml:space="preserve"> </w:t>
      </w:r>
      <w:r>
        <w:rPr>
          <w:rFonts w:hint="eastAsia"/>
        </w:rPr>
        <w:t>요청에</w:t>
      </w:r>
      <w:r>
        <w:rPr>
          <w:rFonts w:hint="eastAsia"/>
        </w:rPr>
        <w:t xml:space="preserve"> </w:t>
      </w:r>
      <w:r>
        <w:rPr>
          <w:rFonts w:hint="eastAsia"/>
        </w:rPr>
        <w:t>따라</w:t>
      </w:r>
      <w:r>
        <w:rPr>
          <w:rFonts w:hint="eastAsia"/>
        </w:rPr>
        <w:t xml:space="preserve"> </w:t>
      </w:r>
      <w:r>
        <w:rPr>
          <w:rFonts w:hint="eastAsia"/>
        </w:rPr>
        <w:t>상대방의</w:t>
      </w:r>
      <w:r>
        <w:rPr>
          <w:rFonts w:hint="eastAsia"/>
        </w:rPr>
        <w:t xml:space="preserve"> </w:t>
      </w:r>
      <w:r>
        <w:rPr>
          <w:rFonts w:hint="eastAsia"/>
        </w:rPr>
        <w:t>영업행위로</w:t>
      </w:r>
      <w:r>
        <w:rPr>
          <w:rFonts w:hint="eastAsia"/>
        </w:rPr>
        <w:t xml:space="preserve"> </w:t>
      </w:r>
      <w:r>
        <w:rPr>
          <w:rFonts w:hint="eastAsia"/>
        </w:rPr>
        <w:t>발생하는</w:t>
      </w:r>
      <w:r>
        <w:rPr>
          <w:rFonts w:hint="eastAsia"/>
        </w:rPr>
        <w:t xml:space="preserve"> </w:t>
      </w:r>
      <w:r>
        <w:rPr>
          <w:rFonts w:hint="eastAsia"/>
        </w:rPr>
        <w:t>결과에</w:t>
      </w:r>
      <w:r>
        <w:rPr>
          <w:rFonts w:hint="eastAsia"/>
        </w:rPr>
        <w:t xml:space="preserve"> </w:t>
      </w:r>
      <w:r>
        <w:rPr>
          <w:rFonts w:hint="eastAsia"/>
        </w:rPr>
        <w:t>대해서는</w:t>
      </w:r>
      <w:r>
        <w:rPr>
          <w:rFonts w:hint="eastAsia"/>
        </w:rPr>
        <w:t xml:space="preserve"> </w:t>
      </w:r>
      <w:r>
        <w:rPr>
          <w:rFonts w:hint="eastAsia"/>
        </w:rPr>
        <w:t>책임을</w:t>
      </w:r>
      <w:r>
        <w:rPr>
          <w:rFonts w:hint="eastAsia"/>
        </w:rPr>
        <w:t xml:space="preserve"> </w:t>
      </w:r>
      <w:r>
        <w:rPr>
          <w:rFonts w:hint="eastAsia"/>
        </w:rPr>
        <w:t>부담하지</w:t>
      </w:r>
      <w:r>
        <w:rPr>
          <w:rFonts w:hint="eastAsia"/>
        </w:rPr>
        <w:t xml:space="preserve"> </w:t>
      </w:r>
      <w:r>
        <w:rPr>
          <w:rFonts w:hint="eastAsia"/>
        </w:rPr>
        <w:t>않는다는</w:t>
      </w:r>
      <w:r>
        <w:rPr>
          <w:rFonts w:hint="eastAsia"/>
        </w:rPr>
        <w:t xml:space="preserve"> </w:t>
      </w:r>
      <w:r>
        <w:rPr>
          <w:rFonts w:hint="eastAsia"/>
        </w:rPr>
        <w:t>내용</w:t>
      </w:r>
      <w:r>
        <w:rPr>
          <w:rFonts w:hint="eastAsia"/>
        </w:rPr>
        <w:t xml:space="preserve"> </w:t>
      </w:r>
      <w:r>
        <w:rPr>
          <w:rFonts w:hint="eastAsia"/>
        </w:rPr>
        <w:t>추가하였습니다</w:t>
      </w:r>
      <w:r>
        <w:rPr>
          <w:rFonts w:hint="eastAsia"/>
        </w:rPr>
        <w:t>.</w:t>
      </w:r>
      <w:r>
        <w:t xml:space="preserve"> </w:t>
      </w:r>
    </w:p>
  </w:comment>
  <w:comment w:id="30" w:author="최규현 (Kyoohyun Choi)" w:date="2024-03-07T16:01:00Z" w:initials="최(C">
    <w:p w14:paraId="10E91439" w14:textId="506BFB55" w:rsidR="00123C0F" w:rsidRDefault="00123C0F">
      <w:pPr>
        <w:pStyle w:val="a8"/>
      </w:pPr>
      <w:r>
        <w:rPr>
          <w:rStyle w:val="a7"/>
        </w:rPr>
        <w:annotationRef/>
      </w:r>
      <w:r>
        <w:rPr>
          <w:rFonts w:hint="eastAsia"/>
        </w:rPr>
        <w:t>가급적</w:t>
      </w:r>
      <w:r>
        <w:rPr>
          <w:rFonts w:hint="eastAsia"/>
        </w:rPr>
        <w:t xml:space="preserve"> </w:t>
      </w:r>
      <w:r>
        <w:rPr>
          <w:rFonts w:hint="eastAsia"/>
        </w:rPr>
        <w:t>각</w:t>
      </w:r>
      <w:r>
        <w:rPr>
          <w:rFonts w:hint="eastAsia"/>
        </w:rPr>
        <w:t xml:space="preserve"> </w:t>
      </w:r>
      <w:r>
        <w:rPr>
          <w:rFonts w:hint="eastAsia"/>
        </w:rPr>
        <w:t>사의</w:t>
      </w:r>
      <w:r>
        <w:rPr>
          <w:rFonts w:hint="eastAsia"/>
        </w:rPr>
        <w:t xml:space="preserve"> </w:t>
      </w:r>
      <w:r>
        <w:rPr>
          <w:rFonts w:hint="eastAsia"/>
        </w:rPr>
        <w:t>역할을</w:t>
      </w:r>
      <w:r>
        <w:rPr>
          <w:rFonts w:hint="eastAsia"/>
        </w:rPr>
        <w:t xml:space="preserve"> </w:t>
      </w:r>
      <w:r>
        <w:rPr>
          <w:rFonts w:hint="eastAsia"/>
        </w:rPr>
        <w:t>보다</w:t>
      </w:r>
      <w:r>
        <w:rPr>
          <w:rFonts w:hint="eastAsia"/>
        </w:rPr>
        <w:t xml:space="preserve"> </w:t>
      </w:r>
      <w:r>
        <w:rPr>
          <w:rFonts w:hint="eastAsia"/>
        </w:rPr>
        <w:t>구체적으로</w:t>
      </w:r>
      <w:r>
        <w:rPr>
          <w:rFonts w:hint="eastAsia"/>
        </w:rPr>
        <w:t xml:space="preserve"> </w:t>
      </w:r>
      <w:r>
        <w:rPr>
          <w:rFonts w:hint="eastAsia"/>
        </w:rPr>
        <w:t>기재하</w:t>
      </w:r>
      <w:r w:rsidR="0090679D">
        <w:rPr>
          <w:rFonts w:hint="eastAsia"/>
        </w:rPr>
        <w:t>시거나</w:t>
      </w:r>
      <w:r w:rsidR="0090679D">
        <w:rPr>
          <w:rFonts w:hint="eastAsia"/>
        </w:rPr>
        <w:t xml:space="preserve"> </w:t>
      </w:r>
      <w:r w:rsidR="0090679D">
        <w:rPr>
          <w:rFonts w:hint="eastAsia"/>
        </w:rPr>
        <w:t>혹은</w:t>
      </w:r>
      <w:r w:rsidR="0090679D">
        <w:rPr>
          <w:rFonts w:hint="eastAsia"/>
        </w:rPr>
        <w:t xml:space="preserve"> </w:t>
      </w:r>
      <w:r w:rsidR="0090679D">
        <w:rPr>
          <w:rFonts w:hint="eastAsia"/>
        </w:rPr>
        <w:t>구체적인</w:t>
      </w:r>
      <w:r w:rsidR="0090679D">
        <w:rPr>
          <w:rFonts w:hint="eastAsia"/>
        </w:rPr>
        <w:t xml:space="preserve"> </w:t>
      </w:r>
      <w:r w:rsidR="0090679D">
        <w:rPr>
          <w:rFonts w:hint="eastAsia"/>
        </w:rPr>
        <w:t>내용을</w:t>
      </w:r>
      <w:r w:rsidR="0090679D">
        <w:rPr>
          <w:rFonts w:hint="eastAsia"/>
        </w:rPr>
        <w:t xml:space="preserve"> </w:t>
      </w:r>
      <w:r w:rsidR="0090679D">
        <w:rPr>
          <w:rFonts w:hint="eastAsia"/>
        </w:rPr>
        <w:t>담은</w:t>
      </w:r>
      <w:r w:rsidR="0090679D">
        <w:rPr>
          <w:rFonts w:hint="eastAsia"/>
        </w:rPr>
        <w:t xml:space="preserve"> </w:t>
      </w:r>
      <w:r w:rsidR="0090679D">
        <w:rPr>
          <w:rFonts w:hint="eastAsia"/>
        </w:rPr>
        <w:t>첨부파일을</w:t>
      </w:r>
      <w:r w:rsidR="0090679D">
        <w:rPr>
          <w:rFonts w:hint="eastAsia"/>
        </w:rPr>
        <w:t xml:space="preserve"> </w:t>
      </w:r>
      <w:proofErr w:type="spellStart"/>
      <w:r w:rsidR="0090679D">
        <w:rPr>
          <w:rFonts w:hint="eastAsia"/>
        </w:rPr>
        <w:t>붙여주실</w:t>
      </w:r>
      <w:proofErr w:type="spellEnd"/>
      <w:r w:rsidR="0090679D">
        <w:rPr>
          <w:rFonts w:hint="eastAsia"/>
        </w:rPr>
        <w:t xml:space="preserve"> </w:t>
      </w:r>
      <w:r w:rsidR="0090679D">
        <w:rPr>
          <w:rFonts w:hint="eastAsia"/>
        </w:rPr>
        <w:t>것을</w:t>
      </w:r>
      <w:r>
        <w:rPr>
          <w:rFonts w:hint="eastAsia"/>
        </w:rPr>
        <w:t xml:space="preserve"> </w:t>
      </w:r>
      <w:r>
        <w:rPr>
          <w:rFonts w:hint="eastAsia"/>
        </w:rPr>
        <w:t>권고</w:t>
      </w:r>
      <w:r>
        <w:rPr>
          <w:rFonts w:hint="eastAsia"/>
        </w:rPr>
        <w:t xml:space="preserve"> </w:t>
      </w:r>
      <w:r>
        <w:rPr>
          <w:rFonts w:hint="eastAsia"/>
        </w:rPr>
        <w:t>드립니다</w:t>
      </w:r>
      <w:r>
        <w:rPr>
          <w:rFonts w:hint="eastAsia"/>
        </w:rPr>
        <w: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4FE086" w15:done="0"/>
  <w15:commentEx w15:paraId="79B62F34" w15:done="0"/>
  <w15:commentEx w15:paraId="2A48C1C0" w15:done="0"/>
  <w15:commentEx w15:paraId="335E09D2" w15:done="0"/>
  <w15:commentEx w15:paraId="10E914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4FE086" w16cid:durableId="299975AE"/>
  <w16cid:commentId w16cid:paraId="79B62F34" w16cid:durableId="29946299"/>
  <w16cid:commentId w16cid:paraId="2A48C1C0" w16cid:durableId="29955EB6"/>
  <w16cid:commentId w16cid:paraId="335E09D2" w16cid:durableId="2995616D"/>
  <w16cid:commentId w16cid:paraId="10E91439" w16cid:durableId="299463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566"/>
    <w:rsid w:val="00101109"/>
    <w:rsid w:val="00123C0F"/>
    <w:rsid w:val="00130775"/>
    <w:rsid w:val="004E0003"/>
    <w:rsid w:val="00625AEA"/>
    <w:rsid w:val="00647D96"/>
    <w:rsid w:val="00796A05"/>
    <w:rsid w:val="00837A5C"/>
    <w:rsid w:val="0090679D"/>
    <w:rsid w:val="00941077"/>
    <w:rsid w:val="009E5304"/>
    <w:rsid w:val="00A4121C"/>
    <w:rsid w:val="00AC7D22"/>
    <w:rsid w:val="00B72382"/>
    <w:rsid w:val="00BF476A"/>
    <w:rsid w:val="00D11D70"/>
    <w:rsid w:val="00E07FD2"/>
    <w:rsid w:val="00E53566"/>
    <w:rsid w:val="00F245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9131"/>
  <w15:docId w15:val="{8390ADBB-AD64-4943-885A-4C8EF18D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Balloon Text"/>
    <w:basedOn w:val="a"/>
    <w:link w:val="Char"/>
    <w:uiPriority w:val="99"/>
    <w:semiHidden/>
    <w:unhideWhenUsed/>
    <w:rsid w:val="00F2456C"/>
    <w:pPr>
      <w:spacing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F2456C"/>
    <w:rPr>
      <w:rFonts w:asciiTheme="majorHAnsi" w:eastAsiaTheme="majorEastAsia" w:hAnsiTheme="majorHAnsi" w:cstheme="majorBidi"/>
      <w:sz w:val="18"/>
      <w:szCs w:val="18"/>
    </w:rPr>
  </w:style>
  <w:style w:type="character" w:styleId="a7">
    <w:name w:val="annotation reference"/>
    <w:basedOn w:val="a0"/>
    <w:uiPriority w:val="99"/>
    <w:semiHidden/>
    <w:unhideWhenUsed/>
    <w:rsid w:val="00AC7D22"/>
    <w:rPr>
      <w:sz w:val="18"/>
      <w:szCs w:val="18"/>
    </w:rPr>
  </w:style>
  <w:style w:type="paragraph" w:styleId="a8">
    <w:name w:val="annotation text"/>
    <w:basedOn w:val="a"/>
    <w:link w:val="Char0"/>
    <w:uiPriority w:val="99"/>
    <w:semiHidden/>
    <w:unhideWhenUsed/>
    <w:rsid w:val="00AC7D22"/>
  </w:style>
  <w:style w:type="character" w:customStyle="1" w:styleId="Char0">
    <w:name w:val="메모 텍스트 Char"/>
    <w:basedOn w:val="a0"/>
    <w:link w:val="a8"/>
    <w:uiPriority w:val="99"/>
    <w:semiHidden/>
    <w:rsid w:val="00AC7D22"/>
  </w:style>
  <w:style w:type="paragraph" w:styleId="a9">
    <w:name w:val="annotation subject"/>
    <w:basedOn w:val="a8"/>
    <w:next w:val="a8"/>
    <w:link w:val="Char1"/>
    <w:uiPriority w:val="99"/>
    <w:semiHidden/>
    <w:unhideWhenUsed/>
    <w:rsid w:val="00AC7D22"/>
    <w:rPr>
      <w:b/>
      <w:bCs/>
    </w:rPr>
  </w:style>
  <w:style w:type="character" w:customStyle="1" w:styleId="Char1">
    <w:name w:val="메모 주제 Char"/>
    <w:basedOn w:val="Char0"/>
    <w:link w:val="a9"/>
    <w:uiPriority w:val="99"/>
    <w:semiHidden/>
    <w:rsid w:val="00AC7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2948</Words>
  <Characters>16804</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최규현</dc:creator>
  <cp:lastModifiedBy>김현주 (Hyunjoo Kim)</cp:lastModifiedBy>
  <cp:revision>2</cp:revision>
  <cp:lastPrinted>2024-03-07T04:19:00Z</cp:lastPrinted>
  <dcterms:created xsi:type="dcterms:W3CDTF">2024-03-11T03:24:00Z</dcterms:created>
  <dcterms:modified xsi:type="dcterms:W3CDTF">2024-03-11T03:24:00Z</dcterms:modified>
</cp:coreProperties>
</file>