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1F61" w:rsidRDefault="00131F61" w:rsidP="00131F61">
      <w:pPr>
        <w:jc w:val="center"/>
        <w:rPr>
          <w:b/>
          <w:bCs/>
          <w:sz w:val="24"/>
        </w:rPr>
      </w:pPr>
      <w:proofErr w:type="spellStart"/>
      <w:r w:rsidRPr="00131F61">
        <w:rPr>
          <w:b/>
          <w:bCs/>
          <w:sz w:val="24"/>
        </w:rPr>
        <w:t>시디즈</w:t>
      </w:r>
      <w:proofErr w:type="spellEnd"/>
      <w:r w:rsidRPr="00131F61">
        <w:rPr>
          <w:b/>
          <w:bCs/>
          <w:sz w:val="24"/>
        </w:rPr>
        <w:t xml:space="preserve"> 공정거래 자율준수 </w:t>
      </w:r>
      <w:proofErr w:type="spellStart"/>
      <w:r w:rsidRPr="00131F61">
        <w:rPr>
          <w:b/>
          <w:bCs/>
          <w:sz w:val="24"/>
        </w:rPr>
        <w:t>선포문</w:t>
      </w:r>
      <w:proofErr w:type="spellEnd"/>
    </w:p>
    <w:p w:rsidR="00131F61" w:rsidRPr="00131F61" w:rsidRDefault="00131F61" w:rsidP="00131F61">
      <w:pPr>
        <w:jc w:val="center"/>
        <w:rPr>
          <w:b/>
          <w:bCs/>
          <w:sz w:val="24"/>
        </w:rPr>
      </w:pPr>
    </w:p>
    <w:p w:rsidR="00131F61" w:rsidRDefault="00131F61" w:rsidP="00131F61">
      <w:r w:rsidRPr="00131F61">
        <w:t xml:space="preserve">우리는 고객, 협력사, 임직원 등 모든 이해관계자와의 신뢰를 바탕으로 성장해온 </w:t>
      </w:r>
      <w:proofErr w:type="spellStart"/>
      <w:r w:rsidRPr="00131F61">
        <w:t>시디즈의</w:t>
      </w:r>
      <w:proofErr w:type="spellEnd"/>
      <w:r w:rsidRPr="00131F61">
        <w:t xml:space="preserve"> 구성원으로서,</w:t>
      </w:r>
    </w:p>
    <w:p w:rsidR="00131F61" w:rsidRDefault="00131F61" w:rsidP="00131F61">
      <w:r w:rsidRPr="00131F61">
        <w:br/>
        <w:t xml:space="preserve">공정하고 투명한 거래 문화를 정착시키고, 윤리적 </w:t>
      </w:r>
      <w:proofErr w:type="spellStart"/>
      <w:r w:rsidRPr="00131F61">
        <w:t>기업으로서의</w:t>
      </w:r>
      <w:proofErr w:type="spellEnd"/>
      <w:r w:rsidRPr="00131F61">
        <w:t xml:space="preserve"> 책임을 다하기 위해 다음과 같이 선언합니다.</w:t>
      </w:r>
    </w:p>
    <w:p w:rsidR="00131F61" w:rsidRPr="00131F61" w:rsidRDefault="00131F61" w:rsidP="00131F61"/>
    <w:p w:rsidR="00131F61" w:rsidRPr="00131F61" w:rsidRDefault="00131F61" w:rsidP="00131F61">
      <w:r w:rsidRPr="00131F61">
        <w:rPr>
          <w:b/>
          <w:bCs/>
        </w:rPr>
        <w:t>하나,</w:t>
      </w:r>
      <w:r w:rsidRPr="00131F61">
        <w:t xml:space="preserve"> 우리는 모든 업무와 거래에 있어 공정거래 관련 법령과 회사의 자율준수 기준을 철저히 준수하겠습니다.</w:t>
      </w:r>
    </w:p>
    <w:p w:rsidR="00131F61" w:rsidRPr="00131F61" w:rsidRDefault="00131F61" w:rsidP="00131F61">
      <w:r w:rsidRPr="00131F61">
        <w:rPr>
          <w:b/>
          <w:bCs/>
        </w:rPr>
        <w:t>하나,</w:t>
      </w:r>
      <w:r w:rsidRPr="00131F61">
        <w:t xml:space="preserve"> 우리는 불공정하거나 부당한 거래 관행을 지양하고, 협력사와의 상생과 공정한 경쟁을 실현하겠습니다.</w:t>
      </w:r>
    </w:p>
    <w:p w:rsidR="00131F61" w:rsidRPr="00131F61" w:rsidRDefault="00131F61" w:rsidP="00131F61">
      <w:r w:rsidRPr="00131F61">
        <w:rPr>
          <w:b/>
          <w:bCs/>
        </w:rPr>
        <w:t>하나,</w:t>
      </w:r>
      <w:r w:rsidRPr="00131F61">
        <w:t xml:space="preserve"> 우리는 계약 체결과 거래 과정에서 투명성과 정직을 바탕으로 업무를 수행하겠습니다.</w:t>
      </w:r>
    </w:p>
    <w:p w:rsidR="00131F61" w:rsidRPr="00131F61" w:rsidRDefault="00131F61" w:rsidP="00131F61">
      <w:r w:rsidRPr="00131F61">
        <w:rPr>
          <w:b/>
          <w:bCs/>
        </w:rPr>
        <w:t>하나,</w:t>
      </w:r>
      <w:r w:rsidRPr="00131F61">
        <w:t xml:space="preserve"> 우리는 공</w:t>
      </w:r>
      <w:bookmarkStart w:id="0" w:name="_GoBack"/>
      <w:bookmarkEnd w:id="0"/>
      <w:r w:rsidRPr="00131F61">
        <w:t>정거래 자율준수 문화를 조직 내에 뿌리내릴 수 있도록 교육과 내부 관리에 적극 참여하겠습니다.</w:t>
      </w:r>
    </w:p>
    <w:p w:rsidR="00131F61" w:rsidRDefault="00131F61" w:rsidP="00131F61">
      <w:r w:rsidRPr="00131F61">
        <w:rPr>
          <w:b/>
          <w:bCs/>
        </w:rPr>
        <w:t>하나,</w:t>
      </w:r>
      <w:r w:rsidRPr="00131F61">
        <w:t xml:space="preserve"> 우리는 </w:t>
      </w:r>
      <w:ins w:id="1" w:author="김현주 (Hyunjoo Kim)" w:date="2025-05-19T16:17:00Z">
        <w:r w:rsidR="00111BC7">
          <w:rPr>
            <w:rFonts w:hint="eastAsia"/>
          </w:rPr>
          <w:t>경영진과</w:t>
        </w:r>
      </w:ins>
      <w:del w:id="2" w:author="김현주 (Hyunjoo Kim)" w:date="2025-05-19T16:17:00Z">
        <w:r w:rsidRPr="00131F61" w:rsidDel="00111BC7">
          <w:delText>대표이사를 중심으로</w:delText>
        </w:r>
      </w:del>
      <w:r w:rsidRPr="00131F61">
        <w:t xml:space="preserve"> 전 임직원이 하나 되어 공정거래 자율준수를 실천하며, 지속 가능한 성장을 이끌어가겠습니다.</w:t>
      </w:r>
    </w:p>
    <w:p w:rsidR="00131F61" w:rsidRPr="00131F61" w:rsidRDefault="00131F61" w:rsidP="00131F61"/>
    <w:p w:rsidR="00131F61" w:rsidRPr="00131F61" w:rsidRDefault="00131F61" w:rsidP="00131F61">
      <w:r w:rsidRPr="00131F61">
        <w:t xml:space="preserve">오늘 이 자리에서의 선포를 계기로, </w:t>
      </w:r>
      <w:proofErr w:type="spellStart"/>
      <w:r w:rsidRPr="00131F61">
        <w:t>시디즈는</w:t>
      </w:r>
      <w:proofErr w:type="spellEnd"/>
      <w:r w:rsidRPr="00131F61">
        <w:t xml:space="preserve"> 공정하고 깨끗한 기업문화를 확고히 정착시켜,</w:t>
      </w:r>
      <w:r w:rsidRPr="00131F61">
        <w:br/>
        <w:t>고객과 협력사, 사회로부터 더욱 신뢰받는 기업으로 거듭날 것을 다짐합니다.</w:t>
      </w:r>
    </w:p>
    <w:p w:rsidR="00131F61" w:rsidRDefault="00131F61" w:rsidP="00131F61"/>
    <w:p w:rsidR="00131F61" w:rsidRDefault="00131F61" w:rsidP="00131F61">
      <w:pPr>
        <w:jc w:val="right"/>
      </w:pPr>
      <w:r w:rsidRPr="00131F61">
        <w:t>2025년 5월 23일</w:t>
      </w:r>
      <w:r w:rsidRPr="00131F61">
        <w:br/>
      </w:r>
    </w:p>
    <w:p w:rsidR="00131F61" w:rsidRPr="00131F61" w:rsidRDefault="00131F61" w:rsidP="00131F61">
      <w:pPr>
        <w:jc w:val="right"/>
      </w:pPr>
      <w:r w:rsidRPr="00131F61">
        <w:t xml:space="preserve">주식회사 </w:t>
      </w:r>
      <w:proofErr w:type="spellStart"/>
      <w:r w:rsidRPr="00131F61">
        <w:t>시디즈</w:t>
      </w:r>
      <w:proofErr w:type="spellEnd"/>
      <w:r w:rsidRPr="00131F61">
        <w:br/>
        <w:t>임직원 일동</w:t>
      </w:r>
    </w:p>
    <w:p w:rsidR="001128D2" w:rsidRPr="00131F61" w:rsidRDefault="001128D2"/>
    <w:sectPr w:rsidR="001128D2" w:rsidRPr="00131F6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현주 (Hyunjoo Kim)">
    <w15:presenceInfo w15:providerId="AD" w15:userId="S-1-12-1-959339916-1126444457-3701622442-21065328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F61"/>
    <w:rsid w:val="00111BC7"/>
    <w:rsid w:val="001128D2"/>
    <w:rsid w:val="0013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420FD"/>
  <w15:chartTrackingRefBased/>
  <w15:docId w15:val="{D588D8B7-79C1-4A59-9FAE-627E51B45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HY신명조" w:eastAsia="HY신명조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278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최규현 (Kyoohyun Choi)</dc:creator>
  <cp:keywords/>
  <dc:description/>
  <cp:lastModifiedBy>김현주 (Hyunjoo Kim)</cp:lastModifiedBy>
  <cp:revision>2</cp:revision>
  <dcterms:created xsi:type="dcterms:W3CDTF">2025-05-19T07:18:00Z</dcterms:created>
  <dcterms:modified xsi:type="dcterms:W3CDTF">2025-05-19T07:18:00Z</dcterms:modified>
</cp:coreProperties>
</file>