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68D2" w:rsidRDefault="00EA7A84" w:rsidP="005B7F49">
      <w:pPr>
        <w:spacing w:line="312" w:lineRule="auto"/>
        <w:jc w:val="center"/>
        <w:rPr>
          <w:rFonts w:asciiTheme="minorEastAsia" w:hAnsiTheme="minorEastAsia"/>
          <w:b/>
          <w:sz w:val="24"/>
          <w:szCs w:val="20"/>
        </w:rPr>
      </w:pPr>
      <w:r w:rsidRPr="00704708">
        <w:rPr>
          <w:rFonts w:asciiTheme="minorEastAsia" w:hAnsiTheme="minorEastAsia" w:hint="eastAsia"/>
          <w:b/>
          <w:sz w:val="24"/>
          <w:szCs w:val="20"/>
        </w:rPr>
        <w:t>하도급</w:t>
      </w:r>
      <w:r w:rsidR="006A0A5B" w:rsidRPr="00704708">
        <w:rPr>
          <w:rFonts w:asciiTheme="minorEastAsia" w:hAnsiTheme="minorEastAsia" w:hint="eastAsia"/>
          <w:b/>
          <w:sz w:val="24"/>
          <w:szCs w:val="20"/>
        </w:rPr>
        <w:t>계약 특</w:t>
      </w:r>
      <w:r w:rsidRPr="00704708">
        <w:rPr>
          <w:rFonts w:asciiTheme="minorEastAsia" w:hAnsiTheme="minorEastAsia" w:hint="eastAsia"/>
          <w:b/>
          <w:sz w:val="24"/>
          <w:szCs w:val="20"/>
        </w:rPr>
        <w:t>약서</w:t>
      </w:r>
    </w:p>
    <w:p w:rsidR="00704708" w:rsidRPr="00704708" w:rsidRDefault="00704708" w:rsidP="005B7F49">
      <w:pPr>
        <w:spacing w:line="312" w:lineRule="auto"/>
        <w:jc w:val="center"/>
        <w:rPr>
          <w:rFonts w:asciiTheme="minorEastAsia" w:hAnsiTheme="minorEastAsia"/>
          <w:b/>
          <w:sz w:val="24"/>
          <w:szCs w:val="20"/>
        </w:rPr>
      </w:pPr>
    </w:p>
    <w:tbl>
      <w:tblPr>
        <w:tblOverlap w:val="never"/>
        <w:tblW w:w="87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365"/>
        <w:gridCol w:w="4365"/>
      </w:tblGrid>
      <w:tr w:rsidR="00CB41C0" w:rsidRPr="00704708" w:rsidTr="0080240B">
        <w:trPr>
          <w:trHeight w:val="936"/>
        </w:trPr>
        <w:tc>
          <w:tcPr>
            <w:tcW w:w="436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F86CC6" w:rsidRPr="00704708" w:rsidRDefault="00F86CC6" w:rsidP="0080240B">
            <w:pPr>
              <w:pStyle w:val="a4"/>
              <w:wordWrap/>
              <w:jc w:val="center"/>
              <w:rPr>
                <w:rFonts w:asciiTheme="minorEastAsia" w:eastAsiaTheme="minorEastAsia" w:hAnsiTheme="minorEastAsia"/>
                <w:color w:val="auto"/>
              </w:rPr>
            </w:pPr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>원사업자</w:t>
            </w:r>
          </w:p>
          <w:p w:rsidR="00F86CC6" w:rsidRPr="00704708" w:rsidRDefault="00F86CC6" w:rsidP="0080240B">
            <w:pPr>
              <w:pStyle w:val="a4"/>
              <w:wordWrap/>
              <w:jc w:val="center"/>
              <w:rPr>
                <w:rFonts w:asciiTheme="minorEastAsia" w:eastAsiaTheme="minorEastAsia" w:hAnsiTheme="minorEastAsia"/>
                <w:color w:val="auto"/>
                <w:sz w:val="18"/>
              </w:rPr>
            </w:pPr>
          </w:p>
        </w:tc>
        <w:tc>
          <w:tcPr>
            <w:tcW w:w="436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F86CC6" w:rsidRPr="00704708" w:rsidRDefault="00F86CC6" w:rsidP="0080240B">
            <w:pPr>
              <w:pStyle w:val="a4"/>
              <w:wordWrap/>
              <w:jc w:val="center"/>
              <w:rPr>
                <w:rFonts w:asciiTheme="minorEastAsia" w:eastAsiaTheme="minorEastAsia" w:hAnsiTheme="minorEastAsia"/>
                <w:color w:val="auto"/>
              </w:rPr>
            </w:pPr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>수급사업자</w:t>
            </w:r>
          </w:p>
          <w:p w:rsidR="00F86CC6" w:rsidRPr="00704708" w:rsidRDefault="00F86CC6" w:rsidP="0080240B">
            <w:pPr>
              <w:pStyle w:val="a4"/>
              <w:wordWrap/>
              <w:jc w:val="center"/>
              <w:rPr>
                <w:rFonts w:asciiTheme="minorEastAsia" w:eastAsiaTheme="minorEastAsia" w:hAnsiTheme="minorEastAsia"/>
                <w:color w:val="auto"/>
                <w:sz w:val="18"/>
              </w:rPr>
            </w:pPr>
          </w:p>
        </w:tc>
      </w:tr>
      <w:tr w:rsidR="00F86CC6" w:rsidRPr="00704708" w:rsidTr="0080240B">
        <w:trPr>
          <w:trHeight w:val="1444"/>
        </w:trPr>
        <w:tc>
          <w:tcPr>
            <w:tcW w:w="436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F86CC6" w:rsidRPr="00704708" w:rsidRDefault="00F86CC6" w:rsidP="0080240B">
            <w:pPr>
              <w:pStyle w:val="a4"/>
              <w:wordWrap/>
              <w:spacing w:line="360" w:lineRule="auto"/>
              <w:jc w:val="left"/>
              <w:rPr>
                <w:rFonts w:asciiTheme="minorEastAsia" w:eastAsiaTheme="minorEastAsia" w:hAnsiTheme="minorEastAsia"/>
                <w:color w:val="auto"/>
              </w:rPr>
            </w:pPr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 xml:space="preserve">상호 또는 </w:t>
            </w:r>
            <w:proofErr w:type="gramStart"/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>명칭 :</w:t>
            </w:r>
            <w:proofErr w:type="gramEnd"/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 xml:space="preserve">       </w:t>
            </w:r>
          </w:p>
          <w:p w:rsidR="00F86CC6" w:rsidRPr="00704708" w:rsidRDefault="00F86CC6" w:rsidP="0080240B">
            <w:pPr>
              <w:pStyle w:val="a4"/>
              <w:wordWrap/>
              <w:spacing w:line="360" w:lineRule="auto"/>
              <w:jc w:val="left"/>
              <w:rPr>
                <w:rFonts w:asciiTheme="minorEastAsia" w:eastAsiaTheme="minorEastAsia" w:hAnsiTheme="minorEastAsia"/>
                <w:color w:val="auto"/>
              </w:rPr>
            </w:pPr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 xml:space="preserve">주    </w:t>
            </w:r>
            <w:proofErr w:type="gramStart"/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>소 :</w:t>
            </w:r>
            <w:proofErr w:type="gramEnd"/>
          </w:p>
          <w:p w:rsidR="00F86CC6" w:rsidRPr="00704708" w:rsidRDefault="00F86CC6" w:rsidP="0080240B">
            <w:pPr>
              <w:pStyle w:val="a4"/>
              <w:wordWrap/>
              <w:spacing w:line="360" w:lineRule="auto"/>
              <w:jc w:val="left"/>
              <w:rPr>
                <w:rFonts w:asciiTheme="minorEastAsia" w:eastAsiaTheme="minorEastAsia" w:hAnsiTheme="minorEastAsia"/>
                <w:color w:val="auto"/>
              </w:rPr>
            </w:pPr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 xml:space="preserve">대표자 </w:t>
            </w:r>
            <w:proofErr w:type="gramStart"/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>성명 :</w:t>
            </w:r>
            <w:proofErr w:type="gramEnd"/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 xml:space="preserve">                              (인)</w:t>
            </w:r>
          </w:p>
          <w:p w:rsidR="00F86CC6" w:rsidRPr="00704708" w:rsidRDefault="00F86CC6" w:rsidP="0080240B">
            <w:pPr>
              <w:pStyle w:val="a4"/>
              <w:wordWrap/>
              <w:spacing w:line="360" w:lineRule="auto"/>
              <w:jc w:val="left"/>
              <w:rPr>
                <w:rFonts w:asciiTheme="minorEastAsia" w:eastAsiaTheme="minorEastAsia" w:hAnsiTheme="minorEastAsia"/>
                <w:color w:val="auto"/>
              </w:rPr>
            </w:pPr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>사업자(법인)번호 :</w:t>
            </w:r>
          </w:p>
        </w:tc>
        <w:tc>
          <w:tcPr>
            <w:tcW w:w="436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F86CC6" w:rsidRPr="00704708" w:rsidRDefault="00F86CC6" w:rsidP="0080240B">
            <w:pPr>
              <w:pStyle w:val="a4"/>
              <w:wordWrap/>
              <w:spacing w:line="360" w:lineRule="auto"/>
              <w:jc w:val="left"/>
              <w:rPr>
                <w:rFonts w:asciiTheme="minorEastAsia" w:eastAsiaTheme="minorEastAsia" w:hAnsiTheme="minorEastAsia"/>
                <w:color w:val="auto"/>
              </w:rPr>
            </w:pPr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 xml:space="preserve">상호 또는 </w:t>
            </w:r>
            <w:proofErr w:type="gramStart"/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>명칭 :</w:t>
            </w:r>
            <w:proofErr w:type="gramEnd"/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 xml:space="preserve">        </w:t>
            </w:r>
          </w:p>
          <w:p w:rsidR="00F86CC6" w:rsidRPr="00704708" w:rsidRDefault="00F86CC6" w:rsidP="0080240B">
            <w:pPr>
              <w:pStyle w:val="a4"/>
              <w:wordWrap/>
              <w:spacing w:line="360" w:lineRule="auto"/>
              <w:jc w:val="left"/>
              <w:rPr>
                <w:rFonts w:asciiTheme="minorEastAsia" w:eastAsiaTheme="minorEastAsia" w:hAnsiTheme="minorEastAsia"/>
                <w:color w:val="auto"/>
              </w:rPr>
            </w:pPr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 xml:space="preserve">주    </w:t>
            </w:r>
            <w:proofErr w:type="gramStart"/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>소 :</w:t>
            </w:r>
            <w:proofErr w:type="gramEnd"/>
          </w:p>
          <w:p w:rsidR="00F86CC6" w:rsidRPr="00704708" w:rsidRDefault="00F86CC6" w:rsidP="0080240B">
            <w:pPr>
              <w:pStyle w:val="a4"/>
              <w:wordWrap/>
              <w:spacing w:line="360" w:lineRule="auto"/>
              <w:jc w:val="left"/>
              <w:rPr>
                <w:rFonts w:asciiTheme="minorEastAsia" w:eastAsiaTheme="minorEastAsia" w:hAnsiTheme="minorEastAsia"/>
                <w:color w:val="auto"/>
              </w:rPr>
            </w:pPr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 xml:space="preserve">대표자 </w:t>
            </w:r>
            <w:proofErr w:type="gramStart"/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>성명 :</w:t>
            </w:r>
            <w:proofErr w:type="gramEnd"/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 xml:space="preserve">                              (인)</w:t>
            </w:r>
          </w:p>
          <w:p w:rsidR="00F86CC6" w:rsidRPr="00704708" w:rsidRDefault="00F86CC6" w:rsidP="0080240B">
            <w:pPr>
              <w:pStyle w:val="a4"/>
              <w:wordWrap/>
              <w:spacing w:line="360" w:lineRule="auto"/>
              <w:jc w:val="left"/>
              <w:rPr>
                <w:rFonts w:asciiTheme="minorEastAsia" w:eastAsiaTheme="minorEastAsia" w:hAnsiTheme="minorEastAsia"/>
                <w:color w:val="auto"/>
              </w:rPr>
            </w:pPr>
            <w:r w:rsidRPr="00704708">
              <w:rPr>
                <w:rFonts w:asciiTheme="minorEastAsia" w:eastAsiaTheme="minorEastAsia" w:hAnsiTheme="minorEastAsia" w:hint="eastAsia"/>
                <w:color w:val="auto"/>
                <w:sz w:val="18"/>
              </w:rPr>
              <w:t>사업자(법인)번호 :</w:t>
            </w:r>
          </w:p>
        </w:tc>
      </w:tr>
    </w:tbl>
    <w:p w:rsidR="00FC1A55" w:rsidRPr="00704708" w:rsidRDefault="00FC1A55" w:rsidP="00F86CC6">
      <w:pPr>
        <w:spacing w:line="312" w:lineRule="auto"/>
        <w:jc w:val="left"/>
        <w:rPr>
          <w:rFonts w:asciiTheme="minorEastAsia" w:hAnsiTheme="minorEastAsia"/>
          <w:szCs w:val="20"/>
        </w:rPr>
      </w:pPr>
    </w:p>
    <w:p w:rsidR="00E161EB" w:rsidRPr="00704708" w:rsidRDefault="00E161EB" w:rsidP="00E161EB">
      <w:pPr>
        <w:spacing w:line="312" w:lineRule="auto"/>
        <w:rPr>
          <w:rFonts w:asciiTheme="minorEastAsia" w:hAnsiTheme="minorEastAsia"/>
          <w:b/>
          <w:szCs w:val="20"/>
        </w:rPr>
      </w:pPr>
      <w:r w:rsidRPr="00704708">
        <w:rPr>
          <w:rFonts w:asciiTheme="minorEastAsia" w:hAnsiTheme="minorEastAsia" w:hint="eastAsia"/>
          <w:b/>
          <w:szCs w:val="20"/>
        </w:rPr>
        <w:t>제1조 (목적)</w:t>
      </w:r>
    </w:p>
    <w:p w:rsidR="00E161EB" w:rsidRPr="00704708" w:rsidRDefault="008B09BD" w:rsidP="00E161EB">
      <w:pPr>
        <w:spacing w:line="312" w:lineRule="auto"/>
        <w:rPr>
          <w:rFonts w:asciiTheme="minorEastAsia" w:hAnsiTheme="minorEastAsia"/>
          <w:szCs w:val="20"/>
        </w:rPr>
      </w:pPr>
      <w:r w:rsidRPr="00704708">
        <w:rPr>
          <w:rFonts w:asciiTheme="minorEastAsia" w:hAnsiTheme="minorEastAsia" w:hint="eastAsia"/>
          <w:szCs w:val="20"/>
        </w:rPr>
        <w:t>이 계약은 원사업자</w:t>
      </w:r>
      <w:r w:rsidR="006A0A5B" w:rsidRPr="00704708">
        <w:rPr>
          <w:rFonts w:asciiTheme="minorEastAsia" w:hAnsiTheme="minorEastAsia" w:hint="eastAsia"/>
          <w:szCs w:val="20"/>
        </w:rPr>
        <w:t>와</w:t>
      </w:r>
      <w:r w:rsidRPr="00704708">
        <w:rPr>
          <w:rFonts w:asciiTheme="minorEastAsia" w:hAnsiTheme="minorEastAsia" w:hint="eastAsia"/>
          <w:szCs w:val="20"/>
        </w:rPr>
        <w:t xml:space="preserve"> 수급사업자</w:t>
      </w:r>
      <w:r w:rsidR="006A0A5B" w:rsidRPr="00704708">
        <w:rPr>
          <w:rFonts w:asciiTheme="minorEastAsia" w:hAnsiTheme="minorEastAsia" w:hint="eastAsia"/>
          <w:szCs w:val="20"/>
        </w:rPr>
        <w:t xml:space="preserve">가 </w:t>
      </w:r>
      <w:r w:rsidR="006A0A5B" w:rsidRPr="00704708">
        <w:rPr>
          <w:rFonts w:asciiTheme="minorEastAsia" w:hAnsiTheme="minorEastAsia"/>
          <w:szCs w:val="20"/>
        </w:rPr>
        <w:t>202</w:t>
      </w:r>
      <w:r w:rsidR="006A0A5B" w:rsidRPr="00704708">
        <w:rPr>
          <w:rFonts w:asciiTheme="minorEastAsia" w:hAnsiTheme="minorEastAsia" w:hint="eastAsia"/>
          <w:szCs w:val="20"/>
        </w:rPr>
        <w:t xml:space="preserve">-년 </w:t>
      </w:r>
      <w:r w:rsidR="006A0A5B" w:rsidRPr="00704708">
        <w:rPr>
          <w:rFonts w:asciiTheme="minorEastAsia" w:hAnsiTheme="minorEastAsia"/>
          <w:szCs w:val="20"/>
        </w:rPr>
        <w:t>–</w:t>
      </w:r>
      <w:proofErr w:type="gramStart"/>
      <w:r w:rsidR="006A0A5B" w:rsidRPr="00704708">
        <w:rPr>
          <w:rFonts w:asciiTheme="minorEastAsia" w:hAnsiTheme="minorEastAsia" w:hint="eastAsia"/>
          <w:szCs w:val="20"/>
        </w:rPr>
        <w:t>월  --</w:t>
      </w:r>
      <w:proofErr w:type="gramEnd"/>
      <w:r w:rsidR="006A0A5B" w:rsidRPr="00704708">
        <w:rPr>
          <w:rFonts w:asciiTheme="minorEastAsia" w:hAnsiTheme="minorEastAsia" w:hint="eastAsia"/>
          <w:szCs w:val="20"/>
        </w:rPr>
        <w:t xml:space="preserve">일에 체결한 </w:t>
      </w:r>
      <w:r w:rsidR="0091527F" w:rsidRPr="00704708">
        <w:rPr>
          <w:rFonts w:asciiTheme="minorEastAsia" w:hAnsiTheme="minorEastAsia" w:hint="eastAsia"/>
          <w:szCs w:val="20"/>
        </w:rPr>
        <w:t xml:space="preserve">기본 </w:t>
      </w:r>
      <w:r w:rsidR="006A0A5B" w:rsidRPr="00704708">
        <w:rPr>
          <w:rFonts w:asciiTheme="minorEastAsia" w:hAnsiTheme="minorEastAsia" w:hint="eastAsia"/>
          <w:szCs w:val="20"/>
        </w:rPr>
        <w:t>하도급 계약서</w:t>
      </w:r>
      <w:r w:rsidR="0091527F" w:rsidRPr="00704708">
        <w:rPr>
          <w:rFonts w:asciiTheme="minorEastAsia" w:hAnsiTheme="minorEastAsia" w:hint="eastAsia"/>
          <w:szCs w:val="20"/>
        </w:rPr>
        <w:t xml:space="preserve">(이하 </w:t>
      </w:r>
      <w:r w:rsidR="0091527F" w:rsidRPr="00704708">
        <w:rPr>
          <w:rFonts w:asciiTheme="minorEastAsia" w:hAnsiTheme="minorEastAsia"/>
          <w:szCs w:val="20"/>
        </w:rPr>
        <w:t xml:space="preserve">“ </w:t>
      </w:r>
      <w:r w:rsidR="0091527F" w:rsidRPr="00704708">
        <w:rPr>
          <w:rFonts w:asciiTheme="minorEastAsia" w:hAnsiTheme="minorEastAsia" w:hint="eastAsia"/>
          <w:szCs w:val="20"/>
        </w:rPr>
        <w:t>본 계약</w:t>
      </w:r>
      <w:r w:rsidR="0091527F" w:rsidRPr="00704708">
        <w:rPr>
          <w:rFonts w:asciiTheme="minorEastAsia" w:hAnsiTheme="minorEastAsia"/>
          <w:szCs w:val="20"/>
        </w:rPr>
        <w:t>”)</w:t>
      </w:r>
      <w:ins w:id="0" w:author="김현주 (Hyunjoo Kim)" w:date="2024-01-23T17:21:00Z">
        <w:r w:rsidR="00E83B0D">
          <w:rPr>
            <w:rFonts w:asciiTheme="minorEastAsia" w:hAnsiTheme="minorEastAsia" w:hint="eastAsia"/>
            <w:szCs w:val="20"/>
          </w:rPr>
          <w:t>를 바탕으로</w:t>
        </w:r>
      </w:ins>
      <w:del w:id="1" w:author="김현주 (Hyunjoo Kim)" w:date="2024-01-23T17:21:00Z">
        <w:r w:rsidR="006A0A5B" w:rsidRPr="00704708" w:rsidDel="00E83B0D">
          <w:rPr>
            <w:rFonts w:asciiTheme="minorEastAsia" w:hAnsiTheme="minorEastAsia" w:hint="eastAsia"/>
            <w:szCs w:val="20"/>
          </w:rPr>
          <w:delText xml:space="preserve">에서 정하지 </w:delText>
        </w:r>
        <w:r w:rsidR="00B5403D" w:rsidDel="00E83B0D">
          <w:rPr>
            <w:rFonts w:asciiTheme="minorEastAsia" w:hAnsiTheme="minorEastAsia" w:hint="eastAsia"/>
            <w:szCs w:val="20"/>
          </w:rPr>
          <w:delText>않은</w:delText>
        </w:r>
        <w:r w:rsidR="006A0A5B" w:rsidRPr="00704708" w:rsidDel="00E83B0D">
          <w:rPr>
            <w:rFonts w:asciiTheme="minorEastAsia" w:hAnsiTheme="minorEastAsia" w:hint="eastAsia"/>
            <w:szCs w:val="20"/>
          </w:rPr>
          <w:delText xml:space="preserve"> 내용</w:delText>
        </w:r>
        <w:r w:rsidR="00B5403D" w:rsidDel="00E83B0D">
          <w:rPr>
            <w:rFonts w:asciiTheme="minorEastAsia" w:hAnsiTheme="minorEastAsia" w:hint="eastAsia"/>
            <w:szCs w:val="20"/>
          </w:rPr>
          <w:delText xml:space="preserve">을 </w:delText>
        </w:r>
        <w:r w:rsidR="006A0A5B" w:rsidRPr="00704708" w:rsidDel="00E83B0D">
          <w:rPr>
            <w:rFonts w:asciiTheme="minorEastAsia" w:hAnsiTheme="minorEastAsia" w:hint="eastAsia"/>
            <w:szCs w:val="20"/>
          </w:rPr>
          <w:delText>정</w:delText>
        </w:r>
      </w:del>
      <w:ins w:id="2" w:author="김현주 (Hyunjoo Kim)" w:date="2024-01-23T17:19:00Z">
        <w:r w:rsidR="00615D1A">
          <w:rPr>
            <w:rFonts w:asciiTheme="minorEastAsia" w:hAnsiTheme="minorEastAsia" w:hint="eastAsia"/>
            <w:szCs w:val="20"/>
          </w:rPr>
          <w:t xml:space="preserve"> </w:t>
        </w:r>
      </w:ins>
      <w:ins w:id="3" w:author="김현주 (Hyunjoo Kim)" w:date="2024-01-23T17:20:00Z">
        <w:r w:rsidR="00E83B0D">
          <w:rPr>
            <w:rFonts w:asciiTheme="minorEastAsia" w:hAnsiTheme="minorEastAsia" w:hint="eastAsia"/>
            <w:szCs w:val="20"/>
          </w:rPr>
          <w:t xml:space="preserve">하도급 </w:t>
        </w:r>
      </w:ins>
      <w:ins w:id="4" w:author="김현주 (Hyunjoo Kim)" w:date="2024-01-23T17:19:00Z">
        <w:r w:rsidR="00615D1A">
          <w:rPr>
            <w:rFonts w:asciiTheme="minorEastAsia" w:hAnsiTheme="minorEastAsia" w:hint="eastAsia"/>
            <w:szCs w:val="20"/>
          </w:rPr>
          <w:t xml:space="preserve">계약의 공정한 이행 및 </w:t>
        </w:r>
      </w:ins>
      <w:ins w:id="5" w:author="김현주 (Hyunjoo Kim)" w:date="2024-01-23T17:22:00Z">
        <w:r w:rsidR="00E83B0D">
          <w:rPr>
            <w:rFonts w:asciiTheme="minorEastAsia" w:hAnsiTheme="minorEastAsia" w:hint="eastAsia"/>
            <w:szCs w:val="20"/>
          </w:rPr>
          <w:t xml:space="preserve">영업기밀 보호를 위하여 </w:t>
        </w:r>
      </w:ins>
      <w:ins w:id="6" w:author="김현주 (Hyunjoo Kim)" w:date="2024-01-23T17:20:00Z">
        <w:r w:rsidR="00E83B0D">
          <w:rPr>
            <w:rFonts w:asciiTheme="minorEastAsia" w:hAnsiTheme="minorEastAsia" w:hint="eastAsia"/>
            <w:szCs w:val="20"/>
          </w:rPr>
          <w:t>본 계약을 체결하기로 한다.</w:t>
        </w:r>
        <w:r w:rsidR="00E83B0D">
          <w:rPr>
            <w:rFonts w:asciiTheme="minorEastAsia" w:hAnsiTheme="minorEastAsia"/>
            <w:szCs w:val="20"/>
          </w:rPr>
          <w:t xml:space="preserve"> </w:t>
        </w:r>
        <w:r w:rsidR="00E83B0D">
          <w:rPr>
            <w:rFonts w:asciiTheme="minorEastAsia" w:hAnsiTheme="minorEastAsia" w:hint="eastAsia"/>
            <w:szCs w:val="20"/>
          </w:rPr>
          <w:t xml:space="preserve"> </w:t>
        </w:r>
      </w:ins>
      <w:del w:id="7" w:author="김현주 (Hyunjoo Kim)" w:date="2024-01-23T17:19:00Z">
        <w:r w:rsidR="006A0A5B" w:rsidRPr="00704708" w:rsidDel="00615D1A">
          <w:rPr>
            <w:rFonts w:asciiTheme="minorEastAsia" w:hAnsiTheme="minorEastAsia" w:hint="eastAsia"/>
            <w:szCs w:val="20"/>
          </w:rPr>
          <w:delText>함을 목적으로 한다.</w:delText>
        </w:r>
        <w:r w:rsidRPr="00704708" w:rsidDel="00615D1A">
          <w:rPr>
            <w:rFonts w:asciiTheme="minorEastAsia" w:hAnsiTheme="minorEastAsia" w:hint="eastAsia"/>
            <w:szCs w:val="20"/>
          </w:rPr>
          <w:delText xml:space="preserve"> </w:delText>
        </w:r>
      </w:del>
    </w:p>
    <w:p w:rsidR="006A0A5B" w:rsidRPr="00704708" w:rsidRDefault="006A0A5B" w:rsidP="006A0A5B">
      <w:pPr>
        <w:spacing w:line="312" w:lineRule="auto"/>
        <w:rPr>
          <w:rFonts w:asciiTheme="minorEastAsia" w:hAnsiTheme="minorEastAsia"/>
          <w:b/>
          <w:szCs w:val="20"/>
        </w:rPr>
      </w:pPr>
    </w:p>
    <w:p w:rsidR="004F02CD" w:rsidRPr="00704708" w:rsidRDefault="006A0A5B" w:rsidP="00E161EB">
      <w:pPr>
        <w:spacing w:line="312" w:lineRule="auto"/>
        <w:rPr>
          <w:rFonts w:asciiTheme="minorEastAsia" w:hAnsiTheme="minorEastAsia"/>
          <w:b/>
          <w:szCs w:val="20"/>
        </w:rPr>
      </w:pPr>
      <w:r w:rsidRPr="00704708">
        <w:rPr>
          <w:rFonts w:asciiTheme="minorEastAsia" w:hAnsiTheme="minorEastAsia" w:hint="eastAsia"/>
          <w:b/>
          <w:szCs w:val="20"/>
        </w:rPr>
        <w:t>제</w:t>
      </w:r>
      <w:r w:rsidR="000A1F40" w:rsidRPr="00704708">
        <w:rPr>
          <w:rFonts w:asciiTheme="minorEastAsia" w:hAnsiTheme="minorEastAsia" w:hint="eastAsia"/>
          <w:b/>
          <w:szCs w:val="20"/>
        </w:rPr>
        <w:t>2조 (원</w:t>
      </w:r>
      <w:r w:rsidR="001F67DA" w:rsidRPr="00704708">
        <w:rPr>
          <w:rFonts w:asciiTheme="minorEastAsia" w:hAnsiTheme="minorEastAsia" w:hint="eastAsia"/>
          <w:b/>
          <w:szCs w:val="20"/>
        </w:rPr>
        <w:t>재료</w:t>
      </w:r>
      <w:r w:rsidRPr="00704708">
        <w:rPr>
          <w:rFonts w:asciiTheme="minorEastAsia" w:hAnsiTheme="minorEastAsia" w:hint="eastAsia"/>
          <w:b/>
          <w:szCs w:val="20"/>
        </w:rPr>
        <w:t xml:space="preserve"> </w:t>
      </w:r>
      <w:r w:rsidR="000A1F40" w:rsidRPr="00704708">
        <w:rPr>
          <w:rFonts w:asciiTheme="minorEastAsia" w:hAnsiTheme="minorEastAsia" w:hint="eastAsia"/>
          <w:b/>
          <w:szCs w:val="20"/>
        </w:rPr>
        <w:t xml:space="preserve">등의 </w:t>
      </w:r>
      <w:r w:rsidR="00D52555" w:rsidRPr="00704708">
        <w:rPr>
          <w:rFonts w:asciiTheme="minorEastAsia" w:hAnsiTheme="minorEastAsia" w:hint="eastAsia"/>
          <w:b/>
          <w:szCs w:val="20"/>
        </w:rPr>
        <w:t>사용</w:t>
      </w:r>
      <w:r w:rsidR="000A1F40" w:rsidRPr="00704708">
        <w:rPr>
          <w:rFonts w:asciiTheme="minorEastAsia" w:hAnsiTheme="minorEastAsia" w:hint="eastAsia"/>
          <w:b/>
          <w:szCs w:val="20"/>
        </w:rPr>
        <w:t>)</w:t>
      </w:r>
    </w:p>
    <w:p w:rsidR="00825F17" w:rsidRPr="00704708" w:rsidRDefault="00825F17" w:rsidP="00975C98">
      <w:pPr>
        <w:pStyle w:val="a3"/>
        <w:numPr>
          <w:ilvl w:val="0"/>
          <w:numId w:val="4"/>
        </w:numPr>
        <w:spacing w:line="312" w:lineRule="auto"/>
        <w:ind w:leftChars="0"/>
        <w:rPr>
          <w:rFonts w:asciiTheme="minorEastAsia" w:hAnsiTheme="minorEastAsia"/>
          <w:szCs w:val="20"/>
        </w:rPr>
      </w:pPr>
      <w:r w:rsidRPr="00704708">
        <w:rPr>
          <w:rFonts w:asciiTheme="minorEastAsia" w:hAnsiTheme="minorEastAsia" w:hint="eastAsia"/>
          <w:szCs w:val="20"/>
        </w:rPr>
        <w:t xml:space="preserve"> 수급사업자는</w:t>
      </w:r>
      <w:r w:rsidRPr="00704708">
        <w:rPr>
          <w:rFonts w:asciiTheme="minorEastAsia" w:hAnsiTheme="minorEastAsia"/>
          <w:szCs w:val="20"/>
        </w:rPr>
        <w:t xml:space="preserve"> </w:t>
      </w:r>
      <w:ins w:id="8" w:author="김현주 (Hyunjoo Kim)" w:date="2024-01-23T17:23:00Z">
        <w:r w:rsidR="00E83B0D">
          <w:rPr>
            <w:rFonts w:asciiTheme="minorEastAsia" w:hAnsiTheme="minorEastAsia" w:hint="eastAsia"/>
            <w:szCs w:val="20"/>
          </w:rPr>
          <w:t>원사업자가 제공한 원자재정보</w:t>
        </w:r>
      </w:ins>
      <w:ins w:id="9" w:author="김현주 (Hyunjoo Kim)" w:date="2024-01-23T17:24:00Z">
        <w:r w:rsidR="00E83B0D">
          <w:rPr>
            <w:rFonts w:asciiTheme="minorEastAsia" w:hAnsiTheme="minorEastAsia" w:hint="eastAsia"/>
            <w:szCs w:val="20"/>
          </w:rPr>
          <w:t xml:space="preserve"> 등이 원사업자의 지식재산권 또는 영업비밀에 해당한다는 점을 인지하며</w:t>
        </w:r>
      </w:ins>
      <w:ins w:id="10" w:author="김현주 (Hyunjoo Kim)" w:date="2024-01-23T17:21:00Z">
        <w:r w:rsidR="00E83B0D">
          <w:rPr>
            <w:rFonts w:asciiTheme="minorEastAsia" w:hAnsiTheme="minorEastAsia" w:hint="eastAsia"/>
            <w:szCs w:val="20"/>
          </w:rPr>
          <w:t>,</w:t>
        </w:r>
        <w:r w:rsidR="00E83B0D">
          <w:rPr>
            <w:rFonts w:asciiTheme="minorEastAsia" w:hAnsiTheme="minorEastAsia"/>
            <w:szCs w:val="20"/>
          </w:rPr>
          <w:t xml:space="preserve"> </w:t>
        </w:r>
        <w:r w:rsidR="00E83B0D">
          <w:rPr>
            <w:rFonts w:asciiTheme="minorEastAsia" w:hAnsiTheme="minorEastAsia" w:hint="eastAsia"/>
            <w:szCs w:val="20"/>
          </w:rPr>
          <w:t xml:space="preserve">원사업자의 </w:t>
        </w:r>
      </w:ins>
      <w:ins w:id="11" w:author="김현주 (Hyunjoo Kim)" w:date="2024-01-23T17:22:00Z">
        <w:r w:rsidR="00E83B0D">
          <w:rPr>
            <w:rFonts w:asciiTheme="minorEastAsia" w:hAnsiTheme="minorEastAsia" w:hint="eastAsia"/>
            <w:szCs w:val="20"/>
          </w:rPr>
          <w:t xml:space="preserve">지식재산권 및 영업비밀을 보호하기 위하여 </w:t>
        </w:r>
      </w:ins>
      <w:r w:rsidRPr="00704708">
        <w:rPr>
          <w:rFonts w:asciiTheme="minorEastAsia" w:hAnsiTheme="minorEastAsia"/>
          <w:szCs w:val="20"/>
        </w:rPr>
        <w:t>“</w:t>
      </w:r>
      <w:r w:rsidRPr="00704708">
        <w:rPr>
          <w:rFonts w:asciiTheme="minorEastAsia" w:hAnsiTheme="minorEastAsia" w:hint="eastAsia"/>
          <w:szCs w:val="20"/>
        </w:rPr>
        <w:t>본 계약</w:t>
      </w:r>
      <w:r w:rsidRPr="00704708">
        <w:rPr>
          <w:rFonts w:asciiTheme="minorEastAsia" w:hAnsiTheme="minorEastAsia"/>
          <w:szCs w:val="20"/>
        </w:rPr>
        <w:t>”</w:t>
      </w:r>
      <w:r w:rsidRPr="00704708">
        <w:rPr>
          <w:rFonts w:asciiTheme="minorEastAsia" w:hAnsiTheme="minorEastAsia" w:hint="eastAsia"/>
          <w:szCs w:val="20"/>
        </w:rPr>
        <w:t>에 따라 원사업자가 무상 또는 유상으로 공급한 원자재 등을 원사업자와 사전 합의되지 않은 제3자를 위</w:t>
      </w:r>
      <w:r w:rsidR="00B5403D">
        <w:rPr>
          <w:rFonts w:asciiTheme="minorEastAsia" w:hAnsiTheme="minorEastAsia" w:hint="eastAsia"/>
          <w:szCs w:val="20"/>
        </w:rPr>
        <w:t>하여</w:t>
      </w:r>
      <w:r w:rsidRPr="00704708">
        <w:rPr>
          <w:rFonts w:asciiTheme="minorEastAsia" w:hAnsiTheme="minorEastAsia" w:hint="eastAsia"/>
          <w:szCs w:val="20"/>
        </w:rPr>
        <w:t xml:space="preserve"> 사용,</w:t>
      </w:r>
      <w:r w:rsidRPr="00704708">
        <w:rPr>
          <w:rFonts w:asciiTheme="minorEastAsia" w:hAnsiTheme="minorEastAsia"/>
          <w:szCs w:val="20"/>
        </w:rPr>
        <w:t xml:space="preserve"> </w:t>
      </w:r>
      <w:r w:rsidRPr="00704708">
        <w:rPr>
          <w:rFonts w:asciiTheme="minorEastAsia" w:hAnsiTheme="minorEastAsia" w:hint="eastAsia"/>
          <w:szCs w:val="20"/>
        </w:rPr>
        <w:t>공급할 수 없다.</w:t>
      </w:r>
      <w:bookmarkStart w:id="12" w:name="_GoBack"/>
      <w:bookmarkEnd w:id="12"/>
    </w:p>
    <w:p w:rsidR="0091527F" w:rsidRPr="00704708" w:rsidRDefault="0091527F" w:rsidP="001B3521">
      <w:pPr>
        <w:pStyle w:val="a3"/>
        <w:numPr>
          <w:ilvl w:val="0"/>
          <w:numId w:val="4"/>
        </w:numPr>
        <w:spacing w:line="312" w:lineRule="auto"/>
        <w:ind w:leftChars="0"/>
        <w:rPr>
          <w:rFonts w:asciiTheme="minorEastAsia" w:hAnsiTheme="minorEastAsia"/>
          <w:szCs w:val="20"/>
        </w:rPr>
      </w:pPr>
      <w:r w:rsidRPr="00704708">
        <w:rPr>
          <w:rFonts w:asciiTheme="minorEastAsia" w:hAnsiTheme="minorEastAsia" w:hint="eastAsia"/>
          <w:szCs w:val="20"/>
        </w:rPr>
        <w:t>수급사업자는 원사업자가 유상으로 공급한 자재에 대</w:t>
      </w:r>
      <w:r w:rsidR="008F27C7" w:rsidRPr="00704708">
        <w:rPr>
          <w:rFonts w:asciiTheme="minorEastAsia" w:hAnsiTheme="minorEastAsia" w:hint="eastAsia"/>
          <w:szCs w:val="20"/>
        </w:rPr>
        <w:t xml:space="preserve">하여 </w:t>
      </w:r>
      <w:r w:rsidR="00825F17" w:rsidRPr="00704708">
        <w:rPr>
          <w:rFonts w:asciiTheme="minorEastAsia" w:hAnsiTheme="minorEastAsia" w:hint="eastAsia"/>
          <w:szCs w:val="20"/>
        </w:rPr>
        <w:t>원사업자가 요구할 경우 원자재 사용내역을 제공</w:t>
      </w:r>
      <w:r w:rsidR="00B5403D">
        <w:rPr>
          <w:rFonts w:asciiTheme="minorEastAsia" w:hAnsiTheme="minorEastAsia" w:hint="eastAsia"/>
          <w:szCs w:val="20"/>
        </w:rPr>
        <w:t>(공개)</w:t>
      </w:r>
      <w:ins w:id="13" w:author="김현주 (Hyunjoo Kim)" w:date="2024-01-23T17:22:00Z">
        <w:r w:rsidR="00E83B0D">
          <w:rPr>
            <w:rFonts w:asciiTheme="minorEastAsia" w:hAnsiTheme="minorEastAsia" w:hint="eastAsia"/>
            <w:szCs w:val="20"/>
          </w:rPr>
          <w:t>함에 동의한다.</w:t>
        </w:r>
        <w:r w:rsidR="00E83B0D">
          <w:rPr>
            <w:rFonts w:asciiTheme="minorEastAsia" w:hAnsiTheme="minorEastAsia"/>
            <w:szCs w:val="20"/>
          </w:rPr>
          <w:t xml:space="preserve"> </w:t>
        </w:r>
      </w:ins>
      <w:del w:id="14" w:author="김현주 (Hyunjoo Kim)" w:date="2024-01-23T17:22:00Z">
        <w:r w:rsidR="00825F17" w:rsidRPr="00704708" w:rsidDel="00E83B0D">
          <w:rPr>
            <w:rFonts w:asciiTheme="minorEastAsia" w:hAnsiTheme="minorEastAsia" w:hint="eastAsia"/>
            <w:szCs w:val="20"/>
          </w:rPr>
          <w:delText>하여야 한다.</w:delText>
        </w:r>
      </w:del>
    </w:p>
    <w:p w:rsidR="00825F17" w:rsidRPr="00704708" w:rsidRDefault="00825F17" w:rsidP="00825F17">
      <w:pPr>
        <w:spacing w:line="312" w:lineRule="auto"/>
        <w:rPr>
          <w:rFonts w:asciiTheme="minorEastAsia" w:hAnsiTheme="minorEastAsia"/>
          <w:szCs w:val="20"/>
        </w:rPr>
      </w:pPr>
    </w:p>
    <w:p w:rsidR="00576060" w:rsidRPr="00704708" w:rsidRDefault="00D54901" w:rsidP="00576060">
      <w:pPr>
        <w:spacing w:line="312" w:lineRule="auto"/>
        <w:rPr>
          <w:rFonts w:asciiTheme="minorEastAsia" w:hAnsiTheme="minorEastAsia"/>
          <w:szCs w:val="20"/>
        </w:rPr>
      </w:pPr>
      <w:r w:rsidRPr="00704708">
        <w:rPr>
          <w:rFonts w:asciiTheme="minorEastAsia" w:hAnsiTheme="minorEastAsia" w:hint="eastAsia"/>
          <w:b/>
          <w:szCs w:val="20"/>
        </w:rPr>
        <w:t>제</w:t>
      </w:r>
      <w:r w:rsidR="00825F17" w:rsidRPr="00704708">
        <w:rPr>
          <w:rFonts w:asciiTheme="minorEastAsia" w:hAnsiTheme="minorEastAsia" w:hint="eastAsia"/>
          <w:b/>
          <w:szCs w:val="20"/>
        </w:rPr>
        <w:t>3</w:t>
      </w:r>
      <w:r w:rsidRPr="00704708">
        <w:rPr>
          <w:rFonts w:asciiTheme="minorEastAsia" w:hAnsiTheme="minorEastAsia" w:hint="eastAsia"/>
          <w:b/>
          <w:szCs w:val="20"/>
        </w:rPr>
        <w:t>조</w:t>
      </w:r>
      <w:r w:rsidR="00825F17" w:rsidRPr="00704708">
        <w:rPr>
          <w:rFonts w:asciiTheme="minorEastAsia" w:hAnsiTheme="minorEastAsia" w:hint="eastAsia"/>
          <w:b/>
          <w:szCs w:val="20"/>
        </w:rPr>
        <w:t xml:space="preserve"> </w:t>
      </w:r>
      <w:r w:rsidR="00576060" w:rsidRPr="00704708">
        <w:rPr>
          <w:rFonts w:asciiTheme="minorEastAsia" w:hAnsiTheme="minorEastAsia" w:hint="eastAsia"/>
          <w:b/>
          <w:szCs w:val="20"/>
        </w:rPr>
        <w:t>(납품)</w:t>
      </w:r>
    </w:p>
    <w:p w:rsidR="00576060" w:rsidRPr="00704708" w:rsidRDefault="00576060" w:rsidP="00825F17">
      <w:pPr>
        <w:pStyle w:val="a3"/>
        <w:numPr>
          <w:ilvl w:val="0"/>
          <w:numId w:val="6"/>
        </w:numPr>
        <w:spacing w:line="312" w:lineRule="auto"/>
        <w:ind w:leftChars="0"/>
        <w:rPr>
          <w:rFonts w:asciiTheme="minorEastAsia" w:hAnsiTheme="minorEastAsia"/>
          <w:szCs w:val="20"/>
        </w:rPr>
      </w:pPr>
      <w:r w:rsidRPr="00704708">
        <w:rPr>
          <w:rFonts w:asciiTheme="minorEastAsia" w:hAnsiTheme="minorEastAsia" w:hint="eastAsia"/>
          <w:szCs w:val="20"/>
        </w:rPr>
        <w:t xml:space="preserve"> 수급사업자는</w:t>
      </w:r>
      <w:r w:rsidR="00825F17" w:rsidRPr="00704708">
        <w:rPr>
          <w:rFonts w:asciiTheme="minorEastAsia" w:hAnsiTheme="minorEastAsia" w:hint="eastAsia"/>
          <w:szCs w:val="20"/>
        </w:rPr>
        <w:t xml:space="preserve"> 원사업자가 무상 또는 유상으로 공급한 원자재 등을 사용한 임가공품에 대하여 원사업자가 지정한 업체 및 장소에 납품하여야 하여야 한다.</w:t>
      </w:r>
      <w:r w:rsidR="00825F17" w:rsidRPr="00704708">
        <w:rPr>
          <w:rFonts w:asciiTheme="minorEastAsia" w:hAnsiTheme="minorEastAsia"/>
          <w:szCs w:val="20"/>
        </w:rPr>
        <w:t xml:space="preserve"> </w:t>
      </w:r>
    </w:p>
    <w:p w:rsidR="00576060" w:rsidRPr="00704708" w:rsidRDefault="00825F17" w:rsidP="005A5604">
      <w:pPr>
        <w:pStyle w:val="a3"/>
        <w:numPr>
          <w:ilvl w:val="0"/>
          <w:numId w:val="6"/>
        </w:numPr>
        <w:spacing w:line="312" w:lineRule="auto"/>
        <w:ind w:leftChars="0"/>
        <w:rPr>
          <w:rFonts w:asciiTheme="minorEastAsia" w:hAnsiTheme="minorEastAsia"/>
          <w:szCs w:val="20"/>
        </w:rPr>
      </w:pPr>
      <w:r w:rsidRPr="00704708">
        <w:rPr>
          <w:rFonts w:asciiTheme="minorEastAsia" w:hAnsiTheme="minorEastAsia" w:hint="eastAsia"/>
          <w:szCs w:val="20"/>
        </w:rPr>
        <w:lastRenderedPageBreak/>
        <w:t xml:space="preserve">제1항의 규정에 불구하고 </w:t>
      </w:r>
      <w:r w:rsidR="005B7F49" w:rsidRPr="00704708">
        <w:rPr>
          <w:rFonts w:asciiTheme="minorEastAsia" w:hAnsiTheme="minorEastAsia" w:hint="eastAsia"/>
          <w:szCs w:val="20"/>
        </w:rPr>
        <w:t>원사업자가 지정하지 아니한 업체 또는 장소에 납품하여야 하는 사유가 발생한 경우 수급</w:t>
      </w:r>
      <w:r w:rsidR="00704708">
        <w:rPr>
          <w:rFonts w:asciiTheme="minorEastAsia" w:hAnsiTheme="minorEastAsia" w:hint="eastAsia"/>
          <w:szCs w:val="20"/>
        </w:rPr>
        <w:t>사</w:t>
      </w:r>
      <w:r w:rsidR="005B7F49" w:rsidRPr="00704708">
        <w:rPr>
          <w:rFonts w:asciiTheme="minorEastAsia" w:hAnsiTheme="minorEastAsia" w:hint="eastAsia"/>
          <w:szCs w:val="20"/>
        </w:rPr>
        <w:t>업자는 사전에 반드시 원사업자로부터 서면 승인을 받아야 한다.</w:t>
      </w:r>
    </w:p>
    <w:p w:rsidR="005B7F49" w:rsidRPr="00704708" w:rsidRDefault="005B7F49" w:rsidP="005B7F49">
      <w:pPr>
        <w:spacing w:line="312" w:lineRule="auto"/>
        <w:rPr>
          <w:rFonts w:asciiTheme="minorEastAsia" w:hAnsiTheme="minorEastAsia"/>
          <w:b/>
          <w:szCs w:val="20"/>
        </w:rPr>
      </w:pPr>
    </w:p>
    <w:p w:rsidR="005B7F49" w:rsidRPr="00704708" w:rsidRDefault="005B7F49" w:rsidP="005B7F49">
      <w:pPr>
        <w:spacing w:line="312" w:lineRule="auto"/>
        <w:rPr>
          <w:rFonts w:asciiTheme="minorEastAsia" w:hAnsiTheme="minorEastAsia"/>
          <w:b/>
          <w:szCs w:val="20"/>
        </w:rPr>
      </w:pPr>
      <w:r w:rsidRPr="00704708">
        <w:rPr>
          <w:rFonts w:asciiTheme="minorEastAsia" w:hAnsiTheme="minorEastAsia" w:hint="eastAsia"/>
          <w:b/>
          <w:szCs w:val="20"/>
        </w:rPr>
        <w:t xml:space="preserve">제4조 </w:t>
      </w:r>
      <w:r w:rsidRPr="00704708">
        <w:rPr>
          <w:rFonts w:asciiTheme="minorEastAsia" w:hAnsiTheme="minorEastAsia"/>
          <w:b/>
          <w:szCs w:val="20"/>
        </w:rPr>
        <w:t>(</w:t>
      </w:r>
      <w:r w:rsidRPr="00704708">
        <w:rPr>
          <w:rFonts w:asciiTheme="minorEastAsia" w:hAnsiTheme="minorEastAsia" w:hint="eastAsia"/>
          <w:b/>
          <w:szCs w:val="20"/>
        </w:rPr>
        <w:t>적용)</w:t>
      </w:r>
    </w:p>
    <w:p w:rsidR="005B7F49" w:rsidRPr="00704708" w:rsidRDefault="005B7F49" w:rsidP="005B7F49">
      <w:pPr>
        <w:spacing w:line="312" w:lineRule="auto"/>
        <w:ind w:leftChars="400" w:left="1000" w:hangingChars="100" w:hanging="200"/>
        <w:rPr>
          <w:rFonts w:asciiTheme="minorEastAsia" w:hAnsiTheme="minorEastAsia"/>
          <w:szCs w:val="20"/>
        </w:rPr>
      </w:pPr>
      <w:r w:rsidRPr="00704708">
        <w:rPr>
          <w:rFonts w:asciiTheme="minorEastAsia" w:hAnsiTheme="minorEastAsia"/>
          <w:szCs w:val="20"/>
        </w:rPr>
        <w:fldChar w:fldCharType="begin"/>
      </w:r>
      <w:r w:rsidRPr="00704708">
        <w:rPr>
          <w:rFonts w:asciiTheme="minorEastAsia" w:hAnsiTheme="minorEastAsia"/>
          <w:szCs w:val="20"/>
        </w:rPr>
        <w:instrText xml:space="preserve"> </w:instrText>
      </w:r>
      <w:r w:rsidRPr="00704708">
        <w:rPr>
          <w:rFonts w:asciiTheme="minorEastAsia" w:hAnsiTheme="minorEastAsia" w:hint="eastAsia"/>
          <w:szCs w:val="20"/>
        </w:rPr>
        <w:instrText>eq \o\ac(○,</w:instrText>
      </w:r>
      <w:r w:rsidRPr="00704708">
        <w:rPr>
          <w:rFonts w:asciiTheme="minorEastAsia" w:hAnsiTheme="minorEastAsia" w:hint="eastAsia"/>
          <w:position w:val="2"/>
          <w:sz w:val="14"/>
          <w:szCs w:val="20"/>
        </w:rPr>
        <w:instrText>1</w:instrText>
      </w:r>
      <w:r w:rsidRPr="00704708">
        <w:rPr>
          <w:rFonts w:asciiTheme="minorEastAsia" w:hAnsiTheme="minorEastAsia" w:hint="eastAsia"/>
          <w:szCs w:val="20"/>
        </w:rPr>
        <w:instrText>)</w:instrText>
      </w:r>
      <w:r w:rsidRPr="00704708">
        <w:rPr>
          <w:rFonts w:asciiTheme="minorEastAsia" w:hAnsiTheme="minorEastAsia"/>
          <w:szCs w:val="20"/>
        </w:rPr>
        <w:fldChar w:fldCharType="end"/>
      </w:r>
      <w:r w:rsidRPr="00704708">
        <w:rPr>
          <w:rFonts w:asciiTheme="minorEastAsia" w:hAnsiTheme="minorEastAsia"/>
          <w:szCs w:val="20"/>
        </w:rPr>
        <w:t xml:space="preserve"> </w:t>
      </w:r>
      <w:r w:rsidRPr="00704708">
        <w:rPr>
          <w:rFonts w:asciiTheme="minorEastAsia" w:hAnsiTheme="minorEastAsia" w:hint="eastAsia"/>
          <w:szCs w:val="20"/>
        </w:rPr>
        <w:t xml:space="preserve">본 특약 내용을 위반한 경우 특약 및 </w:t>
      </w:r>
      <w:r w:rsidRPr="00704708">
        <w:rPr>
          <w:rFonts w:asciiTheme="minorEastAsia" w:hAnsiTheme="minorEastAsia"/>
          <w:szCs w:val="20"/>
        </w:rPr>
        <w:t>“</w:t>
      </w:r>
      <w:r w:rsidRPr="00704708">
        <w:rPr>
          <w:rFonts w:asciiTheme="minorEastAsia" w:hAnsiTheme="minorEastAsia" w:hint="eastAsia"/>
          <w:szCs w:val="20"/>
        </w:rPr>
        <w:t>본 계약</w:t>
      </w:r>
      <w:r w:rsidRPr="00704708">
        <w:rPr>
          <w:rFonts w:asciiTheme="minorEastAsia" w:hAnsiTheme="minorEastAsia"/>
          <w:szCs w:val="20"/>
        </w:rPr>
        <w:t>”</w:t>
      </w:r>
      <w:r w:rsidRPr="00704708">
        <w:rPr>
          <w:rFonts w:asciiTheme="minorEastAsia" w:hAnsiTheme="minorEastAsia" w:hint="eastAsia"/>
          <w:szCs w:val="20"/>
        </w:rPr>
        <w:t xml:space="preserve">의 중요 위반 사항으로 보아 </w:t>
      </w:r>
      <w:r w:rsidR="00B5403D">
        <w:rPr>
          <w:rFonts w:asciiTheme="minorEastAsia" w:hAnsiTheme="minorEastAsia" w:hint="eastAsia"/>
          <w:szCs w:val="20"/>
        </w:rPr>
        <w:t xml:space="preserve">원사업자는 </w:t>
      </w:r>
      <w:r w:rsidR="00B5403D">
        <w:rPr>
          <w:rFonts w:asciiTheme="minorEastAsia" w:hAnsiTheme="minorEastAsia"/>
          <w:szCs w:val="20"/>
        </w:rPr>
        <w:t>“</w:t>
      </w:r>
      <w:r w:rsidR="00B5403D">
        <w:rPr>
          <w:rFonts w:asciiTheme="minorEastAsia" w:hAnsiTheme="minorEastAsia" w:hint="eastAsia"/>
          <w:szCs w:val="20"/>
        </w:rPr>
        <w:t xml:space="preserve">본 </w:t>
      </w:r>
      <w:r w:rsidRPr="00704708">
        <w:rPr>
          <w:rFonts w:asciiTheme="minorEastAsia" w:hAnsiTheme="minorEastAsia" w:hint="eastAsia"/>
          <w:szCs w:val="20"/>
        </w:rPr>
        <w:t>계약</w:t>
      </w:r>
      <w:r w:rsidR="00B5403D">
        <w:rPr>
          <w:rFonts w:asciiTheme="minorEastAsia" w:hAnsiTheme="minorEastAsia"/>
          <w:szCs w:val="20"/>
        </w:rPr>
        <w:t>”</w:t>
      </w:r>
      <w:r w:rsidRPr="00704708">
        <w:rPr>
          <w:rFonts w:asciiTheme="minorEastAsia" w:hAnsiTheme="minorEastAsia" w:hint="eastAsia"/>
          <w:szCs w:val="20"/>
        </w:rPr>
        <w:t>을 해지할 수 있으며,</w:t>
      </w:r>
      <w:r w:rsidRPr="00704708">
        <w:rPr>
          <w:rFonts w:asciiTheme="minorEastAsia" w:hAnsiTheme="minorEastAsia"/>
          <w:szCs w:val="20"/>
        </w:rPr>
        <w:t xml:space="preserve"> </w:t>
      </w:r>
      <w:r w:rsidR="00B5403D">
        <w:rPr>
          <w:rFonts w:asciiTheme="minorEastAsia" w:hAnsiTheme="minorEastAsia" w:hint="eastAsia"/>
          <w:szCs w:val="20"/>
        </w:rPr>
        <w:t xml:space="preserve">원사업자에게 </w:t>
      </w:r>
      <w:r w:rsidRPr="00704708">
        <w:rPr>
          <w:rFonts w:asciiTheme="minorEastAsia" w:hAnsiTheme="minorEastAsia" w:hint="eastAsia"/>
          <w:szCs w:val="20"/>
        </w:rPr>
        <w:t>손해가 발생한 경우 손해배상을 청구할 수 있다.</w:t>
      </w:r>
    </w:p>
    <w:p w:rsidR="005B7F49" w:rsidRPr="00704708" w:rsidRDefault="005B7F49" w:rsidP="005B7F49">
      <w:pPr>
        <w:spacing w:line="312" w:lineRule="auto"/>
        <w:ind w:leftChars="400" w:left="1000" w:hangingChars="100" w:hanging="200"/>
        <w:rPr>
          <w:rFonts w:asciiTheme="minorEastAsia" w:hAnsiTheme="minorEastAsia"/>
          <w:szCs w:val="20"/>
        </w:rPr>
      </w:pPr>
      <w:r w:rsidRPr="00704708">
        <w:rPr>
          <w:rFonts w:asciiTheme="minorEastAsia" w:hAnsiTheme="minorEastAsia"/>
          <w:szCs w:val="20"/>
        </w:rPr>
        <w:fldChar w:fldCharType="begin"/>
      </w:r>
      <w:r w:rsidRPr="00704708">
        <w:rPr>
          <w:rFonts w:asciiTheme="minorEastAsia" w:hAnsiTheme="minorEastAsia"/>
          <w:szCs w:val="20"/>
        </w:rPr>
        <w:instrText xml:space="preserve"> </w:instrText>
      </w:r>
      <w:r w:rsidRPr="00704708">
        <w:rPr>
          <w:rFonts w:asciiTheme="minorEastAsia" w:hAnsiTheme="minorEastAsia" w:hint="eastAsia"/>
          <w:szCs w:val="20"/>
        </w:rPr>
        <w:instrText>eq \o\ac(○,</w:instrText>
      </w:r>
      <w:r w:rsidRPr="00704708">
        <w:rPr>
          <w:rFonts w:asciiTheme="minorEastAsia" w:hAnsiTheme="minorEastAsia" w:hint="eastAsia"/>
          <w:position w:val="2"/>
          <w:sz w:val="14"/>
          <w:szCs w:val="20"/>
        </w:rPr>
        <w:instrText>2</w:instrText>
      </w:r>
      <w:r w:rsidRPr="00704708">
        <w:rPr>
          <w:rFonts w:asciiTheme="minorEastAsia" w:hAnsiTheme="minorEastAsia" w:hint="eastAsia"/>
          <w:szCs w:val="20"/>
        </w:rPr>
        <w:instrText>)</w:instrText>
      </w:r>
      <w:r w:rsidRPr="00704708">
        <w:rPr>
          <w:rFonts w:asciiTheme="minorEastAsia" w:hAnsiTheme="minorEastAsia"/>
          <w:szCs w:val="20"/>
        </w:rPr>
        <w:fldChar w:fldCharType="end"/>
      </w:r>
      <w:r w:rsidRPr="00704708">
        <w:rPr>
          <w:rFonts w:asciiTheme="minorEastAsia" w:hAnsiTheme="minorEastAsia"/>
          <w:szCs w:val="20"/>
        </w:rPr>
        <w:t xml:space="preserve"> </w:t>
      </w:r>
      <w:r w:rsidRPr="00704708">
        <w:rPr>
          <w:rFonts w:asciiTheme="minorEastAsia" w:hAnsiTheme="minorEastAsia" w:hint="eastAsia"/>
          <w:szCs w:val="20"/>
        </w:rPr>
        <w:t xml:space="preserve">본 특약은 </w:t>
      </w:r>
      <w:r w:rsidRPr="00704708">
        <w:rPr>
          <w:rFonts w:asciiTheme="minorEastAsia" w:hAnsiTheme="minorEastAsia"/>
          <w:szCs w:val="20"/>
        </w:rPr>
        <w:t>“</w:t>
      </w:r>
      <w:r w:rsidRPr="00704708">
        <w:rPr>
          <w:rFonts w:asciiTheme="minorEastAsia" w:hAnsiTheme="minorEastAsia" w:hint="eastAsia"/>
          <w:szCs w:val="20"/>
        </w:rPr>
        <w:t>본 계약</w:t>
      </w:r>
      <w:r w:rsidRPr="00704708">
        <w:rPr>
          <w:rFonts w:asciiTheme="minorEastAsia" w:hAnsiTheme="minorEastAsia"/>
          <w:szCs w:val="20"/>
        </w:rPr>
        <w:t>”</w:t>
      </w:r>
      <w:r w:rsidRPr="00704708">
        <w:rPr>
          <w:rFonts w:asciiTheme="minorEastAsia" w:hAnsiTheme="minorEastAsia" w:hint="eastAsia"/>
          <w:szCs w:val="20"/>
        </w:rPr>
        <w:t>에 우선하여 적용하며,</w:t>
      </w:r>
      <w:r w:rsidRPr="00704708">
        <w:rPr>
          <w:rFonts w:asciiTheme="minorEastAsia" w:hAnsiTheme="minorEastAsia"/>
          <w:szCs w:val="20"/>
        </w:rPr>
        <w:t xml:space="preserve"> </w:t>
      </w:r>
      <w:r w:rsidRPr="00704708">
        <w:rPr>
          <w:rFonts w:asciiTheme="minorEastAsia" w:hAnsiTheme="minorEastAsia" w:hint="eastAsia"/>
          <w:szCs w:val="20"/>
        </w:rPr>
        <w:t xml:space="preserve">본 특약에서 정하지 아니한 사항은 </w:t>
      </w:r>
      <w:r w:rsidRPr="00704708">
        <w:rPr>
          <w:rFonts w:asciiTheme="minorEastAsia" w:hAnsiTheme="minorEastAsia"/>
          <w:szCs w:val="20"/>
        </w:rPr>
        <w:t>“</w:t>
      </w:r>
      <w:r w:rsidRPr="00704708">
        <w:rPr>
          <w:rFonts w:asciiTheme="minorEastAsia" w:hAnsiTheme="minorEastAsia" w:hint="eastAsia"/>
          <w:szCs w:val="20"/>
        </w:rPr>
        <w:t>본 계약</w:t>
      </w:r>
      <w:r w:rsidRPr="00704708">
        <w:rPr>
          <w:rFonts w:asciiTheme="minorEastAsia" w:hAnsiTheme="minorEastAsia"/>
          <w:szCs w:val="20"/>
        </w:rPr>
        <w:t>”</w:t>
      </w:r>
      <w:r w:rsidRPr="00704708">
        <w:rPr>
          <w:rFonts w:asciiTheme="minorEastAsia" w:hAnsiTheme="minorEastAsia" w:hint="eastAsia"/>
          <w:szCs w:val="20"/>
        </w:rPr>
        <w:t>을 적용한다.</w:t>
      </w:r>
    </w:p>
    <w:p w:rsidR="00D52555" w:rsidRPr="00704708" w:rsidRDefault="00D52555" w:rsidP="00CC5D97">
      <w:pPr>
        <w:spacing w:line="312" w:lineRule="auto"/>
        <w:rPr>
          <w:rFonts w:asciiTheme="minorEastAsia" w:hAnsiTheme="minorEastAsia"/>
          <w:szCs w:val="20"/>
        </w:rPr>
      </w:pPr>
    </w:p>
    <w:p w:rsidR="00CC5D97" w:rsidRPr="00704708" w:rsidRDefault="00CC5D97" w:rsidP="00CC5D97">
      <w:pPr>
        <w:spacing w:line="312" w:lineRule="auto"/>
        <w:rPr>
          <w:rFonts w:asciiTheme="minorEastAsia" w:hAnsiTheme="minorEastAsia"/>
          <w:szCs w:val="20"/>
        </w:rPr>
      </w:pPr>
      <w:r w:rsidRPr="00704708">
        <w:rPr>
          <w:rFonts w:asciiTheme="minorEastAsia" w:hAnsiTheme="minorEastAsia" w:hint="eastAsia"/>
          <w:szCs w:val="20"/>
        </w:rPr>
        <w:t xml:space="preserve">원사업자와 수급사업자는 이 </w:t>
      </w:r>
      <w:r w:rsidR="005B7F49" w:rsidRPr="00704708">
        <w:rPr>
          <w:rFonts w:asciiTheme="minorEastAsia" w:hAnsiTheme="minorEastAsia" w:hint="eastAsia"/>
          <w:szCs w:val="20"/>
        </w:rPr>
        <w:t>특</w:t>
      </w:r>
      <w:r w:rsidRPr="00704708">
        <w:rPr>
          <w:rFonts w:asciiTheme="minorEastAsia" w:hAnsiTheme="minorEastAsia" w:hint="eastAsia"/>
          <w:szCs w:val="20"/>
        </w:rPr>
        <w:t xml:space="preserve">약의 성립을 증명하기 위하여 </w:t>
      </w:r>
      <w:r w:rsidR="005B7F49" w:rsidRPr="00704708">
        <w:rPr>
          <w:rFonts w:asciiTheme="minorEastAsia" w:hAnsiTheme="minorEastAsia" w:hint="eastAsia"/>
          <w:szCs w:val="20"/>
        </w:rPr>
        <w:t>특</w:t>
      </w:r>
      <w:r w:rsidRPr="00704708">
        <w:rPr>
          <w:rFonts w:asciiTheme="minorEastAsia" w:hAnsiTheme="minorEastAsia" w:hint="eastAsia"/>
          <w:szCs w:val="20"/>
        </w:rPr>
        <w:t>약서 2부를 작성하여 각각 서명(또는 기명날인)한 후 각자 1부씩 보관한다.</w:t>
      </w:r>
    </w:p>
    <w:p w:rsidR="00CC5D97" w:rsidRPr="00704708" w:rsidRDefault="00CC5D97" w:rsidP="00CC5D97">
      <w:pPr>
        <w:spacing w:line="312" w:lineRule="auto"/>
        <w:rPr>
          <w:rFonts w:asciiTheme="minorEastAsia" w:hAnsiTheme="minorEastAsia"/>
          <w:szCs w:val="20"/>
        </w:rPr>
      </w:pPr>
    </w:p>
    <w:p w:rsidR="00E2673F" w:rsidRPr="00704708" w:rsidRDefault="00E2673F" w:rsidP="00E2673F">
      <w:pPr>
        <w:spacing w:line="312" w:lineRule="auto"/>
        <w:jc w:val="center"/>
        <w:rPr>
          <w:rFonts w:asciiTheme="minorEastAsia" w:hAnsiTheme="minorEastAsia"/>
          <w:szCs w:val="20"/>
        </w:rPr>
      </w:pPr>
      <w:proofErr w:type="gramStart"/>
      <w:r w:rsidRPr="00704708">
        <w:rPr>
          <w:rFonts w:asciiTheme="minorEastAsia" w:hAnsiTheme="minorEastAsia" w:hint="eastAsia"/>
          <w:szCs w:val="20"/>
        </w:rPr>
        <w:t>[ ]</w:t>
      </w:r>
      <w:proofErr w:type="gramEnd"/>
      <w:r w:rsidRPr="00704708">
        <w:rPr>
          <w:rFonts w:asciiTheme="minorEastAsia" w:hAnsiTheme="minorEastAsia" w:hint="eastAsia"/>
          <w:szCs w:val="20"/>
        </w:rPr>
        <w:t>년 [ ]월 [ ]일</w:t>
      </w:r>
    </w:p>
    <w:p w:rsidR="00CC5D97" w:rsidRPr="00704708" w:rsidRDefault="00CC5D97" w:rsidP="00CC5D97">
      <w:pPr>
        <w:spacing w:line="312" w:lineRule="auto"/>
        <w:rPr>
          <w:rFonts w:asciiTheme="minorEastAsia" w:hAnsiTheme="minorEastAsia"/>
          <w:szCs w:val="20"/>
        </w:rPr>
      </w:pPr>
    </w:p>
    <w:p w:rsidR="00CC5D97" w:rsidRPr="00704708" w:rsidRDefault="00CC5D97" w:rsidP="00CC5D97">
      <w:pPr>
        <w:spacing w:line="312" w:lineRule="auto"/>
        <w:rPr>
          <w:rFonts w:asciiTheme="minorEastAsia" w:hAnsiTheme="minorEastAsia"/>
          <w:szCs w:val="20"/>
        </w:rPr>
      </w:pPr>
    </w:p>
    <w:tbl>
      <w:tblPr>
        <w:tblOverlap w:val="never"/>
        <w:tblW w:w="901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483"/>
        <w:gridCol w:w="4530"/>
      </w:tblGrid>
      <w:tr w:rsidR="00CB41C0" w:rsidRPr="00704708" w:rsidTr="00C81D36">
        <w:trPr>
          <w:trHeight w:val="539"/>
        </w:trPr>
        <w:tc>
          <w:tcPr>
            <w:tcW w:w="448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r w:rsidRPr="00704708">
              <w:rPr>
                <w:rFonts w:asciiTheme="minorEastAsia" w:hAnsiTheme="minorEastAsia" w:hint="eastAsia"/>
                <w:szCs w:val="20"/>
              </w:rPr>
              <w:t>원사업자</w:t>
            </w:r>
          </w:p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53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r w:rsidRPr="00704708">
              <w:rPr>
                <w:rFonts w:asciiTheme="minorEastAsia" w:hAnsiTheme="minorEastAsia" w:hint="eastAsia"/>
                <w:szCs w:val="20"/>
              </w:rPr>
              <w:t>수급사업자</w:t>
            </w:r>
          </w:p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</w:p>
        </w:tc>
      </w:tr>
      <w:tr w:rsidR="00CC5D97" w:rsidRPr="00704708" w:rsidTr="00C81D36">
        <w:trPr>
          <w:trHeight w:val="56"/>
        </w:trPr>
        <w:tc>
          <w:tcPr>
            <w:tcW w:w="448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r w:rsidRPr="00704708">
              <w:rPr>
                <w:rFonts w:asciiTheme="minorEastAsia" w:hAnsiTheme="minorEastAsia" w:hint="eastAsia"/>
                <w:szCs w:val="20"/>
              </w:rPr>
              <w:t xml:space="preserve">상호 또는 </w:t>
            </w:r>
            <w:proofErr w:type="gramStart"/>
            <w:r w:rsidRPr="00704708">
              <w:rPr>
                <w:rFonts w:asciiTheme="minorEastAsia" w:hAnsiTheme="minorEastAsia" w:hint="eastAsia"/>
                <w:szCs w:val="20"/>
              </w:rPr>
              <w:t>명칭 :</w:t>
            </w:r>
            <w:proofErr w:type="gramEnd"/>
            <w:r w:rsidRPr="00704708">
              <w:rPr>
                <w:rFonts w:asciiTheme="minorEastAsia" w:hAnsiTheme="minorEastAsia" w:hint="eastAsia"/>
                <w:szCs w:val="20"/>
              </w:rPr>
              <w:t xml:space="preserve">                 </w:t>
            </w:r>
          </w:p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proofErr w:type="gramStart"/>
            <w:r w:rsidRPr="00704708">
              <w:rPr>
                <w:rFonts w:asciiTheme="minorEastAsia" w:hAnsiTheme="minorEastAsia" w:hint="eastAsia"/>
                <w:szCs w:val="20"/>
              </w:rPr>
              <w:t>전화번호 :</w:t>
            </w:r>
            <w:proofErr w:type="gramEnd"/>
          </w:p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r w:rsidRPr="00704708">
              <w:rPr>
                <w:rFonts w:asciiTheme="minorEastAsia" w:hAnsiTheme="minorEastAsia" w:hint="eastAsia"/>
                <w:szCs w:val="20"/>
              </w:rPr>
              <w:t xml:space="preserve">주    </w:t>
            </w:r>
            <w:proofErr w:type="gramStart"/>
            <w:r w:rsidRPr="00704708">
              <w:rPr>
                <w:rFonts w:asciiTheme="minorEastAsia" w:hAnsiTheme="minorEastAsia" w:hint="eastAsia"/>
                <w:szCs w:val="20"/>
              </w:rPr>
              <w:t>소 :</w:t>
            </w:r>
            <w:proofErr w:type="gramEnd"/>
          </w:p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r w:rsidRPr="00704708">
              <w:rPr>
                <w:rFonts w:asciiTheme="minorEastAsia" w:hAnsiTheme="minorEastAsia" w:hint="eastAsia"/>
                <w:szCs w:val="20"/>
              </w:rPr>
              <w:t xml:space="preserve">대표자 </w:t>
            </w:r>
            <w:proofErr w:type="gramStart"/>
            <w:r w:rsidRPr="00704708">
              <w:rPr>
                <w:rFonts w:asciiTheme="minorEastAsia" w:hAnsiTheme="minorEastAsia" w:hint="eastAsia"/>
                <w:szCs w:val="20"/>
              </w:rPr>
              <w:t>성명 :</w:t>
            </w:r>
            <w:proofErr w:type="gramEnd"/>
            <w:r w:rsidRPr="00704708">
              <w:rPr>
                <w:rFonts w:asciiTheme="minorEastAsia" w:hAnsiTheme="minorEastAsia" w:hint="eastAsia"/>
                <w:szCs w:val="20"/>
              </w:rPr>
              <w:t xml:space="preserve">                 (인)</w:t>
            </w:r>
          </w:p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r w:rsidRPr="00704708">
              <w:rPr>
                <w:rFonts w:asciiTheme="minorEastAsia" w:hAnsiTheme="minorEastAsia" w:hint="eastAsia"/>
                <w:szCs w:val="20"/>
              </w:rPr>
              <w:lastRenderedPageBreak/>
              <w:t>사업자(법인)번호 :</w:t>
            </w:r>
          </w:p>
        </w:tc>
        <w:tc>
          <w:tcPr>
            <w:tcW w:w="453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r w:rsidRPr="00704708">
              <w:rPr>
                <w:rFonts w:asciiTheme="minorEastAsia" w:hAnsiTheme="minorEastAsia" w:hint="eastAsia"/>
                <w:szCs w:val="20"/>
              </w:rPr>
              <w:lastRenderedPageBreak/>
              <w:t xml:space="preserve">상호 또는 </w:t>
            </w:r>
            <w:proofErr w:type="gramStart"/>
            <w:r w:rsidRPr="00704708">
              <w:rPr>
                <w:rFonts w:asciiTheme="minorEastAsia" w:hAnsiTheme="minorEastAsia" w:hint="eastAsia"/>
                <w:szCs w:val="20"/>
              </w:rPr>
              <w:t>명칭 :</w:t>
            </w:r>
            <w:proofErr w:type="gramEnd"/>
            <w:r w:rsidRPr="00704708">
              <w:rPr>
                <w:rFonts w:asciiTheme="minorEastAsia" w:hAnsiTheme="minorEastAsia" w:hint="eastAsia"/>
                <w:szCs w:val="20"/>
              </w:rPr>
              <w:t xml:space="preserve">                 </w:t>
            </w:r>
          </w:p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proofErr w:type="gramStart"/>
            <w:r w:rsidRPr="00704708">
              <w:rPr>
                <w:rFonts w:asciiTheme="minorEastAsia" w:hAnsiTheme="minorEastAsia" w:hint="eastAsia"/>
                <w:szCs w:val="20"/>
              </w:rPr>
              <w:t>전화번호 :</w:t>
            </w:r>
            <w:proofErr w:type="gramEnd"/>
          </w:p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r w:rsidRPr="00704708">
              <w:rPr>
                <w:rFonts w:asciiTheme="minorEastAsia" w:hAnsiTheme="minorEastAsia" w:hint="eastAsia"/>
                <w:szCs w:val="20"/>
              </w:rPr>
              <w:t xml:space="preserve">주    </w:t>
            </w:r>
            <w:proofErr w:type="gramStart"/>
            <w:r w:rsidRPr="00704708">
              <w:rPr>
                <w:rFonts w:asciiTheme="minorEastAsia" w:hAnsiTheme="minorEastAsia" w:hint="eastAsia"/>
                <w:szCs w:val="20"/>
              </w:rPr>
              <w:t>소 :</w:t>
            </w:r>
            <w:proofErr w:type="gramEnd"/>
          </w:p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r w:rsidRPr="00704708">
              <w:rPr>
                <w:rFonts w:asciiTheme="minorEastAsia" w:hAnsiTheme="minorEastAsia" w:hint="eastAsia"/>
                <w:szCs w:val="20"/>
              </w:rPr>
              <w:t xml:space="preserve">대표자 </w:t>
            </w:r>
            <w:proofErr w:type="gramStart"/>
            <w:r w:rsidRPr="00704708">
              <w:rPr>
                <w:rFonts w:asciiTheme="minorEastAsia" w:hAnsiTheme="minorEastAsia" w:hint="eastAsia"/>
                <w:szCs w:val="20"/>
              </w:rPr>
              <w:t>성명 :</w:t>
            </w:r>
            <w:proofErr w:type="gramEnd"/>
            <w:r w:rsidRPr="00704708">
              <w:rPr>
                <w:rFonts w:asciiTheme="minorEastAsia" w:hAnsiTheme="minorEastAsia" w:hint="eastAsia"/>
                <w:szCs w:val="20"/>
              </w:rPr>
              <w:t xml:space="preserve">                 (인)</w:t>
            </w:r>
          </w:p>
          <w:p w:rsidR="00CC5D97" w:rsidRPr="00704708" w:rsidRDefault="00CC5D97" w:rsidP="00CC5D97">
            <w:pPr>
              <w:spacing w:line="312" w:lineRule="auto"/>
              <w:rPr>
                <w:rFonts w:asciiTheme="minorEastAsia" w:hAnsiTheme="minorEastAsia"/>
                <w:szCs w:val="20"/>
              </w:rPr>
            </w:pPr>
            <w:r w:rsidRPr="00704708">
              <w:rPr>
                <w:rFonts w:asciiTheme="minorEastAsia" w:hAnsiTheme="minorEastAsia" w:hint="eastAsia"/>
                <w:szCs w:val="20"/>
              </w:rPr>
              <w:lastRenderedPageBreak/>
              <w:t>사업자(법인)번호 :</w:t>
            </w:r>
          </w:p>
        </w:tc>
      </w:tr>
    </w:tbl>
    <w:p w:rsidR="00B21EF3" w:rsidRPr="00704708" w:rsidRDefault="00B21EF3" w:rsidP="005B7F49">
      <w:pPr>
        <w:spacing w:line="312" w:lineRule="auto"/>
        <w:rPr>
          <w:rFonts w:asciiTheme="minorEastAsia" w:hAnsiTheme="minorEastAsia"/>
          <w:szCs w:val="20"/>
        </w:rPr>
      </w:pPr>
    </w:p>
    <w:p w:rsidR="00B21EF3" w:rsidRPr="00704708" w:rsidRDefault="00B21EF3" w:rsidP="00E61BBA">
      <w:pPr>
        <w:spacing w:line="312" w:lineRule="auto"/>
        <w:rPr>
          <w:rFonts w:asciiTheme="minorEastAsia" w:hAnsiTheme="minorEastAsia"/>
          <w:szCs w:val="20"/>
        </w:rPr>
      </w:pPr>
    </w:p>
    <w:p w:rsidR="003E1E72" w:rsidRPr="00704708" w:rsidRDefault="003E1E72" w:rsidP="00E61BBA">
      <w:pPr>
        <w:spacing w:line="312" w:lineRule="auto"/>
        <w:rPr>
          <w:rFonts w:asciiTheme="minorEastAsia" w:hAnsiTheme="minorEastAsia"/>
          <w:szCs w:val="20"/>
        </w:rPr>
      </w:pPr>
    </w:p>
    <w:p w:rsidR="00704708" w:rsidRDefault="00704708" w:rsidP="00E61BBA">
      <w:pPr>
        <w:spacing w:line="312" w:lineRule="auto"/>
        <w:rPr>
          <w:rFonts w:asciiTheme="minorEastAsia" w:hAnsiTheme="minorEastAsia"/>
          <w:color w:val="0070C0"/>
          <w:szCs w:val="20"/>
        </w:rPr>
      </w:pPr>
    </w:p>
    <w:p w:rsidR="003E1E72" w:rsidRPr="00704708" w:rsidRDefault="003E1E72" w:rsidP="00E61BBA">
      <w:pPr>
        <w:spacing w:line="312" w:lineRule="auto"/>
        <w:rPr>
          <w:rFonts w:asciiTheme="minorEastAsia" w:hAnsiTheme="minorEastAsia"/>
          <w:color w:val="0070C0"/>
          <w:szCs w:val="20"/>
        </w:rPr>
      </w:pPr>
      <w:r w:rsidRPr="00704708">
        <w:rPr>
          <w:rFonts w:asciiTheme="minorEastAsia" w:hAnsiTheme="minorEastAsia" w:hint="eastAsia"/>
          <w:color w:val="0070C0"/>
          <w:szCs w:val="20"/>
        </w:rPr>
        <w:t>[참고 거래구조]</w:t>
      </w:r>
    </w:p>
    <w:p w:rsidR="003E1E72" w:rsidRPr="00704708" w:rsidRDefault="003E1E72" w:rsidP="00E61BBA">
      <w:pPr>
        <w:spacing w:line="312" w:lineRule="auto"/>
        <w:rPr>
          <w:rFonts w:asciiTheme="minorEastAsia" w:hAnsiTheme="minorEastAsia"/>
          <w:b/>
          <w:color w:val="0070C0"/>
          <w:szCs w:val="20"/>
        </w:rPr>
      </w:pPr>
      <w:proofErr w:type="spellStart"/>
      <w:r w:rsidRPr="00704708">
        <w:rPr>
          <w:rFonts w:asciiTheme="minorEastAsia" w:hAnsiTheme="minorEastAsia" w:hint="eastAsia"/>
          <w:b/>
          <w:color w:val="0070C0"/>
          <w:szCs w:val="20"/>
        </w:rPr>
        <w:t>무상사급자재</w:t>
      </w:r>
      <w:proofErr w:type="spellEnd"/>
    </w:p>
    <w:p w:rsidR="003E1E72" w:rsidRPr="00704708" w:rsidRDefault="003E1E72" w:rsidP="00E61BBA">
      <w:pPr>
        <w:spacing w:line="312" w:lineRule="auto"/>
        <w:rPr>
          <w:rFonts w:asciiTheme="minorEastAsia" w:hAnsiTheme="minorEastAsia"/>
          <w:color w:val="0070C0"/>
          <w:szCs w:val="20"/>
        </w:rPr>
      </w:pPr>
      <w:proofErr w:type="spellStart"/>
      <w:r w:rsidRPr="00704708">
        <w:rPr>
          <w:rFonts w:asciiTheme="minorEastAsia" w:hAnsiTheme="minorEastAsia" w:hint="eastAsia"/>
          <w:color w:val="0070C0"/>
          <w:szCs w:val="20"/>
        </w:rPr>
        <w:t>퍼시스</w:t>
      </w:r>
      <w:proofErr w:type="spellEnd"/>
      <w:r w:rsidRPr="00704708">
        <w:rPr>
          <w:rFonts w:asciiTheme="minorEastAsia" w:hAnsiTheme="minorEastAsia" w:hint="eastAsia"/>
          <w:color w:val="0070C0"/>
          <w:szCs w:val="20"/>
        </w:rPr>
        <w:t xml:space="preserve"> </w:t>
      </w:r>
      <w:r w:rsidR="00704708" w:rsidRPr="00704708">
        <w:rPr>
          <w:rFonts w:asciiTheme="minorEastAsia" w:hAnsiTheme="minorEastAsia"/>
          <w:color w:val="0070C0"/>
          <w:szCs w:val="20"/>
        </w:rPr>
        <w:sym w:font="Wingdings" w:char="F0E0"/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>수급업체</w:t>
      </w:r>
      <w:r w:rsidR="00704708" w:rsidRPr="00704708">
        <w:rPr>
          <w:rFonts w:asciiTheme="minorEastAsia" w:hAnsiTheme="minorEastAsia" w:hint="eastAsia"/>
          <w:color w:val="0070C0"/>
          <w:szCs w:val="20"/>
        </w:rPr>
        <w:t>(임가공)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 </w:t>
      </w:r>
      <w:r w:rsidR="00704708" w:rsidRPr="00704708">
        <w:rPr>
          <w:rFonts w:asciiTheme="minorEastAsia" w:hAnsiTheme="minorEastAsia" w:hint="eastAsia"/>
          <w:color w:val="0070C0"/>
          <w:szCs w:val="20"/>
        </w:rPr>
        <w:t>자재(</w:t>
      </w:r>
      <w:r w:rsidR="00704708" w:rsidRPr="00704708">
        <w:rPr>
          <w:rFonts w:asciiTheme="minorEastAsia" w:hAnsiTheme="minorEastAsia"/>
          <w:color w:val="0070C0"/>
          <w:szCs w:val="20"/>
        </w:rPr>
        <w:t>PB, LPM)</w:t>
      </w:r>
      <w:r w:rsidR="00704708" w:rsidRPr="00704708">
        <w:rPr>
          <w:rFonts w:asciiTheme="minorEastAsia" w:hAnsiTheme="minorEastAsia" w:hint="eastAsia"/>
          <w:color w:val="0070C0"/>
          <w:szCs w:val="20"/>
        </w:rPr>
        <w:t xml:space="preserve"> </w:t>
      </w:r>
      <w:proofErr w:type="gramStart"/>
      <w:r w:rsidRPr="00704708">
        <w:rPr>
          <w:rFonts w:asciiTheme="minorEastAsia" w:hAnsiTheme="minorEastAsia" w:hint="eastAsia"/>
          <w:color w:val="0070C0"/>
          <w:szCs w:val="20"/>
        </w:rPr>
        <w:t xml:space="preserve">공급 </w:t>
      </w:r>
      <w:r w:rsidR="00704708"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/>
          <w:color w:val="0070C0"/>
          <w:szCs w:val="20"/>
        </w:rPr>
        <w:t>/</w:t>
      </w:r>
      <w:proofErr w:type="gramEnd"/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수급업체 임가공 후 </w:t>
      </w:r>
      <w:proofErr w:type="spellStart"/>
      <w:r w:rsidRPr="00704708">
        <w:rPr>
          <w:rFonts w:asciiTheme="minorEastAsia" w:hAnsiTheme="minorEastAsia" w:hint="eastAsia"/>
          <w:color w:val="0070C0"/>
          <w:szCs w:val="20"/>
        </w:rPr>
        <w:t>퍼시스</w:t>
      </w:r>
      <w:proofErr w:type="spellEnd"/>
      <w:r w:rsidRPr="00704708">
        <w:rPr>
          <w:rFonts w:asciiTheme="minorEastAsia" w:hAnsiTheme="minorEastAsia" w:hint="eastAsia"/>
          <w:color w:val="0070C0"/>
          <w:szCs w:val="20"/>
        </w:rPr>
        <w:t xml:space="preserve"> </w:t>
      </w:r>
      <w:r w:rsidR="00704708" w:rsidRPr="00704708">
        <w:rPr>
          <w:rFonts w:asciiTheme="minorEastAsia" w:hAnsiTheme="minorEastAsia" w:hint="eastAsia"/>
          <w:color w:val="0070C0"/>
          <w:szCs w:val="20"/>
        </w:rPr>
        <w:t>임가공품(</w:t>
      </w:r>
      <w:r w:rsidR="00704708" w:rsidRPr="00704708">
        <w:rPr>
          <w:rFonts w:asciiTheme="minorEastAsia" w:hAnsiTheme="minorEastAsia"/>
          <w:color w:val="0070C0"/>
          <w:szCs w:val="20"/>
        </w:rPr>
        <w:t>MFC)</w:t>
      </w:r>
      <w:r w:rsidR="00704708" w:rsidRPr="00704708">
        <w:rPr>
          <w:rFonts w:asciiTheme="minorEastAsia" w:hAnsiTheme="minorEastAsia" w:hint="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납품 </w:t>
      </w:r>
      <w:r w:rsidRPr="00704708">
        <w:rPr>
          <w:rFonts w:asciiTheme="minorEastAsia" w:hAnsiTheme="minorEastAsia"/>
          <w:color w:val="0070C0"/>
          <w:szCs w:val="20"/>
        </w:rPr>
        <w:t xml:space="preserve">/ </w:t>
      </w:r>
      <w:proofErr w:type="spellStart"/>
      <w:r w:rsidRPr="00704708">
        <w:rPr>
          <w:rFonts w:asciiTheme="minorEastAsia" w:hAnsiTheme="minorEastAsia" w:hint="eastAsia"/>
          <w:color w:val="0070C0"/>
          <w:szCs w:val="20"/>
        </w:rPr>
        <w:t>퍼시스</w:t>
      </w:r>
      <w:proofErr w:type="spellEnd"/>
      <w:r w:rsidRPr="00704708">
        <w:rPr>
          <w:rFonts w:asciiTheme="minorEastAsia" w:hAnsiTheme="minorEastAsia" w:hint="eastAsia"/>
          <w:color w:val="0070C0"/>
          <w:szCs w:val="20"/>
        </w:rPr>
        <w:t xml:space="preserve"> </w:t>
      </w:r>
      <w:r w:rsidRPr="00704708">
        <w:rPr>
          <w:rFonts w:asciiTheme="minorEastAsia" w:hAnsiTheme="minorEastAsia"/>
          <w:color w:val="0070C0"/>
          <w:szCs w:val="20"/>
        </w:rPr>
        <w:sym w:font="Wingdings" w:char="F0E0"/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>제3</w:t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외주업체 </w:t>
      </w:r>
      <w:r w:rsidR="00704708" w:rsidRPr="00704708">
        <w:rPr>
          <w:rFonts w:asciiTheme="minorEastAsia" w:hAnsiTheme="minorEastAsia"/>
          <w:color w:val="0070C0"/>
          <w:szCs w:val="20"/>
        </w:rPr>
        <w:t>MFC</w:t>
      </w:r>
      <w:r w:rsidRPr="00704708">
        <w:rPr>
          <w:rFonts w:asciiTheme="minorEastAsia" w:hAnsiTheme="minorEastAsia" w:hint="eastAsia"/>
          <w:color w:val="0070C0"/>
          <w:szCs w:val="20"/>
        </w:rPr>
        <w:t>판매</w:t>
      </w:r>
      <w:r w:rsidR="00704708" w:rsidRPr="00704708">
        <w:rPr>
          <w:rFonts w:asciiTheme="minorEastAsia" w:hAnsiTheme="minorEastAsia" w:hint="eastAsia"/>
          <w:color w:val="0070C0"/>
          <w:szCs w:val="20"/>
        </w:rPr>
        <w:t xml:space="preserve"> /</w:t>
      </w:r>
      <w:r w:rsidR="00704708"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>제3</w:t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외주업체 가공 후 </w:t>
      </w:r>
      <w:proofErr w:type="spellStart"/>
      <w:r w:rsidRPr="00704708">
        <w:rPr>
          <w:rFonts w:asciiTheme="minorEastAsia" w:hAnsiTheme="minorEastAsia" w:hint="eastAsia"/>
          <w:color w:val="0070C0"/>
          <w:szCs w:val="20"/>
        </w:rPr>
        <w:t>퍼시스</w:t>
      </w:r>
      <w:proofErr w:type="spellEnd"/>
      <w:r w:rsidRPr="00704708">
        <w:rPr>
          <w:rFonts w:asciiTheme="minorEastAsia" w:hAnsiTheme="minorEastAsia" w:hint="eastAsia"/>
          <w:color w:val="0070C0"/>
          <w:szCs w:val="20"/>
        </w:rPr>
        <w:t xml:space="preserve"> 또는 </w:t>
      </w:r>
      <w:proofErr w:type="spellStart"/>
      <w:r w:rsidRPr="00704708">
        <w:rPr>
          <w:rFonts w:asciiTheme="minorEastAsia" w:hAnsiTheme="minorEastAsia" w:hint="eastAsia"/>
          <w:color w:val="0070C0"/>
          <w:szCs w:val="20"/>
        </w:rPr>
        <w:t>일룸에</w:t>
      </w:r>
      <w:proofErr w:type="spellEnd"/>
      <w:r w:rsidRPr="00704708">
        <w:rPr>
          <w:rFonts w:asciiTheme="minorEastAsia" w:hAnsiTheme="minorEastAsia" w:hint="eastAsia"/>
          <w:color w:val="0070C0"/>
          <w:szCs w:val="20"/>
        </w:rPr>
        <w:t xml:space="preserve"> 제품납품</w:t>
      </w:r>
    </w:p>
    <w:p w:rsidR="003E1E72" w:rsidRPr="00704708" w:rsidRDefault="003E1E72" w:rsidP="00E61BBA">
      <w:pPr>
        <w:spacing w:line="312" w:lineRule="auto"/>
        <w:rPr>
          <w:rFonts w:asciiTheme="minorEastAsia" w:hAnsiTheme="minorEastAsia"/>
          <w:color w:val="0070C0"/>
          <w:szCs w:val="20"/>
        </w:rPr>
      </w:pPr>
    </w:p>
    <w:p w:rsidR="003E1E72" w:rsidRPr="00704708" w:rsidRDefault="003E1E72" w:rsidP="00E61BBA">
      <w:pPr>
        <w:spacing w:line="312" w:lineRule="auto"/>
        <w:rPr>
          <w:rFonts w:asciiTheme="minorEastAsia" w:hAnsiTheme="minorEastAsia"/>
          <w:b/>
          <w:color w:val="0070C0"/>
          <w:szCs w:val="20"/>
        </w:rPr>
      </w:pPr>
      <w:proofErr w:type="spellStart"/>
      <w:r w:rsidRPr="00704708">
        <w:rPr>
          <w:rFonts w:asciiTheme="minorEastAsia" w:hAnsiTheme="minorEastAsia" w:hint="eastAsia"/>
          <w:b/>
          <w:color w:val="0070C0"/>
          <w:szCs w:val="20"/>
        </w:rPr>
        <w:t>유상사급자재</w:t>
      </w:r>
      <w:proofErr w:type="spellEnd"/>
    </w:p>
    <w:p w:rsidR="00704708" w:rsidRPr="00704708" w:rsidRDefault="00704708" w:rsidP="00704708">
      <w:pPr>
        <w:spacing w:line="312" w:lineRule="auto"/>
        <w:rPr>
          <w:rFonts w:asciiTheme="minorEastAsia" w:hAnsiTheme="minorEastAsia"/>
          <w:color w:val="0070C0"/>
          <w:szCs w:val="20"/>
        </w:rPr>
      </w:pPr>
      <w:proofErr w:type="spellStart"/>
      <w:r w:rsidRPr="00704708">
        <w:rPr>
          <w:rFonts w:asciiTheme="minorEastAsia" w:hAnsiTheme="minorEastAsia" w:hint="eastAsia"/>
          <w:color w:val="0070C0"/>
          <w:szCs w:val="20"/>
        </w:rPr>
        <w:t>퍼시스</w:t>
      </w:r>
      <w:proofErr w:type="spellEnd"/>
      <w:r w:rsidRPr="00704708">
        <w:rPr>
          <w:rFonts w:asciiTheme="minorEastAsia" w:hAnsiTheme="minorEastAsia" w:hint="eastAsia"/>
          <w:color w:val="0070C0"/>
          <w:szCs w:val="20"/>
        </w:rPr>
        <w:t xml:space="preserve"> </w:t>
      </w:r>
      <w:r w:rsidRPr="00704708">
        <w:rPr>
          <w:rFonts w:asciiTheme="minorEastAsia" w:hAnsiTheme="minorEastAsia"/>
          <w:color w:val="0070C0"/>
          <w:szCs w:val="20"/>
        </w:rPr>
        <w:sym w:font="Wingdings" w:char="F0E0"/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>수급업체(임가공) 자재(</w:t>
      </w:r>
      <w:r w:rsidRPr="00704708">
        <w:rPr>
          <w:rFonts w:asciiTheme="minorEastAsia" w:hAnsiTheme="minorEastAsia"/>
          <w:color w:val="0070C0"/>
          <w:szCs w:val="20"/>
        </w:rPr>
        <w:t>PB, LPM)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 </w:t>
      </w:r>
      <w:proofErr w:type="gramStart"/>
      <w:r w:rsidRPr="00704708">
        <w:rPr>
          <w:rFonts w:asciiTheme="minorEastAsia" w:hAnsiTheme="minorEastAsia" w:hint="eastAsia"/>
          <w:color w:val="0070C0"/>
          <w:szCs w:val="20"/>
        </w:rPr>
        <w:t xml:space="preserve">판매 </w:t>
      </w:r>
      <w:r w:rsidRPr="00704708">
        <w:rPr>
          <w:rFonts w:asciiTheme="minorEastAsia" w:hAnsiTheme="minorEastAsia"/>
          <w:color w:val="0070C0"/>
          <w:szCs w:val="20"/>
        </w:rPr>
        <w:t xml:space="preserve"> /</w:t>
      </w:r>
      <w:proofErr w:type="gramEnd"/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수급업체 임가공 후 </w:t>
      </w:r>
      <w:proofErr w:type="spellStart"/>
      <w:r w:rsidRPr="00704708">
        <w:rPr>
          <w:rFonts w:asciiTheme="minorEastAsia" w:hAnsiTheme="minorEastAsia" w:hint="eastAsia"/>
          <w:color w:val="0070C0"/>
          <w:szCs w:val="20"/>
        </w:rPr>
        <w:t>퍼시스</w:t>
      </w:r>
      <w:proofErr w:type="spellEnd"/>
      <w:r w:rsidRPr="00704708">
        <w:rPr>
          <w:rFonts w:asciiTheme="minorEastAsia" w:hAnsiTheme="minorEastAsia" w:hint="eastAsia"/>
          <w:color w:val="0070C0"/>
          <w:szCs w:val="20"/>
        </w:rPr>
        <w:t xml:space="preserve"> 임가공품(</w:t>
      </w:r>
      <w:r w:rsidRPr="00704708">
        <w:rPr>
          <w:rFonts w:asciiTheme="minorEastAsia" w:hAnsiTheme="minorEastAsia"/>
          <w:color w:val="0070C0"/>
          <w:szCs w:val="20"/>
        </w:rPr>
        <w:t xml:space="preserve">MFC, </w:t>
      </w:r>
      <w:r w:rsidRPr="00704708">
        <w:rPr>
          <w:rFonts w:asciiTheme="minorEastAsia" w:hAnsiTheme="minorEastAsia" w:hint="eastAsia"/>
          <w:color w:val="0070C0"/>
          <w:szCs w:val="20"/>
        </w:rPr>
        <w:t>성형자재</w:t>
      </w:r>
      <w:r w:rsidRPr="00704708">
        <w:rPr>
          <w:rFonts w:asciiTheme="minorEastAsia" w:hAnsiTheme="minorEastAsia"/>
          <w:color w:val="0070C0"/>
          <w:szCs w:val="20"/>
        </w:rPr>
        <w:t>)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 납품 </w:t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>또는 제3</w:t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외주업체 판매 </w:t>
      </w:r>
      <w:r w:rsidRPr="00704708">
        <w:rPr>
          <w:rFonts w:asciiTheme="minorEastAsia" w:hAnsiTheme="minorEastAsia"/>
          <w:color w:val="0070C0"/>
          <w:szCs w:val="20"/>
        </w:rPr>
        <w:t xml:space="preserve">/ </w:t>
      </w:r>
      <w:proofErr w:type="spellStart"/>
      <w:r w:rsidRPr="00704708">
        <w:rPr>
          <w:rFonts w:asciiTheme="minorEastAsia" w:hAnsiTheme="minorEastAsia" w:hint="eastAsia"/>
          <w:color w:val="0070C0"/>
          <w:szCs w:val="20"/>
        </w:rPr>
        <w:t>퍼시스</w:t>
      </w:r>
      <w:proofErr w:type="spellEnd"/>
      <w:r w:rsidRPr="00704708">
        <w:rPr>
          <w:rFonts w:asciiTheme="minorEastAsia" w:hAnsiTheme="minorEastAsia" w:hint="eastAsia"/>
          <w:color w:val="0070C0"/>
          <w:szCs w:val="20"/>
        </w:rPr>
        <w:t xml:space="preserve"> </w:t>
      </w:r>
      <w:r w:rsidRPr="00704708">
        <w:rPr>
          <w:rFonts w:asciiTheme="minorEastAsia" w:hAnsiTheme="minorEastAsia"/>
          <w:color w:val="0070C0"/>
          <w:szCs w:val="20"/>
        </w:rPr>
        <w:sym w:font="Wingdings" w:char="F0E0"/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>제3</w:t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외주업체 </w:t>
      </w:r>
      <w:r w:rsidRPr="00704708">
        <w:rPr>
          <w:rFonts w:asciiTheme="minorEastAsia" w:hAnsiTheme="minorEastAsia"/>
          <w:color w:val="0070C0"/>
          <w:szCs w:val="20"/>
        </w:rPr>
        <w:t xml:space="preserve">MFC, </w:t>
      </w:r>
      <w:r w:rsidRPr="00704708">
        <w:rPr>
          <w:rFonts w:asciiTheme="minorEastAsia" w:hAnsiTheme="minorEastAsia" w:hint="eastAsia"/>
          <w:color w:val="0070C0"/>
          <w:szCs w:val="20"/>
        </w:rPr>
        <w:t>성형자재판매 /</w:t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>제3</w:t>
      </w:r>
      <w:r w:rsidRPr="00704708">
        <w:rPr>
          <w:rFonts w:asciiTheme="minorEastAsia" w:hAnsiTheme="minorEastAsia"/>
          <w:color w:val="0070C0"/>
          <w:szCs w:val="20"/>
        </w:rPr>
        <w:t xml:space="preserve"> </w:t>
      </w:r>
      <w:r w:rsidRPr="00704708">
        <w:rPr>
          <w:rFonts w:asciiTheme="minorEastAsia" w:hAnsiTheme="minorEastAsia" w:hint="eastAsia"/>
          <w:color w:val="0070C0"/>
          <w:szCs w:val="20"/>
        </w:rPr>
        <w:t xml:space="preserve">외주업체 가공 후 </w:t>
      </w:r>
      <w:proofErr w:type="spellStart"/>
      <w:r w:rsidRPr="00704708">
        <w:rPr>
          <w:rFonts w:asciiTheme="minorEastAsia" w:hAnsiTheme="minorEastAsia" w:hint="eastAsia"/>
          <w:color w:val="0070C0"/>
          <w:szCs w:val="20"/>
        </w:rPr>
        <w:t>퍼시스</w:t>
      </w:r>
      <w:proofErr w:type="spellEnd"/>
      <w:r w:rsidRPr="00704708">
        <w:rPr>
          <w:rFonts w:asciiTheme="minorEastAsia" w:hAnsiTheme="minorEastAsia" w:hint="eastAsia"/>
          <w:color w:val="0070C0"/>
          <w:szCs w:val="20"/>
        </w:rPr>
        <w:t xml:space="preserve"> 또는 </w:t>
      </w:r>
      <w:proofErr w:type="spellStart"/>
      <w:r w:rsidRPr="00704708">
        <w:rPr>
          <w:rFonts w:asciiTheme="minorEastAsia" w:hAnsiTheme="minorEastAsia" w:hint="eastAsia"/>
          <w:color w:val="0070C0"/>
          <w:szCs w:val="20"/>
        </w:rPr>
        <w:t>일룸에</w:t>
      </w:r>
      <w:proofErr w:type="spellEnd"/>
      <w:r w:rsidRPr="00704708">
        <w:rPr>
          <w:rFonts w:asciiTheme="minorEastAsia" w:hAnsiTheme="minorEastAsia" w:hint="eastAsia"/>
          <w:color w:val="0070C0"/>
          <w:szCs w:val="20"/>
        </w:rPr>
        <w:t xml:space="preserve"> 제품납품</w:t>
      </w:r>
    </w:p>
    <w:p w:rsidR="00704708" w:rsidRPr="00704708" w:rsidRDefault="00704708" w:rsidP="00E61BBA">
      <w:pPr>
        <w:spacing w:line="312" w:lineRule="auto"/>
        <w:rPr>
          <w:rFonts w:ascii="HY신명조" w:eastAsia="HY신명조" w:hAnsi="바탕체"/>
          <w:szCs w:val="20"/>
        </w:rPr>
      </w:pPr>
    </w:p>
    <w:p w:rsidR="003E1E72" w:rsidRPr="00704708" w:rsidRDefault="003E1E72" w:rsidP="00E61BBA">
      <w:pPr>
        <w:spacing w:line="312" w:lineRule="auto"/>
        <w:rPr>
          <w:rFonts w:ascii="HY신명조" w:eastAsia="HY신명조" w:hAnsi="바탕체"/>
          <w:szCs w:val="20"/>
        </w:rPr>
      </w:pPr>
    </w:p>
    <w:sectPr w:rsidR="003E1E72" w:rsidRPr="007047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3851" w:rsidRDefault="00083851" w:rsidP="0095120E">
      <w:pPr>
        <w:spacing w:after="0" w:line="240" w:lineRule="auto"/>
      </w:pPr>
      <w:r>
        <w:separator/>
      </w:r>
    </w:p>
  </w:endnote>
  <w:endnote w:type="continuationSeparator" w:id="0">
    <w:p w:rsidR="00083851" w:rsidRDefault="00083851" w:rsidP="00951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3851" w:rsidRDefault="00083851" w:rsidP="0095120E">
      <w:pPr>
        <w:spacing w:after="0" w:line="240" w:lineRule="auto"/>
      </w:pPr>
      <w:r>
        <w:separator/>
      </w:r>
    </w:p>
  </w:footnote>
  <w:footnote w:type="continuationSeparator" w:id="0">
    <w:p w:rsidR="00083851" w:rsidRDefault="00083851" w:rsidP="00951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53DA5"/>
    <w:multiLevelType w:val="hybridMultilevel"/>
    <w:tmpl w:val="3D32F97A"/>
    <w:lvl w:ilvl="0" w:tplc="2586073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4A379B"/>
    <w:multiLevelType w:val="multilevel"/>
    <w:tmpl w:val="DDBE570E"/>
    <w:lvl w:ilvl="0">
      <w:start w:val="1"/>
      <w:numFmt w:val="decimalEnclosedCircle"/>
      <w:suff w:val="space"/>
      <w:lvlText w:val="%1"/>
      <w:lvlJc w:val="left"/>
      <w:rPr>
        <w:rFonts w:ascii="휴먼명조" w:eastAsia="휴먼명조" w:hAnsi="휴먼명조"/>
        <w:color w:val="000000"/>
      </w:rPr>
    </w:lvl>
    <w:lvl w:ilvl="1">
      <w:start w:val="1"/>
      <w:numFmt w:val="chosung"/>
      <w:suff w:val="space"/>
      <w:lvlText w:val="(%2)"/>
      <w:lvlJc w:val="left"/>
      <w:rPr>
        <w:rFonts w:ascii="휴먼명조" w:eastAsia="휴먼명조" w:hAnsi="휴먼명조"/>
        <w:color w:val="000000"/>
      </w:rPr>
    </w:lvl>
    <w:lvl w:ilvl="2">
      <w:start w:val="1"/>
      <w:numFmt w:val="lowerLetter"/>
      <w:suff w:val="space"/>
      <w:lvlText w:val="(%3)"/>
      <w:lvlJc w:val="left"/>
      <w:rPr>
        <w:rFonts w:ascii="휴먼명조" w:eastAsia="휴먼명조" w:hAnsi="휴먼명조"/>
        <w:color w:val="000000"/>
      </w:rPr>
    </w:lvl>
    <w:lvl w:ilvl="3">
      <w:start w:val="1"/>
      <w:numFmt w:val="decimal"/>
      <w:suff w:val="space"/>
      <w:lvlText w:val="%4)"/>
      <w:lvlJc w:val="left"/>
      <w:rPr>
        <w:rFonts w:ascii="휴먼명조" w:eastAsia="휴먼명조" w:hAnsi="휴먼명조"/>
        <w:color w:val="000000"/>
      </w:rPr>
    </w:lvl>
    <w:lvl w:ilvl="4">
      <w:start w:val="1"/>
      <w:numFmt w:val="chosung"/>
      <w:suff w:val="space"/>
      <w:lvlText w:val="%5)"/>
      <w:lvlJc w:val="left"/>
      <w:rPr>
        <w:rFonts w:ascii="휴먼명조" w:eastAsia="휴먼명조" w:hAnsi="휴먼명조"/>
        <w:color w:val="000000"/>
      </w:rPr>
    </w:lvl>
    <w:lvl w:ilvl="5">
      <w:start w:val="1"/>
      <w:numFmt w:val="lowerLetter"/>
      <w:suff w:val="space"/>
      <w:lvlText w:val="%6)"/>
      <w:lvlJc w:val="left"/>
      <w:rPr>
        <w:rFonts w:ascii="휴먼명조" w:eastAsia="휴먼명조" w:hAnsi="휴먼명조"/>
        <w:color w:val="000000"/>
      </w:rPr>
    </w:lvl>
    <w:lvl w:ilvl="6">
      <w:start w:val="1"/>
      <w:numFmt w:val="decimal"/>
      <w:suff w:val="space"/>
      <w:lvlText w:val="-"/>
      <w:lvlJc w:val="left"/>
      <w:rPr>
        <w:rFonts w:ascii="휴먼명조" w:eastAsia="휴먼명조" w:hAnsi="휴먼명조"/>
        <w:color w:val="000000"/>
      </w:rPr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BA51822"/>
    <w:multiLevelType w:val="hybridMultilevel"/>
    <w:tmpl w:val="2514B86C"/>
    <w:lvl w:ilvl="0" w:tplc="2C0ADEE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B0A146E"/>
    <w:multiLevelType w:val="hybridMultilevel"/>
    <w:tmpl w:val="7590B940"/>
    <w:lvl w:ilvl="0" w:tplc="6A2A6614">
      <w:start w:val="1"/>
      <w:numFmt w:val="decimalEnclosedCircle"/>
      <w:lvlText w:val="%1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4" w15:restartNumberingAfterBreak="0">
    <w:nsid w:val="5F2F52FD"/>
    <w:multiLevelType w:val="hybridMultilevel"/>
    <w:tmpl w:val="A7249FB2"/>
    <w:lvl w:ilvl="0" w:tplc="C2E0C10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2522917"/>
    <w:multiLevelType w:val="hybridMultilevel"/>
    <w:tmpl w:val="2876B340"/>
    <w:lvl w:ilvl="0" w:tplc="DD9A151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A84"/>
    <w:rsid w:val="000007F3"/>
    <w:rsid w:val="00007369"/>
    <w:rsid w:val="000166C4"/>
    <w:rsid w:val="00017B84"/>
    <w:rsid w:val="00021F37"/>
    <w:rsid w:val="00031DB1"/>
    <w:rsid w:val="00035EBC"/>
    <w:rsid w:val="00044D47"/>
    <w:rsid w:val="000533C5"/>
    <w:rsid w:val="00055C93"/>
    <w:rsid w:val="000566E8"/>
    <w:rsid w:val="00063AF9"/>
    <w:rsid w:val="00083851"/>
    <w:rsid w:val="00087727"/>
    <w:rsid w:val="000910AD"/>
    <w:rsid w:val="00094B47"/>
    <w:rsid w:val="00097DFD"/>
    <w:rsid w:val="000A1814"/>
    <w:rsid w:val="000A1F40"/>
    <w:rsid w:val="000B2025"/>
    <w:rsid w:val="000D413D"/>
    <w:rsid w:val="001317FD"/>
    <w:rsid w:val="0013333A"/>
    <w:rsid w:val="0014154C"/>
    <w:rsid w:val="001433A3"/>
    <w:rsid w:val="00162815"/>
    <w:rsid w:val="00167386"/>
    <w:rsid w:val="0017188D"/>
    <w:rsid w:val="001808E0"/>
    <w:rsid w:val="00184F45"/>
    <w:rsid w:val="00194559"/>
    <w:rsid w:val="001A7734"/>
    <w:rsid w:val="001B69BE"/>
    <w:rsid w:val="001D4947"/>
    <w:rsid w:val="001D5C23"/>
    <w:rsid w:val="001E1F9C"/>
    <w:rsid w:val="001E53D0"/>
    <w:rsid w:val="001E7A9D"/>
    <w:rsid w:val="001F2BDA"/>
    <w:rsid w:val="001F67DA"/>
    <w:rsid w:val="0020043D"/>
    <w:rsid w:val="002057D0"/>
    <w:rsid w:val="0022386C"/>
    <w:rsid w:val="00223E8A"/>
    <w:rsid w:val="00224E62"/>
    <w:rsid w:val="0023487D"/>
    <w:rsid w:val="0025346F"/>
    <w:rsid w:val="00256A3D"/>
    <w:rsid w:val="00257A77"/>
    <w:rsid w:val="002A5710"/>
    <w:rsid w:val="002B28B9"/>
    <w:rsid w:val="002D57AA"/>
    <w:rsid w:val="0030673C"/>
    <w:rsid w:val="0031656F"/>
    <w:rsid w:val="0032520B"/>
    <w:rsid w:val="00357B24"/>
    <w:rsid w:val="0038079D"/>
    <w:rsid w:val="00386F12"/>
    <w:rsid w:val="003A1EF0"/>
    <w:rsid w:val="003A2542"/>
    <w:rsid w:val="003A469E"/>
    <w:rsid w:val="003A7BEA"/>
    <w:rsid w:val="003B566F"/>
    <w:rsid w:val="003C127F"/>
    <w:rsid w:val="003C15CC"/>
    <w:rsid w:val="003C41FC"/>
    <w:rsid w:val="003D18EC"/>
    <w:rsid w:val="003E1E72"/>
    <w:rsid w:val="003F75E2"/>
    <w:rsid w:val="00403D24"/>
    <w:rsid w:val="00404F54"/>
    <w:rsid w:val="00425822"/>
    <w:rsid w:val="00432B98"/>
    <w:rsid w:val="00437664"/>
    <w:rsid w:val="00442ED7"/>
    <w:rsid w:val="00447429"/>
    <w:rsid w:val="004731D5"/>
    <w:rsid w:val="00483F91"/>
    <w:rsid w:val="00494A64"/>
    <w:rsid w:val="00495A34"/>
    <w:rsid w:val="004A747F"/>
    <w:rsid w:val="004C44E8"/>
    <w:rsid w:val="004C6B1D"/>
    <w:rsid w:val="004C6B85"/>
    <w:rsid w:val="004D0C6B"/>
    <w:rsid w:val="004E0694"/>
    <w:rsid w:val="004E6B99"/>
    <w:rsid w:val="004E6BF9"/>
    <w:rsid w:val="004E7844"/>
    <w:rsid w:val="004F02CD"/>
    <w:rsid w:val="00511015"/>
    <w:rsid w:val="00511C72"/>
    <w:rsid w:val="00516B0E"/>
    <w:rsid w:val="00517CE9"/>
    <w:rsid w:val="00527877"/>
    <w:rsid w:val="00545316"/>
    <w:rsid w:val="00552224"/>
    <w:rsid w:val="0055665F"/>
    <w:rsid w:val="0056666C"/>
    <w:rsid w:val="00576060"/>
    <w:rsid w:val="00591C0F"/>
    <w:rsid w:val="00593EAB"/>
    <w:rsid w:val="005A0814"/>
    <w:rsid w:val="005A6D64"/>
    <w:rsid w:val="005A76A3"/>
    <w:rsid w:val="005B52F3"/>
    <w:rsid w:val="005B7DA0"/>
    <w:rsid w:val="005B7F49"/>
    <w:rsid w:val="005E32A7"/>
    <w:rsid w:val="005F75CB"/>
    <w:rsid w:val="0060104B"/>
    <w:rsid w:val="006013B1"/>
    <w:rsid w:val="00615D1A"/>
    <w:rsid w:val="0062404D"/>
    <w:rsid w:val="00641935"/>
    <w:rsid w:val="00647E12"/>
    <w:rsid w:val="00652BC0"/>
    <w:rsid w:val="006744D6"/>
    <w:rsid w:val="00682EB5"/>
    <w:rsid w:val="00692F0F"/>
    <w:rsid w:val="006A0A5B"/>
    <w:rsid w:val="006B195B"/>
    <w:rsid w:val="006D5804"/>
    <w:rsid w:val="006E6A55"/>
    <w:rsid w:val="006F0C23"/>
    <w:rsid w:val="007015C3"/>
    <w:rsid w:val="00704708"/>
    <w:rsid w:val="0071002F"/>
    <w:rsid w:val="0071358B"/>
    <w:rsid w:val="00716330"/>
    <w:rsid w:val="00723FF2"/>
    <w:rsid w:val="00724E53"/>
    <w:rsid w:val="00733C01"/>
    <w:rsid w:val="00757AFB"/>
    <w:rsid w:val="00764502"/>
    <w:rsid w:val="0077625B"/>
    <w:rsid w:val="00793637"/>
    <w:rsid w:val="007A27D1"/>
    <w:rsid w:val="007A4EFD"/>
    <w:rsid w:val="007A545B"/>
    <w:rsid w:val="007B4152"/>
    <w:rsid w:val="007B6F20"/>
    <w:rsid w:val="007C5600"/>
    <w:rsid w:val="0080240B"/>
    <w:rsid w:val="0081271A"/>
    <w:rsid w:val="008218AA"/>
    <w:rsid w:val="00825F17"/>
    <w:rsid w:val="00826C99"/>
    <w:rsid w:val="00843E2B"/>
    <w:rsid w:val="00887C8F"/>
    <w:rsid w:val="008A0345"/>
    <w:rsid w:val="008A1EC5"/>
    <w:rsid w:val="008A6191"/>
    <w:rsid w:val="008B09BD"/>
    <w:rsid w:val="008B1BA9"/>
    <w:rsid w:val="008B5FAE"/>
    <w:rsid w:val="008B65B5"/>
    <w:rsid w:val="008B7B72"/>
    <w:rsid w:val="008C6525"/>
    <w:rsid w:val="008D5F96"/>
    <w:rsid w:val="008E3B2B"/>
    <w:rsid w:val="008E41F5"/>
    <w:rsid w:val="008E45D5"/>
    <w:rsid w:val="008E7E06"/>
    <w:rsid w:val="008F26B6"/>
    <w:rsid w:val="008F27C7"/>
    <w:rsid w:val="009043CF"/>
    <w:rsid w:val="00912AB9"/>
    <w:rsid w:val="0091527F"/>
    <w:rsid w:val="00921686"/>
    <w:rsid w:val="009241BB"/>
    <w:rsid w:val="009256F2"/>
    <w:rsid w:val="00930DC3"/>
    <w:rsid w:val="00944F5D"/>
    <w:rsid w:val="0095120E"/>
    <w:rsid w:val="00951F9A"/>
    <w:rsid w:val="009638B8"/>
    <w:rsid w:val="00966636"/>
    <w:rsid w:val="00974683"/>
    <w:rsid w:val="00985864"/>
    <w:rsid w:val="00990888"/>
    <w:rsid w:val="00990EDD"/>
    <w:rsid w:val="009C5053"/>
    <w:rsid w:val="009C7F6E"/>
    <w:rsid w:val="009D163F"/>
    <w:rsid w:val="009E3609"/>
    <w:rsid w:val="00A027EB"/>
    <w:rsid w:val="00A04B13"/>
    <w:rsid w:val="00A168D2"/>
    <w:rsid w:val="00A42973"/>
    <w:rsid w:val="00A462FD"/>
    <w:rsid w:val="00A57FA3"/>
    <w:rsid w:val="00A76C1B"/>
    <w:rsid w:val="00A80A46"/>
    <w:rsid w:val="00A81934"/>
    <w:rsid w:val="00A8299E"/>
    <w:rsid w:val="00A9332C"/>
    <w:rsid w:val="00AA6B30"/>
    <w:rsid w:val="00AA74E7"/>
    <w:rsid w:val="00AC6567"/>
    <w:rsid w:val="00AD162B"/>
    <w:rsid w:val="00AD499C"/>
    <w:rsid w:val="00AD7C6F"/>
    <w:rsid w:val="00AE3D14"/>
    <w:rsid w:val="00AE49CB"/>
    <w:rsid w:val="00AE699C"/>
    <w:rsid w:val="00AF03ED"/>
    <w:rsid w:val="00B00FB3"/>
    <w:rsid w:val="00B017BC"/>
    <w:rsid w:val="00B0306A"/>
    <w:rsid w:val="00B1771A"/>
    <w:rsid w:val="00B21EF3"/>
    <w:rsid w:val="00B25F6F"/>
    <w:rsid w:val="00B26EDB"/>
    <w:rsid w:val="00B405C8"/>
    <w:rsid w:val="00B5403D"/>
    <w:rsid w:val="00B5734A"/>
    <w:rsid w:val="00B57E81"/>
    <w:rsid w:val="00B631CD"/>
    <w:rsid w:val="00B7087A"/>
    <w:rsid w:val="00B77CFB"/>
    <w:rsid w:val="00B80865"/>
    <w:rsid w:val="00BC111E"/>
    <w:rsid w:val="00BC6685"/>
    <w:rsid w:val="00BE438D"/>
    <w:rsid w:val="00BE6597"/>
    <w:rsid w:val="00C0079D"/>
    <w:rsid w:val="00C06978"/>
    <w:rsid w:val="00C20BD7"/>
    <w:rsid w:val="00C33E2E"/>
    <w:rsid w:val="00C401A7"/>
    <w:rsid w:val="00C42E03"/>
    <w:rsid w:val="00C614B4"/>
    <w:rsid w:val="00C61BAB"/>
    <w:rsid w:val="00C81D36"/>
    <w:rsid w:val="00C83FCC"/>
    <w:rsid w:val="00CB41C0"/>
    <w:rsid w:val="00CC5D97"/>
    <w:rsid w:val="00CE0F2D"/>
    <w:rsid w:val="00CE171E"/>
    <w:rsid w:val="00CF4DFE"/>
    <w:rsid w:val="00D07C3E"/>
    <w:rsid w:val="00D10C2E"/>
    <w:rsid w:val="00D1112F"/>
    <w:rsid w:val="00D133ED"/>
    <w:rsid w:val="00D21FF6"/>
    <w:rsid w:val="00D44F0A"/>
    <w:rsid w:val="00D52351"/>
    <w:rsid w:val="00D52555"/>
    <w:rsid w:val="00D52A9F"/>
    <w:rsid w:val="00D54901"/>
    <w:rsid w:val="00D54A5B"/>
    <w:rsid w:val="00D8591A"/>
    <w:rsid w:val="00DB3050"/>
    <w:rsid w:val="00DC51B9"/>
    <w:rsid w:val="00DD1565"/>
    <w:rsid w:val="00DD44F0"/>
    <w:rsid w:val="00DD4923"/>
    <w:rsid w:val="00DD56EF"/>
    <w:rsid w:val="00DE06F0"/>
    <w:rsid w:val="00DE6DFA"/>
    <w:rsid w:val="00DF0C2A"/>
    <w:rsid w:val="00DF34AE"/>
    <w:rsid w:val="00E009CE"/>
    <w:rsid w:val="00E11EE9"/>
    <w:rsid w:val="00E161EB"/>
    <w:rsid w:val="00E22EAA"/>
    <w:rsid w:val="00E2673F"/>
    <w:rsid w:val="00E2703D"/>
    <w:rsid w:val="00E33779"/>
    <w:rsid w:val="00E33D1B"/>
    <w:rsid w:val="00E55E46"/>
    <w:rsid w:val="00E60C4B"/>
    <w:rsid w:val="00E61BBA"/>
    <w:rsid w:val="00E768E3"/>
    <w:rsid w:val="00E83B0D"/>
    <w:rsid w:val="00EA373E"/>
    <w:rsid w:val="00EA7293"/>
    <w:rsid w:val="00EA7A84"/>
    <w:rsid w:val="00EB349D"/>
    <w:rsid w:val="00EB52AC"/>
    <w:rsid w:val="00EB7F2E"/>
    <w:rsid w:val="00EC1B5A"/>
    <w:rsid w:val="00ED1948"/>
    <w:rsid w:val="00ED5CB1"/>
    <w:rsid w:val="00EE46F8"/>
    <w:rsid w:val="00EF057F"/>
    <w:rsid w:val="00EF4376"/>
    <w:rsid w:val="00F00339"/>
    <w:rsid w:val="00F05CE0"/>
    <w:rsid w:val="00F3099E"/>
    <w:rsid w:val="00F32DAF"/>
    <w:rsid w:val="00F43E6C"/>
    <w:rsid w:val="00F62179"/>
    <w:rsid w:val="00F6228D"/>
    <w:rsid w:val="00F65852"/>
    <w:rsid w:val="00F66CF9"/>
    <w:rsid w:val="00F72B04"/>
    <w:rsid w:val="00F81358"/>
    <w:rsid w:val="00F82FB2"/>
    <w:rsid w:val="00F854AB"/>
    <w:rsid w:val="00F86CC6"/>
    <w:rsid w:val="00F97ECC"/>
    <w:rsid w:val="00FA1A02"/>
    <w:rsid w:val="00FA57AA"/>
    <w:rsid w:val="00FB40A8"/>
    <w:rsid w:val="00FC1A55"/>
    <w:rsid w:val="00FD2C0E"/>
    <w:rsid w:val="00FD6328"/>
    <w:rsid w:val="00FD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8D143E"/>
  <w15:chartTrackingRefBased/>
  <w15:docId w15:val="{4ED230B4-6119-457E-9032-511DA597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1EF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7A84"/>
    <w:pPr>
      <w:ind w:leftChars="400" w:left="800"/>
    </w:pPr>
  </w:style>
  <w:style w:type="paragraph" w:customStyle="1" w:styleId="a4">
    <w:name w:val="바탕글"/>
    <w:rsid w:val="00F86CC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character" w:styleId="a5">
    <w:name w:val="Placeholder Text"/>
    <w:basedOn w:val="a0"/>
    <w:uiPriority w:val="99"/>
    <w:semiHidden/>
    <w:rsid w:val="00007369"/>
    <w:rPr>
      <w:color w:val="808080"/>
    </w:rPr>
  </w:style>
  <w:style w:type="paragraph" w:styleId="a6">
    <w:name w:val="header"/>
    <w:basedOn w:val="a"/>
    <w:link w:val="Char"/>
    <w:uiPriority w:val="99"/>
    <w:unhideWhenUsed/>
    <w:rsid w:val="009512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5120E"/>
  </w:style>
  <w:style w:type="paragraph" w:styleId="a7">
    <w:name w:val="footer"/>
    <w:basedOn w:val="a"/>
    <w:link w:val="Char0"/>
    <w:uiPriority w:val="99"/>
    <w:unhideWhenUsed/>
    <w:rsid w:val="009512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5120E"/>
  </w:style>
  <w:style w:type="table" w:styleId="a8">
    <w:name w:val="Table Grid"/>
    <w:basedOn w:val="a1"/>
    <w:uiPriority w:val="39"/>
    <w:rsid w:val="00162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1"/>
    <w:uiPriority w:val="99"/>
    <w:semiHidden/>
    <w:unhideWhenUsed/>
    <w:rsid w:val="00B5403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B5403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C897B-691D-449F-88A7-9DA95AF25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cp:lastPrinted>2024-01-23T05:30:00Z</cp:lastPrinted>
  <dcterms:created xsi:type="dcterms:W3CDTF">2024-01-23T08:25:00Z</dcterms:created>
  <dcterms:modified xsi:type="dcterms:W3CDTF">2024-01-23T08:25:00Z</dcterms:modified>
</cp:coreProperties>
</file>