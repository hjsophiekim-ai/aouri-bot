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E0CA89" w14:textId="77777777" w:rsidR="00ED53CC" w:rsidRPr="0095599D" w:rsidRDefault="00ED53CC" w:rsidP="00ED53CC">
      <w:pPr>
        <w:rPr>
          <w:rFonts w:eastAsia="바탕"/>
          <w:sz w:val="22"/>
          <w:szCs w:val="22"/>
        </w:rPr>
      </w:pPr>
    </w:p>
    <w:p w14:paraId="10C6E5A1" w14:textId="77777777" w:rsidR="00ED53CC" w:rsidRPr="0095599D" w:rsidRDefault="00ED53CC" w:rsidP="00ED53CC">
      <w:pPr>
        <w:rPr>
          <w:rFonts w:eastAsia="바탕"/>
          <w:sz w:val="22"/>
          <w:szCs w:val="22"/>
        </w:rPr>
      </w:pPr>
    </w:p>
    <w:p w14:paraId="39640EB5" w14:textId="77777777" w:rsidR="00ED53CC" w:rsidRPr="00C87F28" w:rsidRDefault="00ED53CC" w:rsidP="00ED53CC">
      <w:pPr>
        <w:rPr>
          <w:rFonts w:ascii="바탕" w:eastAsia="바탕" w:hAnsi="바탕"/>
          <w:sz w:val="22"/>
          <w:szCs w:val="22"/>
        </w:rPr>
      </w:pPr>
    </w:p>
    <w:p w14:paraId="4E94F897" w14:textId="77777777" w:rsidR="00ED53CC" w:rsidRPr="00C87F28" w:rsidRDefault="00ED53CC" w:rsidP="00ED53CC">
      <w:pPr>
        <w:rPr>
          <w:rFonts w:ascii="바탕" w:eastAsia="바탕" w:hAnsi="바탕"/>
          <w:sz w:val="22"/>
          <w:szCs w:val="22"/>
        </w:rPr>
      </w:pPr>
    </w:p>
    <w:p w14:paraId="44119398" w14:textId="77777777" w:rsidR="00ED53CC" w:rsidRPr="00C87F28" w:rsidRDefault="00ED53CC" w:rsidP="00ED53CC">
      <w:pPr>
        <w:rPr>
          <w:rFonts w:ascii="바탕" w:eastAsia="바탕" w:hAnsi="바탕"/>
          <w:sz w:val="22"/>
          <w:szCs w:val="22"/>
        </w:rPr>
      </w:pPr>
    </w:p>
    <w:p w14:paraId="715806C8" w14:textId="77777777" w:rsidR="00ED53CC" w:rsidRPr="00C87F28" w:rsidRDefault="00ED53CC" w:rsidP="00ED53CC">
      <w:pPr>
        <w:rPr>
          <w:rFonts w:ascii="바탕" w:eastAsia="바탕" w:hAnsi="바탕"/>
          <w:sz w:val="22"/>
          <w:szCs w:val="22"/>
        </w:rPr>
      </w:pPr>
    </w:p>
    <w:p w14:paraId="59091B52" w14:textId="77777777" w:rsidR="00ED53CC" w:rsidRPr="00C87F28" w:rsidRDefault="00ED53CC" w:rsidP="00ED53CC">
      <w:pPr>
        <w:rPr>
          <w:rFonts w:ascii="바탕" w:eastAsia="바탕" w:hAnsi="바탕"/>
          <w:sz w:val="22"/>
          <w:szCs w:val="22"/>
        </w:rPr>
      </w:pPr>
    </w:p>
    <w:p w14:paraId="4D69EB96" w14:textId="77777777" w:rsidR="00ED53CC" w:rsidRPr="00C87F28" w:rsidRDefault="00ED53CC" w:rsidP="00ED53CC">
      <w:pPr>
        <w:rPr>
          <w:rFonts w:ascii="바탕" w:eastAsia="바탕" w:hAnsi="바탕"/>
          <w:sz w:val="22"/>
          <w:szCs w:val="22"/>
        </w:rPr>
      </w:pPr>
    </w:p>
    <w:p w14:paraId="737FA850" w14:textId="77777777" w:rsidR="00ED53CC" w:rsidRPr="00C87F28" w:rsidRDefault="00ED53CC" w:rsidP="00ED53CC">
      <w:pPr>
        <w:rPr>
          <w:rFonts w:ascii="바탕" w:eastAsia="바탕" w:hAnsi="바탕"/>
          <w:sz w:val="22"/>
          <w:szCs w:val="22"/>
        </w:rPr>
      </w:pPr>
    </w:p>
    <w:p w14:paraId="03690891" w14:textId="6D216F8A" w:rsidR="00ED53CC" w:rsidRPr="00C87F28" w:rsidRDefault="00ED53CC" w:rsidP="00ED53CC">
      <w:pPr>
        <w:rPr>
          <w:rFonts w:ascii="바탕" w:eastAsia="바탕" w:hAnsi="바탕"/>
          <w:b/>
          <w:sz w:val="22"/>
          <w:szCs w:val="22"/>
        </w:rPr>
      </w:pPr>
      <w:r w:rsidRPr="00C87F28">
        <w:rPr>
          <w:rFonts w:ascii="바탕" w:eastAsia="바탕" w:hAnsi="바탕" w:hint="eastAsia"/>
          <w:b/>
          <w:sz w:val="22"/>
          <w:szCs w:val="22"/>
        </w:rPr>
        <w:t xml:space="preserve">         </w:t>
      </w:r>
      <w:r w:rsidR="00702290">
        <w:rPr>
          <w:noProof/>
        </w:rPr>
        <mc:AlternateContent>
          <mc:Choice Requires="wps">
            <w:drawing>
              <wp:inline distT="0" distB="0" distL="0" distR="0" wp14:anchorId="0413B8C8" wp14:editId="28D421CD">
                <wp:extent cx="4638675" cy="28575"/>
                <wp:effectExtent l="0" t="0" r="0" b="0"/>
                <wp:docPr id="2" name="직사각형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38675" cy="28575"/>
                        </a:xfrm>
                        <a:prstGeom prst="rect">
                          <a:avLst/>
                        </a:prstGeom>
                        <a:solidFill>
                          <a:srgbClr val="60584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413C1A6D" id="직사각형 2" o:spid="_x0000_s1026" style="width:365.25pt;height: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" fillcolor="#605848" stroked="f">
                <w10:anchorlock/>
              </v:rect>
            </w:pict>
          </mc:Fallback>
        </mc:AlternateContent>
      </w:r>
    </w:p>
    <w:p w14:paraId="6F7A4DC2" w14:textId="77777777" w:rsidR="00ED53CC" w:rsidRPr="00C87F28" w:rsidRDefault="00ED53CC" w:rsidP="00B42416">
      <w:pPr>
        <w:ind w:leftChars="500" w:left="1000"/>
        <w:jc w:val="center"/>
        <w:outlineLvl w:val="0"/>
        <w:rPr>
          <w:rFonts w:ascii="바탕" w:eastAsia="바탕" w:hAnsi="바탕"/>
          <w:b/>
          <w:sz w:val="44"/>
          <w:szCs w:val="44"/>
        </w:rPr>
      </w:pPr>
      <w:r w:rsidRPr="00C87F28">
        <w:rPr>
          <w:rFonts w:ascii="바탕" w:eastAsia="바탕" w:hAnsi="바탕" w:hint="eastAsia"/>
          <w:b/>
          <w:sz w:val="44"/>
          <w:szCs w:val="44"/>
          <w:shd w:val="pct15" w:color="auto" w:fill="FFFFFF"/>
        </w:rPr>
        <w:t xml:space="preserve"> </w:t>
      </w:r>
      <w:r w:rsidR="00B42416" w:rsidRPr="00C87F28">
        <w:rPr>
          <w:rFonts w:ascii="바탕" w:eastAsia="바탕" w:hAnsi="바탕" w:hint="eastAsia"/>
          <w:b/>
          <w:sz w:val="44"/>
          <w:szCs w:val="44"/>
          <w:shd w:val="pct15" w:color="auto" w:fill="FFFFFF"/>
        </w:rPr>
        <w:t>물류</w:t>
      </w:r>
      <w:r w:rsidR="00CF6A99" w:rsidRPr="00C87F28">
        <w:rPr>
          <w:rFonts w:ascii="바탕" w:eastAsia="바탕" w:hAnsi="바탕" w:hint="eastAsia"/>
          <w:b/>
          <w:sz w:val="44"/>
          <w:szCs w:val="44"/>
          <w:shd w:val="pct15" w:color="auto" w:fill="FFFFFF"/>
        </w:rPr>
        <w:t xml:space="preserve"> 자동화 컨설팅</w:t>
      </w:r>
      <w:r w:rsidR="00A36148" w:rsidRPr="00C87F28">
        <w:rPr>
          <w:rFonts w:ascii="바탕" w:eastAsia="바탕" w:hAnsi="바탕"/>
          <w:b/>
          <w:sz w:val="44"/>
          <w:szCs w:val="44"/>
          <w:shd w:val="pct15" w:color="auto" w:fill="FFFFFF"/>
        </w:rPr>
        <w:t xml:space="preserve"> </w:t>
      </w:r>
      <w:r w:rsidRPr="00C87F28">
        <w:rPr>
          <w:rFonts w:ascii="바탕" w:eastAsia="바탕" w:hAnsi="바탕" w:hint="eastAsia"/>
          <w:b/>
          <w:sz w:val="44"/>
          <w:szCs w:val="44"/>
          <w:shd w:val="pct15" w:color="auto" w:fill="FFFFFF"/>
        </w:rPr>
        <w:t>용역 계약서</w:t>
      </w:r>
    </w:p>
    <w:p w14:paraId="4205F653" w14:textId="59979593" w:rsidR="00ED53CC" w:rsidRPr="00C87F28" w:rsidRDefault="00ED53CC" w:rsidP="00ED53CC">
      <w:pPr>
        <w:rPr>
          <w:rFonts w:ascii="바탕" w:eastAsia="바탕" w:hAnsi="바탕"/>
          <w:b/>
          <w:sz w:val="22"/>
          <w:szCs w:val="22"/>
        </w:rPr>
      </w:pPr>
      <w:r w:rsidRPr="00C87F28">
        <w:rPr>
          <w:rFonts w:ascii="바탕" w:eastAsia="바탕" w:hAnsi="바탕" w:hint="eastAsia"/>
          <w:b/>
          <w:sz w:val="22"/>
          <w:szCs w:val="22"/>
        </w:rPr>
        <w:t xml:space="preserve">         </w:t>
      </w:r>
      <w:r w:rsidR="00702290">
        <w:rPr>
          <w:noProof/>
        </w:rPr>
        <mc:AlternateContent>
          <mc:Choice Requires="wps">
            <w:drawing>
              <wp:inline distT="0" distB="0" distL="0" distR="0" wp14:anchorId="0AF1D6E1" wp14:editId="2AAA1295">
                <wp:extent cx="4638675" cy="28575"/>
                <wp:effectExtent l="0" t="0" r="0" b="0"/>
                <wp:docPr id="1" name="직사각형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38675" cy="28575"/>
                        </a:xfrm>
                        <a:prstGeom prst="rect">
                          <a:avLst/>
                        </a:prstGeom>
                        <a:solidFill>
                          <a:srgbClr val="60584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657459FD" id="직사각형 1" o:spid="_x0000_s1026" style="width:365.25pt;height: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" fillcolor="#605848" stroked="f">
                <w10:anchorlock/>
              </v:rect>
            </w:pict>
          </mc:Fallback>
        </mc:AlternateContent>
      </w:r>
    </w:p>
    <w:p w14:paraId="79C7A8E3" w14:textId="77777777" w:rsidR="00ED53CC" w:rsidRPr="00C87F28" w:rsidRDefault="00ED53CC" w:rsidP="00ED53CC">
      <w:pPr>
        <w:tabs>
          <w:tab w:val="left" w:pos="4710"/>
        </w:tabs>
        <w:jc w:val="left"/>
        <w:rPr>
          <w:rFonts w:ascii="바탕" w:eastAsia="바탕" w:hAnsi="바탕"/>
          <w:sz w:val="22"/>
          <w:szCs w:val="22"/>
        </w:rPr>
      </w:pPr>
      <w:r w:rsidRPr="00C87F28">
        <w:rPr>
          <w:rFonts w:ascii="바탕" w:eastAsia="바탕" w:hAnsi="바탕"/>
          <w:sz w:val="22"/>
          <w:szCs w:val="22"/>
        </w:rPr>
        <w:tab/>
      </w:r>
    </w:p>
    <w:p w14:paraId="7BA70B64" w14:textId="77777777" w:rsidR="00ED53CC" w:rsidRPr="00C87F28" w:rsidRDefault="00ED53CC" w:rsidP="00ED53CC">
      <w:pPr>
        <w:jc w:val="center"/>
        <w:rPr>
          <w:rFonts w:ascii="바탕" w:eastAsia="바탕" w:hAnsi="바탕"/>
          <w:sz w:val="22"/>
          <w:szCs w:val="22"/>
        </w:rPr>
      </w:pPr>
    </w:p>
    <w:p w14:paraId="526CF024" w14:textId="77777777" w:rsidR="00ED53CC" w:rsidRPr="00C87F28" w:rsidRDefault="00ED53CC" w:rsidP="00ED53CC">
      <w:pPr>
        <w:jc w:val="center"/>
        <w:rPr>
          <w:rFonts w:ascii="바탕" w:eastAsia="바탕" w:hAnsi="바탕"/>
          <w:b/>
          <w:noProof/>
          <w:sz w:val="22"/>
          <w:szCs w:val="22"/>
        </w:rPr>
      </w:pPr>
    </w:p>
    <w:p w14:paraId="384575D0" w14:textId="77777777" w:rsidR="00ED53CC" w:rsidRPr="00C87F28" w:rsidRDefault="00ED53CC" w:rsidP="00ED53CC">
      <w:pPr>
        <w:jc w:val="center"/>
        <w:rPr>
          <w:rFonts w:ascii="바탕" w:eastAsia="바탕" w:hAnsi="바탕"/>
          <w:b/>
          <w:noProof/>
          <w:sz w:val="22"/>
          <w:szCs w:val="22"/>
        </w:rPr>
      </w:pPr>
    </w:p>
    <w:p w14:paraId="5BC57325" w14:textId="77777777" w:rsidR="00ED53CC" w:rsidRPr="00C87F28" w:rsidRDefault="00ED53CC" w:rsidP="00ED53CC">
      <w:pPr>
        <w:jc w:val="center"/>
        <w:rPr>
          <w:rFonts w:ascii="바탕" w:eastAsia="바탕" w:hAnsi="바탕"/>
          <w:b/>
          <w:noProof/>
          <w:sz w:val="22"/>
          <w:szCs w:val="22"/>
        </w:rPr>
      </w:pPr>
    </w:p>
    <w:p w14:paraId="40DF3054" w14:textId="77777777" w:rsidR="006762C5" w:rsidRPr="00C87F28" w:rsidRDefault="00ED53CC" w:rsidP="006762C5">
      <w:pPr>
        <w:jc w:val="center"/>
        <w:rPr>
          <w:rFonts w:ascii="바탕" w:eastAsia="바탕" w:hAnsi="바탕"/>
          <w:b/>
          <w:bCs/>
          <w:noProof/>
          <w:sz w:val="30"/>
          <w:szCs w:val="30"/>
        </w:rPr>
      </w:pPr>
      <w:r w:rsidRPr="00C87F28">
        <w:rPr>
          <w:rFonts w:ascii="바탕" w:eastAsia="바탕" w:hAnsi="바탕"/>
          <w:b/>
          <w:bCs/>
          <w:noProof/>
          <w:sz w:val="30"/>
          <w:szCs w:val="30"/>
        </w:rPr>
        <w:br w:type="page"/>
      </w:r>
      <w:r w:rsidR="006762C5" w:rsidRPr="00C87F28">
        <w:rPr>
          <w:rFonts w:ascii="바탕" w:eastAsia="바탕" w:hAnsi="바탕" w:hint="eastAsia"/>
          <w:b/>
          <w:bCs/>
          <w:noProof/>
          <w:sz w:val="30"/>
          <w:szCs w:val="30"/>
        </w:rPr>
        <w:lastRenderedPageBreak/>
        <w:t xml:space="preserve">용 역 계 약 서 </w:t>
      </w:r>
    </w:p>
    <w:p w14:paraId="4D4DD0D8" w14:textId="77777777" w:rsidR="006762C5" w:rsidRPr="00C87F28" w:rsidRDefault="006762C5" w:rsidP="006762C5">
      <w:pPr>
        <w:jc w:val="center"/>
        <w:rPr>
          <w:rFonts w:ascii="바탕" w:eastAsia="바탕" w:hAnsi="바탕"/>
          <w:noProof/>
          <w:sz w:val="28"/>
        </w:rPr>
      </w:pPr>
    </w:p>
    <w:p w14:paraId="3D51CF80" w14:textId="77777777" w:rsidR="006762C5" w:rsidRPr="00C87F28" w:rsidRDefault="006762C5" w:rsidP="006762C5">
      <w:pPr>
        <w:jc w:val="center"/>
        <w:rPr>
          <w:rFonts w:ascii="바탕" w:eastAsia="바탕" w:hAnsi="바탕"/>
          <w:noProof/>
          <w:sz w:val="28"/>
        </w:rPr>
      </w:pPr>
    </w:p>
    <w:p w14:paraId="069243F6" w14:textId="77777777" w:rsidR="006762C5" w:rsidRPr="00C87F28" w:rsidRDefault="008930E5" w:rsidP="006762C5">
      <w:pPr>
        <w:rPr>
          <w:rFonts w:ascii="바탕" w:eastAsia="바탕" w:hAnsi="바탕"/>
          <w:noProof/>
          <w:sz w:val="22"/>
          <w:szCs w:val="22"/>
        </w:rPr>
      </w:pPr>
      <w:r w:rsidRPr="00C87F28">
        <w:rPr>
          <w:rFonts w:ascii="바탕" w:eastAsia="바탕" w:hAnsi="바탕" w:hint="eastAsia"/>
          <w:noProof/>
          <w:sz w:val="22"/>
          <w:szCs w:val="22"/>
        </w:rPr>
        <w:t xml:space="preserve">주식회사 </w:t>
      </w:r>
      <w:r w:rsidR="00DA3D3C" w:rsidRPr="00C87F28">
        <w:rPr>
          <w:rFonts w:ascii="바탕" w:eastAsia="바탕" w:hAnsi="바탕" w:hint="eastAsia"/>
          <w:noProof/>
          <w:sz w:val="22"/>
          <w:szCs w:val="22"/>
        </w:rPr>
        <w:t>[</w:t>
      </w:r>
      <w:r w:rsidR="00B42416" w:rsidRPr="00C87F28">
        <w:rPr>
          <w:rFonts w:ascii="바탕" w:eastAsia="바탕" w:hAnsi="바탕" w:hint="eastAsia"/>
          <w:noProof/>
          <w:sz w:val="22"/>
          <w:szCs w:val="22"/>
        </w:rPr>
        <w:t>바로스</w:t>
      </w:r>
      <w:r w:rsidR="00DA3D3C" w:rsidRPr="00C87F28">
        <w:rPr>
          <w:rFonts w:ascii="바탕" w:eastAsia="바탕" w:hAnsi="바탕" w:hint="eastAsia"/>
          <w:noProof/>
          <w:sz w:val="22"/>
          <w:szCs w:val="22"/>
        </w:rPr>
        <w:t xml:space="preserve">] </w:t>
      </w:r>
      <w:r w:rsidR="006762C5" w:rsidRPr="00C87F28">
        <w:rPr>
          <w:rFonts w:ascii="바탕" w:eastAsia="바탕" w:hAnsi="바탕" w:hint="eastAsia"/>
          <w:noProof/>
          <w:sz w:val="22"/>
          <w:szCs w:val="22"/>
        </w:rPr>
        <w:t xml:space="preserve">(이하 </w:t>
      </w:r>
      <w:r w:rsidR="006762C5" w:rsidRPr="00C87F28">
        <w:rPr>
          <w:rFonts w:ascii="바탕" w:eastAsia="바탕" w:hAnsi="바탕"/>
          <w:noProof/>
          <w:sz w:val="22"/>
          <w:szCs w:val="22"/>
        </w:rPr>
        <w:t>“</w:t>
      </w:r>
      <w:r w:rsidR="006762C5" w:rsidRPr="00C87F28">
        <w:rPr>
          <w:rFonts w:ascii="바탕" w:eastAsia="바탕" w:hAnsi="바탕" w:hint="eastAsia"/>
          <w:noProof/>
          <w:sz w:val="22"/>
          <w:szCs w:val="22"/>
        </w:rPr>
        <w:t>갑</w:t>
      </w:r>
      <w:r w:rsidR="006762C5" w:rsidRPr="00C87F28">
        <w:rPr>
          <w:rFonts w:ascii="바탕" w:eastAsia="바탕" w:hAnsi="바탕"/>
          <w:noProof/>
          <w:sz w:val="22"/>
          <w:szCs w:val="22"/>
        </w:rPr>
        <w:t>”</w:t>
      </w:r>
      <w:r w:rsidR="006762C5" w:rsidRPr="00C87F28">
        <w:rPr>
          <w:rFonts w:ascii="바탕" w:eastAsia="바탕" w:hAnsi="바탕" w:hint="eastAsia"/>
          <w:noProof/>
          <w:sz w:val="22"/>
          <w:szCs w:val="22"/>
        </w:rPr>
        <w:t xml:space="preserve">이라 한다)와 </w:t>
      </w:r>
      <w:r w:rsidR="00E737C4" w:rsidRPr="00C87F28">
        <w:rPr>
          <w:rFonts w:ascii="바탕" w:eastAsia="바탕" w:hAnsi="바탕" w:hint="eastAsia"/>
          <w:noProof/>
          <w:sz w:val="22"/>
          <w:szCs w:val="22"/>
        </w:rPr>
        <w:t>[</w:t>
      </w:r>
      <w:r w:rsidR="00B42416" w:rsidRPr="00C87F28">
        <w:rPr>
          <w:rFonts w:ascii="바탕" w:eastAsia="바탕" w:hAnsi="바탕" w:hint="eastAsia"/>
          <w:noProof/>
          <w:sz w:val="22"/>
          <w:szCs w:val="22"/>
        </w:rPr>
        <w:t>SSI-Schaefer</w:t>
      </w:r>
      <w:r w:rsidR="00E737C4" w:rsidRPr="00C87F28">
        <w:rPr>
          <w:rFonts w:ascii="바탕" w:eastAsia="바탕" w:hAnsi="바탕" w:hint="eastAsia"/>
          <w:noProof/>
          <w:sz w:val="22"/>
          <w:szCs w:val="22"/>
        </w:rPr>
        <w:t>]</w:t>
      </w:r>
      <w:r w:rsidR="006762C5" w:rsidRPr="00C87F28">
        <w:rPr>
          <w:rFonts w:ascii="바탕" w:eastAsia="바탕" w:hAnsi="바탕" w:hint="eastAsia"/>
          <w:noProof/>
          <w:sz w:val="22"/>
          <w:szCs w:val="22"/>
        </w:rPr>
        <w:t xml:space="preserve">(이하 </w:t>
      </w:r>
      <w:r w:rsidR="006762C5" w:rsidRPr="00C87F28">
        <w:rPr>
          <w:rFonts w:ascii="바탕" w:eastAsia="바탕" w:hAnsi="바탕"/>
          <w:noProof/>
          <w:sz w:val="22"/>
          <w:szCs w:val="22"/>
        </w:rPr>
        <w:t>“</w:t>
      </w:r>
      <w:r w:rsidR="006762C5" w:rsidRPr="00C87F28">
        <w:rPr>
          <w:rFonts w:ascii="바탕" w:eastAsia="바탕" w:hAnsi="바탕" w:hint="eastAsia"/>
          <w:noProof/>
          <w:sz w:val="22"/>
          <w:szCs w:val="22"/>
        </w:rPr>
        <w:t>을</w:t>
      </w:r>
      <w:r w:rsidR="006762C5" w:rsidRPr="00C87F28">
        <w:rPr>
          <w:rFonts w:ascii="바탕" w:eastAsia="바탕" w:hAnsi="바탕"/>
          <w:noProof/>
          <w:sz w:val="22"/>
          <w:szCs w:val="22"/>
        </w:rPr>
        <w:t>”</w:t>
      </w:r>
      <w:r w:rsidR="006762C5" w:rsidRPr="00C87F28">
        <w:rPr>
          <w:rFonts w:ascii="바탕" w:eastAsia="바탕" w:hAnsi="바탕" w:hint="eastAsia"/>
          <w:noProof/>
          <w:sz w:val="22"/>
          <w:szCs w:val="22"/>
        </w:rPr>
        <w:t xml:space="preserve">이라 한다)은 </w:t>
      </w:r>
      <w:r w:rsidR="006762C5" w:rsidRPr="00C87F28">
        <w:rPr>
          <w:rFonts w:ascii="바탕" w:eastAsia="바탕" w:hAnsi="바탕"/>
          <w:noProof/>
          <w:sz w:val="22"/>
          <w:szCs w:val="22"/>
        </w:rPr>
        <w:t>“</w:t>
      </w:r>
      <w:r w:rsidR="006762C5" w:rsidRPr="00C87F28">
        <w:rPr>
          <w:rFonts w:ascii="바탕" w:eastAsia="바탕" w:hAnsi="바탕" w:hint="eastAsia"/>
          <w:noProof/>
          <w:sz w:val="22"/>
          <w:szCs w:val="22"/>
        </w:rPr>
        <w:t>갑</w:t>
      </w:r>
      <w:r w:rsidR="006762C5" w:rsidRPr="00C87F28">
        <w:rPr>
          <w:rFonts w:ascii="바탕" w:eastAsia="바탕" w:hAnsi="바탕"/>
          <w:noProof/>
          <w:sz w:val="22"/>
          <w:szCs w:val="22"/>
        </w:rPr>
        <w:t>”</w:t>
      </w:r>
      <w:r w:rsidR="006762C5" w:rsidRPr="00C87F28">
        <w:rPr>
          <w:rFonts w:ascii="바탕" w:eastAsia="바탕" w:hAnsi="바탕" w:hint="eastAsia"/>
          <w:noProof/>
          <w:sz w:val="22"/>
          <w:szCs w:val="22"/>
        </w:rPr>
        <w:t xml:space="preserve">의 </w:t>
      </w:r>
      <w:r w:rsidR="007541CA" w:rsidRPr="00C87F28">
        <w:rPr>
          <w:rFonts w:ascii="바탕" w:eastAsia="바탕" w:hAnsi="바탕"/>
          <w:b/>
          <w:bCs/>
          <w:sz w:val="22"/>
          <w:szCs w:val="22"/>
        </w:rPr>
        <w:t>[</w:t>
      </w:r>
      <w:r w:rsidR="00B42416" w:rsidRPr="00C87F28">
        <w:rPr>
          <w:rFonts w:ascii="바탕" w:eastAsia="바탕" w:hAnsi="바탕" w:hint="eastAsia"/>
          <w:b/>
          <w:bCs/>
          <w:sz w:val="22"/>
          <w:szCs w:val="22"/>
        </w:rPr>
        <w:t>물류 자동화 컨설팅</w:t>
      </w:r>
      <w:r w:rsidR="007541CA" w:rsidRPr="00C87F28">
        <w:rPr>
          <w:rFonts w:ascii="바탕" w:eastAsia="바탕" w:hAnsi="바탕" w:hint="eastAsia"/>
          <w:b/>
          <w:bCs/>
          <w:sz w:val="22"/>
          <w:szCs w:val="22"/>
        </w:rPr>
        <w:t>]</w:t>
      </w:r>
      <w:r w:rsidR="00ED53CC" w:rsidRPr="00C87F28">
        <w:rPr>
          <w:rFonts w:ascii="바탕" w:eastAsia="바탕" w:hAnsi="바탕" w:hint="eastAsia"/>
          <w:b/>
          <w:bCs/>
          <w:sz w:val="22"/>
          <w:szCs w:val="22"/>
        </w:rPr>
        <w:t>용역</w:t>
      </w:r>
      <w:r w:rsidR="006762C5" w:rsidRPr="00C87F28">
        <w:rPr>
          <w:rFonts w:ascii="바탕" w:eastAsia="바탕" w:hAnsi="바탕" w:hint="eastAsia"/>
          <w:b/>
          <w:bCs/>
          <w:sz w:val="22"/>
          <w:szCs w:val="22"/>
        </w:rPr>
        <w:t xml:space="preserve"> </w:t>
      </w:r>
      <w:r w:rsidR="006762C5" w:rsidRPr="00C87F28">
        <w:rPr>
          <w:rFonts w:ascii="바탕" w:eastAsia="바탕" w:hAnsi="바탕" w:hint="eastAsia"/>
          <w:noProof/>
          <w:sz w:val="22"/>
          <w:szCs w:val="22"/>
        </w:rPr>
        <w:t>(이</w:t>
      </w:r>
      <w:r w:rsidR="00EA3220" w:rsidRPr="00C87F28">
        <w:rPr>
          <w:rFonts w:ascii="바탕" w:eastAsia="바탕" w:hAnsi="바탕"/>
          <w:noProof/>
          <w:sz w:val="22"/>
          <w:szCs w:val="22"/>
        </w:rPr>
        <w:t>’</w:t>
      </w:r>
      <w:r w:rsidR="006762C5" w:rsidRPr="00C87F28">
        <w:rPr>
          <w:rFonts w:ascii="바탕" w:eastAsia="바탕" w:hAnsi="바탕" w:hint="eastAsia"/>
          <w:noProof/>
          <w:sz w:val="22"/>
          <w:szCs w:val="22"/>
        </w:rPr>
        <w:t xml:space="preserve">하 </w:t>
      </w:r>
      <w:r w:rsidR="006762C5" w:rsidRPr="00C87F28">
        <w:rPr>
          <w:rFonts w:ascii="바탕" w:eastAsia="바탕" w:hAnsi="바탕"/>
          <w:noProof/>
          <w:sz w:val="22"/>
          <w:szCs w:val="22"/>
        </w:rPr>
        <w:t>“</w:t>
      </w:r>
      <w:r w:rsidR="006762C5" w:rsidRPr="00C87F28">
        <w:rPr>
          <w:rFonts w:ascii="바탕" w:eastAsia="바탕" w:hAnsi="바탕" w:hint="eastAsia"/>
          <w:noProof/>
          <w:sz w:val="22"/>
          <w:szCs w:val="22"/>
        </w:rPr>
        <w:t>용역</w:t>
      </w:r>
      <w:r w:rsidR="006762C5" w:rsidRPr="00C87F28">
        <w:rPr>
          <w:rFonts w:ascii="바탕" w:eastAsia="바탕" w:hAnsi="바탕"/>
          <w:noProof/>
          <w:sz w:val="22"/>
          <w:szCs w:val="22"/>
        </w:rPr>
        <w:t>”</w:t>
      </w:r>
      <w:r w:rsidR="006762C5" w:rsidRPr="00C87F28">
        <w:rPr>
          <w:rFonts w:ascii="바탕" w:eastAsia="바탕" w:hAnsi="바탕" w:hint="eastAsia"/>
          <w:noProof/>
          <w:sz w:val="22"/>
          <w:szCs w:val="22"/>
        </w:rPr>
        <w:t xml:space="preserve">이라 한다)을 </w:t>
      </w:r>
      <w:r w:rsidR="006762C5" w:rsidRPr="00C87F28">
        <w:rPr>
          <w:rFonts w:ascii="바탕" w:eastAsia="바탕" w:hAnsi="바탕"/>
          <w:noProof/>
          <w:sz w:val="22"/>
          <w:szCs w:val="22"/>
        </w:rPr>
        <w:t>“</w:t>
      </w:r>
      <w:r w:rsidR="006762C5" w:rsidRPr="00C87F28">
        <w:rPr>
          <w:rFonts w:ascii="바탕" w:eastAsia="바탕" w:hAnsi="바탕" w:hint="eastAsia"/>
          <w:noProof/>
          <w:sz w:val="22"/>
          <w:szCs w:val="22"/>
        </w:rPr>
        <w:t>갑</w:t>
      </w:r>
      <w:r w:rsidR="006762C5" w:rsidRPr="00C87F28">
        <w:rPr>
          <w:rFonts w:ascii="바탕" w:eastAsia="바탕" w:hAnsi="바탕"/>
          <w:noProof/>
          <w:sz w:val="22"/>
          <w:szCs w:val="22"/>
        </w:rPr>
        <w:t>”</w:t>
      </w:r>
      <w:r w:rsidR="006762C5" w:rsidRPr="00C87F28">
        <w:rPr>
          <w:rFonts w:ascii="바탕" w:eastAsia="바탕" w:hAnsi="바탕" w:hint="eastAsia"/>
          <w:noProof/>
          <w:sz w:val="22"/>
          <w:szCs w:val="22"/>
        </w:rPr>
        <w:t xml:space="preserve">이 </w:t>
      </w:r>
      <w:r w:rsidR="006762C5" w:rsidRPr="00C87F28">
        <w:rPr>
          <w:rFonts w:ascii="바탕" w:eastAsia="바탕" w:hAnsi="바탕"/>
          <w:noProof/>
          <w:sz w:val="22"/>
          <w:szCs w:val="22"/>
        </w:rPr>
        <w:t>“</w:t>
      </w:r>
      <w:r w:rsidR="006762C5" w:rsidRPr="00C87F28">
        <w:rPr>
          <w:rFonts w:ascii="바탕" w:eastAsia="바탕" w:hAnsi="바탕" w:hint="eastAsia"/>
          <w:noProof/>
          <w:sz w:val="22"/>
          <w:szCs w:val="22"/>
        </w:rPr>
        <w:t>을</w:t>
      </w:r>
      <w:r w:rsidR="006762C5" w:rsidRPr="00C87F28">
        <w:rPr>
          <w:rFonts w:ascii="바탕" w:eastAsia="바탕" w:hAnsi="바탕"/>
          <w:noProof/>
          <w:sz w:val="22"/>
          <w:szCs w:val="22"/>
        </w:rPr>
        <w:t>”</w:t>
      </w:r>
      <w:r w:rsidR="006762C5" w:rsidRPr="00C87F28">
        <w:rPr>
          <w:rFonts w:ascii="바탕" w:eastAsia="바탕" w:hAnsi="바탕" w:hint="eastAsia"/>
          <w:noProof/>
          <w:sz w:val="22"/>
          <w:szCs w:val="22"/>
        </w:rPr>
        <w:t xml:space="preserve">에게 요청하고 </w:t>
      </w:r>
      <w:r w:rsidR="006762C5" w:rsidRPr="00C87F28">
        <w:rPr>
          <w:rFonts w:ascii="바탕" w:eastAsia="바탕" w:hAnsi="바탕"/>
          <w:noProof/>
          <w:sz w:val="22"/>
          <w:szCs w:val="22"/>
        </w:rPr>
        <w:t>“</w:t>
      </w:r>
      <w:r w:rsidR="006762C5" w:rsidRPr="00C87F28">
        <w:rPr>
          <w:rFonts w:ascii="바탕" w:eastAsia="바탕" w:hAnsi="바탕" w:hint="eastAsia"/>
          <w:noProof/>
          <w:sz w:val="22"/>
          <w:szCs w:val="22"/>
        </w:rPr>
        <w:t>을</w:t>
      </w:r>
      <w:r w:rsidR="006762C5" w:rsidRPr="00C87F28">
        <w:rPr>
          <w:rFonts w:ascii="바탕" w:eastAsia="바탕" w:hAnsi="바탕"/>
          <w:noProof/>
          <w:sz w:val="22"/>
          <w:szCs w:val="22"/>
        </w:rPr>
        <w:t>”</w:t>
      </w:r>
      <w:r w:rsidR="006762C5" w:rsidRPr="00C87F28">
        <w:rPr>
          <w:rFonts w:ascii="바탕" w:eastAsia="바탕" w:hAnsi="바탕" w:hint="eastAsia"/>
          <w:noProof/>
          <w:sz w:val="22"/>
          <w:szCs w:val="22"/>
        </w:rPr>
        <w:t>이 이것을 수행하는 것에 관하여 다음과 같이 계약하고, 이를 증명하기 위하여 이 계약서 2</w:t>
      </w:r>
      <w:r w:rsidR="00E26AFA" w:rsidRPr="00C87F28">
        <w:rPr>
          <w:rFonts w:ascii="바탕" w:eastAsia="바탕" w:hAnsi="바탕" w:hint="eastAsia"/>
          <w:noProof/>
          <w:sz w:val="22"/>
          <w:szCs w:val="22"/>
        </w:rPr>
        <w:t>부를</w:t>
      </w:r>
      <w:r w:rsidR="006762C5" w:rsidRPr="00C87F28">
        <w:rPr>
          <w:rFonts w:ascii="바탕" w:eastAsia="바탕" w:hAnsi="바탕" w:hint="eastAsia"/>
          <w:noProof/>
          <w:sz w:val="22"/>
          <w:szCs w:val="22"/>
        </w:rPr>
        <w:t xml:space="preserve"> 작성, 쌍방 기명날인한 후 각각 1부씩 보관하기로 한다.</w:t>
      </w:r>
    </w:p>
    <w:p w14:paraId="3445DB68" w14:textId="77777777" w:rsidR="006762C5" w:rsidRPr="00C87F28" w:rsidRDefault="006762C5" w:rsidP="006762C5">
      <w:pPr>
        <w:pStyle w:val="a3"/>
        <w:rPr>
          <w:rFonts w:ascii="바탕" w:eastAsia="바탕" w:hAnsi="바탕"/>
          <w:noProof/>
          <w:sz w:val="22"/>
          <w:szCs w:val="22"/>
        </w:rPr>
      </w:pPr>
    </w:p>
    <w:p w14:paraId="76FEF09B" w14:textId="77777777" w:rsidR="006762C5" w:rsidRPr="00C87F28" w:rsidRDefault="006762C5" w:rsidP="006762C5">
      <w:pPr>
        <w:rPr>
          <w:rFonts w:ascii="바탕" w:eastAsia="바탕" w:hAnsi="바탕"/>
          <w:b/>
          <w:bCs/>
          <w:noProof/>
          <w:sz w:val="22"/>
          <w:szCs w:val="22"/>
        </w:rPr>
      </w:pPr>
      <w:r w:rsidRPr="00C87F28">
        <w:rPr>
          <w:rFonts w:ascii="바탕" w:eastAsia="바탕" w:hAnsi="바탕" w:hint="eastAsia"/>
          <w:b/>
          <w:bCs/>
          <w:noProof/>
          <w:sz w:val="22"/>
          <w:szCs w:val="22"/>
        </w:rPr>
        <w:t>제1조 (계약의 목적)</w:t>
      </w:r>
    </w:p>
    <w:p w14:paraId="2D61639E" w14:textId="77777777" w:rsidR="006762C5" w:rsidRPr="00C87F28" w:rsidRDefault="006762C5" w:rsidP="006762C5">
      <w:pPr>
        <w:rPr>
          <w:rFonts w:ascii="바탕" w:eastAsia="바탕" w:hAnsi="바탕"/>
          <w:noProof/>
          <w:sz w:val="22"/>
          <w:szCs w:val="22"/>
        </w:rPr>
      </w:pPr>
    </w:p>
    <w:p w14:paraId="0C37813D" w14:textId="77777777" w:rsidR="006762C5" w:rsidRPr="00C87F28" w:rsidRDefault="006762C5" w:rsidP="006762C5">
      <w:pPr>
        <w:widowControl/>
        <w:ind w:leftChars="182" w:left="364"/>
        <w:rPr>
          <w:rFonts w:ascii="바탕" w:eastAsia="바탕" w:hAnsi="바탕"/>
          <w:noProof/>
          <w:sz w:val="22"/>
          <w:szCs w:val="22"/>
        </w:rPr>
      </w:pPr>
      <w:r w:rsidRPr="00C87F28">
        <w:rPr>
          <w:rFonts w:ascii="바탕" w:eastAsia="바탕" w:hAnsi="바탕" w:hint="eastAsia"/>
          <w:noProof/>
          <w:sz w:val="22"/>
          <w:szCs w:val="22"/>
        </w:rPr>
        <w:t>본 계약은</w:t>
      </w:r>
      <w:r w:rsidR="005F1886" w:rsidRPr="00C87F28">
        <w:rPr>
          <w:rFonts w:ascii="바탕" w:eastAsia="바탕" w:hAnsi="바탕" w:hint="eastAsia"/>
          <w:noProof/>
          <w:sz w:val="22"/>
          <w:szCs w:val="22"/>
        </w:rPr>
        <w:t xml:space="preserve"> </w:t>
      </w:r>
      <w:r w:rsidR="009C36BD" w:rsidRPr="00C87F28">
        <w:rPr>
          <w:rFonts w:ascii="바탕" w:eastAsia="바탕" w:hAnsi="바탕"/>
          <w:noProof/>
          <w:sz w:val="22"/>
          <w:szCs w:val="22"/>
        </w:rPr>
        <w:t>[</w:t>
      </w:r>
      <w:r w:rsidR="00B42416" w:rsidRPr="00C87F28">
        <w:rPr>
          <w:rFonts w:ascii="바탕" w:eastAsia="바탕" w:hAnsi="바탕" w:hint="eastAsia"/>
          <w:noProof/>
          <w:sz w:val="22"/>
          <w:szCs w:val="22"/>
        </w:rPr>
        <w:t>물류 자동화 컨설팅</w:t>
      </w:r>
      <w:r w:rsidR="009C36BD" w:rsidRPr="00C87F28">
        <w:rPr>
          <w:rFonts w:ascii="바탕" w:eastAsia="바탕" w:hAnsi="바탕" w:hint="eastAsia"/>
          <w:noProof/>
          <w:sz w:val="22"/>
          <w:szCs w:val="22"/>
        </w:rPr>
        <w:t>]</w:t>
      </w:r>
      <w:r w:rsidRPr="00C87F28">
        <w:rPr>
          <w:rFonts w:ascii="바탕" w:eastAsia="바탕" w:hAnsi="바탕" w:hint="eastAsia"/>
          <w:noProof/>
          <w:sz w:val="22"/>
          <w:szCs w:val="22"/>
        </w:rPr>
        <w:t xml:space="preserve">용역계약(이하 </w:t>
      </w:r>
      <w:r w:rsidRPr="00C87F28">
        <w:rPr>
          <w:rFonts w:ascii="바탕" w:eastAsia="바탕" w:hAnsi="바탕"/>
          <w:noProof/>
          <w:sz w:val="22"/>
          <w:szCs w:val="22"/>
        </w:rPr>
        <w:t>“</w:t>
      </w:r>
      <w:r w:rsidRPr="00C87F28">
        <w:rPr>
          <w:rFonts w:ascii="바탕" w:eastAsia="바탕" w:hAnsi="바탕" w:hint="eastAsia"/>
          <w:noProof/>
          <w:sz w:val="22"/>
          <w:szCs w:val="22"/>
        </w:rPr>
        <w:t>본 계약</w:t>
      </w:r>
      <w:r w:rsidRPr="00C87F28">
        <w:rPr>
          <w:rFonts w:ascii="바탕" w:eastAsia="바탕" w:hAnsi="바탕"/>
          <w:noProof/>
          <w:sz w:val="22"/>
          <w:szCs w:val="22"/>
        </w:rPr>
        <w:t>”</w:t>
      </w:r>
      <w:r w:rsidRPr="00C87F28">
        <w:rPr>
          <w:rFonts w:ascii="바탕" w:eastAsia="바탕" w:hAnsi="바탕" w:hint="eastAsia"/>
          <w:noProof/>
          <w:sz w:val="22"/>
          <w:szCs w:val="22"/>
        </w:rPr>
        <w:t>이라 한다)에 대한 제반 사항을 규정하고 쌍방이 계약서의 각 조항을 성실히 이행함으로써 상호 이익을 도모하는데 그 목적이 있다.</w:t>
      </w:r>
    </w:p>
    <w:p w14:paraId="4865B6A9" w14:textId="77777777" w:rsidR="006762C5" w:rsidRPr="00C87F28" w:rsidRDefault="006762C5" w:rsidP="006762C5">
      <w:pPr>
        <w:rPr>
          <w:rFonts w:ascii="바탕" w:eastAsia="바탕" w:hAnsi="바탕"/>
          <w:noProof/>
          <w:sz w:val="22"/>
          <w:szCs w:val="22"/>
        </w:rPr>
      </w:pPr>
    </w:p>
    <w:p w14:paraId="011D3F66" w14:textId="77777777" w:rsidR="006762C5" w:rsidRPr="00C87F28" w:rsidRDefault="006762C5" w:rsidP="006762C5">
      <w:pPr>
        <w:rPr>
          <w:rFonts w:ascii="바탕" w:eastAsia="바탕" w:hAnsi="바탕"/>
          <w:b/>
          <w:bCs/>
          <w:noProof/>
          <w:sz w:val="22"/>
          <w:szCs w:val="22"/>
        </w:rPr>
      </w:pPr>
      <w:r w:rsidRPr="00C87F28">
        <w:rPr>
          <w:rFonts w:ascii="바탕" w:eastAsia="바탕" w:hAnsi="바탕" w:hint="eastAsia"/>
          <w:b/>
          <w:bCs/>
          <w:noProof/>
          <w:sz w:val="22"/>
          <w:szCs w:val="22"/>
        </w:rPr>
        <w:t>제2조 (용역의 범위)</w:t>
      </w:r>
    </w:p>
    <w:p w14:paraId="364A7DC7" w14:textId="77777777" w:rsidR="00EA5ED2" w:rsidRDefault="00EA5ED2" w:rsidP="00EA5ED2">
      <w:pPr>
        <w:rPr>
          <w:rFonts w:ascii="바탕" w:eastAsia="바탕" w:hAnsi="바탕"/>
          <w:noProof/>
          <w:sz w:val="22"/>
          <w:szCs w:val="22"/>
        </w:rPr>
      </w:pPr>
    </w:p>
    <w:p w14:paraId="14AE9043" w14:textId="63E07DE4" w:rsidR="006762C5" w:rsidRPr="00EA5ED2" w:rsidRDefault="006762C5">
      <w:pPr>
        <w:pStyle w:val="a8"/>
        <w:numPr>
          <w:ilvl w:val="0"/>
          <w:numId w:val="22"/>
        </w:numPr>
        <w:ind w:leftChars="0"/>
        <w:rPr>
          <w:rFonts w:ascii="바탕" w:eastAsia="바탕" w:hAnsi="바탕"/>
          <w:noProof/>
          <w:sz w:val="22"/>
          <w:szCs w:val="22"/>
        </w:rPr>
      </w:pPr>
      <w:r w:rsidRPr="00EA5ED2">
        <w:rPr>
          <w:rFonts w:ascii="바탕" w:eastAsia="바탕" w:hAnsi="바탕"/>
          <w:noProof/>
          <w:sz w:val="22"/>
          <w:szCs w:val="22"/>
        </w:rPr>
        <w:t>“</w:t>
      </w:r>
      <w:r w:rsidRPr="00EA5ED2">
        <w:rPr>
          <w:rFonts w:ascii="바탕" w:eastAsia="바탕" w:hAnsi="바탕" w:hint="eastAsia"/>
          <w:noProof/>
          <w:sz w:val="22"/>
          <w:szCs w:val="22"/>
        </w:rPr>
        <w:t>을</w:t>
      </w:r>
      <w:r w:rsidRPr="00EA5ED2">
        <w:rPr>
          <w:rFonts w:ascii="바탕" w:eastAsia="바탕" w:hAnsi="바탕"/>
          <w:noProof/>
          <w:sz w:val="22"/>
          <w:szCs w:val="22"/>
        </w:rPr>
        <w:t>”</w:t>
      </w:r>
      <w:r w:rsidRPr="00EA5ED2">
        <w:rPr>
          <w:rFonts w:ascii="바탕" w:eastAsia="바탕" w:hAnsi="바탕" w:hint="eastAsia"/>
          <w:noProof/>
          <w:sz w:val="22"/>
          <w:szCs w:val="22"/>
        </w:rPr>
        <w:t xml:space="preserve">이 수행할 </w:t>
      </w:r>
      <w:r w:rsidR="00B42416" w:rsidRPr="00EA5ED2">
        <w:rPr>
          <w:rFonts w:ascii="바탕" w:eastAsia="바탕" w:hAnsi="바탕" w:hint="eastAsia"/>
          <w:noProof/>
          <w:sz w:val="22"/>
          <w:szCs w:val="22"/>
        </w:rPr>
        <w:t xml:space="preserve">컨설팅 </w:t>
      </w:r>
      <w:r w:rsidR="005F1886" w:rsidRPr="00EA5ED2">
        <w:rPr>
          <w:rFonts w:ascii="바탕" w:eastAsia="바탕" w:hAnsi="바탕" w:hint="eastAsia"/>
          <w:noProof/>
          <w:sz w:val="22"/>
          <w:szCs w:val="22"/>
        </w:rPr>
        <w:t>용역의 범위는</w:t>
      </w:r>
      <w:r w:rsidRPr="00EA5ED2">
        <w:rPr>
          <w:rFonts w:ascii="바탕" w:eastAsia="바탕" w:hAnsi="바탕" w:hint="eastAsia"/>
          <w:noProof/>
          <w:sz w:val="22"/>
          <w:szCs w:val="22"/>
        </w:rPr>
        <w:t xml:space="preserve"> 구체적으로는 다음과 같다.</w:t>
      </w:r>
    </w:p>
    <w:p w14:paraId="07E11F34" w14:textId="77777777" w:rsidR="005F1886" w:rsidRPr="00C87F28" w:rsidRDefault="005F1886" w:rsidP="005F1886">
      <w:pPr>
        <w:rPr>
          <w:rFonts w:ascii="바탕" w:eastAsia="바탕" w:hAnsi="바탕"/>
          <w:b/>
        </w:rPr>
      </w:pPr>
    </w:p>
    <w:p w14:paraId="6276BE98" w14:textId="77777777" w:rsidR="0072312C" w:rsidRPr="00C87F28" w:rsidRDefault="00451DB9">
      <w:pPr>
        <w:numPr>
          <w:ilvl w:val="0"/>
          <w:numId w:val="9"/>
        </w:numPr>
        <w:rPr>
          <w:rFonts w:ascii="바탕" w:eastAsia="바탕" w:hAnsi="바탕"/>
          <w:b/>
        </w:rPr>
      </w:pPr>
      <w:r w:rsidRPr="00C87F28">
        <w:rPr>
          <w:rFonts w:ascii="바탕" w:eastAsia="바탕" w:hAnsi="바탕" w:hint="eastAsia"/>
          <w:b/>
        </w:rPr>
        <w:t xml:space="preserve"> </w:t>
      </w:r>
      <w:r w:rsidR="001D3293" w:rsidRPr="00C87F28">
        <w:rPr>
          <w:rFonts w:ascii="바탕" w:eastAsia="바탕" w:hAnsi="바탕" w:hint="eastAsia"/>
          <w:b/>
        </w:rPr>
        <w:t>사업전략</w:t>
      </w:r>
    </w:p>
    <w:p w14:paraId="007AA99C" w14:textId="77777777" w:rsidR="001D3293" w:rsidRPr="00C87F28" w:rsidRDefault="001D3293">
      <w:pPr>
        <w:numPr>
          <w:ilvl w:val="0"/>
          <w:numId w:val="10"/>
        </w:numPr>
        <w:rPr>
          <w:rFonts w:ascii="바탕" w:eastAsia="바탕" w:hAnsi="바탕"/>
        </w:rPr>
      </w:pPr>
      <w:proofErr w:type="spellStart"/>
      <w:r w:rsidRPr="00C87F28">
        <w:rPr>
          <w:rFonts w:ascii="바탕" w:eastAsia="바탕" w:hAnsi="바탕" w:hint="eastAsia"/>
        </w:rPr>
        <w:t>바로스</w:t>
      </w:r>
      <w:proofErr w:type="spellEnd"/>
      <w:r w:rsidRPr="00C87F28">
        <w:rPr>
          <w:rFonts w:ascii="바탕" w:eastAsia="바탕" w:hAnsi="바탕" w:hint="eastAsia"/>
        </w:rPr>
        <w:t xml:space="preserve"> 물류 운영 방향 수립 및 운영 전략</w:t>
      </w:r>
    </w:p>
    <w:p w14:paraId="7CC977B8" w14:textId="77777777" w:rsidR="001D3293" w:rsidRPr="00C87F28" w:rsidRDefault="001D3293">
      <w:pPr>
        <w:numPr>
          <w:ilvl w:val="0"/>
          <w:numId w:val="11"/>
        </w:numPr>
        <w:rPr>
          <w:rFonts w:ascii="바탕" w:eastAsia="바탕" w:hAnsi="바탕"/>
        </w:rPr>
      </w:pPr>
      <w:r w:rsidRPr="00C87F28">
        <w:rPr>
          <w:rFonts w:ascii="바탕" w:eastAsia="바탕" w:hAnsi="바탕" w:hint="eastAsia"/>
        </w:rPr>
        <w:t>가구 물류 최적 PLT</w:t>
      </w:r>
      <w:r w:rsidRPr="00C87F28">
        <w:rPr>
          <w:rFonts w:ascii="바탕" w:eastAsia="바탕" w:hAnsi="바탕"/>
        </w:rPr>
        <w:t xml:space="preserve"> </w:t>
      </w:r>
      <w:r w:rsidRPr="00C87F28">
        <w:rPr>
          <w:rFonts w:ascii="바탕" w:eastAsia="바탕" w:hAnsi="바탕" w:hint="eastAsia"/>
        </w:rPr>
        <w:t>규격 및 운영방안(수</w:t>
      </w:r>
      <w:r w:rsidR="00451DB9" w:rsidRPr="00C87F28">
        <w:rPr>
          <w:rFonts w:ascii="바탕" w:eastAsia="바탕" w:hAnsi="바탕" w:hint="eastAsia"/>
        </w:rPr>
        <w:t xml:space="preserve"> · 배송</w:t>
      </w:r>
      <w:r w:rsidR="00451DB9" w:rsidRPr="00C87F28">
        <w:rPr>
          <w:rFonts w:ascii="바탕" w:eastAsia="바탕" w:hAnsi="바탕"/>
        </w:rPr>
        <w:t xml:space="preserve"> </w:t>
      </w:r>
      <w:proofErr w:type="spellStart"/>
      <w:r w:rsidR="00451DB9" w:rsidRPr="00C87F28">
        <w:rPr>
          <w:rFonts w:ascii="바탕" w:eastAsia="바탕" w:hAnsi="바탕" w:hint="eastAsia"/>
        </w:rPr>
        <w:t>적재율</w:t>
      </w:r>
      <w:proofErr w:type="spellEnd"/>
      <w:r w:rsidR="00451DB9" w:rsidRPr="00C87F28">
        <w:rPr>
          <w:rFonts w:ascii="바탕" w:eastAsia="바탕" w:hAnsi="바탕" w:hint="eastAsia"/>
        </w:rPr>
        <w:t>,</w:t>
      </w:r>
      <w:r w:rsidR="00451DB9" w:rsidRPr="00C87F28">
        <w:rPr>
          <w:rFonts w:ascii="바탕" w:eastAsia="바탕" w:hAnsi="바탕"/>
        </w:rPr>
        <w:t xml:space="preserve"> </w:t>
      </w:r>
      <w:r w:rsidR="00451DB9" w:rsidRPr="00C87F28">
        <w:rPr>
          <w:rFonts w:ascii="바탕" w:eastAsia="바탕" w:hAnsi="바탕" w:hint="eastAsia"/>
        </w:rPr>
        <w:t>보관효율,</w:t>
      </w:r>
      <w:r w:rsidR="00451DB9" w:rsidRPr="00C87F28">
        <w:rPr>
          <w:rFonts w:ascii="바탕" w:eastAsia="바탕" w:hAnsi="바탕"/>
        </w:rPr>
        <w:t xml:space="preserve"> </w:t>
      </w:r>
      <w:r w:rsidR="00451DB9" w:rsidRPr="00C87F28">
        <w:rPr>
          <w:rFonts w:ascii="바탕" w:eastAsia="바탕" w:hAnsi="바탕" w:hint="eastAsia"/>
        </w:rPr>
        <w:t>운송비 절감 방안 등)</w:t>
      </w:r>
    </w:p>
    <w:p w14:paraId="5802DAEF" w14:textId="77777777" w:rsidR="00451DB9" w:rsidRPr="00C87F28" w:rsidRDefault="00451DB9">
      <w:pPr>
        <w:numPr>
          <w:ilvl w:val="0"/>
          <w:numId w:val="11"/>
        </w:numPr>
        <w:rPr>
          <w:rFonts w:ascii="바탕" w:eastAsia="바탕" w:hAnsi="바탕"/>
        </w:rPr>
      </w:pPr>
      <w:r w:rsidRPr="00C87F28">
        <w:rPr>
          <w:rFonts w:ascii="바탕" w:eastAsia="바탕" w:hAnsi="바탕" w:hint="eastAsia"/>
        </w:rPr>
        <w:t>PLT</w:t>
      </w:r>
      <w:r w:rsidRPr="00C87F28">
        <w:rPr>
          <w:rFonts w:ascii="바탕" w:eastAsia="바탕" w:hAnsi="바탕"/>
        </w:rPr>
        <w:t xml:space="preserve"> </w:t>
      </w:r>
      <w:r w:rsidRPr="00C87F28">
        <w:rPr>
          <w:rFonts w:ascii="바탕" w:eastAsia="바탕" w:hAnsi="바탕" w:hint="eastAsia"/>
        </w:rPr>
        <w:t xml:space="preserve">수불관리 방안(자동화 </w:t>
      </w:r>
      <w:proofErr w:type="spellStart"/>
      <w:r w:rsidRPr="00C87F28">
        <w:rPr>
          <w:rFonts w:ascii="바탕" w:eastAsia="바탕" w:hAnsi="바탕" w:hint="eastAsia"/>
        </w:rPr>
        <w:t>운영시</w:t>
      </w:r>
      <w:proofErr w:type="spellEnd"/>
      <w:r w:rsidRPr="00C87F28">
        <w:rPr>
          <w:rFonts w:ascii="바탕" w:eastAsia="바탕" w:hAnsi="바탕" w:hint="eastAsia"/>
        </w:rPr>
        <w:t xml:space="preserve"> 최적 관리방안,</w:t>
      </w:r>
      <w:r w:rsidRPr="00C87F28">
        <w:rPr>
          <w:rFonts w:ascii="바탕" w:eastAsia="바탕" w:hAnsi="바탕"/>
        </w:rPr>
        <w:t xml:space="preserve"> </w:t>
      </w:r>
      <w:r w:rsidRPr="00C87F28">
        <w:rPr>
          <w:rFonts w:ascii="바탕" w:eastAsia="바탕" w:hAnsi="바탕" w:hint="eastAsia"/>
        </w:rPr>
        <w:t>비용 및 現 보유분 고려)</w:t>
      </w:r>
    </w:p>
    <w:p w14:paraId="0095E968" w14:textId="77777777" w:rsidR="00451DB9" w:rsidRPr="00C87F28" w:rsidRDefault="00451DB9">
      <w:pPr>
        <w:numPr>
          <w:ilvl w:val="0"/>
          <w:numId w:val="11"/>
        </w:numPr>
        <w:rPr>
          <w:rFonts w:ascii="바탕" w:eastAsia="바탕" w:hAnsi="바탕"/>
        </w:rPr>
      </w:pPr>
      <w:r w:rsidRPr="00C87F28">
        <w:rPr>
          <w:rFonts w:ascii="바탕" w:eastAsia="바탕" w:hAnsi="바탕" w:hint="eastAsia"/>
        </w:rPr>
        <w:t xml:space="preserve">최적 </w:t>
      </w:r>
      <w:proofErr w:type="spellStart"/>
      <w:r w:rsidRPr="00C87F28">
        <w:rPr>
          <w:rFonts w:ascii="바탕" w:eastAsia="바탕" w:hAnsi="바탕" w:hint="eastAsia"/>
        </w:rPr>
        <w:t>시공상차</w:t>
      </w:r>
      <w:proofErr w:type="spellEnd"/>
      <w:r w:rsidRPr="00C87F28">
        <w:rPr>
          <w:rFonts w:ascii="바탕" w:eastAsia="바탕" w:hAnsi="바탕" w:hint="eastAsia"/>
        </w:rPr>
        <w:t xml:space="preserve"> 운영방안(상차시간 단축 및 분산 방안,</w:t>
      </w:r>
      <w:r w:rsidRPr="00C87F28">
        <w:rPr>
          <w:rFonts w:ascii="바탕" w:eastAsia="바탕" w:hAnsi="바탕"/>
        </w:rPr>
        <w:t xml:space="preserve"> </w:t>
      </w:r>
      <w:r w:rsidRPr="00C87F28">
        <w:rPr>
          <w:rFonts w:ascii="바탕" w:eastAsia="바탕" w:hAnsi="바탕" w:hint="eastAsia"/>
        </w:rPr>
        <w:t>최대 상차공간 확보 등)</w:t>
      </w:r>
    </w:p>
    <w:p w14:paraId="1227E173" w14:textId="77777777" w:rsidR="00451DB9" w:rsidRPr="00C87F28" w:rsidRDefault="00451DB9">
      <w:pPr>
        <w:numPr>
          <w:ilvl w:val="0"/>
          <w:numId w:val="10"/>
        </w:numPr>
        <w:rPr>
          <w:rFonts w:ascii="바탕" w:eastAsia="바탕" w:hAnsi="바탕"/>
        </w:rPr>
      </w:pPr>
      <w:r w:rsidRPr="00C87F28">
        <w:rPr>
          <w:rFonts w:ascii="바탕" w:eastAsia="바탕" w:hAnsi="바탕" w:hint="eastAsia"/>
        </w:rPr>
        <w:t>타당성 검증을 통한 자동화 수준,</w:t>
      </w:r>
      <w:r w:rsidRPr="00C87F28">
        <w:rPr>
          <w:rFonts w:ascii="바탕" w:eastAsia="바탕" w:hAnsi="바탕"/>
        </w:rPr>
        <w:t xml:space="preserve"> </w:t>
      </w:r>
      <w:r w:rsidRPr="00C87F28">
        <w:rPr>
          <w:rFonts w:ascii="바탕" w:eastAsia="바탕" w:hAnsi="바탕" w:hint="eastAsia"/>
        </w:rPr>
        <w:t>범위,</w:t>
      </w:r>
      <w:r w:rsidRPr="00C87F28">
        <w:rPr>
          <w:rFonts w:ascii="바탕" w:eastAsia="바탕" w:hAnsi="바탕"/>
        </w:rPr>
        <w:t xml:space="preserve"> </w:t>
      </w:r>
      <w:r w:rsidRPr="00C87F28">
        <w:rPr>
          <w:rFonts w:ascii="바탕" w:eastAsia="바탕" w:hAnsi="바탕" w:hint="eastAsia"/>
        </w:rPr>
        <w:t>센터 층별 구성 결정</w:t>
      </w:r>
    </w:p>
    <w:p w14:paraId="1F00A1C4" w14:textId="77777777" w:rsidR="00451DB9" w:rsidRPr="00C87F28" w:rsidRDefault="00451DB9" w:rsidP="00451DB9">
      <w:pPr>
        <w:rPr>
          <w:rFonts w:ascii="바탕" w:eastAsia="바탕" w:hAnsi="바탕"/>
        </w:rPr>
      </w:pPr>
    </w:p>
    <w:p w14:paraId="764AA8E4" w14:textId="77777777" w:rsidR="00451DB9" w:rsidRPr="00C87F28" w:rsidRDefault="00451DB9">
      <w:pPr>
        <w:numPr>
          <w:ilvl w:val="0"/>
          <w:numId w:val="9"/>
        </w:numPr>
        <w:rPr>
          <w:rFonts w:ascii="바탕" w:eastAsia="바탕" w:hAnsi="바탕"/>
          <w:b/>
        </w:rPr>
      </w:pPr>
      <w:r w:rsidRPr="00C87F28">
        <w:rPr>
          <w:rFonts w:ascii="바탕" w:eastAsia="바탕" w:hAnsi="바탕" w:hint="eastAsia"/>
          <w:b/>
        </w:rPr>
        <w:t xml:space="preserve"> 건축설계</w:t>
      </w:r>
    </w:p>
    <w:p w14:paraId="293E1C5E" w14:textId="77777777" w:rsidR="00451DB9" w:rsidRPr="00C87F28" w:rsidRDefault="00451DB9">
      <w:pPr>
        <w:numPr>
          <w:ilvl w:val="0"/>
          <w:numId w:val="12"/>
        </w:numPr>
        <w:rPr>
          <w:rFonts w:ascii="바탕" w:eastAsia="바탕" w:hAnsi="바탕"/>
        </w:rPr>
      </w:pPr>
      <w:r w:rsidRPr="00C87F28">
        <w:rPr>
          <w:rFonts w:ascii="바탕" w:eastAsia="바탕" w:hAnsi="바탕" w:hint="eastAsia"/>
        </w:rPr>
        <w:t>사업 방향/운영 전략/자동화 수준 및 범위를 바탕으로 건축의 구조 및 규모 설계</w:t>
      </w:r>
    </w:p>
    <w:p w14:paraId="4ED302D0" w14:textId="77777777" w:rsidR="0072312C" w:rsidRPr="00C87F28" w:rsidRDefault="00451DB9">
      <w:pPr>
        <w:numPr>
          <w:ilvl w:val="0"/>
          <w:numId w:val="12"/>
        </w:numPr>
        <w:ind w:leftChars="400" w:left="1160"/>
        <w:rPr>
          <w:rFonts w:ascii="바탕" w:eastAsia="바탕" w:hAnsi="바탕"/>
        </w:rPr>
      </w:pPr>
      <w:r w:rsidRPr="00C87F28">
        <w:rPr>
          <w:rFonts w:ascii="바탕" w:eastAsia="바탕" w:hAnsi="바탕" w:hint="eastAsia"/>
        </w:rPr>
        <w:t>확정된 부지 내 사업성(임대면적 및 임대가능성 등)과 자동화 운영효율을 고</w:t>
      </w:r>
      <w:r w:rsidRPr="00C87F28">
        <w:rPr>
          <w:rFonts w:ascii="바탕" w:eastAsia="바탕" w:hAnsi="바탕" w:hint="eastAsia"/>
        </w:rPr>
        <w:lastRenderedPageBreak/>
        <w:t>려한 최적 구조 및 배치 제안</w:t>
      </w:r>
    </w:p>
    <w:p w14:paraId="101FB60A" w14:textId="77777777" w:rsidR="00451DB9" w:rsidRPr="00C87F28" w:rsidRDefault="00451DB9">
      <w:pPr>
        <w:numPr>
          <w:ilvl w:val="0"/>
          <w:numId w:val="12"/>
        </w:numPr>
        <w:rPr>
          <w:rFonts w:ascii="바탕" w:eastAsia="바탕" w:hAnsi="바탕"/>
        </w:rPr>
      </w:pPr>
      <w:r w:rsidRPr="00C87F28">
        <w:rPr>
          <w:rFonts w:ascii="바탕" w:eastAsia="바탕" w:hAnsi="바탕" w:hint="eastAsia"/>
        </w:rPr>
        <w:t>지하 1층 ~지상 5층 구조로 지하1층 ~지상2층 3개층 사용,</w:t>
      </w:r>
      <w:r w:rsidRPr="00C87F28">
        <w:rPr>
          <w:rFonts w:ascii="바탕" w:eastAsia="바탕" w:hAnsi="바탕"/>
        </w:rPr>
        <w:t xml:space="preserve"> </w:t>
      </w:r>
      <w:r w:rsidRPr="00C87F28">
        <w:rPr>
          <w:rFonts w:ascii="바탕" w:eastAsia="바탕" w:hAnsi="바탕" w:hint="eastAsia"/>
        </w:rPr>
        <w:t>지상 3층 ~지상 5층 임대 고려</w:t>
      </w:r>
    </w:p>
    <w:p w14:paraId="2B975442" w14:textId="77777777" w:rsidR="00451DB9" w:rsidRPr="00C87F28" w:rsidRDefault="00451DB9" w:rsidP="00451DB9">
      <w:pPr>
        <w:ind w:left="1155"/>
        <w:rPr>
          <w:rFonts w:ascii="바탕" w:eastAsia="바탕" w:hAnsi="바탕"/>
        </w:rPr>
      </w:pPr>
    </w:p>
    <w:p w14:paraId="67882B69" w14:textId="77777777" w:rsidR="00451DB9" w:rsidRPr="00C87F28" w:rsidRDefault="00451DB9">
      <w:pPr>
        <w:numPr>
          <w:ilvl w:val="0"/>
          <w:numId w:val="9"/>
        </w:numPr>
        <w:rPr>
          <w:rFonts w:ascii="바탕" w:eastAsia="바탕" w:hAnsi="바탕"/>
          <w:b/>
        </w:rPr>
      </w:pPr>
      <w:r w:rsidRPr="00C87F28">
        <w:rPr>
          <w:rFonts w:ascii="바탕" w:eastAsia="바탕" w:hAnsi="바탕" w:hint="eastAsia"/>
          <w:b/>
        </w:rPr>
        <w:t xml:space="preserve"> 용인 자동화 물류센터 설계</w:t>
      </w:r>
    </w:p>
    <w:p w14:paraId="6DF64743" w14:textId="472B0FB9" w:rsidR="00451DB9" w:rsidRPr="00C87F28" w:rsidRDefault="00451DB9">
      <w:pPr>
        <w:numPr>
          <w:ilvl w:val="0"/>
          <w:numId w:val="13"/>
        </w:numPr>
        <w:rPr>
          <w:rFonts w:ascii="바탕" w:eastAsia="바탕" w:hAnsi="바탕"/>
        </w:rPr>
      </w:pPr>
      <w:r w:rsidRPr="00C87F28">
        <w:rPr>
          <w:rFonts w:ascii="바탕" w:eastAsia="바탕" w:hAnsi="바탕" w:hint="eastAsia"/>
        </w:rPr>
        <w:t>20</w:t>
      </w:r>
      <w:r w:rsidR="00A85BF5" w:rsidRPr="00C87F28">
        <w:rPr>
          <w:rFonts w:ascii="바탕" w:eastAsia="바탕" w:hAnsi="바탕"/>
        </w:rPr>
        <w:t>4</w:t>
      </w:r>
      <w:r w:rsidRPr="00C87F28">
        <w:rPr>
          <w:rFonts w:ascii="바탕" w:eastAsia="바탕" w:hAnsi="바탕" w:hint="eastAsia"/>
        </w:rPr>
        <w:t>0년 기준,</w:t>
      </w:r>
      <w:r w:rsidRPr="00C87F28">
        <w:rPr>
          <w:rFonts w:ascii="바탕" w:eastAsia="바탕" w:hAnsi="바탕"/>
        </w:rPr>
        <w:t xml:space="preserve"> </w:t>
      </w:r>
      <w:r w:rsidRPr="00C87F28">
        <w:rPr>
          <w:rFonts w:ascii="바탕" w:eastAsia="바탕" w:hAnsi="바탕" w:hint="eastAsia"/>
        </w:rPr>
        <w:t xml:space="preserve">24시간 운영 및 매출 </w:t>
      </w:r>
      <w:r w:rsidR="000530FB" w:rsidRPr="00C87F28">
        <w:rPr>
          <w:rFonts w:ascii="바탕" w:eastAsia="바탕" w:hAnsi="바탕" w:hint="eastAsia"/>
        </w:rPr>
        <w:t>1.</w:t>
      </w:r>
      <w:r w:rsidR="00A85BF5" w:rsidRPr="00C87F28">
        <w:rPr>
          <w:rFonts w:ascii="바탕" w:eastAsia="바탕" w:hAnsi="바탕"/>
        </w:rPr>
        <w:t>4</w:t>
      </w:r>
      <w:r w:rsidRPr="00C87F28">
        <w:rPr>
          <w:rFonts w:ascii="바탕" w:eastAsia="바탕" w:hAnsi="바탕" w:hint="eastAsia"/>
        </w:rPr>
        <w:t xml:space="preserve">조(서비스매출 </w:t>
      </w:r>
      <w:r w:rsidR="00A85BF5" w:rsidRPr="00C87F28">
        <w:rPr>
          <w:rFonts w:ascii="바탕" w:eastAsia="바탕" w:hAnsi="바탕"/>
        </w:rPr>
        <w:t>2</w:t>
      </w:r>
      <w:r w:rsidRPr="00C87F28">
        <w:rPr>
          <w:rFonts w:ascii="바탕" w:eastAsia="바탕" w:hAnsi="바탕" w:hint="eastAsia"/>
        </w:rPr>
        <w:t>천억:</w:t>
      </w:r>
      <w:r w:rsidR="00A85BF5" w:rsidRPr="00C87F28">
        <w:rPr>
          <w:rFonts w:ascii="바탕" w:eastAsia="바탕" w:hAnsi="바탕"/>
        </w:rPr>
        <w:t>8</w:t>
      </w:r>
      <w:r w:rsidRPr="00C87F28">
        <w:rPr>
          <w:rFonts w:ascii="바탕" w:eastAsia="바탕" w:hAnsi="바탕" w:hint="eastAsia"/>
        </w:rPr>
        <w:t>만 5천PLT)</w:t>
      </w:r>
      <w:r w:rsidRPr="00C87F28">
        <w:rPr>
          <w:rFonts w:ascii="바탕" w:eastAsia="바탕" w:hAnsi="바탕"/>
        </w:rPr>
        <w:t xml:space="preserve"> </w:t>
      </w:r>
      <w:r w:rsidRPr="00C87F28">
        <w:rPr>
          <w:rFonts w:ascii="바탕" w:eastAsia="바탕" w:hAnsi="바탕" w:hint="eastAsia"/>
        </w:rPr>
        <w:t>및 확장성 고려 설계</w:t>
      </w:r>
    </w:p>
    <w:p w14:paraId="1C18D9AA" w14:textId="77777777" w:rsidR="00451DB9" w:rsidRPr="00C87F28" w:rsidRDefault="00451DB9">
      <w:pPr>
        <w:numPr>
          <w:ilvl w:val="0"/>
          <w:numId w:val="13"/>
        </w:numPr>
        <w:rPr>
          <w:rFonts w:ascii="바탕" w:eastAsia="바탕" w:hAnsi="바탕"/>
        </w:rPr>
      </w:pPr>
      <w:proofErr w:type="spellStart"/>
      <w:r w:rsidRPr="00C87F28">
        <w:rPr>
          <w:rFonts w:ascii="바탕" w:eastAsia="바탕" w:hAnsi="바탕" w:hint="eastAsia"/>
        </w:rPr>
        <w:t>물류비</w:t>
      </w:r>
      <w:proofErr w:type="spellEnd"/>
      <w:r w:rsidRPr="00C87F28">
        <w:rPr>
          <w:rFonts w:ascii="바탕" w:eastAsia="바탕" w:hAnsi="바탕" w:hint="eastAsia"/>
        </w:rPr>
        <w:t xml:space="preserve"> 최소 50%</w:t>
      </w:r>
      <w:r w:rsidRPr="00C87F28">
        <w:rPr>
          <w:rFonts w:ascii="바탕" w:eastAsia="바탕" w:hAnsi="바탕"/>
        </w:rPr>
        <w:t xml:space="preserve"> </w:t>
      </w:r>
      <w:r w:rsidRPr="00C87F28">
        <w:rPr>
          <w:rFonts w:ascii="바탕" w:eastAsia="바탕" w:hAnsi="바탕" w:hint="eastAsia"/>
        </w:rPr>
        <w:t>이상 절감</w:t>
      </w:r>
    </w:p>
    <w:p w14:paraId="00632036" w14:textId="77777777" w:rsidR="00451DB9" w:rsidRPr="00C87F28" w:rsidRDefault="00451DB9">
      <w:pPr>
        <w:numPr>
          <w:ilvl w:val="0"/>
          <w:numId w:val="13"/>
        </w:numPr>
        <w:rPr>
          <w:rFonts w:ascii="바탕" w:eastAsia="바탕" w:hAnsi="바탕"/>
        </w:rPr>
      </w:pPr>
      <w:proofErr w:type="spellStart"/>
      <w:r w:rsidRPr="00C87F28">
        <w:rPr>
          <w:rFonts w:ascii="바탕" w:eastAsia="바탕" w:hAnsi="바탕" w:hint="eastAsia"/>
        </w:rPr>
        <w:t>피킹</w:t>
      </w:r>
      <w:proofErr w:type="spellEnd"/>
      <w:r w:rsidRPr="00C87F28">
        <w:rPr>
          <w:rFonts w:ascii="바탕" w:eastAsia="바탕" w:hAnsi="바탕" w:hint="eastAsia"/>
        </w:rPr>
        <w:t xml:space="preserve"> 무인화 확장성 고려 설계</w:t>
      </w:r>
    </w:p>
    <w:p w14:paraId="75D755BC" w14:textId="77777777" w:rsidR="00451DB9" w:rsidRPr="00C87F28" w:rsidRDefault="00451DB9">
      <w:pPr>
        <w:numPr>
          <w:ilvl w:val="0"/>
          <w:numId w:val="13"/>
        </w:numPr>
        <w:rPr>
          <w:rFonts w:ascii="바탕" w:eastAsia="바탕" w:hAnsi="바탕"/>
        </w:rPr>
      </w:pPr>
      <w:r w:rsidRPr="00C87F28">
        <w:rPr>
          <w:rFonts w:ascii="바탕" w:eastAsia="바탕" w:hAnsi="바탕" w:hint="eastAsia"/>
        </w:rPr>
        <w:t>Material</w:t>
      </w:r>
      <w:r w:rsidRPr="00C87F28">
        <w:rPr>
          <w:rFonts w:ascii="바탕" w:eastAsia="바탕" w:hAnsi="바탕"/>
        </w:rPr>
        <w:t xml:space="preserve"> </w:t>
      </w:r>
      <w:r w:rsidRPr="00C87F28">
        <w:rPr>
          <w:rFonts w:ascii="바탕" w:eastAsia="바탕" w:hAnsi="바탕" w:hint="eastAsia"/>
        </w:rPr>
        <w:t>Flow</w:t>
      </w:r>
      <w:r w:rsidRPr="00C87F28">
        <w:rPr>
          <w:rFonts w:ascii="바탕" w:eastAsia="바탕" w:hAnsi="바탕"/>
        </w:rPr>
        <w:t xml:space="preserve"> </w:t>
      </w:r>
      <w:r w:rsidRPr="00C87F28">
        <w:rPr>
          <w:rFonts w:ascii="바탕" w:eastAsia="바탕" w:hAnsi="바탕" w:hint="eastAsia"/>
        </w:rPr>
        <w:t>Diagram</w:t>
      </w:r>
      <w:r w:rsidRPr="00C87F28">
        <w:rPr>
          <w:rFonts w:ascii="바탕" w:eastAsia="바탕" w:hAnsi="바탕"/>
        </w:rPr>
        <w:t xml:space="preserve"> </w:t>
      </w:r>
      <w:r w:rsidRPr="00C87F28">
        <w:rPr>
          <w:rFonts w:ascii="바탕" w:eastAsia="바탕" w:hAnsi="바탕" w:hint="eastAsia"/>
        </w:rPr>
        <w:t>작성</w:t>
      </w:r>
    </w:p>
    <w:p w14:paraId="61010E40" w14:textId="77777777" w:rsidR="00451DB9" w:rsidRPr="00C87F28" w:rsidRDefault="00451DB9">
      <w:pPr>
        <w:numPr>
          <w:ilvl w:val="0"/>
          <w:numId w:val="13"/>
        </w:numPr>
        <w:rPr>
          <w:rFonts w:ascii="바탕" w:eastAsia="바탕" w:hAnsi="바탕"/>
        </w:rPr>
      </w:pPr>
      <w:r w:rsidRPr="00C87F28">
        <w:rPr>
          <w:rFonts w:ascii="바탕" w:eastAsia="바탕" w:hAnsi="바탕" w:hint="eastAsia"/>
        </w:rPr>
        <w:t>기본 레이아웃 정의</w:t>
      </w:r>
    </w:p>
    <w:p w14:paraId="008C8658" w14:textId="77777777" w:rsidR="00451DB9" w:rsidRPr="00C87F28" w:rsidRDefault="00451DB9">
      <w:pPr>
        <w:numPr>
          <w:ilvl w:val="0"/>
          <w:numId w:val="13"/>
        </w:numPr>
        <w:rPr>
          <w:rFonts w:ascii="바탕" w:eastAsia="바탕" w:hAnsi="바탕"/>
        </w:rPr>
      </w:pPr>
      <w:r w:rsidRPr="00C87F28">
        <w:rPr>
          <w:rFonts w:ascii="바탕" w:eastAsia="바탕" w:hAnsi="바탕" w:hint="eastAsia"/>
        </w:rPr>
        <w:t>예상 투자비 산출 및 ROI분석</w:t>
      </w:r>
    </w:p>
    <w:p w14:paraId="2A0A9052" w14:textId="77777777" w:rsidR="00451DB9" w:rsidRPr="00C87F28" w:rsidRDefault="004C4E2E">
      <w:pPr>
        <w:numPr>
          <w:ilvl w:val="0"/>
          <w:numId w:val="13"/>
        </w:numPr>
        <w:rPr>
          <w:rFonts w:ascii="바탕" w:eastAsia="바탕" w:hAnsi="바탕"/>
        </w:rPr>
      </w:pPr>
      <w:r w:rsidRPr="00C87F28">
        <w:rPr>
          <w:rFonts w:ascii="바탕" w:eastAsia="바탕" w:hAnsi="바탕" w:hint="eastAsia"/>
        </w:rPr>
        <w:t>물류 정보 SW</w:t>
      </w:r>
      <w:r w:rsidRPr="00C87F28">
        <w:rPr>
          <w:rFonts w:ascii="바탕" w:eastAsia="바탕" w:hAnsi="바탕"/>
        </w:rPr>
        <w:t xml:space="preserve"> </w:t>
      </w:r>
      <w:r w:rsidRPr="00C87F28">
        <w:rPr>
          <w:rFonts w:ascii="바탕" w:eastAsia="바탕" w:hAnsi="바탕" w:hint="eastAsia"/>
        </w:rPr>
        <w:t>솔루션 비교/검토(선진/우수사례 포함)</w:t>
      </w:r>
      <w:r w:rsidRPr="00C87F28">
        <w:rPr>
          <w:rFonts w:ascii="바탕" w:eastAsia="바탕" w:hAnsi="바탕"/>
        </w:rPr>
        <w:t xml:space="preserve"> </w:t>
      </w:r>
      <w:r w:rsidRPr="00C87F28">
        <w:rPr>
          <w:rFonts w:ascii="바탕" w:eastAsia="바탕" w:hAnsi="바탕" w:hint="eastAsia"/>
        </w:rPr>
        <w:t>및 최적 솔루션 제안</w:t>
      </w:r>
    </w:p>
    <w:p w14:paraId="724F7606" w14:textId="77777777" w:rsidR="004C4E2E" w:rsidRPr="00C87F28" w:rsidRDefault="004C4E2E">
      <w:pPr>
        <w:numPr>
          <w:ilvl w:val="0"/>
          <w:numId w:val="13"/>
        </w:numPr>
        <w:rPr>
          <w:rFonts w:ascii="바탕" w:eastAsia="바탕" w:hAnsi="바탕"/>
        </w:rPr>
      </w:pPr>
      <w:r w:rsidRPr="00C87F28">
        <w:rPr>
          <w:rFonts w:ascii="바탕" w:eastAsia="바탕" w:hAnsi="바탕" w:hint="eastAsia"/>
        </w:rPr>
        <w:t>물류 정보 시스템 운영 방안(</w:t>
      </w:r>
      <w:proofErr w:type="spellStart"/>
      <w:r w:rsidRPr="00C87F28">
        <w:rPr>
          <w:rFonts w:ascii="바탕" w:eastAsia="바탕" w:hAnsi="바탕" w:hint="eastAsia"/>
        </w:rPr>
        <w:t>아키텍쳐</w:t>
      </w:r>
      <w:proofErr w:type="spellEnd"/>
      <w:r w:rsidRPr="00C87F28">
        <w:rPr>
          <w:rFonts w:ascii="바탕" w:eastAsia="바탕" w:hAnsi="바탕" w:hint="eastAsia"/>
        </w:rPr>
        <w:t>,</w:t>
      </w:r>
      <w:r w:rsidRPr="00C87F28">
        <w:rPr>
          <w:rFonts w:ascii="바탕" w:eastAsia="바탕" w:hAnsi="바탕"/>
        </w:rPr>
        <w:t xml:space="preserve"> </w:t>
      </w:r>
      <w:r w:rsidRPr="00C87F28">
        <w:rPr>
          <w:rFonts w:ascii="바탕" w:eastAsia="바탕" w:hAnsi="바탕" w:hint="eastAsia"/>
        </w:rPr>
        <w:t>서버,</w:t>
      </w:r>
      <w:r w:rsidRPr="00C87F28">
        <w:rPr>
          <w:rFonts w:ascii="바탕" w:eastAsia="바탕" w:hAnsi="바탕"/>
        </w:rPr>
        <w:t xml:space="preserve"> </w:t>
      </w:r>
      <w:r w:rsidRPr="00C87F28">
        <w:rPr>
          <w:rFonts w:ascii="바탕" w:eastAsia="바탕" w:hAnsi="바탕" w:hint="eastAsia"/>
        </w:rPr>
        <w:t>조직 등)</w:t>
      </w:r>
      <w:r w:rsidRPr="00C87F28">
        <w:rPr>
          <w:rFonts w:ascii="바탕" w:eastAsia="바탕" w:hAnsi="바탕"/>
        </w:rPr>
        <w:t xml:space="preserve"> </w:t>
      </w:r>
      <w:r w:rsidRPr="00C87F28">
        <w:rPr>
          <w:rFonts w:ascii="바탕" w:eastAsia="바탕" w:hAnsi="바탕" w:hint="eastAsia"/>
        </w:rPr>
        <w:t>및 인프라 제안</w:t>
      </w:r>
    </w:p>
    <w:p w14:paraId="6D6FC085" w14:textId="77777777" w:rsidR="004C4E2E" w:rsidRPr="00C87F28" w:rsidRDefault="004C4E2E">
      <w:pPr>
        <w:numPr>
          <w:ilvl w:val="0"/>
          <w:numId w:val="13"/>
        </w:numPr>
        <w:rPr>
          <w:rFonts w:ascii="바탕" w:eastAsia="바탕" w:hAnsi="바탕"/>
        </w:rPr>
      </w:pPr>
      <w:r w:rsidRPr="00C87F28">
        <w:rPr>
          <w:rFonts w:ascii="바탕" w:eastAsia="바탕" w:hAnsi="바탕" w:hint="eastAsia"/>
        </w:rPr>
        <w:t xml:space="preserve">전체 품목 분석을 바탕으로 최적 자동화 설비 및 </w:t>
      </w:r>
      <w:proofErr w:type="spellStart"/>
      <w:r w:rsidRPr="00C87F28">
        <w:rPr>
          <w:rFonts w:ascii="바탕" w:eastAsia="바탕" w:hAnsi="바탕" w:hint="eastAsia"/>
        </w:rPr>
        <w:t>설비별</w:t>
      </w:r>
      <w:proofErr w:type="spellEnd"/>
      <w:r w:rsidRPr="00C87F28">
        <w:rPr>
          <w:rFonts w:ascii="바탕" w:eastAsia="바탕" w:hAnsi="바탕" w:hint="eastAsia"/>
        </w:rPr>
        <w:t xml:space="preserve"> 운영 품목 선정(자동화 </w:t>
      </w:r>
      <w:proofErr w:type="spellStart"/>
      <w:r w:rsidRPr="00C87F28">
        <w:rPr>
          <w:rFonts w:ascii="바탕" w:eastAsia="바탕" w:hAnsi="바탕" w:hint="eastAsia"/>
        </w:rPr>
        <w:t>설비별</w:t>
      </w:r>
      <w:proofErr w:type="spellEnd"/>
      <w:r w:rsidRPr="00C87F28">
        <w:rPr>
          <w:rFonts w:ascii="바탕" w:eastAsia="바탕" w:hAnsi="바탕" w:hint="eastAsia"/>
        </w:rPr>
        <w:t xml:space="preserve"> 적용품목 기준 설정 포함)</w:t>
      </w:r>
    </w:p>
    <w:p w14:paraId="07153984" w14:textId="77777777" w:rsidR="00A85BF5" w:rsidRPr="00C87F28" w:rsidRDefault="004C4E2E" w:rsidP="00A85BF5">
      <w:pPr>
        <w:ind w:left="780"/>
        <w:rPr>
          <w:rFonts w:ascii="바탕" w:eastAsia="바탕" w:hAnsi="바탕"/>
        </w:rPr>
      </w:pPr>
      <w:r w:rsidRPr="00C87F28">
        <w:rPr>
          <w:rFonts w:ascii="바탕" w:eastAsia="바탕" w:hAnsi="바탕" w:hint="eastAsia"/>
        </w:rPr>
        <w:t>(10)</w:t>
      </w:r>
      <w:r w:rsidRPr="00C87F28">
        <w:rPr>
          <w:rFonts w:ascii="바탕" w:eastAsia="바탕" w:hAnsi="바탕"/>
        </w:rPr>
        <w:t xml:space="preserve"> </w:t>
      </w:r>
      <w:r w:rsidRPr="00C87F28">
        <w:rPr>
          <w:rFonts w:ascii="바탕" w:eastAsia="바탕" w:hAnsi="바탕" w:hint="eastAsia"/>
        </w:rPr>
        <w:t xml:space="preserve">자동화 </w:t>
      </w:r>
      <w:r w:rsidR="00A85BF5" w:rsidRPr="00C87F28">
        <w:rPr>
          <w:rFonts w:ascii="바탕" w:eastAsia="바탕" w:hAnsi="바탕" w:hint="eastAsia"/>
        </w:rPr>
        <w:t>대상</w:t>
      </w:r>
      <w:r w:rsidRPr="00C87F28">
        <w:rPr>
          <w:rFonts w:ascii="바탕" w:eastAsia="바탕" w:hAnsi="바탕" w:hint="eastAsia"/>
        </w:rPr>
        <w:t>품목 형태별 분류(</w:t>
      </w:r>
      <w:proofErr w:type="gramStart"/>
      <w:r w:rsidRPr="00C87F28">
        <w:rPr>
          <w:rFonts w:ascii="바탕" w:eastAsia="바탕" w:hAnsi="바탕" w:hint="eastAsia"/>
        </w:rPr>
        <w:t>대물,</w:t>
      </w:r>
      <w:proofErr w:type="spellStart"/>
      <w:r w:rsidRPr="00C87F28">
        <w:rPr>
          <w:rFonts w:ascii="바탕" w:eastAsia="바탕" w:hAnsi="바탕" w:hint="eastAsia"/>
        </w:rPr>
        <w:t>중물</w:t>
      </w:r>
      <w:proofErr w:type="spellEnd"/>
      <w:proofErr w:type="gramEnd"/>
      <w:r w:rsidRPr="00C87F28">
        <w:rPr>
          <w:rFonts w:ascii="바탕" w:eastAsia="바탕" w:hAnsi="바탕" w:hint="eastAsia"/>
        </w:rPr>
        <w:t>,</w:t>
      </w:r>
      <w:proofErr w:type="spellStart"/>
      <w:r w:rsidRPr="00C87F28">
        <w:rPr>
          <w:rFonts w:ascii="바탕" w:eastAsia="바탕" w:hAnsi="바탕" w:hint="eastAsia"/>
        </w:rPr>
        <w:t>소물</w:t>
      </w:r>
      <w:proofErr w:type="spellEnd"/>
      <w:r w:rsidRPr="00C87F28">
        <w:rPr>
          <w:rFonts w:ascii="바탕" w:eastAsia="바탕" w:hAnsi="바탕" w:hint="eastAsia"/>
        </w:rPr>
        <w:t>(자재포함)</w:t>
      </w:r>
      <w:r w:rsidRPr="00C87F28">
        <w:rPr>
          <w:rFonts w:ascii="바탕" w:eastAsia="바탕" w:hAnsi="바탕"/>
        </w:rPr>
        <w:t xml:space="preserve"> </w:t>
      </w:r>
      <w:r w:rsidRPr="00C87F28">
        <w:rPr>
          <w:rFonts w:ascii="바탕" w:eastAsia="바탕" w:hAnsi="바탕" w:hint="eastAsia"/>
        </w:rPr>
        <w:t>or</w:t>
      </w:r>
      <w:r w:rsidRPr="00C87F28">
        <w:rPr>
          <w:rFonts w:ascii="바탕" w:eastAsia="바탕" w:hAnsi="바탕"/>
        </w:rPr>
        <w:t xml:space="preserve"> </w:t>
      </w:r>
      <w:r w:rsidRPr="00C87F28">
        <w:rPr>
          <w:rFonts w:ascii="바탕" w:eastAsia="바탕" w:hAnsi="바탕" w:hint="eastAsia"/>
        </w:rPr>
        <w:t>대물&amp;</w:t>
      </w:r>
      <w:proofErr w:type="spellStart"/>
      <w:r w:rsidRPr="00C87F28">
        <w:rPr>
          <w:rFonts w:ascii="바탕" w:eastAsia="바탕" w:hAnsi="바탕" w:hint="eastAsia"/>
        </w:rPr>
        <w:t>그외</w:t>
      </w:r>
      <w:proofErr w:type="spellEnd"/>
      <w:r w:rsidRPr="00C87F28">
        <w:rPr>
          <w:rFonts w:ascii="바탕" w:eastAsia="바탕" w:hAnsi="바탕" w:hint="eastAsia"/>
        </w:rPr>
        <w:t>)</w:t>
      </w:r>
    </w:p>
    <w:p w14:paraId="386B2F11" w14:textId="14F4FF28" w:rsidR="004C4E2E" w:rsidRPr="00C87F28" w:rsidRDefault="00A85BF5" w:rsidP="00A85BF5">
      <w:pPr>
        <w:ind w:left="780"/>
        <w:rPr>
          <w:rFonts w:ascii="바탕" w:eastAsia="바탕" w:hAnsi="바탕"/>
        </w:rPr>
      </w:pPr>
      <w:r w:rsidRPr="00C87F28">
        <w:rPr>
          <w:rFonts w:ascii="바탕" w:eastAsia="바탕" w:hAnsi="바탕"/>
        </w:rPr>
        <w:t xml:space="preserve">(11) </w:t>
      </w:r>
      <w:r w:rsidR="004C4E2E" w:rsidRPr="00C87F28">
        <w:rPr>
          <w:rFonts w:ascii="바탕" w:eastAsia="바탕" w:hAnsi="바탕" w:hint="eastAsia"/>
        </w:rPr>
        <w:t>건축도면 기반 Engineering</w:t>
      </w:r>
      <w:r w:rsidR="004C4E2E" w:rsidRPr="00C87F28">
        <w:rPr>
          <w:rFonts w:ascii="바탕" w:eastAsia="바탕" w:hAnsi="바탕"/>
        </w:rPr>
        <w:t xml:space="preserve"> </w:t>
      </w:r>
      <w:r w:rsidR="004C4E2E" w:rsidRPr="00C87F28">
        <w:rPr>
          <w:rFonts w:ascii="바탕" w:eastAsia="바탕" w:hAnsi="바탕" w:hint="eastAsia"/>
        </w:rPr>
        <w:t>설계</w:t>
      </w:r>
    </w:p>
    <w:p w14:paraId="080053AF" w14:textId="77777777" w:rsidR="00A85BF5" w:rsidRPr="00C87F28" w:rsidRDefault="00A85BF5" w:rsidP="00A85BF5">
      <w:pPr>
        <w:ind w:left="795"/>
        <w:rPr>
          <w:rFonts w:ascii="바탕" w:eastAsia="바탕" w:hAnsi="바탕"/>
        </w:rPr>
      </w:pPr>
      <w:r w:rsidRPr="00C87F28">
        <w:rPr>
          <w:rFonts w:ascii="바탕" w:eastAsia="바탕" w:hAnsi="바탕"/>
        </w:rPr>
        <w:t xml:space="preserve">(12) </w:t>
      </w:r>
      <w:r w:rsidR="004C4E2E" w:rsidRPr="00C87F28">
        <w:rPr>
          <w:rFonts w:ascii="바탕" w:eastAsia="바탕" w:hAnsi="바탕" w:hint="eastAsia"/>
        </w:rPr>
        <w:t>건축 설계과정에서 건축 구조,</w:t>
      </w:r>
      <w:r w:rsidR="004C4E2E" w:rsidRPr="00C87F28">
        <w:rPr>
          <w:rFonts w:ascii="바탕" w:eastAsia="바탕" w:hAnsi="바탕"/>
        </w:rPr>
        <w:t xml:space="preserve"> </w:t>
      </w:r>
      <w:r w:rsidR="004C4E2E" w:rsidRPr="00C87F28">
        <w:rPr>
          <w:rFonts w:ascii="바탕" w:eastAsia="바탕" w:hAnsi="바탕" w:hint="eastAsia"/>
        </w:rPr>
        <w:t>비용,</w:t>
      </w:r>
      <w:r w:rsidR="004C4E2E" w:rsidRPr="00C87F28">
        <w:rPr>
          <w:rFonts w:ascii="바탕" w:eastAsia="바탕" w:hAnsi="바탕"/>
        </w:rPr>
        <w:t xml:space="preserve"> </w:t>
      </w:r>
      <w:r w:rsidR="004C4E2E" w:rsidRPr="00C87F28">
        <w:rPr>
          <w:rFonts w:ascii="바탕" w:eastAsia="바탕" w:hAnsi="바탕" w:hint="eastAsia"/>
        </w:rPr>
        <w:t xml:space="preserve">관련 </w:t>
      </w:r>
      <w:proofErr w:type="gramStart"/>
      <w:r w:rsidR="004C4E2E" w:rsidRPr="00C87F28">
        <w:rPr>
          <w:rFonts w:ascii="바탕" w:eastAsia="바탕" w:hAnsi="바탕" w:hint="eastAsia"/>
        </w:rPr>
        <w:t>법규 /</w:t>
      </w:r>
      <w:proofErr w:type="gramEnd"/>
      <w:r w:rsidR="004C4E2E" w:rsidRPr="00C87F28">
        <w:rPr>
          <w:rFonts w:ascii="바탕" w:eastAsia="바탕" w:hAnsi="바탕"/>
        </w:rPr>
        <w:t xml:space="preserve"> </w:t>
      </w:r>
      <w:r w:rsidR="004C4E2E" w:rsidRPr="00C87F28">
        <w:rPr>
          <w:rFonts w:ascii="바탕" w:eastAsia="바탕" w:hAnsi="바탕" w:hint="eastAsia"/>
        </w:rPr>
        <w:t>인 · 허가 등의 사유로 변경되는 부분 확인, 건축 설계 및 설비 반영 여부 검토</w:t>
      </w:r>
    </w:p>
    <w:p w14:paraId="35AA76E3" w14:textId="535CC866" w:rsidR="004C4E2E" w:rsidRPr="00C87F28" w:rsidRDefault="00A85BF5" w:rsidP="00A85BF5">
      <w:pPr>
        <w:ind w:left="795"/>
        <w:rPr>
          <w:rFonts w:ascii="바탕" w:eastAsia="바탕" w:hAnsi="바탕"/>
        </w:rPr>
      </w:pPr>
      <w:r w:rsidRPr="00C87F28">
        <w:rPr>
          <w:rFonts w:ascii="바탕" w:eastAsia="바탕" w:hAnsi="바탕"/>
        </w:rPr>
        <w:t xml:space="preserve">(13) </w:t>
      </w:r>
      <w:proofErr w:type="spellStart"/>
      <w:r w:rsidR="004C4E2E" w:rsidRPr="00C87F28">
        <w:rPr>
          <w:rFonts w:ascii="바탕" w:eastAsia="바탕" w:hAnsi="바탕" w:hint="eastAsia"/>
        </w:rPr>
        <w:t>설계안</w:t>
      </w:r>
      <w:proofErr w:type="spellEnd"/>
      <w:r w:rsidR="004C4E2E" w:rsidRPr="00C87F28">
        <w:rPr>
          <w:rFonts w:ascii="바탕" w:eastAsia="바탕" w:hAnsi="바탕" w:hint="eastAsia"/>
        </w:rPr>
        <w:t xml:space="preserve"> 구체화 및 상세비용 산출</w:t>
      </w:r>
    </w:p>
    <w:p w14:paraId="679FB842" w14:textId="77777777" w:rsidR="00451DB9" w:rsidRPr="00C87F28" w:rsidRDefault="00451DB9" w:rsidP="00451DB9">
      <w:pPr>
        <w:rPr>
          <w:rFonts w:ascii="바탕" w:eastAsia="바탕" w:hAnsi="바탕"/>
        </w:rPr>
      </w:pPr>
    </w:p>
    <w:p w14:paraId="756CABFE" w14:textId="7A4E7772" w:rsidR="0072312C" w:rsidRPr="00C87F28" w:rsidRDefault="00FC2977" w:rsidP="0072312C">
      <w:pPr>
        <w:ind w:leftChars="300" w:left="600"/>
        <w:rPr>
          <w:rFonts w:ascii="바탕" w:eastAsia="바탕" w:hAnsi="바탕"/>
          <w:b/>
        </w:rPr>
      </w:pPr>
      <w:r w:rsidRPr="00C87F28">
        <w:rPr>
          <w:rFonts w:ascii="바탕" w:eastAsia="바탕" w:hAnsi="바탕"/>
          <w:b/>
        </w:rPr>
        <w:t>4</w:t>
      </w:r>
      <w:r w:rsidR="0072312C" w:rsidRPr="00C87F28">
        <w:rPr>
          <w:rFonts w:ascii="바탕" w:eastAsia="바탕" w:hAnsi="바탕" w:hint="eastAsia"/>
          <w:b/>
        </w:rPr>
        <w:t>. 보고 및 최종발표</w:t>
      </w:r>
    </w:p>
    <w:p w14:paraId="650F1E51" w14:textId="77777777" w:rsidR="0072312C" w:rsidRPr="00C87F28" w:rsidRDefault="0072312C" w:rsidP="0072312C">
      <w:pPr>
        <w:ind w:leftChars="400" w:left="800"/>
        <w:rPr>
          <w:rFonts w:ascii="바탕" w:eastAsia="바탕" w:hAnsi="바탕"/>
        </w:rPr>
      </w:pPr>
      <w:r w:rsidRPr="00C87F28">
        <w:rPr>
          <w:rFonts w:ascii="바탕" w:eastAsia="바탕" w:hAnsi="바탕" w:hint="eastAsia"/>
        </w:rPr>
        <w:t>(1)</w:t>
      </w:r>
      <w:r w:rsidRPr="00C87F28">
        <w:rPr>
          <w:rFonts w:ascii="바탕" w:eastAsia="바탕" w:hAnsi="바탕"/>
        </w:rPr>
        <w:t xml:space="preserve"> </w:t>
      </w:r>
      <w:r w:rsidR="00322D29" w:rsidRPr="00C87F28">
        <w:rPr>
          <w:rFonts w:ascii="바탕" w:eastAsia="바탕" w:hAnsi="바탕" w:hint="eastAsia"/>
        </w:rPr>
        <w:t>컨설팅 용역</w:t>
      </w:r>
      <w:r w:rsidRPr="00C87F28">
        <w:rPr>
          <w:rFonts w:ascii="바탕" w:eastAsia="바탕" w:hAnsi="바탕" w:hint="eastAsia"/>
        </w:rPr>
        <w:t xml:space="preserve"> 기간에 작업결과물은 지속적으로 </w:t>
      </w:r>
      <w:r w:rsidR="004E0F69" w:rsidRPr="00C87F28">
        <w:rPr>
          <w:rFonts w:ascii="바탕" w:eastAsia="바탕" w:hAnsi="바탕" w:hint="eastAsia"/>
        </w:rPr>
        <w:t>문서화하며</w:t>
      </w:r>
      <w:r w:rsidRPr="00C87F28">
        <w:rPr>
          <w:rFonts w:ascii="바탕" w:eastAsia="바탕" w:hAnsi="바탕" w:hint="eastAsia"/>
        </w:rPr>
        <w:t xml:space="preserve"> </w:t>
      </w:r>
      <w:r w:rsidR="00322D29" w:rsidRPr="00C87F28">
        <w:rPr>
          <w:rFonts w:ascii="바탕" w:eastAsia="바탕" w:hAnsi="바탕" w:hint="eastAsia"/>
        </w:rPr>
        <w:t xml:space="preserve">문서화 한 </w:t>
      </w:r>
      <w:proofErr w:type="gramStart"/>
      <w:r w:rsidR="00322D29" w:rsidRPr="00C87F28">
        <w:rPr>
          <w:rFonts w:ascii="바탕" w:eastAsia="바탕" w:hAnsi="바탕" w:hint="eastAsia"/>
        </w:rPr>
        <w:t xml:space="preserve">자료는 </w:t>
      </w:r>
      <w:r w:rsidR="004E0F69" w:rsidRPr="00C87F28">
        <w:rPr>
          <w:rFonts w:ascii="바탕" w:eastAsia="바탕" w:hAnsi="바탕" w:hint="eastAsia"/>
        </w:rPr>
        <w:t xml:space="preserve"> </w:t>
      </w:r>
      <w:r w:rsidR="00322D29" w:rsidRPr="00C87F28">
        <w:rPr>
          <w:rFonts w:ascii="바탕" w:eastAsia="바탕" w:hAnsi="바탕" w:hint="eastAsia"/>
        </w:rPr>
        <w:t>컨설팅</w:t>
      </w:r>
      <w:proofErr w:type="gramEnd"/>
      <w:r w:rsidR="00322D29" w:rsidRPr="00C87F28">
        <w:rPr>
          <w:rFonts w:ascii="바탕" w:eastAsia="바탕" w:hAnsi="바탕" w:hint="eastAsia"/>
        </w:rPr>
        <w:t xml:space="preserve"> 용역</w:t>
      </w:r>
      <w:r w:rsidRPr="00C87F28">
        <w:rPr>
          <w:rFonts w:ascii="바탕" w:eastAsia="바탕" w:hAnsi="바탕" w:hint="eastAsia"/>
        </w:rPr>
        <w:t xml:space="preserve"> 완료 후 </w:t>
      </w:r>
      <w:r w:rsidRPr="00C87F28">
        <w:rPr>
          <w:rFonts w:ascii="바탕" w:eastAsia="바탕" w:hAnsi="바탕"/>
        </w:rPr>
        <w:t>“</w:t>
      </w:r>
      <w:r w:rsidRPr="00C87F28">
        <w:rPr>
          <w:rFonts w:ascii="바탕" w:eastAsia="바탕" w:hAnsi="바탕" w:hint="eastAsia"/>
        </w:rPr>
        <w:t>갑</w:t>
      </w:r>
      <w:r w:rsidRPr="00C87F28">
        <w:rPr>
          <w:rFonts w:ascii="바탕" w:eastAsia="바탕" w:hAnsi="바탕"/>
        </w:rPr>
        <w:t>”</w:t>
      </w:r>
      <w:r w:rsidRPr="00C87F28">
        <w:rPr>
          <w:rFonts w:ascii="바탕" w:eastAsia="바탕" w:hAnsi="바탕" w:hint="eastAsia"/>
        </w:rPr>
        <w:t>에게 전달될 최종 보고서의 주요 부분을 구성</w:t>
      </w:r>
      <w:r w:rsidR="004E0F69" w:rsidRPr="00C87F28">
        <w:rPr>
          <w:rFonts w:ascii="바탕" w:eastAsia="바탕" w:hAnsi="바탕" w:hint="eastAsia"/>
        </w:rPr>
        <w:t>한</w:t>
      </w:r>
      <w:r w:rsidRPr="00C87F28">
        <w:rPr>
          <w:rFonts w:ascii="바탕" w:eastAsia="바탕" w:hAnsi="바탕" w:hint="eastAsia"/>
        </w:rPr>
        <w:t>다.</w:t>
      </w:r>
    </w:p>
    <w:p w14:paraId="100AEAC3" w14:textId="203EE451" w:rsidR="00322D29" w:rsidRPr="00C87F28" w:rsidRDefault="00322D29" w:rsidP="0072312C">
      <w:pPr>
        <w:ind w:leftChars="400" w:left="800"/>
        <w:rPr>
          <w:rFonts w:ascii="바탕" w:eastAsia="바탕" w:hAnsi="바탕"/>
        </w:rPr>
      </w:pPr>
      <w:r w:rsidRPr="00C87F28">
        <w:rPr>
          <w:rFonts w:ascii="바탕" w:eastAsia="바탕" w:hAnsi="바탕" w:hint="eastAsia"/>
        </w:rPr>
        <w:t>최종 보고서의 주요 부문은 아래 1)</w:t>
      </w:r>
      <w:r w:rsidRPr="00C87F28">
        <w:rPr>
          <w:rFonts w:ascii="바탕" w:eastAsia="바탕" w:hAnsi="바탕"/>
        </w:rPr>
        <w:t xml:space="preserve"> </w:t>
      </w:r>
      <w:r w:rsidRPr="00C87F28">
        <w:rPr>
          <w:rFonts w:ascii="바탕" w:eastAsia="바탕" w:hAnsi="바탕" w:hint="eastAsia"/>
        </w:rPr>
        <w:t>~</w:t>
      </w:r>
      <w:r w:rsidR="00D40765">
        <w:rPr>
          <w:rFonts w:ascii="바탕" w:eastAsia="바탕" w:hAnsi="바탕"/>
        </w:rPr>
        <w:t>8</w:t>
      </w:r>
      <w:r w:rsidRPr="00C87F28">
        <w:rPr>
          <w:rFonts w:ascii="바탕" w:eastAsia="바탕" w:hAnsi="바탕" w:hint="eastAsia"/>
        </w:rPr>
        <w:t xml:space="preserve">)을 </w:t>
      </w:r>
      <w:proofErr w:type="spellStart"/>
      <w:r w:rsidRPr="00C87F28">
        <w:rPr>
          <w:rFonts w:ascii="바탕" w:eastAsia="바탕" w:hAnsi="바탕" w:hint="eastAsia"/>
        </w:rPr>
        <w:t>포함해야한다</w:t>
      </w:r>
      <w:proofErr w:type="spellEnd"/>
      <w:r w:rsidRPr="00C87F28">
        <w:rPr>
          <w:rFonts w:ascii="바탕" w:eastAsia="바탕" w:hAnsi="바탕" w:hint="eastAsia"/>
        </w:rPr>
        <w:t>.</w:t>
      </w:r>
    </w:p>
    <w:p w14:paraId="0DDCEC72" w14:textId="31B1B016" w:rsidR="0072312C" w:rsidRPr="00C87F28" w:rsidRDefault="0072312C" w:rsidP="0072312C">
      <w:pPr>
        <w:ind w:leftChars="400" w:left="800"/>
        <w:rPr>
          <w:rFonts w:ascii="바탕" w:eastAsia="바탕" w:hAnsi="바탕"/>
        </w:rPr>
      </w:pPr>
      <w:r w:rsidRPr="00C87F28">
        <w:rPr>
          <w:rFonts w:ascii="바탕" w:eastAsia="바탕" w:hAnsi="바탕"/>
        </w:rPr>
        <w:t xml:space="preserve">   </w:t>
      </w:r>
      <w:r w:rsidRPr="00C87F28">
        <w:rPr>
          <w:rFonts w:ascii="바탕" w:eastAsia="바탕" w:hAnsi="바탕" w:hint="eastAsia"/>
        </w:rPr>
        <w:t>1)</w:t>
      </w:r>
      <w:r w:rsidRPr="00C87F28">
        <w:rPr>
          <w:rFonts w:ascii="바탕" w:eastAsia="바탕" w:hAnsi="바탕"/>
        </w:rPr>
        <w:t xml:space="preserve"> </w:t>
      </w:r>
      <w:r w:rsidR="00D40765">
        <w:rPr>
          <w:rFonts w:ascii="바탕" w:eastAsia="바탕" w:hAnsi="바탕" w:hint="eastAsia"/>
        </w:rPr>
        <w:t>사업개요 및 추진배경</w:t>
      </w:r>
    </w:p>
    <w:p w14:paraId="6F678E54" w14:textId="0A561F17" w:rsidR="0072312C" w:rsidRPr="00C87F28" w:rsidRDefault="0072312C" w:rsidP="0072312C">
      <w:pPr>
        <w:ind w:leftChars="400" w:left="800"/>
        <w:rPr>
          <w:rFonts w:ascii="바탕" w:eastAsia="바탕" w:hAnsi="바탕"/>
        </w:rPr>
      </w:pPr>
      <w:r w:rsidRPr="00C87F28">
        <w:rPr>
          <w:rFonts w:ascii="바탕" w:eastAsia="바탕" w:hAnsi="바탕" w:hint="eastAsia"/>
        </w:rPr>
        <w:t xml:space="preserve"> </w:t>
      </w:r>
      <w:r w:rsidRPr="00C87F28">
        <w:rPr>
          <w:rFonts w:ascii="바탕" w:eastAsia="바탕" w:hAnsi="바탕"/>
        </w:rPr>
        <w:t xml:space="preserve">  </w:t>
      </w:r>
      <w:r w:rsidRPr="00C87F28">
        <w:rPr>
          <w:rFonts w:ascii="바탕" w:eastAsia="바탕" w:hAnsi="바탕" w:hint="eastAsia"/>
        </w:rPr>
        <w:t>2)</w:t>
      </w:r>
      <w:r w:rsidRPr="00C87F28">
        <w:rPr>
          <w:rFonts w:ascii="바탕" w:eastAsia="바탕" w:hAnsi="바탕"/>
        </w:rPr>
        <w:t xml:space="preserve"> </w:t>
      </w:r>
      <w:r w:rsidR="00D40765">
        <w:rPr>
          <w:rFonts w:ascii="바탕" w:eastAsia="바탕" w:hAnsi="바탕" w:hint="eastAsia"/>
        </w:rPr>
        <w:t>A</w:t>
      </w:r>
      <w:r w:rsidR="00D40765">
        <w:rPr>
          <w:rFonts w:ascii="바탕" w:eastAsia="바탕" w:hAnsi="바탕"/>
        </w:rPr>
        <w:t xml:space="preserve">S-IS </w:t>
      </w:r>
      <w:r w:rsidR="00D40765">
        <w:rPr>
          <w:rFonts w:ascii="바탕" w:eastAsia="바탕" w:hAnsi="바탕" w:hint="eastAsia"/>
        </w:rPr>
        <w:t>운영현황 및 문제점 분석</w:t>
      </w:r>
    </w:p>
    <w:p w14:paraId="72CC2034" w14:textId="544D47E2" w:rsidR="0072312C" w:rsidRPr="00C87F28" w:rsidRDefault="0072312C" w:rsidP="0072312C">
      <w:pPr>
        <w:ind w:leftChars="400" w:left="800"/>
        <w:rPr>
          <w:rFonts w:ascii="바탕" w:eastAsia="바탕" w:hAnsi="바탕"/>
        </w:rPr>
      </w:pPr>
      <w:r w:rsidRPr="00C87F28">
        <w:rPr>
          <w:rFonts w:ascii="바탕" w:eastAsia="바탕" w:hAnsi="바탕" w:hint="eastAsia"/>
        </w:rPr>
        <w:t xml:space="preserve"> </w:t>
      </w:r>
      <w:r w:rsidRPr="00C87F28">
        <w:rPr>
          <w:rFonts w:ascii="바탕" w:eastAsia="바탕" w:hAnsi="바탕"/>
        </w:rPr>
        <w:t xml:space="preserve">  </w:t>
      </w:r>
      <w:r w:rsidRPr="00C87F28">
        <w:rPr>
          <w:rFonts w:ascii="바탕" w:eastAsia="바탕" w:hAnsi="바탕" w:hint="eastAsia"/>
        </w:rPr>
        <w:t>3)</w:t>
      </w:r>
      <w:r w:rsidRPr="00C87F28">
        <w:rPr>
          <w:rFonts w:ascii="바탕" w:eastAsia="바탕" w:hAnsi="바탕"/>
        </w:rPr>
        <w:t xml:space="preserve"> </w:t>
      </w:r>
      <w:r w:rsidR="00D40765">
        <w:rPr>
          <w:rStyle w:val="af"/>
          <w:b w:val="0"/>
          <w:bCs w:val="0"/>
        </w:rPr>
        <w:t>TO-BE</w:t>
      </w:r>
      <w:r w:rsidR="00D40765">
        <w:rPr>
          <w:rStyle w:val="af"/>
          <w:rFonts w:hint="eastAsia"/>
          <w:b w:val="0"/>
          <w:bCs w:val="0"/>
        </w:rPr>
        <w:t xml:space="preserve"> </w:t>
      </w:r>
      <w:r w:rsidR="00D40765">
        <w:rPr>
          <w:rStyle w:val="af"/>
          <w:rFonts w:hint="eastAsia"/>
          <w:b w:val="0"/>
          <w:bCs w:val="0"/>
        </w:rPr>
        <w:t>운영전략</w:t>
      </w:r>
      <w:r w:rsidR="00D40765">
        <w:rPr>
          <w:rStyle w:val="af"/>
          <w:rFonts w:hint="eastAsia"/>
          <w:b w:val="0"/>
          <w:bCs w:val="0"/>
        </w:rPr>
        <w:t xml:space="preserve"> </w:t>
      </w:r>
      <w:r w:rsidR="00D40765">
        <w:rPr>
          <w:rStyle w:val="af"/>
          <w:rFonts w:hint="eastAsia"/>
          <w:b w:val="0"/>
          <w:bCs w:val="0"/>
        </w:rPr>
        <w:t>및</w:t>
      </w:r>
      <w:r w:rsidR="00D40765">
        <w:rPr>
          <w:rStyle w:val="af"/>
          <w:rFonts w:hint="eastAsia"/>
          <w:b w:val="0"/>
          <w:bCs w:val="0"/>
        </w:rPr>
        <w:t xml:space="preserve"> </w:t>
      </w:r>
      <w:r w:rsidR="00D40765">
        <w:rPr>
          <w:rStyle w:val="af"/>
          <w:rFonts w:hint="eastAsia"/>
          <w:b w:val="0"/>
          <w:bCs w:val="0"/>
        </w:rPr>
        <w:t>자동화</w:t>
      </w:r>
      <w:r w:rsidR="00D40765">
        <w:rPr>
          <w:rStyle w:val="af"/>
          <w:rFonts w:hint="eastAsia"/>
          <w:b w:val="0"/>
          <w:bCs w:val="0"/>
        </w:rPr>
        <w:t xml:space="preserve"> </w:t>
      </w:r>
      <w:r w:rsidR="00D40765">
        <w:rPr>
          <w:rStyle w:val="af"/>
          <w:rFonts w:hint="eastAsia"/>
          <w:b w:val="0"/>
          <w:bCs w:val="0"/>
        </w:rPr>
        <w:t>컨셉</w:t>
      </w:r>
    </w:p>
    <w:p w14:paraId="1BFC561E" w14:textId="34BE50A8" w:rsidR="0072312C" w:rsidRPr="00C87F28" w:rsidRDefault="0072312C" w:rsidP="0072312C">
      <w:pPr>
        <w:ind w:leftChars="400" w:left="800"/>
        <w:rPr>
          <w:rFonts w:ascii="바탕" w:eastAsia="바탕" w:hAnsi="바탕"/>
        </w:rPr>
      </w:pPr>
      <w:r w:rsidRPr="00C87F28">
        <w:rPr>
          <w:rFonts w:ascii="바탕" w:eastAsia="바탕" w:hAnsi="바탕" w:hint="eastAsia"/>
        </w:rPr>
        <w:t xml:space="preserve"> </w:t>
      </w:r>
      <w:r w:rsidRPr="00C87F28">
        <w:rPr>
          <w:rFonts w:ascii="바탕" w:eastAsia="바탕" w:hAnsi="바탕"/>
        </w:rPr>
        <w:t xml:space="preserve">  </w:t>
      </w:r>
      <w:r w:rsidRPr="00C87F28">
        <w:rPr>
          <w:rFonts w:ascii="바탕" w:eastAsia="바탕" w:hAnsi="바탕" w:hint="eastAsia"/>
        </w:rPr>
        <w:t>4)</w:t>
      </w:r>
      <w:r w:rsidRPr="00C87F28">
        <w:rPr>
          <w:rFonts w:ascii="바탕" w:eastAsia="바탕" w:hAnsi="바탕"/>
        </w:rPr>
        <w:t xml:space="preserve"> </w:t>
      </w:r>
      <w:r w:rsidR="00D40765">
        <w:rPr>
          <w:rFonts w:ascii="바탕" w:eastAsia="바탕" w:hAnsi="바탕" w:hint="eastAsia"/>
        </w:rPr>
        <w:t xml:space="preserve">설비 구성 및 층별 기능 </w:t>
      </w:r>
      <w:r w:rsidR="00D40765">
        <w:rPr>
          <w:rFonts w:ascii="바탕" w:eastAsia="바탕" w:hAnsi="바탕"/>
        </w:rPr>
        <w:t>Layout</w:t>
      </w:r>
    </w:p>
    <w:p w14:paraId="3A806DAD" w14:textId="2FD5A429" w:rsidR="0072312C" w:rsidRPr="00C87F28" w:rsidRDefault="0072312C" w:rsidP="0072312C">
      <w:pPr>
        <w:ind w:leftChars="400" w:left="800"/>
        <w:rPr>
          <w:rFonts w:ascii="바탕" w:eastAsia="바탕" w:hAnsi="바탕"/>
        </w:rPr>
      </w:pPr>
      <w:r w:rsidRPr="00C87F28">
        <w:rPr>
          <w:rFonts w:ascii="바탕" w:eastAsia="바탕" w:hAnsi="바탕" w:hint="eastAsia"/>
        </w:rPr>
        <w:t xml:space="preserve"> </w:t>
      </w:r>
      <w:r w:rsidRPr="00C87F28">
        <w:rPr>
          <w:rFonts w:ascii="바탕" w:eastAsia="바탕" w:hAnsi="바탕"/>
        </w:rPr>
        <w:t xml:space="preserve">  </w:t>
      </w:r>
      <w:r w:rsidRPr="00C87F28">
        <w:rPr>
          <w:rFonts w:ascii="바탕" w:eastAsia="바탕" w:hAnsi="바탕" w:hint="eastAsia"/>
        </w:rPr>
        <w:t>5)</w:t>
      </w:r>
      <w:r w:rsidRPr="00C87F28">
        <w:rPr>
          <w:rFonts w:ascii="바탕" w:eastAsia="바탕" w:hAnsi="바탕"/>
        </w:rPr>
        <w:t xml:space="preserve"> </w:t>
      </w:r>
      <w:r w:rsidR="00322D29" w:rsidRPr="00C87F28">
        <w:rPr>
          <w:rFonts w:ascii="바탕" w:eastAsia="바탕" w:hAnsi="바탕" w:hint="eastAsia"/>
        </w:rPr>
        <w:t xml:space="preserve">물류 정보시스템 및 </w:t>
      </w:r>
      <w:r w:rsidRPr="00C87F28">
        <w:rPr>
          <w:rFonts w:ascii="바탕" w:eastAsia="바탕" w:hAnsi="바탕" w:hint="eastAsia"/>
        </w:rPr>
        <w:t>소프트웨어</w:t>
      </w:r>
      <w:r w:rsidR="00322D29" w:rsidRPr="00C87F28">
        <w:rPr>
          <w:rFonts w:ascii="바탕" w:eastAsia="바탕" w:hAnsi="바탕" w:hint="eastAsia"/>
        </w:rPr>
        <w:t xml:space="preserve"> </w:t>
      </w:r>
      <w:r w:rsidR="00D40765">
        <w:rPr>
          <w:rFonts w:ascii="바탕" w:eastAsia="바탕" w:hAnsi="바탕" w:hint="eastAsia"/>
        </w:rPr>
        <w:t>연동계획(</w:t>
      </w:r>
      <w:r w:rsidR="00D40765">
        <w:rPr>
          <w:rFonts w:ascii="바탕" w:eastAsia="바탕" w:hAnsi="바탕"/>
        </w:rPr>
        <w:t xml:space="preserve">WMS/WCS </w:t>
      </w:r>
      <w:r w:rsidR="00D40765">
        <w:rPr>
          <w:rFonts w:ascii="바탕" w:eastAsia="바탕" w:hAnsi="바탕" w:hint="eastAsia"/>
        </w:rPr>
        <w:t>등)</w:t>
      </w:r>
    </w:p>
    <w:p w14:paraId="4D5CC42F" w14:textId="046ECE5A" w:rsidR="0072312C" w:rsidRPr="00C87F28" w:rsidRDefault="0072312C" w:rsidP="00A91813">
      <w:pPr>
        <w:ind w:leftChars="400" w:left="800"/>
        <w:rPr>
          <w:rFonts w:ascii="바탕" w:eastAsia="바탕" w:hAnsi="바탕"/>
        </w:rPr>
      </w:pPr>
      <w:r w:rsidRPr="00C87F28">
        <w:rPr>
          <w:rFonts w:ascii="바탕" w:eastAsia="바탕" w:hAnsi="바탕" w:hint="eastAsia"/>
        </w:rPr>
        <w:t xml:space="preserve"> </w:t>
      </w:r>
      <w:r w:rsidRPr="00C87F28">
        <w:rPr>
          <w:rFonts w:ascii="바탕" w:eastAsia="바탕" w:hAnsi="바탕"/>
        </w:rPr>
        <w:t xml:space="preserve">  </w:t>
      </w:r>
      <w:r w:rsidRPr="00C87F28">
        <w:rPr>
          <w:rFonts w:ascii="바탕" w:eastAsia="바탕" w:hAnsi="바탕" w:hint="eastAsia"/>
        </w:rPr>
        <w:t xml:space="preserve">6) </w:t>
      </w:r>
      <w:r w:rsidR="00D40765">
        <w:rPr>
          <w:rFonts w:ascii="바탕" w:eastAsia="바탕" w:hAnsi="바탕" w:hint="eastAsia"/>
        </w:rPr>
        <w:t>예상 투자비 및 재무분석(C</w:t>
      </w:r>
      <w:r w:rsidR="00D40765">
        <w:rPr>
          <w:rFonts w:ascii="바탕" w:eastAsia="바탕" w:hAnsi="바탕"/>
        </w:rPr>
        <w:t>APEX, ROI)</w:t>
      </w:r>
    </w:p>
    <w:p w14:paraId="7ADF263F" w14:textId="311D3E89" w:rsidR="0072312C" w:rsidRDefault="0072312C" w:rsidP="0072312C">
      <w:pPr>
        <w:ind w:leftChars="400" w:left="800"/>
        <w:rPr>
          <w:rFonts w:ascii="바탕" w:eastAsia="바탕" w:hAnsi="바탕"/>
        </w:rPr>
      </w:pPr>
      <w:r w:rsidRPr="00C87F28">
        <w:rPr>
          <w:rFonts w:ascii="바탕" w:eastAsia="바탕" w:hAnsi="바탕" w:hint="eastAsia"/>
        </w:rPr>
        <w:t xml:space="preserve"> </w:t>
      </w:r>
      <w:r w:rsidRPr="00C87F28">
        <w:rPr>
          <w:rFonts w:ascii="바탕" w:eastAsia="바탕" w:hAnsi="바탕"/>
        </w:rPr>
        <w:t xml:space="preserve">  </w:t>
      </w:r>
      <w:r w:rsidR="00A91813">
        <w:rPr>
          <w:rFonts w:ascii="바탕" w:eastAsia="바탕" w:hAnsi="바탕"/>
        </w:rPr>
        <w:t>7</w:t>
      </w:r>
      <w:r w:rsidRPr="00C87F28">
        <w:rPr>
          <w:rFonts w:ascii="바탕" w:eastAsia="바탕" w:hAnsi="바탕" w:hint="eastAsia"/>
        </w:rPr>
        <w:t>)</w:t>
      </w:r>
      <w:r w:rsidRPr="00C87F28">
        <w:rPr>
          <w:rFonts w:ascii="바탕" w:eastAsia="바탕" w:hAnsi="바탕"/>
        </w:rPr>
        <w:t xml:space="preserve"> </w:t>
      </w:r>
      <w:r w:rsidR="00D40765">
        <w:rPr>
          <w:rFonts w:ascii="바탕" w:eastAsia="바탕" w:hAnsi="바탕" w:hint="eastAsia"/>
        </w:rPr>
        <w:t>운영 시뮬레이션 및 생산성 분석</w:t>
      </w:r>
    </w:p>
    <w:p w14:paraId="49F4CEA8" w14:textId="431169B8" w:rsidR="00D40765" w:rsidRPr="00C87F28" w:rsidRDefault="00D40765" w:rsidP="0072312C">
      <w:pPr>
        <w:ind w:leftChars="400" w:left="800"/>
        <w:rPr>
          <w:rFonts w:ascii="바탕" w:eastAsia="바탕" w:hAnsi="바탕"/>
        </w:rPr>
      </w:pPr>
      <w:r>
        <w:rPr>
          <w:rFonts w:ascii="바탕" w:eastAsia="바탕" w:hAnsi="바탕" w:hint="eastAsia"/>
        </w:rPr>
        <w:t xml:space="preserve"> </w:t>
      </w:r>
      <w:r>
        <w:rPr>
          <w:rFonts w:ascii="바탕" w:eastAsia="바탕" w:hAnsi="바탕"/>
        </w:rPr>
        <w:t xml:space="preserve">  8) </w:t>
      </w:r>
      <w:r>
        <w:rPr>
          <w:rFonts w:ascii="바탕" w:eastAsia="바탕" w:hAnsi="바탕" w:hint="eastAsia"/>
        </w:rPr>
        <w:t>향후 실행계획 및 추진 조직 제안</w:t>
      </w:r>
    </w:p>
    <w:p w14:paraId="5DCB43A8" w14:textId="77777777" w:rsidR="00EF3C7A" w:rsidRPr="00C87F28" w:rsidRDefault="004E0F69" w:rsidP="004E0F69">
      <w:pPr>
        <w:ind w:left="1200" w:hangingChars="600" w:hanging="1200"/>
        <w:rPr>
          <w:rFonts w:ascii="바탕" w:eastAsia="바탕" w:hAnsi="바탕"/>
        </w:rPr>
      </w:pPr>
      <w:r w:rsidRPr="00C87F28">
        <w:rPr>
          <w:rFonts w:ascii="바탕" w:eastAsia="바탕" w:hAnsi="바탕" w:hint="eastAsia"/>
        </w:rPr>
        <w:t xml:space="preserve"> </w:t>
      </w:r>
      <w:r w:rsidRPr="00C87F28">
        <w:rPr>
          <w:rFonts w:ascii="바탕" w:eastAsia="바탕" w:hAnsi="바탕"/>
        </w:rPr>
        <w:t xml:space="preserve">       </w:t>
      </w:r>
      <w:r w:rsidRPr="00C87F28">
        <w:rPr>
          <w:rFonts w:ascii="바탕" w:eastAsia="바탕" w:hAnsi="바탕" w:hint="eastAsia"/>
        </w:rPr>
        <w:t>(2)</w:t>
      </w:r>
      <w:r w:rsidRPr="00C87F28">
        <w:rPr>
          <w:rFonts w:ascii="바탕" w:eastAsia="바탕" w:hAnsi="바탕"/>
        </w:rPr>
        <w:t xml:space="preserve"> </w:t>
      </w:r>
      <w:r w:rsidRPr="00C87F28">
        <w:rPr>
          <w:rFonts w:ascii="바탕" w:eastAsia="바탕" w:hAnsi="바탕" w:hint="eastAsia"/>
        </w:rPr>
        <w:t xml:space="preserve">보고 및 최종 발표는 </w:t>
      </w:r>
      <w:proofErr w:type="gramStart"/>
      <w:r w:rsidRPr="00C87F28">
        <w:rPr>
          <w:rFonts w:ascii="바탕" w:eastAsia="바탕" w:hAnsi="바탕" w:hint="eastAsia"/>
        </w:rPr>
        <w:t>제 8</w:t>
      </w:r>
      <w:proofErr w:type="gramEnd"/>
      <w:r w:rsidRPr="00C87F28">
        <w:rPr>
          <w:rFonts w:ascii="바탕" w:eastAsia="바탕" w:hAnsi="바탕" w:hint="eastAsia"/>
        </w:rPr>
        <w:t>조에서 정의하는 용역기간 후 5영업일 이내</w:t>
      </w:r>
      <w:r w:rsidR="00322D29" w:rsidRPr="00C87F28">
        <w:rPr>
          <w:rFonts w:ascii="바탕" w:eastAsia="바탕" w:hAnsi="바탕" w:hint="eastAsia"/>
        </w:rPr>
        <w:t>에</w:t>
      </w:r>
      <w:r w:rsidRPr="00C87F28">
        <w:rPr>
          <w:rFonts w:ascii="바탕" w:eastAsia="바탕" w:hAnsi="바탕" w:hint="eastAsia"/>
        </w:rPr>
        <w:t xml:space="preserve"> 해야한다.</w:t>
      </w:r>
      <w:r w:rsidRPr="00C87F28">
        <w:rPr>
          <w:rFonts w:ascii="바탕" w:eastAsia="바탕" w:hAnsi="바탕"/>
        </w:rPr>
        <w:t xml:space="preserve"> </w:t>
      </w:r>
      <w:r w:rsidRPr="00C87F28">
        <w:rPr>
          <w:rFonts w:ascii="바탕" w:eastAsia="바탕" w:hAnsi="바탕" w:hint="eastAsia"/>
        </w:rPr>
        <w:t xml:space="preserve">만약 </w:t>
      </w:r>
      <w:r w:rsidRPr="00C87F28">
        <w:rPr>
          <w:rFonts w:ascii="바탕" w:eastAsia="바탕" w:hAnsi="바탕"/>
        </w:rPr>
        <w:t>“</w:t>
      </w:r>
      <w:r w:rsidRPr="00C87F28">
        <w:rPr>
          <w:rFonts w:ascii="바탕" w:eastAsia="바탕" w:hAnsi="바탕" w:hint="eastAsia"/>
        </w:rPr>
        <w:t>을</w:t>
      </w:r>
      <w:r w:rsidRPr="00C87F28">
        <w:rPr>
          <w:rFonts w:ascii="바탕" w:eastAsia="바탕" w:hAnsi="바탕"/>
        </w:rPr>
        <w:t>”</w:t>
      </w:r>
      <w:r w:rsidRPr="00C87F28">
        <w:rPr>
          <w:rFonts w:ascii="바탕" w:eastAsia="바탕" w:hAnsi="바탕" w:hint="eastAsia"/>
        </w:rPr>
        <w:t xml:space="preserve">의 상황에 따라 보고 및 최종 발표 일을 변경한다면 </w:t>
      </w:r>
      <w:r w:rsidRPr="00C87F28">
        <w:rPr>
          <w:rFonts w:ascii="바탕" w:eastAsia="바탕" w:hAnsi="바탕"/>
        </w:rPr>
        <w:t>“</w:t>
      </w:r>
      <w:r w:rsidRPr="00C87F28">
        <w:rPr>
          <w:rFonts w:ascii="바탕" w:eastAsia="바탕" w:hAnsi="바탕" w:hint="eastAsia"/>
        </w:rPr>
        <w:t>갑</w:t>
      </w:r>
      <w:r w:rsidRPr="00C87F28">
        <w:rPr>
          <w:rFonts w:ascii="바탕" w:eastAsia="바탕" w:hAnsi="바탕"/>
        </w:rPr>
        <w:t>”</w:t>
      </w:r>
      <w:r w:rsidRPr="00C87F28">
        <w:rPr>
          <w:rFonts w:ascii="바탕" w:eastAsia="바탕" w:hAnsi="바탕" w:hint="eastAsia"/>
        </w:rPr>
        <w:t xml:space="preserve">과 </w:t>
      </w:r>
      <w:r w:rsidRPr="00C87F28">
        <w:rPr>
          <w:rFonts w:ascii="바탕" w:eastAsia="바탕" w:hAnsi="바탕" w:hint="eastAsia"/>
        </w:rPr>
        <w:lastRenderedPageBreak/>
        <w:t>협의하여 지정된 일자에 해야한다.</w:t>
      </w:r>
    </w:p>
    <w:p w14:paraId="59EF7F23" w14:textId="77777777" w:rsidR="004E0F69" w:rsidRPr="00C87F28" w:rsidRDefault="004E0F69" w:rsidP="0072312C">
      <w:pPr>
        <w:rPr>
          <w:rFonts w:ascii="바탕" w:eastAsia="바탕" w:hAnsi="바탕"/>
          <w:b/>
        </w:rPr>
      </w:pPr>
    </w:p>
    <w:p w14:paraId="53ED4C43" w14:textId="77777777" w:rsidR="006762C5" w:rsidRPr="00C87F28" w:rsidRDefault="006762C5" w:rsidP="006762C5">
      <w:pPr>
        <w:ind w:leftChars="182" w:left="685" w:hangingChars="146" w:hanging="321"/>
        <w:rPr>
          <w:rFonts w:ascii="바탕" w:eastAsia="바탕" w:hAnsi="바탕"/>
          <w:i/>
          <w:noProof/>
          <w:sz w:val="22"/>
          <w:szCs w:val="22"/>
        </w:rPr>
      </w:pPr>
    </w:p>
    <w:p w14:paraId="51938B6B" w14:textId="77777777" w:rsidR="006762C5" w:rsidRPr="00C87F28" w:rsidRDefault="006762C5" w:rsidP="006762C5">
      <w:pPr>
        <w:rPr>
          <w:rFonts w:ascii="바탕" w:eastAsia="바탕" w:hAnsi="바탕"/>
          <w:b/>
          <w:bCs/>
          <w:noProof/>
          <w:sz w:val="22"/>
          <w:szCs w:val="22"/>
        </w:rPr>
      </w:pPr>
      <w:r w:rsidRPr="00C87F28">
        <w:rPr>
          <w:rFonts w:ascii="바탕" w:eastAsia="바탕" w:hAnsi="바탕" w:hint="eastAsia"/>
          <w:b/>
          <w:bCs/>
          <w:noProof/>
          <w:sz w:val="22"/>
          <w:szCs w:val="22"/>
        </w:rPr>
        <w:t>제3조 (계약당사자의 책임)</w:t>
      </w:r>
    </w:p>
    <w:p w14:paraId="245862FC" w14:textId="77777777" w:rsidR="006762C5" w:rsidRPr="00C87F28" w:rsidRDefault="006762C5" w:rsidP="006762C5">
      <w:pPr>
        <w:rPr>
          <w:rFonts w:ascii="바탕" w:eastAsia="바탕" w:hAnsi="바탕"/>
          <w:noProof/>
          <w:sz w:val="22"/>
          <w:szCs w:val="22"/>
        </w:rPr>
      </w:pPr>
    </w:p>
    <w:p w14:paraId="637D48F9" w14:textId="77777777" w:rsidR="00EA5ED2" w:rsidRDefault="006762C5">
      <w:pPr>
        <w:pStyle w:val="a8"/>
        <w:numPr>
          <w:ilvl w:val="0"/>
          <w:numId w:val="23"/>
        </w:numPr>
        <w:ind w:leftChars="0"/>
        <w:rPr>
          <w:rFonts w:ascii="바탕" w:eastAsia="바탕" w:hAnsi="바탕"/>
          <w:noProof/>
          <w:sz w:val="22"/>
          <w:szCs w:val="22"/>
        </w:rPr>
      </w:pPr>
      <w:r w:rsidRPr="00EA5ED2">
        <w:rPr>
          <w:rFonts w:ascii="바탕" w:eastAsia="바탕" w:hAnsi="바탕"/>
          <w:noProof/>
          <w:sz w:val="22"/>
          <w:szCs w:val="22"/>
        </w:rPr>
        <w:t>“</w:t>
      </w:r>
      <w:r w:rsidRPr="00EA5ED2">
        <w:rPr>
          <w:rFonts w:ascii="바탕" w:eastAsia="바탕" w:hAnsi="바탕" w:hint="eastAsia"/>
          <w:noProof/>
          <w:sz w:val="22"/>
          <w:szCs w:val="22"/>
        </w:rPr>
        <w:t>갑</w:t>
      </w:r>
      <w:r w:rsidRPr="00EA5ED2">
        <w:rPr>
          <w:rFonts w:ascii="바탕" w:eastAsia="바탕" w:hAnsi="바탕"/>
          <w:noProof/>
          <w:sz w:val="22"/>
          <w:szCs w:val="22"/>
        </w:rPr>
        <w:t>”</w:t>
      </w:r>
      <w:r w:rsidRPr="00EA5ED2">
        <w:rPr>
          <w:rFonts w:ascii="바탕" w:eastAsia="바탕" w:hAnsi="바탕" w:hint="eastAsia"/>
          <w:noProof/>
          <w:sz w:val="22"/>
          <w:szCs w:val="22"/>
        </w:rPr>
        <w:t xml:space="preserve">은 용역 수행에 필요한 정보를 을에게 제공하고, </w:t>
      </w:r>
      <w:r w:rsidRPr="00EA5ED2">
        <w:rPr>
          <w:rFonts w:ascii="바탕" w:eastAsia="바탕" w:hAnsi="바탕"/>
          <w:noProof/>
          <w:sz w:val="22"/>
          <w:szCs w:val="22"/>
        </w:rPr>
        <w:t>“</w:t>
      </w:r>
      <w:r w:rsidRPr="00EA5ED2">
        <w:rPr>
          <w:rFonts w:ascii="바탕" w:eastAsia="바탕" w:hAnsi="바탕" w:hint="eastAsia"/>
          <w:noProof/>
          <w:sz w:val="22"/>
          <w:szCs w:val="22"/>
        </w:rPr>
        <w:t>을</w:t>
      </w:r>
      <w:r w:rsidRPr="00EA5ED2">
        <w:rPr>
          <w:rFonts w:ascii="바탕" w:eastAsia="바탕" w:hAnsi="바탕"/>
          <w:noProof/>
          <w:sz w:val="22"/>
          <w:szCs w:val="22"/>
        </w:rPr>
        <w:t>”</w:t>
      </w:r>
      <w:r w:rsidRPr="00EA5ED2">
        <w:rPr>
          <w:rFonts w:ascii="바탕" w:eastAsia="바탕" w:hAnsi="바탕" w:hint="eastAsia"/>
          <w:noProof/>
          <w:sz w:val="22"/>
          <w:szCs w:val="22"/>
        </w:rPr>
        <w:t xml:space="preserve">의 용역 수행에 신의∙성실하게 협조하여야 한다. </w:t>
      </w:r>
    </w:p>
    <w:p w14:paraId="4309211B" w14:textId="77777777" w:rsidR="00EA5ED2" w:rsidRDefault="006762C5">
      <w:pPr>
        <w:pStyle w:val="a8"/>
        <w:numPr>
          <w:ilvl w:val="0"/>
          <w:numId w:val="23"/>
        </w:numPr>
        <w:ind w:leftChars="0"/>
        <w:rPr>
          <w:rFonts w:ascii="바탕" w:eastAsia="바탕" w:hAnsi="바탕"/>
          <w:noProof/>
          <w:sz w:val="22"/>
          <w:szCs w:val="22"/>
        </w:rPr>
      </w:pPr>
      <w:r w:rsidRPr="00EA5ED2">
        <w:rPr>
          <w:rFonts w:ascii="바탕" w:eastAsia="바탕" w:hAnsi="바탕"/>
          <w:noProof/>
          <w:sz w:val="22"/>
          <w:szCs w:val="22"/>
        </w:rPr>
        <w:t>“</w:t>
      </w:r>
      <w:r w:rsidRPr="00EA5ED2">
        <w:rPr>
          <w:rFonts w:ascii="바탕" w:eastAsia="바탕" w:hAnsi="바탕" w:hint="eastAsia"/>
          <w:noProof/>
          <w:sz w:val="22"/>
          <w:szCs w:val="22"/>
        </w:rPr>
        <w:t>을</w:t>
      </w:r>
      <w:r w:rsidRPr="00EA5ED2">
        <w:rPr>
          <w:rFonts w:ascii="바탕" w:eastAsia="바탕" w:hAnsi="바탕"/>
          <w:noProof/>
          <w:sz w:val="22"/>
          <w:szCs w:val="22"/>
        </w:rPr>
        <w:t>”</w:t>
      </w:r>
      <w:r w:rsidRPr="00EA5ED2">
        <w:rPr>
          <w:rFonts w:ascii="바탕" w:eastAsia="바탕" w:hAnsi="바탕" w:hint="eastAsia"/>
          <w:noProof/>
          <w:sz w:val="22"/>
          <w:szCs w:val="22"/>
        </w:rPr>
        <w:t xml:space="preserve">은 </w:t>
      </w:r>
      <w:r w:rsidRPr="00EA5ED2">
        <w:rPr>
          <w:rFonts w:ascii="바탕" w:eastAsia="바탕" w:hAnsi="바탕"/>
          <w:noProof/>
          <w:sz w:val="22"/>
          <w:szCs w:val="22"/>
        </w:rPr>
        <w:t>“</w:t>
      </w:r>
      <w:r w:rsidRPr="00EA5ED2">
        <w:rPr>
          <w:rFonts w:ascii="바탕" w:eastAsia="바탕" w:hAnsi="바탕" w:hint="eastAsia"/>
          <w:noProof/>
          <w:sz w:val="22"/>
          <w:szCs w:val="22"/>
        </w:rPr>
        <w:t>갑</w:t>
      </w:r>
      <w:r w:rsidRPr="00EA5ED2">
        <w:rPr>
          <w:rFonts w:ascii="바탕" w:eastAsia="바탕" w:hAnsi="바탕"/>
          <w:noProof/>
          <w:sz w:val="22"/>
          <w:szCs w:val="22"/>
        </w:rPr>
        <w:t>”</w:t>
      </w:r>
      <w:r w:rsidRPr="00EA5ED2">
        <w:rPr>
          <w:rFonts w:ascii="바탕" w:eastAsia="바탕" w:hAnsi="바탕" w:hint="eastAsia"/>
          <w:noProof/>
          <w:sz w:val="22"/>
          <w:szCs w:val="22"/>
        </w:rPr>
        <w:t xml:space="preserve">이 제공한 정보를 근거로 신의∙성실하게 용역을 수행하여야 한다. </w:t>
      </w:r>
    </w:p>
    <w:p w14:paraId="04EF348B" w14:textId="77777777" w:rsidR="00EA5ED2" w:rsidRDefault="00776409">
      <w:pPr>
        <w:pStyle w:val="a8"/>
        <w:numPr>
          <w:ilvl w:val="0"/>
          <w:numId w:val="23"/>
        </w:numPr>
        <w:ind w:leftChars="0"/>
        <w:rPr>
          <w:rFonts w:ascii="바탕" w:eastAsia="바탕" w:hAnsi="바탕"/>
          <w:noProof/>
          <w:sz w:val="22"/>
          <w:szCs w:val="22"/>
        </w:rPr>
      </w:pPr>
      <w:r w:rsidRPr="00EA5ED2">
        <w:rPr>
          <w:rFonts w:ascii="바탕" w:eastAsia="바탕" w:hAnsi="바탕"/>
          <w:noProof/>
          <w:sz w:val="22"/>
          <w:szCs w:val="22"/>
        </w:rPr>
        <w:t>“</w:t>
      </w:r>
      <w:r w:rsidRPr="00EA5ED2">
        <w:rPr>
          <w:rFonts w:ascii="바탕" w:eastAsia="바탕" w:hAnsi="바탕" w:hint="eastAsia"/>
          <w:noProof/>
          <w:sz w:val="22"/>
          <w:szCs w:val="22"/>
        </w:rPr>
        <w:t>을</w:t>
      </w:r>
      <w:r w:rsidRPr="00EA5ED2">
        <w:rPr>
          <w:rFonts w:ascii="바탕" w:eastAsia="바탕" w:hAnsi="바탕"/>
          <w:noProof/>
          <w:sz w:val="22"/>
          <w:szCs w:val="22"/>
        </w:rPr>
        <w:t>”</w:t>
      </w:r>
      <w:r w:rsidRPr="00EA5ED2">
        <w:rPr>
          <w:rFonts w:ascii="바탕" w:eastAsia="바탕" w:hAnsi="바탕" w:hint="eastAsia"/>
          <w:noProof/>
          <w:sz w:val="22"/>
          <w:szCs w:val="22"/>
        </w:rPr>
        <w:t xml:space="preserve">은 </w:t>
      </w:r>
      <w:r w:rsidRPr="00EA5ED2">
        <w:rPr>
          <w:rFonts w:ascii="바탕" w:eastAsia="바탕" w:hAnsi="바탕"/>
          <w:noProof/>
          <w:sz w:val="22"/>
          <w:szCs w:val="22"/>
        </w:rPr>
        <w:t>“</w:t>
      </w:r>
      <w:r w:rsidRPr="00EA5ED2">
        <w:rPr>
          <w:rFonts w:ascii="바탕" w:eastAsia="바탕" w:hAnsi="바탕" w:hint="eastAsia"/>
          <w:noProof/>
          <w:sz w:val="22"/>
          <w:szCs w:val="22"/>
        </w:rPr>
        <w:t>갑</w:t>
      </w:r>
      <w:r w:rsidRPr="00EA5ED2">
        <w:rPr>
          <w:rFonts w:ascii="바탕" w:eastAsia="바탕" w:hAnsi="바탕"/>
          <w:noProof/>
          <w:sz w:val="22"/>
          <w:szCs w:val="22"/>
        </w:rPr>
        <w:t>”</w:t>
      </w:r>
      <w:r w:rsidRPr="00EA5ED2">
        <w:rPr>
          <w:rFonts w:ascii="바탕" w:eastAsia="바탕" w:hAnsi="바탕" w:hint="eastAsia"/>
          <w:noProof/>
          <w:sz w:val="22"/>
          <w:szCs w:val="22"/>
        </w:rPr>
        <w:t>에게 제출한 용역 산출물이 제3자의 지식재산권</w:t>
      </w:r>
      <w:r w:rsidR="00753AF7" w:rsidRPr="00EA5ED2">
        <w:rPr>
          <w:rFonts w:ascii="바탕" w:eastAsia="바탕" w:hAnsi="바탕"/>
          <w:noProof/>
          <w:sz w:val="22"/>
          <w:szCs w:val="22"/>
        </w:rPr>
        <w:t xml:space="preserve"> </w:t>
      </w:r>
      <w:r w:rsidR="00753AF7" w:rsidRPr="00EA5ED2">
        <w:rPr>
          <w:rFonts w:ascii="바탕" w:eastAsia="바탕" w:hAnsi="바탕" w:hint="eastAsia"/>
          <w:noProof/>
          <w:sz w:val="22"/>
          <w:szCs w:val="22"/>
        </w:rPr>
        <w:t>및 소유권</w:t>
      </w:r>
      <w:r w:rsidRPr="00EA5ED2">
        <w:rPr>
          <w:rFonts w:ascii="바탕" w:eastAsia="바탕" w:hAnsi="바탕" w:hint="eastAsia"/>
          <w:noProof/>
          <w:sz w:val="22"/>
          <w:szCs w:val="22"/>
        </w:rPr>
        <w:t xml:space="preserve"> 등 제반 권리를 침해하지 않음을 보증한다.</w:t>
      </w:r>
      <w:r w:rsidRPr="00EA5ED2">
        <w:rPr>
          <w:rFonts w:ascii="바탕" w:eastAsia="바탕" w:hAnsi="바탕"/>
          <w:noProof/>
          <w:sz w:val="22"/>
          <w:szCs w:val="22"/>
        </w:rPr>
        <w:t xml:space="preserve"> </w:t>
      </w:r>
    </w:p>
    <w:p w14:paraId="6E405B4C" w14:textId="06BFBE2B" w:rsidR="008B4630" w:rsidRPr="00EA5ED2" w:rsidRDefault="008B4630">
      <w:pPr>
        <w:pStyle w:val="a8"/>
        <w:numPr>
          <w:ilvl w:val="0"/>
          <w:numId w:val="23"/>
        </w:numPr>
        <w:ind w:leftChars="0"/>
        <w:rPr>
          <w:rFonts w:ascii="바탕" w:eastAsia="바탕" w:hAnsi="바탕"/>
          <w:noProof/>
          <w:sz w:val="22"/>
          <w:szCs w:val="22"/>
        </w:rPr>
      </w:pPr>
      <w:r w:rsidRPr="00EA5ED2">
        <w:rPr>
          <w:rFonts w:ascii="바탕" w:eastAsia="바탕" w:hAnsi="바탕"/>
          <w:noProof/>
          <w:sz w:val="22"/>
          <w:szCs w:val="22"/>
        </w:rPr>
        <w:t>“</w:t>
      </w:r>
      <w:r w:rsidRPr="00EA5ED2">
        <w:rPr>
          <w:rFonts w:ascii="바탕" w:eastAsia="바탕" w:hAnsi="바탕" w:hint="eastAsia"/>
          <w:noProof/>
          <w:sz w:val="22"/>
          <w:szCs w:val="22"/>
        </w:rPr>
        <w:t>을</w:t>
      </w:r>
      <w:r w:rsidRPr="00EA5ED2">
        <w:rPr>
          <w:rFonts w:ascii="바탕" w:eastAsia="바탕" w:hAnsi="바탕"/>
          <w:noProof/>
          <w:sz w:val="22"/>
          <w:szCs w:val="22"/>
        </w:rPr>
        <w:t>”</w:t>
      </w:r>
      <w:r w:rsidRPr="00EA5ED2">
        <w:rPr>
          <w:rFonts w:ascii="바탕" w:eastAsia="바탕" w:hAnsi="바탕" w:hint="eastAsia"/>
          <w:noProof/>
          <w:sz w:val="22"/>
          <w:szCs w:val="22"/>
        </w:rPr>
        <w:t xml:space="preserve">은 용역 기간 동안 </w:t>
      </w:r>
      <w:r w:rsidRPr="00EA5ED2">
        <w:rPr>
          <w:rFonts w:ascii="바탕" w:eastAsia="바탕" w:hAnsi="바탕"/>
          <w:noProof/>
          <w:sz w:val="22"/>
          <w:szCs w:val="22"/>
        </w:rPr>
        <w:t>“</w:t>
      </w:r>
      <w:r w:rsidRPr="00EA5ED2">
        <w:rPr>
          <w:rFonts w:ascii="바탕" w:eastAsia="바탕" w:hAnsi="바탕" w:hint="eastAsia"/>
          <w:noProof/>
          <w:sz w:val="22"/>
          <w:szCs w:val="22"/>
        </w:rPr>
        <w:t>갑</w:t>
      </w:r>
      <w:r w:rsidRPr="00EA5ED2">
        <w:rPr>
          <w:rFonts w:ascii="바탕" w:eastAsia="바탕" w:hAnsi="바탕"/>
          <w:noProof/>
          <w:sz w:val="22"/>
          <w:szCs w:val="22"/>
        </w:rPr>
        <w:t>”</w:t>
      </w:r>
      <w:r w:rsidRPr="00EA5ED2">
        <w:rPr>
          <w:rFonts w:ascii="바탕" w:eastAsia="바탕" w:hAnsi="바탕" w:hint="eastAsia"/>
          <w:noProof/>
          <w:sz w:val="22"/>
          <w:szCs w:val="22"/>
        </w:rPr>
        <w:t>과 지속적으로 소통하며,</w:t>
      </w:r>
      <w:r w:rsidRPr="00EA5ED2">
        <w:rPr>
          <w:rFonts w:ascii="바탕" w:eastAsia="바탕" w:hAnsi="바탕"/>
          <w:noProof/>
          <w:sz w:val="22"/>
          <w:szCs w:val="22"/>
        </w:rPr>
        <w:t xml:space="preserve"> “</w:t>
      </w:r>
      <w:r w:rsidRPr="00EA5ED2">
        <w:rPr>
          <w:rFonts w:ascii="바탕" w:eastAsia="바탕" w:hAnsi="바탕" w:hint="eastAsia"/>
          <w:noProof/>
          <w:sz w:val="22"/>
          <w:szCs w:val="22"/>
        </w:rPr>
        <w:t>갑</w:t>
      </w:r>
      <w:r w:rsidRPr="00EA5ED2">
        <w:rPr>
          <w:rFonts w:ascii="바탕" w:eastAsia="바탕" w:hAnsi="바탕"/>
          <w:noProof/>
          <w:sz w:val="22"/>
          <w:szCs w:val="22"/>
        </w:rPr>
        <w:t>”</w:t>
      </w:r>
      <w:r w:rsidRPr="00EA5ED2">
        <w:rPr>
          <w:rFonts w:ascii="바탕" w:eastAsia="바탕" w:hAnsi="바탕" w:hint="eastAsia"/>
          <w:noProof/>
          <w:sz w:val="22"/>
          <w:szCs w:val="22"/>
        </w:rPr>
        <w:t xml:space="preserve">의 요구사항이 </w:t>
      </w:r>
      <w:r w:rsidR="005601F9" w:rsidRPr="00EA5ED2">
        <w:rPr>
          <w:rFonts w:ascii="바탕" w:eastAsia="바탕" w:hAnsi="바탕" w:hint="eastAsia"/>
          <w:noProof/>
          <w:sz w:val="22"/>
          <w:szCs w:val="22"/>
        </w:rPr>
        <w:t>프로</w:t>
      </w:r>
      <w:r w:rsidRPr="00EA5ED2">
        <w:rPr>
          <w:rFonts w:ascii="바탕" w:eastAsia="바탕" w:hAnsi="바탕" w:hint="eastAsia"/>
          <w:noProof/>
          <w:sz w:val="22"/>
          <w:szCs w:val="22"/>
        </w:rPr>
        <w:t>젝트 결과물에 적절히 반영될 수 있도록</w:t>
      </w:r>
      <w:r w:rsidRPr="00EA5ED2">
        <w:rPr>
          <w:rFonts w:ascii="바탕" w:eastAsia="바탕" w:hAnsi="바탕"/>
          <w:noProof/>
          <w:sz w:val="22"/>
          <w:szCs w:val="22"/>
        </w:rPr>
        <w:t xml:space="preserve"> </w:t>
      </w:r>
      <w:r w:rsidRPr="00EA5ED2">
        <w:rPr>
          <w:rFonts w:ascii="바탕" w:eastAsia="바탕" w:hAnsi="바탕" w:hint="eastAsia"/>
          <w:noProof/>
          <w:sz w:val="22"/>
          <w:szCs w:val="22"/>
        </w:rPr>
        <w:t>해야한다.</w:t>
      </w:r>
    </w:p>
    <w:p w14:paraId="35FB57B0" w14:textId="77777777" w:rsidR="008B4630" w:rsidRPr="00C87F28" w:rsidRDefault="008B4630" w:rsidP="003E6C27">
      <w:pPr>
        <w:ind w:leftChars="182" w:left="685" w:hangingChars="146" w:hanging="321"/>
        <w:rPr>
          <w:rFonts w:ascii="바탕" w:eastAsia="바탕" w:hAnsi="바탕"/>
          <w:noProof/>
          <w:sz w:val="22"/>
          <w:szCs w:val="22"/>
        </w:rPr>
      </w:pPr>
    </w:p>
    <w:p w14:paraId="065FD621" w14:textId="77777777" w:rsidR="007815A8" w:rsidRPr="00C87F28" w:rsidRDefault="007815A8" w:rsidP="0044367B">
      <w:pPr>
        <w:rPr>
          <w:rFonts w:ascii="바탕" w:eastAsia="바탕" w:hAnsi="바탕"/>
          <w:noProof/>
          <w:sz w:val="22"/>
          <w:szCs w:val="22"/>
        </w:rPr>
      </w:pPr>
    </w:p>
    <w:p w14:paraId="25A665A4" w14:textId="54224B37" w:rsidR="006762C5" w:rsidRDefault="006762C5" w:rsidP="006762C5">
      <w:pPr>
        <w:rPr>
          <w:rFonts w:ascii="바탕" w:eastAsia="바탕" w:hAnsi="바탕"/>
          <w:b/>
          <w:bCs/>
          <w:noProof/>
          <w:sz w:val="22"/>
          <w:szCs w:val="22"/>
        </w:rPr>
      </w:pPr>
      <w:r w:rsidRPr="00C87F28">
        <w:rPr>
          <w:rFonts w:ascii="바탕" w:eastAsia="바탕" w:hAnsi="바탕" w:hint="eastAsia"/>
          <w:b/>
          <w:bCs/>
          <w:noProof/>
          <w:sz w:val="22"/>
          <w:szCs w:val="22"/>
        </w:rPr>
        <w:t>제4조 (용역의 산출물)</w:t>
      </w:r>
    </w:p>
    <w:p w14:paraId="42AC6235" w14:textId="77777777" w:rsidR="00EA5ED2" w:rsidRPr="00C87F28" w:rsidRDefault="00EA5ED2" w:rsidP="006762C5">
      <w:pPr>
        <w:rPr>
          <w:rFonts w:ascii="바탕" w:eastAsia="바탕" w:hAnsi="바탕"/>
          <w:b/>
          <w:bCs/>
          <w:noProof/>
          <w:sz w:val="22"/>
          <w:szCs w:val="22"/>
        </w:rPr>
      </w:pPr>
    </w:p>
    <w:p w14:paraId="43AA7F23" w14:textId="33BDF6BA" w:rsidR="006762C5" w:rsidRPr="00EA5ED2" w:rsidRDefault="006762C5">
      <w:pPr>
        <w:pStyle w:val="a8"/>
        <w:numPr>
          <w:ilvl w:val="0"/>
          <w:numId w:val="24"/>
        </w:numPr>
        <w:ind w:leftChars="0"/>
        <w:rPr>
          <w:rFonts w:ascii="바탕" w:eastAsia="바탕" w:hAnsi="바탕"/>
          <w:noProof/>
          <w:sz w:val="22"/>
          <w:szCs w:val="22"/>
        </w:rPr>
      </w:pPr>
      <w:r w:rsidRPr="00EA5ED2">
        <w:rPr>
          <w:rFonts w:ascii="바탕" w:eastAsia="바탕" w:hAnsi="바탕" w:hint="eastAsia"/>
          <w:noProof/>
          <w:sz w:val="22"/>
          <w:szCs w:val="22"/>
        </w:rPr>
        <w:t xml:space="preserve">본 용역을 통해 다음과 같은 산출물이 갑에게 제공된다. </w:t>
      </w:r>
    </w:p>
    <w:p w14:paraId="7EDC3AF3" w14:textId="77777777" w:rsidR="008930E5" w:rsidRPr="00C87F28" w:rsidRDefault="00A521E1">
      <w:pPr>
        <w:numPr>
          <w:ilvl w:val="0"/>
          <w:numId w:val="8"/>
        </w:numPr>
        <w:rPr>
          <w:rFonts w:ascii="바탕" w:eastAsia="바탕" w:hAnsi="바탕"/>
          <w:noProof/>
          <w:sz w:val="22"/>
          <w:szCs w:val="22"/>
        </w:rPr>
      </w:pPr>
      <w:r w:rsidRPr="00C87F28">
        <w:rPr>
          <w:rFonts w:ascii="바탕" w:eastAsia="바탕" w:hAnsi="바탕"/>
          <w:noProof/>
          <w:sz w:val="22"/>
          <w:szCs w:val="22"/>
        </w:rPr>
        <w:t>(</w:t>
      </w:r>
      <w:r w:rsidRPr="00C87F28">
        <w:rPr>
          <w:rFonts w:ascii="바탕" w:eastAsia="바탕" w:hAnsi="바탕" w:hint="eastAsia"/>
          <w:noProof/>
          <w:sz w:val="22"/>
          <w:szCs w:val="22"/>
        </w:rPr>
        <w:t>목표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>물동량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>및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>향후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>운영방향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>고려</w:t>
      </w:r>
      <w:r w:rsidRPr="00C87F28">
        <w:rPr>
          <w:rFonts w:ascii="바탕" w:eastAsia="바탕" w:hAnsi="바탕"/>
          <w:noProof/>
          <w:sz w:val="22"/>
          <w:szCs w:val="22"/>
        </w:rPr>
        <w:t>)</w:t>
      </w:r>
      <w:r w:rsidRPr="00C87F28">
        <w:rPr>
          <w:rFonts w:ascii="바탕" w:eastAsia="바탕" w:hAnsi="바탕" w:hint="eastAsia"/>
          <w:noProof/>
          <w:sz w:val="22"/>
          <w:szCs w:val="22"/>
        </w:rPr>
        <w:t>최적의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>부지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>내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>건물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>배치도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/ </w:t>
      </w:r>
      <w:r w:rsidRPr="00C87F28">
        <w:rPr>
          <w:rFonts w:ascii="바탕" w:eastAsia="바탕" w:hAnsi="바탕" w:hint="eastAsia"/>
          <w:noProof/>
          <w:sz w:val="22"/>
          <w:szCs w:val="22"/>
        </w:rPr>
        <w:t>건축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>평면도</w:t>
      </w:r>
      <w:r w:rsidRPr="00C87F28">
        <w:rPr>
          <w:rFonts w:ascii="바탕" w:eastAsia="바탕" w:hAnsi="바탕"/>
          <w:noProof/>
          <w:sz w:val="22"/>
          <w:szCs w:val="22"/>
        </w:rPr>
        <w:t xml:space="preserve">, </w:t>
      </w:r>
      <w:r w:rsidRPr="00C87F28">
        <w:rPr>
          <w:rFonts w:ascii="바탕" w:eastAsia="바탕" w:hAnsi="바탕" w:hint="eastAsia"/>
          <w:noProof/>
          <w:sz w:val="22"/>
          <w:szCs w:val="22"/>
        </w:rPr>
        <w:t>입면도</w:t>
      </w:r>
      <w:r w:rsidRPr="00C87F28">
        <w:rPr>
          <w:rFonts w:ascii="바탕" w:eastAsia="바탕" w:hAnsi="바탕"/>
          <w:noProof/>
          <w:sz w:val="22"/>
          <w:szCs w:val="22"/>
        </w:rPr>
        <w:t xml:space="preserve">, </w:t>
      </w:r>
      <w:r w:rsidRPr="00C87F28">
        <w:rPr>
          <w:rFonts w:ascii="바탕" w:eastAsia="바탕" w:hAnsi="바탕" w:hint="eastAsia"/>
          <w:noProof/>
          <w:sz w:val="22"/>
          <w:szCs w:val="22"/>
        </w:rPr>
        <w:t>각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>층별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>구조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>및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>면적</w:t>
      </w:r>
      <w:r w:rsidRPr="00C87F28">
        <w:rPr>
          <w:rFonts w:ascii="바탕" w:eastAsia="바탕" w:hAnsi="바탕"/>
          <w:noProof/>
          <w:sz w:val="22"/>
          <w:szCs w:val="22"/>
        </w:rPr>
        <w:t>(</w:t>
      </w:r>
      <w:r w:rsidRPr="00C87F28">
        <w:rPr>
          <w:rFonts w:ascii="바탕" w:eastAsia="바탕" w:hAnsi="바탕" w:hint="eastAsia"/>
          <w:noProof/>
          <w:sz w:val="22"/>
          <w:szCs w:val="22"/>
        </w:rPr>
        <w:t>기타공간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>포함</w:t>
      </w:r>
      <w:r w:rsidRPr="00C87F28">
        <w:rPr>
          <w:rFonts w:ascii="바탕" w:eastAsia="바탕" w:hAnsi="바탕"/>
          <w:noProof/>
          <w:sz w:val="22"/>
          <w:szCs w:val="22"/>
        </w:rPr>
        <w:t>)</w:t>
      </w:r>
    </w:p>
    <w:p w14:paraId="61CE894A" w14:textId="77777777" w:rsidR="00A521E1" w:rsidRPr="00C87F28" w:rsidRDefault="00A521E1">
      <w:pPr>
        <w:numPr>
          <w:ilvl w:val="0"/>
          <w:numId w:val="8"/>
        </w:numPr>
        <w:rPr>
          <w:rFonts w:ascii="바탕" w:eastAsia="바탕" w:hAnsi="바탕"/>
          <w:noProof/>
          <w:sz w:val="22"/>
          <w:szCs w:val="22"/>
        </w:rPr>
      </w:pPr>
      <w:r w:rsidRPr="00C87F28">
        <w:rPr>
          <w:rFonts w:ascii="바탕" w:eastAsia="바탕" w:hAnsi="바탕" w:hint="eastAsia"/>
          <w:noProof/>
          <w:sz w:val="22"/>
          <w:szCs w:val="22"/>
        </w:rPr>
        <w:t>업무별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>운용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FLOW / </w:t>
      </w:r>
      <w:r w:rsidRPr="00C87F28">
        <w:rPr>
          <w:rFonts w:ascii="바탕" w:eastAsia="바탕" w:hAnsi="바탕" w:hint="eastAsia"/>
          <w:noProof/>
          <w:sz w:val="22"/>
          <w:szCs w:val="22"/>
        </w:rPr>
        <w:t>물류센터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>운영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Process</w:t>
      </w:r>
    </w:p>
    <w:p w14:paraId="4B75D664" w14:textId="77777777" w:rsidR="00A521E1" w:rsidRPr="00C87F28" w:rsidRDefault="00A521E1">
      <w:pPr>
        <w:numPr>
          <w:ilvl w:val="0"/>
          <w:numId w:val="8"/>
        </w:numPr>
        <w:rPr>
          <w:rFonts w:ascii="바탕" w:eastAsia="바탕" w:hAnsi="바탕"/>
          <w:noProof/>
          <w:sz w:val="22"/>
          <w:szCs w:val="22"/>
        </w:rPr>
      </w:pPr>
      <w:r w:rsidRPr="00C87F28">
        <w:rPr>
          <w:rFonts w:ascii="바탕" w:eastAsia="바탕" w:hAnsi="바탕" w:hint="eastAsia"/>
          <w:noProof/>
          <w:sz w:val="22"/>
          <w:szCs w:val="22"/>
        </w:rPr>
        <w:t>건축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>하중조건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>및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>간섭조건</w:t>
      </w:r>
    </w:p>
    <w:p w14:paraId="02AE937F" w14:textId="77777777" w:rsidR="00A521E1" w:rsidRPr="00C87F28" w:rsidRDefault="00A521E1">
      <w:pPr>
        <w:numPr>
          <w:ilvl w:val="0"/>
          <w:numId w:val="8"/>
        </w:numPr>
        <w:rPr>
          <w:rFonts w:ascii="바탕" w:eastAsia="바탕" w:hAnsi="바탕"/>
          <w:noProof/>
          <w:sz w:val="22"/>
          <w:szCs w:val="22"/>
        </w:rPr>
      </w:pPr>
      <w:r w:rsidRPr="00C87F28">
        <w:rPr>
          <w:rFonts w:ascii="바탕" w:eastAsia="바탕" w:hAnsi="바탕" w:hint="eastAsia"/>
          <w:noProof/>
          <w:sz w:val="22"/>
          <w:szCs w:val="22"/>
        </w:rPr>
        <w:t>예상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>투자비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>내역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/ ROI(</w:t>
      </w:r>
      <w:r w:rsidRPr="00C87F28">
        <w:rPr>
          <w:rFonts w:ascii="바탕" w:eastAsia="바탕" w:hAnsi="바탕" w:hint="eastAsia"/>
          <w:noProof/>
          <w:sz w:val="22"/>
          <w:szCs w:val="22"/>
        </w:rPr>
        <w:t>연도별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>물류비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>절감예상</w:t>
      </w:r>
      <w:r w:rsidRPr="00C87F28">
        <w:rPr>
          <w:rFonts w:ascii="바탕" w:eastAsia="바탕" w:hAnsi="바탕"/>
          <w:noProof/>
          <w:sz w:val="22"/>
          <w:szCs w:val="22"/>
        </w:rPr>
        <w:t>)_</w:t>
      </w:r>
      <w:r w:rsidRPr="00C87F28">
        <w:rPr>
          <w:rFonts w:ascii="바탕" w:eastAsia="바탕" w:hAnsi="바탕" w:hint="eastAsia"/>
          <w:noProof/>
          <w:sz w:val="22"/>
          <w:szCs w:val="22"/>
        </w:rPr>
        <w:t>공간</w:t>
      </w:r>
      <w:r w:rsidRPr="00C87F28">
        <w:rPr>
          <w:rFonts w:ascii="바탕" w:eastAsia="바탕" w:hAnsi="바탕"/>
          <w:noProof/>
          <w:sz w:val="22"/>
          <w:szCs w:val="22"/>
        </w:rPr>
        <w:t>(</w:t>
      </w:r>
      <w:r w:rsidRPr="00C87F28">
        <w:rPr>
          <w:rFonts w:ascii="바탕" w:eastAsia="바탕" w:hAnsi="바탕" w:hint="eastAsia"/>
          <w:noProof/>
          <w:sz w:val="22"/>
          <w:szCs w:val="22"/>
        </w:rPr>
        <w:t>임대료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>포함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>투자비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>회수기간</w:t>
      </w:r>
      <w:r w:rsidRPr="00C87F28">
        <w:rPr>
          <w:rFonts w:ascii="바탕" w:eastAsia="바탕" w:hAnsi="바탕"/>
          <w:noProof/>
          <w:sz w:val="22"/>
          <w:szCs w:val="22"/>
        </w:rPr>
        <w:t>)</w:t>
      </w:r>
    </w:p>
    <w:p w14:paraId="7E5D2874" w14:textId="77777777" w:rsidR="00A521E1" w:rsidRPr="00C87F28" w:rsidRDefault="00A521E1">
      <w:pPr>
        <w:numPr>
          <w:ilvl w:val="0"/>
          <w:numId w:val="8"/>
        </w:numPr>
        <w:rPr>
          <w:rFonts w:ascii="바탕" w:eastAsia="바탕" w:hAnsi="바탕"/>
          <w:noProof/>
          <w:sz w:val="22"/>
          <w:szCs w:val="22"/>
        </w:rPr>
      </w:pPr>
      <w:r w:rsidRPr="00C87F28">
        <w:rPr>
          <w:rFonts w:ascii="바탕" w:eastAsia="바탕" w:hAnsi="바탕" w:hint="eastAsia"/>
          <w:noProof/>
          <w:sz w:val="22"/>
          <w:szCs w:val="22"/>
        </w:rPr>
        <w:t>최적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>시공상차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>운영안</w:t>
      </w:r>
    </w:p>
    <w:p w14:paraId="56E5E89F" w14:textId="77777777" w:rsidR="00A521E1" w:rsidRPr="00C87F28" w:rsidRDefault="00A521E1">
      <w:pPr>
        <w:numPr>
          <w:ilvl w:val="0"/>
          <w:numId w:val="8"/>
        </w:numPr>
        <w:rPr>
          <w:rFonts w:ascii="바탕" w:eastAsia="바탕" w:hAnsi="바탕"/>
          <w:noProof/>
          <w:sz w:val="22"/>
          <w:szCs w:val="22"/>
        </w:rPr>
      </w:pPr>
      <w:r w:rsidRPr="00C87F28">
        <w:rPr>
          <w:rFonts w:ascii="바탕" w:eastAsia="바탕" w:hAnsi="바탕" w:hint="eastAsia"/>
          <w:noProof/>
          <w:sz w:val="22"/>
          <w:szCs w:val="22"/>
        </w:rPr>
        <w:t>최적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PLT </w:t>
      </w:r>
      <w:r w:rsidRPr="00C87F28">
        <w:rPr>
          <w:rFonts w:ascii="바탕" w:eastAsia="바탕" w:hAnsi="바탕" w:hint="eastAsia"/>
          <w:noProof/>
          <w:sz w:val="22"/>
          <w:szCs w:val="22"/>
        </w:rPr>
        <w:t>규격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>및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>운영안</w:t>
      </w:r>
    </w:p>
    <w:p w14:paraId="4D19FDB1" w14:textId="77777777" w:rsidR="00A521E1" w:rsidRPr="00C87F28" w:rsidRDefault="00A521E1">
      <w:pPr>
        <w:numPr>
          <w:ilvl w:val="0"/>
          <w:numId w:val="8"/>
        </w:numPr>
        <w:rPr>
          <w:rFonts w:ascii="바탕" w:eastAsia="바탕" w:hAnsi="바탕"/>
          <w:noProof/>
          <w:sz w:val="22"/>
          <w:szCs w:val="22"/>
        </w:rPr>
      </w:pPr>
      <w:r w:rsidRPr="00C87F28">
        <w:rPr>
          <w:rFonts w:ascii="바탕" w:eastAsia="바탕" w:hAnsi="바탕" w:hint="eastAsia"/>
          <w:noProof/>
          <w:sz w:val="22"/>
          <w:szCs w:val="22"/>
        </w:rPr>
        <w:t>피킹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>자동화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>솔루션</w:t>
      </w:r>
    </w:p>
    <w:p w14:paraId="792658A6" w14:textId="77777777" w:rsidR="00A521E1" w:rsidRPr="00C87F28" w:rsidRDefault="00A521E1">
      <w:pPr>
        <w:numPr>
          <w:ilvl w:val="0"/>
          <w:numId w:val="8"/>
        </w:numPr>
        <w:rPr>
          <w:rFonts w:ascii="바탕" w:eastAsia="바탕" w:hAnsi="바탕"/>
          <w:noProof/>
          <w:sz w:val="22"/>
          <w:szCs w:val="22"/>
        </w:rPr>
      </w:pPr>
      <w:r w:rsidRPr="00C87F28">
        <w:rPr>
          <w:rFonts w:ascii="바탕" w:eastAsia="바탕" w:hAnsi="바탕" w:hint="eastAsia"/>
          <w:noProof/>
          <w:sz w:val="22"/>
          <w:szCs w:val="22"/>
        </w:rPr>
        <w:t>최적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>합적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>솔루션</w:t>
      </w:r>
    </w:p>
    <w:p w14:paraId="4F23C0FB" w14:textId="77777777" w:rsidR="00A521E1" w:rsidRPr="00C87F28" w:rsidRDefault="00A521E1">
      <w:pPr>
        <w:numPr>
          <w:ilvl w:val="0"/>
          <w:numId w:val="8"/>
        </w:numPr>
        <w:rPr>
          <w:rFonts w:ascii="바탕" w:eastAsia="바탕" w:hAnsi="바탕"/>
          <w:noProof/>
          <w:sz w:val="22"/>
          <w:szCs w:val="22"/>
        </w:rPr>
      </w:pPr>
      <w:r w:rsidRPr="00C87F28">
        <w:rPr>
          <w:rFonts w:ascii="바탕" w:eastAsia="바탕" w:hAnsi="바탕" w:hint="eastAsia"/>
          <w:noProof/>
          <w:sz w:val="22"/>
          <w:szCs w:val="22"/>
        </w:rPr>
        <w:t>최적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>품목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>배치안</w:t>
      </w:r>
    </w:p>
    <w:p w14:paraId="29AF2D95" w14:textId="77777777" w:rsidR="00A521E1" w:rsidRPr="00C87F28" w:rsidRDefault="00A521E1">
      <w:pPr>
        <w:numPr>
          <w:ilvl w:val="0"/>
          <w:numId w:val="8"/>
        </w:numPr>
        <w:rPr>
          <w:rFonts w:ascii="바탕" w:eastAsia="바탕" w:hAnsi="바탕"/>
          <w:noProof/>
          <w:sz w:val="22"/>
          <w:szCs w:val="22"/>
        </w:rPr>
      </w:pPr>
      <w:r w:rsidRPr="00C87F28">
        <w:rPr>
          <w:rFonts w:ascii="바탕" w:eastAsia="바탕" w:hAnsi="바탕"/>
          <w:noProof/>
          <w:sz w:val="22"/>
          <w:szCs w:val="22"/>
        </w:rPr>
        <w:t>Material Flow Diagram</w:t>
      </w:r>
    </w:p>
    <w:p w14:paraId="40748326" w14:textId="77777777" w:rsidR="00A521E1" w:rsidRPr="00C87F28" w:rsidRDefault="00A521E1">
      <w:pPr>
        <w:numPr>
          <w:ilvl w:val="0"/>
          <w:numId w:val="8"/>
        </w:numPr>
        <w:rPr>
          <w:rFonts w:ascii="바탕" w:eastAsia="바탕" w:hAnsi="바탕"/>
          <w:noProof/>
          <w:sz w:val="22"/>
          <w:szCs w:val="22"/>
        </w:rPr>
      </w:pPr>
      <w:r w:rsidRPr="00C87F28">
        <w:rPr>
          <w:rFonts w:ascii="바탕" w:eastAsia="바탕" w:hAnsi="바탕"/>
          <w:noProof/>
          <w:sz w:val="22"/>
          <w:szCs w:val="22"/>
        </w:rPr>
        <w:t>PLT</w:t>
      </w:r>
      <w:r w:rsidRPr="00C87F28">
        <w:rPr>
          <w:rFonts w:ascii="바탕" w:eastAsia="바탕" w:hAnsi="바탕" w:hint="eastAsia"/>
          <w:noProof/>
          <w:sz w:val="22"/>
          <w:szCs w:val="22"/>
        </w:rPr>
        <w:t>당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>적정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>하중기준</w:t>
      </w:r>
    </w:p>
    <w:p w14:paraId="50D8105C" w14:textId="77777777" w:rsidR="005601F9" w:rsidRPr="00C87F28" w:rsidRDefault="00A521E1">
      <w:pPr>
        <w:numPr>
          <w:ilvl w:val="0"/>
          <w:numId w:val="8"/>
        </w:numPr>
        <w:rPr>
          <w:rFonts w:ascii="바탕" w:eastAsia="바탕" w:hAnsi="바탕"/>
          <w:noProof/>
          <w:sz w:val="22"/>
          <w:szCs w:val="22"/>
        </w:rPr>
      </w:pPr>
      <w:r w:rsidRPr="00C87F28">
        <w:rPr>
          <w:rFonts w:ascii="바탕" w:eastAsia="바탕" w:hAnsi="바탕"/>
          <w:noProof/>
          <w:sz w:val="22"/>
          <w:szCs w:val="22"/>
        </w:rPr>
        <w:t xml:space="preserve">Layout </w:t>
      </w:r>
      <w:r w:rsidRPr="00C87F28">
        <w:rPr>
          <w:rFonts w:ascii="바탕" w:eastAsia="바탕" w:hAnsi="바탕" w:hint="eastAsia"/>
          <w:noProof/>
          <w:sz w:val="22"/>
          <w:szCs w:val="22"/>
        </w:rPr>
        <w:t>정의</w:t>
      </w:r>
      <w:r w:rsidRPr="00C87F28">
        <w:rPr>
          <w:rFonts w:ascii="바탕" w:eastAsia="바탕" w:hAnsi="바탕"/>
          <w:noProof/>
          <w:sz w:val="22"/>
          <w:szCs w:val="22"/>
        </w:rPr>
        <w:t>(</w:t>
      </w:r>
      <w:r w:rsidRPr="00C87F28">
        <w:rPr>
          <w:rFonts w:ascii="바탕" w:eastAsia="바탕" w:hAnsi="바탕" w:hint="eastAsia"/>
          <w:noProof/>
          <w:sz w:val="22"/>
          <w:szCs w:val="22"/>
        </w:rPr>
        <w:t>자동화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>설비</w:t>
      </w:r>
      <w:r w:rsidRPr="00C87F28">
        <w:rPr>
          <w:rFonts w:ascii="바탕" w:eastAsia="바탕" w:hAnsi="바탕"/>
          <w:noProof/>
          <w:sz w:val="22"/>
          <w:szCs w:val="22"/>
        </w:rPr>
        <w:t>(</w:t>
      </w:r>
      <w:r w:rsidRPr="00C87F28">
        <w:rPr>
          <w:rFonts w:ascii="바탕" w:eastAsia="바탕" w:hAnsi="바탕" w:hint="eastAsia"/>
          <w:noProof/>
          <w:sz w:val="22"/>
          <w:szCs w:val="22"/>
        </w:rPr>
        <w:t>연결</w:t>
      </w:r>
      <w:r w:rsidRPr="00C87F28">
        <w:rPr>
          <w:rFonts w:ascii="바탕" w:eastAsia="바탕" w:hAnsi="바탕"/>
          <w:noProof/>
          <w:sz w:val="22"/>
          <w:szCs w:val="22"/>
        </w:rPr>
        <w:t xml:space="preserve">) </w:t>
      </w:r>
      <w:r w:rsidRPr="00C87F28">
        <w:rPr>
          <w:rFonts w:ascii="바탕" w:eastAsia="바탕" w:hAnsi="바탕" w:hint="eastAsia"/>
          <w:noProof/>
          <w:sz w:val="22"/>
          <w:szCs w:val="22"/>
        </w:rPr>
        <w:t>배치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>및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>제품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location </w:t>
      </w:r>
      <w:r w:rsidRPr="00C87F28">
        <w:rPr>
          <w:rFonts w:ascii="바탕" w:eastAsia="바탕" w:hAnsi="바탕" w:hint="eastAsia"/>
          <w:noProof/>
          <w:sz w:val="22"/>
          <w:szCs w:val="22"/>
        </w:rPr>
        <w:t>포함</w:t>
      </w:r>
      <w:r w:rsidR="005601F9" w:rsidRPr="00C87F28">
        <w:rPr>
          <w:rFonts w:ascii="바탕" w:eastAsia="바탕" w:hAnsi="바탕"/>
          <w:noProof/>
          <w:sz w:val="22"/>
          <w:szCs w:val="22"/>
        </w:rPr>
        <w:t>)</w:t>
      </w:r>
    </w:p>
    <w:p w14:paraId="0BF8852C" w14:textId="77777777" w:rsidR="00A521E1" w:rsidRPr="00E23BA2" w:rsidRDefault="00A521E1" w:rsidP="005601F9">
      <w:pPr>
        <w:ind w:left="685" w:firstLineChars="100" w:firstLine="200"/>
        <w:rPr>
          <w:rFonts w:ascii="바탕" w:eastAsia="바탕" w:hAnsi="바탕"/>
          <w:noProof/>
        </w:rPr>
      </w:pPr>
      <w:r w:rsidRPr="00E23BA2">
        <w:rPr>
          <w:rFonts w:ascii="바탕" w:eastAsia="바탕" w:hAnsi="바탕" w:hint="eastAsia"/>
          <w:noProof/>
        </w:rPr>
        <w:t>1)</w:t>
      </w:r>
      <w:r w:rsidRPr="00E23BA2">
        <w:rPr>
          <w:rFonts w:ascii="바탕" w:eastAsia="바탕" w:hAnsi="바탕"/>
          <w:noProof/>
        </w:rPr>
        <w:t xml:space="preserve"> </w:t>
      </w:r>
      <w:r w:rsidRPr="00E23BA2">
        <w:rPr>
          <w:rFonts w:ascii="바탕" w:eastAsia="바탕" w:hAnsi="바탕" w:hint="eastAsia"/>
          <w:noProof/>
        </w:rPr>
        <w:t>기타공간(임시보관/판정</w:t>
      </w:r>
      <w:r w:rsidRPr="00E23BA2">
        <w:rPr>
          <w:rFonts w:ascii="바탕" w:eastAsia="바탕" w:hAnsi="바탕"/>
          <w:noProof/>
        </w:rPr>
        <w:t>/</w:t>
      </w:r>
      <w:r w:rsidRPr="00E23BA2">
        <w:rPr>
          <w:rFonts w:ascii="바탕" w:eastAsia="바탕" w:hAnsi="바탕" w:hint="eastAsia"/>
          <w:noProof/>
        </w:rPr>
        <w:t>재포장/지게차충전/파지배출</w:t>
      </w:r>
      <w:r w:rsidR="005601F9" w:rsidRPr="00E23BA2">
        <w:rPr>
          <w:rFonts w:ascii="바탕" w:eastAsia="바탕" w:hAnsi="바탕" w:hint="eastAsia"/>
          <w:noProof/>
        </w:rPr>
        <w:t xml:space="preserve"> </w:t>
      </w:r>
      <w:r w:rsidRPr="00E23BA2">
        <w:rPr>
          <w:rFonts w:ascii="바탕" w:eastAsia="바탕" w:hAnsi="바탕" w:hint="eastAsia"/>
          <w:noProof/>
        </w:rPr>
        <w:t>등)</w:t>
      </w:r>
      <w:r w:rsidRPr="00E23BA2">
        <w:rPr>
          <w:rFonts w:ascii="바탕" w:eastAsia="바탕" w:hAnsi="바탕"/>
          <w:noProof/>
        </w:rPr>
        <w:t xml:space="preserve"> </w:t>
      </w:r>
      <w:r w:rsidRPr="00E23BA2">
        <w:rPr>
          <w:rFonts w:ascii="바탕" w:eastAsia="바탕" w:hAnsi="바탕" w:hint="eastAsia"/>
          <w:noProof/>
        </w:rPr>
        <w:t>최적배치</w:t>
      </w:r>
      <w:r w:rsidRPr="00E23BA2">
        <w:rPr>
          <w:rFonts w:ascii="바탕" w:eastAsia="바탕" w:hAnsi="바탕"/>
          <w:noProof/>
        </w:rPr>
        <w:t xml:space="preserve"> </w:t>
      </w:r>
      <w:r w:rsidRPr="00E23BA2">
        <w:rPr>
          <w:rFonts w:ascii="바탕" w:eastAsia="바탕" w:hAnsi="바탕" w:hint="eastAsia"/>
          <w:noProof/>
        </w:rPr>
        <w:t>포함</w:t>
      </w:r>
    </w:p>
    <w:p w14:paraId="5819A41A" w14:textId="77777777" w:rsidR="00A521E1" w:rsidRPr="00C87F28" w:rsidRDefault="00A521E1">
      <w:pPr>
        <w:numPr>
          <w:ilvl w:val="0"/>
          <w:numId w:val="8"/>
        </w:numPr>
        <w:rPr>
          <w:rFonts w:ascii="바탕" w:eastAsia="바탕" w:hAnsi="바탕"/>
          <w:noProof/>
          <w:sz w:val="22"/>
          <w:szCs w:val="22"/>
        </w:rPr>
      </w:pPr>
      <w:r w:rsidRPr="00C87F28">
        <w:rPr>
          <w:rFonts w:ascii="바탕" w:eastAsia="바탕" w:hAnsi="바탕" w:hint="eastAsia"/>
          <w:noProof/>
          <w:sz w:val="22"/>
          <w:szCs w:val="22"/>
        </w:rPr>
        <w:t>각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>부문별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>소요인력</w:t>
      </w:r>
    </w:p>
    <w:p w14:paraId="6AB95F58" w14:textId="77777777" w:rsidR="00A521E1" w:rsidRPr="00C87F28" w:rsidRDefault="00A521E1">
      <w:pPr>
        <w:numPr>
          <w:ilvl w:val="0"/>
          <w:numId w:val="8"/>
        </w:numPr>
        <w:rPr>
          <w:rFonts w:ascii="바탕" w:eastAsia="바탕" w:hAnsi="바탕"/>
          <w:noProof/>
          <w:sz w:val="22"/>
          <w:szCs w:val="22"/>
        </w:rPr>
      </w:pPr>
      <w:r w:rsidRPr="00C87F28">
        <w:rPr>
          <w:rFonts w:ascii="바탕" w:eastAsia="바탕" w:hAnsi="바탕" w:hint="eastAsia"/>
          <w:noProof/>
          <w:sz w:val="22"/>
          <w:szCs w:val="22"/>
        </w:rPr>
        <w:t>물류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>정보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SW </w:t>
      </w:r>
      <w:r w:rsidRPr="00C87F28">
        <w:rPr>
          <w:rFonts w:ascii="바탕" w:eastAsia="바탕" w:hAnsi="바탕" w:hint="eastAsia"/>
          <w:noProof/>
          <w:sz w:val="22"/>
          <w:szCs w:val="22"/>
        </w:rPr>
        <w:t>솔루션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>비교</w:t>
      </w:r>
      <w:r w:rsidRPr="00C87F28">
        <w:rPr>
          <w:rFonts w:ascii="바탕" w:eastAsia="바탕" w:hAnsi="바탕"/>
          <w:noProof/>
          <w:sz w:val="22"/>
          <w:szCs w:val="22"/>
        </w:rPr>
        <w:t>/</w:t>
      </w:r>
      <w:r w:rsidRPr="00C87F28">
        <w:rPr>
          <w:rFonts w:ascii="바탕" w:eastAsia="바탕" w:hAnsi="바탕" w:hint="eastAsia"/>
          <w:noProof/>
          <w:sz w:val="22"/>
          <w:szCs w:val="22"/>
        </w:rPr>
        <w:t>검토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(</w:t>
      </w:r>
      <w:r w:rsidRPr="00C87F28">
        <w:rPr>
          <w:rFonts w:ascii="바탕" w:eastAsia="바탕" w:hAnsi="바탕" w:hint="eastAsia"/>
          <w:noProof/>
          <w:sz w:val="22"/>
          <w:szCs w:val="22"/>
        </w:rPr>
        <w:t>선진</w:t>
      </w:r>
      <w:r w:rsidRPr="00C87F28">
        <w:rPr>
          <w:rFonts w:ascii="바탕" w:eastAsia="바탕" w:hAnsi="바탕"/>
          <w:noProof/>
          <w:sz w:val="22"/>
          <w:szCs w:val="22"/>
        </w:rPr>
        <w:t>/</w:t>
      </w:r>
      <w:r w:rsidRPr="00C87F28">
        <w:rPr>
          <w:rFonts w:ascii="바탕" w:eastAsia="바탕" w:hAnsi="바탕" w:hint="eastAsia"/>
          <w:noProof/>
          <w:sz w:val="22"/>
          <w:szCs w:val="22"/>
        </w:rPr>
        <w:t>우수사례를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>포함</w:t>
      </w:r>
      <w:r w:rsidRPr="00C87F28">
        <w:rPr>
          <w:rFonts w:ascii="바탕" w:eastAsia="바탕" w:hAnsi="바탕"/>
          <w:noProof/>
          <w:sz w:val="22"/>
          <w:szCs w:val="22"/>
        </w:rPr>
        <w:t xml:space="preserve">) </w:t>
      </w:r>
      <w:r w:rsidRPr="00C87F28">
        <w:rPr>
          <w:rFonts w:ascii="바탕" w:eastAsia="바탕" w:hAnsi="바탕" w:hint="eastAsia"/>
          <w:noProof/>
          <w:sz w:val="22"/>
          <w:szCs w:val="22"/>
        </w:rPr>
        <w:t>및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>최적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>솔루션</w:t>
      </w:r>
    </w:p>
    <w:p w14:paraId="648BB45E" w14:textId="77777777" w:rsidR="00A521E1" w:rsidRPr="00C87F28" w:rsidRDefault="00A521E1">
      <w:pPr>
        <w:numPr>
          <w:ilvl w:val="0"/>
          <w:numId w:val="8"/>
        </w:numPr>
        <w:rPr>
          <w:rFonts w:ascii="바탕" w:eastAsia="바탕" w:hAnsi="바탕"/>
          <w:noProof/>
          <w:sz w:val="22"/>
          <w:szCs w:val="22"/>
        </w:rPr>
      </w:pPr>
      <w:r w:rsidRPr="00C87F28">
        <w:rPr>
          <w:rFonts w:ascii="바탕" w:eastAsia="바탕" w:hAnsi="바탕" w:hint="eastAsia"/>
          <w:noProof/>
          <w:sz w:val="22"/>
          <w:szCs w:val="22"/>
        </w:rPr>
        <w:lastRenderedPageBreak/>
        <w:t>물류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>정보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>시스템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>운영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>방안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(</w:t>
      </w:r>
      <w:r w:rsidRPr="00C87F28">
        <w:rPr>
          <w:rFonts w:ascii="바탕" w:eastAsia="바탕" w:hAnsi="바탕" w:hint="eastAsia"/>
          <w:noProof/>
          <w:sz w:val="22"/>
          <w:szCs w:val="22"/>
        </w:rPr>
        <w:t>아키텍처</w:t>
      </w:r>
      <w:r w:rsidRPr="00C87F28">
        <w:rPr>
          <w:rFonts w:ascii="바탕" w:eastAsia="바탕" w:hAnsi="바탕"/>
          <w:noProof/>
          <w:sz w:val="22"/>
          <w:szCs w:val="22"/>
        </w:rPr>
        <w:t xml:space="preserve">, </w:t>
      </w:r>
      <w:r w:rsidRPr="00C87F28">
        <w:rPr>
          <w:rFonts w:ascii="바탕" w:eastAsia="바탕" w:hAnsi="바탕" w:hint="eastAsia"/>
          <w:noProof/>
          <w:sz w:val="22"/>
          <w:szCs w:val="22"/>
        </w:rPr>
        <w:t>서버</w:t>
      </w:r>
      <w:r w:rsidRPr="00C87F28">
        <w:rPr>
          <w:rFonts w:ascii="바탕" w:eastAsia="바탕" w:hAnsi="바탕"/>
          <w:noProof/>
          <w:sz w:val="22"/>
          <w:szCs w:val="22"/>
        </w:rPr>
        <w:t xml:space="preserve">, </w:t>
      </w:r>
      <w:r w:rsidRPr="00C87F28">
        <w:rPr>
          <w:rFonts w:ascii="바탕" w:eastAsia="바탕" w:hAnsi="바탕" w:hint="eastAsia"/>
          <w:noProof/>
          <w:sz w:val="22"/>
          <w:szCs w:val="22"/>
        </w:rPr>
        <w:t>조직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>등</w:t>
      </w:r>
      <w:r w:rsidRPr="00C87F28">
        <w:rPr>
          <w:rFonts w:ascii="바탕" w:eastAsia="바탕" w:hAnsi="바탕"/>
          <w:noProof/>
          <w:sz w:val="22"/>
          <w:szCs w:val="22"/>
        </w:rPr>
        <w:t>)</w:t>
      </w:r>
    </w:p>
    <w:p w14:paraId="5E936E96" w14:textId="77777777" w:rsidR="00A521E1" w:rsidRPr="00C87F28" w:rsidRDefault="00A521E1">
      <w:pPr>
        <w:numPr>
          <w:ilvl w:val="0"/>
          <w:numId w:val="8"/>
        </w:numPr>
        <w:rPr>
          <w:rFonts w:ascii="바탕" w:eastAsia="바탕" w:hAnsi="바탕"/>
          <w:noProof/>
          <w:sz w:val="22"/>
          <w:szCs w:val="22"/>
        </w:rPr>
      </w:pPr>
      <w:r w:rsidRPr="00C87F28">
        <w:rPr>
          <w:rFonts w:ascii="바탕" w:eastAsia="바탕" w:hAnsi="바탕"/>
          <w:noProof/>
          <w:sz w:val="22"/>
          <w:szCs w:val="22"/>
        </w:rPr>
        <w:t xml:space="preserve">PLT </w:t>
      </w:r>
      <w:r w:rsidRPr="00C87F28">
        <w:rPr>
          <w:rFonts w:ascii="바탕" w:eastAsia="바탕" w:hAnsi="바탕" w:hint="eastAsia"/>
          <w:noProof/>
          <w:sz w:val="22"/>
          <w:szCs w:val="22"/>
        </w:rPr>
        <w:t>수불관리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>방안</w:t>
      </w:r>
      <w:r w:rsidRPr="00C87F28">
        <w:rPr>
          <w:rFonts w:ascii="바탕" w:eastAsia="바탕" w:hAnsi="바탕"/>
          <w:noProof/>
          <w:sz w:val="22"/>
          <w:szCs w:val="22"/>
        </w:rPr>
        <w:t>(</w:t>
      </w:r>
      <w:r w:rsidRPr="00C87F28">
        <w:rPr>
          <w:rFonts w:ascii="바탕" w:eastAsia="바탕" w:hAnsi="바탕" w:hint="eastAsia"/>
          <w:noProof/>
          <w:sz w:val="22"/>
          <w:szCs w:val="22"/>
        </w:rPr>
        <w:t>자동화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>운영시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>최적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>관리방안</w:t>
      </w:r>
      <w:r w:rsidR="00E00077" w:rsidRPr="00C87F28">
        <w:rPr>
          <w:rFonts w:ascii="바탕" w:eastAsia="바탕" w:hAnsi="바탕" w:hint="eastAsia"/>
          <w:noProof/>
          <w:sz w:val="22"/>
          <w:szCs w:val="22"/>
        </w:rPr>
        <w:t xml:space="preserve"> /</w:t>
      </w:r>
      <w:r w:rsidR="00E00077"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>비용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>및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>現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>보유분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>고려</w:t>
      </w:r>
      <w:r w:rsidRPr="00C87F28">
        <w:rPr>
          <w:rFonts w:ascii="바탕" w:eastAsia="바탕" w:hAnsi="바탕"/>
          <w:noProof/>
          <w:sz w:val="22"/>
          <w:szCs w:val="22"/>
        </w:rPr>
        <w:t>)</w:t>
      </w:r>
    </w:p>
    <w:p w14:paraId="590654AC" w14:textId="77777777" w:rsidR="00A521E1" w:rsidRPr="00C87F28" w:rsidRDefault="00A521E1">
      <w:pPr>
        <w:numPr>
          <w:ilvl w:val="0"/>
          <w:numId w:val="8"/>
        </w:numPr>
        <w:rPr>
          <w:rFonts w:ascii="바탕" w:eastAsia="바탕" w:hAnsi="바탕"/>
          <w:noProof/>
          <w:sz w:val="22"/>
          <w:szCs w:val="22"/>
        </w:rPr>
      </w:pPr>
      <w:r w:rsidRPr="00C87F28">
        <w:rPr>
          <w:rFonts w:ascii="바탕" w:eastAsia="바탕" w:hAnsi="바탕" w:hint="eastAsia"/>
          <w:noProof/>
          <w:sz w:val="22"/>
          <w:szCs w:val="22"/>
        </w:rPr>
        <w:t>기본설계</w:t>
      </w:r>
      <w:r w:rsidRPr="00C87F28">
        <w:rPr>
          <w:rFonts w:ascii="바탕" w:eastAsia="바탕" w:hAnsi="바탕"/>
          <w:noProof/>
          <w:sz w:val="22"/>
          <w:szCs w:val="22"/>
        </w:rPr>
        <w:t>(</w:t>
      </w:r>
      <w:r w:rsidRPr="00C87F28">
        <w:rPr>
          <w:rFonts w:ascii="바탕" w:eastAsia="바탕" w:hAnsi="바탕" w:hint="eastAsia"/>
          <w:noProof/>
          <w:sz w:val="22"/>
          <w:szCs w:val="22"/>
        </w:rPr>
        <w:t>물류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>설비별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>상세사양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>및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>기본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L/O)</w:t>
      </w:r>
    </w:p>
    <w:p w14:paraId="62EB1EB4" w14:textId="77777777" w:rsidR="00A521E1" w:rsidRPr="00C87F28" w:rsidRDefault="00A521E1">
      <w:pPr>
        <w:numPr>
          <w:ilvl w:val="0"/>
          <w:numId w:val="8"/>
        </w:numPr>
        <w:rPr>
          <w:rFonts w:ascii="바탕" w:eastAsia="바탕" w:hAnsi="바탕"/>
          <w:noProof/>
          <w:sz w:val="22"/>
          <w:szCs w:val="22"/>
        </w:rPr>
      </w:pPr>
      <w:r w:rsidRPr="00C87F28">
        <w:rPr>
          <w:rFonts w:ascii="바탕" w:eastAsia="바탕" w:hAnsi="바탕" w:hint="eastAsia"/>
          <w:noProof/>
          <w:sz w:val="22"/>
          <w:szCs w:val="22"/>
        </w:rPr>
        <w:t>건물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>내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>기능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>배치도</w:t>
      </w:r>
      <w:r w:rsidRPr="00C87F28">
        <w:rPr>
          <w:rFonts w:ascii="바탕" w:eastAsia="바탕" w:hAnsi="바탕"/>
          <w:noProof/>
          <w:sz w:val="22"/>
          <w:szCs w:val="22"/>
        </w:rPr>
        <w:t>(</w:t>
      </w:r>
      <w:r w:rsidRPr="00C87F28">
        <w:rPr>
          <w:rFonts w:ascii="바탕" w:eastAsia="바탕" w:hAnsi="바탕" w:hint="eastAsia"/>
          <w:noProof/>
          <w:sz w:val="22"/>
          <w:szCs w:val="22"/>
        </w:rPr>
        <w:t>평면도</w:t>
      </w:r>
      <w:r w:rsidRPr="00C87F28">
        <w:rPr>
          <w:rFonts w:ascii="바탕" w:eastAsia="바탕" w:hAnsi="바탕"/>
          <w:noProof/>
          <w:sz w:val="22"/>
          <w:szCs w:val="22"/>
        </w:rPr>
        <w:t xml:space="preserve">, </w:t>
      </w:r>
      <w:r w:rsidRPr="00C87F28">
        <w:rPr>
          <w:rFonts w:ascii="바탕" w:eastAsia="바탕" w:hAnsi="바탕" w:hint="eastAsia"/>
          <w:noProof/>
          <w:sz w:val="22"/>
          <w:szCs w:val="22"/>
        </w:rPr>
        <w:t>단면도</w:t>
      </w:r>
      <w:r w:rsidRPr="00C87F28">
        <w:rPr>
          <w:rFonts w:ascii="바탕" w:eastAsia="바탕" w:hAnsi="바탕"/>
          <w:noProof/>
          <w:sz w:val="22"/>
          <w:szCs w:val="22"/>
        </w:rPr>
        <w:t>)</w:t>
      </w:r>
    </w:p>
    <w:p w14:paraId="7105BF85" w14:textId="77777777" w:rsidR="00A521E1" w:rsidRPr="00C87F28" w:rsidRDefault="00A521E1">
      <w:pPr>
        <w:numPr>
          <w:ilvl w:val="0"/>
          <w:numId w:val="8"/>
        </w:numPr>
        <w:rPr>
          <w:rFonts w:ascii="바탕" w:eastAsia="바탕" w:hAnsi="바탕"/>
          <w:noProof/>
          <w:sz w:val="22"/>
          <w:szCs w:val="22"/>
        </w:rPr>
      </w:pPr>
      <w:r w:rsidRPr="00C87F28">
        <w:rPr>
          <w:rFonts w:ascii="바탕" w:eastAsia="바탕" w:hAnsi="바탕" w:hint="eastAsia"/>
          <w:noProof/>
          <w:sz w:val="22"/>
          <w:szCs w:val="22"/>
        </w:rPr>
        <w:t>물류설비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>사양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>및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>소요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>수량</w:t>
      </w:r>
      <w:r w:rsidRPr="00C87F28">
        <w:rPr>
          <w:rFonts w:ascii="바탕" w:eastAsia="바탕" w:hAnsi="바탕"/>
          <w:noProof/>
          <w:sz w:val="22"/>
          <w:szCs w:val="22"/>
        </w:rPr>
        <w:t>(</w:t>
      </w:r>
      <w:r w:rsidRPr="00C87F28">
        <w:rPr>
          <w:rFonts w:ascii="바탕" w:eastAsia="바탕" w:hAnsi="바탕" w:hint="eastAsia"/>
          <w:noProof/>
          <w:sz w:val="22"/>
          <w:szCs w:val="22"/>
        </w:rPr>
        <w:t>고려사항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: AS</w:t>
      </w:r>
      <w:r w:rsidRPr="00C87F28">
        <w:rPr>
          <w:rFonts w:ascii="바탕" w:eastAsia="바탕" w:hAnsi="바탕" w:hint="eastAsia"/>
          <w:noProof/>
          <w:sz w:val="22"/>
          <w:szCs w:val="22"/>
        </w:rPr>
        <w:t>자재</w:t>
      </w:r>
      <w:r w:rsidRPr="00C87F28">
        <w:rPr>
          <w:rFonts w:ascii="바탕" w:eastAsia="바탕" w:hAnsi="바탕"/>
          <w:noProof/>
          <w:sz w:val="22"/>
          <w:szCs w:val="22"/>
        </w:rPr>
        <w:t xml:space="preserve">/3PL </w:t>
      </w:r>
      <w:r w:rsidRPr="00C87F28">
        <w:rPr>
          <w:rFonts w:ascii="바탕" w:eastAsia="바탕" w:hAnsi="바탕" w:hint="eastAsia"/>
          <w:noProof/>
          <w:sz w:val="22"/>
          <w:szCs w:val="22"/>
        </w:rPr>
        <w:t>사업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>추진고려</w:t>
      </w:r>
      <w:r w:rsidRPr="00C87F28">
        <w:rPr>
          <w:rFonts w:ascii="바탕" w:eastAsia="바탕" w:hAnsi="바탕"/>
          <w:noProof/>
          <w:sz w:val="22"/>
          <w:szCs w:val="22"/>
        </w:rPr>
        <w:t>)</w:t>
      </w:r>
    </w:p>
    <w:p w14:paraId="0491533F" w14:textId="77777777" w:rsidR="00A521E1" w:rsidRPr="00C87F28" w:rsidRDefault="00A521E1">
      <w:pPr>
        <w:numPr>
          <w:ilvl w:val="0"/>
          <w:numId w:val="8"/>
        </w:numPr>
        <w:rPr>
          <w:rFonts w:ascii="바탕" w:eastAsia="바탕" w:hAnsi="바탕"/>
          <w:noProof/>
          <w:sz w:val="22"/>
          <w:szCs w:val="22"/>
        </w:rPr>
      </w:pPr>
      <w:r w:rsidRPr="00C87F28">
        <w:rPr>
          <w:rFonts w:ascii="바탕" w:eastAsia="바탕" w:hAnsi="바탕" w:hint="eastAsia"/>
          <w:noProof/>
          <w:sz w:val="22"/>
          <w:szCs w:val="22"/>
        </w:rPr>
        <w:t>물류정보시스템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>운영을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>위한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>인프라</w:t>
      </w:r>
      <w:r w:rsidRPr="00C87F28">
        <w:rPr>
          <w:rFonts w:ascii="바탕" w:eastAsia="바탕" w:hAnsi="바탕"/>
          <w:noProof/>
          <w:sz w:val="22"/>
          <w:szCs w:val="22"/>
        </w:rPr>
        <w:t xml:space="preserve">(H/W </w:t>
      </w:r>
      <w:r w:rsidRPr="00C87F28">
        <w:rPr>
          <w:rFonts w:ascii="바탕" w:eastAsia="바탕" w:hAnsi="바탕" w:hint="eastAsia"/>
          <w:noProof/>
          <w:sz w:val="22"/>
          <w:szCs w:val="22"/>
        </w:rPr>
        <w:t>산정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>및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>서버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>구성</w:t>
      </w:r>
      <w:r w:rsidRPr="00C87F28">
        <w:rPr>
          <w:rFonts w:ascii="바탕" w:eastAsia="바탕" w:hAnsi="바탕"/>
          <w:noProof/>
          <w:sz w:val="22"/>
          <w:szCs w:val="22"/>
        </w:rPr>
        <w:t xml:space="preserve">, </w:t>
      </w:r>
      <w:r w:rsidRPr="00C87F28">
        <w:rPr>
          <w:rFonts w:ascii="바탕" w:eastAsia="바탕" w:hAnsi="바탕" w:hint="eastAsia"/>
          <w:noProof/>
          <w:sz w:val="22"/>
          <w:szCs w:val="22"/>
        </w:rPr>
        <w:t>네트워크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>구성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>등</w:t>
      </w:r>
      <w:r w:rsidRPr="00C87F28">
        <w:rPr>
          <w:rFonts w:ascii="바탕" w:eastAsia="바탕" w:hAnsi="바탕"/>
          <w:noProof/>
          <w:sz w:val="22"/>
          <w:szCs w:val="22"/>
        </w:rPr>
        <w:t>)</w:t>
      </w:r>
    </w:p>
    <w:p w14:paraId="56334A2A" w14:textId="77777777" w:rsidR="00A521E1" w:rsidRPr="00C87F28" w:rsidRDefault="00A521E1">
      <w:pPr>
        <w:numPr>
          <w:ilvl w:val="0"/>
          <w:numId w:val="8"/>
        </w:numPr>
        <w:rPr>
          <w:rFonts w:ascii="바탕" w:eastAsia="바탕" w:hAnsi="바탕"/>
          <w:noProof/>
          <w:sz w:val="22"/>
          <w:szCs w:val="22"/>
        </w:rPr>
      </w:pPr>
      <w:r w:rsidRPr="00C87F28">
        <w:rPr>
          <w:rFonts w:ascii="바탕" w:eastAsia="바탕" w:hAnsi="바탕" w:hint="eastAsia"/>
          <w:noProof/>
          <w:sz w:val="22"/>
          <w:szCs w:val="22"/>
        </w:rPr>
        <w:t>전기</w:t>
      </w:r>
      <w:r w:rsidRPr="00C87F28">
        <w:rPr>
          <w:rFonts w:ascii="바탕" w:eastAsia="바탕" w:hAnsi="바탕"/>
          <w:noProof/>
          <w:sz w:val="22"/>
          <w:szCs w:val="22"/>
        </w:rPr>
        <w:t>/</w:t>
      </w:r>
      <w:r w:rsidRPr="00C87F28">
        <w:rPr>
          <w:rFonts w:ascii="바탕" w:eastAsia="바탕" w:hAnsi="바탕" w:hint="eastAsia"/>
          <w:noProof/>
          <w:sz w:val="22"/>
          <w:szCs w:val="22"/>
        </w:rPr>
        <w:t>제어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>시스템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>구성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>및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>소요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>전력량</w:t>
      </w:r>
    </w:p>
    <w:p w14:paraId="08B10288" w14:textId="77777777" w:rsidR="00A521E1" w:rsidRPr="00C87F28" w:rsidRDefault="00A521E1">
      <w:pPr>
        <w:numPr>
          <w:ilvl w:val="0"/>
          <w:numId w:val="8"/>
        </w:numPr>
        <w:rPr>
          <w:rFonts w:ascii="바탕" w:eastAsia="바탕" w:hAnsi="바탕"/>
          <w:noProof/>
          <w:sz w:val="22"/>
          <w:szCs w:val="22"/>
        </w:rPr>
      </w:pPr>
      <w:r w:rsidRPr="00C87F28">
        <w:rPr>
          <w:rFonts w:ascii="바탕" w:eastAsia="바탕" w:hAnsi="바탕" w:hint="eastAsia"/>
          <w:noProof/>
          <w:sz w:val="22"/>
          <w:szCs w:val="22"/>
        </w:rPr>
        <w:t>유지보수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>및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>장애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>대응방안</w:t>
      </w:r>
    </w:p>
    <w:p w14:paraId="09BAC3A5" w14:textId="77777777" w:rsidR="00A521E1" w:rsidRPr="00C87F28" w:rsidRDefault="00A521E1">
      <w:pPr>
        <w:numPr>
          <w:ilvl w:val="0"/>
          <w:numId w:val="8"/>
        </w:numPr>
        <w:rPr>
          <w:rFonts w:ascii="바탕" w:eastAsia="바탕" w:hAnsi="바탕"/>
          <w:noProof/>
          <w:sz w:val="22"/>
          <w:szCs w:val="22"/>
        </w:rPr>
      </w:pPr>
      <w:r w:rsidRPr="00C87F28">
        <w:rPr>
          <w:rFonts w:ascii="바탕" w:eastAsia="바탕" w:hAnsi="바탕" w:hint="eastAsia"/>
          <w:noProof/>
          <w:sz w:val="22"/>
          <w:szCs w:val="22"/>
        </w:rPr>
        <w:t>비용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>산출서</w:t>
      </w:r>
    </w:p>
    <w:p w14:paraId="5CF0592C" w14:textId="77777777" w:rsidR="00A521E1" w:rsidRPr="00C87F28" w:rsidRDefault="00A521E1">
      <w:pPr>
        <w:numPr>
          <w:ilvl w:val="0"/>
          <w:numId w:val="8"/>
        </w:numPr>
        <w:rPr>
          <w:rFonts w:ascii="바탕" w:eastAsia="바탕" w:hAnsi="바탕"/>
          <w:noProof/>
          <w:sz w:val="22"/>
          <w:szCs w:val="22"/>
        </w:rPr>
      </w:pPr>
      <w:r w:rsidRPr="00C87F28">
        <w:rPr>
          <w:rFonts w:ascii="바탕" w:eastAsia="바탕" w:hAnsi="바탕" w:hint="eastAsia"/>
          <w:noProof/>
          <w:sz w:val="22"/>
          <w:szCs w:val="22"/>
        </w:rPr>
        <w:t>업체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>특화요소</w:t>
      </w:r>
    </w:p>
    <w:p w14:paraId="0B99CAB9" w14:textId="77777777" w:rsidR="004E0F69" w:rsidRPr="00C87F28" w:rsidRDefault="00A521E1">
      <w:pPr>
        <w:numPr>
          <w:ilvl w:val="0"/>
          <w:numId w:val="8"/>
        </w:numPr>
        <w:rPr>
          <w:rFonts w:ascii="바탕" w:eastAsia="바탕" w:hAnsi="바탕"/>
          <w:noProof/>
          <w:sz w:val="22"/>
          <w:szCs w:val="22"/>
        </w:rPr>
      </w:pPr>
      <w:r w:rsidRPr="00C87F28">
        <w:rPr>
          <w:rFonts w:ascii="바탕" w:eastAsia="바탕" w:hAnsi="바탕" w:hint="eastAsia"/>
          <w:noProof/>
          <w:sz w:val="22"/>
          <w:szCs w:val="22"/>
        </w:rPr>
        <w:t>시뮬레이션을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>통한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>검증</w:t>
      </w:r>
    </w:p>
    <w:p w14:paraId="2602D79A" w14:textId="23C495AF" w:rsidR="00C7436A" w:rsidRDefault="00C7436A">
      <w:pPr>
        <w:numPr>
          <w:ilvl w:val="0"/>
          <w:numId w:val="8"/>
        </w:numPr>
        <w:rPr>
          <w:rFonts w:ascii="바탕" w:eastAsia="바탕" w:hAnsi="바탕"/>
          <w:noProof/>
          <w:sz w:val="22"/>
          <w:szCs w:val="22"/>
        </w:rPr>
      </w:pPr>
      <w:r w:rsidRPr="00C87F28">
        <w:rPr>
          <w:rFonts w:ascii="바탕" w:eastAsia="바탕" w:hAnsi="바탕" w:hint="eastAsia"/>
          <w:noProof/>
          <w:sz w:val="22"/>
          <w:szCs w:val="22"/>
        </w:rPr>
        <w:t>최종보고서 및 발표자료</w:t>
      </w:r>
    </w:p>
    <w:p w14:paraId="292CD8CC" w14:textId="26B806F7" w:rsidR="00D40765" w:rsidRDefault="00D40765">
      <w:pPr>
        <w:numPr>
          <w:ilvl w:val="0"/>
          <w:numId w:val="8"/>
        </w:numPr>
        <w:rPr>
          <w:rFonts w:ascii="바탕" w:eastAsia="바탕" w:hAnsi="바탕"/>
          <w:noProof/>
          <w:sz w:val="22"/>
          <w:szCs w:val="22"/>
        </w:rPr>
      </w:pPr>
      <w:r>
        <w:rPr>
          <w:rFonts w:ascii="바탕" w:eastAsia="바탕" w:hAnsi="바탕" w:hint="eastAsia"/>
          <w:noProof/>
          <w:sz w:val="22"/>
          <w:szCs w:val="22"/>
        </w:rPr>
        <w:t xml:space="preserve">아래 항목중 </w:t>
      </w:r>
      <w:r w:rsidR="00900A7C">
        <w:rPr>
          <w:rFonts w:ascii="바탕" w:eastAsia="바탕" w:hAnsi="바탕" w:hint="eastAsia"/>
          <w:noProof/>
          <w:sz w:val="22"/>
          <w:szCs w:val="22"/>
        </w:rPr>
        <w:t xml:space="preserve">위 내용에 </w:t>
      </w:r>
      <w:r>
        <w:rPr>
          <w:rFonts w:ascii="바탕" w:eastAsia="바탕" w:hAnsi="바탕" w:hint="eastAsia"/>
          <w:noProof/>
          <w:sz w:val="22"/>
          <w:szCs w:val="22"/>
        </w:rPr>
        <w:t>미포함된 항목이 있다면 산출물에 포함해야함.</w:t>
      </w:r>
    </w:p>
    <w:p w14:paraId="47AF11CC" w14:textId="6EA7747D" w:rsidR="00D40765" w:rsidRPr="00C87F28" w:rsidRDefault="00D40765" w:rsidP="00D40765">
      <w:pPr>
        <w:ind w:left="1045"/>
        <w:rPr>
          <w:rFonts w:ascii="바탕" w:eastAsia="바탕" w:hAnsi="바탕"/>
          <w:noProof/>
          <w:sz w:val="22"/>
          <w:szCs w:val="22"/>
        </w:rPr>
      </w:pPr>
      <w:r>
        <w:rPr>
          <w:rFonts w:ascii="바탕" w:eastAsia="바탕" w:hAnsi="바탕"/>
          <w:noProof/>
          <w:sz w:val="22"/>
          <w:szCs w:val="22"/>
        </w:rPr>
        <w:drawing>
          <wp:inline distT="0" distB="0" distL="0" distR="0" wp14:anchorId="553153FE" wp14:editId="05321DA2">
            <wp:extent cx="5320665" cy="4163695"/>
            <wp:effectExtent l="0" t="0" r="0" b="825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0665" cy="416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5F1DB" w14:textId="77777777" w:rsidR="00057E10" w:rsidRPr="00C87F28" w:rsidRDefault="00057E10" w:rsidP="00057E10">
      <w:pPr>
        <w:rPr>
          <w:rFonts w:ascii="바탕" w:eastAsia="바탕" w:hAnsi="바탕"/>
          <w:noProof/>
          <w:sz w:val="22"/>
          <w:szCs w:val="22"/>
        </w:rPr>
      </w:pPr>
    </w:p>
    <w:p w14:paraId="22EC4044" w14:textId="45BAA123" w:rsidR="00455DA3" w:rsidRPr="00E23BA2" w:rsidRDefault="00351E01">
      <w:pPr>
        <w:pStyle w:val="a8"/>
        <w:numPr>
          <w:ilvl w:val="0"/>
          <w:numId w:val="22"/>
        </w:numPr>
        <w:ind w:leftChars="0"/>
        <w:rPr>
          <w:rFonts w:ascii="바탕" w:eastAsia="바탕" w:hAnsi="바탕"/>
          <w:noProof/>
          <w:sz w:val="22"/>
          <w:szCs w:val="22"/>
        </w:rPr>
      </w:pPr>
      <w:r w:rsidRPr="00E23BA2">
        <w:rPr>
          <w:rFonts w:ascii="바탕" w:eastAsia="바탕" w:hAnsi="바탕"/>
          <w:sz w:val="22"/>
          <w:szCs w:val="22"/>
        </w:rPr>
        <w:t xml:space="preserve">본 산출물은 특정 제조사 또는 벤더의 상업적 이해관계로부터 독립적으로 </w:t>
      </w:r>
      <w:r w:rsidRPr="00E23BA2">
        <w:rPr>
          <w:rFonts w:ascii="바탕" w:eastAsia="바탕" w:hAnsi="바탕"/>
          <w:sz w:val="22"/>
          <w:szCs w:val="22"/>
        </w:rPr>
        <w:lastRenderedPageBreak/>
        <w:t>작성되어야 하며, '갑'의 입찰/선정 과정에서 모든 공급사가 동등한 정보와 조건 하에 참여할 수 있도록 명시적 기준 및 제안서 작성 형식을 포함하여야 한다</w:t>
      </w:r>
      <w:r w:rsidR="00432F11" w:rsidRPr="00E23BA2">
        <w:rPr>
          <w:rFonts w:ascii="바탕" w:eastAsia="바탕" w:hAnsi="바탕" w:hint="eastAsia"/>
          <w:noProof/>
          <w:sz w:val="22"/>
          <w:szCs w:val="22"/>
        </w:rPr>
        <w:t>.</w:t>
      </w:r>
    </w:p>
    <w:p w14:paraId="573A030E" w14:textId="6370CDF3" w:rsidR="00C87F28" w:rsidRPr="00E23BA2" w:rsidRDefault="00C87F28">
      <w:pPr>
        <w:pStyle w:val="a8"/>
        <w:numPr>
          <w:ilvl w:val="0"/>
          <w:numId w:val="22"/>
        </w:numPr>
        <w:ind w:leftChars="0"/>
        <w:rPr>
          <w:rFonts w:ascii="바탕" w:eastAsia="바탕" w:hAnsi="바탕"/>
          <w:noProof/>
          <w:sz w:val="22"/>
          <w:szCs w:val="22"/>
        </w:rPr>
      </w:pPr>
      <w:r w:rsidRPr="00E23BA2">
        <w:rPr>
          <w:rFonts w:ascii="바탕" w:eastAsia="바탕" w:hAnsi="바탕"/>
          <w:noProof/>
          <w:sz w:val="22"/>
          <w:szCs w:val="22"/>
        </w:rPr>
        <w:t>“</w:t>
      </w:r>
      <w:r w:rsidRPr="00E23BA2">
        <w:rPr>
          <w:rFonts w:ascii="바탕" w:eastAsia="바탕" w:hAnsi="바탕"/>
          <w:sz w:val="22"/>
          <w:szCs w:val="22"/>
        </w:rPr>
        <w:t xml:space="preserve">을”은 자동화 컨셉 설계 결과물을 기반으로 건축사와 협의 가능하도록 </w:t>
      </w:r>
      <w:r w:rsidRPr="00E23BA2">
        <w:rPr>
          <w:rStyle w:val="af"/>
          <w:rFonts w:ascii="바탕" w:eastAsia="바탕" w:hAnsi="바탕"/>
          <w:b w:val="0"/>
          <w:bCs w:val="0"/>
          <w:sz w:val="22"/>
          <w:szCs w:val="22"/>
        </w:rPr>
        <w:t>도면 및 설비 사양 기준서, 건축 구조 조건서</w:t>
      </w:r>
      <w:r w:rsidRPr="00E23BA2">
        <w:rPr>
          <w:rFonts w:ascii="바탕" w:eastAsia="바탕" w:hAnsi="바탕"/>
          <w:b/>
          <w:bCs/>
          <w:sz w:val="22"/>
          <w:szCs w:val="22"/>
        </w:rPr>
        <w:t xml:space="preserve"> </w:t>
      </w:r>
      <w:r w:rsidRPr="00E23BA2">
        <w:rPr>
          <w:rFonts w:ascii="바탕" w:eastAsia="바탕" w:hAnsi="바탕"/>
          <w:sz w:val="22"/>
          <w:szCs w:val="22"/>
        </w:rPr>
        <w:t>등을 작성해 ‘갑’에 제출하여야 한다.</w:t>
      </w:r>
    </w:p>
    <w:p w14:paraId="5C6A4525" w14:textId="46F8F228" w:rsidR="006762C5" w:rsidRPr="00EA5ED2" w:rsidRDefault="006762C5">
      <w:pPr>
        <w:pStyle w:val="a8"/>
        <w:numPr>
          <w:ilvl w:val="0"/>
          <w:numId w:val="22"/>
        </w:numPr>
        <w:ind w:leftChars="0"/>
        <w:rPr>
          <w:rFonts w:ascii="바탕" w:eastAsia="바탕" w:hAnsi="바탕"/>
          <w:noProof/>
          <w:sz w:val="22"/>
          <w:szCs w:val="22"/>
        </w:rPr>
      </w:pPr>
      <w:r w:rsidRPr="00EA5ED2">
        <w:rPr>
          <w:rFonts w:ascii="바탕" w:eastAsia="바탕" w:hAnsi="바탕" w:hint="eastAsia"/>
          <w:noProof/>
          <w:sz w:val="22"/>
          <w:szCs w:val="22"/>
        </w:rPr>
        <w:t xml:space="preserve">본 계약에 따라, </w:t>
      </w:r>
      <w:r w:rsidRPr="00EA5ED2">
        <w:rPr>
          <w:rFonts w:ascii="바탕" w:eastAsia="바탕" w:hAnsi="바탕"/>
          <w:noProof/>
          <w:sz w:val="22"/>
          <w:szCs w:val="22"/>
        </w:rPr>
        <w:t>“</w:t>
      </w:r>
      <w:r w:rsidRPr="00EA5ED2">
        <w:rPr>
          <w:rFonts w:ascii="바탕" w:eastAsia="바탕" w:hAnsi="바탕" w:hint="eastAsia"/>
          <w:noProof/>
          <w:sz w:val="22"/>
          <w:szCs w:val="22"/>
        </w:rPr>
        <w:t>갑</w:t>
      </w:r>
      <w:r w:rsidRPr="00EA5ED2">
        <w:rPr>
          <w:rFonts w:ascii="바탕" w:eastAsia="바탕" w:hAnsi="바탕"/>
          <w:noProof/>
          <w:sz w:val="22"/>
          <w:szCs w:val="22"/>
        </w:rPr>
        <w:t>”</w:t>
      </w:r>
      <w:r w:rsidRPr="00EA5ED2">
        <w:rPr>
          <w:rFonts w:ascii="바탕" w:eastAsia="바탕" w:hAnsi="바탕" w:hint="eastAsia"/>
          <w:noProof/>
          <w:sz w:val="22"/>
          <w:szCs w:val="22"/>
        </w:rPr>
        <w:t xml:space="preserve">은 </w:t>
      </w:r>
      <w:r w:rsidRPr="00EA5ED2">
        <w:rPr>
          <w:rFonts w:ascii="바탕" w:eastAsia="바탕" w:hAnsi="바탕"/>
          <w:noProof/>
          <w:sz w:val="22"/>
          <w:szCs w:val="22"/>
        </w:rPr>
        <w:t>“</w:t>
      </w:r>
      <w:r w:rsidRPr="00EA5ED2">
        <w:rPr>
          <w:rFonts w:ascii="바탕" w:eastAsia="바탕" w:hAnsi="바탕" w:hint="eastAsia"/>
          <w:noProof/>
          <w:sz w:val="22"/>
          <w:szCs w:val="22"/>
        </w:rPr>
        <w:t>을</w:t>
      </w:r>
      <w:r w:rsidRPr="00EA5ED2">
        <w:rPr>
          <w:rFonts w:ascii="바탕" w:eastAsia="바탕" w:hAnsi="바탕"/>
          <w:noProof/>
          <w:sz w:val="22"/>
          <w:szCs w:val="22"/>
        </w:rPr>
        <w:t>”</w:t>
      </w:r>
      <w:r w:rsidRPr="00EA5ED2">
        <w:rPr>
          <w:rFonts w:ascii="바탕" w:eastAsia="바탕" w:hAnsi="바탕" w:hint="eastAsia"/>
          <w:noProof/>
          <w:sz w:val="22"/>
          <w:szCs w:val="22"/>
        </w:rPr>
        <w:t xml:space="preserve">에게 지급해야 할 금액 전부를 지급하는 것을 전제 조건으로 </w:t>
      </w:r>
      <w:r w:rsidRPr="00EA5ED2">
        <w:rPr>
          <w:rFonts w:ascii="바탕" w:eastAsia="바탕" w:hAnsi="바탕"/>
          <w:noProof/>
          <w:sz w:val="22"/>
          <w:szCs w:val="22"/>
        </w:rPr>
        <w:t>“</w:t>
      </w:r>
      <w:r w:rsidRPr="00EA5ED2">
        <w:rPr>
          <w:rFonts w:ascii="바탕" w:eastAsia="바탕" w:hAnsi="바탕" w:hint="eastAsia"/>
          <w:noProof/>
          <w:sz w:val="22"/>
          <w:szCs w:val="22"/>
        </w:rPr>
        <w:t>갑</w:t>
      </w:r>
      <w:r w:rsidRPr="00EA5ED2">
        <w:rPr>
          <w:rFonts w:ascii="바탕" w:eastAsia="바탕" w:hAnsi="바탕"/>
          <w:noProof/>
          <w:sz w:val="22"/>
          <w:szCs w:val="22"/>
        </w:rPr>
        <w:t>”</w:t>
      </w:r>
      <w:r w:rsidRPr="00EA5ED2">
        <w:rPr>
          <w:rFonts w:ascii="바탕" w:eastAsia="바탕" w:hAnsi="바탕" w:hint="eastAsia"/>
          <w:noProof/>
          <w:sz w:val="22"/>
          <w:szCs w:val="22"/>
        </w:rPr>
        <w:t xml:space="preserve">을 위해 마련되고 전달된 모든 유형의 </w:t>
      </w:r>
      <w:r w:rsidR="00BD71CE" w:rsidRPr="00EA5ED2">
        <w:rPr>
          <w:rFonts w:ascii="바탕" w:eastAsia="바탕" w:hAnsi="바탕" w:hint="eastAsia"/>
          <w:noProof/>
          <w:sz w:val="22"/>
          <w:szCs w:val="22"/>
        </w:rPr>
        <w:t>산출물에 대한 소유권 및 지식재산권 등을 독점적,</w:t>
      </w:r>
      <w:r w:rsidR="00BD71CE" w:rsidRPr="00EA5ED2">
        <w:rPr>
          <w:rFonts w:ascii="바탕" w:eastAsia="바탕" w:hAnsi="바탕"/>
          <w:noProof/>
          <w:sz w:val="22"/>
          <w:szCs w:val="22"/>
        </w:rPr>
        <w:t xml:space="preserve"> </w:t>
      </w:r>
      <w:r w:rsidR="00BD71CE" w:rsidRPr="00EA5ED2">
        <w:rPr>
          <w:rFonts w:ascii="바탕" w:eastAsia="바탕" w:hAnsi="바탕" w:hint="eastAsia"/>
          <w:noProof/>
          <w:sz w:val="22"/>
          <w:szCs w:val="22"/>
        </w:rPr>
        <w:t>배타적으로</w:t>
      </w:r>
      <w:r w:rsidR="00BD71CE" w:rsidRPr="00EA5ED2">
        <w:rPr>
          <w:rFonts w:ascii="바탕" w:eastAsia="바탕" w:hAnsi="바탕"/>
          <w:noProof/>
          <w:sz w:val="22"/>
          <w:szCs w:val="22"/>
        </w:rPr>
        <w:t xml:space="preserve"> </w:t>
      </w:r>
      <w:r w:rsidR="00BD71CE" w:rsidRPr="00EA5ED2">
        <w:rPr>
          <w:rFonts w:ascii="바탕" w:eastAsia="바탕" w:hAnsi="바탕" w:hint="eastAsia"/>
          <w:noProof/>
          <w:sz w:val="22"/>
          <w:szCs w:val="22"/>
        </w:rPr>
        <w:t>취득한다.</w:t>
      </w:r>
      <w:r w:rsidR="00BD71CE" w:rsidRPr="00EA5ED2">
        <w:rPr>
          <w:rFonts w:ascii="바탕" w:eastAsia="바탕" w:hAnsi="바탕"/>
          <w:noProof/>
          <w:sz w:val="22"/>
          <w:szCs w:val="22"/>
        </w:rPr>
        <w:t xml:space="preserve"> </w:t>
      </w:r>
    </w:p>
    <w:p w14:paraId="3073897B" w14:textId="07CFA946" w:rsidR="004A5BE3" w:rsidRPr="00EA5ED2" w:rsidRDefault="004A5BE3">
      <w:pPr>
        <w:pStyle w:val="a8"/>
        <w:numPr>
          <w:ilvl w:val="0"/>
          <w:numId w:val="22"/>
        </w:numPr>
        <w:ind w:leftChars="0"/>
        <w:rPr>
          <w:rFonts w:ascii="바탕" w:eastAsia="바탕" w:hAnsi="바탕"/>
          <w:noProof/>
          <w:sz w:val="24"/>
          <w:szCs w:val="24"/>
        </w:rPr>
      </w:pPr>
      <w:r w:rsidRPr="00EA5ED2">
        <w:rPr>
          <w:rFonts w:ascii="바탕" w:eastAsia="바탕" w:hAnsi="바탕"/>
          <w:sz w:val="22"/>
          <w:szCs w:val="22"/>
        </w:rPr>
        <w:t xml:space="preserve">최종 산출물은 한글(PPT, Excel 등)로 작성하되, 주요 Summary 및 Investment Proposal은 영문 </w:t>
      </w:r>
      <w:proofErr w:type="spellStart"/>
      <w:r w:rsidRPr="00EA5ED2">
        <w:rPr>
          <w:rFonts w:ascii="바탕" w:eastAsia="바탕" w:hAnsi="바탕"/>
          <w:sz w:val="22"/>
          <w:szCs w:val="22"/>
        </w:rPr>
        <w:t>병기본</w:t>
      </w:r>
      <w:proofErr w:type="spellEnd"/>
      <w:r w:rsidRPr="00EA5ED2">
        <w:rPr>
          <w:rFonts w:ascii="바탕" w:eastAsia="바탕" w:hAnsi="바탕"/>
          <w:sz w:val="22"/>
          <w:szCs w:val="22"/>
        </w:rPr>
        <w:t xml:space="preserve"> 포</w:t>
      </w:r>
      <w:r w:rsidRPr="00EA5ED2">
        <w:rPr>
          <w:rFonts w:ascii="바탕" w:eastAsia="바탕" w:hAnsi="바탕" w:hint="eastAsia"/>
          <w:sz w:val="22"/>
          <w:szCs w:val="22"/>
        </w:rPr>
        <w:t xml:space="preserve">함하고 </w:t>
      </w:r>
      <w:r w:rsidRPr="00EA5ED2">
        <w:rPr>
          <w:rFonts w:ascii="바탕" w:eastAsia="바탕" w:hAnsi="바탕"/>
          <w:sz w:val="22"/>
          <w:szCs w:val="22"/>
        </w:rPr>
        <w:t>도면은 AutoCAD</w:t>
      </w:r>
      <w:r w:rsidRPr="00EA5ED2">
        <w:rPr>
          <w:rFonts w:ascii="바탕" w:eastAsia="바탕" w:hAnsi="바탕" w:hint="eastAsia"/>
          <w:sz w:val="22"/>
          <w:szCs w:val="22"/>
        </w:rPr>
        <w:t>와</w:t>
      </w:r>
      <w:r w:rsidRPr="00EA5ED2">
        <w:rPr>
          <w:rFonts w:ascii="바탕" w:eastAsia="바탕" w:hAnsi="바탕"/>
          <w:sz w:val="22"/>
          <w:szCs w:val="22"/>
        </w:rPr>
        <w:t xml:space="preserve"> PDF 형식 병행 제출</w:t>
      </w:r>
      <w:r w:rsidRPr="00EA5ED2">
        <w:rPr>
          <w:rFonts w:ascii="바탕" w:eastAsia="바탕" w:hAnsi="바탕" w:hint="eastAsia"/>
          <w:sz w:val="22"/>
          <w:szCs w:val="22"/>
        </w:rPr>
        <w:t>한다.</w:t>
      </w:r>
    </w:p>
    <w:p w14:paraId="73EB917A" w14:textId="77777777" w:rsidR="006762C5" w:rsidRPr="00C87F28" w:rsidRDefault="006762C5" w:rsidP="006762C5">
      <w:pPr>
        <w:ind w:leftChars="182" w:left="685" w:hangingChars="146" w:hanging="321"/>
        <w:rPr>
          <w:rFonts w:ascii="바탕" w:eastAsia="바탕" w:hAnsi="바탕"/>
          <w:noProof/>
          <w:sz w:val="22"/>
          <w:szCs w:val="22"/>
        </w:rPr>
      </w:pPr>
    </w:p>
    <w:p w14:paraId="2F38EAE2" w14:textId="77777777" w:rsidR="005F1886" w:rsidRPr="00C87F28" w:rsidRDefault="005F1886" w:rsidP="006762C5">
      <w:pPr>
        <w:rPr>
          <w:rFonts w:ascii="바탕" w:eastAsia="바탕" w:hAnsi="바탕"/>
          <w:b/>
          <w:bCs/>
          <w:noProof/>
          <w:sz w:val="22"/>
          <w:szCs w:val="22"/>
        </w:rPr>
      </w:pPr>
    </w:p>
    <w:p w14:paraId="3597B9CB" w14:textId="77777777" w:rsidR="00B43E56" w:rsidRPr="00C87F28" w:rsidRDefault="00B43E56" w:rsidP="006762C5">
      <w:pPr>
        <w:rPr>
          <w:rFonts w:ascii="바탕" w:eastAsia="바탕" w:hAnsi="바탕"/>
          <w:b/>
          <w:bCs/>
          <w:noProof/>
          <w:sz w:val="22"/>
          <w:szCs w:val="22"/>
        </w:rPr>
      </w:pPr>
      <w:r w:rsidRPr="00C87F28">
        <w:rPr>
          <w:rFonts w:ascii="바탕" w:eastAsia="바탕" w:hAnsi="바탕" w:hint="eastAsia"/>
          <w:b/>
          <w:bCs/>
          <w:noProof/>
          <w:sz w:val="22"/>
          <w:szCs w:val="22"/>
        </w:rPr>
        <w:t xml:space="preserve">제 </w:t>
      </w:r>
      <w:r w:rsidR="00E645EE" w:rsidRPr="00C87F28">
        <w:rPr>
          <w:rFonts w:ascii="바탕" w:eastAsia="바탕" w:hAnsi="바탕"/>
          <w:b/>
          <w:bCs/>
          <w:noProof/>
          <w:sz w:val="22"/>
          <w:szCs w:val="22"/>
        </w:rPr>
        <w:t>5</w:t>
      </w:r>
      <w:r w:rsidRPr="00C87F28">
        <w:rPr>
          <w:rFonts w:ascii="바탕" w:eastAsia="바탕" w:hAnsi="바탕"/>
          <w:b/>
          <w:bCs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b/>
          <w:bCs/>
          <w:noProof/>
          <w:sz w:val="22"/>
          <w:szCs w:val="22"/>
        </w:rPr>
        <w:t>조 (용역 산출물의 제공</w:t>
      </w:r>
      <w:r w:rsidR="002A0B22" w:rsidRPr="00C87F28">
        <w:rPr>
          <w:rFonts w:ascii="바탕" w:eastAsia="바탕" w:hAnsi="바탕" w:hint="eastAsia"/>
          <w:b/>
          <w:bCs/>
          <w:noProof/>
          <w:sz w:val="22"/>
          <w:szCs w:val="22"/>
        </w:rPr>
        <w:t xml:space="preserve"> 등</w:t>
      </w:r>
      <w:r w:rsidRPr="00C87F28">
        <w:rPr>
          <w:rFonts w:ascii="바탕" w:eastAsia="바탕" w:hAnsi="바탕" w:hint="eastAsia"/>
          <w:b/>
          <w:bCs/>
          <w:noProof/>
          <w:sz w:val="22"/>
          <w:szCs w:val="22"/>
        </w:rPr>
        <w:t>)</w:t>
      </w:r>
    </w:p>
    <w:p w14:paraId="18BF647C" w14:textId="77777777" w:rsidR="00AE75B8" w:rsidRPr="00C87F28" w:rsidRDefault="00AE75B8" w:rsidP="006762C5">
      <w:pPr>
        <w:rPr>
          <w:rFonts w:ascii="바탕" w:eastAsia="바탕" w:hAnsi="바탕"/>
          <w:b/>
          <w:bCs/>
          <w:noProof/>
          <w:sz w:val="22"/>
          <w:szCs w:val="22"/>
        </w:rPr>
      </w:pPr>
    </w:p>
    <w:p w14:paraId="017EA452" w14:textId="77777777" w:rsidR="00B43E56" w:rsidRPr="00C87F28" w:rsidRDefault="00B43E56">
      <w:pPr>
        <w:numPr>
          <w:ilvl w:val="0"/>
          <w:numId w:val="3"/>
        </w:numPr>
        <w:rPr>
          <w:rFonts w:ascii="바탕" w:eastAsia="바탕" w:hAnsi="바탕"/>
          <w:bCs/>
          <w:noProof/>
          <w:sz w:val="22"/>
          <w:szCs w:val="22"/>
        </w:rPr>
      </w:pPr>
      <w:r w:rsidRPr="00C87F28">
        <w:rPr>
          <w:rFonts w:ascii="바탕" w:eastAsia="바탕" w:hAnsi="바탕"/>
          <w:bCs/>
          <w:noProof/>
          <w:sz w:val="22"/>
          <w:szCs w:val="22"/>
        </w:rPr>
        <w:t>“</w:t>
      </w:r>
      <w:r w:rsidRPr="00C87F28">
        <w:rPr>
          <w:rFonts w:ascii="바탕" w:eastAsia="바탕" w:hAnsi="바탕" w:hint="eastAsia"/>
          <w:bCs/>
          <w:noProof/>
          <w:sz w:val="22"/>
          <w:szCs w:val="22"/>
        </w:rPr>
        <w:t>을</w:t>
      </w:r>
      <w:r w:rsidRPr="00C87F28">
        <w:rPr>
          <w:rFonts w:ascii="바탕" w:eastAsia="바탕" w:hAnsi="바탕"/>
          <w:bCs/>
          <w:noProof/>
          <w:sz w:val="22"/>
          <w:szCs w:val="22"/>
        </w:rPr>
        <w:t>”</w:t>
      </w:r>
      <w:r w:rsidRPr="00C87F28">
        <w:rPr>
          <w:rFonts w:ascii="바탕" w:eastAsia="바탕" w:hAnsi="바탕" w:hint="eastAsia"/>
          <w:bCs/>
          <w:noProof/>
          <w:sz w:val="22"/>
          <w:szCs w:val="22"/>
        </w:rPr>
        <w:t xml:space="preserve">은 제4조의 용역 산출물을 아래의 각 제출기한까지 </w:t>
      </w:r>
      <w:r w:rsidRPr="00C87F28">
        <w:rPr>
          <w:rFonts w:ascii="바탕" w:eastAsia="바탕" w:hAnsi="바탕"/>
          <w:bCs/>
          <w:noProof/>
          <w:sz w:val="22"/>
          <w:szCs w:val="22"/>
        </w:rPr>
        <w:t>“</w:t>
      </w:r>
      <w:r w:rsidRPr="00C87F28">
        <w:rPr>
          <w:rFonts w:ascii="바탕" w:eastAsia="바탕" w:hAnsi="바탕" w:hint="eastAsia"/>
          <w:bCs/>
          <w:noProof/>
          <w:sz w:val="22"/>
          <w:szCs w:val="22"/>
        </w:rPr>
        <w:t>갑</w:t>
      </w:r>
      <w:r w:rsidRPr="00C87F28">
        <w:rPr>
          <w:rFonts w:ascii="바탕" w:eastAsia="바탕" w:hAnsi="바탕"/>
          <w:bCs/>
          <w:noProof/>
          <w:sz w:val="22"/>
          <w:szCs w:val="22"/>
        </w:rPr>
        <w:t>”</w:t>
      </w:r>
      <w:r w:rsidRPr="00C87F28">
        <w:rPr>
          <w:rFonts w:ascii="바탕" w:eastAsia="바탕" w:hAnsi="바탕" w:hint="eastAsia"/>
          <w:bCs/>
          <w:noProof/>
          <w:sz w:val="22"/>
          <w:szCs w:val="22"/>
        </w:rPr>
        <w:t>에게 제출해야 한다.</w:t>
      </w:r>
    </w:p>
    <w:p w14:paraId="727284E6" w14:textId="77777777" w:rsidR="00B43E56" w:rsidRPr="00C87F28" w:rsidRDefault="00B43E56" w:rsidP="00B43E56">
      <w:pPr>
        <w:ind w:left="724"/>
        <w:rPr>
          <w:rFonts w:ascii="바탕" w:eastAsia="바탕" w:hAnsi="바탕"/>
          <w:bCs/>
          <w:noProof/>
          <w:sz w:val="22"/>
          <w:szCs w:val="22"/>
        </w:rPr>
      </w:pPr>
      <w:r w:rsidRPr="00C87F28">
        <w:rPr>
          <w:rFonts w:ascii="바탕" w:eastAsia="바탕" w:hAnsi="바탕" w:hint="eastAsia"/>
          <w:bCs/>
          <w:noProof/>
          <w:sz w:val="22"/>
          <w:szCs w:val="22"/>
        </w:rPr>
        <w:t xml:space="preserve">용역 산출물 제출기한 </w:t>
      </w:r>
      <w:r w:rsidR="00AE75B8" w:rsidRPr="00C87F28">
        <w:rPr>
          <w:rFonts w:ascii="바탕" w:eastAsia="바탕" w:hAnsi="바탕" w:hint="eastAsia"/>
          <w:bCs/>
          <w:noProof/>
          <w:sz w:val="22"/>
          <w:szCs w:val="22"/>
        </w:rPr>
        <w:t>:</w:t>
      </w:r>
      <w:r w:rsidR="00AE75B8" w:rsidRPr="00C87F28">
        <w:rPr>
          <w:rFonts w:ascii="바탕" w:eastAsia="바탕" w:hAnsi="바탕"/>
          <w:bCs/>
          <w:noProof/>
          <w:sz w:val="22"/>
          <w:szCs w:val="22"/>
        </w:rPr>
        <w:t xml:space="preserve"> </w:t>
      </w:r>
      <w:r w:rsidR="00AE75B8" w:rsidRPr="00C87F28">
        <w:rPr>
          <w:rFonts w:ascii="바탕" w:eastAsia="바탕" w:hAnsi="바탕" w:hint="eastAsia"/>
          <w:bCs/>
          <w:noProof/>
          <w:sz w:val="22"/>
          <w:szCs w:val="22"/>
        </w:rPr>
        <w:t>2025년 10월 24일</w:t>
      </w:r>
    </w:p>
    <w:p w14:paraId="2E6164B7" w14:textId="74838921" w:rsidR="00B43E56" w:rsidRPr="00C87F28" w:rsidRDefault="00B43E56">
      <w:pPr>
        <w:numPr>
          <w:ilvl w:val="0"/>
          <w:numId w:val="3"/>
        </w:numPr>
        <w:rPr>
          <w:rFonts w:ascii="바탕" w:eastAsia="바탕" w:hAnsi="바탕"/>
          <w:bCs/>
          <w:noProof/>
          <w:sz w:val="22"/>
          <w:szCs w:val="22"/>
        </w:rPr>
      </w:pPr>
      <w:r w:rsidRPr="00C87F28">
        <w:rPr>
          <w:rFonts w:ascii="바탕" w:eastAsia="바탕" w:hAnsi="바탕" w:hint="eastAsia"/>
          <w:bCs/>
          <w:noProof/>
          <w:sz w:val="22"/>
          <w:szCs w:val="22"/>
        </w:rPr>
        <w:t xml:space="preserve">전항에 따라 </w:t>
      </w:r>
      <w:r w:rsidRPr="00C87F28">
        <w:rPr>
          <w:rFonts w:ascii="바탕" w:eastAsia="바탕" w:hAnsi="바탕"/>
          <w:bCs/>
          <w:noProof/>
          <w:sz w:val="22"/>
          <w:szCs w:val="22"/>
        </w:rPr>
        <w:t>“</w:t>
      </w:r>
      <w:r w:rsidRPr="00C87F28">
        <w:rPr>
          <w:rFonts w:ascii="바탕" w:eastAsia="바탕" w:hAnsi="바탕" w:hint="eastAsia"/>
          <w:bCs/>
          <w:noProof/>
          <w:sz w:val="22"/>
          <w:szCs w:val="22"/>
        </w:rPr>
        <w:t>갑</w:t>
      </w:r>
      <w:r w:rsidRPr="00C87F28">
        <w:rPr>
          <w:rFonts w:ascii="바탕" w:eastAsia="바탕" w:hAnsi="바탕"/>
          <w:bCs/>
          <w:noProof/>
          <w:sz w:val="22"/>
          <w:szCs w:val="22"/>
        </w:rPr>
        <w:t>”</w:t>
      </w:r>
      <w:r w:rsidRPr="00C87F28">
        <w:rPr>
          <w:rFonts w:ascii="바탕" w:eastAsia="바탕" w:hAnsi="바탕" w:hint="eastAsia"/>
          <w:bCs/>
          <w:noProof/>
          <w:sz w:val="22"/>
          <w:szCs w:val="22"/>
        </w:rPr>
        <w:t xml:space="preserve">에게 제출된 산출물이 제 </w:t>
      </w:r>
      <w:r w:rsidR="00F142B2" w:rsidRPr="00C87F28">
        <w:rPr>
          <w:rFonts w:ascii="바탕" w:eastAsia="바탕" w:hAnsi="바탕"/>
          <w:bCs/>
          <w:noProof/>
          <w:sz w:val="22"/>
          <w:szCs w:val="22"/>
        </w:rPr>
        <w:t>6</w:t>
      </w:r>
      <w:r w:rsidRPr="00C87F28">
        <w:rPr>
          <w:rFonts w:ascii="바탕" w:eastAsia="바탕" w:hAnsi="바탕" w:hint="eastAsia"/>
          <w:bCs/>
          <w:noProof/>
          <w:sz w:val="22"/>
          <w:szCs w:val="22"/>
        </w:rPr>
        <w:t xml:space="preserve">조의 내용에 따라 </w:t>
      </w:r>
      <w:r w:rsidRPr="00C87F28">
        <w:rPr>
          <w:rFonts w:ascii="바탕" w:eastAsia="바탕" w:hAnsi="바탕"/>
          <w:bCs/>
          <w:noProof/>
          <w:sz w:val="22"/>
          <w:szCs w:val="22"/>
        </w:rPr>
        <w:t>“</w:t>
      </w:r>
      <w:r w:rsidRPr="00C87F28">
        <w:rPr>
          <w:rFonts w:ascii="바탕" w:eastAsia="바탕" w:hAnsi="바탕" w:hint="eastAsia"/>
          <w:bCs/>
          <w:noProof/>
          <w:sz w:val="22"/>
          <w:szCs w:val="22"/>
        </w:rPr>
        <w:t>갑</w:t>
      </w:r>
      <w:r w:rsidRPr="00C87F28">
        <w:rPr>
          <w:rFonts w:ascii="바탕" w:eastAsia="바탕" w:hAnsi="바탕"/>
          <w:bCs/>
          <w:noProof/>
          <w:sz w:val="22"/>
          <w:szCs w:val="22"/>
        </w:rPr>
        <w:t>”</w:t>
      </w:r>
      <w:r w:rsidRPr="00C87F28">
        <w:rPr>
          <w:rFonts w:ascii="바탕" w:eastAsia="바탕" w:hAnsi="바탕" w:hint="eastAsia"/>
          <w:bCs/>
          <w:noProof/>
          <w:sz w:val="22"/>
          <w:szCs w:val="22"/>
        </w:rPr>
        <w:t>의 검수에 합격하여 각 용역이 완료된 후,</w:t>
      </w:r>
      <w:r w:rsidRPr="00C87F28">
        <w:rPr>
          <w:rFonts w:ascii="바탕" w:eastAsia="바탕" w:hAnsi="바탕"/>
          <w:bCs/>
          <w:noProof/>
          <w:sz w:val="22"/>
          <w:szCs w:val="22"/>
        </w:rPr>
        <w:t xml:space="preserve"> </w:t>
      </w:r>
      <w:r w:rsidR="00814689" w:rsidRPr="00C87F28">
        <w:rPr>
          <w:rFonts w:ascii="바탕" w:eastAsia="바탕" w:hAnsi="바탕"/>
          <w:bCs/>
          <w:noProof/>
          <w:sz w:val="22"/>
          <w:szCs w:val="22"/>
        </w:rPr>
        <w:t>“</w:t>
      </w:r>
      <w:r w:rsidR="00814689" w:rsidRPr="00C87F28">
        <w:rPr>
          <w:rFonts w:ascii="바탕" w:eastAsia="바탕" w:hAnsi="바탕" w:hint="eastAsia"/>
          <w:bCs/>
          <w:noProof/>
          <w:sz w:val="22"/>
          <w:szCs w:val="22"/>
        </w:rPr>
        <w:t>갑</w:t>
      </w:r>
      <w:r w:rsidR="00814689" w:rsidRPr="00C87F28">
        <w:rPr>
          <w:rFonts w:ascii="바탕" w:eastAsia="바탕" w:hAnsi="바탕"/>
          <w:bCs/>
          <w:noProof/>
          <w:sz w:val="22"/>
          <w:szCs w:val="22"/>
        </w:rPr>
        <w:t>”</w:t>
      </w:r>
      <w:r w:rsidR="00814689" w:rsidRPr="00C87F28">
        <w:rPr>
          <w:rFonts w:ascii="바탕" w:eastAsia="바탕" w:hAnsi="바탕" w:hint="eastAsia"/>
          <w:bCs/>
          <w:noProof/>
          <w:sz w:val="22"/>
          <w:szCs w:val="22"/>
        </w:rPr>
        <w:t xml:space="preserve">이 각 용역 </w:t>
      </w:r>
      <w:r w:rsidR="002A0B22" w:rsidRPr="00C87F28">
        <w:rPr>
          <w:rFonts w:ascii="바탕" w:eastAsia="바탕" w:hAnsi="바탕" w:hint="eastAsia"/>
          <w:bCs/>
          <w:noProof/>
          <w:sz w:val="22"/>
          <w:szCs w:val="22"/>
        </w:rPr>
        <w:t>산출</w:t>
      </w:r>
      <w:r w:rsidR="00814689" w:rsidRPr="00C87F28">
        <w:rPr>
          <w:rFonts w:ascii="바탕" w:eastAsia="바탕" w:hAnsi="바탕" w:hint="eastAsia"/>
          <w:bCs/>
          <w:noProof/>
          <w:sz w:val="22"/>
          <w:szCs w:val="22"/>
        </w:rPr>
        <w:t>물에 대한 설명을 원하는 경우,</w:t>
      </w:r>
      <w:r w:rsidR="00814689" w:rsidRPr="00C87F28">
        <w:rPr>
          <w:rFonts w:ascii="바탕" w:eastAsia="바탕" w:hAnsi="바탕"/>
          <w:bCs/>
          <w:noProof/>
          <w:sz w:val="22"/>
          <w:szCs w:val="22"/>
        </w:rPr>
        <w:t xml:space="preserve"> “</w:t>
      </w:r>
      <w:r w:rsidR="00814689" w:rsidRPr="00C87F28">
        <w:rPr>
          <w:rFonts w:ascii="바탕" w:eastAsia="바탕" w:hAnsi="바탕" w:hint="eastAsia"/>
          <w:bCs/>
          <w:noProof/>
          <w:sz w:val="22"/>
          <w:szCs w:val="22"/>
        </w:rPr>
        <w:t>갑</w:t>
      </w:r>
      <w:r w:rsidR="00814689" w:rsidRPr="00C87F28">
        <w:rPr>
          <w:rFonts w:ascii="바탕" w:eastAsia="바탕" w:hAnsi="바탕"/>
          <w:bCs/>
          <w:noProof/>
          <w:sz w:val="22"/>
          <w:szCs w:val="22"/>
        </w:rPr>
        <w:t>”</w:t>
      </w:r>
      <w:r w:rsidR="00814689" w:rsidRPr="00C87F28">
        <w:rPr>
          <w:rFonts w:ascii="바탕" w:eastAsia="바탕" w:hAnsi="바탕" w:hint="eastAsia"/>
          <w:bCs/>
          <w:noProof/>
          <w:sz w:val="22"/>
          <w:szCs w:val="22"/>
        </w:rPr>
        <w:t xml:space="preserve">은 </w:t>
      </w:r>
      <w:r w:rsidR="00814689" w:rsidRPr="00C87F28">
        <w:rPr>
          <w:rFonts w:ascii="바탕" w:eastAsia="바탕" w:hAnsi="바탕"/>
          <w:bCs/>
          <w:noProof/>
          <w:sz w:val="22"/>
          <w:szCs w:val="22"/>
        </w:rPr>
        <w:t>“</w:t>
      </w:r>
      <w:r w:rsidR="00814689" w:rsidRPr="00C87F28">
        <w:rPr>
          <w:rFonts w:ascii="바탕" w:eastAsia="바탕" w:hAnsi="바탕" w:hint="eastAsia"/>
          <w:bCs/>
          <w:noProof/>
          <w:sz w:val="22"/>
          <w:szCs w:val="22"/>
        </w:rPr>
        <w:t>을</w:t>
      </w:r>
      <w:r w:rsidR="00814689" w:rsidRPr="00C87F28">
        <w:rPr>
          <w:rFonts w:ascii="바탕" w:eastAsia="바탕" w:hAnsi="바탕"/>
          <w:bCs/>
          <w:noProof/>
          <w:sz w:val="22"/>
          <w:szCs w:val="22"/>
        </w:rPr>
        <w:t>”</w:t>
      </w:r>
      <w:r w:rsidR="00814689" w:rsidRPr="00C87F28">
        <w:rPr>
          <w:rFonts w:ascii="바탕" w:eastAsia="바탕" w:hAnsi="바탕" w:hint="eastAsia"/>
          <w:bCs/>
          <w:noProof/>
          <w:sz w:val="22"/>
          <w:szCs w:val="22"/>
        </w:rPr>
        <w:t xml:space="preserve">에게 이를 통지하여야 하며 </w:t>
      </w:r>
      <w:r w:rsidR="002A0B22" w:rsidRPr="00C87F28">
        <w:rPr>
          <w:rFonts w:ascii="바탕" w:eastAsia="바탕" w:hAnsi="바탕"/>
          <w:bCs/>
          <w:noProof/>
          <w:sz w:val="22"/>
          <w:szCs w:val="22"/>
        </w:rPr>
        <w:t>“</w:t>
      </w:r>
      <w:r w:rsidR="002A0B22" w:rsidRPr="00C87F28">
        <w:rPr>
          <w:rFonts w:ascii="바탕" w:eastAsia="바탕" w:hAnsi="바탕" w:hint="eastAsia"/>
          <w:bCs/>
          <w:noProof/>
          <w:sz w:val="22"/>
          <w:szCs w:val="22"/>
        </w:rPr>
        <w:t>을</w:t>
      </w:r>
      <w:r w:rsidR="002A0B22" w:rsidRPr="00C87F28">
        <w:rPr>
          <w:rFonts w:ascii="바탕" w:eastAsia="바탕" w:hAnsi="바탕"/>
          <w:bCs/>
          <w:noProof/>
          <w:sz w:val="22"/>
          <w:szCs w:val="22"/>
        </w:rPr>
        <w:t>”</w:t>
      </w:r>
      <w:r w:rsidR="002A0B22" w:rsidRPr="00C87F28">
        <w:rPr>
          <w:rFonts w:ascii="바탕" w:eastAsia="바탕" w:hAnsi="바탕" w:hint="eastAsia"/>
          <w:bCs/>
          <w:noProof/>
          <w:sz w:val="22"/>
          <w:szCs w:val="22"/>
        </w:rPr>
        <w:t>은 신속히 해당 요청에 응하여 용역 산출물에 대한 설명을 제공해야 한다.</w:t>
      </w:r>
      <w:r w:rsidR="002A0B22" w:rsidRPr="00C87F28">
        <w:rPr>
          <w:rFonts w:ascii="바탕" w:eastAsia="바탕" w:hAnsi="바탕"/>
          <w:bCs/>
          <w:noProof/>
          <w:sz w:val="22"/>
          <w:szCs w:val="22"/>
        </w:rPr>
        <w:t xml:space="preserve"> </w:t>
      </w:r>
    </w:p>
    <w:p w14:paraId="69619AEB" w14:textId="77777777" w:rsidR="00B43E56" w:rsidRPr="00C87F28" w:rsidRDefault="00B43E56" w:rsidP="006762C5">
      <w:pPr>
        <w:rPr>
          <w:rFonts w:ascii="바탕" w:eastAsia="바탕" w:hAnsi="바탕"/>
          <w:b/>
          <w:bCs/>
          <w:noProof/>
          <w:sz w:val="22"/>
          <w:szCs w:val="22"/>
        </w:rPr>
      </w:pPr>
    </w:p>
    <w:p w14:paraId="60810C6D" w14:textId="77777777" w:rsidR="004A4FF8" w:rsidRPr="00C87F28" w:rsidRDefault="004A4FF8" w:rsidP="006762C5">
      <w:pPr>
        <w:rPr>
          <w:rFonts w:ascii="바탕" w:eastAsia="바탕" w:hAnsi="바탕"/>
          <w:b/>
          <w:bCs/>
          <w:noProof/>
          <w:sz w:val="22"/>
          <w:szCs w:val="22"/>
        </w:rPr>
      </w:pPr>
      <w:r w:rsidRPr="00C87F28">
        <w:rPr>
          <w:rFonts w:ascii="바탕" w:eastAsia="바탕" w:hAnsi="바탕" w:hint="eastAsia"/>
          <w:b/>
          <w:bCs/>
          <w:noProof/>
          <w:sz w:val="22"/>
          <w:szCs w:val="22"/>
        </w:rPr>
        <w:t xml:space="preserve">제 </w:t>
      </w:r>
      <w:r w:rsidR="00E645EE" w:rsidRPr="00C87F28">
        <w:rPr>
          <w:rFonts w:ascii="바탕" w:eastAsia="바탕" w:hAnsi="바탕"/>
          <w:b/>
          <w:bCs/>
          <w:noProof/>
          <w:sz w:val="22"/>
          <w:szCs w:val="22"/>
        </w:rPr>
        <w:t>6</w:t>
      </w:r>
      <w:r w:rsidRPr="00C87F28">
        <w:rPr>
          <w:rFonts w:ascii="바탕" w:eastAsia="바탕" w:hAnsi="바탕"/>
          <w:b/>
          <w:bCs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b/>
          <w:bCs/>
          <w:noProof/>
          <w:sz w:val="22"/>
          <w:szCs w:val="22"/>
        </w:rPr>
        <w:t xml:space="preserve">조 </w:t>
      </w:r>
      <w:r w:rsidRPr="00C87F28">
        <w:rPr>
          <w:rFonts w:ascii="바탕" w:eastAsia="바탕" w:hAnsi="바탕"/>
          <w:b/>
          <w:bCs/>
          <w:noProof/>
          <w:sz w:val="22"/>
          <w:szCs w:val="22"/>
        </w:rPr>
        <w:t>(</w:t>
      </w:r>
      <w:r w:rsidRPr="00C87F28">
        <w:rPr>
          <w:rFonts w:ascii="바탕" w:eastAsia="바탕" w:hAnsi="바탕" w:hint="eastAsia"/>
          <w:b/>
          <w:bCs/>
          <w:noProof/>
          <w:sz w:val="22"/>
          <w:szCs w:val="22"/>
        </w:rPr>
        <w:t>검수</w:t>
      </w:r>
      <w:r w:rsidRPr="00C87F28">
        <w:rPr>
          <w:rFonts w:ascii="바탕" w:eastAsia="바탕" w:hAnsi="바탕"/>
          <w:b/>
          <w:bCs/>
          <w:noProof/>
          <w:sz w:val="22"/>
          <w:szCs w:val="22"/>
        </w:rPr>
        <w:t>)</w:t>
      </w:r>
    </w:p>
    <w:p w14:paraId="51C69062" w14:textId="77777777" w:rsidR="00AE75B8" w:rsidRPr="00C87F28" w:rsidRDefault="00AE75B8" w:rsidP="006762C5">
      <w:pPr>
        <w:rPr>
          <w:rFonts w:ascii="바탕" w:eastAsia="바탕" w:hAnsi="바탕"/>
          <w:b/>
          <w:bCs/>
          <w:noProof/>
          <w:sz w:val="22"/>
          <w:szCs w:val="22"/>
        </w:rPr>
      </w:pPr>
    </w:p>
    <w:p w14:paraId="499DD0D3" w14:textId="77777777" w:rsidR="004A4FF8" w:rsidRPr="00C87F28" w:rsidRDefault="004A4FF8">
      <w:pPr>
        <w:numPr>
          <w:ilvl w:val="0"/>
          <w:numId w:val="6"/>
        </w:numPr>
        <w:rPr>
          <w:rFonts w:ascii="바탕" w:eastAsia="바탕" w:hAnsi="바탕"/>
          <w:bCs/>
          <w:noProof/>
          <w:sz w:val="22"/>
          <w:szCs w:val="22"/>
        </w:rPr>
      </w:pPr>
      <w:r w:rsidRPr="00C87F28">
        <w:rPr>
          <w:rFonts w:ascii="바탕" w:eastAsia="바탕" w:hAnsi="바탕"/>
          <w:bCs/>
          <w:noProof/>
          <w:sz w:val="22"/>
          <w:szCs w:val="22"/>
        </w:rPr>
        <w:t>“</w:t>
      </w:r>
      <w:r w:rsidRPr="00C87F28">
        <w:rPr>
          <w:rFonts w:ascii="바탕" w:eastAsia="바탕" w:hAnsi="바탕" w:hint="eastAsia"/>
          <w:bCs/>
          <w:noProof/>
          <w:sz w:val="22"/>
          <w:szCs w:val="22"/>
        </w:rPr>
        <w:t>갑</w:t>
      </w:r>
      <w:r w:rsidRPr="00C87F28">
        <w:rPr>
          <w:rFonts w:ascii="바탕" w:eastAsia="바탕" w:hAnsi="바탕"/>
          <w:bCs/>
          <w:noProof/>
          <w:sz w:val="22"/>
          <w:szCs w:val="22"/>
        </w:rPr>
        <w:t>”</w:t>
      </w:r>
      <w:r w:rsidRPr="00C87F28">
        <w:rPr>
          <w:rFonts w:ascii="바탕" w:eastAsia="바탕" w:hAnsi="바탕" w:hint="eastAsia"/>
          <w:bCs/>
          <w:noProof/>
          <w:sz w:val="22"/>
          <w:szCs w:val="22"/>
        </w:rPr>
        <w:t xml:space="preserve">은 제 </w:t>
      </w:r>
      <w:r w:rsidR="00E645EE" w:rsidRPr="00C87F28">
        <w:rPr>
          <w:rFonts w:ascii="바탕" w:eastAsia="바탕" w:hAnsi="바탕"/>
          <w:bCs/>
          <w:noProof/>
          <w:sz w:val="22"/>
          <w:szCs w:val="22"/>
        </w:rPr>
        <w:t>5</w:t>
      </w:r>
      <w:r w:rsidRPr="00C87F28">
        <w:rPr>
          <w:rFonts w:ascii="바탕" w:eastAsia="바탕" w:hAnsi="바탕"/>
          <w:bCs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bCs/>
          <w:noProof/>
          <w:sz w:val="22"/>
          <w:szCs w:val="22"/>
        </w:rPr>
        <w:t xml:space="preserve">조 제1항에 따라 </w:t>
      </w:r>
      <w:r w:rsidRPr="00C87F28">
        <w:rPr>
          <w:rFonts w:ascii="바탕" w:eastAsia="바탕" w:hAnsi="바탕"/>
          <w:bCs/>
          <w:noProof/>
          <w:sz w:val="22"/>
          <w:szCs w:val="22"/>
        </w:rPr>
        <w:t>“</w:t>
      </w:r>
      <w:r w:rsidRPr="00C87F28">
        <w:rPr>
          <w:rFonts w:ascii="바탕" w:eastAsia="바탕" w:hAnsi="바탕" w:hint="eastAsia"/>
          <w:bCs/>
          <w:noProof/>
          <w:sz w:val="22"/>
          <w:szCs w:val="22"/>
        </w:rPr>
        <w:t>을</w:t>
      </w:r>
      <w:r w:rsidRPr="00C87F28">
        <w:rPr>
          <w:rFonts w:ascii="바탕" w:eastAsia="바탕" w:hAnsi="바탕"/>
          <w:bCs/>
          <w:noProof/>
          <w:sz w:val="22"/>
          <w:szCs w:val="22"/>
        </w:rPr>
        <w:t>”</w:t>
      </w:r>
      <w:r w:rsidRPr="00C87F28">
        <w:rPr>
          <w:rFonts w:ascii="바탕" w:eastAsia="바탕" w:hAnsi="바탕" w:hint="eastAsia"/>
          <w:bCs/>
          <w:noProof/>
          <w:sz w:val="22"/>
          <w:szCs w:val="22"/>
        </w:rPr>
        <w:t xml:space="preserve">에게 각 용역 산출물을 수령한 날로부터 </w:t>
      </w:r>
      <w:r w:rsidR="004F3F3A" w:rsidRPr="00C87F28">
        <w:rPr>
          <w:rFonts w:ascii="바탕" w:eastAsia="바탕" w:hAnsi="바탕" w:hint="eastAsia"/>
          <w:bCs/>
          <w:noProof/>
          <w:sz w:val="22"/>
          <w:szCs w:val="22"/>
        </w:rPr>
        <w:t>14</w:t>
      </w:r>
      <w:r w:rsidRPr="00C87F28">
        <w:rPr>
          <w:rFonts w:ascii="바탕" w:eastAsia="바탕" w:hAnsi="바탕"/>
          <w:bCs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bCs/>
          <w:noProof/>
          <w:sz w:val="22"/>
          <w:szCs w:val="22"/>
        </w:rPr>
        <w:t xml:space="preserve">영업일 내에 이에 대한 검수를 완료하고 그 결과를 서면으로 </w:t>
      </w:r>
      <w:r w:rsidR="008D01B5" w:rsidRPr="00C87F28">
        <w:rPr>
          <w:rFonts w:ascii="바탕" w:eastAsia="바탕" w:hAnsi="바탕"/>
          <w:bCs/>
          <w:noProof/>
          <w:sz w:val="22"/>
          <w:szCs w:val="22"/>
        </w:rPr>
        <w:t>“</w:t>
      </w:r>
      <w:r w:rsidR="008D01B5" w:rsidRPr="00C87F28">
        <w:rPr>
          <w:rFonts w:ascii="바탕" w:eastAsia="바탕" w:hAnsi="바탕" w:hint="eastAsia"/>
          <w:bCs/>
          <w:noProof/>
          <w:sz w:val="22"/>
          <w:szCs w:val="22"/>
        </w:rPr>
        <w:t>을</w:t>
      </w:r>
      <w:r w:rsidR="008D01B5" w:rsidRPr="00C87F28">
        <w:rPr>
          <w:rFonts w:ascii="바탕" w:eastAsia="바탕" w:hAnsi="바탕"/>
          <w:bCs/>
          <w:noProof/>
          <w:sz w:val="22"/>
          <w:szCs w:val="22"/>
        </w:rPr>
        <w:t>”</w:t>
      </w:r>
      <w:r w:rsidR="008D01B5" w:rsidRPr="00C87F28">
        <w:rPr>
          <w:rFonts w:ascii="바탕" w:eastAsia="바탕" w:hAnsi="바탕" w:hint="eastAsia"/>
          <w:bCs/>
          <w:noProof/>
          <w:sz w:val="22"/>
          <w:szCs w:val="22"/>
        </w:rPr>
        <w:t xml:space="preserve">에게 </w:t>
      </w:r>
      <w:r w:rsidR="00650F87" w:rsidRPr="00C87F28">
        <w:rPr>
          <w:rFonts w:ascii="바탕" w:eastAsia="바탕" w:hAnsi="바탕" w:hint="eastAsia"/>
          <w:bCs/>
          <w:noProof/>
          <w:sz w:val="22"/>
          <w:szCs w:val="22"/>
        </w:rPr>
        <w:t>통지하여야 한다.</w:t>
      </w:r>
      <w:r w:rsidR="00650F87" w:rsidRPr="00C87F28">
        <w:rPr>
          <w:rFonts w:ascii="바탕" w:eastAsia="바탕" w:hAnsi="바탕"/>
          <w:bCs/>
          <w:noProof/>
          <w:sz w:val="22"/>
          <w:szCs w:val="22"/>
        </w:rPr>
        <w:t xml:space="preserve"> </w:t>
      </w:r>
    </w:p>
    <w:p w14:paraId="46610498" w14:textId="77777777" w:rsidR="00650F87" w:rsidRPr="00C87F28" w:rsidRDefault="00650F87">
      <w:pPr>
        <w:numPr>
          <w:ilvl w:val="0"/>
          <w:numId w:val="6"/>
        </w:numPr>
        <w:rPr>
          <w:rFonts w:ascii="바탕" w:eastAsia="바탕" w:hAnsi="바탕"/>
          <w:bCs/>
          <w:noProof/>
          <w:sz w:val="22"/>
          <w:szCs w:val="22"/>
        </w:rPr>
      </w:pPr>
      <w:r w:rsidRPr="00C87F28">
        <w:rPr>
          <w:rFonts w:ascii="바탕" w:eastAsia="바탕" w:hAnsi="바탕"/>
          <w:bCs/>
          <w:noProof/>
          <w:sz w:val="22"/>
          <w:szCs w:val="22"/>
        </w:rPr>
        <w:t>“</w:t>
      </w:r>
      <w:r w:rsidRPr="00C87F28">
        <w:rPr>
          <w:rFonts w:ascii="바탕" w:eastAsia="바탕" w:hAnsi="바탕" w:hint="eastAsia"/>
          <w:bCs/>
          <w:noProof/>
          <w:sz w:val="22"/>
          <w:szCs w:val="22"/>
        </w:rPr>
        <w:t>갑</w:t>
      </w:r>
      <w:r w:rsidRPr="00C87F28">
        <w:rPr>
          <w:rFonts w:ascii="바탕" w:eastAsia="바탕" w:hAnsi="바탕"/>
          <w:bCs/>
          <w:noProof/>
          <w:sz w:val="22"/>
          <w:szCs w:val="22"/>
        </w:rPr>
        <w:t>”</w:t>
      </w:r>
      <w:r w:rsidRPr="00C87F28">
        <w:rPr>
          <w:rFonts w:ascii="바탕" w:eastAsia="바탕" w:hAnsi="바탕" w:hint="eastAsia"/>
          <w:bCs/>
          <w:noProof/>
          <w:sz w:val="22"/>
          <w:szCs w:val="22"/>
        </w:rPr>
        <w:t>이 전항에서 정한 기간 내에 별도의 통지가 없는 경우 그 기간이 경과한 날에 검사에 합격한 것으로 본다</w:t>
      </w:r>
    </w:p>
    <w:p w14:paraId="53B2205F" w14:textId="7B499CC6" w:rsidR="00C87F28" w:rsidRPr="00E23BA2" w:rsidRDefault="00C87F28">
      <w:pPr>
        <w:numPr>
          <w:ilvl w:val="0"/>
          <w:numId w:val="6"/>
        </w:numPr>
        <w:rPr>
          <w:rFonts w:ascii="바탕" w:eastAsia="바탕" w:hAnsi="바탕"/>
          <w:bCs/>
          <w:noProof/>
          <w:sz w:val="24"/>
          <w:szCs w:val="24"/>
        </w:rPr>
      </w:pPr>
      <w:r w:rsidRPr="00E23BA2">
        <w:rPr>
          <w:rFonts w:ascii="바탕" w:eastAsia="바탕" w:hAnsi="바탕"/>
          <w:sz w:val="22"/>
          <w:szCs w:val="22"/>
        </w:rPr>
        <w:t xml:space="preserve">산출물은 제시된 항목에 대해 </w:t>
      </w:r>
      <w:r w:rsidRPr="00E23BA2">
        <w:rPr>
          <w:rStyle w:val="af"/>
          <w:rFonts w:ascii="바탕" w:eastAsia="바탕" w:hAnsi="바탕"/>
          <w:b w:val="0"/>
          <w:bCs w:val="0"/>
          <w:sz w:val="22"/>
          <w:szCs w:val="22"/>
        </w:rPr>
        <w:t>정량적 근거와 실행 가능성 있는 수준의 구체성</w:t>
      </w:r>
      <w:r w:rsidRPr="00E23BA2">
        <w:rPr>
          <w:rFonts w:ascii="바탕" w:eastAsia="바탕" w:hAnsi="바탕"/>
          <w:sz w:val="22"/>
          <w:szCs w:val="22"/>
        </w:rPr>
        <w:t>을 갖추어야 하며, 미비할 경우 '을'은 무상으로 보완하여야 한다</w:t>
      </w:r>
    </w:p>
    <w:p w14:paraId="20FDBB7E" w14:textId="77777777" w:rsidR="00432F11" w:rsidRPr="00C87F28" w:rsidRDefault="00C01A6E">
      <w:pPr>
        <w:numPr>
          <w:ilvl w:val="0"/>
          <w:numId w:val="6"/>
        </w:numPr>
        <w:rPr>
          <w:rFonts w:ascii="바탕" w:eastAsia="바탕" w:hAnsi="바탕"/>
          <w:b/>
          <w:bCs/>
          <w:noProof/>
          <w:sz w:val="22"/>
          <w:szCs w:val="22"/>
        </w:rPr>
      </w:pPr>
      <w:r w:rsidRPr="00C87F28">
        <w:rPr>
          <w:rFonts w:ascii="바탕" w:eastAsia="바탕" w:hAnsi="바탕"/>
          <w:bCs/>
          <w:noProof/>
          <w:sz w:val="22"/>
          <w:szCs w:val="22"/>
        </w:rPr>
        <w:t>“</w:t>
      </w:r>
      <w:r w:rsidRPr="00C87F28">
        <w:rPr>
          <w:rFonts w:ascii="바탕" w:eastAsia="바탕" w:hAnsi="바탕" w:hint="eastAsia"/>
          <w:bCs/>
          <w:noProof/>
          <w:sz w:val="22"/>
          <w:szCs w:val="22"/>
        </w:rPr>
        <w:t>을</w:t>
      </w:r>
      <w:r w:rsidRPr="00C87F28">
        <w:rPr>
          <w:rFonts w:ascii="바탕" w:eastAsia="바탕" w:hAnsi="바탕"/>
          <w:bCs/>
          <w:noProof/>
          <w:sz w:val="22"/>
          <w:szCs w:val="22"/>
        </w:rPr>
        <w:t>”</w:t>
      </w:r>
      <w:r w:rsidRPr="00C87F28">
        <w:rPr>
          <w:rFonts w:ascii="바탕" w:eastAsia="바탕" w:hAnsi="바탕" w:hint="eastAsia"/>
          <w:bCs/>
          <w:noProof/>
          <w:sz w:val="22"/>
          <w:szCs w:val="22"/>
        </w:rPr>
        <w:t xml:space="preserve">이 제1항에 따른 검사합격통지나 제2항에 따라 검사 합격으로 간주되는 때에 </w:t>
      </w:r>
      <w:r w:rsidRPr="00C87F28">
        <w:rPr>
          <w:rFonts w:ascii="바탕" w:eastAsia="바탕" w:hAnsi="바탕"/>
          <w:bCs/>
          <w:noProof/>
          <w:sz w:val="22"/>
          <w:szCs w:val="22"/>
        </w:rPr>
        <w:t>“</w:t>
      </w:r>
      <w:r w:rsidRPr="00C87F28">
        <w:rPr>
          <w:rFonts w:ascii="바탕" w:eastAsia="바탕" w:hAnsi="바탕" w:hint="eastAsia"/>
          <w:bCs/>
          <w:noProof/>
          <w:sz w:val="22"/>
          <w:szCs w:val="22"/>
        </w:rPr>
        <w:t>을</w:t>
      </w:r>
      <w:r w:rsidRPr="00C87F28">
        <w:rPr>
          <w:rFonts w:ascii="바탕" w:eastAsia="바탕" w:hAnsi="바탕"/>
          <w:bCs/>
          <w:noProof/>
          <w:sz w:val="22"/>
          <w:szCs w:val="22"/>
        </w:rPr>
        <w:t>”</w:t>
      </w:r>
      <w:r w:rsidRPr="00C87F28">
        <w:rPr>
          <w:rFonts w:ascii="바탕" w:eastAsia="바탕" w:hAnsi="바탕" w:hint="eastAsia"/>
          <w:bCs/>
          <w:noProof/>
          <w:sz w:val="22"/>
          <w:szCs w:val="22"/>
        </w:rPr>
        <w:t xml:space="preserve">이 용역 산출물 </w:t>
      </w:r>
      <w:r w:rsidR="00E90E2F" w:rsidRPr="00C87F28">
        <w:rPr>
          <w:rFonts w:ascii="바탕" w:eastAsia="바탕" w:hAnsi="바탕" w:hint="eastAsia"/>
          <w:bCs/>
          <w:noProof/>
          <w:sz w:val="22"/>
          <w:szCs w:val="22"/>
        </w:rPr>
        <w:t>제공 의무를</w:t>
      </w:r>
      <w:r w:rsidRPr="00C87F28">
        <w:rPr>
          <w:rFonts w:ascii="바탕" w:eastAsia="바탕" w:hAnsi="바탕" w:hint="eastAsia"/>
          <w:bCs/>
          <w:noProof/>
          <w:sz w:val="22"/>
          <w:szCs w:val="22"/>
        </w:rPr>
        <w:t xml:space="preserve"> 완료한 것으로 본다.</w:t>
      </w:r>
      <w:r w:rsidRPr="00C87F28">
        <w:rPr>
          <w:rFonts w:ascii="바탕" w:eastAsia="바탕" w:hAnsi="바탕"/>
          <w:bCs/>
          <w:noProof/>
          <w:sz w:val="22"/>
          <w:szCs w:val="22"/>
        </w:rPr>
        <w:t xml:space="preserve"> </w:t>
      </w:r>
    </w:p>
    <w:p w14:paraId="410E8B84" w14:textId="77777777" w:rsidR="00432F11" w:rsidRPr="00C87F28" w:rsidRDefault="00432F11" w:rsidP="00432F11">
      <w:pPr>
        <w:rPr>
          <w:rFonts w:ascii="바탕" w:eastAsia="바탕" w:hAnsi="바탕"/>
          <w:b/>
          <w:bCs/>
          <w:noProof/>
          <w:sz w:val="22"/>
          <w:szCs w:val="22"/>
        </w:rPr>
      </w:pPr>
    </w:p>
    <w:p w14:paraId="660B3060" w14:textId="77777777" w:rsidR="00C01A6E" w:rsidRPr="00C87F28" w:rsidRDefault="00C01A6E" w:rsidP="00432F11">
      <w:pPr>
        <w:rPr>
          <w:rFonts w:ascii="바탕" w:eastAsia="바탕" w:hAnsi="바탕"/>
          <w:b/>
          <w:bCs/>
          <w:noProof/>
          <w:sz w:val="22"/>
          <w:szCs w:val="22"/>
        </w:rPr>
      </w:pPr>
      <w:r w:rsidRPr="00C87F28">
        <w:rPr>
          <w:rFonts w:ascii="바탕" w:eastAsia="바탕" w:hAnsi="바탕" w:hint="eastAsia"/>
          <w:b/>
          <w:bCs/>
          <w:noProof/>
          <w:sz w:val="22"/>
          <w:szCs w:val="22"/>
        </w:rPr>
        <w:lastRenderedPageBreak/>
        <w:t xml:space="preserve">제 </w:t>
      </w:r>
      <w:r w:rsidR="00E645EE" w:rsidRPr="00C87F28">
        <w:rPr>
          <w:rFonts w:ascii="바탕" w:eastAsia="바탕" w:hAnsi="바탕"/>
          <w:b/>
          <w:bCs/>
          <w:noProof/>
          <w:sz w:val="22"/>
          <w:szCs w:val="22"/>
        </w:rPr>
        <w:t>7</w:t>
      </w:r>
      <w:r w:rsidRPr="00C87F28">
        <w:rPr>
          <w:rFonts w:ascii="바탕" w:eastAsia="바탕" w:hAnsi="바탕" w:hint="eastAsia"/>
          <w:b/>
          <w:bCs/>
          <w:noProof/>
          <w:sz w:val="22"/>
          <w:szCs w:val="22"/>
        </w:rPr>
        <w:t xml:space="preserve">조 </w:t>
      </w:r>
      <w:r w:rsidRPr="00C87F28">
        <w:rPr>
          <w:rFonts w:ascii="바탕" w:eastAsia="바탕" w:hAnsi="바탕"/>
          <w:b/>
          <w:bCs/>
          <w:noProof/>
          <w:sz w:val="22"/>
          <w:szCs w:val="22"/>
        </w:rPr>
        <w:t>(</w:t>
      </w:r>
      <w:r w:rsidRPr="00C87F28">
        <w:rPr>
          <w:rFonts w:ascii="바탕" w:eastAsia="바탕" w:hAnsi="바탕" w:hint="eastAsia"/>
          <w:b/>
          <w:bCs/>
          <w:noProof/>
          <w:sz w:val="22"/>
          <w:szCs w:val="22"/>
        </w:rPr>
        <w:t>지연이자)</w:t>
      </w:r>
    </w:p>
    <w:p w14:paraId="564BC284" w14:textId="77777777" w:rsidR="00AE75B8" w:rsidRPr="00C87F28" w:rsidRDefault="00AE75B8" w:rsidP="006762C5">
      <w:pPr>
        <w:rPr>
          <w:rFonts w:ascii="바탕" w:eastAsia="바탕" w:hAnsi="바탕"/>
          <w:b/>
          <w:bCs/>
          <w:noProof/>
          <w:sz w:val="22"/>
          <w:szCs w:val="22"/>
        </w:rPr>
      </w:pPr>
    </w:p>
    <w:p w14:paraId="33723485" w14:textId="77777777" w:rsidR="00C01A6E" w:rsidRPr="00C87F28" w:rsidRDefault="00C01A6E">
      <w:pPr>
        <w:numPr>
          <w:ilvl w:val="0"/>
          <w:numId w:val="7"/>
        </w:numPr>
        <w:rPr>
          <w:rFonts w:ascii="바탕" w:eastAsia="바탕" w:hAnsi="바탕"/>
          <w:bCs/>
          <w:noProof/>
          <w:sz w:val="22"/>
          <w:szCs w:val="22"/>
        </w:rPr>
      </w:pPr>
      <w:r w:rsidRPr="00C87F28">
        <w:rPr>
          <w:rFonts w:ascii="바탕" w:eastAsia="바탕" w:hAnsi="바탕"/>
          <w:bCs/>
          <w:noProof/>
          <w:sz w:val="22"/>
          <w:szCs w:val="22"/>
        </w:rPr>
        <w:t>“</w:t>
      </w:r>
      <w:r w:rsidRPr="00C87F28">
        <w:rPr>
          <w:rFonts w:ascii="바탕" w:eastAsia="바탕" w:hAnsi="바탕" w:hint="eastAsia"/>
          <w:bCs/>
          <w:noProof/>
          <w:sz w:val="22"/>
          <w:szCs w:val="22"/>
        </w:rPr>
        <w:t>을</w:t>
      </w:r>
      <w:r w:rsidRPr="00C87F28">
        <w:rPr>
          <w:rFonts w:ascii="바탕" w:eastAsia="바탕" w:hAnsi="바탕"/>
          <w:bCs/>
          <w:noProof/>
          <w:sz w:val="22"/>
          <w:szCs w:val="22"/>
        </w:rPr>
        <w:t>”</w:t>
      </w:r>
      <w:r w:rsidRPr="00C87F28">
        <w:rPr>
          <w:rFonts w:ascii="바탕" w:eastAsia="바탕" w:hAnsi="바탕" w:hint="eastAsia"/>
          <w:bCs/>
          <w:noProof/>
          <w:sz w:val="22"/>
          <w:szCs w:val="22"/>
        </w:rPr>
        <w:t>이 제</w:t>
      </w:r>
      <w:r w:rsidRPr="00C87F28">
        <w:rPr>
          <w:rFonts w:ascii="바탕" w:eastAsia="바탕" w:hAnsi="바탕"/>
          <w:bCs/>
          <w:noProof/>
          <w:sz w:val="22"/>
          <w:szCs w:val="22"/>
        </w:rPr>
        <w:t xml:space="preserve"> </w:t>
      </w:r>
      <w:r w:rsidR="00E645EE" w:rsidRPr="00C87F28">
        <w:rPr>
          <w:rFonts w:ascii="바탕" w:eastAsia="바탕" w:hAnsi="바탕"/>
          <w:bCs/>
          <w:noProof/>
          <w:sz w:val="22"/>
          <w:szCs w:val="22"/>
        </w:rPr>
        <w:t>5</w:t>
      </w:r>
      <w:r w:rsidRPr="00C87F28">
        <w:rPr>
          <w:rFonts w:ascii="바탕" w:eastAsia="바탕" w:hAnsi="바탕" w:hint="eastAsia"/>
          <w:bCs/>
          <w:noProof/>
          <w:sz w:val="22"/>
          <w:szCs w:val="22"/>
        </w:rPr>
        <w:t>조의</w:t>
      </w:r>
      <w:r w:rsidRPr="00C87F28">
        <w:rPr>
          <w:rFonts w:ascii="바탕" w:eastAsia="바탕" w:hAnsi="바탕"/>
          <w:bCs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bCs/>
          <w:noProof/>
          <w:sz w:val="22"/>
          <w:szCs w:val="22"/>
        </w:rPr>
        <w:t xml:space="preserve">각 용역산출물 제출기한 내에 </w:t>
      </w:r>
      <w:r w:rsidRPr="00C87F28">
        <w:rPr>
          <w:rFonts w:ascii="바탕" w:eastAsia="바탕" w:hAnsi="바탕"/>
          <w:bCs/>
          <w:noProof/>
          <w:sz w:val="22"/>
          <w:szCs w:val="22"/>
        </w:rPr>
        <w:t>“</w:t>
      </w:r>
      <w:r w:rsidRPr="00C87F28">
        <w:rPr>
          <w:rFonts w:ascii="바탕" w:eastAsia="바탕" w:hAnsi="바탕" w:hint="eastAsia"/>
          <w:bCs/>
          <w:noProof/>
          <w:sz w:val="22"/>
          <w:szCs w:val="22"/>
        </w:rPr>
        <w:t>갑</w:t>
      </w:r>
      <w:r w:rsidRPr="00C87F28">
        <w:rPr>
          <w:rFonts w:ascii="바탕" w:eastAsia="바탕" w:hAnsi="바탕"/>
          <w:bCs/>
          <w:noProof/>
          <w:sz w:val="22"/>
          <w:szCs w:val="22"/>
        </w:rPr>
        <w:t>”</w:t>
      </w:r>
      <w:r w:rsidRPr="00C87F28">
        <w:rPr>
          <w:rFonts w:ascii="바탕" w:eastAsia="바탕" w:hAnsi="바탕" w:hint="eastAsia"/>
          <w:bCs/>
          <w:noProof/>
          <w:sz w:val="22"/>
          <w:szCs w:val="22"/>
        </w:rPr>
        <w:t xml:space="preserve">에게 용역 산출물을 제공하지 못하는 경우 </w:t>
      </w:r>
      <w:r w:rsidRPr="00C87F28">
        <w:rPr>
          <w:rFonts w:ascii="바탕" w:eastAsia="바탕" w:hAnsi="바탕"/>
          <w:bCs/>
          <w:noProof/>
          <w:sz w:val="22"/>
          <w:szCs w:val="22"/>
        </w:rPr>
        <w:t>“</w:t>
      </w:r>
      <w:r w:rsidRPr="00C87F28">
        <w:rPr>
          <w:rFonts w:ascii="바탕" w:eastAsia="바탕" w:hAnsi="바탕" w:hint="eastAsia"/>
          <w:bCs/>
          <w:noProof/>
          <w:sz w:val="22"/>
          <w:szCs w:val="22"/>
        </w:rPr>
        <w:t>을</w:t>
      </w:r>
      <w:r w:rsidRPr="00C87F28">
        <w:rPr>
          <w:rFonts w:ascii="바탕" w:eastAsia="바탕" w:hAnsi="바탕"/>
          <w:bCs/>
          <w:noProof/>
          <w:sz w:val="22"/>
          <w:szCs w:val="22"/>
        </w:rPr>
        <w:t>”</w:t>
      </w:r>
      <w:r w:rsidRPr="00C87F28">
        <w:rPr>
          <w:rFonts w:ascii="바탕" w:eastAsia="바탕" w:hAnsi="바탕" w:hint="eastAsia"/>
          <w:bCs/>
          <w:noProof/>
          <w:sz w:val="22"/>
          <w:szCs w:val="22"/>
        </w:rPr>
        <w:t>은 그</w:t>
      </w:r>
      <w:r w:rsidRPr="00C87F28">
        <w:rPr>
          <w:rFonts w:ascii="바탕" w:eastAsia="바탕" w:hAnsi="바탕"/>
          <w:bCs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bCs/>
          <w:noProof/>
          <w:sz w:val="22"/>
          <w:szCs w:val="22"/>
        </w:rPr>
        <w:t xml:space="preserve">마감일의 다음 날부터 </w:t>
      </w:r>
      <w:r w:rsidRPr="00C87F28">
        <w:rPr>
          <w:rFonts w:ascii="바탕" w:eastAsia="바탕" w:hAnsi="바탕"/>
          <w:bCs/>
          <w:noProof/>
          <w:sz w:val="22"/>
          <w:szCs w:val="22"/>
        </w:rPr>
        <w:t>“</w:t>
      </w:r>
      <w:r w:rsidRPr="00C87F28">
        <w:rPr>
          <w:rFonts w:ascii="바탕" w:eastAsia="바탕" w:hAnsi="바탕" w:hint="eastAsia"/>
          <w:bCs/>
          <w:noProof/>
          <w:sz w:val="22"/>
          <w:szCs w:val="22"/>
        </w:rPr>
        <w:t>을</w:t>
      </w:r>
      <w:r w:rsidRPr="00C87F28">
        <w:rPr>
          <w:rFonts w:ascii="바탕" w:eastAsia="바탕" w:hAnsi="바탕"/>
          <w:bCs/>
          <w:noProof/>
          <w:sz w:val="22"/>
          <w:szCs w:val="22"/>
        </w:rPr>
        <w:t>”</w:t>
      </w:r>
      <w:r w:rsidRPr="00C87F28">
        <w:rPr>
          <w:rFonts w:ascii="바탕" w:eastAsia="바탕" w:hAnsi="바탕" w:hint="eastAsia"/>
          <w:bCs/>
          <w:noProof/>
          <w:sz w:val="22"/>
          <w:szCs w:val="22"/>
        </w:rPr>
        <w:t xml:space="preserve">이 각 용역 결과물을 제출하는 날까지의 지연일수에 대하여 제9조의 용역보수 총액에 일당 </w:t>
      </w:r>
      <w:r w:rsidR="004F3F3A" w:rsidRPr="00C87F28">
        <w:rPr>
          <w:rFonts w:ascii="바탕" w:eastAsia="바탕" w:hAnsi="바탕" w:hint="eastAsia"/>
          <w:bCs/>
          <w:noProof/>
          <w:sz w:val="22"/>
          <w:szCs w:val="22"/>
        </w:rPr>
        <w:t>1</w:t>
      </w:r>
      <w:r w:rsidR="00E645EE" w:rsidRPr="00C87F28">
        <w:rPr>
          <w:rFonts w:ascii="바탕" w:eastAsia="바탕" w:hAnsi="바탕"/>
          <w:bCs/>
          <w:noProof/>
          <w:sz w:val="22"/>
          <w:szCs w:val="22"/>
        </w:rPr>
        <w:t>/1000</w:t>
      </w:r>
      <w:r w:rsidR="00E645EE" w:rsidRPr="00C87F28">
        <w:rPr>
          <w:rFonts w:ascii="바탕" w:eastAsia="바탕" w:hAnsi="바탕" w:hint="eastAsia"/>
          <w:bCs/>
          <w:noProof/>
          <w:sz w:val="22"/>
          <w:szCs w:val="22"/>
        </w:rPr>
        <w:t xml:space="preserve">을 곱한 금액의 </w:t>
      </w:r>
      <w:r w:rsidRPr="00C87F28">
        <w:rPr>
          <w:rFonts w:ascii="바탕" w:eastAsia="바탕" w:hAnsi="바탕" w:hint="eastAsia"/>
          <w:bCs/>
          <w:noProof/>
          <w:sz w:val="22"/>
          <w:szCs w:val="22"/>
        </w:rPr>
        <w:t xml:space="preserve">지연이자를 </w:t>
      </w:r>
      <w:r w:rsidRPr="00C87F28">
        <w:rPr>
          <w:rFonts w:ascii="바탕" w:eastAsia="바탕" w:hAnsi="바탕"/>
          <w:bCs/>
          <w:noProof/>
          <w:sz w:val="22"/>
          <w:szCs w:val="22"/>
        </w:rPr>
        <w:t>“</w:t>
      </w:r>
      <w:r w:rsidRPr="00C87F28">
        <w:rPr>
          <w:rFonts w:ascii="바탕" w:eastAsia="바탕" w:hAnsi="바탕" w:hint="eastAsia"/>
          <w:bCs/>
          <w:noProof/>
          <w:sz w:val="22"/>
          <w:szCs w:val="22"/>
        </w:rPr>
        <w:t>갑</w:t>
      </w:r>
      <w:r w:rsidRPr="00C87F28">
        <w:rPr>
          <w:rFonts w:ascii="바탕" w:eastAsia="바탕" w:hAnsi="바탕"/>
          <w:bCs/>
          <w:noProof/>
          <w:sz w:val="22"/>
          <w:szCs w:val="22"/>
        </w:rPr>
        <w:t>”</w:t>
      </w:r>
      <w:r w:rsidRPr="00C87F28">
        <w:rPr>
          <w:rFonts w:ascii="바탕" w:eastAsia="바탕" w:hAnsi="바탕" w:hint="eastAsia"/>
          <w:bCs/>
          <w:noProof/>
          <w:sz w:val="22"/>
          <w:szCs w:val="22"/>
        </w:rPr>
        <w:t>에게 지급하여야</w:t>
      </w:r>
      <w:r w:rsidR="00E645EE" w:rsidRPr="00C87F28">
        <w:rPr>
          <w:rFonts w:ascii="바탕" w:eastAsia="바탕" w:hAnsi="바탕" w:hint="eastAsia"/>
          <w:bCs/>
          <w:noProof/>
          <w:sz w:val="22"/>
          <w:szCs w:val="22"/>
        </w:rPr>
        <w:t xml:space="preserve">하며 </w:t>
      </w:r>
      <w:r w:rsidR="00E645EE" w:rsidRPr="00C87F28">
        <w:rPr>
          <w:rFonts w:ascii="바탕" w:eastAsia="바탕" w:hAnsi="바탕"/>
          <w:bCs/>
          <w:noProof/>
          <w:sz w:val="22"/>
          <w:szCs w:val="22"/>
        </w:rPr>
        <w:t>“</w:t>
      </w:r>
      <w:r w:rsidR="00E645EE" w:rsidRPr="00C87F28">
        <w:rPr>
          <w:rFonts w:ascii="바탕" w:eastAsia="바탕" w:hAnsi="바탕" w:hint="eastAsia"/>
          <w:bCs/>
          <w:noProof/>
          <w:sz w:val="22"/>
          <w:szCs w:val="22"/>
        </w:rPr>
        <w:t>갑</w:t>
      </w:r>
      <w:r w:rsidR="00E645EE" w:rsidRPr="00C87F28">
        <w:rPr>
          <w:rFonts w:ascii="바탕" w:eastAsia="바탕" w:hAnsi="바탕"/>
          <w:bCs/>
          <w:noProof/>
          <w:sz w:val="22"/>
          <w:szCs w:val="22"/>
        </w:rPr>
        <w:t>”</w:t>
      </w:r>
      <w:r w:rsidR="00E645EE" w:rsidRPr="00C87F28">
        <w:rPr>
          <w:rFonts w:ascii="바탕" w:eastAsia="바탕" w:hAnsi="바탕" w:hint="eastAsia"/>
          <w:bCs/>
          <w:noProof/>
          <w:sz w:val="22"/>
          <w:szCs w:val="22"/>
        </w:rPr>
        <w:t xml:space="preserve">은 </w:t>
      </w:r>
      <w:r w:rsidR="00E645EE" w:rsidRPr="00C87F28">
        <w:rPr>
          <w:rFonts w:ascii="바탕" w:eastAsia="바탕" w:hAnsi="바탕"/>
          <w:bCs/>
          <w:noProof/>
          <w:sz w:val="22"/>
          <w:szCs w:val="22"/>
        </w:rPr>
        <w:t>“</w:t>
      </w:r>
      <w:r w:rsidR="00E645EE" w:rsidRPr="00C87F28">
        <w:rPr>
          <w:rFonts w:ascii="바탕" w:eastAsia="바탕" w:hAnsi="바탕" w:hint="eastAsia"/>
          <w:bCs/>
          <w:noProof/>
          <w:sz w:val="22"/>
          <w:szCs w:val="22"/>
        </w:rPr>
        <w:t>을</w:t>
      </w:r>
      <w:r w:rsidR="00E645EE" w:rsidRPr="00C87F28">
        <w:rPr>
          <w:rFonts w:ascii="바탕" w:eastAsia="바탕" w:hAnsi="바탕"/>
          <w:bCs/>
          <w:noProof/>
          <w:sz w:val="22"/>
          <w:szCs w:val="22"/>
        </w:rPr>
        <w:t>”</w:t>
      </w:r>
      <w:r w:rsidR="00E645EE" w:rsidRPr="00C87F28">
        <w:rPr>
          <w:rFonts w:ascii="바탕" w:eastAsia="바탕" w:hAnsi="바탕" w:hint="eastAsia"/>
          <w:bCs/>
          <w:noProof/>
          <w:sz w:val="22"/>
          <w:szCs w:val="22"/>
        </w:rPr>
        <w:t>에게 지급해야할 채권에서 이를</w:t>
      </w:r>
      <w:r w:rsidR="00E645EE" w:rsidRPr="00C87F28">
        <w:rPr>
          <w:rFonts w:ascii="바탕" w:eastAsia="바탕" w:hAnsi="바탕"/>
          <w:bCs/>
          <w:noProof/>
          <w:sz w:val="22"/>
          <w:szCs w:val="22"/>
        </w:rPr>
        <w:t xml:space="preserve"> </w:t>
      </w:r>
      <w:r w:rsidR="00E645EE" w:rsidRPr="00C87F28">
        <w:rPr>
          <w:rFonts w:ascii="바탕" w:eastAsia="바탕" w:hAnsi="바탕" w:hint="eastAsia"/>
          <w:bCs/>
          <w:noProof/>
          <w:sz w:val="22"/>
          <w:szCs w:val="22"/>
        </w:rPr>
        <w:t>공제하고 지급할 수 있다.</w:t>
      </w:r>
    </w:p>
    <w:p w14:paraId="3F55A1BE" w14:textId="77777777" w:rsidR="00C01A6E" w:rsidRPr="00C87F28" w:rsidRDefault="00C01A6E" w:rsidP="006762C5">
      <w:pPr>
        <w:rPr>
          <w:rFonts w:ascii="바탕" w:eastAsia="바탕" w:hAnsi="바탕"/>
          <w:b/>
          <w:bCs/>
          <w:noProof/>
          <w:sz w:val="22"/>
          <w:szCs w:val="22"/>
        </w:rPr>
      </w:pPr>
    </w:p>
    <w:p w14:paraId="532ABE2E" w14:textId="77777777" w:rsidR="00043F27" w:rsidRPr="00C87F28" w:rsidRDefault="00043F27" w:rsidP="00043F27">
      <w:pPr>
        <w:rPr>
          <w:rFonts w:ascii="바탕" w:eastAsia="바탕" w:hAnsi="바탕"/>
          <w:b/>
          <w:bCs/>
          <w:noProof/>
          <w:sz w:val="22"/>
          <w:szCs w:val="22"/>
        </w:rPr>
      </w:pPr>
      <w:r w:rsidRPr="00C87F28">
        <w:rPr>
          <w:rFonts w:ascii="바탕" w:eastAsia="바탕" w:hAnsi="바탕" w:hint="eastAsia"/>
          <w:b/>
          <w:bCs/>
          <w:noProof/>
          <w:sz w:val="22"/>
          <w:szCs w:val="22"/>
        </w:rPr>
        <w:t>제</w:t>
      </w:r>
      <w:r w:rsidR="00E645EE" w:rsidRPr="00C87F28">
        <w:rPr>
          <w:rFonts w:ascii="바탕" w:eastAsia="바탕" w:hAnsi="바탕"/>
          <w:b/>
          <w:bCs/>
          <w:noProof/>
          <w:sz w:val="22"/>
          <w:szCs w:val="22"/>
        </w:rPr>
        <w:t>8</w:t>
      </w:r>
      <w:r w:rsidRPr="00C87F28">
        <w:rPr>
          <w:rFonts w:ascii="바탕" w:eastAsia="바탕" w:hAnsi="바탕" w:hint="eastAsia"/>
          <w:b/>
          <w:bCs/>
          <w:noProof/>
          <w:sz w:val="22"/>
          <w:szCs w:val="22"/>
        </w:rPr>
        <w:t>조 (용역제공기간과 추진일정)</w:t>
      </w:r>
    </w:p>
    <w:p w14:paraId="29CEC17B" w14:textId="77777777" w:rsidR="00043F27" w:rsidRPr="00C87F28" w:rsidRDefault="00043F27" w:rsidP="00043F27">
      <w:pPr>
        <w:rPr>
          <w:rFonts w:ascii="바탕" w:eastAsia="바탕" w:hAnsi="바탕"/>
          <w:noProof/>
          <w:sz w:val="22"/>
          <w:szCs w:val="22"/>
        </w:rPr>
      </w:pPr>
    </w:p>
    <w:p w14:paraId="7BE14C32" w14:textId="77777777" w:rsidR="00043F27" w:rsidRPr="00C87F28" w:rsidRDefault="00AF0D8F">
      <w:pPr>
        <w:numPr>
          <w:ilvl w:val="0"/>
          <w:numId w:val="5"/>
        </w:numPr>
        <w:rPr>
          <w:rFonts w:ascii="바탕" w:eastAsia="바탕" w:hAnsi="바탕"/>
          <w:noProof/>
          <w:sz w:val="22"/>
          <w:szCs w:val="22"/>
        </w:rPr>
      </w:pPr>
      <w:r w:rsidRPr="00C87F28">
        <w:rPr>
          <w:rFonts w:ascii="바탕" w:eastAsia="바탕" w:hAnsi="바탕" w:hint="eastAsia"/>
          <w:noProof/>
          <w:sz w:val="22"/>
          <w:szCs w:val="22"/>
        </w:rPr>
        <w:t>용역기간은</w:t>
      </w:r>
      <w:r w:rsidR="005F1886" w:rsidRPr="00C87F28">
        <w:rPr>
          <w:rFonts w:ascii="바탕" w:eastAsia="바탕" w:hAnsi="바탕" w:hint="eastAsia"/>
          <w:noProof/>
          <w:sz w:val="22"/>
          <w:szCs w:val="22"/>
        </w:rPr>
        <w:t xml:space="preserve"> </w:t>
      </w:r>
      <w:r w:rsidR="004F3F3A" w:rsidRPr="00C87F28">
        <w:rPr>
          <w:rFonts w:ascii="바탕" w:eastAsia="바탕" w:hAnsi="바탕" w:hint="eastAsia"/>
          <w:bCs/>
          <w:noProof/>
          <w:sz w:val="22"/>
          <w:szCs w:val="22"/>
        </w:rPr>
        <w:t>2025</w:t>
      </w:r>
      <w:r w:rsidRPr="00C87F28">
        <w:rPr>
          <w:rFonts w:ascii="바탕" w:eastAsia="바탕" w:hAnsi="바탕" w:hint="eastAsia"/>
          <w:noProof/>
          <w:sz w:val="22"/>
          <w:szCs w:val="22"/>
        </w:rPr>
        <w:t>년</w:t>
      </w:r>
      <w:r w:rsidR="00EA3220" w:rsidRPr="00C87F28">
        <w:rPr>
          <w:rFonts w:ascii="바탕" w:eastAsia="바탕" w:hAnsi="바탕" w:hint="eastAsia"/>
          <w:noProof/>
          <w:sz w:val="22"/>
          <w:szCs w:val="22"/>
        </w:rPr>
        <w:t xml:space="preserve"> </w:t>
      </w:r>
      <w:r w:rsidR="004F3F3A" w:rsidRPr="00C87F28">
        <w:rPr>
          <w:rFonts w:ascii="바탕" w:eastAsia="바탕" w:hAnsi="바탕" w:hint="eastAsia"/>
          <w:noProof/>
          <w:sz w:val="22"/>
          <w:szCs w:val="22"/>
        </w:rPr>
        <w:t>6</w:t>
      </w:r>
      <w:r w:rsidRPr="00C87F28">
        <w:rPr>
          <w:rFonts w:ascii="바탕" w:eastAsia="바탕" w:hAnsi="바탕" w:hint="eastAsia"/>
          <w:noProof/>
          <w:sz w:val="22"/>
          <w:szCs w:val="22"/>
        </w:rPr>
        <w:t>월</w:t>
      </w:r>
      <w:r w:rsidR="00EA3220" w:rsidRPr="00C87F28">
        <w:rPr>
          <w:rFonts w:ascii="바탕" w:eastAsia="바탕" w:hAnsi="바탕" w:hint="eastAsia"/>
          <w:noProof/>
          <w:sz w:val="22"/>
          <w:szCs w:val="22"/>
        </w:rPr>
        <w:t xml:space="preserve"> </w:t>
      </w:r>
      <w:r w:rsidR="004F3F3A" w:rsidRPr="00C87F28">
        <w:rPr>
          <w:rFonts w:ascii="바탕" w:eastAsia="바탕" w:hAnsi="바탕" w:hint="eastAsia"/>
          <w:noProof/>
          <w:sz w:val="22"/>
          <w:szCs w:val="22"/>
        </w:rPr>
        <w:t>23</w:t>
      </w:r>
      <w:r w:rsidRPr="00C87F28">
        <w:rPr>
          <w:rFonts w:ascii="바탕" w:eastAsia="바탕" w:hAnsi="바탕" w:hint="eastAsia"/>
          <w:noProof/>
          <w:sz w:val="22"/>
          <w:szCs w:val="22"/>
        </w:rPr>
        <w:t>일부터</w:t>
      </w:r>
      <w:r w:rsidR="00EA3220" w:rsidRPr="00C87F28">
        <w:rPr>
          <w:rFonts w:ascii="바탕" w:eastAsia="바탕" w:hAnsi="바탕" w:hint="eastAsia"/>
          <w:noProof/>
          <w:sz w:val="22"/>
          <w:szCs w:val="22"/>
        </w:rPr>
        <w:t xml:space="preserve"> </w:t>
      </w:r>
      <w:r w:rsidR="004F3F3A" w:rsidRPr="00C87F28">
        <w:rPr>
          <w:rFonts w:ascii="바탕" w:eastAsia="바탕" w:hAnsi="바탕" w:hint="eastAsia"/>
          <w:noProof/>
          <w:sz w:val="22"/>
          <w:szCs w:val="22"/>
        </w:rPr>
        <w:t>2025</w:t>
      </w:r>
      <w:r w:rsidRPr="00C87F28">
        <w:rPr>
          <w:rFonts w:ascii="바탕" w:eastAsia="바탕" w:hAnsi="바탕" w:hint="eastAsia"/>
          <w:noProof/>
          <w:sz w:val="22"/>
          <w:szCs w:val="22"/>
        </w:rPr>
        <w:t>년</w:t>
      </w:r>
      <w:r w:rsidR="00EA3220" w:rsidRPr="00C87F28">
        <w:rPr>
          <w:rFonts w:ascii="바탕" w:eastAsia="바탕" w:hAnsi="바탕" w:hint="eastAsia"/>
          <w:noProof/>
          <w:sz w:val="22"/>
          <w:szCs w:val="22"/>
        </w:rPr>
        <w:t xml:space="preserve"> </w:t>
      </w:r>
      <w:r w:rsidR="004F3F3A" w:rsidRPr="00C87F28">
        <w:rPr>
          <w:rFonts w:ascii="바탕" w:eastAsia="바탕" w:hAnsi="바탕" w:hint="eastAsia"/>
          <w:noProof/>
          <w:sz w:val="22"/>
          <w:szCs w:val="22"/>
        </w:rPr>
        <w:t>10</w:t>
      </w:r>
      <w:r w:rsidRPr="00C87F28">
        <w:rPr>
          <w:rFonts w:ascii="바탕" w:eastAsia="바탕" w:hAnsi="바탕" w:hint="eastAsia"/>
          <w:noProof/>
          <w:sz w:val="22"/>
          <w:szCs w:val="22"/>
        </w:rPr>
        <w:t>월</w:t>
      </w:r>
      <w:r w:rsidR="00F142B2"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="004F3F3A" w:rsidRPr="00C87F28">
        <w:rPr>
          <w:rFonts w:ascii="바탕" w:eastAsia="바탕" w:hAnsi="바탕" w:hint="eastAsia"/>
          <w:noProof/>
          <w:sz w:val="22"/>
          <w:szCs w:val="22"/>
        </w:rPr>
        <w:t>24</w:t>
      </w:r>
      <w:r w:rsidRPr="00C87F28">
        <w:rPr>
          <w:rFonts w:ascii="바탕" w:eastAsia="바탕" w:hAnsi="바탕" w:hint="eastAsia"/>
          <w:noProof/>
          <w:sz w:val="22"/>
          <w:szCs w:val="22"/>
        </w:rPr>
        <w:t xml:space="preserve">일까지로 한다. </w:t>
      </w:r>
      <w:r w:rsidR="00926EEB" w:rsidRPr="00C87F28">
        <w:rPr>
          <w:rFonts w:ascii="바탕" w:eastAsia="바탕" w:hAnsi="바탕"/>
          <w:noProof/>
          <w:sz w:val="22"/>
          <w:szCs w:val="22"/>
        </w:rPr>
        <w:t>“</w:t>
      </w:r>
      <w:r w:rsidR="00926EEB" w:rsidRPr="00C87F28">
        <w:rPr>
          <w:rFonts w:ascii="바탕" w:eastAsia="바탕" w:hAnsi="바탕" w:hint="eastAsia"/>
          <w:noProof/>
          <w:sz w:val="22"/>
          <w:szCs w:val="22"/>
        </w:rPr>
        <w:t>을</w:t>
      </w:r>
      <w:r w:rsidR="00926EEB" w:rsidRPr="00C87F28">
        <w:rPr>
          <w:rFonts w:ascii="바탕" w:eastAsia="바탕" w:hAnsi="바탕"/>
          <w:noProof/>
          <w:sz w:val="22"/>
          <w:szCs w:val="22"/>
        </w:rPr>
        <w:t>”</w:t>
      </w:r>
      <w:r w:rsidR="00926EEB" w:rsidRPr="00C87F28">
        <w:rPr>
          <w:rFonts w:ascii="바탕" w:eastAsia="바탕" w:hAnsi="바탕" w:hint="eastAsia"/>
          <w:noProof/>
          <w:sz w:val="22"/>
          <w:szCs w:val="22"/>
        </w:rPr>
        <w:t xml:space="preserve">은 해당 용역기간 내에 제4조의 산출물을 </w:t>
      </w:r>
      <w:r w:rsidR="00926EEB" w:rsidRPr="00C87F28">
        <w:rPr>
          <w:rFonts w:ascii="바탕" w:eastAsia="바탕" w:hAnsi="바탕"/>
          <w:noProof/>
          <w:sz w:val="22"/>
          <w:szCs w:val="22"/>
        </w:rPr>
        <w:t>“</w:t>
      </w:r>
      <w:r w:rsidR="00926EEB" w:rsidRPr="00C87F28">
        <w:rPr>
          <w:rFonts w:ascii="바탕" w:eastAsia="바탕" w:hAnsi="바탕" w:hint="eastAsia"/>
          <w:noProof/>
          <w:sz w:val="22"/>
          <w:szCs w:val="22"/>
        </w:rPr>
        <w:t>갑</w:t>
      </w:r>
      <w:r w:rsidR="00926EEB" w:rsidRPr="00C87F28">
        <w:rPr>
          <w:rFonts w:ascii="바탕" w:eastAsia="바탕" w:hAnsi="바탕"/>
          <w:noProof/>
          <w:sz w:val="22"/>
          <w:szCs w:val="22"/>
        </w:rPr>
        <w:t>”</w:t>
      </w:r>
      <w:r w:rsidR="00926EEB" w:rsidRPr="00C87F28">
        <w:rPr>
          <w:rFonts w:ascii="바탕" w:eastAsia="바탕" w:hAnsi="바탕" w:hint="eastAsia"/>
          <w:noProof/>
          <w:sz w:val="22"/>
          <w:szCs w:val="22"/>
        </w:rPr>
        <w:t>에게 제공하여야 한다.</w:t>
      </w:r>
      <w:r w:rsidR="00926EEB" w:rsidRPr="00C87F28">
        <w:rPr>
          <w:rFonts w:ascii="바탕" w:eastAsia="바탕" w:hAnsi="바탕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noProof/>
          <w:sz w:val="22"/>
          <w:szCs w:val="22"/>
        </w:rPr>
        <w:t xml:space="preserve">다만, 계약기간의 변경이 필요하다고 인정되는 경우 </w:t>
      </w:r>
      <w:r w:rsidRPr="00C87F28">
        <w:rPr>
          <w:rFonts w:ascii="바탕" w:eastAsia="바탕" w:hAnsi="바탕"/>
          <w:noProof/>
          <w:sz w:val="22"/>
          <w:szCs w:val="22"/>
        </w:rPr>
        <w:t>“</w:t>
      </w:r>
      <w:r w:rsidRPr="00C87F28">
        <w:rPr>
          <w:rFonts w:ascii="바탕" w:eastAsia="바탕" w:hAnsi="바탕" w:hint="eastAsia"/>
          <w:noProof/>
          <w:sz w:val="22"/>
          <w:szCs w:val="22"/>
        </w:rPr>
        <w:t>갑</w:t>
      </w:r>
      <w:r w:rsidRPr="00C87F28">
        <w:rPr>
          <w:rFonts w:ascii="바탕" w:eastAsia="바탕" w:hAnsi="바탕"/>
          <w:noProof/>
          <w:sz w:val="22"/>
          <w:szCs w:val="22"/>
        </w:rPr>
        <w:t>”</w:t>
      </w:r>
      <w:r w:rsidRPr="00C87F28">
        <w:rPr>
          <w:rFonts w:ascii="바탕" w:eastAsia="바탕" w:hAnsi="바탕" w:hint="eastAsia"/>
          <w:noProof/>
          <w:sz w:val="22"/>
          <w:szCs w:val="22"/>
        </w:rPr>
        <w:t xml:space="preserve">과 </w:t>
      </w:r>
      <w:r w:rsidRPr="00C87F28">
        <w:rPr>
          <w:rFonts w:ascii="바탕" w:eastAsia="바탕" w:hAnsi="바탕"/>
          <w:noProof/>
          <w:sz w:val="22"/>
          <w:szCs w:val="22"/>
        </w:rPr>
        <w:t>“</w:t>
      </w:r>
      <w:r w:rsidRPr="00C87F28">
        <w:rPr>
          <w:rFonts w:ascii="바탕" w:eastAsia="바탕" w:hAnsi="바탕" w:hint="eastAsia"/>
          <w:noProof/>
          <w:sz w:val="22"/>
          <w:szCs w:val="22"/>
        </w:rPr>
        <w:t>을</w:t>
      </w:r>
      <w:r w:rsidRPr="00C87F28">
        <w:rPr>
          <w:rFonts w:ascii="바탕" w:eastAsia="바탕" w:hAnsi="바탕"/>
          <w:noProof/>
          <w:sz w:val="22"/>
          <w:szCs w:val="22"/>
        </w:rPr>
        <w:t>”</w:t>
      </w:r>
      <w:r w:rsidRPr="00C87F28">
        <w:rPr>
          <w:rFonts w:ascii="바탕" w:eastAsia="바탕" w:hAnsi="바탕" w:hint="eastAsia"/>
          <w:noProof/>
          <w:sz w:val="22"/>
          <w:szCs w:val="22"/>
        </w:rPr>
        <w:t xml:space="preserve">은 이를 협의하고 변경된 사항을 문서화하여야 한다. </w:t>
      </w:r>
    </w:p>
    <w:p w14:paraId="0D350311" w14:textId="77777777" w:rsidR="00043F27" w:rsidRPr="00C87F28" w:rsidRDefault="00043F27" w:rsidP="00043F27">
      <w:pPr>
        <w:ind w:left="900"/>
        <w:rPr>
          <w:rFonts w:ascii="바탕" w:eastAsia="바탕" w:hAnsi="바탕"/>
          <w:noProof/>
          <w:sz w:val="22"/>
          <w:szCs w:val="22"/>
        </w:rPr>
      </w:pPr>
    </w:p>
    <w:p w14:paraId="45C3620A" w14:textId="77777777" w:rsidR="006762C5" w:rsidRPr="00C87F28" w:rsidRDefault="006762C5" w:rsidP="006762C5">
      <w:pPr>
        <w:rPr>
          <w:rFonts w:ascii="바탕" w:eastAsia="바탕" w:hAnsi="바탕"/>
          <w:b/>
          <w:bCs/>
          <w:noProof/>
          <w:sz w:val="22"/>
          <w:szCs w:val="22"/>
        </w:rPr>
      </w:pPr>
      <w:r w:rsidRPr="00C87F28">
        <w:rPr>
          <w:rFonts w:ascii="바탕" w:eastAsia="바탕" w:hAnsi="바탕" w:hint="eastAsia"/>
          <w:b/>
          <w:bCs/>
          <w:noProof/>
          <w:sz w:val="22"/>
          <w:szCs w:val="22"/>
        </w:rPr>
        <w:t>제</w:t>
      </w:r>
      <w:r w:rsidR="00991A40" w:rsidRPr="00C87F28">
        <w:rPr>
          <w:rFonts w:ascii="바탕" w:eastAsia="바탕" w:hAnsi="바탕"/>
          <w:b/>
          <w:bCs/>
          <w:noProof/>
          <w:sz w:val="22"/>
          <w:szCs w:val="22"/>
        </w:rPr>
        <w:t>9</w:t>
      </w:r>
      <w:r w:rsidRPr="00C87F28">
        <w:rPr>
          <w:rFonts w:ascii="바탕" w:eastAsia="바탕" w:hAnsi="바탕" w:hint="eastAsia"/>
          <w:b/>
          <w:bCs/>
          <w:noProof/>
          <w:sz w:val="22"/>
          <w:szCs w:val="22"/>
        </w:rPr>
        <w:t>조 (컨설턴트의 투입)</w:t>
      </w:r>
    </w:p>
    <w:p w14:paraId="43EFFCC8" w14:textId="77777777" w:rsidR="00EA5ED2" w:rsidRDefault="00EA5ED2" w:rsidP="00EA5ED2">
      <w:pPr>
        <w:rPr>
          <w:rFonts w:ascii="바탕" w:eastAsia="바탕" w:hAnsi="바탕"/>
          <w:noProof/>
          <w:sz w:val="22"/>
          <w:szCs w:val="22"/>
        </w:rPr>
      </w:pPr>
    </w:p>
    <w:p w14:paraId="2DFB3B93" w14:textId="77777777" w:rsidR="00EA5ED2" w:rsidRDefault="006762C5">
      <w:pPr>
        <w:pStyle w:val="a8"/>
        <w:numPr>
          <w:ilvl w:val="0"/>
          <w:numId w:val="25"/>
        </w:numPr>
        <w:ind w:leftChars="0"/>
        <w:rPr>
          <w:rFonts w:ascii="바탕" w:eastAsia="바탕" w:hAnsi="바탕"/>
          <w:noProof/>
          <w:sz w:val="22"/>
          <w:szCs w:val="22"/>
        </w:rPr>
      </w:pPr>
      <w:r w:rsidRPr="00EA5ED2">
        <w:rPr>
          <w:rFonts w:ascii="바탕" w:eastAsia="바탕" w:hAnsi="바탕"/>
          <w:noProof/>
          <w:sz w:val="22"/>
          <w:szCs w:val="22"/>
        </w:rPr>
        <w:t>“</w:t>
      </w:r>
      <w:r w:rsidRPr="00EA5ED2">
        <w:rPr>
          <w:rFonts w:ascii="바탕" w:eastAsia="바탕" w:hAnsi="바탕" w:hint="eastAsia"/>
          <w:noProof/>
          <w:sz w:val="22"/>
          <w:szCs w:val="22"/>
        </w:rPr>
        <w:t>을</w:t>
      </w:r>
      <w:r w:rsidRPr="00EA5ED2">
        <w:rPr>
          <w:rFonts w:ascii="바탕" w:eastAsia="바탕" w:hAnsi="바탕"/>
          <w:noProof/>
          <w:sz w:val="22"/>
          <w:szCs w:val="22"/>
        </w:rPr>
        <w:t>”</w:t>
      </w:r>
      <w:r w:rsidRPr="00EA5ED2">
        <w:rPr>
          <w:rFonts w:ascii="바탕" w:eastAsia="바탕" w:hAnsi="바탕" w:hint="eastAsia"/>
          <w:noProof/>
          <w:sz w:val="22"/>
          <w:szCs w:val="22"/>
        </w:rPr>
        <w:t xml:space="preserve">의 </w:t>
      </w:r>
      <w:r w:rsidR="00991A40" w:rsidRPr="00EA5ED2">
        <w:rPr>
          <w:rFonts w:ascii="바탕" w:eastAsia="바탕" w:hAnsi="바탕" w:hint="eastAsia"/>
          <w:noProof/>
          <w:sz w:val="22"/>
          <w:szCs w:val="22"/>
        </w:rPr>
        <w:t>용역수행인원</w:t>
      </w:r>
      <w:r w:rsidRPr="00EA5ED2">
        <w:rPr>
          <w:rFonts w:ascii="바탕" w:eastAsia="바탕" w:hAnsi="바탕" w:hint="eastAsia"/>
          <w:noProof/>
          <w:sz w:val="22"/>
          <w:szCs w:val="22"/>
        </w:rPr>
        <w:t xml:space="preserve">의 업무시간은 하루 </w:t>
      </w:r>
      <w:r w:rsidR="00AE75B8" w:rsidRPr="00EA5ED2">
        <w:rPr>
          <w:rFonts w:ascii="바탕" w:eastAsia="바탕" w:hAnsi="바탕" w:hint="eastAsia"/>
          <w:noProof/>
          <w:sz w:val="22"/>
          <w:szCs w:val="22"/>
        </w:rPr>
        <w:t>8</w:t>
      </w:r>
      <w:r w:rsidRPr="00EA5ED2">
        <w:rPr>
          <w:rFonts w:ascii="바탕" w:eastAsia="바탕" w:hAnsi="바탕" w:hint="eastAsia"/>
          <w:noProof/>
          <w:sz w:val="22"/>
          <w:szCs w:val="22"/>
        </w:rPr>
        <w:t xml:space="preserve">시간을 원칙으로 한다. </w:t>
      </w:r>
    </w:p>
    <w:p w14:paraId="1639CC55" w14:textId="77777777" w:rsidR="00EA5ED2" w:rsidRDefault="006762C5">
      <w:pPr>
        <w:pStyle w:val="a8"/>
        <w:numPr>
          <w:ilvl w:val="0"/>
          <w:numId w:val="25"/>
        </w:numPr>
        <w:ind w:leftChars="0"/>
        <w:rPr>
          <w:rFonts w:ascii="바탕" w:eastAsia="바탕" w:hAnsi="바탕"/>
          <w:noProof/>
          <w:sz w:val="22"/>
          <w:szCs w:val="22"/>
        </w:rPr>
      </w:pPr>
      <w:r w:rsidRPr="00EA5ED2">
        <w:rPr>
          <w:rFonts w:ascii="바탕" w:eastAsia="바탕" w:hAnsi="바탕"/>
          <w:noProof/>
          <w:sz w:val="22"/>
          <w:szCs w:val="22"/>
        </w:rPr>
        <w:t>“</w:t>
      </w:r>
      <w:r w:rsidRPr="00EA5ED2">
        <w:rPr>
          <w:rFonts w:ascii="바탕" w:eastAsia="바탕" w:hAnsi="바탕" w:hint="eastAsia"/>
          <w:noProof/>
          <w:sz w:val="22"/>
          <w:szCs w:val="22"/>
        </w:rPr>
        <w:t>을</w:t>
      </w:r>
      <w:r w:rsidRPr="00EA5ED2">
        <w:rPr>
          <w:rFonts w:ascii="바탕" w:eastAsia="바탕" w:hAnsi="바탕"/>
          <w:noProof/>
          <w:sz w:val="22"/>
          <w:szCs w:val="22"/>
        </w:rPr>
        <w:t>”</w:t>
      </w:r>
      <w:r w:rsidRPr="00EA5ED2">
        <w:rPr>
          <w:rFonts w:ascii="바탕" w:eastAsia="바탕" w:hAnsi="바탕" w:hint="eastAsia"/>
          <w:noProof/>
          <w:sz w:val="22"/>
          <w:szCs w:val="22"/>
        </w:rPr>
        <w:t xml:space="preserve">은 휴가, 교육, 예비군훈련 등 용역 수행에 지장을 초래할 수 있는 제반 활동에 대하여 사전에 </w:t>
      </w:r>
      <w:r w:rsidRPr="00EA5ED2">
        <w:rPr>
          <w:rFonts w:ascii="바탕" w:eastAsia="바탕" w:hAnsi="바탕"/>
          <w:noProof/>
          <w:sz w:val="22"/>
          <w:szCs w:val="22"/>
        </w:rPr>
        <w:t>“</w:t>
      </w:r>
      <w:r w:rsidRPr="00EA5ED2">
        <w:rPr>
          <w:rFonts w:ascii="바탕" w:eastAsia="바탕" w:hAnsi="바탕" w:hint="eastAsia"/>
          <w:noProof/>
          <w:sz w:val="22"/>
          <w:szCs w:val="22"/>
        </w:rPr>
        <w:t>갑</w:t>
      </w:r>
      <w:r w:rsidRPr="00EA5ED2">
        <w:rPr>
          <w:rFonts w:ascii="바탕" w:eastAsia="바탕" w:hAnsi="바탕"/>
          <w:noProof/>
          <w:sz w:val="22"/>
          <w:szCs w:val="22"/>
        </w:rPr>
        <w:t>”</w:t>
      </w:r>
      <w:r w:rsidRPr="00EA5ED2">
        <w:rPr>
          <w:rFonts w:ascii="바탕" w:eastAsia="바탕" w:hAnsi="바탕" w:hint="eastAsia"/>
          <w:noProof/>
          <w:sz w:val="22"/>
          <w:szCs w:val="22"/>
        </w:rPr>
        <w:t>에게 통보하여야 한다.</w:t>
      </w:r>
    </w:p>
    <w:p w14:paraId="1614F37B" w14:textId="37F78BC0" w:rsidR="00A81829" w:rsidRDefault="006762C5" w:rsidP="00A81829">
      <w:pPr>
        <w:pStyle w:val="a8"/>
        <w:numPr>
          <w:ilvl w:val="0"/>
          <w:numId w:val="25"/>
        </w:numPr>
        <w:ind w:leftChars="0"/>
        <w:rPr>
          <w:ins w:id="0" w:author="김현주 (Hyunjoo Kim)" w:date="2025-06-11T13:19:00Z"/>
          <w:rFonts w:ascii="바탕" w:eastAsia="바탕" w:hAnsi="바탕"/>
          <w:noProof/>
          <w:sz w:val="22"/>
          <w:szCs w:val="22"/>
        </w:rPr>
      </w:pPr>
      <w:r w:rsidRPr="00EA5ED2">
        <w:rPr>
          <w:rFonts w:ascii="바탕" w:eastAsia="바탕" w:hAnsi="바탕"/>
          <w:noProof/>
          <w:sz w:val="22"/>
          <w:szCs w:val="22"/>
        </w:rPr>
        <w:t>“</w:t>
      </w:r>
      <w:r w:rsidRPr="00EA5ED2">
        <w:rPr>
          <w:rFonts w:ascii="바탕" w:eastAsia="바탕" w:hAnsi="바탕" w:hint="eastAsia"/>
          <w:noProof/>
          <w:sz w:val="22"/>
          <w:szCs w:val="22"/>
        </w:rPr>
        <w:t>을</w:t>
      </w:r>
      <w:r w:rsidRPr="00EA5ED2">
        <w:rPr>
          <w:rFonts w:ascii="바탕" w:eastAsia="바탕" w:hAnsi="바탕"/>
          <w:noProof/>
          <w:sz w:val="22"/>
          <w:szCs w:val="22"/>
        </w:rPr>
        <w:t>”</w:t>
      </w:r>
      <w:r w:rsidRPr="00EA5ED2">
        <w:rPr>
          <w:rFonts w:ascii="바탕" w:eastAsia="바탕" w:hAnsi="바탕" w:hint="eastAsia"/>
          <w:noProof/>
          <w:sz w:val="22"/>
          <w:szCs w:val="22"/>
        </w:rPr>
        <w:t xml:space="preserve">이 부득이한 사유로 </w:t>
      </w:r>
      <w:r w:rsidR="00991A40" w:rsidRPr="00EA5ED2">
        <w:rPr>
          <w:rFonts w:ascii="바탕" w:eastAsia="바탕" w:hAnsi="바탕" w:hint="eastAsia"/>
          <w:noProof/>
          <w:sz w:val="22"/>
          <w:szCs w:val="22"/>
        </w:rPr>
        <w:t>용역수행인원을</w:t>
      </w:r>
      <w:r w:rsidRPr="00EA5ED2">
        <w:rPr>
          <w:rFonts w:ascii="바탕" w:eastAsia="바탕" w:hAnsi="바탕" w:hint="eastAsia"/>
          <w:noProof/>
          <w:sz w:val="22"/>
          <w:szCs w:val="22"/>
        </w:rPr>
        <w:t xml:space="preserve"> 교체할 경우, </w:t>
      </w:r>
      <w:r w:rsidRPr="00EA5ED2">
        <w:rPr>
          <w:rFonts w:ascii="바탕" w:eastAsia="바탕" w:hAnsi="바탕"/>
          <w:noProof/>
          <w:sz w:val="22"/>
          <w:szCs w:val="22"/>
        </w:rPr>
        <w:t>“</w:t>
      </w:r>
      <w:r w:rsidRPr="00EA5ED2">
        <w:rPr>
          <w:rFonts w:ascii="바탕" w:eastAsia="바탕" w:hAnsi="바탕" w:hint="eastAsia"/>
          <w:noProof/>
          <w:sz w:val="22"/>
          <w:szCs w:val="22"/>
        </w:rPr>
        <w:t>을</w:t>
      </w:r>
      <w:r w:rsidRPr="00EA5ED2">
        <w:rPr>
          <w:rFonts w:ascii="바탕" w:eastAsia="바탕" w:hAnsi="바탕"/>
          <w:noProof/>
          <w:sz w:val="22"/>
          <w:szCs w:val="22"/>
        </w:rPr>
        <w:t>”</w:t>
      </w:r>
      <w:r w:rsidRPr="00EA5ED2">
        <w:rPr>
          <w:rFonts w:ascii="바탕" w:eastAsia="바탕" w:hAnsi="바탕" w:hint="eastAsia"/>
          <w:noProof/>
          <w:sz w:val="22"/>
          <w:szCs w:val="22"/>
        </w:rPr>
        <w:t xml:space="preserve">은 </w:t>
      </w:r>
      <w:r w:rsidRPr="00EA5ED2">
        <w:rPr>
          <w:rFonts w:ascii="바탕" w:eastAsia="바탕" w:hAnsi="바탕"/>
          <w:noProof/>
          <w:sz w:val="22"/>
          <w:szCs w:val="22"/>
        </w:rPr>
        <w:t>“</w:t>
      </w:r>
      <w:r w:rsidRPr="00EA5ED2">
        <w:rPr>
          <w:rFonts w:ascii="바탕" w:eastAsia="바탕" w:hAnsi="바탕" w:hint="eastAsia"/>
          <w:noProof/>
          <w:sz w:val="22"/>
          <w:szCs w:val="22"/>
        </w:rPr>
        <w:t>갑</w:t>
      </w:r>
      <w:r w:rsidRPr="00EA5ED2">
        <w:rPr>
          <w:rFonts w:ascii="바탕" w:eastAsia="바탕" w:hAnsi="바탕"/>
          <w:noProof/>
          <w:sz w:val="22"/>
          <w:szCs w:val="22"/>
        </w:rPr>
        <w:t>”</w:t>
      </w:r>
      <w:r w:rsidRPr="00EA5ED2">
        <w:rPr>
          <w:rFonts w:ascii="바탕" w:eastAsia="바탕" w:hAnsi="바탕" w:hint="eastAsia"/>
          <w:noProof/>
          <w:sz w:val="22"/>
          <w:szCs w:val="22"/>
        </w:rPr>
        <w:t>의 사전 동의를 얻어야 한다.</w:t>
      </w:r>
    </w:p>
    <w:p w14:paraId="2EB920D7" w14:textId="7D1AB4C2" w:rsidR="00A81829" w:rsidRPr="00A81829" w:rsidRDefault="00A81829" w:rsidP="00A81829">
      <w:pPr>
        <w:pStyle w:val="a8"/>
        <w:numPr>
          <w:ilvl w:val="0"/>
          <w:numId w:val="25"/>
        </w:numPr>
        <w:ind w:leftChars="0"/>
        <w:rPr>
          <w:rFonts w:ascii="바탕" w:eastAsia="바탕" w:hAnsi="바탕" w:hint="eastAsia"/>
          <w:noProof/>
          <w:sz w:val="22"/>
          <w:szCs w:val="22"/>
        </w:rPr>
      </w:pPr>
      <w:ins w:id="1" w:author="김현주 (Hyunjoo Kim)" w:date="2025-06-11T13:19:00Z">
        <w:r>
          <w:rPr>
            <w:rFonts w:ascii="바탕" w:eastAsia="바탕" w:hAnsi="바탕"/>
            <w:noProof/>
            <w:sz w:val="22"/>
            <w:szCs w:val="22"/>
          </w:rPr>
          <w:t>“</w:t>
        </w:r>
        <w:r>
          <w:rPr>
            <w:rFonts w:ascii="바탕" w:eastAsia="바탕" w:hAnsi="바탕" w:hint="eastAsia"/>
            <w:noProof/>
            <w:sz w:val="22"/>
            <w:szCs w:val="22"/>
          </w:rPr>
          <w:t>을</w:t>
        </w:r>
        <w:r>
          <w:rPr>
            <w:rFonts w:ascii="바탕" w:eastAsia="바탕" w:hAnsi="바탕"/>
            <w:noProof/>
            <w:sz w:val="22"/>
            <w:szCs w:val="22"/>
          </w:rPr>
          <w:t>”</w:t>
        </w:r>
        <w:r>
          <w:rPr>
            <w:rFonts w:ascii="바탕" w:eastAsia="바탕" w:hAnsi="바탕" w:hint="eastAsia"/>
            <w:noProof/>
            <w:sz w:val="22"/>
            <w:szCs w:val="22"/>
          </w:rPr>
          <w:t xml:space="preserve">은 </w:t>
        </w:r>
        <w:r>
          <w:rPr>
            <w:rFonts w:ascii="바탕" w:eastAsia="바탕" w:hAnsi="바탕"/>
            <w:noProof/>
            <w:sz w:val="22"/>
            <w:szCs w:val="22"/>
          </w:rPr>
          <w:t>“</w:t>
        </w:r>
        <w:r>
          <w:rPr>
            <w:rFonts w:ascii="바탕" w:eastAsia="바탕" w:hAnsi="바탕" w:hint="eastAsia"/>
            <w:noProof/>
            <w:sz w:val="22"/>
            <w:szCs w:val="22"/>
          </w:rPr>
          <w:t>갑</w:t>
        </w:r>
        <w:r>
          <w:rPr>
            <w:rFonts w:ascii="바탕" w:eastAsia="바탕" w:hAnsi="바탕"/>
            <w:noProof/>
            <w:sz w:val="22"/>
            <w:szCs w:val="22"/>
          </w:rPr>
          <w:t>”</w:t>
        </w:r>
        <w:r>
          <w:rPr>
            <w:rFonts w:ascii="바탕" w:eastAsia="바탕" w:hAnsi="바탕" w:hint="eastAsia"/>
            <w:noProof/>
            <w:sz w:val="22"/>
            <w:szCs w:val="22"/>
          </w:rPr>
          <w:t xml:space="preserve">이 </w:t>
        </w:r>
      </w:ins>
      <w:ins w:id="2" w:author="김현주 (Hyunjoo Kim)" w:date="2025-06-11T13:28:00Z">
        <w:r w:rsidR="00CA54D7">
          <w:rPr>
            <w:rFonts w:ascii="바탕" w:eastAsia="바탕" w:hAnsi="바탕" w:hint="eastAsia"/>
            <w:noProof/>
            <w:sz w:val="22"/>
            <w:szCs w:val="22"/>
          </w:rPr>
          <w:t>투입된 컨설턴</w:t>
        </w:r>
      </w:ins>
      <w:ins w:id="3" w:author="김현주 (Hyunjoo Kim)" w:date="2025-06-11T13:29:00Z">
        <w:r w:rsidR="00CA54D7">
          <w:rPr>
            <w:rFonts w:ascii="바탕" w:eastAsia="바탕" w:hAnsi="바탕" w:hint="eastAsia"/>
            <w:noProof/>
            <w:sz w:val="22"/>
            <w:szCs w:val="22"/>
          </w:rPr>
          <w:t>트</w:t>
        </w:r>
      </w:ins>
      <w:ins w:id="4" w:author="김현주 (Hyunjoo Kim)" w:date="2025-06-11T13:28:00Z">
        <w:r w:rsidR="00CA54D7">
          <w:rPr>
            <w:rFonts w:ascii="바탕" w:eastAsia="바탕" w:hAnsi="바탕" w:hint="eastAsia"/>
            <w:noProof/>
            <w:sz w:val="22"/>
            <w:szCs w:val="22"/>
          </w:rPr>
          <w:t xml:space="preserve">가 </w:t>
        </w:r>
      </w:ins>
      <w:ins w:id="5" w:author="김현주 (Hyunjoo Kim)" w:date="2025-06-11T13:20:00Z">
        <w:r>
          <w:rPr>
            <w:rFonts w:ascii="바탕" w:eastAsia="바탕" w:hAnsi="바탕" w:hint="eastAsia"/>
            <w:noProof/>
            <w:sz w:val="22"/>
            <w:szCs w:val="22"/>
          </w:rPr>
          <w:t>본 용역수행에 적합</w:t>
        </w:r>
      </w:ins>
      <w:ins w:id="6" w:author="김현주 (Hyunjoo Kim)" w:date="2025-06-11T13:28:00Z">
        <w:r w:rsidR="00CA54D7">
          <w:rPr>
            <w:rFonts w:ascii="바탕" w:eastAsia="바탕" w:hAnsi="바탕" w:hint="eastAsia"/>
            <w:noProof/>
            <w:sz w:val="22"/>
            <w:szCs w:val="22"/>
          </w:rPr>
          <w:t>하지 않</w:t>
        </w:r>
      </w:ins>
      <w:ins w:id="7" w:author="김현주 (Hyunjoo Kim)" w:date="2025-06-11T13:29:00Z">
        <w:r w:rsidR="00CA54D7">
          <w:rPr>
            <w:rFonts w:ascii="바탕" w:eastAsia="바탕" w:hAnsi="바탕" w:hint="eastAsia"/>
            <w:noProof/>
            <w:sz w:val="22"/>
            <w:szCs w:val="22"/>
          </w:rPr>
          <w:t>다고 판단하여</w:t>
        </w:r>
      </w:ins>
      <w:ins w:id="8" w:author="김현주 (Hyunjoo Kim)" w:date="2025-06-11T13:19:00Z">
        <w:r>
          <w:rPr>
            <w:rFonts w:ascii="바탕" w:eastAsia="바탕" w:hAnsi="바탕" w:hint="eastAsia"/>
            <w:noProof/>
            <w:sz w:val="22"/>
            <w:szCs w:val="22"/>
          </w:rPr>
          <w:t xml:space="preserve"> </w:t>
        </w:r>
      </w:ins>
      <w:ins w:id="9" w:author="김현주 (Hyunjoo Kim)" w:date="2025-06-11T13:29:00Z">
        <w:r w:rsidR="00CA54D7">
          <w:rPr>
            <w:rFonts w:ascii="바탕" w:eastAsia="바탕" w:hAnsi="바탕" w:hint="eastAsia"/>
            <w:noProof/>
            <w:sz w:val="22"/>
            <w:szCs w:val="22"/>
          </w:rPr>
          <w:t xml:space="preserve">교체를 </w:t>
        </w:r>
      </w:ins>
      <w:ins w:id="10" w:author="김현주 (Hyunjoo Kim)" w:date="2025-06-11T13:19:00Z">
        <w:r>
          <w:rPr>
            <w:rFonts w:ascii="바탕" w:eastAsia="바탕" w:hAnsi="바탕" w:hint="eastAsia"/>
            <w:noProof/>
            <w:sz w:val="22"/>
            <w:szCs w:val="22"/>
          </w:rPr>
          <w:t xml:space="preserve">요청하는 경우 </w:t>
        </w:r>
      </w:ins>
      <w:ins w:id="11" w:author="김현주 (Hyunjoo Kim)" w:date="2025-06-11T13:29:00Z">
        <w:r w:rsidR="00CA54D7">
          <w:rPr>
            <w:rFonts w:ascii="바탕" w:eastAsia="바탕" w:hAnsi="바탕" w:hint="eastAsia"/>
            <w:noProof/>
            <w:sz w:val="22"/>
            <w:szCs w:val="22"/>
          </w:rPr>
          <w:t>이에</w:t>
        </w:r>
      </w:ins>
      <w:ins w:id="12" w:author="김현주 (Hyunjoo Kim)" w:date="2025-06-11T13:28:00Z">
        <w:r w:rsidR="00CA54D7">
          <w:rPr>
            <w:rFonts w:ascii="바탕" w:eastAsia="바탕" w:hAnsi="바탕" w:hint="eastAsia"/>
            <w:noProof/>
            <w:sz w:val="22"/>
            <w:szCs w:val="22"/>
          </w:rPr>
          <w:t xml:space="preserve"> 응하여야 </w:t>
        </w:r>
      </w:ins>
      <w:ins w:id="13" w:author="김현주 (Hyunjoo Kim)" w:date="2025-06-11T13:20:00Z">
        <w:r>
          <w:rPr>
            <w:rFonts w:ascii="바탕" w:eastAsia="바탕" w:hAnsi="바탕" w:hint="eastAsia"/>
            <w:noProof/>
            <w:sz w:val="22"/>
            <w:szCs w:val="22"/>
          </w:rPr>
          <w:t>한다.</w:t>
        </w:r>
        <w:r>
          <w:rPr>
            <w:rFonts w:ascii="바탕" w:eastAsia="바탕" w:hAnsi="바탕"/>
            <w:noProof/>
            <w:sz w:val="22"/>
            <w:szCs w:val="22"/>
          </w:rPr>
          <w:t xml:space="preserve"> </w:t>
        </w:r>
      </w:ins>
    </w:p>
    <w:p w14:paraId="2403FF8E" w14:textId="77777777" w:rsidR="00EA5ED2" w:rsidRDefault="00EA5ED2" w:rsidP="006762C5">
      <w:pPr>
        <w:rPr>
          <w:rFonts w:ascii="바탕" w:eastAsia="바탕" w:hAnsi="바탕"/>
          <w:b/>
          <w:bCs/>
          <w:noProof/>
          <w:sz w:val="22"/>
          <w:szCs w:val="22"/>
        </w:rPr>
      </w:pPr>
    </w:p>
    <w:p w14:paraId="62AF964F" w14:textId="0FCF6FE3" w:rsidR="006762C5" w:rsidRPr="00C87F28" w:rsidRDefault="006762C5" w:rsidP="006762C5">
      <w:pPr>
        <w:rPr>
          <w:rFonts w:ascii="바탕" w:eastAsia="바탕" w:hAnsi="바탕"/>
          <w:b/>
          <w:bCs/>
          <w:noProof/>
          <w:sz w:val="22"/>
          <w:szCs w:val="22"/>
        </w:rPr>
      </w:pPr>
      <w:r w:rsidRPr="00C87F28">
        <w:rPr>
          <w:rFonts w:ascii="바탕" w:eastAsia="바탕" w:hAnsi="바탕" w:hint="eastAsia"/>
          <w:b/>
          <w:bCs/>
          <w:noProof/>
          <w:sz w:val="22"/>
          <w:szCs w:val="22"/>
        </w:rPr>
        <w:t>제</w:t>
      </w:r>
      <w:r w:rsidR="00991A40" w:rsidRPr="00C87F28">
        <w:rPr>
          <w:rFonts w:ascii="바탕" w:eastAsia="바탕" w:hAnsi="바탕"/>
          <w:b/>
          <w:bCs/>
          <w:noProof/>
          <w:sz w:val="22"/>
          <w:szCs w:val="22"/>
        </w:rPr>
        <w:t>10</w:t>
      </w:r>
      <w:r w:rsidRPr="00C87F28">
        <w:rPr>
          <w:rFonts w:ascii="바탕" w:eastAsia="바탕" w:hAnsi="바탕" w:hint="eastAsia"/>
          <w:b/>
          <w:bCs/>
          <w:noProof/>
          <w:sz w:val="22"/>
          <w:szCs w:val="22"/>
        </w:rPr>
        <w:t>조 (계약의 효력)</w:t>
      </w:r>
    </w:p>
    <w:p w14:paraId="052635A9" w14:textId="77777777" w:rsidR="006762C5" w:rsidRPr="00C87F28" w:rsidRDefault="006762C5" w:rsidP="006762C5">
      <w:pPr>
        <w:rPr>
          <w:rFonts w:ascii="바탕" w:eastAsia="바탕" w:hAnsi="바탕"/>
          <w:noProof/>
          <w:sz w:val="22"/>
          <w:szCs w:val="22"/>
        </w:rPr>
      </w:pPr>
    </w:p>
    <w:p w14:paraId="25E54985" w14:textId="067DD46C" w:rsidR="006762C5" w:rsidRPr="00E23BA2" w:rsidRDefault="006762C5">
      <w:pPr>
        <w:pStyle w:val="11pt19pt"/>
        <w:tabs>
          <w:tab w:val="clear" w:pos="400"/>
        </w:tabs>
        <w:ind w:leftChars="179" w:left="358" w:firstLineChars="1" w:firstLine="2"/>
        <w:rPr>
          <w:rFonts w:ascii="바탕" w:hAnsi="바탕"/>
          <w:noProof/>
          <w:szCs w:val="22"/>
        </w:rPr>
      </w:pPr>
      <w:r w:rsidRPr="00E23BA2">
        <w:rPr>
          <w:rFonts w:ascii="바탕" w:hAnsi="바탕" w:hint="eastAsia"/>
          <w:noProof/>
          <w:szCs w:val="22"/>
        </w:rPr>
        <w:t xml:space="preserve">본 계약은 </w:t>
      </w:r>
      <w:r w:rsidRPr="00E23BA2">
        <w:rPr>
          <w:rFonts w:ascii="바탕" w:hAnsi="바탕"/>
          <w:noProof/>
          <w:szCs w:val="22"/>
        </w:rPr>
        <w:t>“</w:t>
      </w:r>
      <w:r w:rsidRPr="00E23BA2">
        <w:rPr>
          <w:rFonts w:ascii="바탕" w:hAnsi="바탕" w:hint="eastAsia"/>
          <w:noProof/>
          <w:szCs w:val="22"/>
        </w:rPr>
        <w:t>갑</w:t>
      </w:r>
      <w:r w:rsidRPr="00E23BA2">
        <w:rPr>
          <w:rFonts w:ascii="바탕" w:hAnsi="바탕"/>
          <w:noProof/>
          <w:szCs w:val="22"/>
        </w:rPr>
        <w:t>”</w:t>
      </w:r>
      <w:r w:rsidRPr="00E23BA2">
        <w:rPr>
          <w:rFonts w:ascii="바탕" w:hAnsi="바탕" w:hint="eastAsia"/>
          <w:noProof/>
          <w:szCs w:val="22"/>
        </w:rPr>
        <w:t xml:space="preserve">과 </w:t>
      </w:r>
      <w:r w:rsidRPr="00E23BA2">
        <w:rPr>
          <w:rFonts w:ascii="바탕" w:hAnsi="바탕"/>
          <w:noProof/>
          <w:szCs w:val="22"/>
        </w:rPr>
        <w:t>“</w:t>
      </w:r>
      <w:r w:rsidRPr="00E23BA2">
        <w:rPr>
          <w:rFonts w:ascii="바탕" w:hAnsi="바탕" w:hint="eastAsia"/>
          <w:noProof/>
          <w:szCs w:val="22"/>
        </w:rPr>
        <w:t>을</w:t>
      </w:r>
      <w:r w:rsidRPr="00E23BA2">
        <w:rPr>
          <w:rFonts w:ascii="바탕" w:hAnsi="바탕"/>
          <w:noProof/>
          <w:szCs w:val="22"/>
        </w:rPr>
        <w:t>”</w:t>
      </w:r>
      <w:r w:rsidRPr="00E23BA2">
        <w:rPr>
          <w:rFonts w:ascii="바탕" w:hAnsi="바탕" w:hint="eastAsia"/>
          <w:noProof/>
          <w:szCs w:val="22"/>
        </w:rPr>
        <w:t xml:space="preserve"> 쌍방이 본 계약서에 기명날인하는 즉시 그 효력을 발생한다.</w:t>
      </w:r>
    </w:p>
    <w:p w14:paraId="684244D6" w14:textId="77777777" w:rsidR="00C7436A" w:rsidRPr="00C87F28" w:rsidRDefault="00C7436A" w:rsidP="006762C5">
      <w:pPr>
        <w:ind w:leftChars="179" w:left="358" w:firstLineChars="1" w:firstLine="2"/>
        <w:rPr>
          <w:rFonts w:ascii="바탕" w:eastAsia="바탕" w:hAnsi="바탕"/>
          <w:noProof/>
          <w:sz w:val="22"/>
          <w:szCs w:val="22"/>
        </w:rPr>
      </w:pPr>
    </w:p>
    <w:p w14:paraId="5157B78F" w14:textId="77777777" w:rsidR="006762C5" w:rsidRPr="00C87F28" w:rsidRDefault="006762C5" w:rsidP="006762C5">
      <w:pPr>
        <w:rPr>
          <w:rFonts w:ascii="바탕" w:eastAsia="바탕" w:hAnsi="바탕"/>
          <w:b/>
          <w:bCs/>
          <w:noProof/>
          <w:sz w:val="22"/>
          <w:szCs w:val="22"/>
        </w:rPr>
      </w:pPr>
      <w:r w:rsidRPr="00C87F28">
        <w:rPr>
          <w:rFonts w:ascii="바탕" w:eastAsia="바탕" w:hAnsi="바탕" w:hint="eastAsia"/>
          <w:b/>
          <w:bCs/>
          <w:noProof/>
          <w:sz w:val="22"/>
          <w:szCs w:val="22"/>
        </w:rPr>
        <w:t>제</w:t>
      </w:r>
      <w:r w:rsidR="00991A40" w:rsidRPr="00C87F28">
        <w:rPr>
          <w:rFonts w:ascii="바탕" w:eastAsia="바탕" w:hAnsi="바탕"/>
          <w:b/>
          <w:bCs/>
          <w:noProof/>
          <w:sz w:val="22"/>
          <w:szCs w:val="22"/>
        </w:rPr>
        <w:t>11</w:t>
      </w:r>
      <w:r w:rsidRPr="00C87F28">
        <w:rPr>
          <w:rFonts w:ascii="바탕" w:eastAsia="바탕" w:hAnsi="바탕" w:hint="eastAsia"/>
          <w:b/>
          <w:bCs/>
          <w:noProof/>
          <w:sz w:val="22"/>
          <w:szCs w:val="22"/>
        </w:rPr>
        <w:t>조 (용역보수 및 부대비용)</w:t>
      </w:r>
    </w:p>
    <w:p w14:paraId="2D29BF6B" w14:textId="77777777" w:rsidR="006762C5" w:rsidRPr="00C87F28" w:rsidRDefault="006762C5" w:rsidP="006762C5">
      <w:pPr>
        <w:rPr>
          <w:rFonts w:ascii="바탕" w:eastAsia="바탕" w:hAnsi="바탕"/>
          <w:noProof/>
          <w:sz w:val="22"/>
          <w:szCs w:val="22"/>
        </w:rPr>
      </w:pPr>
    </w:p>
    <w:p w14:paraId="35A136E0" w14:textId="3A635D69" w:rsidR="006762C5" w:rsidRDefault="006762C5">
      <w:pPr>
        <w:pStyle w:val="a8"/>
        <w:numPr>
          <w:ilvl w:val="0"/>
          <w:numId w:val="21"/>
        </w:numPr>
        <w:ind w:leftChars="0"/>
        <w:rPr>
          <w:rFonts w:ascii="바탕" w:eastAsia="바탕" w:hAnsi="바탕"/>
          <w:noProof/>
          <w:sz w:val="22"/>
          <w:szCs w:val="22"/>
        </w:rPr>
      </w:pPr>
      <w:r w:rsidRPr="00EA5ED2">
        <w:rPr>
          <w:rFonts w:ascii="바탕" w:eastAsia="바탕" w:hAnsi="바탕" w:hint="eastAsia"/>
          <w:noProof/>
          <w:sz w:val="22"/>
          <w:szCs w:val="22"/>
        </w:rPr>
        <w:t xml:space="preserve">용역제공기간 동안의 용역 수행 대가로 ”갑”이 지급하는 용역보수 총액은 ”일금 </w:t>
      </w:r>
      <w:r w:rsidR="005E1FD0" w:rsidRPr="00EA5ED2">
        <w:rPr>
          <w:rFonts w:ascii="바탕" w:eastAsia="바탕" w:hAnsi="바탕" w:hint="eastAsia"/>
          <w:noProof/>
          <w:sz w:val="22"/>
          <w:szCs w:val="22"/>
        </w:rPr>
        <w:t>[</w:t>
      </w:r>
      <w:r w:rsidR="005E1FD0" w:rsidRPr="00EA5ED2">
        <w:rPr>
          <w:rFonts w:ascii="바탕" w:eastAsia="바탕" w:hAnsi="바탕" w:hint="eastAsia"/>
          <w:bCs/>
          <w:noProof/>
          <w:sz w:val="22"/>
          <w:szCs w:val="22"/>
        </w:rPr>
        <w:t>●]</w:t>
      </w:r>
      <w:r w:rsidR="005E1FD0" w:rsidRPr="00EA5ED2">
        <w:rPr>
          <w:rFonts w:ascii="바탕" w:eastAsia="바탕" w:hAnsi="바탕" w:hint="eastAsia"/>
          <w:noProof/>
          <w:sz w:val="22"/>
          <w:szCs w:val="22"/>
        </w:rPr>
        <w:t>원</w:t>
      </w:r>
      <w:r w:rsidRPr="00EA5ED2">
        <w:rPr>
          <w:rFonts w:ascii="바탕" w:eastAsia="바탕" w:hAnsi="바탕" w:hint="eastAsia"/>
          <w:noProof/>
          <w:sz w:val="22"/>
          <w:szCs w:val="22"/>
        </w:rPr>
        <w:t>정</w:t>
      </w:r>
      <w:r w:rsidR="008930E5" w:rsidRPr="00EA5ED2">
        <w:rPr>
          <w:rFonts w:ascii="바탕" w:eastAsia="바탕" w:hAnsi="바탕"/>
          <w:noProof/>
          <w:sz w:val="22"/>
          <w:szCs w:val="22"/>
        </w:rPr>
        <w:t>”</w:t>
      </w:r>
      <w:r w:rsidRPr="00EA5ED2">
        <w:rPr>
          <w:rFonts w:ascii="바탕" w:eastAsia="바탕" w:hAnsi="바탕" w:hint="eastAsia"/>
          <w:noProof/>
          <w:sz w:val="22"/>
          <w:szCs w:val="22"/>
        </w:rPr>
        <w:t>(￦</w:t>
      </w:r>
      <w:r w:rsidR="008930E5" w:rsidRPr="00EA5ED2">
        <w:rPr>
          <w:rFonts w:ascii="바탕" w:eastAsia="바탕" w:hAnsi="바탕"/>
          <w:noProof/>
          <w:sz w:val="22"/>
          <w:szCs w:val="22"/>
        </w:rPr>
        <w:t xml:space="preserve"> </w:t>
      </w:r>
      <w:r w:rsidR="005E1FD0" w:rsidRPr="00EA5ED2">
        <w:rPr>
          <w:rFonts w:ascii="바탕" w:eastAsia="바탕" w:hAnsi="바탕"/>
          <w:noProof/>
          <w:sz w:val="22"/>
          <w:szCs w:val="22"/>
        </w:rPr>
        <w:t>[</w:t>
      </w:r>
      <w:r w:rsidR="005E1FD0" w:rsidRPr="00EA5ED2">
        <w:rPr>
          <w:rFonts w:ascii="바탕" w:eastAsia="바탕" w:hAnsi="바탕" w:hint="eastAsia"/>
          <w:bCs/>
          <w:noProof/>
          <w:sz w:val="22"/>
          <w:szCs w:val="22"/>
        </w:rPr>
        <w:t>●]</w:t>
      </w:r>
      <w:r w:rsidRPr="00EA5ED2">
        <w:rPr>
          <w:rFonts w:ascii="바탕" w:eastAsia="바탕" w:hAnsi="바탕" w:hint="eastAsia"/>
          <w:noProof/>
          <w:sz w:val="22"/>
          <w:szCs w:val="22"/>
        </w:rPr>
        <w:t>)으로 하며, 부가가치세는 별도로 지급한다.</w:t>
      </w:r>
    </w:p>
    <w:p w14:paraId="11034822" w14:textId="178CDF91" w:rsidR="00D40765" w:rsidRDefault="00D40765" w:rsidP="00D40765">
      <w:pPr>
        <w:rPr>
          <w:rFonts w:ascii="바탕" w:eastAsia="바탕" w:hAnsi="바탕"/>
          <w:noProof/>
          <w:sz w:val="22"/>
          <w:szCs w:val="22"/>
        </w:rPr>
      </w:pPr>
    </w:p>
    <w:p w14:paraId="12696A30" w14:textId="77777777" w:rsidR="00D40765" w:rsidRPr="00D40765" w:rsidRDefault="00D40765" w:rsidP="00D40765">
      <w:pPr>
        <w:rPr>
          <w:rFonts w:ascii="바탕" w:eastAsia="바탕" w:hAnsi="바탕"/>
          <w:noProof/>
          <w:sz w:val="22"/>
          <w:szCs w:val="22"/>
        </w:rPr>
      </w:pPr>
    </w:p>
    <w:p w14:paraId="04C30266" w14:textId="0E118ED7" w:rsidR="006762C5" w:rsidRDefault="006762C5" w:rsidP="006762C5">
      <w:pPr>
        <w:rPr>
          <w:rFonts w:ascii="바탕" w:eastAsia="바탕" w:hAnsi="바탕"/>
          <w:noProof/>
          <w:sz w:val="22"/>
          <w:szCs w:val="22"/>
        </w:rPr>
      </w:pPr>
    </w:p>
    <w:p w14:paraId="52A17D29" w14:textId="77777777" w:rsidR="00D40765" w:rsidRPr="00C87F28" w:rsidRDefault="00D40765" w:rsidP="006762C5">
      <w:pPr>
        <w:rPr>
          <w:rFonts w:ascii="바탕" w:eastAsia="바탕" w:hAnsi="바탕"/>
          <w:noProof/>
          <w:sz w:val="22"/>
          <w:szCs w:val="22"/>
        </w:rPr>
      </w:pPr>
    </w:p>
    <w:p w14:paraId="483FC06C" w14:textId="77777777" w:rsidR="006762C5" w:rsidRPr="00C87F28" w:rsidRDefault="006762C5" w:rsidP="006762C5">
      <w:pPr>
        <w:ind w:rightChars="242" w:right="484"/>
        <w:jc w:val="right"/>
        <w:rPr>
          <w:rFonts w:ascii="바탕" w:eastAsia="바탕" w:hAnsi="바탕"/>
          <w:sz w:val="22"/>
          <w:szCs w:val="22"/>
        </w:rPr>
      </w:pPr>
      <w:r w:rsidRPr="00C87F28">
        <w:rPr>
          <w:rFonts w:ascii="바탕" w:eastAsia="바탕" w:hAnsi="바탕" w:hint="eastAsia"/>
          <w:sz w:val="22"/>
          <w:szCs w:val="22"/>
        </w:rPr>
        <w:t>(</w:t>
      </w:r>
      <w:proofErr w:type="gramStart"/>
      <w:r w:rsidRPr="00C87F28">
        <w:rPr>
          <w:rFonts w:ascii="바탕" w:eastAsia="바탕" w:hAnsi="바탕" w:hint="eastAsia"/>
          <w:sz w:val="22"/>
          <w:szCs w:val="22"/>
        </w:rPr>
        <w:t>단위:원</w:t>
      </w:r>
      <w:proofErr w:type="gramEnd"/>
      <w:r w:rsidRPr="00C87F28">
        <w:rPr>
          <w:rFonts w:ascii="바탕" w:eastAsia="바탕" w:hAnsi="바탕" w:hint="eastAsia"/>
          <w:sz w:val="22"/>
          <w:szCs w:val="22"/>
        </w:rPr>
        <w:t>,VAT 별도)</w:t>
      </w:r>
    </w:p>
    <w:tbl>
      <w:tblPr>
        <w:tblW w:w="77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116"/>
        <w:gridCol w:w="2823"/>
        <w:gridCol w:w="2793"/>
      </w:tblGrid>
      <w:tr w:rsidR="008930E5" w:rsidRPr="00C87F28" w14:paraId="7EB8186F" w14:textId="77777777" w:rsidTr="008930E5">
        <w:trPr>
          <w:jc w:val="center"/>
        </w:trPr>
        <w:tc>
          <w:tcPr>
            <w:tcW w:w="2116" w:type="dxa"/>
          </w:tcPr>
          <w:p w14:paraId="50C5C002" w14:textId="77777777" w:rsidR="006762C5" w:rsidRPr="00C87F28" w:rsidRDefault="006762C5" w:rsidP="006762C5">
            <w:pPr>
              <w:jc w:val="center"/>
              <w:rPr>
                <w:rFonts w:ascii="바탕" w:eastAsia="바탕" w:hAnsi="바탕"/>
                <w:sz w:val="22"/>
                <w:szCs w:val="22"/>
              </w:rPr>
            </w:pPr>
            <w:r w:rsidRPr="00C87F28">
              <w:rPr>
                <w:rFonts w:ascii="바탕" w:eastAsia="바탕" w:hAnsi="바탕" w:hint="eastAsia"/>
                <w:sz w:val="22"/>
                <w:szCs w:val="22"/>
              </w:rPr>
              <w:t>구분</w:t>
            </w:r>
          </w:p>
        </w:tc>
        <w:tc>
          <w:tcPr>
            <w:tcW w:w="2823" w:type="dxa"/>
          </w:tcPr>
          <w:p w14:paraId="4D63DF39" w14:textId="77777777" w:rsidR="006762C5" w:rsidRPr="00C87F28" w:rsidRDefault="006762C5" w:rsidP="006762C5">
            <w:pPr>
              <w:jc w:val="center"/>
              <w:rPr>
                <w:rFonts w:ascii="바탕" w:eastAsia="바탕" w:hAnsi="바탕"/>
                <w:sz w:val="22"/>
                <w:szCs w:val="22"/>
              </w:rPr>
            </w:pPr>
            <w:r w:rsidRPr="00C87F28">
              <w:rPr>
                <w:rFonts w:ascii="바탕" w:eastAsia="바탕" w:hAnsi="바탕" w:hint="eastAsia"/>
                <w:sz w:val="22"/>
                <w:szCs w:val="22"/>
              </w:rPr>
              <w:t>세금계산서 발행일</w:t>
            </w:r>
          </w:p>
        </w:tc>
        <w:tc>
          <w:tcPr>
            <w:tcW w:w="2793" w:type="dxa"/>
          </w:tcPr>
          <w:p w14:paraId="0B776706" w14:textId="77777777" w:rsidR="006762C5" w:rsidRPr="00C87F28" w:rsidRDefault="006762C5" w:rsidP="006762C5">
            <w:pPr>
              <w:jc w:val="center"/>
              <w:rPr>
                <w:rFonts w:ascii="바탕" w:eastAsia="바탕" w:hAnsi="바탕"/>
                <w:sz w:val="22"/>
                <w:szCs w:val="22"/>
              </w:rPr>
            </w:pPr>
            <w:r w:rsidRPr="00C87F28">
              <w:rPr>
                <w:rFonts w:ascii="바탕" w:eastAsia="바탕" w:hAnsi="바탕" w:hint="eastAsia"/>
                <w:sz w:val="22"/>
                <w:szCs w:val="22"/>
              </w:rPr>
              <w:t>금액</w:t>
            </w:r>
          </w:p>
        </w:tc>
      </w:tr>
      <w:tr w:rsidR="00AE75B8" w:rsidRPr="00C87F28" w14:paraId="79DD80EB" w14:textId="77777777" w:rsidTr="008930E5">
        <w:trPr>
          <w:jc w:val="center"/>
        </w:trPr>
        <w:tc>
          <w:tcPr>
            <w:tcW w:w="2116" w:type="dxa"/>
          </w:tcPr>
          <w:p w14:paraId="778E508F" w14:textId="77777777" w:rsidR="00AE75B8" w:rsidRPr="00C87F28" w:rsidRDefault="00AE75B8" w:rsidP="00AE75B8">
            <w:pPr>
              <w:jc w:val="center"/>
              <w:rPr>
                <w:rFonts w:ascii="바탕" w:eastAsia="바탕" w:hAnsi="바탕"/>
                <w:sz w:val="22"/>
                <w:szCs w:val="22"/>
              </w:rPr>
            </w:pPr>
            <w:r w:rsidRPr="00C87F28">
              <w:rPr>
                <w:rFonts w:ascii="바탕" w:eastAsia="바탕" w:hAnsi="바탕" w:hint="eastAsia"/>
                <w:sz w:val="22"/>
                <w:szCs w:val="22"/>
              </w:rPr>
              <w:t>1차 50%</w:t>
            </w:r>
          </w:p>
        </w:tc>
        <w:tc>
          <w:tcPr>
            <w:tcW w:w="2823" w:type="dxa"/>
          </w:tcPr>
          <w:p w14:paraId="29B57011" w14:textId="77777777" w:rsidR="00AE75B8" w:rsidRPr="00C87F28" w:rsidRDefault="00AE75B8" w:rsidP="00AE75B8">
            <w:pPr>
              <w:jc w:val="center"/>
              <w:rPr>
                <w:rFonts w:ascii="바탕" w:eastAsia="바탕" w:hAnsi="바탕"/>
                <w:sz w:val="22"/>
                <w:szCs w:val="22"/>
              </w:rPr>
            </w:pPr>
            <w:r w:rsidRPr="00C87F28">
              <w:rPr>
                <w:rFonts w:ascii="바탕" w:eastAsia="바탕" w:hAnsi="바탕" w:hint="eastAsia"/>
                <w:sz w:val="22"/>
                <w:szCs w:val="22"/>
              </w:rPr>
              <w:t>계약서 체결일</w:t>
            </w:r>
          </w:p>
        </w:tc>
        <w:tc>
          <w:tcPr>
            <w:tcW w:w="2793" w:type="dxa"/>
          </w:tcPr>
          <w:p w14:paraId="3099083B" w14:textId="77777777" w:rsidR="00AE75B8" w:rsidRPr="00C87F28" w:rsidRDefault="00AE75B8" w:rsidP="00AE75B8">
            <w:pPr>
              <w:jc w:val="center"/>
              <w:rPr>
                <w:rFonts w:ascii="바탕" w:eastAsia="바탕" w:hAnsi="바탕"/>
                <w:sz w:val="22"/>
                <w:szCs w:val="22"/>
              </w:rPr>
            </w:pPr>
            <w:r w:rsidRPr="00C87F28">
              <w:rPr>
                <w:rFonts w:ascii="바탕" w:eastAsia="바탕" w:hAnsi="바탕" w:hint="eastAsia"/>
                <w:noProof/>
                <w:sz w:val="22"/>
                <w:szCs w:val="22"/>
              </w:rPr>
              <w:t xml:space="preserve">￦ </w:t>
            </w:r>
            <w:r w:rsidRPr="00C87F28">
              <w:rPr>
                <w:rFonts w:ascii="바탕" w:eastAsia="바탕" w:hAnsi="바탕"/>
                <w:noProof/>
                <w:sz w:val="22"/>
                <w:szCs w:val="22"/>
              </w:rPr>
              <w:t>[</w:t>
            </w:r>
            <w:r w:rsidRPr="00C87F28">
              <w:rPr>
                <w:rFonts w:ascii="바탕" w:eastAsia="바탕" w:hAnsi="바탕" w:hint="eastAsia"/>
                <w:bCs/>
                <w:noProof/>
                <w:sz w:val="22"/>
                <w:szCs w:val="22"/>
              </w:rPr>
              <w:t>●]</w:t>
            </w:r>
            <w:r w:rsidRPr="00C87F28">
              <w:rPr>
                <w:rFonts w:ascii="바탕" w:eastAsia="바탕" w:hAnsi="바탕"/>
                <w:noProof/>
                <w:sz w:val="22"/>
                <w:szCs w:val="22"/>
              </w:rPr>
              <w:t xml:space="preserve"> </w:t>
            </w:r>
          </w:p>
        </w:tc>
      </w:tr>
      <w:tr w:rsidR="00AE75B8" w:rsidRPr="00C87F28" w14:paraId="26BE99D1" w14:textId="77777777" w:rsidTr="008930E5">
        <w:trPr>
          <w:jc w:val="center"/>
        </w:trPr>
        <w:tc>
          <w:tcPr>
            <w:tcW w:w="2116" w:type="dxa"/>
          </w:tcPr>
          <w:p w14:paraId="41A7AE22" w14:textId="77777777" w:rsidR="00AE75B8" w:rsidRPr="00C87F28" w:rsidRDefault="00AE75B8" w:rsidP="00AE75B8">
            <w:pPr>
              <w:jc w:val="center"/>
              <w:rPr>
                <w:rFonts w:ascii="바탕" w:eastAsia="바탕" w:hAnsi="바탕"/>
                <w:sz w:val="22"/>
                <w:szCs w:val="22"/>
              </w:rPr>
            </w:pPr>
            <w:r w:rsidRPr="00C87F28">
              <w:rPr>
                <w:rFonts w:ascii="바탕" w:eastAsia="바탕" w:hAnsi="바탕" w:hint="eastAsia"/>
                <w:sz w:val="22"/>
                <w:szCs w:val="22"/>
              </w:rPr>
              <w:t>2차 50%</w:t>
            </w:r>
          </w:p>
        </w:tc>
        <w:tc>
          <w:tcPr>
            <w:tcW w:w="2823" w:type="dxa"/>
          </w:tcPr>
          <w:p w14:paraId="58D02471" w14:textId="77777777" w:rsidR="00AE75B8" w:rsidRPr="00C87F28" w:rsidRDefault="00455DA3" w:rsidP="00455DA3">
            <w:pPr>
              <w:jc w:val="center"/>
              <w:rPr>
                <w:rFonts w:ascii="바탕" w:eastAsia="바탕" w:hAnsi="바탕"/>
                <w:sz w:val="22"/>
                <w:szCs w:val="22"/>
              </w:rPr>
            </w:pPr>
            <w:r w:rsidRPr="00C87F28">
              <w:rPr>
                <w:rFonts w:ascii="바탕" w:eastAsia="바탕" w:hAnsi="바탕" w:hint="eastAsia"/>
                <w:noProof/>
                <w:sz w:val="22"/>
                <w:szCs w:val="22"/>
              </w:rPr>
              <w:t>검사 합격</w:t>
            </w:r>
            <w:r w:rsidR="00AE75B8" w:rsidRPr="00C87F28">
              <w:rPr>
                <w:rFonts w:ascii="바탕" w:eastAsia="바탕" w:hAnsi="바탕" w:hint="eastAsia"/>
                <w:noProof/>
                <w:sz w:val="22"/>
                <w:szCs w:val="22"/>
              </w:rPr>
              <w:t>일</w:t>
            </w:r>
          </w:p>
        </w:tc>
        <w:tc>
          <w:tcPr>
            <w:tcW w:w="2793" w:type="dxa"/>
          </w:tcPr>
          <w:p w14:paraId="4412F7F0" w14:textId="77777777" w:rsidR="00AE75B8" w:rsidRPr="00C87F28" w:rsidRDefault="00AE75B8" w:rsidP="00AE75B8">
            <w:pPr>
              <w:jc w:val="center"/>
              <w:rPr>
                <w:rFonts w:ascii="바탕" w:eastAsia="바탕" w:hAnsi="바탕"/>
                <w:sz w:val="22"/>
                <w:szCs w:val="22"/>
              </w:rPr>
            </w:pPr>
            <w:r w:rsidRPr="00C87F28">
              <w:rPr>
                <w:rFonts w:ascii="바탕" w:eastAsia="바탕" w:hAnsi="바탕" w:hint="eastAsia"/>
                <w:noProof/>
                <w:sz w:val="22"/>
                <w:szCs w:val="22"/>
              </w:rPr>
              <w:t xml:space="preserve">￦ </w:t>
            </w:r>
            <w:r w:rsidRPr="00C87F28">
              <w:rPr>
                <w:rFonts w:ascii="바탕" w:eastAsia="바탕" w:hAnsi="바탕"/>
                <w:noProof/>
                <w:sz w:val="22"/>
                <w:szCs w:val="22"/>
              </w:rPr>
              <w:t>[</w:t>
            </w:r>
            <w:r w:rsidRPr="00C87F28">
              <w:rPr>
                <w:rFonts w:ascii="바탕" w:eastAsia="바탕" w:hAnsi="바탕" w:hint="eastAsia"/>
                <w:bCs/>
                <w:noProof/>
                <w:sz w:val="22"/>
                <w:szCs w:val="22"/>
              </w:rPr>
              <w:t>●]</w:t>
            </w:r>
            <w:r w:rsidRPr="00C87F28">
              <w:rPr>
                <w:rFonts w:ascii="바탕" w:eastAsia="바탕" w:hAnsi="바탕"/>
                <w:noProof/>
                <w:sz w:val="22"/>
                <w:szCs w:val="22"/>
              </w:rPr>
              <w:t xml:space="preserve"> </w:t>
            </w:r>
          </w:p>
        </w:tc>
      </w:tr>
    </w:tbl>
    <w:p w14:paraId="791FA26A" w14:textId="77777777" w:rsidR="006762C5" w:rsidRPr="00C87F28" w:rsidRDefault="006762C5" w:rsidP="006762C5">
      <w:pPr>
        <w:ind w:left="1260"/>
        <w:rPr>
          <w:rFonts w:ascii="바탕" w:eastAsia="바탕" w:hAnsi="바탕"/>
          <w:noProof/>
          <w:sz w:val="22"/>
          <w:szCs w:val="22"/>
        </w:rPr>
      </w:pPr>
    </w:p>
    <w:p w14:paraId="4DA6C540" w14:textId="77777777" w:rsidR="006762C5" w:rsidRPr="00C87F28" w:rsidRDefault="006762C5" w:rsidP="004D4AB9">
      <w:pPr>
        <w:ind w:leftChars="182" w:left="685" w:hangingChars="146" w:hanging="321"/>
        <w:rPr>
          <w:rFonts w:ascii="바탕" w:eastAsia="바탕" w:hAnsi="바탕"/>
          <w:noProof/>
          <w:sz w:val="22"/>
          <w:szCs w:val="22"/>
        </w:rPr>
      </w:pPr>
    </w:p>
    <w:p w14:paraId="7CE01543" w14:textId="77777777" w:rsidR="00E23BA2" w:rsidRDefault="006762C5">
      <w:pPr>
        <w:pStyle w:val="a8"/>
        <w:numPr>
          <w:ilvl w:val="0"/>
          <w:numId w:val="5"/>
        </w:numPr>
        <w:ind w:leftChars="0"/>
        <w:rPr>
          <w:rFonts w:ascii="바탕" w:eastAsia="바탕" w:hAnsi="바탕"/>
          <w:noProof/>
          <w:sz w:val="22"/>
          <w:szCs w:val="22"/>
        </w:rPr>
      </w:pPr>
      <w:r w:rsidRPr="00E23BA2">
        <w:rPr>
          <w:rFonts w:ascii="바탕" w:eastAsia="바탕" w:hAnsi="바탕"/>
          <w:noProof/>
          <w:sz w:val="22"/>
          <w:szCs w:val="22"/>
        </w:rPr>
        <w:t>“</w:t>
      </w:r>
      <w:r w:rsidRPr="00E23BA2">
        <w:rPr>
          <w:rFonts w:ascii="바탕" w:eastAsia="바탕" w:hAnsi="바탕" w:hint="eastAsia"/>
          <w:noProof/>
          <w:sz w:val="22"/>
          <w:szCs w:val="22"/>
        </w:rPr>
        <w:t>을</w:t>
      </w:r>
      <w:r w:rsidRPr="00E23BA2">
        <w:rPr>
          <w:rFonts w:ascii="바탕" w:eastAsia="바탕" w:hAnsi="바탕"/>
          <w:noProof/>
          <w:sz w:val="22"/>
          <w:szCs w:val="22"/>
        </w:rPr>
        <w:t>”</w:t>
      </w:r>
      <w:r w:rsidRPr="00E23BA2">
        <w:rPr>
          <w:rFonts w:ascii="바탕" w:eastAsia="바탕" w:hAnsi="바탕" w:hint="eastAsia"/>
          <w:noProof/>
          <w:sz w:val="22"/>
          <w:szCs w:val="22"/>
        </w:rPr>
        <w:t xml:space="preserve">은 제1항에서 정한 </w:t>
      </w:r>
      <w:r w:rsidR="004D4AB9" w:rsidRPr="00E23BA2">
        <w:rPr>
          <w:rFonts w:ascii="바탕" w:eastAsia="바탕" w:hAnsi="바탕" w:hint="eastAsia"/>
          <w:noProof/>
          <w:sz w:val="22"/>
          <w:szCs w:val="22"/>
        </w:rPr>
        <w:t>세금계산서 발행일</w:t>
      </w:r>
      <w:r w:rsidRPr="00E23BA2">
        <w:rPr>
          <w:rFonts w:ascii="바탕" w:eastAsia="바탕" w:hAnsi="바탕" w:hint="eastAsia"/>
          <w:noProof/>
          <w:sz w:val="22"/>
          <w:szCs w:val="22"/>
        </w:rPr>
        <w:t>에</w:t>
      </w:r>
      <w:r w:rsidR="004D4AB9" w:rsidRPr="00E23BA2">
        <w:rPr>
          <w:rFonts w:ascii="바탕" w:eastAsia="바탕" w:hAnsi="바탕" w:hint="eastAsia"/>
          <w:noProof/>
          <w:sz w:val="22"/>
          <w:szCs w:val="22"/>
        </w:rPr>
        <w:t xml:space="preserve"> 세금계산서 발행을 통해</w:t>
      </w:r>
      <w:r w:rsidRPr="00E23BA2">
        <w:rPr>
          <w:rFonts w:ascii="바탕" w:eastAsia="바탕" w:hAnsi="바탕" w:hint="eastAsia"/>
          <w:noProof/>
          <w:sz w:val="22"/>
          <w:szCs w:val="22"/>
        </w:rPr>
        <w:t xml:space="preserve"> </w:t>
      </w:r>
      <w:r w:rsidRPr="00E23BA2">
        <w:rPr>
          <w:rFonts w:ascii="바탕" w:eastAsia="바탕" w:hAnsi="바탕"/>
          <w:noProof/>
          <w:sz w:val="22"/>
          <w:szCs w:val="22"/>
        </w:rPr>
        <w:t>“</w:t>
      </w:r>
      <w:r w:rsidRPr="00E23BA2">
        <w:rPr>
          <w:rFonts w:ascii="바탕" w:eastAsia="바탕" w:hAnsi="바탕" w:hint="eastAsia"/>
          <w:noProof/>
          <w:sz w:val="22"/>
          <w:szCs w:val="22"/>
        </w:rPr>
        <w:t>갑</w:t>
      </w:r>
      <w:r w:rsidRPr="00E23BA2">
        <w:rPr>
          <w:rFonts w:ascii="바탕" w:eastAsia="바탕" w:hAnsi="바탕"/>
          <w:noProof/>
          <w:sz w:val="22"/>
          <w:szCs w:val="22"/>
        </w:rPr>
        <w:t>”</w:t>
      </w:r>
      <w:r w:rsidRPr="00E23BA2">
        <w:rPr>
          <w:rFonts w:ascii="바탕" w:eastAsia="바탕" w:hAnsi="바탕" w:hint="eastAsia"/>
          <w:noProof/>
          <w:sz w:val="22"/>
          <w:szCs w:val="22"/>
        </w:rPr>
        <w:t xml:space="preserve">에게 해당 용역보수를 청구하고, </w:t>
      </w:r>
      <w:r w:rsidRPr="00E23BA2">
        <w:rPr>
          <w:rFonts w:ascii="바탕" w:eastAsia="바탕" w:hAnsi="바탕"/>
          <w:noProof/>
          <w:sz w:val="22"/>
          <w:szCs w:val="22"/>
        </w:rPr>
        <w:t>“</w:t>
      </w:r>
      <w:r w:rsidRPr="00E23BA2">
        <w:rPr>
          <w:rFonts w:ascii="바탕" w:eastAsia="바탕" w:hAnsi="바탕" w:hint="eastAsia"/>
          <w:noProof/>
          <w:sz w:val="22"/>
          <w:szCs w:val="22"/>
        </w:rPr>
        <w:t>갑</w:t>
      </w:r>
      <w:r w:rsidRPr="00E23BA2">
        <w:rPr>
          <w:rFonts w:ascii="바탕" w:eastAsia="바탕" w:hAnsi="바탕"/>
          <w:noProof/>
          <w:sz w:val="22"/>
          <w:szCs w:val="22"/>
        </w:rPr>
        <w:t>”</w:t>
      </w:r>
      <w:r w:rsidRPr="00E23BA2">
        <w:rPr>
          <w:rFonts w:ascii="바탕" w:eastAsia="바탕" w:hAnsi="바탕" w:hint="eastAsia"/>
          <w:noProof/>
          <w:sz w:val="22"/>
          <w:szCs w:val="22"/>
        </w:rPr>
        <w:t xml:space="preserve">은 </w:t>
      </w:r>
      <w:r w:rsidRPr="00E23BA2">
        <w:rPr>
          <w:rFonts w:ascii="바탕" w:eastAsia="바탕" w:hAnsi="바탕"/>
          <w:noProof/>
          <w:sz w:val="22"/>
          <w:szCs w:val="22"/>
        </w:rPr>
        <w:t>“</w:t>
      </w:r>
      <w:r w:rsidRPr="00E23BA2">
        <w:rPr>
          <w:rFonts w:ascii="바탕" w:eastAsia="바탕" w:hAnsi="바탕" w:hint="eastAsia"/>
          <w:noProof/>
          <w:sz w:val="22"/>
          <w:szCs w:val="22"/>
        </w:rPr>
        <w:t>을</w:t>
      </w:r>
      <w:r w:rsidRPr="00E23BA2">
        <w:rPr>
          <w:rFonts w:ascii="바탕" w:eastAsia="바탕" w:hAnsi="바탕"/>
          <w:noProof/>
          <w:sz w:val="22"/>
          <w:szCs w:val="22"/>
        </w:rPr>
        <w:t>”</w:t>
      </w:r>
      <w:r w:rsidRPr="00E23BA2">
        <w:rPr>
          <w:rFonts w:ascii="바탕" w:eastAsia="바탕" w:hAnsi="바탕" w:hint="eastAsia"/>
          <w:noProof/>
          <w:sz w:val="22"/>
          <w:szCs w:val="22"/>
        </w:rPr>
        <w:t xml:space="preserve">이 청구한 날로부터 2주 이내에 </w:t>
      </w:r>
      <w:r w:rsidRPr="00E23BA2">
        <w:rPr>
          <w:rFonts w:ascii="바탕" w:eastAsia="바탕" w:hAnsi="바탕"/>
          <w:noProof/>
          <w:sz w:val="22"/>
          <w:szCs w:val="22"/>
        </w:rPr>
        <w:t>“</w:t>
      </w:r>
      <w:r w:rsidRPr="00E23BA2">
        <w:rPr>
          <w:rFonts w:ascii="바탕" w:eastAsia="바탕" w:hAnsi="바탕" w:hint="eastAsia"/>
          <w:noProof/>
          <w:sz w:val="22"/>
          <w:szCs w:val="22"/>
        </w:rPr>
        <w:t>을</w:t>
      </w:r>
      <w:r w:rsidRPr="00E23BA2">
        <w:rPr>
          <w:rFonts w:ascii="바탕" w:eastAsia="바탕" w:hAnsi="바탕"/>
          <w:noProof/>
          <w:sz w:val="22"/>
          <w:szCs w:val="22"/>
        </w:rPr>
        <w:t>”</w:t>
      </w:r>
      <w:r w:rsidRPr="00E23BA2">
        <w:rPr>
          <w:rFonts w:ascii="바탕" w:eastAsia="바탕" w:hAnsi="바탕" w:hint="eastAsia"/>
          <w:noProof/>
          <w:sz w:val="22"/>
          <w:szCs w:val="22"/>
        </w:rPr>
        <w:t>에게 현금으로 지급한다.</w:t>
      </w:r>
    </w:p>
    <w:p w14:paraId="5C391D2D" w14:textId="17155297" w:rsidR="006762C5" w:rsidRPr="00E23BA2" w:rsidRDefault="00C87F28">
      <w:pPr>
        <w:pStyle w:val="a8"/>
        <w:numPr>
          <w:ilvl w:val="0"/>
          <w:numId w:val="5"/>
        </w:numPr>
        <w:ind w:leftChars="0"/>
        <w:rPr>
          <w:rFonts w:ascii="바탕" w:eastAsia="바탕" w:hAnsi="바탕"/>
          <w:noProof/>
          <w:sz w:val="22"/>
          <w:szCs w:val="22"/>
        </w:rPr>
      </w:pPr>
      <w:r w:rsidRPr="00E23BA2">
        <w:rPr>
          <w:rFonts w:ascii="바탕" w:eastAsia="바탕" w:hAnsi="바탕"/>
          <w:sz w:val="22"/>
          <w:szCs w:val="22"/>
        </w:rPr>
        <w:t xml:space="preserve">“갑”은 1차 대금 지급에 앞서 “을”에게 </w:t>
      </w:r>
      <w:r w:rsidRPr="00E23BA2">
        <w:rPr>
          <w:rStyle w:val="af"/>
          <w:rFonts w:ascii="바탕" w:eastAsia="바탕" w:hAnsi="바탕"/>
          <w:b w:val="0"/>
          <w:bCs w:val="0"/>
          <w:sz w:val="22"/>
          <w:szCs w:val="22"/>
        </w:rPr>
        <w:t xml:space="preserve">계약금액의 </w:t>
      </w:r>
      <w:ins w:id="14" w:author="김현주 (Hyunjoo Kim)" w:date="2025-06-11T14:03:00Z">
        <w:r w:rsidR="00746C67">
          <w:rPr>
            <w:rStyle w:val="af"/>
            <w:rFonts w:ascii="바탕" w:eastAsia="바탕" w:hAnsi="바탕"/>
            <w:b w:val="0"/>
            <w:bCs w:val="0"/>
            <w:sz w:val="22"/>
            <w:szCs w:val="22"/>
          </w:rPr>
          <w:t>50</w:t>
        </w:r>
      </w:ins>
      <w:del w:id="15" w:author="김현주 (Hyunjoo Kim)" w:date="2025-06-11T14:03:00Z">
        <w:r w:rsidRPr="00E23BA2" w:rsidDel="00746C67">
          <w:rPr>
            <w:rStyle w:val="af"/>
            <w:rFonts w:ascii="바탕" w:eastAsia="바탕" w:hAnsi="바탕"/>
            <w:b w:val="0"/>
            <w:bCs w:val="0"/>
            <w:sz w:val="22"/>
            <w:szCs w:val="22"/>
          </w:rPr>
          <w:delText>10</w:delText>
        </w:r>
      </w:del>
      <w:r w:rsidRPr="00E23BA2">
        <w:rPr>
          <w:rStyle w:val="af"/>
          <w:rFonts w:ascii="바탕" w:eastAsia="바탕" w:hAnsi="바탕"/>
          <w:b w:val="0"/>
          <w:bCs w:val="0"/>
          <w:sz w:val="22"/>
          <w:szCs w:val="22"/>
        </w:rPr>
        <w:t xml:space="preserve">% 상당의 </w:t>
      </w:r>
      <w:ins w:id="16" w:author="김현주 (Hyunjoo Kim)" w:date="2025-06-11T14:03:00Z">
        <w:r w:rsidR="00746C67">
          <w:rPr>
            <w:rStyle w:val="af"/>
            <w:rFonts w:ascii="바탕" w:eastAsia="바탕" w:hAnsi="바탕" w:hint="eastAsia"/>
            <w:b w:val="0"/>
            <w:bCs w:val="0"/>
            <w:sz w:val="22"/>
            <w:szCs w:val="22"/>
          </w:rPr>
          <w:t>선급금</w:t>
        </w:r>
      </w:ins>
      <w:r w:rsidRPr="00E23BA2">
        <w:rPr>
          <w:rStyle w:val="af"/>
          <w:rFonts w:ascii="바탕" w:eastAsia="바탕" w:hAnsi="바탕"/>
          <w:b w:val="0"/>
          <w:bCs w:val="0"/>
          <w:sz w:val="22"/>
          <w:szCs w:val="22"/>
        </w:rPr>
        <w:t>이행보증증권 제출을 요구할 수 있다</w:t>
      </w:r>
      <w:r w:rsidRPr="00E23BA2">
        <w:rPr>
          <w:rFonts w:ascii="바탕" w:eastAsia="바탕" w:hAnsi="바탕"/>
          <w:sz w:val="22"/>
          <w:szCs w:val="22"/>
        </w:rPr>
        <w:t xml:space="preserve">. </w:t>
      </w:r>
      <w:proofErr w:type="spellStart"/>
      <w:r w:rsidRPr="00E23BA2">
        <w:rPr>
          <w:rFonts w:ascii="바탕" w:eastAsia="바탕" w:hAnsi="바탕"/>
          <w:sz w:val="22"/>
          <w:szCs w:val="22"/>
        </w:rPr>
        <w:t>미제출</w:t>
      </w:r>
      <w:proofErr w:type="spellEnd"/>
      <w:r w:rsidRPr="00E23BA2">
        <w:rPr>
          <w:rFonts w:ascii="바탕" w:eastAsia="바탕" w:hAnsi="바탕"/>
          <w:sz w:val="22"/>
          <w:szCs w:val="22"/>
        </w:rPr>
        <w:t xml:space="preserve"> 시 지급 유예 가능.”</w:t>
      </w:r>
    </w:p>
    <w:p w14:paraId="298C8F15" w14:textId="77777777" w:rsidR="00C87F28" w:rsidRPr="00C87F28" w:rsidRDefault="00C87F28" w:rsidP="00C87F28">
      <w:pPr>
        <w:ind w:leftChars="182" w:left="685" w:hangingChars="146" w:hanging="321"/>
        <w:rPr>
          <w:rFonts w:ascii="바탕" w:eastAsia="바탕" w:hAnsi="바탕"/>
          <w:noProof/>
          <w:sz w:val="22"/>
          <w:szCs w:val="22"/>
        </w:rPr>
      </w:pPr>
    </w:p>
    <w:p w14:paraId="16213C2A" w14:textId="77777777" w:rsidR="006762C5" w:rsidRPr="00C87F28" w:rsidRDefault="006762C5" w:rsidP="006762C5">
      <w:pPr>
        <w:rPr>
          <w:rFonts w:ascii="바탕" w:eastAsia="바탕" w:hAnsi="바탕"/>
          <w:b/>
          <w:bCs/>
          <w:noProof/>
          <w:sz w:val="22"/>
          <w:szCs w:val="22"/>
        </w:rPr>
      </w:pPr>
      <w:r w:rsidRPr="00C87F28">
        <w:rPr>
          <w:rFonts w:ascii="바탕" w:eastAsia="바탕" w:hAnsi="바탕" w:hint="eastAsia"/>
          <w:b/>
          <w:bCs/>
          <w:noProof/>
          <w:sz w:val="22"/>
          <w:szCs w:val="22"/>
        </w:rPr>
        <w:t>제</w:t>
      </w:r>
      <w:r w:rsidR="00C40BE9" w:rsidRPr="00C87F28">
        <w:rPr>
          <w:rFonts w:ascii="바탕" w:eastAsia="바탕" w:hAnsi="바탕" w:hint="eastAsia"/>
          <w:b/>
          <w:bCs/>
          <w:noProof/>
          <w:sz w:val="22"/>
          <w:szCs w:val="22"/>
        </w:rPr>
        <w:t>1</w:t>
      </w:r>
      <w:r w:rsidR="00FF10F4" w:rsidRPr="00C87F28">
        <w:rPr>
          <w:rFonts w:ascii="바탕" w:eastAsia="바탕" w:hAnsi="바탕"/>
          <w:b/>
          <w:bCs/>
          <w:noProof/>
          <w:sz w:val="22"/>
          <w:szCs w:val="22"/>
        </w:rPr>
        <w:t>2</w:t>
      </w:r>
      <w:r w:rsidRPr="00C87F28">
        <w:rPr>
          <w:rFonts w:ascii="바탕" w:eastAsia="바탕" w:hAnsi="바탕" w:hint="eastAsia"/>
          <w:b/>
          <w:bCs/>
          <w:noProof/>
          <w:sz w:val="22"/>
          <w:szCs w:val="22"/>
        </w:rPr>
        <w:t>조 (작업장소)</w:t>
      </w:r>
    </w:p>
    <w:p w14:paraId="140DD18E" w14:textId="77777777" w:rsidR="006762C5" w:rsidRPr="00C87F28" w:rsidRDefault="006762C5" w:rsidP="006762C5">
      <w:pPr>
        <w:rPr>
          <w:rFonts w:ascii="바탕" w:eastAsia="바탕" w:hAnsi="바탕"/>
          <w:noProof/>
          <w:sz w:val="22"/>
          <w:szCs w:val="22"/>
        </w:rPr>
      </w:pPr>
    </w:p>
    <w:p w14:paraId="712CF433" w14:textId="7E213778" w:rsidR="006762C5" w:rsidRPr="00EA5ED2" w:rsidRDefault="006762C5">
      <w:pPr>
        <w:pStyle w:val="a8"/>
        <w:numPr>
          <w:ilvl w:val="0"/>
          <w:numId w:val="20"/>
        </w:numPr>
        <w:ind w:leftChars="0"/>
        <w:rPr>
          <w:rFonts w:ascii="바탕" w:eastAsia="바탕" w:hAnsi="바탕"/>
          <w:noProof/>
          <w:sz w:val="22"/>
          <w:szCs w:val="22"/>
        </w:rPr>
      </w:pPr>
      <w:r w:rsidRPr="00EA5ED2">
        <w:rPr>
          <w:rFonts w:ascii="바탕" w:eastAsia="바탕" w:hAnsi="바탕"/>
          <w:noProof/>
          <w:sz w:val="22"/>
          <w:szCs w:val="22"/>
        </w:rPr>
        <w:t>“</w:t>
      </w:r>
      <w:r w:rsidRPr="00EA5ED2">
        <w:rPr>
          <w:rFonts w:ascii="바탕" w:eastAsia="바탕" w:hAnsi="바탕" w:hint="eastAsia"/>
          <w:noProof/>
          <w:sz w:val="22"/>
          <w:szCs w:val="22"/>
        </w:rPr>
        <w:t>갑</w:t>
      </w:r>
      <w:r w:rsidRPr="00EA5ED2">
        <w:rPr>
          <w:rFonts w:ascii="바탕" w:eastAsia="바탕" w:hAnsi="바탕"/>
          <w:noProof/>
          <w:sz w:val="22"/>
          <w:szCs w:val="22"/>
        </w:rPr>
        <w:t>”</w:t>
      </w:r>
      <w:r w:rsidRPr="00EA5ED2">
        <w:rPr>
          <w:rFonts w:ascii="바탕" w:eastAsia="바탕" w:hAnsi="바탕" w:hint="eastAsia"/>
          <w:noProof/>
          <w:sz w:val="22"/>
          <w:szCs w:val="22"/>
        </w:rPr>
        <w:t xml:space="preserve">은 </w:t>
      </w:r>
      <w:r w:rsidRPr="00EA5ED2">
        <w:rPr>
          <w:rFonts w:ascii="바탕" w:eastAsia="바탕" w:hAnsi="바탕"/>
          <w:noProof/>
          <w:sz w:val="22"/>
          <w:szCs w:val="22"/>
        </w:rPr>
        <w:t>“</w:t>
      </w:r>
      <w:r w:rsidRPr="00EA5ED2">
        <w:rPr>
          <w:rFonts w:ascii="바탕" w:eastAsia="바탕" w:hAnsi="바탕" w:hint="eastAsia"/>
          <w:noProof/>
          <w:sz w:val="22"/>
          <w:szCs w:val="22"/>
        </w:rPr>
        <w:t>을</w:t>
      </w:r>
      <w:r w:rsidRPr="00EA5ED2">
        <w:rPr>
          <w:rFonts w:ascii="바탕" w:eastAsia="바탕" w:hAnsi="바탕"/>
          <w:noProof/>
          <w:sz w:val="22"/>
          <w:szCs w:val="22"/>
        </w:rPr>
        <w:t>”</w:t>
      </w:r>
      <w:r w:rsidRPr="00EA5ED2">
        <w:rPr>
          <w:rFonts w:ascii="바탕" w:eastAsia="바탕" w:hAnsi="바탕" w:hint="eastAsia"/>
          <w:noProof/>
          <w:sz w:val="22"/>
          <w:szCs w:val="22"/>
        </w:rPr>
        <w:t xml:space="preserve">에게 </w:t>
      </w:r>
      <w:r w:rsidRPr="00EA5ED2">
        <w:rPr>
          <w:rFonts w:ascii="바탕" w:eastAsia="바탕" w:hAnsi="바탕"/>
          <w:noProof/>
          <w:sz w:val="22"/>
          <w:szCs w:val="22"/>
        </w:rPr>
        <w:t>“</w:t>
      </w:r>
      <w:r w:rsidRPr="00EA5ED2">
        <w:rPr>
          <w:rFonts w:ascii="바탕" w:eastAsia="바탕" w:hAnsi="바탕" w:hint="eastAsia"/>
          <w:noProof/>
          <w:sz w:val="22"/>
          <w:szCs w:val="22"/>
        </w:rPr>
        <w:t>용역</w:t>
      </w:r>
      <w:r w:rsidRPr="00EA5ED2">
        <w:rPr>
          <w:rFonts w:ascii="바탕" w:eastAsia="바탕" w:hAnsi="바탕"/>
          <w:noProof/>
          <w:sz w:val="22"/>
          <w:szCs w:val="22"/>
        </w:rPr>
        <w:t>”</w:t>
      </w:r>
      <w:r w:rsidRPr="00EA5ED2">
        <w:rPr>
          <w:rFonts w:ascii="바탕" w:eastAsia="바탕" w:hAnsi="바탕" w:hint="eastAsia"/>
          <w:noProof/>
          <w:sz w:val="22"/>
          <w:szCs w:val="22"/>
        </w:rPr>
        <w:t xml:space="preserve">을 수행할 수 있는 작업 장소를 </w:t>
      </w:r>
      <w:r w:rsidR="004D4AB9" w:rsidRPr="00EA5ED2">
        <w:rPr>
          <w:rFonts w:ascii="바탕" w:eastAsia="바탕" w:hAnsi="바탕"/>
          <w:noProof/>
          <w:sz w:val="22"/>
          <w:szCs w:val="22"/>
        </w:rPr>
        <w:t>“</w:t>
      </w:r>
      <w:r w:rsidR="004D4AB9" w:rsidRPr="00EA5ED2">
        <w:rPr>
          <w:rFonts w:ascii="바탕" w:eastAsia="바탕" w:hAnsi="바탕" w:hint="eastAsia"/>
          <w:noProof/>
          <w:sz w:val="22"/>
          <w:szCs w:val="22"/>
        </w:rPr>
        <w:t>갑</w:t>
      </w:r>
      <w:r w:rsidR="004D4AB9" w:rsidRPr="00EA5ED2">
        <w:rPr>
          <w:rFonts w:ascii="바탕" w:eastAsia="바탕" w:hAnsi="바탕"/>
          <w:noProof/>
          <w:sz w:val="22"/>
          <w:szCs w:val="22"/>
        </w:rPr>
        <w:t>”</w:t>
      </w:r>
      <w:r w:rsidR="004D4AB9" w:rsidRPr="00EA5ED2">
        <w:rPr>
          <w:rFonts w:ascii="바탕" w:eastAsia="바탕" w:hAnsi="바탕" w:hint="eastAsia"/>
          <w:noProof/>
          <w:sz w:val="22"/>
          <w:szCs w:val="22"/>
        </w:rPr>
        <w:t xml:space="preserve">의 사무소 내에 </w:t>
      </w:r>
      <w:r w:rsidRPr="00EA5ED2">
        <w:rPr>
          <w:rFonts w:ascii="바탕" w:eastAsia="바탕" w:hAnsi="바탕" w:hint="eastAsia"/>
          <w:noProof/>
          <w:sz w:val="22"/>
          <w:szCs w:val="22"/>
        </w:rPr>
        <w:t>제공하여야 한다.</w:t>
      </w:r>
    </w:p>
    <w:p w14:paraId="64A12A88" w14:textId="69E19169" w:rsidR="006762C5" w:rsidRPr="00EA5ED2" w:rsidRDefault="006762C5">
      <w:pPr>
        <w:pStyle w:val="a8"/>
        <w:numPr>
          <w:ilvl w:val="0"/>
          <w:numId w:val="21"/>
        </w:numPr>
        <w:ind w:leftChars="0"/>
        <w:rPr>
          <w:rFonts w:ascii="바탕" w:eastAsia="바탕" w:hAnsi="바탕"/>
          <w:noProof/>
          <w:sz w:val="22"/>
          <w:szCs w:val="22"/>
        </w:rPr>
      </w:pPr>
      <w:r w:rsidRPr="00EA5ED2">
        <w:rPr>
          <w:rFonts w:ascii="바탕" w:eastAsia="바탕" w:hAnsi="바탕"/>
          <w:noProof/>
          <w:sz w:val="22"/>
          <w:szCs w:val="22"/>
        </w:rPr>
        <w:t>“</w:t>
      </w:r>
      <w:r w:rsidRPr="00EA5ED2">
        <w:rPr>
          <w:rFonts w:ascii="바탕" w:eastAsia="바탕" w:hAnsi="바탕" w:hint="eastAsia"/>
          <w:noProof/>
          <w:sz w:val="22"/>
          <w:szCs w:val="22"/>
        </w:rPr>
        <w:t>갑</w:t>
      </w:r>
      <w:r w:rsidRPr="00EA5ED2">
        <w:rPr>
          <w:rFonts w:ascii="바탕" w:eastAsia="바탕" w:hAnsi="바탕"/>
          <w:noProof/>
          <w:sz w:val="22"/>
          <w:szCs w:val="22"/>
        </w:rPr>
        <w:t>”</w:t>
      </w:r>
      <w:r w:rsidRPr="00EA5ED2">
        <w:rPr>
          <w:rFonts w:ascii="바탕" w:eastAsia="바탕" w:hAnsi="바탕" w:hint="eastAsia"/>
          <w:noProof/>
          <w:sz w:val="22"/>
          <w:szCs w:val="22"/>
        </w:rPr>
        <w:t>이 지정한 작업 장소에서</w:t>
      </w:r>
      <w:r w:rsidRPr="00EA5ED2">
        <w:rPr>
          <w:rFonts w:ascii="바탕" w:eastAsia="바탕" w:hAnsi="바탕"/>
          <w:noProof/>
          <w:sz w:val="22"/>
          <w:szCs w:val="22"/>
        </w:rPr>
        <w:t xml:space="preserve"> “</w:t>
      </w:r>
      <w:r w:rsidRPr="00EA5ED2">
        <w:rPr>
          <w:rFonts w:ascii="바탕" w:eastAsia="바탕" w:hAnsi="바탕" w:hint="eastAsia"/>
          <w:noProof/>
          <w:sz w:val="22"/>
          <w:szCs w:val="22"/>
        </w:rPr>
        <w:t>을</w:t>
      </w:r>
      <w:r w:rsidRPr="00EA5ED2">
        <w:rPr>
          <w:rFonts w:ascii="바탕" w:eastAsia="바탕" w:hAnsi="바탕"/>
          <w:noProof/>
          <w:sz w:val="22"/>
          <w:szCs w:val="22"/>
        </w:rPr>
        <w:t>”</w:t>
      </w:r>
      <w:r w:rsidRPr="00EA5ED2">
        <w:rPr>
          <w:rFonts w:ascii="바탕" w:eastAsia="바탕" w:hAnsi="바탕" w:hint="eastAsia"/>
          <w:noProof/>
          <w:sz w:val="22"/>
          <w:szCs w:val="22"/>
        </w:rPr>
        <w:t xml:space="preserve">은 </w:t>
      </w:r>
      <w:r w:rsidRPr="00EA5ED2">
        <w:rPr>
          <w:rFonts w:ascii="바탕" w:eastAsia="바탕" w:hAnsi="바탕"/>
          <w:noProof/>
          <w:sz w:val="22"/>
          <w:szCs w:val="22"/>
        </w:rPr>
        <w:t>“</w:t>
      </w:r>
      <w:r w:rsidRPr="00EA5ED2">
        <w:rPr>
          <w:rFonts w:ascii="바탕" w:eastAsia="바탕" w:hAnsi="바탕" w:hint="eastAsia"/>
          <w:noProof/>
          <w:sz w:val="22"/>
          <w:szCs w:val="22"/>
        </w:rPr>
        <w:t>용역</w:t>
      </w:r>
      <w:r w:rsidRPr="00EA5ED2">
        <w:rPr>
          <w:rFonts w:ascii="바탕" w:eastAsia="바탕" w:hAnsi="바탕"/>
          <w:noProof/>
          <w:sz w:val="22"/>
          <w:szCs w:val="22"/>
        </w:rPr>
        <w:t>”</w:t>
      </w:r>
      <w:r w:rsidRPr="00EA5ED2">
        <w:rPr>
          <w:rFonts w:ascii="바탕" w:eastAsia="바탕" w:hAnsi="바탕" w:hint="eastAsia"/>
          <w:noProof/>
          <w:sz w:val="22"/>
          <w:szCs w:val="22"/>
        </w:rPr>
        <w:t>을 수행하는 것을 원칙으로 한다.</w:t>
      </w:r>
    </w:p>
    <w:p w14:paraId="15E993BA" w14:textId="77777777" w:rsidR="006762C5" w:rsidRPr="00C87F28" w:rsidRDefault="006762C5" w:rsidP="006762C5">
      <w:pPr>
        <w:rPr>
          <w:rFonts w:ascii="바탕" w:eastAsia="바탕" w:hAnsi="바탕"/>
          <w:noProof/>
          <w:sz w:val="22"/>
          <w:szCs w:val="22"/>
        </w:rPr>
      </w:pPr>
    </w:p>
    <w:p w14:paraId="3CD504C3" w14:textId="77777777" w:rsidR="006762C5" w:rsidRPr="00C87F28" w:rsidRDefault="006762C5" w:rsidP="006762C5">
      <w:pPr>
        <w:rPr>
          <w:rFonts w:ascii="바탕" w:eastAsia="바탕" w:hAnsi="바탕"/>
          <w:b/>
          <w:bCs/>
          <w:noProof/>
          <w:sz w:val="22"/>
          <w:szCs w:val="22"/>
        </w:rPr>
      </w:pPr>
      <w:r w:rsidRPr="00C87F28">
        <w:rPr>
          <w:rFonts w:ascii="바탕" w:eastAsia="바탕" w:hAnsi="바탕" w:hint="eastAsia"/>
          <w:b/>
          <w:bCs/>
          <w:noProof/>
          <w:sz w:val="22"/>
          <w:szCs w:val="22"/>
        </w:rPr>
        <w:t>제</w:t>
      </w:r>
      <w:r w:rsidR="00C40BE9" w:rsidRPr="00C87F28">
        <w:rPr>
          <w:rFonts w:ascii="바탕" w:eastAsia="바탕" w:hAnsi="바탕" w:hint="eastAsia"/>
          <w:b/>
          <w:bCs/>
          <w:noProof/>
          <w:sz w:val="22"/>
          <w:szCs w:val="22"/>
        </w:rPr>
        <w:t>1</w:t>
      </w:r>
      <w:r w:rsidR="00FF10F4" w:rsidRPr="00C87F28">
        <w:rPr>
          <w:rFonts w:ascii="바탕" w:eastAsia="바탕" w:hAnsi="바탕"/>
          <w:b/>
          <w:bCs/>
          <w:noProof/>
          <w:sz w:val="22"/>
          <w:szCs w:val="22"/>
        </w:rPr>
        <w:t>3</w:t>
      </w:r>
      <w:r w:rsidRPr="00C87F28">
        <w:rPr>
          <w:rFonts w:ascii="바탕" w:eastAsia="바탕" w:hAnsi="바탕" w:hint="eastAsia"/>
          <w:b/>
          <w:bCs/>
          <w:noProof/>
          <w:sz w:val="22"/>
          <w:szCs w:val="22"/>
        </w:rPr>
        <w:t>조 (자료 등 제공)</w:t>
      </w:r>
    </w:p>
    <w:p w14:paraId="53247D89" w14:textId="77777777" w:rsidR="006762C5" w:rsidRPr="00C87F28" w:rsidRDefault="006762C5" w:rsidP="006762C5">
      <w:pPr>
        <w:rPr>
          <w:rFonts w:ascii="바탕" w:eastAsia="바탕" w:hAnsi="바탕"/>
          <w:noProof/>
          <w:sz w:val="22"/>
          <w:szCs w:val="22"/>
        </w:rPr>
      </w:pPr>
    </w:p>
    <w:p w14:paraId="39F0E2A9" w14:textId="4339768A" w:rsidR="009C6654" w:rsidRPr="00EA5ED2" w:rsidRDefault="006762C5">
      <w:pPr>
        <w:pStyle w:val="a8"/>
        <w:numPr>
          <w:ilvl w:val="0"/>
          <w:numId w:val="19"/>
        </w:numPr>
        <w:ind w:leftChars="0"/>
        <w:rPr>
          <w:rFonts w:ascii="바탕" w:eastAsia="바탕" w:hAnsi="바탕"/>
          <w:noProof/>
          <w:sz w:val="22"/>
          <w:szCs w:val="22"/>
        </w:rPr>
      </w:pPr>
      <w:r w:rsidRPr="00EA5ED2">
        <w:rPr>
          <w:rFonts w:ascii="바탕" w:eastAsia="바탕" w:hAnsi="바탕"/>
          <w:noProof/>
          <w:sz w:val="22"/>
          <w:szCs w:val="22"/>
        </w:rPr>
        <w:t>“</w:t>
      </w:r>
      <w:r w:rsidRPr="00EA5ED2">
        <w:rPr>
          <w:rFonts w:ascii="바탕" w:eastAsia="바탕" w:hAnsi="바탕" w:hint="eastAsia"/>
          <w:noProof/>
          <w:sz w:val="22"/>
          <w:szCs w:val="22"/>
        </w:rPr>
        <w:t>을</w:t>
      </w:r>
      <w:r w:rsidRPr="00EA5ED2">
        <w:rPr>
          <w:rFonts w:ascii="바탕" w:eastAsia="바탕" w:hAnsi="바탕"/>
          <w:noProof/>
          <w:sz w:val="22"/>
          <w:szCs w:val="22"/>
        </w:rPr>
        <w:t>”</w:t>
      </w:r>
      <w:r w:rsidRPr="00EA5ED2">
        <w:rPr>
          <w:rFonts w:ascii="바탕" w:eastAsia="바탕" w:hAnsi="바탕" w:hint="eastAsia"/>
          <w:noProof/>
          <w:sz w:val="22"/>
          <w:szCs w:val="22"/>
        </w:rPr>
        <w:t xml:space="preserve">이 </w:t>
      </w:r>
      <w:r w:rsidRPr="00EA5ED2">
        <w:rPr>
          <w:rFonts w:ascii="바탕" w:eastAsia="바탕" w:hAnsi="바탕"/>
          <w:noProof/>
          <w:sz w:val="22"/>
          <w:szCs w:val="22"/>
        </w:rPr>
        <w:t>“</w:t>
      </w:r>
      <w:r w:rsidRPr="00EA5ED2">
        <w:rPr>
          <w:rFonts w:ascii="바탕" w:eastAsia="바탕" w:hAnsi="바탕" w:hint="eastAsia"/>
          <w:noProof/>
          <w:sz w:val="22"/>
          <w:szCs w:val="22"/>
        </w:rPr>
        <w:t>용역</w:t>
      </w:r>
      <w:r w:rsidRPr="00EA5ED2">
        <w:rPr>
          <w:rFonts w:ascii="바탕" w:eastAsia="바탕" w:hAnsi="바탕"/>
          <w:noProof/>
          <w:sz w:val="22"/>
          <w:szCs w:val="22"/>
        </w:rPr>
        <w:t>”</w:t>
      </w:r>
      <w:r w:rsidRPr="00EA5ED2">
        <w:rPr>
          <w:rFonts w:ascii="바탕" w:eastAsia="바탕" w:hAnsi="바탕" w:hint="eastAsia"/>
          <w:noProof/>
          <w:sz w:val="22"/>
          <w:szCs w:val="22"/>
        </w:rPr>
        <w:t xml:space="preserve">을 수행함에 있어 </w:t>
      </w:r>
      <w:r w:rsidR="00D52C83" w:rsidRPr="00EA5ED2">
        <w:rPr>
          <w:rFonts w:ascii="바탕" w:eastAsia="바탕" w:hAnsi="바탕" w:hint="eastAsia"/>
          <w:noProof/>
          <w:sz w:val="22"/>
          <w:szCs w:val="22"/>
        </w:rPr>
        <w:t xml:space="preserve">필요한 자료가 있을 경우 </w:t>
      </w:r>
      <w:r w:rsidR="00D52C83" w:rsidRPr="00EA5ED2">
        <w:rPr>
          <w:rFonts w:ascii="바탕" w:eastAsia="바탕" w:hAnsi="바탕"/>
          <w:noProof/>
          <w:sz w:val="22"/>
          <w:szCs w:val="22"/>
        </w:rPr>
        <w:t>“</w:t>
      </w:r>
      <w:r w:rsidR="00D52C83" w:rsidRPr="00EA5ED2">
        <w:rPr>
          <w:rFonts w:ascii="바탕" w:eastAsia="바탕" w:hAnsi="바탕" w:hint="eastAsia"/>
          <w:noProof/>
          <w:sz w:val="22"/>
          <w:szCs w:val="22"/>
        </w:rPr>
        <w:t>갑</w:t>
      </w:r>
      <w:r w:rsidR="00D52C83" w:rsidRPr="00EA5ED2">
        <w:rPr>
          <w:rFonts w:ascii="바탕" w:eastAsia="바탕" w:hAnsi="바탕"/>
          <w:noProof/>
          <w:sz w:val="22"/>
          <w:szCs w:val="22"/>
        </w:rPr>
        <w:t>”</w:t>
      </w:r>
      <w:r w:rsidR="00D52C83" w:rsidRPr="00EA5ED2">
        <w:rPr>
          <w:rFonts w:ascii="바탕" w:eastAsia="바탕" w:hAnsi="바탕" w:hint="eastAsia"/>
          <w:noProof/>
          <w:sz w:val="22"/>
          <w:szCs w:val="22"/>
        </w:rPr>
        <w:t xml:space="preserve">에게 이를 요청할 수 있고 </w:t>
      </w:r>
      <w:r w:rsidR="00D52C83" w:rsidRPr="00EA5ED2">
        <w:rPr>
          <w:rFonts w:ascii="바탕" w:eastAsia="바탕" w:hAnsi="바탕"/>
          <w:noProof/>
          <w:sz w:val="22"/>
          <w:szCs w:val="22"/>
        </w:rPr>
        <w:t>“</w:t>
      </w:r>
      <w:r w:rsidR="00D52C83" w:rsidRPr="00EA5ED2">
        <w:rPr>
          <w:rFonts w:ascii="바탕" w:eastAsia="바탕" w:hAnsi="바탕" w:hint="eastAsia"/>
          <w:noProof/>
          <w:sz w:val="22"/>
          <w:szCs w:val="22"/>
        </w:rPr>
        <w:t>갑</w:t>
      </w:r>
      <w:r w:rsidR="00D52C83" w:rsidRPr="00EA5ED2">
        <w:rPr>
          <w:rFonts w:ascii="바탕" w:eastAsia="바탕" w:hAnsi="바탕"/>
          <w:noProof/>
          <w:sz w:val="22"/>
          <w:szCs w:val="22"/>
        </w:rPr>
        <w:t>”</w:t>
      </w:r>
      <w:r w:rsidR="00D52C83" w:rsidRPr="00EA5ED2">
        <w:rPr>
          <w:rFonts w:ascii="바탕" w:eastAsia="바탕" w:hAnsi="바탕" w:hint="eastAsia"/>
          <w:noProof/>
          <w:sz w:val="22"/>
          <w:szCs w:val="22"/>
        </w:rPr>
        <w:t>은 이에 협조</w:t>
      </w:r>
      <w:r w:rsidR="00627EB9" w:rsidRPr="00EA5ED2">
        <w:rPr>
          <w:rFonts w:ascii="바탕" w:eastAsia="바탕" w:hAnsi="바탕" w:hint="eastAsia"/>
          <w:noProof/>
          <w:sz w:val="22"/>
          <w:szCs w:val="22"/>
        </w:rPr>
        <w:t>한다.</w:t>
      </w:r>
      <w:r w:rsidR="00627EB9" w:rsidRPr="00EA5ED2">
        <w:rPr>
          <w:rFonts w:ascii="바탕" w:eastAsia="바탕" w:hAnsi="바탕"/>
          <w:noProof/>
          <w:sz w:val="22"/>
          <w:szCs w:val="22"/>
        </w:rPr>
        <w:t xml:space="preserve"> </w:t>
      </w:r>
    </w:p>
    <w:p w14:paraId="69344AD4" w14:textId="77777777" w:rsidR="006762C5" w:rsidRPr="00C87F28" w:rsidRDefault="006762C5" w:rsidP="006762C5">
      <w:pPr>
        <w:ind w:leftChars="182" w:left="685" w:hangingChars="146" w:hanging="321"/>
        <w:rPr>
          <w:rFonts w:ascii="바탕" w:eastAsia="바탕" w:hAnsi="바탕"/>
          <w:noProof/>
          <w:sz w:val="22"/>
          <w:szCs w:val="22"/>
        </w:rPr>
      </w:pPr>
    </w:p>
    <w:p w14:paraId="16279444" w14:textId="77777777" w:rsidR="006762C5" w:rsidRPr="00C87F28" w:rsidRDefault="006762C5" w:rsidP="006762C5">
      <w:pPr>
        <w:spacing w:line="340" w:lineRule="exact"/>
        <w:rPr>
          <w:rFonts w:ascii="바탕" w:eastAsia="바탕" w:hAnsi="바탕"/>
          <w:b/>
          <w:bCs/>
          <w:noProof/>
          <w:sz w:val="22"/>
          <w:szCs w:val="22"/>
        </w:rPr>
      </w:pPr>
      <w:r w:rsidRPr="00C87F28">
        <w:rPr>
          <w:rFonts w:ascii="바탕" w:eastAsia="바탕" w:hAnsi="바탕" w:hint="eastAsia"/>
          <w:b/>
          <w:bCs/>
          <w:noProof/>
          <w:sz w:val="22"/>
          <w:szCs w:val="22"/>
        </w:rPr>
        <w:t>제</w:t>
      </w:r>
      <w:r w:rsidR="00C40BE9" w:rsidRPr="00C87F28">
        <w:rPr>
          <w:rFonts w:ascii="바탕" w:eastAsia="바탕" w:hAnsi="바탕" w:hint="eastAsia"/>
          <w:b/>
          <w:bCs/>
          <w:noProof/>
          <w:sz w:val="22"/>
          <w:szCs w:val="22"/>
        </w:rPr>
        <w:t>1</w:t>
      </w:r>
      <w:r w:rsidR="00FF10F4" w:rsidRPr="00C87F28">
        <w:rPr>
          <w:rFonts w:ascii="바탕" w:eastAsia="바탕" w:hAnsi="바탕"/>
          <w:b/>
          <w:bCs/>
          <w:noProof/>
          <w:sz w:val="22"/>
          <w:szCs w:val="22"/>
        </w:rPr>
        <w:t>4</w:t>
      </w:r>
      <w:r w:rsidRPr="00C87F28">
        <w:rPr>
          <w:rFonts w:ascii="바탕" w:eastAsia="바탕" w:hAnsi="바탕" w:hint="eastAsia"/>
          <w:b/>
          <w:bCs/>
          <w:noProof/>
          <w:sz w:val="22"/>
          <w:szCs w:val="22"/>
        </w:rPr>
        <w:t>조 (기밀의 준수)</w:t>
      </w:r>
    </w:p>
    <w:p w14:paraId="076FA1BD" w14:textId="77777777" w:rsidR="006762C5" w:rsidRPr="00C87F28" w:rsidRDefault="006762C5" w:rsidP="006762C5">
      <w:pPr>
        <w:overflowPunct w:val="0"/>
        <w:autoSpaceDE w:val="0"/>
        <w:autoSpaceDN w:val="0"/>
        <w:spacing w:line="380" w:lineRule="atLeast"/>
        <w:ind w:right="-16" w:firstLineChars="50" w:firstLine="110"/>
        <w:textAlignment w:val="bottom"/>
        <w:rPr>
          <w:rFonts w:ascii="바탕" w:eastAsia="바탕" w:hAnsi="바탕"/>
          <w:sz w:val="22"/>
          <w:szCs w:val="22"/>
        </w:rPr>
      </w:pPr>
    </w:p>
    <w:p w14:paraId="609C8981" w14:textId="597156CF" w:rsidR="006762C5" w:rsidRPr="00EA5ED2" w:rsidRDefault="00627EB9">
      <w:pPr>
        <w:pStyle w:val="a8"/>
        <w:numPr>
          <w:ilvl w:val="0"/>
          <w:numId w:val="18"/>
        </w:numPr>
        <w:ind w:leftChars="0"/>
        <w:rPr>
          <w:rFonts w:ascii="바탕" w:eastAsia="바탕" w:hAnsi="바탕"/>
          <w:noProof/>
          <w:sz w:val="22"/>
          <w:szCs w:val="22"/>
        </w:rPr>
      </w:pPr>
      <w:r w:rsidRPr="00EA5ED2">
        <w:rPr>
          <w:rFonts w:ascii="바탕" w:eastAsia="바탕" w:hAnsi="바탕"/>
          <w:noProof/>
          <w:sz w:val="22"/>
          <w:szCs w:val="22"/>
        </w:rPr>
        <w:t>“</w:t>
      </w:r>
      <w:r w:rsidRPr="00EA5ED2">
        <w:rPr>
          <w:rFonts w:ascii="바탕" w:eastAsia="바탕" w:hAnsi="바탕" w:hint="eastAsia"/>
          <w:noProof/>
          <w:sz w:val="22"/>
          <w:szCs w:val="22"/>
        </w:rPr>
        <w:t>을</w:t>
      </w:r>
      <w:r w:rsidRPr="00EA5ED2">
        <w:rPr>
          <w:rFonts w:ascii="바탕" w:eastAsia="바탕" w:hAnsi="바탕"/>
          <w:noProof/>
          <w:sz w:val="22"/>
          <w:szCs w:val="22"/>
        </w:rPr>
        <w:t>”</w:t>
      </w:r>
      <w:r w:rsidRPr="00EA5ED2">
        <w:rPr>
          <w:rFonts w:ascii="바탕" w:eastAsia="바탕" w:hAnsi="바탕" w:hint="eastAsia"/>
          <w:noProof/>
          <w:sz w:val="22"/>
          <w:szCs w:val="22"/>
        </w:rPr>
        <w:t xml:space="preserve">이 본 계약을 수행하면서 지득한 </w:t>
      </w:r>
      <w:r w:rsidR="006762C5" w:rsidRPr="00EA5ED2">
        <w:rPr>
          <w:rFonts w:ascii="바탕" w:eastAsia="바탕" w:hAnsi="바탕"/>
          <w:noProof/>
          <w:sz w:val="22"/>
          <w:szCs w:val="22"/>
        </w:rPr>
        <w:t>“</w:t>
      </w:r>
      <w:r w:rsidR="006762C5" w:rsidRPr="00EA5ED2">
        <w:rPr>
          <w:rFonts w:ascii="바탕" w:eastAsia="바탕" w:hAnsi="바탕" w:hint="eastAsia"/>
          <w:noProof/>
          <w:sz w:val="22"/>
          <w:szCs w:val="22"/>
        </w:rPr>
        <w:t>갑</w:t>
      </w:r>
      <w:r w:rsidR="006762C5" w:rsidRPr="00EA5ED2">
        <w:rPr>
          <w:rFonts w:ascii="바탕" w:eastAsia="바탕" w:hAnsi="바탕"/>
          <w:noProof/>
          <w:sz w:val="22"/>
          <w:szCs w:val="22"/>
        </w:rPr>
        <w:t>”</w:t>
      </w:r>
      <w:r w:rsidRPr="00EA5ED2">
        <w:rPr>
          <w:rFonts w:ascii="바탕" w:eastAsia="바탕" w:hAnsi="바탕" w:hint="eastAsia"/>
          <w:noProof/>
          <w:sz w:val="22"/>
          <w:szCs w:val="22"/>
        </w:rPr>
        <w:t>에 대한 모든</w:t>
      </w:r>
      <w:r w:rsidR="006762C5" w:rsidRPr="00EA5ED2">
        <w:rPr>
          <w:rFonts w:ascii="바탕" w:eastAsia="바탕" w:hAnsi="바탕" w:hint="eastAsia"/>
          <w:noProof/>
          <w:sz w:val="22"/>
          <w:szCs w:val="22"/>
        </w:rPr>
        <w:t xml:space="preserve"> 정보는 </w:t>
      </w:r>
      <w:r w:rsidR="006762C5" w:rsidRPr="00EA5ED2">
        <w:rPr>
          <w:rFonts w:ascii="바탕" w:eastAsia="바탕" w:hAnsi="바탕"/>
          <w:noProof/>
          <w:sz w:val="22"/>
          <w:szCs w:val="22"/>
        </w:rPr>
        <w:t>“</w:t>
      </w:r>
      <w:r w:rsidR="006762C5" w:rsidRPr="00EA5ED2">
        <w:rPr>
          <w:rFonts w:ascii="바탕" w:eastAsia="바탕" w:hAnsi="바탕" w:hint="eastAsia"/>
          <w:noProof/>
          <w:sz w:val="22"/>
          <w:szCs w:val="22"/>
        </w:rPr>
        <w:t>갑</w:t>
      </w:r>
      <w:r w:rsidR="006762C5" w:rsidRPr="00EA5ED2">
        <w:rPr>
          <w:rFonts w:ascii="바탕" w:eastAsia="바탕" w:hAnsi="바탕"/>
          <w:noProof/>
          <w:sz w:val="22"/>
          <w:szCs w:val="22"/>
        </w:rPr>
        <w:t>”</w:t>
      </w:r>
      <w:r w:rsidR="006762C5" w:rsidRPr="00EA5ED2">
        <w:rPr>
          <w:rFonts w:ascii="바탕" w:eastAsia="바탕" w:hAnsi="바탕" w:hint="eastAsia"/>
          <w:noProof/>
          <w:sz w:val="22"/>
          <w:szCs w:val="22"/>
        </w:rPr>
        <w:t>의 기밀사항으로 인정되며, 기밀 정보는 계약한 용역에 관련하여서만 사용되어야 하</w:t>
      </w:r>
      <w:r w:rsidRPr="00EA5ED2">
        <w:rPr>
          <w:rFonts w:ascii="바탕" w:eastAsia="바탕" w:hAnsi="바탕" w:hint="eastAsia"/>
          <w:noProof/>
          <w:sz w:val="22"/>
          <w:szCs w:val="22"/>
        </w:rPr>
        <w:t>고</w:t>
      </w:r>
      <w:r w:rsidR="006762C5" w:rsidRPr="00EA5ED2">
        <w:rPr>
          <w:rFonts w:ascii="바탕" w:eastAsia="바탕" w:hAnsi="바탕" w:hint="eastAsia"/>
          <w:noProof/>
          <w:sz w:val="22"/>
          <w:szCs w:val="22"/>
        </w:rPr>
        <w:t xml:space="preserve"> </w:t>
      </w:r>
      <w:r w:rsidRPr="00EA5ED2">
        <w:rPr>
          <w:rFonts w:ascii="바탕" w:eastAsia="바탕" w:hAnsi="바탕"/>
          <w:noProof/>
          <w:sz w:val="22"/>
          <w:szCs w:val="22"/>
        </w:rPr>
        <w:t>”</w:t>
      </w:r>
      <w:r w:rsidRPr="00EA5ED2">
        <w:rPr>
          <w:rFonts w:ascii="바탕" w:eastAsia="바탕" w:hAnsi="바탕" w:hint="eastAsia"/>
          <w:noProof/>
          <w:sz w:val="22"/>
          <w:szCs w:val="22"/>
        </w:rPr>
        <w:t>갑</w:t>
      </w:r>
      <w:r w:rsidRPr="00EA5ED2">
        <w:rPr>
          <w:rFonts w:ascii="바탕" w:eastAsia="바탕" w:hAnsi="바탕"/>
          <w:noProof/>
          <w:sz w:val="22"/>
          <w:szCs w:val="22"/>
        </w:rPr>
        <w:t>”</w:t>
      </w:r>
      <w:r w:rsidR="006762C5" w:rsidRPr="00EA5ED2">
        <w:rPr>
          <w:rFonts w:ascii="바탕" w:eastAsia="바탕" w:hAnsi="바탕" w:hint="eastAsia"/>
          <w:noProof/>
          <w:sz w:val="22"/>
          <w:szCs w:val="22"/>
        </w:rPr>
        <w:t xml:space="preserve">의 문서화된 승인 없이 </w:t>
      </w:r>
      <w:r w:rsidRPr="00EA5ED2">
        <w:rPr>
          <w:rFonts w:ascii="바탕" w:eastAsia="바탕" w:hAnsi="바탕"/>
          <w:noProof/>
          <w:sz w:val="22"/>
          <w:szCs w:val="22"/>
        </w:rPr>
        <w:t>“</w:t>
      </w:r>
      <w:r w:rsidRPr="00EA5ED2">
        <w:rPr>
          <w:rFonts w:ascii="바탕" w:eastAsia="바탕" w:hAnsi="바탕" w:hint="eastAsia"/>
          <w:noProof/>
          <w:sz w:val="22"/>
          <w:szCs w:val="22"/>
        </w:rPr>
        <w:t>을</w:t>
      </w:r>
      <w:r w:rsidRPr="00EA5ED2">
        <w:rPr>
          <w:rFonts w:ascii="바탕" w:eastAsia="바탕" w:hAnsi="바탕"/>
          <w:noProof/>
          <w:sz w:val="22"/>
          <w:szCs w:val="22"/>
        </w:rPr>
        <w:t>”</w:t>
      </w:r>
      <w:r w:rsidRPr="00EA5ED2">
        <w:rPr>
          <w:rFonts w:ascii="바탕" w:eastAsia="바탕" w:hAnsi="바탕" w:hint="eastAsia"/>
          <w:noProof/>
          <w:sz w:val="22"/>
          <w:szCs w:val="22"/>
        </w:rPr>
        <w:t xml:space="preserve">은 </w:t>
      </w:r>
      <w:r w:rsidRPr="00EA5ED2">
        <w:rPr>
          <w:rFonts w:ascii="바탕" w:eastAsia="바탕" w:hAnsi="바탕"/>
          <w:noProof/>
          <w:sz w:val="22"/>
          <w:szCs w:val="22"/>
        </w:rPr>
        <w:t>“</w:t>
      </w:r>
      <w:r w:rsidRPr="00EA5ED2">
        <w:rPr>
          <w:rFonts w:ascii="바탕" w:eastAsia="바탕" w:hAnsi="바탕" w:hint="eastAsia"/>
          <w:noProof/>
          <w:sz w:val="22"/>
          <w:szCs w:val="22"/>
        </w:rPr>
        <w:t>갑</w:t>
      </w:r>
      <w:r w:rsidRPr="00EA5ED2">
        <w:rPr>
          <w:rFonts w:ascii="바탕" w:eastAsia="바탕" w:hAnsi="바탕"/>
          <w:noProof/>
          <w:sz w:val="22"/>
          <w:szCs w:val="22"/>
        </w:rPr>
        <w:t>”</w:t>
      </w:r>
      <w:r w:rsidRPr="00EA5ED2">
        <w:rPr>
          <w:rFonts w:ascii="바탕" w:eastAsia="바탕" w:hAnsi="바탕" w:hint="eastAsia"/>
          <w:noProof/>
          <w:sz w:val="22"/>
          <w:szCs w:val="22"/>
        </w:rPr>
        <w:t xml:space="preserve">의 기밀사항을 </w:t>
      </w:r>
      <w:r w:rsidR="006762C5" w:rsidRPr="00EA5ED2">
        <w:rPr>
          <w:rFonts w:ascii="바탕" w:eastAsia="바탕" w:hAnsi="바탕" w:hint="eastAsia"/>
          <w:noProof/>
          <w:sz w:val="22"/>
          <w:szCs w:val="22"/>
        </w:rPr>
        <w:t>제3자와 공유 할 수 없다. 단, 법의 강제규정</w:t>
      </w:r>
      <w:r w:rsidR="006762C5" w:rsidRPr="00EA5ED2">
        <w:rPr>
          <w:rFonts w:ascii="바탕" w:eastAsia="바탕" w:hAnsi="바탕"/>
          <w:noProof/>
          <w:sz w:val="22"/>
          <w:szCs w:val="22"/>
        </w:rPr>
        <w:t>, 행정관청의 명령, 법원의 판결</w:t>
      </w:r>
      <w:r w:rsidR="006762C5" w:rsidRPr="00EA5ED2">
        <w:rPr>
          <w:rFonts w:ascii="바탕" w:eastAsia="바탕" w:hAnsi="바탕" w:hint="eastAsia"/>
          <w:noProof/>
          <w:sz w:val="22"/>
          <w:szCs w:val="22"/>
        </w:rPr>
        <w:t xml:space="preserve">에 의한 경우에는 예외로 하며, 이 경우 </w:t>
      </w:r>
      <w:r w:rsidR="006762C5" w:rsidRPr="00EA5ED2">
        <w:rPr>
          <w:rFonts w:ascii="바탕" w:eastAsia="바탕" w:hAnsi="바탕"/>
          <w:noProof/>
          <w:sz w:val="22"/>
          <w:szCs w:val="22"/>
        </w:rPr>
        <w:t>“</w:t>
      </w:r>
      <w:r w:rsidR="006762C5" w:rsidRPr="00EA5ED2">
        <w:rPr>
          <w:rFonts w:ascii="바탕" w:eastAsia="바탕" w:hAnsi="바탕" w:hint="eastAsia"/>
          <w:noProof/>
          <w:sz w:val="22"/>
          <w:szCs w:val="22"/>
        </w:rPr>
        <w:t>갑</w:t>
      </w:r>
      <w:r w:rsidR="006762C5" w:rsidRPr="00EA5ED2">
        <w:rPr>
          <w:rFonts w:ascii="바탕" w:eastAsia="바탕" w:hAnsi="바탕"/>
          <w:noProof/>
          <w:sz w:val="22"/>
          <w:szCs w:val="22"/>
        </w:rPr>
        <w:t>”</w:t>
      </w:r>
      <w:r w:rsidR="006762C5" w:rsidRPr="00EA5ED2">
        <w:rPr>
          <w:rFonts w:ascii="바탕" w:eastAsia="바탕" w:hAnsi="바탕" w:hint="eastAsia"/>
          <w:noProof/>
          <w:sz w:val="22"/>
          <w:szCs w:val="22"/>
        </w:rPr>
        <w:t xml:space="preserve">과 </w:t>
      </w:r>
      <w:r w:rsidR="006762C5" w:rsidRPr="00EA5ED2">
        <w:rPr>
          <w:rFonts w:ascii="바탕" w:eastAsia="바탕" w:hAnsi="바탕"/>
          <w:noProof/>
          <w:sz w:val="22"/>
          <w:szCs w:val="22"/>
        </w:rPr>
        <w:t>“</w:t>
      </w:r>
      <w:r w:rsidR="006762C5" w:rsidRPr="00EA5ED2">
        <w:rPr>
          <w:rFonts w:ascii="바탕" w:eastAsia="바탕" w:hAnsi="바탕" w:hint="eastAsia"/>
          <w:noProof/>
          <w:sz w:val="22"/>
          <w:szCs w:val="22"/>
        </w:rPr>
        <w:t>을</w:t>
      </w:r>
      <w:r w:rsidR="006762C5" w:rsidRPr="00EA5ED2">
        <w:rPr>
          <w:rFonts w:ascii="바탕" w:eastAsia="바탕" w:hAnsi="바탕"/>
          <w:noProof/>
          <w:sz w:val="22"/>
          <w:szCs w:val="22"/>
        </w:rPr>
        <w:t>”</w:t>
      </w:r>
      <w:r w:rsidR="006762C5" w:rsidRPr="00EA5ED2">
        <w:rPr>
          <w:rFonts w:ascii="바탕" w:eastAsia="바탕" w:hAnsi="바탕" w:hint="eastAsia"/>
          <w:noProof/>
          <w:sz w:val="22"/>
          <w:szCs w:val="22"/>
        </w:rPr>
        <w:t>은 상대방에게 사전에 통지하여야 한다.</w:t>
      </w:r>
    </w:p>
    <w:p w14:paraId="2FD79EAB" w14:textId="42B6EDC0" w:rsidR="00C87F28" w:rsidRPr="00E23BA2" w:rsidRDefault="00C87F28">
      <w:pPr>
        <w:pStyle w:val="a8"/>
        <w:numPr>
          <w:ilvl w:val="0"/>
          <w:numId w:val="18"/>
        </w:numPr>
        <w:ind w:leftChars="0"/>
        <w:rPr>
          <w:rFonts w:ascii="바탕" w:eastAsia="바탕" w:hAnsi="바탕"/>
          <w:noProof/>
          <w:sz w:val="24"/>
          <w:szCs w:val="24"/>
        </w:rPr>
      </w:pPr>
      <w:r w:rsidRPr="00E23BA2">
        <w:rPr>
          <w:rFonts w:ascii="바탕" w:eastAsia="바탕" w:hAnsi="바탕"/>
          <w:noProof/>
          <w:sz w:val="24"/>
          <w:szCs w:val="24"/>
        </w:rPr>
        <w:t>“</w:t>
      </w:r>
      <w:r w:rsidRPr="00E23BA2">
        <w:rPr>
          <w:rFonts w:ascii="바탕" w:eastAsia="바탕" w:hAnsi="바탕"/>
          <w:sz w:val="22"/>
          <w:szCs w:val="22"/>
        </w:rPr>
        <w:t xml:space="preserve">을”은 산출물과 관련하여 제3자의 저작권, 상표권, 특허권 등 </w:t>
      </w:r>
      <w:r w:rsidRPr="00E23BA2">
        <w:rPr>
          <w:rStyle w:val="af"/>
          <w:rFonts w:ascii="바탕" w:eastAsia="바탕" w:hAnsi="바탕"/>
          <w:b w:val="0"/>
          <w:bCs w:val="0"/>
          <w:sz w:val="22"/>
          <w:szCs w:val="22"/>
        </w:rPr>
        <w:t>지식재산권 침해가 없음을 보증</w:t>
      </w:r>
      <w:r w:rsidRPr="00E23BA2">
        <w:rPr>
          <w:rFonts w:ascii="바탕" w:eastAsia="바탕" w:hAnsi="바탕"/>
          <w:sz w:val="22"/>
          <w:szCs w:val="22"/>
        </w:rPr>
        <w:t>하며, 침해 발생 시 모든 법적 책임은 ‘을’이 부담한다.</w:t>
      </w:r>
    </w:p>
    <w:p w14:paraId="4323C50B" w14:textId="5A2712A6" w:rsidR="00C87F28" w:rsidRPr="00EA5ED2" w:rsidRDefault="00C87F28">
      <w:pPr>
        <w:pStyle w:val="a8"/>
        <w:numPr>
          <w:ilvl w:val="0"/>
          <w:numId w:val="18"/>
        </w:numPr>
        <w:ind w:leftChars="0"/>
        <w:rPr>
          <w:rFonts w:ascii="바탕" w:eastAsia="바탕" w:hAnsi="바탕"/>
          <w:noProof/>
          <w:sz w:val="22"/>
          <w:szCs w:val="22"/>
        </w:rPr>
      </w:pPr>
      <w:r w:rsidRPr="00EA5ED2">
        <w:rPr>
          <w:rFonts w:ascii="바탕" w:eastAsia="바탕" w:hAnsi="바탕"/>
          <w:noProof/>
          <w:sz w:val="22"/>
          <w:szCs w:val="22"/>
        </w:rPr>
        <w:lastRenderedPageBreak/>
        <w:t>”</w:t>
      </w:r>
      <w:r w:rsidRPr="00EA5ED2">
        <w:rPr>
          <w:rFonts w:ascii="바탕" w:eastAsia="바탕" w:hAnsi="바탕" w:hint="eastAsia"/>
          <w:noProof/>
          <w:sz w:val="22"/>
          <w:szCs w:val="22"/>
        </w:rPr>
        <w:t>을</w:t>
      </w:r>
      <w:r w:rsidRPr="00EA5ED2">
        <w:rPr>
          <w:rFonts w:ascii="바탕" w:eastAsia="바탕" w:hAnsi="바탕"/>
          <w:noProof/>
          <w:sz w:val="22"/>
          <w:szCs w:val="22"/>
        </w:rPr>
        <w:t>”</w:t>
      </w:r>
      <w:r w:rsidRPr="00EA5ED2">
        <w:rPr>
          <w:rFonts w:ascii="바탕" w:eastAsia="바탕" w:hAnsi="바탕" w:hint="eastAsia"/>
          <w:noProof/>
          <w:sz w:val="22"/>
          <w:szCs w:val="22"/>
        </w:rPr>
        <w:t>은 기밀정보 보안에 있어서 적절히 판단하고 관련 직원에게 보안 교육을 실시하여야 한다.</w:t>
      </w:r>
    </w:p>
    <w:p w14:paraId="3934D57B" w14:textId="77777777" w:rsidR="006762C5" w:rsidRPr="00C87F28" w:rsidRDefault="006762C5" w:rsidP="006762C5">
      <w:pPr>
        <w:overflowPunct w:val="0"/>
        <w:autoSpaceDE w:val="0"/>
        <w:autoSpaceDN w:val="0"/>
        <w:ind w:leftChars="346" w:left="868" w:right="-16" w:hangingChars="80" w:hanging="176"/>
        <w:textAlignment w:val="bottom"/>
        <w:rPr>
          <w:rFonts w:ascii="바탕" w:eastAsia="바탕" w:hAnsi="바탕"/>
          <w:sz w:val="22"/>
          <w:szCs w:val="22"/>
        </w:rPr>
      </w:pPr>
    </w:p>
    <w:p w14:paraId="3AEE9811" w14:textId="77777777" w:rsidR="006762C5" w:rsidRPr="00C87F28" w:rsidRDefault="006762C5" w:rsidP="006762C5">
      <w:pPr>
        <w:spacing w:line="340" w:lineRule="exact"/>
        <w:rPr>
          <w:rFonts w:ascii="바탕" w:eastAsia="바탕" w:hAnsi="바탕"/>
          <w:b/>
          <w:bCs/>
          <w:noProof/>
          <w:sz w:val="22"/>
          <w:szCs w:val="22"/>
        </w:rPr>
      </w:pPr>
      <w:r w:rsidRPr="00C87F28">
        <w:rPr>
          <w:rFonts w:ascii="바탕" w:eastAsia="바탕" w:hAnsi="바탕" w:hint="eastAsia"/>
          <w:b/>
          <w:bCs/>
          <w:noProof/>
          <w:sz w:val="22"/>
          <w:szCs w:val="22"/>
        </w:rPr>
        <w:t>제</w:t>
      </w:r>
      <w:r w:rsidR="00C40BE9" w:rsidRPr="00C87F28">
        <w:rPr>
          <w:rFonts w:ascii="바탕" w:eastAsia="바탕" w:hAnsi="바탕" w:hint="eastAsia"/>
          <w:b/>
          <w:bCs/>
          <w:noProof/>
          <w:sz w:val="22"/>
          <w:szCs w:val="22"/>
        </w:rPr>
        <w:t>1</w:t>
      </w:r>
      <w:r w:rsidR="00FF10F4" w:rsidRPr="00C87F28">
        <w:rPr>
          <w:rFonts w:ascii="바탕" w:eastAsia="바탕" w:hAnsi="바탕"/>
          <w:b/>
          <w:bCs/>
          <w:noProof/>
          <w:sz w:val="22"/>
          <w:szCs w:val="22"/>
        </w:rPr>
        <w:t>5</w:t>
      </w:r>
      <w:r w:rsidRPr="00C87F28">
        <w:rPr>
          <w:rFonts w:ascii="바탕" w:eastAsia="바탕" w:hAnsi="바탕" w:hint="eastAsia"/>
          <w:b/>
          <w:bCs/>
          <w:noProof/>
          <w:sz w:val="22"/>
          <w:szCs w:val="22"/>
        </w:rPr>
        <w:t>조 (계약의 해지 등)</w:t>
      </w:r>
    </w:p>
    <w:p w14:paraId="6E4C897B" w14:textId="77777777" w:rsidR="006762C5" w:rsidRPr="00C87F28" w:rsidRDefault="006762C5" w:rsidP="006762C5">
      <w:pPr>
        <w:spacing w:line="340" w:lineRule="exact"/>
        <w:rPr>
          <w:rFonts w:ascii="바탕" w:eastAsia="바탕" w:hAnsi="바탕"/>
          <w:noProof/>
          <w:sz w:val="22"/>
          <w:szCs w:val="22"/>
        </w:rPr>
      </w:pPr>
    </w:p>
    <w:p w14:paraId="09433490" w14:textId="01502AC6" w:rsidR="006762C5" w:rsidRPr="00EA5ED2" w:rsidRDefault="006762C5">
      <w:pPr>
        <w:pStyle w:val="a8"/>
        <w:numPr>
          <w:ilvl w:val="0"/>
          <w:numId w:val="16"/>
        </w:numPr>
        <w:ind w:leftChars="0"/>
        <w:rPr>
          <w:rFonts w:ascii="바탕" w:eastAsia="바탕" w:hAnsi="바탕"/>
          <w:noProof/>
          <w:sz w:val="22"/>
          <w:szCs w:val="22"/>
        </w:rPr>
      </w:pPr>
      <w:r w:rsidRPr="00EA5ED2">
        <w:rPr>
          <w:rFonts w:ascii="바탕" w:eastAsia="바탕" w:hAnsi="바탕" w:hint="eastAsia"/>
          <w:noProof/>
          <w:sz w:val="22"/>
          <w:szCs w:val="22"/>
        </w:rPr>
        <w:t>본 계약은 다음 각 호의 경우에 해지된다.</w:t>
      </w:r>
    </w:p>
    <w:p w14:paraId="72443BF8" w14:textId="77777777" w:rsidR="006762C5" w:rsidRPr="00C87F28" w:rsidRDefault="006762C5" w:rsidP="006762C5">
      <w:pPr>
        <w:spacing w:line="340" w:lineRule="exact"/>
        <w:ind w:leftChars="322" w:left="974" w:hangingChars="150" w:hanging="330"/>
        <w:rPr>
          <w:rFonts w:ascii="바탕" w:eastAsia="바탕" w:hAnsi="바탕"/>
          <w:noProof/>
          <w:sz w:val="22"/>
          <w:szCs w:val="22"/>
        </w:rPr>
      </w:pPr>
      <w:r w:rsidRPr="00C87F28">
        <w:rPr>
          <w:rFonts w:ascii="바탕" w:eastAsia="바탕" w:hAnsi="바탕" w:hint="eastAsia"/>
          <w:noProof/>
          <w:sz w:val="22"/>
          <w:szCs w:val="22"/>
        </w:rPr>
        <w:t>1.</w:t>
      </w:r>
      <w:r w:rsidRPr="00C87F28">
        <w:rPr>
          <w:rFonts w:ascii="바탕" w:eastAsia="바탕" w:hAnsi="바탕"/>
          <w:noProof/>
          <w:sz w:val="22"/>
          <w:szCs w:val="22"/>
        </w:rPr>
        <w:tab/>
        <w:t>“</w:t>
      </w:r>
      <w:r w:rsidRPr="00C87F28">
        <w:rPr>
          <w:rFonts w:ascii="바탕" w:eastAsia="바탕" w:hAnsi="바탕" w:hint="eastAsia"/>
          <w:noProof/>
          <w:sz w:val="22"/>
          <w:szCs w:val="22"/>
        </w:rPr>
        <w:t>갑</w:t>
      </w:r>
      <w:r w:rsidRPr="00C87F28">
        <w:rPr>
          <w:rFonts w:ascii="바탕" w:eastAsia="바탕" w:hAnsi="바탕"/>
          <w:noProof/>
          <w:sz w:val="22"/>
          <w:szCs w:val="22"/>
        </w:rPr>
        <w:t>”</w:t>
      </w:r>
      <w:r w:rsidRPr="00C87F28">
        <w:rPr>
          <w:rFonts w:ascii="바탕" w:eastAsia="바탕" w:hAnsi="바탕" w:hint="eastAsia"/>
          <w:noProof/>
          <w:sz w:val="22"/>
          <w:szCs w:val="22"/>
        </w:rPr>
        <w:t xml:space="preserve">과 </w:t>
      </w:r>
      <w:r w:rsidRPr="00C87F28">
        <w:rPr>
          <w:rFonts w:ascii="바탕" w:eastAsia="바탕" w:hAnsi="바탕"/>
          <w:noProof/>
          <w:sz w:val="22"/>
          <w:szCs w:val="22"/>
        </w:rPr>
        <w:t>“</w:t>
      </w:r>
      <w:r w:rsidRPr="00C87F28">
        <w:rPr>
          <w:rFonts w:ascii="바탕" w:eastAsia="바탕" w:hAnsi="바탕" w:hint="eastAsia"/>
          <w:noProof/>
          <w:sz w:val="22"/>
          <w:szCs w:val="22"/>
        </w:rPr>
        <w:t>을</w:t>
      </w:r>
      <w:r w:rsidRPr="00C87F28">
        <w:rPr>
          <w:rFonts w:ascii="바탕" w:eastAsia="바탕" w:hAnsi="바탕"/>
          <w:noProof/>
          <w:sz w:val="22"/>
          <w:szCs w:val="22"/>
        </w:rPr>
        <w:t>”</w:t>
      </w:r>
      <w:r w:rsidRPr="00C87F28">
        <w:rPr>
          <w:rFonts w:ascii="바탕" w:eastAsia="바탕" w:hAnsi="바탕" w:hint="eastAsia"/>
          <w:noProof/>
          <w:sz w:val="22"/>
          <w:szCs w:val="22"/>
        </w:rPr>
        <w:t>이 본 용역의 제공이 완료되기 전에 서면으로 용역의 제공을 중단하기로 합의한 경우</w:t>
      </w:r>
    </w:p>
    <w:p w14:paraId="3EBD9A1F" w14:textId="77777777" w:rsidR="006762C5" w:rsidRPr="00C87F28" w:rsidRDefault="006762C5" w:rsidP="006762C5">
      <w:pPr>
        <w:spacing w:line="340" w:lineRule="exact"/>
        <w:ind w:leftChars="322" w:left="974" w:hangingChars="150" w:hanging="330"/>
        <w:rPr>
          <w:rFonts w:ascii="바탕" w:eastAsia="바탕" w:hAnsi="바탕"/>
          <w:noProof/>
          <w:sz w:val="22"/>
          <w:szCs w:val="22"/>
        </w:rPr>
      </w:pPr>
      <w:r w:rsidRPr="00C87F28">
        <w:rPr>
          <w:rFonts w:ascii="바탕" w:eastAsia="바탕" w:hAnsi="바탕" w:hint="eastAsia"/>
          <w:noProof/>
          <w:sz w:val="22"/>
          <w:szCs w:val="22"/>
        </w:rPr>
        <w:t>2.</w:t>
      </w:r>
      <w:r w:rsidRPr="00C87F28">
        <w:rPr>
          <w:rFonts w:ascii="바탕" w:eastAsia="바탕" w:hAnsi="바탕"/>
          <w:noProof/>
          <w:sz w:val="22"/>
          <w:szCs w:val="22"/>
        </w:rPr>
        <w:tab/>
        <w:t>“</w:t>
      </w:r>
      <w:r w:rsidRPr="00C87F28">
        <w:rPr>
          <w:rFonts w:ascii="바탕" w:eastAsia="바탕" w:hAnsi="바탕" w:hint="eastAsia"/>
          <w:noProof/>
          <w:sz w:val="22"/>
          <w:szCs w:val="22"/>
        </w:rPr>
        <w:t>갑</w:t>
      </w:r>
      <w:r w:rsidRPr="00C87F28">
        <w:rPr>
          <w:rFonts w:ascii="바탕" w:eastAsia="바탕" w:hAnsi="바탕"/>
          <w:noProof/>
          <w:sz w:val="22"/>
          <w:szCs w:val="22"/>
        </w:rPr>
        <w:t>”</w:t>
      </w:r>
      <w:r w:rsidRPr="00C87F28">
        <w:rPr>
          <w:rFonts w:ascii="바탕" w:eastAsia="바탕" w:hAnsi="바탕" w:hint="eastAsia"/>
          <w:noProof/>
          <w:sz w:val="22"/>
          <w:szCs w:val="22"/>
        </w:rPr>
        <w:t xml:space="preserve"> 또는 </w:t>
      </w:r>
      <w:r w:rsidRPr="00C87F28">
        <w:rPr>
          <w:rFonts w:ascii="바탕" w:eastAsia="바탕" w:hAnsi="바탕"/>
          <w:noProof/>
          <w:sz w:val="22"/>
          <w:szCs w:val="22"/>
        </w:rPr>
        <w:t>“</w:t>
      </w:r>
      <w:r w:rsidRPr="00C87F28">
        <w:rPr>
          <w:rFonts w:ascii="바탕" w:eastAsia="바탕" w:hAnsi="바탕" w:hint="eastAsia"/>
          <w:noProof/>
          <w:sz w:val="22"/>
          <w:szCs w:val="22"/>
        </w:rPr>
        <w:t>을</w:t>
      </w:r>
      <w:r w:rsidRPr="00C87F28">
        <w:rPr>
          <w:rFonts w:ascii="바탕" w:eastAsia="바탕" w:hAnsi="바탕"/>
          <w:noProof/>
          <w:sz w:val="22"/>
          <w:szCs w:val="22"/>
        </w:rPr>
        <w:t>”</w:t>
      </w:r>
      <w:r w:rsidRPr="00C87F28">
        <w:rPr>
          <w:rFonts w:ascii="바탕" w:eastAsia="바탕" w:hAnsi="바탕" w:hint="eastAsia"/>
          <w:noProof/>
          <w:sz w:val="22"/>
          <w:szCs w:val="22"/>
        </w:rPr>
        <w:t xml:space="preserve">이 본 계약의 의무를 이행하지 않아 본 계약을 해지하고자 하여 최소한 1주전에 서면으로 상대방에게 해지의사를 통지한 경우 </w:t>
      </w:r>
    </w:p>
    <w:p w14:paraId="0ACE6903" w14:textId="499EA5B6" w:rsidR="00F803FB" w:rsidRPr="00EA5ED2" w:rsidRDefault="00F803FB">
      <w:pPr>
        <w:pStyle w:val="a8"/>
        <w:numPr>
          <w:ilvl w:val="0"/>
          <w:numId w:val="17"/>
        </w:numPr>
        <w:spacing w:line="340" w:lineRule="exact"/>
        <w:ind w:leftChars="0"/>
        <w:rPr>
          <w:rFonts w:ascii="바탕" w:eastAsia="바탕" w:hAnsi="바탕"/>
          <w:noProof/>
          <w:sz w:val="22"/>
          <w:szCs w:val="22"/>
        </w:rPr>
      </w:pPr>
      <w:r w:rsidRPr="00EA5ED2">
        <w:rPr>
          <w:rFonts w:ascii="바탕" w:eastAsia="바탕" w:hAnsi="바탕"/>
          <w:noProof/>
          <w:sz w:val="22"/>
          <w:szCs w:val="22"/>
        </w:rPr>
        <w:t>“</w:t>
      </w:r>
      <w:r w:rsidRPr="00EA5ED2">
        <w:rPr>
          <w:rFonts w:ascii="바탕" w:eastAsia="바탕" w:hAnsi="바탕" w:hint="eastAsia"/>
          <w:noProof/>
          <w:sz w:val="22"/>
          <w:szCs w:val="22"/>
        </w:rPr>
        <w:t>갑</w:t>
      </w:r>
      <w:r w:rsidRPr="00EA5ED2">
        <w:rPr>
          <w:rFonts w:ascii="바탕" w:eastAsia="바탕" w:hAnsi="바탕"/>
          <w:noProof/>
          <w:sz w:val="22"/>
          <w:szCs w:val="22"/>
        </w:rPr>
        <w:t xml:space="preserve">” </w:t>
      </w:r>
      <w:r w:rsidRPr="00EA5ED2">
        <w:rPr>
          <w:rFonts w:ascii="바탕" w:eastAsia="바탕" w:hAnsi="바탕" w:hint="eastAsia"/>
          <w:noProof/>
          <w:sz w:val="22"/>
          <w:szCs w:val="22"/>
        </w:rPr>
        <w:t xml:space="preserve">또는 </w:t>
      </w:r>
      <w:r w:rsidRPr="00EA5ED2">
        <w:rPr>
          <w:rFonts w:ascii="바탕" w:eastAsia="바탕" w:hAnsi="바탕"/>
          <w:noProof/>
          <w:sz w:val="22"/>
          <w:szCs w:val="22"/>
        </w:rPr>
        <w:t>“</w:t>
      </w:r>
      <w:r w:rsidRPr="00EA5ED2">
        <w:rPr>
          <w:rFonts w:ascii="바탕" w:eastAsia="바탕" w:hAnsi="바탕" w:hint="eastAsia"/>
          <w:noProof/>
          <w:sz w:val="22"/>
          <w:szCs w:val="22"/>
        </w:rPr>
        <w:t>을</w:t>
      </w:r>
      <w:r w:rsidRPr="00EA5ED2">
        <w:rPr>
          <w:rFonts w:ascii="바탕" w:eastAsia="바탕" w:hAnsi="바탕"/>
          <w:noProof/>
          <w:sz w:val="22"/>
          <w:szCs w:val="22"/>
        </w:rPr>
        <w:t>”</w:t>
      </w:r>
      <w:r w:rsidRPr="00EA5ED2">
        <w:rPr>
          <w:rFonts w:ascii="바탕" w:eastAsia="바탕" w:hAnsi="바탕" w:hint="eastAsia"/>
          <w:noProof/>
          <w:sz w:val="22"/>
          <w:szCs w:val="22"/>
        </w:rPr>
        <w:t>에게 다음 각호의 사유가 발생하는 경우 계약 상대방은 상대방에게 서면통지를 함으로써 계약을 즉시 해지할 수 있다.</w:t>
      </w:r>
    </w:p>
    <w:p w14:paraId="2B9F5216" w14:textId="77777777" w:rsidR="00F142B2" w:rsidRPr="00C87F28" w:rsidRDefault="00F803FB" w:rsidP="00F142B2">
      <w:pPr>
        <w:ind w:leftChars="200" w:left="1060" w:hangingChars="300" w:hanging="660"/>
        <w:rPr>
          <w:rFonts w:ascii="바탕" w:eastAsia="바탕" w:hAnsi="바탕"/>
          <w:sz w:val="22"/>
          <w:szCs w:val="22"/>
        </w:rPr>
      </w:pPr>
      <w:r w:rsidRPr="00C87F28">
        <w:rPr>
          <w:rFonts w:ascii="바탕" w:eastAsia="바탕" w:hAnsi="바탕" w:hint="eastAsia"/>
          <w:noProof/>
          <w:sz w:val="22"/>
          <w:szCs w:val="22"/>
        </w:rPr>
        <w:t xml:space="preserve"> </w:t>
      </w:r>
      <w:r w:rsidRPr="00C87F28">
        <w:rPr>
          <w:rFonts w:ascii="바탕" w:eastAsia="바탕" w:hAnsi="바탕"/>
          <w:noProof/>
          <w:sz w:val="22"/>
          <w:szCs w:val="22"/>
        </w:rPr>
        <w:t xml:space="preserve"> 1. </w:t>
      </w:r>
      <w:r w:rsidRPr="00C87F28">
        <w:rPr>
          <w:rFonts w:ascii="바탕" w:eastAsia="바탕" w:hAnsi="바탕"/>
          <w:sz w:val="22"/>
          <w:szCs w:val="22"/>
        </w:rPr>
        <w:t>“</w:t>
      </w:r>
      <w:r w:rsidRPr="00C87F28">
        <w:rPr>
          <w:rFonts w:ascii="바탕" w:eastAsia="바탕" w:hAnsi="바탕" w:hint="eastAsia"/>
          <w:sz w:val="22"/>
          <w:szCs w:val="22"/>
        </w:rPr>
        <w:t>갑</w:t>
      </w:r>
      <w:r w:rsidRPr="00C87F28">
        <w:rPr>
          <w:rFonts w:ascii="바탕" w:eastAsia="바탕" w:hAnsi="바탕"/>
          <w:sz w:val="22"/>
          <w:szCs w:val="22"/>
        </w:rPr>
        <w:t xml:space="preserve">” </w:t>
      </w:r>
      <w:r w:rsidRPr="00C87F28">
        <w:rPr>
          <w:rFonts w:ascii="바탕" w:eastAsia="바탕" w:hAnsi="바탕" w:hint="eastAsia"/>
          <w:sz w:val="22"/>
          <w:szCs w:val="22"/>
        </w:rPr>
        <w:t xml:space="preserve">또는 </w:t>
      </w:r>
      <w:r w:rsidRPr="00C87F28">
        <w:rPr>
          <w:rFonts w:ascii="바탕" w:eastAsia="바탕" w:hAnsi="바탕"/>
          <w:sz w:val="22"/>
          <w:szCs w:val="22"/>
        </w:rPr>
        <w:t>“</w:t>
      </w:r>
      <w:r w:rsidRPr="00C87F28">
        <w:rPr>
          <w:rFonts w:ascii="바탕" w:eastAsia="바탕" w:hAnsi="바탕" w:hint="eastAsia"/>
          <w:sz w:val="22"/>
          <w:szCs w:val="22"/>
        </w:rPr>
        <w:t>을</w:t>
      </w:r>
      <w:r w:rsidRPr="00C87F28">
        <w:rPr>
          <w:rFonts w:ascii="바탕" w:eastAsia="바탕" w:hAnsi="바탕"/>
          <w:sz w:val="22"/>
          <w:szCs w:val="22"/>
        </w:rPr>
        <w:t>”</w:t>
      </w:r>
      <w:r w:rsidRPr="00C87F28">
        <w:rPr>
          <w:rFonts w:ascii="바탕" w:eastAsia="바탕" w:hAnsi="바탕" w:hint="eastAsia"/>
          <w:sz w:val="22"/>
          <w:szCs w:val="22"/>
        </w:rPr>
        <w:t>에게 파산,</w:t>
      </w:r>
      <w:r w:rsidRPr="00C87F28">
        <w:rPr>
          <w:rFonts w:ascii="바탕" w:eastAsia="바탕" w:hAnsi="바탕"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sz w:val="22"/>
          <w:szCs w:val="22"/>
        </w:rPr>
        <w:t>회생 또는 이와 유사한 절차의 신청이 있는 경우</w:t>
      </w:r>
    </w:p>
    <w:p w14:paraId="1A1CE019" w14:textId="77777777" w:rsidR="00AE75B8" w:rsidRPr="00C87F28" w:rsidRDefault="00F803FB" w:rsidP="00AE75B8">
      <w:pPr>
        <w:ind w:leftChars="300" w:left="1040" w:hangingChars="200" w:hanging="440"/>
        <w:rPr>
          <w:rFonts w:ascii="바탕" w:eastAsia="바탕" w:hAnsi="바탕"/>
          <w:sz w:val="22"/>
          <w:szCs w:val="22"/>
        </w:rPr>
      </w:pPr>
      <w:r w:rsidRPr="00C87F28">
        <w:rPr>
          <w:rFonts w:ascii="바탕" w:eastAsia="바탕" w:hAnsi="바탕" w:hint="eastAsia"/>
          <w:sz w:val="22"/>
          <w:szCs w:val="22"/>
        </w:rPr>
        <w:t>2</w:t>
      </w:r>
      <w:r w:rsidRPr="00C87F28">
        <w:rPr>
          <w:rFonts w:ascii="바탕" w:eastAsia="바탕" w:hAnsi="바탕"/>
          <w:sz w:val="22"/>
          <w:szCs w:val="22"/>
        </w:rPr>
        <w:t>.</w:t>
      </w:r>
      <w:r w:rsidR="00F142B2" w:rsidRPr="00C87F28">
        <w:rPr>
          <w:rFonts w:ascii="바탕" w:eastAsia="바탕" w:hAnsi="바탕"/>
          <w:sz w:val="22"/>
          <w:szCs w:val="22"/>
        </w:rPr>
        <w:t xml:space="preserve"> </w:t>
      </w:r>
      <w:r w:rsidRPr="00C87F28">
        <w:rPr>
          <w:rFonts w:ascii="바탕" w:eastAsia="바탕" w:hAnsi="바탕"/>
          <w:sz w:val="22"/>
          <w:szCs w:val="22"/>
        </w:rPr>
        <w:t>“</w:t>
      </w:r>
      <w:r w:rsidRPr="00C87F28">
        <w:rPr>
          <w:rFonts w:ascii="바탕" w:eastAsia="바탕" w:hAnsi="바탕" w:hint="eastAsia"/>
          <w:sz w:val="22"/>
          <w:szCs w:val="22"/>
        </w:rPr>
        <w:t>갑</w:t>
      </w:r>
      <w:r w:rsidRPr="00C87F28">
        <w:rPr>
          <w:rFonts w:ascii="바탕" w:eastAsia="바탕" w:hAnsi="바탕"/>
          <w:sz w:val="22"/>
          <w:szCs w:val="22"/>
        </w:rPr>
        <w:t xml:space="preserve">” </w:t>
      </w:r>
      <w:r w:rsidRPr="00C87F28">
        <w:rPr>
          <w:rFonts w:ascii="바탕" w:eastAsia="바탕" w:hAnsi="바탕" w:hint="eastAsia"/>
          <w:sz w:val="22"/>
          <w:szCs w:val="22"/>
        </w:rPr>
        <w:t xml:space="preserve">또는 </w:t>
      </w:r>
      <w:r w:rsidRPr="00C87F28">
        <w:rPr>
          <w:rFonts w:ascii="바탕" w:eastAsia="바탕" w:hAnsi="바탕"/>
          <w:sz w:val="22"/>
          <w:szCs w:val="22"/>
        </w:rPr>
        <w:t>“</w:t>
      </w:r>
      <w:r w:rsidRPr="00C87F28">
        <w:rPr>
          <w:rFonts w:ascii="바탕" w:eastAsia="바탕" w:hAnsi="바탕" w:hint="eastAsia"/>
          <w:sz w:val="22"/>
          <w:szCs w:val="22"/>
        </w:rPr>
        <w:t>을</w:t>
      </w:r>
      <w:r w:rsidRPr="00C87F28">
        <w:rPr>
          <w:rFonts w:ascii="바탕" w:eastAsia="바탕" w:hAnsi="바탕"/>
          <w:sz w:val="22"/>
          <w:szCs w:val="22"/>
        </w:rPr>
        <w:t>”</w:t>
      </w:r>
      <w:r w:rsidRPr="00C87F28">
        <w:rPr>
          <w:rFonts w:ascii="바탕" w:eastAsia="바탕" w:hAnsi="바탕" w:hint="eastAsia"/>
          <w:sz w:val="22"/>
          <w:szCs w:val="22"/>
        </w:rPr>
        <w:t xml:space="preserve">의 주요재산에 대하여 </w:t>
      </w:r>
      <w:proofErr w:type="gramStart"/>
      <w:r w:rsidRPr="00C87F28">
        <w:rPr>
          <w:rFonts w:ascii="바탕" w:eastAsia="바탕" w:hAnsi="바탕" w:hint="eastAsia"/>
          <w:sz w:val="22"/>
          <w:szCs w:val="22"/>
        </w:rPr>
        <w:t>제</w:t>
      </w:r>
      <w:r w:rsidRPr="00C87F28">
        <w:rPr>
          <w:rFonts w:ascii="바탕" w:eastAsia="바탕" w:hAnsi="바탕"/>
          <w:sz w:val="22"/>
          <w:szCs w:val="22"/>
        </w:rPr>
        <w:t xml:space="preserve"> 3</w:t>
      </w:r>
      <w:proofErr w:type="gramEnd"/>
      <w:r w:rsidRPr="00C87F28">
        <w:rPr>
          <w:rFonts w:ascii="바탕" w:eastAsia="바탕" w:hAnsi="바탕" w:hint="eastAsia"/>
          <w:sz w:val="22"/>
          <w:szCs w:val="22"/>
        </w:rPr>
        <w:t>자로부터 압류,</w:t>
      </w:r>
      <w:r w:rsidRPr="00C87F28">
        <w:rPr>
          <w:rFonts w:ascii="바탕" w:eastAsia="바탕" w:hAnsi="바탕"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sz w:val="22"/>
          <w:szCs w:val="22"/>
        </w:rPr>
        <w:t>가압류,</w:t>
      </w:r>
      <w:r w:rsidRPr="00C87F28">
        <w:rPr>
          <w:rFonts w:ascii="바탕" w:eastAsia="바탕" w:hAnsi="바탕"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sz w:val="22"/>
          <w:szCs w:val="22"/>
        </w:rPr>
        <w:t>가처분,</w:t>
      </w:r>
      <w:r w:rsidRPr="00C87F28">
        <w:rPr>
          <w:rFonts w:ascii="바탕" w:eastAsia="바탕" w:hAnsi="바탕"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sz w:val="22"/>
          <w:szCs w:val="22"/>
        </w:rPr>
        <w:t>강제집행이 신청되어 본 계약이행에 대한 신뢰가 상실된 경우</w:t>
      </w:r>
    </w:p>
    <w:p w14:paraId="60CDEB35" w14:textId="77777777" w:rsidR="00F803FB" w:rsidRPr="00C87F28" w:rsidRDefault="00F803FB" w:rsidP="00AE75B8">
      <w:pPr>
        <w:ind w:leftChars="300" w:left="1040" w:hangingChars="200" w:hanging="440"/>
        <w:rPr>
          <w:rFonts w:ascii="바탕" w:eastAsia="바탕" w:hAnsi="바탕"/>
          <w:sz w:val="22"/>
          <w:szCs w:val="22"/>
        </w:rPr>
      </w:pPr>
      <w:r w:rsidRPr="00C87F28">
        <w:rPr>
          <w:rFonts w:ascii="바탕" w:eastAsia="바탕" w:hAnsi="바탕" w:hint="eastAsia"/>
          <w:sz w:val="22"/>
          <w:szCs w:val="22"/>
        </w:rPr>
        <w:t>3.</w:t>
      </w:r>
      <w:r w:rsidRPr="00C87F28">
        <w:rPr>
          <w:rFonts w:ascii="바탕" w:eastAsia="바탕" w:hAnsi="바탕"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sz w:val="22"/>
          <w:szCs w:val="22"/>
        </w:rPr>
        <w:t>기타 본 계약을 이행할 수 없음이 객관적으로 명백한 경우</w:t>
      </w:r>
    </w:p>
    <w:p w14:paraId="56C53F12" w14:textId="77777777" w:rsidR="00AE75B8" w:rsidRPr="00C87F28" w:rsidRDefault="00F803FB" w:rsidP="00AE75B8">
      <w:pPr>
        <w:ind w:leftChars="300" w:left="1040" w:hangingChars="200" w:hanging="440"/>
        <w:rPr>
          <w:rFonts w:ascii="바탕" w:eastAsia="바탕" w:hAnsi="바탕"/>
          <w:sz w:val="22"/>
        </w:rPr>
      </w:pPr>
      <w:r w:rsidRPr="00C87F28">
        <w:rPr>
          <w:rFonts w:ascii="바탕" w:eastAsia="바탕" w:hAnsi="바탕" w:hint="eastAsia"/>
          <w:sz w:val="22"/>
          <w:szCs w:val="22"/>
        </w:rPr>
        <w:t>4.</w:t>
      </w:r>
      <w:r w:rsidRPr="00C87F28">
        <w:rPr>
          <w:rFonts w:ascii="바탕" w:eastAsia="바탕" w:hAnsi="바탕"/>
          <w:sz w:val="22"/>
          <w:szCs w:val="22"/>
        </w:rPr>
        <w:t xml:space="preserve"> “</w:t>
      </w:r>
      <w:r w:rsidRPr="00C87F28">
        <w:rPr>
          <w:rFonts w:ascii="바탕" w:eastAsia="바탕" w:hAnsi="바탕" w:hint="eastAsia"/>
          <w:sz w:val="22"/>
          <w:szCs w:val="22"/>
        </w:rPr>
        <w:t>갑</w:t>
      </w:r>
      <w:r w:rsidRPr="00C87F28">
        <w:rPr>
          <w:rFonts w:ascii="바탕" w:eastAsia="바탕" w:hAnsi="바탕"/>
          <w:sz w:val="22"/>
          <w:szCs w:val="22"/>
        </w:rPr>
        <w:t xml:space="preserve">” </w:t>
      </w:r>
      <w:r w:rsidRPr="00C87F28">
        <w:rPr>
          <w:rFonts w:ascii="바탕" w:eastAsia="바탕" w:hAnsi="바탕" w:hint="eastAsia"/>
          <w:sz w:val="22"/>
          <w:szCs w:val="22"/>
        </w:rPr>
        <w:t xml:space="preserve">또는 </w:t>
      </w:r>
      <w:r w:rsidRPr="00C87F28">
        <w:rPr>
          <w:rFonts w:ascii="바탕" w:eastAsia="바탕" w:hAnsi="바탕"/>
          <w:sz w:val="22"/>
          <w:szCs w:val="22"/>
        </w:rPr>
        <w:t>“</w:t>
      </w:r>
      <w:r w:rsidRPr="00C87F28">
        <w:rPr>
          <w:rFonts w:ascii="바탕" w:eastAsia="바탕" w:hAnsi="바탕" w:hint="eastAsia"/>
          <w:sz w:val="22"/>
          <w:szCs w:val="22"/>
        </w:rPr>
        <w:t>을</w:t>
      </w:r>
      <w:r w:rsidRPr="00C87F28">
        <w:rPr>
          <w:rFonts w:ascii="바탕" w:eastAsia="바탕" w:hAnsi="바탕"/>
          <w:sz w:val="22"/>
          <w:szCs w:val="22"/>
        </w:rPr>
        <w:t xml:space="preserve">” </w:t>
      </w:r>
      <w:r w:rsidRPr="00C87F28">
        <w:rPr>
          <w:rFonts w:ascii="바탕" w:eastAsia="바탕" w:hAnsi="바탕" w:hint="eastAsia"/>
          <w:sz w:val="22"/>
          <w:szCs w:val="22"/>
        </w:rPr>
        <w:t>중 일방이 본 계약을 위반하여 서면통지를 통해 시정을</w:t>
      </w:r>
      <w:r w:rsidRPr="00C87F28">
        <w:rPr>
          <w:rFonts w:ascii="바탕" w:eastAsia="바탕" w:hAnsi="바탕" w:hint="eastAsia"/>
          <w:sz w:val="22"/>
        </w:rPr>
        <w:t xml:space="preserve"> 요구하였으나 서면통지 도달일로부터 </w:t>
      </w:r>
      <w:r w:rsidRPr="00C87F28">
        <w:rPr>
          <w:rFonts w:ascii="바탕" w:eastAsia="바탕" w:hAnsi="바탕"/>
          <w:sz w:val="22"/>
        </w:rPr>
        <w:t>14</w:t>
      </w:r>
      <w:r w:rsidRPr="00C87F28">
        <w:rPr>
          <w:rFonts w:ascii="바탕" w:eastAsia="바탕" w:hAnsi="바탕" w:hint="eastAsia"/>
          <w:sz w:val="22"/>
        </w:rPr>
        <w:t>일 이내에 시정조치가 이루어지지 않는 경우</w:t>
      </w:r>
    </w:p>
    <w:p w14:paraId="6811882D" w14:textId="78E6AEEC" w:rsidR="00AE75B8" w:rsidRPr="00EA5ED2" w:rsidRDefault="00D179FF">
      <w:pPr>
        <w:pStyle w:val="a8"/>
        <w:numPr>
          <w:ilvl w:val="0"/>
          <w:numId w:val="17"/>
        </w:numPr>
        <w:ind w:leftChars="0"/>
        <w:rPr>
          <w:rFonts w:ascii="바탕" w:eastAsia="바탕" w:hAnsi="바탕"/>
          <w:noProof/>
          <w:sz w:val="22"/>
          <w:szCs w:val="22"/>
        </w:rPr>
      </w:pPr>
      <w:r w:rsidRPr="00EA5ED2">
        <w:rPr>
          <w:rFonts w:ascii="바탕" w:eastAsia="바탕" w:hAnsi="바탕"/>
          <w:noProof/>
          <w:sz w:val="22"/>
          <w:szCs w:val="22"/>
        </w:rPr>
        <w:t>“</w:t>
      </w:r>
      <w:r w:rsidRPr="00EA5ED2">
        <w:rPr>
          <w:rFonts w:ascii="바탕" w:eastAsia="바탕" w:hAnsi="바탕" w:hint="eastAsia"/>
          <w:noProof/>
          <w:sz w:val="22"/>
          <w:szCs w:val="22"/>
        </w:rPr>
        <w:t>을</w:t>
      </w:r>
      <w:r w:rsidRPr="00EA5ED2">
        <w:rPr>
          <w:rFonts w:ascii="바탕" w:eastAsia="바탕" w:hAnsi="바탕"/>
          <w:noProof/>
          <w:sz w:val="22"/>
          <w:szCs w:val="22"/>
        </w:rPr>
        <w:t>”</w:t>
      </w:r>
      <w:r w:rsidRPr="00EA5ED2">
        <w:rPr>
          <w:rFonts w:ascii="바탕" w:eastAsia="바탕" w:hAnsi="바탕" w:hint="eastAsia"/>
          <w:noProof/>
          <w:sz w:val="22"/>
          <w:szCs w:val="22"/>
        </w:rPr>
        <w:t>의 귀책사유로 인해 본 계약이 해지된 경우,</w:t>
      </w:r>
      <w:r w:rsidRPr="00EA5ED2">
        <w:rPr>
          <w:rFonts w:ascii="바탕" w:eastAsia="바탕" w:hAnsi="바탕"/>
          <w:noProof/>
          <w:sz w:val="22"/>
          <w:szCs w:val="22"/>
        </w:rPr>
        <w:t xml:space="preserve"> “</w:t>
      </w:r>
      <w:r w:rsidRPr="00EA5ED2">
        <w:rPr>
          <w:rFonts w:ascii="바탕" w:eastAsia="바탕" w:hAnsi="바탕" w:hint="eastAsia"/>
          <w:noProof/>
          <w:sz w:val="22"/>
          <w:szCs w:val="22"/>
        </w:rPr>
        <w:t>을</w:t>
      </w:r>
      <w:r w:rsidRPr="00EA5ED2">
        <w:rPr>
          <w:rFonts w:ascii="바탕" w:eastAsia="바탕" w:hAnsi="바탕"/>
          <w:noProof/>
          <w:sz w:val="22"/>
          <w:szCs w:val="22"/>
        </w:rPr>
        <w:t>”</w:t>
      </w:r>
      <w:r w:rsidRPr="00EA5ED2">
        <w:rPr>
          <w:rFonts w:ascii="바탕" w:eastAsia="바탕" w:hAnsi="바탕" w:hint="eastAsia"/>
          <w:noProof/>
          <w:sz w:val="22"/>
          <w:szCs w:val="22"/>
        </w:rPr>
        <w:t>은 계약해지일까지 작성된 용역 산출물</w:t>
      </w:r>
      <w:r w:rsidR="00524914" w:rsidRPr="00EA5ED2">
        <w:rPr>
          <w:rFonts w:ascii="바탕" w:eastAsia="바탕" w:hAnsi="바탕" w:hint="eastAsia"/>
          <w:noProof/>
          <w:sz w:val="22"/>
          <w:szCs w:val="22"/>
        </w:rPr>
        <w:t>의 기성부분</w:t>
      </w:r>
      <w:r w:rsidRPr="00EA5ED2">
        <w:rPr>
          <w:rFonts w:ascii="바탕" w:eastAsia="바탕" w:hAnsi="바탕" w:hint="eastAsia"/>
          <w:noProof/>
          <w:sz w:val="22"/>
          <w:szCs w:val="22"/>
        </w:rPr>
        <w:t xml:space="preserve">을 </w:t>
      </w:r>
      <w:r w:rsidRPr="00EA5ED2">
        <w:rPr>
          <w:rFonts w:ascii="바탕" w:eastAsia="바탕" w:hAnsi="바탕"/>
          <w:noProof/>
          <w:sz w:val="22"/>
          <w:szCs w:val="22"/>
        </w:rPr>
        <w:t>“</w:t>
      </w:r>
      <w:r w:rsidRPr="00EA5ED2">
        <w:rPr>
          <w:rFonts w:ascii="바탕" w:eastAsia="바탕" w:hAnsi="바탕" w:hint="eastAsia"/>
          <w:noProof/>
          <w:sz w:val="22"/>
          <w:szCs w:val="22"/>
        </w:rPr>
        <w:t>갑</w:t>
      </w:r>
      <w:r w:rsidRPr="00EA5ED2">
        <w:rPr>
          <w:rFonts w:ascii="바탕" w:eastAsia="바탕" w:hAnsi="바탕"/>
          <w:noProof/>
          <w:sz w:val="22"/>
          <w:szCs w:val="22"/>
        </w:rPr>
        <w:t>”</w:t>
      </w:r>
      <w:r w:rsidRPr="00EA5ED2">
        <w:rPr>
          <w:rFonts w:ascii="바탕" w:eastAsia="바탕" w:hAnsi="바탕" w:hint="eastAsia"/>
          <w:noProof/>
          <w:sz w:val="22"/>
          <w:szCs w:val="22"/>
        </w:rPr>
        <w:t>에게 제</w:t>
      </w:r>
      <w:r w:rsidR="00524914" w:rsidRPr="00EA5ED2">
        <w:rPr>
          <w:rFonts w:ascii="바탕" w:eastAsia="바탕" w:hAnsi="바탕" w:hint="eastAsia"/>
          <w:noProof/>
          <w:sz w:val="22"/>
          <w:szCs w:val="22"/>
        </w:rPr>
        <w:t>출</w:t>
      </w:r>
      <w:r w:rsidRPr="00EA5ED2">
        <w:rPr>
          <w:rFonts w:ascii="바탕" w:eastAsia="바탕" w:hAnsi="바탕" w:hint="eastAsia"/>
          <w:noProof/>
          <w:sz w:val="22"/>
          <w:szCs w:val="22"/>
        </w:rPr>
        <w:t>하여야 한다.</w:t>
      </w:r>
      <w:r w:rsidRPr="00EA5ED2">
        <w:rPr>
          <w:rFonts w:ascii="바탕" w:eastAsia="바탕" w:hAnsi="바탕"/>
          <w:noProof/>
          <w:sz w:val="22"/>
          <w:szCs w:val="22"/>
        </w:rPr>
        <w:t xml:space="preserve"> </w:t>
      </w:r>
      <w:bookmarkStart w:id="17" w:name="_GoBack"/>
      <w:bookmarkEnd w:id="17"/>
    </w:p>
    <w:p w14:paraId="03A2231B" w14:textId="544D3127" w:rsidR="00A719C4" w:rsidRPr="00EA5ED2" w:rsidRDefault="00A719C4">
      <w:pPr>
        <w:pStyle w:val="a8"/>
        <w:numPr>
          <w:ilvl w:val="0"/>
          <w:numId w:val="17"/>
        </w:numPr>
        <w:ind w:leftChars="0"/>
        <w:rPr>
          <w:rFonts w:ascii="바탕" w:eastAsia="바탕" w:hAnsi="바탕"/>
          <w:noProof/>
          <w:sz w:val="22"/>
          <w:szCs w:val="22"/>
        </w:rPr>
      </w:pPr>
      <w:r w:rsidRPr="00EA5ED2">
        <w:rPr>
          <w:rFonts w:ascii="바탕" w:eastAsia="바탕" w:hAnsi="바탕" w:hint="eastAsia"/>
          <w:noProof/>
          <w:sz w:val="22"/>
          <w:szCs w:val="22"/>
        </w:rPr>
        <w:t>계약의 해지는 손해배상청구에 영향을 미치지 아니한다.</w:t>
      </w:r>
    </w:p>
    <w:p w14:paraId="7E2986D7" w14:textId="77777777" w:rsidR="006762C5" w:rsidRPr="00C87F28" w:rsidRDefault="006762C5" w:rsidP="006762C5">
      <w:pPr>
        <w:spacing w:line="340" w:lineRule="exact"/>
        <w:rPr>
          <w:rFonts w:ascii="바탕" w:eastAsia="바탕" w:hAnsi="바탕"/>
          <w:noProof/>
          <w:sz w:val="22"/>
          <w:szCs w:val="22"/>
        </w:rPr>
      </w:pPr>
    </w:p>
    <w:p w14:paraId="1A26E39D" w14:textId="77777777" w:rsidR="006762C5" w:rsidRPr="00C87F28" w:rsidRDefault="006762C5" w:rsidP="006762C5">
      <w:pPr>
        <w:rPr>
          <w:rFonts w:ascii="바탕" w:eastAsia="바탕" w:hAnsi="바탕"/>
          <w:b/>
          <w:bCs/>
          <w:sz w:val="22"/>
          <w:szCs w:val="22"/>
        </w:rPr>
      </w:pPr>
      <w:r w:rsidRPr="00C87F28">
        <w:rPr>
          <w:rFonts w:ascii="바탕" w:eastAsia="바탕" w:hAnsi="바탕" w:hint="eastAsia"/>
          <w:b/>
          <w:bCs/>
          <w:noProof/>
          <w:sz w:val="22"/>
          <w:szCs w:val="22"/>
        </w:rPr>
        <w:t>제</w:t>
      </w:r>
      <w:r w:rsidR="00C40BE9" w:rsidRPr="00C87F28">
        <w:rPr>
          <w:rFonts w:ascii="바탕" w:eastAsia="바탕" w:hAnsi="바탕" w:hint="eastAsia"/>
          <w:b/>
          <w:bCs/>
          <w:noProof/>
          <w:sz w:val="22"/>
          <w:szCs w:val="22"/>
        </w:rPr>
        <w:t>1</w:t>
      </w:r>
      <w:r w:rsidR="00FF10F4" w:rsidRPr="00C87F28">
        <w:rPr>
          <w:rFonts w:ascii="바탕" w:eastAsia="바탕" w:hAnsi="바탕"/>
          <w:b/>
          <w:bCs/>
          <w:noProof/>
          <w:sz w:val="22"/>
          <w:szCs w:val="22"/>
        </w:rPr>
        <w:t>6</w:t>
      </w:r>
      <w:r w:rsidRPr="00C87F28">
        <w:rPr>
          <w:rFonts w:ascii="바탕" w:eastAsia="바탕" w:hAnsi="바탕" w:hint="eastAsia"/>
          <w:b/>
          <w:bCs/>
          <w:noProof/>
          <w:sz w:val="22"/>
          <w:szCs w:val="22"/>
        </w:rPr>
        <w:t>조 (</w:t>
      </w:r>
      <w:r w:rsidRPr="00C87F28">
        <w:rPr>
          <w:rFonts w:ascii="바탕" w:eastAsia="바탕" w:hAnsi="바탕" w:hint="eastAsia"/>
          <w:b/>
          <w:bCs/>
          <w:sz w:val="22"/>
          <w:szCs w:val="22"/>
        </w:rPr>
        <w:t xml:space="preserve">면책 및 손해배상) </w:t>
      </w:r>
    </w:p>
    <w:p w14:paraId="60F6BB1A" w14:textId="44655CBD" w:rsidR="006762C5" w:rsidRPr="00E23BA2" w:rsidRDefault="006762C5">
      <w:pPr>
        <w:pStyle w:val="11pt19pt"/>
        <w:tabs>
          <w:tab w:val="clear" w:pos="400"/>
        </w:tabs>
        <w:ind w:left="714" w:hanging="350"/>
        <w:rPr>
          <w:rFonts w:ascii="바탕" w:hAnsi="바탕"/>
          <w:szCs w:val="22"/>
        </w:rPr>
      </w:pPr>
      <w:r w:rsidRPr="00C87F28">
        <w:rPr>
          <w:rFonts w:ascii="바탕" w:hAnsi="바탕"/>
        </w:rPr>
        <w:t>“</w:t>
      </w:r>
      <w:r w:rsidRPr="00C87F28">
        <w:rPr>
          <w:rFonts w:ascii="바탕" w:hAnsi="바탕" w:hint="eastAsia"/>
        </w:rPr>
        <w:t>갑</w:t>
      </w:r>
      <w:r w:rsidRPr="00C87F28">
        <w:rPr>
          <w:rFonts w:ascii="바탕" w:hAnsi="바탕"/>
        </w:rPr>
        <w:t>”</w:t>
      </w:r>
      <w:r w:rsidRPr="00C87F28">
        <w:rPr>
          <w:rFonts w:ascii="바탕" w:hAnsi="바탕" w:hint="eastAsia"/>
        </w:rPr>
        <w:t xml:space="preserve"> 또는 </w:t>
      </w:r>
      <w:r w:rsidRPr="00C87F28">
        <w:rPr>
          <w:rFonts w:ascii="바탕" w:hAnsi="바탕"/>
        </w:rPr>
        <w:t>“</w:t>
      </w:r>
      <w:r w:rsidRPr="00C87F28">
        <w:rPr>
          <w:rFonts w:ascii="바탕" w:hAnsi="바탕" w:hint="eastAsia"/>
        </w:rPr>
        <w:t>을</w:t>
      </w:r>
      <w:r w:rsidRPr="00C87F28">
        <w:rPr>
          <w:rFonts w:ascii="바탕" w:hAnsi="바탕"/>
        </w:rPr>
        <w:t>”</w:t>
      </w:r>
      <w:r w:rsidRPr="00C87F28">
        <w:rPr>
          <w:rFonts w:ascii="바탕" w:hAnsi="바탕" w:hint="eastAsia"/>
        </w:rPr>
        <w:t>이</w:t>
      </w:r>
      <w:r w:rsidR="00E97476" w:rsidRPr="00C87F28">
        <w:rPr>
          <w:rFonts w:ascii="바탕" w:hAnsi="바탕" w:hint="eastAsia"/>
        </w:rPr>
        <w:t xml:space="preserve"> 본 계약을 위반하여 상대방에게 손해가 발생한 경우 상대방이 입은 모든 손해에 대해 손해배상을 하여야 한다.</w:t>
      </w:r>
      <w:r w:rsidRPr="00C87F28">
        <w:rPr>
          <w:rFonts w:ascii="바탕" w:hAnsi="바탕" w:hint="eastAsia"/>
        </w:rPr>
        <w:t xml:space="preserve"> </w:t>
      </w:r>
      <w:r w:rsidR="00E23BA2">
        <w:t>“</w:t>
      </w:r>
      <w:r w:rsidR="00E23BA2">
        <w:t>천재지변</w:t>
      </w:r>
      <w:r w:rsidR="00E23BA2">
        <w:t xml:space="preserve">, </w:t>
      </w:r>
      <w:r w:rsidR="00E23BA2">
        <w:t>법적</w:t>
      </w:r>
      <w:r w:rsidR="00E23BA2">
        <w:t xml:space="preserve"> </w:t>
      </w:r>
      <w:r w:rsidR="00E23BA2">
        <w:t>인허가</w:t>
      </w:r>
      <w:r w:rsidR="00E23BA2">
        <w:t xml:space="preserve"> </w:t>
      </w:r>
      <w:r w:rsidR="00E23BA2">
        <w:t>지연</w:t>
      </w:r>
      <w:r w:rsidR="00E23BA2">
        <w:t xml:space="preserve"> </w:t>
      </w:r>
      <w:r w:rsidR="00E23BA2">
        <w:t>등</w:t>
      </w:r>
      <w:r w:rsidR="00E23BA2">
        <w:t xml:space="preserve"> </w:t>
      </w:r>
      <w:r w:rsidR="00E23BA2">
        <w:t>불가항력</w:t>
      </w:r>
      <w:r w:rsidR="00E23BA2">
        <w:t xml:space="preserve"> </w:t>
      </w:r>
      <w:r w:rsidR="00E23BA2">
        <w:t>사유</w:t>
      </w:r>
      <w:r w:rsidR="00E23BA2">
        <w:t xml:space="preserve"> </w:t>
      </w:r>
      <w:r w:rsidR="00E23BA2">
        <w:t>외의</w:t>
      </w:r>
      <w:r w:rsidR="00E23BA2">
        <w:t xml:space="preserve"> </w:t>
      </w:r>
      <w:r w:rsidR="00E23BA2">
        <w:t>일정</w:t>
      </w:r>
      <w:r w:rsidR="00E23BA2">
        <w:t xml:space="preserve"> </w:t>
      </w:r>
      <w:r w:rsidR="00E23BA2">
        <w:t>지연</w:t>
      </w:r>
      <w:r w:rsidR="00E23BA2">
        <w:t xml:space="preserve"> </w:t>
      </w:r>
      <w:r w:rsidR="00E23BA2">
        <w:t>시</w:t>
      </w:r>
      <w:r w:rsidR="00E23BA2">
        <w:t xml:space="preserve"> “</w:t>
      </w:r>
      <w:r w:rsidR="00E23BA2">
        <w:t>을</w:t>
      </w:r>
      <w:r w:rsidR="00E23BA2">
        <w:t>”</w:t>
      </w:r>
      <w:r w:rsidR="00E23BA2">
        <w:t>의</w:t>
      </w:r>
      <w:r w:rsidR="00E23BA2">
        <w:t xml:space="preserve"> </w:t>
      </w:r>
      <w:r w:rsidR="00E23BA2">
        <w:t>귀책으로</w:t>
      </w:r>
      <w:r w:rsidR="00E23BA2">
        <w:t xml:space="preserve"> </w:t>
      </w:r>
      <w:r w:rsidR="00E23BA2">
        <w:t>간주하며</w:t>
      </w:r>
      <w:r w:rsidR="00E23BA2">
        <w:t xml:space="preserve">, </w:t>
      </w:r>
      <w:r w:rsidR="00E23BA2">
        <w:t>지연</w:t>
      </w:r>
      <w:r w:rsidR="00E23BA2">
        <w:t xml:space="preserve"> </w:t>
      </w:r>
      <w:r w:rsidR="00E23BA2">
        <w:t>이자</w:t>
      </w:r>
      <w:r w:rsidR="00E23BA2">
        <w:t xml:space="preserve"> </w:t>
      </w:r>
      <w:r w:rsidR="00E23BA2">
        <w:t>외에</w:t>
      </w:r>
      <w:r w:rsidR="00E23BA2">
        <w:t xml:space="preserve"> </w:t>
      </w:r>
      <w:r w:rsidR="00E23BA2" w:rsidRPr="004A5BE3">
        <w:rPr>
          <w:rStyle w:val="af"/>
          <w:b w:val="0"/>
          <w:bCs w:val="0"/>
        </w:rPr>
        <w:t>정해진</w:t>
      </w:r>
      <w:r w:rsidR="00E23BA2" w:rsidRPr="004A5BE3">
        <w:rPr>
          <w:rStyle w:val="af"/>
          <w:b w:val="0"/>
          <w:bCs w:val="0"/>
        </w:rPr>
        <w:t xml:space="preserve"> </w:t>
      </w:r>
      <w:r w:rsidR="00E23BA2" w:rsidRPr="004A5BE3">
        <w:rPr>
          <w:rStyle w:val="af"/>
          <w:b w:val="0"/>
          <w:bCs w:val="0"/>
        </w:rPr>
        <w:t>일정</w:t>
      </w:r>
      <w:r w:rsidR="00E23BA2" w:rsidRPr="004A5BE3">
        <w:rPr>
          <w:rStyle w:val="af"/>
          <w:b w:val="0"/>
          <w:bCs w:val="0"/>
        </w:rPr>
        <w:t xml:space="preserve"> </w:t>
      </w:r>
      <w:r w:rsidR="00E23BA2" w:rsidRPr="004A5BE3">
        <w:rPr>
          <w:rStyle w:val="af"/>
          <w:b w:val="0"/>
          <w:bCs w:val="0"/>
        </w:rPr>
        <w:t>내</w:t>
      </w:r>
      <w:r w:rsidR="00E23BA2" w:rsidRPr="004A5BE3">
        <w:rPr>
          <w:rStyle w:val="af"/>
          <w:b w:val="0"/>
          <w:bCs w:val="0"/>
        </w:rPr>
        <w:t xml:space="preserve"> </w:t>
      </w:r>
      <w:r w:rsidR="00E23BA2" w:rsidRPr="004A5BE3">
        <w:rPr>
          <w:rStyle w:val="af"/>
          <w:b w:val="0"/>
          <w:bCs w:val="0"/>
        </w:rPr>
        <w:t>납품</w:t>
      </w:r>
      <w:r w:rsidR="00E23BA2" w:rsidRPr="004A5BE3">
        <w:rPr>
          <w:rStyle w:val="af"/>
          <w:b w:val="0"/>
          <w:bCs w:val="0"/>
        </w:rPr>
        <w:t xml:space="preserve"> </w:t>
      </w:r>
      <w:r w:rsidR="00E23BA2" w:rsidRPr="004A5BE3">
        <w:rPr>
          <w:rStyle w:val="af"/>
          <w:b w:val="0"/>
          <w:bCs w:val="0"/>
        </w:rPr>
        <w:t>실패</w:t>
      </w:r>
      <w:r w:rsidR="00E23BA2" w:rsidRPr="004A5BE3">
        <w:rPr>
          <w:rStyle w:val="af"/>
          <w:b w:val="0"/>
          <w:bCs w:val="0"/>
        </w:rPr>
        <w:t xml:space="preserve"> </w:t>
      </w:r>
      <w:r w:rsidR="00E23BA2" w:rsidRPr="004A5BE3">
        <w:rPr>
          <w:rStyle w:val="af"/>
          <w:b w:val="0"/>
          <w:bCs w:val="0"/>
        </w:rPr>
        <w:t>시</w:t>
      </w:r>
      <w:r w:rsidR="00E23BA2" w:rsidRPr="004A5BE3">
        <w:rPr>
          <w:rStyle w:val="af"/>
          <w:b w:val="0"/>
          <w:bCs w:val="0"/>
        </w:rPr>
        <w:t xml:space="preserve"> </w:t>
      </w:r>
      <w:r w:rsidR="00E23BA2" w:rsidRPr="004A5BE3">
        <w:rPr>
          <w:rStyle w:val="af"/>
          <w:b w:val="0"/>
          <w:bCs w:val="0"/>
        </w:rPr>
        <w:t>계약</w:t>
      </w:r>
      <w:r w:rsidR="00E23BA2" w:rsidRPr="004A5BE3">
        <w:rPr>
          <w:rStyle w:val="af"/>
          <w:b w:val="0"/>
          <w:bCs w:val="0"/>
        </w:rPr>
        <w:t xml:space="preserve"> </w:t>
      </w:r>
      <w:r w:rsidR="00E23BA2" w:rsidRPr="004A5BE3">
        <w:rPr>
          <w:rStyle w:val="af"/>
          <w:b w:val="0"/>
          <w:bCs w:val="0"/>
        </w:rPr>
        <w:t>해지</w:t>
      </w:r>
      <w:r w:rsidR="00E23BA2" w:rsidRPr="004A5BE3">
        <w:rPr>
          <w:rStyle w:val="af"/>
          <w:b w:val="0"/>
          <w:bCs w:val="0"/>
        </w:rPr>
        <w:t xml:space="preserve"> </w:t>
      </w:r>
      <w:r w:rsidR="00E23BA2" w:rsidRPr="004A5BE3">
        <w:rPr>
          <w:rStyle w:val="af"/>
          <w:b w:val="0"/>
          <w:bCs w:val="0"/>
        </w:rPr>
        <w:t>및</w:t>
      </w:r>
      <w:r w:rsidR="00E23BA2" w:rsidRPr="004A5BE3">
        <w:rPr>
          <w:rStyle w:val="af"/>
          <w:b w:val="0"/>
          <w:bCs w:val="0"/>
        </w:rPr>
        <w:t xml:space="preserve"> </w:t>
      </w:r>
      <w:r w:rsidR="00E23BA2" w:rsidRPr="004A5BE3">
        <w:rPr>
          <w:rStyle w:val="af"/>
          <w:b w:val="0"/>
          <w:bCs w:val="0"/>
        </w:rPr>
        <w:t>손해배상</w:t>
      </w:r>
      <w:r w:rsidR="00E23BA2" w:rsidRPr="004A5BE3">
        <w:rPr>
          <w:rStyle w:val="af"/>
          <w:b w:val="0"/>
          <w:bCs w:val="0"/>
        </w:rPr>
        <w:t xml:space="preserve"> </w:t>
      </w:r>
      <w:r w:rsidR="00E23BA2" w:rsidRPr="004A5BE3">
        <w:rPr>
          <w:rStyle w:val="af"/>
          <w:b w:val="0"/>
          <w:bCs w:val="0"/>
        </w:rPr>
        <w:t>청구</w:t>
      </w:r>
      <w:r w:rsidR="00E23BA2" w:rsidRPr="004A5BE3">
        <w:rPr>
          <w:rStyle w:val="af"/>
          <w:b w:val="0"/>
          <w:bCs w:val="0"/>
        </w:rPr>
        <w:t xml:space="preserve"> </w:t>
      </w:r>
      <w:r w:rsidR="00E23BA2" w:rsidRPr="004A5BE3">
        <w:rPr>
          <w:rStyle w:val="af"/>
          <w:b w:val="0"/>
          <w:bCs w:val="0"/>
        </w:rPr>
        <w:t>가능</w:t>
      </w:r>
      <w:r w:rsidR="00E23BA2" w:rsidRPr="004A5BE3">
        <w:rPr>
          <w:rFonts w:hint="eastAsia"/>
        </w:rPr>
        <w:t>하다</w:t>
      </w:r>
      <w:r w:rsidR="00E23BA2" w:rsidRPr="004A5BE3">
        <w:rPr>
          <w:rFonts w:hint="eastAsia"/>
        </w:rPr>
        <w:t>.</w:t>
      </w:r>
    </w:p>
    <w:p w14:paraId="7474AFB5" w14:textId="554704E7" w:rsidR="006762C5" w:rsidRDefault="006762C5">
      <w:pPr>
        <w:pStyle w:val="11pt19pt"/>
        <w:tabs>
          <w:tab w:val="clear" w:pos="400"/>
        </w:tabs>
        <w:ind w:left="714" w:hanging="350"/>
        <w:rPr>
          <w:rFonts w:ascii="바탕" w:hAnsi="바탕"/>
          <w:szCs w:val="22"/>
        </w:rPr>
      </w:pPr>
      <w:r w:rsidRPr="00C87F28">
        <w:rPr>
          <w:rFonts w:ascii="바탕" w:hAnsi="바탕"/>
          <w:szCs w:val="22"/>
        </w:rPr>
        <w:t>“</w:t>
      </w:r>
      <w:r w:rsidRPr="00C87F28">
        <w:rPr>
          <w:rFonts w:ascii="바탕" w:hAnsi="바탕" w:hint="eastAsia"/>
          <w:szCs w:val="22"/>
        </w:rPr>
        <w:t>을</w:t>
      </w:r>
      <w:r w:rsidRPr="00C87F28">
        <w:rPr>
          <w:rFonts w:ascii="바탕" w:hAnsi="바탕"/>
          <w:szCs w:val="22"/>
        </w:rPr>
        <w:t>”</w:t>
      </w:r>
      <w:r w:rsidR="00E97476" w:rsidRPr="00C87F28">
        <w:rPr>
          <w:rFonts w:ascii="바탕" w:hAnsi="바탕" w:hint="eastAsia"/>
          <w:szCs w:val="22"/>
        </w:rPr>
        <w:t xml:space="preserve">이 </w:t>
      </w:r>
      <w:r w:rsidR="00E97476" w:rsidRPr="00C87F28">
        <w:rPr>
          <w:rFonts w:ascii="바탕" w:hAnsi="바탕"/>
          <w:szCs w:val="22"/>
        </w:rPr>
        <w:t>“</w:t>
      </w:r>
      <w:r w:rsidR="00E97476" w:rsidRPr="00C87F28">
        <w:rPr>
          <w:rFonts w:ascii="바탕" w:hAnsi="바탕" w:hint="eastAsia"/>
          <w:szCs w:val="22"/>
        </w:rPr>
        <w:t>갑</w:t>
      </w:r>
      <w:r w:rsidR="00E97476" w:rsidRPr="00C87F28">
        <w:rPr>
          <w:rFonts w:ascii="바탕" w:hAnsi="바탕"/>
          <w:szCs w:val="22"/>
        </w:rPr>
        <w:t>”</w:t>
      </w:r>
      <w:r w:rsidR="00E97476" w:rsidRPr="00C87F28">
        <w:rPr>
          <w:rFonts w:ascii="바탕" w:hAnsi="바탕" w:hint="eastAsia"/>
          <w:szCs w:val="22"/>
        </w:rPr>
        <w:t xml:space="preserve">에게 제출한 </w:t>
      </w:r>
      <w:r w:rsidR="00E97476" w:rsidRPr="00C87F28">
        <w:rPr>
          <w:rFonts w:ascii="바탕" w:hAnsi="바탕"/>
          <w:szCs w:val="22"/>
        </w:rPr>
        <w:t>“</w:t>
      </w:r>
      <w:r w:rsidR="00E97476" w:rsidRPr="00C87F28">
        <w:rPr>
          <w:rFonts w:ascii="바탕" w:hAnsi="바탕" w:hint="eastAsia"/>
          <w:szCs w:val="22"/>
        </w:rPr>
        <w:t>산출물</w:t>
      </w:r>
      <w:r w:rsidR="00E97476" w:rsidRPr="00C87F28">
        <w:rPr>
          <w:rFonts w:ascii="바탕" w:hAnsi="바탕"/>
          <w:szCs w:val="22"/>
        </w:rPr>
        <w:t>”</w:t>
      </w:r>
      <w:r w:rsidR="00E97476" w:rsidRPr="00C87F28">
        <w:rPr>
          <w:rFonts w:ascii="바탕" w:hAnsi="바탕" w:hint="eastAsia"/>
          <w:szCs w:val="22"/>
        </w:rPr>
        <w:t xml:space="preserve">이 </w:t>
      </w:r>
      <w:proofErr w:type="gramStart"/>
      <w:r w:rsidR="00E97476" w:rsidRPr="00C87F28">
        <w:rPr>
          <w:rFonts w:ascii="바탕" w:hAnsi="바탕" w:hint="eastAsia"/>
          <w:szCs w:val="22"/>
        </w:rPr>
        <w:t xml:space="preserve">제 </w:t>
      </w:r>
      <w:r w:rsidR="00E97476" w:rsidRPr="00C87F28">
        <w:rPr>
          <w:rFonts w:ascii="바탕" w:hAnsi="바탕"/>
          <w:szCs w:val="22"/>
        </w:rPr>
        <w:t>3</w:t>
      </w:r>
      <w:proofErr w:type="gramEnd"/>
      <w:r w:rsidR="00E97476" w:rsidRPr="00C87F28">
        <w:rPr>
          <w:rFonts w:ascii="바탕" w:hAnsi="바탕" w:hint="eastAsia"/>
          <w:szCs w:val="22"/>
        </w:rPr>
        <w:t>자의 소유권 및 저작권 등 기타 권리를 침해하</w:t>
      </w:r>
      <w:r w:rsidR="0097235D" w:rsidRPr="00C87F28">
        <w:rPr>
          <w:rFonts w:ascii="바탕" w:hAnsi="바탕" w:hint="eastAsia"/>
          <w:szCs w:val="22"/>
        </w:rPr>
        <w:t>였다는 이유로</w:t>
      </w:r>
      <w:r w:rsidR="00E97476" w:rsidRPr="00C87F28">
        <w:rPr>
          <w:rFonts w:ascii="바탕" w:hAnsi="바탕" w:hint="eastAsia"/>
          <w:szCs w:val="22"/>
        </w:rPr>
        <w:t xml:space="preserve"> 제3자와 분쟁이 발생하는 경우 </w:t>
      </w:r>
      <w:r w:rsidR="00E97476" w:rsidRPr="00C87F28">
        <w:rPr>
          <w:rFonts w:ascii="바탕" w:hAnsi="바탕"/>
          <w:szCs w:val="22"/>
        </w:rPr>
        <w:t>“</w:t>
      </w:r>
      <w:r w:rsidR="00E97476" w:rsidRPr="00C87F28">
        <w:rPr>
          <w:rFonts w:ascii="바탕" w:hAnsi="바탕" w:hint="eastAsia"/>
          <w:szCs w:val="22"/>
        </w:rPr>
        <w:t>을</w:t>
      </w:r>
      <w:r w:rsidR="00E97476" w:rsidRPr="00C87F28">
        <w:rPr>
          <w:rFonts w:ascii="바탕" w:hAnsi="바탕"/>
          <w:szCs w:val="22"/>
        </w:rPr>
        <w:t>”</w:t>
      </w:r>
      <w:r w:rsidR="00E97476" w:rsidRPr="00C87F28">
        <w:rPr>
          <w:rFonts w:ascii="바탕" w:hAnsi="바탕" w:hint="eastAsia"/>
          <w:szCs w:val="22"/>
        </w:rPr>
        <w:t xml:space="preserve">은 </w:t>
      </w:r>
      <w:r w:rsidR="00E97476" w:rsidRPr="00C87F28">
        <w:rPr>
          <w:rFonts w:ascii="바탕" w:hAnsi="바탕"/>
          <w:szCs w:val="22"/>
        </w:rPr>
        <w:t>“</w:t>
      </w:r>
      <w:r w:rsidR="00E97476" w:rsidRPr="00C87F28">
        <w:rPr>
          <w:rFonts w:ascii="바탕" w:hAnsi="바탕" w:hint="eastAsia"/>
          <w:szCs w:val="22"/>
        </w:rPr>
        <w:t>갑</w:t>
      </w:r>
      <w:r w:rsidR="00E97476" w:rsidRPr="00C87F28">
        <w:rPr>
          <w:rFonts w:ascii="바탕" w:hAnsi="바탕"/>
          <w:szCs w:val="22"/>
        </w:rPr>
        <w:t>”</w:t>
      </w:r>
      <w:r w:rsidR="00E97476" w:rsidRPr="00C87F28">
        <w:rPr>
          <w:rFonts w:ascii="바탕" w:hAnsi="바탕" w:hint="eastAsia"/>
          <w:szCs w:val="22"/>
        </w:rPr>
        <w:t xml:space="preserve">을 </w:t>
      </w:r>
      <w:proofErr w:type="spellStart"/>
      <w:r w:rsidR="00E97476" w:rsidRPr="00C87F28">
        <w:rPr>
          <w:rFonts w:ascii="바탕" w:hAnsi="바탕" w:hint="eastAsia"/>
          <w:szCs w:val="22"/>
        </w:rPr>
        <w:t>면책시키고</w:t>
      </w:r>
      <w:proofErr w:type="spellEnd"/>
      <w:r w:rsidR="00E97476" w:rsidRPr="00C87F28">
        <w:rPr>
          <w:rFonts w:ascii="바탕" w:hAnsi="바탕" w:hint="eastAsia"/>
          <w:szCs w:val="22"/>
        </w:rPr>
        <w:t xml:space="preserve"> </w:t>
      </w:r>
      <w:r w:rsidR="0097235D" w:rsidRPr="00C87F28">
        <w:rPr>
          <w:rFonts w:ascii="바탕" w:hAnsi="바탕"/>
          <w:szCs w:val="22"/>
        </w:rPr>
        <w:t>“</w:t>
      </w:r>
      <w:r w:rsidR="0097235D" w:rsidRPr="00C87F28">
        <w:rPr>
          <w:rFonts w:ascii="바탕" w:hAnsi="바탕" w:hint="eastAsia"/>
          <w:szCs w:val="22"/>
        </w:rPr>
        <w:t>을</w:t>
      </w:r>
      <w:r w:rsidR="0097235D" w:rsidRPr="00C87F28">
        <w:rPr>
          <w:rFonts w:ascii="바탕" w:hAnsi="바탕"/>
          <w:szCs w:val="22"/>
        </w:rPr>
        <w:t>”</w:t>
      </w:r>
      <w:r w:rsidR="0097235D" w:rsidRPr="00C87F28">
        <w:rPr>
          <w:rFonts w:ascii="바탕" w:hAnsi="바탕" w:hint="eastAsia"/>
          <w:szCs w:val="22"/>
        </w:rPr>
        <w:t xml:space="preserve">이 비용과 책임으로 분쟁을 해결하여야 하며 </w:t>
      </w:r>
      <w:r w:rsidR="0097235D" w:rsidRPr="00C87F28">
        <w:rPr>
          <w:rFonts w:ascii="바탕" w:hAnsi="바탕"/>
          <w:szCs w:val="22"/>
        </w:rPr>
        <w:t>“</w:t>
      </w:r>
      <w:r w:rsidR="0097235D" w:rsidRPr="00C87F28">
        <w:rPr>
          <w:rFonts w:ascii="바탕" w:hAnsi="바탕" w:hint="eastAsia"/>
          <w:szCs w:val="22"/>
        </w:rPr>
        <w:t>갑</w:t>
      </w:r>
      <w:r w:rsidR="0097235D" w:rsidRPr="00C87F28">
        <w:rPr>
          <w:rFonts w:ascii="바탕" w:hAnsi="바탕"/>
          <w:szCs w:val="22"/>
        </w:rPr>
        <w:t>”</w:t>
      </w:r>
      <w:r w:rsidR="0097235D" w:rsidRPr="00C87F28">
        <w:rPr>
          <w:rFonts w:ascii="바탕" w:hAnsi="바탕" w:hint="eastAsia"/>
          <w:szCs w:val="22"/>
        </w:rPr>
        <w:t xml:space="preserve">은 이 분쟁에 직접 대응하고 소요된 비용을 </w:t>
      </w:r>
      <w:r w:rsidR="0097235D" w:rsidRPr="00C87F28">
        <w:rPr>
          <w:rFonts w:ascii="바탕" w:hAnsi="바탕"/>
          <w:szCs w:val="22"/>
        </w:rPr>
        <w:t>“</w:t>
      </w:r>
      <w:r w:rsidR="0097235D" w:rsidRPr="00C87F28">
        <w:rPr>
          <w:rFonts w:ascii="바탕" w:hAnsi="바탕" w:hint="eastAsia"/>
          <w:szCs w:val="22"/>
        </w:rPr>
        <w:t>을</w:t>
      </w:r>
      <w:r w:rsidR="0097235D" w:rsidRPr="00C87F28">
        <w:rPr>
          <w:rFonts w:ascii="바탕" w:hAnsi="바탕"/>
          <w:szCs w:val="22"/>
        </w:rPr>
        <w:t>”</w:t>
      </w:r>
      <w:r w:rsidR="0097235D" w:rsidRPr="00C87F28">
        <w:rPr>
          <w:rFonts w:ascii="바탕" w:hAnsi="바탕" w:hint="eastAsia"/>
          <w:szCs w:val="22"/>
        </w:rPr>
        <w:t>에게 청구할 수 있다.</w:t>
      </w:r>
      <w:r w:rsidR="0097235D" w:rsidRPr="00C87F28">
        <w:rPr>
          <w:rFonts w:ascii="바탕" w:hAnsi="바탕"/>
          <w:szCs w:val="22"/>
        </w:rPr>
        <w:t xml:space="preserve"> </w:t>
      </w:r>
    </w:p>
    <w:p w14:paraId="3B8595BC" w14:textId="77777777" w:rsidR="006762C5" w:rsidRPr="00C87F28" w:rsidRDefault="006762C5" w:rsidP="006762C5">
      <w:pPr>
        <w:pStyle w:val="11pt19pt"/>
        <w:numPr>
          <w:ilvl w:val="0"/>
          <w:numId w:val="0"/>
        </w:numPr>
        <w:rPr>
          <w:rFonts w:ascii="바탕" w:hAnsi="바탕"/>
          <w:szCs w:val="22"/>
        </w:rPr>
      </w:pPr>
    </w:p>
    <w:p w14:paraId="0ECE2531" w14:textId="77777777" w:rsidR="00C62101" w:rsidRPr="00C87F28" w:rsidRDefault="00C62101" w:rsidP="00C62101">
      <w:pPr>
        <w:rPr>
          <w:rFonts w:ascii="바탕" w:eastAsia="바탕" w:hAnsi="바탕"/>
          <w:b/>
          <w:noProof/>
          <w:sz w:val="22"/>
          <w:szCs w:val="22"/>
        </w:rPr>
      </w:pPr>
      <w:r w:rsidRPr="00C87F28">
        <w:rPr>
          <w:rFonts w:ascii="바탕" w:eastAsia="바탕" w:hAnsi="바탕" w:hint="eastAsia"/>
          <w:b/>
          <w:noProof/>
          <w:sz w:val="22"/>
          <w:szCs w:val="22"/>
        </w:rPr>
        <w:t>제1</w:t>
      </w:r>
      <w:r w:rsidR="005B69B7" w:rsidRPr="00C87F28">
        <w:rPr>
          <w:rFonts w:ascii="바탕" w:eastAsia="바탕" w:hAnsi="바탕"/>
          <w:b/>
          <w:noProof/>
          <w:sz w:val="22"/>
          <w:szCs w:val="22"/>
        </w:rPr>
        <w:t>7</w:t>
      </w:r>
      <w:r w:rsidRPr="00C87F28">
        <w:rPr>
          <w:rFonts w:ascii="바탕" w:eastAsia="바탕" w:hAnsi="바탕" w:hint="eastAsia"/>
          <w:b/>
          <w:noProof/>
          <w:sz w:val="22"/>
          <w:szCs w:val="22"/>
        </w:rPr>
        <w:t xml:space="preserve">조 </w:t>
      </w:r>
      <w:r w:rsidRPr="00C87F28">
        <w:rPr>
          <w:rFonts w:ascii="바탕" w:eastAsia="바탕" w:hAnsi="바탕"/>
          <w:b/>
          <w:noProof/>
          <w:sz w:val="22"/>
          <w:szCs w:val="22"/>
        </w:rPr>
        <w:t>(</w:t>
      </w:r>
      <w:r w:rsidRPr="00C87F28">
        <w:rPr>
          <w:rFonts w:ascii="바탕" w:eastAsia="바탕" w:hAnsi="바탕" w:hint="eastAsia"/>
          <w:b/>
          <w:noProof/>
          <w:sz w:val="22"/>
          <w:szCs w:val="22"/>
        </w:rPr>
        <w:t>개인정보보호)</w:t>
      </w:r>
    </w:p>
    <w:p w14:paraId="15757EC1" w14:textId="77777777" w:rsidR="00C62101" w:rsidRPr="00C87F28" w:rsidRDefault="00C62101" w:rsidP="00C62101">
      <w:pPr>
        <w:ind w:left="804"/>
        <w:rPr>
          <w:rFonts w:ascii="바탕" w:eastAsia="바탕" w:hAnsi="바탕"/>
          <w:sz w:val="22"/>
          <w:szCs w:val="22"/>
        </w:rPr>
      </w:pPr>
    </w:p>
    <w:p w14:paraId="578C5D32" w14:textId="77777777" w:rsidR="00C62101" w:rsidRPr="00C87F28" w:rsidRDefault="00663AF7">
      <w:pPr>
        <w:numPr>
          <w:ilvl w:val="0"/>
          <w:numId w:val="4"/>
        </w:numPr>
        <w:rPr>
          <w:rFonts w:ascii="바탕" w:eastAsia="바탕" w:hAnsi="바탕"/>
          <w:sz w:val="22"/>
          <w:szCs w:val="22"/>
        </w:rPr>
      </w:pPr>
      <w:r w:rsidRPr="00C87F28">
        <w:rPr>
          <w:rFonts w:ascii="바탕" w:eastAsia="바탕" w:hAnsi="바탕"/>
          <w:sz w:val="22"/>
          <w:szCs w:val="22"/>
        </w:rPr>
        <w:t>“</w:t>
      </w:r>
      <w:r w:rsidR="00C62101" w:rsidRPr="00C87F28">
        <w:rPr>
          <w:rFonts w:ascii="바탕" w:eastAsia="바탕" w:hAnsi="바탕" w:hint="eastAsia"/>
          <w:sz w:val="22"/>
          <w:szCs w:val="22"/>
        </w:rPr>
        <w:t>갑</w:t>
      </w:r>
      <w:r w:rsidRPr="00C87F28">
        <w:rPr>
          <w:rFonts w:ascii="바탕" w:eastAsia="바탕" w:hAnsi="바탕"/>
          <w:sz w:val="22"/>
          <w:szCs w:val="22"/>
        </w:rPr>
        <w:t>”</w:t>
      </w:r>
      <w:r w:rsidR="00C62101" w:rsidRPr="00C87F28">
        <w:rPr>
          <w:rFonts w:ascii="바탕" w:eastAsia="바탕" w:hAnsi="바탕" w:hint="eastAsia"/>
          <w:sz w:val="22"/>
          <w:szCs w:val="22"/>
        </w:rPr>
        <w:t>과</w:t>
      </w:r>
      <w:r w:rsidR="00C62101" w:rsidRPr="00C87F28">
        <w:rPr>
          <w:rFonts w:ascii="바탕" w:eastAsia="바탕" w:hAnsi="바탕"/>
          <w:sz w:val="22"/>
          <w:szCs w:val="22"/>
        </w:rPr>
        <w:t xml:space="preserve"> </w:t>
      </w:r>
      <w:r w:rsidRPr="00C87F28">
        <w:rPr>
          <w:rFonts w:ascii="바탕" w:eastAsia="바탕" w:hAnsi="바탕"/>
          <w:sz w:val="22"/>
          <w:szCs w:val="22"/>
        </w:rPr>
        <w:t>“</w:t>
      </w:r>
      <w:r w:rsidR="00C62101" w:rsidRPr="00C87F28">
        <w:rPr>
          <w:rFonts w:ascii="바탕" w:eastAsia="바탕" w:hAnsi="바탕" w:hint="eastAsia"/>
          <w:sz w:val="22"/>
          <w:szCs w:val="22"/>
        </w:rPr>
        <w:t>을</w:t>
      </w:r>
      <w:r w:rsidRPr="00C87F28">
        <w:rPr>
          <w:rFonts w:ascii="바탕" w:eastAsia="바탕" w:hAnsi="바탕"/>
          <w:sz w:val="22"/>
          <w:szCs w:val="22"/>
        </w:rPr>
        <w:t>”</w:t>
      </w:r>
      <w:r w:rsidR="00C62101" w:rsidRPr="00C87F28">
        <w:rPr>
          <w:rFonts w:ascii="바탕" w:eastAsia="바탕" w:hAnsi="바탕" w:hint="eastAsia"/>
          <w:sz w:val="22"/>
          <w:szCs w:val="22"/>
        </w:rPr>
        <w:t>은</w:t>
      </w:r>
      <w:r w:rsidR="00C62101" w:rsidRPr="00C87F28">
        <w:rPr>
          <w:rFonts w:ascii="바탕" w:eastAsia="바탕" w:hAnsi="바탕"/>
          <w:sz w:val="22"/>
          <w:szCs w:val="22"/>
        </w:rPr>
        <w:t xml:space="preserve"> </w:t>
      </w:r>
      <w:r w:rsidR="00C62101" w:rsidRPr="00C87F28">
        <w:rPr>
          <w:rFonts w:ascii="바탕" w:eastAsia="바탕" w:hAnsi="바탕" w:hint="eastAsia"/>
          <w:sz w:val="22"/>
          <w:szCs w:val="22"/>
        </w:rPr>
        <w:t>본</w:t>
      </w:r>
      <w:r w:rsidR="00C62101" w:rsidRPr="00C87F28">
        <w:rPr>
          <w:rFonts w:ascii="바탕" w:eastAsia="바탕" w:hAnsi="바탕"/>
          <w:sz w:val="22"/>
          <w:szCs w:val="22"/>
        </w:rPr>
        <w:t xml:space="preserve"> </w:t>
      </w:r>
      <w:r w:rsidR="00C62101" w:rsidRPr="00C87F28">
        <w:rPr>
          <w:rFonts w:ascii="바탕" w:eastAsia="바탕" w:hAnsi="바탕" w:hint="eastAsia"/>
          <w:sz w:val="22"/>
          <w:szCs w:val="22"/>
        </w:rPr>
        <w:t>계약</w:t>
      </w:r>
      <w:r w:rsidR="00C62101" w:rsidRPr="00C87F28">
        <w:rPr>
          <w:rFonts w:ascii="바탕" w:eastAsia="바탕" w:hAnsi="바탕"/>
          <w:sz w:val="22"/>
          <w:szCs w:val="22"/>
        </w:rPr>
        <w:t xml:space="preserve"> </w:t>
      </w:r>
      <w:r w:rsidR="00C62101" w:rsidRPr="00C87F28">
        <w:rPr>
          <w:rFonts w:ascii="바탕" w:eastAsia="바탕" w:hAnsi="바탕" w:hint="eastAsia"/>
          <w:sz w:val="22"/>
          <w:szCs w:val="22"/>
        </w:rPr>
        <w:t>체결</w:t>
      </w:r>
      <w:r w:rsidR="00C62101" w:rsidRPr="00C87F28">
        <w:rPr>
          <w:rFonts w:ascii="바탕" w:eastAsia="바탕" w:hAnsi="바탕"/>
          <w:sz w:val="22"/>
          <w:szCs w:val="22"/>
        </w:rPr>
        <w:t xml:space="preserve"> </w:t>
      </w:r>
      <w:r w:rsidR="00C62101" w:rsidRPr="00C87F28">
        <w:rPr>
          <w:rFonts w:ascii="바탕" w:eastAsia="바탕" w:hAnsi="바탕" w:hint="eastAsia"/>
          <w:sz w:val="22"/>
          <w:szCs w:val="22"/>
        </w:rPr>
        <w:t>및</w:t>
      </w:r>
      <w:r w:rsidR="00C62101" w:rsidRPr="00C87F28">
        <w:rPr>
          <w:rFonts w:ascii="바탕" w:eastAsia="바탕" w:hAnsi="바탕"/>
          <w:sz w:val="22"/>
          <w:szCs w:val="22"/>
        </w:rPr>
        <w:t xml:space="preserve"> </w:t>
      </w:r>
      <w:r w:rsidR="00C62101" w:rsidRPr="00C87F28">
        <w:rPr>
          <w:rFonts w:ascii="바탕" w:eastAsia="바탕" w:hAnsi="바탕" w:hint="eastAsia"/>
          <w:sz w:val="22"/>
          <w:szCs w:val="22"/>
        </w:rPr>
        <w:t>이행</w:t>
      </w:r>
      <w:r w:rsidR="00C62101" w:rsidRPr="00C87F28">
        <w:rPr>
          <w:rFonts w:ascii="바탕" w:eastAsia="바탕" w:hAnsi="바탕"/>
          <w:sz w:val="22"/>
          <w:szCs w:val="22"/>
        </w:rPr>
        <w:t xml:space="preserve"> </w:t>
      </w:r>
      <w:r w:rsidR="00C62101" w:rsidRPr="00C87F28">
        <w:rPr>
          <w:rFonts w:ascii="바탕" w:eastAsia="바탕" w:hAnsi="바탕" w:hint="eastAsia"/>
          <w:sz w:val="22"/>
          <w:szCs w:val="22"/>
        </w:rPr>
        <w:t>과정에서</w:t>
      </w:r>
      <w:r w:rsidR="00C62101" w:rsidRPr="00C87F28">
        <w:rPr>
          <w:rFonts w:ascii="바탕" w:eastAsia="바탕" w:hAnsi="바탕"/>
          <w:sz w:val="22"/>
          <w:szCs w:val="22"/>
        </w:rPr>
        <w:t xml:space="preserve"> </w:t>
      </w:r>
      <w:r w:rsidR="00C62101" w:rsidRPr="00C87F28">
        <w:rPr>
          <w:rFonts w:ascii="바탕" w:eastAsia="바탕" w:hAnsi="바탕" w:hint="eastAsia"/>
          <w:sz w:val="22"/>
          <w:szCs w:val="22"/>
        </w:rPr>
        <w:t>개인정보보호법</w:t>
      </w:r>
      <w:r w:rsidR="00C62101" w:rsidRPr="00C87F28">
        <w:rPr>
          <w:rFonts w:ascii="바탕" w:eastAsia="바탕" w:hAnsi="바탕"/>
          <w:sz w:val="22"/>
          <w:szCs w:val="22"/>
        </w:rPr>
        <w:t xml:space="preserve"> </w:t>
      </w:r>
      <w:r w:rsidR="00C62101" w:rsidRPr="00C87F28">
        <w:rPr>
          <w:rFonts w:ascii="바탕" w:eastAsia="바탕" w:hAnsi="바탕" w:hint="eastAsia"/>
          <w:sz w:val="22"/>
          <w:szCs w:val="22"/>
        </w:rPr>
        <w:t>등</w:t>
      </w:r>
      <w:r w:rsidR="00C62101" w:rsidRPr="00C87F28">
        <w:rPr>
          <w:rFonts w:ascii="바탕" w:eastAsia="바탕" w:hAnsi="바탕"/>
          <w:sz w:val="22"/>
          <w:szCs w:val="22"/>
        </w:rPr>
        <w:t xml:space="preserve"> </w:t>
      </w:r>
      <w:r w:rsidR="00C62101" w:rsidRPr="00C87F28">
        <w:rPr>
          <w:rFonts w:ascii="바탕" w:eastAsia="바탕" w:hAnsi="바탕" w:hint="eastAsia"/>
          <w:sz w:val="22"/>
          <w:szCs w:val="22"/>
        </w:rPr>
        <w:t>개인정보보호와</w:t>
      </w:r>
      <w:r w:rsidR="00C62101" w:rsidRPr="00C87F28">
        <w:rPr>
          <w:rFonts w:ascii="바탕" w:eastAsia="바탕" w:hAnsi="바탕"/>
          <w:sz w:val="22"/>
          <w:szCs w:val="22"/>
        </w:rPr>
        <w:t xml:space="preserve"> </w:t>
      </w:r>
      <w:r w:rsidR="00C62101" w:rsidRPr="00C87F28">
        <w:rPr>
          <w:rFonts w:ascii="바탕" w:eastAsia="바탕" w:hAnsi="바탕" w:hint="eastAsia"/>
          <w:sz w:val="22"/>
          <w:szCs w:val="22"/>
        </w:rPr>
        <w:t>관련된</w:t>
      </w:r>
      <w:r w:rsidR="00C62101" w:rsidRPr="00C87F28">
        <w:rPr>
          <w:rFonts w:ascii="바탕" w:eastAsia="바탕" w:hAnsi="바탕"/>
          <w:sz w:val="22"/>
          <w:szCs w:val="22"/>
        </w:rPr>
        <w:t xml:space="preserve"> </w:t>
      </w:r>
      <w:r w:rsidR="00C62101" w:rsidRPr="00C87F28">
        <w:rPr>
          <w:rFonts w:ascii="바탕" w:eastAsia="바탕" w:hAnsi="바탕" w:hint="eastAsia"/>
          <w:sz w:val="22"/>
          <w:szCs w:val="22"/>
        </w:rPr>
        <w:t>모든</w:t>
      </w:r>
      <w:r w:rsidR="00C62101" w:rsidRPr="00C87F28">
        <w:rPr>
          <w:rFonts w:ascii="바탕" w:eastAsia="바탕" w:hAnsi="바탕"/>
          <w:sz w:val="22"/>
          <w:szCs w:val="22"/>
        </w:rPr>
        <w:t xml:space="preserve"> </w:t>
      </w:r>
      <w:r w:rsidR="00C62101" w:rsidRPr="00C87F28">
        <w:rPr>
          <w:rFonts w:ascii="바탕" w:eastAsia="바탕" w:hAnsi="바탕" w:hint="eastAsia"/>
          <w:sz w:val="22"/>
          <w:szCs w:val="22"/>
        </w:rPr>
        <w:t>법률</w:t>
      </w:r>
      <w:r w:rsidR="00C62101" w:rsidRPr="00C87F28">
        <w:rPr>
          <w:rFonts w:ascii="바탕" w:eastAsia="바탕" w:hAnsi="바탕"/>
          <w:sz w:val="22"/>
          <w:szCs w:val="22"/>
        </w:rPr>
        <w:t xml:space="preserve"> </w:t>
      </w:r>
      <w:r w:rsidR="00C62101" w:rsidRPr="00C87F28">
        <w:rPr>
          <w:rFonts w:ascii="바탕" w:eastAsia="바탕" w:hAnsi="바탕" w:hint="eastAsia"/>
          <w:sz w:val="22"/>
          <w:szCs w:val="22"/>
        </w:rPr>
        <w:t>및</w:t>
      </w:r>
      <w:r w:rsidR="00C62101" w:rsidRPr="00C87F28">
        <w:rPr>
          <w:rFonts w:ascii="바탕" w:eastAsia="바탕" w:hAnsi="바탕"/>
          <w:sz w:val="22"/>
          <w:szCs w:val="22"/>
        </w:rPr>
        <w:t xml:space="preserve"> </w:t>
      </w:r>
      <w:r w:rsidR="00C62101" w:rsidRPr="00C87F28">
        <w:rPr>
          <w:rFonts w:ascii="바탕" w:eastAsia="바탕" w:hAnsi="바탕" w:hint="eastAsia"/>
          <w:sz w:val="22"/>
          <w:szCs w:val="22"/>
        </w:rPr>
        <w:t>규정을</w:t>
      </w:r>
      <w:r w:rsidR="00C62101" w:rsidRPr="00C87F28">
        <w:rPr>
          <w:rFonts w:ascii="바탕" w:eastAsia="바탕" w:hAnsi="바탕"/>
          <w:sz w:val="22"/>
          <w:szCs w:val="22"/>
        </w:rPr>
        <w:t xml:space="preserve"> </w:t>
      </w:r>
      <w:r w:rsidR="00C62101" w:rsidRPr="00C87F28">
        <w:rPr>
          <w:rFonts w:ascii="바탕" w:eastAsia="바탕" w:hAnsi="바탕" w:hint="eastAsia"/>
          <w:sz w:val="22"/>
          <w:szCs w:val="22"/>
        </w:rPr>
        <w:t>준수해야</w:t>
      </w:r>
      <w:r w:rsidR="00C62101" w:rsidRPr="00C87F28">
        <w:rPr>
          <w:rFonts w:ascii="바탕" w:eastAsia="바탕" w:hAnsi="바탕"/>
          <w:sz w:val="22"/>
          <w:szCs w:val="22"/>
        </w:rPr>
        <w:t xml:space="preserve"> </w:t>
      </w:r>
      <w:r w:rsidR="00C62101" w:rsidRPr="00C87F28">
        <w:rPr>
          <w:rFonts w:ascii="바탕" w:eastAsia="바탕" w:hAnsi="바탕" w:hint="eastAsia"/>
          <w:sz w:val="22"/>
          <w:szCs w:val="22"/>
        </w:rPr>
        <w:t>한다</w:t>
      </w:r>
      <w:r w:rsidR="00C62101" w:rsidRPr="00C87F28">
        <w:rPr>
          <w:rFonts w:ascii="바탕" w:eastAsia="바탕" w:hAnsi="바탕"/>
          <w:sz w:val="22"/>
          <w:szCs w:val="22"/>
        </w:rPr>
        <w:t>.</w:t>
      </w:r>
    </w:p>
    <w:p w14:paraId="3EE03203" w14:textId="77777777" w:rsidR="00C62101" w:rsidRPr="00C87F28" w:rsidRDefault="00663AF7">
      <w:pPr>
        <w:numPr>
          <w:ilvl w:val="0"/>
          <w:numId w:val="4"/>
        </w:numPr>
        <w:rPr>
          <w:rFonts w:ascii="바탕" w:eastAsia="바탕" w:hAnsi="바탕"/>
          <w:sz w:val="22"/>
          <w:szCs w:val="22"/>
        </w:rPr>
      </w:pPr>
      <w:r w:rsidRPr="00C87F28">
        <w:rPr>
          <w:rFonts w:ascii="바탕" w:eastAsia="바탕" w:hAnsi="바탕"/>
          <w:sz w:val="22"/>
          <w:szCs w:val="22"/>
        </w:rPr>
        <w:t>“</w:t>
      </w:r>
      <w:r w:rsidR="00C62101" w:rsidRPr="00C87F28">
        <w:rPr>
          <w:rFonts w:ascii="바탕" w:eastAsia="바탕" w:hAnsi="바탕" w:hint="eastAsia"/>
          <w:sz w:val="22"/>
          <w:szCs w:val="22"/>
        </w:rPr>
        <w:t>갑</w:t>
      </w:r>
      <w:r w:rsidRPr="00C87F28">
        <w:rPr>
          <w:rFonts w:ascii="바탕" w:eastAsia="바탕" w:hAnsi="바탕"/>
          <w:sz w:val="22"/>
          <w:szCs w:val="22"/>
        </w:rPr>
        <w:t>”</w:t>
      </w:r>
      <w:r w:rsidR="005B69B7" w:rsidRPr="00C87F28">
        <w:rPr>
          <w:rFonts w:ascii="바탕" w:eastAsia="바탕" w:hAnsi="바탕" w:hint="eastAsia"/>
          <w:sz w:val="22"/>
          <w:szCs w:val="22"/>
        </w:rPr>
        <w:t xml:space="preserve">이 수집한 개인정보를 </w:t>
      </w:r>
      <w:r w:rsidR="005B69B7" w:rsidRPr="00C87F28">
        <w:rPr>
          <w:rFonts w:ascii="바탕" w:eastAsia="바탕" w:hAnsi="바탕"/>
          <w:sz w:val="22"/>
          <w:szCs w:val="22"/>
        </w:rPr>
        <w:t>“</w:t>
      </w:r>
      <w:r w:rsidR="005B69B7" w:rsidRPr="00C87F28">
        <w:rPr>
          <w:rFonts w:ascii="바탕" w:eastAsia="바탕" w:hAnsi="바탕" w:hint="eastAsia"/>
          <w:sz w:val="22"/>
          <w:szCs w:val="22"/>
        </w:rPr>
        <w:t>을</w:t>
      </w:r>
      <w:r w:rsidR="005B69B7" w:rsidRPr="00C87F28">
        <w:rPr>
          <w:rFonts w:ascii="바탕" w:eastAsia="바탕" w:hAnsi="바탕"/>
          <w:sz w:val="22"/>
          <w:szCs w:val="22"/>
        </w:rPr>
        <w:t>”</w:t>
      </w:r>
      <w:r w:rsidR="005B69B7" w:rsidRPr="00C87F28">
        <w:rPr>
          <w:rFonts w:ascii="바탕" w:eastAsia="바탕" w:hAnsi="바탕" w:hint="eastAsia"/>
          <w:sz w:val="22"/>
          <w:szCs w:val="22"/>
        </w:rPr>
        <w:t xml:space="preserve">이 본 계약 수행 중에 처리하는 경우 </w:t>
      </w:r>
      <w:r w:rsidR="005B69B7" w:rsidRPr="00C87F28">
        <w:rPr>
          <w:rFonts w:ascii="바탕" w:eastAsia="바탕" w:hAnsi="바탕"/>
          <w:sz w:val="22"/>
          <w:szCs w:val="22"/>
        </w:rPr>
        <w:t>“</w:t>
      </w:r>
      <w:r w:rsidR="005B69B7" w:rsidRPr="00C87F28">
        <w:rPr>
          <w:rFonts w:ascii="바탕" w:eastAsia="바탕" w:hAnsi="바탕" w:hint="eastAsia"/>
          <w:sz w:val="22"/>
          <w:szCs w:val="22"/>
        </w:rPr>
        <w:t>갑</w:t>
      </w:r>
      <w:r w:rsidR="005B69B7" w:rsidRPr="00C87F28">
        <w:rPr>
          <w:rFonts w:ascii="바탕" w:eastAsia="바탕" w:hAnsi="바탕"/>
          <w:sz w:val="22"/>
          <w:szCs w:val="22"/>
        </w:rPr>
        <w:t>”</w:t>
      </w:r>
      <w:r w:rsidR="005B69B7" w:rsidRPr="00C87F28">
        <w:rPr>
          <w:rFonts w:ascii="바탕" w:eastAsia="바탕" w:hAnsi="바탕" w:hint="eastAsia"/>
          <w:sz w:val="22"/>
          <w:szCs w:val="22"/>
        </w:rPr>
        <w:t xml:space="preserve">과 </w:t>
      </w:r>
      <w:r w:rsidR="005B69B7" w:rsidRPr="00C87F28">
        <w:rPr>
          <w:rFonts w:ascii="바탕" w:eastAsia="바탕" w:hAnsi="바탕"/>
          <w:sz w:val="22"/>
          <w:szCs w:val="22"/>
        </w:rPr>
        <w:t>“</w:t>
      </w:r>
      <w:r w:rsidR="005B69B7" w:rsidRPr="00C87F28">
        <w:rPr>
          <w:rFonts w:ascii="바탕" w:eastAsia="바탕" w:hAnsi="바탕" w:hint="eastAsia"/>
          <w:sz w:val="22"/>
          <w:szCs w:val="22"/>
        </w:rPr>
        <w:t>을</w:t>
      </w:r>
      <w:r w:rsidR="005B69B7" w:rsidRPr="00C87F28">
        <w:rPr>
          <w:rFonts w:ascii="바탕" w:eastAsia="바탕" w:hAnsi="바탕"/>
          <w:sz w:val="22"/>
          <w:szCs w:val="22"/>
        </w:rPr>
        <w:t>”</w:t>
      </w:r>
      <w:r w:rsidR="005B69B7" w:rsidRPr="00C87F28">
        <w:rPr>
          <w:rFonts w:ascii="바탕" w:eastAsia="바탕" w:hAnsi="바탕" w:hint="eastAsia"/>
          <w:sz w:val="22"/>
          <w:szCs w:val="22"/>
        </w:rPr>
        <w:t>은 별도의 개인정보위탁계약을 체결한다.</w:t>
      </w:r>
      <w:r w:rsidR="005B69B7" w:rsidRPr="00C87F28">
        <w:rPr>
          <w:rFonts w:ascii="바탕" w:eastAsia="바탕" w:hAnsi="바탕"/>
          <w:sz w:val="22"/>
          <w:szCs w:val="22"/>
        </w:rPr>
        <w:t xml:space="preserve"> </w:t>
      </w:r>
    </w:p>
    <w:p w14:paraId="39EB77AE" w14:textId="77777777" w:rsidR="00C62101" w:rsidRPr="00C87F28" w:rsidRDefault="00C62101" w:rsidP="006762C5">
      <w:pPr>
        <w:rPr>
          <w:rFonts w:ascii="바탕" w:eastAsia="바탕" w:hAnsi="바탕"/>
          <w:b/>
          <w:bCs/>
          <w:noProof/>
          <w:sz w:val="22"/>
          <w:szCs w:val="22"/>
        </w:rPr>
      </w:pPr>
    </w:p>
    <w:p w14:paraId="195B18D8" w14:textId="77777777" w:rsidR="006762C5" w:rsidRPr="00C87F28" w:rsidRDefault="006762C5" w:rsidP="006762C5">
      <w:pPr>
        <w:rPr>
          <w:rFonts w:ascii="바탕" w:eastAsia="바탕" w:hAnsi="바탕"/>
          <w:b/>
          <w:bCs/>
          <w:noProof/>
          <w:sz w:val="22"/>
          <w:szCs w:val="22"/>
        </w:rPr>
      </w:pPr>
      <w:r w:rsidRPr="00C87F28">
        <w:rPr>
          <w:rFonts w:ascii="바탕" w:eastAsia="바탕" w:hAnsi="바탕" w:hint="eastAsia"/>
          <w:b/>
          <w:bCs/>
          <w:noProof/>
          <w:sz w:val="22"/>
          <w:szCs w:val="22"/>
        </w:rPr>
        <w:t>제</w:t>
      </w:r>
      <w:r w:rsidR="00C40BE9" w:rsidRPr="00C87F28">
        <w:rPr>
          <w:rFonts w:ascii="바탕" w:eastAsia="바탕" w:hAnsi="바탕" w:hint="eastAsia"/>
          <w:b/>
          <w:bCs/>
          <w:noProof/>
          <w:sz w:val="22"/>
          <w:szCs w:val="22"/>
        </w:rPr>
        <w:t>1</w:t>
      </w:r>
      <w:r w:rsidR="005B69B7" w:rsidRPr="00C87F28">
        <w:rPr>
          <w:rFonts w:ascii="바탕" w:eastAsia="바탕" w:hAnsi="바탕"/>
          <w:b/>
          <w:bCs/>
          <w:noProof/>
          <w:sz w:val="22"/>
          <w:szCs w:val="22"/>
        </w:rPr>
        <w:t>8</w:t>
      </w:r>
      <w:r w:rsidRPr="00C87F28">
        <w:rPr>
          <w:rFonts w:ascii="바탕" w:eastAsia="바탕" w:hAnsi="바탕" w:hint="eastAsia"/>
          <w:b/>
          <w:bCs/>
          <w:noProof/>
          <w:sz w:val="22"/>
          <w:szCs w:val="22"/>
        </w:rPr>
        <w:t>조 (특약사항)</w:t>
      </w:r>
    </w:p>
    <w:p w14:paraId="56D4C6A6" w14:textId="77777777" w:rsidR="006762C5" w:rsidRPr="00C87F28" w:rsidRDefault="006762C5" w:rsidP="006762C5">
      <w:pPr>
        <w:rPr>
          <w:rFonts w:ascii="바탕" w:eastAsia="바탕" w:hAnsi="바탕"/>
          <w:noProof/>
          <w:sz w:val="22"/>
          <w:szCs w:val="22"/>
        </w:rPr>
      </w:pPr>
    </w:p>
    <w:p w14:paraId="3BD5A047" w14:textId="3F5E1A47" w:rsidR="006762C5" w:rsidRPr="00EA5ED2" w:rsidRDefault="006762C5">
      <w:pPr>
        <w:pStyle w:val="a8"/>
        <w:numPr>
          <w:ilvl w:val="0"/>
          <w:numId w:val="14"/>
        </w:numPr>
        <w:ind w:leftChars="0"/>
        <w:rPr>
          <w:rFonts w:ascii="바탕" w:eastAsia="바탕" w:hAnsi="바탕"/>
          <w:noProof/>
          <w:sz w:val="22"/>
          <w:szCs w:val="22"/>
        </w:rPr>
      </w:pPr>
      <w:r w:rsidRPr="00EA5ED2">
        <w:rPr>
          <w:rFonts w:ascii="바탕" w:eastAsia="바탕" w:hAnsi="바탕"/>
          <w:noProof/>
          <w:sz w:val="22"/>
          <w:szCs w:val="22"/>
        </w:rPr>
        <w:t>“</w:t>
      </w:r>
      <w:r w:rsidRPr="00EA5ED2">
        <w:rPr>
          <w:rFonts w:ascii="바탕" w:eastAsia="바탕" w:hAnsi="바탕" w:hint="eastAsia"/>
          <w:noProof/>
          <w:sz w:val="22"/>
          <w:szCs w:val="22"/>
        </w:rPr>
        <w:t>갑</w:t>
      </w:r>
      <w:r w:rsidRPr="00EA5ED2">
        <w:rPr>
          <w:rFonts w:ascii="바탕" w:eastAsia="바탕" w:hAnsi="바탕"/>
          <w:noProof/>
          <w:sz w:val="22"/>
          <w:szCs w:val="22"/>
        </w:rPr>
        <w:t>”</w:t>
      </w:r>
      <w:r w:rsidRPr="00EA5ED2">
        <w:rPr>
          <w:rFonts w:ascii="바탕" w:eastAsia="바탕" w:hAnsi="바탕" w:hint="eastAsia"/>
          <w:noProof/>
          <w:sz w:val="22"/>
          <w:szCs w:val="22"/>
        </w:rPr>
        <w:t xml:space="preserve">과 </w:t>
      </w:r>
      <w:r w:rsidRPr="00EA5ED2">
        <w:rPr>
          <w:rFonts w:ascii="바탕" w:eastAsia="바탕" w:hAnsi="바탕"/>
          <w:noProof/>
          <w:sz w:val="22"/>
          <w:szCs w:val="22"/>
        </w:rPr>
        <w:t>“</w:t>
      </w:r>
      <w:r w:rsidRPr="00EA5ED2">
        <w:rPr>
          <w:rFonts w:ascii="바탕" w:eastAsia="바탕" w:hAnsi="바탕" w:hint="eastAsia"/>
          <w:noProof/>
          <w:sz w:val="22"/>
          <w:szCs w:val="22"/>
        </w:rPr>
        <w:t>을</w:t>
      </w:r>
      <w:r w:rsidRPr="00EA5ED2">
        <w:rPr>
          <w:rFonts w:ascii="바탕" w:eastAsia="바탕" w:hAnsi="바탕"/>
          <w:noProof/>
          <w:sz w:val="22"/>
          <w:szCs w:val="22"/>
        </w:rPr>
        <w:t>”</w:t>
      </w:r>
      <w:r w:rsidRPr="00EA5ED2">
        <w:rPr>
          <w:rFonts w:ascii="바탕" w:eastAsia="바탕" w:hAnsi="바탕" w:hint="eastAsia"/>
          <w:noProof/>
          <w:sz w:val="22"/>
          <w:szCs w:val="22"/>
        </w:rPr>
        <w:t>간에 서면으로 특약사항을 정할 수 있다.</w:t>
      </w:r>
    </w:p>
    <w:p w14:paraId="0D7292B2" w14:textId="69ECA3E7" w:rsidR="006762C5" w:rsidRPr="00EA5ED2" w:rsidRDefault="006762C5">
      <w:pPr>
        <w:pStyle w:val="a8"/>
        <w:numPr>
          <w:ilvl w:val="0"/>
          <w:numId w:val="14"/>
        </w:numPr>
        <w:ind w:leftChars="0"/>
        <w:rPr>
          <w:rFonts w:ascii="바탕" w:eastAsia="바탕" w:hAnsi="바탕"/>
          <w:noProof/>
          <w:sz w:val="22"/>
          <w:szCs w:val="22"/>
        </w:rPr>
      </w:pPr>
      <w:r w:rsidRPr="00EA5ED2">
        <w:rPr>
          <w:rFonts w:ascii="바탕" w:eastAsia="바탕" w:hAnsi="바탕"/>
          <w:noProof/>
          <w:sz w:val="22"/>
          <w:szCs w:val="22"/>
        </w:rPr>
        <w:t>“</w:t>
      </w:r>
      <w:r w:rsidRPr="00EA5ED2">
        <w:rPr>
          <w:rFonts w:ascii="바탕" w:eastAsia="바탕" w:hAnsi="바탕" w:hint="eastAsia"/>
          <w:noProof/>
          <w:sz w:val="22"/>
          <w:szCs w:val="22"/>
        </w:rPr>
        <w:t>갑</w:t>
      </w:r>
      <w:r w:rsidRPr="00EA5ED2">
        <w:rPr>
          <w:rFonts w:ascii="바탕" w:eastAsia="바탕" w:hAnsi="바탕"/>
          <w:noProof/>
          <w:sz w:val="22"/>
          <w:szCs w:val="22"/>
        </w:rPr>
        <w:t>”</w:t>
      </w:r>
      <w:r w:rsidRPr="00EA5ED2">
        <w:rPr>
          <w:rFonts w:ascii="바탕" w:eastAsia="바탕" w:hAnsi="바탕" w:hint="eastAsia"/>
          <w:noProof/>
          <w:sz w:val="22"/>
          <w:szCs w:val="22"/>
        </w:rPr>
        <w:t xml:space="preserve">과 </w:t>
      </w:r>
      <w:r w:rsidRPr="00EA5ED2">
        <w:rPr>
          <w:rFonts w:ascii="바탕" w:eastAsia="바탕" w:hAnsi="바탕"/>
          <w:noProof/>
          <w:sz w:val="22"/>
          <w:szCs w:val="22"/>
        </w:rPr>
        <w:t>“</w:t>
      </w:r>
      <w:r w:rsidRPr="00EA5ED2">
        <w:rPr>
          <w:rFonts w:ascii="바탕" w:eastAsia="바탕" w:hAnsi="바탕" w:hint="eastAsia"/>
          <w:noProof/>
          <w:sz w:val="22"/>
          <w:szCs w:val="22"/>
        </w:rPr>
        <w:t>을</w:t>
      </w:r>
      <w:r w:rsidRPr="00EA5ED2">
        <w:rPr>
          <w:rFonts w:ascii="바탕" w:eastAsia="바탕" w:hAnsi="바탕"/>
          <w:noProof/>
          <w:sz w:val="22"/>
          <w:szCs w:val="22"/>
        </w:rPr>
        <w:t>”</w:t>
      </w:r>
      <w:r w:rsidRPr="00EA5ED2">
        <w:rPr>
          <w:rFonts w:ascii="바탕" w:eastAsia="바탕" w:hAnsi="바탕" w:hint="eastAsia"/>
          <w:noProof/>
          <w:sz w:val="22"/>
          <w:szCs w:val="22"/>
        </w:rPr>
        <w:t>이 본 계약의 내용과 달리 서면으로 정한 특약사항은 본 계약서에 우선한다.</w:t>
      </w:r>
    </w:p>
    <w:p w14:paraId="7F727467" w14:textId="77777777" w:rsidR="006762C5" w:rsidRPr="00C87F28" w:rsidRDefault="006762C5" w:rsidP="006762C5">
      <w:pPr>
        <w:tabs>
          <w:tab w:val="left" w:pos="1806"/>
        </w:tabs>
        <w:rPr>
          <w:rFonts w:ascii="바탕" w:eastAsia="바탕" w:hAnsi="바탕"/>
          <w:noProof/>
          <w:sz w:val="22"/>
          <w:szCs w:val="22"/>
        </w:rPr>
      </w:pPr>
    </w:p>
    <w:p w14:paraId="64E88708" w14:textId="77777777" w:rsidR="006762C5" w:rsidRPr="00C87F28" w:rsidRDefault="006762C5" w:rsidP="006762C5">
      <w:pPr>
        <w:spacing w:line="380" w:lineRule="atLeast"/>
        <w:ind w:left="60"/>
        <w:outlineLvl w:val="0"/>
        <w:rPr>
          <w:rFonts w:ascii="바탕" w:eastAsia="바탕" w:hAnsi="바탕"/>
          <w:b/>
          <w:bCs/>
          <w:sz w:val="22"/>
          <w:szCs w:val="22"/>
        </w:rPr>
      </w:pPr>
      <w:r w:rsidRPr="00C87F28">
        <w:rPr>
          <w:rFonts w:ascii="바탕" w:eastAsia="바탕" w:hAnsi="바탕" w:hint="eastAsia"/>
          <w:b/>
          <w:bCs/>
          <w:sz w:val="22"/>
          <w:szCs w:val="22"/>
        </w:rPr>
        <w:t>제</w:t>
      </w:r>
      <w:r w:rsidR="00C40BE9" w:rsidRPr="00C87F28">
        <w:rPr>
          <w:rFonts w:ascii="바탕" w:eastAsia="바탕" w:hAnsi="바탕" w:hint="eastAsia"/>
          <w:b/>
          <w:bCs/>
          <w:sz w:val="22"/>
          <w:szCs w:val="22"/>
        </w:rPr>
        <w:t>1</w:t>
      </w:r>
      <w:r w:rsidR="005B69B7" w:rsidRPr="00C87F28">
        <w:rPr>
          <w:rFonts w:ascii="바탕" w:eastAsia="바탕" w:hAnsi="바탕"/>
          <w:b/>
          <w:bCs/>
          <w:sz w:val="22"/>
          <w:szCs w:val="22"/>
        </w:rPr>
        <w:t>9</w:t>
      </w:r>
      <w:r w:rsidRPr="00C87F28">
        <w:rPr>
          <w:rFonts w:ascii="바탕" w:eastAsia="바탕" w:hAnsi="바탕" w:hint="eastAsia"/>
          <w:b/>
          <w:bCs/>
          <w:sz w:val="22"/>
          <w:szCs w:val="22"/>
        </w:rPr>
        <w:t>조 (적용법규와 분쟁의 해결)</w:t>
      </w:r>
    </w:p>
    <w:p w14:paraId="4791223C" w14:textId="77777777" w:rsidR="006762C5" w:rsidRPr="00C87F28" w:rsidRDefault="006762C5" w:rsidP="006762C5">
      <w:pPr>
        <w:spacing w:line="380" w:lineRule="atLeast"/>
        <w:ind w:left="60"/>
        <w:rPr>
          <w:rFonts w:ascii="바탕" w:eastAsia="바탕" w:hAnsi="바탕"/>
          <w:sz w:val="22"/>
          <w:szCs w:val="22"/>
        </w:rPr>
      </w:pPr>
    </w:p>
    <w:p w14:paraId="25DB39F4" w14:textId="4B131108" w:rsidR="006762C5" w:rsidRPr="00EA5ED2" w:rsidRDefault="006762C5">
      <w:pPr>
        <w:pStyle w:val="a8"/>
        <w:numPr>
          <w:ilvl w:val="0"/>
          <w:numId w:val="15"/>
        </w:numPr>
        <w:ind w:leftChars="0"/>
        <w:rPr>
          <w:rFonts w:ascii="바탕" w:eastAsia="바탕" w:hAnsi="바탕"/>
          <w:noProof/>
          <w:sz w:val="22"/>
          <w:szCs w:val="22"/>
        </w:rPr>
      </w:pPr>
      <w:r w:rsidRPr="00EA5ED2">
        <w:rPr>
          <w:rFonts w:ascii="바탕" w:eastAsia="바탕" w:hAnsi="바탕" w:hint="eastAsia"/>
          <w:noProof/>
          <w:sz w:val="22"/>
          <w:szCs w:val="22"/>
        </w:rPr>
        <w:t>본 계약서에는 대한민국의 법률이 적용되며 그에 따라 해석된다.</w:t>
      </w:r>
    </w:p>
    <w:p w14:paraId="664B1D88" w14:textId="688B8D73" w:rsidR="006762C5" w:rsidRPr="00EA5ED2" w:rsidRDefault="006762C5">
      <w:pPr>
        <w:pStyle w:val="a8"/>
        <w:numPr>
          <w:ilvl w:val="0"/>
          <w:numId w:val="15"/>
        </w:numPr>
        <w:ind w:leftChars="0"/>
        <w:rPr>
          <w:rFonts w:ascii="바탕" w:eastAsia="바탕" w:hAnsi="바탕"/>
          <w:noProof/>
          <w:sz w:val="22"/>
          <w:szCs w:val="22"/>
        </w:rPr>
      </w:pPr>
      <w:r w:rsidRPr="00EA5ED2">
        <w:rPr>
          <w:rFonts w:ascii="바탕" w:eastAsia="바탕" w:hAnsi="바탕" w:hint="eastAsia"/>
          <w:noProof/>
          <w:sz w:val="22"/>
          <w:szCs w:val="22"/>
        </w:rPr>
        <w:t xml:space="preserve">본 계약과 관련하여 분쟁이 발생할 경우 </w:t>
      </w:r>
      <w:r w:rsidRPr="00EA5ED2">
        <w:rPr>
          <w:rFonts w:ascii="바탕" w:eastAsia="바탕" w:hAnsi="바탕"/>
          <w:noProof/>
          <w:sz w:val="22"/>
          <w:szCs w:val="22"/>
        </w:rPr>
        <w:t>“</w:t>
      </w:r>
      <w:r w:rsidRPr="00EA5ED2">
        <w:rPr>
          <w:rFonts w:ascii="바탕" w:eastAsia="바탕" w:hAnsi="바탕" w:hint="eastAsia"/>
          <w:noProof/>
          <w:sz w:val="22"/>
          <w:szCs w:val="22"/>
        </w:rPr>
        <w:t>갑</w:t>
      </w:r>
      <w:r w:rsidRPr="00EA5ED2">
        <w:rPr>
          <w:rFonts w:ascii="바탕" w:eastAsia="바탕" w:hAnsi="바탕"/>
          <w:noProof/>
          <w:sz w:val="22"/>
          <w:szCs w:val="22"/>
        </w:rPr>
        <w:t>”</w:t>
      </w:r>
      <w:r w:rsidRPr="00EA5ED2">
        <w:rPr>
          <w:rFonts w:ascii="바탕" w:eastAsia="바탕" w:hAnsi="바탕" w:hint="eastAsia"/>
          <w:noProof/>
          <w:sz w:val="22"/>
          <w:szCs w:val="22"/>
        </w:rPr>
        <w:t xml:space="preserve">과 </w:t>
      </w:r>
      <w:r w:rsidRPr="00EA5ED2">
        <w:rPr>
          <w:rFonts w:ascii="바탕" w:eastAsia="바탕" w:hAnsi="바탕"/>
          <w:noProof/>
          <w:sz w:val="22"/>
          <w:szCs w:val="22"/>
        </w:rPr>
        <w:t>“</w:t>
      </w:r>
      <w:r w:rsidRPr="00EA5ED2">
        <w:rPr>
          <w:rFonts w:ascii="바탕" w:eastAsia="바탕" w:hAnsi="바탕" w:hint="eastAsia"/>
          <w:noProof/>
          <w:sz w:val="22"/>
          <w:szCs w:val="22"/>
        </w:rPr>
        <w:t>을</w:t>
      </w:r>
      <w:r w:rsidRPr="00EA5ED2">
        <w:rPr>
          <w:rFonts w:ascii="바탕" w:eastAsia="바탕" w:hAnsi="바탕"/>
          <w:noProof/>
          <w:sz w:val="22"/>
          <w:szCs w:val="22"/>
        </w:rPr>
        <w:t>”</w:t>
      </w:r>
      <w:r w:rsidRPr="00EA5ED2">
        <w:rPr>
          <w:rFonts w:ascii="바탕" w:eastAsia="바탕" w:hAnsi="바탕" w:hint="eastAsia"/>
          <w:noProof/>
          <w:sz w:val="22"/>
          <w:szCs w:val="22"/>
        </w:rPr>
        <w:t>이 합의하여 해결함을 원칙으로 하되, 합의가 되지 않을 경우 모든 분쟁은 서울중앙지방법원을 제1심</w:t>
      </w:r>
      <w:r w:rsidR="005A2078" w:rsidRPr="00EA5ED2">
        <w:rPr>
          <w:rFonts w:ascii="바탕" w:eastAsia="바탕" w:hAnsi="바탕" w:hint="eastAsia"/>
          <w:noProof/>
          <w:sz w:val="22"/>
          <w:szCs w:val="22"/>
        </w:rPr>
        <w:t>의 전속적</w:t>
      </w:r>
      <w:r w:rsidRPr="00EA5ED2">
        <w:rPr>
          <w:rFonts w:ascii="바탕" w:eastAsia="바탕" w:hAnsi="바탕" w:hint="eastAsia"/>
          <w:noProof/>
          <w:sz w:val="22"/>
          <w:szCs w:val="22"/>
        </w:rPr>
        <w:t xml:space="preserve"> </w:t>
      </w:r>
      <w:r w:rsidR="005A2078" w:rsidRPr="00EA5ED2">
        <w:rPr>
          <w:rFonts w:ascii="바탕" w:eastAsia="바탕" w:hAnsi="바탕" w:hint="eastAsia"/>
          <w:noProof/>
          <w:sz w:val="22"/>
          <w:szCs w:val="22"/>
        </w:rPr>
        <w:t>합의</w:t>
      </w:r>
      <w:r w:rsidRPr="00EA5ED2">
        <w:rPr>
          <w:rFonts w:ascii="바탕" w:eastAsia="바탕" w:hAnsi="바탕" w:hint="eastAsia"/>
          <w:noProof/>
          <w:sz w:val="22"/>
          <w:szCs w:val="22"/>
        </w:rPr>
        <w:t>관할법원으로 한다.</w:t>
      </w:r>
    </w:p>
    <w:p w14:paraId="6AB8C6B7" w14:textId="77777777" w:rsidR="000E0B58" w:rsidRPr="00C87F28" w:rsidRDefault="000E0B58" w:rsidP="006762C5">
      <w:pPr>
        <w:spacing w:line="380" w:lineRule="atLeast"/>
        <w:ind w:left="60"/>
        <w:rPr>
          <w:rFonts w:ascii="바탕" w:eastAsia="바탕" w:hAnsi="바탕"/>
          <w:sz w:val="22"/>
          <w:szCs w:val="22"/>
        </w:rPr>
      </w:pPr>
    </w:p>
    <w:p w14:paraId="4DAC524A" w14:textId="77777777" w:rsidR="006762C5" w:rsidRPr="00C87F28" w:rsidRDefault="006762C5" w:rsidP="006762C5">
      <w:pPr>
        <w:spacing w:line="380" w:lineRule="atLeast"/>
        <w:ind w:left="60"/>
        <w:outlineLvl w:val="0"/>
        <w:rPr>
          <w:rFonts w:ascii="바탕" w:eastAsia="바탕" w:hAnsi="바탕"/>
          <w:b/>
          <w:bCs/>
          <w:sz w:val="22"/>
          <w:szCs w:val="22"/>
        </w:rPr>
      </w:pPr>
      <w:r w:rsidRPr="00C87F28">
        <w:rPr>
          <w:rFonts w:ascii="바탕" w:eastAsia="바탕" w:hAnsi="바탕" w:hint="eastAsia"/>
          <w:b/>
          <w:bCs/>
          <w:sz w:val="22"/>
          <w:szCs w:val="22"/>
        </w:rPr>
        <w:t>제</w:t>
      </w:r>
      <w:r w:rsidR="005B69B7" w:rsidRPr="00C87F28">
        <w:rPr>
          <w:rFonts w:ascii="바탕" w:eastAsia="바탕" w:hAnsi="바탕"/>
          <w:b/>
          <w:bCs/>
          <w:sz w:val="22"/>
          <w:szCs w:val="22"/>
        </w:rPr>
        <w:t>20</w:t>
      </w:r>
      <w:r w:rsidRPr="00C87F28">
        <w:rPr>
          <w:rFonts w:ascii="바탕" w:eastAsia="바탕" w:hAnsi="바탕" w:hint="eastAsia"/>
          <w:b/>
          <w:bCs/>
          <w:sz w:val="22"/>
          <w:szCs w:val="22"/>
        </w:rPr>
        <w:t>조 (기타사항)</w:t>
      </w:r>
    </w:p>
    <w:p w14:paraId="66DDCBBA" w14:textId="77777777" w:rsidR="006762C5" w:rsidRPr="00C87F28" w:rsidRDefault="006762C5" w:rsidP="006762C5">
      <w:pPr>
        <w:spacing w:line="380" w:lineRule="atLeast"/>
        <w:ind w:left="60"/>
        <w:outlineLvl w:val="0"/>
        <w:rPr>
          <w:rFonts w:ascii="바탕" w:eastAsia="바탕" w:hAnsi="바탕"/>
          <w:sz w:val="22"/>
          <w:szCs w:val="22"/>
        </w:rPr>
      </w:pPr>
    </w:p>
    <w:p w14:paraId="65DD9F85" w14:textId="77777777" w:rsidR="006762C5" w:rsidRPr="00C87F28" w:rsidRDefault="006762C5">
      <w:pPr>
        <w:numPr>
          <w:ilvl w:val="0"/>
          <w:numId w:val="2"/>
        </w:numPr>
        <w:rPr>
          <w:rFonts w:ascii="바탕" w:eastAsia="바탕" w:hAnsi="바탕"/>
          <w:sz w:val="22"/>
          <w:szCs w:val="22"/>
        </w:rPr>
      </w:pPr>
      <w:r w:rsidRPr="00C87F28">
        <w:rPr>
          <w:rFonts w:ascii="바탕" w:eastAsia="바탕" w:hAnsi="바탕" w:hint="eastAsia"/>
          <w:sz w:val="22"/>
          <w:szCs w:val="22"/>
        </w:rPr>
        <w:t>쌍방은 상대방의 서면동의 없이 계약에 따른 권리와 의무를 타인에게 양도할 수 없다.</w:t>
      </w:r>
    </w:p>
    <w:p w14:paraId="023DA250" w14:textId="77777777" w:rsidR="006762C5" w:rsidRPr="00C87F28" w:rsidRDefault="006762C5">
      <w:pPr>
        <w:numPr>
          <w:ilvl w:val="0"/>
          <w:numId w:val="2"/>
        </w:numPr>
        <w:rPr>
          <w:rFonts w:ascii="바탕" w:eastAsia="바탕" w:hAnsi="바탕"/>
          <w:sz w:val="22"/>
          <w:szCs w:val="22"/>
        </w:rPr>
      </w:pPr>
      <w:r w:rsidRPr="00C87F28">
        <w:rPr>
          <w:rFonts w:ascii="바탕" w:eastAsia="바탕" w:hAnsi="바탕" w:hint="eastAsia"/>
          <w:sz w:val="22"/>
          <w:szCs w:val="22"/>
        </w:rPr>
        <w:t xml:space="preserve">본 계약의 내용은 기밀 사항으로 인정되며 쌍방에서는 상대방의 문서화된 승낙 없이 공개할 수 없다.  그러나, </w:t>
      </w:r>
      <w:r w:rsidRPr="00C87F28">
        <w:rPr>
          <w:rFonts w:ascii="바탕" w:eastAsia="바탕" w:hAnsi="바탕"/>
          <w:sz w:val="22"/>
          <w:szCs w:val="22"/>
        </w:rPr>
        <w:t>“</w:t>
      </w:r>
      <w:r w:rsidRPr="00C87F28">
        <w:rPr>
          <w:rFonts w:ascii="바탕" w:eastAsia="바탕" w:hAnsi="바탕" w:hint="eastAsia"/>
          <w:sz w:val="22"/>
          <w:szCs w:val="22"/>
        </w:rPr>
        <w:t>갑</w:t>
      </w:r>
      <w:r w:rsidRPr="00C87F28">
        <w:rPr>
          <w:rFonts w:ascii="바탕" w:eastAsia="바탕" w:hAnsi="바탕"/>
          <w:sz w:val="22"/>
          <w:szCs w:val="22"/>
        </w:rPr>
        <w:t>”</w:t>
      </w:r>
      <w:r w:rsidRPr="00C87F28">
        <w:rPr>
          <w:rFonts w:ascii="바탕" w:eastAsia="바탕" w:hAnsi="바탕" w:hint="eastAsia"/>
          <w:sz w:val="22"/>
          <w:szCs w:val="22"/>
        </w:rPr>
        <w:t xml:space="preserve">이 동의하는 경우 </w:t>
      </w:r>
      <w:r w:rsidRPr="00C87F28">
        <w:rPr>
          <w:rFonts w:ascii="바탕" w:eastAsia="바탕" w:hAnsi="바탕"/>
          <w:sz w:val="22"/>
          <w:szCs w:val="22"/>
        </w:rPr>
        <w:t>“</w:t>
      </w:r>
      <w:r w:rsidRPr="00C87F28">
        <w:rPr>
          <w:rFonts w:ascii="바탕" w:eastAsia="바탕" w:hAnsi="바탕" w:hint="eastAsia"/>
          <w:sz w:val="22"/>
          <w:szCs w:val="22"/>
        </w:rPr>
        <w:t>을</w:t>
      </w:r>
      <w:r w:rsidRPr="00C87F28">
        <w:rPr>
          <w:rFonts w:ascii="바탕" w:eastAsia="바탕" w:hAnsi="바탕"/>
          <w:sz w:val="22"/>
          <w:szCs w:val="22"/>
        </w:rPr>
        <w:t>”</w:t>
      </w:r>
      <w:r w:rsidRPr="00C87F28">
        <w:rPr>
          <w:rFonts w:ascii="바탕" w:eastAsia="바탕" w:hAnsi="바탕" w:hint="eastAsia"/>
          <w:sz w:val="22"/>
          <w:szCs w:val="22"/>
        </w:rPr>
        <w:t xml:space="preserve">은 </w:t>
      </w:r>
      <w:r w:rsidRPr="00C87F28">
        <w:rPr>
          <w:rFonts w:ascii="바탕" w:eastAsia="바탕" w:hAnsi="바탕"/>
          <w:sz w:val="22"/>
          <w:szCs w:val="22"/>
        </w:rPr>
        <w:t>“</w:t>
      </w:r>
      <w:r w:rsidRPr="00C87F28">
        <w:rPr>
          <w:rFonts w:ascii="바탕" w:eastAsia="바탕" w:hAnsi="바탕" w:hint="eastAsia"/>
          <w:sz w:val="22"/>
          <w:szCs w:val="22"/>
        </w:rPr>
        <w:t>갑</w:t>
      </w:r>
      <w:r w:rsidRPr="00C87F28">
        <w:rPr>
          <w:rFonts w:ascii="바탕" w:eastAsia="바탕" w:hAnsi="바탕"/>
          <w:sz w:val="22"/>
          <w:szCs w:val="22"/>
        </w:rPr>
        <w:t>”</w:t>
      </w:r>
      <w:r w:rsidRPr="00C87F28">
        <w:rPr>
          <w:rFonts w:ascii="바탕" w:eastAsia="바탕" w:hAnsi="바탕" w:hint="eastAsia"/>
          <w:sz w:val="22"/>
          <w:szCs w:val="22"/>
        </w:rPr>
        <w:t xml:space="preserve">의 이름을 인용할 수 있다. 계약서의 조항 표현이 직접적으로 또는 간접적으로 지속되게 기재되었다면 조항은 지속적으로 쌍방을 속박한다.  </w:t>
      </w:r>
    </w:p>
    <w:p w14:paraId="1188873F" w14:textId="77777777" w:rsidR="006762C5" w:rsidRPr="00C87F28" w:rsidRDefault="006762C5">
      <w:pPr>
        <w:numPr>
          <w:ilvl w:val="0"/>
          <w:numId w:val="2"/>
        </w:numPr>
        <w:rPr>
          <w:rFonts w:ascii="바탕" w:eastAsia="바탕" w:hAnsi="바탕"/>
          <w:sz w:val="22"/>
          <w:szCs w:val="22"/>
        </w:rPr>
      </w:pPr>
      <w:r w:rsidRPr="00C87F28">
        <w:rPr>
          <w:rFonts w:ascii="바탕" w:eastAsia="바탕" w:hAnsi="바탕" w:hint="eastAsia"/>
          <w:sz w:val="22"/>
          <w:szCs w:val="22"/>
        </w:rPr>
        <w:t xml:space="preserve">계약 조항이 일부 무효인 경우 나머지 조항은 유효한 것으로 본다. </w:t>
      </w:r>
    </w:p>
    <w:p w14:paraId="19B3288B" w14:textId="711B62DD" w:rsidR="00EA5ED2" w:rsidRDefault="006762C5" w:rsidP="00EA5ED2">
      <w:pPr>
        <w:ind w:leftChars="202" w:left="747" w:hangingChars="159" w:hanging="343"/>
        <w:rPr>
          <w:rFonts w:ascii="바탕" w:eastAsia="바탕" w:hAnsi="바탕"/>
          <w:sz w:val="22"/>
          <w:szCs w:val="22"/>
        </w:rPr>
      </w:pPr>
      <w:r w:rsidRPr="00C87F28">
        <w:rPr>
          <w:rFonts w:ascii="바탕" w:eastAsia="바탕" w:hAnsi="바탕"/>
          <w:b/>
          <w:bCs/>
          <w:sz w:val="22"/>
          <w:szCs w:val="22"/>
        </w:rPr>
        <w:tab/>
      </w:r>
      <w:r w:rsidRPr="00C87F28">
        <w:rPr>
          <w:rFonts w:ascii="바탕" w:eastAsia="바탕" w:hAnsi="바탕" w:hint="eastAsia"/>
          <w:sz w:val="22"/>
          <w:szCs w:val="22"/>
        </w:rPr>
        <w:t xml:space="preserve"> </w:t>
      </w:r>
      <w:r w:rsidR="001F3D62" w:rsidRPr="00C87F28">
        <w:rPr>
          <w:rFonts w:ascii="바탕" w:eastAsia="바탕" w:hAnsi="바탕"/>
          <w:sz w:val="22"/>
          <w:szCs w:val="22"/>
        </w:rPr>
        <w:t xml:space="preserve">  </w:t>
      </w:r>
      <w:r w:rsidR="00EA5ED2">
        <w:rPr>
          <w:rFonts w:ascii="바탕" w:eastAsia="바탕" w:hAnsi="바탕"/>
          <w:sz w:val="22"/>
          <w:szCs w:val="22"/>
        </w:rPr>
        <w:t xml:space="preserve">                  </w:t>
      </w:r>
    </w:p>
    <w:p w14:paraId="42ACB7AA" w14:textId="770EC680" w:rsidR="00D40765" w:rsidRDefault="00D40765" w:rsidP="00EA5ED2">
      <w:pPr>
        <w:ind w:leftChars="202" w:left="754" w:hangingChars="159" w:hanging="350"/>
        <w:rPr>
          <w:rFonts w:ascii="바탕" w:eastAsia="바탕" w:hAnsi="바탕"/>
          <w:sz w:val="22"/>
          <w:szCs w:val="22"/>
        </w:rPr>
      </w:pPr>
    </w:p>
    <w:p w14:paraId="0CE22339" w14:textId="5A6E0BF6" w:rsidR="00D40765" w:rsidRDefault="00D40765" w:rsidP="00EA5ED2">
      <w:pPr>
        <w:ind w:leftChars="202" w:left="754" w:hangingChars="159" w:hanging="350"/>
        <w:rPr>
          <w:rFonts w:ascii="바탕" w:eastAsia="바탕" w:hAnsi="바탕"/>
          <w:sz w:val="22"/>
          <w:szCs w:val="22"/>
        </w:rPr>
      </w:pPr>
    </w:p>
    <w:p w14:paraId="4ACDB66E" w14:textId="50DC8089" w:rsidR="00D40765" w:rsidRDefault="00D40765" w:rsidP="00EA5ED2">
      <w:pPr>
        <w:ind w:leftChars="202" w:left="754" w:hangingChars="159" w:hanging="350"/>
        <w:rPr>
          <w:rFonts w:ascii="바탕" w:eastAsia="바탕" w:hAnsi="바탕"/>
          <w:sz w:val="22"/>
          <w:szCs w:val="22"/>
        </w:rPr>
      </w:pPr>
    </w:p>
    <w:p w14:paraId="363BFB29" w14:textId="361F233F" w:rsidR="00D40765" w:rsidRDefault="00D40765" w:rsidP="00EA5ED2">
      <w:pPr>
        <w:ind w:leftChars="202" w:left="754" w:hangingChars="159" w:hanging="350"/>
        <w:rPr>
          <w:rFonts w:ascii="바탕" w:eastAsia="바탕" w:hAnsi="바탕"/>
          <w:sz w:val="22"/>
          <w:szCs w:val="22"/>
        </w:rPr>
      </w:pPr>
    </w:p>
    <w:p w14:paraId="6397E913" w14:textId="55D558CA" w:rsidR="00D40765" w:rsidRDefault="00D40765" w:rsidP="00EA5ED2">
      <w:pPr>
        <w:ind w:leftChars="202" w:left="754" w:hangingChars="159" w:hanging="350"/>
        <w:rPr>
          <w:rFonts w:ascii="바탕" w:eastAsia="바탕" w:hAnsi="바탕"/>
          <w:sz w:val="22"/>
          <w:szCs w:val="22"/>
        </w:rPr>
      </w:pPr>
    </w:p>
    <w:p w14:paraId="74BC23E2" w14:textId="3B730E54" w:rsidR="00D40765" w:rsidRDefault="00D40765" w:rsidP="00EA5ED2">
      <w:pPr>
        <w:ind w:leftChars="202" w:left="754" w:hangingChars="159" w:hanging="350"/>
        <w:rPr>
          <w:rFonts w:ascii="바탕" w:eastAsia="바탕" w:hAnsi="바탕"/>
          <w:sz w:val="22"/>
          <w:szCs w:val="22"/>
        </w:rPr>
      </w:pPr>
    </w:p>
    <w:p w14:paraId="47F97A71" w14:textId="48DB174B" w:rsidR="00D40765" w:rsidRDefault="00D40765" w:rsidP="00EA5ED2">
      <w:pPr>
        <w:ind w:leftChars="202" w:left="754" w:hangingChars="159" w:hanging="350"/>
        <w:rPr>
          <w:rFonts w:ascii="바탕" w:eastAsia="바탕" w:hAnsi="바탕"/>
          <w:sz w:val="22"/>
          <w:szCs w:val="22"/>
        </w:rPr>
      </w:pPr>
    </w:p>
    <w:p w14:paraId="181974B6" w14:textId="239F2324" w:rsidR="00D40765" w:rsidRDefault="00D40765" w:rsidP="00EA5ED2">
      <w:pPr>
        <w:ind w:leftChars="202" w:left="754" w:hangingChars="159" w:hanging="350"/>
        <w:rPr>
          <w:rFonts w:ascii="바탕" w:eastAsia="바탕" w:hAnsi="바탕"/>
          <w:sz w:val="22"/>
          <w:szCs w:val="22"/>
        </w:rPr>
      </w:pPr>
    </w:p>
    <w:p w14:paraId="2B13D852" w14:textId="335E9D21" w:rsidR="00D40765" w:rsidRDefault="00D40765" w:rsidP="00EA5ED2">
      <w:pPr>
        <w:ind w:leftChars="202" w:left="754" w:hangingChars="159" w:hanging="350"/>
        <w:rPr>
          <w:rFonts w:ascii="바탕" w:eastAsia="바탕" w:hAnsi="바탕"/>
          <w:sz w:val="22"/>
          <w:szCs w:val="22"/>
        </w:rPr>
      </w:pPr>
    </w:p>
    <w:p w14:paraId="544551CD" w14:textId="025FF786" w:rsidR="00D40765" w:rsidRDefault="00D40765" w:rsidP="00EA5ED2">
      <w:pPr>
        <w:ind w:leftChars="202" w:left="754" w:hangingChars="159" w:hanging="350"/>
        <w:rPr>
          <w:rFonts w:ascii="바탕" w:eastAsia="바탕" w:hAnsi="바탕"/>
          <w:sz w:val="22"/>
          <w:szCs w:val="22"/>
        </w:rPr>
      </w:pPr>
    </w:p>
    <w:p w14:paraId="36A77F2F" w14:textId="77777777" w:rsidR="00D40765" w:rsidRDefault="00D40765" w:rsidP="00EA5ED2">
      <w:pPr>
        <w:ind w:leftChars="202" w:left="754" w:hangingChars="159" w:hanging="350"/>
        <w:rPr>
          <w:rFonts w:ascii="바탕" w:eastAsia="바탕" w:hAnsi="바탕"/>
          <w:sz w:val="22"/>
          <w:szCs w:val="22"/>
        </w:rPr>
      </w:pPr>
    </w:p>
    <w:p w14:paraId="07FED4C0" w14:textId="77777777" w:rsidR="00EA5ED2" w:rsidRDefault="00EA5ED2" w:rsidP="00D40765">
      <w:pPr>
        <w:rPr>
          <w:rFonts w:ascii="바탕" w:eastAsia="바탕" w:hAnsi="바탕"/>
          <w:sz w:val="22"/>
          <w:szCs w:val="22"/>
        </w:rPr>
      </w:pPr>
    </w:p>
    <w:p w14:paraId="032D190B" w14:textId="26500BB3" w:rsidR="006762C5" w:rsidRPr="00C87F28" w:rsidRDefault="006762C5" w:rsidP="00EA5ED2">
      <w:pPr>
        <w:jc w:val="center"/>
        <w:rPr>
          <w:rFonts w:ascii="바탕" w:eastAsia="바탕" w:hAnsi="바탕"/>
          <w:sz w:val="22"/>
          <w:szCs w:val="22"/>
        </w:rPr>
      </w:pPr>
      <w:r w:rsidRPr="00C87F28">
        <w:rPr>
          <w:rFonts w:ascii="바탕" w:eastAsia="바탕" w:hAnsi="바탕" w:hint="eastAsia"/>
          <w:sz w:val="22"/>
          <w:szCs w:val="22"/>
        </w:rPr>
        <w:t xml:space="preserve">년 </w:t>
      </w:r>
      <w:r w:rsidR="001F3D62" w:rsidRPr="00C87F28">
        <w:rPr>
          <w:rFonts w:ascii="바탕" w:eastAsia="바탕" w:hAnsi="바탕"/>
          <w:sz w:val="22"/>
          <w:szCs w:val="22"/>
        </w:rPr>
        <w:t xml:space="preserve">  </w:t>
      </w:r>
      <w:r w:rsidR="00EA5ED2">
        <w:rPr>
          <w:rFonts w:ascii="바탕" w:eastAsia="바탕" w:hAnsi="바탕"/>
          <w:sz w:val="22"/>
          <w:szCs w:val="22"/>
        </w:rPr>
        <w:t xml:space="preserve">  </w:t>
      </w:r>
      <w:r w:rsidR="001F3D62" w:rsidRPr="00C87F28">
        <w:rPr>
          <w:rFonts w:ascii="바탕" w:eastAsia="바탕" w:hAnsi="바탕"/>
          <w:sz w:val="22"/>
          <w:szCs w:val="22"/>
        </w:rPr>
        <w:t xml:space="preserve"> </w:t>
      </w:r>
      <w:r w:rsidRPr="00C87F28">
        <w:rPr>
          <w:rFonts w:ascii="바탕" w:eastAsia="바탕" w:hAnsi="바탕" w:hint="eastAsia"/>
          <w:sz w:val="22"/>
          <w:szCs w:val="22"/>
        </w:rPr>
        <w:t xml:space="preserve"> 월  </w:t>
      </w:r>
      <w:r w:rsidR="008930E5" w:rsidRPr="00C87F28">
        <w:rPr>
          <w:rFonts w:ascii="바탕" w:eastAsia="바탕" w:hAnsi="바탕"/>
          <w:sz w:val="22"/>
          <w:szCs w:val="22"/>
        </w:rPr>
        <w:t xml:space="preserve"> </w:t>
      </w:r>
      <w:r w:rsidR="001F3D62" w:rsidRPr="00C87F28">
        <w:rPr>
          <w:rFonts w:ascii="바탕" w:eastAsia="바탕" w:hAnsi="바탕"/>
          <w:sz w:val="22"/>
          <w:szCs w:val="22"/>
        </w:rPr>
        <w:t xml:space="preserve"> </w:t>
      </w:r>
      <w:r w:rsidR="00EA5ED2">
        <w:rPr>
          <w:rFonts w:ascii="바탕" w:eastAsia="바탕" w:hAnsi="바탕"/>
          <w:sz w:val="22"/>
          <w:szCs w:val="22"/>
        </w:rPr>
        <w:t xml:space="preserve">  </w:t>
      </w:r>
      <w:r w:rsidRPr="00C87F28">
        <w:rPr>
          <w:rFonts w:ascii="바탕" w:eastAsia="바탕" w:hAnsi="바탕" w:hint="eastAsia"/>
          <w:sz w:val="22"/>
          <w:szCs w:val="22"/>
        </w:rPr>
        <w:t xml:space="preserve"> 일</w:t>
      </w:r>
    </w:p>
    <w:p w14:paraId="74266FAB" w14:textId="77777777" w:rsidR="006762C5" w:rsidRPr="00C87F28" w:rsidRDefault="006762C5" w:rsidP="006762C5">
      <w:pPr>
        <w:tabs>
          <w:tab w:val="left" w:pos="4962"/>
        </w:tabs>
        <w:spacing w:line="300" w:lineRule="exact"/>
        <w:ind w:left="4111" w:hanging="1276"/>
        <w:rPr>
          <w:rFonts w:ascii="바탕" w:eastAsia="바탕" w:hAnsi="바탕"/>
          <w:sz w:val="22"/>
          <w:szCs w:val="22"/>
        </w:rPr>
      </w:pPr>
    </w:p>
    <w:p w14:paraId="0196E791" w14:textId="77777777" w:rsidR="006762C5" w:rsidRPr="00C87F28" w:rsidRDefault="006762C5" w:rsidP="006762C5">
      <w:pPr>
        <w:tabs>
          <w:tab w:val="left" w:pos="4962"/>
        </w:tabs>
        <w:spacing w:line="300" w:lineRule="exact"/>
        <w:ind w:left="4111" w:hanging="1276"/>
        <w:rPr>
          <w:rFonts w:ascii="바탕" w:eastAsia="바탕" w:hAnsi="바탕"/>
          <w:sz w:val="22"/>
          <w:szCs w:val="22"/>
        </w:rPr>
      </w:pPr>
    </w:p>
    <w:p w14:paraId="153E5436" w14:textId="77777777" w:rsidR="006762C5" w:rsidRPr="00C87F28" w:rsidRDefault="006762C5" w:rsidP="006762C5">
      <w:pPr>
        <w:tabs>
          <w:tab w:val="left" w:pos="4962"/>
        </w:tabs>
        <w:spacing w:line="300" w:lineRule="exact"/>
        <w:ind w:left="4111" w:hanging="1276"/>
        <w:rPr>
          <w:rFonts w:ascii="바탕" w:eastAsia="바탕" w:hAnsi="바탕"/>
          <w:sz w:val="22"/>
          <w:szCs w:val="22"/>
        </w:rPr>
      </w:pPr>
    </w:p>
    <w:p w14:paraId="13314761" w14:textId="77777777" w:rsidR="006762C5" w:rsidRPr="00C87F28" w:rsidRDefault="006762C5" w:rsidP="00AE75B8">
      <w:pPr>
        <w:tabs>
          <w:tab w:val="left" w:pos="4962"/>
        </w:tabs>
        <w:spacing w:line="300" w:lineRule="exact"/>
        <w:rPr>
          <w:rFonts w:ascii="바탕" w:eastAsia="바탕" w:hAnsi="바탕"/>
          <w:sz w:val="22"/>
          <w:szCs w:val="22"/>
        </w:rPr>
      </w:pPr>
    </w:p>
    <w:tbl>
      <w:tblPr>
        <w:tblW w:w="9768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528"/>
        <w:gridCol w:w="3356"/>
        <w:gridCol w:w="1528"/>
        <w:gridCol w:w="3356"/>
      </w:tblGrid>
      <w:tr w:rsidR="001F3D62" w:rsidRPr="00C87F28" w14:paraId="539690CC" w14:textId="77777777" w:rsidTr="0059000B">
        <w:trPr>
          <w:trHeight w:val="175"/>
        </w:trPr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8C1636" w14:textId="77777777" w:rsidR="001F3D62" w:rsidRPr="00C87F28" w:rsidRDefault="001F3D62" w:rsidP="00041B41">
            <w:pPr>
              <w:widowControl/>
              <w:wordWrap/>
              <w:jc w:val="left"/>
              <w:rPr>
                <w:rFonts w:ascii="바탕" w:eastAsia="바탕" w:hAnsi="바탕" w:cs="굴림"/>
                <w:color w:val="000000"/>
                <w:kern w:val="0"/>
                <w:sz w:val="22"/>
              </w:rPr>
            </w:pPr>
            <w:r w:rsidRPr="00C87F28">
              <w:rPr>
                <w:rFonts w:ascii="바탕" w:eastAsia="바탕" w:hAnsi="바탕" w:cs="굴림" w:hint="eastAsia"/>
                <w:color w:val="000000"/>
                <w:kern w:val="0"/>
                <w:sz w:val="22"/>
              </w:rPr>
              <w:t>[갑]</w:t>
            </w:r>
          </w:p>
        </w:tc>
        <w:tc>
          <w:tcPr>
            <w:tcW w:w="3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3D0020" w14:textId="77777777" w:rsidR="001F3D62" w:rsidRPr="00C87F28" w:rsidRDefault="001F3D62" w:rsidP="00041B41">
            <w:pPr>
              <w:widowControl/>
              <w:wordWrap/>
              <w:jc w:val="left"/>
              <w:rPr>
                <w:rFonts w:ascii="바탕" w:eastAsia="바탕" w:hAnsi="바탕" w:cs="굴림"/>
                <w:color w:val="000000"/>
                <w:kern w:val="0"/>
                <w:sz w:val="22"/>
              </w:rPr>
            </w:pPr>
          </w:p>
        </w:tc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3AC05D" w14:textId="77777777" w:rsidR="001F3D62" w:rsidRPr="00C87F28" w:rsidRDefault="001F3D62" w:rsidP="00041B41">
            <w:pPr>
              <w:widowControl/>
              <w:wordWrap/>
              <w:jc w:val="left"/>
              <w:rPr>
                <w:rFonts w:ascii="바탕" w:eastAsia="바탕" w:hAnsi="바탕" w:cs="굴림"/>
                <w:color w:val="000000"/>
                <w:kern w:val="0"/>
                <w:sz w:val="22"/>
              </w:rPr>
            </w:pPr>
            <w:r w:rsidRPr="00C87F28">
              <w:rPr>
                <w:rFonts w:ascii="바탕" w:eastAsia="바탕" w:hAnsi="바탕" w:cs="굴림" w:hint="eastAsia"/>
                <w:color w:val="000000"/>
                <w:kern w:val="0"/>
                <w:sz w:val="22"/>
              </w:rPr>
              <w:t>[을]</w:t>
            </w:r>
          </w:p>
        </w:tc>
        <w:tc>
          <w:tcPr>
            <w:tcW w:w="3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F2899F" w14:textId="77777777" w:rsidR="001F3D62" w:rsidRPr="00C87F28" w:rsidRDefault="001F3D62" w:rsidP="00041B41">
            <w:pPr>
              <w:widowControl/>
              <w:wordWrap/>
              <w:jc w:val="left"/>
              <w:rPr>
                <w:rFonts w:ascii="바탕" w:eastAsia="바탕" w:hAnsi="바탕" w:cs="굴림"/>
                <w:color w:val="000000"/>
                <w:kern w:val="0"/>
                <w:sz w:val="22"/>
              </w:rPr>
            </w:pPr>
          </w:p>
        </w:tc>
      </w:tr>
      <w:tr w:rsidR="001F3D62" w:rsidRPr="00C87F28" w14:paraId="337478DF" w14:textId="77777777" w:rsidTr="0059000B">
        <w:trPr>
          <w:trHeight w:val="175"/>
        </w:trPr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3DBB7F" w14:textId="77777777" w:rsidR="001F3D62" w:rsidRPr="00C87F28" w:rsidRDefault="001F3D62" w:rsidP="00041B41">
            <w:pPr>
              <w:widowControl/>
              <w:wordWrap/>
              <w:jc w:val="distribute"/>
              <w:rPr>
                <w:rFonts w:ascii="바탕" w:eastAsia="바탕" w:hAnsi="바탕" w:cs="굴림"/>
                <w:color w:val="000000"/>
                <w:kern w:val="0"/>
                <w:sz w:val="22"/>
              </w:rPr>
            </w:pPr>
            <w:proofErr w:type="gramStart"/>
            <w:r w:rsidRPr="00C87F28">
              <w:rPr>
                <w:rFonts w:ascii="바탕" w:eastAsia="바탕" w:hAnsi="바탕" w:cs="굴림" w:hint="eastAsia"/>
                <w:color w:val="000000"/>
                <w:kern w:val="0"/>
                <w:sz w:val="22"/>
              </w:rPr>
              <w:t>법  인</w:t>
            </w:r>
            <w:proofErr w:type="gramEnd"/>
            <w:r w:rsidRPr="00C87F28">
              <w:rPr>
                <w:rFonts w:ascii="바탕" w:eastAsia="바탕" w:hAnsi="바탕" w:cs="굴림" w:hint="eastAsia"/>
                <w:color w:val="000000"/>
                <w:kern w:val="0"/>
                <w:sz w:val="22"/>
              </w:rPr>
              <w:t xml:space="preserve">  명</w:t>
            </w:r>
          </w:p>
        </w:tc>
        <w:tc>
          <w:tcPr>
            <w:tcW w:w="3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4EEBBA" w14:textId="77777777" w:rsidR="001F3D62" w:rsidRPr="00C87F28" w:rsidRDefault="001F3D62" w:rsidP="00041B41">
            <w:pPr>
              <w:widowControl/>
              <w:wordWrap/>
              <w:jc w:val="center"/>
              <w:rPr>
                <w:rFonts w:ascii="바탕" w:eastAsia="바탕" w:hAnsi="바탕" w:cs="굴림"/>
                <w:color w:val="000000"/>
                <w:kern w:val="0"/>
                <w:sz w:val="22"/>
              </w:rPr>
            </w:pPr>
          </w:p>
        </w:tc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B60A52" w14:textId="77777777" w:rsidR="001F3D62" w:rsidRPr="00C87F28" w:rsidRDefault="001F3D62" w:rsidP="00041B41">
            <w:pPr>
              <w:widowControl/>
              <w:wordWrap/>
              <w:jc w:val="distribute"/>
              <w:rPr>
                <w:rFonts w:ascii="바탕" w:eastAsia="바탕" w:hAnsi="바탕" w:cs="굴림"/>
                <w:color w:val="000000"/>
                <w:kern w:val="0"/>
                <w:sz w:val="22"/>
              </w:rPr>
            </w:pPr>
            <w:proofErr w:type="gramStart"/>
            <w:r w:rsidRPr="00C87F28">
              <w:rPr>
                <w:rFonts w:ascii="바탕" w:eastAsia="바탕" w:hAnsi="바탕" w:cs="굴림" w:hint="eastAsia"/>
                <w:color w:val="000000"/>
                <w:kern w:val="0"/>
                <w:sz w:val="22"/>
              </w:rPr>
              <w:t>법  인</w:t>
            </w:r>
            <w:proofErr w:type="gramEnd"/>
            <w:r w:rsidRPr="00C87F28">
              <w:rPr>
                <w:rFonts w:ascii="바탕" w:eastAsia="바탕" w:hAnsi="바탕" w:cs="굴림" w:hint="eastAsia"/>
                <w:color w:val="000000"/>
                <w:kern w:val="0"/>
                <w:sz w:val="22"/>
              </w:rPr>
              <w:t xml:space="preserve">  명</w:t>
            </w:r>
          </w:p>
        </w:tc>
        <w:tc>
          <w:tcPr>
            <w:tcW w:w="3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B6DE21" w14:textId="77777777" w:rsidR="001F3D62" w:rsidRPr="00C87F28" w:rsidRDefault="001F3D62" w:rsidP="00041B41">
            <w:pPr>
              <w:widowControl/>
              <w:wordWrap/>
              <w:jc w:val="center"/>
              <w:rPr>
                <w:rFonts w:ascii="바탕" w:eastAsia="바탕" w:hAnsi="바탕" w:cs="굴림"/>
                <w:color w:val="000000"/>
                <w:kern w:val="0"/>
                <w:sz w:val="22"/>
              </w:rPr>
            </w:pPr>
          </w:p>
        </w:tc>
      </w:tr>
      <w:tr w:rsidR="001F3D62" w:rsidRPr="00C87F28" w14:paraId="4B65977A" w14:textId="77777777" w:rsidTr="0059000B">
        <w:trPr>
          <w:trHeight w:val="175"/>
        </w:trPr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4DD789" w14:textId="77777777" w:rsidR="001F3D62" w:rsidRPr="00C87F28" w:rsidRDefault="001F3D62" w:rsidP="00041B41">
            <w:pPr>
              <w:widowControl/>
              <w:wordWrap/>
              <w:jc w:val="distribute"/>
              <w:rPr>
                <w:rFonts w:ascii="바탕" w:eastAsia="바탕" w:hAnsi="바탕" w:cs="굴림"/>
                <w:color w:val="000000"/>
                <w:kern w:val="0"/>
                <w:sz w:val="22"/>
              </w:rPr>
            </w:pPr>
            <w:r w:rsidRPr="00C87F28">
              <w:rPr>
                <w:rFonts w:ascii="바탕" w:eastAsia="바탕" w:hAnsi="바탕" w:cs="굴림" w:hint="eastAsia"/>
                <w:color w:val="000000"/>
                <w:kern w:val="0"/>
                <w:sz w:val="22"/>
              </w:rPr>
              <w:t>주      소</w:t>
            </w:r>
          </w:p>
        </w:tc>
        <w:tc>
          <w:tcPr>
            <w:tcW w:w="3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52520D" w14:textId="77777777" w:rsidR="001F3D62" w:rsidRPr="00C87F28" w:rsidRDefault="001F3D62" w:rsidP="00041B41">
            <w:pPr>
              <w:widowControl/>
              <w:wordWrap/>
              <w:jc w:val="center"/>
              <w:rPr>
                <w:rFonts w:ascii="바탕" w:eastAsia="바탕" w:hAnsi="바탕" w:cs="굴림"/>
                <w:color w:val="000000"/>
                <w:kern w:val="0"/>
                <w:sz w:val="22"/>
              </w:rPr>
            </w:pPr>
          </w:p>
        </w:tc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2287CD" w14:textId="77777777" w:rsidR="001F3D62" w:rsidRPr="00C87F28" w:rsidRDefault="001F3D62" w:rsidP="00041B41">
            <w:pPr>
              <w:widowControl/>
              <w:wordWrap/>
              <w:jc w:val="distribute"/>
              <w:rPr>
                <w:rFonts w:ascii="바탕" w:eastAsia="바탕" w:hAnsi="바탕" w:cs="굴림"/>
                <w:color w:val="000000"/>
                <w:kern w:val="0"/>
                <w:sz w:val="22"/>
              </w:rPr>
            </w:pPr>
            <w:r w:rsidRPr="00C87F28">
              <w:rPr>
                <w:rFonts w:ascii="바탕" w:eastAsia="바탕" w:hAnsi="바탕" w:cs="굴림" w:hint="eastAsia"/>
                <w:color w:val="000000"/>
                <w:kern w:val="0"/>
                <w:sz w:val="22"/>
              </w:rPr>
              <w:t>주      소</w:t>
            </w:r>
          </w:p>
        </w:tc>
        <w:tc>
          <w:tcPr>
            <w:tcW w:w="3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C09D75" w14:textId="77777777" w:rsidR="001F3D62" w:rsidRPr="00C87F28" w:rsidRDefault="001F3D62" w:rsidP="00041B41">
            <w:pPr>
              <w:widowControl/>
              <w:wordWrap/>
              <w:jc w:val="center"/>
              <w:rPr>
                <w:rFonts w:ascii="바탕" w:eastAsia="바탕" w:hAnsi="바탕" w:cs="굴림"/>
                <w:color w:val="000000"/>
                <w:kern w:val="0"/>
                <w:sz w:val="22"/>
              </w:rPr>
            </w:pPr>
          </w:p>
        </w:tc>
      </w:tr>
      <w:tr w:rsidR="001F3D62" w:rsidRPr="00C87F28" w14:paraId="062FC53E" w14:textId="77777777" w:rsidTr="0059000B">
        <w:trPr>
          <w:trHeight w:val="175"/>
        </w:trPr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70F478" w14:textId="77777777" w:rsidR="001F3D62" w:rsidRPr="00C87F28" w:rsidRDefault="001F3D62" w:rsidP="00041B41">
            <w:pPr>
              <w:widowControl/>
              <w:wordWrap/>
              <w:jc w:val="distribute"/>
              <w:rPr>
                <w:rFonts w:ascii="바탕" w:eastAsia="바탕" w:hAnsi="바탕" w:cs="굴림"/>
                <w:color w:val="000000"/>
                <w:kern w:val="0"/>
                <w:sz w:val="22"/>
              </w:rPr>
            </w:pPr>
            <w:r w:rsidRPr="00C87F28">
              <w:rPr>
                <w:rFonts w:ascii="바탕" w:eastAsia="바탕" w:hAnsi="바탕" w:cs="굴림" w:hint="eastAsia"/>
                <w:color w:val="000000"/>
                <w:kern w:val="0"/>
                <w:sz w:val="22"/>
              </w:rPr>
              <w:t>법 인 번 호</w:t>
            </w:r>
          </w:p>
        </w:tc>
        <w:tc>
          <w:tcPr>
            <w:tcW w:w="3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5F6E91" w14:textId="77777777" w:rsidR="001F3D62" w:rsidRPr="00C87F28" w:rsidRDefault="001F3D62" w:rsidP="00041B41">
            <w:pPr>
              <w:widowControl/>
              <w:wordWrap/>
              <w:jc w:val="center"/>
              <w:rPr>
                <w:rFonts w:ascii="바탕" w:eastAsia="바탕" w:hAnsi="바탕" w:cs="굴림"/>
                <w:color w:val="000000"/>
                <w:kern w:val="0"/>
                <w:sz w:val="22"/>
              </w:rPr>
            </w:pPr>
          </w:p>
        </w:tc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219BC0" w14:textId="77777777" w:rsidR="001F3D62" w:rsidRPr="00C87F28" w:rsidRDefault="001F3D62" w:rsidP="00041B41">
            <w:pPr>
              <w:widowControl/>
              <w:wordWrap/>
              <w:jc w:val="distribute"/>
              <w:rPr>
                <w:rFonts w:ascii="바탕" w:eastAsia="바탕" w:hAnsi="바탕" w:cs="굴림"/>
                <w:color w:val="000000"/>
                <w:kern w:val="0"/>
                <w:sz w:val="22"/>
              </w:rPr>
            </w:pPr>
            <w:r w:rsidRPr="00C87F28">
              <w:rPr>
                <w:rFonts w:ascii="바탕" w:eastAsia="바탕" w:hAnsi="바탕" w:cs="굴림" w:hint="eastAsia"/>
                <w:color w:val="000000"/>
                <w:kern w:val="0"/>
                <w:sz w:val="22"/>
              </w:rPr>
              <w:t>법인번호</w:t>
            </w:r>
          </w:p>
        </w:tc>
        <w:tc>
          <w:tcPr>
            <w:tcW w:w="3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60DDF5" w14:textId="77777777" w:rsidR="001F3D62" w:rsidRPr="00C87F28" w:rsidRDefault="001F3D62" w:rsidP="00041B41">
            <w:pPr>
              <w:widowControl/>
              <w:wordWrap/>
              <w:jc w:val="center"/>
              <w:rPr>
                <w:rFonts w:ascii="바탕" w:eastAsia="바탕" w:hAnsi="바탕" w:cs="굴림"/>
                <w:color w:val="000000"/>
                <w:kern w:val="0"/>
                <w:sz w:val="22"/>
              </w:rPr>
            </w:pPr>
          </w:p>
        </w:tc>
      </w:tr>
      <w:tr w:rsidR="001F3D62" w:rsidRPr="00C87F28" w14:paraId="3B2636A2" w14:textId="77777777" w:rsidTr="0059000B">
        <w:trPr>
          <w:trHeight w:val="66"/>
        </w:trPr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AE88B4" w14:textId="77777777" w:rsidR="001F3D62" w:rsidRPr="00C87F28" w:rsidRDefault="001F3D62" w:rsidP="00041B41">
            <w:pPr>
              <w:widowControl/>
              <w:wordWrap/>
              <w:jc w:val="distribute"/>
              <w:rPr>
                <w:rFonts w:ascii="바탕" w:eastAsia="바탕" w:hAnsi="바탕" w:cs="굴림"/>
                <w:color w:val="000000"/>
                <w:kern w:val="0"/>
                <w:sz w:val="22"/>
              </w:rPr>
            </w:pPr>
            <w:proofErr w:type="gramStart"/>
            <w:r w:rsidRPr="00C87F28">
              <w:rPr>
                <w:rFonts w:ascii="바탕" w:eastAsia="바탕" w:hAnsi="바탕" w:cs="굴림" w:hint="eastAsia"/>
                <w:color w:val="000000"/>
                <w:kern w:val="0"/>
                <w:sz w:val="22"/>
              </w:rPr>
              <w:t xml:space="preserve">대 </w:t>
            </w:r>
            <w:r w:rsidRPr="00C87F28">
              <w:rPr>
                <w:rFonts w:ascii="바탕" w:eastAsia="바탕" w:hAnsi="바탕" w:cs="굴림"/>
                <w:color w:val="000000"/>
                <w:kern w:val="0"/>
                <w:sz w:val="22"/>
              </w:rPr>
              <w:t xml:space="preserve"> </w:t>
            </w:r>
            <w:r w:rsidRPr="00C87F28">
              <w:rPr>
                <w:rFonts w:ascii="바탕" w:eastAsia="바탕" w:hAnsi="바탕" w:cs="굴림" w:hint="eastAsia"/>
                <w:color w:val="000000"/>
                <w:kern w:val="0"/>
                <w:sz w:val="22"/>
              </w:rPr>
              <w:t>표</w:t>
            </w:r>
            <w:proofErr w:type="gramEnd"/>
            <w:r w:rsidRPr="00C87F28">
              <w:rPr>
                <w:rFonts w:ascii="바탕" w:eastAsia="바탕" w:hAnsi="바탕" w:cs="굴림" w:hint="eastAsia"/>
                <w:color w:val="000000"/>
                <w:kern w:val="0"/>
                <w:sz w:val="22"/>
              </w:rPr>
              <w:t xml:space="preserve"> </w:t>
            </w:r>
            <w:r w:rsidRPr="00C87F28">
              <w:rPr>
                <w:rFonts w:ascii="바탕" w:eastAsia="바탕" w:hAnsi="바탕" w:cs="굴림"/>
                <w:color w:val="000000"/>
                <w:kern w:val="0"/>
                <w:sz w:val="22"/>
              </w:rPr>
              <w:t xml:space="preserve"> </w:t>
            </w:r>
            <w:r w:rsidRPr="00C87F28">
              <w:rPr>
                <w:rFonts w:ascii="바탕" w:eastAsia="바탕" w:hAnsi="바탕" w:cs="굴림" w:hint="eastAsia"/>
                <w:color w:val="000000"/>
                <w:kern w:val="0"/>
                <w:sz w:val="22"/>
              </w:rPr>
              <w:t>자</w:t>
            </w:r>
          </w:p>
        </w:tc>
        <w:tc>
          <w:tcPr>
            <w:tcW w:w="3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BF4F89" w14:textId="77777777" w:rsidR="001F3D62" w:rsidRPr="00C87F28" w:rsidRDefault="001F3D62" w:rsidP="00041B41">
            <w:pPr>
              <w:widowControl/>
              <w:wordWrap/>
              <w:ind w:right="440"/>
              <w:jc w:val="right"/>
              <w:rPr>
                <w:rFonts w:ascii="바탕" w:eastAsia="바탕" w:hAnsi="바탕" w:cs="굴림"/>
                <w:color w:val="000000"/>
                <w:kern w:val="0"/>
                <w:sz w:val="22"/>
              </w:rPr>
            </w:pPr>
            <w:r w:rsidRPr="00C87F28">
              <w:rPr>
                <w:rFonts w:ascii="바탕" w:eastAsia="바탕" w:hAnsi="바탕" w:cs="굴림" w:hint="eastAsia"/>
                <w:color w:val="000000"/>
                <w:kern w:val="0"/>
                <w:sz w:val="22"/>
              </w:rPr>
              <w:t>(인)</w:t>
            </w:r>
          </w:p>
        </w:tc>
        <w:tc>
          <w:tcPr>
            <w:tcW w:w="15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5B1534" w14:textId="77777777" w:rsidR="001F3D62" w:rsidRPr="00C87F28" w:rsidRDefault="001F3D62" w:rsidP="00041B41">
            <w:pPr>
              <w:widowControl/>
              <w:wordWrap/>
              <w:jc w:val="distribute"/>
              <w:rPr>
                <w:rFonts w:ascii="바탕" w:eastAsia="바탕" w:hAnsi="바탕" w:cs="굴림"/>
                <w:color w:val="000000"/>
                <w:kern w:val="0"/>
                <w:sz w:val="22"/>
              </w:rPr>
            </w:pPr>
            <w:r w:rsidRPr="00C87F28">
              <w:rPr>
                <w:rFonts w:ascii="바탕" w:eastAsia="바탕" w:hAnsi="바탕" w:cs="굴림" w:hint="eastAsia"/>
                <w:color w:val="000000"/>
                <w:kern w:val="0"/>
                <w:sz w:val="22"/>
              </w:rPr>
              <w:t>대 표 자</w:t>
            </w:r>
          </w:p>
        </w:tc>
        <w:tc>
          <w:tcPr>
            <w:tcW w:w="3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49754F" w14:textId="77777777" w:rsidR="001F3D62" w:rsidRPr="00C87F28" w:rsidRDefault="001F3D62" w:rsidP="00041B41">
            <w:pPr>
              <w:widowControl/>
              <w:wordWrap/>
              <w:ind w:right="440"/>
              <w:jc w:val="right"/>
              <w:rPr>
                <w:rFonts w:ascii="바탕" w:eastAsia="바탕" w:hAnsi="바탕" w:cs="굴림"/>
                <w:color w:val="000000"/>
                <w:kern w:val="0"/>
                <w:sz w:val="22"/>
              </w:rPr>
            </w:pPr>
            <w:r w:rsidRPr="00C87F28">
              <w:rPr>
                <w:rFonts w:ascii="바탕" w:eastAsia="바탕" w:hAnsi="바탕" w:cs="굴림" w:hint="eastAsia"/>
                <w:color w:val="000000"/>
                <w:kern w:val="0"/>
                <w:sz w:val="22"/>
              </w:rPr>
              <w:t>(인)</w:t>
            </w:r>
          </w:p>
        </w:tc>
      </w:tr>
    </w:tbl>
    <w:p w14:paraId="440AC403" w14:textId="77777777" w:rsidR="00587D49" w:rsidRPr="001F3D62" w:rsidRDefault="00587D49" w:rsidP="005F1886">
      <w:pPr>
        <w:tabs>
          <w:tab w:val="num" w:pos="1200"/>
          <w:tab w:val="left" w:pos="1806"/>
        </w:tabs>
        <w:rPr>
          <w:b/>
        </w:rPr>
      </w:pPr>
    </w:p>
    <w:sectPr w:rsidR="00587D49" w:rsidRPr="001F3D62" w:rsidSect="006762C5">
      <w:footerReference w:type="even" r:id="rId9"/>
      <w:footerReference w:type="default" r:id="rId10"/>
      <w:pgSz w:w="11906" w:h="16838"/>
      <w:pgMar w:top="1985" w:right="1826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4D395B" w14:textId="77777777" w:rsidR="004A148E" w:rsidRDefault="004A148E">
      <w:r>
        <w:separator/>
      </w:r>
    </w:p>
  </w:endnote>
  <w:endnote w:type="continuationSeparator" w:id="0">
    <w:p w14:paraId="697280D8" w14:textId="77777777" w:rsidR="004A148E" w:rsidRDefault="004A14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 Unicode MS">
    <w:panose1 w:val="020B0604020202020204"/>
    <w:charset w:val="81"/>
    <w:family w:val="modern"/>
    <w:pitch w:val="variable"/>
    <w:sig w:usb0="F7FFAEFF" w:usb1="F9DFFFFF" w:usb2="0000007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E4715C" w14:textId="77777777" w:rsidR="00AA5117" w:rsidRDefault="00AA5117" w:rsidP="006762C5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3FDDC34B" w14:textId="77777777" w:rsidR="00AA5117" w:rsidRDefault="00AA511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E25894" w14:textId="77777777" w:rsidR="00AA5117" w:rsidRDefault="00AA5117" w:rsidP="006762C5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0530FB">
      <w:rPr>
        <w:rStyle w:val="a7"/>
        <w:noProof/>
      </w:rPr>
      <w:t>8</w:t>
    </w:r>
    <w:r>
      <w:rPr>
        <w:rStyle w:val="a7"/>
      </w:rPr>
      <w:fldChar w:fldCharType="end"/>
    </w:r>
  </w:p>
  <w:p w14:paraId="666D024D" w14:textId="77777777" w:rsidR="00AA5117" w:rsidRDefault="00AA511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1587FE" w14:textId="77777777" w:rsidR="004A148E" w:rsidRDefault="004A148E">
      <w:r>
        <w:separator/>
      </w:r>
    </w:p>
  </w:footnote>
  <w:footnote w:type="continuationSeparator" w:id="0">
    <w:p w14:paraId="566DB93B" w14:textId="77777777" w:rsidR="004A148E" w:rsidRDefault="004A14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320CD"/>
    <w:multiLevelType w:val="hybridMultilevel"/>
    <w:tmpl w:val="547A36AC"/>
    <w:lvl w:ilvl="0" w:tplc="CA3856E8">
      <w:start w:val="1"/>
      <w:numFmt w:val="decimal"/>
      <w:lvlText w:val="%1."/>
      <w:lvlJc w:val="left"/>
      <w:pPr>
        <w:ind w:left="96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400" w:hanging="400"/>
      </w:pPr>
    </w:lvl>
    <w:lvl w:ilvl="2" w:tplc="0409001B" w:tentative="1">
      <w:start w:val="1"/>
      <w:numFmt w:val="lowerRoman"/>
      <w:lvlText w:val="%3."/>
      <w:lvlJc w:val="right"/>
      <w:pPr>
        <w:ind w:left="1800" w:hanging="400"/>
      </w:pPr>
    </w:lvl>
    <w:lvl w:ilvl="3" w:tplc="0409000F" w:tentative="1">
      <w:start w:val="1"/>
      <w:numFmt w:val="decimal"/>
      <w:lvlText w:val="%4."/>
      <w:lvlJc w:val="left"/>
      <w:pPr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ind w:left="4200" w:hanging="400"/>
      </w:pPr>
    </w:lvl>
  </w:abstractNum>
  <w:abstractNum w:abstractNumId="1" w15:restartNumberingAfterBreak="0">
    <w:nsid w:val="006C6451"/>
    <w:multiLevelType w:val="hybridMultilevel"/>
    <w:tmpl w:val="4F226470"/>
    <w:lvl w:ilvl="0" w:tplc="FFFFFFFF">
      <w:start w:val="1"/>
      <w:numFmt w:val="decimalEnclosedCircle"/>
      <w:lvlText w:val="%1"/>
      <w:lvlJc w:val="left"/>
      <w:pPr>
        <w:tabs>
          <w:tab w:val="num" w:pos="724"/>
        </w:tabs>
        <w:ind w:left="724" w:hanging="36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tabs>
          <w:tab w:val="num" w:pos="1164"/>
        </w:tabs>
        <w:ind w:left="1164" w:hanging="40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1564"/>
        </w:tabs>
        <w:ind w:left="1564" w:hanging="40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1964"/>
        </w:tabs>
        <w:ind w:left="1964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364"/>
        </w:tabs>
        <w:ind w:left="2364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764"/>
        </w:tabs>
        <w:ind w:left="2764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3164"/>
        </w:tabs>
        <w:ind w:left="3164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564"/>
        </w:tabs>
        <w:ind w:left="3564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3964"/>
        </w:tabs>
        <w:ind w:left="3964" w:hanging="400"/>
      </w:pPr>
      <w:rPr>
        <w:rFonts w:ascii="Wingdings" w:hAnsi="Wingdings" w:hint="default"/>
      </w:rPr>
    </w:lvl>
  </w:abstractNum>
  <w:abstractNum w:abstractNumId="2" w15:restartNumberingAfterBreak="0">
    <w:nsid w:val="06A338F9"/>
    <w:multiLevelType w:val="hybridMultilevel"/>
    <w:tmpl w:val="FF341856"/>
    <w:lvl w:ilvl="0" w:tplc="FC46BDAE">
      <w:start w:val="1"/>
      <w:numFmt w:val="decimalEnclosedCircle"/>
      <w:pStyle w:val="11pt19pt"/>
      <w:lvlText w:val="%1"/>
      <w:lvlJc w:val="left"/>
      <w:pPr>
        <w:tabs>
          <w:tab w:val="num" w:pos="400"/>
        </w:tabs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800"/>
        </w:tabs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00"/>
        </w:tabs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00"/>
        </w:tabs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00"/>
        </w:tabs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00"/>
        </w:tabs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00"/>
        </w:tabs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00"/>
        </w:tabs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00"/>
        </w:tabs>
        <w:ind w:left="3600" w:hanging="400"/>
      </w:pPr>
    </w:lvl>
  </w:abstractNum>
  <w:abstractNum w:abstractNumId="3" w15:restartNumberingAfterBreak="0">
    <w:nsid w:val="06A77024"/>
    <w:multiLevelType w:val="hybridMultilevel"/>
    <w:tmpl w:val="E0DCD4A0"/>
    <w:lvl w:ilvl="0" w:tplc="FFFFFFFF">
      <w:start w:val="1"/>
      <w:numFmt w:val="decimalEnclosedCircle"/>
      <w:lvlText w:val="%1"/>
      <w:lvlJc w:val="left"/>
      <w:pPr>
        <w:ind w:left="800" w:hanging="400"/>
      </w:p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0C41429F"/>
    <w:multiLevelType w:val="hybridMultilevel"/>
    <w:tmpl w:val="60DC749E"/>
    <w:lvl w:ilvl="0" w:tplc="04090011">
      <w:start w:val="1"/>
      <w:numFmt w:val="decimalEnclosedCircle"/>
      <w:lvlText w:val="%1"/>
      <w:lvlJc w:val="left"/>
      <w:pPr>
        <w:tabs>
          <w:tab w:val="num" w:pos="804"/>
        </w:tabs>
        <w:ind w:left="804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800"/>
        </w:tabs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00"/>
        </w:tabs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00"/>
        </w:tabs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00"/>
        </w:tabs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00"/>
        </w:tabs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00"/>
        </w:tabs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00"/>
        </w:tabs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00"/>
        </w:tabs>
        <w:ind w:left="3600" w:hanging="400"/>
      </w:pPr>
    </w:lvl>
  </w:abstractNum>
  <w:abstractNum w:abstractNumId="5" w15:restartNumberingAfterBreak="0">
    <w:nsid w:val="0D2F7EC3"/>
    <w:multiLevelType w:val="hybridMultilevel"/>
    <w:tmpl w:val="F510ECEE"/>
    <w:lvl w:ilvl="0" w:tplc="FFFFFFFF">
      <w:start w:val="1"/>
      <w:numFmt w:val="decimalEnclosedCircle"/>
      <w:lvlText w:val="%1"/>
      <w:lvlJc w:val="left"/>
      <w:pPr>
        <w:tabs>
          <w:tab w:val="num" w:pos="724"/>
        </w:tabs>
        <w:ind w:left="724" w:hanging="36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tabs>
          <w:tab w:val="num" w:pos="1164"/>
        </w:tabs>
        <w:ind w:left="1164" w:hanging="40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1564"/>
        </w:tabs>
        <w:ind w:left="1564" w:hanging="40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1964"/>
        </w:tabs>
        <w:ind w:left="1964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364"/>
        </w:tabs>
        <w:ind w:left="2364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764"/>
        </w:tabs>
        <w:ind w:left="2764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3164"/>
        </w:tabs>
        <w:ind w:left="3164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564"/>
        </w:tabs>
        <w:ind w:left="3564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3964"/>
        </w:tabs>
        <w:ind w:left="3964" w:hanging="400"/>
      </w:pPr>
      <w:rPr>
        <w:rFonts w:ascii="Wingdings" w:hAnsi="Wingdings" w:hint="default"/>
      </w:rPr>
    </w:lvl>
  </w:abstractNum>
  <w:abstractNum w:abstractNumId="6" w15:restartNumberingAfterBreak="0">
    <w:nsid w:val="1557629E"/>
    <w:multiLevelType w:val="hybridMultilevel"/>
    <w:tmpl w:val="60DC749E"/>
    <w:lvl w:ilvl="0" w:tplc="04090011">
      <w:start w:val="1"/>
      <w:numFmt w:val="decimalEnclosedCircle"/>
      <w:lvlText w:val="%1"/>
      <w:lvlJc w:val="left"/>
      <w:pPr>
        <w:tabs>
          <w:tab w:val="num" w:pos="804"/>
        </w:tabs>
        <w:ind w:left="804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800"/>
        </w:tabs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00"/>
        </w:tabs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00"/>
        </w:tabs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00"/>
        </w:tabs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00"/>
        </w:tabs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00"/>
        </w:tabs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00"/>
        </w:tabs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00"/>
        </w:tabs>
        <w:ind w:left="3600" w:hanging="400"/>
      </w:pPr>
    </w:lvl>
  </w:abstractNum>
  <w:abstractNum w:abstractNumId="7" w15:restartNumberingAfterBreak="0">
    <w:nsid w:val="1B1F37C5"/>
    <w:multiLevelType w:val="hybridMultilevel"/>
    <w:tmpl w:val="6BF6332E"/>
    <w:lvl w:ilvl="0" w:tplc="CF384340">
      <w:start w:val="1"/>
      <w:numFmt w:val="decimal"/>
      <w:lvlText w:val="(%1)"/>
      <w:lvlJc w:val="left"/>
      <w:pPr>
        <w:ind w:left="117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610" w:hanging="400"/>
      </w:pPr>
    </w:lvl>
    <w:lvl w:ilvl="2" w:tplc="0409001B" w:tentative="1">
      <w:start w:val="1"/>
      <w:numFmt w:val="lowerRoman"/>
      <w:lvlText w:val="%3."/>
      <w:lvlJc w:val="right"/>
      <w:pPr>
        <w:ind w:left="2010" w:hanging="400"/>
      </w:pPr>
    </w:lvl>
    <w:lvl w:ilvl="3" w:tplc="0409000F" w:tentative="1">
      <w:start w:val="1"/>
      <w:numFmt w:val="decimal"/>
      <w:lvlText w:val="%4."/>
      <w:lvlJc w:val="left"/>
      <w:pPr>
        <w:ind w:left="2410" w:hanging="400"/>
      </w:pPr>
    </w:lvl>
    <w:lvl w:ilvl="4" w:tplc="04090019" w:tentative="1">
      <w:start w:val="1"/>
      <w:numFmt w:val="upperLetter"/>
      <w:lvlText w:val="%5."/>
      <w:lvlJc w:val="left"/>
      <w:pPr>
        <w:ind w:left="2810" w:hanging="400"/>
      </w:pPr>
    </w:lvl>
    <w:lvl w:ilvl="5" w:tplc="0409001B" w:tentative="1">
      <w:start w:val="1"/>
      <w:numFmt w:val="lowerRoman"/>
      <w:lvlText w:val="%6."/>
      <w:lvlJc w:val="right"/>
      <w:pPr>
        <w:ind w:left="3210" w:hanging="400"/>
      </w:pPr>
    </w:lvl>
    <w:lvl w:ilvl="6" w:tplc="0409000F" w:tentative="1">
      <w:start w:val="1"/>
      <w:numFmt w:val="decimal"/>
      <w:lvlText w:val="%7."/>
      <w:lvlJc w:val="left"/>
      <w:pPr>
        <w:ind w:left="3610" w:hanging="400"/>
      </w:pPr>
    </w:lvl>
    <w:lvl w:ilvl="7" w:tplc="04090019" w:tentative="1">
      <w:start w:val="1"/>
      <w:numFmt w:val="upperLetter"/>
      <w:lvlText w:val="%8."/>
      <w:lvlJc w:val="left"/>
      <w:pPr>
        <w:ind w:left="4010" w:hanging="400"/>
      </w:pPr>
    </w:lvl>
    <w:lvl w:ilvl="8" w:tplc="0409001B" w:tentative="1">
      <w:start w:val="1"/>
      <w:numFmt w:val="lowerRoman"/>
      <w:lvlText w:val="%9."/>
      <w:lvlJc w:val="right"/>
      <w:pPr>
        <w:ind w:left="4410" w:hanging="400"/>
      </w:pPr>
    </w:lvl>
  </w:abstractNum>
  <w:abstractNum w:abstractNumId="8" w15:restartNumberingAfterBreak="0">
    <w:nsid w:val="1B331B07"/>
    <w:multiLevelType w:val="hybridMultilevel"/>
    <w:tmpl w:val="0F347C8E"/>
    <w:lvl w:ilvl="0" w:tplc="AC524FC0">
      <w:start w:val="1"/>
      <w:numFmt w:val="decimal"/>
      <w:lvlText w:val="(%1)"/>
      <w:lvlJc w:val="left"/>
      <w:pPr>
        <w:ind w:left="1155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595" w:hanging="400"/>
      </w:pPr>
    </w:lvl>
    <w:lvl w:ilvl="2" w:tplc="0409001B" w:tentative="1">
      <w:start w:val="1"/>
      <w:numFmt w:val="lowerRoman"/>
      <w:lvlText w:val="%3."/>
      <w:lvlJc w:val="right"/>
      <w:pPr>
        <w:ind w:left="1995" w:hanging="400"/>
      </w:pPr>
    </w:lvl>
    <w:lvl w:ilvl="3" w:tplc="0409000F" w:tentative="1">
      <w:start w:val="1"/>
      <w:numFmt w:val="decimal"/>
      <w:lvlText w:val="%4."/>
      <w:lvlJc w:val="left"/>
      <w:pPr>
        <w:ind w:left="2395" w:hanging="400"/>
      </w:pPr>
    </w:lvl>
    <w:lvl w:ilvl="4" w:tplc="04090019" w:tentative="1">
      <w:start w:val="1"/>
      <w:numFmt w:val="upperLetter"/>
      <w:lvlText w:val="%5."/>
      <w:lvlJc w:val="left"/>
      <w:pPr>
        <w:ind w:left="2795" w:hanging="400"/>
      </w:pPr>
    </w:lvl>
    <w:lvl w:ilvl="5" w:tplc="0409001B" w:tentative="1">
      <w:start w:val="1"/>
      <w:numFmt w:val="lowerRoman"/>
      <w:lvlText w:val="%6."/>
      <w:lvlJc w:val="right"/>
      <w:pPr>
        <w:ind w:left="3195" w:hanging="400"/>
      </w:pPr>
    </w:lvl>
    <w:lvl w:ilvl="6" w:tplc="0409000F" w:tentative="1">
      <w:start w:val="1"/>
      <w:numFmt w:val="decimal"/>
      <w:lvlText w:val="%7."/>
      <w:lvlJc w:val="left"/>
      <w:pPr>
        <w:ind w:left="3595" w:hanging="400"/>
      </w:pPr>
    </w:lvl>
    <w:lvl w:ilvl="7" w:tplc="04090019" w:tentative="1">
      <w:start w:val="1"/>
      <w:numFmt w:val="upperLetter"/>
      <w:lvlText w:val="%8."/>
      <w:lvlJc w:val="left"/>
      <w:pPr>
        <w:ind w:left="3995" w:hanging="400"/>
      </w:pPr>
    </w:lvl>
    <w:lvl w:ilvl="8" w:tplc="0409001B" w:tentative="1">
      <w:start w:val="1"/>
      <w:numFmt w:val="lowerRoman"/>
      <w:lvlText w:val="%9."/>
      <w:lvlJc w:val="right"/>
      <w:pPr>
        <w:ind w:left="4395" w:hanging="400"/>
      </w:pPr>
    </w:lvl>
  </w:abstractNum>
  <w:abstractNum w:abstractNumId="9" w15:restartNumberingAfterBreak="0">
    <w:nsid w:val="259A3E05"/>
    <w:multiLevelType w:val="hybridMultilevel"/>
    <w:tmpl w:val="4DAE6BBE"/>
    <w:lvl w:ilvl="0" w:tplc="BBC03834">
      <w:start w:val="1"/>
      <w:numFmt w:val="decimalEnclosedCircle"/>
      <w:lvlText w:val="%1"/>
      <w:lvlJc w:val="left"/>
      <w:pPr>
        <w:tabs>
          <w:tab w:val="num" w:pos="724"/>
        </w:tabs>
        <w:ind w:left="724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"/>
      <w:lvlJc w:val="left"/>
      <w:pPr>
        <w:tabs>
          <w:tab w:val="num" w:pos="1164"/>
        </w:tabs>
        <w:ind w:left="116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564"/>
        </w:tabs>
        <w:ind w:left="156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64"/>
        </w:tabs>
        <w:ind w:left="196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364"/>
        </w:tabs>
        <w:ind w:left="236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764"/>
        </w:tabs>
        <w:ind w:left="276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64"/>
        </w:tabs>
        <w:ind w:left="316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564"/>
        </w:tabs>
        <w:ind w:left="356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64"/>
        </w:tabs>
        <w:ind w:left="3964" w:hanging="400"/>
      </w:pPr>
      <w:rPr>
        <w:rFonts w:ascii="Wingdings" w:hAnsi="Wingdings" w:hint="default"/>
      </w:rPr>
    </w:lvl>
  </w:abstractNum>
  <w:abstractNum w:abstractNumId="10" w15:restartNumberingAfterBreak="0">
    <w:nsid w:val="278D0DD5"/>
    <w:multiLevelType w:val="hybridMultilevel"/>
    <w:tmpl w:val="A538E734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2C6D07CF"/>
    <w:multiLevelType w:val="hybridMultilevel"/>
    <w:tmpl w:val="EA5EBD58"/>
    <w:lvl w:ilvl="0" w:tplc="FFFFFFFF">
      <w:start w:val="1"/>
      <w:numFmt w:val="decimalEnclosedCircle"/>
      <w:lvlText w:val="%1"/>
      <w:lvlJc w:val="left"/>
      <w:pPr>
        <w:tabs>
          <w:tab w:val="num" w:pos="724"/>
        </w:tabs>
        <w:ind w:left="724" w:hanging="36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tabs>
          <w:tab w:val="num" w:pos="1164"/>
        </w:tabs>
        <w:ind w:left="1164" w:hanging="40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1564"/>
        </w:tabs>
        <w:ind w:left="1564" w:hanging="40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1964"/>
        </w:tabs>
        <w:ind w:left="1964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364"/>
        </w:tabs>
        <w:ind w:left="2364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764"/>
        </w:tabs>
        <w:ind w:left="2764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3164"/>
        </w:tabs>
        <w:ind w:left="3164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564"/>
        </w:tabs>
        <w:ind w:left="3564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3964"/>
        </w:tabs>
        <w:ind w:left="3964" w:hanging="400"/>
      </w:pPr>
      <w:rPr>
        <w:rFonts w:ascii="Wingdings" w:hAnsi="Wingdings" w:hint="default"/>
      </w:rPr>
    </w:lvl>
  </w:abstractNum>
  <w:abstractNum w:abstractNumId="12" w15:restartNumberingAfterBreak="0">
    <w:nsid w:val="358611E5"/>
    <w:multiLevelType w:val="hybridMultilevel"/>
    <w:tmpl w:val="990E4730"/>
    <w:lvl w:ilvl="0" w:tplc="04090011">
      <w:start w:val="1"/>
      <w:numFmt w:val="decimalEnclosedCircle"/>
      <w:lvlText w:val="%1"/>
      <w:lvlJc w:val="left"/>
      <w:pPr>
        <w:tabs>
          <w:tab w:val="num" w:pos="724"/>
        </w:tabs>
        <w:ind w:left="724" w:hanging="36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164"/>
        </w:tabs>
        <w:ind w:left="116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564"/>
        </w:tabs>
        <w:ind w:left="156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64"/>
        </w:tabs>
        <w:ind w:left="196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364"/>
        </w:tabs>
        <w:ind w:left="236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764"/>
        </w:tabs>
        <w:ind w:left="276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64"/>
        </w:tabs>
        <w:ind w:left="316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564"/>
        </w:tabs>
        <w:ind w:left="356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64"/>
        </w:tabs>
        <w:ind w:left="3964" w:hanging="400"/>
      </w:pPr>
      <w:rPr>
        <w:rFonts w:ascii="Wingdings" w:hAnsi="Wingdings" w:hint="default"/>
      </w:rPr>
    </w:lvl>
  </w:abstractNum>
  <w:abstractNum w:abstractNumId="13" w15:restartNumberingAfterBreak="0">
    <w:nsid w:val="375D2D7F"/>
    <w:multiLevelType w:val="hybridMultilevel"/>
    <w:tmpl w:val="FCF27E3E"/>
    <w:lvl w:ilvl="0" w:tplc="FFFFFFFF">
      <w:start w:val="1"/>
      <w:numFmt w:val="decimalEnclosedCircle"/>
      <w:lvlText w:val="%1"/>
      <w:lvlJc w:val="left"/>
      <w:pPr>
        <w:tabs>
          <w:tab w:val="num" w:pos="724"/>
        </w:tabs>
        <w:ind w:left="724" w:hanging="36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tabs>
          <w:tab w:val="num" w:pos="1164"/>
        </w:tabs>
        <w:ind w:left="1164" w:hanging="40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1564"/>
        </w:tabs>
        <w:ind w:left="1564" w:hanging="40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1964"/>
        </w:tabs>
        <w:ind w:left="1964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364"/>
        </w:tabs>
        <w:ind w:left="2364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764"/>
        </w:tabs>
        <w:ind w:left="2764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3164"/>
        </w:tabs>
        <w:ind w:left="3164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564"/>
        </w:tabs>
        <w:ind w:left="3564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3964"/>
        </w:tabs>
        <w:ind w:left="3964" w:hanging="400"/>
      </w:pPr>
      <w:rPr>
        <w:rFonts w:ascii="Wingdings" w:hAnsi="Wingdings" w:hint="default"/>
      </w:rPr>
    </w:lvl>
  </w:abstractNum>
  <w:abstractNum w:abstractNumId="14" w15:restartNumberingAfterBreak="0">
    <w:nsid w:val="3A5875A0"/>
    <w:multiLevelType w:val="hybridMultilevel"/>
    <w:tmpl w:val="D3EA457C"/>
    <w:lvl w:ilvl="0" w:tplc="04090011">
      <w:start w:val="1"/>
      <w:numFmt w:val="decimalEnclosedCircle"/>
      <w:lvlText w:val="%1"/>
      <w:lvlJc w:val="left"/>
      <w:pPr>
        <w:tabs>
          <w:tab w:val="num" w:pos="724"/>
        </w:tabs>
        <w:ind w:left="724" w:hanging="36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164"/>
        </w:tabs>
        <w:ind w:left="116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564"/>
        </w:tabs>
        <w:ind w:left="156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64"/>
        </w:tabs>
        <w:ind w:left="196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364"/>
        </w:tabs>
        <w:ind w:left="236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764"/>
        </w:tabs>
        <w:ind w:left="276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64"/>
        </w:tabs>
        <w:ind w:left="316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564"/>
        </w:tabs>
        <w:ind w:left="356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64"/>
        </w:tabs>
        <w:ind w:left="3964" w:hanging="400"/>
      </w:pPr>
      <w:rPr>
        <w:rFonts w:ascii="Wingdings" w:hAnsi="Wingdings" w:hint="default"/>
      </w:rPr>
    </w:lvl>
  </w:abstractNum>
  <w:abstractNum w:abstractNumId="15" w15:restartNumberingAfterBreak="0">
    <w:nsid w:val="3ED94DB7"/>
    <w:multiLevelType w:val="hybridMultilevel"/>
    <w:tmpl w:val="4DAE6BBE"/>
    <w:lvl w:ilvl="0" w:tplc="BBC03834">
      <w:start w:val="1"/>
      <w:numFmt w:val="decimalEnclosedCircle"/>
      <w:lvlText w:val="%1"/>
      <w:lvlJc w:val="left"/>
      <w:pPr>
        <w:tabs>
          <w:tab w:val="num" w:pos="785"/>
        </w:tabs>
        <w:ind w:left="785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"/>
      <w:lvlJc w:val="left"/>
      <w:pPr>
        <w:tabs>
          <w:tab w:val="num" w:pos="1164"/>
        </w:tabs>
        <w:ind w:left="116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564"/>
        </w:tabs>
        <w:ind w:left="156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64"/>
        </w:tabs>
        <w:ind w:left="196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364"/>
        </w:tabs>
        <w:ind w:left="236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764"/>
        </w:tabs>
        <w:ind w:left="276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64"/>
        </w:tabs>
        <w:ind w:left="316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564"/>
        </w:tabs>
        <w:ind w:left="356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64"/>
        </w:tabs>
        <w:ind w:left="3964" w:hanging="400"/>
      </w:pPr>
      <w:rPr>
        <w:rFonts w:ascii="Wingdings" w:hAnsi="Wingdings" w:hint="default"/>
      </w:rPr>
    </w:lvl>
  </w:abstractNum>
  <w:abstractNum w:abstractNumId="16" w15:restartNumberingAfterBreak="0">
    <w:nsid w:val="4DA57D27"/>
    <w:multiLevelType w:val="hybridMultilevel"/>
    <w:tmpl w:val="DC486ED8"/>
    <w:lvl w:ilvl="0" w:tplc="FFFFFFFF">
      <w:start w:val="1"/>
      <w:numFmt w:val="decimalEnclosedCircle"/>
      <w:lvlText w:val="%1"/>
      <w:lvlJc w:val="left"/>
      <w:pPr>
        <w:ind w:left="800" w:hanging="400"/>
      </w:p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4FFF1E91"/>
    <w:multiLevelType w:val="hybridMultilevel"/>
    <w:tmpl w:val="116CCC2C"/>
    <w:lvl w:ilvl="0" w:tplc="FFFFFFFF">
      <w:start w:val="1"/>
      <w:numFmt w:val="decimalEnclosedCircle"/>
      <w:lvlText w:val="%1"/>
      <w:lvlJc w:val="left"/>
      <w:pPr>
        <w:tabs>
          <w:tab w:val="num" w:pos="724"/>
        </w:tabs>
        <w:ind w:left="724" w:hanging="36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tabs>
          <w:tab w:val="num" w:pos="1164"/>
        </w:tabs>
        <w:ind w:left="1164" w:hanging="40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1564"/>
        </w:tabs>
        <w:ind w:left="1564" w:hanging="40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1964"/>
        </w:tabs>
        <w:ind w:left="1964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364"/>
        </w:tabs>
        <w:ind w:left="2364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764"/>
        </w:tabs>
        <w:ind w:left="2764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3164"/>
        </w:tabs>
        <w:ind w:left="3164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564"/>
        </w:tabs>
        <w:ind w:left="3564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3964"/>
        </w:tabs>
        <w:ind w:left="3964" w:hanging="400"/>
      </w:pPr>
      <w:rPr>
        <w:rFonts w:ascii="Wingdings" w:hAnsi="Wingdings" w:hint="default"/>
      </w:rPr>
    </w:lvl>
  </w:abstractNum>
  <w:abstractNum w:abstractNumId="18" w15:restartNumberingAfterBreak="0">
    <w:nsid w:val="58190879"/>
    <w:multiLevelType w:val="hybridMultilevel"/>
    <w:tmpl w:val="089822AC"/>
    <w:lvl w:ilvl="0" w:tplc="138EA54C">
      <w:start w:val="1"/>
      <w:numFmt w:val="decimal"/>
      <w:lvlText w:val="%1."/>
      <w:lvlJc w:val="left"/>
      <w:pPr>
        <w:ind w:left="1045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485" w:hanging="400"/>
      </w:pPr>
    </w:lvl>
    <w:lvl w:ilvl="2" w:tplc="0409001B" w:tentative="1">
      <w:start w:val="1"/>
      <w:numFmt w:val="lowerRoman"/>
      <w:lvlText w:val="%3."/>
      <w:lvlJc w:val="right"/>
      <w:pPr>
        <w:ind w:left="1885" w:hanging="400"/>
      </w:pPr>
    </w:lvl>
    <w:lvl w:ilvl="3" w:tplc="0409000F" w:tentative="1">
      <w:start w:val="1"/>
      <w:numFmt w:val="decimal"/>
      <w:lvlText w:val="%4."/>
      <w:lvlJc w:val="left"/>
      <w:pPr>
        <w:ind w:left="2285" w:hanging="400"/>
      </w:pPr>
    </w:lvl>
    <w:lvl w:ilvl="4" w:tplc="04090019" w:tentative="1">
      <w:start w:val="1"/>
      <w:numFmt w:val="upperLetter"/>
      <w:lvlText w:val="%5."/>
      <w:lvlJc w:val="left"/>
      <w:pPr>
        <w:ind w:left="2685" w:hanging="400"/>
      </w:pPr>
    </w:lvl>
    <w:lvl w:ilvl="5" w:tplc="0409001B" w:tentative="1">
      <w:start w:val="1"/>
      <w:numFmt w:val="lowerRoman"/>
      <w:lvlText w:val="%6."/>
      <w:lvlJc w:val="right"/>
      <w:pPr>
        <w:ind w:left="3085" w:hanging="400"/>
      </w:pPr>
    </w:lvl>
    <w:lvl w:ilvl="6" w:tplc="0409000F" w:tentative="1">
      <w:start w:val="1"/>
      <w:numFmt w:val="decimal"/>
      <w:lvlText w:val="%7."/>
      <w:lvlJc w:val="left"/>
      <w:pPr>
        <w:ind w:left="3485" w:hanging="400"/>
      </w:pPr>
    </w:lvl>
    <w:lvl w:ilvl="7" w:tplc="04090019" w:tentative="1">
      <w:start w:val="1"/>
      <w:numFmt w:val="upperLetter"/>
      <w:lvlText w:val="%8."/>
      <w:lvlJc w:val="left"/>
      <w:pPr>
        <w:ind w:left="3885" w:hanging="400"/>
      </w:pPr>
    </w:lvl>
    <w:lvl w:ilvl="8" w:tplc="0409001B" w:tentative="1">
      <w:start w:val="1"/>
      <w:numFmt w:val="lowerRoman"/>
      <w:lvlText w:val="%9."/>
      <w:lvlJc w:val="right"/>
      <w:pPr>
        <w:ind w:left="4285" w:hanging="400"/>
      </w:pPr>
    </w:lvl>
  </w:abstractNum>
  <w:abstractNum w:abstractNumId="19" w15:restartNumberingAfterBreak="0">
    <w:nsid w:val="64322D11"/>
    <w:multiLevelType w:val="hybridMultilevel"/>
    <w:tmpl w:val="388835DC"/>
    <w:lvl w:ilvl="0" w:tplc="FFFFFFFF">
      <w:start w:val="1"/>
      <w:numFmt w:val="decimalEnclosedCircle"/>
      <w:lvlText w:val="%1"/>
      <w:lvlJc w:val="left"/>
      <w:pPr>
        <w:tabs>
          <w:tab w:val="num" w:pos="724"/>
        </w:tabs>
        <w:ind w:left="724" w:hanging="36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tabs>
          <w:tab w:val="num" w:pos="1164"/>
        </w:tabs>
        <w:ind w:left="1164" w:hanging="40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1564"/>
        </w:tabs>
        <w:ind w:left="1564" w:hanging="40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1964"/>
        </w:tabs>
        <w:ind w:left="1964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364"/>
        </w:tabs>
        <w:ind w:left="2364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764"/>
        </w:tabs>
        <w:ind w:left="2764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3164"/>
        </w:tabs>
        <w:ind w:left="3164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564"/>
        </w:tabs>
        <w:ind w:left="3564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3964"/>
        </w:tabs>
        <w:ind w:left="3964" w:hanging="400"/>
      </w:pPr>
      <w:rPr>
        <w:rFonts w:ascii="Wingdings" w:hAnsi="Wingdings" w:hint="default"/>
      </w:rPr>
    </w:lvl>
  </w:abstractNum>
  <w:abstractNum w:abstractNumId="20" w15:restartNumberingAfterBreak="0">
    <w:nsid w:val="6AE05EA4"/>
    <w:multiLevelType w:val="hybridMultilevel"/>
    <w:tmpl w:val="D40C7A9A"/>
    <w:lvl w:ilvl="0" w:tplc="67EA0BD2">
      <w:start w:val="1"/>
      <w:numFmt w:val="decimal"/>
      <w:lvlText w:val="(%1)"/>
      <w:lvlJc w:val="left"/>
      <w:pPr>
        <w:ind w:left="114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80" w:hanging="400"/>
      </w:pPr>
    </w:lvl>
    <w:lvl w:ilvl="2" w:tplc="0409001B" w:tentative="1">
      <w:start w:val="1"/>
      <w:numFmt w:val="lowerRoman"/>
      <w:lvlText w:val="%3."/>
      <w:lvlJc w:val="right"/>
      <w:pPr>
        <w:ind w:left="1980" w:hanging="400"/>
      </w:pPr>
    </w:lvl>
    <w:lvl w:ilvl="3" w:tplc="0409000F" w:tentative="1">
      <w:start w:val="1"/>
      <w:numFmt w:val="decimal"/>
      <w:lvlText w:val="%4."/>
      <w:lvlJc w:val="left"/>
      <w:pPr>
        <w:ind w:left="2380" w:hanging="400"/>
      </w:pPr>
    </w:lvl>
    <w:lvl w:ilvl="4" w:tplc="04090019" w:tentative="1">
      <w:start w:val="1"/>
      <w:numFmt w:val="upperLetter"/>
      <w:lvlText w:val="%5."/>
      <w:lvlJc w:val="left"/>
      <w:pPr>
        <w:ind w:left="2780" w:hanging="400"/>
      </w:pPr>
    </w:lvl>
    <w:lvl w:ilvl="5" w:tplc="0409001B" w:tentative="1">
      <w:start w:val="1"/>
      <w:numFmt w:val="lowerRoman"/>
      <w:lvlText w:val="%6."/>
      <w:lvlJc w:val="right"/>
      <w:pPr>
        <w:ind w:left="3180" w:hanging="400"/>
      </w:pPr>
    </w:lvl>
    <w:lvl w:ilvl="6" w:tplc="0409000F" w:tentative="1">
      <w:start w:val="1"/>
      <w:numFmt w:val="decimal"/>
      <w:lvlText w:val="%7."/>
      <w:lvlJc w:val="left"/>
      <w:pPr>
        <w:ind w:left="3580" w:hanging="400"/>
      </w:pPr>
    </w:lvl>
    <w:lvl w:ilvl="7" w:tplc="04090019" w:tentative="1">
      <w:start w:val="1"/>
      <w:numFmt w:val="upperLetter"/>
      <w:lvlText w:val="%8."/>
      <w:lvlJc w:val="left"/>
      <w:pPr>
        <w:ind w:left="3980" w:hanging="400"/>
      </w:pPr>
    </w:lvl>
    <w:lvl w:ilvl="8" w:tplc="0409001B" w:tentative="1">
      <w:start w:val="1"/>
      <w:numFmt w:val="lowerRoman"/>
      <w:lvlText w:val="%9."/>
      <w:lvlJc w:val="right"/>
      <w:pPr>
        <w:ind w:left="4380" w:hanging="400"/>
      </w:pPr>
    </w:lvl>
  </w:abstractNum>
  <w:abstractNum w:abstractNumId="21" w15:restartNumberingAfterBreak="0">
    <w:nsid w:val="6E743487"/>
    <w:multiLevelType w:val="hybridMultilevel"/>
    <w:tmpl w:val="64F80800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70B77C8B"/>
    <w:multiLevelType w:val="hybridMultilevel"/>
    <w:tmpl w:val="178256D2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74BB7CDD"/>
    <w:multiLevelType w:val="hybridMultilevel"/>
    <w:tmpl w:val="F8243D8A"/>
    <w:lvl w:ilvl="0" w:tplc="9210F48A">
      <w:start w:val="1"/>
      <w:numFmt w:val="decimal"/>
      <w:lvlText w:val="%1)"/>
      <w:lvlJc w:val="left"/>
      <w:pPr>
        <w:ind w:left="153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970" w:hanging="400"/>
      </w:pPr>
    </w:lvl>
    <w:lvl w:ilvl="2" w:tplc="0409001B" w:tentative="1">
      <w:start w:val="1"/>
      <w:numFmt w:val="lowerRoman"/>
      <w:lvlText w:val="%3."/>
      <w:lvlJc w:val="right"/>
      <w:pPr>
        <w:ind w:left="2370" w:hanging="400"/>
      </w:pPr>
    </w:lvl>
    <w:lvl w:ilvl="3" w:tplc="0409000F" w:tentative="1">
      <w:start w:val="1"/>
      <w:numFmt w:val="decimal"/>
      <w:lvlText w:val="%4."/>
      <w:lvlJc w:val="left"/>
      <w:pPr>
        <w:ind w:left="2770" w:hanging="400"/>
      </w:pPr>
    </w:lvl>
    <w:lvl w:ilvl="4" w:tplc="04090019" w:tentative="1">
      <w:start w:val="1"/>
      <w:numFmt w:val="upperLetter"/>
      <w:lvlText w:val="%5."/>
      <w:lvlJc w:val="left"/>
      <w:pPr>
        <w:ind w:left="3170" w:hanging="400"/>
      </w:pPr>
    </w:lvl>
    <w:lvl w:ilvl="5" w:tplc="0409001B" w:tentative="1">
      <w:start w:val="1"/>
      <w:numFmt w:val="lowerRoman"/>
      <w:lvlText w:val="%6."/>
      <w:lvlJc w:val="right"/>
      <w:pPr>
        <w:ind w:left="3570" w:hanging="400"/>
      </w:pPr>
    </w:lvl>
    <w:lvl w:ilvl="6" w:tplc="0409000F" w:tentative="1">
      <w:start w:val="1"/>
      <w:numFmt w:val="decimal"/>
      <w:lvlText w:val="%7."/>
      <w:lvlJc w:val="left"/>
      <w:pPr>
        <w:ind w:left="3970" w:hanging="400"/>
      </w:pPr>
    </w:lvl>
    <w:lvl w:ilvl="7" w:tplc="04090019" w:tentative="1">
      <w:start w:val="1"/>
      <w:numFmt w:val="upperLetter"/>
      <w:lvlText w:val="%8."/>
      <w:lvlJc w:val="left"/>
      <w:pPr>
        <w:ind w:left="4370" w:hanging="400"/>
      </w:pPr>
    </w:lvl>
    <w:lvl w:ilvl="8" w:tplc="0409001B" w:tentative="1">
      <w:start w:val="1"/>
      <w:numFmt w:val="lowerRoman"/>
      <w:lvlText w:val="%9."/>
      <w:lvlJc w:val="right"/>
      <w:pPr>
        <w:ind w:left="4770" w:hanging="400"/>
      </w:pPr>
    </w:lvl>
  </w:abstractNum>
  <w:abstractNum w:abstractNumId="24" w15:restartNumberingAfterBreak="0">
    <w:nsid w:val="780F2F16"/>
    <w:multiLevelType w:val="hybridMultilevel"/>
    <w:tmpl w:val="2F96FB58"/>
    <w:lvl w:ilvl="0" w:tplc="FFFFFFFF">
      <w:start w:val="1"/>
      <w:numFmt w:val="decimalEnclosedCircle"/>
      <w:lvlText w:val="%1"/>
      <w:lvlJc w:val="left"/>
      <w:pPr>
        <w:tabs>
          <w:tab w:val="num" w:pos="724"/>
        </w:tabs>
        <w:ind w:left="724" w:hanging="36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tabs>
          <w:tab w:val="num" w:pos="1164"/>
        </w:tabs>
        <w:ind w:left="1164" w:hanging="40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1564"/>
        </w:tabs>
        <w:ind w:left="1564" w:hanging="40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1964"/>
        </w:tabs>
        <w:ind w:left="1964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364"/>
        </w:tabs>
        <w:ind w:left="2364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764"/>
        </w:tabs>
        <w:ind w:left="2764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3164"/>
        </w:tabs>
        <w:ind w:left="3164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564"/>
        </w:tabs>
        <w:ind w:left="3564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3964"/>
        </w:tabs>
        <w:ind w:left="3964" w:hanging="40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2"/>
  </w:num>
  <w:num w:numId="4">
    <w:abstractNumId w:val="6"/>
  </w:num>
  <w:num w:numId="5">
    <w:abstractNumId w:val="14"/>
  </w:num>
  <w:num w:numId="6">
    <w:abstractNumId w:val="15"/>
  </w:num>
  <w:num w:numId="7">
    <w:abstractNumId w:val="9"/>
  </w:num>
  <w:num w:numId="8">
    <w:abstractNumId w:val="18"/>
  </w:num>
  <w:num w:numId="9">
    <w:abstractNumId w:val="0"/>
  </w:num>
  <w:num w:numId="10">
    <w:abstractNumId w:val="7"/>
  </w:num>
  <w:num w:numId="11">
    <w:abstractNumId w:val="23"/>
  </w:num>
  <w:num w:numId="12">
    <w:abstractNumId w:val="8"/>
  </w:num>
  <w:num w:numId="13">
    <w:abstractNumId w:val="20"/>
  </w:num>
  <w:num w:numId="14">
    <w:abstractNumId w:val="22"/>
  </w:num>
  <w:num w:numId="15">
    <w:abstractNumId w:val="10"/>
  </w:num>
  <w:num w:numId="16">
    <w:abstractNumId w:val="19"/>
  </w:num>
  <w:num w:numId="17">
    <w:abstractNumId w:val="11"/>
  </w:num>
  <w:num w:numId="18">
    <w:abstractNumId w:val="17"/>
  </w:num>
  <w:num w:numId="19">
    <w:abstractNumId w:val="13"/>
  </w:num>
  <w:num w:numId="20">
    <w:abstractNumId w:val="5"/>
  </w:num>
  <w:num w:numId="21">
    <w:abstractNumId w:val="24"/>
  </w:num>
  <w:num w:numId="22">
    <w:abstractNumId w:val="21"/>
  </w:num>
  <w:num w:numId="23">
    <w:abstractNumId w:val="3"/>
  </w:num>
  <w:num w:numId="24">
    <w:abstractNumId w:val="16"/>
  </w:num>
  <w:num w:numId="25">
    <w:abstractNumId w:val="1"/>
  </w:num>
  <w:numIdMacAtCleanup w:val="2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김현주 (Hyunjoo Kim)">
    <w15:presenceInfo w15:providerId="AD" w15:userId="S-1-12-1-959339916-1126444457-3701622442-210653286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2C5"/>
    <w:rsid w:val="00002357"/>
    <w:rsid w:val="00005C69"/>
    <w:rsid w:val="00012C21"/>
    <w:rsid w:val="00032FDF"/>
    <w:rsid w:val="00041B41"/>
    <w:rsid w:val="00043F27"/>
    <w:rsid w:val="0004675C"/>
    <w:rsid w:val="000530FB"/>
    <w:rsid w:val="00057E10"/>
    <w:rsid w:val="00067A7C"/>
    <w:rsid w:val="00094FF0"/>
    <w:rsid w:val="00097801"/>
    <w:rsid w:val="000C306A"/>
    <w:rsid w:val="000E0B58"/>
    <w:rsid w:val="0010207B"/>
    <w:rsid w:val="00105437"/>
    <w:rsid w:val="00131CB1"/>
    <w:rsid w:val="00132EB2"/>
    <w:rsid w:val="00145BFE"/>
    <w:rsid w:val="001667A1"/>
    <w:rsid w:val="001730A4"/>
    <w:rsid w:val="001B300A"/>
    <w:rsid w:val="001B4235"/>
    <w:rsid w:val="001D3293"/>
    <w:rsid w:val="001D58D7"/>
    <w:rsid w:val="001D67FF"/>
    <w:rsid w:val="001D768E"/>
    <w:rsid w:val="001F3D62"/>
    <w:rsid w:val="002345D7"/>
    <w:rsid w:val="002376EA"/>
    <w:rsid w:val="002436DC"/>
    <w:rsid w:val="00247537"/>
    <w:rsid w:val="00251683"/>
    <w:rsid w:val="002608F8"/>
    <w:rsid w:val="002908D1"/>
    <w:rsid w:val="002A0B22"/>
    <w:rsid w:val="002A3D34"/>
    <w:rsid w:val="002A3F34"/>
    <w:rsid w:val="002A4824"/>
    <w:rsid w:val="002B463E"/>
    <w:rsid w:val="002C4338"/>
    <w:rsid w:val="002D5D17"/>
    <w:rsid w:val="002F1BD7"/>
    <w:rsid w:val="002F3DB0"/>
    <w:rsid w:val="00322D29"/>
    <w:rsid w:val="00327BD1"/>
    <w:rsid w:val="0034683F"/>
    <w:rsid w:val="00351E01"/>
    <w:rsid w:val="00352351"/>
    <w:rsid w:val="00357286"/>
    <w:rsid w:val="00362111"/>
    <w:rsid w:val="003838ED"/>
    <w:rsid w:val="00384F26"/>
    <w:rsid w:val="0039069E"/>
    <w:rsid w:val="003A48AC"/>
    <w:rsid w:val="003A5B97"/>
    <w:rsid w:val="003B25C7"/>
    <w:rsid w:val="003C21FC"/>
    <w:rsid w:val="003C43E6"/>
    <w:rsid w:val="003D6F20"/>
    <w:rsid w:val="003E6C27"/>
    <w:rsid w:val="004002B9"/>
    <w:rsid w:val="00432F11"/>
    <w:rsid w:val="00441B81"/>
    <w:rsid w:val="0044367B"/>
    <w:rsid w:val="00444CD6"/>
    <w:rsid w:val="0044705E"/>
    <w:rsid w:val="00451DB9"/>
    <w:rsid w:val="00455DA3"/>
    <w:rsid w:val="00460327"/>
    <w:rsid w:val="00460F92"/>
    <w:rsid w:val="00473494"/>
    <w:rsid w:val="00487075"/>
    <w:rsid w:val="004A0CA9"/>
    <w:rsid w:val="004A111A"/>
    <w:rsid w:val="004A148E"/>
    <w:rsid w:val="004A4FF8"/>
    <w:rsid w:val="004A5BE3"/>
    <w:rsid w:val="004B1A97"/>
    <w:rsid w:val="004C3D26"/>
    <w:rsid w:val="004C4E2E"/>
    <w:rsid w:val="004D4AB9"/>
    <w:rsid w:val="004E0F69"/>
    <w:rsid w:val="004F3F3A"/>
    <w:rsid w:val="005068EA"/>
    <w:rsid w:val="00524914"/>
    <w:rsid w:val="005329FD"/>
    <w:rsid w:val="00555142"/>
    <w:rsid w:val="005601F9"/>
    <w:rsid w:val="005620ED"/>
    <w:rsid w:val="00587D49"/>
    <w:rsid w:val="0059000B"/>
    <w:rsid w:val="005A2078"/>
    <w:rsid w:val="005A29A0"/>
    <w:rsid w:val="005B69B7"/>
    <w:rsid w:val="005C03BD"/>
    <w:rsid w:val="005C1B58"/>
    <w:rsid w:val="005C2404"/>
    <w:rsid w:val="005C750E"/>
    <w:rsid w:val="005E1FD0"/>
    <w:rsid w:val="005F1886"/>
    <w:rsid w:val="005F6E15"/>
    <w:rsid w:val="00605735"/>
    <w:rsid w:val="00611579"/>
    <w:rsid w:val="0062133F"/>
    <w:rsid w:val="00627EB9"/>
    <w:rsid w:val="00650F87"/>
    <w:rsid w:val="00656B6D"/>
    <w:rsid w:val="00663AF7"/>
    <w:rsid w:val="0067044D"/>
    <w:rsid w:val="006758F2"/>
    <w:rsid w:val="006762C5"/>
    <w:rsid w:val="006C7D0B"/>
    <w:rsid w:val="006D2309"/>
    <w:rsid w:val="006F5317"/>
    <w:rsid w:val="006F709E"/>
    <w:rsid w:val="00702290"/>
    <w:rsid w:val="0072312C"/>
    <w:rsid w:val="00735127"/>
    <w:rsid w:val="007469DA"/>
    <w:rsid w:val="00746C67"/>
    <w:rsid w:val="00753AF7"/>
    <w:rsid w:val="007541CA"/>
    <w:rsid w:val="00770BB8"/>
    <w:rsid w:val="00776409"/>
    <w:rsid w:val="007815A8"/>
    <w:rsid w:val="007A47DD"/>
    <w:rsid w:val="007B19AA"/>
    <w:rsid w:val="007B5BAE"/>
    <w:rsid w:val="007C6249"/>
    <w:rsid w:val="007C67A2"/>
    <w:rsid w:val="007D1D53"/>
    <w:rsid w:val="007D2528"/>
    <w:rsid w:val="00807AFC"/>
    <w:rsid w:val="00814689"/>
    <w:rsid w:val="00820FDA"/>
    <w:rsid w:val="008216A9"/>
    <w:rsid w:val="00846B0B"/>
    <w:rsid w:val="008920B8"/>
    <w:rsid w:val="008930E5"/>
    <w:rsid w:val="008A1172"/>
    <w:rsid w:val="008B4630"/>
    <w:rsid w:val="008C70A9"/>
    <w:rsid w:val="008D01B5"/>
    <w:rsid w:val="008E66C5"/>
    <w:rsid w:val="00900A7C"/>
    <w:rsid w:val="009100B0"/>
    <w:rsid w:val="00922ABB"/>
    <w:rsid w:val="00926EEB"/>
    <w:rsid w:val="009530BB"/>
    <w:rsid w:val="0097235D"/>
    <w:rsid w:val="009842D5"/>
    <w:rsid w:val="00991A40"/>
    <w:rsid w:val="00991EF1"/>
    <w:rsid w:val="009C36BD"/>
    <w:rsid w:val="009C6654"/>
    <w:rsid w:val="009D48D8"/>
    <w:rsid w:val="009D6A63"/>
    <w:rsid w:val="009F7BAC"/>
    <w:rsid w:val="00A13E7D"/>
    <w:rsid w:val="00A258A5"/>
    <w:rsid w:val="00A36148"/>
    <w:rsid w:val="00A41FF4"/>
    <w:rsid w:val="00A50C6E"/>
    <w:rsid w:val="00A521E1"/>
    <w:rsid w:val="00A719C4"/>
    <w:rsid w:val="00A81829"/>
    <w:rsid w:val="00A85BF5"/>
    <w:rsid w:val="00A91813"/>
    <w:rsid w:val="00AA1827"/>
    <w:rsid w:val="00AA21DC"/>
    <w:rsid w:val="00AA5117"/>
    <w:rsid w:val="00AB07FF"/>
    <w:rsid w:val="00AB6643"/>
    <w:rsid w:val="00AE75B8"/>
    <w:rsid w:val="00AF0D8F"/>
    <w:rsid w:val="00B13330"/>
    <w:rsid w:val="00B158BC"/>
    <w:rsid w:val="00B17A2E"/>
    <w:rsid w:val="00B42416"/>
    <w:rsid w:val="00B43128"/>
    <w:rsid w:val="00B43E56"/>
    <w:rsid w:val="00B6365E"/>
    <w:rsid w:val="00B74F11"/>
    <w:rsid w:val="00B81C43"/>
    <w:rsid w:val="00BC70DE"/>
    <w:rsid w:val="00BD36BC"/>
    <w:rsid w:val="00BD71CE"/>
    <w:rsid w:val="00BF79BD"/>
    <w:rsid w:val="00C00EEE"/>
    <w:rsid w:val="00C01A6E"/>
    <w:rsid w:val="00C1268C"/>
    <w:rsid w:val="00C22A0C"/>
    <w:rsid w:val="00C26CF6"/>
    <w:rsid w:val="00C3272E"/>
    <w:rsid w:val="00C40BE9"/>
    <w:rsid w:val="00C42FE9"/>
    <w:rsid w:val="00C556C8"/>
    <w:rsid w:val="00C55F8D"/>
    <w:rsid w:val="00C57CCF"/>
    <w:rsid w:val="00C62101"/>
    <w:rsid w:val="00C730F1"/>
    <w:rsid w:val="00C7436A"/>
    <w:rsid w:val="00C87F28"/>
    <w:rsid w:val="00CA1FFC"/>
    <w:rsid w:val="00CA21FA"/>
    <w:rsid w:val="00CA54D7"/>
    <w:rsid w:val="00CB3253"/>
    <w:rsid w:val="00CB5687"/>
    <w:rsid w:val="00CC2732"/>
    <w:rsid w:val="00CC418B"/>
    <w:rsid w:val="00CC6066"/>
    <w:rsid w:val="00CF1596"/>
    <w:rsid w:val="00CF3168"/>
    <w:rsid w:val="00CF6A99"/>
    <w:rsid w:val="00D033D3"/>
    <w:rsid w:val="00D074A3"/>
    <w:rsid w:val="00D0759D"/>
    <w:rsid w:val="00D1155D"/>
    <w:rsid w:val="00D11DF4"/>
    <w:rsid w:val="00D179FF"/>
    <w:rsid w:val="00D40765"/>
    <w:rsid w:val="00D4373D"/>
    <w:rsid w:val="00D52C83"/>
    <w:rsid w:val="00D55F15"/>
    <w:rsid w:val="00D562AC"/>
    <w:rsid w:val="00D71934"/>
    <w:rsid w:val="00D81B61"/>
    <w:rsid w:val="00D9386A"/>
    <w:rsid w:val="00DA3D3C"/>
    <w:rsid w:val="00DB6EBF"/>
    <w:rsid w:val="00DD1655"/>
    <w:rsid w:val="00DD61E0"/>
    <w:rsid w:val="00DE41BF"/>
    <w:rsid w:val="00DE67F9"/>
    <w:rsid w:val="00E00077"/>
    <w:rsid w:val="00E20A19"/>
    <w:rsid w:val="00E23BA2"/>
    <w:rsid w:val="00E26AFA"/>
    <w:rsid w:val="00E35179"/>
    <w:rsid w:val="00E50C7D"/>
    <w:rsid w:val="00E645EE"/>
    <w:rsid w:val="00E72EC8"/>
    <w:rsid w:val="00E737C4"/>
    <w:rsid w:val="00E90E2F"/>
    <w:rsid w:val="00E97476"/>
    <w:rsid w:val="00EA3220"/>
    <w:rsid w:val="00EA5ED2"/>
    <w:rsid w:val="00EB6091"/>
    <w:rsid w:val="00EB758A"/>
    <w:rsid w:val="00ED34A9"/>
    <w:rsid w:val="00ED53CC"/>
    <w:rsid w:val="00EF3C7A"/>
    <w:rsid w:val="00F0659E"/>
    <w:rsid w:val="00F142B2"/>
    <w:rsid w:val="00F215C2"/>
    <w:rsid w:val="00F33D7F"/>
    <w:rsid w:val="00F5079E"/>
    <w:rsid w:val="00F803FB"/>
    <w:rsid w:val="00F82EF1"/>
    <w:rsid w:val="00F973AE"/>
    <w:rsid w:val="00FB0C2D"/>
    <w:rsid w:val="00FB39C7"/>
    <w:rsid w:val="00FC05E1"/>
    <w:rsid w:val="00FC19C6"/>
    <w:rsid w:val="00FC2977"/>
    <w:rsid w:val="00FC51FD"/>
    <w:rsid w:val="00FD213E"/>
    <w:rsid w:val="00FD3B7B"/>
    <w:rsid w:val="00FF1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1A98278"/>
  <w15:chartTrackingRefBased/>
  <w15:docId w15:val="{4B86E55C-3705-4E05-BC87-8ACED7D79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6762C5"/>
    <w:pPr>
      <w:widowControl w:val="0"/>
      <w:wordWrap w:val="0"/>
      <w:jc w:val="both"/>
    </w:pPr>
    <w:rPr>
      <w:rFonts w:eastAsia="바탕체"/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rsid w:val="006762C5"/>
    <w:rPr>
      <w:rFonts w:eastAsia="굴림체"/>
    </w:rPr>
  </w:style>
  <w:style w:type="paragraph" w:styleId="a4">
    <w:name w:val="header"/>
    <w:basedOn w:val="a"/>
    <w:rsid w:val="006762C5"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"/>
    <w:rsid w:val="006762C5"/>
    <w:pPr>
      <w:tabs>
        <w:tab w:val="center" w:pos="4252"/>
        <w:tab w:val="right" w:pos="8504"/>
      </w:tabs>
      <w:snapToGrid w:val="0"/>
    </w:pPr>
  </w:style>
  <w:style w:type="paragraph" w:customStyle="1" w:styleId="font5">
    <w:name w:val="font5"/>
    <w:basedOn w:val="a"/>
    <w:rsid w:val="006762C5"/>
    <w:pPr>
      <w:widowControl/>
      <w:wordWrap/>
      <w:spacing w:before="100" w:beforeAutospacing="1" w:after="100" w:afterAutospacing="1"/>
      <w:jc w:val="left"/>
    </w:pPr>
    <w:rPr>
      <w:rFonts w:ascii="돋움" w:eastAsia="돋움" w:hAnsi="돋움" w:cs="Arial Unicode MS" w:hint="eastAsia"/>
      <w:kern w:val="0"/>
      <w:sz w:val="16"/>
      <w:szCs w:val="16"/>
    </w:rPr>
  </w:style>
  <w:style w:type="paragraph" w:customStyle="1" w:styleId="xl24">
    <w:name w:val="xl24"/>
    <w:basedOn w:val="a"/>
    <w:rsid w:val="006762C5"/>
    <w:pPr>
      <w:widowControl/>
      <w:pBdr>
        <w:top w:val="single" w:sz="8" w:space="0" w:color="auto"/>
        <w:right w:val="single" w:sz="8" w:space="0" w:color="auto"/>
      </w:pBdr>
      <w:shd w:val="clear" w:color="auto" w:fill="FFFF00"/>
      <w:wordWrap/>
      <w:spacing w:before="100" w:beforeAutospacing="1" w:after="100" w:afterAutospacing="1"/>
      <w:jc w:val="center"/>
      <w:textAlignment w:val="center"/>
    </w:pPr>
    <w:rPr>
      <w:rFonts w:ascii="굴림체" w:eastAsia="굴림체" w:hAnsi="굴림체" w:cs="Arial Unicode MS" w:hint="eastAsia"/>
      <w:b/>
      <w:bCs/>
      <w:kern w:val="0"/>
      <w:sz w:val="32"/>
      <w:szCs w:val="32"/>
    </w:rPr>
  </w:style>
  <w:style w:type="paragraph" w:customStyle="1" w:styleId="xl25">
    <w:name w:val="xl25"/>
    <w:basedOn w:val="a"/>
    <w:rsid w:val="006762C5"/>
    <w:pPr>
      <w:widowControl/>
      <w:pBdr>
        <w:top w:val="single" w:sz="8" w:space="0" w:color="auto"/>
        <w:left w:val="single" w:sz="8" w:space="0" w:color="auto"/>
      </w:pBdr>
      <w:shd w:val="clear" w:color="auto" w:fill="FFFF00"/>
      <w:wordWrap/>
      <w:spacing w:before="100" w:beforeAutospacing="1" w:after="100" w:afterAutospacing="1"/>
      <w:jc w:val="left"/>
    </w:pPr>
    <w:rPr>
      <w:rFonts w:ascii="굴림체" w:eastAsia="굴림체" w:hAnsi="굴림체" w:cs="Arial Unicode MS" w:hint="eastAsia"/>
      <w:kern w:val="0"/>
      <w:sz w:val="28"/>
      <w:szCs w:val="28"/>
    </w:rPr>
  </w:style>
  <w:style w:type="paragraph" w:customStyle="1" w:styleId="xl26">
    <w:name w:val="xl26"/>
    <w:basedOn w:val="a"/>
    <w:rsid w:val="006762C5"/>
    <w:pPr>
      <w:widowControl/>
      <w:pBdr>
        <w:top w:val="single" w:sz="8" w:space="0" w:color="auto"/>
      </w:pBdr>
      <w:shd w:val="clear" w:color="auto" w:fill="FFFF00"/>
      <w:wordWrap/>
      <w:spacing w:before="100" w:beforeAutospacing="1" w:after="100" w:afterAutospacing="1"/>
      <w:jc w:val="left"/>
      <w:textAlignment w:val="center"/>
    </w:pPr>
    <w:rPr>
      <w:rFonts w:ascii="굴림체" w:eastAsia="굴림체" w:hAnsi="굴림체" w:cs="Arial Unicode MS" w:hint="eastAsia"/>
      <w:kern w:val="0"/>
      <w:sz w:val="28"/>
      <w:szCs w:val="28"/>
    </w:rPr>
  </w:style>
  <w:style w:type="paragraph" w:customStyle="1" w:styleId="xl27">
    <w:name w:val="xl27"/>
    <w:basedOn w:val="a"/>
    <w:rsid w:val="006762C5"/>
    <w:pPr>
      <w:widowControl/>
      <w:pBdr>
        <w:top w:val="single" w:sz="8" w:space="0" w:color="auto"/>
      </w:pBdr>
      <w:shd w:val="clear" w:color="auto" w:fill="FFFF00"/>
      <w:wordWrap/>
      <w:spacing w:before="100" w:beforeAutospacing="1" w:after="100" w:afterAutospacing="1"/>
      <w:jc w:val="left"/>
    </w:pPr>
    <w:rPr>
      <w:rFonts w:ascii="굴림체" w:eastAsia="굴림체" w:hAnsi="굴림체" w:cs="Arial Unicode MS" w:hint="eastAsia"/>
      <w:kern w:val="0"/>
      <w:sz w:val="28"/>
      <w:szCs w:val="28"/>
    </w:rPr>
  </w:style>
  <w:style w:type="paragraph" w:customStyle="1" w:styleId="xl28">
    <w:name w:val="xl28"/>
    <w:basedOn w:val="a"/>
    <w:rsid w:val="006762C5"/>
    <w:pPr>
      <w:widowControl/>
      <w:pBdr>
        <w:top w:val="single" w:sz="8" w:space="0" w:color="auto"/>
        <w:right w:val="single" w:sz="8" w:space="0" w:color="auto"/>
      </w:pBdr>
      <w:shd w:val="clear" w:color="auto" w:fill="FFFF00"/>
      <w:wordWrap/>
      <w:spacing w:before="100" w:beforeAutospacing="1" w:after="100" w:afterAutospacing="1"/>
      <w:jc w:val="left"/>
    </w:pPr>
    <w:rPr>
      <w:rFonts w:ascii="굴림체" w:eastAsia="굴림체" w:hAnsi="굴림체" w:cs="Arial Unicode MS" w:hint="eastAsia"/>
      <w:kern w:val="0"/>
      <w:sz w:val="28"/>
      <w:szCs w:val="28"/>
    </w:rPr>
  </w:style>
  <w:style w:type="paragraph" w:customStyle="1" w:styleId="xl29">
    <w:name w:val="xl29"/>
    <w:basedOn w:val="a"/>
    <w:rsid w:val="006762C5"/>
    <w:pPr>
      <w:widowControl/>
      <w:pBdr>
        <w:left w:val="single" w:sz="8" w:space="0" w:color="auto"/>
      </w:pBdr>
      <w:shd w:val="clear" w:color="auto" w:fill="FFFF00"/>
      <w:wordWrap/>
      <w:spacing w:before="100" w:beforeAutospacing="1" w:after="100" w:afterAutospacing="1"/>
      <w:jc w:val="center"/>
      <w:textAlignment w:val="center"/>
    </w:pPr>
    <w:rPr>
      <w:rFonts w:ascii="굴림체" w:eastAsia="굴림체" w:hAnsi="굴림체" w:cs="Arial Unicode MS" w:hint="eastAsia"/>
      <w:b/>
      <w:bCs/>
      <w:kern w:val="0"/>
      <w:sz w:val="32"/>
      <w:szCs w:val="32"/>
    </w:rPr>
  </w:style>
  <w:style w:type="paragraph" w:customStyle="1" w:styleId="xl30">
    <w:name w:val="xl30"/>
    <w:basedOn w:val="a"/>
    <w:rsid w:val="006762C5"/>
    <w:pPr>
      <w:widowControl/>
      <w:shd w:val="clear" w:color="auto" w:fill="FFFF00"/>
      <w:wordWrap/>
      <w:spacing w:before="100" w:beforeAutospacing="1" w:after="100" w:afterAutospacing="1"/>
      <w:jc w:val="center"/>
      <w:textAlignment w:val="center"/>
    </w:pPr>
    <w:rPr>
      <w:rFonts w:ascii="굴림체" w:eastAsia="굴림체" w:hAnsi="굴림체" w:cs="Arial Unicode MS" w:hint="eastAsia"/>
      <w:b/>
      <w:bCs/>
      <w:kern w:val="0"/>
      <w:sz w:val="32"/>
      <w:szCs w:val="32"/>
    </w:rPr>
  </w:style>
  <w:style w:type="paragraph" w:customStyle="1" w:styleId="xl31">
    <w:name w:val="xl31"/>
    <w:basedOn w:val="a"/>
    <w:rsid w:val="006762C5"/>
    <w:pPr>
      <w:widowControl/>
      <w:pBdr>
        <w:right w:val="single" w:sz="8" w:space="0" w:color="auto"/>
      </w:pBdr>
      <w:shd w:val="clear" w:color="auto" w:fill="FFFF00"/>
      <w:wordWrap/>
      <w:spacing w:before="100" w:beforeAutospacing="1" w:after="100" w:afterAutospacing="1"/>
      <w:jc w:val="center"/>
      <w:textAlignment w:val="center"/>
    </w:pPr>
    <w:rPr>
      <w:rFonts w:ascii="굴림체" w:eastAsia="굴림체" w:hAnsi="굴림체" w:cs="Arial Unicode MS" w:hint="eastAsia"/>
      <w:b/>
      <w:bCs/>
      <w:kern w:val="0"/>
      <w:sz w:val="32"/>
      <w:szCs w:val="32"/>
    </w:rPr>
  </w:style>
  <w:style w:type="paragraph" w:customStyle="1" w:styleId="xl32">
    <w:name w:val="xl32"/>
    <w:basedOn w:val="a"/>
    <w:rsid w:val="006762C5"/>
    <w:pPr>
      <w:widowControl/>
      <w:pBdr>
        <w:left w:val="single" w:sz="8" w:space="0" w:color="auto"/>
      </w:pBdr>
      <w:shd w:val="clear" w:color="auto" w:fill="FFFF00"/>
      <w:wordWrap/>
      <w:spacing w:before="100" w:beforeAutospacing="1" w:after="100" w:afterAutospacing="1"/>
      <w:jc w:val="left"/>
    </w:pPr>
    <w:rPr>
      <w:rFonts w:ascii="굴림체" w:eastAsia="굴림체" w:hAnsi="굴림체" w:cs="Arial Unicode MS" w:hint="eastAsia"/>
      <w:kern w:val="0"/>
      <w:sz w:val="32"/>
      <w:szCs w:val="32"/>
    </w:rPr>
  </w:style>
  <w:style w:type="paragraph" w:customStyle="1" w:styleId="xl33">
    <w:name w:val="xl33"/>
    <w:basedOn w:val="a"/>
    <w:rsid w:val="006762C5"/>
    <w:pPr>
      <w:widowControl/>
      <w:shd w:val="clear" w:color="auto" w:fill="FFFF00"/>
      <w:wordWrap/>
      <w:spacing w:before="100" w:beforeAutospacing="1" w:after="100" w:afterAutospacing="1"/>
      <w:jc w:val="left"/>
      <w:textAlignment w:val="center"/>
    </w:pPr>
    <w:rPr>
      <w:rFonts w:ascii="굴림체" w:eastAsia="굴림체" w:hAnsi="굴림체" w:cs="Arial Unicode MS" w:hint="eastAsia"/>
      <w:kern w:val="0"/>
      <w:sz w:val="32"/>
      <w:szCs w:val="32"/>
    </w:rPr>
  </w:style>
  <w:style w:type="paragraph" w:customStyle="1" w:styleId="xl34">
    <w:name w:val="xl34"/>
    <w:basedOn w:val="a"/>
    <w:rsid w:val="006762C5"/>
    <w:pPr>
      <w:widowControl/>
      <w:shd w:val="clear" w:color="auto" w:fill="FFFF00"/>
      <w:wordWrap/>
      <w:spacing w:before="100" w:beforeAutospacing="1" w:after="100" w:afterAutospacing="1"/>
      <w:jc w:val="left"/>
    </w:pPr>
    <w:rPr>
      <w:rFonts w:ascii="굴림체" w:eastAsia="굴림체" w:hAnsi="굴림체" w:cs="Arial Unicode MS" w:hint="eastAsia"/>
      <w:kern w:val="0"/>
      <w:sz w:val="32"/>
      <w:szCs w:val="32"/>
    </w:rPr>
  </w:style>
  <w:style w:type="paragraph" w:customStyle="1" w:styleId="xl35">
    <w:name w:val="xl35"/>
    <w:basedOn w:val="a"/>
    <w:rsid w:val="006762C5"/>
    <w:pPr>
      <w:widowControl/>
      <w:pBdr>
        <w:right w:val="single" w:sz="8" w:space="0" w:color="auto"/>
      </w:pBdr>
      <w:shd w:val="clear" w:color="auto" w:fill="FFFF00"/>
      <w:wordWrap/>
      <w:spacing w:before="100" w:beforeAutospacing="1" w:after="100" w:afterAutospacing="1"/>
      <w:jc w:val="left"/>
    </w:pPr>
    <w:rPr>
      <w:rFonts w:ascii="굴림체" w:eastAsia="굴림체" w:hAnsi="굴림체" w:cs="Arial Unicode MS" w:hint="eastAsia"/>
      <w:kern w:val="0"/>
      <w:sz w:val="32"/>
      <w:szCs w:val="32"/>
    </w:rPr>
  </w:style>
  <w:style w:type="paragraph" w:customStyle="1" w:styleId="xl36">
    <w:name w:val="xl36"/>
    <w:basedOn w:val="a"/>
    <w:rsid w:val="006762C5"/>
    <w:pPr>
      <w:widowControl/>
      <w:pBdr>
        <w:left w:val="single" w:sz="8" w:space="0" w:color="auto"/>
        <w:bottom w:val="single" w:sz="8" w:space="0" w:color="auto"/>
      </w:pBdr>
      <w:shd w:val="clear" w:color="auto" w:fill="FFFF00"/>
      <w:wordWrap/>
      <w:spacing w:before="100" w:beforeAutospacing="1" w:after="100" w:afterAutospacing="1"/>
      <w:jc w:val="center"/>
      <w:textAlignment w:val="center"/>
    </w:pPr>
    <w:rPr>
      <w:rFonts w:ascii="굴림체" w:eastAsia="굴림체" w:hAnsi="굴림체" w:cs="Arial Unicode MS" w:hint="eastAsia"/>
      <w:b/>
      <w:bCs/>
      <w:kern w:val="0"/>
      <w:sz w:val="32"/>
      <w:szCs w:val="32"/>
    </w:rPr>
  </w:style>
  <w:style w:type="paragraph" w:customStyle="1" w:styleId="xl37">
    <w:name w:val="xl37"/>
    <w:basedOn w:val="a"/>
    <w:rsid w:val="006762C5"/>
    <w:pPr>
      <w:widowControl/>
      <w:pBdr>
        <w:bottom w:val="single" w:sz="8" w:space="0" w:color="auto"/>
      </w:pBdr>
      <w:shd w:val="clear" w:color="auto" w:fill="FFFF00"/>
      <w:wordWrap/>
      <w:spacing w:before="100" w:beforeAutospacing="1" w:after="100" w:afterAutospacing="1"/>
      <w:jc w:val="center"/>
      <w:textAlignment w:val="center"/>
    </w:pPr>
    <w:rPr>
      <w:rFonts w:ascii="굴림체" w:eastAsia="굴림체" w:hAnsi="굴림체" w:cs="Arial Unicode MS" w:hint="eastAsia"/>
      <w:b/>
      <w:bCs/>
      <w:kern w:val="0"/>
      <w:sz w:val="32"/>
      <w:szCs w:val="32"/>
    </w:rPr>
  </w:style>
  <w:style w:type="paragraph" w:customStyle="1" w:styleId="xl38">
    <w:name w:val="xl38"/>
    <w:basedOn w:val="a"/>
    <w:rsid w:val="006762C5"/>
    <w:pPr>
      <w:widowControl/>
      <w:pBdr>
        <w:bottom w:val="single" w:sz="8" w:space="0" w:color="auto"/>
        <w:right w:val="single" w:sz="8" w:space="0" w:color="auto"/>
      </w:pBdr>
      <w:shd w:val="clear" w:color="auto" w:fill="FFFF00"/>
      <w:wordWrap/>
      <w:spacing w:before="100" w:beforeAutospacing="1" w:after="100" w:afterAutospacing="1"/>
      <w:jc w:val="center"/>
      <w:textAlignment w:val="center"/>
    </w:pPr>
    <w:rPr>
      <w:rFonts w:ascii="굴림체" w:eastAsia="굴림체" w:hAnsi="굴림체" w:cs="Arial Unicode MS" w:hint="eastAsia"/>
      <w:b/>
      <w:bCs/>
      <w:kern w:val="0"/>
      <w:sz w:val="32"/>
      <w:szCs w:val="32"/>
    </w:rPr>
  </w:style>
  <w:style w:type="paragraph" w:customStyle="1" w:styleId="xl39">
    <w:name w:val="xl39"/>
    <w:basedOn w:val="a"/>
    <w:rsid w:val="006762C5"/>
    <w:pPr>
      <w:widowControl/>
      <w:pBdr>
        <w:left w:val="single" w:sz="8" w:space="0" w:color="auto"/>
        <w:bottom w:val="single" w:sz="8" w:space="0" w:color="auto"/>
      </w:pBdr>
      <w:shd w:val="clear" w:color="auto" w:fill="FFFF00"/>
      <w:wordWrap/>
      <w:spacing w:before="100" w:beforeAutospacing="1" w:after="100" w:afterAutospacing="1"/>
      <w:jc w:val="left"/>
    </w:pPr>
    <w:rPr>
      <w:rFonts w:ascii="굴림체" w:eastAsia="굴림체" w:hAnsi="굴림체" w:cs="Arial Unicode MS" w:hint="eastAsia"/>
      <w:kern w:val="0"/>
      <w:sz w:val="28"/>
      <w:szCs w:val="28"/>
    </w:rPr>
  </w:style>
  <w:style w:type="paragraph" w:customStyle="1" w:styleId="xl40">
    <w:name w:val="xl40"/>
    <w:basedOn w:val="a"/>
    <w:rsid w:val="006762C5"/>
    <w:pPr>
      <w:widowControl/>
      <w:pBdr>
        <w:bottom w:val="single" w:sz="8" w:space="0" w:color="auto"/>
      </w:pBdr>
      <w:shd w:val="clear" w:color="auto" w:fill="FFFF00"/>
      <w:wordWrap/>
      <w:spacing w:before="100" w:beforeAutospacing="1" w:after="100" w:afterAutospacing="1"/>
      <w:jc w:val="left"/>
      <w:textAlignment w:val="center"/>
    </w:pPr>
    <w:rPr>
      <w:rFonts w:ascii="굴림체" w:eastAsia="굴림체" w:hAnsi="굴림체" w:cs="Arial Unicode MS" w:hint="eastAsia"/>
      <w:kern w:val="0"/>
      <w:sz w:val="28"/>
      <w:szCs w:val="28"/>
    </w:rPr>
  </w:style>
  <w:style w:type="paragraph" w:customStyle="1" w:styleId="xl41">
    <w:name w:val="xl41"/>
    <w:basedOn w:val="a"/>
    <w:rsid w:val="006762C5"/>
    <w:pPr>
      <w:widowControl/>
      <w:pBdr>
        <w:bottom w:val="single" w:sz="8" w:space="0" w:color="auto"/>
      </w:pBdr>
      <w:shd w:val="clear" w:color="auto" w:fill="FFFF00"/>
      <w:wordWrap/>
      <w:spacing w:before="100" w:beforeAutospacing="1" w:after="100" w:afterAutospacing="1"/>
      <w:jc w:val="left"/>
    </w:pPr>
    <w:rPr>
      <w:rFonts w:ascii="굴림체" w:eastAsia="굴림체" w:hAnsi="굴림체" w:cs="Arial Unicode MS" w:hint="eastAsia"/>
      <w:kern w:val="0"/>
      <w:sz w:val="28"/>
      <w:szCs w:val="28"/>
    </w:rPr>
  </w:style>
  <w:style w:type="paragraph" w:customStyle="1" w:styleId="xl42">
    <w:name w:val="xl42"/>
    <w:basedOn w:val="a"/>
    <w:rsid w:val="006762C5"/>
    <w:pPr>
      <w:widowControl/>
      <w:pBdr>
        <w:bottom w:val="single" w:sz="8" w:space="0" w:color="auto"/>
        <w:right w:val="single" w:sz="8" w:space="0" w:color="auto"/>
      </w:pBdr>
      <w:shd w:val="clear" w:color="auto" w:fill="FFFF00"/>
      <w:wordWrap/>
      <w:spacing w:before="100" w:beforeAutospacing="1" w:after="100" w:afterAutospacing="1"/>
      <w:jc w:val="left"/>
    </w:pPr>
    <w:rPr>
      <w:rFonts w:ascii="굴림체" w:eastAsia="굴림체" w:hAnsi="굴림체" w:cs="Arial Unicode MS" w:hint="eastAsia"/>
      <w:kern w:val="0"/>
      <w:sz w:val="28"/>
      <w:szCs w:val="28"/>
    </w:rPr>
  </w:style>
  <w:style w:type="paragraph" w:customStyle="1" w:styleId="xl43">
    <w:name w:val="xl43"/>
    <w:basedOn w:val="a"/>
    <w:rsid w:val="006762C5"/>
    <w:pPr>
      <w:widowControl/>
      <w:pBdr>
        <w:left w:val="single" w:sz="8" w:space="0" w:color="auto"/>
        <w:bottom w:val="single" w:sz="4" w:space="0" w:color="auto"/>
        <w:right w:val="single" w:sz="8" w:space="0" w:color="auto"/>
      </w:pBdr>
      <w:wordWrap/>
      <w:spacing w:before="100" w:beforeAutospacing="1" w:after="100" w:afterAutospacing="1"/>
      <w:jc w:val="center"/>
    </w:pPr>
    <w:rPr>
      <w:rFonts w:ascii="굴림체" w:eastAsia="굴림체" w:hAnsi="굴림체" w:cs="Arial Unicode MS" w:hint="eastAsia"/>
      <w:kern w:val="0"/>
      <w:sz w:val="24"/>
      <w:szCs w:val="24"/>
    </w:rPr>
  </w:style>
  <w:style w:type="paragraph" w:customStyle="1" w:styleId="xl44">
    <w:name w:val="xl44"/>
    <w:basedOn w:val="a"/>
    <w:rsid w:val="006762C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spacing w:before="100" w:beforeAutospacing="1" w:after="100" w:afterAutospacing="1"/>
      <w:jc w:val="left"/>
    </w:pPr>
    <w:rPr>
      <w:rFonts w:ascii="굴림체" w:eastAsia="굴림체" w:hAnsi="굴림체" w:cs="Arial Unicode MS" w:hint="eastAsia"/>
      <w:kern w:val="0"/>
      <w:sz w:val="28"/>
      <w:szCs w:val="28"/>
    </w:rPr>
  </w:style>
  <w:style w:type="paragraph" w:customStyle="1" w:styleId="xl45">
    <w:name w:val="xl45"/>
    <w:basedOn w:val="a"/>
    <w:rsid w:val="006762C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spacing w:before="100" w:beforeAutospacing="1" w:after="100" w:afterAutospacing="1"/>
      <w:jc w:val="left"/>
    </w:pPr>
    <w:rPr>
      <w:rFonts w:ascii="굴림체" w:eastAsia="굴림체" w:hAnsi="굴림체" w:cs="Arial Unicode MS" w:hint="eastAsia"/>
      <w:kern w:val="0"/>
      <w:sz w:val="28"/>
      <w:szCs w:val="28"/>
    </w:rPr>
  </w:style>
  <w:style w:type="paragraph" w:customStyle="1" w:styleId="xl46">
    <w:name w:val="xl46"/>
    <w:basedOn w:val="a"/>
    <w:rsid w:val="006762C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spacing w:before="100" w:beforeAutospacing="1" w:after="100" w:afterAutospacing="1"/>
      <w:jc w:val="left"/>
    </w:pPr>
    <w:rPr>
      <w:rFonts w:ascii="굴림체" w:eastAsia="굴림체" w:hAnsi="굴림체" w:cs="Arial Unicode MS" w:hint="eastAsia"/>
      <w:kern w:val="0"/>
      <w:sz w:val="28"/>
      <w:szCs w:val="28"/>
    </w:rPr>
  </w:style>
  <w:style w:type="paragraph" w:customStyle="1" w:styleId="xl47">
    <w:name w:val="xl47"/>
    <w:basedOn w:val="a"/>
    <w:rsid w:val="006762C5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wordWrap/>
      <w:spacing w:before="100" w:beforeAutospacing="1" w:after="100" w:afterAutospacing="1"/>
      <w:jc w:val="center"/>
    </w:pPr>
    <w:rPr>
      <w:rFonts w:ascii="굴림체" w:eastAsia="굴림체" w:hAnsi="굴림체" w:cs="Arial Unicode MS" w:hint="eastAsia"/>
      <w:kern w:val="0"/>
      <w:sz w:val="24"/>
      <w:szCs w:val="24"/>
    </w:rPr>
  </w:style>
  <w:style w:type="paragraph" w:customStyle="1" w:styleId="xl48">
    <w:name w:val="xl48"/>
    <w:basedOn w:val="a"/>
    <w:rsid w:val="006762C5"/>
    <w:pPr>
      <w:widowControl/>
      <w:pBdr>
        <w:left w:val="single" w:sz="8" w:space="0" w:color="auto"/>
        <w:bottom w:val="single" w:sz="4" w:space="0" w:color="auto"/>
        <w:right w:val="single" w:sz="8" w:space="0" w:color="auto"/>
      </w:pBdr>
      <w:wordWrap/>
      <w:spacing w:before="100" w:beforeAutospacing="1" w:after="100" w:afterAutospacing="1"/>
      <w:jc w:val="left"/>
    </w:pPr>
    <w:rPr>
      <w:rFonts w:ascii="굴림체" w:eastAsia="굴림체" w:hAnsi="굴림체" w:cs="Arial Unicode MS" w:hint="eastAsia"/>
      <w:kern w:val="0"/>
      <w:sz w:val="24"/>
      <w:szCs w:val="24"/>
    </w:rPr>
  </w:style>
  <w:style w:type="paragraph" w:customStyle="1" w:styleId="xl49">
    <w:name w:val="xl49"/>
    <w:basedOn w:val="a"/>
    <w:rsid w:val="006762C5"/>
    <w:pPr>
      <w:widowControl/>
      <w:pBdr>
        <w:bottom w:val="single" w:sz="4" w:space="0" w:color="auto"/>
        <w:right w:val="single" w:sz="8" w:space="0" w:color="auto"/>
      </w:pBdr>
      <w:wordWrap/>
      <w:spacing w:before="100" w:beforeAutospacing="1" w:after="100" w:afterAutospacing="1"/>
      <w:jc w:val="left"/>
    </w:pPr>
    <w:rPr>
      <w:rFonts w:ascii="굴림체" w:eastAsia="굴림체" w:hAnsi="굴림체" w:cs="Arial Unicode MS" w:hint="eastAsia"/>
      <w:kern w:val="0"/>
      <w:sz w:val="24"/>
      <w:szCs w:val="24"/>
    </w:rPr>
  </w:style>
  <w:style w:type="paragraph" w:customStyle="1" w:styleId="xl50">
    <w:name w:val="xl50"/>
    <w:basedOn w:val="a"/>
    <w:rsid w:val="006762C5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wordWrap/>
      <w:spacing w:before="100" w:beforeAutospacing="1" w:after="100" w:afterAutospacing="1"/>
      <w:jc w:val="left"/>
    </w:pPr>
    <w:rPr>
      <w:rFonts w:ascii="굴림체" w:eastAsia="굴림체" w:hAnsi="굴림체" w:cs="Arial Unicode MS" w:hint="eastAsia"/>
      <w:kern w:val="0"/>
      <w:sz w:val="28"/>
      <w:szCs w:val="28"/>
    </w:rPr>
  </w:style>
  <w:style w:type="paragraph" w:customStyle="1" w:styleId="xl51">
    <w:name w:val="xl51"/>
    <w:basedOn w:val="a"/>
    <w:rsid w:val="006762C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wordWrap/>
      <w:spacing w:before="100" w:beforeAutospacing="1" w:after="100" w:afterAutospacing="1"/>
      <w:jc w:val="left"/>
    </w:pPr>
    <w:rPr>
      <w:rFonts w:ascii="굴림체" w:eastAsia="굴림체" w:hAnsi="굴림체" w:cs="Arial Unicode MS" w:hint="eastAsia"/>
      <w:kern w:val="0"/>
      <w:sz w:val="28"/>
      <w:szCs w:val="28"/>
    </w:rPr>
  </w:style>
  <w:style w:type="paragraph" w:customStyle="1" w:styleId="xl52">
    <w:name w:val="xl52"/>
    <w:basedOn w:val="a"/>
    <w:rsid w:val="006762C5"/>
    <w:pPr>
      <w:widowControl/>
      <w:pBdr>
        <w:top w:val="single" w:sz="4" w:space="0" w:color="auto"/>
        <w:left w:val="single" w:sz="8" w:space="0" w:color="auto"/>
        <w:bottom w:val="single" w:sz="8" w:space="0" w:color="auto"/>
        <w:right w:val="single" w:sz="8" w:space="0" w:color="auto"/>
      </w:pBdr>
      <w:wordWrap/>
      <w:spacing w:before="100" w:beforeAutospacing="1" w:after="100" w:afterAutospacing="1"/>
      <w:jc w:val="center"/>
      <w:textAlignment w:val="top"/>
    </w:pPr>
    <w:rPr>
      <w:rFonts w:ascii="굴림체" w:eastAsia="굴림체" w:hAnsi="굴림체" w:cs="Arial Unicode MS" w:hint="eastAsia"/>
      <w:kern w:val="0"/>
      <w:sz w:val="24"/>
      <w:szCs w:val="24"/>
    </w:rPr>
  </w:style>
  <w:style w:type="paragraph" w:customStyle="1" w:styleId="xl53">
    <w:name w:val="xl53"/>
    <w:basedOn w:val="a"/>
    <w:rsid w:val="006762C5"/>
    <w:pPr>
      <w:widowControl/>
      <w:pBdr>
        <w:top w:val="single" w:sz="4" w:space="0" w:color="auto"/>
        <w:left w:val="single" w:sz="8" w:space="0" w:color="auto"/>
        <w:bottom w:val="single" w:sz="8" w:space="0" w:color="auto"/>
        <w:right w:val="single" w:sz="8" w:space="0" w:color="auto"/>
      </w:pBdr>
      <w:wordWrap/>
      <w:spacing w:before="100" w:beforeAutospacing="1" w:after="100" w:afterAutospacing="1"/>
      <w:jc w:val="left"/>
      <w:textAlignment w:val="top"/>
    </w:pPr>
    <w:rPr>
      <w:rFonts w:ascii="굴림체" w:eastAsia="굴림체" w:hAnsi="굴림체" w:cs="Arial Unicode MS" w:hint="eastAsia"/>
      <w:kern w:val="0"/>
      <w:sz w:val="24"/>
      <w:szCs w:val="24"/>
    </w:rPr>
  </w:style>
  <w:style w:type="paragraph" w:customStyle="1" w:styleId="xl54">
    <w:name w:val="xl54"/>
    <w:basedOn w:val="a"/>
    <w:rsid w:val="006762C5"/>
    <w:pPr>
      <w:widowControl/>
      <w:pBdr>
        <w:top w:val="single" w:sz="4" w:space="0" w:color="auto"/>
        <w:bottom w:val="single" w:sz="8" w:space="0" w:color="auto"/>
        <w:right w:val="single" w:sz="8" w:space="0" w:color="auto"/>
      </w:pBdr>
      <w:wordWrap/>
      <w:spacing w:before="100" w:beforeAutospacing="1" w:after="100" w:afterAutospacing="1"/>
      <w:jc w:val="left"/>
    </w:pPr>
    <w:rPr>
      <w:rFonts w:ascii="굴림체" w:eastAsia="굴림체" w:hAnsi="굴림체" w:cs="Arial Unicode MS" w:hint="eastAsia"/>
      <w:kern w:val="0"/>
      <w:sz w:val="24"/>
      <w:szCs w:val="24"/>
    </w:rPr>
  </w:style>
  <w:style w:type="paragraph" w:customStyle="1" w:styleId="xl55">
    <w:name w:val="xl55"/>
    <w:basedOn w:val="a"/>
    <w:rsid w:val="006762C5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wordWrap/>
      <w:spacing w:before="100" w:beforeAutospacing="1" w:after="100" w:afterAutospacing="1"/>
      <w:jc w:val="left"/>
    </w:pPr>
    <w:rPr>
      <w:rFonts w:ascii="굴림체" w:eastAsia="굴림체" w:hAnsi="굴림체" w:cs="Arial Unicode MS" w:hint="eastAsia"/>
      <w:kern w:val="0"/>
      <w:sz w:val="28"/>
      <w:szCs w:val="28"/>
    </w:rPr>
  </w:style>
  <w:style w:type="paragraph" w:customStyle="1" w:styleId="xl56">
    <w:name w:val="xl56"/>
    <w:basedOn w:val="a"/>
    <w:rsid w:val="006762C5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wordWrap/>
      <w:spacing w:before="100" w:beforeAutospacing="1" w:after="100" w:afterAutospacing="1"/>
      <w:jc w:val="left"/>
    </w:pPr>
    <w:rPr>
      <w:rFonts w:ascii="굴림체" w:eastAsia="굴림체" w:hAnsi="굴림체" w:cs="Arial Unicode MS" w:hint="eastAsia"/>
      <w:kern w:val="0"/>
      <w:sz w:val="28"/>
      <w:szCs w:val="28"/>
    </w:rPr>
  </w:style>
  <w:style w:type="paragraph" w:customStyle="1" w:styleId="xl57">
    <w:name w:val="xl57"/>
    <w:basedOn w:val="a"/>
    <w:rsid w:val="006762C5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wordWrap/>
      <w:spacing w:before="100" w:beforeAutospacing="1" w:after="100" w:afterAutospacing="1"/>
      <w:jc w:val="left"/>
    </w:pPr>
    <w:rPr>
      <w:rFonts w:ascii="굴림체" w:eastAsia="굴림체" w:hAnsi="굴림체" w:cs="Arial Unicode MS" w:hint="eastAsia"/>
      <w:kern w:val="0"/>
      <w:sz w:val="28"/>
      <w:szCs w:val="28"/>
    </w:rPr>
  </w:style>
  <w:style w:type="paragraph" w:customStyle="1" w:styleId="xl58">
    <w:name w:val="xl58"/>
    <w:basedOn w:val="a"/>
    <w:rsid w:val="006762C5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wordWrap/>
      <w:spacing w:before="100" w:beforeAutospacing="1" w:after="100" w:afterAutospacing="1"/>
      <w:jc w:val="left"/>
    </w:pPr>
    <w:rPr>
      <w:rFonts w:ascii="굴림체" w:eastAsia="굴림체" w:hAnsi="굴림체" w:cs="Arial Unicode MS" w:hint="eastAsia"/>
      <w:kern w:val="0"/>
      <w:sz w:val="28"/>
      <w:szCs w:val="28"/>
    </w:rPr>
  </w:style>
  <w:style w:type="paragraph" w:customStyle="1" w:styleId="xl59">
    <w:name w:val="xl59"/>
    <w:basedOn w:val="a"/>
    <w:rsid w:val="006762C5"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wordWrap/>
      <w:spacing w:before="100" w:beforeAutospacing="1" w:after="100" w:afterAutospacing="1"/>
      <w:jc w:val="center"/>
      <w:textAlignment w:val="center"/>
    </w:pPr>
    <w:rPr>
      <w:rFonts w:ascii="굴림체" w:eastAsia="굴림체" w:hAnsi="굴림체" w:cs="Arial Unicode MS" w:hint="eastAsia"/>
      <w:kern w:val="0"/>
      <w:sz w:val="24"/>
      <w:szCs w:val="24"/>
    </w:rPr>
  </w:style>
  <w:style w:type="paragraph" w:customStyle="1" w:styleId="xl60">
    <w:name w:val="xl60"/>
    <w:basedOn w:val="a"/>
    <w:rsid w:val="006762C5"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auto" w:fill="C0C0C0"/>
      <w:wordWrap/>
      <w:spacing w:before="100" w:beforeAutospacing="1" w:after="100" w:afterAutospacing="1"/>
      <w:jc w:val="center"/>
      <w:textAlignment w:val="center"/>
    </w:pPr>
    <w:rPr>
      <w:rFonts w:ascii="굴림체" w:eastAsia="굴림체" w:hAnsi="굴림체" w:cs="Arial Unicode MS" w:hint="eastAsia"/>
      <w:kern w:val="0"/>
      <w:sz w:val="24"/>
      <w:szCs w:val="24"/>
    </w:rPr>
  </w:style>
  <w:style w:type="paragraph" w:customStyle="1" w:styleId="xl61">
    <w:name w:val="xl61"/>
    <w:basedOn w:val="a"/>
    <w:rsid w:val="006762C5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wordWrap/>
      <w:spacing w:before="100" w:beforeAutospacing="1" w:after="100" w:afterAutospacing="1"/>
      <w:jc w:val="left"/>
    </w:pPr>
    <w:rPr>
      <w:rFonts w:ascii="굴림체" w:eastAsia="굴림체" w:hAnsi="굴림체" w:cs="Arial Unicode MS" w:hint="eastAsia"/>
      <w:kern w:val="0"/>
      <w:sz w:val="28"/>
      <w:szCs w:val="28"/>
    </w:rPr>
  </w:style>
  <w:style w:type="paragraph" w:customStyle="1" w:styleId="xl62">
    <w:name w:val="xl62"/>
    <w:basedOn w:val="a"/>
    <w:rsid w:val="006762C5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wordWrap/>
      <w:spacing w:before="100" w:beforeAutospacing="1" w:after="100" w:afterAutospacing="1"/>
      <w:jc w:val="left"/>
    </w:pPr>
    <w:rPr>
      <w:rFonts w:ascii="굴림체" w:eastAsia="굴림체" w:hAnsi="굴림체" w:cs="Arial Unicode MS" w:hint="eastAsia"/>
      <w:kern w:val="0"/>
      <w:sz w:val="28"/>
      <w:szCs w:val="28"/>
    </w:rPr>
  </w:style>
  <w:style w:type="paragraph" w:customStyle="1" w:styleId="xl63">
    <w:name w:val="xl63"/>
    <w:basedOn w:val="a"/>
    <w:rsid w:val="006762C5"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auto" w:fill="C0C0C0"/>
      <w:wordWrap/>
      <w:spacing w:before="100" w:beforeAutospacing="1" w:after="100" w:afterAutospacing="1"/>
      <w:jc w:val="center"/>
      <w:textAlignment w:val="center"/>
    </w:pPr>
    <w:rPr>
      <w:rFonts w:ascii="굴림체" w:eastAsia="굴림체" w:hAnsi="굴림체" w:cs="Arial Unicode MS" w:hint="eastAsia"/>
      <w:kern w:val="0"/>
      <w:sz w:val="24"/>
      <w:szCs w:val="24"/>
    </w:rPr>
  </w:style>
  <w:style w:type="paragraph" w:customStyle="1" w:styleId="xl64">
    <w:name w:val="xl64"/>
    <w:basedOn w:val="a"/>
    <w:rsid w:val="006762C5"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auto" w:fill="C0C0C0"/>
      <w:wordWrap/>
      <w:spacing w:before="100" w:beforeAutospacing="1" w:after="100" w:afterAutospacing="1"/>
      <w:jc w:val="center"/>
      <w:textAlignment w:val="center"/>
    </w:pPr>
    <w:rPr>
      <w:rFonts w:ascii="굴림체" w:eastAsia="굴림체" w:hAnsi="굴림체" w:cs="Arial Unicode MS" w:hint="eastAsia"/>
      <w:kern w:val="0"/>
      <w:sz w:val="28"/>
      <w:szCs w:val="28"/>
    </w:rPr>
  </w:style>
  <w:style w:type="paragraph" w:customStyle="1" w:styleId="xl65">
    <w:name w:val="xl65"/>
    <w:basedOn w:val="a"/>
    <w:rsid w:val="006762C5"/>
    <w:pPr>
      <w:widowControl/>
      <w:pBdr>
        <w:top w:val="single" w:sz="8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auto" w:fill="C0C0C0"/>
      <w:wordWrap/>
      <w:spacing w:before="100" w:beforeAutospacing="1" w:after="100" w:afterAutospacing="1"/>
      <w:jc w:val="center"/>
      <w:textAlignment w:val="center"/>
    </w:pPr>
    <w:rPr>
      <w:rFonts w:ascii="굴림체" w:eastAsia="굴림체" w:hAnsi="굴림체" w:cs="Arial Unicode MS" w:hint="eastAsia"/>
      <w:kern w:val="0"/>
      <w:sz w:val="28"/>
      <w:szCs w:val="28"/>
    </w:rPr>
  </w:style>
  <w:style w:type="paragraph" w:customStyle="1" w:styleId="xl66">
    <w:name w:val="xl66"/>
    <w:basedOn w:val="a"/>
    <w:rsid w:val="006762C5"/>
    <w:pPr>
      <w:widowControl/>
      <w:pBdr>
        <w:top w:val="single" w:sz="8" w:space="0" w:color="auto"/>
        <w:left w:val="single" w:sz="4" w:space="0" w:color="auto"/>
        <w:bottom w:val="single" w:sz="8" w:space="0" w:color="auto"/>
        <w:right w:val="single" w:sz="8" w:space="0" w:color="auto"/>
      </w:pBdr>
      <w:shd w:val="clear" w:color="auto" w:fill="C0C0C0"/>
      <w:wordWrap/>
      <w:spacing w:before="100" w:beforeAutospacing="1" w:after="100" w:afterAutospacing="1"/>
      <w:jc w:val="center"/>
      <w:textAlignment w:val="center"/>
    </w:pPr>
    <w:rPr>
      <w:rFonts w:ascii="굴림체" w:eastAsia="굴림체" w:hAnsi="굴림체" w:cs="Arial Unicode MS" w:hint="eastAsia"/>
      <w:kern w:val="0"/>
      <w:sz w:val="28"/>
      <w:szCs w:val="28"/>
    </w:rPr>
  </w:style>
  <w:style w:type="paragraph" w:customStyle="1" w:styleId="xl67">
    <w:name w:val="xl67"/>
    <w:basedOn w:val="a"/>
    <w:rsid w:val="006762C5"/>
    <w:pPr>
      <w:widowControl/>
      <w:pBdr>
        <w:left w:val="single" w:sz="4" w:space="0" w:color="auto"/>
        <w:bottom w:val="single" w:sz="4" w:space="0" w:color="auto"/>
        <w:right w:val="single" w:sz="8" w:space="0" w:color="auto"/>
      </w:pBdr>
      <w:wordWrap/>
      <w:spacing w:before="100" w:beforeAutospacing="1" w:after="100" w:afterAutospacing="1"/>
      <w:jc w:val="left"/>
    </w:pPr>
    <w:rPr>
      <w:rFonts w:ascii="굴림체" w:eastAsia="굴림체" w:hAnsi="굴림체" w:cs="Arial Unicode MS" w:hint="eastAsia"/>
      <w:kern w:val="0"/>
      <w:sz w:val="28"/>
      <w:szCs w:val="28"/>
    </w:rPr>
  </w:style>
  <w:style w:type="paragraph" w:customStyle="1" w:styleId="xl68">
    <w:name w:val="xl68"/>
    <w:basedOn w:val="a"/>
    <w:rsid w:val="006762C5"/>
    <w:pPr>
      <w:widowControl/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wordWrap/>
      <w:spacing w:before="100" w:beforeAutospacing="1" w:after="100" w:afterAutospacing="1"/>
      <w:jc w:val="left"/>
    </w:pPr>
    <w:rPr>
      <w:rFonts w:ascii="굴림체" w:eastAsia="굴림체" w:hAnsi="굴림체" w:cs="Arial Unicode MS" w:hint="eastAsia"/>
      <w:kern w:val="0"/>
      <w:sz w:val="28"/>
      <w:szCs w:val="28"/>
    </w:rPr>
  </w:style>
  <w:style w:type="paragraph" w:customStyle="1" w:styleId="xl69">
    <w:name w:val="xl69"/>
    <w:basedOn w:val="a"/>
    <w:rsid w:val="006762C5"/>
    <w:pPr>
      <w:widowControl/>
      <w:pBdr>
        <w:left w:val="single" w:sz="8" w:space="0" w:color="auto"/>
        <w:bottom w:val="single" w:sz="4" w:space="0" w:color="auto"/>
        <w:right w:val="single" w:sz="4" w:space="0" w:color="auto"/>
      </w:pBdr>
      <w:shd w:val="clear" w:color="auto" w:fill="3366FF"/>
      <w:wordWrap/>
      <w:spacing w:before="100" w:beforeAutospacing="1" w:after="100" w:afterAutospacing="1"/>
      <w:jc w:val="left"/>
    </w:pPr>
    <w:rPr>
      <w:rFonts w:ascii="굴림체" w:eastAsia="굴림체" w:hAnsi="굴림체" w:cs="Arial Unicode MS" w:hint="eastAsia"/>
      <w:kern w:val="0"/>
      <w:sz w:val="28"/>
      <w:szCs w:val="28"/>
    </w:rPr>
  </w:style>
  <w:style w:type="paragraph" w:customStyle="1" w:styleId="xl70">
    <w:name w:val="xl70"/>
    <w:basedOn w:val="a"/>
    <w:rsid w:val="006762C5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3366FF"/>
      <w:wordWrap/>
      <w:spacing w:before="100" w:beforeAutospacing="1" w:after="100" w:afterAutospacing="1"/>
      <w:jc w:val="left"/>
    </w:pPr>
    <w:rPr>
      <w:rFonts w:ascii="굴림체" w:eastAsia="굴림체" w:hAnsi="굴림체" w:cs="Arial Unicode MS" w:hint="eastAsia"/>
      <w:kern w:val="0"/>
      <w:sz w:val="28"/>
      <w:szCs w:val="28"/>
    </w:rPr>
  </w:style>
  <w:style w:type="paragraph" w:customStyle="1" w:styleId="xl71">
    <w:name w:val="xl71"/>
    <w:basedOn w:val="a"/>
    <w:rsid w:val="006762C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3366FF"/>
      <w:wordWrap/>
      <w:spacing w:before="100" w:beforeAutospacing="1" w:after="100" w:afterAutospacing="1"/>
      <w:jc w:val="left"/>
    </w:pPr>
    <w:rPr>
      <w:rFonts w:ascii="굴림체" w:eastAsia="굴림체" w:hAnsi="굴림체" w:cs="Arial Unicode MS" w:hint="eastAsia"/>
      <w:kern w:val="0"/>
      <w:sz w:val="28"/>
      <w:szCs w:val="28"/>
    </w:rPr>
  </w:style>
  <w:style w:type="paragraph" w:customStyle="1" w:styleId="xl72">
    <w:name w:val="xl72"/>
    <w:basedOn w:val="a"/>
    <w:rsid w:val="006762C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3366FF"/>
      <w:wordWrap/>
      <w:spacing w:before="100" w:beforeAutospacing="1" w:after="100" w:afterAutospacing="1"/>
      <w:jc w:val="left"/>
    </w:pPr>
    <w:rPr>
      <w:rFonts w:ascii="굴림체" w:eastAsia="굴림체" w:hAnsi="굴림체" w:cs="Arial Unicode MS" w:hint="eastAsia"/>
      <w:kern w:val="0"/>
      <w:sz w:val="28"/>
      <w:szCs w:val="28"/>
    </w:rPr>
  </w:style>
  <w:style w:type="paragraph" w:customStyle="1" w:styleId="xl73">
    <w:name w:val="xl73"/>
    <w:basedOn w:val="a"/>
    <w:rsid w:val="006762C5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auto" w:fill="3366FF"/>
      <w:wordWrap/>
      <w:spacing w:before="100" w:beforeAutospacing="1" w:after="100" w:afterAutospacing="1"/>
      <w:jc w:val="left"/>
    </w:pPr>
    <w:rPr>
      <w:rFonts w:ascii="굴림체" w:eastAsia="굴림체" w:hAnsi="굴림체" w:cs="Arial Unicode MS" w:hint="eastAsia"/>
      <w:kern w:val="0"/>
      <w:sz w:val="28"/>
      <w:szCs w:val="28"/>
    </w:rPr>
  </w:style>
  <w:style w:type="paragraph" w:customStyle="1" w:styleId="xl74">
    <w:name w:val="xl74"/>
    <w:basedOn w:val="a"/>
    <w:rsid w:val="006762C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3366FF"/>
      <w:wordWrap/>
      <w:spacing w:before="100" w:beforeAutospacing="1" w:after="100" w:afterAutospacing="1"/>
      <w:jc w:val="left"/>
    </w:pPr>
    <w:rPr>
      <w:rFonts w:ascii="굴림체" w:eastAsia="굴림체" w:hAnsi="굴림체" w:cs="Arial Unicode MS" w:hint="eastAsia"/>
      <w:kern w:val="0"/>
      <w:sz w:val="28"/>
      <w:szCs w:val="28"/>
    </w:rPr>
  </w:style>
  <w:style w:type="paragraph" w:customStyle="1" w:styleId="xl75">
    <w:name w:val="xl75"/>
    <w:basedOn w:val="a"/>
    <w:rsid w:val="006762C5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auto" w:fill="3366FF"/>
      <w:wordWrap/>
      <w:spacing w:before="100" w:beforeAutospacing="1" w:after="100" w:afterAutospacing="1"/>
      <w:jc w:val="left"/>
    </w:pPr>
    <w:rPr>
      <w:rFonts w:ascii="굴림체" w:eastAsia="굴림체" w:hAnsi="굴림체" w:cs="Arial Unicode MS" w:hint="eastAsia"/>
      <w:kern w:val="0"/>
      <w:sz w:val="28"/>
      <w:szCs w:val="28"/>
    </w:rPr>
  </w:style>
  <w:style w:type="paragraph" w:customStyle="1" w:styleId="xl76">
    <w:name w:val="xl76"/>
    <w:basedOn w:val="a"/>
    <w:rsid w:val="006762C5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auto" w:fill="3366FF"/>
      <w:wordWrap/>
      <w:spacing w:before="100" w:beforeAutospacing="1" w:after="100" w:afterAutospacing="1"/>
      <w:jc w:val="left"/>
    </w:pPr>
    <w:rPr>
      <w:rFonts w:ascii="굴림체" w:eastAsia="굴림체" w:hAnsi="굴림체" w:cs="Arial Unicode MS" w:hint="eastAsia"/>
      <w:kern w:val="0"/>
      <w:sz w:val="28"/>
      <w:szCs w:val="28"/>
    </w:rPr>
  </w:style>
  <w:style w:type="paragraph" w:customStyle="1" w:styleId="xl77">
    <w:name w:val="xl77"/>
    <w:basedOn w:val="a"/>
    <w:rsid w:val="006762C5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auto" w:fill="3366FF"/>
      <w:wordWrap/>
      <w:spacing w:before="100" w:beforeAutospacing="1" w:after="100" w:afterAutospacing="1"/>
      <w:jc w:val="left"/>
    </w:pPr>
    <w:rPr>
      <w:rFonts w:ascii="굴림체" w:eastAsia="굴림체" w:hAnsi="굴림체" w:cs="Arial Unicode MS" w:hint="eastAsia"/>
      <w:kern w:val="0"/>
      <w:sz w:val="28"/>
      <w:szCs w:val="28"/>
    </w:rPr>
  </w:style>
  <w:style w:type="paragraph" w:customStyle="1" w:styleId="xl78">
    <w:name w:val="xl78"/>
    <w:basedOn w:val="a"/>
    <w:rsid w:val="006762C5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auto" w:fill="3366FF"/>
      <w:wordWrap/>
      <w:spacing w:before="100" w:beforeAutospacing="1" w:after="100" w:afterAutospacing="1"/>
      <w:jc w:val="left"/>
    </w:pPr>
    <w:rPr>
      <w:rFonts w:ascii="굴림체" w:eastAsia="굴림체" w:hAnsi="굴림체" w:cs="Arial Unicode MS" w:hint="eastAsia"/>
      <w:kern w:val="0"/>
      <w:sz w:val="28"/>
      <w:szCs w:val="28"/>
    </w:rPr>
  </w:style>
  <w:style w:type="paragraph" w:customStyle="1" w:styleId="xl79">
    <w:name w:val="xl79"/>
    <w:basedOn w:val="a"/>
    <w:rsid w:val="006762C5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hd w:val="clear" w:color="auto" w:fill="3366FF"/>
      <w:wordWrap/>
      <w:spacing w:before="100" w:beforeAutospacing="1" w:after="100" w:afterAutospacing="1"/>
      <w:jc w:val="left"/>
    </w:pPr>
    <w:rPr>
      <w:rFonts w:ascii="굴림체" w:eastAsia="굴림체" w:hAnsi="굴림체" w:cs="Arial Unicode MS" w:hint="eastAsia"/>
      <w:kern w:val="0"/>
      <w:sz w:val="28"/>
      <w:szCs w:val="28"/>
    </w:rPr>
  </w:style>
  <w:style w:type="paragraph" w:customStyle="1" w:styleId="Indent2">
    <w:name w:val="Indent 2"/>
    <w:basedOn w:val="a"/>
    <w:rsid w:val="006762C5"/>
    <w:pPr>
      <w:widowControl/>
      <w:wordWrap/>
      <w:spacing w:line="290" w:lineRule="atLeast"/>
      <w:ind w:left="1440"/>
      <w:jc w:val="left"/>
    </w:pPr>
    <w:rPr>
      <w:kern w:val="0"/>
      <w:sz w:val="24"/>
      <w:lang w:val="en-GB"/>
    </w:rPr>
  </w:style>
  <w:style w:type="paragraph" w:styleId="a6">
    <w:name w:val="Body Text"/>
    <w:basedOn w:val="a"/>
    <w:rsid w:val="006762C5"/>
    <w:pPr>
      <w:widowControl/>
      <w:wordWrap/>
      <w:spacing w:after="220" w:line="220" w:lineRule="atLeast"/>
    </w:pPr>
    <w:rPr>
      <w:rFonts w:ascii="Arial" w:eastAsia="바탕" w:hAnsi="Arial"/>
      <w:spacing w:val="-5"/>
      <w:kern w:val="0"/>
      <w:lang w:eastAsia="en-US"/>
    </w:rPr>
  </w:style>
  <w:style w:type="character" w:styleId="a7">
    <w:name w:val="page number"/>
    <w:basedOn w:val="a0"/>
    <w:rsid w:val="006762C5"/>
  </w:style>
  <w:style w:type="paragraph" w:customStyle="1" w:styleId="11pt19pt">
    <w:name w:val="스타일 (한글) 바탕 11 pt 줄 간격: 최소 19 pt"/>
    <w:basedOn w:val="a"/>
    <w:rsid w:val="006762C5"/>
    <w:pPr>
      <w:numPr>
        <w:numId w:val="1"/>
      </w:numPr>
      <w:spacing w:line="380" w:lineRule="atLeast"/>
    </w:pPr>
    <w:rPr>
      <w:rFonts w:eastAsia="바탕" w:cs="바탕"/>
      <w:sz w:val="22"/>
    </w:rPr>
  </w:style>
  <w:style w:type="paragraph" w:styleId="a8">
    <w:name w:val="List Paragraph"/>
    <w:basedOn w:val="a"/>
    <w:uiPriority w:val="34"/>
    <w:qFormat/>
    <w:rsid w:val="00105437"/>
    <w:pPr>
      <w:ind w:leftChars="400" w:left="800"/>
    </w:pPr>
  </w:style>
  <w:style w:type="table" w:styleId="a9">
    <w:name w:val="Table Grid"/>
    <w:basedOn w:val="a1"/>
    <w:rsid w:val="001054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"/>
    <w:link w:val="Char"/>
    <w:rsid w:val="003B25C7"/>
    <w:rPr>
      <w:rFonts w:ascii="맑은 고딕" w:eastAsia="맑은 고딕" w:hAnsi="맑은 고딕"/>
      <w:sz w:val="18"/>
      <w:szCs w:val="18"/>
    </w:rPr>
  </w:style>
  <w:style w:type="character" w:customStyle="1" w:styleId="Char">
    <w:name w:val="풍선 도움말 텍스트 Char"/>
    <w:link w:val="aa"/>
    <w:rsid w:val="003B25C7"/>
    <w:rPr>
      <w:rFonts w:ascii="맑은 고딕" w:eastAsia="맑은 고딕" w:hAnsi="맑은 고딕" w:cs="Times New Roman"/>
      <w:kern w:val="2"/>
      <w:sz w:val="18"/>
      <w:szCs w:val="18"/>
    </w:rPr>
  </w:style>
  <w:style w:type="paragraph" w:styleId="ab">
    <w:name w:val="Revision"/>
    <w:hidden/>
    <w:uiPriority w:val="99"/>
    <w:semiHidden/>
    <w:rsid w:val="006C7D0B"/>
    <w:rPr>
      <w:rFonts w:eastAsia="바탕체"/>
      <w:kern w:val="2"/>
    </w:rPr>
  </w:style>
  <w:style w:type="character" w:styleId="ac">
    <w:name w:val="annotation reference"/>
    <w:rsid w:val="00F33D7F"/>
    <w:rPr>
      <w:sz w:val="18"/>
      <w:szCs w:val="18"/>
    </w:rPr>
  </w:style>
  <w:style w:type="paragraph" w:styleId="ad">
    <w:name w:val="annotation text"/>
    <w:basedOn w:val="a"/>
    <w:link w:val="Char0"/>
    <w:rsid w:val="00F33D7F"/>
    <w:pPr>
      <w:jc w:val="left"/>
    </w:pPr>
  </w:style>
  <w:style w:type="character" w:customStyle="1" w:styleId="Char0">
    <w:name w:val="메모 텍스트 Char"/>
    <w:link w:val="ad"/>
    <w:rsid w:val="00F33D7F"/>
    <w:rPr>
      <w:rFonts w:eastAsia="바탕체"/>
      <w:kern w:val="2"/>
    </w:rPr>
  </w:style>
  <w:style w:type="paragraph" w:styleId="ae">
    <w:name w:val="annotation subject"/>
    <w:basedOn w:val="ad"/>
    <w:next w:val="ad"/>
    <w:link w:val="Char1"/>
    <w:rsid w:val="00F33D7F"/>
    <w:rPr>
      <w:b/>
      <w:bCs/>
    </w:rPr>
  </w:style>
  <w:style w:type="character" w:customStyle="1" w:styleId="Char1">
    <w:name w:val="메모 주제 Char"/>
    <w:link w:val="ae"/>
    <w:rsid w:val="00F33D7F"/>
    <w:rPr>
      <w:rFonts w:eastAsia="바탕체"/>
      <w:b/>
      <w:bCs/>
      <w:kern w:val="2"/>
    </w:rPr>
  </w:style>
  <w:style w:type="character" w:styleId="af">
    <w:name w:val="Strong"/>
    <w:uiPriority w:val="22"/>
    <w:qFormat/>
    <w:rsid w:val="00351E0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549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848B47-17D5-4CFC-B7D0-3E21FE189B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1081</Words>
  <Characters>6166</Characters>
  <Application>Microsoft Office Word</Application>
  <DocSecurity>0</DocSecurity>
  <Lines>51</Lines>
  <Paragraphs>14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표 준 용 역 계 약 서 </vt:lpstr>
      <vt:lpstr>표 준 용 역 계 약 서 </vt:lpstr>
    </vt:vector>
  </TitlesOfParts>
  <Company>Samil</Company>
  <LinksUpToDate>false</LinksUpToDate>
  <CharactersWithSpaces>7233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표 준 용 역 계 약 서 </dc:title>
  <dc:subject/>
  <dc:creator>임재강</dc:creator>
  <cp:keywords/>
  <dc:description/>
  <cp:lastModifiedBy>김현주 (Hyunjoo Kim)</cp:lastModifiedBy>
  <cp:revision>2</cp:revision>
  <cp:lastPrinted>2014-10-27T02:07:00Z</cp:lastPrinted>
  <dcterms:created xsi:type="dcterms:W3CDTF">2025-06-11T05:04:00Z</dcterms:created>
  <dcterms:modified xsi:type="dcterms:W3CDTF">2025-06-11T05:04:00Z</dcterms:modified>
</cp:coreProperties>
</file>