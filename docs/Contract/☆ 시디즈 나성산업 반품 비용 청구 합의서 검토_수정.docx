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42B0" w:rsidRPr="00E614A6" w:rsidRDefault="00524D11" w:rsidP="005473F7">
      <w:pPr>
        <w:jc w:val="center"/>
        <w:rPr>
          <w:b/>
          <w:sz w:val="24"/>
        </w:rPr>
      </w:pPr>
      <w:r w:rsidRPr="00E614A6">
        <w:rPr>
          <w:rFonts w:hint="eastAsia"/>
          <w:b/>
          <w:sz w:val="24"/>
        </w:rPr>
        <w:t>납품대금 반환 관련 합의서</w:t>
      </w:r>
    </w:p>
    <w:p w:rsidR="005473F7" w:rsidRPr="005473F7" w:rsidRDefault="005473F7" w:rsidP="005473F7">
      <w:pPr>
        <w:jc w:val="center"/>
        <w:rPr>
          <w:b/>
        </w:rPr>
      </w:pPr>
    </w:p>
    <w:p w:rsidR="00524D11" w:rsidRDefault="00524D11" w:rsidP="00C542B0">
      <w:r w:rsidRPr="00524D11">
        <w:t xml:space="preserve">주식회사 </w:t>
      </w:r>
      <w:proofErr w:type="spellStart"/>
      <w:r w:rsidRPr="00524D11">
        <w:t>시디즈</w:t>
      </w:r>
      <w:proofErr w:type="spellEnd"/>
      <w:r w:rsidRPr="00524D11">
        <w:t xml:space="preserve">(이하 </w:t>
      </w:r>
      <w:r w:rsidR="005473F7">
        <w:t>“</w:t>
      </w:r>
      <w:r w:rsidRPr="00524D11">
        <w:t>갑</w:t>
      </w:r>
      <w:r w:rsidR="005473F7">
        <w:t>”</w:t>
      </w:r>
      <w:r w:rsidRPr="00524D11">
        <w:t xml:space="preserve">이라 한다)와 협력업체 나성산업(이하 </w:t>
      </w:r>
      <w:r w:rsidR="005473F7">
        <w:t>“</w:t>
      </w:r>
      <w:r w:rsidRPr="00524D11">
        <w:t>을</w:t>
      </w:r>
      <w:r w:rsidR="005473F7">
        <w:t>”</w:t>
      </w:r>
      <w:r w:rsidRPr="00524D11">
        <w:t>이라 한다)은, 을이 갑에게 납품한</w:t>
      </w:r>
      <w:del w:id="0" w:author="김현주 (Hyunjoo Kim)" w:date="2025-04-21T16:17:00Z">
        <w:r w:rsidRPr="00524D11" w:rsidDel="00133FC9">
          <w:delText xml:space="preserve"> </w:delText>
        </w:r>
      </w:del>
      <w:ins w:id="1" w:author="김현주 (Hyunjoo Kim)" w:date="2025-04-21T16:17:00Z">
        <w:r w:rsidR="00133FC9">
          <w:rPr>
            <w:rFonts w:hint="eastAsia"/>
          </w:rPr>
          <w:t>제품 중 일부에 을의 귀책사유로 인한 하자가 발생하여 해당 제품이 반품 처리된 사안과 관련하여,</w:t>
        </w:r>
        <w:r w:rsidR="00133FC9">
          <w:t xml:space="preserve"> </w:t>
        </w:r>
      </w:ins>
      <w:del w:id="2" w:author="김현주 (Hyunjoo Kim)" w:date="2025-04-21T16:17:00Z">
        <w:r w:rsidRPr="00524D11" w:rsidDel="00133FC9">
          <w:delText xml:space="preserve">제품의 하자로 인해 제품이 </w:delText>
        </w:r>
      </w:del>
      <w:del w:id="3" w:author="김현주 (Hyunjoo Kim)" w:date="2025-04-21T16:15:00Z">
        <w:r w:rsidRPr="00524D11" w:rsidDel="00133FC9">
          <w:delText xml:space="preserve">전량 </w:delText>
        </w:r>
      </w:del>
      <w:del w:id="4" w:author="김현주 (Hyunjoo Kim)" w:date="2025-04-21T16:17:00Z">
        <w:r w:rsidRPr="00524D11" w:rsidDel="00133FC9">
          <w:delText>반품되었음에도 불구하고</w:delText>
        </w:r>
      </w:del>
      <w:r w:rsidRPr="00524D11">
        <w:t xml:space="preserve">, </w:t>
      </w:r>
      <w:proofErr w:type="spellStart"/>
      <w:r>
        <w:rPr>
          <w:rFonts w:hint="eastAsia"/>
        </w:rPr>
        <w:t>기지급된</w:t>
      </w:r>
      <w:proofErr w:type="spellEnd"/>
      <w:r>
        <w:rPr>
          <w:rFonts w:hint="eastAsia"/>
        </w:rPr>
        <w:t xml:space="preserve"> </w:t>
      </w:r>
      <w:ins w:id="5" w:author="김현주 (Hyunjoo Kim)" w:date="2025-04-21T16:17:00Z">
        <w:r w:rsidR="00133FC9">
          <w:rPr>
            <w:rFonts w:hint="eastAsia"/>
          </w:rPr>
          <w:t xml:space="preserve">납품대금 </w:t>
        </w:r>
      </w:ins>
      <w:ins w:id="6" w:author="김현주 (Hyunjoo Kim)" w:date="2025-04-21T16:18:00Z">
        <w:r w:rsidR="00133FC9">
          <w:rPr>
            <w:rFonts w:hint="eastAsia"/>
          </w:rPr>
          <w:t xml:space="preserve">반환 여부에 </w:t>
        </w:r>
        <w:proofErr w:type="spellStart"/>
        <w:r w:rsidR="00133FC9">
          <w:rPr>
            <w:rFonts w:hint="eastAsia"/>
          </w:rPr>
          <w:t>대하여</w:t>
        </w:r>
      </w:ins>
      <w:del w:id="7" w:author="김현주 (Hyunjoo Kim)" w:date="2025-04-21T16:17:00Z">
        <w:r w:rsidRPr="00524D11" w:rsidDel="00133FC9">
          <w:delText xml:space="preserve">해당 납품대금이 </w:delText>
        </w:r>
        <w:r w:rsidDel="00133FC9">
          <w:rPr>
            <w:rFonts w:hint="eastAsia"/>
          </w:rPr>
          <w:delText xml:space="preserve">갑에게 </w:delText>
        </w:r>
        <w:r w:rsidRPr="00524D11" w:rsidDel="00133FC9">
          <w:delText xml:space="preserve">반환되지 않은 사안에 대해 </w:delText>
        </w:r>
      </w:del>
      <w:r w:rsidRPr="00524D11">
        <w:t>상호</w:t>
      </w:r>
      <w:proofErr w:type="spellEnd"/>
      <w:r w:rsidRPr="00524D11">
        <w:t xml:space="preserve"> 원만한 협의를 거쳐 다음과 같이 합의하고, 이를 증명하기 위하여 본 합의서를 작성한다.</w:t>
      </w:r>
    </w:p>
    <w:p w:rsidR="00524D11" w:rsidRDefault="00524D11" w:rsidP="00C542B0"/>
    <w:p w:rsidR="00524D11" w:rsidRDefault="005473F7" w:rsidP="005473F7">
      <w:pPr>
        <w:jc w:val="center"/>
      </w:pPr>
      <w:r>
        <w:rPr>
          <w:rFonts w:hint="eastAsia"/>
        </w:rPr>
        <w:t>-</w:t>
      </w:r>
      <w:r>
        <w:t xml:space="preserve">  </w:t>
      </w:r>
      <w:proofErr w:type="gramStart"/>
      <w:r>
        <w:rPr>
          <w:rFonts w:hint="eastAsia"/>
        </w:rPr>
        <w:t xml:space="preserve">아 </w:t>
      </w:r>
      <w:r>
        <w:t xml:space="preserve"> </w:t>
      </w:r>
      <w:proofErr w:type="spellStart"/>
      <w:r>
        <w:rPr>
          <w:rFonts w:hint="eastAsia"/>
        </w:rPr>
        <w:t>래</w:t>
      </w:r>
      <w:proofErr w:type="spellEnd"/>
      <w:proofErr w:type="gramEnd"/>
      <w:r>
        <w:rPr>
          <w:rFonts w:hint="eastAsia"/>
        </w:rPr>
        <w:t xml:space="preserve"> </w:t>
      </w:r>
      <w:r>
        <w:t xml:space="preserve"> -</w:t>
      </w:r>
    </w:p>
    <w:p w:rsidR="005473F7" w:rsidRDefault="005473F7" w:rsidP="005473F7"/>
    <w:p w:rsidR="002008A1" w:rsidRPr="002008A1" w:rsidRDefault="002008A1" w:rsidP="002008A1">
      <w:pPr>
        <w:rPr>
          <w:b/>
          <w:bCs/>
        </w:rPr>
      </w:pPr>
      <w:r w:rsidRPr="002008A1">
        <w:rPr>
          <w:b/>
          <w:bCs/>
        </w:rPr>
        <w:t>제1조 협의 경과</w:t>
      </w:r>
    </w:p>
    <w:p w:rsidR="002008A1" w:rsidRPr="002008A1" w:rsidRDefault="002008A1" w:rsidP="002008A1">
      <w:r w:rsidRPr="002008A1">
        <w:t xml:space="preserve">갑과 을은 본 합의서의 체결에 앞서, 각 사의 권한 있는 책임자가 </w:t>
      </w:r>
      <w:r w:rsidR="009001FE">
        <w:rPr>
          <w:rFonts w:hint="eastAsia"/>
        </w:rPr>
        <w:t xml:space="preserve">상호 원만하게 </w:t>
      </w:r>
      <w:r w:rsidRPr="002008A1">
        <w:t xml:space="preserve">실질적인 협의를 거쳐 </w:t>
      </w:r>
      <w:ins w:id="8" w:author="김현주 (Hyunjoo Kim)" w:date="2025-04-21T16:18:00Z">
        <w:r w:rsidR="00133FC9">
          <w:rPr>
            <w:rFonts w:hint="eastAsia"/>
          </w:rPr>
          <w:t>제품의 하자 발생 원인 및</w:t>
        </w:r>
        <w:r w:rsidR="00133FC9">
          <w:t xml:space="preserve"> </w:t>
        </w:r>
        <w:r w:rsidR="00133FC9">
          <w:rPr>
            <w:rFonts w:hint="eastAsia"/>
          </w:rPr>
          <w:t>귀책사유에 대해</w:t>
        </w:r>
        <w:r w:rsidR="00133FC9">
          <w:t xml:space="preserve"> </w:t>
        </w:r>
        <w:r w:rsidR="00133FC9">
          <w:rPr>
            <w:rFonts w:hint="eastAsia"/>
          </w:rPr>
          <w:t xml:space="preserve">건 별로 검토하고 </w:t>
        </w:r>
      </w:ins>
      <w:del w:id="9" w:author="김현주 (Hyunjoo Kim)" w:date="2025-04-21T16:18:00Z">
        <w:r w:rsidRPr="002008A1" w:rsidDel="00133FC9">
          <w:delText xml:space="preserve">본건에 대한 책임과 처리방안을 </w:delText>
        </w:r>
      </w:del>
      <w:r w:rsidRPr="002008A1">
        <w:t>논의하였으며, 이 합의서의 내용은 그 협의 결과를 반영한 것임을 확인한다.</w:t>
      </w:r>
    </w:p>
    <w:p w:rsidR="005473F7" w:rsidRDefault="005473F7" w:rsidP="005473F7"/>
    <w:p w:rsidR="002008A1" w:rsidRPr="00314BB0" w:rsidRDefault="00314BB0" w:rsidP="005473F7">
      <w:pPr>
        <w:rPr>
          <w:b/>
        </w:rPr>
      </w:pPr>
      <w:r w:rsidRPr="00314BB0">
        <w:rPr>
          <w:rFonts w:hint="eastAsia"/>
          <w:b/>
        </w:rPr>
        <w:t>제2조 납품대금 반환에 대한 합의</w:t>
      </w:r>
    </w:p>
    <w:p w:rsidR="00314BB0" w:rsidRDefault="00314BB0" w:rsidP="00314BB0">
      <w:pPr>
        <w:pStyle w:val="a3"/>
        <w:numPr>
          <w:ilvl w:val="0"/>
          <w:numId w:val="2"/>
        </w:numPr>
        <w:ind w:leftChars="0"/>
      </w:pPr>
      <w:r w:rsidRPr="00314BB0">
        <w:t xml:space="preserve">을은 2024년 2월부터 2025년 3월까지 갑에게 납품한 제품(품목: </w:t>
      </w:r>
      <w:proofErr w:type="spellStart"/>
      <w:r w:rsidRPr="00314BB0">
        <w:t>보눔</w:t>
      </w:r>
      <w:proofErr w:type="spellEnd"/>
      <w:r w:rsidRPr="00314BB0">
        <w:t xml:space="preserve">, </w:t>
      </w:r>
      <w:proofErr w:type="spellStart"/>
      <w:r w:rsidRPr="00314BB0">
        <w:t>보눔</w:t>
      </w:r>
      <w:proofErr w:type="spellEnd"/>
      <w:r w:rsidRPr="00314BB0">
        <w:t xml:space="preserve"> 오픈베이스, </w:t>
      </w:r>
      <w:proofErr w:type="spellStart"/>
      <w:r w:rsidRPr="00314BB0">
        <w:t>비하르</w:t>
      </w:r>
      <w:proofErr w:type="spellEnd"/>
      <w:r w:rsidRPr="00314BB0">
        <w:t>)</w:t>
      </w:r>
      <w:ins w:id="10" w:author="김현주 (Hyunjoo Kim)" w:date="2025-04-21T16:19:00Z">
        <w:r w:rsidR="00133FC9">
          <w:t xml:space="preserve"> </w:t>
        </w:r>
        <w:r w:rsidR="00133FC9">
          <w:rPr>
            <w:rFonts w:hint="eastAsia"/>
          </w:rPr>
          <w:t xml:space="preserve">중 </w:t>
        </w:r>
      </w:ins>
      <w:ins w:id="11" w:author="김현주 (Hyunjoo Kim)" w:date="2025-04-21T16:21:00Z">
        <w:r w:rsidR="00133FC9">
          <w:rPr>
            <w:rFonts w:hint="eastAsia"/>
          </w:rPr>
          <w:t xml:space="preserve">일부 </w:t>
        </w:r>
      </w:ins>
      <w:bookmarkStart w:id="12" w:name="_GoBack"/>
      <w:bookmarkEnd w:id="12"/>
      <w:ins w:id="13" w:author="김현주 (Hyunjoo Kim)" w:date="2025-04-21T16:19:00Z">
        <w:r w:rsidR="00133FC9">
          <w:rPr>
            <w:rFonts w:hint="eastAsia"/>
          </w:rPr>
          <w:t>제품</w:t>
        </w:r>
      </w:ins>
      <w:r w:rsidRPr="00314BB0">
        <w:t>에 하자가 발생하</w:t>
      </w:r>
      <w:ins w:id="14" w:author="김현주 (Hyunjoo Kim)" w:date="2025-04-21T16:19:00Z">
        <w:r w:rsidR="00133FC9">
          <w:rPr>
            <w:rFonts w:hint="eastAsia"/>
          </w:rPr>
          <w:t>였고,</w:t>
        </w:r>
        <w:r w:rsidR="00133FC9">
          <w:t xml:space="preserve"> </w:t>
        </w:r>
        <w:r w:rsidR="00133FC9">
          <w:rPr>
            <w:rFonts w:hint="eastAsia"/>
          </w:rPr>
          <w:t xml:space="preserve">이 중 을의 제조상 과실 또는 명백한 귀책이 있는 </w:t>
        </w:r>
        <w:r w:rsidR="00133FC9">
          <w:t>18</w:t>
        </w:r>
        <w:r w:rsidR="00133FC9">
          <w:rPr>
            <w:rFonts w:hint="eastAsia"/>
          </w:rPr>
          <w:t>건에 대하여 갑으로부터 반품 요</w:t>
        </w:r>
      </w:ins>
      <w:ins w:id="15" w:author="김현주 (Hyunjoo Kim)" w:date="2025-04-21T16:20:00Z">
        <w:r w:rsidR="00133FC9">
          <w:rPr>
            <w:rFonts w:hint="eastAsia"/>
          </w:rPr>
          <w:t>청을 받았음을 인정하며,</w:t>
        </w:r>
        <w:r w:rsidR="00133FC9">
          <w:t xml:space="preserve"> </w:t>
        </w:r>
      </w:ins>
      <w:del w:id="16" w:author="김현주 (Hyunjoo Kim)" w:date="2025-04-21T16:19:00Z">
        <w:r w:rsidRPr="00314BB0" w:rsidDel="00133FC9">
          <w:delText>여</w:delText>
        </w:r>
      </w:del>
      <w:del w:id="17" w:author="김현주 (Hyunjoo Kim)" w:date="2025-04-21T16:20:00Z">
        <w:r w:rsidRPr="00314BB0" w:rsidDel="00133FC9">
          <w:delText xml:space="preserve"> 해당 제품</w:delText>
        </w:r>
        <w:r w:rsidR="008B1508" w:rsidDel="00133FC9">
          <w:rPr>
            <w:rFonts w:hint="eastAsia"/>
          </w:rPr>
          <w:delText xml:space="preserve">이 </w:delText>
        </w:r>
        <w:r w:rsidRPr="00314BB0" w:rsidDel="00133FC9">
          <w:delText xml:space="preserve">반품 처리되었음에도 불구하고, </w:delText>
        </w:r>
      </w:del>
      <w:proofErr w:type="spellStart"/>
      <w:r w:rsidR="00C40932">
        <w:rPr>
          <w:rFonts w:hint="eastAsia"/>
        </w:rPr>
        <w:t>기지급된</w:t>
      </w:r>
      <w:proofErr w:type="spellEnd"/>
      <w:r w:rsidR="00C40932">
        <w:rPr>
          <w:rFonts w:hint="eastAsia"/>
        </w:rPr>
        <w:t xml:space="preserve"> </w:t>
      </w:r>
      <w:r w:rsidR="00FF5AA6">
        <w:rPr>
          <w:rFonts w:hint="eastAsia"/>
        </w:rPr>
        <w:t>해당</w:t>
      </w:r>
      <w:r w:rsidRPr="00314BB0">
        <w:t xml:space="preserve"> 납품대금이 </w:t>
      </w:r>
      <w:r w:rsidR="00150921">
        <w:rPr>
          <w:rFonts w:hint="eastAsia"/>
        </w:rPr>
        <w:t xml:space="preserve">갑에게 </w:t>
      </w:r>
      <w:r w:rsidRPr="00314BB0">
        <w:t xml:space="preserve">반환되지 않았음을 </w:t>
      </w:r>
      <w:r>
        <w:rPr>
          <w:rFonts w:hint="eastAsia"/>
        </w:rPr>
        <w:t>확인</w:t>
      </w:r>
      <w:r w:rsidRPr="00314BB0">
        <w:t>한다.</w:t>
      </w:r>
    </w:p>
    <w:p w:rsidR="00280C3A" w:rsidRDefault="00280C3A" w:rsidP="00280C3A">
      <w:pPr>
        <w:pStyle w:val="a3"/>
        <w:ind w:leftChars="0" w:left="312"/>
      </w:pPr>
      <w:r>
        <w:t xml:space="preserve">* </w:t>
      </w:r>
      <w:r w:rsidRPr="00280C3A">
        <w:t>해당 기간 중 발생한 총 54건의 제조 클레임 중, 을의 귀책</w:t>
      </w:r>
      <w:ins w:id="18" w:author="김현주 (Hyunjoo Kim)" w:date="2025-04-21T16:20:00Z">
        <w:r w:rsidR="00133FC9">
          <w:rPr>
            <w:rFonts w:hint="eastAsia"/>
          </w:rPr>
          <w:t xml:space="preserve"> 사유임을 쌍방이 명확히 확인하였고,</w:t>
        </w:r>
        <w:r w:rsidR="00133FC9">
          <w:t xml:space="preserve"> </w:t>
        </w:r>
      </w:ins>
      <w:r w:rsidRPr="00280C3A">
        <w:t xml:space="preserve">이 명확한 18건에 대해 </w:t>
      </w:r>
      <w:proofErr w:type="spellStart"/>
      <w:r w:rsidRPr="00280C3A">
        <w:t>건별로</w:t>
      </w:r>
      <w:proofErr w:type="spellEnd"/>
      <w:r w:rsidRPr="00280C3A">
        <w:t xml:space="preserve"> 검토 및 협의를 거쳐, </w:t>
      </w:r>
      <w:ins w:id="19" w:author="김현주 (Hyunjoo Kim)" w:date="2025-04-21T16:21:00Z">
        <w:r w:rsidR="00133FC9">
          <w:rPr>
            <w:rFonts w:hint="eastAsia"/>
          </w:rPr>
          <w:t xml:space="preserve">을은 </w:t>
        </w:r>
      </w:ins>
      <w:r w:rsidRPr="00280C3A">
        <w:t>해당 제품을</w:t>
      </w:r>
      <w:r w:rsidRPr="00280C3A">
        <w:rPr>
          <w:rFonts w:hint="eastAsia"/>
        </w:rPr>
        <w:t xml:space="preserve"> </w:t>
      </w:r>
      <w:r w:rsidRPr="00280C3A">
        <w:t>반품하</w:t>
      </w:r>
      <w:r w:rsidRPr="00280C3A">
        <w:rPr>
          <w:rFonts w:hint="eastAsia"/>
        </w:rPr>
        <w:t xml:space="preserve">고 해당 </w:t>
      </w:r>
      <w:r w:rsidRPr="00280C3A">
        <w:t>납품대금을</w:t>
      </w:r>
      <w:r w:rsidRPr="00280C3A">
        <w:rPr>
          <w:rFonts w:hint="eastAsia"/>
        </w:rPr>
        <w:t xml:space="preserve"> </w:t>
      </w:r>
      <w:r w:rsidRPr="00280C3A">
        <w:t xml:space="preserve">반환하기로 </w:t>
      </w:r>
      <w:ins w:id="20" w:author="김현주 (Hyunjoo Kim)" w:date="2025-04-21T16:21:00Z">
        <w:r w:rsidR="00133FC9">
          <w:rPr>
            <w:rFonts w:hint="eastAsia"/>
          </w:rPr>
          <w:t>한다.</w:t>
        </w:r>
        <w:r w:rsidR="00133FC9">
          <w:t xml:space="preserve"> </w:t>
        </w:r>
      </w:ins>
      <w:del w:id="21" w:author="김현주 (Hyunjoo Kim)" w:date="2025-04-21T16:21:00Z">
        <w:r w:rsidRPr="00280C3A" w:rsidDel="00133FC9">
          <w:delText>합의</w:delText>
        </w:r>
      </w:del>
    </w:p>
    <w:p w:rsidR="00314BB0" w:rsidRDefault="00314BB0" w:rsidP="003D5C6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전항의 내용에 따라 </w:t>
      </w:r>
      <w:r w:rsidRPr="00314BB0">
        <w:t xml:space="preserve">을은 갑에게 </w:t>
      </w:r>
      <w:proofErr w:type="spellStart"/>
      <w:r w:rsidR="003D5C68">
        <w:rPr>
          <w:rFonts w:hint="eastAsia"/>
        </w:rPr>
        <w:t>미반환된</w:t>
      </w:r>
      <w:proofErr w:type="spellEnd"/>
      <w:r w:rsidR="003D5C68">
        <w:rPr>
          <w:rFonts w:hint="eastAsia"/>
        </w:rPr>
        <w:t xml:space="preserve"> 해당 납품대금 </w:t>
      </w:r>
      <w:proofErr w:type="spellStart"/>
      <w:r w:rsidRPr="00314BB0">
        <w:rPr>
          <w:b/>
          <w:bCs/>
        </w:rPr>
        <w:t>금이천육백구십일만칠천육백원정</w:t>
      </w:r>
      <w:proofErr w:type="spellEnd"/>
      <w:r w:rsidRPr="00314BB0">
        <w:rPr>
          <w:b/>
          <w:bCs/>
        </w:rPr>
        <w:t>(</w:t>
      </w:r>
      <w:r w:rsidRPr="00314BB0">
        <w:rPr>
          <w:b/>
          <w:bCs/>
        </w:rPr>
        <w:t>₩</w:t>
      </w:r>
      <w:r w:rsidRPr="00314BB0">
        <w:rPr>
          <w:b/>
          <w:bCs/>
        </w:rPr>
        <w:t>26,917,600)</w:t>
      </w:r>
      <w:r w:rsidRPr="00314BB0">
        <w:t xml:space="preserve">을 </w:t>
      </w:r>
      <w:r w:rsidR="003D5C68">
        <w:rPr>
          <w:rFonts w:hint="eastAsia"/>
        </w:rPr>
        <w:t>반환</w:t>
      </w:r>
      <w:r w:rsidRPr="00314BB0">
        <w:t xml:space="preserve">하기로 하며, 아래와 같은 방식으로 </w:t>
      </w:r>
      <w:r w:rsidR="003D5C68">
        <w:rPr>
          <w:rFonts w:hint="eastAsia"/>
        </w:rPr>
        <w:t xml:space="preserve">갑에게 </w:t>
      </w:r>
      <w:r w:rsidRPr="00314BB0">
        <w:t>지급하기로 합의한다.</w:t>
      </w:r>
    </w:p>
    <w:p w:rsidR="003D5C68" w:rsidRDefault="003D5C68" w:rsidP="003D5C6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반환금액:</w:t>
      </w:r>
      <w:r>
        <w:t xml:space="preserve"> </w:t>
      </w:r>
      <w:proofErr w:type="spellStart"/>
      <w:r w:rsidRPr="003D5C68">
        <w:t>금이천육백구십일만칠천육백원정</w:t>
      </w:r>
      <w:proofErr w:type="spellEnd"/>
      <w:r w:rsidRPr="003D5C68">
        <w:t xml:space="preserve"> (</w:t>
      </w:r>
      <w:r w:rsidRPr="003D5C68">
        <w:t>₩</w:t>
      </w:r>
      <w:r w:rsidRPr="003D5C68">
        <w:t>26,917,600)</w:t>
      </w:r>
    </w:p>
    <w:p w:rsidR="003D5C68" w:rsidRDefault="003D5C68" w:rsidP="003D5C6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지급방법:</w:t>
      </w:r>
      <w:r>
        <w:t xml:space="preserve"> </w:t>
      </w:r>
      <w:r w:rsidRPr="003D5C68">
        <w:t>2025년 4월부터 2025년 9월까지 6개월간 매월 균등 분할하여 갑의 지정 계좌로 현금 지급</w:t>
      </w:r>
    </w:p>
    <w:p w:rsidR="003D5C68" w:rsidRDefault="003D5C68" w:rsidP="003D5C68">
      <w:pPr>
        <w:pStyle w:val="a3"/>
        <w:numPr>
          <w:ilvl w:val="0"/>
          <w:numId w:val="2"/>
        </w:numPr>
        <w:ind w:leftChars="0"/>
      </w:pPr>
      <w:r w:rsidRPr="003D5C68">
        <w:t>을은 상기 금액 외에는 추가 비용, 이자 등을 지급하지 않으며, 갑 또한 본 합의 범위 내에서 추가 청구나 이의를 제기하지 않는다.</w:t>
      </w:r>
    </w:p>
    <w:p w:rsidR="00073A6D" w:rsidRDefault="00073A6D" w:rsidP="00073A6D"/>
    <w:p w:rsidR="00073A6D" w:rsidRPr="00073A6D" w:rsidRDefault="00073A6D" w:rsidP="00073A6D">
      <w:pPr>
        <w:rPr>
          <w:b/>
        </w:rPr>
      </w:pPr>
      <w:r w:rsidRPr="00073A6D">
        <w:rPr>
          <w:rFonts w:hint="eastAsia"/>
          <w:b/>
        </w:rPr>
        <w:t>제3조 비밀유지 등</w:t>
      </w:r>
    </w:p>
    <w:p w:rsidR="00073A6D" w:rsidRDefault="008E20C5" w:rsidP="00073A6D">
      <w:r w:rsidRPr="008E20C5">
        <w:t>갑과 을은 본 합의 내용과 관련된 사항을 제3자에게 누설하지 않으며, 본 사안과 관련하여 상호 간 공정거래위원회, 공정거래조정원 등 관련 행정기관에 민원 또는 신고를 제기하거나, 민형사상 소송 기타 법적 절차를 진행하지 않기로 상호 확약한다.</w:t>
      </w:r>
    </w:p>
    <w:p w:rsidR="00E614A6" w:rsidRDefault="00E614A6" w:rsidP="00073A6D"/>
    <w:p w:rsidR="00E614A6" w:rsidRPr="00A3666D" w:rsidRDefault="00E614A6" w:rsidP="00073A6D">
      <w:pPr>
        <w:rPr>
          <w:b/>
        </w:rPr>
      </w:pPr>
      <w:r w:rsidRPr="00A3666D">
        <w:rPr>
          <w:rFonts w:hint="eastAsia"/>
          <w:b/>
        </w:rPr>
        <w:t>제4조 기타</w:t>
      </w:r>
    </w:p>
    <w:p w:rsidR="00A3666D" w:rsidRDefault="00D91EF0" w:rsidP="008F0F7A">
      <w:r w:rsidRPr="00D91EF0">
        <w:t>본 합의서는 양 당사자의 진정한 의사에 따라 작성되었으며, 쌍방은 본 합의서 내용에 대하여 충분히 이해하고 이에 동의함을 확인한다.</w:t>
      </w:r>
    </w:p>
    <w:p w:rsidR="008F0F7A" w:rsidRDefault="008F0F7A" w:rsidP="008F0F7A"/>
    <w:p w:rsidR="00D57B6D" w:rsidRDefault="00D57B6D" w:rsidP="008F0F7A"/>
    <w:p w:rsidR="008F0F7A" w:rsidRPr="008F0F7A" w:rsidRDefault="00050B39" w:rsidP="008F0F7A">
      <w:r>
        <w:rPr>
          <w:rFonts w:hint="eastAsia"/>
        </w:rPr>
        <w:t>갑과</w:t>
      </w:r>
      <w:r w:rsidR="008F0F7A" w:rsidRPr="008F0F7A">
        <w:rPr>
          <w:rFonts w:hint="eastAsia"/>
        </w:rPr>
        <w:t xml:space="preserve"> </w:t>
      </w:r>
      <w:r>
        <w:rPr>
          <w:rFonts w:hint="eastAsia"/>
        </w:rPr>
        <w:t>을은</w:t>
      </w:r>
      <w:r w:rsidR="008F0F7A" w:rsidRPr="008F0F7A">
        <w:rPr>
          <w:rFonts w:hint="eastAsia"/>
        </w:rPr>
        <w:t xml:space="preserve"> 당사자간 위 사항에 대한 합의의 성립을 증명하기 위해 원본 2부를 만들어 각각 서명, 날인 후 각자 1부씩 보관한다. </w:t>
      </w:r>
    </w:p>
    <w:p w:rsidR="008F0F7A" w:rsidRDefault="008F0F7A" w:rsidP="008F0F7A"/>
    <w:p w:rsidR="00D57B6D" w:rsidRPr="008F0F7A" w:rsidRDefault="00D57B6D" w:rsidP="008F0F7A"/>
    <w:p w:rsidR="008F0F7A" w:rsidRPr="008F0F7A" w:rsidRDefault="008F0F7A" w:rsidP="008F0F7A">
      <w:pPr>
        <w:tabs>
          <w:tab w:val="left" w:pos="2343"/>
        </w:tabs>
        <w:jc w:val="center"/>
      </w:pPr>
      <w:r w:rsidRPr="008F0F7A">
        <w:rPr>
          <w:rFonts w:hint="eastAsia"/>
        </w:rPr>
        <w:t>년    월    일</w:t>
      </w:r>
    </w:p>
    <w:p w:rsidR="008F0F7A" w:rsidRDefault="008F0F7A" w:rsidP="008F0F7A">
      <w:pPr>
        <w:spacing w:before="120" w:after="120"/>
        <w:jc w:val="center"/>
        <w:rPr>
          <w:sz w:val="18"/>
          <w:szCs w:val="18"/>
        </w:rPr>
      </w:pPr>
    </w:p>
    <w:p w:rsidR="008F0F7A" w:rsidRDefault="008F0F7A" w:rsidP="008F0F7A">
      <w:pPr>
        <w:spacing w:before="120" w:after="120"/>
        <w:jc w:val="center"/>
        <w:rPr>
          <w:sz w:val="18"/>
          <w:szCs w:val="18"/>
        </w:rPr>
      </w:pPr>
    </w:p>
    <w:p w:rsidR="003019DA" w:rsidRPr="00DE5A20" w:rsidRDefault="003019DA" w:rsidP="008F0F7A">
      <w:pPr>
        <w:spacing w:before="120" w:after="120"/>
        <w:jc w:val="center"/>
        <w:rPr>
          <w:sz w:val="18"/>
          <w:szCs w:val="18"/>
        </w:rPr>
      </w:pPr>
    </w:p>
    <w:tbl>
      <w:tblPr>
        <w:tblStyle w:val="a4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3"/>
        <w:gridCol w:w="235"/>
        <w:gridCol w:w="4478"/>
      </w:tblGrid>
      <w:tr w:rsidR="008F0F7A" w:rsidRPr="00DE5A20" w:rsidTr="008F0F7A">
        <w:trPr>
          <w:trHeight w:val="245"/>
        </w:trPr>
        <w:tc>
          <w:tcPr>
            <w:tcW w:w="4303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b/>
                <w:szCs w:val="18"/>
              </w:rPr>
            </w:pPr>
            <w:r w:rsidRPr="008F0F7A">
              <w:rPr>
                <w:rFonts w:ascii="HY신명조" w:eastAsia="HY신명조" w:hAnsi="바탕체" w:hint="eastAsia"/>
                <w:b/>
                <w:szCs w:val="18"/>
              </w:rPr>
              <w:t>갑</w:t>
            </w:r>
          </w:p>
        </w:tc>
        <w:tc>
          <w:tcPr>
            <w:tcW w:w="235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b/>
                <w:szCs w:val="18"/>
              </w:rPr>
            </w:pPr>
          </w:p>
        </w:tc>
        <w:tc>
          <w:tcPr>
            <w:tcW w:w="4478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b/>
                <w:szCs w:val="18"/>
              </w:rPr>
            </w:pPr>
            <w:r w:rsidRPr="008F0F7A">
              <w:rPr>
                <w:rFonts w:ascii="HY신명조" w:eastAsia="HY신명조" w:hAnsi="바탕체" w:hint="eastAsia"/>
                <w:b/>
                <w:szCs w:val="18"/>
              </w:rPr>
              <w:t>을</w:t>
            </w:r>
          </w:p>
        </w:tc>
      </w:tr>
      <w:tr w:rsidR="008F0F7A" w:rsidRPr="00DE5A20" w:rsidTr="008F0F7A">
        <w:trPr>
          <w:trHeight w:val="97"/>
        </w:trPr>
        <w:tc>
          <w:tcPr>
            <w:tcW w:w="4303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  <w:r w:rsidRPr="008F0F7A">
              <w:rPr>
                <w:rFonts w:ascii="HY신명조" w:eastAsia="HY신명조" w:hAnsi="바탕체" w:hint="eastAsia"/>
                <w:szCs w:val="18"/>
              </w:rPr>
              <w:t xml:space="preserve">주식회사 </w:t>
            </w:r>
            <w:proofErr w:type="spellStart"/>
            <w:r>
              <w:rPr>
                <w:rFonts w:ascii="HY신명조" w:eastAsia="HY신명조" w:hAnsi="바탕체" w:hint="eastAsia"/>
                <w:szCs w:val="18"/>
              </w:rPr>
              <w:t>시디즈</w:t>
            </w:r>
            <w:proofErr w:type="spellEnd"/>
          </w:p>
        </w:tc>
        <w:tc>
          <w:tcPr>
            <w:tcW w:w="235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</w:p>
        </w:tc>
        <w:tc>
          <w:tcPr>
            <w:tcW w:w="4478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  <w:r>
              <w:rPr>
                <w:rFonts w:ascii="HY신명조" w:eastAsia="HY신명조" w:hAnsi="바탕체" w:hint="eastAsia"/>
                <w:szCs w:val="18"/>
              </w:rPr>
              <w:t>주식회사 나성산업</w:t>
            </w:r>
          </w:p>
        </w:tc>
      </w:tr>
      <w:tr w:rsidR="008F0F7A" w:rsidRPr="00DE5A20" w:rsidTr="008F0F7A">
        <w:trPr>
          <w:trHeight w:val="233"/>
        </w:trPr>
        <w:tc>
          <w:tcPr>
            <w:tcW w:w="4303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  <w:r>
              <w:rPr>
                <w:rFonts w:ascii="HY신명조" w:eastAsia="HY신명조" w:hAnsi="바탕체" w:hint="eastAsia"/>
                <w:szCs w:val="18"/>
              </w:rPr>
              <w:t xml:space="preserve">경기도 평택시 </w:t>
            </w:r>
            <w:proofErr w:type="spellStart"/>
            <w:r>
              <w:rPr>
                <w:rFonts w:ascii="HY신명조" w:eastAsia="HY신명조" w:hAnsi="바탕체" w:hint="eastAsia"/>
                <w:szCs w:val="18"/>
              </w:rPr>
              <w:t>세교산단로</w:t>
            </w:r>
            <w:proofErr w:type="spellEnd"/>
            <w:r>
              <w:rPr>
                <w:rFonts w:ascii="HY신명조" w:eastAsia="HY신명조" w:hAnsi="바탕체" w:hint="eastAsia"/>
                <w:szCs w:val="18"/>
              </w:rPr>
              <w:t xml:space="preserve"> </w:t>
            </w:r>
            <w:r>
              <w:rPr>
                <w:rFonts w:ascii="HY신명조" w:eastAsia="HY신명조" w:hAnsi="바탕체"/>
                <w:szCs w:val="18"/>
              </w:rPr>
              <w:t>67-20(</w:t>
            </w:r>
            <w:proofErr w:type="spellStart"/>
            <w:r>
              <w:rPr>
                <w:rFonts w:ascii="HY신명조" w:eastAsia="HY신명조" w:hAnsi="바탕체" w:hint="eastAsia"/>
                <w:szCs w:val="18"/>
              </w:rPr>
              <w:t>세교동</w:t>
            </w:r>
            <w:proofErr w:type="spellEnd"/>
            <w:r>
              <w:rPr>
                <w:rFonts w:ascii="HY신명조" w:eastAsia="HY신명조" w:hAnsi="바탕체" w:hint="eastAsia"/>
                <w:szCs w:val="18"/>
              </w:rPr>
              <w:t>)</w:t>
            </w:r>
          </w:p>
        </w:tc>
        <w:tc>
          <w:tcPr>
            <w:tcW w:w="235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</w:p>
        </w:tc>
        <w:tc>
          <w:tcPr>
            <w:tcW w:w="4478" w:type="dxa"/>
            <w:vAlign w:val="center"/>
          </w:tcPr>
          <w:p w:rsidR="008F0F7A" w:rsidRPr="008F0F7A" w:rsidRDefault="0044211B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  <w:r>
              <w:rPr>
                <w:rFonts w:ascii="HY신명조" w:eastAsia="HY신명조" w:hAnsi="바탕체" w:hint="eastAsia"/>
                <w:szCs w:val="18"/>
              </w:rPr>
              <w:t xml:space="preserve">경기도 광주시 </w:t>
            </w:r>
            <w:proofErr w:type="spellStart"/>
            <w:r>
              <w:rPr>
                <w:rFonts w:ascii="HY신명조" w:eastAsia="HY신명조" w:hAnsi="바탕체" w:hint="eastAsia"/>
                <w:szCs w:val="18"/>
              </w:rPr>
              <w:t>오포읍</w:t>
            </w:r>
            <w:proofErr w:type="spellEnd"/>
            <w:r>
              <w:rPr>
                <w:rFonts w:ascii="HY신명조" w:eastAsia="HY신명조" w:hAnsi="바탕체" w:hint="eastAsia"/>
                <w:szCs w:val="18"/>
              </w:rPr>
              <w:t xml:space="preserve"> </w:t>
            </w:r>
            <w:proofErr w:type="spellStart"/>
            <w:r>
              <w:rPr>
                <w:rFonts w:ascii="HY신명조" w:eastAsia="HY신명조" w:hAnsi="바탕체" w:hint="eastAsia"/>
                <w:szCs w:val="18"/>
              </w:rPr>
              <w:t>양촌길</w:t>
            </w:r>
            <w:proofErr w:type="spellEnd"/>
            <w:r>
              <w:rPr>
                <w:rFonts w:ascii="HY신명조" w:eastAsia="HY신명조" w:hAnsi="바탕체" w:hint="eastAsia"/>
                <w:szCs w:val="18"/>
              </w:rPr>
              <w:t xml:space="preserve"> </w:t>
            </w:r>
            <w:r>
              <w:rPr>
                <w:rFonts w:ascii="HY신명조" w:eastAsia="HY신명조" w:hAnsi="바탕체"/>
                <w:szCs w:val="18"/>
              </w:rPr>
              <w:t>225-13</w:t>
            </w:r>
          </w:p>
        </w:tc>
      </w:tr>
      <w:tr w:rsidR="008F0F7A" w:rsidRPr="00DE5A20" w:rsidTr="008F0F7A">
        <w:trPr>
          <w:trHeight w:val="56"/>
        </w:trPr>
        <w:tc>
          <w:tcPr>
            <w:tcW w:w="4303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  <w:r w:rsidRPr="008F0F7A">
              <w:rPr>
                <w:rFonts w:ascii="HY신명조" w:eastAsia="HY신명조" w:hAnsi="바탕체" w:hint="eastAsia"/>
                <w:szCs w:val="18"/>
              </w:rPr>
              <w:t xml:space="preserve">대표이사 </w:t>
            </w:r>
            <w:proofErr w:type="spellStart"/>
            <w:r>
              <w:rPr>
                <w:rFonts w:ascii="HY신명조" w:eastAsia="HY신명조" w:hAnsi="바탕체" w:hint="eastAsia"/>
                <w:szCs w:val="18"/>
              </w:rPr>
              <w:t>김태은</w:t>
            </w:r>
            <w:proofErr w:type="spellEnd"/>
            <w:r>
              <w:rPr>
                <w:rFonts w:ascii="HY신명조" w:eastAsia="HY신명조" w:hAnsi="바탕체" w:hint="eastAsia"/>
                <w:szCs w:val="18"/>
              </w:rPr>
              <w:t>,</w:t>
            </w:r>
            <w:r>
              <w:rPr>
                <w:rFonts w:ascii="HY신명조" w:eastAsia="HY신명조" w:hAnsi="바탕체"/>
                <w:szCs w:val="18"/>
              </w:rPr>
              <w:t xml:space="preserve"> </w:t>
            </w:r>
            <w:proofErr w:type="spellStart"/>
            <w:r>
              <w:rPr>
                <w:rFonts w:ascii="HY신명조" w:eastAsia="HY신명조" w:hAnsi="바탕체" w:hint="eastAsia"/>
                <w:szCs w:val="18"/>
              </w:rPr>
              <w:t>우인환</w:t>
            </w:r>
            <w:proofErr w:type="spellEnd"/>
            <w:r w:rsidRPr="008F0F7A">
              <w:rPr>
                <w:rFonts w:ascii="HY신명조" w:eastAsia="HY신명조" w:hAnsi="바탕체" w:hint="eastAsia"/>
                <w:szCs w:val="18"/>
              </w:rPr>
              <w:t xml:space="preserve"> </w:t>
            </w:r>
            <w:r w:rsidRPr="008F0F7A">
              <w:rPr>
                <w:rFonts w:ascii="HY신명조" w:eastAsia="HY신명조" w:hAnsi="바탕체"/>
                <w:szCs w:val="18"/>
              </w:rPr>
              <w:t>(</w:t>
            </w:r>
            <w:r w:rsidRPr="008F0F7A">
              <w:rPr>
                <w:rFonts w:ascii="HY신명조" w:eastAsia="HY신명조" w:hAnsi="바탕체" w:hint="eastAsia"/>
                <w:szCs w:val="18"/>
              </w:rPr>
              <w:t>인)</w:t>
            </w:r>
          </w:p>
        </w:tc>
        <w:tc>
          <w:tcPr>
            <w:tcW w:w="235" w:type="dxa"/>
            <w:vAlign w:val="center"/>
          </w:tcPr>
          <w:p w:rsidR="008F0F7A" w:rsidRPr="008F0F7A" w:rsidRDefault="008F0F7A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</w:p>
        </w:tc>
        <w:tc>
          <w:tcPr>
            <w:tcW w:w="4478" w:type="dxa"/>
            <w:vAlign w:val="center"/>
          </w:tcPr>
          <w:p w:rsidR="008F0F7A" w:rsidRPr="008F0F7A" w:rsidRDefault="0044211B" w:rsidP="00C1556B">
            <w:pPr>
              <w:spacing w:before="120" w:after="120" w:line="276" w:lineRule="auto"/>
              <w:jc w:val="left"/>
              <w:rPr>
                <w:rFonts w:ascii="HY신명조" w:eastAsia="HY신명조" w:hAnsi="바탕체"/>
                <w:szCs w:val="18"/>
              </w:rPr>
            </w:pPr>
            <w:r>
              <w:rPr>
                <w:rFonts w:ascii="HY신명조" w:eastAsia="HY신명조" w:hAnsi="바탕체" w:hint="eastAsia"/>
                <w:szCs w:val="18"/>
              </w:rPr>
              <w:t>대표이사 이 홍 식</w:t>
            </w:r>
            <w:r w:rsidR="008F0F7A" w:rsidRPr="008F0F7A">
              <w:rPr>
                <w:rFonts w:ascii="HY신명조" w:eastAsia="HY신명조" w:hAnsi="바탕체"/>
                <w:szCs w:val="18"/>
              </w:rPr>
              <w:t xml:space="preserve"> </w:t>
            </w:r>
            <w:r w:rsidR="008F0F7A" w:rsidRPr="008F0F7A">
              <w:rPr>
                <w:rFonts w:ascii="HY신명조" w:eastAsia="HY신명조" w:hAnsi="바탕체" w:hint="eastAsia"/>
                <w:szCs w:val="18"/>
              </w:rPr>
              <w:t>(인)</w:t>
            </w:r>
          </w:p>
        </w:tc>
      </w:tr>
    </w:tbl>
    <w:p w:rsidR="008F0F7A" w:rsidRPr="00DE5A20" w:rsidRDefault="008F0F7A" w:rsidP="008F0F7A">
      <w:pPr>
        <w:spacing w:before="120" w:after="120"/>
        <w:rPr>
          <w:sz w:val="18"/>
          <w:szCs w:val="18"/>
        </w:rPr>
      </w:pPr>
    </w:p>
    <w:p w:rsidR="008F0F7A" w:rsidRDefault="008F0F7A" w:rsidP="008F0F7A"/>
    <w:sectPr w:rsidR="008F0F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E6CC0"/>
    <w:multiLevelType w:val="multilevel"/>
    <w:tmpl w:val="8E3E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D1470"/>
    <w:multiLevelType w:val="hybridMultilevel"/>
    <w:tmpl w:val="E42E3372"/>
    <w:lvl w:ilvl="0" w:tplc="0B9CA2CC">
      <w:start w:val="1"/>
      <w:numFmt w:val="decimalEnclosedCircle"/>
      <w:lvlText w:val="%1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D2423FC"/>
    <w:multiLevelType w:val="hybridMultilevel"/>
    <w:tmpl w:val="6AFCC8E8"/>
    <w:lvl w:ilvl="0" w:tplc="8AE8783E">
      <w:start w:val="1"/>
      <w:numFmt w:val="decimal"/>
      <w:lvlText w:val="%1."/>
      <w:lvlJc w:val="left"/>
      <w:pPr>
        <w:ind w:left="680" w:hanging="36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12" w:hanging="400"/>
      </w:pPr>
    </w:lvl>
    <w:lvl w:ilvl="2" w:tplc="0409001B" w:tentative="1">
      <w:start w:val="1"/>
      <w:numFmt w:val="lowerRoman"/>
      <w:lvlText w:val="%3."/>
      <w:lvlJc w:val="right"/>
      <w:pPr>
        <w:ind w:left="1912" w:hanging="400"/>
      </w:pPr>
    </w:lvl>
    <w:lvl w:ilvl="3" w:tplc="0409000F" w:tentative="1">
      <w:start w:val="1"/>
      <w:numFmt w:val="decimal"/>
      <w:lvlText w:val="%4."/>
      <w:lvlJc w:val="left"/>
      <w:pPr>
        <w:ind w:left="2312" w:hanging="400"/>
      </w:pPr>
    </w:lvl>
    <w:lvl w:ilvl="4" w:tplc="04090019" w:tentative="1">
      <w:start w:val="1"/>
      <w:numFmt w:val="upperLetter"/>
      <w:lvlText w:val="%5."/>
      <w:lvlJc w:val="left"/>
      <w:pPr>
        <w:ind w:left="2712" w:hanging="400"/>
      </w:pPr>
    </w:lvl>
    <w:lvl w:ilvl="5" w:tplc="0409001B" w:tentative="1">
      <w:start w:val="1"/>
      <w:numFmt w:val="lowerRoman"/>
      <w:lvlText w:val="%6."/>
      <w:lvlJc w:val="right"/>
      <w:pPr>
        <w:ind w:left="3112" w:hanging="400"/>
      </w:pPr>
    </w:lvl>
    <w:lvl w:ilvl="6" w:tplc="0409000F" w:tentative="1">
      <w:start w:val="1"/>
      <w:numFmt w:val="decimal"/>
      <w:lvlText w:val="%7."/>
      <w:lvlJc w:val="left"/>
      <w:pPr>
        <w:ind w:left="3512" w:hanging="400"/>
      </w:pPr>
    </w:lvl>
    <w:lvl w:ilvl="7" w:tplc="04090019" w:tentative="1">
      <w:start w:val="1"/>
      <w:numFmt w:val="upperLetter"/>
      <w:lvlText w:val="%8."/>
      <w:lvlJc w:val="left"/>
      <w:pPr>
        <w:ind w:left="3912" w:hanging="400"/>
      </w:pPr>
    </w:lvl>
    <w:lvl w:ilvl="8" w:tplc="0409001B" w:tentative="1">
      <w:start w:val="1"/>
      <w:numFmt w:val="lowerRoman"/>
      <w:lvlText w:val="%9."/>
      <w:lvlJc w:val="right"/>
      <w:pPr>
        <w:ind w:left="4312" w:hanging="400"/>
      </w:pPr>
    </w:lvl>
  </w:abstractNum>
  <w:abstractNum w:abstractNumId="3" w15:restartNumberingAfterBreak="0">
    <w:nsid w:val="5B813EB5"/>
    <w:multiLevelType w:val="hybridMultilevel"/>
    <w:tmpl w:val="E42E3372"/>
    <w:lvl w:ilvl="0" w:tplc="0B9CA2CC">
      <w:start w:val="1"/>
      <w:numFmt w:val="decimalEnclosedCircle"/>
      <w:lvlText w:val="%1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B0"/>
    <w:rsid w:val="00050B39"/>
    <w:rsid w:val="00073A6D"/>
    <w:rsid w:val="001128D2"/>
    <w:rsid w:val="00133FC9"/>
    <w:rsid w:val="00150921"/>
    <w:rsid w:val="002008A1"/>
    <w:rsid w:val="00280C3A"/>
    <w:rsid w:val="003019DA"/>
    <w:rsid w:val="00314BB0"/>
    <w:rsid w:val="003D5C68"/>
    <w:rsid w:val="0044211B"/>
    <w:rsid w:val="00524D11"/>
    <w:rsid w:val="005473F7"/>
    <w:rsid w:val="008B1508"/>
    <w:rsid w:val="008E20C5"/>
    <w:rsid w:val="008F0F7A"/>
    <w:rsid w:val="009001FE"/>
    <w:rsid w:val="00A3666D"/>
    <w:rsid w:val="00C40932"/>
    <w:rsid w:val="00C542B0"/>
    <w:rsid w:val="00D57B6D"/>
    <w:rsid w:val="00D91EF0"/>
    <w:rsid w:val="00E614A6"/>
    <w:rsid w:val="00FF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005D"/>
  <w15:chartTrackingRefBased/>
  <w15:docId w15:val="{424D9FC2-8E4D-4818-A14F-33C65B8F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Y신명조" w:eastAsia="HY신명조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4BB0"/>
    <w:pPr>
      <w:ind w:leftChars="400" w:left="800"/>
    </w:pPr>
  </w:style>
  <w:style w:type="table" w:styleId="a4">
    <w:name w:val="Table Grid"/>
    <w:basedOn w:val="a1"/>
    <w:uiPriority w:val="39"/>
    <w:rsid w:val="008F0F7A"/>
    <w:pPr>
      <w:spacing w:after="0" w:line="240" w:lineRule="auto"/>
    </w:pPr>
    <w:rPr>
      <w:rFonts w:asciiTheme="minorHAnsi"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32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2025-04-21T07:22:00Z</dcterms:created>
  <dcterms:modified xsi:type="dcterms:W3CDTF">2025-04-21T07:22:00Z</dcterms:modified>
</cp:coreProperties>
</file>