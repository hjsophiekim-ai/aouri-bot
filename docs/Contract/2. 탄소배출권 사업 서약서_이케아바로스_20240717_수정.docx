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490E0E" w14:textId="77777777" w:rsidR="00B81399" w:rsidRPr="00E117ED" w:rsidRDefault="00B81399">
      <w:pPr>
        <w:pStyle w:val="a3"/>
        <w:rPr>
          <w:rFonts w:asciiTheme="majorEastAsia" w:eastAsiaTheme="majorEastAsia" w:hAnsiTheme="majorEastAsia"/>
          <w:sz w:val="20"/>
        </w:rPr>
      </w:pPr>
    </w:p>
    <w:p w14:paraId="182B4EB1" w14:textId="77777777" w:rsidR="00B81399" w:rsidRPr="00E117ED" w:rsidRDefault="00B81399">
      <w:pPr>
        <w:pStyle w:val="a3"/>
        <w:rPr>
          <w:rFonts w:asciiTheme="majorEastAsia" w:eastAsiaTheme="majorEastAsia" w:hAnsiTheme="majorEastAsia"/>
          <w:sz w:val="20"/>
        </w:rPr>
      </w:pPr>
    </w:p>
    <w:p w14:paraId="50769732" w14:textId="77777777" w:rsidR="00B81399" w:rsidRPr="00E117ED" w:rsidRDefault="00B81399">
      <w:pPr>
        <w:pStyle w:val="a3"/>
        <w:rPr>
          <w:rFonts w:asciiTheme="majorEastAsia" w:eastAsiaTheme="majorEastAsia" w:hAnsiTheme="majorEastAsia"/>
          <w:sz w:val="20"/>
        </w:rPr>
      </w:pPr>
    </w:p>
    <w:p w14:paraId="70932A29" w14:textId="77777777" w:rsidR="00B81399" w:rsidRPr="00E117ED" w:rsidRDefault="00B81399">
      <w:pPr>
        <w:pStyle w:val="a3"/>
        <w:rPr>
          <w:rFonts w:asciiTheme="majorEastAsia" w:eastAsiaTheme="majorEastAsia" w:hAnsiTheme="majorEastAsia"/>
          <w:sz w:val="20"/>
        </w:rPr>
      </w:pPr>
    </w:p>
    <w:p w14:paraId="58C54E4B" w14:textId="77777777" w:rsidR="00B81399" w:rsidRPr="00E117ED" w:rsidRDefault="00B81399">
      <w:pPr>
        <w:pStyle w:val="a3"/>
        <w:rPr>
          <w:rFonts w:asciiTheme="majorEastAsia" w:eastAsiaTheme="majorEastAsia" w:hAnsiTheme="majorEastAsia"/>
          <w:sz w:val="20"/>
        </w:rPr>
      </w:pPr>
    </w:p>
    <w:p w14:paraId="24598690" w14:textId="77777777" w:rsidR="00B81399" w:rsidRPr="00E117ED" w:rsidRDefault="00B81399">
      <w:pPr>
        <w:pStyle w:val="a3"/>
        <w:spacing w:before="9"/>
        <w:rPr>
          <w:rFonts w:asciiTheme="majorEastAsia" w:eastAsiaTheme="majorEastAsia" w:hAnsiTheme="majorEastAsia"/>
          <w:sz w:val="13"/>
        </w:rPr>
      </w:pPr>
    </w:p>
    <w:p w14:paraId="198C0AB2" w14:textId="1A45177C" w:rsidR="00B81399" w:rsidRPr="00E117ED" w:rsidRDefault="00C47AE4">
      <w:pPr>
        <w:pStyle w:val="a3"/>
        <w:spacing w:line="114" w:lineRule="exact"/>
        <w:ind w:left="239"/>
        <w:rPr>
          <w:rFonts w:asciiTheme="majorEastAsia" w:eastAsiaTheme="majorEastAsia" w:hAnsiTheme="majorEastAsia"/>
          <w:sz w:val="11"/>
        </w:rPr>
      </w:pPr>
      <w:r>
        <w:rPr>
          <w:rFonts w:asciiTheme="majorEastAsia" w:eastAsiaTheme="majorEastAsia" w:hAnsiTheme="majorEastAsia"/>
          <w:noProof/>
          <w:position w:val="-1"/>
          <w:sz w:val="11"/>
        </w:rPr>
        <mc:AlternateContent>
          <mc:Choice Requires="wpg">
            <w:drawing>
              <wp:inline distT="0" distB="0" distL="0" distR="0" wp14:anchorId="055BD0A6" wp14:editId="6D24079E">
                <wp:extent cx="5581015" cy="71755"/>
                <wp:effectExtent l="37465" t="3175" r="39370" b="1270"/>
                <wp:docPr id="1465221401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81015" cy="71755"/>
                          <a:chOff x="0" y="0"/>
                          <a:chExt cx="8789" cy="113"/>
                        </a:xfrm>
                      </wpg:grpSpPr>
                      <wps:wsp>
                        <wps:cNvPr id="1469415304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0" y="56"/>
                            <a:ext cx="8789" cy="0"/>
                          </a:xfrm>
                          <a:prstGeom prst="line">
                            <a:avLst/>
                          </a:prstGeom>
                          <a:noFill/>
                          <a:ln w="7159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group w14:anchorId="47E5515E" id="Group 3" o:spid="_x0000_s1026" style="width:439.45pt;height:5.65pt;mso-position-horizontal-relative:char;mso-position-vertical-relative:line" coordsize="8789,1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">
                <v:line id="Line 4" o:spid="_x0000_s1027" style="position:absolute;visibility:visible;mso-wrap-style:square" from="0,56" to="8789,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" strokecolor="gray" strokeweight="1.98861mm"/>
                <w10:anchorlock/>
              </v:group>
            </w:pict>
          </mc:Fallback>
        </mc:AlternateContent>
      </w:r>
    </w:p>
    <w:p w14:paraId="2C8313F9" w14:textId="77777777" w:rsidR="00B81399" w:rsidRPr="00E117ED" w:rsidRDefault="00B81399">
      <w:pPr>
        <w:pStyle w:val="a3"/>
        <w:spacing w:before="3"/>
        <w:rPr>
          <w:rFonts w:asciiTheme="majorEastAsia" w:eastAsiaTheme="majorEastAsia" w:hAnsiTheme="majorEastAsia"/>
          <w:sz w:val="20"/>
        </w:rPr>
      </w:pPr>
    </w:p>
    <w:p w14:paraId="3BA211F9" w14:textId="48948831" w:rsidR="00B81399" w:rsidRPr="00E117ED" w:rsidRDefault="00E374F8">
      <w:pPr>
        <w:spacing w:line="675" w:lineRule="exact"/>
        <w:ind w:right="178"/>
        <w:jc w:val="center"/>
        <w:rPr>
          <w:rFonts w:asciiTheme="majorEastAsia" w:eastAsiaTheme="majorEastAsia" w:hAnsiTheme="majorEastAsia"/>
          <w:sz w:val="44"/>
        </w:rPr>
      </w:pPr>
      <w:r>
        <w:rPr>
          <w:rFonts w:asciiTheme="majorEastAsia" w:eastAsiaTheme="majorEastAsia" w:hAnsiTheme="majorEastAsia" w:hint="eastAsia"/>
          <w:spacing w:val="39"/>
          <w:sz w:val="44"/>
        </w:rPr>
        <w:t xml:space="preserve">친환경 자동차 </w:t>
      </w:r>
      <w:r w:rsidR="008F12F3" w:rsidRPr="00E117ED">
        <w:rPr>
          <w:rFonts w:asciiTheme="majorEastAsia" w:eastAsiaTheme="majorEastAsia" w:hAnsiTheme="majorEastAsia"/>
          <w:spacing w:val="39"/>
          <w:sz w:val="44"/>
        </w:rPr>
        <w:t>탄소배출권</w:t>
      </w:r>
      <w:r w:rsidR="008F12F3" w:rsidRPr="00E117ED">
        <w:rPr>
          <w:rFonts w:asciiTheme="majorEastAsia" w:eastAsiaTheme="majorEastAsia" w:hAnsiTheme="majorEastAsia"/>
          <w:spacing w:val="135"/>
          <w:sz w:val="44"/>
        </w:rPr>
        <w:t xml:space="preserve"> </w:t>
      </w:r>
      <w:r w:rsidR="008F12F3" w:rsidRPr="00E117ED">
        <w:rPr>
          <w:rFonts w:asciiTheme="majorEastAsia" w:eastAsiaTheme="majorEastAsia" w:hAnsiTheme="majorEastAsia"/>
          <w:spacing w:val="25"/>
          <w:sz w:val="44"/>
        </w:rPr>
        <w:t>사업</w:t>
      </w:r>
    </w:p>
    <w:p w14:paraId="5398411E" w14:textId="1706E6EB" w:rsidR="00B81399" w:rsidRPr="00E117ED" w:rsidRDefault="00C47AE4">
      <w:pPr>
        <w:pStyle w:val="a4"/>
        <w:tabs>
          <w:tab w:val="left" w:pos="1278"/>
          <w:tab w:val="left" w:pos="2556"/>
        </w:tabs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E602DBF" wp14:editId="4325AA66">
                <wp:simplePos x="0" y="0"/>
                <wp:positionH relativeFrom="page">
                  <wp:posOffset>988695</wp:posOffset>
                </wp:positionH>
                <wp:positionV relativeFrom="paragraph">
                  <wp:posOffset>841375</wp:posOffset>
                </wp:positionV>
                <wp:extent cx="5581015" cy="1270"/>
                <wp:effectExtent l="0" t="0" r="0" b="0"/>
                <wp:wrapTopAndBottom/>
                <wp:docPr id="624537770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581015" cy="1270"/>
                        </a:xfrm>
                        <a:custGeom>
                          <a:avLst/>
                          <a:gdLst>
                            <a:gd name="T0" fmla="+- 0 1557 1557"/>
                            <a:gd name="T1" fmla="*/ T0 w 8789"/>
                            <a:gd name="T2" fmla="+- 0 10346 1557"/>
                            <a:gd name="T3" fmla="*/ T2 w 878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789">
                              <a:moveTo>
                                <a:pt x="0" y="0"/>
                              </a:moveTo>
                              <a:lnTo>
                                <a:pt x="8789" y="0"/>
                              </a:lnTo>
                            </a:path>
                          </a:pathLst>
                        </a:custGeom>
                        <a:noFill/>
                        <a:ln w="71590">
                          <a:solidFill>
                            <a:srgbClr val="80808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0A761A51" id="Freeform 2" o:spid="_x0000_s1026" style="position:absolute;margin-left:77.85pt;margin-top:66.25pt;width:439.45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78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" path="m,l8789,e" filled="f" strokecolor="gray" strokeweight="1.98861mm">
                <v:path arrowok="t" o:connecttype="custom" o:connectlocs="0,0;5581015,0" o:connectangles="0,0"/>
                <w10:wrap type="topAndBottom" anchorx="page"/>
              </v:shape>
            </w:pict>
          </mc:Fallback>
        </mc:AlternateContent>
      </w:r>
      <w:r w:rsidR="00822B03">
        <w:rPr>
          <w:rFonts w:asciiTheme="majorEastAsia" w:eastAsiaTheme="majorEastAsia" w:hAnsiTheme="majorEastAsia" w:hint="eastAsia"/>
        </w:rPr>
        <w:t>협</w:t>
      </w:r>
      <w:r w:rsidR="00ED5310">
        <w:rPr>
          <w:rFonts w:asciiTheme="majorEastAsia" w:eastAsiaTheme="majorEastAsia" w:hAnsiTheme="majorEastAsia" w:hint="eastAsia"/>
        </w:rPr>
        <w:t xml:space="preserve"> 약 서</w:t>
      </w:r>
    </w:p>
    <w:p w14:paraId="1306F691" w14:textId="77777777" w:rsidR="00B81399" w:rsidRPr="00E117ED" w:rsidRDefault="00B81399">
      <w:pPr>
        <w:pStyle w:val="a3"/>
        <w:rPr>
          <w:rFonts w:asciiTheme="majorEastAsia" w:eastAsiaTheme="majorEastAsia" w:hAnsiTheme="majorEastAsia"/>
          <w:sz w:val="20"/>
        </w:rPr>
      </w:pPr>
    </w:p>
    <w:p w14:paraId="0D2DC3EA" w14:textId="77777777" w:rsidR="00B81399" w:rsidRPr="00E117ED" w:rsidRDefault="00B81399">
      <w:pPr>
        <w:pStyle w:val="a3"/>
        <w:rPr>
          <w:rFonts w:asciiTheme="majorEastAsia" w:eastAsiaTheme="majorEastAsia" w:hAnsiTheme="majorEastAsia"/>
          <w:sz w:val="20"/>
        </w:rPr>
      </w:pPr>
    </w:p>
    <w:p w14:paraId="2FC19411" w14:textId="77777777" w:rsidR="00B81399" w:rsidRPr="00E117ED" w:rsidRDefault="00B81399">
      <w:pPr>
        <w:pStyle w:val="a3"/>
        <w:rPr>
          <w:rFonts w:asciiTheme="majorEastAsia" w:eastAsiaTheme="majorEastAsia" w:hAnsiTheme="majorEastAsia"/>
          <w:sz w:val="20"/>
        </w:rPr>
      </w:pPr>
    </w:p>
    <w:p w14:paraId="305A2286" w14:textId="77777777" w:rsidR="00B81399" w:rsidRPr="00E117ED" w:rsidRDefault="00B81399">
      <w:pPr>
        <w:pStyle w:val="a3"/>
        <w:rPr>
          <w:rFonts w:asciiTheme="majorEastAsia" w:eastAsiaTheme="majorEastAsia" w:hAnsiTheme="majorEastAsia"/>
          <w:sz w:val="20"/>
        </w:rPr>
      </w:pPr>
    </w:p>
    <w:p w14:paraId="0CEB3A10" w14:textId="77777777" w:rsidR="00B81399" w:rsidRPr="00E117ED" w:rsidRDefault="00B81399">
      <w:pPr>
        <w:pStyle w:val="a3"/>
        <w:rPr>
          <w:rFonts w:asciiTheme="majorEastAsia" w:eastAsiaTheme="majorEastAsia" w:hAnsiTheme="majorEastAsia"/>
          <w:sz w:val="20"/>
        </w:rPr>
      </w:pPr>
    </w:p>
    <w:p w14:paraId="6C841710" w14:textId="77777777" w:rsidR="00B81399" w:rsidRPr="00E117ED" w:rsidRDefault="00B81399">
      <w:pPr>
        <w:pStyle w:val="a3"/>
        <w:rPr>
          <w:rFonts w:asciiTheme="majorEastAsia" w:eastAsiaTheme="majorEastAsia" w:hAnsiTheme="majorEastAsia"/>
          <w:sz w:val="20"/>
        </w:rPr>
      </w:pPr>
    </w:p>
    <w:p w14:paraId="2275A811" w14:textId="77777777" w:rsidR="00B81399" w:rsidRPr="00E117ED" w:rsidRDefault="00B81399">
      <w:pPr>
        <w:pStyle w:val="a3"/>
        <w:rPr>
          <w:rFonts w:asciiTheme="majorEastAsia" w:eastAsiaTheme="majorEastAsia" w:hAnsiTheme="majorEastAsia"/>
          <w:sz w:val="20"/>
        </w:rPr>
      </w:pPr>
    </w:p>
    <w:p w14:paraId="16BD5358" w14:textId="77777777" w:rsidR="00B81399" w:rsidRPr="00E117ED" w:rsidRDefault="00B81399">
      <w:pPr>
        <w:pStyle w:val="a3"/>
        <w:spacing w:before="10"/>
        <w:rPr>
          <w:rFonts w:asciiTheme="majorEastAsia" w:eastAsiaTheme="majorEastAsia" w:hAnsiTheme="majorEastAsia"/>
          <w:sz w:val="21"/>
        </w:rPr>
      </w:pPr>
    </w:p>
    <w:p w14:paraId="78330F29" w14:textId="77777777" w:rsidR="00B81399" w:rsidRPr="00E117ED" w:rsidRDefault="008F12F3">
      <w:pPr>
        <w:tabs>
          <w:tab w:val="left" w:pos="1863"/>
          <w:tab w:val="left" w:pos="2604"/>
        </w:tabs>
        <w:spacing w:before="22"/>
        <w:ind w:right="196"/>
        <w:jc w:val="center"/>
        <w:rPr>
          <w:rFonts w:asciiTheme="majorEastAsia" w:eastAsiaTheme="majorEastAsia" w:hAnsiTheme="majorEastAsia"/>
          <w:sz w:val="38"/>
        </w:rPr>
      </w:pPr>
      <w:r w:rsidRPr="00E117ED">
        <w:rPr>
          <w:rFonts w:asciiTheme="majorEastAsia" w:eastAsiaTheme="majorEastAsia" w:hAnsiTheme="majorEastAsia"/>
          <w:spacing w:val="15"/>
          <w:w w:val="110"/>
          <w:sz w:val="38"/>
        </w:rPr>
        <w:t>2024.</w:t>
      </w:r>
      <w:r w:rsidRPr="00E117ED">
        <w:rPr>
          <w:rFonts w:asciiTheme="majorEastAsia" w:eastAsiaTheme="majorEastAsia" w:hAnsiTheme="majorEastAsia"/>
          <w:spacing w:val="15"/>
          <w:w w:val="110"/>
          <w:sz w:val="38"/>
        </w:rPr>
        <w:tab/>
      </w:r>
      <w:r w:rsidRPr="00E117ED">
        <w:rPr>
          <w:rFonts w:asciiTheme="majorEastAsia" w:eastAsiaTheme="majorEastAsia" w:hAnsiTheme="majorEastAsia"/>
          <w:w w:val="110"/>
          <w:sz w:val="38"/>
        </w:rPr>
        <w:t>.</w:t>
      </w:r>
      <w:r w:rsidRPr="00E117ED">
        <w:rPr>
          <w:rFonts w:asciiTheme="majorEastAsia" w:eastAsiaTheme="majorEastAsia" w:hAnsiTheme="majorEastAsia"/>
          <w:w w:val="110"/>
          <w:sz w:val="38"/>
        </w:rPr>
        <w:tab/>
        <w:t>.</w:t>
      </w:r>
    </w:p>
    <w:p w14:paraId="59D9A0F0" w14:textId="77777777" w:rsidR="00B81399" w:rsidRPr="00E117ED" w:rsidRDefault="00B81399">
      <w:pPr>
        <w:pStyle w:val="a3"/>
        <w:rPr>
          <w:rFonts w:asciiTheme="majorEastAsia" w:eastAsiaTheme="majorEastAsia" w:hAnsiTheme="majorEastAsia"/>
          <w:sz w:val="38"/>
        </w:rPr>
      </w:pPr>
    </w:p>
    <w:p w14:paraId="0CFFF992" w14:textId="77777777" w:rsidR="00B81399" w:rsidRPr="00E117ED" w:rsidRDefault="00B81399">
      <w:pPr>
        <w:pStyle w:val="a3"/>
        <w:rPr>
          <w:rFonts w:asciiTheme="majorEastAsia" w:eastAsiaTheme="majorEastAsia" w:hAnsiTheme="majorEastAsia"/>
          <w:sz w:val="38"/>
        </w:rPr>
      </w:pPr>
    </w:p>
    <w:p w14:paraId="003B1FDB" w14:textId="77777777" w:rsidR="00B81399" w:rsidRPr="00E117ED" w:rsidRDefault="00B81399">
      <w:pPr>
        <w:pStyle w:val="a3"/>
        <w:rPr>
          <w:rFonts w:asciiTheme="majorEastAsia" w:eastAsiaTheme="majorEastAsia" w:hAnsiTheme="majorEastAsia"/>
          <w:sz w:val="38"/>
        </w:rPr>
      </w:pPr>
    </w:p>
    <w:p w14:paraId="7741CE7A" w14:textId="77777777" w:rsidR="00B81399" w:rsidRPr="00E117ED" w:rsidRDefault="00B81399">
      <w:pPr>
        <w:pStyle w:val="a3"/>
        <w:rPr>
          <w:rFonts w:asciiTheme="majorEastAsia" w:eastAsiaTheme="majorEastAsia" w:hAnsiTheme="majorEastAsia"/>
          <w:sz w:val="38"/>
        </w:rPr>
      </w:pPr>
    </w:p>
    <w:p w14:paraId="329B07D2" w14:textId="77777777" w:rsidR="00B81399" w:rsidRPr="00E117ED" w:rsidRDefault="00B81399">
      <w:pPr>
        <w:pStyle w:val="a3"/>
        <w:spacing w:before="4"/>
        <w:rPr>
          <w:rFonts w:asciiTheme="majorEastAsia" w:eastAsiaTheme="majorEastAsia" w:hAnsiTheme="majorEastAsia"/>
          <w:sz w:val="37"/>
        </w:rPr>
      </w:pPr>
    </w:p>
    <w:p w14:paraId="0087E1ED" w14:textId="588AC383" w:rsidR="00B81399" w:rsidRPr="00E117ED" w:rsidRDefault="008F12F3">
      <w:pPr>
        <w:spacing w:line="211" w:lineRule="auto"/>
        <w:ind w:left="2170" w:right="2350"/>
        <w:jc w:val="center"/>
        <w:rPr>
          <w:rFonts w:asciiTheme="majorEastAsia" w:eastAsiaTheme="majorEastAsia" w:hAnsiTheme="majorEastAsia"/>
          <w:sz w:val="48"/>
        </w:rPr>
      </w:pPr>
      <w:r w:rsidRPr="00E117ED">
        <w:rPr>
          <w:rFonts w:asciiTheme="majorEastAsia" w:eastAsiaTheme="majorEastAsia" w:hAnsiTheme="majorEastAsia"/>
          <w:sz w:val="48"/>
        </w:rPr>
        <w:t>이케아코리아</w:t>
      </w:r>
      <w:r w:rsidRPr="00E117ED">
        <w:rPr>
          <w:rFonts w:asciiTheme="majorEastAsia" w:eastAsiaTheme="majorEastAsia" w:hAnsiTheme="majorEastAsia"/>
          <w:spacing w:val="52"/>
          <w:sz w:val="48"/>
        </w:rPr>
        <w:t xml:space="preserve"> </w:t>
      </w:r>
      <w:r w:rsidRPr="00E117ED">
        <w:rPr>
          <w:rFonts w:asciiTheme="majorEastAsia" w:eastAsiaTheme="majorEastAsia" w:hAnsiTheme="majorEastAsia"/>
          <w:sz w:val="48"/>
        </w:rPr>
        <w:t>유한회사</w:t>
      </w:r>
      <w:r w:rsidRPr="00E117ED">
        <w:rPr>
          <w:rFonts w:asciiTheme="majorEastAsia" w:eastAsiaTheme="majorEastAsia" w:hAnsiTheme="majorEastAsia"/>
          <w:spacing w:val="-165"/>
          <w:sz w:val="48"/>
        </w:rPr>
        <w:t xml:space="preserve"> </w:t>
      </w:r>
      <w:r w:rsidRPr="00E117ED">
        <w:rPr>
          <w:rFonts w:asciiTheme="majorEastAsia" w:eastAsiaTheme="majorEastAsia" w:hAnsiTheme="majorEastAsia"/>
          <w:sz w:val="48"/>
        </w:rPr>
        <w:t>주식회사</w:t>
      </w:r>
      <w:r w:rsidRPr="00E117ED">
        <w:rPr>
          <w:rFonts w:asciiTheme="majorEastAsia" w:eastAsiaTheme="majorEastAsia" w:hAnsiTheme="majorEastAsia"/>
          <w:spacing w:val="52"/>
          <w:sz w:val="48"/>
        </w:rPr>
        <w:t xml:space="preserve"> </w:t>
      </w:r>
      <w:r w:rsidR="00ED5310">
        <w:rPr>
          <w:rFonts w:asciiTheme="majorEastAsia" w:eastAsiaTheme="majorEastAsia" w:hAnsiTheme="majorEastAsia" w:hint="eastAsia"/>
          <w:spacing w:val="52"/>
          <w:sz w:val="48"/>
        </w:rPr>
        <w:t>바로스</w:t>
      </w:r>
    </w:p>
    <w:p w14:paraId="77F30461" w14:textId="77777777" w:rsidR="00B81399" w:rsidRPr="00E117ED" w:rsidRDefault="00B81399">
      <w:pPr>
        <w:spacing w:line="211" w:lineRule="auto"/>
        <w:jc w:val="center"/>
        <w:rPr>
          <w:rFonts w:asciiTheme="majorEastAsia" w:eastAsiaTheme="majorEastAsia" w:hAnsiTheme="majorEastAsia"/>
          <w:sz w:val="48"/>
        </w:rPr>
        <w:sectPr w:rsidR="00B81399" w:rsidRPr="00E117ED">
          <w:type w:val="continuous"/>
          <w:pgSz w:w="11900" w:h="16820"/>
          <w:pgMar w:top="1660" w:right="1080" w:bottom="280" w:left="1260" w:header="1131" w:footer="720" w:gutter="0"/>
          <w:pgNumType w:start="1"/>
          <w:cols w:space="720"/>
        </w:sectPr>
      </w:pPr>
    </w:p>
    <w:p w14:paraId="1EDD6DD7" w14:textId="3EFBD295" w:rsidR="00B81399" w:rsidRPr="00E117ED" w:rsidRDefault="00E374F8">
      <w:pPr>
        <w:pStyle w:val="1"/>
        <w:spacing w:line="583" w:lineRule="exact"/>
        <w:ind w:firstLine="0"/>
        <w:rPr>
          <w:rFonts w:asciiTheme="majorEastAsia" w:eastAsiaTheme="majorEastAsia" w:hAnsiTheme="majorEastAsia"/>
          <w:u w:val="none"/>
        </w:rPr>
      </w:pPr>
      <w:r>
        <w:rPr>
          <w:rFonts w:asciiTheme="majorEastAsia" w:eastAsiaTheme="majorEastAsia" w:hAnsiTheme="majorEastAsia" w:hint="eastAsia"/>
          <w:spacing w:val="52"/>
        </w:rPr>
        <w:lastRenderedPageBreak/>
        <w:t>친환경 자동차</w:t>
      </w:r>
      <w:r w:rsidR="008F12F3" w:rsidRPr="00E117ED">
        <w:rPr>
          <w:rFonts w:asciiTheme="majorEastAsia" w:eastAsiaTheme="majorEastAsia" w:hAnsiTheme="majorEastAsia"/>
          <w:spacing w:val="52"/>
        </w:rPr>
        <w:t xml:space="preserve"> </w:t>
      </w:r>
      <w:r w:rsidR="008F12F3" w:rsidRPr="00E117ED">
        <w:rPr>
          <w:rFonts w:asciiTheme="majorEastAsia" w:eastAsiaTheme="majorEastAsia" w:hAnsiTheme="majorEastAsia"/>
        </w:rPr>
        <w:t>탄소배출권</w:t>
      </w:r>
      <w:r w:rsidR="008F12F3" w:rsidRPr="00E117ED">
        <w:rPr>
          <w:rFonts w:asciiTheme="majorEastAsia" w:eastAsiaTheme="majorEastAsia" w:hAnsiTheme="majorEastAsia"/>
          <w:spacing w:val="53"/>
        </w:rPr>
        <w:t xml:space="preserve"> </w:t>
      </w:r>
      <w:r w:rsidR="008F12F3" w:rsidRPr="00E117ED">
        <w:rPr>
          <w:rFonts w:asciiTheme="majorEastAsia" w:eastAsiaTheme="majorEastAsia" w:hAnsiTheme="majorEastAsia"/>
        </w:rPr>
        <w:t>사업</w:t>
      </w:r>
      <w:r>
        <w:rPr>
          <w:rFonts w:asciiTheme="majorEastAsia" w:eastAsiaTheme="majorEastAsia" w:hAnsiTheme="majorEastAsia" w:hint="eastAsia"/>
        </w:rPr>
        <w:t xml:space="preserve"> </w:t>
      </w:r>
      <w:r w:rsidR="00822B03">
        <w:rPr>
          <w:rFonts w:asciiTheme="majorEastAsia" w:eastAsiaTheme="majorEastAsia" w:hAnsiTheme="majorEastAsia" w:hint="eastAsia"/>
        </w:rPr>
        <w:t>협</w:t>
      </w:r>
      <w:r>
        <w:rPr>
          <w:rFonts w:asciiTheme="majorEastAsia" w:eastAsiaTheme="majorEastAsia" w:hAnsiTheme="majorEastAsia"/>
        </w:rPr>
        <w:t>약서</w:t>
      </w:r>
    </w:p>
    <w:p w14:paraId="2FCB8136" w14:textId="77777777" w:rsidR="00B81399" w:rsidRPr="00E117ED" w:rsidRDefault="00B81399">
      <w:pPr>
        <w:pStyle w:val="a3"/>
        <w:rPr>
          <w:rFonts w:asciiTheme="majorEastAsia" w:eastAsiaTheme="majorEastAsia" w:hAnsiTheme="majorEastAsia"/>
          <w:b/>
          <w:sz w:val="20"/>
        </w:rPr>
      </w:pPr>
    </w:p>
    <w:p w14:paraId="2D28BF9F" w14:textId="77777777" w:rsidR="00B81399" w:rsidRPr="00E117ED" w:rsidRDefault="00B81399">
      <w:pPr>
        <w:pStyle w:val="a3"/>
        <w:spacing w:before="11"/>
        <w:rPr>
          <w:rFonts w:asciiTheme="majorEastAsia" w:eastAsiaTheme="majorEastAsia" w:hAnsiTheme="majorEastAsia"/>
          <w:b/>
          <w:sz w:val="13"/>
        </w:rPr>
      </w:pPr>
    </w:p>
    <w:p w14:paraId="63FE49A1" w14:textId="32184E92" w:rsidR="00BE6925" w:rsidRDefault="00BE6925" w:rsidP="00BE6925">
      <w:pPr>
        <w:pStyle w:val="a3"/>
        <w:spacing w:before="22" w:line="252" w:lineRule="auto"/>
        <w:ind w:left="100" w:right="277"/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 w:hint="eastAsia"/>
          <w:color w:val="0D0D0D"/>
          <w:shd w:val="clear" w:color="auto" w:fill="FFFFFF"/>
        </w:rPr>
        <w:t>본</w:t>
      </w:r>
      <w:r>
        <w:rPr>
          <w:rFonts w:ascii="Segoe UI" w:hAnsi="Segoe UI" w:cs="Segoe UI" w:hint="eastAsia"/>
          <w:color w:val="0D0D0D"/>
          <w:shd w:val="clear" w:color="auto" w:fill="FFFFFF"/>
        </w:rPr>
        <w:t xml:space="preserve"> </w:t>
      </w:r>
      <w:r w:rsidR="00822B03">
        <w:rPr>
          <w:rFonts w:ascii="Segoe UI" w:hAnsi="Segoe UI" w:cs="Segoe UI" w:hint="eastAsia"/>
          <w:color w:val="0D0D0D"/>
          <w:shd w:val="clear" w:color="auto" w:fill="FFFFFF"/>
        </w:rPr>
        <w:t>협</w:t>
      </w:r>
      <w:r>
        <w:rPr>
          <w:rFonts w:ascii="Segoe UI" w:hAnsi="Segoe UI" w:cs="Segoe UI" w:hint="eastAsia"/>
          <w:color w:val="0D0D0D"/>
          <w:shd w:val="clear" w:color="auto" w:fill="FFFFFF"/>
        </w:rPr>
        <w:t>약서는</w:t>
      </w:r>
      <w:r>
        <w:rPr>
          <w:rFonts w:ascii="Segoe UI" w:hAnsi="Segoe UI" w:cs="Segoe UI" w:hint="eastAsia"/>
          <w:color w:val="0D0D0D"/>
          <w:shd w:val="clear" w:color="auto" w:fill="FFFFFF"/>
        </w:rPr>
        <w:t xml:space="preserve"> </w:t>
      </w:r>
      <w:r w:rsidR="000B4425">
        <w:rPr>
          <w:rFonts w:ascii="Segoe UI" w:hAnsi="Segoe UI" w:cs="Segoe UI"/>
          <w:color w:val="0D0D0D"/>
          <w:shd w:val="clear" w:color="auto" w:fill="FFFFFF"/>
        </w:rPr>
        <w:t>이케아</w:t>
      </w:r>
      <w:r w:rsidR="000B4425">
        <w:rPr>
          <w:rFonts w:ascii="Segoe UI" w:hAnsi="Segoe UI" w:cs="Segoe UI" w:hint="eastAsia"/>
          <w:color w:val="0D0D0D"/>
          <w:shd w:val="clear" w:color="auto" w:fill="FFFFFF"/>
        </w:rPr>
        <w:t xml:space="preserve"> </w:t>
      </w:r>
      <w:r w:rsidR="000B4425">
        <w:rPr>
          <w:rFonts w:ascii="Segoe UI" w:hAnsi="Segoe UI" w:cs="Segoe UI"/>
          <w:color w:val="0D0D0D"/>
          <w:shd w:val="clear" w:color="auto" w:fill="FFFFFF"/>
        </w:rPr>
        <w:t>코리아</w:t>
      </w:r>
      <w:r w:rsidR="000B4425">
        <w:rPr>
          <w:rFonts w:ascii="Segoe UI" w:hAnsi="Segoe UI" w:cs="Segoe UI" w:hint="eastAsia"/>
          <w:color w:val="0D0D0D"/>
          <w:shd w:val="clear" w:color="auto" w:fill="FFFFFF"/>
        </w:rPr>
        <w:t xml:space="preserve"> </w:t>
      </w:r>
      <w:r w:rsidR="000B4425">
        <w:rPr>
          <w:rFonts w:ascii="Segoe UI" w:hAnsi="Segoe UI" w:cs="Segoe UI" w:hint="eastAsia"/>
          <w:color w:val="0D0D0D"/>
          <w:shd w:val="clear" w:color="auto" w:fill="FFFFFF"/>
        </w:rPr>
        <w:t>유한회사</w:t>
      </w:r>
      <w:r w:rsidR="000B4425">
        <w:rPr>
          <w:rFonts w:ascii="Segoe UI" w:hAnsi="Segoe UI" w:cs="Segoe UI"/>
          <w:color w:val="0D0D0D"/>
          <w:shd w:val="clear" w:color="auto" w:fill="FFFFFF"/>
        </w:rPr>
        <w:t>(</w:t>
      </w:r>
      <w:r w:rsidR="000B4425">
        <w:rPr>
          <w:rFonts w:ascii="Segoe UI" w:hAnsi="Segoe UI" w:cs="Segoe UI"/>
          <w:color w:val="0D0D0D"/>
          <w:shd w:val="clear" w:color="auto" w:fill="FFFFFF"/>
        </w:rPr>
        <w:t>이하</w:t>
      </w:r>
      <w:r w:rsidR="000B4425">
        <w:rPr>
          <w:rFonts w:ascii="Segoe UI" w:hAnsi="Segoe UI" w:cs="Segoe UI"/>
          <w:color w:val="0D0D0D"/>
          <w:shd w:val="clear" w:color="auto" w:fill="FFFFFF"/>
        </w:rPr>
        <w:t xml:space="preserve"> "</w:t>
      </w:r>
      <w:r w:rsidR="000B4425">
        <w:rPr>
          <w:rFonts w:ascii="Segoe UI" w:hAnsi="Segoe UI" w:cs="Segoe UI"/>
          <w:color w:val="0D0D0D"/>
          <w:shd w:val="clear" w:color="auto" w:fill="FFFFFF"/>
        </w:rPr>
        <w:t>갑</w:t>
      </w:r>
      <w:r w:rsidR="000B4425">
        <w:rPr>
          <w:rFonts w:ascii="Segoe UI" w:hAnsi="Segoe UI" w:cs="Segoe UI"/>
          <w:color w:val="0D0D0D"/>
          <w:shd w:val="clear" w:color="auto" w:fill="FFFFFF"/>
        </w:rPr>
        <w:t>")</w:t>
      </w:r>
      <w:r w:rsidR="000B4425">
        <w:rPr>
          <w:rFonts w:ascii="Segoe UI" w:hAnsi="Segoe UI" w:cs="Segoe UI" w:hint="eastAsia"/>
          <w:color w:val="0D0D0D"/>
          <w:shd w:val="clear" w:color="auto" w:fill="FFFFFF"/>
        </w:rPr>
        <w:t>의</w:t>
      </w:r>
      <w:r w:rsidR="000B4425">
        <w:rPr>
          <w:rFonts w:ascii="Segoe UI" w:hAnsi="Segoe UI" w:cs="Segoe UI" w:hint="eastAsia"/>
          <w:color w:val="0D0D0D"/>
          <w:shd w:val="clear" w:color="auto" w:fill="FFFFFF"/>
        </w:rPr>
        <w:t xml:space="preserve"> </w:t>
      </w:r>
      <w:r w:rsidR="000D71DC">
        <w:rPr>
          <w:rFonts w:ascii="Segoe UI" w:hAnsi="Segoe UI" w:cs="Segoe UI"/>
          <w:color w:val="0D0D0D"/>
          <w:shd w:val="clear" w:color="auto" w:fill="FFFFFF"/>
        </w:rPr>
        <w:t>탄소배출권</w:t>
      </w:r>
      <w:r w:rsidR="000D71DC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0D71DC">
        <w:rPr>
          <w:rFonts w:ascii="Segoe UI" w:hAnsi="Segoe UI" w:cs="Segoe UI"/>
          <w:color w:val="0D0D0D"/>
          <w:shd w:val="clear" w:color="auto" w:fill="FFFFFF"/>
        </w:rPr>
        <w:t>외부사업</w:t>
      </w:r>
      <w:r w:rsidR="000D71DC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0D71DC">
        <w:rPr>
          <w:rFonts w:ascii="Segoe UI" w:hAnsi="Segoe UI" w:cs="Segoe UI"/>
          <w:color w:val="0D0D0D"/>
          <w:shd w:val="clear" w:color="auto" w:fill="FFFFFF"/>
        </w:rPr>
        <w:t>추진과</w:t>
      </w:r>
      <w:r w:rsidR="000D71DC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0D71DC">
        <w:rPr>
          <w:rFonts w:ascii="Segoe UI" w:hAnsi="Segoe UI" w:cs="Segoe UI"/>
          <w:color w:val="0D0D0D"/>
          <w:shd w:val="clear" w:color="auto" w:fill="FFFFFF"/>
        </w:rPr>
        <w:t>관련</w:t>
      </w:r>
      <w:r>
        <w:rPr>
          <w:rFonts w:ascii="Segoe UI" w:hAnsi="Segoe UI" w:cs="Segoe UI" w:hint="eastAsia"/>
          <w:color w:val="0D0D0D"/>
          <w:shd w:val="clear" w:color="auto" w:fill="FFFFFF"/>
        </w:rPr>
        <w:t>하여</w:t>
      </w:r>
      <w:r>
        <w:rPr>
          <w:rFonts w:ascii="Segoe UI" w:hAnsi="Segoe UI" w:cs="Segoe UI" w:hint="eastAsia"/>
          <w:color w:val="0D0D0D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0D0D0D"/>
          <w:shd w:val="clear" w:color="auto" w:fill="FFFFFF"/>
        </w:rPr>
        <w:t>주식회사</w:t>
      </w:r>
      <w:r>
        <w:rPr>
          <w:rFonts w:ascii="Segoe UI" w:hAnsi="Segoe UI" w:cs="Segoe UI" w:hint="eastAsia"/>
          <w:color w:val="0D0D0D"/>
          <w:shd w:val="clear" w:color="auto" w:fill="FFFFFF"/>
        </w:rPr>
        <w:t xml:space="preserve"> </w:t>
      </w:r>
      <w:r>
        <w:rPr>
          <w:rFonts w:ascii="Segoe UI" w:hAnsi="Segoe UI" w:cs="Segoe UI"/>
          <w:color w:val="0D0D0D"/>
          <w:shd w:val="clear" w:color="auto" w:fill="FFFFFF"/>
        </w:rPr>
        <w:t>바로스</w:t>
      </w:r>
      <w:r>
        <w:rPr>
          <w:rFonts w:ascii="Segoe UI" w:hAnsi="Segoe UI" w:cs="Segoe UI"/>
          <w:color w:val="0D0D0D"/>
          <w:shd w:val="clear" w:color="auto" w:fill="FFFFFF"/>
        </w:rPr>
        <w:t>(</w:t>
      </w:r>
      <w:r>
        <w:rPr>
          <w:rFonts w:ascii="Segoe UI" w:hAnsi="Segoe UI" w:cs="Segoe UI"/>
          <w:color w:val="0D0D0D"/>
          <w:shd w:val="clear" w:color="auto" w:fill="FFFFFF"/>
        </w:rPr>
        <w:t>이하</w:t>
      </w:r>
      <w:r>
        <w:rPr>
          <w:rFonts w:ascii="Segoe UI" w:hAnsi="Segoe UI" w:cs="Segoe UI"/>
          <w:color w:val="0D0D0D"/>
          <w:shd w:val="clear" w:color="auto" w:fill="FFFFFF"/>
        </w:rPr>
        <w:t xml:space="preserve"> "</w:t>
      </w:r>
      <w:r>
        <w:rPr>
          <w:rFonts w:ascii="Segoe UI" w:hAnsi="Segoe UI" w:cs="Segoe UI"/>
          <w:color w:val="0D0D0D"/>
          <w:shd w:val="clear" w:color="auto" w:fill="FFFFFF"/>
        </w:rPr>
        <w:t>을</w:t>
      </w:r>
      <w:r>
        <w:rPr>
          <w:rFonts w:ascii="Segoe UI" w:hAnsi="Segoe UI" w:cs="Segoe UI"/>
          <w:color w:val="0D0D0D"/>
          <w:shd w:val="clear" w:color="auto" w:fill="FFFFFF"/>
        </w:rPr>
        <w:t>")</w:t>
      </w:r>
      <w:r>
        <w:rPr>
          <w:rFonts w:ascii="Segoe UI" w:hAnsi="Segoe UI" w:cs="Segoe UI" w:hint="eastAsia"/>
          <w:color w:val="0D0D0D"/>
          <w:shd w:val="clear" w:color="auto" w:fill="FFFFFF"/>
        </w:rPr>
        <w:t>의</w:t>
      </w:r>
      <w:r>
        <w:rPr>
          <w:rFonts w:ascii="Segoe UI" w:hAnsi="Segoe UI" w:cs="Segoe UI" w:hint="eastAsia"/>
          <w:color w:val="0D0D0D"/>
          <w:shd w:val="clear" w:color="auto" w:fill="FFFFFF"/>
        </w:rPr>
        <w:t xml:space="preserve"> </w:t>
      </w:r>
      <w:r w:rsidR="000D71DC">
        <w:rPr>
          <w:rFonts w:ascii="Segoe UI" w:hAnsi="Segoe UI" w:cs="Segoe UI"/>
          <w:color w:val="0D0D0D"/>
          <w:shd w:val="clear" w:color="auto" w:fill="FFFFFF"/>
        </w:rPr>
        <w:t>협력</w:t>
      </w:r>
      <w:r w:rsidR="000D71DC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0D71DC">
        <w:rPr>
          <w:rFonts w:ascii="Segoe UI" w:hAnsi="Segoe UI" w:cs="Segoe UI"/>
          <w:color w:val="0D0D0D"/>
          <w:shd w:val="clear" w:color="auto" w:fill="FFFFFF"/>
        </w:rPr>
        <w:t>및</w:t>
      </w:r>
      <w:r w:rsidR="000D71DC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0D71DC">
        <w:rPr>
          <w:rFonts w:ascii="Segoe UI" w:hAnsi="Segoe UI" w:cs="Segoe UI"/>
          <w:color w:val="0D0D0D"/>
          <w:shd w:val="clear" w:color="auto" w:fill="FFFFFF"/>
        </w:rPr>
        <w:t>책임을</w:t>
      </w:r>
      <w:r w:rsidR="000D71DC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0D71DC">
        <w:rPr>
          <w:rFonts w:ascii="Segoe UI" w:hAnsi="Segoe UI" w:cs="Segoe UI"/>
          <w:color w:val="0D0D0D"/>
          <w:shd w:val="clear" w:color="auto" w:fill="FFFFFF"/>
        </w:rPr>
        <w:t>명확히</w:t>
      </w:r>
      <w:r w:rsidR="000D71DC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0D71DC">
        <w:rPr>
          <w:rFonts w:ascii="Segoe UI" w:hAnsi="Segoe UI" w:cs="Segoe UI"/>
          <w:color w:val="0D0D0D"/>
          <w:shd w:val="clear" w:color="auto" w:fill="FFFFFF"/>
        </w:rPr>
        <w:t>하기</w:t>
      </w:r>
      <w:r w:rsidR="000D71DC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0D71DC">
        <w:rPr>
          <w:rFonts w:ascii="Segoe UI" w:hAnsi="Segoe UI" w:cs="Segoe UI"/>
          <w:color w:val="0D0D0D"/>
          <w:shd w:val="clear" w:color="auto" w:fill="FFFFFF"/>
        </w:rPr>
        <w:t>위</w:t>
      </w:r>
      <w:r w:rsidR="00252DA7">
        <w:rPr>
          <w:rFonts w:ascii="Segoe UI" w:hAnsi="Segoe UI" w:cs="Segoe UI" w:hint="eastAsia"/>
          <w:color w:val="0D0D0D"/>
          <w:shd w:val="clear" w:color="auto" w:fill="FFFFFF"/>
        </w:rPr>
        <w:t>하여</w:t>
      </w:r>
      <w:r w:rsidR="00252DA7">
        <w:rPr>
          <w:rFonts w:ascii="Segoe UI" w:hAnsi="Segoe UI" w:cs="Segoe UI" w:hint="eastAsia"/>
          <w:color w:val="0D0D0D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0D0D0D"/>
          <w:shd w:val="clear" w:color="auto" w:fill="FFFFFF"/>
        </w:rPr>
        <w:t>작성되었</w:t>
      </w:r>
      <w:r w:rsidR="00E50F83">
        <w:rPr>
          <w:rFonts w:ascii="Segoe UI" w:hAnsi="Segoe UI" w:cs="Segoe UI" w:hint="eastAsia"/>
          <w:color w:val="0D0D0D"/>
          <w:shd w:val="clear" w:color="auto" w:fill="FFFFFF"/>
        </w:rPr>
        <w:t>다</w:t>
      </w:r>
      <w:r w:rsidR="00C031D0">
        <w:rPr>
          <w:rFonts w:ascii="Segoe UI" w:hAnsi="Segoe UI" w:cs="Segoe UI" w:hint="eastAsia"/>
          <w:color w:val="0D0D0D"/>
          <w:shd w:val="clear" w:color="auto" w:fill="FFFFFF"/>
        </w:rPr>
        <w:t>.</w:t>
      </w:r>
    </w:p>
    <w:p w14:paraId="1B17B311" w14:textId="77777777" w:rsidR="00C031D0" w:rsidRDefault="00C031D0" w:rsidP="00BE6925">
      <w:pPr>
        <w:pStyle w:val="a3"/>
        <w:spacing w:before="22" w:line="252" w:lineRule="auto"/>
        <w:ind w:left="100" w:right="277"/>
        <w:rPr>
          <w:rFonts w:ascii="Segoe UI" w:hAnsi="Segoe UI" w:cs="Segoe UI"/>
          <w:color w:val="0D0D0D"/>
          <w:shd w:val="clear" w:color="auto" w:fill="FFFFFF"/>
        </w:rPr>
      </w:pPr>
    </w:p>
    <w:p w14:paraId="7B43B0EA" w14:textId="1257077A" w:rsidR="00B81399" w:rsidRPr="00E117ED" w:rsidRDefault="008F12F3">
      <w:pPr>
        <w:pStyle w:val="a3"/>
        <w:ind w:left="100"/>
        <w:rPr>
          <w:rFonts w:asciiTheme="majorEastAsia" w:eastAsiaTheme="majorEastAsia" w:hAnsiTheme="majorEastAsia"/>
        </w:rPr>
      </w:pPr>
      <w:r w:rsidRPr="00E117ED">
        <w:rPr>
          <w:rFonts w:asciiTheme="majorEastAsia" w:eastAsiaTheme="majorEastAsia" w:hAnsiTheme="majorEastAsia"/>
          <w:w w:val="110"/>
        </w:rPr>
        <w:t>제</w:t>
      </w:r>
      <w:r w:rsidR="001267BD">
        <w:rPr>
          <w:rFonts w:asciiTheme="majorEastAsia" w:eastAsiaTheme="majorEastAsia" w:hAnsiTheme="majorEastAsia" w:hint="eastAsia"/>
          <w:w w:val="110"/>
        </w:rPr>
        <w:t>1</w:t>
      </w:r>
      <w:r w:rsidRPr="00E117ED">
        <w:rPr>
          <w:rFonts w:asciiTheme="majorEastAsia" w:eastAsiaTheme="majorEastAsia" w:hAnsiTheme="majorEastAsia"/>
          <w:w w:val="110"/>
        </w:rPr>
        <w:t>조</w:t>
      </w:r>
      <w:r w:rsidRPr="00E117ED">
        <w:rPr>
          <w:rFonts w:asciiTheme="majorEastAsia" w:eastAsiaTheme="majorEastAsia" w:hAnsiTheme="majorEastAsia"/>
          <w:spacing w:val="53"/>
          <w:w w:val="110"/>
        </w:rPr>
        <w:t xml:space="preserve"> </w:t>
      </w:r>
      <w:r w:rsidRPr="00E117ED">
        <w:rPr>
          <w:rFonts w:asciiTheme="majorEastAsia" w:eastAsiaTheme="majorEastAsia" w:hAnsiTheme="majorEastAsia"/>
          <w:w w:val="110"/>
        </w:rPr>
        <w:t>(업무</w:t>
      </w:r>
      <w:r w:rsidRPr="00E117ED">
        <w:rPr>
          <w:rFonts w:asciiTheme="majorEastAsia" w:eastAsiaTheme="majorEastAsia" w:hAnsiTheme="majorEastAsia"/>
          <w:spacing w:val="54"/>
          <w:w w:val="110"/>
        </w:rPr>
        <w:t xml:space="preserve"> </w:t>
      </w:r>
      <w:r w:rsidRPr="00E117ED">
        <w:rPr>
          <w:rFonts w:asciiTheme="majorEastAsia" w:eastAsiaTheme="majorEastAsia" w:hAnsiTheme="majorEastAsia"/>
          <w:w w:val="110"/>
        </w:rPr>
        <w:t>협력)</w:t>
      </w:r>
    </w:p>
    <w:p w14:paraId="2EB62B56" w14:textId="7FCD3110" w:rsidR="00B81399" w:rsidRDefault="00493120">
      <w:pPr>
        <w:pStyle w:val="a3"/>
        <w:spacing w:before="2"/>
        <w:rPr>
          <w:ins w:id="0" w:author="윤현정 (Hyunjeong Yoon)" w:date="2024-08-19T15:55:00Z"/>
          <w:rFonts w:asciiTheme="majorEastAsia" w:eastAsiaTheme="majorEastAsia" w:hAnsiTheme="majorEastAsia"/>
          <w:sz w:val="27"/>
        </w:rPr>
      </w:pPr>
      <w:ins w:id="1" w:author="윤현정 (Hyunjeong Yoon)" w:date="2024-08-19T15:55:00Z">
        <w:r>
          <w:rPr>
            <w:rFonts w:asciiTheme="majorEastAsia" w:eastAsiaTheme="majorEastAsia" w:hAnsiTheme="majorEastAsia"/>
            <w:sz w:val="27"/>
          </w:rPr>
          <w:t xml:space="preserve">1. </w:t>
        </w:r>
      </w:ins>
      <w:r w:rsidR="004812E1" w:rsidRPr="004812E1">
        <w:rPr>
          <w:rFonts w:asciiTheme="majorEastAsia" w:eastAsiaTheme="majorEastAsia" w:hAnsiTheme="majorEastAsia"/>
          <w:sz w:val="27"/>
        </w:rPr>
        <w:t>"을"은 "갑"과 협력하여 탄소배출권 외부사업 추진을 위한 협약서를 체결하며, 다음과 같은 협력 방안을 마련한다</w:t>
      </w:r>
      <w:r w:rsidR="004812E1">
        <w:rPr>
          <w:rFonts w:asciiTheme="majorEastAsia" w:eastAsiaTheme="majorEastAsia" w:hAnsiTheme="majorEastAsia" w:hint="eastAsia"/>
          <w:sz w:val="27"/>
        </w:rPr>
        <w:t>.</w:t>
      </w:r>
    </w:p>
    <w:p w14:paraId="7DE03928" w14:textId="75A5E0DB" w:rsidR="00493120" w:rsidRDefault="00493120">
      <w:pPr>
        <w:pStyle w:val="a3"/>
        <w:spacing w:before="2"/>
        <w:rPr>
          <w:rFonts w:asciiTheme="majorEastAsia" w:eastAsiaTheme="majorEastAsia" w:hAnsiTheme="majorEastAsia"/>
          <w:sz w:val="27"/>
        </w:rPr>
      </w:pPr>
      <w:ins w:id="2" w:author="윤현정 (Hyunjeong Yoon)" w:date="2024-08-19T15:55:00Z">
        <w:r>
          <w:rPr>
            <w:rFonts w:asciiTheme="majorEastAsia" w:eastAsiaTheme="majorEastAsia" w:hAnsiTheme="majorEastAsia" w:hint="eastAsia"/>
            <w:sz w:val="27"/>
          </w:rPr>
          <w:t>2</w:t>
        </w:r>
        <w:r>
          <w:rPr>
            <w:rFonts w:asciiTheme="majorEastAsia" w:eastAsiaTheme="majorEastAsia" w:hAnsiTheme="majorEastAsia"/>
            <w:sz w:val="27"/>
          </w:rPr>
          <w:t>. “</w:t>
        </w:r>
        <w:r>
          <w:rPr>
            <w:rFonts w:asciiTheme="majorEastAsia" w:eastAsiaTheme="majorEastAsia" w:hAnsiTheme="majorEastAsia" w:hint="eastAsia"/>
            <w:sz w:val="27"/>
          </w:rPr>
          <w:t>갑</w:t>
        </w:r>
        <w:r>
          <w:rPr>
            <w:rFonts w:asciiTheme="majorEastAsia" w:eastAsiaTheme="majorEastAsia" w:hAnsiTheme="majorEastAsia"/>
            <w:sz w:val="27"/>
          </w:rPr>
          <w:t>”</w:t>
        </w:r>
        <w:r>
          <w:rPr>
            <w:rFonts w:asciiTheme="majorEastAsia" w:eastAsiaTheme="majorEastAsia" w:hAnsiTheme="majorEastAsia" w:hint="eastAsia"/>
            <w:sz w:val="27"/>
          </w:rPr>
          <w:t xml:space="preserve">은 </w:t>
        </w:r>
        <w:r>
          <w:rPr>
            <w:rFonts w:asciiTheme="majorEastAsia" w:eastAsiaTheme="majorEastAsia" w:hAnsiTheme="majorEastAsia"/>
            <w:sz w:val="27"/>
          </w:rPr>
          <w:t>“</w:t>
        </w:r>
        <w:r>
          <w:rPr>
            <w:rFonts w:asciiTheme="majorEastAsia" w:eastAsiaTheme="majorEastAsia" w:hAnsiTheme="majorEastAsia" w:hint="eastAsia"/>
            <w:sz w:val="27"/>
          </w:rPr>
          <w:t>을</w:t>
        </w:r>
        <w:r>
          <w:rPr>
            <w:rFonts w:asciiTheme="majorEastAsia" w:eastAsiaTheme="majorEastAsia" w:hAnsiTheme="majorEastAsia"/>
            <w:sz w:val="27"/>
          </w:rPr>
          <w:t>”</w:t>
        </w:r>
        <w:r>
          <w:rPr>
            <w:rFonts w:asciiTheme="majorEastAsia" w:eastAsiaTheme="majorEastAsia" w:hAnsiTheme="majorEastAsia" w:hint="eastAsia"/>
            <w:sz w:val="27"/>
          </w:rPr>
          <w:t>의 요청</w:t>
        </w:r>
      </w:ins>
      <w:ins w:id="3" w:author="윤현정 (Hyunjeong Yoon)" w:date="2024-08-19T16:07:00Z">
        <w:r w:rsidR="00796D3E">
          <w:rPr>
            <w:rFonts w:asciiTheme="majorEastAsia" w:eastAsiaTheme="majorEastAsia" w:hAnsiTheme="majorEastAsia" w:hint="eastAsia"/>
            <w:sz w:val="27"/>
          </w:rPr>
          <w:t>이 있는 경우</w:t>
        </w:r>
      </w:ins>
      <w:ins w:id="4" w:author="윤현정 (Hyunjeong Yoon)" w:date="2024-08-19T15:55:00Z">
        <w:r>
          <w:rPr>
            <w:rFonts w:asciiTheme="majorEastAsia" w:eastAsiaTheme="majorEastAsia" w:hAnsiTheme="majorEastAsia" w:hint="eastAsia"/>
            <w:sz w:val="27"/>
          </w:rPr>
          <w:t xml:space="preserve"> 탄소배출권 외부사업을 추진하고 이 </w:t>
        </w:r>
        <w:r w:rsidR="001B44C2">
          <w:rPr>
            <w:rFonts w:asciiTheme="majorEastAsia" w:eastAsiaTheme="majorEastAsia" w:hAnsiTheme="majorEastAsia" w:hint="eastAsia"/>
            <w:sz w:val="27"/>
          </w:rPr>
          <w:t>사업을 통해 얻은 탄소배출권을 판매하여 수익을 배분한다</w:t>
        </w:r>
      </w:ins>
      <w:ins w:id="5" w:author="윤현정 (Hyunjeong Yoon)" w:date="2024-08-19T15:56:00Z">
        <w:r w:rsidR="001B44C2">
          <w:rPr>
            <w:rFonts w:asciiTheme="majorEastAsia" w:eastAsiaTheme="majorEastAsia" w:hAnsiTheme="majorEastAsia" w:hint="eastAsia"/>
            <w:sz w:val="27"/>
          </w:rPr>
          <w:t>.</w:t>
        </w:r>
      </w:ins>
    </w:p>
    <w:p w14:paraId="4E4493A7" w14:textId="295690C3" w:rsidR="004812E1" w:rsidRPr="00AA0639" w:rsidRDefault="004812E1">
      <w:pPr>
        <w:pStyle w:val="a3"/>
        <w:spacing w:before="2"/>
        <w:rPr>
          <w:ins w:id="6" w:author="윤현정 (Hyunjeong Yoon)" w:date="2024-08-19T15:43:00Z"/>
          <w:rFonts w:asciiTheme="majorEastAsia" w:eastAsiaTheme="majorEastAsia" w:hAnsiTheme="majorEastAsia"/>
          <w:sz w:val="27"/>
        </w:rPr>
      </w:pPr>
    </w:p>
    <w:p w14:paraId="78FC3F62" w14:textId="79C8C1F2" w:rsidR="00345F92" w:rsidRDefault="00345F92">
      <w:pPr>
        <w:pStyle w:val="a3"/>
        <w:spacing w:before="2"/>
        <w:rPr>
          <w:ins w:id="7" w:author="윤현정 (Hyunjeong Yoon)" w:date="2024-08-19T15:43:00Z"/>
          <w:rFonts w:asciiTheme="majorEastAsia" w:eastAsiaTheme="majorEastAsia" w:hAnsiTheme="majorEastAsia"/>
          <w:sz w:val="27"/>
        </w:rPr>
      </w:pPr>
      <w:proofErr w:type="gramStart"/>
      <w:ins w:id="8" w:author="윤현정 (Hyunjeong Yoon)" w:date="2024-08-19T15:43:00Z">
        <w:r>
          <w:rPr>
            <w:rFonts w:asciiTheme="majorEastAsia" w:eastAsiaTheme="majorEastAsia" w:hAnsiTheme="majorEastAsia" w:hint="eastAsia"/>
            <w:sz w:val="27"/>
          </w:rPr>
          <w:t xml:space="preserve">제 </w:t>
        </w:r>
        <w:r>
          <w:rPr>
            <w:rFonts w:asciiTheme="majorEastAsia" w:eastAsiaTheme="majorEastAsia" w:hAnsiTheme="majorEastAsia"/>
            <w:sz w:val="27"/>
          </w:rPr>
          <w:t>2</w:t>
        </w:r>
        <w:proofErr w:type="gramEnd"/>
        <w:r>
          <w:rPr>
            <w:rFonts w:asciiTheme="majorEastAsia" w:eastAsiaTheme="majorEastAsia" w:hAnsiTheme="majorEastAsia" w:hint="eastAsia"/>
            <w:sz w:val="27"/>
          </w:rPr>
          <w:t xml:space="preserve">조 </w:t>
        </w:r>
        <w:r>
          <w:rPr>
            <w:rFonts w:asciiTheme="majorEastAsia" w:eastAsiaTheme="majorEastAsia" w:hAnsiTheme="majorEastAsia"/>
            <w:sz w:val="27"/>
          </w:rPr>
          <w:t>(</w:t>
        </w:r>
        <w:r>
          <w:rPr>
            <w:rFonts w:asciiTheme="majorEastAsia" w:eastAsiaTheme="majorEastAsia" w:hAnsiTheme="majorEastAsia" w:hint="eastAsia"/>
            <w:sz w:val="27"/>
          </w:rPr>
          <w:t>용어의 정의)</w:t>
        </w:r>
      </w:ins>
    </w:p>
    <w:p w14:paraId="25C549BE" w14:textId="7E44FAC5" w:rsidR="00345F92" w:rsidRDefault="00345F92">
      <w:pPr>
        <w:pStyle w:val="a3"/>
        <w:spacing w:before="2"/>
        <w:rPr>
          <w:ins w:id="9" w:author="윤현정 (Hyunjeong Yoon)" w:date="2024-08-19T15:43:00Z"/>
          <w:rFonts w:asciiTheme="majorEastAsia" w:eastAsiaTheme="majorEastAsia" w:hAnsiTheme="majorEastAsia"/>
          <w:sz w:val="27"/>
        </w:rPr>
      </w:pPr>
      <w:ins w:id="10" w:author="윤현정 (Hyunjeong Yoon)" w:date="2024-08-19T15:43:00Z">
        <w:r>
          <w:rPr>
            <w:rFonts w:asciiTheme="majorEastAsia" w:eastAsiaTheme="majorEastAsia" w:hAnsiTheme="majorEastAsia" w:hint="eastAsia"/>
            <w:sz w:val="27"/>
          </w:rPr>
          <w:t>1</w:t>
        </w:r>
        <w:r>
          <w:rPr>
            <w:rFonts w:asciiTheme="majorEastAsia" w:eastAsiaTheme="majorEastAsia" w:hAnsiTheme="majorEastAsia"/>
            <w:sz w:val="27"/>
          </w:rPr>
          <w:t xml:space="preserve">. </w:t>
        </w:r>
        <w:proofErr w:type="gramStart"/>
        <w:r>
          <w:rPr>
            <w:rFonts w:asciiTheme="majorEastAsia" w:eastAsiaTheme="majorEastAsia" w:hAnsiTheme="majorEastAsia" w:hint="eastAsia"/>
            <w:sz w:val="27"/>
          </w:rPr>
          <w:t xml:space="preserve">외부사업 </w:t>
        </w:r>
        <w:r>
          <w:rPr>
            <w:rFonts w:asciiTheme="majorEastAsia" w:eastAsiaTheme="majorEastAsia" w:hAnsiTheme="majorEastAsia"/>
            <w:sz w:val="27"/>
          </w:rPr>
          <w:t>:</w:t>
        </w:r>
        <w:proofErr w:type="gramEnd"/>
        <w:r>
          <w:rPr>
            <w:rFonts w:asciiTheme="majorEastAsia" w:eastAsiaTheme="majorEastAsia" w:hAnsiTheme="majorEastAsia"/>
            <w:sz w:val="27"/>
          </w:rPr>
          <w:t xml:space="preserve"> </w:t>
        </w:r>
        <w:r>
          <w:rPr>
            <w:rFonts w:asciiTheme="majorEastAsia" w:eastAsiaTheme="majorEastAsia" w:hAnsiTheme="majorEastAsia" w:hint="eastAsia"/>
            <w:sz w:val="27"/>
          </w:rPr>
          <w:t xml:space="preserve">본 협약에서의 </w:t>
        </w:r>
        <w:r>
          <w:rPr>
            <w:rFonts w:asciiTheme="majorEastAsia" w:eastAsiaTheme="majorEastAsia" w:hAnsiTheme="majorEastAsia"/>
            <w:sz w:val="27"/>
          </w:rPr>
          <w:t>“</w:t>
        </w:r>
        <w:r>
          <w:rPr>
            <w:rFonts w:asciiTheme="majorEastAsia" w:eastAsiaTheme="majorEastAsia" w:hAnsiTheme="majorEastAsia" w:hint="eastAsia"/>
            <w:sz w:val="27"/>
          </w:rPr>
          <w:t>외부사업</w:t>
        </w:r>
        <w:r>
          <w:rPr>
            <w:rFonts w:asciiTheme="majorEastAsia" w:eastAsiaTheme="majorEastAsia" w:hAnsiTheme="majorEastAsia"/>
            <w:sz w:val="27"/>
          </w:rPr>
          <w:t>”</w:t>
        </w:r>
        <w:r>
          <w:rPr>
            <w:rFonts w:asciiTheme="majorEastAsia" w:eastAsiaTheme="majorEastAsia" w:hAnsiTheme="majorEastAsia" w:hint="eastAsia"/>
            <w:sz w:val="27"/>
          </w:rPr>
          <w:t xml:space="preserve">이란 </w:t>
        </w:r>
      </w:ins>
      <w:ins w:id="11" w:author="윤현정 (Hyunjeong Yoon)" w:date="2024-08-19T15:44:00Z">
        <w:r>
          <w:rPr>
            <w:rFonts w:asciiTheme="majorEastAsia" w:eastAsiaTheme="majorEastAsia" w:hAnsiTheme="majorEastAsia" w:hint="eastAsia"/>
            <w:sz w:val="27"/>
          </w:rPr>
          <w:t xml:space="preserve">「온실가스 배출권의 할당 및 거래에 관한 법률」(이하 </w:t>
        </w:r>
        <w:r>
          <w:rPr>
            <w:rFonts w:asciiTheme="majorEastAsia" w:eastAsiaTheme="majorEastAsia" w:hAnsiTheme="majorEastAsia"/>
            <w:sz w:val="27"/>
          </w:rPr>
          <w:t>‘</w:t>
        </w:r>
        <w:r>
          <w:rPr>
            <w:rFonts w:asciiTheme="majorEastAsia" w:eastAsiaTheme="majorEastAsia" w:hAnsiTheme="majorEastAsia" w:hint="eastAsia"/>
            <w:sz w:val="27"/>
          </w:rPr>
          <w:t>배출권거래법</w:t>
        </w:r>
        <w:r>
          <w:rPr>
            <w:rFonts w:asciiTheme="majorEastAsia" w:eastAsiaTheme="majorEastAsia" w:hAnsiTheme="majorEastAsia"/>
            <w:sz w:val="27"/>
          </w:rPr>
          <w:t>’)</w:t>
        </w:r>
      </w:ins>
      <w:ins w:id="12" w:author="윤현정 (Hyunjeong Yoon)" w:date="2024-08-19T15:46:00Z">
        <w:r w:rsidR="00493120">
          <w:rPr>
            <w:rFonts w:asciiTheme="majorEastAsia" w:eastAsiaTheme="majorEastAsia" w:hAnsiTheme="majorEastAsia" w:hint="eastAsia"/>
            <w:sz w:val="27"/>
          </w:rPr>
          <w:t xml:space="preserve"> </w:t>
        </w:r>
        <w:r w:rsidR="00493120">
          <w:rPr>
            <w:rFonts w:asciiTheme="majorEastAsia" w:eastAsiaTheme="majorEastAsia" w:hAnsiTheme="majorEastAsia"/>
            <w:sz w:val="27"/>
          </w:rPr>
          <w:t>30</w:t>
        </w:r>
        <w:r w:rsidR="00493120">
          <w:rPr>
            <w:rFonts w:asciiTheme="majorEastAsia" w:eastAsiaTheme="majorEastAsia" w:hAnsiTheme="majorEastAsia" w:hint="eastAsia"/>
            <w:sz w:val="27"/>
          </w:rPr>
          <w:t>조에 따라 온실가스 감축량을 인증받는 사업을 말한다.</w:t>
        </w:r>
        <w:r w:rsidR="00493120">
          <w:rPr>
            <w:rFonts w:asciiTheme="majorEastAsia" w:eastAsiaTheme="majorEastAsia" w:hAnsiTheme="majorEastAsia"/>
            <w:sz w:val="27"/>
          </w:rPr>
          <w:t xml:space="preserve"> </w:t>
        </w:r>
      </w:ins>
    </w:p>
    <w:p w14:paraId="4B1DAB10" w14:textId="77777777" w:rsidR="00345F92" w:rsidRPr="00E117ED" w:rsidRDefault="00345F92">
      <w:pPr>
        <w:pStyle w:val="a3"/>
        <w:spacing w:before="2"/>
        <w:rPr>
          <w:rFonts w:asciiTheme="majorEastAsia" w:eastAsiaTheme="majorEastAsia" w:hAnsiTheme="majorEastAsia"/>
          <w:sz w:val="27"/>
        </w:rPr>
      </w:pPr>
    </w:p>
    <w:p w14:paraId="1DA93C9D" w14:textId="6F47CE63" w:rsidR="00B81399" w:rsidRPr="00E117ED" w:rsidRDefault="008F12F3">
      <w:pPr>
        <w:pStyle w:val="a3"/>
        <w:ind w:left="100"/>
        <w:rPr>
          <w:rFonts w:asciiTheme="majorEastAsia" w:eastAsiaTheme="majorEastAsia" w:hAnsiTheme="majorEastAsia"/>
        </w:rPr>
      </w:pPr>
      <w:r w:rsidRPr="00E117ED">
        <w:rPr>
          <w:rFonts w:asciiTheme="majorEastAsia" w:eastAsiaTheme="majorEastAsia" w:hAnsiTheme="majorEastAsia"/>
          <w:w w:val="110"/>
        </w:rPr>
        <w:t>제</w:t>
      </w:r>
      <w:ins w:id="13" w:author="윤현정 (Hyunjeong Yoon)" w:date="2024-08-19T15:47:00Z">
        <w:r w:rsidR="00493120">
          <w:rPr>
            <w:rFonts w:asciiTheme="majorEastAsia" w:eastAsiaTheme="majorEastAsia" w:hAnsiTheme="majorEastAsia"/>
            <w:w w:val="110"/>
          </w:rPr>
          <w:t>3</w:t>
        </w:r>
      </w:ins>
      <w:del w:id="14" w:author="윤현정 (Hyunjeong Yoon)" w:date="2024-08-19T15:47:00Z">
        <w:r w:rsidR="001267BD" w:rsidDel="00493120">
          <w:rPr>
            <w:rFonts w:asciiTheme="majorEastAsia" w:eastAsiaTheme="majorEastAsia" w:hAnsiTheme="majorEastAsia" w:hint="eastAsia"/>
            <w:w w:val="110"/>
          </w:rPr>
          <w:delText>2</w:delText>
        </w:r>
      </w:del>
      <w:r w:rsidRPr="00E117ED">
        <w:rPr>
          <w:rFonts w:asciiTheme="majorEastAsia" w:eastAsiaTheme="majorEastAsia" w:hAnsiTheme="majorEastAsia"/>
          <w:w w:val="110"/>
        </w:rPr>
        <w:t>조</w:t>
      </w:r>
      <w:r w:rsidRPr="00E117ED">
        <w:rPr>
          <w:rFonts w:asciiTheme="majorEastAsia" w:eastAsiaTheme="majorEastAsia" w:hAnsiTheme="majorEastAsia"/>
          <w:spacing w:val="53"/>
          <w:w w:val="110"/>
        </w:rPr>
        <w:t xml:space="preserve"> </w:t>
      </w:r>
      <w:r w:rsidRPr="00E117ED">
        <w:rPr>
          <w:rFonts w:asciiTheme="majorEastAsia" w:eastAsiaTheme="majorEastAsia" w:hAnsiTheme="majorEastAsia"/>
          <w:w w:val="110"/>
        </w:rPr>
        <w:t>(</w:t>
      </w:r>
      <w:ins w:id="15" w:author="윤현정 (Hyunjeong Yoon)" w:date="2024-08-19T15:18:00Z">
        <w:r w:rsidR="00F63926">
          <w:rPr>
            <w:rFonts w:asciiTheme="majorEastAsia" w:eastAsiaTheme="majorEastAsia" w:hAnsiTheme="majorEastAsia"/>
            <w:w w:val="110"/>
          </w:rPr>
          <w:t>“</w:t>
        </w:r>
        <w:r w:rsidR="00F63926">
          <w:rPr>
            <w:rFonts w:asciiTheme="majorEastAsia" w:eastAsiaTheme="majorEastAsia" w:hAnsiTheme="majorEastAsia" w:hint="eastAsia"/>
            <w:w w:val="110"/>
          </w:rPr>
          <w:t>을</w:t>
        </w:r>
      </w:ins>
      <w:ins w:id="16" w:author="윤현정 (Hyunjeong Yoon)" w:date="2024-08-19T15:19:00Z">
        <w:r w:rsidR="00F63926">
          <w:rPr>
            <w:rFonts w:asciiTheme="majorEastAsia" w:eastAsiaTheme="majorEastAsia" w:hAnsiTheme="majorEastAsia"/>
            <w:w w:val="110"/>
          </w:rPr>
          <w:t>”</w:t>
        </w:r>
        <w:r w:rsidR="00F63926">
          <w:rPr>
            <w:rFonts w:asciiTheme="majorEastAsia" w:eastAsiaTheme="majorEastAsia" w:hAnsiTheme="majorEastAsia" w:hint="eastAsia"/>
            <w:w w:val="110"/>
          </w:rPr>
          <w:t>의 의무</w:t>
        </w:r>
      </w:ins>
      <w:del w:id="17" w:author="윤현정 (Hyunjeong Yoon)" w:date="2024-08-19T15:19:00Z">
        <w:r w:rsidRPr="00E117ED" w:rsidDel="00F63926">
          <w:rPr>
            <w:rFonts w:asciiTheme="majorEastAsia" w:eastAsiaTheme="majorEastAsia" w:hAnsiTheme="majorEastAsia"/>
            <w:w w:val="110"/>
          </w:rPr>
          <w:delText>업무</w:delText>
        </w:r>
        <w:r w:rsidRPr="00E117ED" w:rsidDel="00F63926">
          <w:rPr>
            <w:rFonts w:asciiTheme="majorEastAsia" w:eastAsiaTheme="majorEastAsia" w:hAnsiTheme="majorEastAsia"/>
            <w:spacing w:val="54"/>
            <w:w w:val="110"/>
          </w:rPr>
          <w:delText xml:space="preserve"> </w:delText>
        </w:r>
        <w:r w:rsidRPr="00E117ED" w:rsidDel="00F63926">
          <w:rPr>
            <w:rFonts w:asciiTheme="majorEastAsia" w:eastAsiaTheme="majorEastAsia" w:hAnsiTheme="majorEastAsia"/>
            <w:w w:val="110"/>
          </w:rPr>
          <w:delText>내용</w:delText>
        </w:r>
      </w:del>
      <w:r w:rsidRPr="00E117ED">
        <w:rPr>
          <w:rFonts w:asciiTheme="majorEastAsia" w:eastAsiaTheme="majorEastAsia" w:hAnsiTheme="majorEastAsia"/>
          <w:w w:val="110"/>
        </w:rPr>
        <w:t>)</w:t>
      </w:r>
    </w:p>
    <w:p w14:paraId="0087199F" w14:textId="02648F34" w:rsidR="00B81399" w:rsidRPr="00C47AE4" w:rsidRDefault="008F12F3">
      <w:pPr>
        <w:pStyle w:val="a3"/>
        <w:spacing w:before="22"/>
        <w:ind w:left="100"/>
        <w:rPr>
          <w:rFonts w:asciiTheme="majorEastAsia" w:eastAsiaTheme="majorEastAsia" w:hAnsiTheme="majorEastAsia"/>
        </w:rPr>
      </w:pPr>
      <w:r w:rsidRPr="00E117ED">
        <w:rPr>
          <w:rFonts w:asciiTheme="majorEastAsia" w:eastAsiaTheme="majorEastAsia" w:hAnsiTheme="majorEastAsia"/>
          <w:w w:val="105"/>
        </w:rPr>
        <w:t>“</w:t>
      </w:r>
      <w:r w:rsidRPr="00C47AE4">
        <w:rPr>
          <w:rFonts w:asciiTheme="majorEastAsia" w:eastAsiaTheme="majorEastAsia" w:hAnsiTheme="majorEastAsia"/>
          <w:w w:val="105"/>
        </w:rPr>
        <w:t>을”이 본</w:t>
      </w:r>
      <w:r w:rsidRPr="00C47AE4">
        <w:rPr>
          <w:rFonts w:asciiTheme="majorEastAsia" w:eastAsiaTheme="majorEastAsia" w:hAnsiTheme="majorEastAsia"/>
          <w:spacing w:val="-2"/>
          <w:w w:val="105"/>
        </w:rPr>
        <w:t xml:space="preserve"> </w:t>
      </w:r>
      <w:r w:rsidRPr="00C47AE4">
        <w:rPr>
          <w:rFonts w:asciiTheme="majorEastAsia" w:eastAsiaTheme="majorEastAsia" w:hAnsiTheme="majorEastAsia"/>
          <w:w w:val="105"/>
        </w:rPr>
        <w:t>계약에</w:t>
      </w:r>
      <w:r w:rsidRPr="00C47AE4">
        <w:rPr>
          <w:rFonts w:asciiTheme="majorEastAsia" w:eastAsiaTheme="majorEastAsia" w:hAnsiTheme="majorEastAsia"/>
          <w:spacing w:val="-1"/>
          <w:w w:val="105"/>
        </w:rPr>
        <w:t xml:space="preserve"> </w:t>
      </w:r>
      <w:r w:rsidRPr="00C47AE4">
        <w:rPr>
          <w:rFonts w:asciiTheme="majorEastAsia" w:eastAsiaTheme="majorEastAsia" w:hAnsiTheme="majorEastAsia"/>
          <w:w w:val="105"/>
        </w:rPr>
        <w:t>따라 수행하여야</w:t>
      </w:r>
      <w:r w:rsidRPr="00C47AE4">
        <w:rPr>
          <w:rFonts w:asciiTheme="majorEastAsia" w:eastAsiaTheme="majorEastAsia" w:hAnsiTheme="majorEastAsia"/>
          <w:spacing w:val="-2"/>
          <w:w w:val="105"/>
        </w:rPr>
        <w:t xml:space="preserve"> </w:t>
      </w:r>
      <w:r w:rsidRPr="00C47AE4">
        <w:rPr>
          <w:rFonts w:asciiTheme="majorEastAsia" w:eastAsiaTheme="majorEastAsia" w:hAnsiTheme="majorEastAsia"/>
          <w:w w:val="105"/>
        </w:rPr>
        <w:t>하는</w:t>
      </w:r>
      <w:r w:rsidRPr="00C47AE4">
        <w:rPr>
          <w:rFonts w:asciiTheme="majorEastAsia" w:eastAsiaTheme="majorEastAsia" w:hAnsiTheme="majorEastAsia"/>
          <w:spacing w:val="-1"/>
          <w:w w:val="105"/>
        </w:rPr>
        <w:t xml:space="preserve"> </w:t>
      </w:r>
      <w:r w:rsidRPr="00C47AE4">
        <w:rPr>
          <w:rFonts w:asciiTheme="majorEastAsia" w:eastAsiaTheme="majorEastAsia" w:hAnsiTheme="majorEastAsia"/>
          <w:w w:val="105"/>
        </w:rPr>
        <w:t>업무 내용은 아래</w:t>
      </w:r>
      <w:r w:rsidRPr="00C47AE4">
        <w:rPr>
          <w:rFonts w:asciiTheme="majorEastAsia" w:eastAsiaTheme="majorEastAsia" w:hAnsiTheme="majorEastAsia"/>
          <w:spacing w:val="-2"/>
          <w:w w:val="105"/>
        </w:rPr>
        <w:t xml:space="preserve"> </w:t>
      </w:r>
      <w:r w:rsidRPr="00C47AE4">
        <w:rPr>
          <w:rFonts w:asciiTheme="majorEastAsia" w:eastAsiaTheme="majorEastAsia" w:hAnsiTheme="majorEastAsia"/>
          <w:w w:val="105"/>
        </w:rPr>
        <w:t>각호와</w:t>
      </w:r>
      <w:r w:rsidRPr="00C47AE4">
        <w:rPr>
          <w:rFonts w:asciiTheme="majorEastAsia" w:eastAsiaTheme="majorEastAsia" w:hAnsiTheme="majorEastAsia"/>
          <w:spacing w:val="-1"/>
          <w:w w:val="105"/>
        </w:rPr>
        <w:t xml:space="preserve"> </w:t>
      </w:r>
      <w:r w:rsidRPr="00C47AE4">
        <w:rPr>
          <w:rFonts w:asciiTheme="majorEastAsia" w:eastAsiaTheme="majorEastAsia" w:hAnsiTheme="majorEastAsia"/>
          <w:w w:val="105"/>
        </w:rPr>
        <w:t>같다.</w:t>
      </w:r>
    </w:p>
    <w:p w14:paraId="6F183F3D" w14:textId="3592A332" w:rsidR="001267BD" w:rsidRPr="00C47AE4" w:rsidRDefault="001267BD" w:rsidP="001267BD">
      <w:pPr>
        <w:pStyle w:val="a3"/>
        <w:numPr>
          <w:ilvl w:val="0"/>
          <w:numId w:val="5"/>
        </w:numPr>
        <w:spacing w:before="22" w:line="252" w:lineRule="auto"/>
        <w:ind w:right="273"/>
        <w:rPr>
          <w:rFonts w:asciiTheme="majorEastAsia" w:eastAsiaTheme="majorEastAsia" w:hAnsiTheme="majorEastAsia"/>
        </w:rPr>
      </w:pPr>
      <w:r w:rsidRPr="00C47AE4">
        <w:rPr>
          <w:rFonts w:asciiTheme="majorEastAsia" w:eastAsiaTheme="majorEastAsia" w:hAnsiTheme="majorEastAsia" w:hint="eastAsia"/>
        </w:rPr>
        <w:t>외부사업</w:t>
      </w:r>
      <w:r w:rsidRPr="00C47AE4">
        <w:rPr>
          <w:rFonts w:asciiTheme="majorEastAsia" w:eastAsiaTheme="majorEastAsia" w:hAnsiTheme="majorEastAsia"/>
        </w:rPr>
        <w:t xml:space="preserve"> </w:t>
      </w:r>
      <w:r w:rsidRPr="00C47AE4">
        <w:rPr>
          <w:rFonts w:asciiTheme="majorEastAsia" w:eastAsiaTheme="majorEastAsia" w:hAnsiTheme="majorEastAsia" w:hint="eastAsia"/>
        </w:rPr>
        <w:t>관련</w:t>
      </w:r>
      <w:r w:rsidRPr="00C47AE4">
        <w:rPr>
          <w:rFonts w:asciiTheme="majorEastAsia" w:eastAsiaTheme="majorEastAsia" w:hAnsiTheme="majorEastAsia"/>
        </w:rPr>
        <w:t xml:space="preserve"> </w:t>
      </w:r>
      <w:r w:rsidRPr="00C47AE4">
        <w:rPr>
          <w:rFonts w:asciiTheme="majorEastAsia" w:eastAsiaTheme="majorEastAsia" w:hAnsiTheme="majorEastAsia" w:hint="eastAsia"/>
        </w:rPr>
        <w:t>데이터</w:t>
      </w:r>
      <w:r w:rsidRPr="00C47AE4">
        <w:rPr>
          <w:rFonts w:asciiTheme="majorEastAsia" w:eastAsiaTheme="majorEastAsia" w:hAnsiTheme="majorEastAsia"/>
        </w:rPr>
        <w:t xml:space="preserve"> </w:t>
      </w:r>
      <w:r w:rsidRPr="00C47AE4">
        <w:rPr>
          <w:rFonts w:asciiTheme="majorEastAsia" w:eastAsiaTheme="majorEastAsia" w:hAnsiTheme="majorEastAsia" w:hint="eastAsia"/>
        </w:rPr>
        <w:t>제공</w:t>
      </w:r>
      <w:r w:rsidRPr="00C47AE4">
        <w:rPr>
          <w:rFonts w:asciiTheme="majorEastAsia" w:eastAsiaTheme="majorEastAsia" w:hAnsiTheme="majorEastAsia"/>
        </w:rPr>
        <w:t>: "</w:t>
      </w:r>
      <w:r w:rsidRPr="00C47AE4">
        <w:rPr>
          <w:rFonts w:asciiTheme="majorEastAsia" w:eastAsiaTheme="majorEastAsia" w:hAnsiTheme="majorEastAsia" w:hint="eastAsia"/>
        </w:rPr>
        <w:t>을</w:t>
      </w:r>
      <w:r w:rsidRPr="00C47AE4">
        <w:rPr>
          <w:rFonts w:asciiTheme="majorEastAsia" w:eastAsiaTheme="majorEastAsia" w:hAnsiTheme="majorEastAsia"/>
        </w:rPr>
        <w:t>"</w:t>
      </w:r>
      <w:r w:rsidRPr="00C47AE4">
        <w:rPr>
          <w:rFonts w:asciiTheme="majorEastAsia" w:eastAsiaTheme="majorEastAsia" w:hAnsiTheme="majorEastAsia" w:hint="eastAsia"/>
        </w:rPr>
        <w:t>은</w:t>
      </w:r>
      <w:r w:rsidRPr="00C47AE4">
        <w:rPr>
          <w:rFonts w:asciiTheme="majorEastAsia" w:eastAsiaTheme="majorEastAsia" w:hAnsiTheme="majorEastAsia"/>
        </w:rPr>
        <w:t xml:space="preserve"> </w:t>
      </w:r>
      <w:proofErr w:type="spellStart"/>
      <w:ins w:id="18" w:author="김현주 (Hyunjoo Kim)" w:date="2024-08-20T14:28:00Z">
        <w:r w:rsidR="00AA0639">
          <w:rPr>
            <w:rFonts w:asciiTheme="majorEastAsia" w:eastAsiaTheme="majorEastAsia" w:hAnsiTheme="majorEastAsia" w:hint="eastAsia"/>
          </w:rPr>
          <w:t>지입</w:t>
        </w:r>
      </w:ins>
      <w:ins w:id="19" w:author="김현주 (Hyunjoo Kim)" w:date="2024-08-20T14:29:00Z">
        <w:r w:rsidR="00AA0639">
          <w:rPr>
            <w:rFonts w:asciiTheme="majorEastAsia" w:eastAsiaTheme="majorEastAsia" w:hAnsiTheme="majorEastAsia" w:hint="eastAsia"/>
          </w:rPr>
          <w:t>차량으로부터</w:t>
        </w:r>
      </w:ins>
      <w:proofErr w:type="spellEnd"/>
      <w:ins w:id="20" w:author="김현주 (Hyunjoo Kim)" w:date="2024-08-20T14:28:00Z">
        <w:r w:rsidR="00AA0639">
          <w:rPr>
            <w:rFonts w:asciiTheme="majorEastAsia" w:eastAsiaTheme="majorEastAsia" w:hAnsiTheme="majorEastAsia" w:hint="eastAsia"/>
          </w:rPr>
          <w:t xml:space="preserve"> </w:t>
        </w:r>
      </w:ins>
      <w:r w:rsidRPr="00C47AE4">
        <w:rPr>
          <w:rFonts w:asciiTheme="majorEastAsia" w:eastAsiaTheme="majorEastAsia" w:hAnsiTheme="majorEastAsia" w:hint="eastAsia"/>
        </w:rPr>
        <w:t>운송</w:t>
      </w:r>
      <w:r w:rsidRPr="00C47AE4">
        <w:rPr>
          <w:rFonts w:asciiTheme="majorEastAsia" w:eastAsiaTheme="majorEastAsia" w:hAnsiTheme="majorEastAsia"/>
        </w:rPr>
        <w:t xml:space="preserve"> </w:t>
      </w:r>
      <w:r w:rsidRPr="00C47AE4">
        <w:rPr>
          <w:rFonts w:asciiTheme="majorEastAsia" w:eastAsiaTheme="majorEastAsia" w:hAnsiTheme="majorEastAsia" w:hint="eastAsia"/>
        </w:rPr>
        <w:t>차량의</w:t>
      </w:r>
      <w:r w:rsidRPr="00C47AE4">
        <w:rPr>
          <w:rFonts w:asciiTheme="majorEastAsia" w:eastAsiaTheme="majorEastAsia" w:hAnsiTheme="majorEastAsia"/>
        </w:rPr>
        <w:t xml:space="preserve"> </w:t>
      </w:r>
      <w:r w:rsidR="003C63FB" w:rsidRPr="00C47AE4">
        <w:rPr>
          <w:rFonts w:asciiTheme="majorEastAsia" w:eastAsiaTheme="majorEastAsia" w:hAnsiTheme="majorEastAsia" w:hint="eastAsia"/>
        </w:rPr>
        <w:t xml:space="preserve">온실가스 </w:t>
      </w:r>
      <w:proofErr w:type="spellStart"/>
      <w:r w:rsidR="003C63FB" w:rsidRPr="00C47AE4">
        <w:rPr>
          <w:rFonts w:asciiTheme="majorEastAsia" w:eastAsiaTheme="majorEastAsia" w:hAnsiTheme="majorEastAsia" w:hint="eastAsia"/>
        </w:rPr>
        <w:t>감축량</w:t>
      </w:r>
      <w:proofErr w:type="spellEnd"/>
      <w:r w:rsidR="003C63FB" w:rsidRPr="00C47AE4">
        <w:rPr>
          <w:rFonts w:asciiTheme="majorEastAsia" w:eastAsiaTheme="majorEastAsia" w:hAnsiTheme="majorEastAsia" w:hint="eastAsia"/>
        </w:rPr>
        <w:t xml:space="preserve"> 산정을 위해 주행거리, 전력 충전량 등 운행실적 </w:t>
      </w:r>
      <w:r w:rsidRPr="00C47AE4">
        <w:rPr>
          <w:rFonts w:asciiTheme="majorEastAsia" w:eastAsiaTheme="majorEastAsia" w:hAnsiTheme="majorEastAsia" w:hint="eastAsia"/>
        </w:rPr>
        <w:t>데이터를</w:t>
      </w:r>
      <w:r w:rsidRPr="00C47AE4">
        <w:rPr>
          <w:rFonts w:asciiTheme="majorEastAsia" w:eastAsiaTheme="majorEastAsia" w:hAnsiTheme="majorEastAsia"/>
        </w:rPr>
        <w:t xml:space="preserve"> </w:t>
      </w:r>
      <w:ins w:id="21" w:author="김현주 (Hyunjoo Kim)" w:date="2024-08-20T14:29:00Z">
        <w:r w:rsidR="00AA0639">
          <w:rPr>
            <w:rFonts w:asciiTheme="majorEastAsia" w:eastAsiaTheme="majorEastAsia" w:hAnsiTheme="majorEastAsia" w:hint="eastAsia"/>
          </w:rPr>
          <w:t xml:space="preserve">받아 </w:t>
        </w:r>
      </w:ins>
      <w:r w:rsidRPr="00C47AE4">
        <w:rPr>
          <w:rFonts w:asciiTheme="majorEastAsia" w:eastAsiaTheme="majorEastAsia" w:hAnsiTheme="majorEastAsia"/>
        </w:rPr>
        <w:t>"</w:t>
      </w:r>
      <w:r w:rsidRPr="00C47AE4">
        <w:rPr>
          <w:rFonts w:asciiTheme="majorEastAsia" w:eastAsiaTheme="majorEastAsia" w:hAnsiTheme="majorEastAsia" w:hint="eastAsia"/>
        </w:rPr>
        <w:t>갑</w:t>
      </w:r>
      <w:r w:rsidRPr="00C47AE4">
        <w:rPr>
          <w:rFonts w:asciiTheme="majorEastAsia" w:eastAsiaTheme="majorEastAsia" w:hAnsiTheme="majorEastAsia"/>
        </w:rPr>
        <w:t>"</w:t>
      </w:r>
      <w:r w:rsidRPr="00C47AE4">
        <w:rPr>
          <w:rFonts w:asciiTheme="majorEastAsia" w:eastAsiaTheme="majorEastAsia" w:hAnsiTheme="majorEastAsia" w:hint="eastAsia"/>
        </w:rPr>
        <w:t>에게</w:t>
      </w:r>
      <w:r w:rsidRPr="00C47AE4">
        <w:rPr>
          <w:rFonts w:asciiTheme="majorEastAsia" w:eastAsiaTheme="majorEastAsia" w:hAnsiTheme="majorEastAsia"/>
        </w:rPr>
        <w:t xml:space="preserve"> </w:t>
      </w:r>
      <w:r w:rsidRPr="00C47AE4">
        <w:rPr>
          <w:rFonts w:asciiTheme="majorEastAsia" w:eastAsiaTheme="majorEastAsia" w:hAnsiTheme="majorEastAsia" w:hint="eastAsia"/>
        </w:rPr>
        <w:t>제공한다</w:t>
      </w:r>
      <w:r w:rsidRPr="00C47AE4">
        <w:rPr>
          <w:rFonts w:asciiTheme="majorEastAsia" w:eastAsiaTheme="majorEastAsia" w:hAnsiTheme="majorEastAsia"/>
        </w:rPr>
        <w:t>.</w:t>
      </w:r>
    </w:p>
    <w:p w14:paraId="103F009F" w14:textId="70663A54" w:rsidR="001267BD" w:rsidRPr="00C47AE4" w:rsidRDefault="001267BD" w:rsidP="001267BD">
      <w:pPr>
        <w:pStyle w:val="a3"/>
        <w:numPr>
          <w:ilvl w:val="0"/>
          <w:numId w:val="5"/>
        </w:numPr>
        <w:spacing w:before="22" w:line="252" w:lineRule="auto"/>
        <w:ind w:right="273"/>
        <w:rPr>
          <w:rFonts w:asciiTheme="majorEastAsia" w:eastAsiaTheme="majorEastAsia" w:hAnsiTheme="majorEastAsia"/>
        </w:rPr>
      </w:pPr>
      <w:r w:rsidRPr="00C47AE4">
        <w:rPr>
          <w:rFonts w:asciiTheme="majorEastAsia" w:eastAsiaTheme="majorEastAsia" w:hAnsiTheme="majorEastAsia" w:hint="eastAsia"/>
        </w:rPr>
        <w:t>외부사업</w:t>
      </w:r>
      <w:r w:rsidRPr="00C47AE4">
        <w:rPr>
          <w:rFonts w:asciiTheme="majorEastAsia" w:eastAsiaTheme="majorEastAsia" w:hAnsiTheme="majorEastAsia"/>
        </w:rPr>
        <w:t xml:space="preserve"> </w:t>
      </w:r>
      <w:r w:rsidRPr="00C47AE4">
        <w:rPr>
          <w:rFonts w:asciiTheme="majorEastAsia" w:eastAsiaTheme="majorEastAsia" w:hAnsiTheme="majorEastAsia" w:hint="eastAsia"/>
        </w:rPr>
        <w:t>신청</w:t>
      </w:r>
      <w:r w:rsidRPr="00C47AE4">
        <w:rPr>
          <w:rFonts w:asciiTheme="majorEastAsia" w:eastAsiaTheme="majorEastAsia" w:hAnsiTheme="majorEastAsia"/>
        </w:rPr>
        <w:t xml:space="preserve"> </w:t>
      </w:r>
      <w:r w:rsidRPr="00C47AE4">
        <w:rPr>
          <w:rFonts w:asciiTheme="majorEastAsia" w:eastAsiaTheme="majorEastAsia" w:hAnsiTheme="majorEastAsia" w:hint="eastAsia"/>
        </w:rPr>
        <w:t>및</w:t>
      </w:r>
      <w:r w:rsidRPr="00C47AE4">
        <w:rPr>
          <w:rFonts w:asciiTheme="majorEastAsia" w:eastAsiaTheme="majorEastAsia" w:hAnsiTheme="majorEastAsia"/>
        </w:rPr>
        <w:t xml:space="preserve"> </w:t>
      </w:r>
      <w:r w:rsidRPr="00C47AE4">
        <w:rPr>
          <w:rFonts w:asciiTheme="majorEastAsia" w:eastAsiaTheme="majorEastAsia" w:hAnsiTheme="majorEastAsia" w:hint="eastAsia"/>
        </w:rPr>
        <w:t>승인</w:t>
      </w:r>
      <w:r w:rsidRPr="00C47AE4">
        <w:rPr>
          <w:rFonts w:asciiTheme="majorEastAsia" w:eastAsiaTheme="majorEastAsia" w:hAnsiTheme="majorEastAsia"/>
        </w:rPr>
        <w:t xml:space="preserve"> </w:t>
      </w:r>
      <w:r w:rsidRPr="00C47AE4">
        <w:rPr>
          <w:rFonts w:asciiTheme="majorEastAsia" w:eastAsiaTheme="majorEastAsia" w:hAnsiTheme="majorEastAsia" w:hint="eastAsia"/>
        </w:rPr>
        <w:t>절차</w:t>
      </w:r>
      <w:r w:rsidRPr="00C47AE4">
        <w:rPr>
          <w:rFonts w:asciiTheme="majorEastAsia" w:eastAsiaTheme="majorEastAsia" w:hAnsiTheme="majorEastAsia"/>
        </w:rPr>
        <w:t xml:space="preserve"> </w:t>
      </w:r>
      <w:r w:rsidRPr="00C47AE4">
        <w:rPr>
          <w:rFonts w:asciiTheme="majorEastAsia" w:eastAsiaTheme="majorEastAsia" w:hAnsiTheme="majorEastAsia" w:hint="eastAsia"/>
        </w:rPr>
        <w:t>지원</w:t>
      </w:r>
      <w:r w:rsidRPr="00C47AE4">
        <w:rPr>
          <w:rFonts w:asciiTheme="majorEastAsia" w:eastAsiaTheme="majorEastAsia" w:hAnsiTheme="majorEastAsia"/>
        </w:rPr>
        <w:t>: "</w:t>
      </w:r>
      <w:r w:rsidRPr="00C47AE4">
        <w:rPr>
          <w:rFonts w:asciiTheme="majorEastAsia" w:eastAsiaTheme="majorEastAsia" w:hAnsiTheme="majorEastAsia" w:hint="eastAsia"/>
        </w:rPr>
        <w:t>을</w:t>
      </w:r>
      <w:r w:rsidRPr="00C47AE4">
        <w:rPr>
          <w:rFonts w:asciiTheme="majorEastAsia" w:eastAsiaTheme="majorEastAsia" w:hAnsiTheme="majorEastAsia"/>
        </w:rPr>
        <w:t>"</w:t>
      </w:r>
      <w:r w:rsidRPr="00C47AE4">
        <w:rPr>
          <w:rFonts w:asciiTheme="majorEastAsia" w:eastAsiaTheme="majorEastAsia" w:hAnsiTheme="majorEastAsia" w:hint="eastAsia"/>
        </w:rPr>
        <w:t>은</w:t>
      </w:r>
      <w:r w:rsidRPr="00C47AE4">
        <w:rPr>
          <w:rFonts w:asciiTheme="majorEastAsia" w:eastAsiaTheme="majorEastAsia" w:hAnsiTheme="majorEastAsia"/>
        </w:rPr>
        <w:t xml:space="preserve"> </w:t>
      </w:r>
      <w:proofErr w:type="spellStart"/>
      <w:ins w:id="22" w:author="김현주 (Hyunjoo Kim)" w:date="2024-08-20T14:29:00Z">
        <w:r w:rsidR="00AA0639">
          <w:rPr>
            <w:rFonts w:asciiTheme="majorEastAsia" w:eastAsiaTheme="majorEastAsia" w:hAnsiTheme="majorEastAsia" w:hint="eastAsia"/>
          </w:rPr>
          <w:t>지입차량으로부터</w:t>
        </w:r>
        <w:proofErr w:type="spellEnd"/>
        <w:r w:rsidR="00AA0639">
          <w:rPr>
            <w:rFonts w:asciiTheme="majorEastAsia" w:eastAsiaTheme="majorEastAsia" w:hAnsiTheme="majorEastAsia" w:hint="eastAsia"/>
          </w:rPr>
          <w:t xml:space="preserve"> </w:t>
        </w:r>
      </w:ins>
      <w:r w:rsidRPr="00C47AE4">
        <w:rPr>
          <w:rFonts w:asciiTheme="majorEastAsia" w:eastAsiaTheme="majorEastAsia" w:hAnsiTheme="majorEastAsia" w:hint="eastAsia"/>
        </w:rPr>
        <w:t>외부사업</w:t>
      </w:r>
      <w:r w:rsidRPr="00C47AE4">
        <w:rPr>
          <w:rFonts w:asciiTheme="majorEastAsia" w:eastAsiaTheme="majorEastAsia" w:hAnsiTheme="majorEastAsia"/>
        </w:rPr>
        <w:t xml:space="preserve"> </w:t>
      </w:r>
      <w:r w:rsidRPr="00C47AE4">
        <w:rPr>
          <w:rFonts w:asciiTheme="majorEastAsia" w:eastAsiaTheme="majorEastAsia" w:hAnsiTheme="majorEastAsia" w:hint="eastAsia"/>
        </w:rPr>
        <w:t>신청</w:t>
      </w:r>
      <w:r w:rsidRPr="00C47AE4">
        <w:rPr>
          <w:rFonts w:asciiTheme="majorEastAsia" w:eastAsiaTheme="majorEastAsia" w:hAnsiTheme="majorEastAsia"/>
        </w:rPr>
        <w:t xml:space="preserve"> </w:t>
      </w:r>
      <w:r w:rsidRPr="00C47AE4">
        <w:rPr>
          <w:rFonts w:asciiTheme="majorEastAsia" w:eastAsiaTheme="majorEastAsia" w:hAnsiTheme="majorEastAsia" w:hint="eastAsia"/>
        </w:rPr>
        <w:t>및</w:t>
      </w:r>
      <w:r w:rsidRPr="00C47AE4">
        <w:rPr>
          <w:rFonts w:asciiTheme="majorEastAsia" w:eastAsiaTheme="majorEastAsia" w:hAnsiTheme="majorEastAsia"/>
        </w:rPr>
        <w:t xml:space="preserve"> </w:t>
      </w:r>
      <w:r w:rsidRPr="00C47AE4">
        <w:rPr>
          <w:rFonts w:asciiTheme="majorEastAsia" w:eastAsiaTheme="majorEastAsia" w:hAnsiTheme="majorEastAsia" w:hint="eastAsia"/>
        </w:rPr>
        <w:t>승인</w:t>
      </w:r>
      <w:r w:rsidRPr="00C47AE4">
        <w:rPr>
          <w:rFonts w:asciiTheme="majorEastAsia" w:eastAsiaTheme="majorEastAsia" w:hAnsiTheme="majorEastAsia"/>
        </w:rPr>
        <w:t xml:space="preserve"> </w:t>
      </w:r>
      <w:r w:rsidRPr="00C47AE4">
        <w:rPr>
          <w:rFonts w:asciiTheme="majorEastAsia" w:eastAsiaTheme="majorEastAsia" w:hAnsiTheme="majorEastAsia" w:hint="eastAsia"/>
        </w:rPr>
        <w:t>절차에서</w:t>
      </w:r>
      <w:r w:rsidRPr="00C47AE4">
        <w:rPr>
          <w:rFonts w:asciiTheme="majorEastAsia" w:eastAsiaTheme="majorEastAsia" w:hAnsiTheme="majorEastAsia"/>
        </w:rPr>
        <w:t xml:space="preserve"> </w:t>
      </w:r>
      <w:r w:rsidRPr="00C47AE4">
        <w:rPr>
          <w:rFonts w:asciiTheme="majorEastAsia" w:eastAsiaTheme="majorEastAsia" w:hAnsiTheme="majorEastAsia" w:hint="eastAsia"/>
        </w:rPr>
        <w:t>필요한</w:t>
      </w:r>
      <w:r w:rsidRPr="00C47AE4">
        <w:rPr>
          <w:rFonts w:asciiTheme="majorEastAsia" w:eastAsiaTheme="majorEastAsia" w:hAnsiTheme="majorEastAsia"/>
        </w:rPr>
        <w:t xml:space="preserve"> </w:t>
      </w:r>
      <w:r w:rsidR="003C63FB" w:rsidRPr="00C47AE4">
        <w:rPr>
          <w:rFonts w:asciiTheme="majorEastAsia" w:eastAsiaTheme="majorEastAsia" w:hAnsiTheme="majorEastAsia" w:hint="eastAsia"/>
        </w:rPr>
        <w:t xml:space="preserve">자동차등록증, 참여동의서 등 </w:t>
      </w:r>
      <w:r w:rsidRPr="00C47AE4">
        <w:rPr>
          <w:rFonts w:asciiTheme="majorEastAsia" w:eastAsiaTheme="majorEastAsia" w:hAnsiTheme="majorEastAsia" w:hint="eastAsia"/>
        </w:rPr>
        <w:t>문서</w:t>
      </w:r>
      <w:r w:rsidRPr="00C47AE4">
        <w:rPr>
          <w:rFonts w:asciiTheme="majorEastAsia" w:eastAsiaTheme="majorEastAsia" w:hAnsiTheme="majorEastAsia"/>
        </w:rPr>
        <w:t xml:space="preserve"> </w:t>
      </w:r>
      <w:r w:rsidRPr="00C47AE4">
        <w:rPr>
          <w:rFonts w:asciiTheme="majorEastAsia" w:eastAsiaTheme="majorEastAsia" w:hAnsiTheme="majorEastAsia" w:hint="eastAsia"/>
        </w:rPr>
        <w:t>및</w:t>
      </w:r>
      <w:r w:rsidRPr="00C47AE4">
        <w:rPr>
          <w:rFonts w:asciiTheme="majorEastAsia" w:eastAsiaTheme="majorEastAsia" w:hAnsiTheme="majorEastAsia"/>
        </w:rPr>
        <w:t xml:space="preserve"> </w:t>
      </w:r>
      <w:r w:rsidRPr="00C47AE4">
        <w:rPr>
          <w:rFonts w:asciiTheme="majorEastAsia" w:eastAsiaTheme="majorEastAsia" w:hAnsiTheme="majorEastAsia" w:hint="eastAsia"/>
        </w:rPr>
        <w:t>자료를</w:t>
      </w:r>
      <w:ins w:id="23" w:author="김현주 (Hyunjoo Kim)" w:date="2024-08-20T14:29:00Z">
        <w:r w:rsidR="00AA0639">
          <w:rPr>
            <w:rFonts w:asciiTheme="majorEastAsia" w:eastAsiaTheme="majorEastAsia" w:hAnsiTheme="majorEastAsia" w:hint="eastAsia"/>
          </w:rPr>
          <w:t xml:space="preserve"> 받아</w:t>
        </w:r>
      </w:ins>
      <w:r w:rsidRPr="00C47AE4">
        <w:rPr>
          <w:rFonts w:asciiTheme="majorEastAsia" w:eastAsiaTheme="majorEastAsia" w:hAnsiTheme="majorEastAsia"/>
        </w:rPr>
        <w:t xml:space="preserve"> "</w:t>
      </w:r>
      <w:r w:rsidRPr="00C47AE4">
        <w:rPr>
          <w:rFonts w:asciiTheme="majorEastAsia" w:eastAsiaTheme="majorEastAsia" w:hAnsiTheme="majorEastAsia" w:hint="eastAsia"/>
        </w:rPr>
        <w:t>갑</w:t>
      </w:r>
      <w:r w:rsidRPr="00C47AE4">
        <w:rPr>
          <w:rFonts w:asciiTheme="majorEastAsia" w:eastAsiaTheme="majorEastAsia" w:hAnsiTheme="majorEastAsia"/>
        </w:rPr>
        <w:t>"</w:t>
      </w:r>
      <w:r w:rsidRPr="00C47AE4">
        <w:rPr>
          <w:rFonts w:asciiTheme="majorEastAsia" w:eastAsiaTheme="majorEastAsia" w:hAnsiTheme="majorEastAsia" w:hint="eastAsia"/>
        </w:rPr>
        <w:t>에게</w:t>
      </w:r>
      <w:r w:rsidRPr="00C47AE4">
        <w:rPr>
          <w:rFonts w:asciiTheme="majorEastAsia" w:eastAsiaTheme="majorEastAsia" w:hAnsiTheme="majorEastAsia"/>
        </w:rPr>
        <w:t xml:space="preserve"> </w:t>
      </w:r>
      <w:r w:rsidRPr="00C47AE4">
        <w:rPr>
          <w:rFonts w:asciiTheme="majorEastAsia" w:eastAsiaTheme="majorEastAsia" w:hAnsiTheme="majorEastAsia" w:hint="eastAsia"/>
        </w:rPr>
        <w:t>제공한다</w:t>
      </w:r>
      <w:r w:rsidRPr="00C47AE4">
        <w:rPr>
          <w:rFonts w:asciiTheme="majorEastAsia" w:eastAsiaTheme="majorEastAsia" w:hAnsiTheme="majorEastAsia"/>
        </w:rPr>
        <w:t>.</w:t>
      </w:r>
    </w:p>
    <w:p w14:paraId="208E2F46" w14:textId="68DABAAE" w:rsidR="00FB297A" w:rsidRPr="00C47AE4" w:rsidRDefault="00FB297A" w:rsidP="001267BD">
      <w:pPr>
        <w:pStyle w:val="a3"/>
        <w:numPr>
          <w:ilvl w:val="0"/>
          <w:numId w:val="5"/>
        </w:numPr>
        <w:spacing w:before="22" w:line="252" w:lineRule="auto"/>
        <w:ind w:right="273"/>
        <w:rPr>
          <w:rFonts w:asciiTheme="majorEastAsia" w:eastAsiaTheme="majorEastAsia" w:hAnsiTheme="majorEastAsia"/>
        </w:rPr>
      </w:pPr>
      <w:r w:rsidRPr="00C47AE4">
        <w:rPr>
          <w:rFonts w:asciiTheme="majorEastAsia" w:eastAsiaTheme="majorEastAsia" w:hAnsiTheme="majorEastAsia"/>
        </w:rPr>
        <w:t>"을"은 지입</w:t>
      </w:r>
      <w:r w:rsidR="001B2D47" w:rsidRPr="00C47AE4">
        <w:rPr>
          <w:rFonts w:asciiTheme="majorEastAsia" w:eastAsiaTheme="majorEastAsia" w:hAnsiTheme="majorEastAsia" w:hint="eastAsia"/>
        </w:rPr>
        <w:t xml:space="preserve"> </w:t>
      </w:r>
      <w:r w:rsidRPr="00C47AE4">
        <w:rPr>
          <w:rFonts w:asciiTheme="majorEastAsia" w:eastAsiaTheme="majorEastAsia" w:hAnsiTheme="majorEastAsia"/>
        </w:rPr>
        <w:t xml:space="preserve">차량 운전자들에게 </w:t>
      </w:r>
      <w:r w:rsidRPr="00C47AE4">
        <w:rPr>
          <w:rFonts w:asciiTheme="majorEastAsia" w:eastAsiaTheme="majorEastAsia" w:hAnsiTheme="majorEastAsia" w:hint="eastAsia"/>
        </w:rPr>
        <w:t xml:space="preserve">필요한 경우 </w:t>
      </w:r>
      <w:r w:rsidRPr="00C47AE4">
        <w:rPr>
          <w:rFonts w:asciiTheme="majorEastAsia" w:eastAsiaTheme="majorEastAsia" w:hAnsiTheme="majorEastAsia"/>
        </w:rPr>
        <w:t>외부사업 관련 교육을 실시한다.</w:t>
      </w:r>
    </w:p>
    <w:p w14:paraId="11E1E028" w14:textId="62522039" w:rsidR="001B2D47" w:rsidRPr="00C031D0" w:rsidRDefault="001B2D47" w:rsidP="001267BD">
      <w:pPr>
        <w:pStyle w:val="a3"/>
        <w:numPr>
          <w:ilvl w:val="0"/>
          <w:numId w:val="5"/>
        </w:numPr>
        <w:spacing w:before="22" w:line="252" w:lineRule="auto"/>
        <w:ind w:right="273"/>
        <w:rPr>
          <w:rFonts w:asciiTheme="majorEastAsia" w:eastAsiaTheme="majorEastAsia" w:hAnsiTheme="majorEastAsia"/>
        </w:rPr>
      </w:pPr>
      <w:r w:rsidRPr="00C47AE4">
        <w:rPr>
          <w:rFonts w:asciiTheme="majorEastAsia" w:eastAsiaTheme="majorEastAsia" w:hAnsiTheme="majorEastAsia"/>
        </w:rPr>
        <w:t>"을"은 외부사업</w:t>
      </w:r>
      <w:r w:rsidR="003C63FB" w:rsidRPr="00C47AE4">
        <w:rPr>
          <w:rFonts w:asciiTheme="majorEastAsia" w:eastAsiaTheme="majorEastAsia" w:hAnsiTheme="majorEastAsia" w:hint="eastAsia"/>
        </w:rPr>
        <w:t xml:space="preserve">에 참여하는 차량의 운행실적 데이터 </w:t>
      </w:r>
      <w:r w:rsidRPr="00C47AE4">
        <w:rPr>
          <w:rFonts w:asciiTheme="majorEastAsia" w:eastAsiaTheme="majorEastAsia" w:hAnsiTheme="majorEastAsia"/>
        </w:rPr>
        <w:t xml:space="preserve">관리를 철저히 </w:t>
      </w:r>
      <w:r>
        <w:rPr>
          <w:rFonts w:asciiTheme="majorEastAsia" w:eastAsiaTheme="majorEastAsia" w:hAnsiTheme="majorEastAsia" w:hint="eastAsia"/>
        </w:rPr>
        <w:t xml:space="preserve">한다. </w:t>
      </w:r>
    </w:p>
    <w:p w14:paraId="5E2DF814" w14:textId="209D7F9C" w:rsidR="00B81399" w:rsidRDefault="00B81399">
      <w:pPr>
        <w:pStyle w:val="a3"/>
        <w:spacing w:before="9"/>
        <w:rPr>
          <w:ins w:id="24" w:author="윤현정 (Hyunjeong Yoon)" w:date="2024-08-19T15:19:00Z"/>
          <w:rFonts w:asciiTheme="majorEastAsia" w:eastAsiaTheme="majorEastAsia" w:hAnsiTheme="majorEastAsia"/>
          <w:sz w:val="28"/>
        </w:rPr>
      </w:pPr>
    </w:p>
    <w:p w14:paraId="5535405D" w14:textId="064EBDA6" w:rsidR="00F63926" w:rsidRDefault="00F63926">
      <w:pPr>
        <w:pStyle w:val="a3"/>
        <w:spacing w:before="9"/>
        <w:rPr>
          <w:ins w:id="25" w:author="윤현정 (Hyunjeong Yoon)" w:date="2024-08-19T15:19:00Z"/>
          <w:rFonts w:asciiTheme="majorEastAsia" w:eastAsiaTheme="majorEastAsia" w:hAnsiTheme="majorEastAsia"/>
          <w:sz w:val="28"/>
        </w:rPr>
      </w:pPr>
      <w:proofErr w:type="gramStart"/>
      <w:ins w:id="26" w:author="윤현정 (Hyunjeong Yoon)" w:date="2024-08-19T15:19:00Z">
        <w:r>
          <w:rPr>
            <w:rFonts w:asciiTheme="majorEastAsia" w:eastAsiaTheme="majorEastAsia" w:hAnsiTheme="majorEastAsia" w:hint="eastAsia"/>
            <w:sz w:val="28"/>
          </w:rPr>
          <w:lastRenderedPageBreak/>
          <w:t xml:space="preserve">제 </w:t>
        </w:r>
      </w:ins>
      <w:ins w:id="27" w:author="윤현정 (Hyunjeong Yoon)" w:date="2024-08-19T15:52:00Z">
        <w:r w:rsidR="00493120">
          <w:rPr>
            <w:rFonts w:asciiTheme="majorEastAsia" w:eastAsiaTheme="majorEastAsia" w:hAnsiTheme="majorEastAsia"/>
            <w:sz w:val="28"/>
          </w:rPr>
          <w:t>4</w:t>
        </w:r>
        <w:proofErr w:type="gramEnd"/>
        <w:r w:rsidR="00493120">
          <w:rPr>
            <w:rFonts w:asciiTheme="majorEastAsia" w:eastAsiaTheme="majorEastAsia" w:hAnsiTheme="majorEastAsia" w:hint="eastAsia"/>
            <w:sz w:val="28"/>
          </w:rPr>
          <w:t>조</w:t>
        </w:r>
      </w:ins>
      <w:ins w:id="28" w:author="윤현정 (Hyunjeong Yoon)" w:date="2024-08-19T15:19:00Z">
        <w:r>
          <w:rPr>
            <w:rFonts w:asciiTheme="majorEastAsia" w:eastAsiaTheme="majorEastAsia" w:hAnsiTheme="majorEastAsia"/>
            <w:sz w:val="28"/>
          </w:rPr>
          <w:t xml:space="preserve"> (“</w:t>
        </w:r>
        <w:r>
          <w:rPr>
            <w:rFonts w:asciiTheme="majorEastAsia" w:eastAsiaTheme="majorEastAsia" w:hAnsiTheme="majorEastAsia" w:hint="eastAsia"/>
            <w:sz w:val="28"/>
          </w:rPr>
          <w:t>갑</w:t>
        </w:r>
        <w:r>
          <w:rPr>
            <w:rFonts w:asciiTheme="majorEastAsia" w:eastAsiaTheme="majorEastAsia" w:hAnsiTheme="majorEastAsia"/>
            <w:sz w:val="28"/>
          </w:rPr>
          <w:t>”</w:t>
        </w:r>
        <w:r>
          <w:rPr>
            <w:rFonts w:asciiTheme="majorEastAsia" w:eastAsiaTheme="majorEastAsia" w:hAnsiTheme="majorEastAsia" w:hint="eastAsia"/>
            <w:sz w:val="28"/>
          </w:rPr>
          <w:t>의 의무)</w:t>
        </w:r>
      </w:ins>
    </w:p>
    <w:p w14:paraId="54076B4A" w14:textId="4F67DFA4" w:rsidR="00F63926" w:rsidRDefault="00F63926">
      <w:pPr>
        <w:pStyle w:val="a3"/>
        <w:spacing w:before="9"/>
        <w:rPr>
          <w:ins w:id="29" w:author="윤현정 (Hyunjeong Yoon)" w:date="2024-08-19T15:19:00Z"/>
          <w:rFonts w:asciiTheme="majorEastAsia" w:eastAsiaTheme="majorEastAsia" w:hAnsiTheme="majorEastAsia"/>
          <w:sz w:val="28"/>
        </w:rPr>
      </w:pPr>
      <w:ins w:id="30" w:author="윤현정 (Hyunjeong Yoon)" w:date="2024-08-19T15:19:00Z">
        <w:r>
          <w:rPr>
            <w:rFonts w:asciiTheme="majorEastAsia" w:eastAsiaTheme="majorEastAsia" w:hAnsiTheme="majorEastAsia"/>
            <w:sz w:val="28"/>
          </w:rPr>
          <w:t>“</w:t>
        </w:r>
        <w:r>
          <w:rPr>
            <w:rFonts w:asciiTheme="majorEastAsia" w:eastAsiaTheme="majorEastAsia" w:hAnsiTheme="majorEastAsia" w:hint="eastAsia"/>
            <w:sz w:val="28"/>
          </w:rPr>
          <w:t>갑</w:t>
        </w:r>
        <w:r>
          <w:rPr>
            <w:rFonts w:asciiTheme="majorEastAsia" w:eastAsiaTheme="majorEastAsia" w:hAnsiTheme="majorEastAsia"/>
            <w:sz w:val="28"/>
          </w:rPr>
          <w:t>”</w:t>
        </w:r>
        <w:r>
          <w:rPr>
            <w:rFonts w:asciiTheme="majorEastAsia" w:eastAsiaTheme="majorEastAsia" w:hAnsiTheme="majorEastAsia" w:hint="eastAsia"/>
            <w:sz w:val="28"/>
          </w:rPr>
          <w:t>이 본 계약에 따라 수행하여야 하는 업무 내용은 아래 각호와 같다.</w:t>
        </w:r>
      </w:ins>
    </w:p>
    <w:p w14:paraId="71D58901" w14:textId="27F5DBFB" w:rsidR="00493120" w:rsidRDefault="00F63926">
      <w:pPr>
        <w:pStyle w:val="a3"/>
        <w:spacing w:before="9"/>
        <w:rPr>
          <w:ins w:id="31" w:author="윤현정 (Hyunjeong Yoon)" w:date="2024-08-19T15:22:00Z"/>
          <w:rFonts w:asciiTheme="majorEastAsia" w:eastAsiaTheme="majorEastAsia" w:hAnsiTheme="majorEastAsia"/>
          <w:sz w:val="28"/>
        </w:rPr>
      </w:pPr>
      <w:ins w:id="32" w:author="윤현정 (Hyunjeong Yoon)" w:date="2024-08-19T15:19:00Z">
        <w:r>
          <w:rPr>
            <w:rFonts w:asciiTheme="majorEastAsia" w:eastAsiaTheme="majorEastAsia" w:hAnsiTheme="majorEastAsia" w:hint="eastAsia"/>
            <w:sz w:val="28"/>
          </w:rPr>
          <w:t>1</w:t>
        </w:r>
        <w:r>
          <w:rPr>
            <w:rFonts w:asciiTheme="majorEastAsia" w:eastAsiaTheme="majorEastAsia" w:hAnsiTheme="majorEastAsia"/>
            <w:sz w:val="28"/>
          </w:rPr>
          <w:t xml:space="preserve">. </w:t>
        </w:r>
      </w:ins>
      <w:ins w:id="33" w:author="윤현정 (Hyunjeong Yoon)" w:date="2024-08-19T15:22:00Z">
        <w:r>
          <w:rPr>
            <w:rFonts w:asciiTheme="majorEastAsia" w:eastAsiaTheme="majorEastAsia" w:hAnsiTheme="majorEastAsia" w:hint="eastAsia"/>
            <w:sz w:val="28"/>
          </w:rPr>
          <w:t>외부사업 신청</w:t>
        </w:r>
      </w:ins>
      <w:ins w:id="34" w:author="윤현정 (Hyunjeong Yoon)" w:date="2024-08-19T15:23:00Z">
        <w:r>
          <w:rPr>
            <w:rFonts w:asciiTheme="majorEastAsia" w:eastAsiaTheme="majorEastAsia" w:hAnsiTheme="majorEastAsia" w:hint="eastAsia"/>
            <w:sz w:val="28"/>
          </w:rPr>
          <w:t xml:space="preserve"> 및 </w:t>
        </w:r>
        <w:proofErr w:type="gramStart"/>
        <w:r>
          <w:rPr>
            <w:rFonts w:asciiTheme="majorEastAsia" w:eastAsiaTheme="majorEastAsia" w:hAnsiTheme="majorEastAsia" w:hint="eastAsia"/>
            <w:sz w:val="28"/>
          </w:rPr>
          <w:t xml:space="preserve">승인 </w:t>
        </w:r>
        <w:r>
          <w:rPr>
            <w:rFonts w:asciiTheme="majorEastAsia" w:eastAsiaTheme="majorEastAsia" w:hAnsiTheme="majorEastAsia"/>
            <w:sz w:val="28"/>
          </w:rPr>
          <w:t>:</w:t>
        </w:r>
        <w:proofErr w:type="gramEnd"/>
        <w:r>
          <w:rPr>
            <w:rFonts w:asciiTheme="majorEastAsia" w:eastAsiaTheme="majorEastAsia" w:hAnsiTheme="majorEastAsia"/>
            <w:sz w:val="28"/>
          </w:rPr>
          <w:t xml:space="preserve"> </w:t>
        </w:r>
      </w:ins>
      <w:ins w:id="35" w:author="윤현정 (Hyunjeong Yoon)" w:date="2024-08-19T15:21:00Z">
        <w:r>
          <w:rPr>
            <w:rFonts w:asciiTheme="majorEastAsia" w:eastAsiaTheme="majorEastAsia" w:hAnsiTheme="majorEastAsia"/>
            <w:sz w:val="28"/>
          </w:rPr>
          <w:t>“</w:t>
        </w:r>
        <w:r>
          <w:rPr>
            <w:rFonts w:asciiTheme="majorEastAsia" w:eastAsiaTheme="majorEastAsia" w:hAnsiTheme="majorEastAsia" w:hint="eastAsia"/>
            <w:sz w:val="28"/>
          </w:rPr>
          <w:t>을</w:t>
        </w:r>
        <w:r>
          <w:rPr>
            <w:rFonts w:asciiTheme="majorEastAsia" w:eastAsiaTheme="majorEastAsia" w:hAnsiTheme="majorEastAsia"/>
            <w:sz w:val="28"/>
          </w:rPr>
          <w:t>”</w:t>
        </w:r>
        <w:r>
          <w:rPr>
            <w:rFonts w:asciiTheme="majorEastAsia" w:eastAsiaTheme="majorEastAsia" w:hAnsiTheme="majorEastAsia" w:hint="eastAsia"/>
            <w:sz w:val="28"/>
          </w:rPr>
          <w:t xml:space="preserve">이 제공한 외부사업 관련 데이터를 </w:t>
        </w:r>
      </w:ins>
      <w:ins w:id="36" w:author="윤현정 (Hyunjeong Yoon)" w:date="2024-08-19T15:24:00Z">
        <w:r>
          <w:rPr>
            <w:rFonts w:asciiTheme="majorEastAsia" w:eastAsiaTheme="majorEastAsia" w:hAnsiTheme="majorEastAsia" w:hint="eastAsia"/>
            <w:sz w:val="28"/>
          </w:rPr>
          <w:t>이용하여</w:t>
        </w:r>
      </w:ins>
      <w:ins w:id="37" w:author="윤현정 (Hyunjeong Yoon)" w:date="2024-08-19T15:21:00Z">
        <w:r>
          <w:rPr>
            <w:rFonts w:asciiTheme="majorEastAsia" w:eastAsiaTheme="majorEastAsia" w:hAnsiTheme="majorEastAsia" w:hint="eastAsia"/>
            <w:sz w:val="28"/>
          </w:rPr>
          <w:t xml:space="preserve"> 정부에</w:t>
        </w:r>
      </w:ins>
      <w:ins w:id="38" w:author="윤현정 (Hyunjeong Yoon)" w:date="2024-08-19T15:24:00Z">
        <w:r>
          <w:rPr>
            <w:rFonts w:asciiTheme="majorEastAsia" w:eastAsiaTheme="majorEastAsia" w:hAnsiTheme="majorEastAsia" w:hint="eastAsia"/>
            <w:sz w:val="28"/>
          </w:rPr>
          <w:t xml:space="preserve"> 외부사업 신청을하고 </w:t>
        </w:r>
      </w:ins>
      <w:ins w:id="39" w:author="윤현정 (Hyunjeong Yoon)" w:date="2024-08-19T15:21:00Z">
        <w:r>
          <w:rPr>
            <w:rFonts w:asciiTheme="majorEastAsia" w:eastAsiaTheme="majorEastAsia" w:hAnsiTheme="majorEastAsia" w:hint="eastAsia"/>
            <w:sz w:val="28"/>
          </w:rPr>
          <w:t>온실가스 감축</w:t>
        </w:r>
      </w:ins>
      <w:ins w:id="40" w:author="윤현정 (Hyunjeong Yoon)" w:date="2024-08-19T15:47:00Z">
        <w:r w:rsidR="00493120">
          <w:rPr>
            <w:rFonts w:asciiTheme="majorEastAsia" w:eastAsiaTheme="majorEastAsia" w:hAnsiTheme="majorEastAsia" w:hint="eastAsia"/>
            <w:sz w:val="28"/>
          </w:rPr>
          <w:t>량을 인증받는다.</w:t>
        </w:r>
      </w:ins>
    </w:p>
    <w:p w14:paraId="27062A18" w14:textId="3A3F38F0" w:rsidR="00F63926" w:rsidRDefault="00F63926">
      <w:pPr>
        <w:pStyle w:val="a3"/>
        <w:spacing w:before="9"/>
        <w:rPr>
          <w:ins w:id="41" w:author="윤현정 (Hyunjeong Yoon)" w:date="2024-08-19T15:50:00Z"/>
          <w:rFonts w:asciiTheme="majorEastAsia" w:eastAsiaTheme="majorEastAsia" w:hAnsiTheme="majorEastAsia"/>
          <w:sz w:val="28"/>
        </w:rPr>
      </w:pPr>
      <w:ins w:id="42" w:author="윤현정 (Hyunjeong Yoon)" w:date="2024-08-19T15:22:00Z">
        <w:r>
          <w:rPr>
            <w:rFonts w:asciiTheme="majorEastAsia" w:eastAsiaTheme="majorEastAsia" w:hAnsiTheme="majorEastAsia" w:hint="eastAsia"/>
            <w:sz w:val="28"/>
          </w:rPr>
          <w:t>2</w:t>
        </w:r>
        <w:r>
          <w:rPr>
            <w:rFonts w:asciiTheme="majorEastAsia" w:eastAsiaTheme="majorEastAsia" w:hAnsiTheme="majorEastAsia"/>
            <w:sz w:val="28"/>
          </w:rPr>
          <w:t xml:space="preserve">. </w:t>
        </w:r>
      </w:ins>
      <w:ins w:id="43" w:author="윤현정 (Hyunjeong Yoon)" w:date="2024-08-19T15:47:00Z">
        <w:r w:rsidR="00493120">
          <w:rPr>
            <w:rFonts w:asciiTheme="majorEastAsia" w:eastAsiaTheme="majorEastAsia" w:hAnsiTheme="majorEastAsia" w:hint="eastAsia"/>
            <w:sz w:val="28"/>
          </w:rPr>
          <w:t xml:space="preserve">외부사업 </w:t>
        </w:r>
      </w:ins>
      <w:ins w:id="44" w:author="윤현정 (Hyunjeong Yoon)" w:date="2024-08-19T15:48:00Z">
        <w:r w:rsidR="00493120">
          <w:rPr>
            <w:rFonts w:asciiTheme="majorEastAsia" w:eastAsiaTheme="majorEastAsia" w:hAnsiTheme="majorEastAsia" w:hint="eastAsia"/>
            <w:sz w:val="28"/>
          </w:rPr>
          <w:t xml:space="preserve">결과 </w:t>
        </w:r>
      </w:ins>
      <w:proofErr w:type="gramStart"/>
      <w:ins w:id="45" w:author="윤현정 (Hyunjeong Yoon)" w:date="2024-08-19T16:08:00Z">
        <w:r w:rsidR="00796D3E">
          <w:rPr>
            <w:rFonts w:asciiTheme="majorEastAsia" w:eastAsiaTheme="majorEastAsia" w:hAnsiTheme="majorEastAsia" w:hint="eastAsia"/>
            <w:sz w:val="28"/>
          </w:rPr>
          <w:t>통지</w:t>
        </w:r>
      </w:ins>
      <w:ins w:id="46" w:author="윤현정 (Hyunjeong Yoon)" w:date="2024-08-19T15:48:00Z">
        <w:r w:rsidR="00493120">
          <w:rPr>
            <w:rFonts w:asciiTheme="majorEastAsia" w:eastAsiaTheme="majorEastAsia" w:hAnsiTheme="majorEastAsia" w:hint="eastAsia"/>
            <w:sz w:val="28"/>
          </w:rPr>
          <w:t xml:space="preserve"> </w:t>
        </w:r>
        <w:r w:rsidR="00493120">
          <w:rPr>
            <w:rFonts w:asciiTheme="majorEastAsia" w:eastAsiaTheme="majorEastAsia" w:hAnsiTheme="majorEastAsia"/>
            <w:sz w:val="28"/>
          </w:rPr>
          <w:t>:</w:t>
        </w:r>
        <w:proofErr w:type="gramEnd"/>
        <w:r w:rsidR="00493120">
          <w:rPr>
            <w:rFonts w:asciiTheme="majorEastAsia" w:eastAsiaTheme="majorEastAsia" w:hAnsiTheme="majorEastAsia"/>
            <w:sz w:val="28"/>
          </w:rPr>
          <w:t xml:space="preserve"> </w:t>
        </w:r>
        <w:r w:rsidR="00493120">
          <w:rPr>
            <w:rFonts w:asciiTheme="majorEastAsia" w:eastAsiaTheme="majorEastAsia" w:hAnsiTheme="majorEastAsia" w:hint="eastAsia"/>
            <w:sz w:val="28"/>
          </w:rPr>
          <w:t>외부사업 신청에 따른 결</w:t>
        </w:r>
      </w:ins>
      <w:ins w:id="47" w:author="윤현정 (Hyunjeong Yoon)" w:date="2024-08-19T15:49:00Z">
        <w:r w:rsidR="00493120">
          <w:rPr>
            <w:rFonts w:asciiTheme="majorEastAsia" w:eastAsiaTheme="majorEastAsia" w:hAnsiTheme="majorEastAsia" w:hint="eastAsia"/>
            <w:sz w:val="28"/>
          </w:rPr>
          <w:t>과</w:t>
        </w:r>
      </w:ins>
      <w:ins w:id="48" w:author="윤현정 (Hyunjeong Yoon)" w:date="2024-08-19T15:50:00Z">
        <w:r w:rsidR="00493120">
          <w:rPr>
            <w:rFonts w:asciiTheme="majorEastAsia" w:eastAsiaTheme="majorEastAsia" w:hAnsiTheme="majorEastAsia" w:hint="eastAsia"/>
            <w:sz w:val="28"/>
          </w:rPr>
          <w:t xml:space="preserve">를 즉시 </w:t>
        </w:r>
        <w:r w:rsidR="00493120">
          <w:rPr>
            <w:rFonts w:asciiTheme="majorEastAsia" w:eastAsiaTheme="majorEastAsia" w:hAnsiTheme="majorEastAsia"/>
            <w:sz w:val="28"/>
          </w:rPr>
          <w:t>“</w:t>
        </w:r>
        <w:r w:rsidR="00493120">
          <w:rPr>
            <w:rFonts w:asciiTheme="majorEastAsia" w:eastAsiaTheme="majorEastAsia" w:hAnsiTheme="majorEastAsia" w:hint="eastAsia"/>
            <w:sz w:val="28"/>
          </w:rPr>
          <w:t>을</w:t>
        </w:r>
        <w:r w:rsidR="00493120">
          <w:rPr>
            <w:rFonts w:asciiTheme="majorEastAsia" w:eastAsiaTheme="majorEastAsia" w:hAnsiTheme="majorEastAsia"/>
            <w:sz w:val="28"/>
          </w:rPr>
          <w:t>”</w:t>
        </w:r>
        <w:r w:rsidR="00493120">
          <w:rPr>
            <w:rFonts w:asciiTheme="majorEastAsia" w:eastAsiaTheme="majorEastAsia" w:hAnsiTheme="majorEastAsia" w:hint="eastAsia"/>
            <w:sz w:val="28"/>
          </w:rPr>
          <w:t xml:space="preserve">에게 </w:t>
        </w:r>
      </w:ins>
      <w:ins w:id="49" w:author="윤현정 (Hyunjeong Yoon)" w:date="2024-08-19T16:08:00Z">
        <w:r w:rsidR="00796D3E">
          <w:rPr>
            <w:rFonts w:asciiTheme="majorEastAsia" w:eastAsiaTheme="majorEastAsia" w:hAnsiTheme="majorEastAsia" w:hint="eastAsia"/>
            <w:sz w:val="28"/>
          </w:rPr>
          <w:t>통지</w:t>
        </w:r>
      </w:ins>
      <w:ins w:id="50" w:author="윤현정 (Hyunjeong Yoon)" w:date="2024-08-19T15:50:00Z">
        <w:r w:rsidR="00493120">
          <w:rPr>
            <w:rFonts w:asciiTheme="majorEastAsia" w:eastAsiaTheme="majorEastAsia" w:hAnsiTheme="majorEastAsia" w:hint="eastAsia"/>
            <w:sz w:val="28"/>
          </w:rPr>
          <w:t>한다.</w:t>
        </w:r>
      </w:ins>
    </w:p>
    <w:p w14:paraId="664BF169" w14:textId="558B83D6" w:rsidR="00493120" w:rsidRDefault="00493120">
      <w:pPr>
        <w:pStyle w:val="a3"/>
        <w:spacing w:before="9"/>
        <w:rPr>
          <w:ins w:id="51" w:author="김현주 (Hyunjoo Kim)" w:date="2024-08-20T14:30:00Z"/>
          <w:rFonts w:asciiTheme="majorEastAsia" w:eastAsiaTheme="majorEastAsia" w:hAnsiTheme="majorEastAsia"/>
          <w:sz w:val="28"/>
        </w:rPr>
      </w:pPr>
      <w:ins w:id="52" w:author="윤현정 (Hyunjeong Yoon)" w:date="2024-08-19T15:50:00Z">
        <w:r>
          <w:rPr>
            <w:rFonts w:asciiTheme="majorEastAsia" w:eastAsiaTheme="majorEastAsia" w:hAnsiTheme="majorEastAsia" w:hint="eastAsia"/>
            <w:sz w:val="28"/>
          </w:rPr>
          <w:t>3</w:t>
        </w:r>
        <w:r>
          <w:rPr>
            <w:rFonts w:asciiTheme="majorEastAsia" w:eastAsiaTheme="majorEastAsia" w:hAnsiTheme="majorEastAsia"/>
            <w:sz w:val="28"/>
          </w:rPr>
          <w:t>. “</w:t>
        </w:r>
        <w:r>
          <w:rPr>
            <w:rFonts w:asciiTheme="majorEastAsia" w:eastAsiaTheme="majorEastAsia" w:hAnsiTheme="majorEastAsia" w:hint="eastAsia"/>
            <w:sz w:val="28"/>
          </w:rPr>
          <w:t>을</w:t>
        </w:r>
        <w:r>
          <w:rPr>
            <w:rFonts w:asciiTheme="majorEastAsia" w:eastAsiaTheme="majorEastAsia" w:hAnsiTheme="majorEastAsia"/>
            <w:sz w:val="28"/>
          </w:rPr>
          <w:t>”</w:t>
        </w:r>
        <w:r>
          <w:rPr>
            <w:rFonts w:asciiTheme="majorEastAsia" w:eastAsiaTheme="majorEastAsia" w:hAnsiTheme="majorEastAsia" w:hint="eastAsia"/>
            <w:sz w:val="28"/>
          </w:rPr>
          <w:t xml:space="preserve">의 요청이 있는 경우 </w:t>
        </w:r>
      </w:ins>
      <w:ins w:id="53" w:author="윤현정 (Hyunjeong Yoon)" w:date="2024-08-19T15:51:00Z">
        <w:r>
          <w:rPr>
            <w:rFonts w:asciiTheme="majorEastAsia" w:eastAsiaTheme="majorEastAsia" w:hAnsiTheme="majorEastAsia" w:hint="eastAsia"/>
            <w:sz w:val="28"/>
          </w:rPr>
          <w:t>온실가스 감축량</w:t>
        </w:r>
      </w:ins>
      <w:ins w:id="54" w:author="윤현정 (Hyunjeong Yoon)" w:date="2024-08-19T16:13:00Z">
        <w:r w:rsidR="00796D3E">
          <w:rPr>
            <w:rFonts w:asciiTheme="majorEastAsia" w:eastAsiaTheme="majorEastAsia" w:hAnsiTheme="majorEastAsia" w:hint="eastAsia"/>
            <w:sz w:val="28"/>
          </w:rPr>
          <w:t xml:space="preserve"> 소유권을</w:t>
        </w:r>
      </w:ins>
      <w:ins w:id="55" w:author="윤현정 (Hyunjeong Yoon)" w:date="2024-08-19T15:51:00Z">
        <w:r>
          <w:rPr>
            <w:rFonts w:asciiTheme="majorEastAsia" w:eastAsiaTheme="majorEastAsia" w:hAnsiTheme="majorEastAsia" w:hint="eastAsia"/>
            <w:sz w:val="28"/>
          </w:rPr>
          <w:t xml:space="preserve"> </w:t>
        </w:r>
        <w:r>
          <w:rPr>
            <w:rFonts w:asciiTheme="majorEastAsia" w:eastAsiaTheme="majorEastAsia" w:hAnsiTheme="majorEastAsia"/>
            <w:sz w:val="28"/>
          </w:rPr>
          <w:t>㈜</w:t>
        </w:r>
        <w:r>
          <w:rPr>
            <w:rFonts w:asciiTheme="majorEastAsia" w:eastAsiaTheme="majorEastAsia" w:hAnsiTheme="majorEastAsia" w:hint="eastAsia"/>
            <w:sz w:val="28"/>
          </w:rPr>
          <w:t>후시파트너스</w:t>
        </w:r>
        <w:r>
          <w:rPr>
            <w:rFonts w:asciiTheme="majorEastAsia" w:eastAsiaTheme="majorEastAsia" w:hAnsiTheme="majorEastAsia"/>
            <w:sz w:val="28"/>
          </w:rPr>
          <w:t>(</w:t>
        </w:r>
        <w:r>
          <w:rPr>
            <w:rFonts w:asciiTheme="majorEastAsia" w:eastAsiaTheme="majorEastAsia" w:hAnsiTheme="majorEastAsia" w:hint="eastAsia"/>
            <w:sz w:val="28"/>
          </w:rPr>
          <w:t xml:space="preserve">이하 </w:t>
        </w:r>
        <w:r>
          <w:rPr>
            <w:rFonts w:asciiTheme="majorEastAsia" w:eastAsiaTheme="majorEastAsia" w:hAnsiTheme="majorEastAsia"/>
            <w:sz w:val="28"/>
          </w:rPr>
          <w:t>“</w:t>
        </w:r>
      </w:ins>
      <w:ins w:id="56" w:author="윤현정 (Hyunjeong Yoon)" w:date="2024-08-19T15:52:00Z">
        <w:r>
          <w:rPr>
            <w:rFonts w:asciiTheme="majorEastAsia" w:eastAsiaTheme="majorEastAsia" w:hAnsiTheme="majorEastAsia" w:hint="eastAsia"/>
            <w:sz w:val="28"/>
          </w:rPr>
          <w:t>배출권거래소</w:t>
        </w:r>
        <w:r>
          <w:rPr>
            <w:rFonts w:asciiTheme="majorEastAsia" w:eastAsiaTheme="majorEastAsia" w:hAnsiTheme="majorEastAsia"/>
            <w:sz w:val="28"/>
          </w:rPr>
          <w:t>”)</w:t>
        </w:r>
        <w:r>
          <w:rPr>
            <w:rFonts w:asciiTheme="majorEastAsia" w:eastAsiaTheme="majorEastAsia" w:hAnsiTheme="majorEastAsia" w:hint="eastAsia"/>
            <w:sz w:val="28"/>
          </w:rPr>
          <w:t xml:space="preserve">를 통해 판매하고 </w:t>
        </w:r>
      </w:ins>
      <w:proofErr w:type="gramStart"/>
      <w:ins w:id="57" w:author="윤현정 (Hyunjeong Yoon)" w:date="2024-08-19T15:53:00Z">
        <w:r>
          <w:rPr>
            <w:rFonts w:asciiTheme="majorEastAsia" w:eastAsiaTheme="majorEastAsia" w:hAnsiTheme="majorEastAsia" w:hint="eastAsia"/>
            <w:sz w:val="28"/>
          </w:rPr>
          <w:t xml:space="preserve">제 </w:t>
        </w:r>
        <w:r>
          <w:rPr>
            <w:rFonts w:asciiTheme="majorEastAsia" w:eastAsiaTheme="majorEastAsia" w:hAnsiTheme="majorEastAsia"/>
            <w:sz w:val="28"/>
          </w:rPr>
          <w:t>6</w:t>
        </w:r>
        <w:proofErr w:type="gramEnd"/>
        <w:r>
          <w:rPr>
            <w:rFonts w:asciiTheme="majorEastAsia" w:eastAsiaTheme="majorEastAsia" w:hAnsiTheme="majorEastAsia" w:hint="eastAsia"/>
            <w:sz w:val="28"/>
          </w:rPr>
          <w:t>조에 따라 수익을 배분한다.</w:t>
        </w:r>
      </w:ins>
    </w:p>
    <w:p w14:paraId="644D9E4E" w14:textId="2BF52481" w:rsidR="00AA0639" w:rsidRDefault="00AA0639">
      <w:pPr>
        <w:pStyle w:val="a3"/>
        <w:spacing w:before="9"/>
        <w:rPr>
          <w:ins w:id="58" w:author="윤현정 (Hyunjeong Yoon)" w:date="2024-08-19T15:19:00Z"/>
          <w:rFonts w:asciiTheme="majorEastAsia" w:eastAsiaTheme="majorEastAsia" w:hAnsiTheme="majorEastAsia" w:hint="eastAsia"/>
          <w:sz w:val="28"/>
        </w:rPr>
      </w:pPr>
      <w:ins w:id="59" w:author="김현주 (Hyunjoo Kim)" w:date="2024-08-20T14:30:00Z">
        <w:r>
          <w:rPr>
            <w:rFonts w:asciiTheme="majorEastAsia" w:eastAsiaTheme="majorEastAsia" w:hAnsiTheme="majorEastAsia" w:hint="eastAsia"/>
            <w:sz w:val="28"/>
          </w:rPr>
          <w:t>4</w:t>
        </w:r>
        <w:r>
          <w:rPr>
            <w:rFonts w:asciiTheme="majorEastAsia" w:eastAsiaTheme="majorEastAsia" w:hAnsiTheme="majorEastAsia"/>
            <w:sz w:val="28"/>
          </w:rPr>
          <w:t>. “</w:t>
        </w:r>
        <w:r>
          <w:rPr>
            <w:rFonts w:asciiTheme="majorEastAsia" w:eastAsiaTheme="majorEastAsia" w:hAnsiTheme="majorEastAsia" w:hint="eastAsia"/>
            <w:sz w:val="28"/>
          </w:rPr>
          <w:t>갑</w:t>
        </w:r>
        <w:r>
          <w:rPr>
            <w:rFonts w:asciiTheme="majorEastAsia" w:eastAsiaTheme="majorEastAsia" w:hAnsiTheme="majorEastAsia"/>
            <w:sz w:val="28"/>
          </w:rPr>
          <w:t>”</w:t>
        </w:r>
        <w:r>
          <w:rPr>
            <w:rFonts w:asciiTheme="majorEastAsia" w:eastAsiaTheme="majorEastAsia" w:hAnsiTheme="majorEastAsia" w:hint="eastAsia"/>
            <w:sz w:val="28"/>
          </w:rPr>
          <w:t xml:space="preserve">은 </w:t>
        </w:r>
        <w:proofErr w:type="spellStart"/>
        <w:r>
          <w:rPr>
            <w:rFonts w:asciiTheme="majorEastAsia" w:eastAsiaTheme="majorEastAsia" w:hAnsiTheme="majorEastAsia" w:hint="eastAsia"/>
            <w:sz w:val="28"/>
          </w:rPr>
          <w:t>배출권거래법</w:t>
        </w:r>
        <w:proofErr w:type="spellEnd"/>
        <w:r>
          <w:rPr>
            <w:rFonts w:asciiTheme="majorEastAsia" w:eastAsiaTheme="majorEastAsia" w:hAnsiTheme="majorEastAsia" w:hint="eastAsia"/>
            <w:sz w:val="28"/>
          </w:rPr>
          <w:t xml:space="preserve"> 및 관련 법령을 준수하여야 한다.</w:t>
        </w:r>
        <w:r>
          <w:rPr>
            <w:rFonts w:asciiTheme="majorEastAsia" w:eastAsiaTheme="majorEastAsia" w:hAnsiTheme="majorEastAsia"/>
            <w:sz w:val="28"/>
          </w:rPr>
          <w:t xml:space="preserve"> </w:t>
        </w:r>
      </w:ins>
    </w:p>
    <w:p w14:paraId="6582C842" w14:textId="77777777" w:rsidR="00F63926" w:rsidRPr="00E117ED" w:rsidRDefault="00F63926">
      <w:pPr>
        <w:pStyle w:val="a3"/>
        <w:spacing w:before="9"/>
        <w:rPr>
          <w:rFonts w:asciiTheme="majorEastAsia" w:eastAsiaTheme="majorEastAsia" w:hAnsiTheme="majorEastAsia"/>
          <w:sz w:val="28"/>
        </w:rPr>
      </w:pPr>
    </w:p>
    <w:p w14:paraId="249308EF" w14:textId="54E793E9" w:rsidR="00B81399" w:rsidRPr="00E117ED" w:rsidRDefault="008F12F3">
      <w:pPr>
        <w:pStyle w:val="a3"/>
        <w:ind w:left="100"/>
        <w:jc w:val="both"/>
        <w:rPr>
          <w:rFonts w:asciiTheme="majorEastAsia" w:eastAsiaTheme="majorEastAsia" w:hAnsiTheme="majorEastAsia"/>
        </w:rPr>
      </w:pPr>
      <w:r w:rsidRPr="00E117ED">
        <w:rPr>
          <w:rFonts w:asciiTheme="majorEastAsia" w:eastAsiaTheme="majorEastAsia" w:hAnsiTheme="majorEastAsia"/>
          <w:w w:val="105"/>
        </w:rPr>
        <w:t>제</w:t>
      </w:r>
      <w:ins w:id="60" w:author="윤현정 (Hyunjeong Yoon)" w:date="2024-08-19T15:53:00Z">
        <w:r w:rsidR="00493120">
          <w:rPr>
            <w:rFonts w:asciiTheme="majorEastAsia" w:eastAsiaTheme="majorEastAsia" w:hAnsiTheme="majorEastAsia"/>
            <w:w w:val="105"/>
          </w:rPr>
          <w:t>5</w:t>
        </w:r>
      </w:ins>
      <w:del w:id="61" w:author="윤현정 (Hyunjeong Yoon)" w:date="2024-08-19T15:53:00Z">
        <w:r w:rsidR="0012343E" w:rsidDel="00493120">
          <w:rPr>
            <w:rFonts w:asciiTheme="majorEastAsia" w:eastAsiaTheme="majorEastAsia" w:hAnsiTheme="majorEastAsia" w:hint="eastAsia"/>
            <w:w w:val="105"/>
          </w:rPr>
          <w:delText>3</w:delText>
        </w:r>
      </w:del>
      <w:r w:rsidRPr="00E117ED">
        <w:rPr>
          <w:rFonts w:asciiTheme="majorEastAsia" w:eastAsiaTheme="majorEastAsia" w:hAnsiTheme="majorEastAsia"/>
          <w:w w:val="105"/>
        </w:rPr>
        <w:t>조</w:t>
      </w:r>
      <w:r w:rsidRPr="00E117ED">
        <w:rPr>
          <w:rFonts w:asciiTheme="majorEastAsia" w:eastAsiaTheme="majorEastAsia" w:hAnsiTheme="majorEastAsia"/>
          <w:spacing w:val="51"/>
          <w:w w:val="105"/>
        </w:rPr>
        <w:t xml:space="preserve"> </w:t>
      </w:r>
      <w:r w:rsidRPr="00E117ED">
        <w:rPr>
          <w:rFonts w:asciiTheme="majorEastAsia" w:eastAsiaTheme="majorEastAsia" w:hAnsiTheme="majorEastAsia"/>
          <w:spacing w:val="10"/>
          <w:w w:val="105"/>
        </w:rPr>
        <w:t>(온실가스</w:t>
      </w:r>
      <w:r w:rsidRPr="00E117ED">
        <w:rPr>
          <w:rFonts w:asciiTheme="majorEastAsia" w:eastAsiaTheme="majorEastAsia" w:hAnsiTheme="majorEastAsia"/>
          <w:spacing w:val="51"/>
          <w:w w:val="105"/>
        </w:rPr>
        <w:t xml:space="preserve"> </w:t>
      </w:r>
      <w:r w:rsidRPr="00E117ED">
        <w:rPr>
          <w:rFonts w:asciiTheme="majorEastAsia" w:eastAsiaTheme="majorEastAsia" w:hAnsiTheme="majorEastAsia"/>
          <w:w w:val="105"/>
        </w:rPr>
        <w:t>감축량</w:t>
      </w:r>
      <w:r w:rsidRPr="00E117ED">
        <w:rPr>
          <w:rFonts w:asciiTheme="majorEastAsia" w:eastAsiaTheme="majorEastAsia" w:hAnsiTheme="majorEastAsia"/>
          <w:spacing w:val="52"/>
          <w:w w:val="105"/>
        </w:rPr>
        <w:t xml:space="preserve"> </w:t>
      </w:r>
      <w:r w:rsidRPr="00E117ED">
        <w:rPr>
          <w:rFonts w:asciiTheme="majorEastAsia" w:eastAsiaTheme="majorEastAsia" w:hAnsiTheme="majorEastAsia"/>
          <w:spacing w:val="10"/>
          <w:w w:val="105"/>
        </w:rPr>
        <w:t>소유권)</w:t>
      </w:r>
    </w:p>
    <w:p w14:paraId="4054D2D2" w14:textId="1AF3DC54" w:rsidR="004002A1" w:rsidRDefault="004002A1" w:rsidP="004002A1">
      <w:pPr>
        <w:pStyle w:val="a3"/>
        <w:spacing w:before="44" w:line="261" w:lineRule="auto"/>
        <w:ind w:left="100" w:right="280"/>
        <w:jc w:val="both"/>
        <w:rPr>
          <w:ins w:id="62" w:author="윤현정 (Hyunjeong Yoon)" w:date="2024-08-19T15:15:00Z"/>
          <w:rFonts w:asciiTheme="majorEastAsia" w:eastAsiaTheme="majorEastAsia" w:hAnsiTheme="majorEastAsia"/>
          <w:spacing w:val="49"/>
          <w:w w:val="105"/>
        </w:rPr>
      </w:pPr>
      <w:ins w:id="63" w:author="윤현정 (Hyunjeong Yoon)" w:date="2024-08-19T15:15:00Z">
        <w:r>
          <w:rPr>
            <w:rFonts w:asciiTheme="majorEastAsia" w:eastAsiaTheme="majorEastAsia" w:hAnsiTheme="majorEastAsia"/>
            <w:w w:val="105"/>
          </w:rPr>
          <w:t xml:space="preserve">1. </w:t>
        </w:r>
      </w:ins>
      <w:r w:rsidR="008F12F3" w:rsidRPr="00E117ED">
        <w:rPr>
          <w:rFonts w:asciiTheme="majorEastAsia" w:eastAsiaTheme="majorEastAsia" w:hAnsiTheme="majorEastAsia"/>
          <w:w w:val="105"/>
        </w:rPr>
        <w:t>“</w:t>
      </w:r>
      <w:r w:rsidR="0012343E">
        <w:rPr>
          <w:rFonts w:asciiTheme="majorEastAsia" w:eastAsiaTheme="majorEastAsia" w:hAnsiTheme="majorEastAsia" w:hint="eastAsia"/>
          <w:w w:val="105"/>
        </w:rPr>
        <w:t>을</w:t>
      </w:r>
      <w:r w:rsidR="008F12F3" w:rsidRPr="00E117ED">
        <w:rPr>
          <w:rFonts w:asciiTheme="majorEastAsia" w:eastAsiaTheme="majorEastAsia" w:hAnsiTheme="majorEastAsia"/>
          <w:w w:val="105"/>
        </w:rPr>
        <w:t>”은</w:t>
      </w:r>
      <w:ins w:id="64" w:author="윤현정 (Hyunjeong Yoon)" w:date="2024-08-19T15:53:00Z">
        <w:r w:rsidR="00493120">
          <w:rPr>
            <w:rFonts w:asciiTheme="majorEastAsia" w:eastAsiaTheme="majorEastAsia" w:hAnsiTheme="majorEastAsia" w:hint="eastAsia"/>
            <w:w w:val="105"/>
          </w:rPr>
          <w:t xml:space="preserve"> </w:t>
        </w:r>
        <w:r w:rsidR="00493120">
          <w:rPr>
            <w:rFonts w:asciiTheme="majorEastAsia" w:eastAsiaTheme="majorEastAsia" w:hAnsiTheme="majorEastAsia"/>
            <w:w w:val="105"/>
          </w:rPr>
          <w:t>“</w:t>
        </w:r>
        <w:r w:rsidR="00493120">
          <w:rPr>
            <w:rFonts w:asciiTheme="majorEastAsia" w:eastAsiaTheme="majorEastAsia" w:hAnsiTheme="majorEastAsia" w:hint="eastAsia"/>
            <w:w w:val="105"/>
          </w:rPr>
          <w:t>을</w:t>
        </w:r>
        <w:r w:rsidR="00493120">
          <w:rPr>
            <w:rFonts w:asciiTheme="majorEastAsia" w:eastAsiaTheme="majorEastAsia" w:hAnsiTheme="majorEastAsia"/>
            <w:w w:val="105"/>
          </w:rPr>
          <w:t>”</w:t>
        </w:r>
        <w:r w:rsidR="00493120">
          <w:rPr>
            <w:rFonts w:asciiTheme="majorEastAsia" w:eastAsiaTheme="majorEastAsia" w:hAnsiTheme="majorEastAsia" w:hint="eastAsia"/>
            <w:w w:val="105"/>
          </w:rPr>
          <w:t xml:space="preserve">이 원하는 시점에 </w:t>
        </w:r>
        <w:r w:rsidR="00493120">
          <w:rPr>
            <w:rFonts w:asciiTheme="majorEastAsia" w:eastAsiaTheme="majorEastAsia" w:hAnsiTheme="majorEastAsia"/>
            <w:w w:val="105"/>
          </w:rPr>
          <w:t>“</w:t>
        </w:r>
        <w:r w:rsidR="00493120">
          <w:rPr>
            <w:rFonts w:asciiTheme="majorEastAsia" w:eastAsiaTheme="majorEastAsia" w:hAnsiTheme="majorEastAsia" w:hint="eastAsia"/>
            <w:w w:val="105"/>
          </w:rPr>
          <w:t>갑</w:t>
        </w:r>
        <w:r w:rsidR="00493120">
          <w:rPr>
            <w:rFonts w:asciiTheme="majorEastAsia" w:eastAsiaTheme="majorEastAsia" w:hAnsiTheme="majorEastAsia"/>
            <w:w w:val="105"/>
          </w:rPr>
          <w:t>”</w:t>
        </w:r>
        <w:r w:rsidR="00493120">
          <w:rPr>
            <w:rFonts w:asciiTheme="majorEastAsia" w:eastAsiaTheme="majorEastAsia" w:hAnsiTheme="majorEastAsia" w:hint="eastAsia"/>
            <w:w w:val="105"/>
          </w:rPr>
          <w:t xml:space="preserve">을 통하여 외부사업 </w:t>
        </w:r>
      </w:ins>
      <w:ins w:id="65" w:author="윤현정 (Hyunjeong Yoon)" w:date="2024-08-19T15:54:00Z">
        <w:r w:rsidR="00493120">
          <w:rPr>
            <w:rFonts w:asciiTheme="majorEastAsia" w:eastAsiaTheme="majorEastAsia" w:hAnsiTheme="majorEastAsia" w:hint="eastAsia"/>
            <w:w w:val="105"/>
          </w:rPr>
          <w:t xml:space="preserve">신청을 하고 </w:t>
        </w:r>
        <w:r w:rsidR="00493120">
          <w:rPr>
            <w:rFonts w:asciiTheme="majorEastAsia" w:eastAsiaTheme="majorEastAsia" w:hAnsiTheme="majorEastAsia"/>
            <w:w w:val="105"/>
          </w:rPr>
          <w:t>“</w:t>
        </w:r>
        <w:r w:rsidR="00493120">
          <w:rPr>
            <w:rFonts w:asciiTheme="majorEastAsia" w:eastAsiaTheme="majorEastAsia" w:hAnsiTheme="majorEastAsia" w:hint="eastAsia"/>
            <w:w w:val="105"/>
          </w:rPr>
          <w:t>갑</w:t>
        </w:r>
        <w:r w:rsidR="00493120">
          <w:rPr>
            <w:rFonts w:asciiTheme="majorEastAsia" w:eastAsiaTheme="majorEastAsia" w:hAnsiTheme="majorEastAsia"/>
            <w:w w:val="105"/>
          </w:rPr>
          <w:t>”</w:t>
        </w:r>
        <w:r w:rsidR="00493120">
          <w:rPr>
            <w:rFonts w:asciiTheme="majorEastAsia" w:eastAsiaTheme="majorEastAsia" w:hAnsiTheme="majorEastAsia" w:hint="eastAsia"/>
            <w:w w:val="105"/>
          </w:rPr>
          <w:t>을 통해</w:t>
        </w:r>
      </w:ins>
      <w:del w:id="66" w:author="윤현정 (Hyunjeong Yoon)" w:date="2024-08-19T15:54:00Z">
        <w:r w:rsidR="008F12F3" w:rsidRPr="00E117ED" w:rsidDel="00493120">
          <w:rPr>
            <w:rFonts w:asciiTheme="majorEastAsia" w:eastAsiaTheme="majorEastAsia" w:hAnsiTheme="majorEastAsia"/>
            <w:w w:val="105"/>
          </w:rPr>
          <w:delText xml:space="preserve"> 본 사업으로</w:delText>
        </w:r>
      </w:del>
      <w:r w:rsidR="008F12F3" w:rsidRPr="00E117ED">
        <w:rPr>
          <w:rFonts w:asciiTheme="majorEastAsia" w:eastAsiaTheme="majorEastAsia" w:hAnsiTheme="majorEastAsia"/>
          <w:w w:val="105"/>
        </w:rPr>
        <w:t xml:space="preserve"> 정부에게 승인받은 온실가스 감축량 및 소유권 전부</w:t>
      </w:r>
      <w:ins w:id="67" w:author="윤현정 (Hyunjeong Yoon)" w:date="2024-08-19T16:15:00Z">
        <w:r w:rsidR="00796D3E">
          <w:rPr>
            <w:rFonts w:asciiTheme="majorEastAsia" w:eastAsiaTheme="majorEastAsia" w:hAnsiTheme="majorEastAsia" w:hint="eastAsia"/>
            <w:w w:val="105"/>
          </w:rPr>
          <w:t xml:space="preserve">(이하 </w:t>
        </w:r>
        <w:r w:rsidR="00796D3E">
          <w:rPr>
            <w:rFonts w:asciiTheme="majorEastAsia" w:eastAsiaTheme="majorEastAsia" w:hAnsiTheme="majorEastAsia"/>
            <w:w w:val="105"/>
          </w:rPr>
          <w:t>“</w:t>
        </w:r>
        <w:r w:rsidR="00796D3E">
          <w:rPr>
            <w:rFonts w:asciiTheme="majorEastAsia" w:eastAsiaTheme="majorEastAsia" w:hAnsiTheme="majorEastAsia" w:hint="eastAsia"/>
            <w:w w:val="105"/>
          </w:rPr>
          <w:t>탄소배출권</w:t>
        </w:r>
        <w:r w:rsidR="00796D3E">
          <w:rPr>
            <w:rFonts w:asciiTheme="majorEastAsia" w:eastAsiaTheme="majorEastAsia" w:hAnsiTheme="majorEastAsia"/>
            <w:w w:val="105"/>
          </w:rPr>
          <w:t>”</w:t>
        </w:r>
        <w:r w:rsidR="00796D3E">
          <w:rPr>
            <w:rFonts w:asciiTheme="majorEastAsia" w:eastAsiaTheme="majorEastAsia" w:hAnsiTheme="majorEastAsia" w:hint="eastAsia"/>
            <w:w w:val="105"/>
          </w:rPr>
          <w:t>이라 한다)</w:t>
        </w:r>
      </w:ins>
      <w:r w:rsidR="008F12F3" w:rsidRPr="00E117ED">
        <w:rPr>
          <w:rFonts w:asciiTheme="majorEastAsia" w:eastAsiaTheme="majorEastAsia" w:hAnsiTheme="majorEastAsia"/>
          <w:spacing w:val="1"/>
          <w:w w:val="105"/>
        </w:rPr>
        <w:t xml:space="preserve"> </w:t>
      </w:r>
      <w:r w:rsidR="008F12F3" w:rsidRPr="00E117ED">
        <w:rPr>
          <w:rFonts w:asciiTheme="majorEastAsia" w:eastAsiaTheme="majorEastAsia" w:hAnsiTheme="majorEastAsia"/>
          <w:w w:val="105"/>
        </w:rPr>
        <w:t>(100%)를</w:t>
      </w:r>
      <w:r w:rsidR="008F12F3" w:rsidRPr="00E117ED">
        <w:rPr>
          <w:rFonts w:asciiTheme="majorEastAsia" w:eastAsiaTheme="majorEastAsia" w:hAnsiTheme="majorEastAsia"/>
          <w:spacing w:val="50"/>
          <w:w w:val="105"/>
        </w:rPr>
        <w:t xml:space="preserve"> </w:t>
      </w:r>
      <w:r w:rsidR="008F12F3" w:rsidRPr="00E117ED">
        <w:rPr>
          <w:rFonts w:asciiTheme="majorEastAsia" w:eastAsiaTheme="majorEastAsia" w:hAnsiTheme="majorEastAsia"/>
          <w:w w:val="105"/>
        </w:rPr>
        <w:t>“</w:t>
      </w:r>
      <w:r w:rsidR="0012343E">
        <w:rPr>
          <w:rFonts w:asciiTheme="majorEastAsia" w:eastAsiaTheme="majorEastAsia" w:hAnsiTheme="majorEastAsia" w:hint="eastAsia"/>
          <w:w w:val="105"/>
        </w:rPr>
        <w:t>갑</w:t>
      </w:r>
      <w:r w:rsidR="008F12F3" w:rsidRPr="00E117ED">
        <w:rPr>
          <w:rFonts w:asciiTheme="majorEastAsia" w:eastAsiaTheme="majorEastAsia" w:hAnsiTheme="majorEastAsia"/>
          <w:w w:val="105"/>
        </w:rPr>
        <w:t>”에게</w:t>
      </w:r>
      <w:r w:rsidR="008F12F3" w:rsidRPr="00E117ED">
        <w:rPr>
          <w:rFonts w:asciiTheme="majorEastAsia" w:eastAsiaTheme="majorEastAsia" w:hAnsiTheme="majorEastAsia"/>
          <w:spacing w:val="51"/>
          <w:w w:val="105"/>
        </w:rPr>
        <w:t xml:space="preserve"> </w:t>
      </w:r>
      <w:r w:rsidR="008F12F3" w:rsidRPr="00E117ED">
        <w:rPr>
          <w:rFonts w:asciiTheme="majorEastAsia" w:eastAsiaTheme="majorEastAsia" w:hAnsiTheme="majorEastAsia"/>
          <w:w w:val="105"/>
        </w:rPr>
        <w:t>양도</w:t>
      </w:r>
      <w:ins w:id="68" w:author="윤현정 (Hyunjeong Yoon)" w:date="2024-08-19T15:54:00Z">
        <w:r w:rsidR="00493120">
          <w:rPr>
            <w:rFonts w:asciiTheme="majorEastAsia" w:eastAsiaTheme="majorEastAsia" w:hAnsiTheme="majorEastAsia" w:hint="eastAsia"/>
            <w:spacing w:val="49"/>
            <w:w w:val="105"/>
          </w:rPr>
          <w:t>한다.</w:t>
        </w:r>
      </w:ins>
      <w:bookmarkStart w:id="69" w:name="_GoBack"/>
      <w:bookmarkEnd w:id="69"/>
      <w:del w:id="70" w:author="윤현정 (Hyunjeong Yoon)" w:date="2024-08-19T15:54:00Z">
        <w:r w:rsidR="008F12F3" w:rsidRPr="00E117ED" w:rsidDel="00493120">
          <w:rPr>
            <w:rFonts w:asciiTheme="majorEastAsia" w:eastAsiaTheme="majorEastAsia" w:hAnsiTheme="majorEastAsia"/>
            <w:w w:val="105"/>
          </w:rPr>
          <w:delText>하며,</w:delText>
        </w:r>
        <w:r w:rsidR="008F12F3" w:rsidRPr="00E117ED" w:rsidDel="00493120">
          <w:rPr>
            <w:rFonts w:asciiTheme="majorEastAsia" w:eastAsiaTheme="majorEastAsia" w:hAnsiTheme="majorEastAsia"/>
            <w:spacing w:val="49"/>
            <w:w w:val="105"/>
          </w:rPr>
          <w:delText xml:space="preserve"> </w:delText>
        </w:r>
      </w:del>
    </w:p>
    <w:p w14:paraId="37CA815B" w14:textId="206304C3" w:rsidR="00B81399" w:rsidRPr="00E117ED" w:rsidRDefault="004002A1">
      <w:pPr>
        <w:pStyle w:val="a3"/>
        <w:spacing w:before="44" w:line="261" w:lineRule="auto"/>
        <w:ind w:left="100" w:right="280"/>
        <w:jc w:val="both"/>
        <w:rPr>
          <w:rFonts w:asciiTheme="majorEastAsia" w:eastAsiaTheme="majorEastAsia" w:hAnsiTheme="majorEastAsia"/>
        </w:rPr>
        <w:pPrChange w:id="71" w:author="윤현정 (Hyunjeong Yoon)" w:date="2024-08-19T15:15:00Z">
          <w:pPr>
            <w:pStyle w:val="a3"/>
            <w:spacing w:before="44" w:line="261" w:lineRule="auto"/>
            <w:ind w:left="100" w:right="280" w:firstLine="129"/>
            <w:jc w:val="both"/>
          </w:pPr>
        </w:pPrChange>
      </w:pPr>
      <w:ins w:id="72" w:author="윤현정 (Hyunjeong Yoon)" w:date="2024-08-19T15:15:00Z">
        <w:r>
          <w:rPr>
            <w:rFonts w:asciiTheme="majorEastAsia" w:eastAsiaTheme="majorEastAsia" w:hAnsiTheme="majorEastAsia"/>
            <w:spacing w:val="49"/>
            <w:w w:val="105"/>
          </w:rPr>
          <w:t>2. “</w:t>
        </w:r>
        <w:r>
          <w:rPr>
            <w:rFonts w:asciiTheme="majorEastAsia" w:eastAsiaTheme="majorEastAsia" w:hAnsiTheme="majorEastAsia" w:hint="eastAsia"/>
            <w:spacing w:val="49"/>
            <w:w w:val="105"/>
          </w:rPr>
          <w:t>갑</w:t>
        </w:r>
        <w:r>
          <w:rPr>
            <w:rFonts w:asciiTheme="majorEastAsia" w:eastAsiaTheme="majorEastAsia" w:hAnsiTheme="majorEastAsia"/>
            <w:spacing w:val="49"/>
            <w:w w:val="105"/>
          </w:rPr>
          <w:t>”</w:t>
        </w:r>
        <w:r>
          <w:rPr>
            <w:rFonts w:asciiTheme="majorEastAsia" w:eastAsiaTheme="majorEastAsia" w:hAnsiTheme="majorEastAsia" w:hint="eastAsia"/>
            <w:spacing w:val="49"/>
            <w:w w:val="105"/>
          </w:rPr>
          <w:t>은</w:t>
        </w:r>
        <w:r w:rsidR="00F63926">
          <w:rPr>
            <w:rFonts w:asciiTheme="majorEastAsia" w:eastAsiaTheme="majorEastAsia" w:hAnsiTheme="majorEastAsia" w:hint="eastAsia"/>
            <w:spacing w:val="49"/>
            <w:w w:val="105"/>
          </w:rPr>
          <w:t xml:space="preserve"> </w:t>
        </w:r>
      </w:ins>
      <w:ins w:id="73" w:author="윤현정 (Hyunjeong Yoon)" w:date="2024-08-19T16:11:00Z">
        <w:r w:rsidR="00796D3E">
          <w:rPr>
            <w:rFonts w:asciiTheme="majorEastAsia" w:eastAsiaTheme="majorEastAsia" w:hAnsiTheme="majorEastAsia" w:hint="eastAsia"/>
            <w:spacing w:val="49"/>
            <w:w w:val="105"/>
          </w:rPr>
          <w:t xml:space="preserve">본조 </w:t>
        </w:r>
        <w:r w:rsidR="00796D3E">
          <w:rPr>
            <w:rFonts w:asciiTheme="majorEastAsia" w:eastAsiaTheme="majorEastAsia" w:hAnsiTheme="majorEastAsia"/>
            <w:spacing w:val="49"/>
            <w:w w:val="105"/>
          </w:rPr>
          <w:t>1</w:t>
        </w:r>
        <w:r w:rsidR="00796D3E">
          <w:rPr>
            <w:rFonts w:asciiTheme="majorEastAsia" w:eastAsiaTheme="majorEastAsia" w:hAnsiTheme="majorEastAsia" w:hint="eastAsia"/>
            <w:spacing w:val="49"/>
            <w:w w:val="105"/>
          </w:rPr>
          <w:t>항에 따라</w:t>
        </w:r>
      </w:ins>
      <w:ins w:id="74" w:author="윤현정 (Hyunjeong Yoon)" w:date="2024-08-19T16:00:00Z">
        <w:r w:rsidR="001B44C2">
          <w:rPr>
            <w:rFonts w:asciiTheme="majorEastAsia" w:eastAsiaTheme="majorEastAsia" w:hAnsiTheme="majorEastAsia" w:hint="eastAsia"/>
            <w:spacing w:val="49"/>
            <w:w w:val="105"/>
          </w:rPr>
          <w:t xml:space="preserve"> </w:t>
        </w:r>
      </w:ins>
      <w:ins w:id="75" w:author="윤현정 (Hyunjeong Yoon)" w:date="2024-08-19T16:15:00Z">
        <w:r w:rsidR="00796D3E">
          <w:rPr>
            <w:rFonts w:asciiTheme="majorEastAsia" w:eastAsiaTheme="majorEastAsia" w:hAnsiTheme="majorEastAsia"/>
            <w:spacing w:val="49"/>
            <w:w w:val="105"/>
          </w:rPr>
          <w:t>“</w:t>
        </w:r>
        <w:r w:rsidR="00796D3E">
          <w:rPr>
            <w:rFonts w:asciiTheme="majorEastAsia" w:eastAsiaTheme="majorEastAsia" w:hAnsiTheme="majorEastAsia" w:hint="eastAsia"/>
            <w:spacing w:val="49"/>
            <w:w w:val="105"/>
          </w:rPr>
          <w:t>탄소배출권</w:t>
        </w:r>
        <w:r w:rsidR="00796D3E">
          <w:rPr>
            <w:rFonts w:asciiTheme="majorEastAsia" w:eastAsiaTheme="majorEastAsia" w:hAnsiTheme="majorEastAsia"/>
            <w:spacing w:val="49"/>
            <w:w w:val="105"/>
          </w:rPr>
          <w:t>”</w:t>
        </w:r>
      </w:ins>
      <w:ins w:id="76" w:author="윤현정 (Hyunjeong Yoon)" w:date="2024-08-19T16:00:00Z">
        <w:r w:rsidR="001B44C2">
          <w:rPr>
            <w:rFonts w:asciiTheme="majorEastAsia" w:eastAsiaTheme="majorEastAsia" w:hAnsiTheme="majorEastAsia" w:hint="eastAsia"/>
            <w:spacing w:val="49"/>
            <w:w w:val="105"/>
          </w:rPr>
          <w:t>을</w:t>
        </w:r>
      </w:ins>
      <w:ins w:id="77" w:author="윤현정 (Hyunjeong Yoon)" w:date="2024-08-19T16:11:00Z">
        <w:r w:rsidR="00796D3E">
          <w:rPr>
            <w:rFonts w:asciiTheme="majorEastAsia" w:eastAsiaTheme="majorEastAsia" w:hAnsiTheme="majorEastAsia" w:hint="eastAsia"/>
            <w:spacing w:val="49"/>
            <w:w w:val="105"/>
          </w:rPr>
          <w:t xml:space="preserve"> 양도 받는 경우</w:t>
        </w:r>
      </w:ins>
      <w:ins w:id="78" w:author="윤현정 (Hyunjeong Yoon)" w:date="2024-08-19T16:10:00Z">
        <w:r w:rsidR="00796D3E">
          <w:rPr>
            <w:rFonts w:asciiTheme="majorEastAsia" w:eastAsiaTheme="majorEastAsia" w:hAnsiTheme="majorEastAsia" w:hint="eastAsia"/>
            <w:spacing w:val="49"/>
            <w:w w:val="105"/>
          </w:rPr>
          <w:t xml:space="preserve"> 즉시</w:t>
        </w:r>
      </w:ins>
      <w:ins w:id="79" w:author="윤현정 (Hyunjeong Yoon)" w:date="2024-08-19T16:00:00Z">
        <w:r w:rsidR="001B44C2">
          <w:rPr>
            <w:rFonts w:asciiTheme="majorEastAsia" w:eastAsiaTheme="majorEastAsia" w:hAnsiTheme="majorEastAsia" w:hint="eastAsia"/>
            <w:spacing w:val="49"/>
            <w:w w:val="105"/>
          </w:rPr>
          <w:t xml:space="preserve"> </w:t>
        </w:r>
        <w:r w:rsidR="001B44C2">
          <w:rPr>
            <w:rFonts w:asciiTheme="majorEastAsia" w:eastAsiaTheme="majorEastAsia" w:hAnsiTheme="majorEastAsia"/>
            <w:spacing w:val="49"/>
            <w:w w:val="105"/>
          </w:rPr>
          <w:t>“</w:t>
        </w:r>
      </w:ins>
      <w:ins w:id="80" w:author="윤현정 (Hyunjeong Yoon)" w:date="2024-08-19T16:26:00Z">
        <w:r w:rsidR="00C94A7D">
          <w:rPr>
            <w:rFonts w:asciiTheme="majorEastAsia" w:eastAsiaTheme="majorEastAsia" w:hAnsiTheme="majorEastAsia" w:hint="eastAsia"/>
            <w:spacing w:val="49"/>
            <w:w w:val="105"/>
          </w:rPr>
          <w:t>배출권</w:t>
        </w:r>
      </w:ins>
      <w:ins w:id="81" w:author="윤현정 (Hyunjeong Yoon)" w:date="2024-08-19T16:00:00Z">
        <w:r w:rsidR="001B44C2">
          <w:rPr>
            <w:rFonts w:asciiTheme="majorEastAsia" w:eastAsiaTheme="majorEastAsia" w:hAnsiTheme="majorEastAsia" w:hint="eastAsia"/>
            <w:spacing w:val="49"/>
            <w:w w:val="105"/>
          </w:rPr>
          <w:t>거래소</w:t>
        </w:r>
        <w:r w:rsidR="001B44C2">
          <w:rPr>
            <w:rFonts w:asciiTheme="majorEastAsia" w:eastAsiaTheme="majorEastAsia" w:hAnsiTheme="majorEastAsia"/>
            <w:spacing w:val="49"/>
            <w:w w:val="105"/>
          </w:rPr>
          <w:t>”</w:t>
        </w:r>
        <w:r w:rsidR="001B44C2">
          <w:rPr>
            <w:rFonts w:asciiTheme="majorEastAsia" w:eastAsiaTheme="majorEastAsia" w:hAnsiTheme="majorEastAsia" w:hint="eastAsia"/>
            <w:spacing w:val="49"/>
            <w:w w:val="105"/>
          </w:rPr>
          <w:t>를 통해</w:t>
        </w:r>
      </w:ins>
      <w:ins w:id="82" w:author="윤현정 (Hyunjeong Yoon)" w:date="2024-08-19T16:11:00Z">
        <w:r w:rsidR="00796D3E">
          <w:rPr>
            <w:rFonts w:asciiTheme="majorEastAsia" w:eastAsiaTheme="majorEastAsia" w:hAnsiTheme="majorEastAsia" w:hint="eastAsia"/>
            <w:spacing w:val="49"/>
            <w:w w:val="105"/>
          </w:rPr>
          <w:t xml:space="preserve"> </w:t>
        </w:r>
      </w:ins>
      <w:ins w:id="83" w:author="윤현정 (Hyunjeong Yoon)" w:date="2024-08-19T16:00:00Z">
        <w:r w:rsidR="001B44C2">
          <w:rPr>
            <w:rFonts w:asciiTheme="majorEastAsia" w:eastAsiaTheme="majorEastAsia" w:hAnsiTheme="majorEastAsia" w:hint="eastAsia"/>
            <w:spacing w:val="49"/>
            <w:w w:val="105"/>
          </w:rPr>
          <w:t>판매</w:t>
        </w:r>
      </w:ins>
      <w:ins w:id="84" w:author="윤현정 (Hyunjeong Yoon)" w:date="2024-08-19T16:11:00Z">
        <w:r w:rsidR="00796D3E">
          <w:rPr>
            <w:rFonts w:asciiTheme="majorEastAsia" w:eastAsiaTheme="majorEastAsia" w:hAnsiTheme="majorEastAsia" w:hint="eastAsia"/>
            <w:spacing w:val="49"/>
            <w:w w:val="105"/>
          </w:rPr>
          <w:t>하고</w:t>
        </w:r>
      </w:ins>
      <w:ins w:id="85" w:author="윤현정 (Hyunjeong Yoon)" w:date="2024-08-19T16:00:00Z">
        <w:r w:rsidR="001B44C2">
          <w:rPr>
            <w:rFonts w:asciiTheme="majorEastAsia" w:eastAsiaTheme="majorEastAsia" w:hAnsiTheme="majorEastAsia" w:hint="eastAsia"/>
            <w:spacing w:val="49"/>
            <w:w w:val="105"/>
          </w:rPr>
          <w:t xml:space="preserve"> </w:t>
        </w:r>
      </w:ins>
      <w:ins w:id="86" w:author="윤현정 (Hyunjeong Yoon)" w:date="2024-08-19T16:15:00Z">
        <w:r w:rsidR="00796D3E">
          <w:rPr>
            <w:rFonts w:asciiTheme="majorEastAsia" w:eastAsiaTheme="majorEastAsia" w:hAnsiTheme="majorEastAsia"/>
            <w:spacing w:val="49"/>
            <w:w w:val="105"/>
          </w:rPr>
          <w:t>“</w:t>
        </w:r>
        <w:r w:rsidR="00796D3E">
          <w:rPr>
            <w:rFonts w:asciiTheme="majorEastAsia" w:eastAsiaTheme="majorEastAsia" w:hAnsiTheme="majorEastAsia" w:hint="eastAsia"/>
            <w:spacing w:val="49"/>
            <w:w w:val="105"/>
          </w:rPr>
          <w:t>탄소배출권</w:t>
        </w:r>
        <w:r w:rsidR="00796D3E">
          <w:rPr>
            <w:rFonts w:asciiTheme="majorEastAsia" w:eastAsiaTheme="majorEastAsia" w:hAnsiTheme="majorEastAsia"/>
            <w:spacing w:val="49"/>
            <w:w w:val="105"/>
          </w:rPr>
          <w:t>”</w:t>
        </w:r>
      </w:ins>
      <w:ins w:id="87" w:author="윤현정 (Hyunjeong Yoon)" w:date="2024-08-19T16:16:00Z">
        <w:r w:rsidR="00CF680A">
          <w:rPr>
            <w:rFonts w:asciiTheme="majorEastAsia" w:eastAsiaTheme="majorEastAsia" w:hAnsiTheme="majorEastAsia" w:hint="eastAsia"/>
            <w:spacing w:val="49"/>
            <w:w w:val="105"/>
          </w:rPr>
          <w:t xml:space="preserve"> </w:t>
        </w:r>
      </w:ins>
      <w:ins w:id="88" w:author="윤현정 (Hyunjeong Yoon)" w:date="2024-08-19T16:18:00Z">
        <w:r w:rsidR="00CF680A">
          <w:rPr>
            <w:rFonts w:asciiTheme="majorEastAsia" w:eastAsiaTheme="majorEastAsia" w:hAnsiTheme="majorEastAsia" w:hint="eastAsia"/>
            <w:spacing w:val="49"/>
            <w:w w:val="105"/>
          </w:rPr>
          <w:t xml:space="preserve">제반비용을 포함한 </w:t>
        </w:r>
      </w:ins>
      <w:ins w:id="89" w:author="윤현정 (Hyunjeong Yoon)" w:date="2024-08-19T16:16:00Z">
        <w:r w:rsidR="00CF680A">
          <w:rPr>
            <w:rFonts w:asciiTheme="majorEastAsia" w:eastAsiaTheme="majorEastAsia" w:hAnsiTheme="majorEastAsia" w:hint="eastAsia"/>
            <w:spacing w:val="49"/>
            <w:w w:val="105"/>
          </w:rPr>
          <w:t>판매내</w:t>
        </w:r>
      </w:ins>
      <w:ins w:id="90" w:author="윤현정 (Hyunjeong Yoon)" w:date="2024-08-19T15:16:00Z">
        <w:r w:rsidR="00F63926">
          <w:rPr>
            <w:rFonts w:asciiTheme="majorEastAsia" w:eastAsiaTheme="majorEastAsia" w:hAnsiTheme="majorEastAsia" w:hint="eastAsia"/>
            <w:spacing w:val="49"/>
            <w:w w:val="105"/>
          </w:rPr>
          <w:t xml:space="preserve">역을 </w:t>
        </w:r>
      </w:ins>
      <w:ins w:id="91" w:author="윤현정 (Hyunjeong Yoon)" w:date="2024-08-19T16:00:00Z">
        <w:r w:rsidR="001B44C2">
          <w:rPr>
            <w:rFonts w:asciiTheme="majorEastAsia" w:eastAsiaTheme="majorEastAsia" w:hAnsiTheme="majorEastAsia"/>
            <w:spacing w:val="49"/>
            <w:w w:val="105"/>
          </w:rPr>
          <w:t>“</w:t>
        </w:r>
        <w:r w:rsidR="001B44C2">
          <w:rPr>
            <w:rFonts w:asciiTheme="majorEastAsia" w:eastAsiaTheme="majorEastAsia" w:hAnsiTheme="majorEastAsia" w:hint="eastAsia"/>
            <w:spacing w:val="49"/>
            <w:w w:val="105"/>
          </w:rPr>
          <w:t>을</w:t>
        </w:r>
        <w:r w:rsidR="001B44C2">
          <w:rPr>
            <w:rFonts w:asciiTheme="majorEastAsia" w:eastAsiaTheme="majorEastAsia" w:hAnsiTheme="majorEastAsia"/>
            <w:spacing w:val="49"/>
            <w:w w:val="105"/>
          </w:rPr>
          <w:t>”</w:t>
        </w:r>
        <w:r w:rsidR="001B44C2">
          <w:rPr>
            <w:rFonts w:asciiTheme="majorEastAsia" w:eastAsiaTheme="majorEastAsia" w:hAnsiTheme="majorEastAsia" w:hint="eastAsia"/>
            <w:spacing w:val="49"/>
            <w:w w:val="105"/>
          </w:rPr>
          <w:t xml:space="preserve">에게 </w:t>
        </w:r>
      </w:ins>
      <w:ins w:id="92" w:author="윤현정 (Hyunjeong Yoon)" w:date="2024-08-19T15:16:00Z">
        <w:r w:rsidR="00F63926">
          <w:rPr>
            <w:rFonts w:asciiTheme="majorEastAsia" w:eastAsiaTheme="majorEastAsia" w:hAnsiTheme="majorEastAsia" w:hint="eastAsia"/>
            <w:spacing w:val="49"/>
            <w:w w:val="105"/>
          </w:rPr>
          <w:t>제공</w:t>
        </w:r>
      </w:ins>
      <w:ins w:id="93" w:author="윤현정 (Hyunjeong Yoon)" w:date="2024-08-19T16:10:00Z">
        <w:r w:rsidR="00796D3E">
          <w:rPr>
            <w:rFonts w:asciiTheme="majorEastAsia" w:eastAsiaTheme="majorEastAsia" w:hAnsiTheme="majorEastAsia" w:hint="eastAsia"/>
            <w:spacing w:val="49"/>
            <w:w w:val="105"/>
          </w:rPr>
          <w:t>한다.</w:t>
        </w:r>
      </w:ins>
      <w:ins w:id="94" w:author="윤현정 (Hyunjeong Yoon)" w:date="2024-08-19T16:12:00Z">
        <w:r w:rsidR="00796D3E">
          <w:rPr>
            <w:rFonts w:asciiTheme="majorEastAsia" w:eastAsiaTheme="majorEastAsia" w:hAnsiTheme="majorEastAsia"/>
            <w:spacing w:val="49"/>
            <w:w w:val="105"/>
          </w:rPr>
          <w:t xml:space="preserve"> </w:t>
        </w:r>
      </w:ins>
      <w:del w:id="95" w:author="윤현정 (Hyunjeong Yoon)" w:date="2024-08-19T15:09:00Z">
        <w:r w:rsidR="008F12F3" w:rsidRPr="00E117ED" w:rsidDel="004002A1">
          <w:rPr>
            <w:rFonts w:asciiTheme="majorEastAsia" w:eastAsiaTheme="majorEastAsia" w:hAnsiTheme="majorEastAsia"/>
            <w:w w:val="105"/>
          </w:rPr>
          <w:delText>“갑”은</w:delText>
        </w:r>
        <w:r w:rsidR="008F12F3" w:rsidRPr="00E117ED" w:rsidDel="004002A1">
          <w:rPr>
            <w:rFonts w:asciiTheme="majorEastAsia" w:eastAsiaTheme="majorEastAsia" w:hAnsiTheme="majorEastAsia"/>
            <w:spacing w:val="50"/>
            <w:w w:val="105"/>
          </w:rPr>
          <w:delText xml:space="preserve"> </w:delText>
        </w:r>
        <w:r w:rsidR="008F12F3" w:rsidRPr="00E117ED" w:rsidDel="004002A1">
          <w:rPr>
            <w:rFonts w:asciiTheme="majorEastAsia" w:eastAsiaTheme="majorEastAsia" w:hAnsiTheme="majorEastAsia"/>
            <w:w w:val="105"/>
          </w:rPr>
          <w:delText>외부사업</w:delText>
        </w:r>
        <w:r w:rsidR="008F12F3" w:rsidRPr="00E117ED" w:rsidDel="004002A1">
          <w:rPr>
            <w:rFonts w:asciiTheme="majorEastAsia" w:eastAsiaTheme="majorEastAsia" w:hAnsiTheme="majorEastAsia"/>
            <w:spacing w:val="50"/>
            <w:w w:val="105"/>
          </w:rPr>
          <w:delText xml:space="preserve"> </w:delText>
        </w:r>
        <w:r w:rsidR="008F12F3" w:rsidRPr="00E117ED" w:rsidDel="004002A1">
          <w:rPr>
            <w:rFonts w:asciiTheme="majorEastAsia" w:eastAsiaTheme="majorEastAsia" w:hAnsiTheme="majorEastAsia"/>
            <w:w w:val="105"/>
          </w:rPr>
          <w:delText>계획서에</w:delText>
        </w:r>
        <w:r w:rsidR="008F12F3" w:rsidRPr="00E117ED" w:rsidDel="004002A1">
          <w:rPr>
            <w:rFonts w:asciiTheme="majorEastAsia" w:eastAsiaTheme="majorEastAsia" w:hAnsiTheme="majorEastAsia"/>
            <w:spacing w:val="50"/>
            <w:w w:val="105"/>
          </w:rPr>
          <w:delText xml:space="preserve"> </w:delText>
        </w:r>
        <w:r w:rsidR="008F12F3" w:rsidRPr="00E117ED" w:rsidDel="004002A1">
          <w:rPr>
            <w:rFonts w:asciiTheme="majorEastAsia" w:eastAsiaTheme="majorEastAsia" w:hAnsiTheme="majorEastAsia"/>
            <w:w w:val="105"/>
          </w:rPr>
          <w:delText>온실가스</w:delText>
        </w:r>
        <w:r w:rsidR="008F12F3" w:rsidRPr="00E117ED" w:rsidDel="004002A1">
          <w:rPr>
            <w:rFonts w:asciiTheme="majorEastAsia" w:eastAsiaTheme="majorEastAsia" w:hAnsiTheme="majorEastAsia"/>
            <w:spacing w:val="50"/>
            <w:w w:val="105"/>
          </w:rPr>
          <w:delText xml:space="preserve"> </w:delText>
        </w:r>
        <w:r w:rsidR="008F12F3" w:rsidRPr="00E117ED" w:rsidDel="004002A1">
          <w:rPr>
            <w:rFonts w:asciiTheme="majorEastAsia" w:eastAsiaTheme="majorEastAsia" w:hAnsiTheme="majorEastAsia"/>
            <w:w w:val="105"/>
          </w:rPr>
          <w:delText>감축량</w:delText>
        </w:r>
        <w:r w:rsidR="008F12F3" w:rsidRPr="00E117ED" w:rsidDel="004002A1">
          <w:rPr>
            <w:rFonts w:asciiTheme="majorEastAsia" w:eastAsiaTheme="majorEastAsia" w:hAnsiTheme="majorEastAsia"/>
            <w:spacing w:val="-93"/>
            <w:w w:val="105"/>
          </w:rPr>
          <w:delText xml:space="preserve"> </w:delText>
        </w:r>
        <w:r w:rsidR="008F12F3" w:rsidRPr="00E117ED" w:rsidDel="004002A1">
          <w:rPr>
            <w:rFonts w:asciiTheme="majorEastAsia" w:eastAsiaTheme="majorEastAsia" w:hAnsiTheme="majorEastAsia"/>
            <w:w w:val="99"/>
          </w:rPr>
          <w:delText>및</w:delText>
        </w:r>
        <w:r w:rsidR="008F12F3" w:rsidRPr="00E117ED" w:rsidDel="004002A1">
          <w:rPr>
            <w:rFonts w:asciiTheme="majorEastAsia" w:eastAsiaTheme="majorEastAsia" w:hAnsiTheme="majorEastAsia"/>
          </w:rPr>
          <w:delText xml:space="preserve"> </w:delText>
        </w:r>
        <w:r w:rsidR="008F12F3" w:rsidRPr="00E117ED" w:rsidDel="004002A1">
          <w:rPr>
            <w:rFonts w:asciiTheme="majorEastAsia" w:eastAsiaTheme="majorEastAsia" w:hAnsiTheme="majorEastAsia"/>
            <w:spacing w:val="-35"/>
          </w:rPr>
          <w:delText xml:space="preserve"> </w:delText>
        </w:r>
        <w:r w:rsidR="008F12F3" w:rsidRPr="00E117ED" w:rsidDel="004002A1">
          <w:rPr>
            <w:rFonts w:asciiTheme="majorEastAsia" w:eastAsiaTheme="majorEastAsia" w:hAnsiTheme="majorEastAsia"/>
            <w:spacing w:val="-5"/>
            <w:w w:val="99"/>
          </w:rPr>
          <w:delText>소유</w:delText>
        </w:r>
        <w:r w:rsidR="008F12F3" w:rsidRPr="00E117ED" w:rsidDel="004002A1">
          <w:rPr>
            <w:rFonts w:asciiTheme="majorEastAsia" w:eastAsiaTheme="majorEastAsia" w:hAnsiTheme="majorEastAsia"/>
            <w:w w:val="99"/>
          </w:rPr>
          <w:delText>권</w:delText>
        </w:r>
        <w:r w:rsidR="008F12F3" w:rsidRPr="00E117ED" w:rsidDel="004002A1">
          <w:rPr>
            <w:rFonts w:asciiTheme="majorEastAsia" w:eastAsiaTheme="majorEastAsia" w:hAnsiTheme="majorEastAsia"/>
          </w:rPr>
          <w:delText xml:space="preserve"> </w:delText>
        </w:r>
        <w:r w:rsidR="008F12F3" w:rsidRPr="00E117ED" w:rsidDel="004002A1">
          <w:rPr>
            <w:rFonts w:asciiTheme="majorEastAsia" w:eastAsiaTheme="majorEastAsia" w:hAnsiTheme="majorEastAsia"/>
            <w:spacing w:val="-35"/>
          </w:rPr>
          <w:delText xml:space="preserve"> </w:delText>
        </w:r>
        <w:r w:rsidR="008F12F3" w:rsidRPr="00E117ED" w:rsidDel="004002A1">
          <w:rPr>
            <w:rFonts w:asciiTheme="majorEastAsia" w:eastAsiaTheme="majorEastAsia" w:hAnsiTheme="majorEastAsia"/>
            <w:spacing w:val="-5"/>
            <w:w w:val="99"/>
          </w:rPr>
          <w:delText>전부</w:delText>
        </w:r>
        <w:r w:rsidR="008F12F3" w:rsidRPr="00E117ED" w:rsidDel="004002A1">
          <w:rPr>
            <w:rFonts w:asciiTheme="majorEastAsia" w:eastAsiaTheme="majorEastAsia" w:hAnsiTheme="majorEastAsia"/>
            <w:w w:val="99"/>
          </w:rPr>
          <w:delText>가</w:delText>
        </w:r>
        <w:r w:rsidR="008F12F3" w:rsidRPr="00E117ED" w:rsidDel="004002A1">
          <w:rPr>
            <w:rFonts w:asciiTheme="majorEastAsia" w:eastAsiaTheme="majorEastAsia" w:hAnsiTheme="majorEastAsia"/>
          </w:rPr>
          <w:delText xml:space="preserve"> </w:delText>
        </w:r>
        <w:r w:rsidR="008F12F3" w:rsidRPr="00E117ED" w:rsidDel="004002A1">
          <w:rPr>
            <w:rFonts w:asciiTheme="majorEastAsia" w:eastAsiaTheme="majorEastAsia" w:hAnsiTheme="majorEastAsia"/>
            <w:spacing w:val="-37"/>
          </w:rPr>
          <w:delText xml:space="preserve"> </w:delText>
        </w:r>
        <w:r w:rsidR="008F12F3" w:rsidRPr="00E117ED" w:rsidDel="004002A1">
          <w:rPr>
            <w:rFonts w:asciiTheme="majorEastAsia" w:eastAsiaTheme="majorEastAsia" w:hAnsiTheme="majorEastAsia"/>
            <w:spacing w:val="-3"/>
            <w:w w:val="105"/>
          </w:rPr>
          <w:delText>“</w:delText>
        </w:r>
        <w:r w:rsidR="00D71347" w:rsidDel="004002A1">
          <w:rPr>
            <w:rFonts w:asciiTheme="majorEastAsia" w:eastAsiaTheme="majorEastAsia" w:hAnsiTheme="majorEastAsia" w:hint="eastAsia"/>
            <w:spacing w:val="-8"/>
            <w:w w:val="99"/>
          </w:rPr>
          <w:delText>갑</w:delText>
        </w:r>
        <w:r w:rsidR="008F12F3" w:rsidRPr="00E117ED" w:rsidDel="004002A1">
          <w:rPr>
            <w:rFonts w:asciiTheme="majorEastAsia" w:eastAsiaTheme="majorEastAsia" w:hAnsiTheme="majorEastAsia"/>
            <w:w w:val="105"/>
          </w:rPr>
          <w:delText>”</w:delText>
        </w:r>
        <w:r w:rsidR="008F12F3" w:rsidRPr="00E117ED" w:rsidDel="004002A1">
          <w:rPr>
            <w:rFonts w:asciiTheme="majorEastAsia" w:eastAsiaTheme="majorEastAsia" w:hAnsiTheme="majorEastAsia"/>
          </w:rPr>
          <w:delText xml:space="preserve"> </w:delText>
        </w:r>
        <w:r w:rsidR="008F12F3" w:rsidRPr="00E117ED" w:rsidDel="004002A1">
          <w:rPr>
            <w:rFonts w:asciiTheme="majorEastAsia" w:eastAsiaTheme="majorEastAsia" w:hAnsiTheme="majorEastAsia"/>
            <w:spacing w:val="-35"/>
          </w:rPr>
          <w:delText xml:space="preserve"> </w:delText>
        </w:r>
        <w:r w:rsidR="008F12F3" w:rsidRPr="00E117ED" w:rsidDel="004002A1">
          <w:rPr>
            <w:rFonts w:asciiTheme="majorEastAsia" w:eastAsiaTheme="majorEastAsia" w:hAnsiTheme="majorEastAsia"/>
            <w:spacing w:val="-8"/>
            <w:w w:val="99"/>
          </w:rPr>
          <w:delText>또</w:delText>
        </w:r>
        <w:r w:rsidR="008F12F3" w:rsidRPr="00E117ED" w:rsidDel="004002A1">
          <w:rPr>
            <w:rFonts w:asciiTheme="majorEastAsia" w:eastAsiaTheme="majorEastAsia" w:hAnsiTheme="majorEastAsia"/>
            <w:w w:val="99"/>
          </w:rPr>
          <w:delText>는</w:delText>
        </w:r>
        <w:r w:rsidR="008F12F3" w:rsidRPr="00E117ED" w:rsidDel="004002A1">
          <w:rPr>
            <w:rFonts w:asciiTheme="majorEastAsia" w:eastAsiaTheme="majorEastAsia" w:hAnsiTheme="majorEastAsia"/>
          </w:rPr>
          <w:delText xml:space="preserve"> </w:delText>
        </w:r>
        <w:r w:rsidR="008F12F3" w:rsidRPr="00E117ED" w:rsidDel="004002A1">
          <w:rPr>
            <w:rFonts w:asciiTheme="majorEastAsia" w:eastAsiaTheme="majorEastAsia" w:hAnsiTheme="majorEastAsia"/>
            <w:spacing w:val="-39"/>
          </w:rPr>
          <w:delText xml:space="preserve"> </w:delText>
        </w:r>
        <w:r w:rsidR="008F12F3" w:rsidRPr="00E117ED" w:rsidDel="004002A1">
          <w:rPr>
            <w:rFonts w:asciiTheme="majorEastAsia" w:eastAsiaTheme="majorEastAsia" w:hAnsiTheme="majorEastAsia"/>
            <w:spacing w:val="-3"/>
            <w:w w:val="105"/>
          </w:rPr>
          <w:delText>“</w:delText>
        </w:r>
        <w:r w:rsidR="00D71347" w:rsidDel="004002A1">
          <w:rPr>
            <w:rFonts w:asciiTheme="majorEastAsia" w:eastAsiaTheme="majorEastAsia" w:hAnsiTheme="majorEastAsia" w:hint="eastAsia"/>
            <w:spacing w:val="-8"/>
            <w:w w:val="99"/>
          </w:rPr>
          <w:delText>갑</w:delText>
        </w:r>
        <w:r w:rsidR="008F12F3" w:rsidRPr="00E117ED" w:rsidDel="004002A1">
          <w:rPr>
            <w:rFonts w:asciiTheme="majorEastAsia" w:eastAsiaTheme="majorEastAsia" w:hAnsiTheme="majorEastAsia"/>
            <w:spacing w:val="-3"/>
            <w:w w:val="105"/>
          </w:rPr>
          <w:delText>”</w:delText>
        </w:r>
        <w:r w:rsidR="008F12F3" w:rsidRPr="00E117ED" w:rsidDel="004002A1">
          <w:rPr>
            <w:rFonts w:asciiTheme="majorEastAsia" w:eastAsiaTheme="majorEastAsia" w:hAnsiTheme="majorEastAsia"/>
            <w:w w:val="99"/>
          </w:rPr>
          <w:delText>이</w:delText>
        </w:r>
        <w:r w:rsidR="008F12F3" w:rsidRPr="00E117ED" w:rsidDel="004002A1">
          <w:rPr>
            <w:rFonts w:asciiTheme="majorEastAsia" w:eastAsiaTheme="majorEastAsia" w:hAnsiTheme="majorEastAsia"/>
          </w:rPr>
          <w:delText xml:space="preserve"> </w:delText>
        </w:r>
        <w:r w:rsidR="008F12F3" w:rsidRPr="00E117ED" w:rsidDel="004002A1">
          <w:rPr>
            <w:rFonts w:asciiTheme="majorEastAsia" w:eastAsiaTheme="majorEastAsia" w:hAnsiTheme="majorEastAsia"/>
            <w:spacing w:val="-37"/>
          </w:rPr>
          <w:delText xml:space="preserve"> </w:delText>
        </w:r>
        <w:r w:rsidR="008F12F3" w:rsidRPr="00E117ED" w:rsidDel="004002A1">
          <w:rPr>
            <w:rFonts w:asciiTheme="majorEastAsia" w:eastAsiaTheme="majorEastAsia" w:hAnsiTheme="majorEastAsia"/>
            <w:spacing w:val="-8"/>
            <w:w w:val="99"/>
          </w:rPr>
          <w:delText>지정</w:delText>
        </w:r>
        <w:r w:rsidR="008F12F3" w:rsidRPr="00E117ED" w:rsidDel="004002A1">
          <w:rPr>
            <w:rFonts w:asciiTheme="majorEastAsia" w:eastAsiaTheme="majorEastAsia" w:hAnsiTheme="majorEastAsia"/>
            <w:w w:val="99"/>
          </w:rPr>
          <w:delText>한</w:delText>
        </w:r>
        <w:r w:rsidR="008F12F3" w:rsidRPr="00E117ED" w:rsidDel="004002A1">
          <w:rPr>
            <w:rFonts w:asciiTheme="majorEastAsia" w:eastAsiaTheme="majorEastAsia" w:hAnsiTheme="majorEastAsia"/>
          </w:rPr>
          <w:delText xml:space="preserve"> </w:delText>
        </w:r>
        <w:r w:rsidR="008F12F3" w:rsidRPr="00E117ED" w:rsidDel="004002A1">
          <w:rPr>
            <w:rFonts w:asciiTheme="majorEastAsia" w:eastAsiaTheme="majorEastAsia" w:hAnsiTheme="majorEastAsia"/>
            <w:spacing w:val="-39"/>
          </w:rPr>
          <w:delText xml:space="preserve"> </w:delText>
        </w:r>
        <w:r w:rsidR="008F12F3" w:rsidRPr="00E117ED" w:rsidDel="004002A1">
          <w:rPr>
            <w:rFonts w:asciiTheme="majorEastAsia" w:eastAsiaTheme="majorEastAsia" w:hAnsiTheme="majorEastAsia"/>
            <w:spacing w:val="-8"/>
            <w:w w:val="99"/>
          </w:rPr>
          <w:delText>제</w:delText>
        </w:r>
        <w:r w:rsidR="008F12F3" w:rsidRPr="00E117ED" w:rsidDel="004002A1">
          <w:rPr>
            <w:rFonts w:asciiTheme="majorEastAsia" w:eastAsiaTheme="majorEastAsia" w:hAnsiTheme="majorEastAsia"/>
            <w:spacing w:val="-7"/>
            <w:w w:val="128"/>
          </w:rPr>
          <w:delText>3</w:delText>
        </w:r>
        <w:r w:rsidR="008F12F3" w:rsidRPr="00E117ED" w:rsidDel="004002A1">
          <w:rPr>
            <w:rFonts w:asciiTheme="majorEastAsia" w:eastAsiaTheme="majorEastAsia" w:hAnsiTheme="majorEastAsia"/>
            <w:w w:val="99"/>
          </w:rPr>
          <w:delText>자</w:delText>
        </w:r>
        <w:r w:rsidR="008F12F3" w:rsidRPr="00E117ED" w:rsidDel="004002A1">
          <w:rPr>
            <w:rFonts w:asciiTheme="majorEastAsia" w:eastAsiaTheme="majorEastAsia" w:hAnsiTheme="majorEastAsia"/>
          </w:rPr>
          <w:delText xml:space="preserve"> </w:delText>
        </w:r>
        <w:r w:rsidR="008F12F3" w:rsidRPr="00E117ED" w:rsidDel="004002A1">
          <w:rPr>
            <w:rFonts w:asciiTheme="majorEastAsia" w:eastAsiaTheme="majorEastAsia" w:hAnsiTheme="majorEastAsia"/>
            <w:spacing w:val="-39"/>
          </w:rPr>
          <w:delText xml:space="preserve"> </w:delText>
        </w:r>
        <w:r w:rsidR="008F12F3" w:rsidRPr="00E117ED" w:rsidDel="004002A1">
          <w:rPr>
            <w:rFonts w:asciiTheme="majorEastAsia" w:eastAsiaTheme="majorEastAsia" w:hAnsiTheme="majorEastAsia"/>
            <w:spacing w:val="-8"/>
            <w:w w:val="99"/>
          </w:rPr>
          <w:delText>명의</w:delText>
        </w:r>
        <w:r w:rsidR="008F12F3" w:rsidRPr="00E117ED" w:rsidDel="004002A1">
          <w:rPr>
            <w:rFonts w:asciiTheme="majorEastAsia" w:eastAsiaTheme="majorEastAsia" w:hAnsiTheme="majorEastAsia"/>
            <w:w w:val="99"/>
          </w:rPr>
          <w:delText>로</w:delText>
        </w:r>
        <w:r w:rsidR="008F12F3" w:rsidRPr="00E117ED" w:rsidDel="004002A1">
          <w:rPr>
            <w:rFonts w:asciiTheme="majorEastAsia" w:eastAsiaTheme="majorEastAsia" w:hAnsiTheme="majorEastAsia"/>
          </w:rPr>
          <w:delText xml:space="preserve"> </w:delText>
        </w:r>
        <w:r w:rsidR="008F12F3" w:rsidRPr="00E117ED" w:rsidDel="004002A1">
          <w:rPr>
            <w:rFonts w:asciiTheme="majorEastAsia" w:eastAsiaTheme="majorEastAsia" w:hAnsiTheme="majorEastAsia"/>
            <w:spacing w:val="-39"/>
          </w:rPr>
          <w:delText xml:space="preserve"> </w:delText>
        </w:r>
        <w:r w:rsidR="008F12F3" w:rsidRPr="00E117ED" w:rsidDel="004002A1">
          <w:rPr>
            <w:rFonts w:asciiTheme="majorEastAsia" w:eastAsiaTheme="majorEastAsia" w:hAnsiTheme="majorEastAsia"/>
            <w:spacing w:val="-8"/>
            <w:w w:val="99"/>
          </w:rPr>
          <w:delText>기재</w:delText>
        </w:r>
        <w:r w:rsidR="008F12F3" w:rsidRPr="00E117ED" w:rsidDel="004002A1">
          <w:rPr>
            <w:rFonts w:ascii="Cambria Math" w:eastAsiaTheme="majorEastAsia" w:hAnsi="Cambria Math" w:cs="Cambria Math"/>
            <w:spacing w:val="-8"/>
            <w:w w:val="223"/>
          </w:rPr>
          <w:delText>⋅</w:delText>
        </w:r>
        <w:r w:rsidR="008F12F3" w:rsidRPr="00E117ED" w:rsidDel="004002A1">
          <w:rPr>
            <w:rFonts w:asciiTheme="majorEastAsia" w:eastAsiaTheme="majorEastAsia" w:hAnsiTheme="majorEastAsia"/>
            <w:spacing w:val="-8"/>
            <w:w w:val="99"/>
          </w:rPr>
          <w:delText>등록됨</w:delText>
        </w:r>
        <w:r w:rsidR="008F12F3" w:rsidRPr="00E117ED" w:rsidDel="004002A1">
          <w:rPr>
            <w:rFonts w:asciiTheme="majorEastAsia" w:eastAsiaTheme="majorEastAsia" w:hAnsiTheme="majorEastAsia"/>
            <w:w w:val="99"/>
          </w:rPr>
          <w:delText>에</w:delText>
        </w:r>
        <w:r w:rsidR="008F12F3" w:rsidRPr="00E117ED" w:rsidDel="004002A1">
          <w:rPr>
            <w:rFonts w:asciiTheme="majorEastAsia" w:eastAsiaTheme="majorEastAsia" w:hAnsiTheme="majorEastAsia"/>
          </w:rPr>
          <w:delText xml:space="preserve"> </w:delText>
        </w:r>
        <w:r w:rsidR="008F12F3" w:rsidRPr="00E117ED" w:rsidDel="004002A1">
          <w:rPr>
            <w:rFonts w:asciiTheme="majorEastAsia" w:eastAsiaTheme="majorEastAsia" w:hAnsiTheme="majorEastAsia"/>
            <w:spacing w:val="-37"/>
          </w:rPr>
          <w:delText xml:space="preserve"> </w:delText>
        </w:r>
        <w:r w:rsidR="008F12F3" w:rsidRPr="00E117ED" w:rsidDel="004002A1">
          <w:rPr>
            <w:rFonts w:asciiTheme="majorEastAsia" w:eastAsiaTheme="majorEastAsia" w:hAnsiTheme="majorEastAsia"/>
            <w:w w:val="99"/>
          </w:rPr>
          <w:delText xml:space="preserve">동 </w:delText>
        </w:r>
        <w:r w:rsidR="008F12F3" w:rsidRPr="00E117ED" w:rsidDel="004002A1">
          <w:rPr>
            <w:rFonts w:asciiTheme="majorEastAsia" w:eastAsiaTheme="majorEastAsia" w:hAnsiTheme="majorEastAsia"/>
            <w:w w:val="110"/>
          </w:rPr>
          <w:delText>의한다.</w:delText>
        </w:r>
      </w:del>
    </w:p>
    <w:p w14:paraId="6ED1534D" w14:textId="77777777" w:rsidR="00B81399" w:rsidRPr="00E117ED" w:rsidRDefault="00B81399">
      <w:pPr>
        <w:pStyle w:val="a3"/>
        <w:spacing w:before="9"/>
        <w:rPr>
          <w:rFonts w:asciiTheme="majorEastAsia" w:eastAsiaTheme="majorEastAsia" w:hAnsiTheme="majorEastAsia"/>
          <w:sz w:val="28"/>
        </w:rPr>
      </w:pPr>
    </w:p>
    <w:p w14:paraId="6F75A99B" w14:textId="0EEACB79" w:rsidR="00B81399" w:rsidRPr="00E117ED" w:rsidRDefault="008F12F3">
      <w:pPr>
        <w:pStyle w:val="a3"/>
        <w:ind w:left="100"/>
        <w:jc w:val="both"/>
        <w:rPr>
          <w:rFonts w:asciiTheme="majorEastAsia" w:eastAsiaTheme="majorEastAsia" w:hAnsiTheme="majorEastAsia"/>
        </w:rPr>
      </w:pPr>
      <w:r w:rsidRPr="00E117ED">
        <w:rPr>
          <w:rFonts w:asciiTheme="majorEastAsia" w:eastAsiaTheme="majorEastAsia" w:hAnsiTheme="majorEastAsia"/>
          <w:w w:val="110"/>
        </w:rPr>
        <w:t>제</w:t>
      </w:r>
      <w:ins w:id="96" w:author="윤현정 (Hyunjeong Yoon)" w:date="2024-08-19T16:18:00Z">
        <w:r w:rsidR="00CF680A">
          <w:rPr>
            <w:rFonts w:asciiTheme="majorEastAsia" w:eastAsiaTheme="majorEastAsia" w:hAnsiTheme="majorEastAsia"/>
            <w:w w:val="110"/>
          </w:rPr>
          <w:t>6</w:t>
        </w:r>
      </w:ins>
      <w:del w:id="97" w:author="윤현정 (Hyunjeong Yoon)" w:date="2024-08-19T16:18:00Z">
        <w:r w:rsidR="00ED193E" w:rsidDel="00CF680A">
          <w:rPr>
            <w:rFonts w:asciiTheme="majorEastAsia" w:eastAsiaTheme="majorEastAsia" w:hAnsiTheme="majorEastAsia" w:hint="eastAsia"/>
            <w:w w:val="110"/>
          </w:rPr>
          <w:delText>4</w:delText>
        </w:r>
      </w:del>
      <w:r w:rsidRPr="00E117ED">
        <w:rPr>
          <w:rFonts w:asciiTheme="majorEastAsia" w:eastAsiaTheme="majorEastAsia" w:hAnsiTheme="majorEastAsia"/>
          <w:w w:val="110"/>
        </w:rPr>
        <w:t>조</w:t>
      </w:r>
      <w:r w:rsidRPr="00E117ED">
        <w:rPr>
          <w:rFonts w:asciiTheme="majorEastAsia" w:eastAsiaTheme="majorEastAsia" w:hAnsiTheme="majorEastAsia"/>
          <w:spacing w:val="22"/>
          <w:w w:val="110"/>
        </w:rPr>
        <w:t xml:space="preserve"> </w:t>
      </w:r>
      <w:r w:rsidRPr="00E117ED">
        <w:rPr>
          <w:rFonts w:asciiTheme="majorEastAsia" w:eastAsiaTheme="majorEastAsia" w:hAnsiTheme="majorEastAsia"/>
          <w:w w:val="110"/>
        </w:rPr>
        <w:t>(</w:t>
      </w:r>
      <w:r w:rsidRPr="00E117ED">
        <w:rPr>
          <w:rFonts w:asciiTheme="majorEastAsia" w:eastAsiaTheme="majorEastAsia" w:hAnsiTheme="majorEastAsia"/>
          <w:spacing w:val="10"/>
          <w:w w:val="110"/>
        </w:rPr>
        <w:t>수익배분)</w:t>
      </w:r>
    </w:p>
    <w:p w14:paraId="7E8A34B2" w14:textId="1598AD03" w:rsidR="00C15DA8" w:rsidRPr="003C63FB" w:rsidDel="00CF680A" w:rsidRDefault="008F12F3" w:rsidP="00CF680A">
      <w:pPr>
        <w:pStyle w:val="a3"/>
        <w:spacing w:before="142" w:line="261" w:lineRule="auto"/>
        <w:ind w:left="359" w:right="280" w:hanging="260"/>
        <w:jc w:val="both"/>
        <w:rPr>
          <w:del w:id="98" w:author="윤현정 (Hyunjeong Yoon)" w:date="2024-08-19T16:17:00Z"/>
          <w:rFonts w:asciiTheme="majorEastAsia" w:eastAsiaTheme="majorEastAsia" w:hAnsiTheme="majorEastAsia"/>
          <w:w w:val="105"/>
        </w:rPr>
      </w:pPr>
      <w:r w:rsidRPr="003C63FB">
        <w:rPr>
          <w:rFonts w:asciiTheme="majorEastAsia" w:eastAsiaTheme="majorEastAsia" w:hAnsiTheme="majorEastAsia"/>
          <w:w w:val="105"/>
        </w:rPr>
        <w:t>“</w:t>
      </w:r>
      <w:r w:rsidR="00D71347" w:rsidRPr="003C63FB">
        <w:rPr>
          <w:rFonts w:asciiTheme="majorEastAsia" w:eastAsiaTheme="majorEastAsia" w:hAnsiTheme="majorEastAsia" w:hint="eastAsia"/>
          <w:w w:val="105"/>
        </w:rPr>
        <w:t>갑</w:t>
      </w:r>
      <w:r w:rsidRPr="003C63FB">
        <w:rPr>
          <w:rFonts w:asciiTheme="majorEastAsia" w:eastAsiaTheme="majorEastAsia" w:hAnsiTheme="majorEastAsia"/>
          <w:w w:val="105"/>
        </w:rPr>
        <w:t xml:space="preserve">”은 </w:t>
      </w:r>
      <w:ins w:id="99" w:author="윤현정 (Hyunjeong Yoon)" w:date="2024-08-19T16:01:00Z">
        <w:r w:rsidR="001B44C2">
          <w:rPr>
            <w:rFonts w:asciiTheme="majorEastAsia" w:eastAsiaTheme="majorEastAsia" w:hAnsiTheme="majorEastAsia" w:hint="eastAsia"/>
            <w:w w:val="105"/>
          </w:rPr>
          <w:t xml:space="preserve">본 협약을 통해 </w:t>
        </w:r>
        <w:r w:rsidR="001B44C2">
          <w:rPr>
            <w:rFonts w:asciiTheme="majorEastAsia" w:eastAsiaTheme="majorEastAsia" w:hAnsiTheme="majorEastAsia"/>
            <w:w w:val="105"/>
          </w:rPr>
          <w:t>“</w:t>
        </w:r>
        <w:r w:rsidR="001B44C2">
          <w:rPr>
            <w:rFonts w:asciiTheme="majorEastAsia" w:eastAsiaTheme="majorEastAsia" w:hAnsiTheme="majorEastAsia" w:hint="eastAsia"/>
            <w:w w:val="105"/>
          </w:rPr>
          <w:t>을</w:t>
        </w:r>
        <w:r w:rsidR="001B44C2">
          <w:rPr>
            <w:rFonts w:asciiTheme="majorEastAsia" w:eastAsiaTheme="majorEastAsia" w:hAnsiTheme="majorEastAsia"/>
            <w:w w:val="105"/>
          </w:rPr>
          <w:t>”</w:t>
        </w:r>
        <w:r w:rsidR="001B44C2">
          <w:rPr>
            <w:rFonts w:asciiTheme="majorEastAsia" w:eastAsiaTheme="majorEastAsia" w:hAnsiTheme="majorEastAsia" w:hint="eastAsia"/>
            <w:w w:val="105"/>
          </w:rPr>
          <w:t>에게 양도받</w:t>
        </w:r>
      </w:ins>
      <w:ins w:id="100" w:author="윤현정 (Hyunjeong Yoon)" w:date="2024-08-19T16:02:00Z">
        <w:r w:rsidR="001B44C2">
          <w:rPr>
            <w:rFonts w:asciiTheme="majorEastAsia" w:eastAsiaTheme="majorEastAsia" w:hAnsiTheme="majorEastAsia" w:hint="eastAsia"/>
            <w:w w:val="105"/>
          </w:rPr>
          <w:t xml:space="preserve">은 </w:t>
        </w:r>
      </w:ins>
      <w:ins w:id="101" w:author="윤현정 (Hyunjeong Yoon)" w:date="2024-08-19T16:16:00Z">
        <w:r w:rsidR="00CF680A">
          <w:rPr>
            <w:rFonts w:asciiTheme="majorEastAsia" w:eastAsiaTheme="majorEastAsia" w:hAnsiTheme="majorEastAsia"/>
            <w:w w:val="105"/>
          </w:rPr>
          <w:t>“</w:t>
        </w:r>
        <w:r w:rsidR="00CF680A">
          <w:rPr>
            <w:rFonts w:asciiTheme="majorEastAsia" w:eastAsiaTheme="majorEastAsia" w:hAnsiTheme="majorEastAsia" w:hint="eastAsia"/>
            <w:w w:val="105"/>
          </w:rPr>
          <w:t>탄소배출권</w:t>
        </w:r>
        <w:r w:rsidR="00CF680A">
          <w:rPr>
            <w:rFonts w:asciiTheme="majorEastAsia" w:eastAsiaTheme="majorEastAsia" w:hAnsiTheme="majorEastAsia"/>
            <w:w w:val="105"/>
          </w:rPr>
          <w:t>”</w:t>
        </w:r>
      </w:ins>
      <w:ins w:id="102" w:author="윤현정 (Hyunjeong Yoon)" w:date="2024-08-19T16:02:00Z">
        <w:r w:rsidR="001B44C2">
          <w:rPr>
            <w:rFonts w:asciiTheme="majorEastAsia" w:eastAsiaTheme="majorEastAsia" w:hAnsiTheme="majorEastAsia" w:hint="eastAsia"/>
            <w:w w:val="105"/>
          </w:rPr>
          <w:t xml:space="preserve">을 </w:t>
        </w:r>
        <w:r w:rsidR="001B44C2">
          <w:rPr>
            <w:rFonts w:asciiTheme="majorEastAsia" w:eastAsiaTheme="majorEastAsia" w:hAnsiTheme="majorEastAsia"/>
            <w:w w:val="105"/>
          </w:rPr>
          <w:t>“</w:t>
        </w:r>
      </w:ins>
      <w:ins w:id="103" w:author="윤현정 (Hyunjeong Yoon)" w:date="2024-08-19T16:26:00Z">
        <w:r w:rsidR="00C94A7D">
          <w:rPr>
            <w:rFonts w:asciiTheme="majorEastAsia" w:eastAsiaTheme="majorEastAsia" w:hAnsiTheme="majorEastAsia" w:hint="eastAsia"/>
            <w:w w:val="105"/>
          </w:rPr>
          <w:t>배출권</w:t>
        </w:r>
      </w:ins>
      <w:ins w:id="104" w:author="윤현정 (Hyunjeong Yoon)" w:date="2024-08-19T16:02:00Z">
        <w:r w:rsidR="001B44C2">
          <w:rPr>
            <w:rFonts w:asciiTheme="majorEastAsia" w:eastAsiaTheme="majorEastAsia" w:hAnsiTheme="majorEastAsia" w:hint="eastAsia"/>
            <w:w w:val="105"/>
          </w:rPr>
          <w:t>거래소</w:t>
        </w:r>
      </w:ins>
      <w:ins w:id="105" w:author="윤현정 (Hyunjeong Yoon)" w:date="2024-08-19T16:12:00Z">
        <w:r w:rsidR="00796D3E">
          <w:rPr>
            <w:rFonts w:asciiTheme="majorEastAsia" w:eastAsiaTheme="majorEastAsia" w:hAnsiTheme="majorEastAsia"/>
            <w:w w:val="105"/>
          </w:rPr>
          <w:t>”</w:t>
        </w:r>
      </w:ins>
      <w:ins w:id="106" w:author="윤현정 (Hyunjeong Yoon)" w:date="2024-08-19T16:02:00Z">
        <w:r w:rsidR="001B44C2">
          <w:rPr>
            <w:rFonts w:asciiTheme="majorEastAsia" w:eastAsiaTheme="majorEastAsia" w:hAnsiTheme="majorEastAsia" w:hint="eastAsia"/>
            <w:w w:val="105"/>
          </w:rPr>
          <w:t>를 통해 판매하</w:t>
        </w:r>
      </w:ins>
      <w:ins w:id="107" w:author="윤현정 (Hyunjeong Yoon)" w:date="2024-08-19T16:10:00Z">
        <w:r w:rsidR="00796D3E">
          <w:rPr>
            <w:rFonts w:asciiTheme="majorEastAsia" w:eastAsiaTheme="majorEastAsia" w:hAnsiTheme="majorEastAsia" w:hint="eastAsia"/>
            <w:w w:val="105"/>
          </w:rPr>
          <w:t xml:space="preserve">는 경우 </w:t>
        </w:r>
      </w:ins>
      <w:del w:id="108" w:author="윤현정 (Hyunjeong Yoon)" w:date="2024-08-19T16:02:00Z">
        <w:r w:rsidRPr="003C63FB" w:rsidDel="001B44C2">
          <w:rPr>
            <w:rFonts w:asciiTheme="majorEastAsia" w:eastAsiaTheme="majorEastAsia" w:hAnsiTheme="majorEastAsia"/>
            <w:w w:val="105"/>
          </w:rPr>
          <w:delText>본 사업을 통해 정부로부터 인증받은 온실가스 감축량을 매각할</w:delText>
        </w:r>
        <w:r w:rsidRPr="003C63FB" w:rsidDel="001B44C2">
          <w:rPr>
            <w:rFonts w:asciiTheme="majorEastAsia" w:eastAsiaTheme="majorEastAsia" w:hAnsiTheme="majorEastAsia"/>
            <w:spacing w:val="1"/>
            <w:w w:val="105"/>
          </w:rPr>
          <w:delText xml:space="preserve"> </w:delText>
        </w:r>
        <w:r w:rsidRPr="003C63FB" w:rsidDel="001B44C2">
          <w:rPr>
            <w:rFonts w:asciiTheme="majorEastAsia" w:eastAsiaTheme="majorEastAsia" w:hAnsiTheme="majorEastAsia"/>
            <w:w w:val="105"/>
          </w:rPr>
          <w:delText>경우,</w:delText>
        </w:r>
      </w:del>
      <w:r w:rsidR="00024737" w:rsidRPr="003C63FB">
        <w:rPr>
          <w:rFonts w:asciiTheme="majorEastAsia" w:eastAsiaTheme="majorEastAsia" w:hAnsiTheme="majorEastAsia" w:hint="eastAsia"/>
          <w:w w:val="105"/>
        </w:rPr>
        <w:t xml:space="preserve"> </w:t>
      </w:r>
      <w:r w:rsidR="00024737" w:rsidRPr="003C63FB">
        <w:rPr>
          <w:rFonts w:asciiTheme="majorEastAsia" w:eastAsiaTheme="majorEastAsia" w:hAnsiTheme="majorEastAsia"/>
          <w:w w:val="105"/>
        </w:rPr>
        <w:t>”</w:t>
      </w:r>
      <w:r w:rsidR="00024737" w:rsidRPr="003C63FB">
        <w:rPr>
          <w:rFonts w:asciiTheme="majorEastAsia" w:eastAsiaTheme="majorEastAsia" w:hAnsiTheme="majorEastAsia" w:hint="eastAsia"/>
          <w:w w:val="105"/>
        </w:rPr>
        <w:t>갑</w:t>
      </w:r>
      <w:r w:rsidR="00024737" w:rsidRPr="003C63FB">
        <w:rPr>
          <w:rFonts w:asciiTheme="majorEastAsia" w:eastAsiaTheme="majorEastAsia" w:hAnsiTheme="majorEastAsia"/>
          <w:w w:val="105"/>
        </w:rPr>
        <w:t>”</w:t>
      </w:r>
      <w:r w:rsidR="00024737" w:rsidRPr="003C63FB">
        <w:rPr>
          <w:rFonts w:asciiTheme="majorEastAsia" w:eastAsiaTheme="majorEastAsia" w:hAnsiTheme="majorEastAsia" w:hint="eastAsia"/>
          <w:w w:val="105"/>
        </w:rPr>
        <w:t xml:space="preserve">은 </w:t>
      </w:r>
      <w:r w:rsidR="00024737" w:rsidRPr="003C63FB">
        <w:rPr>
          <w:rFonts w:asciiTheme="majorEastAsia" w:eastAsiaTheme="majorEastAsia" w:hAnsiTheme="majorEastAsia"/>
          <w:w w:val="105"/>
        </w:rPr>
        <w:t xml:space="preserve">사업에 필요한 제반비용을 제외한 동 </w:t>
      </w:r>
      <w:ins w:id="109" w:author="윤현정 (Hyunjeong Yoon)" w:date="2024-08-19T16:16:00Z">
        <w:r w:rsidR="00CF680A">
          <w:rPr>
            <w:rFonts w:asciiTheme="majorEastAsia" w:eastAsiaTheme="majorEastAsia" w:hAnsiTheme="majorEastAsia"/>
            <w:w w:val="105"/>
          </w:rPr>
          <w:t>“</w:t>
        </w:r>
      </w:ins>
      <w:r w:rsidR="00024737" w:rsidRPr="003C63FB">
        <w:rPr>
          <w:rFonts w:asciiTheme="majorEastAsia" w:eastAsiaTheme="majorEastAsia" w:hAnsiTheme="majorEastAsia"/>
          <w:w w:val="105"/>
        </w:rPr>
        <w:t>탄소배출권</w:t>
      </w:r>
      <w:ins w:id="110" w:author="윤현정 (Hyunjeong Yoon)" w:date="2024-08-19T16:16:00Z">
        <w:r w:rsidR="00CF680A">
          <w:rPr>
            <w:rFonts w:asciiTheme="majorEastAsia" w:eastAsiaTheme="majorEastAsia" w:hAnsiTheme="majorEastAsia"/>
            <w:w w:val="105"/>
          </w:rPr>
          <w:t xml:space="preserve">” </w:t>
        </w:r>
        <w:r w:rsidR="00CF680A">
          <w:rPr>
            <w:rFonts w:asciiTheme="majorEastAsia" w:eastAsiaTheme="majorEastAsia" w:hAnsiTheme="majorEastAsia" w:hint="eastAsia"/>
            <w:w w:val="105"/>
          </w:rPr>
          <w:t xml:space="preserve">매각대금의 </w:t>
        </w:r>
        <w:r w:rsidR="00CF680A">
          <w:rPr>
            <w:rFonts w:asciiTheme="majorEastAsia" w:eastAsiaTheme="majorEastAsia" w:hAnsiTheme="majorEastAsia"/>
            <w:w w:val="105"/>
          </w:rPr>
          <w:t>60%</w:t>
        </w:r>
        <w:r w:rsidR="00CF680A">
          <w:rPr>
            <w:rFonts w:asciiTheme="majorEastAsia" w:eastAsiaTheme="majorEastAsia" w:hAnsiTheme="majorEastAsia" w:hint="eastAsia"/>
            <w:w w:val="105"/>
          </w:rPr>
          <w:t>를</w:t>
        </w:r>
      </w:ins>
      <w:ins w:id="111" w:author="윤현정 (Hyunjeong Yoon)" w:date="2024-08-19T16:17:00Z">
        <w:r w:rsidR="00CF680A">
          <w:rPr>
            <w:rFonts w:asciiTheme="majorEastAsia" w:eastAsiaTheme="majorEastAsia" w:hAnsiTheme="majorEastAsia" w:hint="eastAsia"/>
            <w:w w:val="105"/>
          </w:rPr>
          <w:t xml:space="preserve"> </w:t>
        </w:r>
        <w:r w:rsidR="00CF680A">
          <w:rPr>
            <w:rFonts w:asciiTheme="majorEastAsia" w:eastAsiaTheme="majorEastAsia" w:hAnsiTheme="majorEastAsia"/>
            <w:w w:val="105"/>
          </w:rPr>
          <w:t>“</w:t>
        </w:r>
        <w:r w:rsidR="00CF680A">
          <w:rPr>
            <w:rFonts w:asciiTheme="majorEastAsia" w:eastAsiaTheme="majorEastAsia" w:hAnsiTheme="majorEastAsia" w:hint="eastAsia"/>
            <w:w w:val="105"/>
          </w:rPr>
          <w:t>을</w:t>
        </w:r>
        <w:r w:rsidR="00CF680A">
          <w:rPr>
            <w:rFonts w:asciiTheme="majorEastAsia" w:eastAsiaTheme="majorEastAsia" w:hAnsiTheme="majorEastAsia"/>
            <w:w w:val="105"/>
          </w:rPr>
          <w:t>”</w:t>
        </w:r>
        <w:r w:rsidR="00CF680A">
          <w:rPr>
            <w:rFonts w:asciiTheme="majorEastAsia" w:eastAsiaTheme="majorEastAsia" w:hAnsiTheme="majorEastAsia" w:hint="eastAsia"/>
            <w:w w:val="105"/>
          </w:rPr>
          <w:t>이 지정한 계좌로 입금한다.</w:t>
        </w:r>
        <w:r w:rsidR="00CF680A">
          <w:rPr>
            <w:rFonts w:asciiTheme="majorEastAsia" w:eastAsiaTheme="majorEastAsia" w:hAnsiTheme="majorEastAsia"/>
            <w:w w:val="105"/>
          </w:rPr>
          <w:t xml:space="preserve"> </w:t>
        </w:r>
      </w:ins>
      <w:del w:id="112" w:author="윤현정 (Hyunjeong Yoon)" w:date="2024-08-19T16:16:00Z">
        <w:r w:rsidR="00024737" w:rsidRPr="003C63FB" w:rsidDel="00CF680A">
          <w:rPr>
            <w:rFonts w:asciiTheme="majorEastAsia" w:eastAsiaTheme="majorEastAsia" w:hAnsiTheme="majorEastAsia"/>
            <w:w w:val="105"/>
          </w:rPr>
          <w:delText xml:space="preserve"> 중 60%의 매각대금을</w:delText>
        </w:r>
      </w:del>
      <w:del w:id="113" w:author="윤현정 (Hyunjeong Yoon)" w:date="2024-08-19T16:17:00Z">
        <w:r w:rsidR="00024737" w:rsidRPr="003C63FB" w:rsidDel="00CF680A">
          <w:rPr>
            <w:rFonts w:asciiTheme="majorEastAsia" w:eastAsiaTheme="majorEastAsia" w:hAnsiTheme="majorEastAsia"/>
            <w:w w:val="105"/>
          </w:rPr>
          <w:delText xml:space="preserve"> </w:delText>
        </w:r>
      </w:del>
      <w:del w:id="114" w:author="윤현정 (Hyunjeong Yoon)" w:date="2024-08-19T16:03:00Z">
        <w:r w:rsidR="00024737" w:rsidRPr="003C63FB" w:rsidDel="001B44C2">
          <w:rPr>
            <w:rFonts w:asciiTheme="majorEastAsia" w:eastAsiaTheme="majorEastAsia" w:hAnsiTheme="majorEastAsia"/>
            <w:w w:val="105"/>
          </w:rPr>
          <w:delText>바로스의 계좌로 입금하고,</w:delText>
        </w:r>
      </w:del>
      <w:r w:rsidR="00024737" w:rsidRPr="003C63FB">
        <w:rPr>
          <w:rFonts w:asciiTheme="majorEastAsia" w:eastAsiaTheme="majorEastAsia" w:hAnsiTheme="majorEastAsia"/>
          <w:w w:val="105"/>
        </w:rPr>
        <w:t xml:space="preserve"> </w:t>
      </w:r>
      <w:del w:id="115" w:author="윤현정 (Hyunjeong Yoon)" w:date="2024-08-19T16:03:00Z">
        <w:r w:rsidR="00024737" w:rsidRPr="003C63FB" w:rsidDel="001B44C2">
          <w:rPr>
            <w:rFonts w:asciiTheme="majorEastAsia" w:eastAsiaTheme="majorEastAsia" w:hAnsiTheme="majorEastAsia"/>
            <w:w w:val="105"/>
          </w:rPr>
          <w:delText>바로스는</w:delText>
        </w:r>
      </w:del>
      <w:del w:id="116" w:author="윤현정 (Hyunjeong Yoon)" w:date="2024-08-19T16:17:00Z">
        <w:r w:rsidR="00024737" w:rsidRPr="003C63FB" w:rsidDel="00CF680A">
          <w:rPr>
            <w:rFonts w:asciiTheme="majorEastAsia" w:eastAsiaTheme="majorEastAsia" w:hAnsiTheme="majorEastAsia"/>
            <w:w w:val="105"/>
          </w:rPr>
          <w:delText xml:space="preserve"> 동일 금액을 </w:delText>
        </w:r>
        <w:r w:rsidR="00AB5790" w:rsidRPr="003C63FB" w:rsidDel="00CF680A">
          <w:rPr>
            <w:rFonts w:asciiTheme="majorEastAsia" w:eastAsiaTheme="majorEastAsia" w:hAnsiTheme="majorEastAsia" w:hint="eastAsia"/>
            <w:w w:val="105"/>
          </w:rPr>
          <w:delText>차량 소유주 (</w:delText>
        </w:r>
        <w:r w:rsidR="00086317" w:rsidRPr="003C63FB" w:rsidDel="00CF680A">
          <w:rPr>
            <w:rFonts w:asciiTheme="majorEastAsia" w:eastAsiaTheme="majorEastAsia" w:hAnsiTheme="majorEastAsia" w:hint="eastAsia"/>
            <w:w w:val="105"/>
          </w:rPr>
          <w:delText xml:space="preserve">사업 </w:delText>
        </w:r>
        <w:r w:rsidR="00024737" w:rsidRPr="003C63FB" w:rsidDel="00CF680A">
          <w:rPr>
            <w:rFonts w:asciiTheme="majorEastAsia" w:eastAsiaTheme="majorEastAsia" w:hAnsiTheme="majorEastAsia"/>
            <w:w w:val="105"/>
          </w:rPr>
          <w:delText>신청자</w:delText>
        </w:r>
        <w:r w:rsidR="00AB5790" w:rsidRPr="003C63FB" w:rsidDel="00CF680A">
          <w:rPr>
            <w:rFonts w:asciiTheme="majorEastAsia" w:eastAsiaTheme="majorEastAsia" w:hAnsiTheme="majorEastAsia" w:hint="eastAsia"/>
            <w:w w:val="105"/>
          </w:rPr>
          <w:delText>)</w:delText>
        </w:r>
        <w:r w:rsidR="00024737" w:rsidRPr="003C63FB" w:rsidDel="00CF680A">
          <w:rPr>
            <w:rFonts w:asciiTheme="majorEastAsia" w:eastAsiaTheme="majorEastAsia" w:hAnsiTheme="majorEastAsia"/>
            <w:w w:val="105"/>
          </w:rPr>
          <w:delText>가 지정한 은행계좌로 입금한다.</w:delText>
        </w:r>
      </w:del>
    </w:p>
    <w:p w14:paraId="453D2177" w14:textId="77777777" w:rsidR="00B81399" w:rsidRPr="00E117ED" w:rsidRDefault="00B81399">
      <w:pPr>
        <w:pStyle w:val="a3"/>
        <w:spacing w:before="8"/>
        <w:rPr>
          <w:rFonts w:asciiTheme="majorEastAsia" w:eastAsiaTheme="majorEastAsia" w:hAnsiTheme="majorEastAsia"/>
          <w:sz w:val="28"/>
        </w:rPr>
      </w:pPr>
    </w:p>
    <w:p w14:paraId="5539A10E" w14:textId="608C91BC" w:rsidR="00B81399" w:rsidRPr="00E117ED" w:rsidRDefault="008F12F3">
      <w:pPr>
        <w:pStyle w:val="a3"/>
        <w:ind w:left="100"/>
        <w:jc w:val="both"/>
        <w:rPr>
          <w:rFonts w:asciiTheme="majorEastAsia" w:eastAsiaTheme="majorEastAsia" w:hAnsiTheme="majorEastAsia"/>
        </w:rPr>
      </w:pPr>
      <w:r w:rsidRPr="00E117ED">
        <w:rPr>
          <w:rFonts w:asciiTheme="majorEastAsia" w:eastAsiaTheme="majorEastAsia" w:hAnsiTheme="majorEastAsia"/>
          <w:w w:val="110"/>
        </w:rPr>
        <w:lastRenderedPageBreak/>
        <w:t>제</w:t>
      </w:r>
      <w:ins w:id="117" w:author="윤현정 (Hyunjeong Yoon)" w:date="2024-08-19T16:19:00Z">
        <w:r w:rsidR="00CF680A">
          <w:rPr>
            <w:rFonts w:asciiTheme="majorEastAsia" w:eastAsiaTheme="majorEastAsia" w:hAnsiTheme="majorEastAsia"/>
            <w:w w:val="110"/>
          </w:rPr>
          <w:t>7</w:t>
        </w:r>
      </w:ins>
      <w:del w:id="118" w:author="윤현정 (Hyunjeong Yoon)" w:date="2024-08-19T16:18:00Z">
        <w:r w:rsidR="00ED193E" w:rsidDel="00CF680A">
          <w:rPr>
            <w:rFonts w:asciiTheme="majorEastAsia" w:eastAsiaTheme="majorEastAsia" w:hAnsiTheme="majorEastAsia" w:hint="eastAsia"/>
            <w:w w:val="110"/>
          </w:rPr>
          <w:delText>5</w:delText>
        </w:r>
      </w:del>
      <w:r w:rsidRPr="00E117ED">
        <w:rPr>
          <w:rFonts w:asciiTheme="majorEastAsia" w:eastAsiaTheme="majorEastAsia" w:hAnsiTheme="majorEastAsia"/>
          <w:w w:val="110"/>
        </w:rPr>
        <w:t>조</w:t>
      </w:r>
      <w:r w:rsidRPr="00E117ED">
        <w:rPr>
          <w:rFonts w:asciiTheme="majorEastAsia" w:eastAsiaTheme="majorEastAsia" w:hAnsiTheme="majorEastAsia"/>
          <w:spacing w:val="53"/>
          <w:w w:val="110"/>
        </w:rPr>
        <w:t xml:space="preserve"> </w:t>
      </w:r>
      <w:r w:rsidRPr="00E117ED">
        <w:rPr>
          <w:rFonts w:asciiTheme="majorEastAsia" w:eastAsiaTheme="majorEastAsia" w:hAnsiTheme="majorEastAsia"/>
          <w:w w:val="110"/>
        </w:rPr>
        <w:t>(계약</w:t>
      </w:r>
      <w:r w:rsidRPr="00E117ED">
        <w:rPr>
          <w:rFonts w:asciiTheme="majorEastAsia" w:eastAsiaTheme="majorEastAsia" w:hAnsiTheme="majorEastAsia"/>
          <w:spacing w:val="54"/>
          <w:w w:val="110"/>
        </w:rPr>
        <w:t xml:space="preserve"> </w:t>
      </w:r>
      <w:r w:rsidRPr="00E117ED">
        <w:rPr>
          <w:rFonts w:asciiTheme="majorEastAsia" w:eastAsiaTheme="majorEastAsia" w:hAnsiTheme="majorEastAsia"/>
          <w:w w:val="110"/>
        </w:rPr>
        <w:t>기간)</w:t>
      </w:r>
    </w:p>
    <w:p w14:paraId="1EE47339" w14:textId="4193DD09" w:rsidR="00B81399" w:rsidRDefault="00CF680A">
      <w:pPr>
        <w:pStyle w:val="a3"/>
        <w:spacing w:before="42" w:line="261" w:lineRule="auto"/>
        <w:ind w:left="100" w:right="280" w:firstLine="129"/>
        <w:jc w:val="both"/>
        <w:rPr>
          <w:ins w:id="119" w:author="윤현정 (Hyunjeong Yoon)" w:date="2024-08-19T16:19:00Z"/>
          <w:rFonts w:asciiTheme="majorEastAsia" w:eastAsiaTheme="majorEastAsia" w:hAnsiTheme="majorEastAsia"/>
          <w:w w:val="105"/>
        </w:rPr>
      </w:pPr>
      <w:ins w:id="120" w:author="윤현정 (Hyunjeong Yoon)" w:date="2024-08-19T16:19:00Z">
        <w:r>
          <w:rPr>
            <w:rFonts w:asciiTheme="majorEastAsia" w:eastAsiaTheme="majorEastAsia" w:hAnsiTheme="majorEastAsia" w:hint="eastAsia"/>
            <w:w w:val="105"/>
          </w:rPr>
          <w:t>1</w:t>
        </w:r>
        <w:r>
          <w:rPr>
            <w:rFonts w:asciiTheme="majorEastAsia" w:eastAsiaTheme="majorEastAsia" w:hAnsiTheme="majorEastAsia"/>
            <w:w w:val="105"/>
          </w:rPr>
          <w:t xml:space="preserve">. </w:t>
        </w:r>
      </w:ins>
      <w:r w:rsidR="008F12F3" w:rsidRPr="00E117ED">
        <w:rPr>
          <w:rFonts w:asciiTheme="majorEastAsia" w:eastAsiaTheme="majorEastAsia" w:hAnsiTheme="majorEastAsia"/>
          <w:w w:val="105"/>
        </w:rPr>
        <w:t>본</w:t>
      </w:r>
      <w:r w:rsidR="008F12F3" w:rsidRPr="00E117ED">
        <w:rPr>
          <w:rFonts w:asciiTheme="majorEastAsia" w:eastAsiaTheme="majorEastAsia" w:hAnsiTheme="majorEastAsia"/>
          <w:spacing w:val="1"/>
          <w:w w:val="105"/>
        </w:rPr>
        <w:t xml:space="preserve"> </w:t>
      </w:r>
      <w:r w:rsidR="008F12F3" w:rsidRPr="00E117ED">
        <w:rPr>
          <w:rFonts w:asciiTheme="majorEastAsia" w:eastAsiaTheme="majorEastAsia" w:hAnsiTheme="majorEastAsia"/>
          <w:w w:val="105"/>
        </w:rPr>
        <w:t>계약의</w:t>
      </w:r>
      <w:r w:rsidR="008F12F3" w:rsidRPr="00E117ED">
        <w:rPr>
          <w:rFonts w:asciiTheme="majorEastAsia" w:eastAsiaTheme="majorEastAsia" w:hAnsiTheme="majorEastAsia"/>
          <w:spacing w:val="1"/>
          <w:w w:val="105"/>
        </w:rPr>
        <w:t xml:space="preserve"> </w:t>
      </w:r>
      <w:r w:rsidR="008F12F3" w:rsidRPr="00E117ED">
        <w:rPr>
          <w:rFonts w:asciiTheme="majorEastAsia" w:eastAsiaTheme="majorEastAsia" w:hAnsiTheme="majorEastAsia"/>
          <w:w w:val="105"/>
        </w:rPr>
        <w:t>계약기간은</w:t>
      </w:r>
      <w:r w:rsidR="008F12F3" w:rsidRPr="00E117ED">
        <w:rPr>
          <w:rFonts w:asciiTheme="majorEastAsia" w:eastAsiaTheme="majorEastAsia" w:hAnsiTheme="majorEastAsia"/>
          <w:spacing w:val="1"/>
          <w:w w:val="105"/>
        </w:rPr>
        <w:t xml:space="preserve"> </w:t>
      </w:r>
      <w:r w:rsidR="008F12F3" w:rsidRPr="00E117ED">
        <w:rPr>
          <w:rFonts w:asciiTheme="majorEastAsia" w:eastAsiaTheme="majorEastAsia" w:hAnsiTheme="majorEastAsia"/>
          <w:w w:val="105"/>
        </w:rPr>
        <w:t>계약</w:t>
      </w:r>
      <w:r w:rsidR="008F12F3" w:rsidRPr="00E117ED">
        <w:rPr>
          <w:rFonts w:asciiTheme="majorEastAsia" w:eastAsiaTheme="majorEastAsia" w:hAnsiTheme="majorEastAsia"/>
          <w:spacing w:val="1"/>
          <w:w w:val="105"/>
        </w:rPr>
        <w:t xml:space="preserve"> </w:t>
      </w:r>
      <w:r w:rsidR="008F12F3" w:rsidRPr="00E117ED">
        <w:rPr>
          <w:rFonts w:asciiTheme="majorEastAsia" w:eastAsiaTheme="majorEastAsia" w:hAnsiTheme="majorEastAsia"/>
          <w:w w:val="105"/>
        </w:rPr>
        <w:t>체결일부터</w:t>
      </w:r>
      <w:r w:rsidR="008F12F3" w:rsidRPr="00E117ED">
        <w:rPr>
          <w:rFonts w:asciiTheme="majorEastAsia" w:eastAsiaTheme="majorEastAsia" w:hAnsiTheme="majorEastAsia"/>
          <w:spacing w:val="1"/>
          <w:w w:val="105"/>
        </w:rPr>
        <w:t xml:space="preserve"> </w:t>
      </w:r>
      <w:r w:rsidR="008F12F3" w:rsidRPr="00E117ED">
        <w:rPr>
          <w:rFonts w:asciiTheme="majorEastAsia" w:eastAsiaTheme="majorEastAsia" w:hAnsiTheme="majorEastAsia"/>
          <w:w w:val="105"/>
        </w:rPr>
        <w:t>유효하며,</w:t>
      </w:r>
      <w:r w:rsidR="008F12F3" w:rsidRPr="00E117ED">
        <w:rPr>
          <w:rFonts w:asciiTheme="majorEastAsia" w:eastAsiaTheme="majorEastAsia" w:hAnsiTheme="majorEastAsia"/>
          <w:spacing w:val="1"/>
          <w:w w:val="105"/>
        </w:rPr>
        <w:t xml:space="preserve"> </w:t>
      </w:r>
      <w:r w:rsidR="008F12F3" w:rsidRPr="00E117ED">
        <w:rPr>
          <w:rFonts w:asciiTheme="majorEastAsia" w:eastAsiaTheme="majorEastAsia" w:hAnsiTheme="majorEastAsia"/>
          <w:w w:val="105"/>
        </w:rPr>
        <w:t>“을”이</w:t>
      </w:r>
      <w:r w:rsidR="008F12F3" w:rsidRPr="00E117ED">
        <w:rPr>
          <w:rFonts w:asciiTheme="majorEastAsia" w:eastAsiaTheme="majorEastAsia" w:hAnsiTheme="majorEastAsia"/>
          <w:spacing w:val="1"/>
          <w:w w:val="105"/>
        </w:rPr>
        <w:t xml:space="preserve"> </w:t>
      </w:r>
      <w:r w:rsidR="008F12F3" w:rsidRPr="00E117ED">
        <w:rPr>
          <w:rFonts w:asciiTheme="majorEastAsia" w:eastAsiaTheme="majorEastAsia" w:hAnsiTheme="majorEastAsia"/>
          <w:w w:val="105"/>
        </w:rPr>
        <w:t>정부로부터</w:t>
      </w:r>
      <w:r w:rsidR="008F12F3" w:rsidRPr="00E117ED">
        <w:rPr>
          <w:rFonts w:asciiTheme="majorEastAsia" w:eastAsiaTheme="majorEastAsia" w:hAnsiTheme="majorEastAsia"/>
          <w:spacing w:val="-93"/>
          <w:w w:val="105"/>
        </w:rPr>
        <w:t xml:space="preserve"> </w:t>
      </w:r>
      <w:proofErr w:type="gramStart"/>
      <w:r w:rsidR="008F12F3" w:rsidRPr="00E117ED">
        <w:rPr>
          <w:rFonts w:asciiTheme="majorEastAsia" w:eastAsiaTheme="majorEastAsia" w:hAnsiTheme="majorEastAsia"/>
          <w:w w:val="105"/>
        </w:rPr>
        <w:t>승인</w:t>
      </w:r>
      <w:r w:rsidR="00BF30E8">
        <w:rPr>
          <w:rFonts w:asciiTheme="majorEastAsia" w:eastAsiaTheme="majorEastAsia" w:hAnsiTheme="majorEastAsia" w:hint="eastAsia"/>
          <w:w w:val="105"/>
        </w:rPr>
        <w:t xml:space="preserve"> </w:t>
      </w:r>
      <w:r w:rsidR="008F12F3" w:rsidRPr="00E117ED">
        <w:rPr>
          <w:rFonts w:asciiTheme="majorEastAsia" w:eastAsiaTheme="majorEastAsia" w:hAnsiTheme="majorEastAsia"/>
          <w:w w:val="105"/>
        </w:rPr>
        <w:t>받은</w:t>
      </w:r>
      <w:proofErr w:type="gramEnd"/>
      <w:r w:rsidR="008F12F3" w:rsidRPr="00E117ED">
        <w:rPr>
          <w:rFonts w:asciiTheme="majorEastAsia" w:eastAsiaTheme="majorEastAsia" w:hAnsiTheme="majorEastAsia"/>
          <w:spacing w:val="13"/>
          <w:w w:val="105"/>
        </w:rPr>
        <w:t xml:space="preserve"> </w:t>
      </w:r>
      <w:commentRangeStart w:id="121"/>
      <w:r w:rsidR="008F12F3" w:rsidRPr="00E117ED">
        <w:rPr>
          <w:rFonts w:asciiTheme="majorEastAsia" w:eastAsiaTheme="majorEastAsia" w:hAnsiTheme="majorEastAsia"/>
          <w:w w:val="105"/>
        </w:rPr>
        <w:t>본</w:t>
      </w:r>
      <w:r w:rsidR="008F12F3" w:rsidRPr="00E117ED">
        <w:rPr>
          <w:rFonts w:asciiTheme="majorEastAsia" w:eastAsiaTheme="majorEastAsia" w:hAnsiTheme="majorEastAsia"/>
          <w:spacing w:val="16"/>
          <w:w w:val="105"/>
        </w:rPr>
        <w:t xml:space="preserve"> </w:t>
      </w:r>
      <w:r w:rsidR="008F12F3" w:rsidRPr="00E117ED">
        <w:rPr>
          <w:rFonts w:asciiTheme="majorEastAsia" w:eastAsiaTheme="majorEastAsia" w:hAnsiTheme="majorEastAsia"/>
          <w:w w:val="105"/>
        </w:rPr>
        <w:t>사업의</w:t>
      </w:r>
      <w:r w:rsidR="008F12F3" w:rsidRPr="00E117ED">
        <w:rPr>
          <w:rFonts w:asciiTheme="majorEastAsia" w:eastAsiaTheme="majorEastAsia" w:hAnsiTheme="majorEastAsia"/>
          <w:spacing w:val="16"/>
          <w:w w:val="105"/>
        </w:rPr>
        <w:t xml:space="preserve"> </w:t>
      </w:r>
      <w:r w:rsidR="008F12F3" w:rsidRPr="00E117ED">
        <w:rPr>
          <w:rFonts w:asciiTheme="majorEastAsia" w:eastAsiaTheme="majorEastAsia" w:hAnsiTheme="majorEastAsia"/>
          <w:w w:val="105"/>
        </w:rPr>
        <w:t>인증유효기간(10년)</w:t>
      </w:r>
      <w:r w:rsidR="008F12F3" w:rsidRPr="00E117ED">
        <w:rPr>
          <w:rFonts w:asciiTheme="majorEastAsia" w:eastAsiaTheme="majorEastAsia" w:hAnsiTheme="majorEastAsia"/>
          <w:spacing w:val="15"/>
          <w:w w:val="105"/>
        </w:rPr>
        <w:t xml:space="preserve"> </w:t>
      </w:r>
      <w:r w:rsidR="008F12F3" w:rsidRPr="00E117ED">
        <w:rPr>
          <w:rFonts w:asciiTheme="majorEastAsia" w:eastAsiaTheme="majorEastAsia" w:hAnsiTheme="majorEastAsia"/>
          <w:w w:val="105"/>
        </w:rPr>
        <w:t>동안</w:t>
      </w:r>
      <w:r w:rsidR="008F12F3" w:rsidRPr="00E117ED">
        <w:rPr>
          <w:rFonts w:asciiTheme="majorEastAsia" w:eastAsiaTheme="majorEastAsia" w:hAnsiTheme="majorEastAsia"/>
          <w:spacing w:val="14"/>
          <w:w w:val="105"/>
        </w:rPr>
        <w:t xml:space="preserve"> </w:t>
      </w:r>
      <w:commentRangeEnd w:id="121"/>
      <w:r w:rsidR="0085620E">
        <w:rPr>
          <w:rStyle w:val="a6"/>
        </w:rPr>
        <w:commentReference w:id="121"/>
      </w:r>
      <w:r w:rsidR="008F12F3" w:rsidRPr="00E117ED">
        <w:rPr>
          <w:rFonts w:asciiTheme="majorEastAsia" w:eastAsiaTheme="majorEastAsia" w:hAnsiTheme="majorEastAsia"/>
          <w:w w:val="105"/>
        </w:rPr>
        <w:t>본</w:t>
      </w:r>
      <w:r w:rsidR="008F12F3" w:rsidRPr="00E117ED">
        <w:rPr>
          <w:rFonts w:asciiTheme="majorEastAsia" w:eastAsiaTheme="majorEastAsia" w:hAnsiTheme="majorEastAsia"/>
          <w:spacing w:val="16"/>
          <w:w w:val="105"/>
        </w:rPr>
        <w:t xml:space="preserve"> </w:t>
      </w:r>
      <w:r w:rsidR="008F12F3" w:rsidRPr="00E117ED">
        <w:rPr>
          <w:rFonts w:asciiTheme="majorEastAsia" w:eastAsiaTheme="majorEastAsia" w:hAnsiTheme="majorEastAsia"/>
          <w:w w:val="105"/>
        </w:rPr>
        <w:t>계약의</w:t>
      </w:r>
      <w:r w:rsidR="008F12F3" w:rsidRPr="00E117ED">
        <w:rPr>
          <w:rFonts w:asciiTheme="majorEastAsia" w:eastAsiaTheme="majorEastAsia" w:hAnsiTheme="majorEastAsia"/>
          <w:spacing w:val="15"/>
          <w:w w:val="105"/>
        </w:rPr>
        <w:t xml:space="preserve"> </w:t>
      </w:r>
      <w:r w:rsidR="008F12F3" w:rsidRPr="00E117ED">
        <w:rPr>
          <w:rFonts w:asciiTheme="majorEastAsia" w:eastAsiaTheme="majorEastAsia" w:hAnsiTheme="majorEastAsia"/>
          <w:w w:val="105"/>
        </w:rPr>
        <w:t>효력은</w:t>
      </w:r>
      <w:r w:rsidR="008F12F3" w:rsidRPr="00E117ED">
        <w:rPr>
          <w:rFonts w:asciiTheme="majorEastAsia" w:eastAsiaTheme="majorEastAsia" w:hAnsiTheme="majorEastAsia"/>
          <w:spacing w:val="16"/>
          <w:w w:val="105"/>
        </w:rPr>
        <w:t xml:space="preserve"> </w:t>
      </w:r>
      <w:r w:rsidR="008F12F3" w:rsidRPr="00E117ED">
        <w:rPr>
          <w:rFonts w:asciiTheme="majorEastAsia" w:eastAsiaTheme="majorEastAsia" w:hAnsiTheme="majorEastAsia"/>
          <w:w w:val="105"/>
        </w:rPr>
        <w:t>유지된다.</w:t>
      </w:r>
    </w:p>
    <w:p w14:paraId="60937B22" w14:textId="25B638EA" w:rsidR="00CF680A" w:rsidRPr="00E117ED" w:rsidRDefault="00CF680A">
      <w:pPr>
        <w:pStyle w:val="a3"/>
        <w:spacing w:before="42" w:line="261" w:lineRule="auto"/>
        <w:ind w:left="100" w:right="280" w:firstLine="129"/>
        <w:jc w:val="both"/>
        <w:rPr>
          <w:rFonts w:asciiTheme="majorEastAsia" w:eastAsiaTheme="majorEastAsia" w:hAnsiTheme="majorEastAsia"/>
        </w:rPr>
      </w:pPr>
      <w:ins w:id="122" w:author="윤현정 (Hyunjeong Yoon)" w:date="2024-08-19T16:19:00Z">
        <w:r>
          <w:rPr>
            <w:rFonts w:asciiTheme="majorEastAsia" w:eastAsiaTheme="majorEastAsia" w:hAnsiTheme="majorEastAsia" w:hint="eastAsia"/>
          </w:rPr>
          <w:t>2</w:t>
        </w:r>
        <w:r>
          <w:rPr>
            <w:rFonts w:asciiTheme="majorEastAsia" w:eastAsiaTheme="majorEastAsia" w:hAnsiTheme="majorEastAsia"/>
          </w:rPr>
          <w:t xml:space="preserve">. </w:t>
        </w:r>
        <w:r>
          <w:rPr>
            <w:rFonts w:asciiTheme="majorEastAsia" w:eastAsiaTheme="majorEastAsia" w:hAnsiTheme="majorEastAsia" w:hint="eastAsia"/>
          </w:rPr>
          <w:t xml:space="preserve">계약기간 중이여도 </w:t>
        </w:r>
        <w:r>
          <w:rPr>
            <w:rFonts w:asciiTheme="majorEastAsia" w:eastAsiaTheme="majorEastAsia" w:hAnsiTheme="majorEastAsia"/>
          </w:rPr>
          <w:t>“</w:t>
        </w:r>
        <w:r>
          <w:rPr>
            <w:rFonts w:asciiTheme="majorEastAsia" w:eastAsiaTheme="majorEastAsia" w:hAnsiTheme="majorEastAsia" w:hint="eastAsia"/>
          </w:rPr>
          <w:t>을</w:t>
        </w:r>
        <w:r>
          <w:rPr>
            <w:rFonts w:asciiTheme="majorEastAsia" w:eastAsiaTheme="majorEastAsia" w:hAnsiTheme="majorEastAsia"/>
          </w:rPr>
          <w:t>”</w:t>
        </w:r>
        <w:r>
          <w:rPr>
            <w:rFonts w:asciiTheme="majorEastAsia" w:eastAsiaTheme="majorEastAsia" w:hAnsiTheme="majorEastAsia" w:hint="eastAsia"/>
          </w:rPr>
          <w:t xml:space="preserve">은 </w:t>
        </w:r>
        <w:r>
          <w:rPr>
            <w:rFonts w:asciiTheme="majorEastAsia" w:eastAsiaTheme="majorEastAsia" w:hAnsiTheme="majorEastAsia"/>
          </w:rPr>
          <w:t>“</w:t>
        </w:r>
        <w:r>
          <w:rPr>
            <w:rFonts w:asciiTheme="majorEastAsia" w:eastAsiaTheme="majorEastAsia" w:hAnsiTheme="majorEastAsia" w:hint="eastAsia"/>
          </w:rPr>
          <w:t>갑</w:t>
        </w:r>
        <w:r>
          <w:rPr>
            <w:rFonts w:asciiTheme="majorEastAsia" w:eastAsiaTheme="majorEastAsia" w:hAnsiTheme="majorEastAsia"/>
          </w:rPr>
          <w:t>”</w:t>
        </w:r>
        <w:r>
          <w:rPr>
            <w:rFonts w:asciiTheme="majorEastAsia" w:eastAsiaTheme="majorEastAsia" w:hAnsiTheme="majorEastAsia" w:hint="eastAsia"/>
          </w:rPr>
          <w:t xml:space="preserve">을 통해 </w:t>
        </w:r>
        <w:r>
          <w:rPr>
            <w:rFonts w:asciiTheme="majorEastAsia" w:eastAsiaTheme="majorEastAsia" w:hAnsiTheme="majorEastAsia"/>
          </w:rPr>
          <w:t>“</w:t>
        </w:r>
        <w:r>
          <w:rPr>
            <w:rFonts w:asciiTheme="majorEastAsia" w:eastAsiaTheme="majorEastAsia" w:hAnsiTheme="majorEastAsia" w:hint="eastAsia"/>
          </w:rPr>
          <w:t>탄소배출권</w:t>
        </w:r>
        <w:r>
          <w:rPr>
            <w:rFonts w:asciiTheme="majorEastAsia" w:eastAsiaTheme="majorEastAsia" w:hAnsiTheme="majorEastAsia"/>
          </w:rPr>
          <w:t>”</w:t>
        </w:r>
        <w:r>
          <w:rPr>
            <w:rFonts w:asciiTheme="majorEastAsia" w:eastAsiaTheme="majorEastAsia" w:hAnsiTheme="majorEastAsia" w:hint="eastAsia"/>
          </w:rPr>
          <w:t xml:space="preserve">을 외부사업을 </w:t>
        </w:r>
      </w:ins>
      <w:ins w:id="123" w:author="윤현정 (Hyunjeong Yoon)" w:date="2024-08-19T16:21:00Z">
        <w:r>
          <w:rPr>
            <w:rFonts w:asciiTheme="majorEastAsia" w:eastAsiaTheme="majorEastAsia" w:hAnsiTheme="majorEastAsia" w:hint="eastAsia"/>
          </w:rPr>
          <w:t xml:space="preserve">신청하지 않을 수 있으며 직접 </w:t>
        </w:r>
      </w:ins>
      <w:ins w:id="124" w:author="윤현정 (Hyunjeong Yoon)" w:date="2024-08-19T16:22:00Z">
        <w:r>
          <w:rPr>
            <w:rFonts w:asciiTheme="majorEastAsia" w:eastAsiaTheme="majorEastAsia" w:hAnsiTheme="majorEastAsia" w:hint="eastAsia"/>
          </w:rPr>
          <w:t>또는 다른 사</w:t>
        </w:r>
      </w:ins>
      <w:ins w:id="125" w:author="윤현정 (Hyunjeong Yoon)" w:date="2024-08-19T16:27:00Z">
        <w:r w:rsidR="0085620E">
          <w:rPr>
            <w:rFonts w:asciiTheme="majorEastAsia" w:eastAsiaTheme="majorEastAsia" w:hAnsiTheme="majorEastAsia" w:hint="eastAsia"/>
          </w:rPr>
          <w:t>업자</w:t>
        </w:r>
      </w:ins>
      <w:ins w:id="126" w:author="윤현정 (Hyunjeong Yoon)" w:date="2024-08-19T16:22:00Z">
        <w:r>
          <w:rPr>
            <w:rFonts w:asciiTheme="majorEastAsia" w:eastAsiaTheme="majorEastAsia" w:hAnsiTheme="majorEastAsia" w:hint="eastAsia"/>
          </w:rPr>
          <w:t>를 통해 외부사업을 신청할 수 있다.</w:t>
        </w:r>
        <w:r>
          <w:rPr>
            <w:rFonts w:asciiTheme="majorEastAsia" w:eastAsiaTheme="majorEastAsia" w:hAnsiTheme="majorEastAsia"/>
          </w:rPr>
          <w:t xml:space="preserve"> </w:t>
        </w:r>
        <w:r>
          <w:rPr>
            <w:rFonts w:asciiTheme="majorEastAsia" w:eastAsiaTheme="majorEastAsia" w:hAnsiTheme="majorEastAsia" w:hint="eastAsia"/>
          </w:rPr>
          <w:t xml:space="preserve">즉 </w:t>
        </w:r>
        <w:r>
          <w:rPr>
            <w:rFonts w:asciiTheme="majorEastAsia" w:eastAsiaTheme="majorEastAsia" w:hAnsiTheme="majorEastAsia"/>
          </w:rPr>
          <w:t>“</w:t>
        </w:r>
        <w:r>
          <w:rPr>
            <w:rFonts w:asciiTheme="majorEastAsia" w:eastAsiaTheme="majorEastAsia" w:hAnsiTheme="majorEastAsia" w:hint="eastAsia"/>
          </w:rPr>
          <w:t>을</w:t>
        </w:r>
        <w:r>
          <w:rPr>
            <w:rFonts w:asciiTheme="majorEastAsia" w:eastAsiaTheme="majorEastAsia" w:hAnsiTheme="majorEastAsia"/>
          </w:rPr>
          <w:t>”</w:t>
        </w:r>
        <w:r>
          <w:rPr>
            <w:rFonts w:asciiTheme="majorEastAsia" w:eastAsiaTheme="majorEastAsia" w:hAnsiTheme="majorEastAsia" w:hint="eastAsia"/>
          </w:rPr>
          <w:t xml:space="preserve">이 </w:t>
        </w:r>
        <w:r>
          <w:rPr>
            <w:rFonts w:asciiTheme="majorEastAsia" w:eastAsiaTheme="majorEastAsia" w:hAnsiTheme="majorEastAsia"/>
          </w:rPr>
          <w:t>“</w:t>
        </w:r>
        <w:r>
          <w:rPr>
            <w:rFonts w:asciiTheme="majorEastAsia" w:eastAsiaTheme="majorEastAsia" w:hAnsiTheme="majorEastAsia" w:hint="eastAsia"/>
          </w:rPr>
          <w:t>갑</w:t>
        </w:r>
        <w:r>
          <w:rPr>
            <w:rFonts w:asciiTheme="majorEastAsia" w:eastAsiaTheme="majorEastAsia" w:hAnsiTheme="majorEastAsia"/>
          </w:rPr>
          <w:t>”</w:t>
        </w:r>
        <w:r>
          <w:rPr>
            <w:rFonts w:asciiTheme="majorEastAsia" w:eastAsiaTheme="majorEastAsia" w:hAnsiTheme="majorEastAsia" w:hint="eastAsia"/>
          </w:rPr>
          <w:t>을 통해 외부사업을 신청할지</w:t>
        </w:r>
        <w:r>
          <w:rPr>
            <w:rFonts w:asciiTheme="majorEastAsia" w:eastAsiaTheme="majorEastAsia" w:hAnsiTheme="majorEastAsia"/>
          </w:rPr>
          <w:t xml:space="preserve"> </w:t>
        </w:r>
        <w:r>
          <w:rPr>
            <w:rFonts w:asciiTheme="majorEastAsia" w:eastAsiaTheme="majorEastAsia" w:hAnsiTheme="majorEastAsia" w:hint="eastAsia"/>
          </w:rPr>
          <w:t xml:space="preserve">여부를 결정할 권한은 전적으로 </w:t>
        </w:r>
        <w:r>
          <w:rPr>
            <w:rFonts w:asciiTheme="majorEastAsia" w:eastAsiaTheme="majorEastAsia" w:hAnsiTheme="majorEastAsia"/>
          </w:rPr>
          <w:t>“</w:t>
        </w:r>
        <w:r>
          <w:rPr>
            <w:rFonts w:asciiTheme="majorEastAsia" w:eastAsiaTheme="majorEastAsia" w:hAnsiTheme="majorEastAsia" w:hint="eastAsia"/>
          </w:rPr>
          <w:t>을</w:t>
        </w:r>
        <w:r>
          <w:rPr>
            <w:rFonts w:asciiTheme="majorEastAsia" w:eastAsiaTheme="majorEastAsia" w:hAnsiTheme="majorEastAsia"/>
          </w:rPr>
          <w:t>”</w:t>
        </w:r>
        <w:r>
          <w:rPr>
            <w:rFonts w:asciiTheme="majorEastAsia" w:eastAsiaTheme="majorEastAsia" w:hAnsiTheme="majorEastAsia" w:hint="eastAsia"/>
          </w:rPr>
          <w:t>에게 있다.</w:t>
        </w:r>
        <w:r>
          <w:rPr>
            <w:rFonts w:asciiTheme="majorEastAsia" w:eastAsiaTheme="majorEastAsia" w:hAnsiTheme="majorEastAsia"/>
          </w:rPr>
          <w:t xml:space="preserve"> </w:t>
        </w:r>
      </w:ins>
    </w:p>
    <w:p w14:paraId="0066DA6C" w14:textId="77777777" w:rsidR="0039545D" w:rsidRDefault="0039545D">
      <w:pPr>
        <w:pStyle w:val="a3"/>
        <w:spacing w:line="433" w:lineRule="exact"/>
        <w:ind w:left="100"/>
        <w:jc w:val="both"/>
        <w:rPr>
          <w:rFonts w:asciiTheme="majorEastAsia" w:eastAsiaTheme="majorEastAsia" w:hAnsiTheme="majorEastAsia"/>
          <w:w w:val="110"/>
        </w:rPr>
      </w:pPr>
    </w:p>
    <w:p w14:paraId="55895C26" w14:textId="1C7D61EA" w:rsidR="00B81399" w:rsidRPr="00E117ED" w:rsidRDefault="0039545D">
      <w:pPr>
        <w:pStyle w:val="a3"/>
        <w:spacing w:line="433" w:lineRule="exact"/>
        <w:ind w:left="100"/>
        <w:jc w:val="both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w w:val="110"/>
        </w:rPr>
        <w:t>제</w:t>
      </w:r>
      <w:r w:rsidR="003229E0">
        <w:rPr>
          <w:rFonts w:asciiTheme="majorEastAsia" w:eastAsiaTheme="majorEastAsia" w:hAnsiTheme="majorEastAsia" w:hint="eastAsia"/>
          <w:w w:val="110"/>
        </w:rPr>
        <w:t>6</w:t>
      </w:r>
      <w:r w:rsidR="008F12F3" w:rsidRPr="00E117ED">
        <w:rPr>
          <w:rFonts w:asciiTheme="majorEastAsia" w:eastAsiaTheme="majorEastAsia" w:hAnsiTheme="majorEastAsia"/>
          <w:w w:val="110"/>
        </w:rPr>
        <w:t>조</w:t>
      </w:r>
      <w:r w:rsidR="008F12F3" w:rsidRPr="00E117ED">
        <w:rPr>
          <w:rFonts w:asciiTheme="majorEastAsia" w:eastAsiaTheme="majorEastAsia" w:hAnsiTheme="majorEastAsia"/>
          <w:spacing w:val="53"/>
          <w:w w:val="110"/>
        </w:rPr>
        <w:t xml:space="preserve"> </w:t>
      </w:r>
      <w:r w:rsidR="008F12F3" w:rsidRPr="00E117ED">
        <w:rPr>
          <w:rFonts w:asciiTheme="majorEastAsia" w:eastAsiaTheme="majorEastAsia" w:hAnsiTheme="majorEastAsia"/>
          <w:w w:val="110"/>
        </w:rPr>
        <w:t>(계약</w:t>
      </w:r>
      <w:r w:rsidR="008F12F3" w:rsidRPr="00E117ED">
        <w:rPr>
          <w:rFonts w:asciiTheme="majorEastAsia" w:eastAsiaTheme="majorEastAsia" w:hAnsiTheme="majorEastAsia"/>
          <w:spacing w:val="54"/>
          <w:w w:val="110"/>
        </w:rPr>
        <w:t xml:space="preserve"> </w:t>
      </w:r>
      <w:r w:rsidR="008F12F3" w:rsidRPr="00E117ED">
        <w:rPr>
          <w:rFonts w:asciiTheme="majorEastAsia" w:eastAsiaTheme="majorEastAsia" w:hAnsiTheme="majorEastAsia"/>
          <w:w w:val="110"/>
        </w:rPr>
        <w:t>해지)</w:t>
      </w:r>
    </w:p>
    <w:p w14:paraId="11A10E6D" w14:textId="77777777" w:rsidR="00B81399" w:rsidRPr="00E117ED" w:rsidRDefault="008F12F3">
      <w:pPr>
        <w:pStyle w:val="a3"/>
        <w:spacing w:before="44" w:line="261" w:lineRule="auto"/>
        <w:ind w:left="359" w:right="280" w:hanging="260"/>
        <w:jc w:val="both"/>
        <w:rPr>
          <w:rFonts w:asciiTheme="majorEastAsia" w:eastAsiaTheme="majorEastAsia" w:hAnsiTheme="majorEastAsia"/>
        </w:rPr>
      </w:pPr>
      <w:r w:rsidRPr="00E117ED">
        <w:rPr>
          <w:rFonts w:asciiTheme="majorEastAsia" w:eastAsiaTheme="majorEastAsia" w:hAnsiTheme="majorEastAsia"/>
        </w:rPr>
        <w:t>①</w:t>
      </w:r>
      <w:r w:rsidRPr="00E117ED">
        <w:rPr>
          <w:rFonts w:asciiTheme="majorEastAsia" w:eastAsiaTheme="majorEastAsia" w:hAnsiTheme="majorEastAsia"/>
          <w:spacing w:val="1"/>
        </w:rPr>
        <w:t xml:space="preserve"> </w:t>
      </w:r>
      <w:r w:rsidRPr="00E117ED">
        <w:rPr>
          <w:rFonts w:asciiTheme="majorEastAsia" w:eastAsiaTheme="majorEastAsia" w:hAnsiTheme="majorEastAsia"/>
          <w:w w:val="105"/>
        </w:rPr>
        <w:t>양 당사자는 상호 서면합의에 의하여 본 계약의 전부 또는 일부를</w:t>
      </w:r>
      <w:r w:rsidRPr="00E117ED">
        <w:rPr>
          <w:rFonts w:asciiTheme="majorEastAsia" w:eastAsiaTheme="majorEastAsia" w:hAnsiTheme="majorEastAsia"/>
          <w:spacing w:val="1"/>
          <w:w w:val="105"/>
        </w:rPr>
        <w:t xml:space="preserve"> </w:t>
      </w:r>
      <w:r w:rsidRPr="00E117ED">
        <w:rPr>
          <w:rFonts w:asciiTheme="majorEastAsia" w:eastAsiaTheme="majorEastAsia" w:hAnsiTheme="majorEastAsia"/>
          <w:w w:val="105"/>
        </w:rPr>
        <w:t>해지할</w:t>
      </w:r>
      <w:r w:rsidRPr="00E117ED">
        <w:rPr>
          <w:rFonts w:asciiTheme="majorEastAsia" w:eastAsiaTheme="majorEastAsia" w:hAnsiTheme="majorEastAsia"/>
          <w:spacing w:val="32"/>
          <w:w w:val="105"/>
        </w:rPr>
        <w:t xml:space="preserve"> </w:t>
      </w:r>
      <w:r w:rsidRPr="00E117ED">
        <w:rPr>
          <w:rFonts w:asciiTheme="majorEastAsia" w:eastAsiaTheme="majorEastAsia" w:hAnsiTheme="majorEastAsia"/>
          <w:w w:val="105"/>
        </w:rPr>
        <w:t>수</w:t>
      </w:r>
      <w:r w:rsidRPr="00E117ED">
        <w:rPr>
          <w:rFonts w:asciiTheme="majorEastAsia" w:eastAsiaTheme="majorEastAsia" w:hAnsiTheme="majorEastAsia"/>
          <w:spacing w:val="35"/>
          <w:w w:val="105"/>
        </w:rPr>
        <w:t xml:space="preserve"> </w:t>
      </w:r>
      <w:r w:rsidRPr="00E117ED">
        <w:rPr>
          <w:rFonts w:asciiTheme="majorEastAsia" w:eastAsiaTheme="majorEastAsia" w:hAnsiTheme="majorEastAsia"/>
          <w:w w:val="105"/>
        </w:rPr>
        <w:t>있다.</w:t>
      </w:r>
    </w:p>
    <w:p w14:paraId="6AB31F4C" w14:textId="77777777" w:rsidR="00B81399" w:rsidRPr="00E117ED" w:rsidRDefault="008F12F3">
      <w:pPr>
        <w:pStyle w:val="a3"/>
        <w:spacing w:before="101" w:line="261" w:lineRule="auto"/>
        <w:ind w:left="359" w:right="280" w:hanging="260"/>
        <w:jc w:val="both"/>
        <w:rPr>
          <w:rFonts w:asciiTheme="majorEastAsia" w:eastAsiaTheme="majorEastAsia" w:hAnsiTheme="majorEastAsia"/>
        </w:rPr>
      </w:pPr>
      <w:r w:rsidRPr="00E117ED">
        <w:rPr>
          <w:rFonts w:asciiTheme="majorEastAsia" w:eastAsiaTheme="majorEastAsia" w:hAnsiTheme="majorEastAsia"/>
        </w:rPr>
        <w:t>②</w:t>
      </w:r>
      <w:r w:rsidRPr="00E117ED">
        <w:rPr>
          <w:rFonts w:asciiTheme="majorEastAsia" w:eastAsiaTheme="majorEastAsia" w:hAnsiTheme="majorEastAsia"/>
          <w:spacing w:val="1"/>
        </w:rPr>
        <w:t xml:space="preserve"> </w:t>
      </w:r>
      <w:r w:rsidRPr="00E117ED">
        <w:rPr>
          <w:rFonts w:asciiTheme="majorEastAsia" w:eastAsiaTheme="majorEastAsia" w:hAnsiTheme="majorEastAsia"/>
        </w:rPr>
        <w:t>본 계약의 일방당사자가 본 계약에 규정된 자신의 의무를 위반하거나 불</w:t>
      </w:r>
      <w:r w:rsidRPr="00E117ED">
        <w:rPr>
          <w:rFonts w:asciiTheme="majorEastAsia" w:eastAsiaTheme="majorEastAsia" w:hAnsiTheme="majorEastAsia"/>
          <w:spacing w:val="1"/>
        </w:rPr>
        <w:t xml:space="preserve"> </w:t>
      </w:r>
      <w:r w:rsidRPr="00E117ED">
        <w:rPr>
          <w:rFonts w:asciiTheme="majorEastAsia" w:eastAsiaTheme="majorEastAsia" w:hAnsiTheme="majorEastAsia"/>
          <w:w w:val="105"/>
        </w:rPr>
        <w:t>성실하게 이행할 경우 상대방은 서면 또는 유선으로 그 시정 또는 개선을</w:t>
      </w:r>
      <w:r w:rsidRPr="00E117ED">
        <w:rPr>
          <w:rFonts w:asciiTheme="majorEastAsia" w:eastAsiaTheme="majorEastAsia" w:hAnsiTheme="majorEastAsia"/>
          <w:spacing w:val="-93"/>
          <w:w w:val="105"/>
        </w:rPr>
        <w:t xml:space="preserve"> </w:t>
      </w:r>
      <w:r w:rsidRPr="00E117ED">
        <w:rPr>
          <w:rFonts w:asciiTheme="majorEastAsia" w:eastAsiaTheme="majorEastAsia" w:hAnsiTheme="majorEastAsia"/>
          <w:spacing w:val="-2"/>
          <w:w w:val="105"/>
        </w:rPr>
        <w:t>요구할</w:t>
      </w:r>
      <w:r w:rsidRPr="00E117ED">
        <w:rPr>
          <w:rFonts w:asciiTheme="majorEastAsia" w:eastAsiaTheme="majorEastAsia" w:hAnsiTheme="majorEastAsia"/>
          <w:spacing w:val="-14"/>
          <w:w w:val="105"/>
        </w:rPr>
        <w:t xml:space="preserve"> </w:t>
      </w:r>
      <w:r w:rsidRPr="00E117ED">
        <w:rPr>
          <w:rFonts w:asciiTheme="majorEastAsia" w:eastAsiaTheme="majorEastAsia" w:hAnsiTheme="majorEastAsia"/>
          <w:spacing w:val="-2"/>
          <w:w w:val="105"/>
        </w:rPr>
        <w:t>수</w:t>
      </w:r>
      <w:r w:rsidRPr="00E117ED">
        <w:rPr>
          <w:rFonts w:asciiTheme="majorEastAsia" w:eastAsiaTheme="majorEastAsia" w:hAnsiTheme="majorEastAsia"/>
          <w:spacing w:val="-15"/>
          <w:w w:val="105"/>
        </w:rPr>
        <w:t xml:space="preserve"> </w:t>
      </w:r>
      <w:r w:rsidRPr="00E117ED">
        <w:rPr>
          <w:rFonts w:asciiTheme="majorEastAsia" w:eastAsiaTheme="majorEastAsia" w:hAnsiTheme="majorEastAsia"/>
          <w:spacing w:val="-2"/>
          <w:w w:val="105"/>
        </w:rPr>
        <w:t>있으며,</w:t>
      </w:r>
      <w:r w:rsidRPr="00E117ED">
        <w:rPr>
          <w:rFonts w:asciiTheme="majorEastAsia" w:eastAsiaTheme="majorEastAsia" w:hAnsiTheme="majorEastAsia"/>
          <w:spacing w:val="-13"/>
          <w:w w:val="105"/>
        </w:rPr>
        <w:t xml:space="preserve"> </w:t>
      </w:r>
      <w:r w:rsidRPr="00E117ED">
        <w:rPr>
          <w:rFonts w:asciiTheme="majorEastAsia" w:eastAsiaTheme="majorEastAsia" w:hAnsiTheme="majorEastAsia"/>
          <w:spacing w:val="-1"/>
          <w:w w:val="105"/>
        </w:rPr>
        <w:t>그로부터</w:t>
      </w:r>
      <w:r w:rsidRPr="00E117ED">
        <w:rPr>
          <w:rFonts w:asciiTheme="majorEastAsia" w:eastAsiaTheme="majorEastAsia" w:hAnsiTheme="majorEastAsia"/>
          <w:spacing w:val="-13"/>
          <w:w w:val="105"/>
        </w:rPr>
        <w:t xml:space="preserve"> </w:t>
      </w:r>
      <w:r w:rsidRPr="00E117ED">
        <w:rPr>
          <w:rFonts w:asciiTheme="majorEastAsia" w:eastAsiaTheme="majorEastAsia" w:hAnsiTheme="majorEastAsia"/>
          <w:spacing w:val="-1"/>
          <w:w w:val="105"/>
        </w:rPr>
        <w:t>5일</w:t>
      </w:r>
      <w:r w:rsidRPr="00E117ED">
        <w:rPr>
          <w:rFonts w:asciiTheme="majorEastAsia" w:eastAsiaTheme="majorEastAsia" w:hAnsiTheme="majorEastAsia"/>
          <w:spacing w:val="-14"/>
          <w:w w:val="105"/>
        </w:rPr>
        <w:t xml:space="preserve"> </w:t>
      </w:r>
      <w:r w:rsidRPr="00E117ED">
        <w:rPr>
          <w:rFonts w:asciiTheme="majorEastAsia" w:eastAsiaTheme="majorEastAsia" w:hAnsiTheme="majorEastAsia"/>
          <w:spacing w:val="-1"/>
          <w:w w:val="105"/>
        </w:rPr>
        <w:t>이내에</w:t>
      </w:r>
      <w:r w:rsidRPr="00E117ED">
        <w:rPr>
          <w:rFonts w:asciiTheme="majorEastAsia" w:eastAsiaTheme="majorEastAsia" w:hAnsiTheme="majorEastAsia"/>
          <w:spacing w:val="-15"/>
          <w:w w:val="105"/>
        </w:rPr>
        <w:t xml:space="preserve"> </w:t>
      </w:r>
      <w:r w:rsidRPr="00E117ED">
        <w:rPr>
          <w:rFonts w:asciiTheme="majorEastAsia" w:eastAsiaTheme="majorEastAsia" w:hAnsiTheme="majorEastAsia"/>
          <w:spacing w:val="-1"/>
          <w:w w:val="105"/>
        </w:rPr>
        <w:t>귀책</w:t>
      </w:r>
      <w:r w:rsidRPr="00E117ED">
        <w:rPr>
          <w:rFonts w:asciiTheme="majorEastAsia" w:eastAsiaTheme="majorEastAsia" w:hAnsiTheme="majorEastAsia"/>
          <w:spacing w:val="-15"/>
          <w:w w:val="105"/>
        </w:rPr>
        <w:t xml:space="preserve"> </w:t>
      </w:r>
      <w:r w:rsidRPr="00E117ED">
        <w:rPr>
          <w:rFonts w:asciiTheme="majorEastAsia" w:eastAsiaTheme="majorEastAsia" w:hAnsiTheme="majorEastAsia"/>
          <w:spacing w:val="-1"/>
          <w:w w:val="105"/>
        </w:rPr>
        <w:t>당사자의</w:t>
      </w:r>
      <w:r w:rsidRPr="00E117ED">
        <w:rPr>
          <w:rFonts w:asciiTheme="majorEastAsia" w:eastAsiaTheme="majorEastAsia" w:hAnsiTheme="majorEastAsia"/>
          <w:spacing w:val="-14"/>
          <w:w w:val="105"/>
        </w:rPr>
        <w:t xml:space="preserve"> </w:t>
      </w:r>
      <w:r w:rsidRPr="00E117ED">
        <w:rPr>
          <w:rFonts w:asciiTheme="majorEastAsia" w:eastAsiaTheme="majorEastAsia" w:hAnsiTheme="majorEastAsia"/>
          <w:spacing w:val="-1"/>
          <w:w w:val="105"/>
        </w:rPr>
        <w:t>시정</w:t>
      </w:r>
      <w:r w:rsidRPr="00E117ED">
        <w:rPr>
          <w:rFonts w:asciiTheme="majorEastAsia" w:eastAsiaTheme="majorEastAsia" w:hAnsiTheme="majorEastAsia"/>
          <w:spacing w:val="-15"/>
          <w:w w:val="105"/>
        </w:rPr>
        <w:t xml:space="preserve"> </w:t>
      </w:r>
      <w:r w:rsidRPr="00E117ED">
        <w:rPr>
          <w:rFonts w:asciiTheme="majorEastAsia" w:eastAsiaTheme="majorEastAsia" w:hAnsiTheme="majorEastAsia"/>
          <w:spacing w:val="-1"/>
          <w:w w:val="105"/>
        </w:rPr>
        <w:t>또는</w:t>
      </w:r>
      <w:r w:rsidRPr="00E117ED">
        <w:rPr>
          <w:rFonts w:asciiTheme="majorEastAsia" w:eastAsiaTheme="majorEastAsia" w:hAnsiTheme="majorEastAsia"/>
          <w:spacing w:val="-15"/>
          <w:w w:val="105"/>
        </w:rPr>
        <w:t xml:space="preserve"> </w:t>
      </w:r>
      <w:r w:rsidRPr="00E117ED">
        <w:rPr>
          <w:rFonts w:asciiTheme="majorEastAsia" w:eastAsiaTheme="majorEastAsia" w:hAnsiTheme="majorEastAsia"/>
          <w:spacing w:val="-1"/>
          <w:w w:val="105"/>
        </w:rPr>
        <w:t>개선조치</w:t>
      </w:r>
      <w:r w:rsidRPr="00E117ED">
        <w:rPr>
          <w:rFonts w:asciiTheme="majorEastAsia" w:eastAsiaTheme="majorEastAsia" w:hAnsiTheme="majorEastAsia"/>
          <w:spacing w:val="-93"/>
          <w:w w:val="105"/>
        </w:rPr>
        <w:t xml:space="preserve"> </w:t>
      </w:r>
      <w:r w:rsidRPr="00E117ED">
        <w:rPr>
          <w:rFonts w:asciiTheme="majorEastAsia" w:eastAsiaTheme="majorEastAsia" w:hAnsiTheme="majorEastAsia"/>
          <w:w w:val="105"/>
        </w:rPr>
        <w:t>가</w:t>
      </w:r>
      <w:r w:rsidRPr="00E117ED">
        <w:rPr>
          <w:rFonts w:asciiTheme="majorEastAsia" w:eastAsiaTheme="majorEastAsia" w:hAnsiTheme="majorEastAsia"/>
          <w:spacing w:val="12"/>
          <w:w w:val="105"/>
        </w:rPr>
        <w:t xml:space="preserve"> </w:t>
      </w:r>
      <w:r w:rsidRPr="00E117ED">
        <w:rPr>
          <w:rFonts w:asciiTheme="majorEastAsia" w:eastAsiaTheme="majorEastAsia" w:hAnsiTheme="majorEastAsia"/>
          <w:w w:val="105"/>
        </w:rPr>
        <w:t>없을</w:t>
      </w:r>
      <w:r w:rsidRPr="00E117ED">
        <w:rPr>
          <w:rFonts w:asciiTheme="majorEastAsia" w:eastAsiaTheme="majorEastAsia" w:hAnsiTheme="majorEastAsia"/>
          <w:spacing w:val="19"/>
          <w:w w:val="105"/>
        </w:rPr>
        <w:t xml:space="preserve"> </w:t>
      </w:r>
      <w:r w:rsidRPr="00E117ED">
        <w:rPr>
          <w:rFonts w:asciiTheme="majorEastAsia" w:eastAsiaTheme="majorEastAsia" w:hAnsiTheme="majorEastAsia"/>
          <w:w w:val="105"/>
        </w:rPr>
        <w:t>경우</w:t>
      </w:r>
      <w:r w:rsidRPr="00E117ED">
        <w:rPr>
          <w:rFonts w:asciiTheme="majorEastAsia" w:eastAsiaTheme="majorEastAsia" w:hAnsiTheme="majorEastAsia"/>
          <w:spacing w:val="21"/>
          <w:w w:val="105"/>
        </w:rPr>
        <w:t xml:space="preserve"> </w:t>
      </w:r>
      <w:r w:rsidRPr="00E117ED">
        <w:rPr>
          <w:rFonts w:asciiTheme="majorEastAsia" w:eastAsiaTheme="majorEastAsia" w:hAnsiTheme="majorEastAsia"/>
          <w:w w:val="105"/>
        </w:rPr>
        <w:t>상대방은</w:t>
      </w:r>
      <w:r w:rsidRPr="00E117ED">
        <w:rPr>
          <w:rFonts w:asciiTheme="majorEastAsia" w:eastAsiaTheme="majorEastAsia" w:hAnsiTheme="majorEastAsia"/>
          <w:spacing w:val="20"/>
          <w:w w:val="105"/>
        </w:rPr>
        <w:t xml:space="preserve"> </w:t>
      </w:r>
      <w:r w:rsidRPr="00E117ED">
        <w:rPr>
          <w:rFonts w:asciiTheme="majorEastAsia" w:eastAsiaTheme="majorEastAsia" w:hAnsiTheme="majorEastAsia"/>
          <w:w w:val="105"/>
        </w:rPr>
        <w:t>서면</w:t>
      </w:r>
      <w:r w:rsidRPr="00E117ED">
        <w:rPr>
          <w:rFonts w:asciiTheme="majorEastAsia" w:eastAsiaTheme="majorEastAsia" w:hAnsiTheme="majorEastAsia"/>
          <w:spacing w:val="21"/>
          <w:w w:val="105"/>
        </w:rPr>
        <w:t xml:space="preserve"> </w:t>
      </w:r>
      <w:r w:rsidRPr="00E117ED">
        <w:rPr>
          <w:rFonts w:asciiTheme="majorEastAsia" w:eastAsiaTheme="majorEastAsia" w:hAnsiTheme="majorEastAsia"/>
          <w:w w:val="105"/>
        </w:rPr>
        <w:t>통지로</w:t>
      </w:r>
      <w:r w:rsidRPr="00E117ED">
        <w:rPr>
          <w:rFonts w:asciiTheme="majorEastAsia" w:eastAsiaTheme="majorEastAsia" w:hAnsiTheme="majorEastAsia"/>
          <w:spacing w:val="21"/>
          <w:w w:val="105"/>
        </w:rPr>
        <w:t xml:space="preserve"> </w:t>
      </w:r>
      <w:r w:rsidRPr="00E117ED">
        <w:rPr>
          <w:rFonts w:asciiTheme="majorEastAsia" w:eastAsiaTheme="majorEastAsia" w:hAnsiTheme="majorEastAsia"/>
          <w:w w:val="105"/>
        </w:rPr>
        <w:t>본</w:t>
      </w:r>
      <w:r w:rsidRPr="00E117ED">
        <w:rPr>
          <w:rFonts w:asciiTheme="majorEastAsia" w:eastAsiaTheme="majorEastAsia" w:hAnsiTheme="majorEastAsia"/>
          <w:spacing w:val="19"/>
          <w:w w:val="105"/>
        </w:rPr>
        <w:t xml:space="preserve"> </w:t>
      </w:r>
      <w:r w:rsidRPr="00E117ED">
        <w:rPr>
          <w:rFonts w:asciiTheme="majorEastAsia" w:eastAsiaTheme="majorEastAsia" w:hAnsiTheme="majorEastAsia"/>
          <w:w w:val="105"/>
        </w:rPr>
        <w:t>계약을</w:t>
      </w:r>
      <w:r w:rsidRPr="00E117ED">
        <w:rPr>
          <w:rFonts w:asciiTheme="majorEastAsia" w:eastAsiaTheme="majorEastAsia" w:hAnsiTheme="majorEastAsia"/>
          <w:spacing w:val="20"/>
          <w:w w:val="105"/>
        </w:rPr>
        <w:t xml:space="preserve"> </w:t>
      </w:r>
      <w:r w:rsidRPr="00E117ED">
        <w:rPr>
          <w:rFonts w:asciiTheme="majorEastAsia" w:eastAsiaTheme="majorEastAsia" w:hAnsiTheme="majorEastAsia"/>
          <w:w w:val="105"/>
        </w:rPr>
        <w:t>해지할</w:t>
      </w:r>
      <w:r w:rsidRPr="00E117ED">
        <w:rPr>
          <w:rFonts w:asciiTheme="majorEastAsia" w:eastAsiaTheme="majorEastAsia" w:hAnsiTheme="majorEastAsia"/>
          <w:spacing w:val="19"/>
          <w:w w:val="105"/>
        </w:rPr>
        <w:t xml:space="preserve"> </w:t>
      </w:r>
      <w:r w:rsidRPr="00E117ED">
        <w:rPr>
          <w:rFonts w:asciiTheme="majorEastAsia" w:eastAsiaTheme="majorEastAsia" w:hAnsiTheme="majorEastAsia"/>
          <w:w w:val="105"/>
        </w:rPr>
        <w:t>수</w:t>
      </w:r>
      <w:r w:rsidRPr="00E117ED">
        <w:rPr>
          <w:rFonts w:asciiTheme="majorEastAsia" w:eastAsiaTheme="majorEastAsia" w:hAnsiTheme="majorEastAsia"/>
          <w:spacing w:val="19"/>
          <w:w w:val="105"/>
        </w:rPr>
        <w:t xml:space="preserve"> </w:t>
      </w:r>
      <w:r w:rsidRPr="00E117ED">
        <w:rPr>
          <w:rFonts w:asciiTheme="majorEastAsia" w:eastAsiaTheme="majorEastAsia" w:hAnsiTheme="majorEastAsia"/>
          <w:w w:val="105"/>
        </w:rPr>
        <w:t>있다.</w:t>
      </w:r>
    </w:p>
    <w:p w14:paraId="74C48D2F" w14:textId="77777777" w:rsidR="00B81399" w:rsidRPr="00E117ED" w:rsidRDefault="008F12F3">
      <w:pPr>
        <w:pStyle w:val="a3"/>
        <w:spacing w:before="102" w:line="261" w:lineRule="auto"/>
        <w:ind w:left="359" w:right="280" w:hanging="260"/>
        <w:jc w:val="both"/>
        <w:rPr>
          <w:rFonts w:asciiTheme="majorEastAsia" w:eastAsiaTheme="majorEastAsia" w:hAnsiTheme="majorEastAsia"/>
        </w:rPr>
      </w:pPr>
      <w:r w:rsidRPr="00E117ED">
        <w:rPr>
          <w:rFonts w:asciiTheme="majorEastAsia" w:eastAsiaTheme="majorEastAsia" w:hAnsiTheme="majorEastAsia"/>
          <w:w w:val="95"/>
        </w:rPr>
        <w:t>③</w:t>
      </w:r>
      <w:r w:rsidRPr="00E117ED">
        <w:rPr>
          <w:rFonts w:asciiTheme="majorEastAsia" w:eastAsiaTheme="majorEastAsia" w:hAnsiTheme="majorEastAsia"/>
          <w:spacing w:val="49"/>
          <w:w w:val="95"/>
        </w:rPr>
        <w:t xml:space="preserve"> </w:t>
      </w:r>
      <w:r w:rsidRPr="00E117ED">
        <w:rPr>
          <w:rFonts w:asciiTheme="majorEastAsia" w:eastAsiaTheme="majorEastAsia" w:hAnsiTheme="majorEastAsia"/>
          <w:w w:val="95"/>
        </w:rPr>
        <w:t>양</w:t>
      </w:r>
      <w:r w:rsidRPr="00E117ED">
        <w:rPr>
          <w:rFonts w:asciiTheme="majorEastAsia" w:eastAsiaTheme="majorEastAsia" w:hAnsiTheme="majorEastAsia"/>
          <w:spacing w:val="74"/>
          <w:w w:val="95"/>
        </w:rPr>
        <w:t xml:space="preserve"> </w:t>
      </w:r>
      <w:r w:rsidRPr="00E117ED">
        <w:rPr>
          <w:rFonts w:asciiTheme="majorEastAsia" w:eastAsiaTheme="majorEastAsia" w:hAnsiTheme="majorEastAsia"/>
          <w:w w:val="95"/>
        </w:rPr>
        <w:t>당사자는</w:t>
      </w:r>
      <w:r w:rsidRPr="00E117ED">
        <w:rPr>
          <w:rFonts w:asciiTheme="majorEastAsia" w:eastAsiaTheme="majorEastAsia" w:hAnsiTheme="majorEastAsia"/>
          <w:spacing w:val="73"/>
          <w:w w:val="95"/>
        </w:rPr>
        <w:t xml:space="preserve"> </w:t>
      </w:r>
      <w:r w:rsidRPr="00E117ED">
        <w:rPr>
          <w:rFonts w:asciiTheme="majorEastAsia" w:eastAsiaTheme="majorEastAsia" w:hAnsiTheme="majorEastAsia"/>
          <w:w w:val="95"/>
        </w:rPr>
        <w:t>상대방에게</w:t>
      </w:r>
      <w:r w:rsidRPr="00E117ED">
        <w:rPr>
          <w:rFonts w:asciiTheme="majorEastAsia" w:eastAsiaTheme="majorEastAsia" w:hAnsiTheme="majorEastAsia"/>
          <w:spacing w:val="72"/>
          <w:w w:val="95"/>
        </w:rPr>
        <w:t xml:space="preserve"> </w:t>
      </w:r>
      <w:r w:rsidRPr="00E117ED">
        <w:rPr>
          <w:rFonts w:asciiTheme="majorEastAsia" w:eastAsiaTheme="majorEastAsia" w:hAnsiTheme="majorEastAsia"/>
          <w:w w:val="95"/>
        </w:rPr>
        <w:t>다음</w:t>
      </w:r>
      <w:r w:rsidRPr="00E117ED">
        <w:rPr>
          <w:rFonts w:asciiTheme="majorEastAsia" w:eastAsiaTheme="majorEastAsia" w:hAnsiTheme="majorEastAsia"/>
          <w:spacing w:val="72"/>
          <w:w w:val="95"/>
        </w:rPr>
        <w:t xml:space="preserve"> </w:t>
      </w:r>
      <w:r w:rsidRPr="00E117ED">
        <w:rPr>
          <w:rFonts w:asciiTheme="majorEastAsia" w:eastAsiaTheme="majorEastAsia" w:hAnsiTheme="majorEastAsia"/>
          <w:w w:val="95"/>
        </w:rPr>
        <w:t>각</w:t>
      </w:r>
      <w:r w:rsidRPr="00E117ED">
        <w:rPr>
          <w:rFonts w:asciiTheme="majorEastAsia" w:eastAsiaTheme="majorEastAsia" w:hAnsiTheme="majorEastAsia"/>
          <w:spacing w:val="-9"/>
          <w:w w:val="95"/>
        </w:rPr>
        <w:t xml:space="preserve"> </w:t>
      </w:r>
      <w:r w:rsidRPr="00E117ED">
        <w:rPr>
          <w:rFonts w:asciiTheme="majorEastAsia" w:eastAsiaTheme="majorEastAsia" w:hAnsiTheme="majorEastAsia"/>
          <w:w w:val="95"/>
        </w:rPr>
        <w:t>호의</w:t>
      </w:r>
      <w:r w:rsidRPr="00E117ED">
        <w:rPr>
          <w:rFonts w:asciiTheme="majorEastAsia" w:eastAsiaTheme="majorEastAsia" w:hAnsiTheme="majorEastAsia"/>
          <w:spacing w:val="73"/>
          <w:w w:val="95"/>
        </w:rPr>
        <w:t xml:space="preserve"> </w:t>
      </w:r>
      <w:r w:rsidRPr="00E117ED">
        <w:rPr>
          <w:rFonts w:asciiTheme="majorEastAsia" w:eastAsiaTheme="majorEastAsia" w:hAnsiTheme="majorEastAsia"/>
          <w:w w:val="95"/>
        </w:rPr>
        <w:t>사유가</w:t>
      </w:r>
      <w:r w:rsidRPr="00E117ED">
        <w:rPr>
          <w:rFonts w:asciiTheme="majorEastAsia" w:eastAsiaTheme="majorEastAsia" w:hAnsiTheme="majorEastAsia"/>
          <w:spacing w:val="72"/>
          <w:w w:val="95"/>
        </w:rPr>
        <w:t xml:space="preserve"> </w:t>
      </w:r>
      <w:r w:rsidRPr="00E117ED">
        <w:rPr>
          <w:rFonts w:asciiTheme="majorEastAsia" w:eastAsiaTheme="majorEastAsia" w:hAnsiTheme="majorEastAsia"/>
          <w:w w:val="95"/>
        </w:rPr>
        <w:t>발생한</w:t>
      </w:r>
      <w:r w:rsidRPr="00E117ED">
        <w:rPr>
          <w:rFonts w:asciiTheme="majorEastAsia" w:eastAsiaTheme="majorEastAsia" w:hAnsiTheme="majorEastAsia"/>
          <w:spacing w:val="75"/>
          <w:w w:val="95"/>
        </w:rPr>
        <w:t xml:space="preserve"> </w:t>
      </w:r>
      <w:r w:rsidRPr="00E117ED">
        <w:rPr>
          <w:rFonts w:asciiTheme="majorEastAsia" w:eastAsiaTheme="majorEastAsia" w:hAnsiTheme="majorEastAsia"/>
          <w:w w:val="95"/>
        </w:rPr>
        <w:t>경우</w:t>
      </w:r>
      <w:r w:rsidRPr="00E117ED">
        <w:rPr>
          <w:rFonts w:asciiTheme="majorEastAsia" w:eastAsiaTheme="majorEastAsia" w:hAnsiTheme="majorEastAsia"/>
          <w:spacing w:val="72"/>
          <w:w w:val="95"/>
        </w:rPr>
        <w:t xml:space="preserve"> </w:t>
      </w:r>
      <w:r w:rsidRPr="00E117ED">
        <w:rPr>
          <w:rFonts w:asciiTheme="majorEastAsia" w:eastAsiaTheme="majorEastAsia" w:hAnsiTheme="majorEastAsia"/>
          <w:w w:val="95"/>
        </w:rPr>
        <w:t>서면통지를</w:t>
      </w:r>
      <w:r w:rsidRPr="00E117ED">
        <w:rPr>
          <w:rFonts w:asciiTheme="majorEastAsia" w:eastAsiaTheme="majorEastAsia" w:hAnsiTheme="majorEastAsia"/>
          <w:spacing w:val="72"/>
          <w:w w:val="95"/>
        </w:rPr>
        <w:t xml:space="preserve"> </w:t>
      </w:r>
      <w:r w:rsidRPr="00E117ED">
        <w:rPr>
          <w:rFonts w:asciiTheme="majorEastAsia" w:eastAsiaTheme="majorEastAsia" w:hAnsiTheme="majorEastAsia"/>
          <w:w w:val="95"/>
        </w:rPr>
        <w:t>통</w:t>
      </w:r>
      <w:r w:rsidRPr="00E117ED">
        <w:rPr>
          <w:rFonts w:asciiTheme="majorEastAsia" w:eastAsiaTheme="majorEastAsia" w:hAnsiTheme="majorEastAsia"/>
          <w:spacing w:val="-85"/>
          <w:w w:val="95"/>
        </w:rPr>
        <w:t xml:space="preserve"> </w:t>
      </w:r>
      <w:r w:rsidRPr="00E117ED">
        <w:rPr>
          <w:rFonts w:asciiTheme="majorEastAsia" w:eastAsiaTheme="majorEastAsia" w:hAnsiTheme="majorEastAsia"/>
          <w:w w:val="105"/>
        </w:rPr>
        <w:t>해</w:t>
      </w:r>
      <w:r w:rsidRPr="00E117ED">
        <w:rPr>
          <w:rFonts w:asciiTheme="majorEastAsia" w:eastAsiaTheme="majorEastAsia" w:hAnsiTheme="majorEastAsia"/>
          <w:spacing w:val="32"/>
          <w:w w:val="105"/>
        </w:rPr>
        <w:t xml:space="preserve"> </w:t>
      </w:r>
      <w:r w:rsidRPr="00E117ED">
        <w:rPr>
          <w:rFonts w:asciiTheme="majorEastAsia" w:eastAsiaTheme="majorEastAsia" w:hAnsiTheme="majorEastAsia"/>
          <w:w w:val="105"/>
        </w:rPr>
        <w:t>본</w:t>
      </w:r>
      <w:r w:rsidRPr="00E117ED">
        <w:rPr>
          <w:rFonts w:asciiTheme="majorEastAsia" w:eastAsiaTheme="majorEastAsia" w:hAnsiTheme="majorEastAsia"/>
          <w:spacing w:val="30"/>
          <w:w w:val="105"/>
        </w:rPr>
        <w:t xml:space="preserve"> </w:t>
      </w:r>
      <w:r w:rsidRPr="00E117ED">
        <w:rPr>
          <w:rFonts w:asciiTheme="majorEastAsia" w:eastAsiaTheme="majorEastAsia" w:hAnsiTheme="majorEastAsia"/>
          <w:w w:val="105"/>
        </w:rPr>
        <w:t>계약을</w:t>
      </w:r>
      <w:r w:rsidRPr="00E117ED">
        <w:rPr>
          <w:rFonts w:asciiTheme="majorEastAsia" w:eastAsiaTheme="majorEastAsia" w:hAnsiTheme="majorEastAsia"/>
          <w:spacing w:val="30"/>
          <w:w w:val="105"/>
        </w:rPr>
        <w:t xml:space="preserve"> </w:t>
      </w:r>
      <w:r w:rsidRPr="00E117ED">
        <w:rPr>
          <w:rFonts w:asciiTheme="majorEastAsia" w:eastAsiaTheme="majorEastAsia" w:hAnsiTheme="majorEastAsia"/>
          <w:w w:val="105"/>
        </w:rPr>
        <w:t>즉시</w:t>
      </w:r>
      <w:r w:rsidRPr="00E117ED">
        <w:rPr>
          <w:rFonts w:asciiTheme="majorEastAsia" w:eastAsiaTheme="majorEastAsia" w:hAnsiTheme="majorEastAsia"/>
          <w:spacing w:val="32"/>
          <w:w w:val="105"/>
        </w:rPr>
        <w:t xml:space="preserve"> </w:t>
      </w:r>
      <w:r w:rsidRPr="00E117ED">
        <w:rPr>
          <w:rFonts w:asciiTheme="majorEastAsia" w:eastAsiaTheme="majorEastAsia" w:hAnsiTheme="majorEastAsia"/>
          <w:w w:val="105"/>
        </w:rPr>
        <w:t>해지할</w:t>
      </w:r>
      <w:r w:rsidRPr="00E117ED">
        <w:rPr>
          <w:rFonts w:asciiTheme="majorEastAsia" w:eastAsiaTheme="majorEastAsia" w:hAnsiTheme="majorEastAsia"/>
          <w:spacing w:val="33"/>
          <w:w w:val="105"/>
        </w:rPr>
        <w:t xml:space="preserve"> </w:t>
      </w:r>
      <w:r w:rsidRPr="00E117ED">
        <w:rPr>
          <w:rFonts w:asciiTheme="majorEastAsia" w:eastAsiaTheme="majorEastAsia" w:hAnsiTheme="majorEastAsia"/>
          <w:w w:val="105"/>
        </w:rPr>
        <w:t>수</w:t>
      </w:r>
      <w:r w:rsidRPr="00E117ED">
        <w:rPr>
          <w:rFonts w:asciiTheme="majorEastAsia" w:eastAsiaTheme="majorEastAsia" w:hAnsiTheme="majorEastAsia"/>
          <w:spacing w:val="30"/>
          <w:w w:val="105"/>
        </w:rPr>
        <w:t xml:space="preserve"> </w:t>
      </w:r>
      <w:r w:rsidRPr="00E117ED">
        <w:rPr>
          <w:rFonts w:asciiTheme="majorEastAsia" w:eastAsiaTheme="majorEastAsia" w:hAnsiTheme="majorEastAsia"/>
          <w:w w:val="105"/>
        </w:rPr>
        <w:t>있다.</w:t>
      </w:r>
    </w:p>
    <w:p w14:paraId="33693777" w14:textId="77777777" w:rsidR="00B81399" w:rsidRPr="00E117ED" w:rsidRDefault="008F12F3">
      <w:pPr>
        <w:pStyle w:val="a5"/>
        <w:numPr>
          <w:ilvl w:val="0"/>
          <w:numId w:val="2"/>
        </w:numPr>
        <w:tabs>
          <w:tab w:val="left" w:pos="856"/>
        </w:tabs>
        <w:spacing w:before="0" w:line="261" w:lineRule="auto"/>
        <w:ind w:right="280" w:hanging="231"/>
        <w:jc w:val="both"/>
        <w:rPr>
          <w:rFonts w:asciiTheme="majorEastAsia" w:eastAsiaTheme="majorEastAsia" w:hAnsiTheme="majorEastAsia"/>
          <w:sz w:val="26"/>
        </w:rPr>
      </w:pPr>
      <w:r w:rsidRPr="00E117ED">
        <w:rPr>
          <w:rFonts w:asciiTheme="majorEastAsia" w:eastAsiaTheme="majorEastAsia" w:hAnsiTheme="majorEastAsia"/>
          <w:w w:val="110"/>
          <w:sz w:val="26"/>
        </w:rPr>
        <w:t>파산, 화의, 회사정리, 합병, 영업양수도, 해산 기타 이와 유사한</w:t>
      </w:r>
      <w:r w:rsidRPr="00E117ED">
        <w:rPr>
          <w:rFonts w:asciiTheme="majorEastAsia" w:eastAsiaTheme="majorEastAsia" w:hAnsiTheme="majorEastAsia"/>
          <w:spacing w:val="1"/>
          <w:w w:val="110"/>
          <w:sz w:val="26"/>
        </w:rPr>
        <w:t xml:space="preserve"> </w:t>
      </w:r>
      <w:r w:rsidRPr="00E117ED">
        <w:rPr>
          <w:rFonts w:asciiTheme="majorEastAsia" w:eastAsiaTheme="majorEastAsia" w:hAnsiTheme="majorEastAsia"/>
          <w:w w:val="110"/>
          <w:sz w:val="26"/>
        </w:rPr>
        <w:t>절차의</w:t>
      </w:r>
      <w:r w:rsidRPr="00E117ED">
        <w:rPr>
          <w:rFonts w:asciiTheme="majorEastAsia" w:eastAsiaTheme="majorEastAsia" w:hAnsiTheme="majorEastAsia"/>
          <w:spacing w:val="13"/>
          <w:w w:val="110"/>
          <w:sz w:val="26"/>
        </w:rPr>
        <w:t xml:space="preserve"> </w:t>
      </w:r>
      <w:r w:rsidRPr="00E117ED">
        <w:rPr>
          <w:rFonts w:asciiTheme="majorEastAsia" w:eastAsiaTheme="majorEastAsia" w:hAnsiTheme="majorEastAsia"/>
          <w:w w:val="110"/>
          <w:sz w:val="26"/>
        </w:rPr>
        <w:t>신청이</w:t>
      </w:r>
      <w:r w:rsidRPr="00E117ED">
        <w:rPr>
          <w:rFonts w:asciiTheme="majorEastAsia" w:eastAsiaTheme="majorEastAsia" w:hAnsiTheme="majorEastAsia"/>
          <w:spacing w:val="13"/>
          <w:w w:val="110"/>
          <w:sz w:val="26"/>
        </w:rPr>
        <w:t xml:space="preserve"> </w:t>
      </w:r>
      <w:r w:rsidRPr="00E117ED">
        <w:rPr>
          <w:rFonts w:asciiTheme="majorEastAsia" w:eastAsiaTheme="majorEastAsia" w:hAnsiTheme="majorEastAsia"/>
          <w:w w:val="110"/>
          <w:sz w:val="26"/>
        </w:rPr>
        <w:t>있거나</w:t>
      </w:r>
      <w:r w:rsidRPr="00E117ED">
        <w:rPr>
          <w:rFonts w:asciiTheme="majorEastAsia" w:eastAsiaTheme="majorEastAsia" w:hAnsiTheme="majorEastAsia"/>
          <w:spacing w:val="14"/>
          <w:w w:val="110"/>
          <w:sz w:val="26"/>
        </w:rPr>
        <w:t xml:space="preserve"> </w:t>
      </w:r>
      <w:r w:rsidRPr="00E117ED">
        <w:rPr>
          <w:rFonts w:asciiTheme="majorEastAsia" w:eastAsiaTheme="majorEastAsia" w:hAnsiTheme="majorEastAsia"/>
          <w:w w:val="110"/>
          <w:sz w:val="26"/>
        </w:rPr>
        <w:t>동</w:t>
      </w:r>
      <w:r w:rsidRPr="00E117ED">
        <w:rPr>
          <w:rFonts w:asciiTheme="majorEastAsia" w:eastAsiaTheme="majorEastAsia" w:hAnsiTheme="majorEastAsia"/>
          <w:spacing w:val="15"/>
          <w:w w:val="110"/>
          <w:sz w:val="26"/>
        </w:rPr>
        <w:t xml:space="preserve"> </w:t>
      </w:r>
      <w:r w:rsidRPr="00E117ED">
        <w:rPr>
          <w:rFonts w:asciiTheme="majorEastAsia" w:eastAsiaTheme="majorEastAsia" w:hAnsiTheme="majorEastAsia"/>
          <w:w w:val="110"/>
          <w:sz w:val="26"/>
        </w:rPr>
        <w:t>절차가</w:t>
      </w:r>
      <w:r w:rsidRPr="00E117ED">
        <w:rPr>
          <w:rFonts w:asciiTheme="majorEastAsia" w:eastAsiaTheme="majorEastAsia" w:hAnsiTheme="majorEastAsia"/>
          <w:spacing w:val="15"/>
          <w:w w:val="110"/>
          <w:sz w:val="26"/>
        </w:rPr>
        <w:t xml:space="preserve"> </w:t>
      </w:r>
      <w:r w:rsidRPr="00E117ED">
        <w:rPr>
          <w:rFonts w:asciiTheme="majorEastAsia" w:eastAsiaTheme="majorEastAsia" w:hAnsiTheme="majorEastAsia"/>
          <w:w w:val="110"/>
          <w:sz w:val="26"/>
        </w:rPr>
        <w:t>개시된</w:t>
      </w:r>
      <w:r w:rsidRPr="00E117ED">
        <w:rPr>
          <w:rFonts w:asciiTheme="majorEastAsia" w:eastAsiaTheme="majorEastAsia" w:hAnsiTheme="majorEastAsia"/>
          <w:spacing w:val="15"/>
          <w:w w:val="110"/>
          <w:sz w:val="26"/>
        </w:rPr>
        <w:t xml:space="preserve"> </w:t>
      </w:r>
      <w:r w:rsidRPr="00E117ED">
        <w:rPr>
          <w:rFonts w:asciiTheme="majorEastAsia" w:eastAsiaTheme="majorEastAsia" w:hAnsiTheme="majorEastAsia"/>
          <w:w w:val="110"/>
          <w:sz w:val="26"/>
        </w:rPr>
        <w:t>경우</w:t>
      </w:r>
    </w:p>
    <w:p w14:paraId="66819F94" w14:textId="77777777" w:rsidR="00B81399" w:rsidRPr="00E117ED" w:rsidRDefault="008F12F3">
      <w:pPr>
        <w:pStyle w:val="a5"/>
        <w:numPr>
          <w:ilvl w:val="0"/>
          <w:numId w:val="2"/>
        </w:numPr>
        <w:tabs>
          <w:tab w:val="left" w:pos="777"/>
        </w:tabs>
        <w:spacing w:before="3"/>
        <w:ind w:left="776" w:hanging="418"/>
        <w:jc w:val="both"/>
        <w:rPr>
          <w:rFonts w:asciiTheme="majorEastAsia" w:eastAsiaTheme="majorEastAsia" w:hAnsiTheme="majorEastAsia"/>
          <w:sz w:val="26"/>
        </w:rPr>
      </w:pPr>
      <w:r w:rsidRPr="00E117ED">
        <w:rPr>
          <w:rFonts w:asciiTheme="majorEastAsia" w:eastAsiaTheme="majorEastAsia" w:hAnsiTheme="majorEastAsia"/>
          <w:sz w:val="26"/>
        </w:rPr>
        <w:t>고의</w:t>
      </w:r>
      <w:r w:rsidRPr="00E117ED">
        <w:rPr>
          <w:rFonts w:asciiTheme="majorEastAsia" w:eastAsiaTheme="majorEastAsia" w:hAnsiTheme="majorEastAsia"/>
          <w:spacing w:val="36"/>
          <w:sz w:val="26"/>
        </w:rPr>
        <w:t xml:space="preserve"> </w:t>
      </w:r>
      <w:r w:rsidRPr="00E117ED">
        <w:rPr>
          <w:rFonts w:asciiTheme="majorEastAsia" w:eastAsiaTheme="majorEastAsia" w:hAnsiTheme="majorEastAsia"/>
          <w:sz w:val="26"/>
        </w:rPr>
        <w:t>또는</w:t>
      </w:r>
      <w:r w:rsidRPr="00E117ED">
        <w:rPr>
          <w:rFonts w:asciiTheme="majorEastAsia" w:eastAsiaTheme="majorEastAsia" w:hAnsiTheme="majorEastAsia"/>
          <w:spacing w:val="38"/>
          <w:sz w:val="26"/>
        </w:rPr>
        <w:t xml:space="preserve"> </w:t>
      </w:r>
      <w:r w:rsidRPr="00E117ED">
        <w:rPr>
          <w:rFonts w:asciiTheme="majorEastAsia" w:eastAsiaTheme="majorEastAsia" w:hAnsiTheme="majorEastAsia"/>
          <w:sz w:val="26"/>
        </w:rPr>
        <w:t>중대한</w:t>
      </w:r>
      <w:r w:rsidRPr="00E117ED">
        <w:rPr>
          <w:rFonts w:asciiTheme="majorEastAsia" w:eastAsiaTheme="majorEastAsia" w:hAnsiTheme="majorEastAsia"/>
          <w:spacing w:val="39"/>
          <w:sz w:val="26"/>
        </w:rPr>
        <w:t xml:space="preserve"> </w:t>
      </w:r>
      <w:r w:rsidRPr="00E117ED">
        <w:rPr>
          <w:rFonts w:asciiTheme="majorEastAsia" w:eastAsiaTheme="majorEastAsia" w:hAnsiTheme="majorEastAsia"/>
          <w:sz w:val="26"/>
        </w:rPr>
        <w:t>과실로</w:t>
      </w:r>
      <w:r w:rsidRPr="00E117ED">
        <w:rPr>
          <w:rFonts w:asciiTheme="majorEastAsia" w:eastAsiaTheme="majorEastAsia" w:hAnsiTheme="majorEastAsia"/>
          <w:spacing w:val="38"/>
          <w:sz w:val="26"/>
        </w:rPr>
        <w:t xml:space="preserve"> </w:t>
      </w:r>
      <w:r w:rsidRPr="00E117ED">
        <w:rPr>
          <w:rFonts w:asciiTheme="majorEastAsia" w:eastAsiaTheme="majorEastAsia" w:hAnsiTheme="majorEastAsia"/>
          <w:sz w:val="26"/>
        </w:rPr>
        <w:t>상대방에게</w:t>
      </w:r>
      <w:r w:rsidRPr="00E117ED">
        <w:rPr>
          <w:rFonts w:asciiTheme="majorEastAsia" w:eastAsiaTheme="majorEastAsia" w:hAnsiTheme="majorEastAsia"/>
          <w:spacing w:val="37"/>
          <w:sz w:val="26"/>
        </w:rPr>
        <w:t xml:space="preserve"> </w:t>
      </w:r>
      <w:r w:rsidRPr="00E117ED">
        <w:rPr>
          <w:rFonts w:asciiTheme="majorEastAsia" w:eastAsiaTheme="majorEastAsia" w:hAnsiTheme="majorEastAsia"/>
          <w:sz w:val="26"/>
        </w:rPr>
        <w:t>중대한</w:t>
      </w:r>
      <w:r w:rsidRPr="00E117ED">
        <w:rPr>
          <w:rFonts w:asciiTheme="majorEastAsia" w:eastAsiaTheme="majorEastAsia" w:hAnsiTheme="majorEastAsia"/>
          <w:spacing w:val="36"/>
          <w:sz w:val="26"/>
        </w:rPr>
        <w:t xml:space="preserve"> </w:t>
      </w:r>
      <w:r w:rsidRPr="00E117ED">
        <w:rPr>
          <w:rFonts w:asciiTheme="majorEastAsia" w:eastAsiaTheme="majorEastAsia" w:hAnsiTheme="majorEastAsia"/>
          <w:sz w:val="26"/>
        </w:rPr>
        <w:t>손해를</w:t>
      </w:r>
      <w:r w:rsidRPr="00E117ED">
        <w:rPr>
          <w:rFonts w:asciiTheme="majorEastAsia" w:eastAsiaTheme="majorEastAsia" w:hAnsiTheme="majorEastAsia"/>
          <w:spacing w:val="37"/>
          <w:sz w:val="26"/>
        </w:rPr>
        <w:t xml:space="preserve"> </w:t>
      </w:r>
      <w:r w:rsidRPr="00E117ED">
        <w:rPr>
          <w:rFonts w:asciiTheme="majorEastAsia" w:eastAsiaTheme="majorEastAsia" w:hAnsiTheme="majorEastAsia"/>
          <w:sz w:val="26"/>
        </w:rPr>
        <w:t>끼친</w:t>
      </w:r>
      <w:r w:rsidRPr="00E117ED">
        <w:rPr>
          <w:rFonts w:asciiTheme="majorEastAsia" w:eastAsiaTheme="majorEastAsia" w:hAnsiTheme="majorEastAsia"/>
          <w:spacing w:val="36"/>
          <w:sz w:val="26"/>
        </w:rPr>
        <w:t xml:space="preserve"> </w:t>
      </w:r>
      <w:r w:rsidRPr="00E117ED">
        <w:rPr>
          <w:rFonts w:asciiTheme="majorEastAsia" w:eastAsiaTheme="majorEastAsia" w:hAnsiTheme="majorEastAsia"/>
          <w:sz w:val="26"/>
        </w:rPr>
        <w:t>경우</w:t>
      </w:r>
    </w:p>
    <w:p w14:paraId="15D3D852" w14:textId="77777777" w:rsidR="00B81399" w:rsidRPr="00E117ED" w:rsidRDefault="008F12F3">
      <w:pPr>
        <w:pStyle w:val="a5"/>
        <w:numPr>
          <w:ilvl w:val="0"/>
          <w:numId w:val="2"/>
        </w:numPr>
        <w:tabs>
          <w:tab w:val="left" w:pos="799"/>
        </w:tabs>
        <w:spacing w:before="42" w:line="261" w:lineRule="auto"/>
        <w:ind w:right="280" w:hanging="231"/>
        <w:jc w:val="both"/>
        <w:rPr>
          <w:rFonts w:asciiTheme="majorEastAsia" w:eastAsiaTheme="majorEastAsia" w:hAnsiTheme="majorEastAsia"/>
          <w:sz w:val="26"/>
        </w:rPr>
      </w:pPr>
      <w:r w:rsidRPr="00E117ED">
        <w:rPr>
          <w:rFonts w:asciiTheme="majorEastAsia" w:eastAsiaTheme="majorEastAsia" w:hAnsiTheme="majorEastAsia"/>
          <w:sz w:val="26"/>
        </w:rPr>
        <w:t>본 계약의 이행을 태만히 하거나 지연하여 상대방 영업활동에 중대한</w:t>
      </w:r>
      <w:r w:rsidRPr="00E117ED">
        <w:rPr>
          <w:rFonts w:asciiTheme="majorEastAsia" w:eastAsiaTheme="majorEastAsia" w:hAnsiTheme="majorEastAsia"/>
          <w:spacing w:val="1"/>
          <w:sz w:val="26"/>
        </w:rPr>
        <w:t xml:space="preserve"> </w:t>
      </w:r>
      <w:r w:rsidRPr="00E117ED">
        <w:rPr>
          <w:rFonts w:asciiTheme="majorEastAsia" w:eastAsiaTheme="majorEastAsia" w:hAnsiTheme="majorEastAsia"/>
          <w:sz w:val="26"/>
        </w:rPr>
        <w:t>지장을</w:t>
      </w:r>
      <w:r w:rsidRPr="00E117ED">
        <w:rPr>
          <w:rFonts w:asciiTheme="majorEastAsia" w:eastAsiaTheme="majorEastAsia" w:hAnsiTheme="majorEastAsia"/>
          <w:spacing w:val="37"/>
          <w:sz w:val="26"/>
        </w:rPr>
        <w:t xml:space="preserve"> </w:t>
      </w:r>
      <w:r w:rsidRPr="00E117ED">
        <w:rPr>
          <w:rFonts w:asciiTheme="majorEastAsia" w:eastAsiaTheme="majorEastAsia" w:hAnsiTheme="majorEastAsia"/>
          <w:sz w:val="26"/>
        </w:rPr>
        <w:t>초래한</w:t>
      </w:r>
      <w:r w:rsidRPr="00E117ED">
        <w:rPr>
          <w:rFonts w:asciiTheme="majorEastAsia" w:eastAsiaTheme="majorEastAsia" w:hAnsiTheme="majorEastAsia"/>
          <w:spacing w:val="38"/>
          <w:sz w:val="26"/>
        </w:rPr>
        <w:t xml:space="preserve"> </w:t>
      </w:r>
      <w:r w:rsidRPr="00E117ED">
        <w:rPr>
          <w:rFonts w:asciiTheme="majorEastAsia" w:eastAsiaTheme="majorEastAsia" w:hAnsiTheme="majorEastAsia"/>
          <w:sz w:val="26"/>
        </w:rPr>
        <w:t>경우</w:t>
      </w:r>
    </w:p>
    <w:p w14:paraId="7B1E764F" w14:textId="77777777" w:rsidR="00B81399" w:rsidRPr="00E117ED" w:rsidRDefault="00B81399">
      <w:pPr>
        <w:pStyle w:val="a3"/>
        <w:spacing w:before="8"/>
        <w:rPr>
          <w:rFonts w:asciiTheme="majorEastAsia" w:eastAsiaTheme="majorEastAsia" w:hAnsiTheme="majorEastAsia"/>
          <w:sz w:val="28"/>
        </w:rPr>
      </w:pPr>
    </w:p>
    <w:p w14:paraId="5AADC190" w14:textId="645CF8A7" w:rsidR="00B81399" w:rsidRPr="00E117ED" w:rsidRDefault="008F12F3">
      <w:pPr>
        <w:pStyle w:val="a3"/>
        <w:ind w:left="100"/>
        <w:jc w:val="both"/>
        <w:rPr>
          <w:rFonts w:asciiTheme="majorEastAsia" w:eastAsiaTheme="majorEastAsia" w:hAnsiTheme="majorEastAsia"/>
        </w:rPr>
      </w:pPr>
      <w:r w:rsidRPr="00E117ED">
        <w:rPr>
          <w:rFonts w:asciiTheme="majorEastAsia" w:eastAsiaTheme="majorEastAsia" w:hAnsiTheme="majorEastAsia"/>
          <w:w w:val="110"/>
        </w:rPr>
        <w:t>제</w:t>
      </w:r>
      <w:r w:rsidR="003229E0">
        <w:rPr>
          <w:rFonts w:asciiTheme="majorEastAsia" w:eastAsiaTheme="majorEastAsia" w:hAnsiTheme="majorEastAsia" w:hint="eastAsia"/>
          <w:w w:val="110"/>
        </w:rPr>
        <w:t>7</w:t>
      </w:r>
      <w:r w:rsidRPr="00E117ED">
        <w:rPr>
          <w:rFonts w:asciiTheme="majorEastAsia" w:eastAsiaTheme="majorEastAsia" w:hAnsiTheme="majorEastAsia"/>
          <w:w w:val="110"/>
        </w:rPr>
        <w:t>조</w:t>
      </w:r>
      <w:r w:rsidRPr="00E117ED">
        <w:rPr>
          <w:rFonts w:asciiTheme="majorEastAsia" w:eastAsiaTheme="majorEastAsia" w:hAnsiTheme="majorEastAsia"/>
          <w:spacing w:val="53"/>
          <w:w w:val="110"/>
        </w:rPr>
        <w:t xml:space="preserve"> </w:t>
      </w:r>
      <w:r w:rsidRPr="00E117ED">
        <w:rPr>
          <w:rFonts w:asciiTheme="majorEastAsia" w:eastAsiaTheme="majorEastAsia" w:hAnsiTheme="majorEastAsia"/>
          <w:w w:val="110"/>
        </w:rPr>
        <w:t>(비밀</w:t>
      </w:r>
      <w:r w:rsidRPr="00E117ED">
        <w:rPr>
          <w:rFonts w:asciiTheme="majorEastAsia" w:eastAsiaTheme="majorEastAsia" w:hAnsiTheme="majorEastAsia"/>
          <w:spacing w:val="54"/>
          <w:w w:val="110"/>
        </w:rPr>
        <w:t xml:space="preserve"> </w:t>
      </w:r>
      <w:r w:rsidRPr="00E117ED">
        <w:rPr>
          <w:rFonts w:asciiTheme="majorEastAsia" w:eastAsiaTheme="majorEastAsia" w:hAnsiTheme="majorEastAsia"/>
          <w:w w:val="110"/>
        </w:rPr>
        <w:t>유지)</w:t>
      </w:r>
    </w:p>
    <w:p w14:paraId="56E79DBC" w14:textId="77777777" w:rsidR="00B81399" w:rsidRPr="00E117ED" w:rsidRDefault="008F12F3">
      <w:pPr>
        <w:pStyle w:val="a3"/>
        <w:spacing w:before="44" w:line="261" w:lineRule="auto"/>
        <w:ind w:left="359" w:right="280" w:hanging="260"/>
        <w:jc w:val="both"/>
        <w:rPr>
          <w:rFonts w:asciiTheme="majorEastAsia" w:eastAsiaTheme="majorEastAsia" w:hAnsiTheme="majorEastAsia"/>
        </w:rPr>
      </w:pPr>
      <w:r w:rsidRPr="00E117ED">
        <w:rPr>
          <w:rFonts w:asciiTheme="majorEastAsia" w:eastAsiaTheme="majorEastAsia" w:hAnsiTheme="majorEastAsia"/>
        </w:rPr>
        <w:t>①</w:t>
      </w:r>
      <w:r w:rsidRPr="00E117ED">
        <w:rPr>
          <w:rFonts w:asciiTheme="majorEastAsia" w:eastAsiaTheme="majorEastAsia" w:hAnsiTheme="majorEastAsia"/>
          <w:spacing w:val="23"/>
        </w:rPr>
        <w:t xml:space="preserve"> </w:t>
      </w:r>
      <w:r w:rsidRPr="00E117ED">
        <w:rPr>
          <w:rFonts w:asciiTheme="majorEastAsia" w:eastAsiaTheme="majorEastAsia" w:hAnsiTheme="majorEastAsia"/>
        </w:rPr>
        <w:t>양</w:t>
      </w:r>
      <w:r w:rsidRPr="00E117ED">
        <w:rPr>
          <w:rFonts w:asciiTheme="majorEastAsia" w:eastAsiaTheme="majorEastAsia" w:hAnsiTheme="majorEastAsia"/>
          <w:spacing w:val="48"/>
        </w:rPr>
        <w:t xml:space="preserve"> </w:t>
      </w:r>
      <w:r w:rsidRPr="00E117ED">
        <w:rPr>
          <w:rFonts w:asciiTheme="majorEastAsia" w:eastAsiaTheme="majorEastAsia" w:hAnsiTheme="majorEastAsia"/>
        </w:rPr>
        <w:t>당사자는</w:t>
      </w:r>
      <w:r w:rsidRPr="00E117ED">
        <w:rPr>
          <w:rFonts w:asciiTheme="majorEastAsia" w:eastAsiaTheme="majorEastAsia" w:hAnsiTheme="majorEastAsia"/>
          <w:spacing w:val="48"/>
        </w:rPr>
        <w:t xml:space="preserve"> </w:t>
      </w:r>
      <w:r w:rsidRPr="00E117ED">
        <w:rPr>
          <w:rFonts w:asciiTheme="majorEastAsia" w:eastAsiaTheme="majorEastAsia" w:hAnsiTheme="majorEastAsia"/>
        </w:rPr>
        <w:t>제4조에</w:t>
      </w:r>
      <w:r w:rsidRPr="00E117ED">
        <w:rPr>
          <w:rFonts w:asciiTheme="majorEastAsia" w:eastAsiaTheme="majorEastAsia" w:hAnsiTheme="majorEastAsia"/>
          <w:spacing w:val="49"/>
        </w:rPr>
        <w:t xml:space="preserve"> </w:t>
      </w:r>
      <w:r w:rsidRPr="00E117ED">
        <w:rPr>
          <w:rFonts w:asciiTheme="majorEastAsia" w:eastAsiaTheme="majorEastAsia" w:hAnsiTheme="majorEastAsia"/>
        </w:rPr>
        <w:t>따라</w:t>
      </w:r>
      <w:r w:rsidRPr="00E117ED">
        <w:rPr>
          <w:rFonts w:asciiTheme="majorEastAsia" w:eastAsiaTheme="majorEastAsia" w:hAnsiTheme="majorEastAsia"/>
          <w:spacing w:val="48"/>
        </w:rPr>
        <w:t xml:space="preserve"> </w:t>
      </w:r>
      <w:r w:rsidRPr="00E117ED">
        <w:rPr>
          <w:rFonts w:asciiTheme="majorEastAsia" w:eastAsiaTheme="majorEastAsia" w:hAnsiTheme="majorEastAsia"/>
        </w:rPr>
        <w:t>본</w:t>
      </w:r>
      <w:r w:rsidRPr="00E117ED">
        <w:rPr>
          <w:rFonts w:asciiTheme="majorEastAsia" w:eastAsiaTheme="majorEastAsia" w:hAnsiTheme="majorEastAsia"/>
          <w:spacing w:val="51"/>
        </w:rPr>
        <w:t xml:space="preserve"> </w:t>
      </w:r>
      <w:r w:rsidRPr="00E117ED">
        <w:rPr>
          <w:rFonts w:asciiTheme="majorEastAsia" w:eastAsiaTheme="majorEastAsia" w:hAnsiTheme="majorEastAsia"/>
        </w:rPr>
        <w:t>사업을</w:t>
      </w:r>
      <w:r w:rsidRPr="00E117ED">
        <w:rPr>
          <w:rFonts w:asciiTheme="majorEastAsia" w:eastAsiaTheme="majorEastAsia" w:hAnsiTheme="majorEastAsia"/>
          <w:spacing w:val="48"/>
        </w:rPr>
        <w:t xml:space="preserve"> </w:t>
      </w:r>
      <w:r w:rsidRPr="00E117ED">
        <w:rPr>
          <w:rFonts w:asciiTheme="majorEastAsia" w:eastAsiaTheme="majorEastAsia" w:hAnsiTheme="majorEastAsia"/>
        </w:rPr>
        <w:t>추진하는</w:t>
      </w:r>
      <w:r w:rsidRPr="00E117ED">
        <w:rPr>
          <w:rFonts w:asciiTheme="majorEastAsia" w:eastAsiaTheme="majorEastAsia" w:hAnsiTheme="majorEastAsia"/>
          <w:spacing w:val="49"/>
        </w:rPr>
        <w:t xml:space="preserve"> </w:t>
      </w:r>
      <w:r w:rsidRPr="00E117ED">
        <w:rPr>
          <w:rFonts w:asciiTheme="majorEastAsia" w:eastAsiaTheme="majorEastAsia" w:hAnsiTheme="majorEastAsia"/>
        </w:rPr>
        <w:t>과정에서</w:t>
      </w:r>
      <w:r w:rsidRPr="00E117ED">
        <w:rPr>
          <w:rFonts w:asciiTheme="majorEastAsia" w:eastAsiaTheme="majorEastAsia" w:hAnsiTheme="majorEastAsia"/>
          <w:spacing w:val="48"/>
        </w:rPr>
        <w:t xml:space="preserve"> </w:t>
      </w:r>
      <w:r w:rsidRPr="00E117ED">
        <w:rPr>
          <w:rFonts w:asciiTheme="majorEastAsia" w:eastAsiaTheme="majorEastAsia" w:hAnsiTheme="majorEastAsia"/>
        </w:rPr>
        <w:t>확보한</w:t>
      </w:r>
      <w:r w:rsidRPr="00E117ED">
        <w:rPr>
          <w:rFonts w:asciiTheme="majorEastAsia" w:eastAsiaTheme="majorEastAsia" w:hAnsiTheme="majorEastAsia"/>
          <w:spacing w:val="49"/>
        </w:rPr>
        <w:t xml:space="preserve"> </w:t>
      </w:r>
      <w:r w:rsidRPr="00E117ED">
        <w:rPr>
          <w:rFonts w:asciiTheme="majorEastAsia" w:eastAsiaTheme="majorEastAsia" w:hAnsiTheme="majorEastAsia"/>
        </w:rPr>
        <w:t>데이터</w:t>
      </w:r>
      <w:r w:rsidRPr="00E117ED">
        <w:rPr>
          <w:rFonts w:asciiTheme="majorEastAsia" w:eastAsiaTheme="majorEastAsia" w:hAnsiTheme="majorEastAsia"/>
          <w:spacing w:val="-89"/>
        </w:rPr>
        <w:t xml:space="preserve"> </w:t>
      </w:r>
      <w:r w:rsidRPr="00E117ED">
        <w:rPr>
          <w:rFonts w:asciiTheme="majorEastAsia" w:eastAsiaTheme="majorEastAsia" w:hAnsiTheme="majorEastAsia"/>
        </w:rPr>
        <w:t>및</w:t>
      </w:r>
      <w:r w:rsidRPr="00E117ED">
        <w:rPr>
          <w:rFonts w:asciiTheme="majorEastAsia" w:eastAsiaTheme="majorEastAsia" w:hAnsiTheme="majorEastAsia"/>
          <w:spacing w:val="90"/>
        </w:rPr>
        <w:t xml:space="preserve"> </w:t>
      </w:r>
      <w:r w:rsidRPr="00E117ED">
        <w:rPr>
          <w:rFonts w:asciiTheme="majorEastAsia" w:eastAsiaTheme="majorEastAsia" w:hAnsiTheme="majorEastAsia"/>
        </w:rPr>
        <w:t>일반적으로</w:t>
      </w:r>
      <w:r w:rsidRPr="00E117ED">
        <w:rPr>
          <w:rFonts w:asciiTheme="majorEastAsia" w:eastAsiaTheme="majorEastAsia" w:hAnsiTheme="majorEastAsia"/>
          <w:spacing w:val="90"/>
        </w:rPr>
        <w:t xml:space="preserve"> </w:t>
      </w:r>
      <w:r w:rsidRPr="00E117ED">
        <w:rPr>
          <w:rFonts w:asciiTheme="majorEastAsia" w:eastAsiaTheme="majorEastAsia" w:hAnsiTheme="majorEastAsia"/>
        </w:rPr>
        <w:t>공개되지</w:t>
      </w:r>
      <w:r w:rsidRPr="00E117ED">
        <w:rPr>
          <w:rFonts w:asciiTheme="majorEastAsia" w:eastAsiaTheme="majorEastAsia" w:hAnsiTheme="majorEastAsia"/>
          <w:spacing w:val="89"/>
        </w:rPr>
        <w:t xml:space="preserve"> </w:t>
      </w:r>
      <w:r w:rsidRPr="00E117ED">
        <w:rPr>
          <w:rFonts w:asciiTheme="majorEastAsia" w:eastAsiaTheme="majorEastAsia" w:hAnsiTheme="majorEastAsia"/>
        </w:rPr>
        <w:t>아니하는</w:t>
      </w:r>
      <w:r w:rsidRPr="00E117ED">
        <w:rPr>
          <w:rFonts w:asciiTheme="majorEastAsia" w:eastAsiaTheme="majorEastAsia" w:hAnsiTheme="majorEastAsia"/>
          <w:spacing w:val="88"/>
        </w:rPr>
        <w:t xml:space="preserve"> </w:t>
      </w:r>
      <w:r w:rsidRPr="00E117ED">
        <w:rPr>
          <w:rFonts w:asciiTheme="majorEastAsia" w:eastAsiaTheme="majorEastAsia" w:hAnsiTheme="majorEastAsia"/>
        </w:rPr>
        <w:t>영업기밀</w:t>
      </w:r>
      <w:r w:rsidRPr="00E117ED">
        <w:rPr>
          <w:rFonts w:asciiTheme="majorEastAsia" w:eastAsiaTheme="majorEastAsia" w:hAnsiTheme="majorEastAsia"/>
          <w:spacing w:val="90"/>
        </w:rPr>
        <w:t xml:space="preserve"> </w:t>
      </w:r>
      <w:r w:rsidRPr="00E117ED">
        <w:rPr>
          <w:rFonts w:asciiTheme="majorEastAsia" w:eastAsiaTheme="majorEastAsia" w:hAnsiTheme="majorEastAsia"/>
        </w:rPr>
        <w:t>등에</w:t>
      </w:r>
      <w:r w:rsidRPr="00E117ED">
        <w:rPr>
          <w:rFonts w:asciiTheme="majorEastAsia" w:eastAsiaTheme="majorEastAsia" w:hAnsiTheme="majorEastAsia"/>
          <w:spacing w:val="91"/>
        </w:rPr>
        <w:t xml:space="preserve"> </w:t>
      </w:r>
      <w:r w:rsidRPr="00E117ED">
        <w:rPr>
          <w:rFonts w:asciiTheme="majorEastAsia" w:eastAsiaTheme="majorEastAsia" w:hAnsiTheme="majorEastAsia"/>
        </w:rPr>
        <w:t>대해</w:t>
      </w:r>
      <w:r w:rsidRPr="00E117ED">
        <w:rPr>
          <w:rFonts w:asciiTheme="majorEastAsia" w:eastAsiaTheme="majorEastAsia" w:hAnsiTheme="majorEastAsia"/>
          <w:spacing w:val="88"/>
        </w:rPr>
        <w:t xml:space="preserve"> </w:t>
      </w:r>
      <w:r w:rsidRPr="00E117ED">
        <w:rPr>
          <w:rFonts w:asciiTheme="majorEastAsia" w:eastAsiaTheme="majorEastAsia" w:hAnsiTheme="majorEastAsia"/>
        </w:rPr>
        <w:t>본</w:t>
      </w:r>
      <w:r w:rsidRPr="00E117ED">
        <w:rPr>
          <w:rFonts w:asciiTheme="majorEastAsia" w:eastAsiaTheme="majorEastAsia" w:hAnsiTheme="majorEastAsia"/>
          <w:spacing w:val="91"/>
        </w:rPr>
        <w:t xml:space="preserve"> </w:t>
      </w:r>
      <w:r w:rsidRPr="00E117ED">
        <w:rPr>
          <w:rFonts w:asciiTheme="majorEastAsia" w:eastAsiaTheme="majorEastAsia" w:hAnsiTheme="majorEastAsia"/>
        </w:rPr>
        <w:t>사업을</w:t>
      </w:r>
      <w:r w:rsidRPr="00E117ED">
        <w:rPr>
          <w:rFonts w:asciiTheme="majorEastAsia" w:eastAsiaTheme="majorEastAsia" w:hAnsiTheme="majorEastAsia"/>
          <w:spacing w:val="90"/>
        </w:rPr>
        <w:t xml:space="preserve"> </w:t>
      </w:r>
      <w:r w:rsidRPr="00E117ED">
        <w:rPr>
          <w:rFonts w:asciiTheme="majorEastAsia" w:eastAsiaTheme="majorEastAsia" w:hAnsiTheme="majorEastAsia"/>
        </w:rPr>
        <w:t>위해</w:t>
      </w:r>
      <w:r w:rsidRPr="00E117ED">
        <w:rPr>
          <w:rFonts w:asciiTheme="majorEastAsia" w:eastAsiaTheme="majorEastAsia" w:hAnsiTheme="majorEastAsia"/>
          <w:spacing w:val="-89"/>
        </w:rPr>
        <w:t xml:space="preserve"> </w:t>
      </w:r>
      <w:r w:rsidRPr="00E117ED">
        <w:rPr>
          <w:rFonts w:asciiTheme="majorEastAsia" w:eastAsiaTheme="majorEastAsia" w:hAnsiTheme="majorEastAsia"/>
        </w:rPr>
        <w:t>필요한</w:t>
      </w:r>
      <w:r w:rsidRPr="00E117ED">
        <w:rPr>
          <w:rFonts w:asciiTheme="majorEastAsia" w:eastAsiaTheme="majorEastAsia" w:hAnsiTheme="majorEastAsia"/>
          <w:spacing w:val="45"/>
        </w:rPr>
        <w:t xml:space="preserve"> </w:t>
      </w:r>
      <w:r w:rsidRPr="00E117ED">
        <w:rPr>
          <w:rFonts w:asciiTheme="majorEastAsia" w:eastAsiaTheme="majorEastAsia" w:hAnsiTheme="majorEastAsia"/>
        </w:rPr>
        <w:t>경우를</w:t>
      </w:r>
      <w:r w:rsidRPr="00E117ED">
        <w:rPr>
          <w:rFonts w:asciiTheme="majorEastAsia" w:eastAsiaTheme="majorEastAsia" w:hAnsiTheme="majorEastAsia"/>
          <w:spacing w:val="45"/>
        </w:rPr>
        <w:t xml:space="preserve"> </w:t>
      </w:r>
      <w:r w:rsidRPr="00E117ED">
        <w:rPr>
          <w:rFonts w:asciiTheme="majorEastAsia" w:eastAsiaTheme="majorEastAsia" w:hAnsiTheme="majorEastAsia"/>
        </w:rPr>
        <w:t>제외하고</w:t>
      </w:r>
      <w:r w:rsidRPr="00E117ED">
        <w:rPr>
          <w:rFonts w:asciiTheme="majorEastAsia" w:eastAsiaTheme="majorEastAsia" w:hAnsiTheme="majorEastAsia"/>
          <w:spacing w:val="48"/>
        </w:rPr>
        <w:t xml:space="preserve"> </w:t>
      </w:r>
      <w:r w:rsidRPr="00E117ED">
        <w:rPr>
          <w:rFonts w:asciiTheme="majorEastAsia" w:eastAsiaTheme="majorEastAsia" w:hAnsiTheme="majorEastAsia"/>
        </w:rPr>
        <w:t>원칙적으로</w:t>
      </w:r>
      <w:r w:rsidRPr="00E117ED">
        <w:rPr>
          <w:rFonts w:asciiTheme="majorEastAsia" w:eastAsiaTheme="majorEastAsia" w:hAnsiTheme="majorEastAsia"/>
          <w:spacing w:val="45"/>
        </w:rPr>
        <w:t xml:space="preserve"> </w:t>
      </w:r>
      <w:r w:rsidRPr="00E117ED">
        <w:rPr>
          <w:rFonts w:asciiTheme="majorEastAsia" w:eastAsiaTheme="majorEastAsia" w:hAnsiTheme="majorEastAsia"/>
        </w:rPr>
        <w:t>이를</w:t>
      </w:r>
      <w:r w:rsidRPr="00E117ED">
        <w:rPr>
          <w:rFonts w:asciiTheme="majorEastAsia" w:eastAsiaTheme="majorEastAsia" w:hAnsiTheme="majorEastAsia"/>
          <w:spacing w:val="45"/>
        </w:rPr>
        <w:t xml:space="preserve"> </w:t>
      </w:r>
      <w:r w:rsidRPr="00E117ED">
        <w:rPr>
          <w:rFonts w:asciiTheme="majorEastAsia" w:eastAsiaTheme="majorEastAsia" w:hAnsiTheme="majorEastAsia"/>
        </w:rPr>
        <w:t>제3자에게</w:t>
      </w:r>
      <w:r w:rsidRPr="00E117ED">
        <w:rPr>
          <w:rFonts w:asciiTheme="majorEastAsia" w:eastAsiaTheme="majorEastAsia" w:hAnsiTheme="majorEastAsia"/>
          <w:spacing w:val="46"/>
        </w:rPr>
        <w:t xml:space="preserve"> </w:t>
      </w:r>
      <w:r w:rsidRPr="00E117ED">
        <w:rPr>
          <w:rFonts w:asciiTheme="majorEastAsia" w:eastAsiaTheme="majorEastAsia" w:hAnsiTheme="majorEastAsia"/>
        </w:rPr>
        <w:t>제공하지</w:t>
      </w:r>
      <w:r w:rsidRPr="00E117ED">
        <w:rPr>
          <w:rFonts w:asciiTheme="majorEastAsia" w:eastAsiaTheme="majorEastAsia" w:hAnsiTheme="majorEastAsia"/>
          <w:spacing w:val="47"/>
        </w:rPr>
        <w:t xml:space="preserve"> </w:t>
      </w:r>
      <w:r w:rsidRPr="00E117ED">
        <w:rPr>
          <w:rFonts w:asciiTheme="majorEastAsia" w:eastAsiaTheme="majorEastAsia" w:hAnsiTheme="majorEastAsia"/>
        </w:rPr>
        <w:t>않는다.</w:t>
      </w:r>
    </w:p>
    <w:p w14:paraId="0E9B08C5" w14:textId="6838C39F" w:rsidR="00B81399" w:rsidRDefault="008F12F3">
      <w:pPr>
        <w:pStyle w:val="a3"/>
        <w:spacing w:before="103" w:line="261" w:lineRule="auto"/>
        <w:ind w:left="359" w:right="280" w:hanging="260"/>
        <w:jc w:val="both"/>
        <w:rPr>
          <w:ins w:id="127" w:author="윤현정 (Hyunjeong Yoon)" w:date="2024-08-08T15:00:00Z"/>
          <w:rFonts w:asciiTheme="majorEastAsia" w:eastAsiaTheme="majorEastAsia" w:hAnsiTheme="majorEastAsia"/>
          <w:w w:val="105"/>
        </w:rPr>
      </w:pPr>
      <w:r w:rsidRPr="00E117ED">
        <w:rPr>
          <w:rFonts w:asciiTheme="majorEastAsia" w:eastAsiaTheme="majorEastAsia" w:hAnsiTheme="majorEastAsia"/>
        </w:rPr>
        <w:t>②</w:t>
      </w:r>
      <w:r w:rsidRPr="00E117ED">
        <w:rPr>
          <w:rFonts w:asciiTheme="majorEastAsia" w:eastAsiaTheme="majorEastAsia" w:hAnsiTheme="majorEastAsia"/>
          <w:spacing w:val="1"/>
        </w:rPr>
        <w:t xml:space="preserve"> </w:t>
      </w:r>
      <w:r w:rsidRPr="00E117ED">
        <w:rPr>
          <w:rFonts w:asciiTheme="majorEastAsia" w:eastAsiaTheme="majorEastAsia" w:hAnsiTheme="majorEastAsia"/>
          <w:w w:val="105"/>
        </w:rPr>
        <w:t>“을”은 본 사업을 추진하는 과정에서 확보한 “갑”과 관련된 데이터 및</w:t>
      </w:r>
      <w:r w:rsidRPr="00E117ED">
        <w:rPr>
          <w:rFonts w:asciiTheme="majorEastAsia" w:eastAsiaTheme="majorEastAsia" w:hAnsiTheme="majorEastAsia"/>
          <w:spacing w:val="1"/>
          <w:w w:val="105"/>
        </w:rPr>
        <w:t xml:space="preserve"> </w:t>
      </w:r>
      <w:r w:rsidRPr="00E117ED">
        <w:rPr>
          <w:rFonts w:asciiTheme="majorEastAsia" w:eastAsiaTheme="majorEastAsia" w:hAnsiTheme="majorEastAsia"/>
          <w:w w:val="105"/>
        </w:rPr>
        <w:lastRenderedPageBreak/>
        <w:t>영업기밀</w:t>
      </w:r>
      <w:r w:rsidRPr="00E117ED">
        <w:rPr>
          <w:rFonts w:asciiTheme="majorEastAsia" w:eastAsiaTheme="majorEastAsia" w:hAnsiTheme="majorEastAsia"/>
          <w:spacing w:val="21"/>
          <w:w w:val="105"/>
        </w:rPr>
        <w:t xml:space="preserve"> </w:t>
      </w:r>
      <w:r w:rsidRPr="00E117ED">
        <w:rPr>
          <w:rFonts w:asciiTheme="majorEastAsia" w:eastAsiaTheme="majorEastAsia" w:hAnsiTheme="majorEastAsia"/>
          <w:w w:val="105"/>
        </w:rPr>
        <w:t>등에</w:t>
      </w:r>
      <w:r w:rsidRPr="00E117ED">
        <w:rPr>
          <w:rFonts w:asciiTheme="majorEastAsia" w:eastAsiaTheme="majorEastAsia" w:hAnsiTheme="majorEastAsia"/>
          <w:spacing w:val="19"/>
          <w:w w:val="105"/>
        </w:rPr>
        <w:t xml:space="preserve"> </w:t>
      </w:r>
      <w:r w:rsidRPr="00E117ED">
        <w:rPr>
          <w:rFonts w:asciiTheme="majorEastAsia" w:eastAsiaTheme="majorEastAsia" w:hAnsiTheme="majorEastAsia"/>
          <w:w w:val="105"/>
        </w:rPr>
        <w:t>대해</w:t>
      </w:r>
      <w:r w:rsidRPr="00E117ED">
        <w:rPr>
          <w:rFonts w:asciiTheme="majorEastAsia" w:eastAsiaTheme="majorEastAsia" w:hAnsiTheme="majorEastAsia"/>
          <w:spacing w:val="20"/>
          <w:w w:val="105"/>
        </w:rPr>
        <w:t xml:space="preserve"> </w:t>
      </w:r>
      <w:r w:rsidRPr="00E117ED">
        <w:rPr>
          <w:rFonts w:asciiTheme="majorEastAsia" w:eastAsiaTheme="majorEastAsia" w:hAnsiTheme="majorEastAsia"/>
          <w:w w:val="105"/>
        </w:rPr>
        <w:t>본</w:t>
      </w:r>
      <w:r w:rsidRPr="00E117ED">
        <w:rPr>
          <w:rFonts w:asciiTheme="majorEastAsia" w:eastAsiaTheme="majorEastAsia" w:hAnsiTheme="majorEastAsia"/>
          <w:spacing w:val="19"/>
          <w:w w:val="105"/>
        </w:rPr>
        <w:t xml:space="preserve"> </w:t>
      </w:r>
      <w:r w:rsidRPr="00E117ED">
        <w:rPr>
          <w:rFonts w:asciiTheme="majorEastAsia" w:eastAsiaTheme="majorEastAsia" w:hAnsiTheme="majorEastAsia"/>
          <w:w w:val="105"/>
        </w:rPr>
        <w:t>계약</w:t>
      </w:r>
      <w:r w:rsidRPr="00E117ED">
        <w:rPr>
          <w:rFonts w:asciiTheme="majorEastAsia" w:eastAsiaTheme="majorEastAsia" w:hAnsiTheme="majorEastAsia"/>
          <w:spacing w:val="19"/>
          <w:w w:val="105"/>
        </w:rPr>
        <w:t xml:space="preserve"> </w:t>
      </w:r>
      <w:r w:rsidRPr="00E117ED">
        <w:rPr>
          <w:rFonts w:asciiTheme="majorEastAsia" w:eastAsiaTheme="majorEastAsia" w:hAnsiTheme="majorEastAsia"/>
          <w:w w:val="105"/>
        </w:rPr>
        <w:t>종료</w:t>
      </w:r>
      <w:r w:rsidRPr="00E117ED">
        <w:rPr>
          <w:rFonts w:asciiTheme="majorEastAsia" w:eastAsiaTheme="majorEastAsia" w:hAnsiTheme="majorEastAsia"/>
          <w:spacing w:val="22"/>
          <w:w w:val="105"/>
        </w:rPr>
        <w:t xml:space="preserve"> </w:t>
      </w:r>
      <w:r w:rsidRPr="00E117ED">
        <w:rPr>
          <w:rFonts w:asciiTheme="majorEastAsia" w:eastAsiaTheme="majorEastAsia" w:hAnsiTheme="majorEastAsia"/>
          <w:w w:val="105"/>
        </w:rPr>
        <w:t>즉시</w:t>
      </w:r>
      <w:r w:rsidRPr="00E117ED">
        <w:rPr>
          <w:rFonts w:asciiTheme="majorEastAsia" w:eastAsiaTheme="majorEastAsia" w:hAnsiTheme="majorEastAsia"/>
          <w:spacing w:val="19"/>
          <w:w w:val="105"/>
        </w:rPr>
        <w:t xml:space="preserve"> </w:t>
      </w:r>
      <w:r w:rsidRPr="00E117ED">
        <w:rPr>
          <w:rFonts w:asciiTheme="majorEastAsia" w:eastAsiaTheme="majorEastAsia" w:hAnsiTheme="majorEastAsia"/>
          <w:w w:val="105"/>
        </w:rPr>
        <w:t>이를</w:t>
      </w:r>
      <w:r w:rsidRPr="00E117ED">
        <w:rPr>
          <w:rFonts w:asciiTheme="majorEastAsia" w:eastAsiaTheme="majorEastAsia" w:hAnsiTheme="majorEastAsia"/>
          <w:spacing w:val="19"/>
          <w:w w:val="105"/>
        </w:rPr>
        <w:t xml:space="preserve"> </w:t>
      </w:r>
      <w:r w:rsidRPr="00E117ED">
        <w:rPr>
          <w:rFonts w:asciiTheme="majorEastAsia" w:eastAsiaTheme="majorEastAsia" w:hAnsiTheme="majorEastAsia"/>
          <w:w w:val="105"/>
        </w:rPr>
        <w:t>파기하여야</w:t>
      </w:r>
      <w:r w:rsidRPr="00E117ED">
        <w:rPr>
          <w:rFonts w:asciiTheme="majorEastAsia" w:eastAsiaTheme="majorEastAsia" w:hAnsiTheme="majorEastAsia"/>
          <w:spacing w:val="22"/>
          <w:w w:val="105"/>
        </w:rPr>
        <w:t xml:space="preserve"> </w:t>
      </w:r>
      <w:r w:rsidRPr="00E117ED">
        <w:rPr>
          <w:rFonts w:asciiTheme="majorEastAsia" w:eastAsiaTheme="majorEastAsia" w:hAnsiTheme="majorEastAsia"/>
          <w:w w:val="105"/>
        </w:rPr>
        <w:t>한다.</w:t>
      </w:r>
    </w:p>
    <w:p w14:paraId="64B59ED3" w14:textId="0F56BCB1" w:rsidR="00665C72" w:rsidRPr="00E117ED" w:rsidRDefault="00665C72">
      <w:pPr>
        <w:pStyle w:val="a3"/>
        <w:spacing w:before="103" w:line="261" w:lineRule="auto"/>
        <w:ind w:left="359" w:right="280" w:hanging="260"/>
        <w:jc w:val="both"/>
        <w:rPr>
          <w:rFonts w:asciiTheme="majorEastAsia" w:eastAsiaTheme="majorEastAsia" w:hAnsiTheme="majorEastAsia"/>
        </w:rPr>
      </w:pPr>
      <w:ins w:id="128" w:author="윤현정 (Hyunjeong Yoon)" w:date="2024-08-08T15:00:00Z">
        <w:r>
          <w:rPr>
            <w:rFonts w:asciiTheme="majorEastAsia" w:eastAsiaTheme="majorEastAsia" w:hAnsiTheme="majorEastAsia" w:hint="eastAsia"/>
          </w:rPr>
          <w:t xml:space="preserve">③ </w:t>
        </w:r>
      </w:ins>
      <w:ins w:id="129" w:author="윤현정 (Hyunjeong Yoon)" w:date="2024-08-08T15:01:00Z">
        <w:r>
          <w:rPr>
            <w:rFonts w:asciiTheme="majorEastAsia" w:eastAsiaTheme="majorEastAsia" w:hAnsiTheme="majorEastAsia" w:hint="eastAsia"/>
          </w:rPr>
          <w:t xml:space="preserve">본 조는 본 </w:t>
        </w:r>
      </w:ins>
      <w:ins w:id="130" w:author="윤현정 (Hyunjeong Yoon)" w:date="2024-08-19T16:28:00Z">
        <w:r w:rsidR="0085620E">
          <w:rPr>
            <w:rFonts w:asciiTheme="majorEastAsia" w:eastAsiaTheme="majorEastAsia" w:hAnsiTheme="majorEastAsia" w:hint="eastAsia"/>
          </w:rPr>
          <w:t>협약</w:t>
        </w:r>
      </w:ins>
      <w:ins w:id="131" w:author="윤현정 (Hyunjeong Yoon)" w:date="2024-08-08T15:01:00Z">
        <w:r>
          <w:rPr>
            <w:rFonts w:asciiTheme="majorEastAsia" w:eastAsiaTheme="majorEastAsia" w:hAnsiTheme="majorEastAsia" w:hint="eastAsia"/>
          </w:rPr>
          <w:t>이 종료된 후에도 그 효력을 유지한다.</w:t>
        </w:r>
        <w:r>
          <w:rPr>
            <w:rFonts w:asciiTheme="majorEastAsia" w:eastAsiaTheme="majorEastAsia" w:hAnsiTheme="majorEastAsia"/>
          </w:rPr>
          <w:t xml:space="preserve"> </w:t>
        </w:r>
      </w:ins>
    </w:p>
    <w:p w14:paraId="6CAC2E61" w14:textId="77777777" w:rsidR="00B81399" w:rsidRPr="00E117ED" w:rsidRDefault="00B81399">
      <w:pPr>
        <w:pStyle w:val="a3"/>
        <w:spacing w:before="8"/>
        <w:rPr>
          <w:rFonts w:asciiTheme="majorEastAsia" w:eastAsiaTheme="majorEastAsia" w:hAnsiTheme="majorEastAsia"/>
          <w:sz w:val="28"/>
        </w:rPr>
      </w:pPr>
    </w:p>
    <w:p w14:paraId="247C1DA6" w14:textId="78688ECE" w:rsidR="00B81399" w:rsidRPr="00E117ED" w:rsidRDefault="008F12F3">
      <w:pPr>
        <w:pStyle w:val="a3"/>
        <w:ind w:left="100"/>
        <w:jc w:val="both"/>
        <w:rPr>
          <w:rFonts w:asciiTheme="majorEastAsia" w:eastAsiaTheme="majorEastAsia" w:hAnsiTheme="majorEastAsia"/>
        </w:rPr>
      </w:pPr>
      <w:r w:rsidRPr="00E117ED">
        <w:rPr>
          <w:rFonts w:asciiTheme="majorEastAsia" w:eastAsiaTheme="majorEastAsia" w:hAnsiTheme="majorEastAsia"/>
          <w:spacing w:val="9"/>
          <w:w w:val="115"/>
        </w:rPr>
        <w:t>제</w:t>
      </w:r>
      <w:r w:rsidR="003229E0">
        <w:rPr>
          <w:rFonts w:asciiTheme="majorEastAsia" w:eastAsiaTheme="majorEastAsia" w:hAnsiTheme="majorEastAsia" w:hint="eastAsia"/>
          <w:spacing w:val="9"/>
          <w:w w:val="115"/>
        </w:rPr>
        <w:t>8</w:t>
      </w:r>
      <w:r w:rsidRPr="00E117ED">
        <w:rPr>
          <w:rFonts w:asciiTheme="majorEastAsia" w:eastAsiaTheme="majorEastAsia" w:hAnsiTheme="majorEastAsia"/>
          <w:spacing w:val="9"/>
          <w:w w:val="115"/>
        </w:rPr>
        <w:t>조</w:t>
      </w:r>
      <w:r w:rsidRPr="00E117ED">
        <w:rPr>
          <w:rFonts w:asciiTheme="majorEastAsia" w:eastAsiaTheme="majorEastAsia" w:hAnsiTheme="majorEastAsia"/>
          <w:spacing w:val="11"/>
          <w:w w:val="115"/>
        </w:rPr>
        <w:t xml:space="preserve"> </w:t>
      </w:r>
      <w:r w:rsidRPr="00E117ED">
        <w:rPr>
          <w:rFonts w:asciiTheme="majorEastAsia" w:eastAsiaTheme="majorEastAsia" w:hAnsiTheme="majorEastAsia"/>
          <w:w w:val="115"/>
        </w:rPr>
        <w:t>(손해</w:t>
      </w:r>
      <w:r w:rsidRPr="00E117ED">
        <w:rPr>
          <w:rFonts w:asciiTheme="majorEastAsia" w:eastAsiaTheme="majorEastAsia" w:hAnsiTheme="majorEastAsia"/>
          <w:spacing w:val="11"/>
          <w:w w:val="115"/>
        </w:rPr>
        <w:t xml:space="preserve"> </w:t>
      </w:r>
      <w:r w:rsidRPr="00E117ED">
        <w:rPr>
          <w:rFonts w:asciiTheme="majorEastAsia" w:eastAsiaTheme="majorEastAsia" w:hAnsiTheme="majorEastAsia"/>
          <w:w w:val="115"/>
        </w:rPr>
        <w:t>배상)</w:t>
      </w:r>
    </w:p>
    <w:p w14:paraId="60FAA8A2" w14:textId="69672434" w:rsidR="0025264B" w:rsidRDefault="00665C72">
      <w:pPr>
        <w:pStyle w:val="a3"/>
        <w:spacing w:before="42" w:line="261" w:lineRule="auto"/>
        <w:ind w:left="100" w:right="275" w:firstLine="129"/>
        <w:rPr>
          <w:rFonts w:asciiTheme="majorEastAsia" w:eastAsiaTheme="majorEastAsia" w:hAnsiTheme="majorEastAsia"/>
          <w:w w:val="105"/>
        </w:rPr>
      </w:pPr>
      <w:ins w:id="132" w:author="윤현정 (Hyunjeong Yoon)" w:date="2024-08-08T15:01:00Z">
        <w:r>
          <w:rPr>
            <w:rFonts w:asciiTheme="majorEastAsia" w:eastAsiaTheme="majorEastAsia" w:hAnsiTheme="majorEastAsia"/>
            <w:w w:val="105"/>
          </w:rPr>
          <w:t>“</w:t>
        </w:r>
        <w:r>
          <w:rPr>
            <w:rFonts w:asciiTheme="majorEastAsia" w:eastAsiaTheme="majorEastAsia" w:hAnsiTheme="majorEastAsia" w:hint="eastAsia"/>
            <w:w w:val="105"/>
          </w:rPr>
          <w:t>갑</w:t>
        </w:r>
      </w:ins>
      <w:ins w:id="133" w:author="윤현정 (Hyunjeong Yoon)" w:date="2024-08-08T15:02:00Z">
        <w:r>
          <w:rPr>
            <w:rFonts w:asciiTheme="majorEastAsia" w:eastAsiaTheme="majorEastAsia" w:hAnsiTheme="majorEastAsia"/>
            <w:w w:val="105"/>
          </w:rPr>
          <w:t>”</w:t>
        </w:r>
        <w:r>
          <w:rPr>
            <w:rFonts w:asciiTheme="majorEastAsia" w:eastAsiaTheme="majorEastAsia" w:hAnsiTheme="majorEastAsia" w:hint="eastAsia"/>
            <w:w w:val="105"/>
          </w:rPr>
          <w:t xml:space="preserve">과 </w:t>
        </w:r>
      </w:ins>
      <w:r w:rsidR="0025264B" w:rsidRPr="0025264B">
        <w:rPr>
          <w:rFonts w:asciiTheme="majorEastAsia" w:eastAsiaTheme="majorEastAsia" w:hAnsiTheme="majorEastAsia"/>
          <w:w w:val="105"/>
        </w:rPr>
        <w:t xml:space="preserve">"을"은 본 </w:t>
      </w:r>
      <w:ins w:id="134" w:author="윤현정 (Hyunjeong Yoon)" w:date="2024-08-19T16:28:00Z">
        <w:r w:rsidR="0085620E">
          <w:rPr>
            <w:rFonts w:asciiTheme="majorEastAsia" w:eastAsiaTheme="majorEastAsia" w:hAnsiTheme="majorEastAsia" w:hint="eastAsia"/>
            <w:w w:val="105"/>
          </w:rPr>
          <w:t>협약</w:t>
        </w:r>
      </w:ins>
      <w:del w:id="135" w:author="윤현정 (Hyunjeong Yoon)" w:date="2024-08-19T16:28:00Z">
        <w:r w:rsidR="0025264B" w:rsidRPr="0025264B" w:rsidDel="0085620E">
          <w:rPr>
            <w:rFonts w:asciiTheme="majorEastAsia" w:eastAsiaTheme="majorEastAsia" w:hAnsiTheme="majorEastAsia"/>
            <w:w w:val="105"/>
          </w:rPr>
          <w:delText>서약</w:delText>
        </w:r>
      </w:del>
      <w:r w:rsidR="0025264B" w:rsidRPr="0025264B">
        <w:rPr>
          <w:rFonts w:asciiTheme="majorEastAsia" w:eastAsiaTheme="majorEastAsia" w:hAnsiTheme="majorEastAsia"/>
          <w:w w:val="105"/>
        </w:rPr>
        <w:t>서를 통해 외부사업과 관련하여 형사상 문제를 발생시키지 않을 것을 서약하며, 이에 대한 법적 책임을 진다</w:t>
      </w:r>
      <w:r w:rsidR="0025264B">
        <w:rPr>
          <w:rFonts w:asciiTheme="majorEastAsia" w:eastAsiaTheme="majorEastAsia" w:hAnsiTheme="majorEastAsia" w:hint="eastAsia"/>
          <w:w w:val="105"/>
        </w:rPr>
        <w:t>.</w:t>
      </w:r>
    </w:p>
    <w:p w14:paraId="488A3E0C" w14:textId="614CF909" w:rsidR="00B81399" w:rsidRPr="00E117ED" w:rsidRDefault="008F12F3">
      <w:pPr>
        <w:pStyle w:val="a3"/>
        <w:spacing w:before="42" w:line="261" w:lineRule="auto"/>
        <w:ind w:left="100" w:right="275" w:firstLine="129"/>
        <w:rPr>
          <w:rFonts w:asciiTheme="majorEastAsia" w:eastAsiaTheme="majorEastAsia" w:hAnsiTheme="majorEastAsia"/>
        </w:rPr>
      </w:pPr>
      <w:r w:rsidRPr="00E117ED">
        <w:rPr>
          <w:rFonts w:asciiTheme="majorEastAsia" w:eastAsiaTheme="majorEastAsia" w:hAnsiTheme="majorEastAsia"/>
          <w:w w:val="105"/>
        </w:rPr>
        <w:t>각</w:t>
      </w:r>
      <w:r w:rsidRPr="00E117ED">
        <w:rPr>
          <w:rFonts w:asciiTheme="majorEastAsia" w:eastAsiaTheme="majorEastAsia" w:hAnsiTheme="majorEastAsia"/>
          <w:spacing w:val="27"/>
          <w:w w:val="105"/>
        </w:rPr>
        <w:t xml:space="preserve"> </w:t>
      </w:r>
      <w:r w:rsidRPr="00E117ED">
        <w:rPr>
          <w:rFonts w:asciiTheme="majorEastAsia" w:eastAsiaTheme="majorEastAsia" w:hAnsiTheme="majorEastAsia"/>
          <w:w w:val="105"/>
        </w:rPr>
        <w:t>당사자는</w:t>
      </w:r>
      <w:r w:rsidRPr="00E117ED">
        <w:rPr>
          <w:rFonts w:asciiTheme="majorEastAsia" w:eastAsiaTheme="majorEastAsia" w:hAnsiTheme="majorEastAsia"/>
          <w:spacing w:val="28"/>
          <w:w w:val="105"/>
        </w:rPr>
        <w:t xml:space="preserve"> </w:t>
      </w:r>
      <w:r w:rsidRPr="00E117ED">
        <w:rPr>
          <w:rFonts w:asciiTheme="majorEastAsia" w:eastAsiaTheme="majorEastAsia" w:hAnsiTheme="majorEastAsia"/>
          <w:w w:val="105"/>
        </w:rPr>
        <w:t>본인의</w:t>
      </w:r>
      <w:r w:rsidRPr="00E117ED">
        <w:rPr>
          <w:rFonts w:asciiTheme="majorEastAsia" w:eastAsiaTheme="majorEastAsia" w:hAnsiTheme="majorEastAsia"/>
          <w:spacing w:val="28"/>
          <w:w w:val="105"/>
        </w:rPr>
        <w:t xml:space="preserve"> </w:t>
      </w:r>
      <w:r w:rsidRPr="00E117ED">
        <w:rPr>
          <w:rFonts w:asciiTheme="majorEastAsia" w:eastAsiaTheme="majorEastAsia" w:hAnsiTheme="majorEastAsia"/>
          <w:w w:val="105"/>
        </w:rPr>
        <w:t>귀책</w:t>
      </w:r>
      <w:r w:rsidRPr="00E117ED">
        <w:rPr>
          <w:rFonts w:asciiTheme="majorEastAsia" w:eastAsiaTheme="majorEastAsia" w:hAnsiTheme="majorEastAsia"/>
          <w:spacing w:val="28"/>
          <w:w w:val="105"/>
        </w:rPr>
        <w:t xml:space="preserve"> </w:t>
      </w:r>
      <w:r w:rsidRPr="00E117ED">
        <w:rPr>
          <w:rFonts w:asciiTheme="majorEastAsia" w:eastAsiaTheme="majorEastAsia" w:hAnsiTheme="majorEastAsia"/>
          <w:w w:val="105"/>
        </w:rPr>
        <w:t>사유로</w:t>
      </w:r>
      <w:r w:rsidRPr="00E117ED">
        <w:rPr>
          <w:rFonts w:asciiTheme="majorEastAsia" w:eastAsiaTheme="majorEastAsia" w:hAnsiTheme="majorEastAsia"/>
          <w:spacing w:val="29"/>
          <w:w w:val="105"/>
        </w:rPr>
        <w:t xml:space="preserve"> </w:t>
      </w:r>
      <w:r w:rsidRPr="00E117ED">
        <w:rPr>
          <w:rFonts w:asciiTheme="majorEastAsia" w:eastAsiaTheme="majorEastAsia" w:hAnsiTheme="majorEastAsia"/>
          <w:w w:val="105"/>
        </w:rPr>
        <w:t>인하여</w:t>
      </w:r>
      <w:r w:rsidRPr="00E117ED">
        <w:rPr>
          <w:rFonts w:asciiTheme="majorEastAsia" w:eastAsiaTheme="majorEastAsia" w:hAnsiTheme="majorEastAsia"/>
          <w:spacing w:val="29"/>
          <w:w w:val="105"/>
        </w:rPr>
        <w:t xml:space="preserve"> </w:t>
      </w:r>
      <w:r w:rsidRPr="00E117ED">
        <w:rPr>
          <w:rFonts w:asciiTheme="majorEastAsia" w:eastAsiaTheme="majorEastAsia" w:hAnsiTheme="majorEastAsia"/>
          <w:w w:val="105"/>
        </w:rPr>
        <w:t>상대방에게</w:t>
      </w:r>
      <w:r w:rsidRPr="00E117ED">
        <w:rPr>
          <w:rFonts w:asciiTheme="majorEastAsia" w:eastAsiaTheme="majorEastAsia" w:hAnsiTheme="majorEastAsia"/>
          <w:spacing w:val="29"/>
          <w:w w:val="105"/>
        </w:rPr>
        <w:t xml:space="preserve"> </w:t>
      </w:r>
      <w:r w:rsidRPr="00E117ED">
        <w:rPr>
          <w:rFonts w:asciiTheme="majorEastAsia" w:eastAsiaTheme="majorEastAsia" w:hAnsiTheme="majorEastAsia"/>
          <w:w w:val="105"/>
        </w:rPr>
        <w:t>손해가</w:t>
      </w:r>
      <w:r w:rsidRPr="00E117ED">
        <w:rPr>
          <w:rFonts w:asciiTheme="majorEastAsia" w:eastAsiaTheme="majorEastAsia" w:hAnsiTheme="majorEastAsia"/>
          <w:spacing w:val="28"/>
          <w:w w:val="105"/>
        </w:rPr>
        <w:t xml:space="preserve"> </w:t>
      </w:r>
      <w:r w:rsidRPr="00E117ED">
        <w:rPr>
          <w:rFonts w:asciiTheme="majorEastAsia" w:eastAsiaTheme="majorEastAsia" w:hAnsiTheme="majorEastAsia"/>
          <w:w w:val="105"/>
        </w:rPr>
        <w:t>발생된</w:t>
      </w:r>
      <w:r w:rsidRPr="00E117ED">
        <w:rPr>
          <w:rFonts w:asciiTheme="majorEastAsia" w:eastAsiaTheme="majorEastAsia" w:hAnsiTheme="majorEastAsia"/>
          <w:spacing w:val="29"/>
          <w:w w:val="105"/>
        </w:rPr>
        <w:t xml:space="preserve"> </w:t>
      </w:r>
      <w:r w:rsidRPr="00E117ED">
        <w:rPr>
          <w:rFonts w:asciiTheme="majorEastAsia" w:eastAsiaTheme="majorEastAsia" w:hAnsiTheme="majorEastAsia"/>
          <w:w w:val="105"/>
        </w:rPr>
        <w:t>경우</w:t>
      </w:r>
      <w:r w:rsidRPr="00E117ED">
        <w:rPr>
          <w:rFonts w:asciiTheme="majorEastAsia" w:eastAsiaTheme="majorEastAsia" w:hAnsiTheme="majorEastAsia"/>
          <w:spacing w:val="-93"/>
          <w:w w:val="105"/>
        </w:rPr>
        <w:t xml:space="preserve"> </w:t>
      </w:r>
      <w:r w:rsidRPr="00E117ED">
        <w:rPr>
          <w:rFonts w:asciiTheme="majorEastAsia" w:eastAsiaTheme="majorEastAsia" w:hAnsiTheme="majorEastAsia"/>
          <w:w w:val="105"/>
        </w:rPr>
        <w:t>각</w:t>
      </w:r>
      <w:r w:rsidRPr="00E117ED">
        <w:rPr>
          <w:rFonts w:asciiTheme="majorEastAsia" w:eastAsiaTheme="majorEastAsia" w:hAnsiTheme="majorEastAsia"/>
          <w:spacing w:val="18"/>
          <w:w w:val="105"/>
        </w:rPr>
        <w:t xml:space="preserve"> </w:t>
      </w:r>
      <w:r w:rsidRPr="00E117ED">
        <w:rPr>
          <w:rFonts w:asciiTheme="majorEastAsia" w:eastAsiaTheme="majorEastAsia" w:hAnsiTheme="majorEastAsia"/>
          <w:w w:val="105"/>
        </w:rPr>
        <w:t>당사자는</w:t>
      </w:r>
      <w:r w:rsidRPr="00E117ED">
        <w:rPr>
          <w:rFonts w:asciiTheme="majorEastAsia" w:eastAsiaTheme="majorEastAsia" w:hAnsiTheme="majorEastAsia"/>
          <w:spacing w:val="21"/>
          <w:w w:val="105"/>
        </w:rPr>
        <w:t xml:space="preserve"> </w:t>
      </w:r>
      <w:r w:rsidRPr="00E117ED">
        <w:rPr>
          <w:rFonts w:asciiTheme="majorEastAsia" w:eastAsiaTheme="majorEastAsia" w:hAnsiTheme="majorEastAsia"/>
          <w:w w:val="105"/>
        </w:rPr>
        <w:t>상대방에게</w:t>
      </w:r>
      <w:r w:rsidRPr="00E117ED">
        <w:rPr>
          <w:rFonts w:asciiTheme="majorEastAsia" w:eastAsiaTheme="majorEastAsia" w:hAnsiTheme="majorEastAsia"/>
          <w:spacing w:val="19"/>
          <w:w w:val="105"/>
        </w:rPr>
        <w:t xml:space="preserve"> </w:t>
      </w:r>
      <w:r w:rsidRPr="00E117ED">
        <w:rPr>
          <w:rFonts w:asciiTheme="majorEastAsia" w:eastAsiaTheme="majorEastAsia" w:hAnsiTheme="majorEastAsia"/>
          <w:w w:val="105"/>
        </w:rPr>
        <w:t>발생된</w:t>
      </w:r>
      <w:r w:rsidRPr="00E117ED">
        <w:rPr>
          <w:rFonts w:asciiTheme="majorEastAsia" w:eastAsiaTheme="majorEastAsia" w:hAnsiTheme="majorEastAsia"/>
          <w:spacing w:val="18"/>
          <w:w w:val="105"/>
        </w:rPr>
        <w:t xml:space="preserve"> </w:t>
      </w:r>
      <w:r w:rsidRPr="00E117ED">
        <w:rPr>
          <w:rFonts w:asciiTheme="majorEastAsia" w:eastAsiaTheme="majorEastAsia" w:hAnsiTheme="majorEastAsia"/>
          <w:w w:val="105"/>
        </w:rPr>
        <w:t>모든</w:t>
      </w:r>
      <w:r w:rsidRPr="00E117ED">
        <w:rPr>
          <w:rFonts w:asciiTheme="majorEastAsia" w:eastAsiaTheme="majorEastAsia" w:hAnsiTheme="majorEastAsia"/>
          <w:spacing w:val="19"/>
          <w:w w:val="105"/>
        </w:rPr>
        <w:t xml:space="preserve"> </w:t>
      </w:r>
      <w:r w:rsidRPr="00E117ED">
        <w:rPr>
          <w:rFonts w:asciiTheme="majorEastAsia" w:eastAsiaTheme="majorEastAsia" w:hAnsiTheme="majorEastAsia"/>
          <w:w w:val="105"/>
        </w:rPr>
        <w:t>손해를</w:t>
      </w:r>
      <w:r w:rsidRPr="00E117ED">
        <w:rPr>
          <w:rFonts w:asciiTheme="majorEastAsia" w:eastAsiaTheme="majorEastAsia" w:hAnsiTheme="majorEastAsia"/>
          <w:spacing w:val="19"/>
          <w:w w:val="105"/>
        </w:rPr>
        <w:t xml:space="preserve"> </w:t>
      </w:r>
      <w:r w:rsidRPr="00E117ED">
        <w:rPr>
          <w:rFonts w:asciiTheme="majorEastAsia" w:eastAsiaTheme="majorEastAsia" w:hAnsiTheme="majorEastAsia"/>
          <w:w w:val="105"/>
        </w:rPr>
        <w:t>배상하여야</w:t>
      </w:r>
      <w:r w:rsidRPr="00E117ED">
        <w:rPr>
          <w:rFonts w:asciiTheme="majorEastAsia" w:eastAsiaTheme="majorEastAsia" w:hAnsiTheme="majorEastAsia"/>
          <w:spacing w:val="21"/>
          <w:w w:val="105"/>
        </w:rPr>
        <w:t xml:space="preserve"> </w:t>
      </w:r>
      <w:r w:rsidRPr="00E117ED">
        <w:rPr>
          <w:rFonts w:asciiTheme="majorEastAsia" w:eastAsiaTheme="majorEastAsia" w:hAnsiTheme="majorEastAsia"/>
          <w:w w:val="105"/>
        </w:rPr>
        <w:t>한다.</w:t>
      </w:r>
    </w:p>
    <w:p w14:paraId="788F259B" w14:textId="77777777" w:rsidR="00B81399" w:rsidRPr="00E117ED" w:rsidRDefault="00B81399">
      <w:pPr>
        <w:pStyle w:val="a3"/>
        <w:spacing w:before="14"/>
        <w:rPr>
          <w:rFonts w:asciiTheme="majorEastAsia" w:eastAsiaTheme="majorEastAsia" w:hAnsiTheme="majorEastAsia"/>
          <w:sz w:val="20"/>
        </w:rPr>
      </w:pPr>
    </w:p>
    <w:p w14:paraId="583C6F59" w14:textId="7D965FD7" w:rsidR="00B81399" w:rsidRPr="00E117ED" w:rsidRDefault="008F12F3">
      <w:pPr>
        <w:pStyle w:val="a3"/>
        <w:ind w:left="100"/>
        <w:jc w:val="both"/>
        <w:rPr>
          <w:rFonts w:asciiTheme="majorEastAsia" w:eastAsiaTheme="majorEastAsia" w:hAnsiTheme="majorEastAsia"/>
        </w:rPr>
      </w:pPr>
      <w:r w:rsidRPr="00E117ED">
        <w:rPr>
          <w:rFonts w:asciiTheme="majorEastAsia" w:eastAsiaTheme="majorEastAsia" w:hAnsiTheme="majorEastAsia"/>
          <w:spacing w:val="9"/>
          <w:w w:val="110"/>
        </w:rPr>
        <w:t>제</w:t>
      </w:r>
      <w:r w:rsidR="003229E0">
        <w:rPr>
          <w:rFonts w:asciiTheme="majorEastAsia" w:eastAsiaTheme="majorEastAsia" w:hAnsiTheme="majorEastAsia" w:hint="eastAsia"/>
          <w:spacing w:val="9"/>
          <w:w w:val="110"/>
        </w:rPr>
        <w:t>9</w:t>
      </w:r>
      <w:r w:rsidRPr="00E117ED">
        <w:rPr>
          <w:rFonts w:asciiTheme="majorEastAsia" w:eastAsiaTheme="majorEastAsia" w:hAnsiTheme="majorEastAsia"/>
          <w:spacing w:val="9"/>
          <w:w w:val="110"/>
        </w:rPr>
        <w:t>조</w:t>
      </w:r>
      <w:r w:rsidRPr="00E117ED">
        <w:rPr>
          <w:rFonts w:asciiTheme="majorEastAsia" w:eastAsiaTheme="majorEastAsia" w:hAnsiTheme="majorEastAsia"/>
          <w:spacing w:val="34"/>
          <w:w w:val="110"/>
        </w:rPr>
        <w:t xml:space="preserve"> </w:t>
      </w:r>
      <w:r w:rsidRPr="00E117ED">
        <w:rPr>
          <w:rFonts w:asciiTheme="majorEastAsia" w:eastAsiaTheme="majorEastAsia" w:hAnsiTheme="majorEastAsia"/>
          <w:spacing w:val="10"/>
          <w:w w:val="110"/>
        </w:rPr>
        <w:t>(분쟁의</w:t>
      </w:r>
      <w:r w:rsidRPr="00E117ED">
        <w:rPr>
          <w:rFonts w:asciiTheme="majorEastAsia" w:eastAsiaTheme="majorEastAsia" w:hAnsiTheme="majorEastAsia"/>
          <w:spacing w:val="34"/>
          <w:w w:val="110"/>
        </w:rPr>
        <w:t xml:space="preserve"> </w:t>
      </w:r>
      <w:r w:rsidRPr="00E117ED">
        <w:rPr>
          <w:rFonts w:asciiTheme="majorEastAsia" w:eastAsiaTheme="majorEastAsia" w:hAnsiTheme="majorEastAsia"/>
          <w:w w:val="110"/>
        </w:rPr>
        <w:t>해결)</w:t>
      </w:r>
    </w:p>
    <w:p w14:paraId="21888592" w14:textId="5CC1D317" w:rsidR="00B81399" w:rsidRPr="00E117ED" w:rsidRDefault="008F12F3">
      <w:pPr>
        <w:pStyle w:val="a3"/>
        <w:spacing w:before="44" w:line="261" w:lineRule="auto"/>
        <w:ind w:left="100" w:right="280" w:firstLine="129"/>
        <w:jc w:val="both"/>
        <w:rPr>
          <w:rFonts w:asciiTheme="majorEastAsia" w:eastAsiaTheme="majorEastAsia" w:hAnsiTheme="majorEastAsia"/>
        </w:rPr>
      </w:pPr>
      <w:r w:rsidRPr="00E117ED">
        <w:rPr>
          <w:rFonts w:asciiTheme="majorEastAsia" w:eastAsiaTheme="majorEastAsia" w:hAnsiTheme="majorEastAsia"/>
        </w:rPr>
        <w:t>본 계약에서 정하지 않은 사항에 대해서는 양 당사자가 성실히 협의하여</w:t>
      </w:r>
      <w:r w:rsidRPr="00E117ED">
        <w:rPr>
          <w:rFonts w:asciiTheme="majorEastAsia" w:eastAsiaTheme="majorEastAsia" w:hAnsiTheme="majorEastAsia"/>
          <w:spacing w:val="1"/>
        </w:rPr>
        <w:t xml:space="preserve"> </w:t>
      </w:r>
      <w:r w:rsidRPr="00E117ED">
        <w:rPr>
          <w:rFonts w:asciiTheme="majorEastAsia" w:eastAsiaTheme="majorEastAsia" w:hAnsiTheme="majorEastAsia"/>
        </w:rPr>
        <w:t xml:space="preserve">처리하며, 본 계약과 관련한 분쟁은 </w:t>
      </w:r>
      <w:ins w:id="136" w:author="윤현정 (Hyunjeong Yoon)" w:date="2024-08-19T16:29:00Z">
        <w:r w:rsidR="0085620E">
          <w:rPr>
            <w:rFonts w:asciiTheme="majorEastAsia" w:eastAsiaTheme="majorEastAsia" w:hAnsiTheme="majorEastAsia" w:hint="eastAsia"/>
          </w:rPr>
          <w:t xml:space="preserve">서울중앙지방법원을 </w:t>
        </w:r>
        <w:proofErr w:type="gramStart"/>
        <w:r w:rsidR="0085620E">
          <w:rPr>
            <w:rFonts w:asciiTheme="majorEastAsia" w:eastAsiaTheme="majorEastAsia" w:hAnsiTheme="majorEastAsia" w:hint="eastAsia"/>
          </w:rPr>
          <w:t xml:space="preserve">제 </w:t>
        </w:r>
        <w:r w:rsidR="0085620E">
          <w:rPr>
            <w:rFonts w:asciiTheme="majorEastAsia" w:eastAsiaTheme="majorEastAsia" w:hAnsiTheme="majorEastAsia"/>
          </w:rPr>
          <w:t>1</w:t>
        </w:r>
        <w:proofErr w:type="gramEnd"/>
        <w:r w:rsidR="0085620E">
          <w:rPr>
            <w:rFonts w:asciiTheme="majorEastAsia" w:eastAsiaTheme="majorEastAsia" w:hAnsiTheme="majorEastAsia" w:hint="eastAsia"/>
          </w:rPr>
          <w:t>심의 전속적 합의관할</w:t>
        </w:r>
      </w:ins>
      <w:del w:id="137" w:author="윤현정 (Hyunjeong Yoon)" w:date="2024-08-19T16:29:00Z">
        <w:r w:rsidRPr="00E117ED" w:rsidDel="0085620E">
          <w:rPr>
            <w:rFonts w:asciiTheme="majorEastAsia" w:eastAsiaTheme="majorEastAsia" w:hAnsiTheme="majorEastAsia"/>
          </w:rPr>
          <w:delText>“갑”의 소재지 관할의 법원을 제1심</w:delText>
        </w:r>
      </w:del>
      <w:r w:rsidRPr="00E117ED">
        <w:rPr>
          <w:rFonts w:asciiTheme="majorEastAsia" w:eastAsiaTheme="majorEastAsia" w:hAnsiTheme="majorEastAsia"/>
        </w:rPr>
        <w:t xml:space="preserve"> 법원</w:t>
      </w:r>
      <w:r w:rsidRPr="00E117ED">
        <w:rPr>
          <w:rFonts w:asciiTheme="majorEastAsia" w:eastAsiaTheme="majorEastAsia" w:hAnsiTheme="majorEastAsia"/>
          <w:spacing w:val="1"/>
        </w:rPr>
        <w:t xml:space="preserve"> </w:t>
      </w:r>
      <w:r w:rsidRPr="00E117ED">
        <w:rPr>
          <w:rFonts w:asciiTheme="majorEastAsia" w:eastAsiaTheme="majorEastAsia" w:hAnsiTheme="majorEastAsia"/>
        </w:rPr>
        <w:t>으로</w:t>
      </w:r>
      <w:r w:rsidRPr="00E117ED">
        <w:rPr>
          <w:rFonts w:asciiTheme="majorEastAsia" w:eastAsiaTheme="majorEastAsia" w:hAnsiTheme="majorEastAsia"/>
          <w:spacing w:val="40"/>
        </w:rPr>
        <w:t xml:space="preserve"> </w:t>
      </w:r>
      <w:r w:rsidRPr="00E117ED">
        <w:rPr>
          <w:rFonts w:asciiTheme="majorEastAsia" w:eastAsiaTheme="majorEastAsia" w:hAnsiTheme="majorEastAsia"/>
        </w:rPr>
        <w:t>하여</w:t>
      </w:r>
      <w:r w:rsidRPr="00E117ED">
        <w:rPr>
          <w:rFonts w:asciiTheme="majorEastAsia" w:eastAsiaTheme="majorEastAsia" w:hAnsiTheme="majorEastAsia"/>
          <w:spacing w:val="39"/>
        </w:rPr>
        <w:t xml:space="preserve"> </w:t>
      </w:r>
      <w:r w:rsidRPr="00E117ED">
        <w:rPr>
          <w:rFonts w:asciiTheme="majorEastAsia" w:eastAsiaTheme="majorEastAsia" w:hAnsiTheme="majorEastAsia"/>
        </w:rPr>
        <w:t>해결한다.</w:t>
      </w:r>
    </w:p>
    <w:p w14:paraId="0D78FC85" w14:textId="77777777" w:rsidR="00B81399" w:rsidRPr="00E117ED" w:rsidRDefault="00B81399">
      <w:pPr>
        <w:pStyle w:val="a3"/>
        <w:spacing w:before="9"/>
        <w:rPr>
          <w:rFonts w:asciiTheme="majorEastAsia" w:eastAsiaTheme="majorEastAsia" w:hAnsiTheme="majorEastAsia"/>
          <w:sz w:val="28"/>
        </w:rPr>
      </w:pPr>
    </w:p>
    <w:p w14:paraId="757C42EB" w14:textId="30AF290A" w:rsidR="00B81399" w:rsidRPr="00E117ED" w:rsidRDefault="008F12F3">
      <w:pPr>
        <w:pStyle w:val="a3"/>
        <w:spacing w:before="1" w:line="261" w:lineRule="auto"/>
        <w:ind w:left="100" w:right="275"/>
        <w:rPr>
          <w:rFonts w:asciiTheme="majorEastAsia" w:eastAsiaTheme="majorEastAsia" w:hAnsiTheme="majorEastAsia"/>
        </w:rPr>
      </w:pPr>
      <w:r w:rsidRPr="00E117ED">
        <w:rPr>
          <w:rFonts w:asciiTheme="majorEastAsia" w:eastAsiaTheme="majorEastAsia" w:hAnsiTheme="majorEastAsia"/>
        </w:rPr>
        <w:t>“갑”과</w:t>
      </w:r>
      <w:r w:rsidRPr="00E117ED">
        <w:rPr>
          <w:rFonts w:asciiTheme="majorEastAsia" w:eastAsiaTheme="majorEastAsia" w:hAnsiTheme="majorEastAsia"/>
          <w:spacing w:val="67"/>
        </w:rPr>
        <w:t xml:space="preserve"> </w:t>
      </w:r>
      <w:r w:rsidRPr="00E117ED">
        <w:rPr>
          <w:rFonts w:asciiTheme="majorEastAsia" w:eastAsiaTheme="majorEastAsia" w:hAnsiTheme="majorEastAsia"/>
        </w:rPr>
        <w:t>“을”은</w:t>
      </w:r>
      <w:r w:rsidRPr="00E117ED">
        <w:rPr>
          <w:rFonts w:asciiTheme="majorEastAsia" w:eastAsiaTheme="majorEastAsia" w:hAnsiTheme="majorEastAsia"/>
          <w:spacing w:val="71"/>
        </w:rPr>
        <w:t xml:space="preserve"> </w:t>
      </w:r>
      <w:r w:rsidRPr="00E117ED">
        <w:rPr>
          <w:rFonts w:asciiTheme="majorEastAsia" w:eastAsiaTheme="majorEastAsia" w:hAnsiTheme="majorEastAsia"/>
        </w:rPr>
        <w:t>이상</w:t>
      </w:r>
      <w:r w:rsidRPr="00E117ED">
        <w:rPr>
          <w:rFonts w:asciiTheme="majorEastAsia" w:eastAsiaTheme="majorEastAsia" w:hAnsiTheme="majorEastAsia"/>
          <w:spacing w:val="68"/>
        </w:rPr>
        <w:t xml:space="preserve"> </w:t>
      </w:r>
      <w:r w:rsidRPr="00E117ED">
        <w:rPr>
          <w:rFonts w:asciiTheme="majorEastAsia" w:eastAsiaTheme="majorEastAsia" w:hAnsiTheme="majorEastAsia"/>
        </w:rPr>
        <w:t>상호</w:t>
      </w:r>
      <w:r w:rsidRPr="00E117ED">
        <w:rPr>
          <w:rFonts w:asciiTheme="majorEastAsia" w:eastAsiaTheme="majorEastAsia" w:hAnsiTheme="majorEastAsia"/>
          <w:spacing w:val="67"/>
        </w:rPr>
        <w:t xml:space="preserve"> </w:t>
      </w:r>
      <w:r w:rsidRPr="00E117ED">
        <w:rPr>
          <w:rFonts w:asciiTheme="majorEastAsia" w:eastAsiaTheme="majorEastAsia" w:hAnsiTheme="majorEastAsia"/>
        </w:rPr>
        <w:t>합의된</w:t>
      </w:r>
      <w:r w:rsidRPr="00E117ED">
        <w:rPr>
          <w:rFonts w:asciiTheme="majorEastAsia" w:eastAsiaTheme="majorEastAsia" w:hAnsiTheme="majorEastAsia"/>
          <w:spacing w:val="68"/>
        </w:rPr>
        <w:t xml:space="preserve"> </w:t>
      </w:r>
      <w:r w:rsidRPr="00E117ED">
        <w:rPr>
          <w:rFonts w:asciiTheme="majorEastAsia" w:eastAsiaTheme="majorEastAsia" w:hAnsiTheme="majorEastAsia"/>
        </w:rPr>
        <w:t>내용이</w:t>
      </w:r>
      <w:r w:rsidRPr="00E117ED">
        <w:rPr>
          <w:rFonts w:asciiTheme="majorEastAsia" w:eastAsiaTheme="majorEastAsia" w:hAnsiTheme="majorEastAsia"/>
          <w:spacing w:val="67"/>
        </w:rPr>
        <w:t xml:space="preserve"> </w:t>
      </w:r>
      <w:r w:rsidRPr="00E117ED">
        <w:rPr>
          <w:rFonts w:asciiTheme="majorEastAsia" w:eastAsiaTheme="majorEastAsia" w:hAnsiTheme="majorEastAsia"/>
        </w:rPr>
        <w:t>자신의</w:t>
      </w:r>
      <w:r w:rsidRPr="00E117ED">
        <w:rPr>
          <w:rFonts w:asciiTheme="majorEastAsia" w:eastAsiaTheme="majorEastAsia" w:hAnsiTheme="majorEastAsia"/>
          <w:spacing w:val="68"/>
        </w:rPr>
        <w:t xml:space="preserve"> </w:t>
      </w:r>
      <w:r w:rsidRPr="00E117ED">
        <w:rPr>
          <w:rFonts w:asciiTheme="majorEastAsia" w:eastAsiaTheme="majorEastAsia" w:hAnsiTheme="majorEastAsia"/>
        </w:rPr>
        <w:t>의사와</w:t>
      </w:r>
      <w:r w:rsidRPr="00E117ED">
        <w:rPr>
          <w:rFonts w:asciiTheme="majorEastAsia" w:eastAsiaTheme="majorEastAsia" w:hAnsiTheme="majorEastAsia"/>
          <w:spacing w:val="68"/>
        </w:rPr>
        <w:t xml:space="preserve"> </w:t>
      </w:r>
      <w:r w:rsidRPr="00E117ED">
        <w:rPr>
          <w:rFonts w:asciiTheme="majorEastAsia" w:eastAsiaTheme="majorEastAsia" w:hAnsiTheme="majorEastAsia"/>
        </w:rPr>
        <w:t>일치함을</w:t>
      </w:r>
      <w:r w:rsidRPr="00E117ED">
        <w:rPr>
          <w:rFonts w:asciiTheme="majorEastAsia" w:eastAsiaTheme="majorEastAsia" w:hAnsiTheme="majorEastAsia"/>
          <w:spacing w:val="67"/>
        </w:rPr>
        <w:t xml:space="preserve"> </w:t>
      </w:r>
      <w:r w:rsidRPr="00E117ED">
        <w:rPr>
          <w:rFonts w:asciiTheme="majorEastAsia" w:eastAsiaTheme="majorEastAsia" w:hAnsiTheme="majorEastAsia"/>
        </w:rPr>
        <w:t>확인하며,</w:t>
      </w:r>
      <w:r w:rsidRPr="00E117ED">
        <w:rPr>
          <w:rFonts w:asciiTheme="majorEastAsia" w:eastAsiaTheme="majorEastAsia" w:hAnsiTheme="majorEastAsia"/>
          <w:spacing w:val="-88"/>
        </w:rPr>
        <w:t xml:space="preserve"> </w:t>
      </w:r>
      <w:r w:rsidR="00E374F8">
        <w:rPr>
          <w:rFonts w:asciiTheme="majorEastAsia" w:eastAsiaTheme="majorEastAsia" w:hAnsiTheme="majorEastAsia"/>
        </w:rPr>
        <w:t>서약서</w:t>
      </w:r>
      <w:r w:rsidRPr="00E117ED">
        <w:rPr>
          <w:rFonts w:asciiTheme="majorEastAsia" w:eastAsiaTheme="majorEastAsia" w:hAnsiTheme="majorEastAsia"/>
        </w:rPr>
        <w:t>를</w:t>
      </w:r>
      <w:r w:rsidRPr="00E117ED">
        <w:rPr>
          <w:rFonts w:asciiTheme="majorEastAsia" w:eastAsiaTheme="majorEastAsia" w:hAnsiTheme="majorEastAsia"/>
          <w:spacing w:val="41"/>
        </w:rPr>
        <w:t xml:space="preserve"> </w:t>
      </w:r>
      <w:r w:rsidRPr="00E117ED">
        <w:rPr>
          <w:rFonts w:asciiTheme="majorEastAsia" w:eastAsiaTheme="majorEastAsia" w:hAnsiTheme="majorEastAsia"/>
        </w:rPr>
        <w:t>작성하여</w:t>
      </w:r>
      <w:r w:rsidRPr="00E117ED">
        <w:rPr>
          <w:rFonts w:asciiTheme="majorEastAsia" w:eastAsiaTheme="majorEastAsia" w:hAnsiTheme="majorEastAsia"/>
          <w:spacing w:val="43"/>
        </w:rPr>
        <w:t xml:space="preserve"> </w:t>
      </w:r>
      <w:r w:rsidRPr="00E117ED">
        <w:rPr>
          <w:rFonts w:asciiTheme="majorEastAsia" w:eastAsiaTheme="majorEastAsia" w:hAnsiTheme="majorEastAsia"/>
        </w:rPr>
        <w:t>기명날인하고</w:t>
      </w:r>
      <w:r w:rsidRPr="00E117ED">
        <w:rPr>
          <w:rFonts w:asciiTheme="majorEastAsia" w:eastAsiaTheme="majorEastAsia" w:hAnsiTheme="majorEastAsia"/>
          <w:spacing w:val="43"/>
        </w:rPr>
        <w:t xml:space="preserve"> </w:t>
      </w:r>
      <w:r w:rsidRPr="00E117ED">
        <w:rPr>
          <w:rFonts w:asciiTheme="majorEastAsia" w:eastAsiaTheme="majorEastAsia" w:hAnsiTheme="majorEastAsia"/>
        </w:rPr>
        <w:t>각각</w:t>
      </w:r>
      <w:r w:rsidRPr="00E117ED">
        <w:rPr>
          <w:rFonts w:asciiTheme="majorEastAsia" w:eastAsiaTheme="majorEastAsia" w:hAnsiTheme="majorEastAsia"/>
          <w:spacing w:val="41"/>
        </w:rPr>
        <w:t xml:space="preserve"> </w:t>
      </w:r>
      <w:r w:rsidRPr="00E117ED">
        <w:rPr>
          <w:rFonts w:asciiTheme="majorEastAsia" w:eastAsiaTheme="majorEastAsia" w:hAnsiTheme="majorEastAsia"/>
        </w:rPr>
        <w:t>1부씩</w:t>
      </w:r>
      <w:r w:rsidRPr="00E117ED">
        <w:rPr>
          <w:rFonts w:asciiTheme="majorEastAsia" w:eastAsiaTheme="majorEastAsia" w:hAnsiTheme="majorEastAsia"/>
          <w:spacing w:val="41"/>
        </w:rPr>
        <w:t xml:space="preserve"> </w:t>
      </w:r>
      <w:r w:rsidRPr="00E117ED">
        <w:rPr>
          <w:rFonts w:asciiTheme="majorEastAsia" w:eastAsiaTheme="majorEastAsia" w:hAnsiTheme="majorEastAsia"/>
        </w:rPr>
        <w:t>보관한다.</w:t>
      </w:r>
    </w:p>
    <w:p w14:paraId="3B2031F3" w14:textId="77777777" w:rsidR="00B81399" w:rsidRPr="00E117ED" w:rsidRDefault="00B81399">
      <w:pPr>
        <w:pStyle w:val="a3"/>
        <w:rPr>
          <w:rFonts w:asciiTheme="majorEastAsia" w:eastAsiaTheme="majorEastAsia" w:hAnsiTheme="majorEastAsia"/>
        </w:rPr>
      </w:pPr>
    </w:p>
    <w:p w14:paraId="5D29056D" w14:textId="77777777" w:rsidR="00B81399" w:rsidRPr="00E117ED" w:rsidRDefault="00B81399">
      <w:pPr>
        <w:pStyle w:val="a3"/>
        <w:spacing w:before="16"/>
        <w:rPr>
          <w:rFonts w:asciiTheme="majorEastAsia" w:eastAsiaTheme="majorEastAsia" w:hAnsiTheme="majorEastAsia"/>
          <w:sz w:val="19"/>
        </w:rPr>
      </w:pPr>
    </w:p>
    <w:p w14:paraId="09C211C0" w14:textId="77777777" w:rsidR="00B81399" w:rsidRPr="00E117ED" w:rsidRDefault="008F12F3">
      <w:pPr>
        <w:pStyle w:val="a3"/>
        <w:tabs>
          <w:tab w:val="left" w:pos="1256"/>
          <w:tab w:val="left" w:pos="1777"/>
        </w:tabs>
        <w:ind w:right="178"/>
        <w:jc w:val="center"/>
        <w:rPr>
          <w:rFonts w:asciiTheme="majorEastAsia" w:eastAsiaTheme="majorEastAsia" w:hAnsiTheme="majorEastAsia"/>
        </w:rPr>
      </w:pPr>
      <w:r w:rsidRPr="00E117ED">
        <w:rPr>
          <w:rFonts w:asciiTheme="majorEastAsia" w:eastAsiaTheme="majorEastAsia" w:hAnsiTheme="majorEastAsia"/>
          <w:w w:val="110"/>
        </w:rPr>
        <w:t>2024년</w:t>
      </w:r>
      <w:r w:rsidRPr="00E117ED">
        <w:rPr>
          <w:rFonts w:asciiTheme="majorEastAsia" w:eastAsiaTheme="majorEastAsia" w:hAnsiTheme="majorEastAsia"/>
          <w:w w:val="110"/>
        </w:rPr>
        <w:tab/>
        <w:t>월</w:t>
      </w:r>
      <w:r w:rsidRPr="00E117ED">
        <w:rPr>
          <w:rFonts w:asciiTheme="majorEastAsia" w:eastAsiaTheme="majorEastAsia" w:hAnsiTheme="majorEastAsia"/>
          <w:w w:val="110"/>
        </w:rPr>
        <w:tab/>
        <w:t>일</w:t>
      </w:r>
    </w:p>
    <w:p w14:paraId="752F9C7B" w14:textId="77777777" w:rsidR="00B81399" w:rsidRPr="00E117ED" w:rsidRDefault="00B81399">
      <w:pPr>
        <w:pStyle w:val="a3"/>
        <w:spacing w:before="7"/>
        <w:rPr>
          <w:rFonts w:asciiTheme="majorEastAsia" w:eastAsiaTheme="majorEastAsia" w:hAnsiTheme="majorEastAsia"/>
          <w:sz w:val="34"/>
        </w:rPr>
      </w:pPr>
    </w:p>
    <w:p w14:paraId="06E1A7C8" w14:textId="77777777" w:rsidR="00ED5310" w:rsidRDefault="008F12F3">
      <w:pPr>
        <w:pStyle w:val="a3"/>
        <w:tabs>
          <w:tab w:val="left" w:pos="4981"/>
          <w:tab w:val="left" w:pos="5816"/>
        </w:tabs>
        <w:spacing w:before="1" w:line="740" w:lineRule="atLeast"/>
        <w:ind w:left="910" w:right="180" w:firstLine="256"/>
        <w:rPr>
          <w:rFonts w:asciiTheme="majorEastAsia" w:eastAsiaTheme="majorEastAsia" w:hAnsiTheme="majorEastAsia"/>
          <w:spacing w:val="1"/>
          <w:w w:val="105"/>
        </w:rPr>
      </w:pPr>
      <w:r w:rsidRPr="00E117ED">
        <w:rPr>
          <w:rFonts w:asciiTheme="majorEastAsia" w:eastAsiaTheme="majorEastAsia" w:hAnsiTheme="majorEastAsia"/>
          <w:w w:val="95"/>
        </w:rPr>
        <w:t>이케아코리아</w:t>
      </w:r>
      <w:r w:rsidRPr="00E117ED">
        <w:rPr>
          <w:rFonts w:asciiTheme="majorEastAsia" w:eastAsiaTheme="majorEastAsia" w:hAnsiTheme="majorEastAsia"/>
          <w:spacing w:val="30"/>
          <w:w w:val="95"/>
        </w:rPr>
        <w:t xml:space="preserve"> </w:t>
      </w:r>
      <w:r w:rsidRPr="00E117ED">
        <w:rPr>
          <w:rFonts w:asciiTheme="majorEastAsia" w:eastAsiaTheme="majorEastAsia" w:hAnsiTheme="majorEastAsia"/>
          <w:w w:val="95"/>
        </w:rPr>
        <w:t>유한회사</w:t>
      </w:r>
      <w:r w:rsidRPr="00E117ED">
        <w:rPr>
          <w:rFonts w:asciiTheme="majorEastAsia" w:eastAsiaTheme="majorEastAsia" w:hAnsiTheme="majorEastAsia"/>
          <w:w w:val="95"/>
        </w:rPr>
        <w:tab/>
      </w:r>
      <w:r w:rsidRPr="00E117ED">
        <w:rPr>
          <w:rFonts w:asciiTheme="majorEastAsia" w:eastAsiaTheme="majorEastAsia" w:hAnsiTheme="majorEastAsia"/>
          <w:w w:val="95"/>
        </w:rPr>
        <w:tab/>
      </w:r>
      <w:r w:rsidRPr="00E117ED">
        <w:rPr>
          <w:rFonts w:asciiTheme="majorEastAsia" w:eastAsiaTheme="majorEastAsia" w:hAnsiTheme="majorEastAsia"/>
          <w:w w:val="105"/>
        </w:rPr>
        <w:t>주식회사</w:t>
      </w:r>
      <w:r w:rsidRPr="00E117ED">
        <w:rPr>
          <w:rFonts w:asciiTheme="majorEastAsia" w:eastAsiaTheme="majorEastAsia" w:hAnsiTheme="majorEastAsia"/>
          <w:spacing w:val="16"/>
          <w:w w:val="105"/>
        </w:rPr>
        <w:t xml:space="preserve"> </w:t>
      </w:r>
      <w:r w:rsidR="00ED5310">
        <w:rPr>
          <w:rFonts w:asciiTheme="majorEastAsia" w:eastAsiaTheme="majorEastAsia" w:hAnsiTheme="majorEastAsia" w:hint="eastAsia"/>
          <w:w w:val="105"/>
        </w:rPr>
        <w:t>바로스</w:t>
      </w:r>
      <w:r w:rsidRPr="00E117ED">
        <w:rPr>
          <w:rFonts w:asciiTheme="majorEastAsia" w:eastAsiaTheme="majorEastAsia" w:hAnsiTheme="majorEastAsia"/>
          <w:spacing w:val="1"/>
          <w:w w:val="105"/>
        </w:rPr>
        <w:t xml:space="preserve"> </w:t>
      </w:r>
    </w:p>
    <w:p w14:paraId="3F3E8E99" w14:textId="62679542" w:rsidR="00C47AE4" w:rsidRPr="00C47AE4" w:rsidRDefault="00C47AE4" w:rsidP="00C47AE4">
      <w:pPr>
        <w:pStyle w:val="a3"/>
        <w:tabs>
          <w:tab w:val="left" w:pos="4981"/>
          <w:tab w:val="left" w:pos="5816"/>
        </w:tabs>
        <w:spacing w:before="1" w:line="740" w:lineRule="atLeast"/>
        <w:ind w:right="180"/>
        <w:rPr>
          <w:rFonts w:asciiTheme="majorEastAsia" w:eastAsiaTheme="majorEastAsia" w:hAnsiTheme="majorEastAsia"/>
          <w:w w:val="105"/>
          <w:position w:val="-16"/>
        </w:rPr>
      </w:pPr>
      <w:r>
        <w:rPr>
          <w:rFonts w:asciiTheme="majorEastAsia" w:eastAsiaTheme="majorEastAsia" w:hAnsiTheme="majorEastAsia" w:hint="eastAsia"/>
          <w:w w:val="105"/>
          <w:position w:val="-16"/>
        </w:rPr>
        <w:t xml:space="preserve">         </w:t>
      </w:r>
      <w:r w:rsidR="008F12F3" w:rsidRPr="00E117ED">
        <w:rPr>
          <w:rFonts w:asciiTheme="majorEastAsia" w:eastAsiaTheme="majorEastAsia" w:hAnsiTheme="majorEastAsia"/>
          <w:w w:val="105"/>
          <w:position w:val="-16"/>
        </w:rPr>
        <w:t>경기도</w:t>
      </w:r>
      <w:r w:rsidR="008F12F3" w:rsidRPr="00E117ED">
        <w:rPr>
          <w:rFonts w:asciiTheme="majorEastAsia" w:eastAsiaTheme="majorEastAsia" w:hAnsiTheme="majorEastAsia"/>
          <w:spacing w:val="23"/>
          <w:w w:val="105"/>
          <w:position w:val="-16"/>
        </w:rPr>
        <w:t xml:space="preserve"> </w:t>
      </w:r>
      <w:r w:rsidR="008F12F3" w:rsidRPr="00E117ED">
        <w:rPr>
          <w:rFonts w:asciiTheme="majorEastAsia" w:eastAsiaTheme="majorEastAsia" w:hAnsiTheme="majorEastAsia"/>
          <w:w w:val="105"/>
          <w:position w:val="-16"/>
        </w:rPr>
        <w:t>광명시</w:t>
      </w:r>
      <w:r w:rsidR="008F12F3" w:rsidRPr="00E117ED">
        <w:rPr>
          <w:rFonts w:asciiTheme="majorEastAsia" w:eastAsiaTheme="majorEastAsia" w:hAnsiTheme="majorEastAsia"/>
          <w:spacing w:val="24"/>
          <w:w w:val="105"/>
          <w:position w:val="-16"/>
        </w:rPr>
        <w:t xml:space="preserve"> </w:t>
      </w:r>
      <w:r w:rsidR="008F12F3" w:rsidRPr="00E117ED">
        <w:rPr>
          <w:rFonts w:asciiTheme="majorEastAsia" w:eastAsiaTheme="majorEastAsia" w:hAnsiTheme="majorEastAsia"/>
          <w:w w:val="105"/>
          <w:position w:val="-16"/>
        </w:rPr>
        <w:t>일직로</w:t>
      </w:r>
      <w:r w:rsidR="008F12F3" w:rsidRPr="00E117ED">
        <w:rPr>
          <w:rFonts w:asciiTheme="majorEastAsia" w:eastAsiaTheme="majorEastAsia" w:hAnsiTheme="majorEastAsia"/>
          <w:spacing w:val="24"/>
          <w:w w:val="105"/>
          <w:position w:val="-16"/>
        </w:rPr>
        <w:t xml:space="preserve"> </w:t>
      </w:r>
      <w:r w:rsidR="008F12F3" w:rsidRPr="00E117ED">
        <w:rPr>
          <w:rFonts w:asciiTheme="majorEastAsia" w:eastAsiaTheme="majorEastAsia" w:hAnsiTheme="majorEastAsia"/>
          <w:w w:val="105"/>
          <w:position w:val="-16"/>
        </w:rPr>
        <w:t>17</w:t>
      </w:r>
      <w:r w:rsidR="008F12F3" w:rsidRPr="00E117ED">
        <w:rPr>
          <w:rFonts w:asciiTheme="majorEastAsia" w:eastAsiaTheme="majorEastAsia" w:hAnsiTheme="majorEastAsia"/>
          <w:w w:val="105"/>
          <w:position w:val="-16"/>
        </w:rPr>
        <w:tab/>
      </w:r>
      <w:r>
        <w:rPr>
          <w:rFonts w:asciiTheme="majorEastAsia" w:eastAsiaTheme="majorEastAsia" w:hAnsiTheme="majorEastAsia" w:hint="eastAsia"/>
          <w:w w:val="105"/>
          <w:position w:val="-16"/>
        </w:rPr>
        <w:t xml:space="preserve">      </w:t>
      </w:r>
      <w:r w:rsidRPr="00C47AE4">
        <w:rPr>
          <w:rFonts w:asciiTheme="majorEastAsia" w:eastAsiaTheme="majorEastAsia" w:hAnsiTheme="majorEastAsia"/>
          <w:w w:val="105"/>
          <w:position w:val="-16"/>
        </w:rPr>
        <w:t xml:space="preserve">경기도 용인시 처인구 양지면 </w:t>
      </w:r>
    </w:p>
    <w:p w14:paraId="1811C42A" w14:textId="77777777" w:rsidR="00C47AE4" w:rsidRDefault="008F12F3">
      <w:pPr>
        <w:pStyle w:val="a3"/>
        <w:tabs>
          <w:tab w:val="left" w:pos="4918"/>
        </w:tabs>
        <w:spacing w:before="82"/>
        <w:ind w:left="575"/>
        <w:rPr>
          <w:rFonts w:asciiTheme="majorEastAsia" w:eastAsiaTheme="majorEastAsia" w:hAnsiTheme="majorEastAsia"/>
          <w:w w:val="105"/>
          <w:position w:val="-16"/>
        </w:rPr>
      </w:pPr>
      <w:r w:rsidRPr="00E117ED">
        <w:rPr>
          <w:rFonts w:asciiTheme="majorEastAsia" w:eastAsiaTheme="majorEastAsia" w:hAnsiTheme="majorEastAsia"/>
          <w:w w:val="105"/>
        </w:rPr>
        <w:t>대표이사</w:t>
      </w:r>
      <w:r w:rsidRPr="00E117ED">
        <w:rPr>
          <w:rFonts w:asciiTheme="majorEastAsia" w:eastAsiaTheme="majorEastAsia" w:hAnsiTheme="majorEastAsia"/>
          <w:spacing w:val="20"/>
          <w:w w:val="105"/>
        </w:rPr>
        <w:t xml:space="preserve"> </w:t>
      </w:r>
      <w:r w:rsidRPr="00E117ED">
        <w:rPr>
          <w:rFonts w:asciiTheme="majorEastAsia" w:eastAsiaTheme="majorEastAsia" w:hAnsiTheme="majorEastAsia"/>
          <w:w w:val="105"/>
        </w:rPr>
        <w:t>이사벨</w:t>
      </w:r>
      <w:r w:rsidRPr="00E117ED">
        <w:rPr>
          <w:rFonts w:asciiTheme="majorEastAsia" w:eastAsiaTheme="majorEastAsia" w:hAnsiTheme="majorEastAsia"/>
          <w:spacing w:val="21"/>
          <w:w w:val="105"/>
        </w:rPr>
        <w:t xml:space="preserve"> </w:t>
      </w:r>
      <w:r w:rsidRPr="00E117ED">
        <w:rPr>
          <w:rFonts w:asciiTheme="majorEastAsia" w:eastAsiaTheme="majorEastAsia" w:hAnsiTheme="majorEastAsia"/>
          <w:w w:val="105"/>
        </w:rPr>
        <w:t>푸치</w:t>
      </w:r>
      <w:r w:rsidRPr="00E117ED">
        <w:rPr>
          <w:rFonts w:asciiTheme="majorEastAsia" w:eastAsiaTheme="majorEastAsia" w:hAnsiTheme="majorEastAsia"/>
          <w:spacing w:val="19"/>
          <w:w w:val="105"/>
        </w:rPr>
        <w:t xml:space="preserve"> </w:t>
      </w:r>
      <w:r w:rsidRPr="00E117ED">
        <w:rPr>
          <w:rFonts w:asciiTheme="majorEastAsia" w:eastAsiaTheme="majorEastAsia" w:hAnsiTheme="majorEastAsia"/>
          <w:w w:val="105"/>
        </w:rPr>
        <w:t>팔렘(인)</w:t>
      </w:r>
      <w:r w:rsidRPr="00E117ED">
        <w:rPr>
          <w:rFonts w:asciiTheme="majorEastAsia" w:eastAsiaTheme="majorEastAsia" w:hAnsiTheme="majorEastAsia"/>
          <w:w w:val="105"/>
        </w:rPr>
        <w:tab/>
      </w:r>
      <w:r w:rsidR="00C47AE4">
        <w:rPr>
          <w:rFonts w:asciiTheme="majorEastAsia" w:eastAsiaTheme="majorEastAsia" w:hAnsiTheme="majorEastAsia" w:hint="eastAsia"/>
          <w:w w:val="105"/>
        </w:rPr>
        <w:t xml:space="preserve">       </w:t>
      </w:r>
      <w:r w:rsidR="00C47AE4" w:rsidRPr="00C47AE4">
        <w:rPr>
          <w:rFonts w:asciiTheme="majorEastAsia" w:eastAsiaTheme="majorEastAsia" w:hAnsiTheme="majorEastAsia"/>
          <w:w w:val="105"/>
          <w:position w:val="-16"/>
        </w:rPr>
        <w:t>남평로 111-73</w:t>
      </w:r>
    </w:p>
    <w:p w14:paraId="4C5E6765" w14:textId="45EA46CE" w:rsidR="00C47AE4" w:rsidRPr="00E117ED" w:rsidRDefault="00C47AE4">
      <w:pPr>
        <w:pStyle w:val="a3"/>
        <w:tabs>
          <w:tab w:val="left" w:pos="4918"/>
        </w:tabs>
        <w:spacing w:before="82"/>
        <w:ind w:left="575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w w:val="105"/>
          <w:position w:val="-16"/>
        </w:rPr>
        <w:t xml:space="preserve">  </w:t>
      </w:r>
      <w:r>
        <w:rPr>
          <w:rFonts w:asciiTheme="majorEastAsia" w:eastAsiaTheme="majorEastAsia" w:hAnsiTheme="majorEastAsia"/>
          <w:w w:val="105"/>
          <w:position w:val="-16"/>
        </w:rPr>
        <w:tab/>
      </w:r>
      <w:r>
        <w:rPr>
          <w:rFonts w:asciiTheme="majorEastAsia" w:eastAsiaTheme="majorEastAsia" w:hAnsiTheme="majorEastAsia" w:hint="eastAsia"/>
          <w:w w:val="105"/>
          <w:position w:val="-16"/>
        </w:rPr>
        <w:t xml:space="preserve">       대표이사 박성진 (인)</w:t>
      </w:r>
    </w:p>
    <w:sectPr w:rsidR="00C47AE4" w:rsidRPr="00E117ED">
      <w:headerReference w:type="default" r:id="rId13"/>
      <w:footerReference w:type="default" r:id="rId14"/>
      <w:pgSz w:w="11900" w:h="16820"/>
      <w:pgMar w:top="1660" w:right="1080" w:bottom="1040" w:left="1260" w:header="1131" w:footer="84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121" w:author="윤현정 (Hyunjeong Yoon)" w:date="2024-08-19T16:27:00Z" w:initials="윤(Y">
    <w:p w14:paraId="5AB22BEB" w14:textId="3CC03FF1" w:rsidR="0085620E" w:rsidRDefault="0085620E">
      <w:pPr>
        <w:pStyle w:val="a7"/>
      </w:pPr>
      <w:r>
        <w:rPr>
          <w:rStyle w:val="a6"/>
        </w:rPr>
        <w:annotationRef/>
      </w:r>
      <w:r>
        <w:rPr>
          <w:rFonts w:hint="eastAsia"/>
        </w:rPr>
        <w:t xml:space="preserve">본 계약기간은 </w:t>
      </w:r>
      <w:r>
        <w:t>1</w:t>
      </w:r>
      <w:r>
        <w:rPr>
          <w:rFonts w:hint="eastAsia"/>
        </w:rPr>
        <w:t>년으로 우선 체결하시고 필요에따라 계약기간을 연장하실 것을 권고드립니다.</w:t>
      </w:r>
      <w:r>
        <w:t xml:space="preserve">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5AB22BE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5AB22BEB" w16cid:durableId="2A6DF10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96B5A07" w14:textId="77777777" w:rsidR="00BB4D98" w:rsidRDefault="00BB4D98">
      <w:r>
        <w:separator/>
      </w:r>
    </w:p>
  </w:endnote>
  <w:endnote w:type="continuationSeparator" w:id="0">
    <w:p w14:paraId="7A4A2D51" w14:textId="77777777" w:rsidR="00BB4D98" w:rsidRDefault="00BB4D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9FA552" w14:textId="6930E71E" w:rsidR="00B81399" w:rsidRDefault="00C47AE4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490560" behindDoc="1" locked="0" layoutInCell="1" allowOverlap="1" wp14:anchorId="41F61A80" wp14:editId="2FDDC08E">
              <wp:simplePos x="0" y="0"/>
              <wp:positionH relativeFrom="page">
                <wp:posOffset>3586480</wp:posOffset>
              </wp:positionH>
              <wp:positionV relativeFrom="page">
                <wp:posOffset>10002520</wp:posOffset>
              </wp:positionV>
              <wp:extent cx="421640" cy="151765"/>
              <wp:effectExtent l="0" t="0" r="0" b="0"/>
              <wp:wrapNone/>
              <wp:docPr id="134510298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1640" cy="151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C6AFBA2" w14:textId="77777777" w:rsidR="00B81399" w:rsidRDefault="008F12F3">
                          <w:pPr>
                            <w:spacing w:line="239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w w:val="140"/>
                              <w:sz w:val="20"/>
                            </w:rPr>
                            <w:t xml:space="preserve">- </w:t>
                          </w:r>
                          <w:r>
                            <w:fldChar w:fldCharType="begin"/>
                          </w:r>
                          <w:r>
                            <w:rPr>
                              <w:w w:val="120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17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40"/>
                              <w:sz w:val="20"/>
                            </w:rPr>
                            <w:t>-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F61A8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282.4pt;margin-top:787.6pt;width:33.2pt;height:11.95pt;z-index:-15825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" filled="f" stroked="f">
              <v:textbox inset="0,0,0,0">
                <w:txbxContent>
                  <w:p w14:paraId="3C6AFBA2" w14:textId="77777777" w:rsidR="00B81399" w:rsidRDefault="008F12F3">
                    <w:pPr>
                      <w:spacing w:line="239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w w:val="140"/>
                        <w:sz w:val="20"/>
                      </w:rPr>
                      <w:t xml:space="preserve">- </w:t>
                    </w:r>
                    <w:r>
                      <w:fldChar w:fldCharType="begin"/>
                    </w:r>
                    <w:r>
                      <w:rPr>
                        <w:w w:val="120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rPr>
                        <w:spacing w:val="17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w w:val="140"/>
                        <w:sz w:val="20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B60EF7" w14:textId="77777777" w:rsidR="00BB4D98" w:rsidRDefault="00BB4D98">
      <w:r>
        <w:separator/>
      </w:r>
    </w:p>
  </w:footnote>
  <w:footnote w:type="continuationSeparator" w:id="0">
    <w:p w14:paraId="3E5CEB6F" w14:textId="77777777" w:rsidR="00BB4D98" w:rsidRDefault="00BB4D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F0BE97" w14:textId="089A8FE2" w:rsidR="00B81399" w:rsidRDefault="00C47AE4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490048" behindDoc="1" locked="0" layoutInCell="1" allowOverlap="1" wp14:anchorId="5B4D5D03" wp14:editId="3FCF23BB">
              <wp:simplePos x="0" y="0"/>
              <wp:positionH relativeFrom="page">
                <wp:posOffset>850900</wp:posOffset>
              </wp:positionH>
              <wp:positionV relativeFrom="page">
                <wp:posOffset>705485</wp:posOffset>
              </wp:positionV>
              <wp:extent cx="1092835" cy="203835"/>
              <wp:effectExtent l="0" t="0" r="0" b="0"/>
              <wp:wrapNone/>
              <wp:docPr id="213120019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9283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76B59E" w14:textId="06199851" w:rsidR="00B81399" w:rsidRDefault="00B81399">
                          <w:pPr>
                            <w:spacing w:line="320" w:lineRule="exact"/>
                            <w:ind w:left="20"/>
                            <w:rPr>
                              <w:sz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B4D5D0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67pt;margin-top:55.55pt;width:86.05pt;height:16.05pt;z-index:-1582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" filled="f" stroked="f">
              <v:textbox inset="0,0,0,0">
                <w:txbxContent>
                  <w:p w14:paraId="6576B59E" w14:textId="06199851" w:rsidR="00B81399" w:rsidRDefault="00B81399">
                    <w:pPr>
                      <w:spacing w:line="320" w:lineRule="exact"/>
                      <w:ind w:left="20"/>
                      <w:rPr>
                        <w:sz w:val="2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114E2B"/>
    <w:multiLevelType w:val="multilevel"/>
    <w:tmpl w:val="02B2A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D638A2"/>
    <w:multiLevelType w:val="hybridMultilevel"/>
    <w:tmpl w:val="9B3CD148"/>
    <w:lvl w:ilvl="0" w:tplc="3A10EF0A">
      <w:start w:val="1"/>
      <w:numFmt w:val="decimal"/>
      <w:lvlText w:val="%1."/>
      <w:lvlJc w:val="left"/>
      <w:pPr>
        <w:ind w:left="327" w:hanging="418"/>
      </w:pPr>
      <w:rPr>
        <w:rFonts w:ascii="맑은 고딕" w:eastAsia="맑은 고딕" w:hAnsi="맑은 고딕" w:cs="맑은 고딕" w:hint="default"/>
        <w:spacing w:val="-2"/>
        <w:w w:val="128"/>
        <w:sz w:val="26"/>
        <w:szCs w:val="26"/>
        <w:lang w:val="en-US" w:eastAsia="ko-KR" w:bidi="ar-SA"/>
      </w:rPr>
    </w:lvl>
    <w:lvl w:ilvl="1" w:tplc="198EE5C4">
      <w:numFmt w:val="bullet"/>
      <w:lvlText w:val="•"/>
      <w:lvlJc w:val="left"/>
      <w:pPr>
        <w:ind w:left="1244" w:hanging="418"/>
      </w:pPr>
      <w:rPr>
        <w:rFonts w:hint="default"/>
        <w:lang w:val="en-US" w:eastAsia="ko-KR" w:bidi="ar-SA"/>
      </w:rPr>
    </w:lvl>
    <w:lvl w:ilvl="2" w:tplc="4A2E2F9A">
      <w:numFmt w:val="bullet"/>
      <w:lvlText w:val="•"/>
      <w:lvlJc w:val="left"/>
      <w:pPr>
        <w:ind w:left="2168" w:hanging="418"/>
      </w:pPr>
      <w:rPr>
        <w:rFonts w:hint="default"/>
        <w:lang w:val="en-US" w:eastAsia="ko-KR" w:bidi="ar-SA"/>
      </w:rPr>
    </w:lvl>
    <w:lvl w:ilvl="3" w:tplc="86CE0DF6">
      <w:numFmt w:val="bullet"/>
      <w:lvlText w:val="•"/>
      <w:lvlJc w:val="left"/>
      <w:pPr>
        <w:ind w:left="3092" w:hanging="418"/>
      </w:pPr>
      <w:rPr>
        <w:rFonts w:hint="default"/>
        <w:lang w:val="en-US" w:eastAsia="ko-KR" w:bidi="ar-SA"/>
      </w:rPr>
    </w:lvl>
    <w:lvl w:ilvl="4" w:tplc="D4880AA0">
      <w:numFmt w:val="bullet"/>
      <w:lvlText w:val="•"/>
      <w:lvlJc w:val="left"/>
      <w:pPr>
        <w:ind w:left="4016" w:hanging="418"/>
      </w:pPr>
      <w:rPr>
        <w:rFonts w:hint="default"/>
        <w:lang w:val="en-US" w:eastAsia="ko-KR" w:bidi="ar-SA"/>
      </w:rPr>
    </w:lvl>
    <w:lvl w:ilvl="5" w:tplc="E63E9B18">
      <w:numFmt w:val="bullet"/>
      <w:lvlText w:val="•"/>
      <w:lvlJc w:val="left"/>
      <w:pPr>
        <w:ind w:left="4940" w:hanging="418"/>
      </w:pPr>
      <w:rPr>
        <w:rFonts w:hint="default"/>
        <w:lang w:val="en-US" w:eastAsia="ko-KR" w:bidi="ar-SA"/>
      </w:rPr>
    </w:lvl>
    <w:lvl w:ilvl="6" w:tplc="96DE31DA">
      <w:numFmt w:val="bullet"/>
      <w:lvlText w:val="•"/>
      <w:lvlJc w:val="left"/>
      <w:pPr>
        <w:ind w:left="5864" w:hanging="418"/>
      </w:pPr>
      <w:rPr>
        <w:rFonts w:hint="default"/>
        <w:lang w:val="en-US" w:eastAsia="ko-KR" w:bidi="ar-SA"/>
      </w:rPr>
    </w:lvl>
    <w:lvl w:ilvl="7" w:tplc="D52CBA34">
      <w:numFmt w:val="bullet"/>
      <w:lvlText w:val="•"/>
      <w:lvlJc w:val="left"/>
      <w:pPr>
        <w:ind w:left="6788" w:hanging="418"/>
      </w:pPr>
      <w:rPr>
        <w:rFonts w:hint="default"/>
        <w:lang w:val="en-US" w:eastAsia="ko-KR" w:bidi="ar-SA"/>
      </w:rPr>
    </w:lvl>
    <w:lvl w:ilvl="8" w:tplc="00BED334">
      <w:numFmt w:val="bullet"/>
      <w:lvlText w:val="•"/>
      <w:lvlJc w:val="left"/>
      <w:pPr>
        <w:ind w:left="7712" w:hanging="418"/>
      </w:pPr>
      <w:rPr>
        <w:rFonts w:hint="default"/>
        <w:lang w:val="en-US" w:eastAsia="ko-KR" w:bidi="ar-SA"/>
      </w:rPr>
    </w:lvl>
  </w:abstractNum>
  <w:abstractNum w:abstractNumId="2" w15:restartNumberingAfterBreak="0">
    <w:nsid w:val="48E83F74"/>
    <w:multiLevelType w:val="hybridMultilevel"/>
    <w:tmpl w:val="204E9FC6"/>
    <w:lvl w:ilvl="0" w:tplc="FD0C49D2">
      <w:start w:val="1"/>
      <w:numFmt w:val="decimal"/>
      <w:lvlText w:val="%1."/>
      <w:lvlJc w:val="left"/>
      <w:pPr>
        <w:ind w:left="589" w:hanging="497"/>
      </w:pPr>
      <w:rPr>
        <w:rFonts w:ascii="맑은 고딕" w:eastAsia="맑은 고딕" w:hAnsi="맑은 고딕" w:cs="맑은 고딕" w:hint="default"/>
        <w:w w:val="128"/>
        <w:sz w:val="26"/>
        <w:szCs w:val="26"/>
        <w:lang w:val="en-US" w:eastAsia="ko-KR" w:bidi="ar-SA"/>
      </w:rPr>
    </w:lvl>
    <w:lvl w:ilvl="1" w:tplc="8416C0FE">
      <w:numFmt w:val="bullet"/>
      <w:lvlText w:val="•"/>
      <w:lvlJc w:val="left"/>
      <w:pPr>
        <w:ind w:left="1478" w:hanging="497"/>
      </w:pPr>
      <w:rPr>
        <w:rFonts w:hint="default"/>
        <w:lang w:val="en-US" w:eastAsia="ko-KR" w:bidi="ar-SA"/>
      </w:rPr>
    </w:lvl>
    <w:lvl w:ilvl="2" w:tplc="6FA6B650">
      <w:numFmt w:val="bullet"/>
      <w:lvlText w:val="•"/>
      <w:lvlJc w:val="left"/>
      <w:pPr>
        <w:ind w:left="2376" w:hanging="497"/>
      </w:pPr>
      <w:rPr>
        <w:rFonts w:hint="default"/>
        <w:lang w:val="en-US" w:eastAsia="ko-KR" w:bidi="ar-SA"/>
      </w:rPr>
    </w:lvl>
    <w:lvl w:ilvl="3" w:tplc="A53C56AA">
      <w:numFmt w:val="bullet"/>
      <w:lvlText w:val="•"/>
      <w:lvlJc w:val="left"/>
      <w:pPr>
        <w:ind w:left="3274" w:hanging="497"/>
      </w:pPr>
      <w:rPr>
        <w:rFonts w:hint="default"/>
        <w:lang w:val="en-US" w:eastAsia="ko-KR" w:bidi="ar-SA"/>
      </w:rPr>
    </w:lvl>
    <w:lvl w:ilvl="4" w:tplc="2BD29A64">
      <w:numFmt w:val="bullet"/>
      <w:lvlText w:val="•"/>
      <w:lvlJc w:val="left"/>
      <w:pPr>
        <w:ind w:left="4172" w:hanging="497"/>
      </w:pPr>
      <w:rPr>
        <w:rFonts w:hint="default"/>
        <w:lang w:val="en-US" w:eastAsia="ko-KR" w:bidi="ar-SA"/>
      </w:rPr>
    </w:lvl>
    <w:lvl w:ilvl="5" w:tplc="98683B0A">
      <w:numFmt w:val="bullet"/>
      <w:lvlText w:val="•"/>
      <w:lvlJc w:val="left"/>
      <w:pPr>
        <w:ind w:left="5070" w:hanging="497"/>
      </w:pPr>
      <w:rPr>
        <w:rFonts w:hint="default"/>
        <w:lang w:val="en-US" w:eastAsia="ko-KR" w:bidi="ar-SA"/>
      </w:rPr>
    </w:lvl>
    <w:lvl w:ilvl="6" w:tplc="8272C6F0">
      <w:numFmt w:val="bullet"/>
      <w:lvlText w:val="•"/>
      <w:lvlJc w:val="left"/>
      <w:pPr>
        <w:ind w:left="5968" w:hanging="497"/>
      </w:pPr>
      <w:rPr>
        <w:rFonts w:hint="default"/>
        <w:lang w:val="en-US" w:eastAsia="ko-KR" w:bidi="ar-SA"/>
      </w:rPr>
    </w:lvl>
    <w:lvl w:ilvl="7" w:tplc="5AC01388">
      <w:numFmt w:val="bullet"/>
      <w:lvlText w:val="•"/>
      <w:lvlJc w:val="left"/>
      <w:pPr>
        <w:ind w:left="6866" w:hanging="497"/>
      </w:pPr>
      <w:rPr>
        <w:rFonts w:hint="default"/>
        <w:lang w:val="en-US" w:eastAsia="ko-KR" w:bidi="ar-SA"/>
      </w:rPr>
    </w:lvl>
    <w:lvl w:ilvl="8" w:tplc="BD12CB48">
      <w:numFmt w:val="bullet"/>
      <w:lvlText w:val="•"/>
      <w:lvlJc w:val="left"/>
      <w:pPr>
        <w:ind w:left="7764" w:hanging="497"/>
      </w:pPr>
      <w:rPr>
        <w:rFonts w:hint="default"/>
        <w:lang w:val="en-US" w:eastAsia="ko-KR" w:bidi="ar-SA"/>
      </w:rPr>
    </w:lvl>
  </w:abstractNum>
  <w:abstractNum w:abstractNumId="3" w15:restartNumberingAfterBreak="0">
    <w:nsid w:val="6C1D7025"/>
    <w:multiLevelType w:val="hybridMultilevel"/>
    <w:tmpl w:val="3EF6C524"/>
    <w:lvl w:ilvl="0" w:tplc="F4F61F9E">
      <w:start w:val="1"/>
      <w:numFmt w:val="decimal"/>
      <w:lvlText w:val="%1."/>
      <w:lvlJc w:val="left"/>
      <w:pPr>
        <w:ind w:left="46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180" w:hanging="360"/>
      </w:pPr>
    </w:lvl>
    <w:lvl w:ilvl="2" w:tplc="0C00001B" w:tentative="1">
      <w:start w:val="1"/>
      <w:numFmt w:val="lowerRoman"/>
      <w:lvlText w:val="%3."/>
      <w:lvlJc w:val="right"/>
      <w:pPr>
        <w:ind w:left="1900" w:hanging="180"/>
      </w:pPr>
    </w:lvl>
    <w:lvl w:ilvl="3" w:tplc="0C00000F" w:tentative="1">
      <w:start w:val="1"/>
      <w:numFmt w:val="decimal"/>
      <w:lvlText w:val="%4."/>
      <w:lvlJc w:val="left"/>
      <w:pPr>
        <w:ind w:left="2620" w:hanging="360"/>
      </w:pPr>
    </w:lvl>
    <w:lvl w:ilvl="4" w:tplc="0C000019" w:tentative="1">
      <w:start w:val="1"/>
      <w:numFmt w:val="lowerLetter"/>
      <w:lvlText w:val="%5."/>
      <w:lvlJc w:val="left"/>
      <w:pPr>
        <w:ind w:left="3340" w:hanging="360"/>
      </w:pPr>
    </w:lvl>
    <w:lvl w:ilvl="5" w:tplc="0C00001B" w:tentative="1">
      <w:start w:val="1"/>
      <w:numFmt w:val="lowerRoman"/>
      <w:lvlText w:val="%6."/>
      <w:lvlJc w:val="right"/>
      <w:pPr>
        <w:ind w:left="4060" w:hanging="180"/>
      </w:pPr>
    </w:lvl>
    <w:lvl w:ilvl="6" w:tplc="0C00000F" w:tentative="1">
      <w:start w:val="1"/>
      <w:numFmt w:val="decimal"/>
      <w:lvlText w:val="%7."/>
      <w:lvlJc w:val="left"/>
      <w:pPr>
        <w:ind w:left="4780" w:hanging="360"/>
      </w:pPr>
    </w:lvl>
    <w:lvl w:ilvl="7" w:tplc="0C000019" w:tentative="1">
      <w:start w:val="1"/>
      <w:numFmt w:val="lowerLetter"/>
      <w:lvlText w:val="%8."/>
      <w:lvlJc w:val="left"/>
      <w:pPr>
        <w:ind w:left="5500" w:hanging="360"/>
      </w:pPr>
    </w:lvl>
    <w:lvl w:ilvl="8" w:tplc="0C00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4" w15:restartNumberingAfterBreak="0">
    <w:nsid w:val="6CB234B2"/>
    <w:multiLevelType w:val="hybridMultilevel"/>
    <w:tmpl w:val="97DECB64"/>
    <w:lvl w:ilvl="0" w:tplc="613498F8">
      <w:start w:val="1"/>
      <w:numFmt w:val="decimal"/>
      <w:lvlText w:val="%1."/>
      <w:lvlJc w:val="left"/>
      <w:pPr>
        <w:ind w:left="776" w:hanging="418"/>
      </w:pPr>
      <w:rPr>
        <w:rFonts w:ascii="맑은 고딕" w:eastAsia="맑은 고딕" w:hAnsi="맑은 고딕" w:cs="맑은 고딕" w:hint="default"/>
        <w:w w:val="128"/>
        <w:sz w:val="26"/>
        <w:szCs w:val="26"/>
        <w:lang w:val="en-US" w:eastAsia="ko-KR" w:bidi="ar-SA"/>
      </w:rPr>
    </w:lvl>
    <w:lvl w:ilvl="1" w:tplc="E500DD96">
      <w:numFmt w:val="bullet"/>
      <w:lvlText w:val="•"/>
      <w:lvlJc w:val="left"/>
      <w:pPr>
        <w:ind w:left="1658" w:hanging="418"/>
      </w:pPr>
      <w:rPr>
        <w:rFonts w:hint="default"/>
        <w:lang w:val="en-US" w:eastAsia="ko-KR" w:bidi="ar-SA"/>
      </w:rPr>
    </w:lvl>
    <w:lvl w:ilvl="2" w:tplc="7B0CF510">
      <w:numFmt w:val="bullet"/>
      <w:lvlText w:val="•"/>
      <w:lvlJc w:val="left"/>
      <w:pPr>
        <w:ind w:left="2536" w:hanging="418"/>
      </w:pPr>
      <w:rPr>
        <w:rFonts w:hint="default"/>
        <w:lang w:val="en-US" w:eastAsia="ko-KR" w:bidi="ar-SA"/>
      </w:rPr>
    </w:lvl>
    <w:lvl w:ilvl="3" w:tplc="2AD6A734">
      <w:numFmt w:val="bullet"/>
      <w:lvlText w:val="•"/>
      <w:lvlJc w:val="left"/>
      <w:pPr>
        <w:ind w:left="3414" w:hanging="418"/>
      </w:pPr>
      <w:rPr>
        <w:rFonts w:hint="default"/>
        <w:lang w:val="en-US" w:eastAsia="ko-KR" w:bidi="ar-SA"/>
      </w:rPr>
    </w:lvl>
    <w:lvl w:ilvl="4" w:tplc="03FC5152">
      <w:numFmt w:val="bullet"/>
      <w:lvlText w:val="•"/>
      <w:lvlJc w:val="left"/>
      <w:pPr>
        <w:ind w:left="4292" w:hanging="418"/>
      </w:pPr>
      <w:rPr>
        <w:rFonts w:hint="default"/>
        <w:lang w:val="en-US" w:eastAsia="ko-KR" w:bidi="ar-SA"/>
      </w:rPr>
    </w:lvl>
    <w:lvl w:ilvl="5" w:tplc="0B68E894">
      <w:numFmt w:val="bullet"/>
      <w:lvlText w:val="•"/>
      <w:lvlJc w:val="left"/>
      <w:pPr>
        <w:ind w:left="5170" w:hanging="418"/>
      </w:pPr>
      <w:rPr>
        <w:rFonts w:hint="default"/>
        <w:lang w:val="en-US" w:eastAsia="ko-KR" w:bidi="ar-SA"/>
      </w:rPr>
    </w:lvl>
    <w:lvl w:ilvl="6" w:tplc="05C6E946">
      <w:numFmt w:val="bullet"/>
      <w:lvlText w:val="•"/>
      <w:lvlJc w:val="left"/>
      <w:pPr>
        <w:ind w:left="6048" w:hanging="418"/>
      </w:pPr>
      <w:rPr>
        <w:rFonts w:hint="default"/>
        <w:lang w:val="en-US" w:eastAsia="ko-KR" w:bidi="ar-SA"/>
      </w:rPr>
    </w:lvl>
    <w:lvl w:ilvl="7" w:tplc="C3120334">
      <w:numFmt w:val="bullet"/>
      <w:lvlText w:val="•"/>
      <w:lvlJc w:val="left"/>
      <w:pPr>
        <w:ind w:left="6926" w:hanging="418"/>
      </w:pPr>
      <w:rPr>
        <w:rFonts w:hint="default"/>
        <w:lang w:val="en-US" w:eastAsia="ko-KR" w:bidi="ar-SA"/>
      </w:rPr>
    </w:lvl>
    <w:lvl w:ilvl="8" w:tplc="4AA03DAC">
      <w:numFmt w:val="bullet"/>
      <w:lvlText w:val="•"/>
      <w:lvlJc w:val="left"/>
      <w:pPr>
        <w:ind w:left="7804" w:hanging="418"/>
      </w:pPr>
      <w:rPr>
        <w:rFonts w:hint="default"/>
        <w:lang w:val="en-US" w:eastAsia="ko-KR" w:bidi="ar-SA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윤현정 (Hyunjeong Yoon)">
    <w15:presenceInfo w15:providerId="AD" w15:userId="S-1-5-21-1411857757-1093800567-2771014706-1001"/>
  </w15:person>
  <w15:person w15:author="김현주 (Hyunjoo Kim)">
    <w15:presenceInfo w15:providerId="AD" w15:userId="S-1-5-21-1736683614-2563811058-4185544484-100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trackRevisions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399"/>
    <w:rsid w:val="00024737"/>
    <w:rsid w:val="00074F6D"/>
    <w:rsid w:val="00086317"/>
    <w:rsid w:val="000B4425"/>
    <w:rsid w:val="000D71DC"/>
    <w:rsid w:val="00100A0B"/>
    <w:rsid w:val="0012343E"/>
    <w:rsid w:val="001267BD"/>
    <w:rsid w:val="001622D1"/>
    <w:rsid w:val="001B2D47"/>
    <w:rsid w:val="001B44C2"/>
    <w:rsid w:val="00220485"/>
    <w:rsid w:val="0025264B"/>
    <w:rsid w:val="00252DA7"/>
    <w:rsid w:val="00260130"/>
    <w:rsid w:val="00273F92"/>
    <w:rsid w:val="002D64E5"/>
    <w:rsid w:val="003229E0"/>
    <w:rsid w:val="00327936"/>
    <w:rsid w:val="00345F92"/>
    <w:rsid w:val="0039545D"/>
    <w:rsid w:val="003A41E7"/>
    <w:rsid w:val="003C63FB"/>
    <w:rsid w:val="004002A1"/>
    <w:rsid w:val="00430D2D"/>
    <w:rsid w:val="0045366E"/>
    <w:rsid w:val="00454B46"/>
    <w:rsid w:val="004812E1"/>
    <w:rsid w:val="00493120"/>
    <w:rsid w:val="004F48B3"/>
    <w:rsid w:val="005435F1"/>
    <w:rsid w:val="00550D75"/>
    <w:rsid w:val="005D2D54"/>
    <w:rsid w:val="00626B32"/>
    <w:rsid w:val="006463ED"/>
    <w:rsid w:val="00665C72"/>
    <w:rsid w:val="006E2595"/>
    <w:rsid w:val="00714067"/>
    <w:rsid w:val="00726DF7"/>
    <w:rsid w:val="007664AA"/>
    <w:rsid w:val="00796D3E"/>
    <w:rsid w:val="007B16D8"/>
    <w:rsid w:val="00803206"/>
    <w:rsid w:val="00822B03"/>
    <w:rsid w:val="00847EBE"/>
    <w:rsid w:val="0085620E"/>
    <w:rsid w:val="0086299E"/>
    <w:rsid w:val="008F12F3"/>
    <w:rsid w:val="0095649C"/>
    <w:rsid w:val="0096586D"/>
    <w:rsid w:val="00991DA1"/>
    <w:rsid w:val="00A12D9C"/>
    <w:rsid w:val="00A607B9"/>
    <w:rsid w:val="00AA0639"/>
    <w:rsid w:val="00AB5790"/>
    <w:rsid w:val="00AD29F1"/>
    <w:rsid w:val="00B324A5"/>
    <w:rsid w:val="00B77FC7"/>
    <w:rsid w:val="00B81399"/>
    <w:rsid w:val="00B97944"/>
    <w:rsid w:val="00BB06F0"/>
    <w:rsid w:val="00BB4D98"/>
    <w:rsid w:val="00BE14F7"/>
    <w:rsid w:val="00BE6925"/>
    <w:rsid w:val="00BF30E8"/>
    <w:rsid w:val="00C031D0"/>
    <w:rsid w:val="00C15DA8"/>
    <w:rsid w:val="00C47AE4"/>
    <w:rsid w:val="00C64FFB"/>
    <w:rsid w:val="00C94A7D"/>
    <w:rsid w:val="00CF680A"/>
    <w:rsid w:val="00D00E0C"/>
    <w:rsid w:val="00D71347"/>
    <w:rsid w:val="00D80545"/>
    <w:rsid w:val="00DB6B50"/>
    <w:rsid w:val="00DF459A"/>
    <w:rsid w:val="00DF7AAA"/>
    <w:rsid w:val="00E117ED"/>
    <w:rsid w:val="00E374F8"/>
    <w:rsid w:val="00E50F83"/>
    <w:rsid w:val="00E92F6D"/>
    <w:rsid w:val="00ED193E"/>
    <w:rsid w:val="00ED4333"/>
    <w:rsid w:val="00ED5310"/>
    <w:rsid w:val="00EF1BF9"/>
    <w:rsid w:val="00F63926"/>
    <w:rsid w:val="00FB2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68F2C1"/>
  <w15:docId w15:val="{CA53F517-B990-4CB2-8750-6231BF820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맑은 고딕" w:eastAsia="맑은 고딕" w:hAnsi="맑은 고딕" w:cs="맑은 고딕"/>
      <w:lang w:eastAsia="ko-KR"/>
    </w:rPr>
  </w:style>
  <w:style w:type="paragraph" w:styleId="1">
    <w:name w:val="heading 1"/>
    <w:basedOn w:val="a"/>
    <w:uiPriority w:val="9"/>
    <w:qFormat/>
    <w:pPr>
      <w:ind w:left="1001" w:hanging="2788"/>
      <w:outlineLvl w:val="0"/>
    </w:pPr>
    <w:rPr>
      <w:b/>
      <w:bCs/>
      <w:sz w:val="36"/>
      <w:szCs w:val="36"/>
      <w:u w:val="single"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sz w:val="26"/>
      <w:szCs w:val="26"/>
    </w:rPr>
  </w:style>
  <w:style w:type="paragraph" w:styleId="a4">
    <w:name w:val="Title"/>
    <w:basedOn w:val="a"/>
    <w:uiPriority w:val="10"/>
    <w:qFormat/>
    <w:pPr>
      <w:spacing w:line="1145" w:lineRule="exact"/>
      <w:ind w:right="178"/>
      <w:jc w:val="center"/>
    </w:pPr>
    <w:rPr>
      <w:sz w:val="64"/>
      <w:szCs w:val="64"/>
    </w:rPr>
  </w:style>
  <w:style w:type="paragraph" w:styleId="a5">
    <w:name w:val="List Paragraph"/>
    <w:basedOn w:val="a"/>
    <w:uiPriority w:val="1"/>
    <w:qFormat/>
    <w:pPr>
      <w:spacing w:before="22"/>
      <w:ind w:left="776" w:hanging="418"/>
    </w:pPr>
  </w:style>
  <w:style w:type="paragraph" w:customStyle="1" w:styleId="TableParagraph">
    <w:name w:val="Table Paragraph"/>
    <w:basedOn w:val="a"/>
    <w:uiPriority w:val="1"/>
    <w:qFormat/>
  </w:style>
  <w:style w:type="character" w:styleId="a6">
    <w:name w:val="annotation reference"/>
    <w:basedOn w:val="a0"/>
    <w:uiPriority w:val="99"/>
    <w:semiHidden/>
    <w:unhideWhenUsed/>
    <w:rsid w:val="00327936"/>
    <w:rPr>
      <w:sz w:val="16"/>
      <w:szCs w:val="16"/>
    </w:rPr>
  </w:style>
  <w:style w:type="paragraph" w:styleId="a7">
    <w:name w:val="annotation text"/>
    <w:basedOn w:val="a"/>
    <w:link w:val="Char"/>
    <w:uiPriority w:val="99"/>
    <w:unhideWhenUsed/>
    <w:rsid w:val="00327936"/>
    <w:rPr>
      <w:sz w:val="20"/>
      <w:szCs w:val="20"/>
    </w:rPr>
  </w:style>
  <w:style w:type="character" w:customStyle="1" w:styleId="Char">
    <w:name w:val="메모 텍스트 Char"/>
    <w:basedOn w:val="a0"/>
    <w:link w:val="a7"/>
    <w:uiPriority w:val="99"/>
    <w:rsid w:val="00327936"/>
    <w:rPr>
      <w:rFonts w:ascii="맑은 고딕" w:eastAsia="맑은 고딕" w:hAnsi="맑은 고딕" w:cs="맑은 고딕"/>
      <w:sz w:val="20"/>
      <w:szCs w:val="20"/>
      <w:lang w:eastAsia="ko-KR"/>
    </w:rPr>
  </w:style>
  <w:style w:type="paragraph" w:styleId="a8">
    <w:name w:val="annotation subject"/>
    <w:basedOn w:val="a7"/>
    <w:next w:val="a7"/>
    <w:link w:val="Char0"/>
    <w:uiPriority w:val="99"/>
    <w:semiHidden/>
    <w:unhideWhenUsed/>
    <w:rsid w:val="00327936"/>
    <w:rPr>
      <w:b/>
      <w:bCs/>
    </w:rPr>
  </w:style>
  <w:style w:type="character" w:customStyle="1" w:styleId="Char0">
    <w:name w:val="메모 주제 Char"/>
    <w:basedOn w:val="Char"/>
    <w:link w:val="a8"/>
    <w:uiPriority w:val="99"/>
    <w:semiHidden/>
    <w:rsid w:val="00327936"/>
    <w:rPr>
      <w:rFonts w:ascii="맑은 고딕" w:eastAsia="맑은 고딕" w:hAnsi="맑은 고딕" w:cs="맑은 고딕"/>
      <w:b/>
      <w:bCs/>
      <w:sz w:val="20"/>
      <w:szCs w:val="20"/>
      <w:lang w:eastAsia="ko-KR"/>
    </w:rPr>
  </w:style>
  <w:style w:type="paragraph" w:styleId="a9">
    <w:name w:val="header"/>
    <w:basedOn w:val="a"/>
    <w:link w:val="Char1"/>
    <w:uiPriority w:val="99"/>
    <w:unhideWhenUsed/>
    <w:rsid w:val="00BF30E8"/>
    <w:pPr>
      <w:tabs>
        <w:tab w:val="center" w:pos="4680"/>
        <w:tab w:val="right" w:pos="9360"/>
      </w:tabs>
    </w:pPr>
  </w:style>
  <w:style w:type="character" w:customStyle="1" w:styleId="Char1">
    <w:name w:val="머리글 Char"/>
    <w:basedOn w:val="a0"/>
    <w:link w:val="a9"/>
    <w:uiPriority w:val="99"/>
    <w:rsid w:val="00BF30E8"/>
    <w:rPr>
      <w:rFonts w:ascii="맑은 고딕" w:eastAsia="맑은 고딕" w:hAnsi="맑은 고딕" w:cs="맑은 고딕"/>
      <w:lang w:eastAsia="ko-KR"/>
    </w:rPr>
  </w:style>
  <w:style w:type="paragraph" w:styleId="aa">
    <w:name w:val="footer"/>
    <w:basedOn w:val="a"/>
    <w:link w:val="Char2"/>
    <w:uiPriority w:val="99"/>
    <w:unhideWhenUsed/>
    <w:rsid w:val="00BF30E8"/>
    <w:pPr>
      <w:tabs>
        <w:tab w:val="center" w:pos="4680"/>
        <w:tab w:val="right" w:pos="9360"/>
      </w:tabs>
    </w:pPr>
  </w:style>
  <w:style w:type="character" w:customStyle="1" w:styleId="Char2">
    <w:name w:val="바닥글 Char"/>
    <w:basedOn w:val="a0"/>
    <w:link w:val="aa"/>
    <w:uiPriority w:val="99"/>
    <w:rsid w:val="00BF30E8"/>
    <w:rPr>
      <w:rFonts w:ascii="맑은 고딕" w:eastAsia="맑은 고딕" w:hAnsi="맑은 고딕" w:cs="맑은 고딕"/>
      <w:lang w:eastAsia="ko-KR"/>
    </w:rPr>
  </w:style>
  <w:style w:type="paragraph" w:styleId="ab">
    <w:name w:val="Normal (Web)"/>
    <w:basedOn w:val="a"/>
    <w:uiPriority w:val="99"/>
    <w:semiHidden/>
    <w:unhideWhenUsed/>
    <w:rsid w:val="00C031D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ac">
    <w:name w:val="Strong"/>
    <w:basedOn w:val="a0"/>
    <w:uiPriority w:val="22"/>
    <w:qFormat/>
    <w:rsid w:val="00C031D0"/>
    <w:rPr>
      <w:b/>
      <w:bCs/>
    </w:rPr>
  </w:style>
  <w:style w:type="paragraph" w:styleId="ad">
    <w:name w:val="Balloon Text"/>
    <w:basedOn w:val="a"/>
    <w:link w:val="Char3"/>
    <w:uiPriority w:val="99"/>
    <w:semiHidden/>
    <w:unhideWhenUsed/>
    <w:rsid w:val="00100A0B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d"/>
    <w:uiPriority w:val="99"/>
    <w:semiHidden/>
    <w:rsid w:val="00100A0B"/>
    <w:rPr>
      <w:rFonts w:asciiTheme="majorHAnsi" w:eastAsiaTheme="majorEastAsia" w:hAnsiTheme="majorHAnsi" w:cstheme="majorBidi"/>
      <w:sz w:val="18"/>
      <w:szCs w:val="18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939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comments" Target="comments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18DAAAF33AB49C4790A68081C4F092C5" ma:contentTypeVersion="25" ma:contentTypeDescription="새 문서를 만듭니다." ma:contentTypeScope="" ma:versionID="9bd9b779a5b13604221a6222e1bc125e">
  <xsd:schema xmlns:xsd="http://www.w3.org/2001/XMLSchema" xmlns:xs="http://www.w3.org/2001/XMLSchema" xmlns:p="http://schemas.microsoft.com/office/2006/metadata/properties" xmlns:ns1="http://schemas.microsoft.com/sharepoint/v3" xmlns:ns2="d0b5255b-9077-431d-9db2-8daaa60db30d" xmlns:ns3="f2593b10-cd8f-4c24-974b-a416a6b8b496" targetNamespace="http://schemas.microsoft.com/office/2006/metadata/properties" ma:root="true" ma:fieldsID="d28185e24b1b0109a0f90508bd645cda" ns1:_="" ns2:_="" ns3:_="">
    <xsd:import namespace="http://schemas.microsoft.com/sharepoint/v3"/>
    <xsd:import namespace="d0b5255b-9077-431d-9db2-8daaa60db30d"/>
    <xsd:import namespace="f2593b10-cd8f-4c24-974b-a416a6b8b4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_Flow_SignoffStatus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통합 준수 정책 속성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통합 준수 정책 UI 작업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b5255b-9077-431d-9db2-8daaa60db3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Flow_SignoffStatus" ma:index="20" nillable="true" ma:displayName="Sign-off status" ma:internalName="Sign_x002d_off_x0020_status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이미지 태그" ma:readOnly="false" ma:fieldId="{5cf76f15-5ced-4ddc-b409-7134ff3c332f}" ma:taxonomyMulti="true" ma:sspId="0f74b9ce-e249-4914-9420-12ff0f463e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593b10-cd8f-4c24-974b-a416a6b8b49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ebf0720f-d226-42ee-b522-76472dfc40ba}" ma:internalName="TaxCatchAll" ma:showField="CatchAllData" ma:web="f2593b10-cd8f-4c24-974b-a416a6b8b49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42914-7BA3-49D3-B4D2-8235EA8A34A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E6C4049-6B05-432E-A720-2CFAB44D3A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d0b5255b-9077-431d-9db2-8daaa60db30d"/>
    <ds:schemaRef ds:uri="f2593b10-cd8f-4c24-974b-a416a6b8b49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003A2B0-A89D-4BF6-8789-BB47E293EA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460</Words>
  <Characters>2624</Characters>
  <Application>Microsoft Office Word</Application>
  <DocSecurity>0</DocSecurity>
  <Lines>21</Lines>
  <Paragraphs>6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Ggotbyeol Elyn Oh</dc:creator>
  <cp:lastModifiedBy>김현주 (Hyunjoo Kim)</cp:lastModifiedBy>
  <cp:revision>3</cp:revision>
  <dcterms:created xsi:type="dcterms:W3CDTF">2024-08-20T05:28:00Z</dcterms:created>
  <dcterms:modified xsi:type="dcterms:W3CDTF">2024-08-20T05:36:00Z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Call PDF</vt:lpwstr>
  </property>
</Properties>
</file>