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4FC60" w14:textId="77777777" w:rsidR="001E3879" w:rsidRPr="00D211C3" w:rsidRDefault="001E3879" w:rsidP="001E3879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6962D0A7" w14:textId="77777777" w:rsidR="001E3879" w:rsidRPr="00D211C3" w:rsidRDefault="001E3879" w:rsidP="001E3879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0EEB9872" w14:textId="77777777" w:rsidR="001E3879" w:rsidRPr="00D211C3" w:rsidRDefault="001E3879" w:rsidP="001E3879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7F4417F7" w14:textId="77777777" w:rsidR="001E3879" w:rsidRPr="00D211C3" w:rsidRDefault="001E3879" w:rsidP="001E3879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725854AA" w14:textId="77777777" w:rsidR="001E3879" w:rsidRPr="00D211C3" w:rsidRDefault="001E3879" w:rsidP="001E3879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b/>
          <w:kern w:val="0"/>
          <w:szCs w:val="20"/>
        </w:rPr>
      </w:pPr>
    </w:p>
    <w:p w14:paraId="41B4FA5D" w14:textId="77777777" w:rsidR="001E3879" w:rsidRPr="00D211C3" w:rsidRDefault="001E3879" w:rsidP="001E3879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56F59E52" w14:textId="23A79F57" w:rsidR="003C361A" w:rsidRPr="00D211C3" w:rsidRDefault="00B34265" w:rsidP="003C361A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44"/>
          <w:szCs w:val="44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 w:val="44"/>
          <w:szCs w:val="44"/>
          <w:shd w:val="clear" w:color="auto" w:fill="FFFFFF"/>
        </w:rPr>
        <w:t>물리적</w:t>
      </w:r>
      <w:r w:rsidRPr="00D211C3">
        <w:rPr>
          <w:rFonts w:ascii="맑은 고딕" w:eastAsia="맑은 고딕" w:hAnsi="맑은 고딕" w:cs="굴림"/>
          <w:b/>
          <w:bCs/>
          <w:kern w:val="0"/>
          <w:sz w:val="44"/>
          <w:szCs w:val="44"/>
          <w:shd w:val="clear" w:color="auto" w:fill="FFFFFF"/>
        </w:rPr>
        <w:t xml:space="preserve"> 실사(Physical Due Diligence)</w:t>
      </w:r>
      <w:r w:rsidR="003C361A" w:rsidRPr="00D211C3">
        <w:rPr>
          <w:rFonts w:ascii="맑은 고딕" w:eastAsia="맑은 고딕" w:hAnsi="맑은 고딕" w:cs="굴림" w:hint="eastAsia"/>
          <w:b/>
          <w:bCs/>
          <w:kern w:val="0"/>
          <w:sz w:val="44"/>
          <w:szCs w:val="44"/>
          <w:shd w:val="clear" w:color="auto" w:fill="FFFFFF"/>
        </w:rPr>
        <w:t xml:space="preserve"> </w:t>
      </w:r>
      <w:r w:rsidR="003C361A" w:rsidRPr="00D211C3">
        <w:rPr>
          <w:rFonts w:ascii="맑은 고딕" w:eastAsia="맑은 고딕" w:hAnsi="맑은 고딕" w:cs="굴림"/>
          <w:b/>
          <w:bCs/>
          <w:kern w:val="0"/>
          <w:sz w:val="44"/>
          <w:szCs w:val="44"/>
          <w:shd w:val="clear" w:color="auto" w:fill="FFFFFF"/>
        </w:rPr>
        <w:t>용역계약서</w:t>
      </w:r>
    </w:p>
    <w:p w14:paraId="27C79625" w14:textId="77777777" w:rsidR="003C361A" w:rsidRPr="00D211C3" w:rsidRDefault="003C361A" w:rsidP="003C361A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2ED7C190" w14:textId="26AFC935" w:rsidR="003C361A" w:rsidRPr="00D211C3" w:rsidRDefault="00FB3DCD" w:rsidP="003C361A">
      <w:pPr>
        <w:shd w:val="clear" w:color="auto" w:fill="FFFFFF"/>
        <w:wordWrap/>
        <w:snapToGrid w:val="0"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32"/>
          <w:szCs w:val="36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 w:val="32"/>
          <w:szCs w:val="36"/>
          <w:shd w:val="clear" w:color="auto" w:fill="FFFFFF"/>
        </w:rPr>
        <w:t xml:space="preserve">용인국제물류단지 </w:t>
      </w:r>
      <w:r w:rsidRPr="00D211C3">
        <w:rPr>
          <w:rFonts w:ascii="맑은 고딕" w:eastAsia="맑은 고딕" w:hAnsi="맑은 고딕" w:cs="굴림"/>
          <w:b/>
          <w:bCs/>
          <w:kern w:val="0"/>
          <w:sz w:val="32"/>
          <w:szCs w:val="36"/>
          <w:shd w:val="clear" w:color="auto" w:fill="FFFFFF"/>
        </w:rPr>
        <w:t xml:space="preserve">M2BL </w:t>
      </w:r>
      <w:r w:rsidRPr="00D211C3">
        <w:rPr>
          <w:rFonts w:ascii="맑은 고딕" w:eastAsia="맑은 고딕" w:hAnsi="맑은 고딕" w:cs="굴림" w:hint="eastAsia"/>
          <w:b/>
          <w:bCs/>
          <w:kern w:val="0"/>
          <w:sz w:val="32"/>
          <w:szCs w:val="36"/>
          <w:shd w:val="clear" w:color="auto" w:fill="FFFFFF"/>
        </w:rPr>
        <w:t>단지조성</w:t>
      </w:r>
      <w:r w:rsidR="002D28E3" w:rsidRPr="00D211C3">
        <w:rPr>
          <w:rFonts w:ascii="맑은 고딕" w:eastAsia="맑은 고딕" w:hAnsi="맑은 고딕" w:cs="굴림" w:hint="eastAsia"/>
          <w:b/>
          <w:bCs/>
          <w:kern w:val="0"/>
          <w:sz w:val="32"/>
          <w:szCs w:val="36"/>
          <w:shd w:val="clear" w:color="auto" w:fill="FFFFFF"/>
        </w:rPr>
        <w:t>공사</w:t>
      </w:r>
    </w:p>
    <w:p w14:paraId="26298D07" w14:textId="77777777" w:rsidR="004C659A" w:rsidRPr="00D211C3" w:rsidRDefault="004C659A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2314059C" w14:textId="77777777" w:rsidR="00617A43" w:rsidRPr="00D211C3" w:rsidRDefault="00617A43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5227F0C3" w14:textId="77777777" w:rsidR="00617A43" w:rsidRPr="00D211C3" w:rsidRDefault="00617A43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614C406E" w14:textId="77777777" w:rsidR="001E3879" w:rsidRPr="00D211C3" w:rsidRDefault="001E3879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4550A2C3" w14:textId="77777777" w:rsidR="00617A43" w:rsidRPr="00D211C3" w:rsidRDefault="00617A43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4180F4C5" w14:textId="77777777" w:rsidR="004C659A" w:rsidRPr="00D211C3" w:rsidRDefault="004C659A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745183AE" w14:textId="77777777" w:rsidR="004C659A" w:rsidRPr="00D211C3" w:rsidRDefault="004C659A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7635A0E5" w14:textId="77777777" w:rsidR="004C659A" w:rsidRPr="00D211C3" w:rsidRDefault="004C659A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026A669C" w14:textId="77777777" w:rsidR="00617A43" w:rsidRPr="00D211C3" w:rsidRDefault="00617A43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46EF1410" w14:textId="77777777" w:rsidR="00617A43" w:rsidRPr="00D211C3" w:rsidRDefault="00617A43" w:rsidP="00DF0670">
      <w:pPr>
        <w:shd w:val="clear" w:color="auto" w:fill="FFFFFF"/>
        <w:wordWrap/>
        <w:spacing w:after="0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5CE175CA" w14:textId="77777777" w:rsidR="00617A43" w:rsidRPr="00D211C3" w:rsidRDefault="00617A43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5070BE44" w14:textId="77777777" w:rsidR="004C659A" w:rsidRPr="00D211C3" w:rsidRDefault="004C659A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p w14:paraId="10402886" w14:textId="77777777" w:rsidR="004C659A" w:rsidRPr="00D211C3" w:rsidRDefault="004C659A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4"/>
          <w:szCs w:val="24"/>
        </w:rPr>
      </w:pPr>
    </w:p>
    <w:tbl>
      <w:tblPr>
        <w:tblOverlap w:val="never"/>
        <w:tblW w:w="0" w:type="auto"/>
        <w:jc w:val="center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394"/>
        <w:gridCol w:w="1160"/>
        <w:gridCol w:w="4444"/>
      </w:tblGrid>
      <w:tr w:rsidR="00D211C3" w:rsidRPr="00D211C3" w14:paraId="7E1EFBD2" w14:textId="77777777" w:rsidTr="00BF4079">
        <w:trPr>
          <w:trHeight w:val="465"/>
          <w:jc w:val="center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5F4CCA" w14:textId="77777777" w:rsidR="00BF4079" w:rsidRPr="00D211C3" w:rsidRDefault="003473B7" w:rsidP="00BF4079">
            <w:pPr>
              <w:shd w:val="clear" w:color="auto" w:fill="FFFFFF"/>
              <w:snapToGrid w:val="0"/>
              <w:spacing w:after="0"/>
              <w:jc w:val="distribute"/>
              <w:textAlignment w:val="baseline"/>
              <w:rPr>
                <w:rFonts w:ascii="맑은 고딕" w:eastAsia="맑은 고딕" w:hAnsi="맑은 고딕" w:cs="굴림"/>
                <w:b/>
                <w:kern w:val="0"/>
                <w:sz w:val="24"/>
                <w:szCs w:val="24"/>
              </w:rPr>
            </w:pPr>
            <w:r w:rsidRPr="00D211C3">
              <w:rPr>
                <w:rFonts w:ascii="맑은 고딕" w:eastAsia="맑은 고딕" w:hAnsi="맑은 고딕" w:cs="굴림" w:hint="eastAsia"/>
                <w:b/>
                <w:bCs/>
                <w:kern w:val="0"/>
                <w:sz w:val="24"/>
                <w:szCs w:val="24"/>
                <w:shd w:val="clear" w:color="auto" w:fill="FFFFFF"/>
              </w:rPr>
              <w:t>도급인</w:t>
            </w:r>
            <w:r w:rsidR="00BF4079" w:rsidRPr="00D211C3">
              <w:rPr>
                <w:rFonts w:ascii="맑은 고딕" w:eastAsia="맑은 고딕" w:hAnsi="맑은 고딕" w:cs="굴림" w:hint="eastAsia"/>
                <w:b/>
                <w:bCs/>
                <w:kern w:val="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18606" w14:textId="77777777" w:rsidR="00BF4079" w:rsidRPr="00D211C3" w:rsidRDefault="00BF4079" w:rsidP="00617A43">
            <w:pPr>
              <w:shd w:val="clear" w:color="auto" w:fill="FFFFFF"/>
              <w:snapToGrid w:val="0"/>
              <w:spacing w:after="0"/>
              <w:jc w:val="distribute"/>
              <w:textAlignment w:val="baseline"/>
              <w:rPr>
                <w:rFonts w:ascii="맑은 고딕" w:eastAsia="맑은 고딕" w:hAnsi="맑은 고딕" w:cs="굴림"/>
                <w:kern w:val="0"/>
                <w:sz w:val="24"/>
                <w:szCs w:val="24"/>
              </w:rPr>
            </w:pPr>
            <w:r w:rsidRPr="00D211C3">
              <w:rPr>
                <w:rFonts w:ascii="맑은 고딕" w:eastAsia="맑은 고딕" w:hAnsi="맑은 고딕" w:cs="굴림" w:hint="eastAsia"/>
                <w:b/>
                <w:bCs/>
                <w:kern w:val="0"/>
                <w:sz w:val="24"/>
                <w:szCs w:val="24"/>
                <w:shd w:val="clear" w:color="auto" w:fill="FFFFFF"/>
              </w:rPr>
              <w:t>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F6732" w14:textId="5204D4D8" w:rsidR="00BF4079" w:rsidRPr="009007A9" w:rsidRDefault="00BE721B" w:rsidP="00617A43">
            <w:pPr>
              <w:shd w:val="clear" w:color="auto" w:fill="FFFFFF"/>
              <w:wordWrap/>
              <w:snapToGrid w:val="0"/>
              <w:spacing w:after="0"/>
              <w:ind w:left="100" w:right="100"/>
              <w:jc w:val="right"/>
              <w:textAlignment w:val="baseline"/>
              <w:rPr>
                <w:rFonts w:ascii="맑은 고딕" w:eastAsia="맑은 고딕" w:hAnsi="맑은 고딕" w:cs="굴림"/>
                <w:b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b/>
                <w:kern w:val="0"/>
                <w:sz w:val="24"/>
                <w:szCs w:val="24"/>
              </w:rPr>
              <w:t xml:space="preserve">주식회사 </w:t>
            </w:r>
          </w:p>
        </w:tc>
        <w:tc>
          <w:tcPr>
            <w:tcW w:w="444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36F342" w14:textId="48994FC0" w:rsidR="00BF4079" w:rsidRPr="009007A9" w:rsidRDefault="009007A9" w:rsidP="009007A9">
            <w:pPr>
              <w:shd w:val="clear" w:color="auto" w:fill="FFFFFF"/>
              <w:snapToGrid w:val="0"/>
              <w:spacing w:after="0"/>
              <w:ind w:left="100" w:right="100"/>
              <w:textAlignment w:val="baseline"/>
              <w:rPr>
                <w:rFonts w:ascii="맑은 고딕" w:eastAsia="맑은 고딕" w:hAnsi="맑은 고딕" w:cs="굴림"/>
                <w:b/>
                <w:kern w:val="0"/>
                <w:sz w:val="24"/>
                <w:szCs w:val="24"/>
              </w:rPr>
            </w:pPr>
            <w:r w:rsidRPr="00BF5E29">
              <w:rPr>
                <w:rFonts w:ascii="맑은 고딕" w:eastAsia="맑은 고딕" w:hAnsi="맑은 고딕" w:cs="굴림" w:hint="eastAsia"/>
                <w:b/>
                <w:kern w:val="0"/>
                <w:sz w:val="24"/>
                <w:szCs w:val="24"/>
              </w:rPr>
              <w:t>퍼</w:t>
            </w:r>
            <w:r w:rsidR="001F3FE4">
              <w:rPr>
                <w:rFonts w:ascii="맑은 고딕" w:eastAsia="맑은 고딕" w:hAnsi="맑은 고딕" w:cs="굴림" w:hint="eastAsia"/>
                <w:b/>
                <w:kern w:val="0"/>
                <w:sz w:val="24"/>
                <w:szCs w:val="24"/>
              </w:rPr>
              <w:t xml:space="preserve"> </w:t>
            </w:r>
            <w:r w:rsidRPr="00BF5E29">
              <w:rPr>
                <w:rFonts w:ascii="맑은 고딕" w:eastAsia="맑은 고딕" w:hAnsi="맑은 고딕" w:cs="굴림" w:hint="eastAsia"/>
                <w:b/>
                <w:kern w:val="0"/>
                <w:sz w:val="24"/>
                <w:szCs w:val="24"/>
              </w:rPr>
              <w:t>시</w:t>
            </w:r>
            <w:r w:rsidR="001F3FE4">
              <w:rPr>
                <w:rFonts w:ascii="맑은 고딕" w:eastAsia="맑은 고딕" w:hAnsi="맑은 고딕" w:cs="굴림" w:hint="eastAsia"/>
                <w:b/>
                <w:kern w:val="0"/>
                <w:sz w:val="24"/>
                <w:szCs w:val="24"/>
              </w:rPr>
              <w:t xml:space="preserve"> </w:t>
            </w:r>
            <w:r w:rsidRPr="00BF5E29">
              <w:rPr>
                <w:rFonts w:ascii="맑은 고딕" w:eastAsia="맑은 고딕" w:hAnsi="맑은 고딕" w:cs="굴림" w:hint="eastAsia"/>
                <w:b/>
                <w:kern w:val="0"/>
                <w:sz w:val="24"/>
                <w:szCs w:val="24"/>
              </w:rPr>
              <w:t>스</w:t>
            </w:r>
          </w:p>
        </w:tc>
      </w:tr>
      <w:tr w:rsidR="00D211C3" w:rsidRPr="00D211C3" w14:paraId="55542A20" w14:textId="77777777" w:rsidTr="00BF4079">
        <w:trPr>
          <w:trHeight w:val="465"/>
          <w:jc w:val="center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AFA71F" w14:textId="77777777" w:rsidR="00BF4079" w:rsidRPr="00D211C3" w:rsidRDefault="003473B7" w:rsidP="00BF4079">
            <w:pPr>
              <w:shd w:val="clear" w:color="auto" w:fill="FFFFFF"/>
              <w:snapToGrid w:val="0"/>
              <w:spacing w:after="0"/>
              <w:jc w:val="distribute"/>
              <w:textAlignment w:val="baseline"/>
              <w:rPr>
                <w:rFonts w:ascii="맑은 고딕" w:eastAsia="맑은 고딕" w:hAnsi="맑은 고딕" w:cs="굴림"/>
                <w:b/>
                <w:kern w:val="0"/>
                <w:sz w:val="24"/>
                <w:szCs w:val="24"/>
              </w:rPr>
            </w:pPr>
            <w:r w:rsidRPr="00D211C3">
              <w:rPr>
                <w:rFonts w:ascii="맑은 고딕" w:eastAsia="맑은 고딕" w:hAnsi="맑은 고딕" w:cs="굴림" w:hint="eastAsia"/>
                <w:b/>
                <w:kern w:val="0"/>
                <w:sz w:val="24"/>
                <w:szCs w:val="24"/>
              </w:rPr>
              <w:t>수급인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AFF3E" w14:textId="77777777" w:rsidR="00BF4079" w:rsidRPr="00D211C3" w:rsidRDefault="00BF4079" w:rsidP="00617A43">
            <w:pPr>
              <w:shd w:val="clear" w:color="auto" w:fill="FFFFFF"/>
              <w:snapToGrid w:val="0"/>
              <w:spacing w:after="0"/>
              <w:jc w:val="distribute"/>
              <w:textAlignment w:val="baseline"/>
              <w:rPr>
                <w:rFonts w:ascii="맑은 고딕" w:eastAsia="맑은 고딕" w:hAnsi="맑은 고딕" w:cs="굴림"/>
                <w:kern w:val="0"/>
                <w:sz w:val="24"/>
                <w:szCs w:val="24"/>
              </w:rPr>
            </w:pPr>
            <w:r w:rsidRPr="00D211C3">
              <w:rPr>
                <w:rFonts w:ascii="맑은 고딕" w:eastAsia="맑은 고딕" w:hAnsi="맑은 고딕" w:cs="굴림" w:hint="eastAsia"/>
                <w:b/>
                <w:bCs/>
                <w:kern w:val="0"/>
                <w:sz w:val="24"/>
                <w:szCs w:val="24"/>
                <w:shd w:val="clear" w:color="auto" w:fill="FFFFFF"/>
              </w:rPr>
              <w:t>: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EC318" w14:textId="77777777" w:rsidR="00BF4079" w:rsidRPr="00D211C3" w:rsidRDefault="00BF4079" w:rsidP="005B0102">
            <w:pPr>
              <w:shd w:val="clear" w:color="auto" w:fill="FFFFFF"/>
              <w:wordWrap/>
              <w:snapToGrid w:val="0"/>
              <w:spacing w:after="0"/>
              <w:ind w:left="100" w:right="580"/>
              <w:jc w:val="right"/>
              <w:textAlignment w:val="baseline"/>
              <w:rPr>
                <w:rFonts w:ascii="맑은 고딕" w:eastAsia="맑은 고딕" w:hAnsi="맑은 고딕" w:cs="굴림"/>
                <w:kern w:val="0"/>
                <w:sz w:val="24"/>
                <w:szCs w:val="24"/>
              </w:rPr>
            </w:pPr>
            <w:r w:rsidRPr="00D211C3">
              <w:rPr>
                <w:rFonts w:ascii="맑은 고딕" w:eastAsia="맑은 고딕" w:hAnsi="맑은 고딕" w:cs="굴림"/>
                <w:b/>
                <w:bCs/>
                <w:kern w:val="0"/>
                <w:sz w:val="24"/>
                <w:szCs w:val="24"/>
                <w:shd w:val="clear" w:color="auto" w:fill="FFFFFF"/>
              </w:rPr>
              <w:t>㈜</w:t>
            </w:r>
          </w:p>
        </w:tc>
        <w:tc>
          <w:tcPr>
            <w:tcW w:w="444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F33D3" w14:textId="77777777" w:rsidR="00BF4079" w:rsidRPr="00D211C3" w:rsidRDefault="00BF4079" w:rsidP="00617A43">
            <w:pPr>
              <w:shd w:val="clear" w:color="auto" w:fill="FFFFFF"/>
              <w:snapToGrid w:val="0"/>
              <w:spacing w:after="0"/>
              <w:ind w:left="100" w:right="100"/>
              <w:jc w:val="distribute"/>
              <w:textAlignment w:val="baseline"/>
              <w:rPr>
                <w:rFonts w:ascii="맑은 고딕" w:eastAsia="맑은 고딕" w:hAnsi="맑은 고딕" w:cs="굴림"/>
                <w:kern w:val="0"/>
                <w:sz w:val="24"/>
                <w:szCs w:val="24"/>
              </w:rPr>
            </w:pPr>
            <w:proofErr w:type="spellStart"/>
            <w:r w:rsidRPr="00D211C3">
              <w:rPr>
                <w:rFonts w:ascii="맑은 고딕" w:eastAsia="맑은 고딕" w:hAnsi="맑은 고딕" w:cs="굴림"/>
                <w:b/>
                <w:bCs/>
                <w:kern w:val="0"/>
                <w:sz w:val="24"/>
                <w:szCs w:val="24"/>
                <w:shd w:val="clear" w:color="auto" w:fill="FFFFFF"/>
              </w:rPr>
              <w:t>희림종합건축사사무소</w:t>
            </w:r>
            <w:proofErr w:type="spellEnd"/>
          </w:p>
        </w:tc>
      </w:tr>
      <w:tr w:rsidR="00D211C3" w:rsidRPr="00D211C3" w14:paraId="1CAEBA6C" w14:textId="77777777" w:rsidTr="00BF4079">
        <w:trPr>
          <w:trHeight w:val="465"/>
          <w:jc w:val="center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E0ECDD" w14:textId="77777777" w:rsidR="00BF4079" w:rsidRPr="00D211C3" w:rsidRDefault="00BF4079" w:rsidP="00BF4079">
            <w:pPr>
              <w:shd w:val="clear" w:color="auto" w:fill="FFFFFF"/>
              <w:snapToGrid w:val="0"/>
              <w:spacing w:after="0"/>
              <w:jc w:val="distribute"/>
              <w:textAlignment w:val="baseline"/>
              <w:rPr>
                <w:rFonts w:ascii="맑은 고딕" w:eastAsia="맑은 고딕" w:hAnsi="맑은 고딕" w:cs="굴림"/>
                <w:b/>
                <w:bCs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B8898" w14:textId="77777777" w:rsidR="00BF4079" w:rsidRPr="00D211C3" w:rsidRDefault="00BF4079" w:rsidP="00617A43">
            <w:pPr>
              <w:shd w:val="clear" w:color="auto" w:fill="FFFFFF"/>
              <w:snapToGrid w:val="0"/>
              <w:spacing w:after="0"/>
              <w:jc w:val="distribute"/>
              <w:textAlignment w:val="baseline"/>
              <w:rPr>
                <w:rFonts w:ascii="맑은 고딕" w:eastAsia="맑은 고딕" w:hAnsi="맑은 고딕" w:cs="굴림"/>
                <w:b/>
                <w:bCs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3EC6F" w14:textId="77777777" w:rsidR="00BF4079" w:rsidRPr="00D211C3" w:rsidRDefault="00BF4079" w:rsidP="00617A43">
            <w:pPr>
              <w:shd w:val="clear" w:color="auto" w:fill="FFFFFF"/>
              <w:wordWrap/>
              <w:snapToGrid w:val="0"/>
              <w:spacing w:after="0"/>
              <w:ind w:left="100" w:right="100"/>
              <w:jc w:val="right"/>
              <w:textAlignment w:val="baseline"/>
              <w:rPr>
                <w:rFonts w:ascii="맑은 고딕" w:eastAsia="맑은 고딕" w:hAnsi="맑은 고딕" w:cs="굴림"/>
                <w:b/>
                <w:bCs/>
                <w:kern w:val="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4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F24786" w14:textId="77777777" w:rsidR="00BF4079" w:rsidRPr="00D211C3" w:rsidRDefault="00BF4079" w:rsidP="00617A43">
            <w:pPr>
              <w:shd w:val="clear" w:color="auto" w:fill="FFFFFF"/>
              <w:snapToGrid w:val="0"/>
              <w:spacing w:after="0"/>
              <w:ind w:left="100" w:right="100"/>
              <w:jc w:val="distribute"/>
              <w:textAlignment w:val="baseline"/>
              <w:rPr>
                <w:rFonts w:ascii="맑은 고딕" w:eastAsia="맑은 고딕" w:hAnsi="맑은 고딕" w:cs="굴림"/>
                <w:b/>
                <w:bCs/>
                <w:kern w:val="0"/>
                <w:sz w:val="24"/>
                <w:szCs w:val="24"/>
                <w:shd w:val="clear" w:color="auto" w:fill="FFFFFF"/>
              </w:rPr>
            </w:pPr>
          </w:p>
        </w:tc>
      </w:tr>
    </w:tbl>
    <w:p w14:paraId="7632736F" w14:textId="77777777" w:rsidR="004C659A" w:rsidRPr="00D211C3" w:rsidRDefault="004C659A" w:rsidP="00617A43">
      <w:pPr>
        <w:rPr>
          <w:rFonts w:ascii="맑은 고딕" w:eastAsia="맑은 고딕" w:hAnsi="맑은 고딕"/>
          <w:szCs w:val="20"/>
        </w:rPr>
        <w:sectPr w:rsidR="004C659A" w:rsidRPr="00D211C3" w:rsidSect="007A2421">
          <w:footerReference w:type="default" r:id="rId10"/>
          <w:pgSz w:w="11906" w:h="16838" w:code="9"/>
          <w:pgMar w:top="1701" w:right="1440" w:bottom="1440" w:left="1440" w:header="851" w:footer="0" w:gutter="0"/>
          <w:cols w:space="425"/>
          <w:titlePg/>
          <w:docGrid w:linePitch="360"/>
        </w:sectPr>
      </w:pPr>
    </w:p>
    <w:p w14:paraId="08835DFE" w14:textId="319FD3B4" w:rsidR="004C659A" w:rsidRPr="00D211C3" w:rsidRDefault="00B34265" w:rsidP="00617A43">
      <w:pPr>
        <w:pStyle w:val="MS"/>
        <w:wordWrap/>
        <w:jc w:val="center"/>
        <w:rPr>
          <w:rFonts w:ascii="맑은 고딕" w:eastAsia="맑은 고딕" w:hAnsi="맑은 고딕"/>
          <w:color w:val="auto"/>
          <w:sz w:val="36"/>
          <w:szCs w:val="36"/>
        </w:rPr>
      </w:pPr>
      <w:r w:rsidRPr="00D211C3">
        <w:rPr>
          <w:rFonts w:ascii="맑은 고딕" w:eastAsia="맑은 고딕" w:hAnsi="맑은 고딕" w:hint="eastAsia"/>
          <w:b/>
          <w:bCs/>
          <w:color w:val="auto"/>
          <w:sz w:val="36"/>
          <w:szCs w:val="36"/>
          <w:shd w:val="clear" w:color="auto" w:fill="FFFFFF"/>
        </w:rPr>
        <w:lastRenderedPageBreak/>
        <w:t>물리적</w:t>
      </w:r>
      <w:r w:rsidRPr="00D211C3">
        <w:rPr>
          <w:rFonts w:ascii="맑은 고딕" w:eastAsia="맑은 고딕" w:hAnsi="맑은 고딕"/>
          <w:b/>
          <w:bCs/>
          <w:color w:val="auto"/>
          <w:sz w:val="36"/>
          <w:szCs w:val="36"/>
          <w:shd w:val="clear" w:color="auto" w:fill="FFFFFF"/>
        </w:rPr>
        <w:t xml:space="preserve"> 실사(Physical Due Diligence)</w:t>
      </w:r>
      <w:r w:rsidR="002743EE" w:rsidRPr="00D211C3">
        <w:rPr>
          <w:rFonts w:ascii="맑은 고딕" w:eastAsia="맑은 고딕" w:hAnsi="맑은 고딕"/>
          <w:b/>
          <w:bCs/>
          <w:color w:val="auto"/>
          <w:sz w:val="36"/>
          <w:szCs w:val="36"/>
          <w:shd w:val="clear" w:color="auto" w:fill="FFFFFF"/>
        </w:rPr>
        <w:t xml:space="preserve"> </w:t>
      </w:r>
      <w:r w:rsidR="004C659A" w:rsidRPr="00D211C3">
        <w:rPr>
          <w:rFonts w:ascii="맑은 고딕" w:eastAsia="맑은 고딕" w:hAnsi="맑은 고딕"/>
          <w:b/>
          <w:bCs/>
          <w:color w:val="auto"/>
          <w:sz w:val="36"/>
          <w:szCs w:val="36"/>
          <w:shd w:val="clear" w:color="auto" w:fill="FFFFFF"/>
        </w:rPr>
        <w:t>용역 계약서</w:t>
      </w:r>
    </w:p>
    <w:p w14:paraId="32B985B5" w14:textId="77777777" w:rsidR="004C659A" w:rsidRPr="00D211C3" w:rsidRDefault="004C659A" w:rsidP="00617A43">
      <w:pPr>
        <w:pStyle w:val="a3"/>
        <w:snapToGrid/>
        <w:spacing w:line="276" w:lineRule="auto"/>
        <w:rPr>
          <w:rFonts w:ascii="맑은 고딕" w:eastAsia="맑은 고딕" w:hAnsi="맑은 고딕"/>
          <w:color w:val="auto"/>
        </w:rPr>
      </w:pPr>
    </w:p>
    <w:p w14:paraId="124B3F95" w14:textId="070E85CB" w:rsidR="004C659A" w:rsidRPr="00D211C3" w:rsidRDefault="004C659A" w:rsidP="00617A43">
      <w:pPr>
        <w:pStyle w:val="a3"/>
        <w:snapToGrid/>
        <w:spacing w:line="360" w:lineRule="auto"/>
        <w:rPr>
          <w:rFonts w:ascii="맑은 고딕" w:eastAsia="맑은 고딕" w:hAnsi="맑은 고딕"/>
          <w:color w:val="auto"/>
        </w:rPr>
      </w:pPr>
      <w:r w:rsidRPr="00D211C3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 xml:space="preserve">1. </w:t>
      </w:r>
      <w:r w:rsidRPr="00D211C3">
        <w:rPr>
          <w:rFonts w:ascii="맑은 고딕" w:eastAsia="맑은 고딕" w:hAnsi="맑은 고딕"/>
          <w:b/>
          <w:bCs/>
          <w:color w:val="auto"/>
          <w:shd w:val="clear" w:color="auto" w:fill="FFFFFF"/>
        </w:rPr>
        <w:t xml:space="preserve">용 역 </w:t>
      </w:r>
      <w:proofErr w:type="gramStart"/>
      <w:r w:rsidRPr="00D211C3">
        <w:rPr>
          <w:rFonts w:ascii="맑은 고딕" w:eastAsia="맑은 고딕" w:hAnsi="맑은 고딕"/>
          <w:b/>
          <w:bCs/>
          <w:color w:val="auto"/>
          <w:shd w:val="clear" w:color="auto" w:fill="FFFFFF"/>
        </w:rPr>
        <w:t xml:space="preserve">명 </w:t>
      </w:r>
      <w:r w:rsidRPr="00D211C3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>:</w:t>
      </w:r>
      <w:proofErr w:type="gramEnd"/>
      <w:r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 xml:space="preserve"> </w:t>
      </w:r>
      <w:r w:rsidR="00FB3DCD"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 xml:space="preserve">용인국제물류단지 </w:t>
      </w:r>
      <w:r w:rsidR="00FB3DCD" w:rsidRPr="00D211C3">
        <w:rPr>
          <w:rFonts w:ascii="맑은 고딕" w:eastAsia="맑은 고딕" w:hAnsi="맑은 고딕"/>
          <w:color w:val="auto"/>
          <w:shd w:val="clear" w:color="auto" w:fill="FFFFFF"/>
        </w:rPr>
        <w:t>M2</w:t>
      </w:r>
      <w:r w:rsidR="00FB3DCD"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>B</w:t>
      </w:r>
      <w:r w:rsidR="00FB3DCD" w:rsidRPr="00D211C3">
        <w:rPr>
          <w:rFonts w:ascii="맑은 고딕" w:eastAsia="맑은 고딕" w:hAnsi="맑은 고딕"/>
          <w:color w:val="auto"/>
          <w:shd w:val="clear" w:color="auto" w:fill="FFFFFF"/>
        </w:rPr>
        <w:t xml:space="preserve">L </w:t>
      </w:r>
      <w:r w:rsidR="00FB3DCD"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>단지조성</w:t>
      </w:r>
      <w:r w:rsidR="002D28E3"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>공사</w:t>
      </w:r>
      <w:r w:rsidR="003C361A" w:rsidRPr="00D211C3">
        <w:rPr>
          <w:rFonts w:ascii="맑은 고딕" w:eastAsia="맑은 고딕" w:hAnsi="맑은 고딕"/>
          <w:color w:val="auto"/>
          <w:shd w:val="clear" w:color="auto" w:fill="FFFFFF"/>
        </w:rPr>
        <w:t xml:space="preserve"> </w:t>
      </w:r>
      <w:r w:rsidR="00B34265"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>물리적</w:t>
      </w:r>
      <w:r w:rsidR="00B34265" w:rsidRPr="00D211C3">
        <w:rPr>
          <w:rFonts w:ascii="맑은 고딕" w:eastAsia="맑은 고딕" w:hAnsi="맑은 고딕"/>
          <w:color w:val="auto"/>
          <w:shd w:val="clear" w:color="auto" w:fill="FFFFFF"/>
        </w:rPr>
        <w:t xml:space="preserve"> 실사(Physical Due Diligence) </w:t>
      </w:r>
      <w:r w:rsidR="003C361A" w:rsidRPr="00D211C3">
        <w:rPr>
          <w:rFonts w:ascii="맑은 고딕" w:eastAsia="맑은 고딕" w:hAnsi="맑은 고딕"/>
          <w:color w:val="auto"/>
          <w:shd w:val="clear" w:color="auto" w:fill="FFFFFF"/>
        </w:rPr>
        <w:t>용역</w:t>
      </w:r>
    </w:p>
    <w:p w14:paraId="6BD2EDE6" w14:textId="532F7A43" w:rsidR="004C659A" w:rsidRPr="00D211C3" w:rsidRDefault="004C659A" w:rsidP="00617A43">
      <w:pPr>
        <w:pStyle w:val="a3"/>
        <w:snapToGrid/>
        <w:spacing w:line="360" w:lineRule="auto"/>
        <w:rPr>
          <w:rFonts w:ascii="맑은 고딕" w:eastAsia="맑은 고딕" w:hAnsi="맑은 고딕"/>
          <w:color w:val="auto"/>
        </w:rPr>
      </w:pPr>
      <w:r w:rsidRPr="00D211C3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 xml:space="preserve">2. </w:t>
      </w:r>
      <w:proofErr w:type="gramStart"/>
      <w:r w:rsidRPr="00D211C3">
        <w:rPr>
          <w:rFonts w:ascii="맑은 고딕" w:eastAsia="맑은 고딕" w:hAnsi="맑은 고딕"/>
          <w:b/>
          <w:bCs/>
          <w:color w:val="auto"/>
          <w:shd w:val="clear" w:color="auto" w:fill="FFFFFF"/>
        </w:rPr>
        <w:t xml:space="preserve">대지위치 </w:t>
      </w:r>
      <w:r w:rsidRPr="00D211C3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>:</w:t>
      </w:r>
      <w:proofErr w:type="gramEnd"/>
      <w:r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 xml:space="preserve"> </w:t>
      </w:r>
      <w:r w:rsidR="00FB3DCD" w:rsidRPr="00BF5E29">
        <w:rPr>
          <w:rFonts w:ascii="맑은 고딕" w:eastAsia="맑은 고딕" w:hAnsi="맑은 고딕" w:hint="eastAsia"/>
          <w:color w:val="auto"/>
          <w:shd w:val="clear" w:color="auto" w:fill="FFFFFF"/>
        </w:rPr>
        <w:t>경기도</w:t>
      </w:r>
      <w:r w:rsidR="00FB3DCD" w:rsidRPr="00BF5E29">
        <w:rPr>
          <w:rFonts w:ascii="맑은 고딕" w:eastAsia="맑은 고딕" w:hAnsi="맑은 고딕"/>
          <w:color w:val="auto"/>
          <w:shd w:val="clear" w:color="auto" w:fill="FFFFFF"/>
        </w:rPr>
        <w:t xml:space="preserve"> 용인시 </w:t>
      </w:r>
      <w:proofErr w:type="spellStart"/>
      <w:r w:rsidR="00FB3DCD" w:rsidRPr="00BF5E29">
        <w:rPr>
          <w:rFonts w:ascii="맑은 고딕" w:eastAsia="맑은 고딕" w:hAnsi="맑은 고딕"/>
          <w:color w:val="auto"/>
          <w:shd w:val="clear" w:color="auto" w:fill="FFFFFF"/>
        </w:rPr>
        <w:t>처인구</w:t>
      </w:r>
      <w:proofErr w:type="spellEnd"/>
      <w:r w:rsidR="00FB3DCD" w:rsidRPr="00BF5E29">
        <w:rPr>
          <w:rFonts w:ascii="맑은 고딕" w:eastAsia="맑은 고딕" w:hAnsi="맑은 고딕"/>
          <w:color w:val="auto"/>
          <w:shd w:val="clear" w:color="auto" w:fill="FFFFFF"/>
        </w:rPr>
        <w:t xml:space="preserve"> </w:t>
      </w:r>
      <w:proofErr w:type="spellStart"/>
      <w:r w:rsidR="00FB3DCD" w:rsidRPr="00BF5E29">
        <w:rPr>
          <w:rFonts w:ascii="맑은 고딕" w:eastAsia="맑은 고딕" w:hAnsi="맑은 고딕"/>
          <w:color w:val="auto"/>
          <w:shd w:val="clear" w:color="auto" w:fill="FFFFFF"/>
        </w:rPr>
        <w:t>고림동</w:t>
      </w:r>
      <w:proofErr w:type="spellEnd"/>
      <w:r w:rsidR="00FB3DCD" w:rsidRPr="00BF5E29">
        <w:rPr>
          <w:rFonts w:ascii="맑은 고딕" w:eastAsia="맑은 고딕" w:hAnsi="맑은 고딕"/>
          <w:color w:val="auto"/>
          <w:shd w:val="clear" w:color="auto" w:fill="FFFFFF"/>
        </w:rPr>
        <w:t xml:space="preserve"> 산 28-6일원</w:t>
      </w:r>
    </w:p>
    <w:p w14:paraId="15FD884B" w14:textId="77777777" w:rsidR="004C659A" w:rsidRPr="00D211C3" w:rsidRDefault="004C659A" w:rsidP="00617A43">
      <w:pPr>
        <w:pStyle w:val="a3"/>
        <w:snapToGrid/>
        <w:spacing w:line="276" w:lineRule="auto"/>
        <w:rPr>
          <w:rFonts w:ascii="맑은 고딕" w:eastAsia="맑은 고딕" w:hAnsi="맑은 고딕"/>
          <w:color w:val="auto"/>
        </w:rPr>
      </w:pPr>
      <w:r w:rsidRPr="00D211C3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 xml:space="preserve">3. </w:t>
      </w:r>
      <w:r w:rsidRPr="00D211C3">
        <w:rPr>
          <w:rFonts w:ascii="맑은 고딕" w:eastAsia="맑은 고딕" w:hAnsi="맑은 고딕"/>
          <w:b/>
          <w:bCs/>
          <w:color w:val="auto"/>
          <w:shd w:val="clear" w:color="auto" w:fill="FFFFFF"/>
        </w:rPr>
        <w:t>공사개요</w:t>
      </w:r>
    </w:p>
    <w:p w14:paraId="3A6262EA" w14:textId="66A5B561" w:rsidR="003C361A" w:rsidRPr="00BF5E29" w:rsidRDefault="003C361A" w:rsidP="003C361A">
      <w:pPr>
        <w:pStyle w:val="a3"/>
        <w:snapToGrid/>
        <w:spacing w:line="276" w:lineRule="auto"/>
        <w:ind w:firstLineChars="100" w:firstLine="200"/>
        <w:rPr>
          <w:rFonts w:ascii="맑은 고딕" w:eastAsia="맑은 고딕" w:hAnsi="맑은 고딕"/>
          <w:color w:val="auto"/>
          <w:shd w:val="clear" w:color="auto" w:fill="FFFFFF"/>
        </w:rPr>
      </w:pPr>
      <w:r w:rsidRPr="00BF5E29">
        <w:rPr>
          <w:rFonts w:ascii="맑은 고딕" w:eastAsia="맑은 고딕" w:hAnsi="맑은 고딕" w:hint="eastAsia"/>
          <w:color w:val="auto"/>
          <w:shd w:val="clear" w:color="auto" w:fill="FFFFFF"/>
        </w:rPr>
        <w:t xml:space="preserve">1) </w:t>
      </w:r>
      <w:proofErr w:type="gramStart"/>
      <w:r w:rsidRPr="00BF5E29">
        <w:rPr>
          <w:rFonts w:ascii="맑은 고딕" w:eastAsia="맑은 고딕" w:hAnsi="맑은 고딕"/>
          <w:color w:val="auto"/>
          <w:shd w:val="clear" w:color="auto" w:fill="FFFFFF"/>
        </w:rPr>
        <w:t xml:space="preserve">대지면적 </w:t>
      </w:r>
      <w:r w:rsidRPr="00BF5E29">
        <w:rPr>
          <w:rFonts w:ascii="맑은 고딕" w:eastAsia="맑은 고딕" w:hAnsi="맑은 고딕" w:hint="eastAsia"/>
          <w:color w:val="auto"/>
          <w:shd w:val="clear" w:color="auto" w:fill="FFFFFF"/>
        </w:rPr>
        <w:t>:</w:t>
      </w:r>
      <w:proofErr w:type="gramEnd"/>
      <w:r w:rsidRPr="00BF5E29">
        <w:rPr>
          <w:rFonts w:ascii="맑은 고딕" w:eastAsia="맑은 고딕" w:hAnsi="맑은 고딕" w:hint="eastAsia"/>
          <w:color w:val="auto"/>
          <w:shd w:val="clear" w:color="auto" w:fill="FFFFFF"/>
        </w:rPr>
        <w:t xml:space="preserve"> </w:t>
      </w:r>
      <w:r w:rsidR="00FB3DCD" w:rsidRPr="00BF5E29">
        <w:rPr>
          <w:rFonts w:ascii="맑은 고딕" w:eastAsia="맑은 고딕" w:hAnsi="맑은 고딕"/>
          <w:color w:val="auto"/>
          <w:shd w:val="clear" w:color="auto" w:fill="FFFFFF"/>
        </w:rPr>
        <w:t>54,338.00</w:t>
      </w:r>
      <w:r w:rsidRPr="00BF5E29">
        <w:rPr>
          <w:rFonts w:ascii="맑은 고딕" w:eastAsia="맑은 고딕" w:hAnsi="맑은 고딕"/>
          <w:color w:val="auto"/>
          <w:shd w:val="clear" w:color="auto" w:fill="FFFFFF"/>
        </w:rPr>
        <w:t>㎡</w:t>
      </w:r>
    </w:p>
    <w:p w14:paraId="50F7BED8" w14:textId="2A01364F" w:rsidR="00FB3DCD" w:rsidRPr="00D211C3" w:rsidRDefault="00FB3DCD" w:rsidP="003C361A">
      <w:pPr>
        <w:pStyle w:val="a3"/>
        <w:snapToGrid/>
        <w:spacing w:line="276" w:lineRule="auto"/>
        <w:ind w:firstLineChars="100" w:firstLine="200"/>
        <w:rPr>
          <w:rFonts w:ascii="맑은 고딕" w:eastAsia="맑은 고딕" w:hAnsi="맑은 고딕"/>
          <w:color w:val="auto"/>
        </w:rPr>
      </w:pPr>
      <w:r w:rsidRPr="00BF5E29">
        <w:rPr>
          <w:rFonts w:ascii="맑은 고딕" w:eastAsia="맑은 고딕" w:hAnsi="맑은 고딕" w:hint="eastAsia"/>
          <w:color w:val="auto"/>
          <w:shd w:val="clear" w:color="auto" w:fill="FFFFFF"/>
        </w:rPr>
        <w:t>2</w:t>
      </w:r>
      <w:r w:rsidRPr="00BF5E29">
        <w:rPr>
          <w:rFonts w:ascii="맑은 고딕" w:eastAsia="맑은 고딕" w:hAnsi="맑은 고딕"/>
          <w:color w:val="auto"/>
          <w:shd w:val="clear" w:color="auto" w:fill="FFFFFF"/>
        </w:rPr>
        <w:t xml:space="preserve">) </w:t>
      </w:r>
      <w:proofErr w:type="gramStart"/>
      <w:r w:rsidRPr="00BF5E29">
        <w:rPr>
          <w:rFonts w:ascii="맑은 고딕" w:eastAsia="맑은 고딕" w:hAnsi="맑은 고딕" w:hint="eastAsia"/>
          <w:color w:val="auto"/>
          <w:shd w:val="clear" w:color="auto" w:fill="FFFFFF"/>
        </w:rPr>
        <w:t xml:space="preserve">주요시설 </w:t>
      </w:r>
      <w:r w:rsidRPr="00BF5E29">
        <w:rPr>
          <w:rFonts w:ascii="맑은 고딕" w:eastAsia="맑은 고딕" w:hAnsi="맑은 고딕"/>
          <w:color w:val="auto"/>
          <w:shd w:val="clear" w:color="auto" w:fill="FFFFFF"/>
        </w:rPr>
        <w:t>:</w:t>
      </w:r>
      <w:proofErr w:type="gramEnd"/>
      <w:r w:rsidRPr="00BF5E29">
        <w:rPr>
          <w:rFonts w:ascii="맑은 고딕" w:eastAsia="맑은 고딕" w:hAnsi="맑은 고딕"/>
          <w:color w:val="auto"/>
          <w:shd w:val="clear" w:color="auto" w:fill="FFFFFF"/>
        </w:rPr>
        <w:t xml:space="preserve"> </w:t>
      </w:r>
      <w:r w:rsidRPr="00BF5E29">
        <w:rPr>
          <w:rFonts w:ascii="맑은 고딕" w:eastAsia="맑은 고딕" w:hAnsi="맑은 고딕" w:hint="eastAsia"/>
          <w:color w:val="auto"/>
          <w:shd w:val="clear" w:color="auto" w:fill="FFFFFF"/>
        </w:rPr>
        <w:t>물류단지 조성</w:t>
      </w:r>
    </w:p>
    <w:p w14:paraId="2D6676CA" w14:textId="09A9CA34" w:rsidR="004C659A" w:rsidRPr="00D211C3" w:rsidRDefault="004C659A" w:rsidP="00617A43">
      <w:pPr>
        <w:pStyle w:val="a3"/>
        <w:snapToGrid/>
        <w:spacing w:line="360" w:lineRule="auto"/>
        <w:rPr>
          <w:rFonts w:ascii="맑은 고딕" w:eastAsia="맑은 고딕" w:hAnsi="맑은 고딕"/>
          <w:color w:val="auto"/>
        </w:rPr>
      </w:pPr>
      <w:r w:rsidRPr="00D211C3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 xml:space="preserve">4. </w:t>
      </w:r>
      <w:proofErr w:type="gramStart"/>
      <w:r w:rsidRPr="00D211C3">
        <w:rPr>
          <w:rFonts w:ascii="맑은 고딕" w:eastAsia="맑은 고딕" w:hAnsi="맑은 고딕"/>
          <w:b/>
          <w:bCs/>
          <w:color w:val="auto"/>
          <w:shd w:val="clear" w:color="auto" w:fill="FFFFFF"/>
        </w:rPr>
        <w:t xml:space="preserve">계약금액 </w:t>
      </w:r>
      <w:r w:rsidRPr="00D211C3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>:</w:t>
      </w:r>
      <w:proofErr w:type="gramEnd"/>
      <w:r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 xml:space="preserve"> </w:t>
      </w:r>
      <w:r w:rsidR="003C361A" w:rsidRPr="00D211C3">
        <w:rPr>
          <w:rFonts w:ascii="맑은 고딕" w:eastAsia="맑은 고딕" w:hAnsi="맑은 고딕"/>
          <w:color w:val="auto"/>
          <w:shd w:val="clear" w:color="auto" w:fill="FFFFFF"/>
        </w:rPr>
        <w:t xml:space="preserve">일금 </w:t>
      </w:r>
      <w:r w:rsidR="00FB3DCD"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>칠천만</w:t>
      </w:r>
      <w:r w:rsidR="003C361A" w:rsidRPr="00D211C3">
        <w:rPr>
          <w:rFonts w:ascii="맑은 고딕" w:eastAsia="맑은 고딕" w:hAnsi="맑은 고딕"/>
          <w:color w:val="auto"/>
          <w:shd w:val="clear" w:color="auto" w:fill="FFFFFF"/>
        </w:rPr>
        <w:t>원정</w:t>
      </w:r>
      <w:r w:rsidR="003C361A"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>(</w:t>
      </w:r>
      <w:r w:rsidR="003C361A" w:rsidRPr="00D211C3">
        <w:rPr>
          <w:rFonts w:ascii="맑은 고딕" w:eastAsia="맑은 고딕" w:hAnsi="맑은 고딕"/>
          <w:color w:val="auto"/>
          <w:shd w:val="clear" w:color="auto" w:fill="FFFFFF"/>
        </w:rPr>
        <w:t>₩</w:t>
      </w:r>
      <w:r w:rsidR="00FB3DCD" w:rsidRPr="00D211C3">
        <w:rPr>
          <w:rFonts w:ascii="맑은 고딕" w:eastAsia="맑은 고딕" w:hAnsi="맑은 고딕"/>
          <w:color w:val="auto"/>
          <w:shd w:val="clear" w:color="auto" w:fill="FFFFFF"/>
        </w:rPr>
        <w:t>7</w:t>
      </w:r>
      <w:r w:rsidR="003C361A"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>0,000,000 /VAT</w:t>
      </w:r>
      <w:r w:rsidR="003C361A" w:rsidRPr="00D211C3">
        <w:rPr>
          <w:rFonts w:ascii="맑은 고딕" w:eastAsia="맑은 고딕" w:hAnsi="맑은 고딕"/>
          <w:color w:val="auto"/>
          <w:shd w:val="clear" w:color="auto" w:fill="FFFFFF"/>
        </w:rPr>
        <w:t>별도</w:t>
      </w:r>
      <w:r w:rsidR="003C361A"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>)</w:t>
      </w:r>
    </w:p>
    <w:p w14:paraId="4EE7E971" w14:textId="44ED17E7" w:rsidR="004C659A" w:rsidRPr="00D211C3" w:rsidRDefault="004C659A" w:rsidP="000A58B8">
      <w:pPr>
        <w:pStyle w:val="a3"/>
        <w:snapToGrid/>
        <w:spacing w:line="360" w:lineRule="auto"/>
        <w:rPr>
          <w:rFonts w:ascii="맑은 고딕" w:eastAsia="맑은 고딕" w:hAnsi="맑은 고딕"/>
          <w:color w:val="auto"/>
        </w:rPr>
      </w:pPr>
      <w:r w:rsidRPr="00D211C3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 xml:space="preserve">5. </w:t>
      </w:r>
      <w:proofErr w:type="gramStart"/>
      <w:r w:rsidRPr="00D211C3">
        <w:rPr>
          <w:rFonts w:ascii="맑은 고딕" w:eastAsia="맑은 고딕" w:hAnsi="맑은 고딕"/>
          <w:b/>
          <w:bCs/>
          <w:color w:val="auto"/>
          <w:shd w:val="clear" w:color="auto" w:fill="FFFFFF"/>
        </w:rPr>
        <w:t xml:space="preserve">용역기간 </w:t>
      </w:r>
      <w:r w:rsidRPr="00D211C3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>:</w:t>
      </w:r>
      <w:proofErr w:type="gramEnd"/>
      <w:r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/>
          <w:color w:val="auto"/>
          <w:shd w:val="clear" w:color="auto" w:fill="FFFFFF"/>
        </w:rPr>
        <w:t xml:space="preserve">착수일로부터 </w:t>
      </w:r>
      <w:r w:rsidR="00FB3DCD" w:rsidRPr="00D211C3">
        <w:rPr>
          <w:rFonts w:ascii="맑은 고딕" w:eastAsia="맑은 고딕" w:hAnsi="맑은 고딕"/>
          <w:color w:val="auto"/>
          <w:shd w:val="clear" w:color="auto" w:fill="FFFFFF"/>
        </w:rPr>
        <w:t>4</w:t>
      </w:r>
      <w:r w:rsidRPr="00D211C3">
        <w:rPr>
          <w:rFonts w:ascii="맑은 고딕" w:eastAsia="맑은 고딕" w:hAnsi="맑은 고딕"/>
          <w:color w:val="auto"/>
          <w:shd w:val="clear" w:color="auto" w:fill="FFFFFF"/>
        </w:rPr>
        <w:t>개월</w:t>
      </w:r>
    </w:p>
    <w:p w14:paraId="31F36786" w14:textId="6D20C67E" w:rsidR="004C659A" w:rsidRDefault="004C659A" w:rsidP="00617A43">
      <w:pPr>
        <w:pStyle w:val="a3"/>
        <w:snapToGrid/>
        <w:spacing w:line="360" w:lineRule="auto"/>
        <w:rPr>
          <w:rFonts w:ascii="맑은 고딕" w:eastAsia="맑은 고딕" w:hAnsi="맑은 고딕"/>
          <w:color w:val="auto"/>
          <w:shd w:val="clear" w:color="auto" w:fill="FFFFFF"/>
        </w:rPr>
      </w:pPr>
      <w:r w:rsidRPr="00D211C3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 xml:space="preserve">6. </w:t>
      </w:r>
      <w:proofErr w:type="gramStart"/>
      <w:r w:rsidRPr="00D211C3">
        <w:rPr>
          <w:rFonts w:ascii="맑은 고딕" w:eastAsia="맑은 고딕" w:hAnsi="맑은 고딕"/>
          <w:b/>
          <w:bCs/>
          <w:color w:val="auto"/>
          <w:shd w:val="clear" w:color="auto" w:fill="FFFFFF"/>
        </w:rPr>
        <w:t xml:space="preserve">착수일자 </w:t>
      </w:r>
      <w:r w:rsidRPr="00D211C3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>:</w:t>
      </w:r>
      <w:proofErr w:type="gramEnd"/>
      <w:r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 xml:space="preserve"> </w:t>
      </w:r>
      <w:r w:rsidR="00FB3DCD" w:rsidRPr="00BF5E29">
        <w:rPr>
          <w:rFonts w:ascii="맑은 고딕" w:eastAsia="맑은 고딕" w:hAnsi="맑은 고딕"/>
          <w:color w:val="auto"/>
          <w:shd w:val="clear" w:color="auto" w:fill="FFFFFF"/>
        </w:rPr>
        <w:t>2024</w:t>
      </w:r>
      <w:r w:rsidRPr="00BF5E29">
        <w:rPr>
          <w:rFonts w:ascii="맑은 고딕" w:eastAsia="맑은 고딕" w:hAnsi="맑은 고딕"/>
          <w:color w:val="auto"/>
          <w:shd w:val="clear" w:color="auto" w:fill="FFFFFF"/>
        </w:rPr>
        <w:t xml:space="preserve">년 </w:t>
      </w:r>
      <w:r w:rsidR="00FB3DCD" w:rsidRPr="00BF5E29">
        <w:rPr>
          <w:rFonts w:ascii="맑은 고딕" w:eastAsia="맑은 고딕" w:hAnsi="맑은 고딕"/>
          <w:color w:val="auto"/>
          <w:shd w:val="clear" w:color="auto" w:fill="FFFFFF"/>
        </w:rPr>
        <w:t>0</w:t>
      </w:r>
      <w:r w:rsidR="00BF5E29" w:rsidRPr="00BF5E29">
        <w:rPr>
          <w:rFonts w:ascii="맑은 고딕" w:eastAsia="맑은 고딕" w:hAnsi="맑은 고딕"/>
          <w:color w:val="auto"/>
          <w:shd w:val="clear" w:color="auto" w:fill="FFFFFF"/>
        </w:rPr>
        <w:t>1</w:t>
      </w:r>
      <w:r w:rsidRPr="00BF5E29">
        <w:rPr>
          <w:rFonts w:ascii="맑은 고딕" w:eastAsia="맑은 고딕" w:hAnsi="맑은 고딕"/>
          <w:color w:val="auto"/>
          <w:shd w:val="clear" w:color="auto" w:fill="FFFFFF"/>
        </w:rPr>
        <w:t>월</w:t>
      </w:r>
      <w:r w:rsidR="00A64212" w:rsidRPr="00BF5E29">
        <w:rPr>
          <w:rFonts w:ascii="맑은 고딕" w:eastAsia="맑은 고딕" w:hAnsi="맑은 고딕" w:hint="eastAsia"/>
          <w:color w:val="auto"/>
          <w:shd w:val="clear" w:color="auto" w:fill="FFFFFF"/>
        </w:rPr>
        <w:t xml:space="preserve">  </w:t>
      </w:r>
      <w:r w:rsidRPr="00BF5E29">
        <w:rPr>
          <w:rFonts w:ascii="맑은 고딕" w:eastAsia="맑은 고딕" w:hAnsi="맑은 고딕"/>
          <w:color w:val="auto"/>
          <w:shd w:val="clear" w:color="auto" w:fill="FFFFFF"/>
        </w:rPr>
        <w:t xml:space="preserve"> 일</w:t>
      </w:r>
    </w:p>
    <w:p w14:paraId="1D6BAF76" w14:textId="2297092D" w:rsidR="00886157" w:rsidRPr="00D211C3" w:rsidRDefault="00886157" w:rsidP="00617A43">
      <w:pPr>
        <w:pStyle w:val="a3"/>
        <w:snapToGrid/>
        <w:spacing w:line="360" w:lineRule="auto"/>
        <w:rPr>
          <w:rFonts w:ascii="맑은 고딕" w:eastAsia="맑은 고딕" w:hAnsi="맑은 고딕" w:hint="eastAsia"/>
          <w:color w:val="auto"/>
        </w:rPr>
      </w:pPr>
      <w:ins w:id="0" w:author="김현주 (Hyunjoo Kim)" w:date="2024-01-25T15:50:00Z">
        <w:r>
          <w:rPr>
            <w:rFonts w:ascii="맑은 고딕" w:eastAsia="맑은 고딕" w:hAnsi="맑은 고딕" w:hint="eastAsia"/>
            <w:color w:val="auto"/>
          </w:rPr>
          <w:t>7</w:t>
        </w:r>
        <w:r>
          <w:rPr>
            <w:rFonts w:ascii="맑은 고딕" w:eastAsia="맑은 고딕" w:hAnsi="맑은 고딕"/>
            <w:color w:val="auto"/>
          </w:rPr>
          <w:t xml:space="preserve">. </w:t>
        </w:r>
        <w:r w:rsidR="00F7193E">
          <w:rPr>
            <w:rFonts w:ascii="맑은 고딕" w:eastAsia="맑은 고딕" w:hAnsi="맑은 고딕" w:hint="eastAsia"/>
            <w:color w:val="auto"/>
          </w:rPr>
          <w:t>최종</w:t>
        </w:r>
      </w:ins>
      <w:ins w:id="1" w:author="김현주 (Hyunjoo Kim)" w:date="2024-01-25T15:51:00Z">
        <w:r w:rsidR="00F7193E">
          <w:rPr>
            <w:rFonts w:ascii="맑은 고딕" w:eastAsia="맑은 고딕" w:hAnsi="맑은 고딕" w:hint="eastAsia"/>
            <w:color w:val="auto"/>
          </w:rPr>
          <w:t xml:space="preserve">산출물 </w:t>
        </w:r>
        <w:proofErr w:type="gramStart"/>
        <w:r w:rsidR="00F7193E">
          <w:rPr>
            <w:rFonts w:ascii="맑은 고딕" w:eastAsia="맑은 고딕" w:hAnsi="맑은 고딕" w:hint="eastAsia"/>
            <w:color w:val="auto"/>
          </w:rPr>
          <w:t xml:space="preserve">제출기한 </w:t>
        </w:r>
        <w:r w:rsidR="00F7193E">
          <w:rPr>
            <w:rFonts w:ascii="맑은 고딕" w:eastAsia="맑은 고딕" w:hAnsi="맑은 고딕"/>
            <w:color w:val="auto"/>
          </w:rPr>
          <w:t>:</w:t>
        </w:r>
        <w:proofErr w:type="gramEnd"/>
        <w:r w:rsidR="00F7193E">
          <w:rPr>
            <w:rFonts w:ascii="맑은 고딕" w:eastAsia="맑은 고딕" w:hAnsi="맑은 고딕"/>
            <w:color w:val="auto"/>
          </w:rPr>
          <w:t xml:space="preserve"> 2024</w:t>
        </w:r>
      </w:ins>
      <w:ins w:id="2" w:author="김현주 (Hyunjoo Kim)" w:date="2024-01-25T17:11:00Z">
        <w:r w:rsidR="00777DFF">
          <w:rPr>
            <w:rFonts w:ascii="맑은 고딕" w:eastAsia="맑은 고딕" w:hAnsi="맑은 고딕" w:hint="eastAsia"/>
            <w:color w:val="auto"/>
          </w:rPr>
          <w:t>.</w:t>
        </w:r>
        <w:r w:rsidR="00777DFF">
          <w:rPr>
            <w:rFonts w:ascii="맑은 고딕" w:eastAsia="맑은 고딕" w:hAnsi="맑은 고딕"/>
            <w:color w:val="auto"/>
          </w:rPr>
          <w:t xml:space="preserve"> 0. 0.</w:t>
        </w:r>
        <w:r w:rsidR="00777DFF">
          <w:rPr>
            <w:rFonts w:ascii="맑은 고딕" w:eastAsia="맑은 고딕" w:hAnsi="맑은 고딕" w:hint="eastAsia"/>
            <w:color w:val="auto"/>
          </w:rPr>
          <w:t>까지</w:t>
        </w:r>
      </w:ins>
      <w:bookmarkStart w:id="3" w:name="_GoBack"/>
      <w:bookmarkEnd w:id="3"/>
    </w:p>
    <w:p w14:paraId="61D7407E" w14:textId="77777777" w:rsidR="004C659A" w:rsidRPr="00D211C3" w:rsidRDefault="004C659A" w:rsidP="00617A43">
      <w:pPr>
        <w:pStyle w:val="a3"/>
        <w:snapToGrid/>
        <w:spacing w:line="276" w:lineRule="auto"/>
        <w:rPr>
          <w:rFonts w:ascii="맑은 고딕" w:eastAsia="맑은 고딕" w:hAnsi="맑은 고딕"/>
          <w:color w:val="auto"/>
        </w:rPr>
      </w:pPr>
    </w:p>
    <w:p w14:paraId="19D20030" w14:textId="77777777" w:rsidR="004C659A" w:rsidRPr="00D211C3" w:rsidRDefault="004C659A" w:rsidP="00617A43">
      <w:pPr>
        <w:pStyle w:val="a3"/>
        <w:spacing w:line="276" w:lineRule="auto"/>
        <w:rPr>
          <w:rFonts w:ascii="맑은 고딕" w:eastAsia="맑은 고딕" w:hAnsi="맑은 고딕"/>
          <w:color w:val="auto"/>
        </w:rPr>
      </w:pPr>
      <w:r w:rsidRPr="00D211C3">
        <w:rPr>
          <w:rFonts w:ascii="맑은 고딕" w:eastAsia="맑은 고딕" w:hAnsi="맑은 고딕" w:hint="eastAsia"/>
          <w:bCs/>
          <w:color w:val="auto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/>
          <w:bCs/>
          <w:color w:val="auto"/>
          <w:shd w:val="clear" w:color="auto" w:fill="FFFFFF"/>
        </w:rPr>
        <w:t>갑</w:t>
      </w:r>
      <w:r w:rsidRPr="00D211C3">
        <w:rPr>
          <w:rFonts w:ascii="맑은 고딕" w:eastAsia="맑은 고딕" w:hAnsi="맑은 고딕" w:hint="eastAsia"/>
          <w:bCs/>
          <w:color w:val="auto"/>
          <w:shd w:val="clear" w:color="auto" w:fill="FFFFFF"/>
        </w:rPr>
        <w:t>”</w:t>
      </w:r>
      <w:r w:rsidRPr="00D211C3">
        <w:rPr>
          <w:rFonts w:ascii="맑은 고딕" w:eastAsia="맑은 고딕" w:hAnsi="맑은 고딕"/>
          <w:color w:val="auto"/>
          <w:shd w:val="clear" w:color="auto" w:fill="FFFFFF"/>
        </w:rPr>
        <w:t>과</w:t>
      </w:r>
      <w:proofErr w:type="spellEnd"/>
      <w:r w:rsidRPr="00D211C3">
        <w:rPr>
          <w:rFonts w:ascii="맑은 고딕" w:eastAsia="맑은 고딕" w:hAnsi="맑은 고딕"/>
          <w:color w:val="auto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hint="eastAsia"/>
          <w:bCs/>
          <w:color w:val="auto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/>
          <w:bCs/>
          <w:color w:val="auto"/>
          <w:shd w:val="clear" w:color="auto" w:fill="FFFFFF"/>
        </w:rPr>
        <w:t>을</w:t>
      </w:r>
      <w:r w:rsidRPr="00D211C3">
        <w:rPr>
          <w:rFonts w:ascii="맑은 고딕" w:eastAsia="맑은 고딕" w:hAnsi="맑은 고딕" w:hint="eastAsia"/>
          <w:bCs/>
          <w:color w:val="auto"/>
          <w:shd w:val="clear" w:color="auto" w:fill="FFFFFF"/>
        </w:rPr>
        <w:t>”</w:t>
      </w:r>
      <w:r w:rsidRPr="00D211C3">
        <w:rPr>
          <w:rFonts w:ascii="맑은 고딕" w:eastAsia="맑은 고딕" w:hAnsi="맑은 고딕"/>
          <w:color w:val="auto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/>
          <w:color w:val="auto"/>
          <w:shd w:val="clear" w:color="auto" w:fill="FFFFFF"/>
        </w:rPr>
        <w:t xml:space="preserve"> 상호 신의와 성실을 원칙으로 이 계약서에 의하여 용역계약을 체결하고 각</w:t>
      </w:r>
      <w:r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>1</w:t>
      </w:r>
      <w:r w:rsidRPr="00D211C3">
        <w:rPr>
          <w:rFonts w:ascii="맑은 고딕" w:eastAsia="맑은 고딕" w:hAnsi="맑은 고딕"/>
          <w:color w:val="auto"/>
          <w:shd w:val="clear" w:color="auto" w:fill="FFFFFF"/>
        </w:rPr>
        <w:t>부씩 보관한다</w:t>
      </w:r>
      <w:r w:rsidRPr="00D211C3">
        <w:rPr>
          <w:rFonts w:ascii="맑은 고딕" w:eastAsia="맑은 고딕" w:hAnsi="맑은 고딕" w:hint="eastAsia"/>
          <w:color w:val="auto"/>
          <w:shd w:val="clear" w:color="auto" w:fill="FFFFFF"/>
        </w:rPr>
        <w:t>.</w:t>
      </w:r>
    </w:p>
    <w:p w14:paraId="285DDFD2" w14:textId="77777777" w:rsidR="004C659A" w:rsidRPr="00D211C3" w:rsidRDefault="004C659A" w:rsidP="00617A43">
      <w:pPr>
        <w:pStyle w:val="a3"/>
        <w:snapToGrid/>
        <w:spacing w:line="276" w:lineRule="auto"/>
        <w:rPr>
          <w:rFonts w:ascii="맑은 고딕" w:eastAsia="맑은 고딕" w:hAnsi="맑은 고딕"/>
          <w:color w:val="auto"/>
        </w:rPr>
      </w:pPr>
    </w:p>
    <w:p w14:paraId="34603F7A" w14:textId="77777777" w:rsidR="004C659A" w:rsidRPr="00D211C3" w:rsidRDefault="004C659A" w:rsidP="00617A43">
      <w:pPr>
        <w:pStyle w:val="a3"/>
        <w:snapToGrid/>
        <w:spacing w:line="276" w:lineRule="auto"/>
        <w:rPr>
          <w:rFonts w:ascii="맑은 고딕" w:eastAsia="맑은 고딕" w:hAnsi="맑은 고딕"/>
          <w:color w:val="auto"/>
        </w:rPr>
      </w:pPr>
    </w:p>
    <w:p w14:paraId="6B6FEA08" w14:textId="04495AB6" w:rsidR="004C659A" w:rsidRPr="00D211C3" w:rsidRDefault="00305202" w:rsidP="00617A43">
      <w:pPr>
        <w:pStyle w:val="a3"/>
        <w:wordWrap/>
        <w:snapToGrid/>
        <w:spacing w:line="276" w:lineRule="auto"/>
        <w:jc w:val="center"/>
        <w:rPr>
          <w:rFonts w:ascii="맑은 고딕" w:eastAsia="맑은 고딕" w:hAnsi="맑은 고딕"/>
          <w:b/>
          <w:bCs/>
          <w:color w:val="auto"/>
          <w:shd w:val="clear" w:color="auto" w:fill="FFFFFF"/>
        </w:rPr>
      </w:pPr>
      <w:r w:rsidRPr="00BF5E29">
        <w:rPr>
          <w:rFonts w:ascii="맑은 고딕" w:eastAsia="맑은 고딕" w:hAnsi="맑은 고딕"/>
          <w:b/>
          <w:bCs/>
          <w:color w:val="auto"/>
          <w:shd w:val="clear" w:color="auto" w:fill="FFFFFF"/>
        </w:rPr>
        <w:t>2024</w:t>
      </w:r>
      <w:r w:rsidR="004C659A" w:rsidRPr="00BF5E29">
        <w:rPr>
          <w:rFonts w:ascii="맑은 고딕" w:eastAsia="맑은 고딕" w:hAnsi="맑은 고딕"/>
          <w:b/>
          <w:bCs/>
          <w:color w:val="auto"/>
          <w:shd w:val="clear" w:color="auto" w:fill="FFFFFF"/>
        </w:rPr>
        <w:t>년</w:t>
      </w:r>
      <w:r w:rsidR="00A64212" w:rsidRPr="00BF5E29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 xml:space="preserve">  </w:t>
      </w:r>
      <w:r w:rsidR="001B5A6B" w:rsidRPr="00BF5E29">
        <w:rPr>
          <w:rFonts w:ascii="맑은 고딕" w:eastAsia="맑은 고딕" w:hAnsi="맑은 고딕"/>
          <w:b/>
          <w:bCs/>
          <w:color w:val="auto"/>
          <w:shd w:val="clear" w:color="auto" w:fill="FFFFFF"/>
        </w:rPr>
        <w:t xml:space="preserve"> </w:t>
      </w:r>
      <w:r w:rsidRPr="00BF5E29">
        <w:rPr>
          <w:rFonts w:ascii="맑은 고딕" w:eastAsia="맑은 고딕" w:hAnsi="맑은 고딕"/>
          <w:b/>
          <w:bCs/>
          <w:color w:val="auto"/>
          <w:shd w:val="clear" w:color="auto" w:fill="FFFFFF"/>
        </w:rPr>
        <w:t>01</w:t>
      </w:r>
      <w:r w:rsidR="004C659A" w:rsidRPr="00BF5E29">
        <w:rPr>
          <w:rFonts w:ascii="맑은 고딕" w:eastAsia="맑은 고딕" w:hAnsi="맑은 고딕"/>
          <w:b/>
          <w:bCs/>
          <w:color w:val="auto"/>
          <w:shd w:val="clear" w:color="auto" w:fill="FFFFFF"/>
        </w:rPr>
        <w:t>월</w:t>
      </w:r>
      <w:r w:rsidR="00A64212" w:rsidRPr="00BF5E29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 xml:space="preserve"> </w:t>
      </w:r>
      <w:r w:rsidR="001B5A6B" w:rsidRPr="00BF5E29">
        <w:rPr>
          <w:rFonts w:ascii="맑은 고딕" w:eastAsia="맑은 고딕" w:hAnsi="맑은 고딕"/>
          <w:b/>
          <w:bCs/>
          <w:color w:val="auto"/>
          <w:shd w:val="clear" w:color="auto" w:fill="FFFFFF"/>
        </w:rPr>
        <w:t xml:space="preserve"> </w:t>
      </w:r>
      <w:r w:rsidR="00A64212" w:rsidRPr="00BF5E29">
        <w:rPr>
          <w:rFonts w:ascii="맑은 고딕" w:eastAsia="맑은 고딕" w:hAnsi="맑은 고딕" w:hint="eastAsia"/>
          <w:b/>
          <w:bCs/>
          <w:color w:val="auto"/>
          <w:shd w:val="clear" w:color="auto" w:fill="FFFFFF"/>
        </w:rPr>
        <w:t xml:space="preserve"> </w:t>
      </w:r>
      <w:r w:rsidR="004C659A" w:rsidRPr="00BF5E29">
        <w:rPr>
          <w:rFonts w:ascii="맑은 고딕" w:eastAsia="맑은 고딕" w:hAnsi="맑은 고딕"/>
          <w:b/>
          <w:bCs/>
          <w:color w:val="auto"/>
          <w:shd w:val="clear" w:color="auto" w:fill="FFFFFF"/>
        </w:rPr>
        <w:t>일</w:t>
      </w:r>
    </w:p>
    <w:p w14:paraId="3F723662" w14:textId="77777777" w:rsidR="00617A43" w:rsidRPr="00D211C3" w:rsidRDefault="00617A43" w:rsidP="00617A43">
      <w:pPr>
        <w:pStyle w:val="a3"/>
        <w:wordWrap/>
        <w:snapToGrid/>
        <w:spacing w:line="276" w:lineRule="auto"/>
        <w:jc w:val="center"/>
        <w:rPr>
          <w:rFonts w:ascii="맑은 고딕" w:eastAsia="맑은 고딕" w:hAnsi="맑은 고딕"/>
          <w:color w:val="auto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567"/>
        <w:gridCol w:w="6379"/>
      </w:tblGrid>
      <w:tr w:rsidR="00D211C3" w:rsidRPr="00D211C3" w14:paraId="221E3BE8" w14:textId="77777777" w:rsidTr="00BF4079">
        <w:trPr>
          <w:trHeight w:val="465"/>
        </w:trPr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9D22A6" w14:textId="77777777" w:rsidR="00617A43" w:rsidRPr="00D211C3" w:rsidRDefault="003473B7" w:rsidP="008337A3">
            <w:pPr>
              <w:pStyle w:val="a3"/>
              <w:snapToGrid/>
              <w:spacing w:line="276" w:lineRule="auto"/>
              <w:rPr>
                <w:rFonts w:ascii="맑은 고딕" w:eastAsia="맑은 고딕" w:hAnsi="맑은 고딕"/>
                <w:color w:val="auto"/>
              </w:rPr>
            </w:pPr>
            <w:r w:rsidRPr="00D211C3">
              <w:rPr>
                <w:rFonts w:ascii="맑은 고딕" w:eastAsia="맑은 고딕" w:hAnsi="맑은 고딕" w:hint="eastAsia"/>
                <w:b/>
                <w:bCs/>
                <w:color w:val="auto"/>
                <w:shd w:val="clear" w:color="auto" w:fill="FFFFFF"/>
              </w:rPr>
              <w:t>도 급 인</w:t>
            </w:r>
            <w:r w:rsidR="00ED1E85" w:rsidRPr="00D211C3">
              <w:rPr>
                <w:rFonts w:ascii="맑은 고딕" w:eastAsia="맑은 고딕" w:hAnsi="맑은 고딕"/>
                <w:b/>
                <w:bCs/>
                <w:color w:val="auto"/>
                <w:shd w:val="clear" w:color="auto" w:fill="FFFFFF"/>
              </w:rPr>
              <w:t xml:space="preserve"> </w:t>
            </w:r>
            <w:r w:rsidR="00ED1E85" w:rsidRPr="00D211C3">
              <w:rPr>
                <w:rFonts w:ascii="맑은 고딕" w:eastAsia="맑은 고딕" w:hAnsi="맑은 고딕" w:hint="eastAsia"/>
                <w:b/>
                <w:bCs/>
                <w:color w:val="auto"/>
                <w:shd w:val="clear" w:color="auto" w:fill="FFFFFF"/>
              </w:rPr>
              <w:t>(</w:t>
            </w:r>
            <w:r w:rsidR="00ED1E85" w:rsidRPr="00D211C3">
              <w:rPr>
                <w:rFonts w:ascii="맑은 고딕" w:eastAsia="맑은 고딕" w:hAnsi="맑은 고딕"/>
                <w:b/>
                <w:bCs/>
                <w:color w:val="auto"/>
                <w:shd w:val="clear" w:color="auto" w:fill="FFFFFF"/>
              </w:rPr>
              <w:t>갑</w:t>
            </w:r>
            <w:r w:rsidR="00ED1E85" w:rsidRPr="00D211C3">
              <w:rPr>
                <w:rFonts w:ascii="맑은 고딕" w:eastAsia="맑은 고딕" w:hAnsi="맑은 고딕" w:hint="eastAsia"/>
                <w:b/>
                <w:bCs/>
                <w:color w:val="auto"/>
                <w:shd w:val="clear" w:color="auto" w:fill="FFFFFF"/>
              </w:rPr>
              <w:t>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6F3FF" w14:textId="77777777" w:rsidR="00617A43" w:rsidRPr="00D211C3" w:rsidRDefault="00617A43" w:rsidP="00ED1E85">
            <w:pPr>
              <w:shd w:val="clear" w:color="auto" w:fill="FFFFFF"/>
              <w:wordWrap/>
              <w:snapToGrid w:val="0"/>
              <w:spacing w:after="0"/>
              <w:ind w:left="100" w:right="100"/>
              <w:jc w:val="right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B7899" w14:textId="0247FD40" w:rsidR="00617A43" w:rsidRPr="00D211C3" w:rsidRDefault="00ED1E85" w:rsidP="00ED1E85">
            <w:pPr>
              <w:pStyle w:val="a3"/>
              <w:snapToGrid/>
              <w:spacing w:line="276" w:lineRule="auto"/>
              <w:rPr>
                <w:rFonts w:ascii="맑은 고딕" w:eastAsia="맑은 고딕" w:hAnsi="맑은 고딕"/>
                <w:color w:val="auto"/>
                <w:highlight w:val="yellow"/>
              </w:rPr>
            </w:pPr>
            <w:proofErr w:type="gramStart"/>
            <w:r w:rsidRPr="00BF5E29">
              <w:rPr>
                <w:rFonts w:ascii="맑은 고딕" w:eastAsia="맑은 고딕" w:hAnsi="맑은 고딕"/>
                <w:color w:val="auto"/>
                <w:shd w:val="clear" w:color="auto" w:fill="FFFFFF"/>
              </w:rPr>
              <w:t xml:space="preserve">회사명 </w:t>
            </w:r>
            <w:r w:rsidRP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:</w:t>
            </w:r>
            <w:proofErr w:type="gramEnd"/>
            <w:r w:rsidRP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 </w:t>
            </w:r>
            <w:r w:rsid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주식회사 </w:t>
            </w:r>
            <w:proofErr w:type="spellStart"/>
            <w:r w:rsidR="009007A9" w:rsidRP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퍼시스</w:t>
            </w:r>
            <w:proofErr w:type="spellEnd"/>
          </w:p>
        </w:tc>
      </w:tr>
      <w:tr w:rsidR="00D211C3" w:rsidRPr="00D211C3" w14:paraId="3138C4D6" w14:textId="77777777" w:rsidTr="00BF4079">
        <w:trPr>
          <w:trHeight w:val="465"/>
        </w:trPr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ED0134" w14:textId="77777777" w:rsidR="00617A43" w:rsidRPr="00D211C3" w:rsidRDefault="00617A43" w:rsidP="00ED1E85">
            <w:pPr>
              <w:shd w:val="clear" w:color="auto" w:fill="FFFFFF"/>
              <w:snapToGrid w:val="0"/>
              <w:spacing w:after="0"/>
              <w:jc w:val="distribute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54247F" w14:textId="77777777" w:rsidR="00617A43" w:rsidRPr="00D211C3" w:rsidRDefault="00617A43" w:rsidP="00ED1E85">
            <w:pPr>
              <w:shd w:val="clear" w:color="auto" w:fill="FFFFFF"/>
              <w:wordWrap/>
              <w:snapToGrid w:val="0"/>
              <w:spacing w:after="0"/>
              <w:ind w:left="100" w:right="100"/>
              <w:jc w:val="right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8F8AC" w14:textId="3554472D" w:rsidR="00617A43" w:rsidRPr="00D211C3" w:rsidRDefault="00ED1E85" w:rsidP="00111CE4">
            <w:pPr>
              <w:pStyle w:val="a3"/>
              <w:snapToGrid/>
              <w:spacing w:line="276" w:lineRule="auto"/>
              <w:rPr>
                <w:rFonts w:ascii="맑은 고딕" w:eastAsia="맑은 고딕" w:hAnsi="맑은 고딕"/>
                <w:color w:val="auto"/>
                <w:highlight w:val="yellow"/>
              </w:rPr>
            </w:pPr>
            <w:proofErr w:type="gramStart"/>
            <w:r w:rsidRPr="00BF5E29">
              <w:rPr>
                <w:rFonts w:ascii="맑은 고딕" w:eastAsia="맑은 고딕" w:hAnsi="맑은 고딕"/>
                <w:color w:val="auto"/>
                <w:shd w:val="clear" w:color="auto" w:fill="FFFFFF"/>
              </w:rPr>
              <w:t xml:space="preserve">주 </w:t>
            </w:r>
            <w:r w:rsidRP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 </w:t>
            </w:r>
            <w:r w:rsidRPr="00BF5E29">
              <w:rPr>
                <w:rFonts w:ascii="맑은 고딕" w:eastAsia="맑은 고딕" w:hAnsi="맑은 고딕"/>
                <w:color w:val="auto"/>
                <w:shd w:val="clear" w:color="auto" w:fill="FFFFFF"/>
              </w:rPr>
              <w:t>소</w:t>
            </w:r>
            <w:proofErr w:type="gramEnd"/>
            <w:r w:rsidRPr="00BF5E29">
              <w:rPr>
                <w:rFonts w:ascii="맑은 고딕" w:eastAsia="맑은 고딕" w:hAnsi="맑은 고딕"/>
                <w:color w:val="auto"/>
                <w:shd w:val="clear" w:color="auto" w:fill="FFFFFF"/>
              </w:rPr>
              <w:t xml:space="preserve"> </w:t>
            </w:r>
            <w:r w:rsidRP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: </w:t>
            </w:r>
            <w:r w:rsid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서울특별시 송파구 </w:t>
            </w:r>
            <w:proofErr w:type="spellStart"/>
            <w:r w:rsid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오금로</w:t>
            </w:r>
            <w:proofErr w:type="spellEnd"/>
            <w:r w:rsid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 </w:t>
            </w:r>
            <w:r w:rsidR="00BF5E29">
              <w:rPr>
                <w:rFonts w:ascii="맑은 고딕" w:eastAsia="맑은 고딕" w:hAnsi="맑은 고딕"/>
                <w:color w:val="auto"/>
                <w:shd w:val="clear" w:color="auto" w:fill="FFFFFF"/>
              </w:rPr>
              <w:t>311(</w:t>
            </w:r>
            <w:r w:rsid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오금동)</w:t>
            </w:r>
          </w:p>
        </w:tc>
      </w:tr>
      <w:tr w:rsidR="00D211C3" w:rsidRPr="00D211C3" w14:paraId="7098AE27" w14:textId="77777777" w:rsidTr="00BF4079">
        <w:trPr>
          <w:trHeight w:val="465"/>
        </w:trPr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E42439" w14:textId="77777777" w:rsidR="00617A43" w:rsidRPr="00D211C3" w:rsidRDefault="00617A43" w:rsidP="00ED1E85">
            <w:pPr>
              <w:shd w:val="clear" w:color="auto" w:fill="FFFFFF"/>
              <w:snapToGrid w:val="0"/>
              <w:spacing w:after="0"/>
              <w:jc w:val="distribute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EA0C8" w14:textId="77777777" w:rsidR="00617A43" w:rsidRPr="00D211C3" w:rsidRDefault="00617A43" w:rsidP="00ED1E85">
            <w:pPr>
              <w:shd w:val="clear" w:color="auto" w:fill="FFFFFF"/>
              <w:wordWrap/>
              <w:snapToGrid w:val="0"/>
              <w:spacing w:after="0"/>
              <w:ind w:left="100" w:right="100"/>
              <w:jc w:val="right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7AFF16" w14:textId="117BA930" w:rsidR="00617A43" w:rsidRPr="00D211C3" w:rsidRDefault="00111CE4" w:rsidP="00111CE4">
            <w:pPr>
              <w:pStyle w:val="a3"/>
              <w:snapToGrid/>
              <w:spacing w:line="276" w:lineRule="auto"/>
              <w:rPr>
                <w:rFonts w:ascii="맑은 고딕" w:eastAsia="맑은 고딕" w:hAnsi="맑은 고딕"/>
                <w:color w:val="auto"/>
                <w:highlight w:val="yellow"/>
              </w:rPr>
            </w:pPr>
            <w:proofErr w:type="gramStart"/>
            <w:r w:rsidRPr="00BF5E29">
              <w:rPr>
                <w:rFonts w:ascii="맑은 고딕" w:eastAsia="맑은 고딕" w:hAnsi="맑은 고딕"/>
                <w:color w:val="auto"/>
                <w:shd w:val="clear" w:color="auto" w:fill="FFFFFF"/>
              </w:rPr>
              <w:t xml:space="preserve">대표자 </w:t>
            </w:r>
            <w:r w:rsidRP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:</w:t>
            </w:r>
            <w:proofErr w:type="gramEnd"/>
            <w:r w:rsidRP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 </w:t>
            </w:r>
            <w:r w:rsid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박 광 호</w:t>
            </w:r>
            <w:r w:rsidRP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 (</w:t>
            </w:r>
            <w:r w:rsidRPr="00BF5E29">
              <w:rPr>
                <w:rFonts w:ascii="맑은 고딕" w:eastAsia="맑은 고딕" w:hAnsi="맑은 고딕"/>
                <w:color w:val="auto"/>
                <w:shd w:val="clear" w:color="auto" w:fill="FFFFFF"/>
              </w:rPr>
              <w:t>서명 또는 인</w:t>
            </w:r>
            <w:r w:rsidRPr="00BF5E29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)</w:t>
            </w:r>
          </w:p>
        </w:tc>
      </w:tr>
      <w:tr w:rsidR="00D211C3" w:rsidRPr="00D211C3" w14:paraId="27DF4C03" w14:textId="77777777" w:rsidTr="00BF4079">
        <w:trPr>
          <w:trHeight w:val="465"/>
        </w:trPr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5E1318" w14:textId="77777777" w:rsidR="00111CE4" w:rsidRPr="00D211C3" w:rsidRDefault="00111CE4" w:rsidP="00ED1E85">
            <w:pPr>
              <w:shd w:val="clear" w:color="auto" w:fill="FFFFFF"/>
              <w:snapToGrid w:val="0"/>
              <w:spacing w:after="0"/>
              <w:jc w:val="distribute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F3C30" w14:textId="77777777" w:rsidR="00111CE4" w:rsidRPr="00D211C3" w:rsidRDefault="00111CE4" w:rsidP="00ED1E85">
            <w:pPr>
              <w:shd w:val="clear" w:color="auto" w:fill="FFFFFF"/>
              <w:wordWrap/>
              <w:snapToGrid w:val="0"/>
              <w:spacing w:after="0"/>
              <w:ind w:left="100" w:right="100"/>
              <w:jc w:val="right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84C751" w14:textId="77777777" w:rsidR="00111CE4" w:rsidRPr="00D211C3" w:rsidRDefault="00111CE4" w:rsidP="00111CE4">
            <w:pPr>
              <w:pStyle w:val="a3"/>
              <w:snapToGrid/>
              <w:spacing w:line="276" w:lineRule="auto"/>
              <w:rPr>
                <w:rFonts w:ascii="맑은 고딕" w:eastAsia="맑은 고딕" w:hAnsi="맑은 고딕"/>
                <w:color w:val="auto"/>
                <w:shd w:val="clear" w:color="auto" w:fill="FFFFFF"/>
              </w:rPr>
            </w:pPr>
          </w:p>
        </w:tc>
      </w:tr>
      <w:tr w:rsidR="00D211C3" w:rsidRPr="00D211C3" w14:paraId="599BBAA9" w14:textId="77777777" w:rsidTr="00BF4079">
        <w:trPr>
          <w:trHeight w:val="465"/>
        </w:trPr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73E3E9" w14:textId="77777777" w:rsidR="00111CE4" w:rsidRPr="00D211C3" w:rsidRDefault="003473B7" w:rsidP="00BF4079">
            <w:pPr>
              <w:pStyle w:val="a3"/>
              <w:snapToGrid/>
              <w:spacing w:line="276" w:lineRule="auto"/>
              <w:rPr>
                <w:rFonts w:ascii="맑은 고딕" w:eastAsia="맑은 고딕" w:hAnsi="맑은 고딕"/>
                <w:color w:val="auto"/>
              </w:rPr>
            </w:pPr>
            <w:r w:rsidRPr="00D211C3">
              <w:rPr>
                <w:rFonts w:ascii="맑은 고딕" w:eastAsia="맑은 고딕" w:hAnsi="맑은 고딕" w:hint="eastAsia"/>
                <w:b/>
                <w:bCs/>
                <w:color w:val="auto"/>
                <w:shd w:val="clear" w:color="auto" w:fill="FFFFFF"/>
              </w:rPr>
              <w:t>수 급 인</w:t>
            </w:r>
            <w:r w:rsidR="00111CE4" w:rsidRPr="00D211C3">
              <w:rPr>
                <w:rFonts w:ascii="맑은 고딕" w:eastAsia="맑은 고딕" w:hAnsi="맑은 고딕"/>
                <w:b/>
                <w:bCs/>
                <w:color w:val="auto"/>
                <w:shd w:val="clear" w:color="auto" w:fill="FFFFFF"/>
              </w:rPr>
              <w:t xml:space="preserve"> </w:t>
            </w:r>
            <w:r w:rsidR="00111CE4" w:rsidRPr="00D211C3">
              <w:rPr>
                <w:rFonts w:ascii="맑은 고딕" w:eastAsia="맑은 고딕" w:hAnsi="맑은 고딕" w:hint="eastAsia"/>
                <w:b/>
                <w:bCs/>
                <w:color w:val="auto"/>
                <w:shd w:val="clear" w:color="auto" w:fill="FFFFFF"/>
              </w:rPr>
              <w:t>(</w:t>
            </w:r>
            <w:r w:rsidR="00111CE4" w:rsidRPr="00D211C3">
              <w:rPr>
                <w:rFonts w:ascii="맑은 고딕" w:eastAsia="맑은 고딕" w:hAnsi="맑은 고딕"/>
                <w:b/>
                <w:bCs/>
                <w:color w:val="auto"/>
                <w:shd w:val="clear" w:color="auto" w:fill="FFFFFF"/>
              </w:rPr>
              <w:t>을</w:t>
            </w:r>
            <w:r w:rsidR="00111CE4" w:rsidRPr="00D211C3">
              <w:rPr>
                <w:rFonts w:ascii="맑은 고딕" w:eastAsia="맑은 고딕" w:hAnsi="맑은 고딕" w:hint="eastAsia"/>
                <w:b/>
                <w:bCs/>
                <w:color w:val="auto"/>
                <w:shd w:val="clear" w:color="auto" w:fill="FFFFFF"/>
              </w:rPr>
              <w:t>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FB2CCC" w14:textId="77777777" w:rsidR="00111CE4" w:rsidRPr="00D211C3" w:rsidRDefault="00111CE4" w:rsidP="000276DE">
            <w:pPr>
              <w:shd w:val="clear" w:color="auto" w:fill="FFFFFF"/>
              <w:wordWrap/>
              <w:snapToGrid w:val="0"/>
              <w:spacing w:after="0"/>
              <w:ind w:left="100" w:right="100"/>
              <w:jc w:val="right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F26F10" w14:textId="77777777" w:rsidR="00111CE4" w:rsidRPr="00D211C3" w:rsidRDefault="00111CE4" w:rsidP="000276DE">
            <w:pPr>
              <w:pStyle w:val="a3"/>
              <w:snapToGrid/>
              <w:spacing w:line="276" w:lineRule="auto"/>
              <w:rPr>
                <w:rFonts w:ascii="맑은 고딕" w:eastAsia="맑은 고딕" w:hAnsi="맑은 고딕"/>
                <w:color w:val="auto"/>
              </w:rPr>
            </w:pPr>
            <w:proofErr w:type="gramStart"/>
            <w:r w:rsidRPr="00D211C3">
              <w:rPr>
                <w:rFonts w:ascii="맑은 고딕" w:eastAsia="맑은 고딕" w:hAnsi="맑은 고딕"/>
                <w:color w:val="auto"/>
                <w:shd w:val="clear" w:color="auto" w:fill="FFFFFF"/>
              </w:rPr>
              <w:t xml:space="preserve">회사명 </w:t>
            </w:r>
            <w:r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:</w:t>
            </w:r>
            <w:proofErr w:type="gramEnd"/>
            <w:r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 </w:t>
            </w:r>
            <w:r w:rsidRPr="00D211C3">
              <w:rPr>
                <w:rFonts w:ascii="맑은 고딕" w:eastAsia="맑은 고딕" w:hAnsi="맑은 고딕"/>
                <w:color w:val="auto"/>
                <w:shd w:val="clear" w:color="auto" w:fill="FFFFFF"/>
              </w:rPr>
              <w:t>㈜</w:t>
            </w:r>
            <w:proofErr w:type="spellStart"/>
            <w:r w:rsidRPr="00D211C3">
              <w:rPr>
                <w:rFonts w:ascii="맑은 고딕" w:eastAsia="맑은 고딕" w:hAnsi="맑은 고딕"/>
                <w:color w:val="auto"/>
                <w:shd w:val="clear" w:color="auto" w:fill="FFFFFF"/>
              </w:rPr>
              <w:t>희림종합건축사사무소</w:t>
            </w:r>
            <w:proofErr w:type="spellEnd"/>
          </w:p>
        </w:tc>
      </w:tr>
      <w:tr w:rsidR="00D211C3" w:rsidRPr="00D211C3" w14:paraId="0785C94A" w14:textId="77777777" w:rsidTr="00BF4079">
        <w:trPr>
          <w:trHeight w:val="465"/>
        </w:trPr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4DD5B" w14:textId="77777777" w:rsidR="00111CE4" w:rsidRPr="00D211C3" w:rsidRDefault="00111CE4" w:rsidP="000276DE">
            <w:pPr>
              <w:shd w:val="clear" w:color="auto" w:fill="FFFFFF"/>
              <w:snapToGrid w:val="0"/>
              <w:spacing w:after="0"/>
              <w:jc w:val="distribute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CBE7B" w14:textId="77777777" w:rsidR="00111CE4" w:rsidRPr="00D211C3" w:rsidRDefault="00111CE4" w:rsidP="000276DE">
            <w:pPr>
              <w:shd w:val="clear" w:color="auto" w:fill="FFFFFF"/>
              <w:wordWrap/>
              <w:snapToGrid w:val="0"/>
              <w:spacing w:after="0"/>
              <w:ind w:left="100" w:right="100"/>
              <w:jc w:val="right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E44708" w14:textId="77777777" w:rsidR="00111CE4" w:rsidRPr="00D211C3" w:rsidRDefault="00111CE4" w:rsidP="000276DE">
            <w:pPr>
              <w:pStyle w:val="a3"/>
              <w:snapToGrid/>
              <w:spacing w:line="276" w:lineRule="auto"/>
              <w:rPr>
                <w:rFonts w:ascii="맑은 고딕" w:eastAsia="맑은 고딕" w:hAnsi="맑은 고딕"/>
                <w:color w:val="auto"/>
              </w:rPr>
            </w:pPr>
            <w:proofErr w:type="gramStart"/>
            <w:r w:rsidRPr="00D211C3">
              <w:rPr>
                <w:rFonts w:ascii="맑은 고딕" w:eastAsia="맑은 고딕" w:hAnsi="맑은 고딕"/>
                <w:color w:val="auto"/>
                <w:shd w:val="clear" w:color="auto" w:fill="FFFFFF"/>
              </w:rPr>
              <w:t>주</w:t>
            </w:r>
            <w:r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 </w:t>
            </w:r>
            <w:r w:rsidRPr="00D211C3">
              <w:rPr>
                <w:rFonts w:ascii="맑은 고딕" w:eastAsia="맑은 고딕" w:hAnsi="맑은 고딕"/>
                <w:color w:val="auto"/>
                <w:shd w:val="clear" w:color="auto" w:fill="FFFFFF"/>
              </w:rPr>
              <w:t xml:space="preserve"> 소</w:t>
            </w:r>
            <w:proofErr w:type="gramEnd"/>
            <w:r w:rsidRPr="00D211C3">
              <w:rPr>
                <w:rFonts w:ascii="맑은 고딕" w:eastAsia="맑은 고딕" w:hAnsi="맑은 고딕"/>
                <w:color w:val="auto"/>
                <w:shd w:val="clear" w:color="auto" w:fill="FFFFFF"/>
              </w:rPr>
              <w:t xml:space="preserve"> </w:t>
            </w:r>
            <w:r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: </w:t>
            </w:r>
            <w:r w:rsidR="00FF50E0" w:rsidRPr="00D211C3">
              <w:rPr>
                <w:rFonts w:ascii="맑은 고딕" w:eastAsia="맑은 고딕" w:hAnsi="맑은 고딕"/>
                <w:color w:val="auto"/>
                <w:shd w:val="clear" w:color="auto" w:fill="FFFFFF"/>
              </w:rPr>
              <w:t xml:space="preserve">서울특별시 </w:t>
            </w:r>
            <w:r w:rsidR="00FF50E0"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강동구 </w:t>
            </w:r>
            <w:proofErr w:type="spellStart"/>
            <w:r w:rsidR="00FF50E0"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상일로</w:t>
            </w:r>
            <w:proofErr w:type="spellEnd"/>
            <w:r w:rsidR="00FF50E0"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 6길 39</w:t>
            </w:r>
          </w:p>
        </w:tc>
      </w:tr>
      <w:tr w:rsidR="00111CE4" w:rsidRPr="00D211C3" w14:paraId="5E84EC6A" w14:textId="77777777" w:rsidTr="00BF4079">
        <w:trPr>
          <w:trHeight w:val="465"/>
        </w:trPr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7C505" w14:textId="77777777" w:rsidR="00111CE4" w:rsidRPr="00D211C3" w:rsidRDefault="00111CE4" w:rsidP="000276DE">
            <w:pPr>
              <w:shd w:val="clear" w:color="auto" w:fill="FFFFFF"/>
              <w:snapToGrid w:val="0"/>
              <w:spacing w:after="0"/>
              <w:jc w:val="distribute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9E1FF1" w14:textId="77777777" w:rsidR="00111CE4" w:rsidRPr="00D211C3" w:rsidRDefault="00111CE4" w:rsidP="000276DE">
            <w:pPr>
              <w:shd w:val="clear" w:color="auto" w:fill="FFFFFF"/>
              <w:wordWrap/>
              <w:snapToGrid w:val="0"/>
              <w:spacing w:after="0"/>
              <w:ind w:left="100" w:right="100"/>
              <w:jc w:val="right"/>
              <w:textAlignment w:val="baseline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3C3332" w14:textId="77777777" w:rsidR="00111CE4" w:rsidRPr="00D211C3" w:rsidRDefault="00111CE4" w:rsidP="00EC539C">
            <w:pPr>
              <w:pStyle w:val="a3"/>
              <w:snapToGrid/>
              <w:spacing w:line="276" w:lineRule="auto"/>
              <w:rPr>
                <w:rFonts w:ascii="맑은 고딕" w:eastAsia="맑은 고딕" w:hAnsi="맑은 고딕"/>
                <w:color w:val="auto"/>
                <w:shd w:val="clear" w:color="auto" w:fill="FFFFFF"/>
              </w:rPr>
            </w:pPr>
            <w:proofErr w:type="gramStart"/>
            <w:r w:rsidRPr="00D211C3">
              <w:rPr>
                <w:rFonts w:ascii="맑은 고딕" w:eastAsia="맑은 고딕" w:hAnsi="맑은 고딕"/>
                <w:color w:val="auto"/>
                <w:shd w:val="clear" w:color="auto" w:fill="FFFFFF"/>
              </w:rPr>
              <w:t xml:space="preserve">대표자 </w:t>
            </w:r>
            <w:r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:</w:t>
            </w:r>
            <w:proofErr w:type="gramEnd"/>
            <w:r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 </w:t>
            </w:r>
            <w:r w:rsidR="00EC539C"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허 철 호</w:t>
            </w:r>
            <w:r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 xml:space="preserve"> (</w:t>
            </w:r>
            <w:r w:rsidRPr="00D211C3">
              <w:rPr>
                <w:rFonts w:ascii="맑은 고딕" w:eastAsia="맑은 고딕" w:hAnsi="맑은 고딕"/>
                <w:color w:val="auto"/>
                <w:shd w:val="clear" w:color="auto" w:fill="FFFFFF"/>
              </w:rPr>
              <w:t>서명 또는 인</w:t>
            </w:r>
            <w:r w:rsidRPr="00D211C3">
              <w:rPr>
                <w:rFonts w:ascii="맑은 고딕" w:eastAsia="맑은 고딕" w:hAnsi="맑은 고딕" w:hint="eastAsia"/>
                <w:color w:val="auto"/>
                <w:shd w:val="clear" w:color="auto" w:fill="FFFFFF"/>
              </w:rPr>
              <w:t>)</w:t>
            </w:r>
          </w:p>
        </w:tc>
      </w:tr>
    </w:tbl>
    <w:p w14:paraId="2C6E83E3" w14:textId="77777777" w:rsidR="00501955" w:rsidRPr="00D211C3" w:rsidRDefault="00501955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b/>
          <w:bCs/>
          <w:kern w:val="0"/>
          <w:sz w:val="28"/>
          <w:szCs w:val="28"/>
          <w:shd w:val="clear" w:color="auto" w:fill="FFFFFF"/>
        </w:rPr>
        <w:sectPr w:rsidR="00501955" w:rsidRPr="00D211C3" w:rsidSect="007A2421">
          <w:pgSz w:w="11906" w:h="16838" w:code="9"/>
          <w:pgMar w:top="1701" w:right="1440" w:bottom="1440" w:left="1440" w:header="851" w:footer="0" w:gutter="0"/>
          <w:pgNumType w:fmt="numberInDash"/>
          <w:cols w:space="425"/>
          <w:docGrid w:linePitch="360"/>
        </w:sectPr>
      </w:pPr>
    </w:p>
    <w:p w14:paraId="26C66C17" w14:textId="77777777" w:rsidR="004C659A" w:rsidRPr="00D211C3" w:rsidRDefault="004C659A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 w:val="28"/>
          <w:szCs w:val="28"/>
        </w:rPr>
      </w:pPr>
      <w:r w:rsidRPr="00D211C3">
        <w:rPr>
          <w:rFonts w:ascii="맑은 고딕" w:eastAsia="맑은 고딕" w:hAnsi="맑은 고딕" w:cs="굴림"/>
          <w:b/>
          <w:bCs/>
          <w:kern w:val="0"/>
          <w:sz w:val="28"/>
          <w:szCs w:val="28"/>
          <w:shd w:val="clear" w:color="auto" w:fill="FFFFFF"/>
        </w:rPr>
        <w:lastRenderedPageBreak/>
        <w:t>계약 일반조건</w:t>
      </w:r>
    </w:p>
    <w:p w14:paraId="252D72EB" w14:textId="77777777" w:rsidR="007C5105" w:rsidRPr="00D211C3" w:rsidRDefault="007C5105" w:rsidP="00617A43">
      <w:pPr>
        <w:shd w:val="clear" w:color="auto" w:fill="FFFFFF"/>
        <w:wordWrap/>
        <w:spacing w:after="0"/>
        <w:jc w:val="center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5B9E5C90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총칙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6551ED2E" w14:textId="48C5FD60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 계약은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</w:t>
      </w:r>
      <w:r w:rsidR="003473B7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도급인(</w:t>
      </w:r>
      <w:proofErr w:type="spellStart"/>
      <w:r w:rsidR="0093586E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건축주</w:t>
      </w:r>
      <w:proofErr w:type="spellEnd"/>
      <w:r w:rsidR="003473B7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)</w:t>
      </w:r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="00522268" w:rsidRPr="00BF5E29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㈜</w:t>
      </w:r>
      <w:proofErr w:type="spellStart"/>
      <w:r w:rsidR="009007A9" w:rsidRPr="00BF5E29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퍼시스</w:t>
      </w:r>
      <w:proofErr w:type="spellEnd"/>
      <w:r w:rsidR="00F856E8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(</w:t>
      </w:r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이하 </w:t>
      </w:r>
      <w:r w:rsidR="00F856E8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="00F856E8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이라</w:t>
      </w:r>
      <w:proofErr w:type="spellEnd"/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한다</w:t>
      </w:r>
      <w:r w:rsidR="00F856E8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)가 </w:t>
      </w:r>
      <w:r w:rsidR="003473B7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수급인(</w:t>
      </w:r>
      <w:r w:rsidR="00B34265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용역수행자</w:t>
      </w:r>
      <w:r w:rsidR="003473B7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)</w:t>
      </w:r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㈜</w:t>
      </w:r>
      <w:proofErr w:type="spellStart"/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희림종합건축사사무소</w:t>
      </w:r>
      <w:proofErr w:type="spellEnd"/>
      <w:r w:rsidR="00F856E8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(</w:t>
      </w:r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이하 </w:t>
      </w:r>
      <w:r w:rsidR="00F856E8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="00F856E8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이라</w:t>
      </w:r>
      <w:proofErr w:type="spellEnd"/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한다</w:t>
      </w:r>
      <w:r w:rsidR="00F856E8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)에게 위탁한 </w:t>
      </w:r>
      <w:r w:rsidR="00B34265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물리적</w:t>
      </w:r>
      <w:r w:rsidR="00B34265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실사(Physical Due Diligence)</w:t>
      </w:r>
      <w:r w:rsidR="00514DE9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업무의 수행에 필요한 상호간의 권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리와 의무 등을 정한다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1304FAFE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411DB0B9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용역기간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2B1189DE" w14:textId="58F6B2D6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용역기간은 </w:t>
      </w:r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착수일로부터 </w:t>
      </w:r>
      <w:r w:rsidR="0052226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4</w:t>
      </w:r>
      <w:r w:rsidR="00F856E8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개월로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하며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용역기간의 조정이 필요한 경우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과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상호 협의하여 용역기간을 조정할 수 있다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5AE2C943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494FF159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용역비의 지급방법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7ED87E69" w14:textId="0E8EE918" w:rsidR="00A944D6" w:rsidRPr="007C6CF0" w:rsidRDefault="004C659A" w:rsidP="007C6CF0">
      <w:pPr>
        <w:pStyle w:val="a5"/>
        <w:numPr>
          <w:ilvl w:val="0"/>
          <w:numId w:val="2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용역비는 </w:t>
      </w:r>
      <w:r w:rsidR="009007A9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일금 </w:t>
      </w:r>
      <w:r w:rsidR="009007A9" w:rsidRPr="009007A9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￦</w:t>
      </w:r>
      <w:r w:rsidR="009007A9" w:rsidRPr="009007A9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7</w:t>
      </w:r>
      <w:r w:rsidR="009007A9" w:rsidRPr="009007A9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0,000,000</w:t>
      </w:r>
      <w:r w:rsidR="009007A9" w:rsidRPr="009007A9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으로 한다</w:t>
      </w:r>
      <w:r w:rsidR="009007A9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  <w:r w:rsidR="007C6CF0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="007C6CF0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[</w:t>
      </w:r>
      <w:r w:rsidR="007C6CF0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부가가치세 별도</w:t>
      </w:r>
      <w:r w:rsidR="007C6CF0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]</w:t>
      </w:r>
    </w:p>
    <w:p w14:paraId="2F3F1ECE" w14:textId="63FAF754" w:rsidR="004C659A" w:rsidRPr="00777DFF" w:rsidRDefault="004C659A" w:rsidP="00617A43">
      <w:pPr>
        <w:pStyle w:val="a5"/>
        <w:numPr>
          <w:ilvl w:val="0"/>
          <w:numId w:val="2"/>
        </w:numPr>
        <w:shd w:val="clear" w:color="auto" w:fill="FFFFFF"/>
        <w:spacing w:after="0"/>
        <w:ind w:leftChars="0"/>
        <w:textAlignment w:val="baseline"/>
        <w:rPr>
          <w:ins w:id="4" w:author="김현주 (Hyunjoo Kim)" w:date="2024-01-25T17:09:00Z"/>
          <w:rFonts w:ascii="맑은 고딕" w:eastAsia="맑은 고딕" w:hAnsi="맑은 고딕" w:cs="굴림"/>
          <w:kern w:val="0"/>
          <w:szCs w:val="20"/>
          <w:rPrChange w:id="5" w:author="김현주 (Hyunjoo Kim)" w:date="2024-01-25T17:09:00Z">
            <w:rPr>
              <w:ins w:id="6" w:author="김현주 (Hyunjoo Kim)" w:date="2024-01-25T17:09:00Z"/>
              <w:rFonts w:ascii="맑은 고딕" w:eastAsia="맑은 고딕" w:hAnsi="맑은 고딕" w:cs="굴림"/>
              <w:kern w:val="0"/>
              <w:szCs w:val="20"/>
              <w:shd w:val="clear" w:color="auto" w:fill="FFFFFF"/>
            </w:rPr>
          </w:rPrChange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1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항의 조건으로 </w:t>
      </w:r>
      <w:ins w:id="7" w:author="김현주 (Hyunjoo Kim)" w:date="2024-01-25T17:01:00Z">
        <w:r w:rsidR="00777DFF">
          <w:rPr>
            <w:rFonts w:ascii="맑은 고딕" w:eastAsia="맑은 고딕" w:hAnsi="맑은 고딕" w:cs="굴림" w:hint="eastAsia"/>
            <w:kern w:val="0"/>
            <w:szCs w:val="20"/>
            <w:shd w:val="clear" w:color="auto" w:fill="FFFFFF"/>
          </w:rPr>
          <w:t xml:space="preserve">제7조의 최종보고서에 대한 </w:t>
        </w:r>
        <w:r w:rsidR="00777DFF">
          <w:rPr>
            <w:rFonts w:ascii="맑은 고딕" w:eastAsia="맑은 고딕" w:hAnsi="맑은 고딕" w:cs="굴림"/>
            <w:kern w:val="0"/>
            <w:szCs w:val="20"/>
            <w:shd w:val="clear" w:color="auto" w:fill="FFFFFF"/>
          </w:rPr>
          <w:t>“</w:t>
        </w:r>
        <w:r w:rsidR="00777DFF">
          <w:rPr>
            <w:rFonts w:ascii="맑은 고딕" w:eastAsia="맑은 고딕" w:hAnsi="맑은 고딕" w:cs="굴림" w:hint="eastAsia"/>
            <w:kern w:val="0"/>
            <w:szCs w:val="20"/>
            <w:shd w:val="clear" w:color="auto" w:fill="FFFFFF"/>
          </w:rPr>
          <w:t>갑</w:t>
        </w:r>
        <w:r w:rsidR="00777DFF">
          <w:rPr>
            <w:rFonts w:ascii="맑은 고딕" w:eastAsia="맑은 고딕" w:hAnsi="맑은 고딕" w:cs="굴림"/>
            <w:kern w:val="0"/>
            <w:szCs w:val="20"/>
            <w:shd w:val="clear" w:color="auto" w:fill="FFFFFF"/>
          </w:rPr>
          <w:t>”</w:t>
        </w:r>
        <w:r w:rsidR="00777DFF">
          <w:rPr>
            <w:rFonts w:ascii="맑은 고딕" w:eastAsia="맑은 고딕" w:hAnsi="맑은 고딕" w:cs="굴림" w:hint="eastAsia"/>
            <w:kern w:val="0"/>
            <w:szCs w:val="20"/>
            <w:shd w:val="clear" w:color="auto" w:fill="FFFFFF"/>
          </w:rPr>
          <w:t>의 승인을 받은 후,</w:t>
        </w:r>
        <w:r w:rsidR="00777DFF">
          <w:rPr>
            <w:rFonts w:ascii="맑은 고딕" w:eastAsia="맑은 고딕" w:hAnsi="맑은 고딕" w:cs="굴림"/>
            <w:kern w:val="0"/>
            <w:szCs w:val="20"/>
            <w:shd w:val="clear" w:color="auto" w:fill="FFFFFF"/>
          </w:rPr>
          <w:t xml:space="preserve"> </w:t>
        </w:r>
      </w:ins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용역비 지급청구서를 제출하고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, 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청구를 받은 날로부터 </w:t>
      </w:r>
      <w:r w:rsidR="009007A9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5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일 이내에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="008337A3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계좌로 지급한다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2DEF4462" w14:textId="2859A88E" w:rsidR="00777DFF" w:rsidRPr="00D211C3" w:rsidRDefault="00777DFF" w:rsidP="00617A43">
      <w:pPr>
        <w:pStyle w:val="a5"/>
        <w:numPr>
          <w:ilvl w:val="0"/>
          <w:numId w:val="2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ins w:id="8" w:author="김현주 (Hyunjoo Kim)" w:date="2024-01-25T17:09:00Z">
        <w:r>
          <w:rPr>
            <w:rFonts w:ascii="맑은 고딕" w:eastAsia="맑은 고딕" w:hAnsi="맑은 고딕" w:cs="굴림" w:hint="eastAsia"/>
            <w:kern w:val="0"/>
            <w:szCs w:val="20"/>
          </w:rPr>
          <w:t xml:space="preserve"> </w:t>
        </w:r>
        <w:r>
          <w:rPr>
            <w:rFonts w:ascii="맑은 고딕" w:eastAsia="맑은 고딕" w:hAnsi="맑은 고딕" w:cs="굴림"/>
            <w:kern w:val="0"/>
            <w:szCs w:val="20"/>
          </w:rPr>
          <w:t>“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>을</w:t>
        </w:r>
        <w:r>
          <w:rPr>
            <w:rFonts w:ascii="맑은 고딕" w:eastAsia="맑은 고딕" w:hAnsi="맑은 고딕" w:cs="굴림"/>
            <w:kern w:val="0"/>
            <w:szCs w:val="20"/>
          </w:rPr>
          <w:t>”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 xml:space="preserve">이 </w:t>
        </w:r>
        <w:commentRangeStart w:id="9"/>
        <w:r>
          <w:rPr>
            <w:rFonts w:ascii="맑은 고딕" w:eastAsia="맑은 고딕" w:hAnsi="맑은 고딕" w:cs="굴림"/>
            <w:kern w:val="0"/>
            <w:szCs w:val="20"/>
          </w:rPr>
          <w:t xml:space="preserve">2024. </w:t>
        </w:r>
      </w:ins>
      <w:ins w:id="10" w:author="김현주 (Hyunjoo Kim)" w:date="2024-01-25T17:11:00Z">
        <w:r>
          <w:rPr>
            <w:rFonts w:ascii="맑은 고딕" w:eastAsia="맑은 고딕" w:hAnsi="맑은 고딕" w:cs="굴림"/>
            <w:kern w:val="0"/>
            <w:szCs w:val="20"/>
          </w:rPr>
          <w:t>0. 0.</w:t>
        </w:r>
      </w:ins>
      <w:ins w:id="11" w:author="김현주 (Hyunjoo Kim)" w:date="2024-01-25T17:09:00Z">
        <w:r>
          <w:rPr>
            <w:rFonts w:ascii="맑은 고딕" w:eastAsia="맑은 고딕" w:hAnsi="맑은 고딕" w:cs="굴림"/>
            <w:kern w:val="0"/>
            <w:szCs w:val="20"/>
          </w:rPr>
          <w:t>.</w:t>
        </w:r>
      </w:ins>
      <w:commentRangeEnd w:id="9"/>
      <w:ins w:id="12" w:author="김현주 (Hyunjoo Kim)" w:date="2024-01-25T17:11:00Z">
        <w:r>
          <w:rPr>
            <w:rStyle w:val="ab"/>
          </w:rPr>
          <w:commentReference w:id="9"/>
        </w:r>
      </w:ins>
      <w:ins w:id="13" w:author="김현주 (Hyunjoo Kim)" w:date="2024-01-25T17:09:00Z">
        <w:r>
          <w:rPr>
            <w:rFonts w:ascii="맑은 고딕" w:eastAsia="맑은 고딕" w:hAnsi="맑은 고딕" w:cs="굴림" w:hint="eastAsia"/>
            <w:kern w:val="0"/>
            <w:szCs w:val="20"/>
          </w:rPr>
          <w:t xml:space="preserve">까지 최종보고서를 제출하지 않는 경우 </w:t>
        </w:r>
        <w:r>
          <w:rPr>
            <w:rFonts w:ascii="맑은 고딕" w:eastAsia="맑은 고딕" w:hAnsi="맑은 고딕" w:cs="굴림"/>
            <w:kern w:val="0"/>
            <w:szCs w:val="20"/>
          </w:rPr>
          <w:t>“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>을</w:t>
        </w:r>
        <w:r>
          <w:rPr>
            <w:rFonts w:ascii="맑은 고딕" w:eastAsia="맑은 고딕" w:hAnsi="맑은 고딕" w:cs="굴림"/>
            <w:kern w:val="0"/>
            <w:szCs w:val="20"/>
          </w:rPr>
          <w:t>”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 xml:space="preserve">은 각 지체일수 당 </w:t>
        </w:r>
      </w:ins>
      <w:ins w:id="14" w:author="김현주 (Hyunjoo Kim)" w:date="2024-01-25T17:10:00Z">
        <w:r>
          <w:rPr>
            <w:rFonts w:ascii="맑은 고딕" w:eastAsia="맑은 고딕" w:hAnsi="맑은 고딕" w:cs="굴림" w:hint="eastAsia"/>
            <w:kern w:val="0"/>
            <w:szCs w:val="20"/>
          </w:rPr>
          <w:t xml:space="preserve">계약금액의 </w:t>
        </w:r>
        <w:r>
          <w:rPr>
            <w:rFonts w:ascii="맑은 고딕" w:eastAsia="맑은 고딕" w:hAnsi="맑은 고딕" w:cs="굴림"/>
            <w:kern w:val="0"/>
            <w:szCs w:val="20"/>
          </w:rPr>
          <w:t>0.3%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 xml:space="preserve">의 비율에 의한 지체상금을 </w:t>
        </w:r>
        <w:r>
          <w:rPr>
            <w:rFonts w:ascii="맑은 고딕" w:eastAsia="맑은 고딕" w:hAnsi="맑은 고딕" w:cs="굴림"/>
            <w:kern w:val="0"/>
            <w:szCs w:val="20"/>
          </w:rPr>
          <w:t>“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>갑</w:t>
        </w:r>
        <w:r>
          <w:rPr>
            <w:rFonts w:ascii="맑은 고딕" w:eastAsia="맑은 고딕" w:hAnsi="맑은 고딕" w:cs="굴림"/>
            <w:kern w:val="0"/>
            <w:szCs w:val="20"/>
          </w:rPr>
          <w:t>”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>에게 지급하여야 한다.</w:t>
        </w:r>
        <w:r>
          <w:rPr>
            <w:rFonts w:ascii="맑은 고딕" w:eastAsia="맑은 고딕" w:hAnsi="맑은 고딕" w:cs="굴림"/>
            <w:kern w:val="0"/>
            <w:szCs w:val="20"/>
          </w:rPr>
          <w:t xml:space="preserve"> “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>갑</w:t>
        </w:r>
        <w:r>
          <w:rPr>
            <w:rFonts w:ascii="맑은 고딕" w:eastAsia="맑은 고딕" w:hAnsi="맑은 고딕" w:cs="굴림"/>
            <w:kern w:val="0"/>
            <w:szCs w:val="20"/>
          </w:rPr>
          <w:t>”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 xml:space="preserve">은 용역비에게 지체상금을 상계하고 </w:t>
        </w:r>
        <w:r>
          <w:rPr>
            <w:rFonts w:ascii="맑은 고딕" w:eastAsia="맑은 고딕" w:hAnsi="맑은 고딕" w:cs="굴림"/>
            <w:kern w:val="0"/>
            <w:szCs w:val="20"/>
          </w:rPr>
          <w:t>“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>을</w:t>
        </w:r>
        <w:r>
          <w:rPr>
            <w:rFonts w:ascii="맑은 고딕" w:eastAsia="맑은 고딕" w:hAnsi="맑은 고딕" w:cs="굴림"/>
            <w:kern w:val="0"/>
            <w:szCs w:val="20"/>
          </w:rPr>
          <w:t>”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>에게 이를 지급할 수 있다.</w:t>
        </w:r>
        <w:r>
          <w:rPr>
            <w:rFonts w:ascii="맑은 고딕" w:eastAsia="맑은 고딕" w:hAnsi="맑은 고딕" w:cs="굴림"/>
            <w:kern w:val="0"/>
            <w:szCs w:val="20"/>
          </w:rPr>
          <w:t xml:space="preserve"> </w:t>
        </w:r>
      </w:ins>
    </w:p>
    <w:p w14:paraId="086F62A8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34287B2F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업무범위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100A7DBD" w14:textId="176FEE93" w:rsidR="00F856E8" w:rsidRPr="00D211C3" w:rsidRDefault="00F856E8" w:rsidP="00F856E8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용역대상업무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라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함은 </w:t>
      </w:r>
      <w:r w:rsidR="00D7086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용인국제물류단지</w:t>
      </w:r>
      <w:r w:rsidR="00D7086B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M2BL 단</w:t>
      </w:r>
      <w:r w:rsidR="00D7086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지조성</w:t>
      </w:r>
      <w:r w:rsidR="002D28E3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공사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에 관한 </w:t>
      </w:r>
      <w:r w:rsidR="00B34265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물리적</w:t>
      </w:r>
      <w:r w:rsidR="00B34265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실사(Physical Due Diligence) </w:t>
      </w:r>
      <w:r w:rsidR="00B34265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용역으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구체적인 업무의 내용은 다음과 같다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. </w:t>
      </w:r>
    </w:p>
    <w:p w14:paraId="0C01D6EC" w14:textId="66335C63" w:rsidR="00014D9E" w:rsidRPr="00D211C3" w:rsidRDefault="0050444C" w:rsidP="00014D9E">
      <w:pPr>
        <w:pStyle w:val="a5"/>
        <w:numPr>
          <w:ilvl w:val="0"/>
          <w:numId w:val="5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</w:rPr>
        <w:t>단지조성</w:t>
      </w:r>
      <w:r w:rsidRPr="00D211C3">
        <w:rPr>
          <w:rFonts w:ascii="맑은 고딕" w:eastAsia="맑은 고딕" w:hAnsi="맑은 고딕" w:cs="굴림"/>
          <w:kern w:val="0"/>
          <w:szCs w:val="20"/>
        </w:rPr>
        <w:t xml:space="preserve"> 설계도서 검토 및 시공 확인</w:t>
      </w:r>
    </w:p>
    <w:p w14:paraId="6FDEC0A4" w14:textId="4757B8C8" w:rsidR="005A665B" w:rsidRPr="00D211C3" w:rsidRDefault="0050444C" w:rsidP="005A665B">
      <w:pPr>
        <w:pStyle w:val="a5"/>
        <w:numPr>
          <w:ilvl w:val="0"/>
          <w:numId w:val="5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</w:rPr>
        <w:t>품질</w:t>
      </w:r>
      <w:r w:rsidRPr="00D211C3">
        <w:rPr>
          <w:rFonts w:ascii="맑은 고딕" w:eastAsia="맑은 고딕" w:hAnsi="맑은 고딕" w:cs="굴림"/>
          <w:kern w:val="0"/>
          <w:szCs w:val="20"/>
        </w:rPr>
        <w:t xml:space="preserve"> 및 인수 전 공사완료 사항 확인[</w:t>
      </w:r>
      <w:proofErr w:type="gramStart"/>
      <w:r w:rsidRPr="00D211C3">
        <w:rPr>
          <w:rFonts w:ascii="맑은 고딕" w:eastAsia="맑은 고딕" w:hAnsi="맑은 고딕" w:cs="굴림"/>
          <w:kern w:val="0"/>
          <w:szCs w:val="20"/>
        </w:rPr>
        <w:t>부지정지 /</w:t>
      </w:r>
      <w:proofErr w:type="gramEnd"/>
      <w:r w:rsidRPr="00D211C3">
        <w:rPr>
          <w:rFonts w:ascii="맑은 고딕" w:eastAsia="맑은 고딕" w:hAnsi="맑은 고딕" w:cs="굴림"/>
          <w:kern w:val="0"/>
          <w:szCs w:val="20"/>
        </w:rPr>
        <w:t xml:space="preserve"> 인프라(지하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</w:rPr>
        <w:t>관로공사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</w:rPr>
        <w:t xml:space="preserve"> 및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</w:rPr>
        <w:t>전력인입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</w:rPr>
        <w:t>) 등]</w:t>
      </w:r>
    </w:p>
    <w:p w14:paraId="4F91494A" w14:textId="64464852" w:rsidR="005A665B" w:rsidRPr="00D211C3" w:rsidRDefault="0050444C" w:rsidP="005A665B">
      <w:pPr>
        <w:pStyle w:val="a5"/>
        <w:numPr>
          <w:ilvl w:val="0"/>
          <w:numId w:val="5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</w:rPr>
        <w:t>물리실사</w:t>
      </w:r>
      <w:r w:rsidRPr="00D211C3">
        <w:rPr>
          <w:rFonts w:ascii="맑은 고딕" w:eastAsia="맑은 고딕" w:hAnsi="맑은 고딕" w:cs="굴림"/>
          <w:kern w:val="0"/>
          <w:szCs w:val="20"/>
        </w:rPr>
        <w:t xml:space="preserve"> 보고서 작성 제출</w:t>
      </w:r>
      <w:r w:rsidRPr="00D211C3">
        <w:rPr>
          <w:rFonts w:ascii="맑은 고딕" w:eastAsia="맑은 고딕" w:hAnsi="맑은 고딕" w:cs="굴림" w:hint="eastAsia"/>
          <w:kern w:val="0"/>
          <w:szCs w:val="20"/>
        </w:rPr>
        <w:t xml:space="preserve"> </w:t>
      </w:r>
    </w:p>
    <w:p w14:paraId="13B58383" w14:textId="62D4AC51" w:rsidR="005A665B" w:rsidRPr="00D211C3" w:rsidRDefault="0050444C" w:rsidP="005A665B">
      <w:pPr>
        <w:pStyle w:val="a5"/>
        <w:numPr>
          <w:ilvl w:val="0"/>
          <w:numId w:val="5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</w:rPr>
        <w:t>기타</w:t>
      </w:r>
      <w:r w:rsidRPr="00D211C3">
        <w:rPr>
          <w:rFonts w:ascii="맑은 고딕" w:eastAsia="맑은 고딕" w:hAnsi="맑은 고딕" w:cs="굴림"/>
          <w:kern w:val="0"/>
          <w:szCs w:val="20"/>
        </w:rPr>
        <w:t xml:space="preserve"> 자산실사자문 행위에 필요한 요청사항 등 </w:t>
      </w:r>
    </w:p>
    <w:p w14:paraId="6911A5A0" w14:textId="77777777" w:rsidR="005A665B" w:rsidRPr="00D211C3" w:rsidRDefault="005A665B" w:rsidP="005A665B">
      <w:pPr>
        <w:pStyle w:val="a5"/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650BE40F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자료의 제공 및 성실 의무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1438F3BC" w14:textId="77777777" w:rsidR="004C659A" w:rsidRPr="00D211C3" w:rsidRDefault="004C659A" w:rsidP="00852C30">
      <w:pPr>
        <w:pStyle w:val="a5"/>
        <w:numPr>
          <w:ilvl w:val="0"/>
          <w:numId w:val="8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용역대상업무를 수행하는데 필요한 다음 각 호의 자료를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요구할 때는 지체 없이 제공하여야 </w:t>
      </w:r>
      <w:r w:rsidR="009F257C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한다.</w:t>
      </w:r>
    </w:p>
    <w:p w14:paraId="67EB366E" w14:textId="701D2044" w:rsidR="004C659A" w:rsidRPr="00D211C3" w:rsidRDefault="004C659A" w:rsidP="00852C30">
      <w:pPr>
        <w:pStyle w:val="a5"/>
        <w:numPr>
          <w:ilvl w:val="0"/>
          <w:numId w:val="9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설계도서 및 공사계획 신고서</w:t>
      </w:r>
    </w:p>
    <w:p w14:paraId="45941093" w14:textId="77777777" w:rsidR="004C659A" w:rsidRPr="00D211C3" w:rsidRDefault="004C659A" w:rsidP="00852C30">
      <w:pPr>
        <w:pStyle w:val="a5"/>
        <w:numPr>
          <w:ilvl w:val="0"/>
          <w:numId w:val="9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공사도급계약서 및 현장관리인의 인적사항 관련자료</w:t>
      </w:r>
    </w:p>
    <w:p w14:paraId="5C4C9F7B" w14:textId="77777777" w:rsidR="004C659A" w:rsidRPr="00D211C3" w:rsidRDefault="004C659A" w:rsidP="00852C30">
      <w:pPr>
        <w:pStyle w:val="a5"/>
        <w:numPr>
          <w:ilvl w:val="0"/>
          <w:numId w:val="9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시공계획서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시공도면 및 공정표</w:t>
      </w:r>
    </w:p>
    <w:p w14:paraId="028F27D9" w14:textId="77777777" w:rsidR="004C659A" w:rsidRPr="00D211C3" w:rsidRDefault="0093586E" w:rsidP="00852C30">
      <w:pPr>
        <w:pStyle w:val="a5"/>
        <w:numPr>
          <w:ilvl w:val="0"/>
          <w:numId w:val="9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한국국토정보공사</w:t>
      </w:r>
      <w:r w:rsidR="004C659A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의 </w:t>
      </w:r>
      <w:proofErr w:type="spellStart"/>
      <w:r w:rsidR="004C659A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대지경계명시측량도</w:t>
      </w:r>
      <w:proofErr w:type="spellEnd"/>
      <w:r w:rsidR="004C659A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및 건축물의 현황측량도</w:t>
      </w:r>
    </w:p>
    <w:p w14:paraId="48F87477" w14:textId="77777777" w:rsidR="004C659A" w:rsidRPr="00D211C3" w:rsidRDefault="004C659A" w:rsidP="00852C30">
      <w:pPr>
        <w:pStyle w:val="a5"/>
        <w:numPr>
          <w:ilvl w:val="0"/>
          <w:numId w:val="9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lastRenderedPageBreak/>
        <w:t>사용자재납품서 및 시험성적표</w:t>
      </w:r>
    </w:p>
    <w:p w14:paraId="7E98E1C1" w14:textId="77777777" w:rsidR="00B34265" w:rsidRPr="00D211C3" w:rsidRDefault="00B34265" w:rsidP="00852C30">
      <w:pPr>
        <w:pStyle w:val="a5"/>
        <w:numPr>
          <w:ilvl w:val="0"/>
          <w:numId w:val="9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</w:rPr>
        <w:t>구조계산서</w:t>
      </w:r>
    </w:p>
    <w:p w14:paraId="4A19A8DE" w14:textId="77777777" w:rsidR="004C659A" w:rsidRPr="00D211C3" w:rsidRDefault="004C659A" w:rsidP="00852C30">
      <w:pPr>
        <w:pStyle w:val="a5"/>
        <w:numPr>
          <w:ilvl w:val="0"/>
          <w:numId w:val="9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지반 및 지질조사서</w:t>
      </w:r>
    </w:p>
    <w:p w14:paraId="55701AF3" w14:textId="77777777" w:rsidR="004C659A" w:rsidRPr="00D211C3" w:rsidRDefault="004C659A" w:rsidP="00852C30">
      <w:pPr>
        <w:pStyle w:val="a5"/>
        <w:numPr>
          <w:ilvl w:val="0"/>
          <w:numId w:val="9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보험가입증서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산재보험가입 증서</w:t>
      </w:r>
    </w:p>
    <w:p w14:paraId="48C6AEFF" w14:textId="51D273C2" w:rsidR="009F257C" w:rsidRPr="00D211C3" w:rsidRDefault="009F257C" w:rsidP="00852C30">
      <w:pPr>
        <w:pStyle w:val="a5"/>
        <w:numPr>
          <w:ilvl w:val="0"/>
          <w:numId w:val="9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토지 대장</w:t>
      </w:r>
    </w:p>
    <w:p w14:paraId="09345ADC" w14:textId="77777777" w:rsidR="009F257C" w:rsidRPr="00D211C3" w:rsidRDefault="009F257C" w:rsidP="00852C30">
      <w:pPr>
        <w:pStyle w:val="a5"/>
        <w:numPr>
          <w:ilvl w:val="0"/>
          <w:numId w:val="9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각종 정기검사,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검사필증,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보험가입증서,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변경이력사항</w:t>
      </w:r>
    </w:p>
    <w:p w14:paraId="388E64D1" w14:textId="77777777" w:rsidR="004C659A" w:rsidRPr="00D211C3" w:rsidRDefault="004C659A" w:rsidP="00852C30">
      <w:pPr>
        <w:pStyle w:val="a5"/>
        <w:numPr>
          <w:ilvl w:val="0"/>
          <w:numId w:val="9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기타 </w:t>
      </w:r>
      <w:r w:rsidR="00955E1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용역대상업무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수행에 필요한 자료</w:t>
      </w:r>
    </w:p>
    <w:p w14:paraId="49BE76EC" w14:textId="77777777" w:rsidR="004C659A" w:rsidRPr="00D211C3" w:rsidRDefault="004C659A" w:rsidP="00852C30">
      <w:pPr>
        <w:pStyle w:val="a5"/>
        <w:numPr>
          <w:ilvl w:val="0"/>
          <w:numId w:val="8"/>
        </w:numPr>
        <w:shd w:val="clear" w:color="auto" w:fill="FFFFFF"/>
        <w:snapToGrid w:val="0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과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신의와 성실의 관계를 유지하고 관계 법령을 준수하며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, 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건축물의 품질 향상을 위하여 노력한다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. </w:t>
      </w:r>
    </w:p>
    <w:p w14:paraId="2AE52323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3381C2AB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업무의 착수시기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1415E281" w14:textId="3D4CF1D6" w:rsidR="00F111CB" w:rsidRPr="00D211C3" w:rsidRDefault="00F111CB" w:rsidP="00852C30">
      <w:pPr>
        <w:pStyle w:val="a5"/>
        <w:numPr>
          <w:ilvl w:val="0"/>
          <w:numId w:val="10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업무의 착수일은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과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협의하여 확정한 착수일자를 기준으로 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269F342D" w14:textId="3584B70D" w:rsidR="008F6BA6" w:rsidRPr="00D211C3" w:rsidRDefault="00F111CB" w:rsidP="00852C30">
      <w:pPr>
        <w:pStyle w:val="a5"/>
        <w:numPr>
          <w:ilvl w:val="0"/>
          <w:numId w:val="10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="00B34265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이 계약에서 정한 착수일자 또는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1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항의 통지에 따라 착수일부터 용역대상업무를 </w:t>
      </w:r>
      <w:r w:rsidR="00B34265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착수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하여야 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0A47FB64" w14:textId="77777777" w:rsidR="00BF7BDA" w:rsidRPr="00D211C3" w:rsidRDefault="00BF7BDA" w:rsidP="002743EE">
      <w:pPr>
        <w:shd w:val="clear" w:color="auto" w:fill="FFFFFF"/>
        <w:snapToGrid w:val="0"/>
        <w:spacing w:after="0"/>
        <w:textAlignment w:val="baseline"/>
        <w:rPr>
          <w:rFonts w:ascii="맑은 고딕" w:eastAsia="맑은 고딕" w:hAnsi="맑은 고딕" w:cs="굴림"/>
          <w:kern w:val="0"/>
          <w:szCs w:val="20"/>
          <w:shd w:val="clear" w:color="auto" w:fill="FFFFFF"/>
        </w:rPr>
      </w:pPr>
    </w:p>
    <w:p w14:paraId="0683EB8C" w14:textId="066A2266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napToGrid w:val="0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ins w:id="15" w:author="김현주 (Hyunjoo Kim)" w:date="2024-01-25T17:02:00Z">
        <w:r w:rsidR="00777DFF">
          <w:rPr>
            <w:rFonts w:ascii="맑은 고딕" w:eastAsia="맑은 고딕" w:hAnsi="맑은 고딕" w:cs="굴림" w:hint="eastAsia"/>
            <w:b/>
            <w:bCs/>
            <w:kern w:val="0"/>
            <w:szCs w:val="20"/>
            <w:shd w:val="clear" w:color="auto" w:fill="FFFFFF"/>
          </w:rPr>
          <w:t>최종</w:t>
        </w:r>
      </w:ins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보고서 등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0DF00087" w14:textId="5A87A629" w:rsidR="00014D9E" w:rsidRPr="00D211C3" w:rsidRDefault="004C659A" w:rsidP="00014D9E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 w:hint="eastAsia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="008F6BA6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용역을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완료한 때에는 </w:t>
      </w:r>
      <w:ins w:id="16" w:author="김현주 (Hyunjoo Kim)" w:date="2024-01-25T17:03:00Z">
        <w:r w:rsidR="00777DFF">
          <w:rPr>
            <w:rFonts w:ascii="맑은 고딕" w:eastAsia="맑은 고딕" w:hAnsi="맑은 고딕" w:cs="굴림"/>
            <w:kern w:val="0"/>
            <w:szCs w:val="20"/>
            <w:shd w:val="clear" w:color="auto" w:fill="FFFFFF"/>
          </w:rPr>
          <w:t>3</w:t>
        </w:r>
        <w:r w:rsidR="00777DFF">
          <w:rPr>
            <w:rFonts w:ascii="맑은 고딕" w:eastAsia="맑은 고딕" w:hAnsi="맑은 고딕" w:cs="굴림" w:hint="eastAsia"/>
            <w:kern w:val="0"/>
            <w:szCs w:val="20"/>
            <w:shd w:val="clear" w:color="auto" w:fill="FFFFFF"/>
          </w:rPr>
          <w:t xml:space="preserve">월 </w:t>
        </w:r>
        <w:r w:rsidR="00777DFF">
          <w:rPr>
            <w:rFonts w:ascii="맑은 고딕" w:eastAsia="맑은 고딕" w:hAnsi="맑은 고딕" w:cs="굴림"/>
            <w:kern w:val="0"/>
            <w:szCs w:val="20"/>
            <w:shd w:val="clear" w:color="auto" w:fill="FFFFFF"/>
          </w:rPr>
          <w:t>1</w:t>
        </w:r>
        <w:r w:rsidR="00777DFF">
          <w:rPr>
            <w:rFonts w:ascii="맑은 고딕" w:eastAsia="맑은 고딕" w:hAnsi="맑은 고딕" w:cs="굴림" w:hint="eastAsia"/>
            <w:kern w:val="0"/>
            <w:szCs w:val="20"/>
            <w:shd w:val="clear" w:color="auto" w:fill="FFFFFF"/>
          </w:rPr>
          <w:t xml:space="preserve">일까지 </w:t>
        </w:r>
      </w:ins>
      <w:r w:rsidR="00014D9E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최종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보고서를 작성하여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에게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ins w:id="17" w:author="김현주 (Hyunjoo Kim)" w:date="2024-01-25T17:02:00Z">
        <w:r w:rsidR="00777DFF">
          <w:rPr>
            <w:rFonts w:ascii="맑은 고딕" w:eastAsia="맑은 고딕" w:hAnsi="맑은 고딕" w:cs="굴림" w:hint="eastAsia"/>
            <w:kern w:val="0"/>
            <w:szCs w:val="20"/>
            <w:shd w:val="clear" w:color="auto" w:fill="FFFFFF"/>
          </w:rPr>
          <w:t>검수를 요청하여야 한다.</w:t>
        </w:r>
        <w:r w:rsidR="00777DFF">
          <w:rPr>
            <w:rFonts w:ascii="맑은 고딕" w:eastAsia="맑은 고딕" w:hAnsi="맑은 고딕" w:cs="굴림"/>
            <w:kern w:val="0"/>
            <w:szCs w:val="20"/>
            <w:shd w:val="clear" w:color="auto" w:fill="FFFFFF"/>
          </w:rPr>
          <w:t xml:space="preserve"> </w:t>
        </w:r>
      </w:ins>
      <w:del w:id="18" w:author="김현주 (Hyunjoo Kim)" w:date="2024-01-25T17:02:00Z">
        <w:r w:rsidRPr="00D211C3" w:rsidDel="00777DFF">
          <w:rPr>
            <w:rFonts w:ascii="맑은 고딕" w:eastAsia="맑은 고딕" w:hAnsi="맑은 고딕" w:cs="굴림"/>
            <w:kern w:val="0"/>
            <w:szCs w:val="20"/>
            <w:shd w:val="clear" w:color="auto" w:fill="FFFFFF"/>
          </w:rPr>
          <w:delText>제출한다</w:delText>
        </w:r>
      </w:del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  <w:r w:rsidR="00014D9E" w:rsidRPr="00D211C3">
        <w:rPr>
          <w:rFonts w:ascii="맑은 고딕" w:eastAsia="맑은 고딕" w:hAnsi="맑은 고딕" w:cs="굴림"/>
          <w:kern w:val="0"/>
          <w:szCs w:val="20"/>
        </w:rPr>
        <w:t xml:space="preserve"> </w:t>
      </w:r>
      <w:ins w:id="19" w:author="김현주 (Hyunjoo Kim)" w:date="2024-01-25T17:02:00Z">
        <w:r w:rsidR="00777DFF">
          <w:rPr>
            <w:rFonts w:ascii="맑은 고딕" w:eastAsia="맑은 고딕" w:hAnsi="맑은 고딕" w:cs="굴림"/>
            <w:kern w:val="0"/>
            <w:szCs w:val="20"/>
          </w:rPr>
          <w:t>“</w:t>
        </w:r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>갑</w:t>
        </w:r>
        <w:r w:rsidR="00777DFF">
          <w:rPr>
            <w:rFonts w:ascii="맑은 고딕" w:eastAsia="맑은 고딕" w:hAnsi="맑은 고딕" w:cs="굴림"/>
            <w:kern w:val="0"/>
            <w:szCs w:val="20"/>
          </w:rPr>
          <w:t>”</w:t>
        </w:r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 xml:space="preserve">은 최종보고서에 대한 수정사항이 있을 경우 </w:t>
        </w:r>
        <w:r w:rsidR="00777DFF">
          <w:rPr>
            <w:rFonts w:ascii="맑은 고딕" w:eastAsia="맑은 고딕" w:hAnsi="맑은 고딕" w:cs="굴림"/>
            <w:kern w:val="0"/>
            <w:szCs w:val="20"/>
          </w:rPr>
          <w:t>“</w:t>
        </w:r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>을</w:t>
        </w:r>
        <w:r w:rsidR="00777DFF">
          <w:rPr>
            <w:rFonts w:ascii="맑은 고딕" w:eastAsia="맑은 고딕" w:hAnsi="맑은 고딕" w:cs="굴림"/>
            <w:kern w:val="0"/>
            <w:szCs w:val="20"/>
          </w:rPr>
          <w:t>”</w:t>
        </w:r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 xml:space="preserve">에게 수정을 요구할 수 있고 </w:t>
        </w:r>
      </w:ins>
      <w:ins w:id="20" w:author="김현주 (Hyunjoo Kim)" w:date="2024-01-25T17:03:00Z">
        <w:r w:rsidR="00777DFF">
          <w:rPr>
            <w:rFonts w:ascii="맑은 고딕" w:eastAsia="맑은 고딕" w:hAnsi="맑은 고딕" w:cs="굴림"/>
            <w:kern w:val="0"/>
            <w:szCs w:val="20"/>
          </w:rPr>
          <w:t>“</w:t>
        </w:r>
      </w:ins>
      <w:ins w:id="21" w:author="김현주 (Hyunjoo Kim)" w:date="2024-01-25T17:02:00Z"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>을</w:t>
        </w:r>
      </w:ins>
      <w:ins w:id="22" w:author="김현주 (Hyunjoo Kim)" w:date="2024-01-25T17:03:00Z">
        <w:r w:rsidR="00777DFF">
          <w:rPr>
            <w:rFonts w:ascii="맑은 고딕" w:eastAsia="맑은 고딕" w:hAnsi="맑은 고딕" w:cs="굴림"/>
            <w:kern w:val="0"/>
            <w:szCs w:val="20"/>
          </w:rPr>
          <w:t>”</w:t>
        </w:r>
      </w:ins>
      <w:ins w:id="23" w:author="김현주 (Hyunjoo Kim)" w:date="2024-01-25T17:02:00Z"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 xml:space="preserve">은 </w:t>
        </w:r>
      </w:ins>
      <w:ins w:id="24" w:author="김현주 (Hyunjoo Kim)" w:date="2024-01-25T17:07:00Z"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 xml:space="preserve">수정요청을 받은 후 수정사항을 반영하여 </w:t>
        </w:r>
        <w:r w:rsidR="00777DFF">
          <w:rPr>
            <w:rFonts w:ascii="맑은 고딕" w:eastAsia="맑은 고딕" w:hAnsi="맑은 고딕" w:cs="굴림"/>
            <w:kern w:val="0"/>
            <w:szCs w:val="20"/>
          </w:rPr>
          <w:t>7</w:t>
        </w:r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 xml:space="preserve">일 내에 </w:t>
        </w:r>
        <w:r w:rsidR="00777DFF">
          <w:rPr>
            <w:rFonts w:ascii="맑은 고딕" w:eastAsia="맑은 고딕" w:hAnsi="맑은 고딕" w:cs="굴림"/>
            <w:kern w:val="0"/>
            <w:szCs w:val="20"/>
          </w:rPr>
          <w:t>“</w:t>
        </w:r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>갑</w:t>
        </w:r>
        <w:r w:rsidR="00777DFF">
          <w:rPr>
            <w:rFonts w:ascii="맑은 고딕" w:eastAsia="맑은 고딕" w:hAnsi="맑은 고딕" w:cs="굴림"/>
            <w:kern w:val="0"/>
            <w:szCs w:val="20"/>
          </w:rPr>
          <w:t>”</w:t>
        </w:r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 xml:space="preserve">에게 </w:t>
        </w:r>
        <w:proofErr w:type="spellStart"/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>재검수를</w:t>
        </w:r>
        <w:proofErr w:type="spellEnd"/>
        <w:r w:rsidR="00777DFF">
          <w:rPr>
            <w:rFonts w:ascii="맑은 고딕" w:eastAsia="맑은 고딕" w:hAnsi="맑은 고딕" w:cs="굴림" w:hint="eastAsia"/>
            <w:kern w:val="0"/>
            <w:szCs w:val="20"/>
          </w:rPr>
          <w:t xml:space="preserve"> 요청하여야 한다.</w:t>
        </w:r>
        <w:r w:rsidR="00777DFF">
          <w:rPr>
            <w:rFonts w:ascii="맑은 고딕" w:eastAsia="맑은 고딕" w:hAnsi="맑은 고딕" w:cs="굴림"/>
            <w:kern w:val="0"/>
            <w:szCs w:val="20"/>
          </w:rPr>
          <w:t xml:space="preserve"> </w:t>
        </w:r>
      </w:ins>
    </w:p>
    <w:p w14:paraId="188BA492" w14:textId="77777777" w:rsidR="00111CE4" w:rsidRPr="00D211C3" w:rsidRDefault="00111CE4" w:rsidP="008F6BA6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403524FE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(“</w:t>
      </w:r>
      <w:proofErr w:type="spellStart"/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 xml:space="preserve"> </w:t>
      </w:r>
      <w:proofErr w:type="spellStart"/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지도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감독</w:t>
      </w:r>
      <w:proofErr w:type="spellEnd"/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 xml:space="preserve"> 권한 및 의무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0E095FA8" w14:textId="77777777" w:rsidR="004C659A" w:rsidRPr="00D211C3" w:rsidRDefault="004C659A" w:rsidP="00852C30">
      <w:pPr>
        <w:pStyle w:val="a5"/>
        <w:numPr>
          <w:ilvl w:val="0"/>
          <w:numId w:val="11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용역대상업무가 성실히 수행되고 있는지에 대한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지도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점검을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실시할 수 있으며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, 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부실하게 용역대상업무를 수행하고 있는 것으로 판단될 경우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에게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이를 시정하도록 요구할 수 있다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 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시정 요청을 존중하여 필요한 개선조치를 취하여야 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69FFF41E" w14:textId="5BD41E4B" w:rsidR="004C659A" w:rsidRPr="00D211C3" w:rsidRDefault="004C659A" w:rsidP="00852C30">
      <w:pPr>
        <w:pStyle w:val="a5"/>
        <w:numPr>
          <w:ilvl w:val="0"/>
          <w:numId w:val="11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="00955E1B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용역</w:t>
      </w:r>
      <w:r w:rsidR="004B5FD7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</w:t>
      </w:r>
      <w:r w:rsidR="00955E1B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대상업무 관계자들</w:t>
      </w:r>
      <w:r w:rsidR="00955E1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(</w:t>
      </w:r>
      <w:r w:rsidR="004B5FD7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설계,</w:t>
      </w:r>
      <w:r w:rsidR="004B5FD7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="00955E1B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시공 등</w:t>
      </w:r>
      <w:r w:rsidR="004B5FD7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제4조의 </w:t>
      </w:r>
      <w:r w:rsidR="00754710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용인국제물류단지 </w:t>
      </w:r>
      <w:r w:rsidR="00754710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M2BL </w:t>
      </w:r>
      <w:r w:rsidR="00754710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단지조성</w:t>
      </w:r>
      <w:r w:rsidR="002D28E3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공사와</w:t>
      </w:r>
      <w:r w:rsidR="004B5FD7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관련된 업무를</w:t>
      </w:r>
      <w:r w:rsidR="00955E1B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수행하기 위하여 </w:t>
      </w:r>
      <w:r w:rsidR="00955E1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="00955E1B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="00955E1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="00955E1B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과</w:t>
      </w:r>
      <w:proofErr w:type="spellEnd"/>
      <w:r w:rsidR="00955E1B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수급계약을 체결한 자를 말한다</w:t>
      </w:r>
      <w:r w:rsidR="004B5FD7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 이하 같다</w:t>
      </w:r>
      <w:r w:rsidR="00955E1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)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에게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과의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계약내용을 통지하여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자료요구 및 지시 등 업무수행에 최대한 협조하게 하여야 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. </w:t>
      </w:r>
    </w:p>
    <w:p w14:paraId="1B451E9C" w14:textId="77777777" w:rsidR="004C659A" w:rsidRPr="00D211C3" w:rsidRDefault="004C659A" w:rsidP="00852C30">
      <w:pPr>
        <w:pStyle w:val="a5"/>
        <w:numPr>
          <w:ilvl w:val="0"/>
          <w:numId w:val="11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중요한 사안에 대하여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에게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업무지시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협의 등을 하고자 할 경우에는 서면으로 하는 것을 원칙으로 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45B3F5E0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23EC7CDA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(“</w:t>
      </w:r>
      <w:proofErr w:type="spellStart"/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 xml:space="preserve"> 권한 및 책임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427E6EF1" w14:textId="77777777" w:rsidR="004C659A" w:rsidRPr="00D211C3" w:rsidRDefault="004C659A" w:rsidP="00852C30">
      <w:pPr>
        <w:pStyle w:val="a5"/>
        <w:numPr>
          <w:ilvl w:val="0"/>
          <w:numId w:val="12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용역 수행에 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3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자의 특허권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지적재산권 기타 권리의 대상으로 되어 있는 것을 사용할 경우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그 사용에 관한 일체의 책임을 진다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0772F2CA" w14:textId="6CD68F81" w:rsidR="004C659A" w:rsidRPr="00777DFF" w:rsidRDefault="004C659A" w:rsidP="00852C30">
      <w:pPr>
        <w:pStyle w:val="a5"/>
        <w:numPr>
          <w:ilvl w:val="0"/>
          <w:numId w:val="12"/>
        </w:numPr>
        <w:shd w:val="clear" w:color="auto" w:fill="FFFFFF"/>
        <w:spacing w:after="0"/>
        <w:ind w:leftChars="0" w:left="400"/>
        <w:textAlignment w:val="baseline"/>
        <w:rPr>
          <w:ins w:id="25" w:author="김현주 (Hyunjoo Kim)" w:date="2024-01-25T17:08:00Z"/>
          <w:rFonts w:ascii="맑은 고딕" w:eastAsia="맑은 고딕" w:hAnsi="맑은 고딕" w:cs="굴림"/>
          <w:kern w:val="0"/>
          <w:szCs w:val="20"/>
          <w:rPrChange w:id="26" w:author="김현주 (Hyunjoo Kim)" w:date="2024-01-25T17:08:00Z">
            <w:rPr>
              <w:ins w:id="27" w:author="김현주 (Hyunjoo Kim)" w:date="2024-01-25T17:08:00Z"/>
              <w:rFonts w:ascii="맑은 고딕" w:eastAsia="맑은 고딕" w:hAnsi="맑은 고딕" w:cs="굴림"/>
              <w:kern w:val="0"/>
              <w:szCs w:val="20"/>
              <w:shd w:val="clear" w:color="auto" w:fill="FFFFFF"/>
            </w:rPr>
          </w:rPrChange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lastRenderedPageBreak/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용역대상업무의 전부</w:t>
      </w:r>
      <w:r w:rsidR="007F261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또는 일부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를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ins w:id="28" w:author="김현주 (Hyunjoo Kim)" w:date="2024-01-25T17:07:00Z">
        <w:r w:rsidR="00777DFF">
          <w:rPr>
            <w:rFonts w:ascii="맑은 고딕" w:eastAsia="맑은 고딕" w:hAnsi="맑은 고딕" w:cs="굴림" w:hint="eastAsia"/>
            <w:kern w:val="0"/>
            <w:szCs w:val="20"/>
            <w:shd w:val="clear" w:color="auto" w:fill="FFFFFF"/>
          </w:rPr>
          <w:t xml:space="preserve">사전 서면 </w:t>
        </w:r>
      </w:ins>
      <w:r w:rsidR="00111CE4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승</w:t>
      </w:r>
      <w:r w:rsidR="00A9277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낙</w:t>
      </w:r>
      <w:r w:rsidR="00411A01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없이 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3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자에게 외주를 주어서는 아니 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7E4C3089" w14:textId="66C1293F" w:rsidR="00777DFF" w:rsidRPr="00D211C3" w:rsidRDefault="00777DFF" w:rsidP="00852C30">
      <w:pPr>
        <w:pStyle w:val="a5"/>
        <w:numPr>
          <w:ilvl w:val="0"/>
          <w:numId w:val="12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ins w:id="29" w:author="김현주 (Hyunjoo Kim)" w:date="2024-01-25T17:08:00Z">
        <w:r>
          <w:rPr>
            <w:rFonts w:ascii="맑은 고딕" w:eastAsia="맑은 고딕" w:hAnsi="맑은 고딕" w:cs="굴림" w:hint="eastAsia"/>
            <w:kern w:val="0"/>
            <w:szCs w:val="20"/>
          </w:rPr>
          <w:t xml:space="preserve"> 최종보고서 등 본 계약의 산출물에 대한 지식재산권은 독점적으로 </w:t>
        </w:r>
        <w:r>
          <w:rPr>
            <w:rFonts w:ascii="맑은 고딕" w:eastAsia="맑은 고딕" w:hAnsi="맑은 고딕" w:cs="굴림"/>
            <w:kern w:val="0"/>
            <w:szCs w:val="20"/>
          </w:rPr>
          <w:t>“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>갑</w:t>
        </w:r>
        <w:r>
          <w:rPr>
            <w:rFonts w:ascii="맑은 고딕" w:eastAsia="맑은 고딕" w:hAnsi="맑은 고딕" w:cs="굴림"/>
            <w:kern w:val="0"/>
            <w:szCs w:val="20"/>
          </w:rPr>
          <w:t>”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 xml:space="preserve">에게 있으며 </w:t>
        </w:r>
        <w:r>
          <w:rPr>
            <w:rFonts w:ascii="맑은 고딕" w:eastAsia="맑은 고딕" w:hAnsi="맑은 고딕" w:cs="굴림"/>
            <w:kern w:val="0"/>
            <w:szCs w:val="20"/>
          </w:rPr>
          <w:t>“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>을</w:t>
        </w:r>
        <w:r>
          <w:rPr>
            <w:rFonts w:ascii="맑은 고딕" w:eastAsia="맑은 고딕" w:hAnsi="맑은 고딕" w:cs="굴림"/>
            <w:kern w:val="0"/>
            <w:szCs w:val="20"/>
          </w:rPr>
          <w:t>”</w:t>
        </w:r>
        <w:r>
          <w:rPr>
            <w:rFonts w:ascii="맑은 고딕" w:eastAsia="맑은 고딕" w:hAnsi="맑은 고딕" w:cs="굴림" w:hint="eastAsia"/>
            <w:kern w:val="0"/>
            <w:szCs w:val="20"/>
          </w:rPr>
          <w:t>은 본 계약 외의 목적으로 제3자에게 이를 사용하여서는 아니 된다.</w:t>
        </w:r>
        <w:r>
          <w:rPr>
            <w:rFonts w:ascii="맑은 고딕" w:eastAsia="맑은 고딕" w:hAnsi="맑은 고딕" w:cs="굴림"/>
            <w:kern w:val="0"/>
            <w:szCs w:val="20"/>
          </w:rPr>
          <w:t xml:space="preserve"> </w:t>
        </w:r>
      </w:ins>
    </w:p>
    <w:p w14:paraId="5FD8DDB0" w14:textId="77777777" w:rsidR="00B50342" w:rsidRPr="00777DFF" w:rsidRDefault="00B50342" w:rsidP="00B50342">
      <w:pPr>
        <w:pStyle w:val="a5"/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1DBD8C85" w14:textId="77777777" w:rsidR="00B50342" w:rsidRPr="00D211C3" w:rsidRDefault="00B50342" w:rsidP="00B50342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계약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의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 xml:space="preserve"> 변경 및 정산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0BC48D28" w14:textId="77777777" w:rsidR="00B50342" w:rsidRPr="00D211C3" w:rsidRDefault="00B50342" w:rsidP="00852C30">
      <w:pPr>
        <w:pStyle w:val="a5"/>
        <w:numPr>
          <w:ilvl w:val="0"/>
          <w:numId w:val="20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과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계약조건의 변경이 필요하다고 판단될 경우 상호 협의하여 계약조건을 변경할 수 있다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0E67EBE9" w14:textId="77777777" w:rsidR="00B50342" w:rsidRPr="00D211C3" w:rsidRDefault="00B50342" w:rsidP="00852C30">
      <w:pPr>
        <w:pStyle w:val="a5"/>
        <w:numPr>
          <w:ilvl w:val="0"/>
          <w:numId w:val="20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</w:rPr>
        <w:t>“</w:t>
      </w:r>
      <w:proofErr w:type="spellStart"/>
      <w:r w:rsidRPr="00D211C3">
        <w:rPr>
          <w:rFonts w:ascii="맑은 고딕" w:eastAsia="맑은 고딕" w:hAnsi="맑은 고딕" w:cs="굴림" w:hint="eastAsia"/>
          <w:kern w:val="0"/>
          <w:szCs w:val="20"/>
        </w:rPr>
        <w:t>갑”의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</w:rPr>
        <w:t xml:space="preserve"> 계획 변경, 관계법규의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</w:rPr>
        <w:t>개</w:t>
      </w:r>
      <w:r w:rsidR="00C11FB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</w:rPr>
        <w:t>폐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</w:rPr>
        <w:t>, 천재지변</w:t>
      </w:r>
      <w:r w:rsidRPr="00D211C3">
        <w:rPr>
          <w:rFonts w:ascii="맑은 고딕" w:eastAsia="맑은 고딕" w:hAnsi="맑은 고딕" w:cs="굴림" w:hint="eastAsia"/>
          <w:kern w:val="0"/>
          <w:szCs w:val="20"/>
        </w:rPr>
        <w:t xml:space="preserve"> </w:t>
      </w:r>
      <w:r w:rsidRPr="00D211C3">
        <w:rPr>
          <w:rFonts w:ascii="맑은 고딕" w:eastAsia="맑은 고딕" w:hAnsi="맑은 고딕" w:cs="굴림"/>
          <w:kern w:val="0"/>
          <w:szCs w:val="20"/>
        </w:rPr>
        <w:t xml:space="preserve">등 불가항력적인 사유의 발생 기타 </w:t>
      </w:r>
      <w:r w:rsidR="00A9277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용역대상업무를 </w:t>
      </w:r>
      <w:r w:rsidRPr="00D211C3">
        <w:rPr>
          <w:rFonts w:ascii="맑은 고딕" w:eastAsia="맑은 고딕" w:hAnsi="맑은 고딕" w:cs="굴림"/>
          <w:kern w:val="0"/>
          <w:szCs w:val="20"/>
        </w:rPr>
        <w:t>수정하거나 계약 기간을 연장할 상당한 이유가 있는 때에는 “갑”과 “을”은 서로 협의하여 계약의 내용을 변경할 수 있다.</w:t>
      </w:r>
    </w:p>
    <w:p w14:paraId="43D1FBD9" w14:textId="4F9DBEC0" w:rsidR="00B50342" w:rsidRPr="00D211C3" w:rsidRDefault="00B50342" w:rsidP="00852C30">
      <w:pPr>
        <w:pStyle w:val="a5"/>
        <w:numPr>
          <w:ilvl w:val="0"/>
          <w:numId w:val="20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용역기간의 단축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/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연장 또는 </w:t>
      </w:r>
      <w:r w:rsidR="00B34697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연면적,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업무범위</w:t>
      </w:r>
      <w:r w:rsidR="00953AD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proofErr w:type="spellStart"/>
      <w:r w:rsidR="00953AD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총투입인월수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증감으로 인하여 계약금액의 조정이 요구되는 경우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과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상호 협의하여 계약금액을 조정한다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484E0A56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74EF6FA3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="00111CE4"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계약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 xml:space="preserve"> </w:t>
      </w:r>
      <w:proofErr w:type="spellStart"/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해제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해지</w:t>
      </w:r>
      <w:proofErr w:type="spellEnd"/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209ABDB9" w14:textId="77777777" w:rsidR="004C659A" w:rsidRPr="00D211C3" w:rsidRDefault="004C659A" w:rsidP="00852C30">
      <w:pPr>
        <w:pStyle w:val="a5"/>
        <w:numPr>
          <w:ilvl w:val="0"/>
          <w:numId w:val="14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다음 각 호의 경우에 계약의 전부 또는 일부를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해지할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수 있다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6B6D1F45" w14:textId="77777777" w:rsidR="004C659A" w:rsidRPr="00D211C3" w:rsidRDefault="004C659A" w:rsidP="00852C30">
      <w:pPr>
        <w:pStyle w:val="a5"/>
        <w:numPr>
          <w:ilvl w:val="0"/>
          <w:numId w:val="15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관할 행정청으로부터 면허 또는 등록의 취소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업무정지 등의 처분을 받은 경우</w:t>
      </w:r>
    </w:p>
    <w:p w14:paraId="54559BB1" w14:textId="77777777" w:rsidR="004C659A" w:rsidRPr="00D211C3" w:rsidRDefault="004C659A" w:rsidP="00852C30">
      <w:pPr>
        <w:pStyle w:val="a5"/>
        <w:numPr>
          <w:ilvl w:val="0"/>
          <w:numId w:val="15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금융기관의 거래정지 처분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어음 및 수표의 부도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3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자에 의한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가압류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가처분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강제집행</w:t>
      </w:r>
      <w:proofErr w:type="spellEnd"/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금치산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한정치산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파산선고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또는 회사정리의 신청 등으로 계약이행이 곤란한 경우</w:t>
      </w:r>
    </w:p>
    <w:p w14:paraId="7342B86E" w14:textId="77777777" w:rsidR="004C659A" w:rsidRPr="00D211C3" w:rsidRDefault="004C659A" w:rsidP="00852C30">
      <w:pPr>
        <w:pStyle w:val="a5"/>
        <w:numPr>
          <w:ilvl w:val="0"/>
          <w:numId w:val="15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현저한 사업계획 변경으로 계약의 전부 또는 일부를 해제 또는 </w:t>
      </w:r>
      <w:proofErr w:type="gram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해지 할</w:t>
      </w:r>
      <w:proofErr w:type="gram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필요가 발생하여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이에 동의한 경우</w:t>
      </w:r>
    </w:p>
    <w:p w14:paraId="61AA39B6" w14:textId="77777777" w:rsidR="004C659A" w:rsidRPr="00D211C3" w:rsidRDefault="004C659A" w:rsidP="00852C30">
      <w:pPr>
        <w:pStyle w:val="a5"/>
        <w:numPr>
          <w:ilvl w:val="0"/>
          <w:numId w:val="15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상대방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 승</w:t>
      </w:r>
      <w:r w:rsidR="00A9277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낙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없이 계약상의 권리 또는 의무를 양도한 경우</w:t>
      </w:r>
    </w:p>
    <w:p w14:paraId="5A74EEBB" w14:textId="77777777" w:rsidR="004C659A" w:rsidRPr="00D211C3" w:rsidRDefault="004C659A" w:rsidP="00852C30">
      <w:pPr>
        <w:pStyle w:val="a5"/>
        <w:numPr>
          <w:ilvl w:val="0"/>
          <w:numId w:val="15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사망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실종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질병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기타 사유로 계약 이행이 불가능한 경우</w:t>
      </w:r>
    </w:p>
    <w:p w14:paraId="52F76030" w14:textId="77777777" w:rsidR="004C659A" w:rsidRPr="00D211C3" w:rsidRDefault="004C659A" w:rsidP="00852C30">
      <w:pPr>
        <w:pStyle w:val="a5"/>
        <w:numPr>
          <w:ilvl w:val="0"/>
          <w:numId w:val="14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다음 각 호의 경우에 계약의 전부 또는 일부를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해지할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수 있다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7731EC9F" w14:textId="77777777" w:rsidR="004C659A" w:rsidRPr="00D211C3" w:rsidRDefault="004C659A" w:rsidP="00852C30">
      <w:pPr>
        <w:pStyle w:val="a5"/>
        <w:numPr>
          <w:ilvl w:val="0"/>
          <w:numId w:val="16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관할 행정청으로부터 면허 또는 등록의 취소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업무정지 등의 처분을 받은 경우</w:t>
      </w:r>
    </w:p>
    <w:p w14:paraId="514F9223" w14:textId="77777777" w:rsidR="004C659A" w:rsidRPr="00D211C3" w:rsidRDefault="004C659A" w:rsidP="00852C30">
      <w:pPr>
        <w:pStyle w:val="a5"/>
        <w:numPr>
          <w:ilvl w:val="0"/>
          <w:numId w:val="16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금융기관의 거래정지 처분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어음 및 수표의 부도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3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자에 의한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가압류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가처분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강제집행</w:t>
      </w:r>
      <w:proofErr w:type="spellEnd"/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금치산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한정치산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파산선고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또는 회사정리의 신청 등으로 계약이행이 곤란한 경우</w:t>
      </w:r>
    </w:p>
    <w:p w14:paraId="74A624A6" w14:textId="77777777" w:rsidR="004C659A" w:rsidRPr="00D211C3" w:rsidRDefault="004C659A" w:rsidP="00852C30">
      <w:pPr>
        <w:pStyle w:val="a5"/>
        <w:numPr>
          <w:ilvl w:val="0"/>
          <w:numId w:val="16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업무를 방해하거나 그 대가의 지급을 지연시켜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업무가 중단되고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30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일 이내에 이를 재개할 수 없다고 판단된 때</w:t>
      </w:r>
    </w:p>
    <w:p w14:paraId="24D8EFA3" w14:textId="77777777" w:rsidR="004C659A" w:rsidRPr="00D211C3" w:rsidRDefault="004C659A" w:rsidP="00852C30">
      <w:pPr>
        <w:pStyle w:val="a5"/>
        <w:numPr>
          <w:ilvl w:val="0"/>
          <w:numId w:val="16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계약 당시 제시한 요구조건을 현저하게 변경하여 그 실현이 객관적으로 불가능한 것이 명백할 때</w:t>
      </w:r>
    </w:p>
    <w:p w14:paraId="316E1975" w14:textId="77777777" w:rsidR="004C659A" w:rsidRPr="00D211C3" w:rsidRDefault="004C659A" w:rsidP="00852C30">
      <w:pPr>
        <w:pStyle w:val="a5"/>
        <w:numPr>
          <w:ilvl w:val="0"/>
          <w:numId w:val="16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승</w:t>
      </w:r>
      <w:r w:rsidR="00A9277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낙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없이 계약상의 권리 또는 의무를 양도한 경우</w:t>
      </w:r>
    </w:p>
    <w:p w14:paraId="67D35DCA" w14:textId="77777777" w:rsidR="004C659A" w:rsidRPr="00D211C3" w:rsidRDefault="004C659A" w:rsidP="00852C30">
      <w:pPr>
        <w:pStyle w:val="a5"/>
        <w:numPr>
          <w:ilvl w:val="0"/>
          <w:numId w:val="16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업무수행상 필요한 자료를 제공하지 아니하여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업무수행이 곤란하게 된 경우</w:t>
      </w:r>
    </w:p>
    <w:p w14:paraId="32C208BE" w14:textId="77777777" w:rsidR="004C659A" w:rsidRPr="00D211C3" w:rsidRDefault="004C659A" w:rsidP="00852C30">
      <w:pPr>
        <w:pStyle w:val="a5"/>
        <w:numPr>
          <w:ilvl w:val="0"/>
          <w:numId w:val="16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lastRenderedPageBreak/>
        <w:t>사망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실종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질병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기타 사유로 계약 이행이 불가능한 경우</w:t>
      </w:r>
    </w:p>
    <w:p w14:paraId="58D62C40" w14:textId="77777777" w:rsidR="004C659A" w:rsidRPr="00D211C3" w:rsidRDefault="004C659A" w:rsidP="00852C30">
      <w:pPr>
        <w:pStyle w:val="a5"/>
        <w:numPr>
          <w:ilvl w:val="0"/>
          <w:numId w:val="14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천재지변</w:t>
      </w:r>
      <w:r w:rsidR="00A9277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등 부득이한 사유로 계약이행이 곤란하게 된 경우에는 상대방과 협의하여 계약을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해지할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수 있다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2B6C7B2D" w14:textId="77777777" w:rsidR="00111CE4" w:rsidRPr="00D211C3" w:rsidRDefault="004C659A" w:rsidP="00852C30">
      <w:pPr>
        <w:pStyle w:val="a5"/>
        <w:numPr>
          <w:ilvl w:val="0"/>
          <w:numId w:val="14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과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1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항 및 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2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항의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해지</w:t>
      </w:r>
      <w:proofErr w:type="spellEnd"/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사유가 발생한 경우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에는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상대방에게 지체</w:t>
      </w:r>
      <w:r w:rsidR="00A9277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없이 통지한다.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</w:p>
    <w:p w14:paraId="7BBE44B6" w14:textId="77777777" w:rsidR="004C659A" w:rsidRPr="00D211C3" w:rsidRDefault="00111CE4" w:rsidP="00852C30">
      <w:pPr>
        <w:pStyle w:val="a5"/>
        <w:numPr>
          <w:ilvl w:val="0"/>
          <w:numId w:val="14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과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은 제1항 및 제2항의 규정에 의하여 계약을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해지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하고자</w:t>
      </w:r>
      <w:proofErr w:type="spellEnd"/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할 때에는 </w:t>
      </w:r>
      <w:r w:rsidR="004C659A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그 뜻을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미리</w:t>
      </w:r>
      <w:r w:rsidR="004C659A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상대방에게 </w:t>
      </w:r>
      <w:r w:rsidR="004C659A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14</w:t>
      </w:r>
      <w:r w:rsidR="004C659A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일전까지 통지한다</w:t>
      </w:r>
      <w:r w:rsidR="004C659A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4D5EF260" w14:textId="699D3F03" w:rsidR="004C659A" w:rsidRPr="00D211C3" w:rsidRDefault="004C659A" w:rsidP="0003644D">
      <w:pPr>
        <w:pStyle w:val="a5"/>
        <w:numPr>
          <w:ilvl w:val="0"/>
          <w:numId w:val="14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계약이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해지될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경우 계약의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시점까지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수행한 용역에 대한 용역비는 정산한다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4E853B3E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683EA8B7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손해배상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46DB6399" w14:textId="26C80F2D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과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자신의 귀책사유</w:t>
      </w:r>
      <w:ins w:id="30" w:author="김현주 (Hyunjoo Kim)" w:date="2024-01-25T17:08:00Z">
        <w:r w:rsidR="00777DFF">
          <w:rPr>
            <w:rFonts w:ascii="맑은 고딕" w:eastAsia="맑은 고딕" w:hAnsi="맑은 고딕" w:cs="굴림" w:hint="eastAsia"/>
            <w:kern w:val="0"/>
            <w:szCs w:val="20"/>
            <w:shd w:val="clear" w:color="auto" w:fill="FFFFFF"/>
          </w:rPr>
          <w:t xml:space="preserve"> 또는 계약위반으</w:t>
        </w:r>
      </w:ins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로 상대방에게 손해를 발생시킨 경우, 제</w:t>
      </w:r>
      <w:r w:rsidR="00754710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10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조제2항의 규정에 의한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계약변경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제</w:t>
      </w:r>
      <w:r w:rsidR="00BF7BDA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13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조의 규정에 의한 계약의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또는 계약</w:t>
      </w:r>
      <w:r w:rsidR="002059F8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위반으로 인하여 손해를 발생시킨 경우에는 상대방에게 </w:t>
      </w:r>
      <w:r w:rsidR="000F3457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용역비</w:t>
      </w:r>
      <w:r w:rsidR="00603CAD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범위 내에서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손해배상을 청구할 수 있다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. </w:t>
      </w:r>
    </w:p>
    <w:p w14:paraId="6988CCBB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40230E35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(“</w:t>
      </w:r>
      <w:proofErr w:type="spellStart"/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 xml:space="preserve"> 면책사유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1BE4CCCA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다음 각 호의 경우에는 책임을 지지 아니한다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33912A70" w14:textId="77777777" w:rsidR="004C659A" w:rsidRPr="00D211C3" w:rsidRDefault="004C659A" w:rsidP="00852C30">
      <w:pPr>
        <w:pStyle w:val="a5"/>
        <w:numPr>
          <w:ilvl w:val="0"/>
          <w:numId w:val="17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임의로 용역대상업무에 대한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용역비의 지급을 지연시켜 업무가 중단된 경우</w:t>
      </w:r>
    </w:p>
    <w:p w14:paraId="5A7F7A1E" w14:textId="40CDDE25" w:rsidR="00111CE4" w:rsidRPr="00D211C3" w:rsidRDefault="00111CE4" w:rsidP="00852C30">
      <w:pPr>
        <w:pStyle w:val="a5"/>
        <w:numPr>
          <w:ilvl w:val="0"/>
          <w:numId w:val="17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제</w:t>
      </w:r>
      <w:r w:rsidR="00BF7BDA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1</w:t>
      </w:r>
      <w:r w:rsidR="00754710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4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조에 따라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용역대상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업무가 중지된 경우. </w:t>
      </w:r>
    </w:p>
    <w:p w14:paraId="677CBE4B" w14:textId="77777777" w:rsidR="004C659A" w:rsidRPr="00D211C3" w:rsidRDefault="004C659A" w:rsidP="00852C30">
      <w:pPr>
        <w:pStyle w:val="a5"/>
        <w:numPr>
          <w:ilvl w:val="0"/>
          <w:numId w:val="17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기타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귀책사유가 아닌 사유로 손해가 발생한 경우 </w:t>
      </w:r>
    </w:p>
    <w:p w14:paraId="379D2494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229119BC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용역의 일시중지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3394FE37" w14:textId="77777777" w:rsidR="004C659A" w:rsidRPr="00D211C3" w:rsidRDefault="004C659A" w:rsidP="00852C30">
      <w:pPr>
        <w:pStyle w:val="a5"/>
        <w:numPr>
          <w:ilvl w:val="0"/>
          <w:numId w:val="18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다음 각 호의 경우에는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과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협의하여 용역의 전부 또는 일부의 수행을 중지시킬 수 있다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.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이 경우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중지기간 중 선량한 관리자의 주의의무를 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해태하여서는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아니된다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75E9514E" w14:textId="77777777" w:rsidR="004C659A" w:rsidRPr="00D211C3" w:rsidRDefault="004C659A" w:rsidP="00852C30">
      <w:pPr>
        <w:pStyle w:val="a5"/>
        <w:numPr>
          <w:ilvl w:val="0"/>
          <w:numId w:val="19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용역</w:t>
      </w:r>
      <w:r w:rsidR="00A9277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대상업무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 수행이 계약내용과 일치하지 아니하는 경우</w:t>
      </w:r>
    </w:p>
    <w:p w14:paraId="12E10890" w14:textId="77777777" w:rsidR="004C659A" w:rsidRPr="00D211C3" w:rsidRDefault="004C659A" w:rsidP="00852C30">
      <w:pPr>
        <w:pStyle w:val="a5"/>
        <w:numPr>
          <w:ilvl w:val="0"/>
          <w:numId w:val="19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용역</w:t>
      </w:r>
      <w:r w:rsidR="00A9277B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대상</w:t>
      </w:r>
      <w:r w:rsidR="00411A01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업무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 전부 또는 일부의 안전을 위하여 필요한 경우</w:t>
      </w:r>
    </w:p>
    <w:p w14:paraId="5E122D17" w14:textId="77777777" w:rsidR="004C659A" w:rsidRPr="00D211C3" w:rsidRDefault="004C659A" w:rsidP="00852C30">
      <w:pPr>
        <w:pStyle w:val="a5"/>
        <w:numPr>
          <w:ilvl w:val="0"/>
          <w:numId w:val="19"/>
        </w:numPr>
        <w:shd w:val="clear" w:color="auto" w:fill="FFFFFF"/>
        <w:spacing w:after="0"/>
        <w:ind w:leftChars="0" w:left="803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사업계획 또는 사업일정이 당초 계획과 크게 변동된 경우</w:t>
      </w:r>
    </w:p>
    <w:p w14:paraId="3733506A" w14:textId="10CE5A19" w:rsidR="004C659A" w:rsidRPr="00D211C3" w:rsidRDefault="004C659A" w:rsidP="00852C30">
      <w:pPr>
        <w:pStyle w:val="a5"/>
        <w:numPr>
          <w:ilvl w:val="0"/>
          <w:numId w:val="18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귀책사유가 아닌 사유로 인하여 용역대상업무의 전부 또는 일부가 중지된 경우에는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proofErr w:type="spellStart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이</w:t>
      </w:r>
      <w:proofErr w:type="spellEnd"/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이미 수행한 업무에 대하여 그 대가를 지급한다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1E0C2F33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547B8C45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대가지급 지연이자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22C11D9E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의 사정으로 부득이 대가지급이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2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개월 이상 지연된 경우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, 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 지급기한의 다음날부터 지급하는 날까지의 일수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이하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대가지급지연일수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라 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)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에 당해 미지급금액에 대하여 지연발생 시점의 금융기관 대출평균금리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한국은행 통계월보상의 금융기관 대출평균금리를 말한다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)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를 곱하여 산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lastRenderedPageBreak/>
        <w:t xml:space="preserve">출한 금액을 이자로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에게 지급하여야 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4569764A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79EBCF3E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비밀보장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667A7FF9" w14:textId="77777777" w:rsidR="004C659A" w:rsidRPr="00D211C3" w:rsidRDefault="004C659A" w:rsidP="00111CE4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과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 업무수행 중 알게 된 상대방의 비밀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을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3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자에게 누설하여서는 아니된다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048C5671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16DCDE82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분쟁조정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3250D035" w14:textId="77777777" w:rsidR="004C659A" w:rsidRPr="00D211C3" w:rsidRDefault="004C659A" w:rsidP="00852C30">
      <w:pPr>
        <w:pStyle w:val="a5"/>
        <w:numPr>
          <w:ilvl w:val="0"/>
          <w:numId w:val="22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이 계약과 관련하여 업무상 분쟁이 발생한 경우에는 관계기관의 유권해석이나 관례에 따라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과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이 협의하여 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정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. </w:t>
      </w:r>
    </w:p>
    <w:p w14:paraId="615056D2" w14:textId="77777777" w:rsidR="004C659A" w:rsidRPr="00D211C3" w:rsidRDefault="00111CE4" w:rsidP="00852C30">
      <w:pPr>
        <w:pStyle w:val="a5"/>
        <w:numPr>
          <w:ilvl w:val="0"/>
          <w:numId w:val="22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과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이 협의하여 정하지 못한</w:t>
      </w:r>
      <w:r w:rsidR="004C659A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 경우에는 </w:t>
      </w:r>
      <w:r w:rsidR="004C659A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="004C659A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="004C659A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="004C659A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의 소재지 관할법원의 판결에 따른다</w:t>
      </w:r>
      <w:r w:rsidR="004C659A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621FA0C3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726736F2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통지</w:t>
      </w:r>
      <w:r w:rsidR="00111CE4"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·통보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 xml:space="preserve"> 방법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7CB3E782" w14:textId="77777777" w:rsidR="004C659A" w:rsidRPr="00D211C3" w:rsidRDefault="004C659A" w:rsidP="00852C30">
      <w:pPr>
        <w:pStyle w:val="a5"/>
        <w:numPr>
          <w:ilvl w:val="0"/>
          <w:numId w:val="23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과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은 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계약업무와 관련된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사항을 </w:t>
      </w:r>
      <w:r w:rsidR="00111CE4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통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지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="00111CE4"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통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보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할 때에는 서면으로 하는 것을 원칙으로 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1CC56156" w14:textId="77777777" w:rsidR="004C659A" w:rsidRPr="00D211C3" w:rsidRDefault="004C659A" w:rsidP="00852C30">
      <w:pPr>
        <w:pStyle w:val="a5"/>
        <w:numPr>
          <w:ilvl w:val="0"/>
          <w:numId w:val="23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통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지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·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통</w:t>
      </w:r>
      <w:r w:rsidR="00111CE4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보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를 받은 날로부터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7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일 이내에 회신이 없는 경우에는 그 내용을 승</w:t>
      </w:r>
      <w:r w:rsidR="00411A01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낙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한 것으로 본다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5B33E480" w14:textId="77777777" w:rsidR="004C659A" w:rsidRPr="00D211C3" w:rsidRDefault="004C659A" w:rsidP="00852C30">
      <w:pPr>
        <w:pStyle w:val="a5"/>
        <w:numPr>
          <w:ilvl w:val="0"/>
          <w:numId w:val="23"/>
        </w:numPr>
        <w:shd w:val="clear" w:color="auto" w:fill="FFFFFF"/>
        <w:spacing w:after="0"/>
        <w:ind w:leftChars="0" w:left="40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계약당사자의 주소나 연락방법의 변경</w:t>
      </w:r>
      <w:r w:rsidR="00411A01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시 지체</w:t>
      </w:r>
      <w:r w:rsidR="00411A01"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없이 서면으로 통지하여야 한다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70D1EE8B" w14:textId="77777777" w:rsidR="004C659A" w:rsidRPr="00D211C3" w:rsidRDefault="004C659A" w:rsidP="00617A43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40B947DA" w14:textId="77777777" w:rsidR="004C659A" w:rsidRPr="00D211C3" w:rsidRDefault="004C659A" w:rsidP="00617A43">
      <w:pPr>
        <w:pStyle w:val="a5"/>
        <w:numPr>
          <w:ilvl w:val="0"/>
          <w:numId w:val="1"/>
        </w:numPr>
        <w:shd w:val="clear" w:color="auto" w:fill="FFFFFF"/>
        <w:spacing w:after="0"/>
        <w:ind w:leftChars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(</w:t>
      </w:r>
      <w:r w:rsidRPr="00D211C3">
        <w:rPr>
          <w:rFonts w:ascii="맑은 고딕" w:eastAsia="맑은 고딕" w:hAnsi="맑은 고딕" w:cs="굴림"/>
          <w:b/>
          <w:bCs/>
          <w:kern w:val="0"/>
          <w:szCs w:val="20"/>
          <w:shd w:val="clear" w:color="auto" w:fill="FFFFFF"/>
        </w:rPr>
        <w:t>특약조건</w:t>
      </w:r>
      <w:r w:rsidRPr="00D211C3">
        <w:rPr>
          <w:rFonts w:ascii="맑은 고딕" w:eastAsia="맑은 고딕" w:hAnsi="맑은 고딕" w:cs="굴림" w:hint="eastAsia"/>
          <w:b/>
          <w:bCs/>
          <w:kern w:val="0"/>
          <w:szCs w:val="20"/>
          <w:shd w:val="clear" w:color="auto" w:fill="FFFFFF"/>
        </w:rPr>
        <w:t>)</w:t>
      </w:r>
    </w:p>
    <w:p w14:paraId="1F064BB1" w14:textId="77777777" w:rsidR="00B1730A" w:rsidRPr="00D211C3" w:rsidRDefault="004C659A" w:rsidP="00754710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  <w:shd w:val="clear" w:color="auto" w:fill="FFFFFF"/>
        </w:rPr>
      </w:pP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이 계약에서 약정되지 않았거나 추가로 약정이 필요한 사항이 있는 경우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갑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 xml:space="preserve">과 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“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을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”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은 상호 협의하여 별도의 특약을 체결할 수 있으며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 xml:space="preserve">, </w:t>
      </w:r>
      <w:r w:rsidRPr="00D211C3">
        <w:rPr>
          <w:rFonts w:ascii="맑은 고딕" w:eastAsia="맑은 고딕" w:hAnsi="맑은 고딕" w:cs="굴림"/>
          <w:kern w:val="0"/>
          <w:szCs w:val="20"/>
          <w:shd w:val="clear" w:color="auto" w:fill="FFFFFF"/>
        </w:rPr>
        <w:t>쌍방이 합의한 특약사항은 이 계약과 동일한 효력을 지닌다</w:t>
      </w:r>
      <w:r w:rsidRPr="00D211C3">
        <w:rPr>
          <w:rFonts w:ascii="맑은 고딕" w:eastAsia="맑은 고딕" w:hAnsi="맑은 고딕" w:cs="굴림" w:hint="eastAsia"/>
          <w:kern w:val="0"/>
          <w:szCs w:val="20"/>
          <w:shd w:val="clear" w:color="auto" w:fill="FFFFFF"/>
        </w:rPr>
        <w:t>.</w:t>
      </w:r>
    </w:p>
    <w:p w14:paraId="4F928271" w14:textId="77777777" w:rsidR="00F856E8" w:rsidRPr="00D211C3" w:rsidRDefault="00F856E8" w:rsidP="000A58B8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42A30B48" w14:textId="66E60036" w:rsidR="00BF7BDA" w:rsidRPr="00D211C3" w:rsidRDefault="00BF7BDA" w:rsidP="00BF7BDA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 w:hint="eastAsia"/>
          <w:kern w:val="0"/>
          <w:szCs w:val="20"/>
        </w:rPr>
        <w:t xml:space="preserve">첨 </w:t>
      </w:r>
      <w:proofErr w:type="gramStart"/>
      <w:r w:rsidRPr="00D211C3">
        <w:rPr>
          <w:rFonts w:ascii="맑은 고딕" w:eastAsia="맑은 고딕" w:hAnsi="맑은 고딕" w:cs="굴림" w:hint="eastAsia"/>
          <w:kern w:val="0"/>
          <w:szCs w:val="20"/>
        </w:rPr>
        <w:t>부 :</w:t>
      </w:r>
      <w:proofErr w:type="gramEnd"/>
      <w:r w:rsidRPr="00D211C3">
        <w:rPr>
          <w:rFonts w:ascii="맑은 고딕" w:eastAsia="맑은 고딕" w:hAnsi="맑은 고딕" w:cs="굴림" w:hint="eastAsia"/>
          <w:kern w:val="0"/>
          <w:szCs w:val="20"/>
        </w:rPr>
        <w:t xml:space="preserve"> 1. </w:t>
      </w:r>
      <w:r w:rsidR="00754710" w:rsidRPr="00D211C3">
        <w:rPr>
          <w:rFonts w:ascii="맑은 고딕" w:eastAsia="맑은 고딕" w:hAnsi="맑은 고딕" w:cs="굴림" w:hint="eastAsia"/>
          <w:kern w:val="0"/>
          <w:szCs w:val="20"/>
        </w:rPr>
        <w:t>배치표</w:t>
      </w:r>
      <w:r w:rsidR="00754710" w:rsidRPr="00D211C3">
        <w:rPr>
          <w:rFonts w:ascii="맑은 고딕" w:eastAsia="맑은 고딕" w:hAnsi="맑은 고딕" w:cs="굴림"/>
          <w:kern w:val="0"/>
          <w:szCs w:val="20"/>
        </w:rPr>
        <w:t xml:space="preserve"> 및 산출내역</w:t>
      </w:r>
    </w:p>
    <w:p w14:paraId="03F4A805" w14:textId="77777777" w:rsidR="00BF7BDA" w:rsidRPr="00D211C3" w:rsidRDefault="00BF7BDA" w:rsidP="000A58B8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rFonts w:ascii="맑은 고딕" w:eastAsia="맑은 고딕" w:hAnsi="맑은 고딕" w:cs="굴림"/>
          <w:kern w:val="0"/>
          <w:szCs w:val="20"/>
        </w:rPr>
        <w:br w:type="page"/>
      </w:r>
    </w:p>
    <w:p w14:paraId="5BDE79A4" w14:textId="72A31517" w:rsidR="00BF7BDA" w:rsidRPr="00D211C3" w:rsidRDefault="00BF7BDA" w:rsidP="00BF7BDA">
      <w:pPr>
        <w:spacing w:line="360" w:lineRule="auto"/>
      </w:pPr>
      <w:r w:rsidRPr="00D211C3">
        <w:rPr>
          <w:rFonts w:hint="eastAsia"/>
        </w:rPr>
        <w:lastRenderedPageBreak/>
        <w:t xml:space="preserve">[첨부#1] </w:t>
      </w:r>
      <w:r w:rsidR="00754710" w:rsidRPr="00D211C3">
        <w:rPr>
          <w:rFonts w:hint="eastAsia"/>
        </w:rPr>
        <w:t>배치표</w:t>
      </w:r>
      <w:r w:rsidR="00754710" w:rsidRPr="00D211C3">
        <w:t xml:space="preserve"> 및 산출내역</w:t>
      </w:r>
    </w:p>
    <w:p w14:paraId="00ED80C4" w14:textId="1E0A038F" w:rsidR="00BF7BDA" w:rsidRPr="00D211C3" w:rsidRDefault="00754710" w:rsidP="000A58B8">
      <w:pPr>
        <w:shd w:val="clear" w:color="auto" w:fill="FFFFFF"/>
        <w:spacing w:after="0"/>
        <w:textAlignment w:val="baseline"/>
        <w:rPr>
          <w:rFonts w:ascii="맑은 고딕" w:eastAsia="맑은 고딕" w:hAnsi="맑은 고딕" w:cs="굴림"/>
          <w:kern w:val="0"/>
          <w:szCs w:val="20"/>
        </w:rPr>
      </w:pPr>
      <w:r w:rsidRPr="00D211C3">
        <w:rPr>
          <w:noProof/>
        </w:rPr>
        <w:drawing>
          <wp:inline distT="0" distB="0" distL="0" distR="0" wp14:anchorId="01374325" wp14:editId="7A13DD05">
            <wp:extent cx="7904586" cy="2450369"/>
            <wp:effectExtent l="3175" t="0" r="4445" b="4445"/>
            <wp:docPr id="256939472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39472" name="그림 1" descr="텍스트, 스크린샷, 번호, 라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25927" cy="245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BDA" w:rsidRPr="00D211C3" w:rsidSect="007A2421">
      <w:pgSz w:w="11906" w:h="16838" w:code="9"/>
      <w:pgMar w:top="1701" w:right="1440" w:bottom="1440" w:left="1440" w:header="851" w:footer="0" w:gutter="0"/>
      <w:pgNumType w:fmt="numberInDash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9" w:author="김현주 (Hyunjoo Kim)" w:date="2024-01-25T17:11:00Z" w:initials="김(K">
    <w:p w14:paraId="3E82B005" w14:textId="32396B0A" w:rsidR="00777DFF" w:rsidRDefault="00777DFF">
      <w:pPr>
        <w:pStyle w:val="ac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>최종보고서 제출일을 특정해 주시기 바랍니다.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E82B00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E82B005" w16cid:durableId="295D14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13197F" w14:textId="77777777" w:rsidR="00D1022C" w:rsidRDefault="00D1022C" w:rsidP="004D3D86">
      <w:pPr>
        <w:spacing w:after="0" w:line="240" w:lineRule="auto"/>
      </w:pPr>
      <w:r>
        <w:separator/>
      </w:r>
    </w:p>
  </w:endnote>
  <w:endnote w:type="continuationSeparator" w:id="0">
    <w:p w14:paraId="17D6C195" w14:textId="77777777" w:rsidR="00D1022C" w:rsidRDefault="00D1022C" w:rsidP="004D3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81911542"/>
      <w:docPartObj>
        <w:docPartGallery w:val="Page Numbers (Bottom of Page)"/>
        <w:docPartUnique/>
      </w:docPartObj>
    </w:sdtPr>
    <w:sdtEndPr/>
    <w:sdtContent>
      <w:p w14:paraId="0941875C" w14:textId="77777777" w:rsidR="000276DE" w:rsidRDefault="000276D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5FD7" w:rsidRPr="004B5FD7">
          <w:rPr>
            <w:noProof/>
            <w:lang w:val="ko-KR"/>
          </w:rPr>
          <w:t>-</w:t>
        </w:r>
        <w:r w:rsidR="004B5FD7">
          <w:rPr>
            <w:noProof/>
          </w:rPr>
          <w:t xml:space="preserve"> 11 -</w:t>
        </w:r>
        <w:r>
          <w:fldChar w:fldCharType="end"/>
        </w:r>
      </w:p>
    </w:sdtContent>
  </w:sdt>
  <w:p w14:paraId="31F28EF1" w14:textId="77777777" w:rsidR="000276DE" w:rsidRDefault="000276D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C08ED1" w14:textId="77777777" w:rsidR="00D1022C" w:rsidRDefault="00D1022C" w:rsidP="004D3D86">
      <w:pPr>
        <w:spacing w:after="0" w:line="240" w:lineRule="auto"/>
      </w:pPr>
      <w:r>
        <w:separator/>
      </w:r>
    </w:p>
  </w:footnote>
  <w:footnote w:type="continuationSeparator" w:id="0">
    <w:p w14:paraId="59D7BBD5" w14:textId="77777777" w:rsidR="00D1022C" w:rsidRDefault="00D1022C" w:rsidP="004D3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21A43"/>
    <w:multiLevelType w:val="multilevel"/>
    <w:tmpl w:val="5E06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0771A31"/>
    <w:multiLevelType w:val="hybridMultilevel"/>
    <w:tmpl w:val="F3C8CEDE"/>
    <w:lvl w:ilvl="0" w:tplc="D2744B26">
      <w:start w:val="1"/>
      <w:numFmt w:val="decimal"/>
      <w:lvlText w:val="%1."/>
      <w:lvlJc w:val="left"/>
      <w:pPr>
        <w:ind w:left="800" w:hanging="400"/>
      </w:pPr>
      <w:rPr>
        <w:rFonts w:ascii="맑은 고딕" w:eastAsia="맑은 고딕" w:hAnsi="맑은 고딕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FF34803"/>
    <w:multiLevelType w:val="hybridMultilevel"/>
    <w:tmpl w:val="775EC2C6"/>
    <w:lvl w:ilvl="0" w:tplc="9F80601E">
      <w:start w:val="1"/>
      <w:numFmt w:val="decimalEnclosedCircle"/>
      <w:lvlText w:val="%1"/>
      <w:lvlJc w:val="left"/>
      <w:pPr>
        <w:ind w:left="800" w:hanging="400"/>
      </w:pPr>
      <w:rPr>
        <w:rFonts w:ascii="맑은 고딕" w:eastAsia="맑은 고딕" w:hAnsi="맑은 고딕"/>
        <w:color w:val="auto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0D1787D"/>
    <w:multiLevelType w:val="hybridMultilevel"/>
    <w:tmpl w:val="D882A268"/>
    <w:lvl w:ilvl="0" w:tplc="174C21B2">
      <w:start w:val="1"/>
      <w:numFmt w:val="decimalEnclosedCircle"/>
      <w:lvlText w:val="%1"/>
      <w:lvlJc w:val="left"/>
      <w:pPr>
        <w:ind w:left="800" w:hanging="400"/>
      </w:pPr>
      <w:rPr>
        <w:rFonts w:ascii="맑은 고딕" w:eastAsia="맑은 고딕" w:hAnsi="맑은 고딕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1524EA9"/>
    <w:multiLevelType w:val="hybridMultilevel"/>
    <w:tmpl w:val="02A862DE"/>
    <w:lvl w:ilvl="0" w:tplc="E81AB3DA">
      <w:start w:val="1"/>
      <w:numFmt w:val="decimal"/>
      <w:lvlText w:val="%1."/>
      <w:lvlJc w:val="left"/>
      <w:pPr>
        <w:ind w:left="800" w:hanging="400"/>
      </w:pPr>
      <w:rPr>
        <w:rFonts w:ascii="바탕체" w:eastAsia="바탕체" w:hAnsi="바탕체" w:hint="default"/>
        <w:sz w:val="22"/>
      </w:rPr>
    </w:lvl>
    <w:lvl w:ilvl="1" w:tplc="5AD4076C">
      <w:start w:val="1"/>
      <w:numFmt w:val="bullet"/>
      <w:lvlText w:val="-"/>
      <w:lvlJc w:val="left"/>
      <w:pPr>
        <w:ind w:left="1109" w:hanging="400"/>
      </w:pPr>
      <w:rPr>
        <w:rFonts w:ascii="맑은 고딕" w:eastAsia="맑은 고딕" w:hAnsi="맑은 고딕" w:cs="굴림" w:hint="eastAsia"/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486320D"/>
    <w:multiLevelType w:val="hybridMultilevel"/>
    <w:tmpl w:val="854EA2D2"/>
    <w:lvl w:ilvl="0" w:tplc="016E1F20">
      <w:start w:val="1"/>
      <w:numFmt w:val="decimalEnclosedCircle"/>
      <w:lvlText w:val="%1"/>
      <w:lvlJc w:val="left"/>
      <w:pPr>
        <w:ind w:left="800" w:hanging="400"/>
      </w:pPr>
      <w:rPr>
        <w:rFonts w:ascii="맑은 고딕" w:eastAsia="맑은 고딕" w:hAnsi="맑은 고딕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608142C"/>
    <w:multiLevelType w:val="hybridMultilevel"/>
    <w:tmpl w:val="5246BDA4"/>
    <w:lvl w:ilvl="0" w:tplc="BA06F0A8">
      <w:start w:val="1"/>
      <w:numFmt w:val="decimal"/>
      <w:lvlText w:val="%1."/>
      <w:lvlJc w:val="left"/>
      <w:pPr>
        <w:ind w:left="800" w:hanging="400"/>
      </w:pPr>
      <w:rPr>
        <w:rFonts w:ascii="맑은 고딕" w:eastAsia="맑은 고딕" w:hAnsi="맑은 고딕"/>
        <w:sz w:val="20"/>
        <w:szCs w:val="20"/>
      </w:rPr>
    </w:lvl>
    <w:lvl w:ilvl="1" w:tplc="D8640EEE">
      <w:start w:val="1"/>
      <w:numFmt w:val="decimal"/>
      <w:lvlText w:val="%2."/>
      <w:lvlJc w:val="left"/>
      <w:pPr>
        <w:ind w:left="826" w:hanging="400"/>
      </w:pPr>
      <w:rPr>
        <w:rFonts w:ascii="맑은 고딕" w:eastAsia="맑은 고딕" w:hAnsi="맑은 고딕" w:hint="default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F7B0D66"/>
    <w:multiLevelType w:val="hybridMultilevel"/>
    <w:tmpl w:val="C0728D74"/>
    <w:lvl w:ilvl="0" w:tplc="0A7A2F7A">
      <w:start w:val="1"/>
      <w:numFmt w:val="decimalEnclosedCircle"/>
      <w:lvlText w:val="%1"/>
      <w:lvlJc w:val="left"/>
      <w:pPr>
        <w:ind w:left="800" w:hanging="400"/>
      </w:pPr>
      <w:rPr>
        <w:rFonts w:ascii="맑은 고딕" w:eastAsia="맑은 고딕" w:hAnsi="맑은 고딕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5CC67E9"/>
    <w:multiLevelType w:val="hybridMultilevel"/>
    <w:tmpl w:val="75C44D82"/>
    <w:lvl w:ilvl="0" w:tplc="C56A12C2">
      <w:start w:val="1"/>
      <w:numFmt w:val="decimal"/>
      <w:lvlText w:val="%1."/>
      <w:lvlJc w:val="left"/>
      <w:pPr>
        <w:ind w:left="318" w:hanging="400"/>
      </w:pPr>
      <w:rPr>
        <w:rFonts w:ascii="맑은 고딕" w:eastAsia="맑은 고딕" w:hAnsi="맑은 고딕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718" w:hanging="400"/>
      </w:pPr>
    </w:lvl>
    <w:lvl w:ilvl="2" w:tplc="0409001B" w:tentative="1">
      <w:start w:val="1"/>
      <w:numFmt w:val="lowerRoman"/>
      <w:lvlText w:val="%3."/>
      <w:lvlJc w:val="right"/>
      <w:pPr>
        <w:ind w:left="1118" w:hanging="400"/>
      </w:pPr>
    </w:lvl>
    <w:lvl w:ilvl="3" w:tplc="0409000F" w:tentative="1">
      <w:start w:val="1"/>
      <w:numFmt w:val="decimal"/>
      <w:lvlText w:val="%4."/>
      <w:lvlJc w:val="left"/>
      <w:pPr>
        <w:ind w:left="1518" w:hanging="400"/>
      </w:pPr>
    </w:lvl>
    <w:lvl w:ilvl="4" w:tplc="04090019" w:tentative="1">
      <w:start w:val="1"/>
      <w:numFmt w:val="upperLetter"/>
      <w:lvlText w:val="%5."/>
      <w:lvlJc w:val="left"/>
      <w:pPr>
        <w:ind w:left="1918" w:hanging="400"/>
      </w:pPr>
    </w:lvl>
    <w:lvl w:ilvl="5" w:tplc="0409001B" w:tentative="1">
      <w:start w:val="1"/>
      <w:numFmt w:val="lowerRoman"/>
      <w:lvlText w:val="%6."/>
      <w:lvlJc w:val="right"/>
      <w:pPr>
        <w:ind w:left="2318" w:hanging="400"/>
      </w:pPr>
    </w:lvl>
    <w:lvl w:ilvl="6" w:tplc="0409000F" w:tentative="1">
      <w:start w:val="1"/>
      <w:numFmt w:val="decimal"/>
      <w:lvlText w:val="%7."/>
      <w:lvlJc w:val="left"/>
      <w:pPr>
        <w:ind w:left="2718" w:hanging="400"/>
      </w:pPr>
    </w:lvl>
    <w:lvl w:ilvl="7" w:tplc="04090019" w:tentative="1">
      <w:start w:val="1"/>
      <w:numFmt w:val="upperLetter"/>
      <w:lvlText w:val="%8."/>
      <w:lvlJc w:val="left"/>
      <w:pPr>
        <w:ind w:left="3118" w:hanging="400"/>
      </w:pPr>
    </w:lvl>
    <w:lvl w:ilvl="8" w:tplc="0409001B" w:tentative="1">
      <w:start w:val="1"/>
      <w:numFmt w:val="lowerRoman"/>
      <w:lvlText w:val="%9."/>
      <w:lvlJc w:val="right"/>
      <w:pPr>
        <w:ind w:left="3518" w:hanging="400"/>
      </w:pPr>
    </w:lvl>
  </w:abstractNum>
  <w:abstractNum w:abstractNumId="9" w15:restartNumberingAfterBreak="0">
    <w:nsid w:val="46754A7A"/>
    <w:multiLevelType w:val="hybridMultilevel"/>
    <w:tmpl w:val="F3C8CEDE"/>
    <w:lvl w:ilvl="0" w:tplc="D2744B26">
      <w:start w:val="1"/>
      <w:numFmt w:val="decimal"/>
      <w:lvlText w:val="%1."/>
      <w:lvlJc w:val="left"/>
      <w:pPr>
        <w:ind w:left="800" w:hanging="400"/>
      </w:pPr>
      <w:rPr>
        <w:rFonts w:ascii="맑은 고딕" w:eastAsia="맑은 고딕" w:hAnsi="맑은 고딕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7C50E2E"/>
    <w:multiLevelType w:val="hybridMultilevel"/>
    <w:tmpl w:val="F3C8CEDE"/>
    <w:lvl w:ilvl="0" w:tplc="D2744B26">
      <w:start w:val="1"/>
      <w:numFmt w:val="decimal"/>
      <w:lvlText w:val="%1."/>
      <w:lvlJc w:val="left"/>
      <w:pPr>
        <w:ind w:left="800" w:hanging="400"/>
      </w:pPr>
      <w:rPr>
        <w:rFonts w:ascii="맑은 고딕" w:eastAsia="맑은 고딕" w:hAnsi="맑은 고딕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9701FAA"/>
    <w:multiLevelType w:val="hybridMultilevel"/>
    <w:tmpl w:val="A5F40E06"/>
    <w:lvl w:ilvl="0" w:tplc="763C8082">
      <w:start w:val="1"/>
      <w:numFmt w:val="decimalEnclosedCircle"/>
      <w:lvlText w:val="%1"/>
      <w:lvlJc w:val="left"/>
      <w:pPr>
        <w:ind w:left="800" w:hanging="400"/>
      </w:pPr>
      <w:rPr>
        <w:rFonts w:ascii="맑은 고딕" w:eastAsia="맑은 고딕" w:hAnsi="맑은 고딕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A636AF1"/>
    <w:multiLevelType w:val="hybridMultilevel"/>
    <w:tmpl w:val="258A81C6"/>
    <w:lvl w:ilvl="0" w:tplc="1DC6A148">
      <w:start w:val="1"/>
      <w:numFmt w:val="decimalEnclosedCircle"/>
      <w:lvlText w:val="%1"/>
      <w:lvlJc w:val="left"/>
      <w:pPr>
        <w:ind w:left="800" w:hanging="400"/>
      </w:pPr>
      <w:rPr>
        <w:rFonts w:ascii="맑은 고딕" w:eastAsia="맑은 고딕" w:hAnsi="맑은 고딕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D3B27E6"/>
    <w:multiLevelType w:val="hybridMultilevel"/>
    <w:tmpl w:val="22B82E0E"/>
    <w:lvl w:ilvl="0" w:tplc="3D3C8BD2">
      <w:start w:val="1"/>
      <w:numFmt w:val="decimalEnclosedCircle"/>
      <w:lvlText w:val="%1"/>
      <w:lvlJc w:val="left"/>
      <w:pPr>
        <w:ind w:left="800" w:hanging="400"/>
      </w:pPr>
      <w:rPr>
        <w:rFonts w:ascii="맑은 고딕" w:eastAsia="맑은 고딕" w:hAnsi="맑은 고딕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F677969"/>
    <w:multiLevelType w:val="hybridMultilevel"/>
    <w:tmpl w:val="BA5AB6C4"/>
    <w:lvl w:ilvl="0" w:tplc="0D642FD4">
      <w:start w:val="1"/>
      <w:numFmt w:val="decimal"/>
      <w:lvlText w:val="%1."/>
      <w:lvlJc w:val="left"/>
      <w:pPr>
        <w:ind w:left="800" w:hanging="400"/>
      </w:pPr>
      <w:rPr>
        <w:rFonts w:ascii="맑은 고딕" w:eastAsia="맑은 고딕" w:hAnsi="맑은 고딕" w:hint="default"/>
        <w:sz w:val="20"/>
      </w:rPr>
    </w:lvl>
    <w:lvl w:ilvl="1" w:tplc="C1E05FFE">
      <w:start w:val="1"/>
      <w:numFmt w:val="upperLetter"/>
      <w:lvlText w:val="%2."/>
      <w:lvlJc w:val="left"/>
      <w:pPr>
        <w:ind w:left="1109" w:hanging="40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47728FC"/>
    <w:multiLevelType w:val="hybridMultilevel"/>
    <w:tmpl w:val="5318450A"/>
    <w:lvl w:ilvl="0" w:tplc="1F14AAD8">
      <w:start w:val="1"/>
      <w:numFmt w:val="decimalEnclosedCircle"/>
      <w:lvlText w:val="%1"/>
      <w:lvlJc w:val="left"/>
      <w:pPr>
        <w:ind w:left="800" w:hanging="400"/>
      </w:pPr>
      <w:rPr>
        <w:rFonts w:ascii="맑은 고딕" w:eastAsia="맑은 고딕" w:hAnsi="맑은 고딕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B0D470A"/>
    <w:multiLevelType w:val="hybridMultilevel"/>
    <w:tmpl w:val="91AE49BC"/>
    <w:lvl w:ilvl="0" w:tplc="1E982BAE">
      <w:start w:val="1"/>
      <w:numFmt w:val="decimalEnclosedCircle"/>
      <w:lvlText w:val="%1"/>
      <w:lvlJc w:val="left"/>
      <w:pPr>
        <w:ind w:left="400" w:hanging="400"/>
      </w:pPr>
      <w:rPr>
        <w:rFonts w:ascii="맑은 고딕" w:eastAsia="맑은 고딕" w:hAnsi="맑은 고딕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918" w:hanging="400"/>
      </w:pPr>
    </w:lvl>
    <w:lvl w:ilvl="2" w:tplc="0409001B" w:tentative="1">
      <w:start w:val="1"/>
      <w:numFmt w:val="lowerRoman"/>
      <w:lvlText w:val="%3."/>
      <w:lvlJc w:val="right"/>
      <w:pPr>
        <w:ind w:left="1318" w:hanging="400"/>
      </w:pPr>
    </w:lvl>
    <w:lvl w:ilvl="3" w:tplc="0409000F" w:tentative="1">
      <w:start w:val="1"/>
      <w:numFmt w:val="decimal"/>
      <w:lvlText w:val="%4."/>
      <w:lvlJc w:val="left"/>
      <w:pPr>
        <w:ind w:left="1718" w:hanging="400"/>
      </w:pPr>
    </w:lvl>
    <w:lvl w:ilvl="4" w:tplc="04090019" w:tentative="1">
      <w:start w:val="1"/>
      <w:numFmt w:val="upperLetter"/>
      <w:lvlText w:val="%5."/>
      <w:lvlJc w:val="left"/>
      <w:pPr>
        <w:ind w:left="2118" w:hanging="400"/>
      </w:pPr>
    </w:lvl>
    <w:lvl w:ilvl="5" w:tplc="0409001B" w:tentative="1">
      <w:start w:val="1"/>
      <w:numFmt w:val="lowerRoman"/>
      <w:lvlText w:val="%6."/>
      <w:lvlJc w:val="right"/>
      <w:pPr>
        <w:ind w:left="2518" w:hanging="400"/>
      </w:pPr>
    </w:lvl>
    <w:lvl w:ilvl="6" w:tplc="0409000F" w:tentative="1">
      <w:start w:val="1"/>
      <w:numFmt w:val="decimal"/>
      <w:lvlText w:val="%7."/>
      <w:lvlJc w:val="left"/>
      <w:pPr>
        <w:ind w:left="2918" w:hanging="400"/>
      </w:pPr>
    </w:lvl>
    <w:lvl w:ilvl="7" w:tplc="04090019" w:tentative="1">
      <w:start w:val="1"/>
      <w:numFmt w:val="upperLetter"/>
      <w:lvlText w:val="%8."/>
      <w:lvlJc w:val="left"/>
      <w:pPr>
        <w:ind w:left="3318" w:hanging="400"/>
      </w:pPr>
    </w:lvl>
    <w:lvl w:ilvl="8" w:tplc="0409001B" w:tentative="1">
      <w:start w:val="1"/>
      <w:numFmt w:val="lowerRoman"/>
      <w:lvlText w:val="%9."/>
      <w:lvlJc w:val="right"/>
      <w:pPr>
        <w:ind w:left="3718" w:hanging="400"/>
      </w:pPr>
    </w:lvl>
  </w:abstractNum>
  <w:abstractNum w:abstractNumId="17" w15:restartNumberingAfterBreak="0">
    <w:nsid w:val="5D9E507D"/>
    <w:multiLevelType w:val="hybridMultilevel"/>
    <w:tmpl w:val="99E0C508"/>
    <w:lvl w:ilvl="0" w:tplc="526C55F8">
      <w:start w:val="1"/>
      <w:numFmt w:val="decimalEnclosedCircle"/>
      <w:lvlText w:val="%1"/>
      <w:lvlJc w:val="left"/>
      <w:pPr>
        <w:ind w:left="400" w:hanging="400"/>
      </w:pPr>
      <w:rPr>
        <w:rFonts w:ascii="맑은 고딕" w:eastAsia="맑은 고딕" w:hAnsi="맑은 고딕"/>
        <w:sz w:val="20"/>
        <w:szCs w:val="20"/>
      </w:rPr>
    </w:lvl>
    <w:lvl w:ilvl="1" w:tplc="E81AB3DA">
      <w:start w:val="1"/>
      <w:numFmt w:val="decimal"/>
      <w:lvlText w:val="%2."/>
      <w:lvlJc w:val="left"/>
      <w:pPr>
        <w:ind w:left="760" w:hanging="360"/>
      </w:pPr>
      <w:rPr>
        <w:rFonts w:ascii="바탕체" w:eastAsia="바탕체" w:hAnsi="바탕체" w:hint="default"/>
        <w:sz w:val="22"/>
      </w:rPr>
    </w:lvl>
    <w:lvl w:ilvl="2" w:tplc="CA3037FE">
      <w:start w:val="1"/>
      <w:numFmt w:val="decimal"/>
      <w:lvlText w:val="%3)"/>
      <w:lvlJc w:val="left"/>
      <w:pPr>
        <w:ind w:left="1160" w:hanging="360"/>
      </w:pPr>
      <w:rPr>
        <w:rFonts w:ascii="바탕체" w:eastAsia="바탕체" w:hAnsi="바탕체" w:hint="eastAsia"/>
        <w:color w:val="0000FF"/>
        <w:sz w:val="22"/>
      </w:r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E60663E"/>
    <w:multiLevelType w:val="hybridMultilevel"/>
    <w:tmpl w:val="BD4A6E54"/>
    <w:lvl w:ilvl="0" w:tplc="009EF59E">
      <w:start w:val="1"/>
      <w:numFmt w:val="decimal"/>
      <w:lvlText w:val="%1."/>
      <w:lvlJc w:val="left"/>
      <w:pPr>
        <w:ind w:left="318" w:hanging="400"/>
      </w:pPr>
      <w:rPr>
        <w:rFonts w:ascii="맑은 고딕" w:eastAsia="맑은 고딕" w:hAnsi="맑은 고딕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718" w:hanging="400"/>
      </w:pPr>
    </w:lvl>
    <w:lvl w:ilvl="2" w:tplc="0409001B" w:tentative="1">
      <w:start w:val="1"/>
      <w:numFmt w:val="lowerRoman"/>
      <w:lvlText w:val="%3."/>
      <w:lvlJc w:val="right"/>
      <w:pPr>
        <w:ind w:left="1118" w:hanging="400"/>
      </w:pPr>
    </w:lvl>
    <w:lvl w:ilvl="3" w:tplc="0409000F" w:tentative="1">
      <w:start w:val="1"/>
      <w:numFmt w:val="decimal"/>
      <w:lvlText w:val="%4."/>
      <w:lvlJc w:val="left"/>
      <w:pPr>
        <w:ind w:left="1518" w:hanging="400"/>
      </w:pPr>
    </w:lvl>
    <w:lvl w:ilvl="4" w:tplc="04090019" w:tentative="1">
      <w:start w:val="1"/>
      <w:numFmt w:val="upperLetter"/>
      <w:lvlText w:val="%5."/>
      <w:lvlJc w:val="left"/>
      <w:pPr>
        <w:ind w:left="1918" w:hanging="400"/>
      </w:pPr>
    </w:lvl>
    <w:lvl w:ilvl="5" w:tplc="0409001B" w:tentative="1">
      <w:start w:val="1"/>
      <w:numFmt w:val="lowerRoman"/>
      <w:lvlText w:val="%6."/>
      <w:lvlJc w:val="right"/>
      <w:pPr>
        <w:ind w:left="2318" w:hanging="400"/>
      </w:pPr>
    </w:lvl>
    <w:lvl w:ilvl="6" w:tplc="0409000F" w:tentative="1">
      <w:start w:val="1"/>
      <w:numFmt w:val="decimal"/>
      <w:lvlText w:val="%7."/>
      <w:lvlJc w:val="left"/>
      <w:pPr>
        <w:ind w:left="2718" w:hanging="400"/>
      </w:pPr>
    </w:lvl>
    <w:lvl w:ilvl="7" w:tplc="04090019" w:tentative="1">
      <w:start w:val="1"/>
      <w:numFmt w:val="upperLetter"/>
      <w:lvlText w:val="%8."/>
      <w:lvlJc w:val="left"/>
      <w:pPr>
        <w:ind w:left="3118" w:hanging="400"/>
      </w:pPr>
    </w:lvl>
    <w:lvl w:ilvl="8" w:tplc="0409001B" w:tentative="1">
      <w:start w:val="1"/>
      <w:numFmt w:val="lowerRoman"/>
      <w:lvlText w:val="%9."/>
      <w:lvlJc w:val="right"/>
      <w:pPr>
        <w:ind w:left="3518" w:hanging="400"/>
      </w:pPr>
    </w:lvl>
  </w:abstractNum>
  <w:abstractNum w:abstractNumId="19" w15:restartNumberingAfterBreak="0">
    <w:nsid w:val="66A92E2F"/>
    <w:multiLevelType w:val="hybridMultilevel"/>
    <w:tmpl w:val="A5F2C9D0"/>
    <w:lvl w:ilvl="0" w:tplc="E81AB3DA">
      <w:start w:val="1"/>
      <w:numFmt w:val="decimal"/>
      <w:lvlText w:val="%1."/>
      <w:lvlJc w:val="left"/>
      <w:pPr>
        <w:ind w:left="800" w:hanging="400"/>
      </w:pPr>
      <w:rPr>
        <w:rFonts w:ascii="바탕체" w:eastAsia="바탕체" w:hAnsi="바탕체" w:hint="default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E306E6C0">
      <w:start w:val="1"/>
      <w:numFmt w:val="bullet"/>
      <w:lvlText w:val="-"/>
      <w:lvlJc w:val="left"/>
      <w:pPr>
        <w:ind w:left="1109" w:hanging="400"/>
      </w:pPr>
      <w:rPr>
        <w:rFonts w:ascii="맑은 고딕" w:eastAsia="맑은 고딕" w:hAnsi="맑은 고딕" w:cs="굴림" w:hint="eastAsia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98308D2"/>
    <w:multiLevelType w:val="hybridMultilevel"/>
    <w:tmpl w:val="3FAE70B0"/>
    <w:lvl w:ilvl="0" w:tplc="6F989DBA">
      <w:start w:val="1"/>
      <w:numFmt w:val="decimal"/>
      <w:lvlText w:val="제%1조"/>
      <w:lvlJc w:val="left"/>
      <w:pPr>
        <w:ind w:left="400" w:hanging="400"/>
      </w:pPr>
      <w:rPr>
        <w:rFonts w:ascii="맑은 고딕" w:eastAsia="맑은 고딕" w:hAnsi="맑은 고딕" w:hint="eastAsia"/>
        <w:b/>
        <w:i w:val="0"/>
        <w:sz w:val="20"/>
        <w:szCs w:val="20"/>
        <w:lang w:val="en-US"/>
      </w:rPr>
    </w:lvl>
    <w:lvl w:ilvl="1" w:tplc="A38CE292">
      <w:start w:val="1"/>
      <w:numFmt w:val="decimalEnclosedCircle"/>
      <w:lvlText w:val="%2"/>
      <w:lvlJc w:val="left"/>
      <w:pPr>
        <w:ind w:left="360" w:hanging="360"/>
      </w:pPr>
      <w:rPr>
        <w:rFonts w:hint="default"/>
        <w:color w:val="0000FF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69D13BE8"/>
    <w:multiLevelType w:val="hybridMultilevel"/>
    <w:tmpl w:val="7414C408"/>
    <w:lvl w:ilvl="0" w:tplc="012A12F4">
      <w:start w:val="1"/>
      <w:numFmt w:val="decimalEnclosedCircle"/>
      <w:lvlText w:val="%1"/>
      <w:lvlJc w:val="left"/>
      <w:pPr>
        <w:ind w:left="800" w:hanging="400"/>
      </w:pPr>
      <w:rPr>
        <w:rFonts w:ascii="맑은 고딕" w:eastAsia="맑은 고딕" w:hAnsi="맑은 고딕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BAE3B82"/>
    <w:multiLevelType w:val="hybridMultilevel"/>
    <w:tmpl w:val="390E329C"/>
    <w:lvl w:ilvl="0" w:tplc="09B2566C">
      <w:start w:val="1"/>
      <w:numFmt w:val="decimalEnclosedCircle"/>
      <w:lvlText w:val="%1"/>
      <w:lvlJc w:val="left"/>
      <w:pPr>
        <w:ind w:left="800" w:hanging="400"/>
      </w:pPr>
      <w:rPr>
        <w:rFonts w:ascii="맑은 고딕" w:eastAsia="맑은 고딕" w:hAnsi="맑은 고딕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EE80B70"/>
    <w:multiLevelType w:val="hybridMultilevel"/>
    <w:tmpl w:val="9EFCB73C"/>
    <w:lvl w:ilvl="0" w:tplc="0C02E92A">
      <w:start w:val="1"/>
      <w:numFmt w:val="decimal"/>
      <w:lvlText w:val="%1."/>
      <w:lvlJc w:val="left"/>
      <w:pPr>
        <w:ind w:left="318" w:hanging="400"/>
      </w:pPr>
      <w:rPr>
        <w:rFonts w:ascii="맑은 고딕" w:eastAsia="맑은 고딕" w:hAnsi="맑은 고딕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718" w:hanging="400"/>
      </w:pPr>
    </w:lvl>
    <w:lvl w:ilvl="2" w:tplc="0409001B" w:tentative="1">
      <w:start w:val="1"/>
      <w:numFmt w:val="lowerRoman"/>
      <w:lvlText w:val="%3."/>
      <w:lvlJc w:val="right"/>
      <w:pPr>
        <w:ind w:left="1118" w:hanging="400"/>
      </w:pPr>
    </w:lvl>
    <w:lvl w:ilvl="3" w:tplc="0409000F" w:tentative="1">
      <w:start w:val="1"/>
      <w:numFmt w:val="decimal"/>
      <w:lvlText w:val="%4."/>
      <w:lvlJc w:val="left"/>
      <w:pPr>
        <w:ind w:left="1518" w:hanging="400"/>
      </w:pPr>
    </w:lvl>
    <w:lvl w:ilvl="4" w:tplc="04090019" w:tentative="1">
      <w:start w:val="1"/>
      <w:numFmt w:val="upperLetter"/>
      <w:lvlText w:val="%5."/>
      <w:lvlJc w:val="left"/>
      <w:pPr>
        <w:ind w:left="1918" w:hanging="400"/>
      </w:pPr>
    </w:lvl>
    <w:lvl w:ilvl="5" w:tplc="0409001B" w:tentative="1">
      <w:start w:val="1"/>
      <w:numFmt w:val="lowerRoman"/>
      <w:lvlText w:val="%6."/>
      <w:lvlJc w:val="right"/>
      <w:pPr>
        <w:ind w:left="2318" w:hanging="400"/>
      </w:pPr>
    </w:lvl>
    <w:lvl w:ilvl="6" w:tplc="0409000F" w:tentative="1">
      <w:start w:val="1"/>
      <w:numFmt w:val="decimal"/>
      <w:lvlText w:val="%7."/>
      <w:lvlJc w:val="left"/>
      <w:pPr>
        <w:ind w:left="2718" w:hanging="400"/>
      </w:pPr>
    </w:lvl>
    <w:lvl w:ilvl="7" w:tplc="04090019" w:tentative="1">
      <w:start w:val="1"/>
      <w:numFmt w:val="upperLetter"/>
      <w:lvlText w:val="%8."/>
      <w:lvlJc w:val="left"/>
      <w:pPr>
        <w:ind w:left="3118" w:hanging="400"/>
      </w:pPr>
    </w:lvl>
    <w:lvl w:ilvl="8" w:tplc="0409001B" w:tentative="1">
      <w:start w:val="1"/>
      <w:numFmt w:val="lowerRoman"/>
      <w:lvlText w:val="%9."/>
      <w:lvlJc w:val="right"/>
      <w:pPr>
        <w:ind w:left="3518" w:hanging="400"/>
      </w:pPr>
    </w:lvl>
  </w:abstractNum>
  <w:abstractNum w:abstractNumId="24" w15:restartNumberingAfterBreak="0">
    <w:nsid w:val="6FA15588"/>
    <w:multiLevelType w:val="hybridMultilevel"/>
    <w:tmpl w:val="C83A046A"/>
    <w:lvl w:ilvl="0" w:tplc="906266E4">
      <w:start w:val="1"/>
      <w:numFmt w:val="decimal"/>
      <w:lvlText w:val="%1."/>
      <w:lvlJc w:val="left"/>
      <w:pPr>
        <w:ind w:left="800" w:hanging="400"/>
      </w:pPr>
      <w:rPr>
        <w:rFonts w:ascii="맑은 고딕" w:eastAsia="맑은 고딕" w:hAnsi="맑은 고딕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7E4343A"/>
    <w:multiLevelType w:val="hybridMultilevel"/>
    <w:tmpl w:val="C13810BC"/>
    <w:lvl w:ilvl="0" w:tplc="7FB82368">
      <w:start w:val="1"/>
      <w:numFmt w:val="decimal"/>
      <w:lvlText w:val="%1."/>
      <w:lvlJc w:val="left"/>
      <w:pPr>
        <w:ind w:left="518" w:hanging="400"/>
      </w:pPr>
      <w:rPr>
        <w:rFonts w:ascii="맑은 고딕" w:eastAsia="맑은 고딕" w:hAnsi="맑은 고딕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918" w:hanging="400"/>
      </w:pPr>
    </w:lvl>
    <w:lvl w:ilvl="2" w:tplc="0409001B" w:tentative="1">
      <w:start w:val="1"/>
      <w:numFmt w:val="lowerRoman"/>
      <w:lvlText w:val="%3."/>
      <w:lvlJc w:val="right"/>
      <w:pPr>
        <w:ind w:left="1318" w:hanging="400"/>
      </w:pPr>
    </w:lvl>
    <w:lvl w:ilvl="3" w:tplc="0409000F" w:tentative="1">
      <w:start w:val="1"/>
      <w:numFmt w:val="decimal"/>
      <w:lvlText w:val="%4."/>
      <w:lvlJc w:val="left"/>
      <w:pPr>
        <w:ind w:left="1718" w:hanging="400"/>
      </w:pPr>
    </w:lvl>
    <w:lvl w:ilvl="4" w:tplc="04090019" w:tentative="1">
      <w:start w:val="1"/>
      <w:numFmt w:val="upperLetter"/>
      <w:lvlText w:val="%5."/>
      <w:lvlJc w:val="left"/>
      <w:pPr>
        <w:ind w:left="2118" w:hanging="400"/>
      </w:pPr>
    </w:lvl>
    <w:lvl w:ilvl="5" w:tplc="0409001B" w:tentative="1">
      <w:start w:val="1"/>
      <w:numFmt w:val="lowerRoman"/>
      <w:lvlText w:val="%6."/>
      <w:lvlJc w:val="right"/>
      <w:pPr>
        <w:ind w:left="2518" w:hanging="400"/>
      </w:pPr>
    </w:lvl>
    <w:lvl w:ilvl="6" w:tplc="0409000F" w:tentative="1">
      <w:start w:val="1"/>
      <w:numFmt w:val="decimal"/>
      <w:lvlText w:val="%7."/>
      <w:lvlJc w:val="left"/>
      <w:pPr>
        <w:ind w:left="2918" w:hanging="400"/>
      </w:pPr>
    </w:lvl>
    <w:lvl w:ilvl="7" w:tplc="04090019" w:tentative="1">
      <w:start w:val="1"/>
      <w:numFmt w:val="upperLetter"/>
      <w:lvlText w:val="%8."/>
      <w:lvlJc w:val="left"/>
      <w:pPr>
        <w:ind w:left="3318" w:hanging="400"/>
      </w:pPr>
    </w:lvl>
    <w:lvl w:ilvl="8" w:tplc="0409001B" w:tentative="1">
      <w:start w:val="1"/>
      <w:numFmt w:val="lowerRoman"/>
      <w:lvlText w:val="%9."/>
      <w:lvlJc w:val="right"/>
      <w:pPr>
        <w:ind w:left="3718" w:hanging="400"/>
      </w:pPr>
    </w:lvl>
  </w:abstractNum>
  <w:abstractNum w:abstractNumId="26" w15:restartNumberingAfterBreak="0">
    <w:nsid w:val="7F500790"/>
    <w:multiLevelType w:val="hybridMultilevel"/>
    <w:tmpl w:val="6F84B246"/>
    <w:lvl w:ilvl="0" w:tplc="DEF04982">
      <w:start w:val="1"/>
      <w:numFmt w:val="decimal"/>
      <w:lvlText w:val="%1."/>
      <w:lvlJc w:val="left"/>
      <w:pPr>
        <w:ind w:left="318" w:hanging="400"/>
      </w:pPr>
      <w:rPr>
        <w:rFonts w:ascii="맑은 고딕" w:eastAsia="맑은 고딕" w:hAnsi="맑은 고딕" w:hint="default"/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718" w:hanging="400"/>
      </w:pPr>
    </w:lvl>
    <w:lvl w:ilvl="2" w:tplc="0409001B" w:tentative="1">
      <w:start w:val="1"/>
      <w:numFmt w:val="lowerRoman"/>
      <w:lvlText w:val="%3."/>
      <w:lvlJc w:val="right"/>
      <w:pPr>
        <w:ind w:left="1118" w:hanging="400"/>
      </w:pPr>
    </w:lvl>
    <w:lvl w:ilvl="3" w:tplc="0409000F" w:tentative="1">
      <w:start w:val="1"/>
      <w:numFmt w:val="decimal"/>
      <w:lvlText w:val="%4."/>
      <w:lvlJc w:val="left"/>
      <w:pPr>
        <w:ind w:left="1518" w:hanging="400"/>
      </w:pPr>
    </w:lvl>
    <w:lvl w:ilvl="4" w:tplc="04090019" w:tentative="1">
      <w:start w:val="1"/>
      <w:numFmt w:val="upperLetter"/>
      <w:lvlText w:val="%5."/>
      <w:lvlJc w:val="left"/>
      <w:pPr>
        <w:ind w:left="1918" w:hanging="400"/>
      </w:pPr>
    </w:lvl>
    <w:lvl w:ilvl="5" w:tplc="0409001B" w:tentative="1">
      <w:start w:val="1"/>
      <w:numFmt w:val="lowerRoman"/>
      <w:lvlText w:val="%6."/>
      <w:lvlJc w:val="right"/>
      <w:pPr>
        <w:ind w:left="2318" w:hanging="400"/>
      </w:pPr>
    </w:lvl>
    <w:lvl w:ilvl="6" w:tplc="0409000F" w:tentative="1">
      <w:start w:val="1"/>
      <w:numFmt w:val="decimal"/>
      <w:lvlText w:val="%7."/>
      <w:lvlJc w:val="left"/>
      <w:pPr>
        <w:ind w:left="2718" w:hanging="400"/>
      </w:pPr>
    </w:lvl>
    <w:lvl w:ilvl="7" w:tplc="04090019" w:tentative="1">
      <w:start w:val="1"/>
      <w:numFmt w:val="upperLetter"/>
      <w:lvlText w:val="%8."/>
      <w:lvlJc w:val="left"/>
      <w:pPr>
        <w:ind w:left="3118" w:hanging="400"/>
      </w:pPr>
    </w:lvl>
    <w:lvl w:ilvl="8" w:tplc="0409001B" w:tentative="1">
      <w:start w:val="1"/>
      <w:numFmt w:val="lowerRoman"/>
      <w:lvlText w:val="%9."/>
      <w:lvlJc w:val="right"/>
      <w:pPr>
        <w:ind w:left="3518" w:hanging="400"/>
      </w:pPr>
    </w:lvl>
  </w:abstractNum>
  <w:num w:numId="1">
    <w:abstractNumId w:val="20"/>
  </w:num>
  <w:num w:numId="2">
    <w:abstractNumId w:val="17"/>
  </w:num>
  <w:num w:numId="3">
    <w:abstractNumId w:val="6"/>
  </w:num>
  <w:num w:numId="4">
    <w:abstractNumId w:val="14"/>
  </w:num>
  <w:num w:numId="5">
    <w:abstractNumId w:val="24"/>
  </w:num>
  <w:num w:numId="6">
    <w:abstractNumId w:val="19"/>
  </w:num>
  <w:num w:numId="7">
    <w:abstractNumId w:val="4"/>
  </w:num>
  <w:num w:numId="8">
    <w:abstractNumId w:val="22"/>
  </w:num>
  <w:num w:numId="9">
    <w:abstractNumId w:val="9"/>
  </w:num>
  <w:num w:numId="10">
    <w:abstractNumId w:val="2"/>
  </w:num>
  <w:num w:numId="11">
    <w:abstractNumId w:val="21"/>
  </w:num>
  <w:num w:numId="12">
    <w:abstractNumId w:val="3"/>
  </w:num>
  <w:num w:numId="13">
    <w:abstractNumId w:val="11"/>
  </w:num>
  <w:num w:numId="14">
    <w:abstractNumId w:val="16"/>
  </w:num>
  <w:num w:numId="15">
    <w:abstractNumId w:val="26"/>
  </w:num>
  <w:num w:numId="16">
    <w:abstractNumId w:val="23"/>
  </w:num>
  <w:num w:numId="17">
    <w:abstractNumId w:val="8"/>
  </w:num>
  <w:num w:numId="18">
    <w:abstractNumId w:val="7"/>
  </w:num>
  <w:num w:numId="19">
    <w:abstractNumId w:val="25"/>
  </w:num>
  <w:num w:numId="20">
    <w:abstractNumId w:val="13"/>
  </w:num>
  <w:num w:numId="21">
    <w:abstractNumId w:val="18"/>
  </w:num>
  <w:num w:numId="22">
    <w:abstractNumId w:val="15"/>
  </w:num>
  <w:num w:numId="23">
    <w:abstractNumId w:val="12"/>
  </w:num>
  <w:num w:numId="24">
    <w:abstractNumId w:val="1"/>
  </w:num>
  <w:num w:numId="25">
    <w:abstractNumId w:val="0"/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</w:num>
  <w:num w:numId="43">
    <w:abstractNumId w:val="10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9A"/>
    <w:rsid w:val="00000109"/>
    <w:rsid w:val="00014D9E"/>
    <w:rsid w:val="000259D0"/>
    <w:rsid w:val="000276DE"/>
    <w:rsid w:val="000303DA"/>
    <w:rsid w:val="00031994"/>
    <w:rsid w:val="0003644D"/>
    <w:rsid w:val="00040D9C"/>
    <w:rsid w:val="0009106C"/>
    <w:rsid w:val="000A58B8"/>
    <w:rsid w:val="000C7D8C"/>
    <w:rsid w:val="000E2D5C"/>
    <w:rsid w:val="000F3457"/>
    <w:rsid w:val="00111CE4"/>
    <w:rsid w:val="00113472"/>
    <w:rsid w:val="001166E4"/>
    <w:rsid w:val="00162D89"/>
    <w:rsid w:val="00192E89"/>
    <w:rsid w:val="001B5A6B"/>
    <w:rsid w:val="001C2302"/>
    <w:rsid w:val="001E3879"/>
    <w:rsid w:val="001E5059"/>
    <w:rsid w:val="001E5A71"/>
    <w:rsid w:val="001F3FE4"/>
    <w:rsid w:val="001F5EDD"/>
    <w:rsid w:val="00203BC8"/>
    <w:rsid w:val="002059F8"/>
    <w:rsid w:val="0020707C"/>
    <w:rsid w:val="00252E45"/>
    <w:rsid w:val="00266673"/>
    <w:rsid w:val="002743EE"/>
    <w:rsid w:val="00277318"/>
    <w:rsid w:val="002963C3"/>
    <w:rsid w:val="002A4196"/>
    <w:rsid w:val="002B7922"/>
    <w:rsid w:val="002C0684"/>
    <w:rsid w:val="002D28E3"/>
    <w:rsid w:val="002D29BA"/>
    <w:rsid w:val="002D5495"/>
    <w:rsid w:val="002E39F8"/>
    <w:rsid w:val="002F219E"/>
    <w:rsid w:val="00300A7B"/>
    <w:rsid w:val="00305202"/>
    <w:rsid w:val="00305967"/>
    <w:rsid w:val="00306896"/>
    <w:rsid w:val="0032364D"/>
    <w:rsid w:val="00330B69"/>
    <w:rsid w:val="00342036"/>
    <w:rsid w:val="0034536F"/>
    <w:rsid w:val="003473B7"/>
    <w:rsid w:val="003674F2"/>
    <w:rsid w:val="0038306A"/>
    <w:rsid w:val="00393DB2"/>
    <w:rsid w:val="003A2875"/>
    <w:rsid w:val="003C361A"/>
    <w:rsid w:val="003C7958"/>
    <w:rsid w:val="003E134F"/>
    <w:rsid w:val="003F28CE"/>
    <w:rsid w:val="00401F80"/>
    <w:rsid w:val="0040696A"/>
    <w:rsid w:val="00410304"/>
    <w:rsid w:val="00411A01"/>
    <w:rsid w:val="004154EB"/>
    <w:rsid w:val="00435539"/>
    <w:rsid w:val="00444885"/>
    <w:rsid w:val="004472E3"/>
    <w:rsid w:val="00470433"/>
    <w:rsid w:val="00474DEC"/>
    <w:rsid w:val="00482F41"/>
    <w:rsid w:val="00485A92"/>
    <w:rsid w:val="004A682E"/>
    <w:rsid w:val="004B4BAF"/>
    <w:rsid w:val="004B5FD7"/>
    <w:rsid w:val="004C659A"/>
    <w:rsid w:val="004C780A"/>
    <w:rsid w:val="004C7EAC"/>
    <w:rsid w:val="004D3D86"/>
    <w:rsid w:val="004E076D"/>
    <w:rsid w:val="004E2ADF"/>
    <w:rsid w:val="004F086A"/>
    <w:rsid w:val="004F4F3F"/>
    <w:rsid w:val="00501955"/>
    <w:rsid w:val="00503BD2"/>
    <w:rsid w:val="0050444C"/>
    <w:rsid w:val="00514900"/>
    <w:rsid w:val="00514DE9"/>
    <w:rsid w:val="00522268"/>
    <w:rsid w:val="00543DB4"/>
    <w:rsid w:val="00544E2A"/>
    <w:rsid w:val="00570948"/>
    <w:rsid w:val="0058250F"/>
    <w:rsid w:val="00585449"/>
    <w:rsid w:val="00585A29"/>
    <w:rsid w:val="00590C99"/>
    <w:rsid w:val="005A665B"/>
    <w:rsid w:val="005B0102"/>
    <w:rsid w:val="005B36D5"/>
    <w:rsid w:val="005F59FC"/>
    <w:rsid w:val="00603CAD"/>
    <w:rsid w:val="00617A43"/>
    <w:rsid w:val="00626491"/>
    <w:rsid w:val="006A326B"/>
    <w:rsid w:val="006B3711"/>
    <w:rsid w:val="006C3F76"/>
    <w:rsid w:val="006C46A3"/>
    <w:rsid w:val="006D00E9"/>
    <w:rsid w:val="006D62EC"/>
    <w:rsid w:val="006F4B3B"/>
    <w:rsid w:val="006F75DC"/>
    <w:rsid w:val="0070446C"/>
    <w:rsid w:val="00711852"/>
    <w:rsid w:val="0073135C"/>
    <w:rsid w:val="00747084"/>
    <w:rsid w:val="00754710"/>
    <w:rsid w:val="007558DB"/>
    <w:rsid w:val="00765E40"/>
    <w:rsid w:val="00774EF5"/>
    <w:rsid w:val="00777DFF"/>
    <w:rsid w:val="007807EF"/>
    <w:rsid w:val="007A2421"/>
    <w:rsid w:val="007A2A9B"/>
    <w:rsid w:val="007A5045"/>
    <w:rsid w:val="007B3533"/>
    <w:rsid w:val="007B3F24"/>
    <w:rsid w:val="007C5105"/>
    <w:rsid w:val="007C6CF0"/>
    <w:rsid w:val="007E71CC"/>
    <w:rsid w:val="007F2614"/>
    <w:rsid w:val="007F2DB8"/>
    <w:rsid w:val="0081274E"/>
    <w:rsid w:val="00822BA5"/>
    <w:rsid w:val="00825AE6"/>
    <w:rsid w:val="00832CDB"/>
    <w:rsid w:val="008337A3"/>
    <w:rsid w:val="00835801"/>
    <w:rsid w:val="008366EB"/>
    <w:rsid w:val="00836ED5"/>
    <w:rsid w:val="00850CF2"/>
    <w:rsid w:val="00852C30"/>
    <w:rsid w:val="008536AE"/>
    <w:rsid w:val="00860E0B"/>
    <w:rsid w:val="00873492"/>
    <w:rsid w:val="00886157"/>
    <w:rsid w:val="008874A6"/>
    <w:rsid w:val="008C5C03"/>
    <w:rsid w:val="008C5E13"/>
    <w:rsid w:val="008C6D97"/>
    <w:rsid w:val="008C7273"/>
    <w:rsid w:val="008F6BA6"/>
    <w:rsid w:val="009007A9"/>
    <w:rsid w:val="00913CB9"/>
    <w:rsid w:val="0092061C"/>
    <w:rsid w:val="0092323D"/>
    <w:rsid w:val="0093586E"/>
    <w:rsid w:val="00936FC8"/>
    <w:rsid w:val="00945E5E"/>
    <w:rsid w:val="009516BF"/>
    <w:rsid w:val="00953AD4"/>
    <w:rsid w:val="00955E1B"/>
    <w:rsid w:val="00961ED0"/>
    <w:rsid w:val="00990CFA"/>
    <w:rsid w:val="00992BB4"/>
    <w:rsid w:val="009977B2"/>
    <w:rsid w:val="009D58C6"/>
    <w:rsid w:val="009E3215"/>
    <w:rsid w:val="009F257C"/>
    <w:rsid w:val="00A00C69"/>
    <w:rsid w:val="00A13E76"/>
    <w:rsid w:val="00A24517"/>
    <w:rsid w:val="00A4134B"/>
    <w:rsid w:val="00A44328"/>
    <w:rsid w:val="00A53706"/>
    <w:rsid w:val="00A54821"/>
    <w:rsid w:val="00A567F6"/>
    <w:rsid w:val="00A64212"/>
    <w:rsid w:val="00A67AD7"/>
    <w:rsid w:val="00A70971"/>
    <w:rsid w:val="00A77DA1"/>
    <w:rsid w:val="00A80BE2"/>
    <w:rsid w:val="00A84C26"/>
    <w:rsid w:val="00A9196E"/>
    <w:rsid w:val="00A9277B"/>
    <w:rsid w:val="00A92D37"/>
    <w:rsid w:val="00A9410D"/>
    <w:rsid w:val="00A944D6"/>
    <w:rsid w:val="00AC1BB2"/>
    <w:rsid w:val="00AC4CF5"/>
    <w:rsid w:val="00AC57E5"/>
    <w:rsid w:val="00B12602"/>
    <w:rsid w:val="00B12E6A"/>
    <w:rsid w:val="00B16312"/>
    <w:rsid w:val="00B1730A"/>
    <w:rsid w:val="00B21A0B"/>
    <w:rsid w:val="00B24E26"/>
    <w:rsid w:val="00B27027"/>
    <w:rsid w:val="00B34265"/>
    <w:rsid w:val="00B34697"/>
    <w:rsid w:val="00B35C56"/>
    <w:rsid w:val="00B40B95"/>
    <w:rsid w:val="00B41BEA"/>
    <w:rsid w:val="00B50342"/>
    <w:rsid w:val="00B62E26"/>
    <w:rsid w:val="00B711DF"/>
    <w:rsid w:val="00B73C42"/>
    <w:rsid w:val="00BD5EDC"/>
    <w:rsid w:val="00BE5BDD"/>
    <w:rsid w:val="00BE721B"/>
    <w:rsid w:val="00BF30D0"/>
    <w:rsid w:val="00BF4079"/>
    <w:rsid w:val="00BF5E29"/>
    <w:rsid w:val="00BF7BDA"/>
    <w:rsid w:val="00C02DFC"/>
    <w:rsid w:val="00C11F26"/>
    <w:rsid w:val="00C11FBB"/>
    <w:rsid w:val="00C22FEF"/>
    <w:rsid w:val="00C31E98"/>
    <w:rsid w:val="00C72913"/>
    <w:rsid w:val="00C773C2"/>
    <w:rsid w:val="00C871A7"/>
    <w:rsid w:val="00C900FC"/>
    <w:rsid w:val="00CA6A41"/>
    <w:rsid w:val="00CB10DD"/>
    <w:rsid w:val="00CB2E20"/>
    <w:rsid w:val="00CC6B0A"/>
    <w:rsid w:val="00D1022C"/>
    <w:rsid w:val="00D211C3"/>
    <w:rsid w:val="00D25EE0"/>
    <w:rsid w:val="00D37E69"/>
    <w:rsid w:val="00D40F99"/>
    <w:rsid w:val="00D466D8"/>
    <w:rsid w:val="00D60CD1"/>
    <w:rsid w:val="00D636C7"/>
    <w:rsid w:val="00D7086B"/>
    <w:rsid w:val="00D8129A"/>
    <w:rsid w:val="00D818E2"/>
    <w:rsid w:val="00D83385"/>
    <w:rsid w:val="00D83C22"/>
    <w:rsid w:val="00D95939"/>
    <w:rsid w:val="00DA0C0D"/>
    <w:rsid w:val="00DB2BBD"/>
    <w:rsid w:val="00DB354F"/>
    <w:rsid w:val="00DC5F3C"/>
    <w:rsid w:val="00DE3BF2"/>
    <w:rsid w:val="00DF0670"/>
    <w:rsid w:val="00DF756C"/>
    <w:rsid w:val="00E0754F"/>
    <w:rsid w:val="00E1225E"/>
    <w:rsid w:val="00E25370"/>
    <w:rsid w:val="00E332D0"/>
    <w:rsid w:val="00E411EB"/>
    <w:rsid w:val="00E474B1"/>
    <w:rsid w:val="00E52413"/>
    <w:rsid w:val="00E55F49"/>
    <w:rsid w:val="00E659DF"/>
    <w:rsid w:val="00E74289"/>
    <w:rsid w:val="00E80E7D"/>
    <w:rsid w:val="00E86459"/>
    <w:rsid w:val="00E86FA0"/>
    <w:rsid w:val="00EB0BCB"/>
    <w:rsid w:val="00EC539C"/>
    <w:rsid w:val="00EC63D6"/>
    <w:rsid w:val="00ED1E85"/>
    <w:rsid w:val="00EE3F84"/>
    <w:rsid w:val="00EE764D"/>
    <w:rsid w:val="00EF63B3"/>
    <w:rsid w:val="00F06FEC"/>
    <w:rsid w:val="00F111CB"/>
    <w:rsid w:val="00F22F0A"/>
    <w:rsid w:val="00F454C3"/>
    <w:rsid w:val="00F468EE"/>
    <w:rsid w:val="00F5685B"/>
    <w:rsid w:val="00F63752"/>
    <w:rsid w:val="00F65C03"/>
    <w:rsid w:val="00F7193E"/>
    <w:rsid w:val="00F721F1"/>
    <w:rsid w:val="00F856E8"/>
    <w:rsid w:val="00FA7FC7"/>
    <w:rsid w:val="00FB3DCD"/>
    <w:rsid w:val="00FC059D"/>
    <w:rsid w:val="00FC0F63"/>
    <w:rsid w:val="00FC3535"/>
    <w:rsid w:val="00FC4323"/>
    <w:rsid w:val="00FF215A"/>
    <w:rsid w:val="00FF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D1E04E"/>
  <w15:docId w15:val="{3E0014F6-0B00-4D62-9205-E4B57EF0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17A4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C659A"/>
    <w:pPr>
      <w:shd w:val="clear" w:color="auto" w:fill="FFFFFF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4C659A"/>
    <w:pPr>
      <w:shd w:val="clear" w:color="auto" w:fill="FFFFFF"/>
      <w:spacing w:after="0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4">
    <w:name w:val="항"/>
    <w:basedOn w:val="a"/>
    <w:rsid w:val="004C659A"/>
    <w:pPr>
      <w:shd w:val="clear" w:color="auto" w:fill="FFFFFF"/>
      <w:snapToGrid w:val="0"/>
      <w:spacing w:after="0" w:line="384" w:lineRule="auto"/>
      <w:ind w:left="240"/>
      <w:textAlignment w:val="baseline"/>
    </w:pPr>
    <w:rPr>
      <w:rFonts w:ascii="굴림" w:eastAsia="굴림" w:hAnsi="굴림" w:cs="굴림"/>
      <w:color w:val="282828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4C659A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4D3D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4D3D86"/>
  </w:style>
  <w:style w:type="paragraph" w:styleId="a7">
    <w:name w:val="footer"/>
    <w:basedOn w:val="a"/>
    <w:link w:val="Char0"/>
    <w:uiPriority w:val="99"/>
    <w:unhideWhenUsed/>
    <w:rsid w:val="004D3D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4D3D86"/>
  </w:style>
  <w:style w:type="paragraph" w:styleId="a8">
    <w:name w:val="Balloon Text"/>
    <w:basedOn w:val="a"/>
    <w:link w:val="Char1"/>
    <w:uiPriority w:val="99"/>
    <w:semiHidden/>
    <w:unhideWhenUsed/>
    <w:rsid w:val="005B36D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5B36D5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rsid w:val="00014D9E"/>
    <w:rPr>
      <w:color w:val="0000FF" w:themeColor="hyperlink"/>
      <w:u w:val="single"/>
    </w:rPr>
  </w:style>
  <w:style w:type="paragraph" w:styleId="aa">
    <w:name w:val="Revision"/>
    <w:hidden/>
    <w:uiPriority w:val="99"/>
    <w:semiHidden/>
    <w:rsid w:val="00FB3DCD"/>
    <w:pPr>
      <w:spacing w:after="0" w:line="240" w:lineRule="auto"/>
      <w:jc w:val="left"/>
    </w:pPr>
  </w:style>
  <w:style w:type="character" w:styleId="ab">
    <w:name w:val="annotation reference"/>
    <w:basedOn w:val="a0"/>
    <w:uiPriority w:val="99"/>
    <w:semiHidden/>
    <w:unhideWhenUsed/>
    <w:rsid w:val="00777DFF"/>
    <w:rPr>
      <w:sz w:val="18"/>
      <w:szCs w:val="18"/>
    </w:rPr>
  </w:style>
  <w:style w:type="paragraph" w:styleId="ac">
    <w:name w:val="annotation text"/>
    <w:basedOn w:val="a"/>
    <w:link w:val="Char2"/>
    <w:uiPriority w:val="99"/>
    <w:semiHidden/>
    <w:unhideWhenUsed/>
    <w:rsid w:val="00777DFF"/>
    <w:pPr>
      <w:jc w:val="left"/>
    </w:pPr>
  </w:style>
  <w:style w:type="character" w:customStyle="1" w:styleId="Char2">
    <w:name w:val="메모 텍스트 Char"/>
    <w:basedOn w:val="a0"/>
    <w:link w:val="ac"/>
    <w:uiPriority w:val="99"/>
    <w:semiHidden/>
    <w:rsid w:val="00777DFF"/>
  </w:style>
  <w:style w:type="paragraph" w:styleId="ad">
    <w:name w:val="annotation subject"/>
    <w:basedOn w:val="ac"/>
    <w:next w:val="ac"/>
    <w:link w:val="Char3"/>
    <w:uiPriority w:val="99"/>
    <w:semiHidden/>
    <w:unhideWhenUsed/>
    <w:rsid w:val="00777DFF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777D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1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0DD17DF86525D4187F6E46EF128EFCD" ma:contentTypeVersion="10" ma:contentTypeDescription="새 문서를 만듭니다." ma:contentTypeScope="" ma:versionID="1a71843be9a2d773dbe862a3e3646c18">
  <xsd:schema xmlns:xsd="http://www.w3.org/2001/XMLSchema" xmlns:xs="http://www.w3.org/2001/XMLSchema" xmlns:p="http://schemas.microsoft.com/office/2006/metadata/properties" xmlns:ns2="26a4384f-c656-4625-a9fe-7d82a487f5c1" xmlns:ns3="f565f7ee-97f1-4003-8e5f-1abef99ba8fd" targetNamespace="http://schemas.microsoft.com/office/2006/metadata/properties" ma:root="true" ma:fieldsID="51694e41f5f4c0fea984a0274bc8b893" ns2:_="" ns3:_="">
    <xsd:import namespace="26a4384f-c656-4625-a9fe-7d82a487f5c1"/>
    <xsd:import namespace="f565f7ee-97f1-4003-8e5f-1abef99ba8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4384f-c656-4625-a9fe-7d82a487f5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이미지 태그" ma:readOnly="false" ma:fieldId="{5cf76f15-5ced-4ddc-b409-7134ff3c332f}" ma:taxonomyMulti="true" ma:sspId="9a48f860-6e9f-4846-80c6-e0afe0d15e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5f7ee-97f1-4003-8e5f-1abef99ba8f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5751424-7f9e-4a41-9532-1959984b2faa}" ma:internalName="TaxCatchAll" ma:showField="CatchAllData" ma:web="f565f7ee-97f1-4003-8e5f-1abef99ba8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5B0303-06AD-4BB0-A13B-EE5C171D9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6115C8-5F35-4EC5-B88C-C7A3591A0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4384f-c656-4625-a9fe-7d82a487f5c1"/>
    <ds:schemaRef ds:uri="f565f7ee-97f1-4003-8e5f-1abef99ba8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292B8A-E26A-4D34-9EC5-079571DC0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소현진</dc:creator>
  <cp:keywords/>
  <dc:description/>
  <cp:lastModifiedBy>김현주 (Hyunjoo Kim)</cp:lastModifiedBy>
  <cp:revision>2</cp:revision>
  <cp:lastPrinted>2024-01-24T02:15:00Z</cp:lastPrinted>
  <dcterms:created xsi:type="dcterms:W3CDTF">2024-01-25T08:12:00Z</dcterms:created>
  <dcterms:modified xsi:type="dcterms:W3CDTF">2024-01-25T08:12:00Z</dcterms:modified>
</cp:coreProperties>
</file>